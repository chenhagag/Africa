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1485AB3"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hint="cs"/>
          <w:bCs/>
          <w:i/>
          <w:iCs/>
          <w:noProof/>
          <w:sz w:val="32"/>
          <w:szCs w:val="32"/>
          <w:u w:val="single"/>
        </w:rPr>
      </w:pPr>
    </w:p>
    <w:p w14:paraId="6FCC58B8" w14:textId="77777777" w:rsidR="000B5DC0" w:rsidRPr="000B5DC0" w:rsidRDefault="000B5DC0" w:rsidP="00C30059">
      <w:pPr>
        <w:widowControl w:val="0"/>
        <w:spacing w:before="0" w:beforeAutospacing="0" w:after="0" w:afterAutospacing="0" w:line="240" w:lineRule="auto"/>
        <w:ind w:left="720"/>
        <w:jc w:val="center"/>
        <w:rPr>
          <w:rFonts w:ascii="Times New Roman" w:eastAsia="Times New Roman" w:hAnsi="Times New Roman" w:cs="David"/>
          <w:bCs/>
          <w:i/>
          <w:iCs/>
          <w:noProof/>
          <w:sz w:val="32"/>
          <w:szCs w:val="32"/>
          <w:u w:val="single"/>
          <w:rtl/>
        </w:rPr>
      </w:pPr>
    </w:p>
    <w:p w14:paraId="0D7486EE"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0B5DC0">
        <w:rPr>
          <w:rFonts w:ascii="Times New Roman" w:eastAsia="Times New Roman" w:hAnsi="Times New Roman" w:cs="David"/>
          <w:bCs/>
          <w:i/>
          <w:iCs/>
          <w:noProof/>
          <w:sz w:val="32"/>
          <w:szCs w:val="32"/>
        </w:rPr>
        <w:drawing>
          <wp:inline distT="0" distB="0" distL="0" distR="0" wp14:anchorId="5187DA29" wp14:editId="63C94842">
            <wp:extent cx="5274310" cy="46799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4A690425"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39D0D54F"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B9417AF" w14:textId="77777777" w:rsidR="00CD158F" w:rsidRDefault="00CD158F"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B5D6234" w14:textId="77777777" w:rsidR="00CD158F" w:rsidRDefault="00CD158F"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88D1F42" w14:textId="77777777" w:rsidR="00CD158F" w:rsidRDefault="00CD158F"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8F513ED"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0B5DC0">
        <w:rPr>
          <w:rFonts w:ascii="Times New Roman" w:eastAsia="Times New Roman" w:hAnsi="Times New Roman" w:cs="David" w:hint="cs"/>
          <w:bCs/>
          <w:sz w:val="32"/>
          <w:szCs w:val="32"/>
          <w:u w:val="single"/>
          <w:rtl/>
          <w:lang w:eastAsia="he-IL"/>
        </w:rPr>
        <w:t>חוזה אדריכל נוף</w:t>
      </w:r>
    </w:p>
    <w:p w14:paraId="3D0A229F"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8DEF817"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CE06B64"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884976C"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1B1D7A2" w14:textId="77777777" w:rsidR="007561C6" w:rsidRPr="00B27B4C" w:rsidRDefault="007561C6" w:rsidP="007561C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7756DD9F89F44397A6A763AAAA2897F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2EAA540B" w14:textId="77777777" w:rsidR="007561C6" w:rsidRPr="00B27B4C" w:rsidRDefault="008B593B" w:rsidP="007561C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0" w:author="Kook Sec" w:date="2019-12-19T13:22:00Z">
            <w:r>
              <w:rPr>
                <w:rFonts w:ascii="Times New Roman" w:eastAsia="Times New Roman" w:hAnsi="Times New Roman" w:cs="David" w:hint="cs"/>
                <w:bCs/>
                <w:sz w:val="32"/>
                <w:szCs w:val="32"/>
                <w:u w:val="single"/>
                <w:rtl/>
                <w:lang w:eastAsia="he-IL"/>
              </w:rPr>
              <w:t>א.מ ישראל מגורים יזמות בע"מ</w:t>
            </w:r>
          </w:ins>
        </w:p>
      </w:sdtContent>
    </w:sdt>
    <w:p w14:paraId="5766FCF1" w14:textId="77777777" w:rsidR="007561C6" w:rsidRPr="00B27B4C" w:rsidRDefault="007561C6" w:rsidP="007561C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98C6FF29493F4B31BADC7A78164FD0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25028650" w14:textId="77777777" w:rsidR="007561C6" w:rsidRPr="00B27B4C" w:rsidRDefault="008B593B" w:rsidP="007561C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Kook Sec" w:date="2019-12-19T13:22:00Z">
            <w:r>
              <w:rPr>
                <w:rFonts w:ascii="Times New Roman" w:eastAsia="Times New Roman" w:hAnsi="Times New Roman" w:cs="David" w:hint="cs"/>
                <w:bCs/>
                <w:sz w:val="32"/>
                <w:szCs w:val="32"/>
                <w:u w:val="single"/>
                <w:rtl/>
                <w:lang w:eastAsia="he-IL"/>
              </w:rPr>
              <w:t>נס ציונה מחיר למשתכן</w:t>
            </w:r>
          </w:ins>
        </w:p>
      </w:sdtContent>
    </w:sdt>
    <w:p w14:paraId="6CE77FF4"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824AC21"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1EC2477"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B3F9EBA"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2B939F0"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F07A0B"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286A0E8"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1D7C4DE"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DA8314C"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877F05F"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C4D5C75"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EE0B638"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DBB4148"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3C4572C"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E512207"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99347E1"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2393457"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799D0E3"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2EF61CA"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4876D9B"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A84AA61"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E890142"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9023FC2"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54B5D8"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AD0D411" w14:textId="77777777" w:rsidR="00B17476" w:rsidRDefault="00B17476"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8647DA6" w14:textId="77777777" w:rsidR="000B5DC0" w:rsidRPr="008C30FE"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8C30FE">
        <w:rPr>
          <w:rFonts w:ascii="Times New Roman" w:eastAsia="Times New Roman" w:hAnsi="Times New Roman" w:cs="David" w:hint="cs"/>
          <w:bCs/>
          <w:sz w:val="32"/>
          <w:szCs w:val="32"/>
          <w:u w:val="single"/>
          <w:rtl/>
          <w:lang w:eastAsia="he-IL"/>
        </w:rPr>
        <w:t>חוזה</w:t>
      </w:r>
      <w:r w:rsidR="008C30FE" w:rsidRPr="008C30FE">
        <w:rPr>
          <w:rFonts w:ascii="Times New Roman" w:eastAsia="Times New Roman" w:hAnsi="Times New Roman" w:cs="David" w:hint="cs"/>
          <w:bCs/>
          <w:sz w:val="32"/>
          <w:szCs w:val="32"/>
          <w:u w:val="single"/>
          <w:rtl/>
          <w:lang w:eastAsia="he-IL"/>
        </w:rPr>
        <w:t xml:space="preserve"> אדריכל נוף</w:t>
      </w:r>
    </w:p>
    <w:p w14:paraId="02350B52"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7FFFD3D" w14:textId="77777777" w:rsidR="000B5DC0" w:rsidRPr="000B5DC0" w:rsidRDefault="000B5DC0" w:rsidP="007C4B64">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0B5DC0">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735628075"/>
          <w:placeholder>
            <w:docPart w:val="8FBC5A15AA454AECAA6118AF8741F74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8-12-27T00:00:00Z">
            <w:dateFormat w:val="dd/MM/yyyy"/>
            <w:lid w:val="he-IL"/>
            <w:storeMappedDataAs w:val="dateTime"/>
            <w:calendar w:val="gregorian"/>
          </w:date>
        </w:sdtPr>
        <w:sdtContent>
          <w:ins w:id="2" w:author="Kook Sec" w:date="2019-12-19T13:22:00Z">
            <w:r w:rsidR="008B593B">
              <w:rPr>
                <w:rFonts w:ascii="Times New Roman" w:eastAsia="Times New Roman" w:hAnsi="Times New Roman" w:cs="David" w:hint="cs"/>
                <w:color w:val="800080"/>
                <w:sz w:val="24"/>
                <w:szCs w:val="24"/>
                <w:rtl/>
                <w:lang w:eastAsia="he-IL"/>
              </w:rPr>
              <w:t>‏27/12/2018</w:t>
            </w:r>
          </w:ins>
        </w:sdtContent>
      </w:sdt>
    </w:p>
    <w:p w14:paraId="42A2ECB2" w14:textId="77777777" w:rsidR="000B5DC0" w:rsidRPr="000B5DC0" w:rsidRDefault="000B5DC0" w:rsidP="000B5DC0">
      <w:pPr>
        <w:widowControl w:val="0"/>
        <w:spacing w:before="0" w:beforeAutospacing="0" w:after="0" w:afterAutospacing="0" w:line="240" w:lineRule="auto"/>
        <w:rPr>
          <w:rFonts w:ascii="Times New Roman" w:eastAsia="Times New Roman" w:hAnsi="Times New Roman" w:cs="Times New Roman"/>
          <w:sz w:val="20"/>
          <w:szCs w:val="20"/>
          <w:rtl/>
        </w:rPr>
      </w:pPr>
    </w:p>
    <w:p w14:paraId="7F5F49D8"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05A0D3DD"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5EC8A73" w14:textId="77777777" w:rsidR="000B5DC0" w:rsidRPr="000B5DC0" w:rsidRDefault="000B5DC0" w:rsidP="000B5DC0">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0B5DC0">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00B0F0"/>
          <w:sz w:val="24"/>
          <w:szCs w:val="24"/>
          <w:rtl/>
        </w:rPr>
        <w:alias w:val="צד א בחוזה"/>
        <w:tag w:val="cntTzadA"/>
        <w:id w:val="539011942"/>
        <w:placeholder>
          <w:docPart w:val="44067134515B43C9B80FC3DA6523854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5E8803FD" w14:textId="77777777" w:rsidR="000B5DC0" w:rsidRPr="000B5DC0" w:rsidRDefault="008B593B" w:rsidP="00C30059">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3" w:author="Kook Sec" w:date="2019-12-19T13:24:00Z">
            <w:r>
              <w:rPr>
                <w:rFonts w:ascii="Times New Roman" w:eastAsia="Times New Roman" w:hAnsi="Times New Roman" w:cs="David" w:hint="cs"/>
                <w:color w:val="00B0F0"/>
                <w:sz w:val="24"/>
                <w:szCs w:val="24"/>
                <w:rtl/>
              </w:rPr>
              <w:br/>
              <w:t>א.מ. ישראל מגורים יזמות בע"מ</w:t>
            </w:r>
            <w:r>
              <w:rPr>
                <w:rFonts w:ascii="Times New Roman" w:eastAsia="Times New Roman" w:hAnsi="Times New Roman" w:cs="David" w:hint="cs"/>
                <w:color w:val="00B0F0"/>
                <w:sz w:val="24"/>
                <w:szCs w:val="24"/>
                <w:rtl/>
              </w:rPr>
              <w:br/>
              <w:t>יוני נתניהו 1 אור יהודה</w:t>
            </w:r>
            <w:r>
              <w:rPr>
                <w:rFonts w:ascii="Times New Roman" w:eastAsia="Times New Roman" w:hAnsi="Times New Roman" w:cs="David" w:hint="cs"/>
                <w:color w:val="00B0F0"/>
                <w:sz w:val="24"/>
                <w:szCs w:val="24"/>
                <w:rtl/>
              </w:rPr>
              <w:br/>
              <w:t>514957794</w:t>
            </w:r>
            <w:r>
              <w:rPr>
                <w:rFonts w:ascii="Times New Roman" w:eastAsia="Times New Roman" w:hAnsi="Times New Roman" w:cs="David" w:hint="cs"/>
                <w:color w:val="00B0F0"/>
                <w:sz w:val="24"/>
                <w:szCs w:val="24"/>
                <w:rtl/>
              </w:rPr>
              <w:br/>
            </w:r>
          </w:ins>
        </w:p>
      </w:sdtContent>
    </w:sdt>
    <w:p w14:paraId="230DF32E"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0B5DC0">
        <w:rPr>
          <w:rFonts w:ascii="Times New Roman" w:eastAsia="Times New Roman" w:hAnsi="Times New Roman" w:cs="David" w:hint="cs"/>
          <w:sz w:val="20"/>
          <w:szCs w:val="24"/>
          <w:rtl/>
          <w:lang w:eastAsia="he-IL"/>
        </w:rPr>
        <w:t>(להלן: "</w:t>
      </w:r>
      <w:r w:rsidRPr="000B5DC0">
        <w:rPr>
          <w:rFonts w:ascii="Times New Roman" w:eastAsia="Times New Roman" w:hAnsi="Times New Roman" w:cs="David" w:hint="cs"/>
          <w:b/>
          <w:bCs/>
          <w:sz w:val="20"/>
          <w:szCs w:val="24"/>
          <w:rtl/>
          <w:lang w:eastAsia="he-IL"/>
        </w:rPr>
        <w:t>המזמין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hint="cs"/>
          <w:bCs/>
          <w:sz w:val="20"/>
          <w:szCs w:val="24"/>
          <w:rtl/>
          <w:lang w:eastAsia="he-IL"/>
        </w:rPr>
        <w:t xml:space="preserve">       </w:t>
      </w:r>
    </w:p>
    <w:p w14:paraId="6936DF42"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0B5DC0">
        <w:rPr>
          <w:rFonts w:ascii="Times New Roman" w:eastAsia="Times New Roman" w:hAnsi="Times New Roman" w:cs="David" w:hint="cs"/>
          <w:bCs/>
          <w:sz w:val="20"/>
          <w:szCs w:val="24"/>
          <w:rtl/>
          <w:lang w:eastAsia="he-IL"/>
        </w:rPr>
        <w:t xml:space="preserve">         מצד אחד;</w:t>
      </w:r>
    </w:p>
    <w:p w14:paraId="791FE5FA" w14:textId="77777777" w:rsidR="000B5DC0" w:rsidRPr="000B5DC0" w:rsidRDefault="000B5DC0" w:rsidP="000B5DC0">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57C6A373" w14:textId="77777777" w:rsidR="000B5DC0" w:rsidRPr="000B5DC0" w:rsidRDefault="000B5DC0" w:rsidP="000B5DC0">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0B5DC0">
        <w:rPr>
          <w:rFonts w:ascii="Times New Roman" w:eastAsia="Times New Roman" w:hAnsi="Times New Roman" w:cs="David" w:hint="cs"/>
          <w:bCs/>
          <w:sz w:val="20"/>
          <w:szCs w:val="24"/>
          <w:rtl/>
          <w:lang w:eastAsia="he-IL"/>
        </w:rPr>
        <w:t>ל ב י ן</w:t>
      </w:r>
    </w:p>
    <w:p w14:paraId="7A7967E3"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204060743"/>
        <w:placeholder>
          <w:docPart w:val="4312920D0A894B8FAEE736A5FEF00D1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1E936BFF" w14:textId="33B1BE18" w:rsidR="000B5DC0" w:rsidRPr="000B5DC0" w:rsidRDefault="005749C5" w:rsidP="000B5DC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ins w:id="4" w:author="Kook Sec" w:date="2019-12-19T13:44:00Z">
            <w:r>
              <w:rPr>
                <w:rFonts w:ascii="Times New Roman" w:eastAsia="Times New Roman" w:hAnsi="Times New Roman" w:cs="David" w:hint="cs"/>
                <w:color w:val="800080"/>
                <w:sz w:val="24"/>
                <w:szCs w:val="24"/>
                <w:rtl/>
              </w:rPr>
              <w:br/>
              <w:t>צ'סלר סולומון אדריכלות נוף</w:t>
            </w:r>
            <w:r>
              <w:rPr>
                <w:rFonts w:ascii="Times New Roman" w:eastAsia="Times New Roman" w:hAnsi="Times New Roman" w:cs="David" w:hint="cs"/>
                <w:color w:val="800080"/>
                <w:sz w:val="24"/>
                <w:szCs w:val="24"/>
                <w:rtl/>
              </w:rPr>
              <w:br/>
              <w:t>הסייפן 34 עין ורד</w:t>
            </w:r>
            <w:r>
              <w:rPr>
                <w:rFonts w:ascii="Times New Roman" w:eastAsia="Times New Roman" w:hAnsi="Times New Roman" w:cs="David" w:hint="cs"/>
                <w:color w:val="800080"/>
                <w:sz w:val="24"/>
                <w:szCs w:val="24"/>
                <w:rtl/>
              </w:rPr>
              <w:br/>
              <w:t>514800762</w:t>
            </w:r>
            <w:r>
              <w:rPr>
                <w:rFonts w:ascii="Times New Roman" w:eastAsia="Times New Roman" w:hAnsi="Times New Roman" w:cs="David" w:hint="cs"/>
                <w:color w:val="800080"/>
                <w:sz w:val="24"/>
                <w:szCs w:val="24"/>
                <w:rtl/>
              </w:rPr>
              <w:br/>
            </w:r>
          </w:ins>
        </w:p>
      </w:sdtContent>
    </w:sdt>
    <w:p w14:paraId="18A2EB48"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0B5DC0">
        <w:rPr>
          <w:rFonts w:ascii="Times New Roman" w:eastAsia="Times New Roman" w:hAnsi="Times New Roman" w:cs="David" w:hint="cs"/>
          <w:sz w:val="20"/>
          <w:szCs w:val="24"/>
          <w:rtl/>
          <w:lang w:eastAsia="he-IL"/>
        </w:rPr>
        <w:t>(להלן: "</w:t>
      </w:r>
      <w:r w:rsidRPr="000B5DC0">
        <w:rPr>
          <w:rFonts w:ascii="Times New Roman" w:eastAsia="Times New Roman" w:hAnsi="Times New Roman" w:cs="David" w:hint="cs"/>
          <w:b/>
          <w:bCs/>
          <w:sz w:val="20"/>
          <w:szCs w:val="24"/>
          <w:rtl/>
          <w:lang w:eastAsia="he-IL"/>
        </w:rPr>
        <w:t>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hint="cs"/>
          <w:bCs/>
          <w:sz w:val="20"/>
          <w:szCs w:val="24"/>
          <w:rtl/>
          <w:lang w:eastAsia="he-IL"/>
        </w:rPr>
        <w:t xml:space="preserve">  </w:t>
      </w:r>
    </w:p>
    <w:p w14:paraId="3D28F43C"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0B5DC0">
        <w:rPr>
          <w:rFonts w:ascii="Times New Roman" w:eastAsia="Times New Roman" w:hAnsi="Times New Roman" w:cs="David" w:hint="cs"/>
          <w:bCs/>
          <w:sz w:val="20"/>
          <w:szCs w:val="24"/>
          <w:rtl/>
          <w:lang w:eastAsia="he-IL"/>
        </w:rPr>
        <w:t xml:space="preserve">         מצד שני;</w:t>
      </w:r>
    </w:p>
    <w:p w14:paraId="672E7BC9"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7D4FADA0" w14:textId="77777777" w:rsidR="000B5DC0" w:rsidRPr="000B5DC0" w:rsidRDefault="000B5DC0" w:rsidP="000B5DC0">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והואיל:</w:t>
      </w:r>
      <w:r w:rsidRPr="000B5DC0">
        <w:rPr>
          <w:rFonts w:ascii="Times New Roman" w:eastAsia="Times New Roman" w:hAnsi="Times New Roman" w:cs="David"/>
          <w:bCs/>
          <w:sz w:val="20"/>
          <w:szCs w:val="24"/>
          <w:rtl/>
          <w:lang w:eastAsia="he-IL"/>
        </w:rPr>
        <w:tab/>
      </w:r>
      <w:r w:rsidRPr="000B5DC0">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74C4CAA2" w14:textId="77777777" w:rsidR="000B5DC0" w:rsidRPr="000B5DC0" w:rsidRDefault="000B5DC0" w:rsidP="000B5DC0">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0B5DC0">
        <w:rPr>
          <w:rFonts w:ascii="Times New Roman" w:eastAsia="Times New Roman" w:hAnsi="Times New Roman" w:cs="David"/>
          <w:bCs/>
          <w:sz w:val="20"/>
          <w:szCs w:val="24"/>
          <w:rtl/>
          <w:lang w:eastAsia="he-IL"/>
        </w:rPr>
        <w:t>לפיכך הותנה והוסכם בין הצדדים כדלקמן:</w:t>
      </w:r>
    </w:p>
    <w:p w14:paraId="3C9E9E44" w14:textId="77777777" w:rsidR="000B5DC0" w:rsidRPr="000B5DC0" w:rsidRDefault="000B5DC0" w:rsidP="000B5DC0">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u w:val="single"/>
          <w:rtl/>
          <w:lang w:eastAsia="he-IL"/>
        </w:rPr>
        <w:t>מבוא</w:t>
      </w:r>
    </w:p>
    <w:p w14:paraId="2C2A6275" w14:textId="77777777" w:rsidR="000B5DC0" w:rsidRPr="000B5DC0" w:rsidRDefault="000B5DC0" w:rsidP="000B5DC0">
      <w:pPr>
        <w:widowControl w:val="0"/>
        <w:numPr>
          <w:ilvl w:val="1"/>
          <w:numId w:val="1"/>
        </w:numPr>
        <w:spacing w:before="0" w:beforeAutospacing="0" w:after="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למונחים הבאים יהא הפרוש הנקוב בצידם דהיינו:</w:t>
      </w:r>
    </w:p>
    <w:p w14:paraId="710FEE7B"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0B3CC592"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"הפרויקט"</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כמוגדר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sz w:val="20"/>
          <w:szCs w:val="24"/>
          <w:rtl/>
          <w:lang w:eastAsia="he-IL"/>
        </w:rPr>
        <w:t xml:space="preserve"> המצ"ב.</w:t>
      </w:r>
    </w:p>
    <w:p w14:paraId="35742045"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306D3AE"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 xml:space="preserve">"התכנית" </w:t>
      </w:r>
      <w:r w:rsidRPr="000B5DC0">
        <w:rPr>
          <w:rFonts w:ascii="Times New Roman" w:eastAsia="Times New Roman" w:hAnsi="Times New Roman" w:cs="David"/>
          <w:sz w:val="20"/>
          <w:szCs w:val="24"/>
          <w:rtl/>
          <w:lang w:eastAsia="he-IL"/>
        </w:rPr>
        <w:t>/</w:t>
      </w:r>
    </w:p>
    <w:p w14:paraId="77F3812A"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"המקרקעין"</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 xml:space="preserve">כמוגדר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sz w:val="20"/>
          <w:szCs w:val="24"/>
          <w:rtl/>
          <w:lang w:eastAsia="he-IL"/>
        </w:rPr>
        <w:t xml:space="preserve"> המצ"ב.</w:t>
      </w:r>
    </w:p>
    <w:p w14:paraId="53AF28FC"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1C427CA"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"האתר"</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5D37147F"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51A3B1C"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היועצים</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7A5A6C06"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9EF0DA0"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התכניות</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שרותי המתכנן,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w:t>
      </w:r>
      <w:r w:rsidRPr="000B5DC0">
        <w:rPr>
          <w:rFonts w:ascii="Times New Roman" w:eastAsia="Times New Roman" w:hAnsi="Times New Roman" w:cs="David"/>
          <w:sz w:val="20"/>
          <w:szCs w:val="24"/>
          <w:rtl/>
          <w:lang w:eastAsia="he-IL"/>
        </w:rPr>
        <w:lastRenderedPageBreak/>
        <w:t xml:space="preserve">לחוזה זה במסגרת נספח </w:t>
      </w:r>
      <w:r w:rsidRPr="000B5DC0">
        <w:rPr>
          <w:rFonts w:ascii="Times New Roman" w:eastAsia="Times New Roman" w:hAnsi="Times New Roman" w:cs="David"/>
          <w:b/>
          <w:bCs/>
          <w:sz w:val="20"/>
          <w:szCs w:val="24"/>
          <w:rtl/>
          <w:lang w:eastAsia="he-IL"/>
        </w:rPr>
        <w:t>ח'</w:t>
      </w:r>
      <w:r w:rsidRPr="000B5DC0">
        <w:rPr>
          <w:rFonts w:ascii="Times New Roman" w:eastAsia="Times New Roman" w:hAnsi="Times New Roman" w:cs="David"/>
          <w:sz w:val="20"/>
          <w:szCs w:val="24"/>
          <w:rtl/>
          <w:lang w:eastAsia="he-IL"/>
        </w:rPr>
        <w:t>. כל המסמכים שיערכו ע"י המתכנן כאמור יערכו בשפה העברית.</w:t>
      </w:r>
    </w:p>
    <w:p w14:paraId="62EA9F3F"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DEC11EC"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שירותי</w:t>
      </w:r>
    </w:p>
    <w:p w14:paraId="44786300"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 xml:space="preserve"> המתכנן</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p>
    <w:p w14:paraId="597ACFCA"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השירותים</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 xml:space="preserve">השירותים כמוגדר וכמפורט בחוזה זה ובנספח </w:t>
      </w:r>
      <w:r w:rsidRPr="000B5DC0">
        <w:rPr>
          <w:rFonts w:ascii="Times New Roman" w:eastAsia="Times New Roman" w:hAnsi="Times New Roman" w:cs="David"/>
          <w:b/>
          <w:bCs/>
          <w:sz w:val="20"/>
          <w:szCs w:val="24"/>
          <w:rtl/>
          <w:lang w:eastAsia="he-IL"/>
        </w:rPr>
        <w:t>ב'</w:t>
      </w:r>
      <w:r w:rsidRPr="000B5DC0">
        <w:rPr>
          <w:rFonts w:ascii="Times New Roman" w:eastAsia="Times New Roman" w:hAnsi="Times New Roman" w:cs="David" w:hint="cs"/>
          <w:b/>
          <w:bCs/>
          <w:sz w:val="20"/>
          <w:szCs w:val="24"/>
          <w:rtl/>
          <w:lang w:eastAsia="he-IL"/>
        </w:rPr>
        <w:t xml:space="preserve"> </w:t>
      </w:r>
      <w:r w:rsidRPr="000B5DC0">
        <w:rPr>
          <w:rFonts w:ascii="Times New Roman" w:eastAsia="Times New Roman" w:hAnsi="Times New Roman" w:cs="David" w:hint="cs"/>
          <w:sz w:val="20"/>
          <w:szCs w:val="24"/>
          <w:rtl/>
          <w:lang w:eastAsia="he-IL"/>
        </w:rPr>
        <w:t>המצ"ב</w:t>
      </w:r>
      <w:r w:rsidRPr="000B5DC0">
        <w:rPr>
          <w:rFonts w:ascii="Times New Roman" w:eastAsia="Times New Roman" w:hAnsi="Times New Roman" w:cs="David"/>
          <w:sz w:val="20"/>
          <w:szCs w:val="24"/>
          <w:rtl/>
          <w:lang w:eastAsia="he-IL"/>
        </w:rPr>
        <w:t>.</w:t>
      </w:r>
    </w:p>
    <w:p w14:paraId="57825B96"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F007637"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המנהל</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0FC3E4F7"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933880F"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מקום שמדובר בחוזה זה במזמין - גם המנהל במשמע.</w:t>
      </w:r>
    </w:p>
    <w:p w14:paraId="78F7875B"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B109B14"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החוזה</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hint="cs"/>
          <w:sz w:val="20"/>
          <w:szCs w:val="24"/>
          <w:rtl/>
          <w:lang w:eastAsia="he-IL"/>
        </w:rPr>
        <w:t>/</w:t>
      </w:r>
    </w:p>
    <w:p w14:paraId="571A3331"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hint="cs"/>
          <w:b/>
          <w:bCs/>
          <w:sz w:val="20"/>
          <w:szCs w:val="24"/>
          <w:rtl/>
          <w:lang w:eastAsia="he-IL"/>
        </w:rPr>
        <w:t>ההסכם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חוזה זה על נספחיו.</w:t>
      </w:r>
    </w:p>
    <w:p w14:paraId="232AD258"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3CD430E4"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הדין</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כהגדרתו בחוק ה</w:t>
      </w:r>
      <w:r w:rsidRPr="000B5DC0">
        <w:rPr>
          <w:rFonts w:ascii="Times New Roman" w:eastAsia="Times New Roman" w:hAnsi="Times New Roman" w:cs="David" w:hint="cs"/>
          <w:sz w:val="20"/>
          <w:szCs w:val="24"/>
          <w:rtl/>
          <w:lang w:eastAsia="he-IL"/>
        </w:rPr>
        <w:t>פרשנות, התשמ"א-1981</w:t>
      </w:r>
      <w:r w:rsidRPr="000B5DC0">
        <w:rPr>
          <w:rFonts w:ascii="Times New Roman" w:eastAsia="Times New Roman" w:hAnsi="Times New Roman" w:cs="David"/>
          <w:sz w:val="20"/>
          <w:szCs w:val="24"/>
          <w:rtl/>
          <w:lang w:eastAsia="he-IL"/>
        </w:rPr>
        <w:t xml:space="preserve"> לרבות כל </w:t>
      </w:r>
      <w:r w:rsidRPr="000B5DC0">
        <w:rPr>
          <w:rFonts w:ascii="Times New Roman" w:eastAsia="Times New Roman" w:hAnsi="Times New Roman" w:cs="David" w:hint="cs"/>
          <w:sz w:val="20"/>
          <w:szCs w:val="24"/>
          <w:rtl/>
          <w:lang w:eastAsia="he-IL"/>
        </w:rPr>
        <w:t xml:space="preserve">תקנה ו/או </w:t>
      </w:r>
      <w:r w:rsidRPr="000B5DC0">
        <w:rPr>
          <w:rFonts w:ascii="Times New Roman" w:eastAsia="Times New Roman" w:hAnsi="Times New Roman" w:cs="David"/>
          <w:sz w:val="20"/>
          <w:szCs w:val="24"/>
          <w:rtl/>
          <w:lang w:eastAsia="he-IL"/>
        </w:rPr>
        <w:t>הוראה של רשות מוסמכת בתוקף סמכותה על פי הדין.</w:t>
      </w:r>
    </w:p>
    <w:p w14:paraId="33647A23"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0AE6C5A"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הרשות</w:t>
      </w:r>
    </w:p>
    <w:p w14:paraId="2E7F9828"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 xml:space="preserve"> המקומית</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כמוגדר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sz w:val="20"/>
          <w:szCs w:val="24"/>
          <w:rtl/>
          <w:lang w:eastAsia="he-IL"/>
        </w:rPr>
        <w:t xml:space="preserve"> המצ"ב.</w:t>
      </w:r>
    </w:p>
    <w:p w14:paraId="6FFCF9BD"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705C53D"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חוזה</w:t>
      </w:r>
    </w:p>
    <w:p w14:paraId="136C9F7D" w14:textId="77777777" w:rsidR="000B5DC0" w:rsidRPr="000B5DC0" w:rsidRDefault="000B5DC0" w:rsidP="000B5DC0">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 xml:space="preserve"> הפיתוח</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כמוגדר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hint="cs"/>
          <w:sz w:val="20"/>
          <w:szCs w:val="24"/>
          <w:rtl/>
          <w:lang w:eastAsia="he-IL"/>
        </w:rPr>
        <w:t xml:space="preserve"> המצ"ב</w:t>
      </w:r>
      <w:r w:rsidRPr="000B5DC0">
        <w:rPr>
          <w:rFonts w:ascii="Times New Roman" w:eastAsia="Times New Roman" w:hAnsi="Times New Roman" w:cs="David"/>
          <w:sz w:val="20"/>
          <w:szCs w:val="24"/>
          <w:rtl/>
          <w:lang w:eastAsia="he-IL"/>
        </w:rPr>
        <w:t>.</w:t>
      </w:r>
    </w:p>
    <w:p w14:paraId="492F2838" w14:textId="77777777" w:rsidR="000B5DC0" w:rsidRPr="000B5DC0" w:rsidRDefault="000B5DC0" w:rsidP="000B5DC0">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3126D3D2"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הכותרות בחוזה זה </w:t>
      </w:r>
      <w:r w:rsidRPr="000B5DC0">
        <w:rPr>
          <w:rFonts w:ascii="Times New Roman" w:eastAsia="Times New Roman" w:hAnsi="Times New Roman" w:cs="David" w:hint="cs"/>
          <w:sz w:val="20"/>
          <w:szCs w:val="24"/>
          <w:rtl/>
          <w:lang w:eastAsia="he-IL"/>
        </w:rPr>
        <w:t xml:space="preserve">הינן לנוחיות בלבד ובכל מקרה </w:t>
      </w:r>
      <w:r w:rsidRPr="000B5DC0">
        <w:rPr>
          <w:rFonts w:ascii="Times New Roman" w:eastAsia="Times New Roman" w:hAnsi="Times New Roman" w:cs="David"/>
          <w:sz w:val="20"/>
          <w:szCs w:val="24"/>
          <w:rtl/>
          <w:lang w:eastAsia="he-IL"/>
        </w:rPr>
        <w:t xml:space="preserve">לא ישמשו </w:t>
      </w:r>
      <w:r w:rsidRPr="000B5DC0">
        <w:rPr>
          <w:rFonts w:ascii="Times New Roman" w:eastAsia="Times New Roman" w:hAnsi="Times New Roman" w:cs="David" w:hint="cs"/>
          <w:sz w:val="20"/>
          <w:szCs w:val="24"/>
          <w:rtl/>
          <w:lang w:eastAsia="he-IL"/>
        </w:rPr>
        <w:t>ל</w:t>
      </w:r>
      <w:r w:rsidRPr="000B5DC0">
        <w:rPr>
          <w:rFonts w:ascii="Times New Roman" w:eastAsia="Times New Roman" w:hAnsi="Times New Roman" w:cs="David"/>
          <w:sz w:val="20"/>
          <w:szCs w:val="24"/>
          <w:rtl/>
          <w:lang w:eastAsia="he-IL"/>
        </w:rPr>
        <w:t>פרש</w:t>
      </w:r>
      <w:r w:rsidRPr="000B5DC0">
        <w:rPr>
          <w:rFonts w:ascii="Times New Roman" w:eastAsia="Times New Roman" w:hAnsi="Times New Roman" w:cs="David" w:hint="cs"/>
          <w:sz w:val="20"/>
          <w:szCs w:val="24"/>
          <w:rtl/>
          <w:lang w:eastAsia="he-IL"/>
        </w:rPr>
        <w:t>נות</w:t>
      </w:r>
      <w:r w:rsidRPr="000B5DC0">
        <w:rPr>
          <w:rFonts w:ascii="Times New Roman" w:eastAsia="Times New Roman" w:hAnsi="Times New Roman" w:cs="David"/>
          <w:sz w:val="20"/>
          <w:szCs w:val="24"/>
          <w:rtl/>
          <w:lang w:eastAsia="he-IL"/>
        </w:rPr>
        <w:t>ו.</w:t>
      </w:r>
    </w:p>
    <w:p w14:paraId="3998F336"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הנספחים לחוזה זה מהווים חלק בלתי נפרד הימנו ואלה הם:</w:t>
      </w:r>
    </w:p>
    <w:p w14:paraId="3BB722E1"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7BC1D76B"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 xml:space="preserve">נספח א' </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נספח כללי;</w:t>
      </w:r>
    </w:p>
    <w:p w14:paraId="5672213A"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נספח ב'</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sz w:val="20"/>
          <w:szCs w:val="24"/>
          <w:rtl/>
          <w:lang w:eastAsia="he-IL"/>
        </w:rPr>
        <w:tab/>
        <w:t>שירותי המתכנן;</w:t>
      </w:r>
    </w:p>
    <w:p w14:paraId="73718390"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B5DC0">
        <w:rPr>
          <w:rFonts w:ascii="Times New Roman" w:eastAsia="Times New Roman" w:hAnsi="Times New Roman" w:cs="David"/>
          <w:b/>
          <w:bCs/>
          <w:color w:val="000000"/>
          <w:sz w:val="20"/>
          <w:szCs w:val="24"/>
          <w:rtl/>
          <w:lang w:eastAsia="he-IL"/>
        </w:rPr>
        <w:t>נספח ג'</w:t>
      </w:r>
      <w:r w:rsidRPr="000B5DC0">
        <w:rPr>
          <w:rFonts w:ascii="Times New Roman" w:eastAsia="Times New Roman" w:hAnsi="Times New Roman" w:cs="David"/>
          <w:color w:val="000000"/>
          <w:sz w:val="20"/>
          <w:szCs w:val="24"/>
          <w:rtl/>
          <w:lang w:eastAsia="he-IL"/>
        </w:rPr>
        <w:t xml:space="preserve"> </w:t>
      </w:r>
      <w:r w:rsidRPr="000B5DC0">
        <w:rPr>
          <w:rFonts w:ascii="Times New Roman" w:eastAsia="Times New Roman" w:hAnsi="Times New Roman" w:cs="David"/>
          <w:color w:val="000000"/>
          <w:sz w:val="20"/>
          <w:szCs w:val="24"/>
          <w:lang w:eastAsia="he-IL"/>
        </w:rPr>
        <w:t>–</w:t>
      </w:r>
      <w:r w:rsidRPr="000B5DC0">
        <w:rPr>
          <w:rFonts w:ascii="Times New Roman" w:eastAsia="Times New Roman" w:hAnsi="Times New Roman" w:cs="David"/>
          <w:color w:val="000000"/>
          <w:sz w:val="20"/>
          <w:szCs w:val="24"/>
          <w:rtl/>
          <w:lang w:eastAsia="he-IL"/>
        </w:rPr>
        <w:t xml:space="preserve"> </w:t>
      </w:r>
      <w:r w:rsidRPr="000B5DC0">
        <w:rPr>
          <w:rFonts w:ascii="Times New Roman" w:eastAsia="Times New Roman" w:hAnsi="Times New Roman" w:cs="David"/>
          <w:color w:val="000000"/>
          <w:sz w:val="20"/>
          <w:szCs w:val="24"/>
          <w:rtl/>
          <w:lang w:eastAsia="he-IL"/>
        </w:rPr>
        <w:tab/>
        <w:t>לוח זמנים;</w:t>
      </w:r>
    </w:p>
    <w:p w14:paraId="64D10ED1"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B5DC0">
        <w:rPr>
          <w:rFonts w:ascii="Times New Roman" w:eastAsia="Times New Roman" w:hAnsi="Times New Roman" w:cs="David"/>
          <w:b/>
          <w:bCs/>
          <w:color w:val="000000"/>
          <w:sz w:val="20"/>
          <w:szCs w:val="24"/>
          <w:rtl/>
          <w:lang w:eastAsia="he-IL"/>
        </w:rPr>
        <w:t>נספח ד'</w:t>
      </w:r>
      <w:r w:rsidRPr="000B5DC0">
        <w:rPr>
          <w:rFonts w:ascii="Times New Roman" w:eastAsia="Times New Roman" w:hAnsi="Times New Roman" w:cs="David"/>
          <w:color w:val="000000"/>
          <w:sz w:val="20"/>
          <w:szCs w:val="24"/>
          <w:rtl/>
          <w:lang w:eastAsia="he-IL"/>
        </w:rPr>
        <w:t xml:space="preserve"> - </w:t>
      </w:r>
      <w:r w:rsidRPr="000B5DC0">
        <w:rPr>
          <w:rFonts w:ascii="Times New Roman" w:eastAsia="Times New Roman" w:hAnsi="Times New Roman" w:cs="David"/>
          <w:color w:val="000000"/>
          <w:sz w:val="20"/>
          <w:szCs w:val="24"/>
          <w:rtl/>
          <w:lang w:eastAsia="he-IL"/>
        </w:rPr>
        <w:tab/>
        <w:t>שכר המתכנן;</w:t>
      </w:r>
    </w:p>
    <w:p w14:paraId="43324A28"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B5DC0">
        <w:rPr>
          <w:rFonts w:ascii="Times New Roman" w:eastAsia="Times New Roman" w:hAnsi="Times New Roman" w:cs="David"/>
          <w:b/>
          <w:bCs/>
          <w:color w:val="000000"/>
          <w:sz w:val="20"/>
          <w:szCs w:val="24"/>
          <w:rtl/>
          <w:lang w:eastAsia="he-IL"/>
        </w:rPr>
        <w:lastRenderedPageBreak/>
        <w:t>נספח ה'</w:t>
      </w:r>
      <w:r w:rsidRPr="000B5DC0">
        <w:rPr>
          <w:rFonts w:ascii="Times New Roman" w:eastAsia="Times New Roman" w:hAnsi="Times New Roman" w:cs="David"/>
          <w:color w:val="000000"/>
          <w:sz w:val="20"/>
          <w:szCs w:val="24"/>
          <w:rtl/>
          <w:lang w:eastAsia="he-IL"/>
        </w:rPr>
        <w:t xml:space="preserve"> - </w:t>
      </w:r>
      <w:r w:rsidRPr="000B5DC0">
        <w:rPr>
          <w:rFonts w:ascii="Times New Roman" w:eastAsia="Times New Roman" w:hAnsi="Times New Roman" w:cs="David"/>
          <w:color w:val="000000"/>
          <w:sz w:val="20"/>
          <w:szCs w:val="24"/>
          <w:rtl/>
          <w:lang w:eastAsia="he-IL"/>
        </w:rPr>
        <w:tab/>
        <w:t>תשלומי שכר המתכנן;</w:t>
      </w:r>
    </w:p>
    <w:p w14:paraId="7B53BF63"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 xml:space="preserve">נספח ו </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הצהרה והתחייבות לשמירת סודיות;</w:t>
      </w:r>
    </w:p>
    <w:p w14:paraId="56E23785"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נספח ז</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sz w:val="20"/>
          <w:szCs w:val="24"/>
          <w:rtl/>
          <w:lang w:eastAsia="he-IL"/>
        </w:rPr>
        <w:tab/>
        <w:t>אישור על קיום ביטוחי המתכנן;</w:t>
      </w:r>
    </w:p>
    <w:p w14:paraId="3F78BB37"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נספח ח'</w:t>
      </w:r>
      <w:r w:rsidRPr="000B5DC0">
        <w:rPr>
          <w:rFonts w:ascii="Times New Roman" w:eastAsia="Times New Roman" w:hAnsi="Times New Roman" w:cs="David"/>
          <w:sz w:val="20"/>
          <w:szCs w:val="24"/>
          <w:rtl/>
          <w:lang w:eastAsia="he-IL"/>
        </w:rPr>
        <w:t xml:space="preserve"> - </w:t>
      </w:r>
      <w:r w:rsidRPr="000B5DC0">
        <w:rPr>
          <w:rFonts w:ascii="Times New Roman" w:eastAsia="Times New Roman" w:hAnsi="Times New Roman" w:cs="David"/>
          <w:sz w:val="20"/>
          <w:szCs w:val="24"/>
          <w:rtl/>
          <w:lang w:eastAsia="he-IL"/>
        </w:rPr>
        <w:tab/>
        <w:t>רשימת התכניות והמסמכים שעל המתכנן להנפיק.</w:t>
      </w:r>
    </w:p>
    <w:p w14:paraId="15B2F4EA"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נספח ט'</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sz w:val="20"/>
          <w:szCs w:val="24"/>
          <w:rtl/>
          <w:lang w:eastAsia="he-IL"/>
        </w:rPr>
        <w:tab/>
        <w:t>אישור להשלמת הפרויקט/קטע מהפרויקט.</w:t>
      </w:r>
    </w:p>
    <w:p w14:paraId="0D6A76E0" w14:textId="77777777" w:rsidR="000B5DC0" w:rsidRPr="000B5DC0" w:rsidRDefault="000B5DC0" w:rsidP="000B5DC0">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 xml:space="preserve">נספח י' </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נספח היעדר תביעות.</w:t>
      </w:r>
    </w:p>
    <w:p w14:paraId="485F15E3"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שירותי המתכנן</w:t>
      </w:r>
    </w:p>
    <w:p w14:paraId="02D78D3F"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מוסר בזה למתכנן והמתכנן מקבל על עצמו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w:t>
      </w:r>
    </w:p>
    <w:p w14:paraId="22524CF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מצהיר ומאשר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הינו מכיר ויודע את כל הנדרש למטרת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רותי המתכנן וכי הינו מורשה על פי </w:t>
      </w:r>
      <w:r w:rsidRPr="000B5DC0">
        <w:rPr>
          <w:rFonts w:ascii="Times New Roman" w:eastAsia="Times New Roman" w:hAnsi="Times New Roman" w:cs="David" w:hint="cs"/>
          <w:sz w:val="20"/>
          <w:szCs w:val="24"/>
          <w:rtl/>
          <w:lang w:eastAsia="he-IL"/>
        </w:rPr>
        <w:t xml:space="preserve">כל </w:t>
      </w:r>
      <w:r w:rsidRPr="000B5DC0">
        <w:rPr>
          <w:rFonts w:ascii="Times New Roman" w:eastAsia="Times New Roman" w:hAnsi="Times New Roman" w:cs="David"/>
          <w:sz w:val="20"/>
          <w:szCs w:val="24"/>
          <w:rtl/>
          <w:lang w:eastAsia="he-IL"/>
        </w:rPr>
        <w:t>דין למתן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 xml:space="preserve"> המתכנן, לרבות</w:t>
      </w:r>
      <w:r w:rsidRPr="000B5DC0">
        <w:rPr>
          <w:rFonts w:ascii="Times New Roman" w:eastAsia="Times New Roman" w:hAnsi="Times New Roman" w:cs="David" w:hint="cs"/>
          <w:sz w:val="20"/>
          <w:szCs w:val="24"/>
          <w:rtl/>
          <w:lang w:eastAsia="he-IL"/>
        </w:rPr>
        <w:t xml:space="preserve"> אך לא רק</w:t>
      </w:r>
      <w:r w:rsidRPr="000B5DC0">
        <w:rPr>
          <w:rFonts w:ascii="Times New Roman" w:eastAsia="Times New Roman" w:hAnsi="Times New Roman" w:cs="David"/>
          <w:sz w:val="20"/>
          <w:szCs w:val="24"/>
          <w:rtl/>
          <w:lang w:eastAsia="he-IL"/>
        </w:rPr>
        <w:t>,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חוק המהנדסים והאדריכלים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תשי"ח - 1958, כי יש בידו ר</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שיון </w:t>
      </w:r>
      <w:r w:rsidRPr="000B5DC0">
        <w:rPr>
          <w:rFonts w:ascii="Times New Roman" w:eastAsia="Times New Roman" w:hAnsi="Times New Roman" w:cs="David" w:hint="cs"/>
          <w:sz w:val="20"/>
          <w:szCs w:val="24"/>
          <w:rtl/>
          <w:lang w:eastAsia="he-IL"/>
        </w:rPr>
        <w:t xml:space="preserve">בר </w:t>
      </w:r>
      <w:r w:rsidRPr="000B5DC0">
        <w:rPr>
          <w:rFonts w:ascii="Times New Roman" w:eastAsia="Times New Roman" w:hAnsi="Times New Roman" w:cs="David"/>
          <w:sz w:val="20"/>
          <w:szCs w:val="24"/>
          <w:rtl/>
          <w:lang w:eastAsia="he-IL"/>
        </w:rPr>
        <w:t>ת</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קף לביצוע שירותי </w:t>
      </w:r>
      <w:r w:rsidRPr="000B5DC0">
        <w:rPr>
          <w:rFonts w:ascii="Times New Roman" w:eastAsia="Times New Roman" w:hAnsi="Times New Roman" w:cs="David" w:hint="cs"/>
          <w:sz w:val="20"/>
          <w:szCs w:val="24"/>
          <w:rtl/>
          <w:lang w:eastAsia="he-IL"/>
        </w:rPr>
        <w:t xml:space="preserve"> המתכנן על פי הדין</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כי הוא בעל הכישורים, הר</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שיונות, הידע, הניסיון והאמצעים המאפשרים לו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ביצועם ברמה מקצועית גבוהה ובהתאם למותנה בחוזה.</w:t>
      </w:r>
    </w:p>
    <w:p w14:paraId="4A5F06C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מצהיר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ידוע לו שש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שיקול דעתו</w:t>
      </w:r>
      <w:r w:rsidRPr="000B5DC0">
        <w:rPr>
          <w:rFonts w:ascii="Times New Roman" w:eastAsia="Times New Roman" w:hAnsi="Times New Roman" w:cs="David" w:hint="cs"/>
          <w:sz w:val="20"/>
          <w:szCs w:val="24"/>
          <w:rtl/>
          <w:lang w:eastAsia="he-IL"/>
        </w:rPr>
        <w:t xml:space="preserve"> הבלעדי</w:t>
      </w:r>
      <w:r w:rsidRPr="000B5DC0">
        <w:rPr>
          <w:rFonts w:ascii="Times New Roman" w:eastAsia="Times New Roman" w:hAnsi="Times New Roman" w:cs="David"/>
          <w:sz w:val="20"/>
          <w:szCs w:val="24"/>
          <w:rtl/>
          <w:lang w:eastAsia="he-IL"/>
        </w:rPr>
        <w:t xml:space="preserve"> ו</w:t>
      </w:r>
      <w:r w:rsidRPr="000B5DC0">
        <w:rPr>
          <w:rFonts w:ascii="Times New Roman" w:eastAsia="Times New Roman" w:hAnsi="Times New Roman" w:cs="David" w:hint="cs"/>
          <w:sz w:val="20"/>
          <w:szCs w:val="24"/>
          <w:rtl/>
          <w:lang w:eastAsia="he-IL"/>
        </w:rPr>
        <w:t xml:space="preserve">כי </w:t>
      </w:r>
      <w:r w:rsidRPr="000B5DC0">
        <w:rPr>
          <w:rFonts w:ascii="Times New Roman" w:eastAsia="Times New Roman" w:hAnsi="Times New Roman" w:cs="David"/>
          <w:sz w:val="20"/>
          <w:szCs w:val="24"/>
          <w:rtl/>
          <w:lang w:eastAsia="he-IL"/>
        </w:rPr>
        <w:t xml:space="preserve">הם יינתנו על ידו בשלבי עבודה כמפורט בנספח </w:t>
      </w:r>
      <w:r w:rsidRPr="000B5DC0">
        <w:rPr>
          <w:rFonts w:ascii="Times New Roman" w:eastAsia="Times New Roman" w:hAnsi="Times New Roman" w:cs="David"/>
          <w:bCs/>
          <w:sz w:val="20"/>
          <w:szCs w:val="24"/>
          <w:rtl/>
          <w:lang w:eastAsia="he-IL"/>
        </w:rPr>
        <w:t>ב'</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המצ"ב</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עוד</w:t>
      </w:r>
      <w:r w:rsidRPr="000B5DC0">
        <w:rPr>
          <w:rFonts w:ascii="Times New Roman" w:eastAsia="Times New Roman" w:hAnsi="Times New Roman" w:cs="David"/>
          <w:sz w:val="20"/>
          <w:szCs w:val="24"/>
          <w:rtl/>
          <w:lang w:eastAsia="he-IL"/>
        </w:rPr>
        <w:t xml:space="preserve"> מוסיף ומצהיר</w:t>
      </w:r>
      <w:r w:rsidRPr="000B5DC0">
        <w:rPr>
          <w:rFonts w:ascii="Times New Roman" w:eastAsia="Times New Roman" w:hAnsi="Times New Roman" w:cs="David" w:hint="cs"/>
          <w:sz w:val="20"/>
          <w:szCs w:val="24"/>
          <w:rtl/>
          <w:lang w:eastAsia="he-IL"/>
        </w:rPr>
        <w:t xml:space="preserve"> המתכנן,</w:t>
      </w:r>
      <w:r w:rsidRPr="000B5DC0">
        <w:rPr>
          <w:rFonts w:ascii="Times New Roman" w:eastAsia="Times New Roman" w:hAnsi="Times New Roman" w:cs="David"/>
          <w:sz w:val="20"/>
          <w:szCs w:val="24"/>
          <w:rtl/>
          <w:lang w:eastAsia="he-IL"/>
        </w:rPr>
        <w:t xml:space="preserve"> כי ידוע לו שהמזמין אינו מתחייב להזמין מ</w:t>
      </w:r>
      <w:r w:rsidRPr="000B5DC0">
        <w:rPr>
          <w:rFonts w:ascii="Times New Roman" w:eastAsia="Times New Roman" w:hAnsi="Times New Roman" w:cs="David" w:hint="cs"/>
          <w:sz w:val="20"/>
          <w:szCs w:val="24"/>
          <w:rtl/>
          <w:lang w:eastAsia="he-IL"/>
        </w:rPr>
        <w:t>מנו</w:t>
      </w:r>
      <w:r w:rsidRPr="000B5DC0">
        <w:rPr>
          <w:rFonts w:ascii="Times New Roman" w:eastAsia="Times New Roman" w:hAnsi="Times New Roman" w:cs="David"/>
          <w:sz w:val="20"/>
          <w:szCs w:val="24"/>
          <w:rtl/>
          <w:lang w:eastAsia="he-IL"/>
        </w:rPr>
        <w:t xml:space="preserve"> שירותים נוספים מעבר לנקוב בחוזה זה ו</w:t>
      </w:r>
      <w:r w:rsidRPr="000B5DC0">
        <w:rPr>
          <w:rFonts w:ascii="Times New Roman" w:eastAsia="Times New Roman" w:hAnsi="Times New Roman" w:cs="David" w:hint="cs"/>
          <w:sz w:val="20"/>
          <w:szCs w:val="24"/>
          <w:rtl/>
          <w:lang w:eastAsia="he-IL"/>
        </w:rPr>
        <w:t xml:space="preserve">כמפורט </w:t>
      </w:r>
      <w:r w:rsidRPr="000B5DC0">
        <w:rPr>
          <w:rFonts w:ascii="Times New Roman" w:eastAsia="Times New Roman" w:hAnsi="Times New Roman" w:cs="David"/>
          <w:sz w:val="20"/>
          <w:szCs w:val="24"/>
          <w:rtl/>
          <w:lang w:eastAsia="he-IL"/>
        </w:rPr>
        <w:t xml:space="preserve">בנספח </w:t>
      </w:r>
      <w:r w:rsidRPr="000B5DC0">
        <w:rPr>
          <w:rFonts w:ascii="Times New Roman" w:eastAsia="Times New Roman" w:hAnsi="Times New Roman" w:cs="David"/>
          <w:bCs/>
          <w:sz w:val="20"/>
          <w:szCs w:val="24"/>
          <w:rtl/>
          <w:lang w:eastAsia="he-IL"/>
        </w:rPr>
        <w:t xml:space="preserve">ב' </w:t>
      </w:r>
      <w:r w:rsidRPr="000B5DC0">
        <w:rPr>
          <w:rFonts w:ascii="Times New Roman" w:eastAsia="Times New Roman" w:hAnsi="Times New Roman" w:cs="David" w:hint="cs"/>
          <w:sz w:val="20"/>
          <w:szCs w:val="24"/>
          <w:rtl/>
          <w:lang w:eastAsia="he-IL"/>
        </w:rPr>
        <w:t>המצ"ב</w:t>
      </w:r>
      <w:r w:rsidRPr="000B5DC0">
        <w:rPr>
          <w:rFonts w:ascii="Times New Roman" w:eastAsia="Times New Roman" w:hAnsi="Times New Roman" w:cs="David"/>
          <w:sz w:val="20"/>
          <w:szCs w:val="24"/>
          <w:rtl/>
          <w:lang w:eastAsia="he-IL"/>
        </w:rPr>
        <w:t>.</w:t>
      </w:r>
    </w:p>
    <w:p w14:paraId="3A9404D7"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5B8A924E"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כפי שיקבעו מ</w:t>
      </w:r>
      <w:r w:rsidRPr="000B5DC0">
        <w:rPr>
          <w:rFonts w:ascii="Times New Roman" w:eastAsia="Times New Roman" w:hAnsi="Times New Roman" w:cs="David" w:hint="cs"/>
          <w:sz w:val="20"/>
          <w:szCs w:val="24"/>
          <w:rtl/>
          <w:lang w:eastAsia="he-IL"/>
        </w:rPr>
        <w:t>עת לעת</w:t>
      </w:r>
      <w:r w:rsidRPr="000B5DC0">
        <w:rPr>
          <w:rFonts w:ascii="Times New Roman" w:eastAsia="Times New Roman" w:hAnsi="Times New Roman" w:cs="David"/>
          <w:sz w:val="20"/>
          <w:szCs w:val="24"/>
          <w:rtl/>
          <w:lang w:eastAsia="he-IL"/>
        </w:rPr>
        <w:t xml:space="preserve"> ע"י המזמין ויהיה חייב לנהוג לפיהם ולקיימם ללא סטייה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אלא אם כן ק</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בל </w:t>
      </w:r>
      <w:r w:rsidRPr="000B5DC0">
        <w:rPr>
          <w:rFonts w:ascii="Times New Roman" w:eastAsia="Times New Roman" w:hAnsi="Times New Roman" w:cs="David"/>
          <w:sz w:val="20"/>
          <w:szCs w:val="24"/>
          <w:rtl/>
          <w:lang w:eastAsia="he-IL"/>
        </w:rPr>
        <w:lastRenderedPageBreak/>
        <w:t>הוראה</w:t>
      </w:r>
      <w:r w:rsidRPr="000B5DC0">
        <w:rPr>
          <w:rFonts w:ascii="Times New Roman" w:eastAsia="Times New Roman" w:hAnsi="Times New Roman" w:cs="David" w:hint="cs"/>
          <w:sz w:val="20"/>
          <w:szCs w:val="24"/>
          <w:rtl/>
          <w:lang w:eastAsia="he-IL"/>
        </w:rPr>
        <w:t xml:space="preserve"> מפורשת</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בכתב מהמזמין.</w:t>
      </w:r>
    </w:p>
    <w:p w14:paraId="6E1BB13F"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רותי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הכל כפי שיקבע ע"י המנהל. כן מתחייב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להשתתף בת</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אום מראש בכל ישיבות התיאום אליהן יוזמן.</w:t>
      </w:r>
    </w:p>
    <w:p w14:paraId="376BA1D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ישמור על נוהלי קשר, תיאום, ר</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שום וצורת המסמכים לפי דרישת המנהל.</w:t>
      </w:r>
    </w:p>
    <w:p w14:paraId="372C9AEF"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עוד לא יקבע אחרת ע"י המזמין, יהיה המנהל כ</w:t>
      </w:r>
      <w:r w:rsidRPr="000B5DC0">
        <w:rPr>
          <w:rFonts w:ascii="Times New Roman" w:eastAsia="Times New Roman" w:hAnsi="Times New Roman" w:cs="David" w:hint="cs"/>
          <w:sz w:val="20"/>
          <w:szCs w:val="24"/>
          <w:rtl/>
          <w:lang w:eastAsia="he-IL"/>
        </w:rPr>
        <w:t>הגדרתו</w:t>
      </w:r>
      <w:r w:rsidRPr="000B5DC0">
        <w:rPr>
          <w:rFonts w:ascii="Times New Roman" w:eastAsia="Times New Roman" w:hAnsi="Times New Roman" w:cs="David"/>
          <w:sz w:val="20"/>
          <w:szCs w:val="24"/>
          <w:rtl/>
          <w:lang w:eastAsia="he-IL"/>
        </w:rPr>
        <w:t xml:space="preserve"> בנספח </w:t>
      </w:r>
      <w:r w:rsidRPr="000B5DC0">
        <w:rPr>
          <w:rFonts w:ascii="Times New Roman" w:eastAsia="Times New Roman" w:hAnsi="Times New Roman" w:cs="David"/>
          <w:bCs/>
          <w:sz w:val="20"/>
          <w:szCs w:val="24"/>
          <w:rtl/>
          <w:lang w:eastAsia="he-IL"/>
        </w:rPr>
        <w:t xml:space="preserve">א' </w:t>
      </w:r>
      <w:r w:rsidRPr="000B5DC0">
        <w:rPr>
          <w:rFonts w:ascii="Times New Roman" w:eastAsia="Times New Roman" w:hAnsi="Times New Roman" w:cs="David"/>
          <w:sz w:val="20"/>
          <w:szCs w:val="24"/>
          <w:rtl/>
          <w:lang w:eastAsia="he-IL"/>
        </w:rPr>
        <w:t>ועל המתכנן להיות</w:t>
      </w:r>
      <w:r w:rsidRPr="000B5DC0">
        <w:rPr>
          <w:rFonts w:ascii="Times New Roman" w:eastAsia="Times New Roman" w:hAnsi="Times New Roman" w:cs="David" w:hint="cs"/>
          <w:sz w:val="20"/>
          <w:szCs w:val="24"/>
          <w:rtl/>
          <w:lang w:eastAsia="he-IL"/>
        </w:rPr>
        <w:t xml:space="preserve"> עמו</w:t>
      </w:r>
      <w:r w:rsidRPr="000B5DC0">
        <w:rPr>
          <w:rFonts w:ascii="Times New Roman" w:eastAsia="Times New Roman" w:hAnsi="Times New Roman" w:cs="David"/>
          <w:sz w:val="20"/>
          <w:szCs w:val="24"/>
          <w:rtl/>
          <w:lang w:eastAsia="he-IL"/>
        </w:rPr>
        <w:t xml:space="preserve"> בקשר מתמי</w:t>
      </w:r>
      <w:r w:rsidRPr="000B5DC0">
        <w:rPr>
          <w:rFonts w:ascii="Times New Roman" w:eastAsia="Times New Roman" w:hAnsi="Times New Roman" w:cs="David" w:hint="cs"/>
          <w:sz w:val="20"/>
          <w:szCs w:val="24"/>
          <w:rtl/>
          <w:lang w:eastAsia="he-IL"/>
        </w:rPr>
        <w:t>ד</w:t>
      </w:r>
      <w:r w:rsidRPr="000B5DC0">
        <w:rPr>
          <w:rFonts w:ascii="Times New Roman" w:eastAsia="Times New Roman" w:hAnsi="Times New Roman" w:cs="David"/>
          <w:sz w:val="20"/>
          <w:szCs w:val="24"/>
          <w:rtl/>
          <w:lang w:eastAsia="he-IL"/>
        </w:rPr>
        <w:t xml:space="preserve"> ולתאם עמו את כל פעולותיו, אלא אם נקבע </w:t>
      </w:r>
      <w:r w:rsidRPr="000B5DC0">
        <w:rPr>
          <w:rFonts w:ascii="Times New Roman" w:eastAsia="Times New Roman" w:hAnsi="Times New Roman" w:cs="David" w:hint="cs"/>
          <w:sz w:val="20"/>
          <w:szCs w:val="24"/>
          <w:rtl/>
          <w:lang w:eastAsia="he-IL"/>
        </w:rPr>
        <w:t xml:space="preserve">מפורשות </w:t>
      </w:r>
      <w:r w:rsidRPr="000B5DC0">
        <w:rPr>
          <w:rFonts w:ascii="Times New Roman" w:eastAsia="Times New Roman" w:hAnsi="Times New Roman" w:cs="David"/>
          <w:sz w:val="20"/>
          <w:szCs w:val="24"/>
          <w:rtl/>
          <w:lang w:eastAsia="he-IL"/>
        </w:rPr>
        <w:t>אחרת ע"י המזמין.</w:t>
      </w:r>
    </w:p>
    <w:p w14:paraId="454096E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מצהיר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ידועות לו הוראות כל התכניות הקיימות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0B5DC0">
        <w:rPr>
          <w:rFonts w:ascii="Times New Roman" w:eastAsia="Times New Roman" w:hAnsi="Times New Roman" w:cs="David" w:hint="cs"/>
          <w:sz w:val="20"/>
          <w:szCs w:val="24"/>
          <w:rtl/>
          <w:lang w:eastAsia="he-IL"/>
        </w:rPr>
        <w:t>יהם של</w:t>
      </w:r>
      <w:r w:rsidRPr="000B5DC0">
        <w:rPr>
          <w:rFonts w:ascii="Times New Roman" w:eastAsia="Times New Roman" w:hAnsi="Times New Roman" w:cs="David"/>
          <w:sz w:val="20"/>
          <w:szCs w:val="24"/>
          <w:rtl/>
          <w:lang w:eastAsia="he-IL"/>
        </w:rPr>
        <w:t xml:space="preserve"> הדין</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הנהלים</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התקנים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התקנות החלים בקשר עם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שרותי המתכנן והוא מתחייב לפעול בהתאם לקבוע בהם. כמו כן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מצהיר המתכנן כי </w:t>
      </w:r>
      <w:r w:rsidRPr="000B5DC0">
        <w:rPr>
          <w:rFonts w:ascii="Times New Roman" w:eastAsia="Times New Roman" w:hAnsi="Times New Roman" w:cs="David" w:hint="cs"/>
          <w:sz w:val="20"/>
          <w:szCs w:val="24"/>
          <w:rtl/>
          <w:lang w:eastAsia="he-IL"/>
        </w:rPr>
        <w:t xml:space="preserve">הוא </w:t>
      </w:r>
      <w:r w:rsidRPr="000B5DC0">
        <w:rPr>
          <w:rFonts w:ascii="Times New Roman" w:eastAsia="Times New Roman" w:hAnsi="Times New Roman" w:cs="David"/>
          <w:sz w:val="20"/>
          <w:szCs w:val="24"/>
          <w:rtl/>
          <w:lang w:eastAsia="he-IL"/>
        </w:rPr>
        <w:t xml:space="preserve">בדק בעצמו את כל הנושאים הרלוונטיים </w:t>
      </w:r>
      <w:r w:rsidRPr="000B5DC0">
        <w:rPr>
          <w:rFonts w:ascii="Times New Roman" w:eastAsia="Times New Roman" w:hAnsi="Times New Roman" w:cs="David" w:hint="cs"/>
          <w:sz w:val="20"/>
          <w:szCs w:val="24"/>
          <w:rtl/>
          <w:lang w:eastAsia="he-IL"/>
        </w:rPr>
        <w:t xml:space="preserve">ו/או </w:t>
      </w:r>
      <w:r w:rsidRPr="000B5DC0">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59E9A163"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להפיק את כל התכניות </w:t>
      </w:r>
      <w:r w:rsidRPr="000B5DC0">
        <w:rPr>
          <w:rFonts w:ascii="Times New Roman" w:eastAsia="Times New Roman" w:hAnsi="Times New Roman" w:cs="David" w:hint="cs"/>
          <w:sz w:val="20"/>
          <w:szCs w:val="24"/>
          <w:rtl/>
          <w:lang w:eastAsia="he-IL"/>
        </w:rPr>
        <w:t>נשוא</w:t>
      </w:r>
      <w:r w:rsidRPr="000B5DC0">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באמצעות מחשב בתוכנה או בקבצים במתכונת הקבועה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 xml:space="preserve">המצ"ב </w:t>
      </w:r>
      <w:r w:rsidRPr="000B5DC0">
        <w:rPr>
          <w:rFonts w:ascii="Times New Roman" w:eastAsia="Times New Roman" w:hAnsi="Times New Roman" w:cs="David"/>
          <w:sz w:val="20"/>
          <w:szCs w:val="24"/>
          <w:rtl/>
          <w:lang w:eastAsia="he-IL"/>
        </w:rPr>
        <w:t>וע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0B5DC0">
        <w:rPr>
          <w:rFonts w:ascii="Times New Roman" w:eastAsia="Times New Roman" w:hAnsi="Times New Roman" w:cs="David" w:hint="cs"/>
          <w:sz w:val="20"/>
          <w:szCs w:val="24"/>
          <w:rtl/>
          <w:lang w:eastAsia="he-IL"/>
        </w:rPr>
        <w:t xml:space="preserve"> בנספח </w:t>
      </w:r>
      <w:r w:rsidRPr="000B5DC0">
        <w:rPr>
          <w:rFonts w:ascii="Times New Roman" w:eastAsia="Times New Roman" w:hAnsi="Times New Roman" w:cs="David" w:hint="cs"/>
          <w:b/>
          <w:bCs/>
          <w:sz w:val="20"/>
          <w:szCs w:val="24"/>
          <w:rtl/>
          <w:lang w:eastAsia="he-IL"/>
        </w:rPr>
        <w:t>א'</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כאמור.</w:t>
      </w:r>
    </w:p>
    <w:p w14:paraId="72E136C4"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לא יגיש ליועצים</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לקבלנים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 xml:space="preserve">לכל גורם אחר הקשור בפרויקט כל שרות הקשור במישרין או בעקיפין בו, </w:t>
      </w:r>
      <w:r w:rsidRPr="000B5DC0">
        <w:rPr>
          <w:rFonts w:ascii="Times New Roman" w:eastAsia="Times New Roman" w:hAnsi="Times New Roman" w:cs="David"/>
          <w:sz w:val="20"/>
          <w:szCs w:val="24"/>
          <w:rtl/>
          <w:lang w:eastAsia="he-IL"/>
        </w:rPr>
        <w:lastRenderedPageBreak/>
        <w:t xml:space="preserve">בין בתמורה ובין שלא בתמורה, פרט לשירותים המתחייבים </w:t>
      </w:r>
      <w:r w:rsidRPr="000B5DC0">
        <w:rPr>
          <w:rFonts w:ascii="Times New Roman" w:eastAsia="Times New Roman" w:hAnsi="Times New Roman" w:cs="David" w:hint="cs"/>
          <w:sz w:val="20"/>
          <w:szCs w:val="24"/>
          <w:rtl/>
          <w:lang w:eastAsia="he-IL"/>
        </w:rPr>
        <w:t xml:space="preserve">מפורשות על פי </w:t>
      </w:r>
      <w:r w:rsidRPr="000B5DC0">
        <w:rPr>
          <w:rFonts w:ascii="Times New Roman" w:eastAsia="Times New Roman" w:hAnsi="Times New Roman" w:cs="David"/>
          <w:sz w:val="20"/>
          <w:szCs w:val="24"/>
          <w:rtl/>
          <w:lang w:eastAsia="he-IL"/>
        </w:rPr>
        <w:t>חוזה זה.</w:t>
      </w:r>
    </w:p>
    <w:p w14:paraId="44FEFB4F"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אין לו ולא תהינה לו </w:t>
      </w:r>
      <w:r w:rsidRPr="000B5DC0">
        <w:rPr>
          <w:rFonts w:ascii="Times New Roman" w:eastAsia="Times New Roman" w:hAnsi="Times New Roman" w:cs="David" w:hint="cs"/>
          <w:sz w:val="20"/>
          <w:szCs w:val="24"/>
          <w:rtl/>
          <w:lang w:eastAsia="he-IL"/>
        </w:rPr>
        <w:t xml:space="preserve">כל </w:t>
      </w:r>
      <w:r w:rsidRPr="000B5DC0">
        <w:rPr>
          <w:rFonts w:ascii="Times New Roman" w:eastAsia="Times New Roman" w:hAnsi="Times New Roman" w:cs="David"/>
          <w:sz w:val="20"/>
          <w:szCs w:val="24"/>
          <w:rtl/>
          <w:lang w:eastAsia="he-IL"/>
        </w:rPr>
        <w:t>תביעות ו/או טענות</w:t>
      </w:r>
      <w:r w:rsidRPr="000B5DC0">
        <w:rPr>
          <w:rFonts w:ascii="Times New Roman" w:eastAsia="Times New Roman" w:hAnsi="Times New Roman" w:cs="David" w:hint="cs"/>
          <w:sz w:val="20"/>
          <w:szCs w:val="24"/>
          <w:rtl/>
          <w:lang w:eastAsia="he-IL"/>
        </w:rPr>
        <w:t xml:space="preserve"> ו/או דרישות ו/או תלונות</w:t>
      </w:r>
      <w:r w:rsidRPr="000B5DC0">
        <w:rPr>
          <w:rFonts w:ascii="Times New Roman" w:eastAsia="Times New Roman" w:hAnsi="Times New Roman" w:cs="David"/>
          <w:sz w:val="20"/>
          <w:szCs w:val="24"/>
          <w:rtl/>
          <w:lang w:eastAsia="he-IL"/>
        </w:rPr>
        <w:t xml:space="preserve"> כלפי המזמין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כלפי המתכננים האחרים בגין מסירת העבודות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כאמור. משמסר המזמין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 xml:space="preserve">ביצוע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04FBD427"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0B5DC0">
        <w:rPr>
          <w:rFonts w:ascii="Times New Roman" w:eastAsia="Times New Roman" w:hAnsi="Times New Roman" w:cs="David"/>
          <w:sz w:val="24"/>
          <w:szCs w:val="24"/>
          <w:lang w:eastAsia="he-IL"/>
        </w:rPr>
        <w:t>view</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hint="cs"/>
          <w:sz w:val="20"/>
          <w:szCs w:val="24"/>
          <w:rtl/>
          <w:lang w:eastAsia="he-IL"/>
        </w:rPr>
        <w:t>", "רמדורנט"</w:t>
      </w:r>
      <w:r w:rsidRPr="000B5DC0">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0B5DC0">
        <w:rPr>
          <w:rFonts w:ascii="Times New Roman" w:eastAsia="Times New Roman" w:hAnsi="Times New Roman" w:cs="David" w:hint="cs"/>
          <w:sz w:val="20"/>
          <w:szCs w:val="24"/>
          <w:rtl/>
          <w:lang w:eastAsia="he-IL"/>
        </w:rPr>
        <w:t>.</w:t>
      </w:r>
    </w:p>
    <w:p w14:paraId="4C069676"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צוות עובדים ואמצעים</w:t>
      </w:r>
    </w:p>
    <w:p w14:paraId="33C712D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במשך כל תקופת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שרותי המתכנן יקיים משרד מאויש</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מאורגן ומצויד</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באופן שיאפשר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בהתאם להוראות חוזה זה.</w:t>
      </w:r>
    </w:p>
    <w:p w14:paraId="772ACA7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שהרכבם המספרי והמקצועי של צוות עובדיו, כמפורט בנספח </w:t>
      </w:r>
      <w:r w:rsidRPr="000B5DC0">
        <w:rPr>
          <w:rFonts w:ascii="Times New Roman" w:eastAsia="Times New Roman" w:hAnsi="Times New Roman" w:cs="David"/>
          <w:bCs/>
          <w:sz w:val="20"/>
          <w:szCs w:val="24"/>
          <w:rtl/>
          <w:lang w:eastAsia="he-IL"/>
        </w:rPr>
        <w:t>א'</w:t>
      </w:r>
      <w:r w:rsidRPr="000B5DC0">
        <w:rPr>
          <w:rFonts w:ascii="Times New Roman" w:eastAsia="Times New Roman" w:hAnsi="Times New Roman" w:cs="David" w:hint="cs"/>
          <w:bCs/>
          <w:sz w:val="20"/>
          <w:szCs w:val="24"/>
          <w:rtl/>
          <w:lang w:eastAsia="he-IL"/>
        </w:rPr>
        <w:t xml:space="preserve"> </w:t>
      </w:r>
      <w:r w:rsidRPr="000B5DC0">
        <w:rPr>
          <w:rFonts w:ascii="Times New Roman" w:eastAsia="Times New Roman" w:hAnsi="Times New Roman" w:cs="David" w:hint="cs"/>
          <w:b/>
          <w:sz w:val="20"/>
          <w:szCs w:val="24"/>
          <w:rtl/>
          <w:lang w:eastAsia="he-IL"/>
        </w:rPr>
        <w:t>המצ"ב,</w:t>
      </w:r>
      <w:r w:rsidRPr="000B5DC0">
        <w:rPr>
          <w:rFonts w:ascii="Times New Roman" w:eastAsia="Times New Roman" w:hAnsi="Times New Roman" w:cs="David"/>
          <w:sz w:val="20"/>
          <w:szCs w:val="24"/>
          <w:rtl/>
          <w:lang w:eastAsia="he-IL"/>
        </w:rPr>
        <w:t xml:space="preserve"> יתאים לביצוע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ברמה ובמועדים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3FA67446"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0B5DC0">
        <w:rPr>
          <w:rFonts w:ascii="Times New Roman" w:eastAsia="Times New Roman" w:hAnsi="Times New Roman" w:cs="David" w:hint="cs"/>
          <w:sz w:val="20"/>
          <w:szCs w:val="24"/>
          <w:rtl/>
          <w:lang w:eastAsia="he-IL"/>
        </w:rPr>
        <w:t xml:space="preserve">המוחלט </w:t>
      </w:r>
      <w:r w:rsidRPr="000B5DC0">
        <w:rPr>
          <w:rFonts w:ascii="Times New Roman" w:eastAsia="Times New Roman" w:hAnsi="Times New Roman" w:cs="David"/>
          <w:sz w:val="20"/>
          <w:szCs w:val="24"/>
          <w:rtl/>
          <w:lang w:eastAsia="he-IL"/>
        </w:rPr>
        <w:t>- להורות למתכנן מ</w:t>
      </w:r>
      <w:r w:rsidRPr="000B5DC0">
        <w:rPr>
          <w:rFonts w:ascii="Times New Roman" w:eastAsia="Times New Roman" w:hAnsi="Times New Roman" w:cs="David" w:hint="cs"/>
          <w:sz w:val="20"/>
          <w:szCs w:val="24"/>
          <w:rtl/>
          <w:lang w:eastAsia="he-IL"/>
        </w:rPr>
        <w:t>עת לעת,</w:t>
      </w:r>
      <w:r w:rsidRPr="000B5DC0">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6FC7860E"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מוסכם בזה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במשך כל תקופת החוזה יהיה האדריכל ו/או המהנדס ו/או ה</w:t>
      </w:r>
      <w:r w:rsidR="00440B5A">
        <w:rPr>
          <w:rFonts w:ascii="Times New Roman" w:eastAsia="Times New Roman" w:hAnsi="Times New Roman" w:cs="David"/>
          <w:sz w:val="20"/>
          <w:szCs w:val="24"/>
          <w:rtl/>
          <w:lang w:eastAsia="he-IL"/>
        </w:rPr>
        <w:t>מתכנן</w:t>
      </w:r>
      <w:r w:rsidRPr="000B5DC0">
        <w:rPr>
          <w:rFonts w:ascii="Times New Roman" w:eastAsia="Times New Roman" w:hAnsi="Times New Roman" w:cs="David"/>
          <w:sz w:val="20"/>
          <w:szCs w:val="24"/>
          <w:rtl/>
          <w:lang w:eastAsia="he-IL"/>
        </w:rPr>
        <w:t xml:space="preserve"> הנקוב בנספח </w:t>
      </w:r>
      <w:r w:rsidRPr="000B5DC0">
        <w:rPr>
          <w:rFonts w:ascii="Times New Roman" w:eastAsia="Times New Roman" w:hAnsi="Times New Roman" w:cs="David"/>
          <w:bCs/>
          <w:sz w:val="20"/>
          <w:szCs w:val="24"/>
          <w:rtl/>
          <w:lang w:eastAsia="he-IL"/>
        </w:rPr>
        <w:t>א'</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המצ"ב</w:t>
      </w:r>
      <w:r w:rsidRPr="000B5DC0">
        <w:rPr>
          <w:rFonts w:ascii="Times New Roman" w:eastAsia="Times New Roman" w:hAnsi="Times New Roman" w:cs="David"/>
          <w:sz w:val="20"/>
          <w:szCs w:val="24"/>
          <w:rtl/>
          <w:lang w:eastAsia="he-IL"/>
        </w:rPr>
        <w:t>, מנהלו הראשי של המתכנן למטרת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(להלן: "</w:t>
      </w:r>
      <w:r w:rsidRPr="000B5DC0">
        <w:rPr>
          <w:rFonts w:ascii="Times New Roman" w:eastAsia="Times New Roman" w:hAnsi="Times New Roman" w:cs="David"/>
          <w:b/>
          <w:bCs/>
          <w:sz w:val="20"/>
          <w:szCs w:val="24"/>
          <w:rtl/>
          <w:lang w:eastAsia="he-IL"/>
        </w:rPr>
        <w:t>המנהל הראשי</w:t>
      </w:r>
      <w:r w:rsidRPr="000B5DC0">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0B5DC0">
        <w:rPr>
          <w:rFonts w:ascii="Times New Roman" w:eastAsia="Times New Roman" w:hAnsi="Times New Roman" w:cs="David" w:hint="cs"/>
          <w:sz w:val="20"/>
          <w:szCs w:val="24"/>
          <w:rtl/>
          <w:lang w:eastAsia="he-IL"/>
        </w:rPr>
        <w:t xml:space="preserve"> מראש ובכתב</w:t>
      </w:r>
      <w:r w:rsidRPr="000B5DC0">
        <w:rPr>
          <w:rFonts w:ascii="Times New Roman" w:eastAsia="Times New Roman" w:hAnsi="Times New Roman" w:cs="David"/>
          <w:sz w:val="20"/>
          <w:szCs w:val="24"/>
          <w:rtl/>
          <w:lang w:eastAsia="he-IL"/>
        </w:rPr>
        <w:t>.</w:t>
      </w:r>
    </w:p>
    <w:p w14:paraId="546EC51D"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המתכנן מ</w:t>
      </w:r>
      <w:r w:rsidRPr="000B5DC0">
        <w:rPr>
          <w:rFonts w:ascii="Times New Roman" w:eastAsia="Times New Roman" w:hAnsi="Times New Roman" w:cs="David" w:hint="cs"/>
          <w:sz w:val="20"/>
          <w:szCs w:val="24"/>
          <w:rtl/>
          <w:lang w:eastAsia="he-IL"/>
        </w:rPr>
        <w:t>צהיר, כי ידוע לו, ש</w:t>
      </w:r>
      <w:r w:rsidRPr="000B5DC0">
        <w:rPr>
          <w:rFonts w:ascii="Times New Roman" w:eastAsia="Times New Roman" w:hAnsi="Times New Roman" w:cs="David"/>
          <w:sz w:val="20"/>
          <w:szCs w:val="24"/>
          <w:rtl/>
          <w:lang w:eastAsia="he-IL"/>
        </w:rPr>
        <w:t>במשך כל ת</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קפ</w:t>
      </w:r>
      <w:r w:rsidRPr="000B5DC0">
        <w:rPr>
          <w:rFonts w:ascii="Times New Roman" w:eastAsia="Times New Roman" w:hAnsi="Times New Roman" w:cs="David" w:hint="cs"/>
          <w:sz w:val="20"/>
          <w:szCs w:val="24"/>
          <w:rtl/>
          <w:lang w:eastAsia="he-IL"/>
        </w:rPr>
        <w:t>ו של</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יעמוד המנהל הראשי בראשו, יהיה מעורב אישית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התכנון. מבלי לגרוע מהתחייבויות המתכנן כמתחייב מ</w:t>
      </w:r>
      <w:r w:rsidRPr="000B5DC0">
        <w:rPr>
          <w:rFonts w:ascii="Times New Roman" w:eastAsia="Times New Roman" w:hAnsi="Times New Roman" w:cs="David" w:hint="cs"/>
          <w:sz w:val="20"/>
          <w:szCs w:val="24"/>
          <w:rtl/>
          <w:lang w:eastAsia="he-IL"/>
        </w:rPr>
        <w:t>חוזה זה,</w:t>
      </w:r>
      <w:r w:rsidRPr="000B5DC0">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388CD775"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p>
    <w:p w14:paraId="0E3268E4"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hint="cs"/>
          <w:sz w:val="20"/>
          <w:szCs w:val="24"/>
          <w:rtl/>
          <w:lang w:eastAsia="he-IL"/>
        </w:rPr>
        <w:t xml:space="preserve">המזמין רשאי </w:t>
      </w:r>
      <w:r w:rsidRPr="000B5DC0">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0B5DC0">
        <w:rPr>
          <w:rFonts w:ascii="Times New Roman" w:eastAsia="Times New Roman" w:hAnsi="Times New Roman" w:cs="David" w:hint="cs"/>
          <w:sz w:val="20"/>
          <w:szCs w:val="24"/>
          <w:rtl/>
          <w:lang w:eastAsia="he-IL"/>
        </w:rPr>
        <w:t xml:space="preserve">אחר </w:t>
      </w:r>
      <w:r w:rsidRPr="000B5DC0">
        <w:rPr>
          <w:rFonts w:ascii="Times New Roman" w:eastAsia="Times New Roman" w:hAnsi="Times New Roman" w:cs="David"/>
          <w:sz w:val="20"/>
          <w:szCs w:val="24"/>
          <w:rtl/>
          <w:lang w:eastAsia="he-IL"/>
        </w:rPr>
        <w:t>דרישת המזמין לאלתר.</w:t>
      </w:r>
    </w:p>
    <w:p w14:paraId="3EEEADF2"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החלטות המזמין בדבר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ו/או החלפת עובד מעובדי המתכנן תינתנה לפי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קול דעתו המוחלט</w:t>
      </w:r>
      <w:r w:rsidRPr="000B5DC0">
        <w:rPr>
          <w:rFonts w:ascii="Times New Roman" w:eastAsia="Times New Roman" w:hAnsi="Times New Roman" w:cs="David" w:hint="cs"/>
          <w:sz w:val="20"/>
          <w:szCs w:val="24"/>
          <w:rtl/>
          <w:lang w:eastAsia="he-IL"/>
        </w:rPr>
        <w:t xml:space="preserve"> של המזמין</w:t>
      </w:r>
      <w:r w:rsidRPr="000B5DC0">
        <w:rPr>
          <w:rFonts w:ascii="Times New Roman" w:eastAsia="Times New Roman" w:hAnsi="Times New Roman" w:cs="David"/>
          <w:sz w:val="20"/>
          <w:szCs w:val="24"/>
          <w:rtl/>
          <w:lang w:eastAsia="he-IL"/>
        </w:rPr>
        <w:t xml:space="preserve"> וללא צורך במתן נימוקים</w:t>
      </w:r>
      <w:r w:rsidRPr="000B5DC0">
        <w:rPr>
          <w:rFonts w:ascii="Times New Roman" w:eastAsia="Times New Roman" w:hAnsi="Times New Roman" w:cs="David" w:hint="cs"/>
          <w:sz w:val="20"/>
          <w:szCs w:val="24"/>
          <w:rtl/>
          <w:lang w:eastAsia="he-IL"/>
        </w:rPr>
        <w:t xml:space="preserve"> כאלה ואחרים</w:t>
      </w:r>
      <w:r w:rsidRPr="000B5DC0">
        <w:rPr>
          <w:rFonts w:ascii="Times New Roman" w:eastAsia="Times New Roman" w:hAnsi="Times New Roman" w:cs="David"/>
          <w:sz w:val="20"/>
          <w:szCs w:val="24"/>
          <w:rtl/>
          <w:lang w:eastAsia="he-IL"/>
        </w:rPr>
        <w:t>. אין בהחלטות אלה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כדי לשחרר את המתכנן מאי</w:t>
      </w:r>
      <w:r w:rsidRPr="000B5DC0">
        <w:rPr>
          <w:rFonts w:ascii="Times New Roman" w:eastAsia="Times New Roman" w:hAnsi="Times New Roman" w:cs="David" w:hint="cs"/>
          <w:sz w:val="20"/>
          <w:szCs w:val="24"/>
          <w:rtl/>
          <w:lang w:eastAsia="he-IL"/>
        </w:rPr>
        <w:t>לו</w:t>
      </w:r>
      <w:r w:rsidRPr="000B5DC0">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0B5DC0">
        <w:rPr>
          <w:rFonts w:ascii="Times New Roman" w:eastAsia="Times New Roman" w:hAnsi="Times New Roman" w:cs="David" w:hint="cs"/>
          <w:sz w:val="20"/>
          <w:szCs w:val="24"/>
          <w:rtl/>
          <w:lang w:eastAsia="he-IL"/>
        </w:rPr>
        <w:t xml:space="preserve"> ו/או חבות</w:t>
      </w:r>
      <w:r w:rsidRPr="000B5DC0">
        <w:rPr>
          <w:rFonts w:ascii="Times New Roman" w:eastAsia="Times New Roman" w:hAnsi="Times New Roman" w:cs="David"/>
          <w:sz w:val="20"/>
          <w:szCs w:val="24"/>
          <w:rtl/>
          <w:lang w:eastAsia="he-IL"/>
        </w:rPr>
        <w:t xml:space="preserve"> שהיא.</w:t>
      </w:r>
    </w:p>
    <w:p w14:paraId="659402D1"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לצייד על חשבונו את צוות עובדיו בכל הציוד הדרוש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שרותי המתכנן. </w:t>
      </w:r>
      <w:r w:rsidRPr="000B5DC0">
        <w:rPr>
          <w:rFonts w:ascii="Times New Roman" w:eastAsia="Times New Roman" w:hAnsi="Times New Roman" w:cs="David" w:hint="cs"/>
          <w:sz w:val="20"/>
          <w:szCs w:val="24"/>
          <w:rtl/>
          <w:lang w:eastAsia="he-IL"/>
        </w:rPr>
        <w:t>האחריות בגין אחזקת</w:t>
      </w:r>
      <w:r w:rsidRPr="000B5DC0">
        <w:rPr>
          <w:rFonts w:ascii="Times New Roman" w:eastAsia="Times New Roman" w:hAnsi="Times New Roman" w:cs="David"/>
          <w:sz w:val="20"/>
          <w:szCs w:val="24"/>
          <w:rtl/>
          <w:lang w:eastAsia="he-IL"/>
        </w:rPr>
        <w:t xml:space="preserve"> ושמיר</w:t>
      </w:r>
      <w:r w:rsidRPr="000B5DC0">
        <w:rPr>
          <w:rFonts w:ascii="Times New Roman" w:eastAsia="Times New Roman" w:hAnsi="Times New Roman" w:cs="David" w:hint="cs"/>
          <w:sz w:val="20"/>
          <w:szCs w:val="24"/>
          <w:rtl/>
          <w:lang w:eastAsia="he-IL"/>
        </w:rPr>
        <w:t>ת</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ציוד</w:t>
      </w:r>
      <w:r w:rsidRPr="000B5DC0">
        <w:rPr>
          <w:rFonts w:ascii="Times New Roman" w:eastAsia="Times New Roman" w:hAnsi="Times New Roman" w:cs="David" w:hint="cs"/>
          <w:sz w:val="20"/>
          <w:szCs w:val="24"/>
          <w:rtl/>
          <w:lang w:eastAsia="he-IL"/>
        </w:rPr>
        <w:t xml:space="preserve"> כאמור,</w:t>
      </w:r>
      <w:r w:rsidRPr="000B5DC0">
        <w:rPr>
          <w:rFonts w:ascii="Times New Roman" w:eastAsia="Times New Roman" w:hAnsi="Times New Roman" w:cs="David"/>
          <w:sz w:val="20"/>
          <w:szCs w:val="24"/>
          <w:rtl/>
          <w:lang w:eastAsia="he-IL"/>
        </w:rPr>
        <w:t xml:space="preserve"> תהיה בידי המתכנן ועל חשבונו, והמזמין לא </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ישא בכל אחריות </w:t>
      </w:r>
      <w:r w:rsidRPr="000B5DC0">
        <w:rPr>
          <w:rFonts w:ascii="Times New Roman" w:eastAsia="Times New Roman" w:hAnsi="Times New Roman" w:cs="David" w:hint="cs"/>
          <w:sz w:val="20"/>
          <w:szCs w:val="24"/>
          <w:rtl/>
          <w:lang w:eastAsia="he-IL"/>
        </w:rPr>
        <w:t xml:space="preserve">ו/או חבות </w:t>
      </w:r>
      <w:r w:rsidRPr="000B5DC0">
        <w:rPr>
          <w:rFonts w:ascii="Times New Roman" w:eastAsia="Times New Roman" w:hAnsi="Times New Roman" w:cs="David"/>
          <w:sz w:val="20"/>
          <w:szCs w:val="24"/>
          <w:rtl/>
          <w:lang w:eastAsia="he-IL"/>
        </w:rPr>
        <w:t>בגין א</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בדן </w:t>
      </w:r>
      <w:r w:rsidRPr="000B5DC0">
        <w:rPr>
          <w:rFonts w:ascii="Times New Roman" w:eastAsia="Times New Roman" w:hAnsi="Times New Roman" w:cs="David" w:hint="cs"/>
          <w:sz w:val="20"/>
          <w:szCs w:val="24"/>
          <w:rtl/>
          <w:lang w:eastAsia="he-IL"/>
        </w:rPr>
        <w:t>ן/</w:t>
      </w:r>
      <w:r w:rsidRPr="000B5DC0">
        <w:rPr>
          <w:rFonts w:ascii="Times New Roman" w:eastAsia="Times New Roman" w:hAnsi="Times New Roman" w:cs="David"/>
          <w:sz w:val="20"/>
          <w:szCs w:val="24"/>
          <w:rtl/>
          <w:lang w:eastAsia="he-IL"/>
        </w:rPr>
        <w:t>או נזק</w:t>
      </w:r>
      <w:r w:rsidRPr="000B5DC0">
        <w:rPr>
          <w:rFonts w:ascii="Times New Roman" w:eastAsia="Times New Roman" w:hAnsi="Times New Roman" w:cs="David" w:hint="cs"/>
          <w:sz w:val="20"/>
          <w:szCs w:val="24"/>
          <w:rtl/>
          <w:lang w:eastAsia="he-IL"/>
        </w:rPr>
        <w:t xml:space="preserve"> ו/או קלקול</w:t>
      </w:r>
      <w:r w:rsidRPr="000B5DC0">
        <w:rPr>
          <w:rFonts w:ascii="Times New Roman" w:eastAsia="Times New Roman" w:hAnsi="Times New Roman" w:cs="David"/>
          <w:sz w:val="20"/>
          <w:szCs w:val="24"/>
          <w:rtl/>
          <w:lang w:eastAsia="he-IL"/>
        </w:rPr>
        <w:t xml:space="preserve"> כלשהו לציוד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לכל חלק ממנו מכל סיבה שהיא.</w:t>
      </w:r>
    </w:p>
    <w:p w14:paraId="7A3CE6F6"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סמכויות המתכנן</w:t>
      </w:r>
    </w:p>
    <w:p w14:paraId="0D755FCF"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במגעים עם רשויות מוסמכות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לרבות עם הרשות המקומית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בכל הנוגע לש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וכל הכרוך בכך</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ובלבד:</w:t>
      </w:r>
    </w:p>
    <w:p w14:paraId="6AE9462A"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 xml:space="preserve">שהמתכנן לא יגיש תכניות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תיקונים לתכניות לא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הרשויות המוסמכות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אלא אם כן אושרו קודם לכן</w:t>
      </w:r>
      <w:r w:rsidRPr="000B5DC0">
        <w:rPr>
          <w:rFonts w:ascii="Times New Roman" w:eastAsia="Times New Roman" w:hAnsi="Times New Roman" w:cs="David" w:hint="cs"/>
          <w:sz w:val="20"/>
          <w:szCs w:val="24"/>
          <w:rtl/>
          <w:lang w:eastAsia="he-IL"/>
        </w:rPr>
        <w:t>, מראש ובכתב,</w:t>
      </w:r>
      <w:r w:rsidRPr="000B5DC0">
        <w:rPr>
          <w:rFonts w:ascii="Times New Roman" w:eastAsia="Times New Roman" w:hAnsi="Times New Roman" w:cs="David"/>
          <w:sz w:val="20"/>
          <w:szCs w:val="24"/>
          <w:rtl/>
          <w:lang w:eastAsia="he-IL"/>
        </w:rPr>
        <w:t xml:space="preserve"> ע"י המזמין.</w:t>
      </w:r>
    </w:p>
    <w:p w14:paraId="12359B6B"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הכרוך בהתחייבות חוקית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כספית</w:t>
      </w:r>
      <w:r w:rsidRPr="000B5DC0">
        <w:rPr>
          <w:rFonts w:ascii="Times New Roman" w:eastAsia="Times New Roman" w:hAnsi="Times New Roman" w:cs="David" w:hint="cs"/>
          <w:sz w:val="20"/>
          <w:szCs w:val="24"/>
          <w:rtl/>
          <w:lang w:eastAsia="he-IL"/>
        </w:rPr>
        <w:t xml:space="preserve"> ו/או אחרת,</w:t>
      </w:r>
      <w:r w:rsidRPr="000B5DC0">
        <w:rPr>
          <w:rFonts w:ascii="Times New Roman" w:eastAsia="Times New Roman" w:hAnsi="Times New Roman" w:cs="David"/>
          <w:sz w:val="20"/>
          <w:szCs w:val="24"/>
          <w:rtl/>
          <w:lang w:eastAsia="he-IL"/>
        </w:rPr>
        <w:t xml:space="preserve"> אלא בא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שורו של המזמין</w:t>
      </w:r>
      <w:r w:rsidRPr="000B5DC0">
        <w:rPr>
          <w:rFonts w:ascii="Times New Roman" w:eastAsia="Times New Roman" w:hAnsi="Times New Roman" w:cs="David" w:hint="cs"/>
          <w:sz w:val="20"/>
          <w:szCs w:val="24"/>
          <w:rtl/>
          <w:lang w:eastAsia="he-IL"/>
        </w:rPr>
        <w:t xml:space="preserve"> מראש ובכתב</w:t>
      </w:r>
      <w:r w:rsidRPr="000B5DC0">
        <w:rPr>
          <w:rFonts w:ascii="Times New Roman" w:eastAsia="Times New Roman" w:hAnsi="Times New Roman" w:cs="David"/>
          <w:sz w:val="20"/>
          <w:szCs w:val="24"/>
          <w:rtl/>
          <w:lang w:eastAsia="he-IL"/>
        </w:rPr>
        <w:t>.</w:t>
      </w:r>
    </w:p>
    <w:p w14:paraId="2D98098D"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hint="cs"/>
          <w:sz w:val="20"/>
          <w:szCs w:val="24"/>
          <w:rtl/>
          <w:lang w:eastAsia="he-IL"/>
        </w:rPr>
        <w:t>זולת אם</w:t>
      </w:r>
      <w:r w:rsidRPr="000B5DC0">
        <w:rPr>
          <w:rFonts w:ascii="Times New Roman" w:eastAsia="Times New Roman" w:hAnsi="Times New Roman" w:cs="David"/>
          <w:sz w:val="20"/>
          <w:szCs w:val="24"/>
          <w:rtl/>
          <w:lang w:eastAsia="he-IL"/>
        </w:rPr>
        <w:t xml:space="preserve"> יוסמך לכך ע"י המזמין </w:t>
      </w:r>
      <w:r w:rsidRPr="000B5DC0">
        <w:rPr>
          <w:rFonts w:ascii="Times New Roman" w:eastAsia="Times New Roman" w:hAnsi="Times New Roman" w:cs="David" w:hint="cs"/>
          <w:sz w:val="20"/>
          <w:szCs w:val="24"/>
          <w:rtl/>
          <w:lang w:eastAsia="he-IL"/>
        </w:rPr>
        <w:t>מראש ו</w:t>
      </w:r>
      <w:r w:rsidRPr="000B5DC0">
        <w:rPr>
          <w:rFonts w:ascii="Times New Roman" w:eastAsia="Times New Roman" w:hAnsi="Times New Roman" w:cs="David"/>
          <w:sz w:val="20"/>
          <w:szCs w:val="24"/>
          <w:rtl/>
          <w:lang w:eastAsia="he-IL"/>
        </w:rPr>
        <w:t>בכתב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לא יהיה המתכנן רשאי ליתן הוראות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הנחיות</w:t>
      </w:r>
      <w:r w:rsidRPr="000B5DC0">
        <w:rPr>
          <w:rFonts w:ascii="Times New Roman" w:eastAsia="Times New Roman" w:hAnsi="Times New Roman" w:cs="David" w:hint="cs"/>
          <w:sz w:val="20"/>
          <w:szCs w:val="24"/>
          <w:rtl/>
          <w:lang w:eastAsia="he-IL"/>
        </w:rPr>
        <w:t>, בין</w:t>
      </w:r>
      <w:r w:rsidRPr="000B5DC0">
        <w:rPr>
          <w:rFonts w:ascii="Times New Roman" w:eastAsia="Times New Roman" w:hAnsi="Times New Roman" w:cs="David"/>
          <w:sz w:val="20"/>
          <w:szCs w:val="24"/>
          <w:rtl/>
          <w:lang w:eastAsia="he-IL"/>
        </w:rPr>
        <w:t xml:space="preserve"> במישרין</w:t>
      </w:r>
      <w:r w:rsidRPr="000B5DC0">
        <w:rPr>
          <w:rFonts w:ascii="Times New Roman" w:eastAsia="Times New Roman" w:hAnsi="Times New Roman" w:cs="David" w:hint="cs"/>
          <w:sz w:val="20"/>
          <w:szCs w:val="24"/>
          <w:rtl/>
          <w:lang w:eastAsia="he-IL"/>
        </w:rPr>
        <w:t xml:space="preserve"> ובין בעקיפין,</w:t>
      </w:r>
      <w:r w:rsidRPr="000B5DC0">
        <w:rPr>
          <w:rFonts w:ascii="Times New Roman" w:eastAsia="Times New Roman" w:hAnsi="Times New Roman" w:cs="David"/>
          <w:sz w:val="20"/>
          <w:szCs w:val="24"/>
          <w:rtl/>
          <w:lang w:eastAsia="he-IL"/>
        </w:rPr>
        <w:t xml:space="preserve"> לקבלן הראשי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לקבלן העבודות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לנהל עמם מו"מ ביחס למחירים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ל</w:t>
      </w:r>
      <w:r w:rsidRPr="000B5DC0">
        <w:rPr>
          <w:rFonts w:ascii="Times New Roman" w:eastAsia="Times New Roman" w:hAnsi="Times New Roman" w:cs="David"/>
          <w:sz w:val="20"/>
          <w:szCs w:val="24"/>
          <w:rtl/>
          <w:lang w:eastAsia="he-IL"/>
        </w:rPr>
        <w:t>דרכי ביצוע הכרוכים בש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נוי מחירים</w:t>
      </w:r>
      <w:r w:rsidRPr="000B5DC0">
        <w:rPr>
          <w:rFonts w:ascii="Times New Roman" w:eastAsia="Times New Roman" w:hAnsi="Times New Roman" w:cs="David" w:hint="cs"/>
          <w:sz w:val="20"/>
          <w:szCs w:val="24"/>
          <w:rtl/>
          <w:lang w:eastAsia="he-IL"/>
        </w:rPr>
        <w:t xml:space="preserve"> ו/או כמויות</w:t>
      </w:r>
      <w:r w:rsidRPr="000B5DC0">
        <w:rPr>
          <w:rFonts w:ascii="Times New Roman" w:eastAsia="Times New Roman" w:hAnsi="Times New Roman" w:cs="David"/>
          <w:sz w:val="20"/>
          <w:szCs w:val="24"/>
          <w:rtl/>
          <w:lang w:eastAsia="he-IL"/>
        </w:rPr>
        <w:t>, אלא באמצעות המזמין או המנהל.</w:t>
      </w:r>
    </w:p>
    <w:p w14:paraId="3CB32A1C"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סמכויות המנהל</w:t>
      </w:r>
    </w:p>
    <w:p w14:paraId="40633D61"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המנהל רשאי לבדוק</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בכל עת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את שרותי המתכנן כולם או </w:t>
      </w:r>
      <w:r w:rsidRPr="000B5DC0">
        <w:rPr>
          <w:rFonts w:ascii="Times New Roman" w:eastAsia="Times New Roman" w:hAnsi="Times New Roman" w:cs="David" w:hint="cs"/>
          <w:sz w:val="20"/>
          <w:szCs w:val="24"/>
          <w:rtl/>
          <w:lang w:eastAsia="he-IL"/>
        </w:rPr>
        <w:t>מקצתם</w:t>
      </w:r>
      <w:r w:rsidRPr="000B5DC0">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 xml:space="preserve">על ידי מי </w:t>
      </w:r>
      <w:r w:rsidRPr="000B5DC0">
        <w:rPr>
          <w:rFonts w:ascii="Times New Roman" w:eastAsia="Times New Roman" w:hAnsi="Times New Roman" w:cs="David"/>
          <w:sz w:val="20"/>
          <w:szCs w:val="24"/>
          <w:rtl/>
          <w:lang w:eastAsia="he-IL"/>
        </w:rPr>
        <w:t>מטעמו. כן רשאי המנהל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3A36777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0B5DC0">
        <w:rPr>
          <w:rFonts w:ascii="Times New Roman" w:eastAsia="Times New Roman" w:hAnsi="Times New Roman" w:cs="David"/>
          <w:bCs/>
          <w:sz w:val="20"/>
          <w:szCs w:val="24"/>
          <w:rtl/>
          <w:lang w:eastAsia="he-IL"/>
        </w:rPr>
        <w:t>א'</w:t>
      </w:r>
      <w:r w:rsidRPr="000B5DC0">
        <w:rPr>
          <w:rFonts w:ascii="Times New Roman" w:eastAsia="Times New Roman" w:hAnsi="Times New Roman" w:cs="David" w:hint="cs"/>
          <w:b/>
          <w:sz w:val="20"/>
          <w:szCs w:val="24"/>
          <w:rtl/>
          <w:lang w:eastAsia="he-IL"/>
        </w:rPr>
        <w:t xml:space="preserve"> המצ"ב</w:t>
      </w:r>
      <w:r w:rsidRPr="000B5DC0">
        <w:rPr>
          <w:rFonts w:ascii="Times New Roman" w:eastAsia="Times New Roman" w:hAnsi="Times New Roman" w:cs="David"/>
          <w:sz w:val="20"/>
          <w:szCs w:val="24"/>
          <w:rtl/>
          <w:lang w:eastAsia="he-IL"/>
        </w:rPr>
        <w:t>.</w:t>
      </w:r>
    </w:p>
    <w:p w14:paraId="56923080"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לצורך הפעלת סמכויותיו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רשאי המנהל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מי מטעמו לבקר במשרד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בכל מקום אחר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0B5DC0">
        <w:rPr>
          <w:rFonts w:ascii="Times New Roman" w:eastAsia="Times New Roman" w:hAnsi="Times New Roman" w:cs="David" w:hint="cs"/>
          <w:sz w:val="20"/>
          <w:szCs w:val="24"/>
          <w:rtl/>
          <w:lang w:eastAsia="he-IL"/>
        </w:rPr>
        <w:t>י המנהל 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 xml:space="preserve">על ידי מי </w:t>
      </w:r>
      <w:r w:rsidRPr="000B5DC0">
        <w:rPr>
          <w:rFonts w:ascii="Times New Roman" w:eastAsia="Times New Roman" w:hAnsi="Times New Roman" w:cs="David"/>
          <w:sz w:val="20"/>
          <w:szCs w:val="24"/>
          <w:rtl/>
          <w:lang w:eastAsia="he-IL"/>
        </w:rPr>
        <w:t>מטעמו.</w:t>
      </w:r>
    </w:p>
    <w:p w14:paraId="415B8CA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אין בהפעלת סמכויות המנהל על פי חוזה 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כדי לגרוע </w:t>
      </w:r>
      <w:r w:rsidRPr="000B5DC0">
        <w:rPr>
          <w:rFonts w:ascii="Times New Roman" w:eastAsia="Times New Roman" w:hAnsi="Times New Roman" w:cs="David" w:hint="cs"/>
          <w:sz w:val="20"/>
          <w:szCs w:val="24"/>
          <w:rtl/>
          <w:lang w:eastAsia="he-IL"/>
        </w:rPr>
        <w:t xml:space="preserve">ו/או לשחרר </w:t>
      </w:r>
      <w:r w:rsidRPr="000B5DC0">
        <w:rPr>
          <w:rFonts w:ascii="Times New Roman" w:eastAsia="Times New Roman" w:hAnsi="Times New Roman" w:cs="David"/>
          <w:sz w:val="20"/>
          <w:szCs w:val="24"/>
          <w:rtl/>
          <w:lang w:eastAsia="he-IL"/>
        </w:rPr>
        <w:t xml:space="preserve">מאחריות </w:t>
      </w:r>
      <w:r w:rsidRPr="000B5DC0">
        <w:rPr>
          <w:rFonts w:ascii="Times New Roman" w:eastAsia="Times New Roman" w:hAnsi="Times New Roman" w:cs="David" w:hint="cs"/>
          <w:sz w:val="20"/>
          <w:szCs w:val="24"/>
          <w:rtl/>
          <w:lang w:eastAsia="he-IL"/>
        </w:rPr>
        <w:t>המתכנן על פי חוזה זה ו/או על פי כל דין.</w:t>
      </w:r>
      <w:r w:rsidRPr="000B5DC0">
        <w:rPr>
          <w:rFonts w:ascii="Times New Roman" w:eastAsia="Times New Roman" w:hAnsi="Times New Roman" w:cs="David"/>
          <w:sz w:val="20"/>
          <w:szCs w:val="24"/>
          <w:rtl/>
          <w:lang w:eastAsia="he-IL"/>
        </w:rPr>
        <w:t xml:space="preserve"> בהקשר זה מובהר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w:t>
      </w:r>
      <w:r w:rsidRPr="000B5DC0">
        <w:rPr>
          <w:rFonts w:ascii="Times New Roman" w:eastAsia="Times New Roman" w:hAnsi="Times New Roman" w:cs="David"/>
          <w:sz w:val="20"/>
          <w:szCs w:val="24"/>
          <w:rtl/>
          <w:lang w:eastAsia="he-IL"/>
        </w:rPr>
        <w:lastRenderedPageBreak/>
        <w:t>ביצוע שינויים ו/או התאמות ו/או תכנון מחדש של התכניות, ככל שהדבר יידרש.</w:t>
      </w:r>
    </w:p>
    <w:p w14:paraId="702F703A"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אישר המנהל תכניות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0B5DC0">
        <w:rPr>
          <w:rFonts w:ascii="Times New Roman" w:eastAsia="Times New Roman" w:hAnsi="Times New Roman" w:cs="David" w:hint="cs"/>
          <w:sz w:val="20"/>
          <w:szCs w:val="24"/>
          <w:rtl/>
          <w:lang w:eastAsia="he-IL"/>
        </w:rPr>
        <w:t>חוזה</w:t>
      </w:r>
      <w:r w:rsidRPr="000B5DC0">
        <w:rPr>
          <w:rFonts w:ascii="Times New Roman" w:eastAsia="Times New Roman" w:hAnsi="Times New Roman" w:cs="David"/>
          <w:sz w:val="20"/>
          <w:szCs w:val="24"/>
          <w:rtl/>
          <w:lang w:eastAsia="he-IL"/>
        </w:rPr>
        <w:t xml:space="preserve"> זה, </w:t>
      </w:r>
      <w:r w:rsidRPr="000B5DC0">
        <w:rPr>
          <w:rFonts w:ascii="Times New Roman" w:eastAsia="Times New Roman" w:hAnsi="Times New Roman" w:cs="David" w:hint="cs"/>
          <w:sz w:val="20"/>
          <w:szCs w:val="24"/>
          <w:rtl/>
          <w:lang w:eastAsia="he-IL"/>
        </w:rPr>
        <w:t>לא יהא</w:t>
      </w:r>
      <w:r w:rsidRPr="000B5DC0">
        <w:rPr>
          <w:rFonts w:ascii="Times New Roman" w:eastAsia="Times New Roman" w:hAnsi="Times New Roman" w:cs="David"/>
          <w:sz w:val="20"/>
          <w:szCs w:val="24"/>
          <w:rtl/>
          <w:lang w:eastAsia="he-IL"/>
        </w:rPr>
        <w:t xml:space="preserve"> בכך כדי לשחרר את המתכנן מאחריותו המקצועית המלאה ו</w:t>
      </w:r>
      <w:r w:rsidRPr="000B5DC0">
        <w:rPr>
          <w:rFonts w:ascii="Times New Roman" w:eastAsia="Times New Roman" w:hAnsi="Times New Roman" w:cs="David" w:hint="cs"/>
          <w:sz w:val="20"/>
          <w:szCs w:val="24"/>
          <w:rtl/>
          <w:lang w:eastAsia="he-IL"/>
        </w:rPr>
        <w:t>לא יהא</w:t>
      </w:r>
      <w:r w:rsidRPr="000B5DC0">
        <w:rPr>
          <w:rFonts w:ascii="Times New Roman" w:eastAsia="Times New Roman" w:hAnsi="Times New Roman" w:cs="David"/>
          <w:sz w:val="20"/>
          <w:szCs w:val="24"/>
          <w:rtl/>
          <w:lang w:eastAsia="he-IL"/>
        </w:rPr>
        <w:t xml:space="preserve"> בכך כדי להטיל על המנהל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על המזמין אחריות כלשהי לטיב התכניות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המסמכים האמורים.</w:t>
      </w:r>
    </w:p>
    <w:p w14:paraId="66F15C8D"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לוח זמנים ושלבי ב</w:t>
      </w:r>
      <w:r w:rsidRPr="000B5DC0">
        <w:rPr>
          <w:rFonts w:ascii="Times New Roman" w:eastAsia="Times New Roman" w:hAnsi="Times New Roman" w:cs="David" w:hint="cs"/>
          <w:bCs/>
          <w:sz w:val="20"/>
          <w:szCs w:val="24"/>
          <w:u w:val="single"/>
          <w:rtl/>
          <w:lang w:eastAsia="he-IL"/>
        </w:rPr>
        <w:t>י</w:t>
      </w:r>
      <w:r w:rsidRPr="000B5DC0">
        <w:rPr>
          <w:rFonts w:ascii="Times New Roman" w:eastAsia="Times New Roman" w:hAnsi="Times New Roman" w:cs="David"/>
          <w:bCs/>
          <w:sz w:val="20"/>
          <w:szCs w:val="24"/>
          <w:u w:val="single"/>
          <w:rtl/>
          <w:lang w:eastAsia="he-IL"/>
        </w:rPr>
        <w:t>צוע</w:t>
      </w:r>
    </w:p>
    <w:p w14:paraId="54787440"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0B5DC0">
        <w:rPr>
          <w:rFonts w:ascii="Times New Roman" w:eastAsia="Times New Roman" w:hAnsi="Times New Roman" w:cs="David"/>
          <w:b/>
          <w:bCs/>
          <w:sz w:val="20"/>
          <w:szCs w:val="24"/>
          <w:rtl/>
          <w:lang w:eastAsia="he-IL"/>
        </w:rPr>
        <w:t>ג'</w:t>
      </w:r>
      <w:r w:rsidRPr="000B5DC0">
        <w:rPr>
          <w:rFonts w:ascii="Times New Roman" w:eastAsia="Times New Roman" w:hAnsi="Times New Roman" w:cs="David" w:hint="cs"/>
          <w:sz w:val="20"/>
          <w:szCs w:val="24"/>
          <w:rtl/>
          <w:lang w:eastAsia="he-IL"/>
        </w:rPr>
        <w:t xml:space="preserve"> המצ"ב</w:t>
      </w:r>
      <w:r w:rsidRPr="000B5DC0">
        <w:rPr>
          <w:rFonts w:ascii="Times New Roman" w:eastAsia="Times New Roman" w:hAnsi="Times New Roman" w:cs="David"/>
          <w:sz w:val="20"/>
          <w:szCs w:val="24"/>
          <w:rtl/>
          <w:lang w:eastAsia="he-IL"/>
        </w:rPr>
        <w:t xml:space="preserve"> (להלן: "</w:t>
      </w:r>
      <w:r w:rsidRPr="000B5DC0">
        <w:rPr>
          <w:rFonts w:ascii="Times New Roman" w:eastAsia="Times New Roman" w:hAnsi="Times New Roman" w:cs="David"/>
          <w:b/>
          <w:bCs/>
          <w:sz w:val="20"/>
          <w:szCs w:val="24"/>
          <w:rtl/>
          <w:lang w:eastAsia="he-IL"/>
        </w:rPr>
        <w:t>לוח הזמנים</w:t>
      </w:r>
      <w:r w:rsidRPr="000B5DC0">
        <w:rPr>
          <w:rFonts w:ascii="Times New Roman" w:eastAsia="Times New Roman" w:hAnsi="Times New Roman" w:cs="David"/>
          <w:sz w:val="20"/>
          <w:szCs w:val="24"/>
          <w:rtl/>
          <w:lang w:eastAsia="he-IL"/>
        </w:rPr>
        <w:t>"). כל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 הכלול בשרותי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אשר לא נקבע לו מועד בלוח הזמנים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יבוצע על ידי המתכנן במועד שיהיה דרוש על מנת להבטיח</w:t>
      </w:r>
      <w:r w:rsidRPr="000B5DC0">
        <w:rPr>
          <w:rFonts w:ascii="Times New Roman" w:eastAsia="Times New Roman" w:hAnsi="Times New Roman" w:cs="David" w:hint="cs"/>
          <w:sz w:val="20"/>
          <w:szCs w:val="24"/>
          <w:rtl/>
          <w:lang w:eastAsia="he-IL"/>
        </w:rPr>
        <w:t xml:space="preserve"> את</w:t>
      </w:r>
      <w:r w:rsidRPr="000B5DC0">
        <w:rPr>
          <w:rFonts w:ascii="Times New Roman" w:eastAsia="Times New Roman" w:hAnsi="Times New Roman" w:cs="David"/>
          <w:sz w:val="20"/>
          <w:szCs w:val="24"/>
          <w:rtl/>
          <w:lang w:eastAsia="he-IL"/>
        </w:rPr>
        <w:t xml:space="preserve">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 xml:space="preserve">קבלנים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אחרים בהתאם ללוח הזמנים המוסכם ע</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מם.</w:t>
      </w:r>
    </w:p>
    <w:p w14:paraId="2C108BB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לא יתחיל המתכנן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קטע מהפרויקט ו/או שלב משלבי העבודה כמפורט בנספח </w:t>
      </w:r>
      <w:r w:rsidRPr="000B5DC0">
        <w:rPr>
          <w:rFonts w:ascii="Times New Roman" w:eastAsia="Times New Roman" w:hAnsi="Times New Roman" w:cs="David"/>
          <w:bCs/>
          <w:sz w:val="20"/>
          <w:szCs w:val="24"/>
          <w:rtl/>
          <w:lang w:eastAsia="he-IL"/>
        </w:rPr>
        <w:t>ב'</w:t>
      </w:r>
      <w:r w:rsidRPr="000B5DC0">
        <w:rPr>
          <w:rFonts w:ascii="Times New Roman" w:eastAsia="Times New Roman" w:hAnsi="Times New Roman" w:cs="David"/>
          <w:sz w:val="20"/>
          <w:szCs w:val="24"/>
          <w:rtl/>
          <w:lang w:eastAsia="he-IL"/>
        </w:rPr>
        <w:t xml:space="preserve"> או </w:t>
      </w:r>
      <w:r w:rsidRPr="000B5DC0">
        <w:rPr>
          <w:rFonts w:ascii="Times New Roman" w:eastAsia="Times New Roman" w:hAnsi="Times New Roman" w:cs="David"/>
          <w:b/>
          <w:bCs/>
          <w:sz w:val="20"/>
          <w:szCs w:val="24"/>
          <w:rtl/>
          <w:lang w:eastAsia="he-IL"/>
        </w:rPr>
        <w:t xml:space="preserve">ג' </w:t>
      </w:r>
      <w:r w:rsidRPr="000B5DC0">
        <w:rPr>
          <w:rFonts w:ascii="Times New Roman" w:eastAsia="Times New Roman" w:hAnsi="Times New Roman" w:cs="David" w:hint="cs"/>
          <w:sz w:val="20"/>
          <w:szCs w:val="24"/>
          <w:rtl/>
          <w:lang w:eastAsia="he-IL"/>
        </w:rPr>
        <w:t xml:space="preserve">המצ"ב, </w:t>
      </w:r>
      <w:r w:rsidRPr="000B5DC0">
        <w:rPr>
          <w:rFonts w:ascii="Times New Roman" w:eastAsia="Times New Roman" w:hAnsi="Times New Roman" w:cs="David"/>
          <w:sz w:val="20"/>
          <w:szCs w:val="24"/>
          <w:rtl/>
          <w:lang w:eastAsia="he-IL"/>
        </w:rPr>
        <w:t>אלא אם כן הודיע למזמין תחילה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הגיע לדעתו מועד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שלב זה וק</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בל מהמזמין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בכתב לביצועו.</w:t>
      </w:r>
    </w:p>
    <w:p w14:paraId="11CD1532"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יש לראות </w:t>
      </w:r>
      <w:r w:rsidRPr="000B5DC0">
        <w:rPr>
          <w:rFonts w:ascii="Times New Roman" w:eastAsia="Times New Roman" w:hAnsi="Times New Roman" w:cs="David" w:hint="cs"/>
          <w:sz w:val="20"/>
          <w:szCs w:val="24"/>
          <w:rtl/>
          <w:lang w:eastAsia="he-IL"/>
        </w:rPr>
        <w:t>ב</w:t>
      </w:r>
      <w:r w:rsidRPr="000B5DC0">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03B2E29B"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ידוע למתכנן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התחייבויות היועצים</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הקבלנים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יתר הגורמים, מותנות בכך שיסופקו להם כל התכניות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ההנחיות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ההוראות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הפרטים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הביאורים שידרשו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עבודותיהם ושרותיהם במהירות ובקצב שימנעו כל עיכוב בביצועם וברציפותם. המתכנן מתחייב לבצע את שרותי המתכנן באופן שימנע כל עילה מהיועצים </w:t>
      </w:r>
      <w:r w:rsidRPr="000B5DC0">
        <w:rPr>
          <w:rFonts w:ascii="Times New Roman" w:eastAsia="Times New Roman" w:hAnsi="Times New Roman" w:cs="David"/>
          <w:sz w:val="20"/>
          <w:szCs w:val="24"/>
          <w:rtl/>
          <w:lang w:eastAsia="he-IL"/>
        </w:rPr>
        <w:lastRenderedPageBreak/>
        <w:t>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מהקבלנים מלטעון לעיכוב מוצדק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00ABF3B5"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עיכוב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שירותי המתכנן יוכר כמוצדק</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אך ו</w:t>
      </w:r>
      <w:r w:rsidRPr="000B5DC0">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5FB11E59"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הוא נובע מכ</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ח עליון או גורם אחר (להלן יחדיו: "</w:t>
      </w:r>
      <w:r w:rsidRPr="000B5DC0">
        <w:rPr>
          <w:rFonts w:ascii="Times New Roman" w:eastAsia="Times New Roman" w:hAnsi="Times New Roman" w:cs="David"/>
          <w:b/>
          <w:bCs/>
          <w:sz w:val="20"/>
          <w:szCs w:val="24"/>
          <w:rtl/>
          <w:lang w:eastAsia="he-IL"/>
        </w:rPr>
        <w:t>אירוע דוחה</w:t>
      </w:r>
      <w:r w:rsidRPr="000B5DC0">
        <w:rPr>
          <w:rFonts w:ascii="Times New Roman" w:eastAsia="Times New Roman" w:hAnsi="Times New Roman" w:cs="David"/>
          <w:sz w:val="20"/>
          <w:szCs w:val="24"/>
          <w:rtl/>
          <w:lang w:eastAsia="he-IL"/>
        </w:rPr>
        <w:t>") שלדעת המנהל לא הייתה למתכנן שליטה עליו.</w:t>
      </w:r>
    </w:p>
    <w:p w14:paraId="28E633FF"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22657FA7"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לא קיבל תכניות, הנחיות, הוראות, פרטים וב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2ADEDE1F"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המנהל אישר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האירוע הדוחה אכן מצדיק עיכוב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השירות ואת משך הדחייה.</w:t>
      </w:r>
    </w:p>
    <w:p w14:paraId="42FC046F" w14:textId="77777777" w:rsidR="000B5DC0" w:rsidRPr="000B5DC0" w:rsidRDefault="000B5DC0" w:rsidP="000B5DC0">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מבלי לגרוע מ</w:t>
      </w:r>
      <w:r w:rsidRPr="000B5DC0">
        <w:rPr>
          <w:rFonts w:ascii="Times New Roman" w:eastAsia="Times New Roman" w:hAnsi="Times New Roman" w:cs="David" w:hint="cs"/>
          <w:sz w:val="20"/>
          <w:szCs w:val="24"/>
          <w:rtl/>
          <w:lang w:eastAsia="he-IL"/>
        </w:rPr>
        <w:t xml:space="preserve">כלליות </w:t>
      </w:r>
      <w:r w:rsidRPr="000B5DC0">
        <w:rPr>
          <w:rFonts w:ascii="Times New Roman" w:eastAsia="Times New Roman" w:hAnsi="Times New Roman" w:cs="David"/>
          <w:sz w:val="20"/>
          <w:szCs w:val="24"/>
          <w:rtl/>
          <w:lang w:eastAsia="he-IL"/>
        </w:rPr>
        <w:t>האמור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מותנה בזה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חור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עבודות תכנון ע"י אחרים לא יהווה עילה לעיכוב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שירותי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אלא בא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שור המנהל </w:t>
      </w:r>
      <w:r w:rsidRPr="000B5DC0">
        <w:rPr>
          <w:rFonts w:ascii="Times New Roman" w:eastAsia="Times New Roman" w:hAnsi="Times New Roman" w:cs="David" w:hint="cs"/>
          <w:sz w:val="20"/>
          <w:szCs w:val="24"/>
          <w:rtl/>
          <w:lang w:eastAsia="he-IL"/>
        </w:rPr>
        <w:t>מראש ו</w:t>
      </w:r>
      <w:r w:rsidRPr="000B5DC0">
        <w:rPr>
          <w:rFonts w:ascii="Times New Roman" w:eastAsia="Times New Roman" w:hAnsi="Times New Roman" w:cs="David"/>
          <w:sz w:val="20"/>
          <w:szCs w:val="24"/>
          <w:rtl/>
          <w:lang w:eastAsia="he-IL"/>
        </w:rPr>
        <w:t>בכתב.</w:t>
      </w:r>
    </w:p>
    <w:p w14:paraId="5942E081"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 להודיע למנהל מידית, על כל עיכוב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אשר לפי הערכתו עלול לגרום לאיחור בקיום לוח הזמנים.</w:t>
      </w:r>
    </w:p>
    <w:p w14:paraId="75AB87F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508BACB3"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המנהל רשאי לבקר במשרד המתכנן ולעיין בהתקדמות ובאופן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שרותי המתכנן, והמתכנן ימסור למנהל כל הסבר </w:t>
      </w:r>
      <w:r w:rsidRPr="000B5DC0">
        <w:rPr>
          <w:rFonts w:ascii="Times New Roman" w:eastAsia="Times New Roman" w:hAnsi="Times New Roman" w:cs="David" w:hint="cs"/>
          <w:sz w:val="20"/>
          <w:szCs w:val="24"/>
          <w:rtl/>
          <w:lang w:eastAsia="he-IL"/>
        </w:rPr>
        <w:t xml:space="preserve">ו/או </w:t>
      </w:r>
      <w:r w:rsidRPr="000B5DC0">
        <w:rPr>
          <w:rFonts w:ascii="Times New Roman" w:eastAsia="Times New Roman" w:hAnsi="Times New Roman" w:cs="David"/>
          <w:sz w:val="20"/>
          <w:szCs w:val="24"/>
          <w:rtl/>
          <w:lang w:eastAsia="he-IL"/>
        </w:rPr>
        <w:t>פרט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דיווח</w:t>
      </w:r>
      <w:r w:rsidRPr="000B5DC0">
        <w:rPr>
          <w:rFonts w:ascii="Times New Roman" w:eastAsia="Times New Roman" w:hAnsi="Times New Roman" w:cs="David" w:hint="cs"/>
          <w:sz w:val="20"/>
          <w:szCs w:val="24"/>
          <w:rtl/>
          <w:lang w:eastAsia="he-IL"/>
        </w:rPr>
        <w:t>, מיד</w:t>
      </w:r>
      <w:r w:rsidRPr="000B5DC0">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0B5DC0">
        <w:rPr>
          <w:rFonts w:ascii="Times New Roman" w:eastAsia="Times New Roman" w:hAnsi="Times New Roman" w:cs="David" w:hint="cs"/>
          <w:sz w:val="20"/>
          <w:szCs w:val="24"/>
          <w:rtl/>
          <w:lang w:eastAsia="he-IL"/>
        </w:rPr>
        <w:t xml:space="preserve"> זה ו/או לפי כל דין</w:t>
      </w:r>
      <w:r w:rsidRPr="000B5DC0">
        <w:rPr>
          <w:rFonts w:ascii="Times New Roman" w:eastAsia="Times New Roman" w:hAnsi="Times New Roman" w:cs="David"/>
          <w:sz w:val="20"/>
          <w:szCs w:val="24"/>
          <w:rtl/>
          <w:lang w:eastAsia="he-IL"/>
        </w:rPr>
        <w:t>.</w:t>
      </w:r>
    </w:p>
    <w:p w14:paraId="196D420C" w14:textId="77777777" w:rsidR="000B5DC0" w:rsidRPr="000B5DC0" w:rsidRDefault="000B5DC0" w:rsidP="000B5DC0">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0F8B72DF"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t>שכר המתכנן</w:t>
      </w:r>
    </w:p>
    <w:p w14:paraId="73C28470"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תמורת שרותי המתכנן וכל יתר התחייבויותיו לפי חוזה 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ישלם המזמין למתכנן שכר כמפורט בנספח </w:t>
      </w:r>
      <w:r w:rsidRPr="000B5DC0">
        <w:rPr>
          <w:rFonts w:ascii="Times New Roman" w:eastAsia="Times New Roman" w:hAnsi="Times New Roman" w:cs="David"/>
          <w:bCs/>
          <w:sz w:val="20"/>
          <w:szCs w:val="24"/>
          <w:rtl/>
          <w:lang w:eastAsia="he-IL"/>
        </w:rPr>
        <w:t xml:space="preserve">ד' </w:t>
      </w:r>
      <w:r w:rsidRPr="000B5DC0">
        <w:rPr>
          <w:rFonts w:ascii="Times New Roman" w:eastAsia="Times New Roman" w:hAnsi="Times New Roman" w:cs="David" w:hint="cs"/>
          <w:b/>
          <w:sz w:val="20"/>
          <w:szCs w:val="24"/>
          <w:rtl/>
          <w:lang w:eastAsia="he-IL"/>
        </w:rPr>
        <w:t xml:space="preserve">המצ"ב </w:t>
      </w:r>
      <w:r w:rsidRPr="000B5DC0">
        <w:rPr>
          <w:rFonts w:ascii="Times New Roman" w:eastAsia="Times New Roman" w:hAnsi="Times New Roman" w:cs="David"/>
          <w:sz w:val="20"/>
          <w:szCs w:val="24"/>
          <w:rtl/>
          <w:lang w:eastAsia="he-IL"/>
        </w:rPr>
        <w:t>(להלן: "</w:t>
      </w:r>
      <w:r w:rsidRPr="000B5DC0">
        <w:rPr>
          <w:rFonts w:ascii="Times New Roman" w:eastAsia="Times New Roman" w:hAnsi="Times New Roman" w:cs="David"/>
          <w:b/>
          <w:bCs/>
          <w:sz w:val="20"/>
          <w:szCs w:val="24"/>
          <w:rtl/>
          <w:lang w:eastAsia="he-IL"/>
        </w:rPr>
        <w:t>שכר המתכנן</w:t>
      </w:r>
      <w:r w:rsidRPr="000B5DC0">
        <w:rPr>
          <w:rFonts w:ascii="Times New Roman" w:eastAsia="Times New Roman" w:hAnsi="Times New Roman" w:cs="David"/>
          <w:sz w:val="20"/>
          <w:szCs w:val="24"/>
          <w:rtl/>
          <w:lang w:eastAsia="he-IL"/>
        </w:rPr>
        <w:t>").</w:t>
      </w:r>
    </w:p>
    <w:p w14:paraId="085FBC12"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בהוצאות הממשיות בשרותי העזר המפורטים להלן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שא המזמין:</w:t>
      </w:r>
    </w:p>
    <w:p w14:paraId="5BBEA9EC"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הדפסות בתוויין המיועדות להפצה לאחרים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0B5DC0">
        <w:rPr>
          <w:rFonts w:ascii="Times New Roman" w:eastAsia="Times New Roman" w:hAnsi="Times New Roman" w:cs="David" w:hint="cs"/>
          <w:sz w:val="20"/>
          <w:szCs w:val="24"/>
          <w:rtl/>
          <w:lang w:eastAsia="he-IL"/>
        </w:rPr>
        <w:t>ת</w:t>
      </w:r>
      <w:r w:rsidRPr="000B5DC0">
        <w:rPr>
          <w:rFonts w:ascii="Times New Roman" w:eastAsia="Times New Roman" w:hAnsi="Times New Roman" w:cs="David"/>
          <w:sz w:val="20"/>
          <w:szCs w:val="24"/>
          <w:rtl/>
          <w:lang w:eastAsia="he-IL"/>
        </w:rPr>
        <w:t xml:space="preserve"> החזר.</w:t>
      </w:r>
    </w:p>
    <w:p w14:paraId="3C89A318"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העתקות שנמסרו ע"י המתכנן למזמין</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לרשויות המוסמכות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ליועצים, למעט העתקות וצילומים שיפיק המתכנן במשרדו.</w:t>
      </w:r>
    </w:p>
    <w:p w14:paraId="074299D4"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שכפול מסמכים.</w:t>
      </w:r>
    </w:p>
    <w:p w14:paraId="2113FFC8"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1748641D"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מדידות וצילומי אויר.</w:t>
      </w:r>
    </w:p>
    <w:p w14:paraId="4F3578D0"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קידוחים ובדיקות קרקע.</w:t>
      </w:r>
    </w:p>
    <w:p w14:paraId="516899F4"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שליחויות.</w:t>
      </w:r>
    </w:p>
    <w:p w14:paraId="34E7100A"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העזר המפורטים בסעיפים 7.2.1 עד 7.2.3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יוזמנו על ידי המתכנן </w:t>
      </w:r>
      <w:r w:rsidRPr="000B5DC0">
        <w:rPr>
          <w:rFonts w:ascii="Times New Roman" w:eastAsia="Times New Roman" w:hAnsi="Times New Roman" w:cs="David" w:hint="cs"/>
          <w:sz w:val="20"/>
          <w:szCs w:val="24"/>
          <w:rtl/>
          <w:lang w:eastAsia="he-IL"/>
        </w:rPr>
        <w:t xml:space="preserve">באמצעות מערכת ניהול פרויקטים </w:t>
      </w:r>
      <w:r w:rsidRPr="000B5DC0">
        <w:rPr>
          <w:rFonts w:ascii="Times New Roman" w:eastAsia="Times New Roman" w:hAnsi="Times New Roman" w:cs="David"/>
          <w:sz w:val="20"/>
          <w:szCs w:val="24"/>
          <w:lang w:eastAsia="he-IL"/>
        </w:rPr>
        <w:t>VIEW</w:t>
      </w:r>
      <w:r w:rsidRPr="000B5DC0">
        <w:rPr>
          <w:rFonts w:ascii="Times New Roman" w:eastAsia="Times New Roman" w:hAnsi="Times New Roman" w:cs="David" w:hint="cs"/>
          <w:sz w:val="20"/>
          <w:szCs w:val="24"/>
          <w:rtl/>
          <w:lang w:eastAsia="he-IL"/>
        </w:rPr>
        <w:t>@ / מערכת רמדורנט מודול ניהול מסמכים (</w:t>
      </w:r>
      <w:r w:rsidRPr="000B5DC0">
        <w:rPr>
          <w:rFonts w:ascii="Times New Roman" w:eastAsia="Times New Roman" w:hAnsi="Times New Roman" w:cs="David"/>
          <w:sz w:val="20"/>
          <w:szCs w:val="24"/>
          <w:lang w:eastAsia="he-IL"/>
        </w:rPr>
        <w:t>DM</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רק ממכונים המאושרים ע"י המזמין לבצע עבודות עבורו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1F5F26C7"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על חשבון שכר המתכנן ישולמו למתכנן תשלומי ביניים בש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עורים ובמועדים המפורטים בנספח</w:t>
      </w:r>
      <w:r w:rsidRPr="000B5DC0">
        <w:rPr>
          <w:rFonts w:ascii="Times New Roman" w:eastAsia="Times New Roman" w:hAnsi="Times New Roman" w:cs="David"/>
          <w:bCs/>
          <w:sz w:val="20"/>
          <w:szCs w:val="24"/>
          <w:rtl/>
          <w:lang w:eastAsia="he-IL"/>
        </w:rPr>
        <w:t xml:space="preserve"> ה'</w:t>
      </w:r>
      <w:r w:rsidRPr="000B5DC0">
        <w:rPr>
          <w:rFonts w:ascii="Times New Roman" w:eastAsia="Times New Roman" w:hAnsi="Times New Roman" w:cs="David" w:hint="cs"/>
          <w:sz w:val="20"/>
          <w:szCs w:val="24"/>
          <w:rtl/>
          <w:lang w:eastAsia="he-IL"/>
        </w:rPr>
        <w:t xml:space="preserve"> המצ"ב,</w:t>
      </w:r>
      <w:r w:rsidRPr="000B5DC0">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קול דעתו הבלעדי.</w:t>
      </w:r>
    </w:p>
    <w:p w14:paraId="205F5D49"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תשלומי הביניים לפי פסקה זו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שלב משלבי שירותי המתכנן ו/או טיב הש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058A8DD1"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trike/>
          <w:sz w:val="20"/>
          <w:szCs w:val="24"/>
          <w:rtl/>
          <w:lang w:eastAsia="he-IL"/>
        </w:rPr>
      </w:pPr>
      <w:r w:rsidRPr="000B5DC0">
        <w:rPr>
          <w:rFonts w:ascii="Times New Roman" w:eastAsia="Times New Roman" w:hAnsi="Times New Roman" w:cs="David"/>
          <w:sz w:val="20"/>
          <w:szCs w:val="24"/>
          <w:rtl/>
          <w:lang w:eastAsia="he-IL"/>
        </w:rPr>
        <w:t>מוסכם במפורש</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השכר האמור בנספח </w:t>
      </w:r>
      <w:r w:rsidRPr="000B5DC0">
        <w:rPr>
          <w:rFonts w:ascii="Times New Roman" w:eastAsia="Times New Roman" w:hAnsi="Times New Roman" w:cs="David"/>
          <w:b/>
          <w:bCs/>
          <w:sz w:val="20"/>
          <w:szCs w:val="24"/>
          <w:rtl/>
          <w:lang w:eastAsia="he-IL"/>
        </w:rPr>
        <w:t xml:space="preserve">ד' </w:t>
      </w:r>
      <w:r w:rsidRPr="000B5DC0">
        <w:rPr>
          <w:rFonts w:ascii="Times New Roman" w:eastAsia="Times New Roman" w:hAnsi="Times New Roman" w:cs="David" w:hint="cs"/>
          <w:sz w:val="20"/>
          <w:szCs w:val="24"/>
          <w:rtl/>
          <w:lang w:eastAsia="he-IL"/>
        </w:rPr>
        <w:t xml:space="preserve">המצ"ב, </w:t>
      </w:r>
      <w:r w:rsidRPr="000B5DC0">
        <w:rPr>
          <w:rFonts w:ascii="Times New Roman" w:eastAsia="Times New Roman" w:hAnsi="Times New Roman" w:cs="David"/>
          <w:sz w:val="20"/>
          <w:szCs w:val="24"/>
          <w:rtl/>
          <w:lang w:eastAsia="he-IL"/>
        </w:rPr>
        <w:t>ה</w:t>
      </w:r>
      <w:r w:rsidRPr="000B5DC0">
        <w:rPr>
          <w:rFonts w:ascii="Times New Roman" w:eastAsia="Times New Roman" w:hAnsi="Times New Roman" w:cs="David" w:hint="cs"/>
          <w:sz w:val="20"/>
          <w:szCs w:val="24"/>
          <w:rtl/>
          <w:lang w:eastAsia="he-IL"/>
        </w:rPr>
        <w:t xml:space="preserve">ינו </w:t>
      </w:r>
      <w:r w:rsidRPr="000B5DC0">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0B5DC0">
        <w:rPr>
          <w:rFonts w:ascii="Times New Roman" w:eastAsia="Times New Roman" w:hAnsi="Times New Roman" w:cs="David" w:hint="cs"/>
          <w:sz w:val="20"/>
          <w:szCs w:val="24"/>
          <w:rtl/>
          <w:lang w:eastAsia="he-IL"/>
        </w:rPr>
        <w:t xml:space="preserve">זה </w:t>
      </w:r>
      <w:r w:rsidRPr="000B5DC0">
        <w:rPr>
          <w:rFonts w:ascii="Times New Roman" w:eastAsia="Times New Roman" w:hAnsi="Times New Roman" w:cs="David"/>
          <w:sz w:val="20"/>
          <w:szCs w:val="24"/>
          <w:rtl/>
          <w:lang w:eastAsia="he-IL"/>
        </w:rPr>
        <w:t>במפורש אחרת. תנאי לתשלום שכר המתכנן במלואו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הינו המצאת הצהרה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0B5DC0">
        <w:rPr>
          <w:rFonts w:ascii="Times New Roman" w:eastAsia="Times New Roman" w:hAnsi="Times New Roman" w:cs="David"/>
          <w:b/>
          <w:bCs/>
          <w:sz w:val="20"/>
          <w:szCs w:val="24"/>
          <w:rtl/>
          <w:lang w:eastAsia="he-IL"/>
        </w:rPr>
        <w:t>ט'</w:t>
      </w:r>
      <w:r w:rsidRPr="000B5DC0">
        <w:rPr>
          <w:rFonts w:ascii="Times New Roman" w:eastAsia="Times New Roman" w:hAnsi="Times New Roman" w:cs="David"/>
          <w:sz w:val="20"/>
          <w:szCs w:val="24"/>
          <w:rtl/>
          <w:lang w:eastAsia="he-IL"/>
        </w:rPr>
        <w:t xml:space="preserve"> לחוזה זה וכתב היעדר תביעות המצורף כנספח</w:t>
      </w:r>
      <w:r w:rsidRPr="000B5DC0">
        <w:rPr>
          <w:rFonts w:ascii="Times New Roman" w:eastAsia="Times New Roman" w:hAnsi="Times New Roman" w:cs="David"/>
          <w:b/>
          <w:bCs/>
          <w:sz w:val="20"/>
          <w:szCs w:val="24"/>
          <w:rtl/>
          <w:lang w:eastAsia="he-IL"/>
        </w:rPr>
        <w:t xml:space="preserve"> י'</w:t>
      </w:r>
      <w:r w:rsidRPr="000B5DC0">
        <w:rPr>
          <w:rFonts w:ascii="Times New Roman" w:eastAsia="Times New Roman" w:hAnsi="Times New Roman" w:cs="David"/>
          <w:sz w:val="20"/>
          <w:szCs w:val="24"/>
          <w:rtl/>
          <w:lang w:eastAsia="he-IL"/>
        </w:rPr>
        <w:t xml:space="preserve"> לחוזה זה למזמין, חתום ע"י המתכנן ומאומת כנדרש בו.</w:t>
      </w:r>
    </w:p>
    <w:p w14:paraId="2F6F4BAA"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מבלי לפגוע בכלליות האמור בסעיף </w:t>
      </w:r>
      <w:r w:rsidRPr="000B5DC0">
        <w:rPr>
          <w:rFonts w:ascii="Times New Roman" w:eastAsia="Times New Roman" w:hAnsi="Times New Roman" w:cs="David" w:hint="cs"/>
          <w:sz w:val="20"/>
          <w:szCs w:val="24"/>
          <w:rtl/>
          <w:lang w:eastAsia="he-IL"/>
        </w:rPr>
        <w:t>7 לעיל</w:t>
      </w:r>
      <w:r w:rsidRPr="000B5DC0">
        <w:rPr>
          <w:rFonts w:ascii="Times New Roman" w:eastAsia="Times New Roman" w:hAnsi="Times New Roman" w:cs="David"/>
          <w:sz w:val="20"/>
          <w:szCs w:val="24"/>
          <w:rtl/>
          <w:lang w:eastAsia="he-IL"/>
        </w:rPr>
        <w:t>, מוסכם בזה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רכוש ה</w:t>
      </w:r>
      <w:r w:rsidRPr="000B5DC0">
        <w:rPr>
          <w:rFonts w:ascii="Times New Roman" w:eastAsia="Times New Roman" w:hAnsi="Times New Roman" w:cs="David" w:hint="cs"/>
          <w:sz w:val="20"/>
          <w:szCs w:val="24"/>
          <w:rtl/>
          <w:lang w:eastAsia="he-IL"/>
        </w:rPr>
        <w:t>מזמין</w:t>
      </w:r>
      <w:r w:rsidRPr="000B5DC0">
        <w:rPr>
          <w:rFonts w:ascii="Times New Roman" w:eastAsia="Times New Roman" w:hAnsi="Times New Roman" w:cs="David"/>
          <w:sz w:val="20"/>
          <w:szCs w:val="24"/>
          <w:rtl/>
          <w:lang w:eastAsia="he-IL"/>
        </w:rPr>
        <w:t>. מובהר בזה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הפרת סעיף זה על ידי המתכנן תה</w:t>
      </w:r>
      <w:r w:rsidRPr="000B5DC0">
        <w:rPr>
          <w:rFonts w:ascii="Times New Roman" w:eastAsia="Times New Roman" w:hAnsi="Times New Roman" w:cs="David" w:hint="cs"/>
          <w:sz w:val="20"/>
          <w:szCs w:val="24"/>
          <w:rtl/>
          <w:lang w:eastAsia="he-IL"/>
        </w:rPr>
        <w:t>ווה</w:t>
      </w:r>
      <w:r w:rsidRPr="000B5DC0">
        <w:rPr>
          <w:rFonts w:ascii="Times New Roman" w:eastAsia="Times New Roman" w:hAnsi="Times New Roman" w:cs="David"/>
          <w:sz w:val="20"/>
          <w:szCs w:val="24"/>
          <w:rtl/>
          <w:lang w:eastAsia="he-IL"/>
        </w:rPr>
        <w:t xml:space="preserve"> הפרה יסודית של חוזה</w:t>
      </w:r>
      <w:r w:rsidRPr="000B5DC0">
        <w:rPr>
          <w:rFonts w:ascii="Times New Roman" w:eastAsia="Times New Roman" w:hAnsi="Times New Roman" w:cs="David" w:hint="cs"/>
          <w:sz w:val="20"/>
          <w:szCs w:val="24"/>
          <w:rtl/>
          <w:lang w:eastAsia="he-IL"/>
        </w:rPr>
        <w:t xml:space="preserve"> זה. </w:t>
      </w:r>
    </w:p>
    <w:p w14:paraId="5BB69033"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תנאים מקדמיים לביצוע תשלום כלשהו ע"ח שכר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הינם הצגת ר</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0B5DC0">
        <w:rPr>
          <w:rFonts w:ascii="Times New Roman" w:eastAsia="Times New Roman" w:hAnsi="Times New Roman" w:cs="David" w:hint="cs"/>
          <w:sz w:val="20"/>
          <w:szCs w:val="24"/>
          <w:rtl/>
          <w:lang w:eastAsia="he-IL"/>
        </w:rPr>
        <w:t>עובר</w:t>
      </w:r>
      <w:r w:rsidRPr="000B5DC0">
        <w:rPr>
          <w:rFonts w:ascii="Times New Roman" w:eastAsia="Times New Roman" w:hAnsi="Times New Roman" w:cs="David"/>
          <w:sz w:val="20"/>
          <w:szCs w:val="24"/>
          <w:rtl/>
          <w:lang w:eastAsia="he-IL"/>
        </w:rPr>
        <w:t xml:space="preserve"> לביצוע כל תשלום ע"ח שכר המתכנן, ינוכה מס במקור כדין, </w:t>
      </w:r>
      <w:r w:rsidRPr="000B5DC0">
        <w:rPr>
          <w:rFonts w:ascii="Times New Roman" w:eastAsia="Times New Roman" w:hAnsi="Times New Roman" w:cs="David"/>
          <w:sz w:val="20"/>
          <w:szCs w:val="24"/>
          <w:rtl/>
          <w:lang w:eastAsia="he-IL"/>
        </w:rPr>
        <w:lastRenderedPageBreak/>
        <w:t>מכל סכום ע"ח שכר המתכנן שישולם ע"י המזמין. למען הסר ספק מובהר ומוסכם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05C6CD65" w14:textId="77777777" w:rsidR="000B5DC0" w:rsidRPr="000B5DC0" w:rsidRDefault="000B5DC0" w:rsidP="000B5DC0">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36C25F81"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שנויים בתכנון</w:t>
      </w:r>
    </w:p>
    <w:p w14:paraId="59D69A1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לפי דרישת המנהל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18E2A0CE" w14:textId="77777777" w:rsidR="000B5DC0" w:rsidRPr="00F57198"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F57198">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F57198">
        <w:rPr>
          <w:rFonts w:ascii="Times New Roman" w:eastAsia="Times New Roman" w:hAnsi="Times New Roman" w:cs="David" w:hint="cs"/>
          <w:sz w:val="20"/>
          <w:szCs w:val="24"/>
          <w:rtl/>
          <w:lang w:eastAsia="he-IL"/>
        </w:rPr>
        <w:t>ים</w:t>
      </w:r>
      <w:r w:rsidRPr="00F57198">
        <w:rPr>
          <w:rFonts w:ascii="Times New Roman" w:eastAsia="Times New Roman" w:hAnsi="Times New Roman" w:cs="David"/>
          <w:sz w:val="20"/>
          <w:szCs w:val="24"/>
          <w:rtl/>
          <w:lang w:eastAsia="he-IL"/>
        </w:rPr>
        <w:t xml:space="preserve"> </w:t>
      </w:r>
      <w:r w:rsidRPr="00F57198">
        <w:rPr>
          <w:rFonts w:ascii="Times New Roman" w:eastAsia="Times New Roman" w:hAnsi="Times New Roman" w:cs="David"/>
          <w:bCs/>
          <w:sz w:val="20"/>
          <w:szCs w:val="24"/>
          <w:rtl/>
          <w:lang w:eastAsia="he-IL"/>
        </w:rPr>
        <w:t>ב' או ג'</w:t>
      </w:r>
      <w:r w:rsidRPr="00F57198">
        <w:rPr>
          <w:rFonts w:ascii="Times New Roman" w:eastAsia="Times New Roman" w:hAnsi="Times New Roman" w:cs="David" w:hint="cs"/>
          <w:b/>
          <w:sz w:val="20"/>
          <w:szCs w:val="24"/>
          <w:rtl/>
          <w:lang w:eastAsia="he-IL"/>
        </w:rPr>
        <w:t xml:space="preserve"> המצ"ב</w:t>
      </w:r>
      <w:r w:rsidRPr="00F57198">
        <w:rPr>
          <w:rFonts w:ascii="Times New Roman" w:eastAsia="Times New Roman" w:hAnsi="Times New Roman" w:cs="David"/>
          <w:sz w:val="20"/>
          <w:szCs w:val="24"/>
          <w:rtl/>
          <w:lang w:eastAsia="he-IL"/>
        </w:rPr>
        <w:t>, וב</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רותי המתכנן</w:t>
      </w:r>
      <w:r w:rsidRPr="00F57198">
        <w:rPr>
          <w:rFonts w:ascii="Times New Roman" w:eastAsia="Times New Roman" w:hAnsi="Times New Roman" w:cs="David" w:hint="cs"/>
          <w:sz w:val="20"/>
          <w:szCs w:val="24"/>
          <w:rtl/>
          <w:lang w:eastAsia="he-IL"/>
        </w:rPr>
        <w:t>,</w:t>
      </w:r>
      <w:r w:rsidRPr="00F57198">
        <w:rPr>
          <w:rFonts w:ascii="Times New Roman" w:eastAsia="Times New Roman" w:hAnsi="Times New Roman" w:cs="David"/>
          <w:sz w:val="20"/>
          <w:szCs w:val="24"/>
          <w:rtl/>
          <w:lang w:eastAsia="he-IL"/>
        </w:rPr>
        <w:t xml:space="preserve"> אלמלא השנויים</w:t>
      </w:r>
      <w:r w:rsidRPr="00F57198">
        <w:rPr>
          <w:rFonts w:ascii="Times New Roman" w:eastAsia="Times New Roman" w:hAnsi="Times New Roman" w:cs="David" w:hint="cs"/>
          <w:sz w:val="20"/>
          <w:szCs w:val="24"/>
          <w:rtl/>
          <w:lang w:eastAsia="he-IL"/>
        </w:rPr>
        <w:t xml:space="preserve"> כאמור</w:t>
      </w:r>
      <w:r w:rsidRPr="00F57198">
        <w:rPr>
          <w:rFonts w:ascii="Times New Roman" w:eastAsia="Times New Roman" w:hAnsi="Times New Roman" w:cs="David"/>
          <w:sz w:val="20"/>
          <w:szCs w:val="24"/>
          <w:rtl/>
          <w:lang w:eastAsia="he-IL"/>
        </w:rPr>
        <w:t>, יהיה</w:t>
      </w:r>
      <w:r w:rsidRPr="00F57198">
        <w:rPr>
          <w:rFonts w:ascii="Times New Roman" w:eastAsia="Times New Roman" w:hAnsi="Times New Roman" w:cs="David" w:hint="cs"/>
          <w:sz w:val="20"/>
          <w:szCs w:val="24"/>
          <w:rtl/>
          <w:lang w:eastAsia="he-IL"/>
        </w:rPr>
        <w:t xml:space="preserve"> </w:t>
      </w:r>
      <w:r w:rsidRPr="00F57198">
        <w:rPr>
          <w:rFonts w:ascii="Times New Roman" w:eastAsia="Times New Roman" w:hAnsi="Times New Roman" w:cs="David"/>
          <w:sz w:val="20"/>
          <w:szCs w:val="24"/>
          <w:rtl/>
          <w:lang w:eastAsia="he-IL"/>
        </w:rPr>
        <w:t>זכאי לפיצוי בעד העבודה הנוספת שב</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צע עקב השנויים</w:t>
      </w:r>
      <w:r w:rsidRPr="00F57198">
        <w:rPr>
          <w:rFonts w:ascii="Times New Roman" w:eastAsia="Times New Roman" w:hAnsi="Times New Roman" w:cs="David" w:hint="cs"/>
          <w:sz w:val="20"/>
          <w:szCs w:val="24"/>
          <w:rtl/>
          <w:lang w:eastAsia="he-IL"/>
        </w:rPr>
        <w:t>,</w:t>
      </w:r>
      <w:r w:rsidRPr="00F57198">
        <w:rPr>
          <w:rFonts w:ascii="Times New Roman" w:eastAsia="Times New Roman" w:hAnsi="Times New Roman" w:cs="David"/>
          <w:sz w:val="20"/>
          <w:szCs w:val="24"/>
          <w:rtl/>
          <w:lang w:eastAsia="he-IL"/>
        </w:rPr>
        <w:t xml:space="preserve"> </w:t>
      </w:r>
      <w:r w:rsidRPr="00F57198">
        <w:rPr>
          <w:rFonts w:ascii="Times New Roman" w:eastAsia="Times New Roman" w:hAnsi="Times New Roman" w:cs="David" w:hint="cs"/>
          <w:sz w:val="20"/>
          <w:szCs w:val="24"/>
          <w:rtl/>
          <w:lang w:eastAsia="he-IL"/>
        </w:rPr>
        <w:t>כאמור</w:t>
      </w:r>
      <w:r w:rsidRPr="00F57198">
        <w:rPr>
          <w:rFonts w:ascii="Times New Roman" w:eastAsia="Times New Roman" w:hAnsi="Times New Roman" w:cs="David"/>
          <w:sz w:val="20"/>
          <w:szCs w:val="24"/>
          <w:rtl/>
          <w:lang w:eastAsia="he-IL"/>
        </w:rPr>
        <w:t>. הפיצוי ישולם בגין העבודה הנוספת שהמתכנן ב</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F57198">
        <w:rPr>
          <w:rFonts w:ascii="Times New Roman" w:eastAsia="Times New Roman" w:hAnsi="Times New Roman" w:cs="David" w:hint="cs"/>
          <w:sz w:val="20"/>
          <w:szCs w:val="24"/>
          <w:rtl/>
          <w:lang w:eastAsia="he-IL"/>
        </w:rPr>
        <w:t xml:space="preserve"> </w:t>
      </w:r>
      <w:r w:rsidRPr="00F57198">
        <w:rPr>
          <w:rFonts w:ascii="Times New Roman" w:eastAsia="Times New Roman" w:hAnsi="Times New Roman" w:cs="David"/>
          <w:sz w:val="20"/>
          <w:szCs w:val="24"/>
          <w:rtl/>
          <w:lang w:eastAsia="he-IL"/>
        </w:rPr>
        <w:t xml:space="preserve"> המתכנן ושכר המתכנן. בכל מקרה</w:t>
      </w:r>
      <w:r w:rsidRPr="00F57198">
        <w:rPr>
          <w:rFonts w:ascii="Times New Roman" w:eastAsia="Times New Roman" w:hAnsi="Times New Roman" w:cs="David" w:hint="cs"/>
          <w:sz w:val="20"/>
          <w:szCs w:val="24"/>
          <w:rtl/>
          <w:lang w:eastAsia="he-IL"/>
        </w:rPr>
        <w:t>,</w:t>
      </w:r>
      <w:r w:rsidRPr="00F57198">
        <w:rPr>
          <w:rFonts w:ascii="Times New Roman" w:eastAsia="Times New Roman" w:hAnsi="Times New Roman" w:cs="David"/>
          <w:sz w:val="20"/>
          <w:szCs w:val="24"/>
          <w:rtl/>
          <w:lang w:eastAsia="he-IL"/>
        </w:rPr>
        <w:t xml:space="preserve"> </w:t>
      </w:r>
      <w:r w:rsidRPr="00F57198">
        <w:rPr>
          <w:rFonts w:ascii="Times New Roman" w:eastAsia="Times New Roman" w:hAnsi="Times New Roman" w:cs="David" w:hint="cs"/>
          <w:sz w:val="20"/>
          <w:szCs w:val="24"/>
          <w:rtl/>
          <w:lang w:eastAsia="he-IL"/>
        </w:rPr>
        <w:t>ה</w:t>
      </w:r>
      <w:r w:rsidRPr="00F57198">
        <w:rPr>
          <w:rFonts w:ascii="Times New Roman" w:eastAsia="Times New Roman" w:hAnsi="Times New Roman" w:cs="David"/>
          <w:sz w:val="20"/>
          <w:szCs w:val="24"/>
          <w:rtl/>
          <w:lang w:eastAsia="he-IL"/>
        </w:rPr>
        <w:t>שנויים</w:t>
      </w:r>
      <w:r w:rsidRPr="00F57198">
        <w:rPr>
          <w:rFonts w:ascii="Times New Roman" w:eastAsia="Times New Roman" w:hAnsi="Times New Roman" w:cs="David" w:hint="cs"/>
          <w:sz w:val="20"/>
          <w:szCs w:val="24"/>
          <w:rtl/>
          <w:lang w:eastAsia="he-IL"/>
        </w:rPr>
        <w:t xml:space="preserve"> כאמור, לא יהוו</w:t>
      </w:r>
      <w:r w:rsidRPr="00F57198">
        <w:rPr>
          <w:rFonts w:ascii="Times New Roman" w:eastAsia="Times New Roman" w:hAnsi="Times New Roman" w:cs="David"/>
          <w:sz w:val="20"/>
          <w:szCs w:val="24"/>
          <w:rtl/>
          <w:lang w:eastAsia="he-IL"/>
        </w:rPr>
        <w:t xml:space="preserve"> עילה לש</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נוי בלוח הזמנים</w:t>
      </w:r>
      <w:r w:rsidRPr="00F57198">
        <w:rPr>
          <w:rFonts w:ascii="Times New Roman" w:eastAsia="Times New Roman" w:hAnsi="Times New Roman" w:cs="David" w:hint="cs"/>
          <w:sz w:val="20"/>
          <w:szCs w:val="24"/>
          <w:rtl/>
          <w:lang w:eastAsia="he-IL"/>
        </w:rPr>
        <w:t>,</w:t>
      </w:r>
      <w:r w:rsidRPr="00F57198">
        <w:rPr>
          <w:rFonts w:ascii="Times New Roman" w:eastAsia="Times New Roman" w:hAnsi="Times New Roman" w:cs="David"/>
          <w:sz w:val="20"/>
          <w:szCs w:val="24"/>
          <w:rtl/>
          <w:lang w:eastAsia="he-IL"/>
        </w:rPr>
        <w:t xml:space="preserve"> אלא בא</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 xml:space="preserve">שור המנהל </w:t>
      </w:r>
      <w:r w:rsidRPr="00F57198">
        <w:rPr>
          <w:rFonts w:ascii="Times New Roman" w:eastAsia="Times New Roman" w:hAnsi="Times New Roman" w:cs="David" w:hint="cs"/>
          <w:sz w:val="20"/>
          <w:szCs w:val="24"/>
          <w:rtl/>
          <w:lang w:eastAsia="he-IL"/>
        </w:rPr>
        <w:t>מראש ו</w:t>
      </w:r>
      <w:r w:rsidRPr="00F57198">
        <w:rPr>
          <w:rFonts w:ascii="Times New Roman" w:eastAsia="Times New Roman" w:hAnsi="Times New Roman" w:cs="David"/>
          <w:sz w:val="20"/>
          <w:szCs w:val="24"/>
          <w:rtl/>
          <w:lang w:eastAsia="he-IL"/>
        </w:rPr>
        <w:t>בכתב.</w:t>
      </w:r>
    </w:p>
    <w:p w14:paraId="493FABA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hint="cs"/>
          <w:sz w:val="20"/>
          <w:szCs w:val="24"/>
          <w:rtl/>
          <w:lang w:eastAsia="he-IL"/>
        </w:rPr>
        <w:t>על אף</w:t>
      </w:r>
      <w:r w:rsidRPr="000B5DC0">
        <w:rPr>
          <w:rFonts w:ascii="Times New Roman" w:eastAsia="Times New Roman" w:hAnsi="Times New Roman" w:cs="David"/>
          <w:sz w:val="20"/>
          <w:szCs w:val="24"/>
          <w:rtl/>
          <w:lang w:eastAsia="he-IL"/>
        </w:rPr>
        <w:t xml:space="preserve"> האמור בסעיף 8.2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לא יגיע למתכנן דבר בגין שינויים הנובעים מ:</w:t>
      </w:r>
    </w:p>
    <w:p w14:paraId="2AA8A43F"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טעות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ל</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קוי בתכנון ו/או באומדן של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של היועצים.</w:t>
      </w:r>
    </w:p>
    <w:p w14:paraId="22B1CD6B"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התכנון אינו התכנון היעיל ביותר.</w:t>
      </w:r>
    </w:p>
    <w:p w14:paraId="1A22551E"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3228322C"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השינויים מתחייבים מדרישת רשויות מוסמכות. </w:t>
      </w:r>
    </w:p>
    <w:p w14:paraId="4B19866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 להכין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עבור רוכשים שיבקשו זאת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תכנית </w:t>
      </w:r>
      <w:r w:rsidRPr="000B5DC0">
        <w:rPr>
          <w:rFonts w:ascii="Times New Roman" w:eastAsia="Times New Roman" w:hAnsi="Times New Roman" w:cs="David"/>
          <w:sz w:val="20"/>
          <w:szCs w:val="24"/>
          <w:rtl/>
          <w:lang w:eastAsia="he-IL"/>
        </w:rPr>
        <w:lastRenderedPageBreak/>
        <w:t xml:space="preserve">שינויים בדירות שאינם עומדים בסתירה להיתרי הבניה ולכל דין. </w:t>
      </w:r>
    </w:p>
    <w:p w14:paraId="2D45A450" w14:textId="77777777" w:rsidR="000B5DC0" w:rsidRPr="000B5DC0" w:rsidRDefault="000B5DC0" w:rsidP="000B5DC0">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מחיר השינויים ותנאי התשלום בגין תכנון השינויים </w:t>
      </w:r>
      <w:r w:rsidRPr="000B5DC0">
        <w:rPr>
          <w:rFonts w:ascii="Times New Roman" w:eastAsia="Times New Roman" w:hAnsi="Times New Roman" w:cs="David" w:hint="cs"/>
          <w:sz w:val="20"/>
          <w:szCs w:val="24"/>
          <w:rtl/>
          <w:lang w:eastAsia="he-IL"/>
        </w:rPr>
        <w:t xml:space="preserve">כאמור, </w:t>
      </w:r>
      <w:r w:rsidRPr="000B5DC0">
        <w:rPr>
          <w:rFonts w:ascii="Times New Roman" w:eastAsia="Times New Roman" w:hAnsi="Times New Roman" w:cs="David"/>
          <w:sz w:val="20"/>
          <w:szCs w:val="24"/>
          <w:rtl/>
          <w:lang w:eastAsia="he-IL"/>
        </w:rPr>
        <w:t>יסוכמו בין המתכנן לרוכשים. המתכנן יתקשר עם הרוכש</w:t>
      </w:r>
      <w:r w:rsidRPr="000B5DC0">
        <w:rPr>
          <w:rFonts w:ascii="Times New Roman" w:eastAsia="Times New Roman" w:hAnsi="Times New Roman" w:cs="David" w:hint="cs"/>
          <w:sz w:val="20"/>
          <w:szCs w:val="24"/>
          <w:rtl/>
          <w:lang w:eastAsia="he-IL"/>
        </w:rPr>
        <w:t>ים</w:t>
      </w:r>
      <w:r w:rsidRPr="000B5DC0">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רוכש</w:t>
      </w:r>
      <w:r w:rsidRPr="000B5DC0">
        <w:rPr>
          <w:rFonts w:ascii="Times New Roman" w:eastAsia="Times New Roman" w:hAnsi="Times New Roman" w:cs="David" w:hint="cs"/>
          <w:sz w:val="20"/>
          <w:szCs w:val="24"/>
          <w:rtl/>
          <w:lang w:eastAsia="he-IL"/>
        </w:rPr>
        <w:t>ים</w:t>
      </w:r>
      <w:r w:rsidRPr="000B5DC0">
        <w:rPr>
          <w:rFonts w:ascii="Times New Roman" w:eastAsia="Times New Roman" w:hAnsi="Times New Roman" w:cs="David"/>
          <w:sz w:val="20"/>
          <w:szCs w:val="24"/>
          <w:rtl/>
          <w:lang w:eastAsia="he-IL"/>
        </w:rPr>
        <w:t xml:space="preserve"> בענ</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ין קביעת מחיר השינויים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תובא בפני המנהל והוא יהיה המוסמך להכריע בה.</w:t>
      </w:r>
    </w:p>
    <w:p w14:paraId="63BD5FCF"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lang w:eastAsia="he-IL"/>
        </w:rPr>
      </w:pPr>
      <w:r w:rsidRPr="000B5DC0">
        <w:rPr>
          <w:rFonts w:ascii="Times New Roman" w:eastAsia="Times New Roman" w:hAnsi="Times New Roman" w:cs="David"/>
          <w:bCs/>
          <w:sz w:val="20"/>
          <w:szCs w:val="24"/>
          <w:u w:val="single"/>
          <w:rtl/>
          <w:lang w:eastAsia="he-IL"/>
        </w:rPr>
        <w:t>אחריות וביטוח</w:t>
      </w:r>
    </w:p>
    <w:p w14:paraId="731184BA" w14:textId="77777777" w:rsidR="004528C9" w:rsidRPr="00013687" w:rsidRDefault="004528C9" w:rsidP="004528C9">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021DCF6E" w14:textId="77777777" w:rsidR="004528C9" w:rsidRPr="00013687" w:rsidRDefault="004528C9" w:rsidP="004528C9">
      <w:pPr>
        <w:pStyle w:val="af7"/>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4CAB6C2D" w14:textId="77777777" w:rsidR="004528C9" w:rsidRPr="00013687" w:rsidRDefault="004528C9" w:rsidP="004528C9">
      <w:pPr>
        <w:pStyle w:val="af7"/>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6761E38C" w14:textId="77777777" w:rsidR="004528C9" w:rsidRPr="00013687" w:rsidRDefault="004528C9" w:rsidP="004528C9">
      <w:pPr>
        <w:pStyle w:val="af7"/>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3163639A" w14:textId="77777777" w:rsidR="004528C9" w:rsidRDefault="004528C9" w:rsidP="004528C9">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4CF0DA72" w14:textId="77777777" w:rsidR="004528C9" w:rsidRPr="00013687" w:rsidRDefault="004528C9" w:rsidP="004528C9">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4EF9168A" w14:textId="77777777" w:rsidR="004528C9" w:rsidRPr="00B27B4C" w:rsidRDefault="004528C9" w:rsidP="004528C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מאחריות המתכנן על פי הסכם זה ו/או על פי כל דין, מתחייב המתכנן לערוך ולקיים, על חשבונו, למשך כל תקופת ההסכם וכל עוד אחריותו מכוחו קיימת, את הביטוחים בהתאם לתנאים ולסכומים כמפורט באישור עריכת הביטוח המצורף להסכם זה כנספח </w:t>
      </w:r>
      <w:r>
        <w:rPr>
          <w:rFonts w:ascii="Times New Roman" w:eastAsia="Times New Roman" w:hAnsi="Times New Roman" w:cs="David" w:hint="cs"/>
          <w:sz w:val="20"/>
          <w:szCs w:val="24"/>
          <w:rtl/>
          <w:lang w:eastAsia="he-IL"/>
        </w:rPr>
        <w:t>ז'</w:t>
      </w:r>
      <w:r w:rsidRPr="00B27B4C">
        <w:rPr>
          <w:rFonts w:ascii="Times New Roman" w:eastAsia="Times New Roman" w:hAnsi="Times New Roman" w:cs="David"/>
          <w:sz w:val="20"/>
          <w:szCs w:val="24"/>
          <w:rtl/>
          <w:lang w:eastAsia="he-IL"/>
        </w:rPr>
        <w:t xml:space="preserve">, והמהווה חלק בלתי נפרד ממנו (להלן: </w:t>
      </w:r>
      <w:r w:rsidRPr="00013687">
        <w:rPr>
          <w:rFonts w:ascii="Times New Roman" w:eastAsia="Times New Roman" w:hAnsi="Times New Roman" w:cs="David"/>
          <w:b/>
          <w:bCs/>
          <w:sz w:val="20"/>
          <w:szCs w:val="24"/>
          <w:rtl/>
          <w:lang w:eastAsia="he-IL"/>
        </w:rPr>
        <w:t>"ביטוחי המתכנן"</w:t>
      </w:r>
      <w:r w:rsidRPr="00B27B4C">
        <w:rPr>
          <w:rFonts w:ascii="Times New Roman" w:eastAsia="Times New Roman" w:hAnsi="Times New Roman" w:cs="David"/>
          <w:sz w:val="20"/>
          <w:szCs w:val="24"/>
          <w:rtl/>
          <w:lang w:eastAsia="he-IL"/>
        </w:rPr>
        <w:t xml:space="preserve"> ו/או </w:t>
      </w:r>
      <w:r w:rsidRPr="00013687">
        <w:rPr>
          <w:rFonts w:ascii="Times New Roman" w:eastAsia="Times New Roman" w:hAnsi="Times New Roman" w:cs="David"/>
          <w:b/>
          <w:bCs/>
          <w:sz w:val="20"/>
          <w:szCs w:val="24"/>
          <w:rtl/>
          <w:lang w:eastAsia="he-IL"/>
        </w:rPr>
        <w:t>"אישור עריכת הביטוח"</w:t>
      </w:r>
      <w:r w:rsidRPr="00B27B4C">
        <w:rPr>
          <w:rFonts w:ascii="Times New Roman" w:eastAsia="Times New Roman" w:hAnsi="Times New Roman" w:cs="David"/>
          <w:sz w:val="20"/>
          <w:szCs w:val="24"/>
          <w:rtl/>
          <w:lang w:eastAsia="he-IL"/>
        </w:rPr>
        <w:t>, לפי העניין), אצל חברת ביטוח מורשית כדין בישראל</w:t>
      </w:r>
      <w:r w:rsidRPr="00B27B4C">
        <w:rPr>
          <w:rFonts w:ascii="Times New Roman" w:eastAsia="Times New Roman" w:hAnsi="Times New Roman" w:cs="David"/>
          <w:sz w:val="20"/>
          <w:szCs w:val="24"/>
          <w:lang w:eastAsia="he-IL"/>
        </w:rPr>
        <w:t>.</w:t>
      </w:r>
    </w:p>
    <w:p w14:paraId="44E27EC7" w14:textId="77777777" w:rsidR="004528C9" w:rsidRPr="00B27B4C" w:rsidRDefault="004528C9" w:rsidP="004528C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מובהר כי גבולות האחריות הנדרשים במסגרת ביטוחי המתכנן כמפורט באישור עריכת הביטוח הינם בבחינת דרישה מזערית המוטלת על המתכנן. המתכנן מצהיר ומאשר כי יהיה מנוע מלהעלות כל טענה כלפי </w:t>
      </w:r>
      <w:r>
        <w:rPr>
          <w:rFonts w:ascii="Times New Roman" w:eastAsia="Times New Roman" w:hAnsi="Times New Roman" w:cs="David" w:hint="cs"/>
          <w:sz w:val="20"/>
          <w:szCs w:val="24"/>
          <w:rtl/>
          <w:lang w:eastAsia="he-IL"/>
        </w:rPr>
        <w:t xml:space="preserve">המזמין </w:t>
      </w:r>
      <w:r w:rsidRPr="00B27B4C">
        <w:rPr>
          <w:rFonts w:ascii="Times New Roman" w:eastAsia="Times New Roman" w:hAnsi="Times New Roman" w:cs="David"/>
          <w:sz w:val="20"/>
          <w:szCs w:val="24"/>
          <w:rtl/>
          <w:lang w:eastAsia="he-IL"/>
        </w:rPr>
        <w:t>ו/או מי מטעמ</w:t>
      </w:r>
      <w:r>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בכל הקשור לגבולות האחריות כאמור</w:t>
      </w:r>
      <w:r w:rsidRPr="00B27B4C">
        <w:rPr>
          <w:rFonts w:ascii="Times New Roman" w:eastAsia="Times New Roman" w:hAnsi="Times New Roman" w:cs="David"/>
          <w:sz w:val="20"/>
          <w:szCs w:val="24"/>
          <w:lang w:eastAsia="he-IL"/>
        </w:rPr>
        <w:t>.</w:t>
      </w:r>
    </w:p>
    <w:p w14:paraId="40267F8B" w14:textId="77777777" w:rsidR="004528C9" w:rsidRPr="00B27B4C" w:rsidRDefault="004528C9" w:rsidP="004528C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ביטוחי המתכנן יהיו קודמים לכל ביטוח הנערך על ידי </w:t>
      </w:r>
      <w:r>
        <w:rPr>
          <w:rFonts w:ascii="Times New Roman" w:eastAsia="Times New Roman" w:hAnsi="Times New Roman" w:cs="David" w:hint="cs"/>
          <w:sz w:val="20"/>
          <w:szCs w:val="24"/>
          <w:rtl/>
          <w:lang w:eastAsia="he-IL"/>
        </w:rPr>
        <w:t xml:space="preserve">המזמין </w:t>
      </w:r>
      <w:r w:rsidRPr="00B27B4C">
        <w:rPr>
          <w:rFonts w:ascii="Times New Roman" w:eastAsia="Times New Roman" w:hAnsi="Times New Roman" w:cs="David"/>
          <w:sz w:val="20"/>
          <w:szCs w:val="24"/>
          <w:rtl/>
          <w:lang w:eastAsia="he-IL"/>
        </w:rPr>
        <w:t xml:space="preserve">ויכללו סעיף לפיו מוותרים המבטחים על כל טענה ו/או דרישה ו/או תביעה בדבר שיתוף בביטוחי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כן יכללו הביטוחים כאמור הוראה לפיה לא יבוטלו ולא יצומצמו במשך תקופת הביטוח, אלא בהודעה ל</w:t>
      </w:r>
      <w:r>
        <w:rPr>
          <w:rFonts w:ascii="Times New Roman" w:eastAsia="Times New Roman" w:hAnsi="Times New Roman" w:cs="David" w:hint="cs"/>
          <w:sz w:val="20"/>
          <w:szCs w:val="24"/>
          <w:rtl/>
          <w:lang w:eastAsia="he-IL"/>
        </w:rPr>
        <w:t xml:space="preserve">מזמין </w:t>
      </w:r>
      <w:r w:rsidRPr="00B27B4C">
        <w:rPr>
          <w:rFonts w:ascii="Times New Roman" w:eastAsia="Times New Roman" w:hAnsi="Times New Roman" w:cs="David"/>
          <w:sz w:val="20"/>
          <w:szCs w:val="24"/>
          <w:rtl/>
          <w:lang w:eastAsia="he-IL"/>
        </w:rPr>
        <w:t>60 יום מראש ובכתב (בדואר רשום</w:t>
      </w:r>
      <w:r>
        <w:rPr>
          <w:rFonts w:ascii="Times New Roman" w:eastAsia="Times New Roman" w:hAnsi="Times New Roman" w:cs="David" w:hint="cs"/>
          <w:sz w:val="20"/>
          <w:szCs w:val="24"/>
          <w:rtl/>
          <w:lang w:eastAsia="he-IL"/>
        </w:rPr>
        <w:t>).</w:t>
      </w:r>
    </w:p>
    <w:p w14:paraId="1FF7DCE0" w14:textId="77777777" w:rsidR="004528C9" w:rsidRPr="00B27B4C" w:rsidRDefault="004528C9" w:rsidP="004528C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ללא צורך בכל דרישה מצד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מתחייב המתכנן להמציא לידי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לפני תחילת מתן השירותים נשוא הסכם זה וכתנאי מוקדם להתקשרות ו/או לכל תשלום על חשבון התמורה, את אישור עריכת הביטוח, כשהוא חתום בידי מבטחיו</w:t>
      </w:r>
      <w:r w:rsidRPr="00B27B4C">
        <w:rPr>
          <w:rFonts w:ascii="Times New Roman" w:eastAsia="Times New Roman" w:hAnsi="Times New Roman" w:cs="David"/>
          <w:sz w:val="20"/>
          <w:szCs w:val="24"/>
          <w:lang w:eastAsia="he-IL"/>
        </w:rPr>
        <w:t xml:space="preserve">. </w:t>
      </w:r>
    </w:p>
    <w:p w14:paraId="02E14E00" w14:textId="77777777" w:rsidR="004528C9" w:rsidRPr="00B27B4C" w:rsidRDefault="004528C9" w:rsidP="004528C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מיד בתום תקופת הביטוח, מתחייב המתכנן להמציא לידי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אישור עריכת ביטוח מעודכן בגין חידוש תוקף ביטוחי המתכנן לתקופת ביטוח נוספת, ומידי תקופת ביטוח, כל עוד הסכם זה בתוקף</w:t>
      </w:r>
      <w:r w:rsidRPr="00B27B4C">
        <w:rPr>
          <w:rFonts w:ascii="Times New Roman" w:eastAsia="Times New Roman" w:hAnsi="Times New Roman" w:cs="David"/>
          <w:sz w:val="20"/>
          <w:szCs w:val="24"/>
          <w:lang w:eastAsia="he-IL"/>
        </w:rPr>
        <w:t>.</w:t>
      </w:r>
    </w:p>
    <w:p w14:paraId="187A1A90" w14:textId="77777777" w:rsidR="004528C9" w:rsidRPr="00B27B4C" w:rsidRDefault="004528C9" w:rsidP="004528C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מהאמור לעיל, ובכל הנוגע לביטוח המפורט בסעיף 1 לאישור עריכת הביטוח (ביטוח אחריות מקצועית), מתחייב המתכנן להמשיך ולהחזיק ביטוח זה בתוקף ולהציג </w:t>
      </w:r>
      <w:r w:rsidRPr="00B27B4C">
        <w:rPr>
          <w:rFonts w:ascii="Times New Roman" w:eastAsia="Times New Roman" w:hAnsi="Times New Roman" w:cs="David"/>
          <w:sz w:val="20"/>
          <w:szCs w:val="24"/>
          <w:rtl/>
          <w:lang w:eastAsia="he-IL"/>
        </w:rPr>
        <w:lastRenderedPageBreak/>
        <w:t xml:space="preserve">בפני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אישור עריכת ביטוח בגינו, במועדים כאמור ולמשך 7 (שבע) שנים נוספות לפחות ממועד תום מתן השירותים על פי ההסכם</w:t>
      </w:r>
      <w:r w:rsidRPr="00B27B4C">
        <w:rPr>
          <w:rFonts w:ascii="Times New Roman" w:eastAsia="Times New Roman" w:hAnsi="Times New Roman" w:cs="David"/>
          <w:sz w:val="20"/>
          <w:szCs w:val="24"/>
          <w:lang w:eastAsia="he-IL"/>
        </w:rPr>
        <w:t>.</w:t>
      </w:r>
    </w:p>
    <w:p w14:paraId="1F59C183" w14:textId="77777777" w:rsidR="004528C9" w:rsidRPr="00B27B4C" w:rsidRDefault="004528C9" w:rsidP="004528C9">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פוטר את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מי מטעמ</w:t>
      </w:r>
      <w:r>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מאחריות לכל אובדן ו/או נזק לרכוש המובא על ידו ו/או על-ידי מי מטעמו לחצרי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המשמש לצורך מתן השירותים, ולא תהיה לו כל טענה ו/או דרישה ו/או תביעה כלפי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מי מטעמה בגין אובדן ו/או נזק כאמור; הפטור כאמור לא יחול לטובת אדם שגרם לנזק בזדון</w:t>
      </w:r>
      <w:r w:rsidRPr="00B27B4C">
        <w:rPr>
          <w:rFonts w:ascii="Times New Roman" w:eastAsia="Times New Roman" w:hAnsi="Times New Roman" w:cs="David"/>
          <w:sz w:val="20"/>
          <w:szCs w:val="24"/>
          <w:lang w:eastAsia="he-IL"/>
        </w:rPr>
        <w:t>.</w:t>
      </w:r>
    </w:p>
    <w:p w14:paraId="516175BD" w14:textId="77777777" w:rsidR="004528C9" w:rsidRPr="00B27B4C" w:rsidRDefault="004528C9" w:rsidP="004528C9">
      <w:pPr>
        <w:widowControl w:val="0"/>
        <w:spacing w:before="0" w:beforeAutospacing="0" w:after="240" w:afterAutospacing="0" w:line="240" w:lineRule="auto"/>
        <w:ind w:firstLine="226"/>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9.10    </w:t>
      </w:r>
      <w:r w:rsidRPr="00B27B4C">
        <w:rPr>
          <w:rFonts w:ascii="Times New Roman" w:eastAsia="Times New Roman" w:hAnsi="Times New Roman" w:cs="David"/>
          <w:sz w:val="20"/>
          <w:szCs w:val="24"/>
          <w:rtl/>
          <w:lang w:eastAsia="he-IL"/>
        </w:rPr>
        <w:t>הפרת סעיף זה על כל תנאיו תיחשב להפרה יסודית של ההסכם.</w:t>
      </w:r>
    </w:p>
    <w:p w14:paraId="22EEA183" w14:textId="77777777" w:rsidR="000B5DC0" w:rsidRPr="000B5DC0" w:rsidRDefault="000B5DC0" w:rsidP="000B5DC0">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37B6EDDD"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אספקת תכניות</w:t>
      </w:r>
    </w:p>
    <w:p w14:paraId="7FD017DD"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בכל עת במהלך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וכן בתקופת הבדק של העבודות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0B5DC0">
        <w:rPr>
          <w:rFonts w:ascii="Times New Roman" w:eastAsia="Times New Roman" w:hAnsi="Times New Roman" w:cs="David"/>
          <w:b/>
          <w:bCs/>
          <w:sz w:val="20"/>
          <w:szCs w:val="24"/>
          <w:rtl/>
          <w:lang w:eastAsia="he-IL"/>
        </w:rPr>
        <w:t>ח'</w:t>
      </w:r>
      <w:r w:rsidRPr="000B5DC0">
        <w:rPr>
          <w:rFonts w:ascii="Times New Roman" w:eastAsia="Times New Roman" w:hAnsi="Times New Roman" w:cs="David"/>
          <w:sz w:val="20"/>
          <w:szCs w:val="24"/>
          <w:rtl/>
          <w:lang w:eastAsia="he-IL"/>
        </w:rPr>
        <w:t xml:space="preserve"> לחוזה זה, ובמידה והדרישה מתייחסת לתכניות שאינ</w:t>
      </w:r>
      <w:r w:rsidRPr="000B5DC0">
        <w:rPr>
          <w:rFonts w:ascii="Times New Roman" w:eastAsia="Times New Roman" w:hAnsi="Times New Roman" w:cs="David" w:hint="cs"/>
          <w:sz w:val="20"/>
          <w:szCs w:val="24"/>
          <w:rtl/>
          <w:lang w:eastAsia="he-IL"/>
        </w:rPr>
        <w:t>ן</w:t>
      </w:r>
      <w:r w:rsidRPr="000B5DC0">
        <w:rPr>
          <w:rFonts w:ascii="Times New Roman" w:eastAsia="Times New Roman" w:hAnsi="Times New Roman" w:cs="David"/>
          <w:sz w:val="20"/>
          <w:szCs w:val="24"/>
          <w:rtl/>
          <w:lang w:eastAsia="he-IL"/>
        </w:rPr>
        <w:t xml:space="preserve"> בידו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יערכ</w:t>
      </w:r>
      <w:r w:rsidRPr="000B5DC0">
        <w:rPr>
          <w:rFonts w:ascii="Times New Roman" w:eastAsia="Times New Roman" w:hAnsi="Times New Roman" w:cs="David" w:hint="cs"/>
          <w:sz w:val="20"/>
          <w:szCs w:val="24"/>
          <w:rtl/>
          <w:lang w:eastAsia="he-IL"/>
        </w:rPr>
        <w:t>ן</w:t>
      </w:r>
      <w:r w:rsidRPr="000B5DC0">
        <w:rPr>
          <w:rFonts w:ascii="Times New Roman" w:eastAsia="Times New Roman" w:hAnsi="Times New Roman" w:cs="David"/>
          <w:sz w:val="20"/>
          <w:szCs w:val="24"/>
          <w:rtl/>
          <w:lang w:eastAsia="he-IL"/>
        </w:rPr>
        <w:t xml:space="preserve"> המתכנן בהקדם האפשרי וימסר</w:t>
      </w:r>
      <w:r w:rsidRPr="000B5DC0">
        <w:rPr>
          <w:rFonts w:ascii="Times New Roman" w:eastAsia="Times New Roman" w:hAnsi="Times New Roman" w:cs="David" w:hint="cs"/>
          <w:sz w:val="20"/>
          <w:szCs w:val="24"/>
          <w:rtl/>
          <w:lang w:eastAsia="he-IL"/>
        </w:rPr>
        <w:t>ן</w:t>
      </w:r>
      <w:r w:rsidRPr="000B5DC0">
        <w:rPr>
          <w:rFonts w:ascii="Times New Roman" w:eastAsia="Times New Roman" w:hAnsi="Times New Roman" w:cs="David"/>
          <w:sz w:val="20"/>
          <w:szCs w:val="24"/>
          <w:rtl/>
          <w:lang w:eastAsia="he-IL"/>
        </w:rPr>
        <w:t xml:space="preserve"> למזמין.</w:t>
      </w:r>
    </w:p>
    <w:p w14:paraId="6D307EA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עם גמר שרותי </w:t>
      </w:r>
      <w:r w:rsidRPr="000B5DC0">
        <w:rPr>
          <w:rFonts w:ascii="Times New Roman" w:eastAsia="Times New Roman" w:hAnsi="Times New Roman" w:cs="David" w:hint="cs"/>
          <w:sz w:val="20"/>
          <w:szCs w:val="24"/>
          <w:rtl/>
          <w:lang w:eastAsia="he-IL"/>
        </w:rPr>
        <w:t>המתכנן,</w:t>
      </w:r>
      <w:r w:rsidRPr="000B5DC0">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הסופי בשטח </w:t>
      </w:r>
      <w:r w:rsidRPr="000B5DC0">
        <w:rPr>
          <w:rFonts w:ascii="Times New Roman" w:eastAsia="Times New Roman" w:hAnsi="Times New Roman" w:cs="David"/>
          <w:color w:val="000000"/>
          <w:sz w:val="20"/>
          <w:szCs w:val="24"/>
          <w:lang w:eastAsia="he-IL"/>
        </w:rPr>
        <w:t>(AS MADE)</w:t>
      </w:r>
      <w:r w:rsidRPr="000B5DC0">
        <w:rPr>
          <w:rFonts w:ascii="Times New Roman" w:eastAsia="Times New Roman" w:hAnsi="Times New Roman" w:cs="David"/>
          <w:sz w:val="20"/>
          <w:szCs w:val="24"/>
          <w:rtl/>
          <w:lang w:eastAsia="he-IL"/>
        </w:rPr>
        <w:t xml:space="preserve">, למעט שינויי דיירים, </w:t>
      </w:r>
      <w:r w:rsidRPr="000B5DC0">
        <w:rPr>
          <w:rFonts w:ascii="Times New Roman" w:eastAsia="Times New Roman" w:hAnsi="Times New Roman" w:cs="David" w:hint="cs"/>
          <w:sz w:val="20"/>
          <w:szCs w:val="24"/>
          <w:rtl/>
          <w:lang w:eastAsia="he-IL"/>
        </w:rPr>
        <w:t xml:space="preserve">וקבצים </w:t>
      </w:r>
      <w:r w:rsidRPr="000B5DC0">
        <w:rPr>
          <w:rFonts w:ascii="Times New Roman" w:eastAsia="Times New Roman" w:hAnsi="Times New Roman" w:cs="David"/>
          <w:sz w:val="20"/>
          <w:szCs w:val="24"/>
          <w:rtl/>
          <w:lang w:eastAsia="he-IL"/>
        </w:rPr>
        <w:t>המכילים את התכנון במדיה ממוחשבת.</w:t>
      </w:r>
    </w:p>
    <w:p w14:paraId="7877D92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0B5DC0">
        <w:rPr>
          <w:rFonts w:ascii="Times New Roman" w:eastAsia="Times New Roman" w:hAnsi="Times New Roman" w:cs="David" w:hint="cs"/>
          <w:sz w:val="20"/>
          <w:szCs w:val="24"/>
          <w:rtl/>
          <w:lang w:eastAsia="he-IL"/>
        </w:rPr>
        <w:t>הקבצים</w:t>
      </w:r>
      <w:r w:rsidRPr="000B5DC0">
        <w:rPr>
          <w:rFonts w:ascii="Times New Roman" w:eastAsia="Times New Roman" w:hAnsi="Times New Roman" w:cs="David"/>
          <w:sz w:val="20"/>
          <w:szCs w:val="24"/>
          <w:rtl/>
          <w:lang w:eastAsia="he-IL"/>
        </w:rPr>
        <w:t xml:space="preserve"> כשה</w:t>
      </w:r>
      <w:r w:rsidRPr="000B5DC0">
        <w:rPr>
          <w:rFonts w:ascii="Times New Roman" w:eastAsia="Times New Roman" w:hAnsi="Times New Roman" w:cs="David" w:hint="cs"/>
          <w:sz w:val="20"/>
          <w:szCs w:val="24"/>
          <w:rtl/>
          <w:lang w:eastAsia="he-IL"/>
        </w:rPr>
        <w:t>ם</w:t>
      </w:r>
      <w:r w:rsidRPr="000B5DC0">
        <w:rPr>
          <w:rFonts w:ascii="Times New Roman" w:eastAsia="Times New Roman" w:hAnsi="Times New Roman" w:cs="David"/>
          <w:sz w:val="20"/>
          <w:szCs w:val="24"/>
          <w:rtl/>
          <w:lang w:eastAsia="he-IL"/>
        </w:rPr>
        <w:t xml:space="preserve"> מעודכנ</w:t>
      </w:r>
      <w:r w:rsidRPr="000B5DC0">
        <w:rPr>
          <w:rFonts w:ascii="Times New Roman" w:eastAsia="Times New Roman" w:hAnsi="Times New Roman" w:cs="David" w:hint="cs"/>
          <w:sz w:val="20"/>
          <w:szCs w:val="24"/>
          <w:rtl/>
          <w:lang w:eastAsia="he-IL"/>
        </w:rPr>
        <w:t>ים</w:t>
      </w:r>
      <w:r w:rsidRPr="000B5DC0">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28D2C38D"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כמו כן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38A4C0FB"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המתכנן לא יהיה זכאי לכל תשלום נוסף בעד תכניות שימסור למזמין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סעיף 10 זה.</w:t>
      </w:r>
    </w:p>
    <w:p w14:paraId="238C1EF9"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זכות הקניין בכל התכניות שייכת למזמין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ובלבד ששולם שכר המתכנן בהתאם להוראות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518CFC5D" w14:textId="77777777" w:rsidR="000B5DC0" w:rsidRPr="000B5DC0" w:rsidRDefault="000B5DC0" w:rsidP="000B5DC0">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מעמד המתכנן</w:t>
      </w:r>
    </w:p>
    <w:p w14:paraId="28BA67AF"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color w:val="000000"/>
          <w:sz w:val="24"/>
          <w:szCs w:val="24"/>
          <w:rtl/>
          <w:lang w:eastAsia="he-IL"/>
        </w:rPr>
        <w:t>מוסכם ומובהר על ידי הצדדים לחוזה 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0B5DC0">
        <w:rPr>
          <w:rFonts w:ascii="Times New Roman" w:eastAsia="Times New Roman" w:hAnsi="Times New Roman" w:cs="David" w:hint="cs"/>
          <w:sz w:val="20"/>
          <w:szCs w:val="24"/>
          <w:rtl/>
          <w:lang w:eastAsia="he-IL"/>
        </w:rPr>
        <w:t xml:space="preserve"> של המתכנן</w:t>
      </w:r>
      <w:r w:rsidRPr="000B5DC0">
        <w:rPr>
          <w:rFonts w:ascii="Times New Roman" w:eastAsia="Times New Roman" w:hAnsi="Times New Roman" w:cs="David"/>
          <w:sz w:val="20"/>
          <w:szCs w:val="24"/>
          <w:rtl/>
          <w:lang w:eastAsia="he-IL"/>
        </w:rPr>
        <w:t>.</w:t>
      </w:r>
    </w:p>
    <w:p w14:paraId="12286DA2"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אין ולא יהיו יחסי עובד-מעביד בין המזמין ובין </w:t>
      </w:r>
      <w:r w:rsidRPr="000B5DC0">
        <w:rPr>
          <w:rFonts w:ascii="Times New Roman" w:eastAsia="Times New Roman" w:hAnsi="Times New Roman" w:cs="David"/>
          <w:color w:val="000000"/>
          <w:sz w:val="24"/>
          <w:szCs w:val="24"/>
          <w:rtl/>
          <w:lang w:eastAsia="he-IL"/>
        </w:rPr>
        <w:t xml:space="preserve">המתכנן ו/או </w:t>
      </w:r>
      <w:r w:rsidRPr="000B5DC0">
        <w:rPr>
          <w:rFonts w:ascii="Times New Roman" w:eastAsia="Times New Roman" w:hAnsi="Times New Roman" w:cs="David" w:hint="cs"/>
          <w:color w:val="000000"/>
          <w:sz w:val="24"/>
          <w:szCs w:val="24"/>
          <w:rtl/>
          <w:lang w:eastAsia="he-IL"/>
        </w:rPr>
        <w:t>מי מטעמו ו</w:t>
      </w:r>
      <w:r w:rsidRPr="000B5DC0">
        <w:rPr>
          <w:rFonts w:ascii="Times New Roman" w:eastAsia="Times New Roman" w:hAnsi="Times New Roman" w:cs="David"/>
          <w:color w:val="000000"/>
          <w:sz w:val="24"/>
          <w:szCs w:val="24"/>
          <w:rtl/>
          <w:lang w:eastAsia="he-IL"/>
        </w:rPr>
        <w:t xml:space="preserve">בין המזמין לבין עובדי </w:t>
      </w:r>
      <w:r w:rsidRPr="000B5DC0">
        <w:rPr>
          <w:rFonts w:ascii="Times New Roman" w:eastAsia="Times New Roman" w:hAnsi="Times New Roman" w:cs="David" w:hint="cs"/>
          <w:color w:val="000000"/>
          <w:sz w:val="24"/>
          <w:szCs w:val="24"/>
          <w:rtl/>
          <w:lang w:eastAsia="he-IL"/>
        </w:rPr>
        <w:t xml:space="preserve"> המתכנן ו/או מי מטעמיהם</w:t>
      </w:r>
      <w:r w:rsidRPr="000B5DC0">
        <w:rPr>
          <w:rFonts w:ascii="Times New Roman" w:eastAsia="Times New Roman" w:hAnsi="Times New Roman" w:cs="David"/>
          <w:color w:val="000000"/>
          <w:sz w:val="24"/>
          <w:szCs w:val="24"/>
          <w:rtl/>
          <w:lang w:eastAsia="he-IL"/>
        </w:rPr>
        <w:t xml:space="preserve"> </w:t>
      </w:r>
      <w:r w:rsidRPr="000B5DC0">
        <w:rPr>
          <w:rFonts w:ascii="Times New Roman" w:eastAsia="Times New Roman" w:hAnsi="Times New Roman" w:cs="David"/>
          <w:sz w:val="20"/>
          <w:szCs w:val="24"/>
          <w:rtl/>
          <w:lang w:eastAsia="he-IL"/>
        </w:rPr>
        <w:t>ואין בהוראות חוזה 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כדי ליצור בין המתכנן ו/או מי מעובדיו</w:t>
      </w:r>
      <w:r w:rsidRPr="000B5DC0">
        <w:rPr>
          <w:rFonts w:ascii="Times New Roman" w:eastAsia="Times New Roman" w:hAnsi="Times New Roman" w:cs="David" w:hint="cs"/>
          <w:sz w:val="20"/>
          <w:szCs w:val="24"/>
          <w:rtl/>
          <w:lang w:eastAsia="he-IL"/>
        </w:rPr>
        <w:t xml:space="preserve"> ו/או מי מטעמו</w:t>
      </w:r>
      <w:r w:rsidRPr="000B5DC0">
        <w:rPr>
          <w:rFonts w:ascii="Times New Roman" w:eastAsia="Times New Roman" w:hAnsi="Times New Roman" w:cs="David"/>
          <w:sz w:val="20"/>
          <w:szCs w:val="24"/>
          <w:rtl/>
          <w:lang w:eastAsia="he-IL"/>
        </w:rPr>
        <w:t xml:space="preserve"> לבין המזמין ו/או המנהל ו/או מי מטעמו יחסי עובד מעביד</w:t>
      </w:r>
      <w:r w:rsidRPr="000B5DC0">
        <w:rPr>
          <w:rFonts w:ascii="Times New Roman" w:eastAsia="Times New Roman" w:hAnsi="Times New Roman" w:cs="David"/>
          <w:color w:val="000000"/>
          <w:sz w:val="24"/>
          <w:szCs w:val="24"/>
          <w:rtl/>
          <w:lang w:eastAsia="he-IL"/>
        </w:rPr>
        <w:t>, לכל ענין ודבר. בכלל 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מוסכם ומובהר בין הצדדים</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0B5DC0">
        <w:rPr>
          <w:rFonts w:ascii="Times New Roman" w:eastAsia="Times New Roman" w:hAnsi="Times New Roman" w:cs="David" w:hint="cs"/>
          <w:color w:val="000000"/>
          <w:sz w:val="24"/>
          <w:szCs w:val="24"/>
          <w:rtl/>
          <w:lang w:eastAsia="he-IL"/>
        </w:rPr>
        <w:t>ל פ</w:t>
      </w:r>
      <w:r w:rsidRPr="000B5DC0">
        <w:rPr>
          <w:rFonts w:ascii="Times New Roman" w:eastAsia="Times New Roman" w:hAnsi="Times New Roman" w:cs="David"/>
          <w:color w:val="000000"/>
          <w:sz w:val="24"/>
          <w:szCs w:val="24"/>
          <w:rtl/>
          <w:lang w:eastAsia="he-IL"/>
        </w:rPr>
        <w:t>י הדין ו/או מכח צו הרחבה ו/או מכח הסכם כלשהו על עובד</w:t>
      </w:r>
      <w:r w:rsidRPr="000B5DC0">
        <w:rPr>
          <w:rFonts w:ascii="Times New Roman" w:eastAsia="Times New Roman" w:hAnsi="Times New Roman" w:cs="David" w:hint="cs"/>
          <w:sz w:val="20"/>
          <w:szCs w:val="24"/>
          <w:rtl/>
          <w:lang w:eastAsia="he-IL"/>
        </w:rPr>
        <w:t>.</w:t>
      </w:r>
    </w:p>
    <w:p w14:paraId="34029726"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color w:val="000000"/>
          <w:sz w:val="24"/>
          <w:szCs w:val="24"/>
          <w:rtl/>
          <w:lang w:eastAsia="he-IL"/>
        </w:rPr>
        <w:t>מוסכם בזה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המתכנן ו/או עובדיו</w:t>
      </w:r>
      <w:r w:rsidRPr="000B5DC0">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0B5DC0">
        <w:rPr>
          <w:rFonts w:ascii="Times New Roman" w:eastAsia="Times New Roman" w:hAnsi="Times New Roman" w:cs="David"/>
          <w:color w:val="000000"/>
          <w:sz w:val="24"/>
          <w:szCs w:val="24"/>
          <w:rtl/>
          <w:lang w:eastAsia="he-IL"/>
        </w:rPr>
        <w:t xml:space="preserve"> מוותרים על כל טענות ו/או</w:t>
      </w:r>
      <w:r w:rsidRPr="000B5DC0">
        <w:rPr>
          <w:rFonts w:ascii="Times New Roman" w:eastAsia="Times New Roman" w:hAnsi="Times New Roman" w:cs="David" w:hint="cs"/>
          <w:color w:val="000000"/>
          <w:sz w:val="24"/>
          <w:szCs w:val="24"/>
          <w:rtl/>
          <w:lang w:eastAsia="he-IL"/>
        </w:rPr>
        <w:t xml:space="preserve"> דרישות ו/או תלונות ו/או</w:t>
      </w:r>
      <w:r w:rsidRPr="000B5DC0">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626D6897"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מצהיר ומתחייב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ישא לבדו </w:t>
      </w:r>
      <w:r w:rsidRPr="000B5DC0">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0B5DC0">
        <w:rPr>
          <w:rFonts w:ascii="Times New Roman" w:eastAsia="Times New Roman" w:hAnsi="Times New Roman" w:cs="David" w:hint="cs"/>
          <w:color w:val="000000"/>
          <w:sz w:val="24"/>
          <w:szCs w:val="24"/>
          <w:rtl/>
          <w:lang w:eastAsia="he-IL"/>
        </w:rPr>
        <w:t>ל פי</w:t>
      </w:r>
      <w:r w:rsidRPr="000B5DC0">
        <w:rPr>
          <w:rFonts w:ascii="Times New Roman" w:eastAsia="Times New Roman" w:hAnsi="Times New Roman" w:cs="David"/>
          <w:color w:val="000000"/>
          <w:sz w:val="24"/>
          <w:szCs w:val="24"/>
          <w:rtl/>
          <w:lang w:eastAsia="he-IL"/>
        </w:rPr>
        <w:t xml:space="preserve"> חוזה 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ובכלל 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sz w:val="20"/>
          <w:szCs w:val="24"/>
          <w:rtl/>
          <w:lang w:eastAsia="he-IL"/>
        </w:rPr>
        <w:t xml:space="preserve"> תשלומי מס הכנסה והב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טוח הלאומי שהוא חב בגין מתן שרותי המתכנן.</w:t>
      </w:r>
    </w:p>
    <w:p w14:paraId="1A525641"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 xml:space="preserve">המתכנן </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טוח לאומי, תשלומים לקרנות איגודים מקצוע</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63C3B694"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0B5DC0">
        <w:rPr>
          <w:rFonts w:ascii="Times New Roman" w:eastAsia="Times New Roman" w:hAnsi="Times New Roman" w:cs="David"/>
          <w:color w:val="000000"/>
          <w:sz w:val="24"/>
          <w:szCs w:val="24"/>
          <w:rtl/>
          <w:lang w:eastAsia="he-IL"/>
        </w:rPr>
        <w:t>מבלי לגרוע מ</w:t>
      </w:r>
      <w:r w:rsidRPr="000B5DC0">
        <w:rPr>
          <w:rFonts w:ascii="Times New Roman" w:eastAsia="Times New Roman" w:hAnsi="Times New Roman" w:cs="David" w:hint="cs"/>
          <w:color w:val="000000"/>
          <w:sz w:val="24"/>
          <w:szCs w:val="24"/>
          <w:rtl/>
          <w:lang w:eastAsia="he-IL"/>
        </w:rPr>
        <w:t xml:space="preserve">כלליות </w:t>
      </w:r>
      <w:r w:rsidRPr="000B5DC0">
        <w:rPr>
          <w:rFonts w:ascii="Times New Roman" w:eastAsia="Times New Roman" w:hAnsi="Times New Roman" w:cs="David"/>
          <w:color w:val="000000"/>
          <w:sz w:val="24"/>
          <w:szCs w:val="24"/>
          <w:rtl/>
          <w:lang w:eastAsia="he-IL"/>
        </w:rPr>
        <w:t>האמור לעיל, המתכנן מצהיר ומתחייב</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אם י</w:t>
      </w:r>
      <w:r w:rsidRPr="000B5DC0">
        <w:rPr>
          <w:rFonts w:ascii="Times New Roman" w:eastAsia="Times New Roman" w:hAnsi="Times New Roman" w:cs="David" w:hint="cs"/>
          <w:color w:val="000000"/>
          <w:sz w:val="24"/>
          <w:szCs w:val="24"/>
          <w:rtl/>
          <w:lang w:eastAsia="he-IL"/>
        </w:rPr>
        <w:t>י</w:t>
      </w:r>
      <w:r w:rsidRPr="000B5DC0">
        <w:rPr>
          <w:rFonts w:ascii="Times New Roman" w:eastAsia="Times New Roman" w:hAnsi="Times New Roman" w:cs="David"/>
          <w:color w:val="000000"/>
          <w:sz w:val="24"/>
          <w:szCs w:val="24"/>
          <w:rtl/>
          <w:lang w:eastAsia="he-IL"/>
        </w:rPr>
        <w:t>דרש המזמין על ידי המתכנן ו/או על ידי מי מ</w:t>
      </w:r>
      <w:r w:rsidRPr="000B5DC0">
        <w:rPr>
          <w:rFonts w:ascii="Times New Roman" w:eastAsia="Times New Roman" w:hAnsi="Times New Roman" w:cs="David" w:hint="cs"/>
          <w:color w:val="000000"/>
          <w:sz w:val="24"/>
          <w:szCs w:val="24"/>
          <w:rtl/>
          <w:lang w:eastAsia="he-IL"/>
        </w:rPr>
        <w:t>שלוחיו ו/או עובדיו</w:t>
      </w:r>
      <w:r w:rsidRPr="000B5DC0">
        <w:rPr>
          <w:rFonts w:ascii="Times New Roman" w:eastAsia="Times New Roman" w:hAnsi="Times New Roman" w:cs="David"/>
          <w:color w:val="000000"/>
          <w:sz w:val="24"/>
          <w:szCs w:val="24"/>
          <w:rtl/>
          <w:lang w:eastAsia="he-IL"/>
        </w:rPr>
        <w:t xml:space="preserve"> ו/או</w:t>
      </w:r>
      <w:r w:rsidRPr="000B5DC0">
        <w:rPr>
          <w:rFonts w:ascii="Times New Roman" w:eastAsia="Times New Roman" w:hAnsi="Times New Roman" w:cs="David" w:hint="cs"/>
          <w:color w:val="000000"/>
          <w:sz w:val="24"/>
          <w:szCs w:val="24"/>
          <w:rtl/>
          <w:lang w:eastAsia="he-IL"/>
        </w:rPr>
        <w:t xml:space="preserve"> אחר מטעמו ו/או</w:t>
      </w:r>
      <w:r w:rsidRPr="000B5DC0">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0B5DC0">
        <w:rPr>
          <w:rFonts w:ascii="Times New Roman" w:eastAsia="Times New Roman" w:hAnsi="Times New Roman" w:cs="David" w:hint="cs"/>
          <w:color w:val="000000"/>
          <w:sz w:val="24"/>
          <w:szCs w:val="24"/>
          <w:rtl/>
          <w:lang w:eastAsia="he-IL"/>
        </w:rPr>
        <w:t xml:space="preserve"> ו/או פיצוי ו/או שיפוי</w:t>
      </w:r>
      <w:r w:rsidRPr="000B5DC0">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0B5DC0">
        <w:rPr>
          <w:rFonts w:ascii="Times New Roman" w:eastAsia="Times New Roman" w:hAnsi="Times New Roman" w:cs="David" w:hint="cs"/>
          <w:color w:val="000000"/>
          <w:sz w:val="24"/>
          <w:szCs w:val="24"/>
          <w:rtl/>
          <w:lang w:eastAsia="he-IL"/>
        </w:rPr>
        <w:t xml:space="preserve"> ו/או פיצוי ו/או שיפוי</w:t>
      </w:r>
      <w:r w:rsidRPr="000B5DC0">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0B5DC0">
        <w:rPr>
          <w:rFonts w:ascii="Times New Roman" w:eastAsia="Times New Roman" w:hAnsi="Times New Roman" w:cs="David" w:hint="cs"/>
          <w:color w:val="000000"/>
          <w:sz w:val="24"/>
          <w:szCs w:val="24"/>
          <w:rtl/>
          <w:lang w:eastAsia="he-IL"/>
        </w:rPr>
        <w:t xml:space="preserve"> ו/או פיצוי ו/או שיפוי</w:t>
      </w:r>
      <w:r w:rsidRPr="000B5DC0">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ייחשב </w:t>
      </w:r>
      <w:r w:rsidRPr="000B5DC0">
        <w:rPr>
          <w:rFonts w:ascii="Times New Roman" w:eastAsia="Times New Roman" w:hAnsi="Times New Roman" w:cs="David" w:hint="cs"/>
          <w:color w:val="000000"/>
          <w:sz w:val="24"/>
          <w:szCs w:val="24"/>
          <w:rtl/>
          <w:lang w:eastAsia="he-IL"/>
        </w:rPr>
        <w:t>כ</w:t>
      </w:r>
      <w:r w:rsidRPr="000B5DC0">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66404A18"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color w:val="000000"/>
          <w:sz w:val="24"/>
          <w:szCs w:val="24"/>
          <w:rtl/>
          <w:lang w:eastAsia="he-IL"/>
        </w:rPr>
        <w:t>בשים לב לאמור לעיל, אם יקבע פורום מוסמך כלשהו</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0B5DC0">
        <w:rPr>
          <w:rFonts w:ascii="Times New Roman" w:eastAsia="Times New Roman" w:hAnsi="Times New Roman" w:cs="David" w:hint="cs"/>
          <w:color w:val="000000"/>
          <w:sz w:val="24"/>
          <w:szCs w:val="24"/>
          <w:rtl/>
          <w:lang w:eastAsia="he-IL"/>
        </w:rPr>
        <w:t xml:space="preserve"> ו/או מי משלוחיו ו/או אחר מטעמו</w:t>
      </w:r>
      <w:r w:rsidRPr="000B5DC0">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0B5DC0">
        <w:rPr>
          <w:rFonts w:ascii="Times New Roman" w:eastAsia="Times New Roman" w:hAnsi="Times New Roman" w:cs="David" w:hint="cs"/>
          <w:color w:val="000000"/>
          <w:sz w:val="24"/>
          <w:szCs w:val="24"/>
          <w:rtl/>
          <w:lang w:eastAsia="he-IL"/>
        </w:rPr>
        <w:t>.</w:t>
      </w:r>
    </w:p>
    <w:p w14:paraId="4B675E00" w14:textId="77777777" w:rsidR="000B5DC0" w:rsidRPr="000B5DC0" w:rsidRDefault="000B5DC0" w:rsidP="000B5DC0">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t>הבאת החוזה לגמר או ביטולו</w:t>
      </w:r>
    </w:p>
    <w:p w14:paraId="578DF353"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p>
    <w:p w14:paraId="7BBCA25F" w14:textId="77777777" w:rsidR="000B5DC0" w:rsidRPr="000B5DC0" w:rsidRDefault="000B5DC0" w:rsidP="000B5DC0">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על אף האמור בכל מקום אחר בחוזה </w:t>
      </w:r>
      <w:r w:rsidRPr="000B5DC0">
        <w:rPr>
          <w:rFonts w:ascii="Times New Roman" w:eastAsia="Times New Roman" w:hAnsi="Times New Roman" w:cs="David" w:hint="cs"/>
          <w:sz w:val="20"/>
          <w:szCs w:val="24"/>
          <w:rtl/>
          <w:lang w:eastAsia="he-IL"/>
        </w:rPr>
        <w:t xml:space="preserve">זה על נספחיו, </w:t>
      </w:r>
      <w:r w:rsidRPr="000B5DC0">
        <w:rPr>
          <w:rFonts w:ascii="Times New Roman" w:eastAsia="Times New Roman" w:hAnsi="Times New Roman" w:cs="David"/>
          <w:sz w:val="20"/>
          <w:szCs w:val="24"/>
          <w:rtl/>
          <w:lang w:eastAsia="he-IL"/>
        </w:rPr>
        <w:t>רשאי המזמין, לפי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0B5DC0">
        <w:rPr>
          <w:rFonts w:ascii="Times New Roman" w:eastAsia="Times New Roman" w:hAnsi="Times New Roman" w:cs="David" w:hint="cs"/>
          <w:sz w:val="20"/>
          <w:szCs w:val="24"/>
          <w:rtl/>
          <w:lang w:eastAsia="he-IL"/>
        </w:rPr>
        <w:t>-7</w:t>
      </w:r>
      <w:r w:rsidRPr="000B5DC0">
        <w:rPr>
          <w:rFonts w:ascii="Times New Roman" w:eastAsia="Times New Roman" w:hAnsi="Times New Roman" w:cs="David"/>
          <w:sz w:val="20"/>
          <w:szCs w:val="24"/>
          <w:rtl/>
          <w:lang w:eastAsia="he-IL"/>
        </w:rPr>
        <w:t xml:space="preserve"> י</w:t>
      </w:r>
      <w:r w:rsidRPr="000B5DC0">
        <w:rPr>
          <w:rFonts w:ascii="Times New Roman" w:eastAsia="Times New Roman" w:hAnsi="Times New Roman" w:cs="David" w:hint="cs"/>
          <w:sz w:val="20"/>
          <w:szCs w:val="24"/>
          <w:rtl/>
          <w:lang w:eastAsia="he-IL"/>
        </w:rPr>
        <w:t>מים</w:t>
      </w:r>
      <w:r w:rsidRPr="000B5DC0">
        <w:rPr>
          <w:rFonts w:ascii="Times New Roman" w:eastAsia="Times New Roman" w:hAnsi="Times New Roman" w:cs="David"/>
          <w:sz w:val="20"/>
          <w:szCs w:val="24"/>
          <w:rtl/>
          <w:lang w:eastAsia="he-IL"/>
        </w:rPr>
        <w:t xml:space="preserve"> מיום משלוחה (להלן: "</w:t>
      </w:r>
      <w:r w:rsidRPr="000B5DC0">
        <w:rPr>
          <w:rFonts w:ascii="Times New Roman" w:eastAsia="Times New Roman" w:hAnsi="Times New Roman" w:cs="David"/>
          <w:b/>
          <w:bCs/>
          <w:sz w:val="20"/>
          <w:szCs w:val="24"/>
          <w:rtl/>
          <w:lang w:eastAsia="he-IL"/>
        </w:rPr>
        <w:t>תאריך הפסקת השרות</w:t>
      </w:r>
      <w:r w:rsidRPr="000B5DC0">
        <w:rPr>
          <w:rFonts w:ascii="Times New Roman" w:eastAsia="Times New Roman" w:hAnsi="Times New Roman" w:cs="David"/>
          <w:sz w:val="20"/>
          <w:szCs w:val="24"/>
          <w:rtl/>
          <w:lang w:eastAsia="he-IL"/>
        </w:rPr>
        <w:t>").</w:t>
      </w:r>
    </w:p>
    <w:p w14:paraId="0EAE13F2" w14:textId="77777777" w:rsidR="000B5DC0" w:rsidRPr="000B5DC0" w:rsidRDefault="000B5DC0" w:rsidP="000B5DC0">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הובא החוזה לידי גמר כאמור בסעיף 12.1.1 לעיל, ישלם המזמין למתכנן שכר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צע עד לתאריך הפסקת הש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וזאת לפי השיעור המפורט בנספחים </w:t>
      </w:r>
      <w:r w:rsidRPr="000B5DC0">
        <w:rPr>
          <w:rFonts w:ascii="Times New Roman" w:eastAsia="Times New Roman" w:hAnsi="Times New Roman" w:cs="David"/>
          <w:bCs/>
          <w:sz w:val="20"/>
          <w:szCs w:val="24"/>
          <w:rtl/>
          <w:lang w:eastAsia="he-IL"/>
        </w:rPr>
        <w:t>ד' ו - ה'</w:t>
      </w:r>
      <w:r w:rsidRPr="000B5DC0">
        <w:rPr>
          <w:rFonts w:ascii="Times New Roman" w:eastAsia="Times New Roman" w:hAnsi="Times New Roman" w:cs="David"/>
          <w:sz w:val="20"/>
          <w:szCs w:val="24"/>
          <w:rtl/>
          <w:lang w:eastAsia="he-IL"/>
        </w:rPr>
        <w:t>. במקרה שבוצע חלק של קטע ו/או שלב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ישולם חלק יחסי מתאים מהשכר הקבוע בנספחים </w:t>
      </w:r>
      <w:r w:rsidRPr="000B5DC0">
        <w:rPr>
          <w:rFonts w:ascii="Times New Roman" w:eastAsia="Times New Roman" w:hAnsi="Times New Roman" w:cs="David"/>
          <w:bCs/>
          <w:sz w:val="20"/>
          <w:szCs w:val="24"/>
          <w:rtl/>
          <w:lang w:eastAsia="he-IL"/>
        </w:rPr>
        <w:t xml:space="preserve">ד' ו-ה' </w:t>
      </w:r>
      <w:r w:rsidRPr="000B5DC0">
        <w:rPr>
          <w:rFonts w:ascii="Times New Roman" w:eastAsia="Times New Roman" w:hAnsi="Times New Roman" w:cs="David"/>
          <w:sz w:val="20"/>
          <w:szCs w:val="24"/>
          <w:rtl/>
          <w:lang w:eastAsia="he-IL"/>
        </w:rPr>
        <w:t>לאותו שלב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כפי שיקבע המנהל.</w:t>
      </w:r>
    </w:p>
    <w:p w14:paraId="473FE116"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לטענה </w:t>
      </w:r>
      <w:r w:rsidRPr="000B5DC0">
        <w:rPr>
          <w:rFonts w:ascii="Times New Roman" w:eastAsia="Times New Roman" w:hAnsi="Times New Roman" w:cs="David" w:hint="cs"/>
          <w:sz w:val="20"/>
          <w:szCs w:val="24"/>
          <w:rtl/>
          <w:lang w:eastAsia="he-IL"/>
        </w:rPr>
        <w:t>ו/או דרישה ו/או תלונה ו/</w:t>
      </w:r>
      <w:r w:rsidRPr="000B5DC0">
        <w:rPr>
          <w:rFonts w:ascii="Times New Roman" w:eastAsia="Times New Roman" w:hAnsi="Times New Roman" w:cs="David"/>
          <w:sz w:val="20"/>
          <w:szCs w:val="24"/>
          <w:rtl/>
          <w:lang w:eastAsia="he-IL"/>
        </w:rPr>
        <w:t>או תביעה כלשהי, פרט לאמור בסעיף 12.1.2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והשכר שישולם לפי סעיף 12.1.2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לסילוק כל המגיע למתכנן מהמזמין לפי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ו/או עקב הבאתו לידי גמר כאמור, בין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ובין מכוח עילה כלשהי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הדין.</w:t>
      </w:r>
    </w:p>
    <w:p w14:paraId="78AAEF57"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תוך 12 חודש</w:t>
      </w:r>
      <w:r w:rsidRPr="000B5DC0">
        <w:rPr>
          <w:rFonts w:ascii="Times New Roman" w:eastAsia="Times New Roman" w:hAnsi="Times New Roman" w:cs="David" w:hint="cs"/>
          <w:sz w:val="20"/>
          <w:szCs w:val="24"/>
          <w:rtl/>
          <w:lang w:eastAsia="he-IL"/>
        </w:rPr>
        <w:t>ים</w:t>
      </w:r>
      <w:r w:rsidRPr="000B5DC0">
        <w:rPr>
          <w:rFonts w:ascii="Times New Roman" w:eastAsia="Times New Roman" w:hAnsi="Times New Roman" w:cs="David"/>
          <w:sz w:val="20"/>
          <w:szCs w:val="24"/>
          <w:rtl/>
          <w:lang w:eastAsia="he-IL"/>
        </w:rPr>
        <w:t xml:space="preserve"> מהבאת חוזה</w:t>
      </w:r>
      <w:r w:rsidRPr="000B5DC0">
        <w:rPr>
          <w:rFonts w:ascii="Times New Roman" w:eastAsia="Times New Roman" w:hAnsi="Times New Roman" w:cs="David" w:hint="cs"/>
          <w:sz w:val="20"/>
          <w:szCs w:val="24"/>
          <w:rtl/>
          <w:lang w:eastAsia="he-IL"/>
        </w:rPr>
        <w:t xml:space="preserve"> זה לידי</w:t>
      </w:r>
      <w:r w:rsidRPr="000B5DC0">
        <w:rPr>
          <w:rFonts w:ascii="Times New Roman" w:eastAsia="Times New Roman" w:hAnsi="Times New Roman" w:cs="David"/>
          <w:sz w:val="20"/>
          <w:szCs w:val="24"/>
          <w:rtl/>
          <w:lang w:eastAsia="he-IL"/>
        </w:rPr>
        <w:t xml:space="preserve"> גמר כאמור</w:t>
      </w:r>
      <w:r w:rsidRPr="000B5DC0">
        <w:rPr>
          <w:rFonts w:ascii="Times New Roman" w:eastAsia="Times New Roman" w:hAnsi="Times New Roman" w:cs="David" w:hint="cs"/>
          <w:sz w:val="20"/>
          <w:szCs w:val="24"/>
          <w:rtl/>
          <w:lang w:eastAsia="he-IL"/>
        </w:rPr>
        <w:t>, רשאי המזמין</w:t>
      </w:r>
      <w:r w:rsidRPr="000B5DC0">
        <w:rPr>
          <w:rFonts w:ascii="Times New Roman" w:eastAsia="Times New Roman" w:hAnsi="Times New Roman" w:cs="David"/>
          <w:sz w:val="20"/>
          <w:szCs w:val="24"/>
          <w:rtl/>
          <w:lang w:eastAsia="he-IL"/>
        </w:rPr>
        <w:t xml:space="preserve"> לחדשו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במקרה 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המתכנן 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לפי דרישת המזמין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לחדש את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תנאי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w:t>
      </w:r>
    </w:p>
    <w:p w14:paraId="50ACE174"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במקרה שחוזה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מצוות הדין)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המתכנן זכאי לתשלום כמוגדר בסעיף 12.3.2 להלן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ויחולו הסעיפים 12.1.3 ו- 12.1.4 לעיל.</w:t>
      </w:r>
    </w:p>
    <w:p w14:paraId="1351FAEE"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p>
    <w:p w14:paraId="4B14437E"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מבלי לגרוע מזכויות מזמין לפי סעיף 12.1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זכאי המזמין לבטל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לפי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קול דעתו הבלעדי</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בלא צורך בהודעה מוקדמת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בכל אחד מהמקרים הבאים:</w:t>
      </w:r>
    </w:p>
    <w:p w14:paraId="636E1A1A" w14:textId="77777777" w:rsidR="000B5DC0" w:rsidRPr="000B5DC0" w:rsidRDefault="000B5DC0" w:rsidP="000B5DC0">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הפר ו/או לא קיים איזה מהוראות החוזה ולא ת</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קן </w:t>
      </w:r>
      <w:r w:rsidRPr="000B5DC0">
        <w:rPr>
          <w:rFonts w:ascii="Times New Roman" w:eastAsia="Times New Roman" w:hAnsi="Times New Roman" w:cs="David" w:hint="cs"/>
          <w:sz w:val="20"/>
          <w:szCs w:val="24"/>
          <w:rtl/>
          <w:lang w:eastAsia="he-IL"/>
        </w:rPr>
        <w:t>את ה</w:t>
      </w:r>
      <w:r w:rsidRPr="000B5DC0">
        <w:rPr>
          <w:rFonts w:ascii="Times New Roman" w:eastAsia="Times New Roman" w:hAnsi="Times New Roman" w:cs="David"/>
          <w:sz w:val="20"/>
          <w:szCs w:val="24"/>
          <w:rtl/>
          <w:lang w:eastAsia="he-IL"/>
        </w:rPr>
        <w:t>הפרה</w:t>
      </w:r>
      <w:r w:rsidRPr="000B5DC0">
        <w:rPr>
          <w:rFonts w:ascii="Times New Roman" w:eastAsia="Times New Roman" w:hAnsi="Times New Roman" w:cs="David" w:hint="cs"/>
          <w:sz w:val="20"/>
          <w:szCs w:val="24"/>
          <w:rtl/>
          <w:lang w:eastAsia="he-IL"/>
        </w:rPr>
        <w:t xml:space="preserve"> כאמור,</w:t>
      </w:r>
      <w:r w:rsidRPr="000B5DC0">
        <w:rPr>
          <w:rFonts w:ascii="Times New Roman" w:eastAsia="Times New Roman" w:hAnsi="Times New Roman" w:cs="David"/>
          <w:sz w:val="20"/>
          <w:szCs w:val="24"/>
          <w:rtl/>
          <w:lang w:eastAsia="he-IL"/>
        </w:rPr>
        <w:t xml:space="preserve"> לאחר שק</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בל התראה על כך מהמזמין בתוך הזמן הנקוב בהתראה.</w:t>
      </w:r>
    </w:p>
    <w:p w14:paraId="11EC55C7" w14:textId="77777777" w:rsidR="000B5DC0" w:rsidRPr="000B5DC0" w:rsidRDefault="000B5DC0" w:rsidP="000B5DC0">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המזמין התרה במתכנן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שאין הוא מבצע את עבודתו בצורה המבטיחה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צועה התקין ו/או התקדמותה וסיומה לפי לוח הזמנים.</w:t>
      </w:r>
    </w:p>
    <w:p w14:paraId="32A37036" w14:textId="77777777" w:rsidR="000B5DC0" w:rsidRPr="000B5DC0" w:rsidRDefault="000B5DC0" w:rsidP="000B5DC0">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הפר את הוראת סעיף 7.5 לעיל.</w:t>
      </w:r>
    </w:p>
    <w:p w14:paraId="431494F1" w14:textId="77777777" w:rsidR="000B5DC0" w:rsidRPr="000B5DC0" w:rsidRDefault="000B5DC0" w:rsidP="000B5DC0">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נבצר מהמתכנן או מהמנהל הראשי לקיים את ה</w:t>
      </w:r>
      <w:r w:rsidRPr="000B5DC0">
        <w:rPr>
          <w:rFonts w:ascii="Times New Roman" w:eastAsia="Times New Roman" w:hAnsi="Times New Roman" w:cs="David" w:hint="cs"/>
          <w:sz w:val="20"/>
          <w:szCs w:val="24"/>
          <w:rtl/>
          <w:lang w:eastAsia="he-IL"/>
        </w:rPr>
        <w:t xml:space="preserve">וראות </w:t>
      </w:r>
      <w:r w:rsidRPr="000B5DC0">
        <w:rPr>
          <w:rFonts w:ascii="Times New Roman" w:eastAsia="Times New Roman" w:hAnsi="Times New Roman" w:cs="David"/>
          <w:sz w:val="20"/>
          <w:szCs w:val="24"/>
          <w:rtl/>
          <w:lang w:eastAsia="he-IL"/>
        </w:rPr>
        <w:t>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 לפעולה משפטית או בלתי כש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 למתן שירותי המתכנן או אם ארע אירוע דומה.</w:t>
      </w:r>
    </w:p>
    <w:p w14:paraId="07A2CCC7" w14:textId="77777777" w:rsidR="000B5DC0" w:rsidRPr="000B5DC0" w:rsidRDefault="000B5DC0" w:rsidP="000B5DC0">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חל שינוי בהחזקת המניות ו/או בהרכב המנהלים של המתכנן.</w:t>
      </w:r>
    </w:p>
    <w:p w14:paraId="0B969F00"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בוטל החוזה כאמור בסעיף 12.3.1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צע עד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טול החוזה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וזאת לפי השיעור המפורט בנספחים </w:t>
      </w:r>
      <w:r w:rsidRPr="000B5DC0">
        <w:rPr>
          <w:rFonts w:ascii="Times New Roman" w:eastAsia="Times New Roman" w:hAnsi="Times New Roman" w:cs="David"/>
          <w:bCs/>
          <w:sz w:val="20"/>
          <w:szCs w:val="24"/>
          <w:rtl/>
          <w:lang w:eastAsia="he-IL"/>
        </w:rPr>
        <w:t>ד'</w:t>
      </w:r>
      <w:r w:rsidRPr="000B5DC0">
        <w:rPr>
          <w:rFonts w:ascii="Times New Roman" w:eastAsia="Times New Roman" w:hAnsi="Times New Roman" w:cs="David" w:hint="cs"/>
          <w:bCs/>
          <w:sz w:val="20"/>
          <w:szCs w:val="24"/>
          <w:rtl/>
          <w:lang w:eastAsia="he-IL"/>
        </w:rPr>
        <w:t xml:space="preserve"> </w:t>
      </w:r>
      <w:r w:rsidRPr="000B5DC0">
        <w:rPr>
          <w:rFonts w:ascii="Times New Roman" w:eastAsia="Times New Roman" w:hAnsi="Times New Roman" w:cs="David"/>
          <w:bCs/>
          <w:sz w:val="20"/>
          <w:szCs w:val="24"/>
          <w:rtl/>
          <w:lang w:eastAsia="he-IL"/>
        </w:rPr>
        <w:t xml:space="preserve">ו -ה' </w:t>
      </w:r>
      <w:r w:rsidRPr="000B5DC0">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0B5DC0">
        <w:rPr>
          <w:rFonts w:ascii="Times New Roman" w:eastAsia="Times New Roman" w:hAnsi="Times New Roman" w:cs="David"/>
          <w:bCs/>
          <w:sz w:val="20"/>
          <w:szCs w:val="24"/>
          <w:rtl/>
          <w:lang w:eastAsia="he-IL"/>
        </w:rPr>
        <w:t xml:space="preserve">ד' ו-ה' </w:t>
      </w:r>
      <w:r w:rsidRPr="000B5DC0">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2C5E7906"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הודעה בדבר הבאת החוזה לידי גמר כאמור בסעיף 12.3.1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לא תשמש עילה למתכנן לתביעת פיצויים כלשהם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לטענה</w:t>
      </w:r>
      <w:r w:rsidRPr="000B5DC0">
        <w:rPr>
          <w:rFonts w:ascii="Times New Roman" w:eastAsia="Times New Roman" w:hAnsi="Times New Roman" w:cs="David" w:hint="cs"/>
          <w:sz w:val="20"/>
          <w:szCs w:val="24"/>
          <w:rtl/>
          <w:lang w:eastAsia="he-IL"/>
        </w:rPr>
        <w:t xml:space="preserve"> ו/או לדרישה ו/או לתלונה</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ל</w:t>
      </w:r>
      <w:r w:rsidRPr="000B5DC0">
        <w:rPr>
          <w:rFonts w:ascii="Times New Roman" w:eastAsia="Times New Roman" w:hAnsi="Times New Roman" w:cs="David"/>
          <w:sz w:val="20"/>
          <w:szCs w:val="24"/>
          <w:rtl/>
          <w:lang w:eastAsia="he-IL"/>
        </w:rPr>
        <w:t>תביעה כלשהי, פרט לאמור בסעיף 12.3.2 לעיל, והשכר שישולם לפי סעיף 12.3.2</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ובין מכוח עילה כלשהי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הדין.</w:t>
      </w:r>
    </w:p>
    <w:p w14:paraId="3F55B39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 למתן השירותים ע</w:t>
      </w:r>
      <w:r w:rsidRPr="000B5DC0">
        <w:rPr>
          <w:rFonts w:ascii="Times New Roman" w:eastAsia="Times New Roman" w:hAnsi="Times New Roman" w:cs="David" w:hint="cs"/>
          <w:sz w:val="20"/>
          <w:szCs w:val="24"/>
          <w:rtl/>
          <w:lang w:eastAsia="he-IL"/>
        </w:rPr>
        <w:t>ל פ</w:t>
      </w:r>
      <w:r w:rsidRPr="000B5DC0">
        <w:rPr>
          <w:rFonts w:ascii="Times New Roman" w:eastAsia="Times New Roman" w:hAnsi="Times New Roman" w:cs="David"/>
          <w:sz w:val="20"/>
          <w:szCs w:val="24"/>
          <w:rtl/>
          <w:lang w:eastAsia="he-IL"/>
        </w:rPr>
        <w:t xml:space="preserve">י חוזה זה או </w:t>
      </w:r>
      <w:r w:rsidRPr="000B5DC0">
        <w:rPr>
          <w:rFonts w:ascii="Times New Roman" w:eastAsia="Times New Roman" w:hAnsi="Times New Roman" w:cs="David"/>
          <w:sz w:val="20"/>
          <w:szCs w:val="24"/>
          <w:rtl/>
          <w:lang w:eastAsia="he-IL"/>
        </w:rPr>
        <w:lastRenderedPageBreak/>
        <w:t>אם אירע אירוע דומה למתכנן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המזמין זכאי לבטל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החוזה ויחולו הוראות סעיפים 12.3.2 ו - 12.3.3 לעיל.</w:t>
      </w:r>
    </w:p>
    <w:p w14:paraId="55D7B4F2"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התשלום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סעיפים 12.1, 12.2 ו-12.3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הסעיפים הנ"ל.</w:t>
      </w:r>
    </w:p>
    <w:p w14:paraId="4F4582E0"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בכל מקרה של הבאת חוזה</w:t>
      </w:r>
      <w:r w:rsidRPr="000B5DC0">
        <w:rPr>
          <w:rFonts w:ascii="Times New Roman" w:eastAsia="Times New Roman" w:hAnsi="Times New Roman" w:cs="David" w:hint="cs"/>
          <w:sz w:val="20"/>
          <w:szCs w:val="24"/>
          <w:rtl/>
          <w:lang w:eastAsia="he-IL"/>
        </w:rPr>
        <w:t xml:space="preserve"> זה לידי</w:t>
      </w:r>
      <w:r w:rsidRPr="000B5DC0">
        <w:rPr>
          <w:rFonts w:ascii="Times New Roman" w:eastAsia="Times New Roman" w:hAnsi="Times New Roman" w:cs="David"/>
          <w:sz w:val="20"/>
          <w:szCs w:val="24"/>
          <w:rtl/>
          <w:lang w:eastAsia="he-IL"/>
        </w:rPr>
        <w:t xml:space="preserve"> גמר או ביטולו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המזמין זכאי למסור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המשך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38BAB8D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אימת שהמתכנן לא יקיים איזו מהתחייבויותיו לפי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6E521EC4" w14:textId="77777777" w:rsidR="000B5DC0" w:rsidRPr="00CD158F" w:rsidRDefault="000B5DC0" w:rsidP="00CD158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5F733F69" w14:textId="77777777" w:rsidR="000B5DC0" w:rsidRPr="000B5DC0" w:rsidRDefault="000B5DC0" w:rsidP="000B5DC0">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635482DF" w14:textId="77777777" w:rsidR="000B5DC0" w:rsidRPr="000B5DC0" w:rsidRDefault="000B5DC0" w:rsidP="000B5DC0">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העברת זכויות</w:t>
      </w:r>
    </w:p>
    <w:p w14:paraId="3C2D9C26"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אין המתכנן רשאי להסב לאחר את החוזה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כל חלק ממנו, וכן אין הוא רשאי להעביר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להסב לאחר כל זכות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חובה לפי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אלא בהסכמת המזמין בכתב ומראש.</w:t>
      </w:r>
    </w:p>
    <w:p w14:paraId="3CCC304D"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אין המתכנן רשאי למסור לאחר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שרותי המתכנן, כולם או מקצתם, אלא בהסכמת המזמין בכתב ומראש.</w:t>
      </w:r>
    </w:p>
    <w:p w14:paraId="0065D34B"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ניתנה הסכמת המזמין לפי סעיפים 13.1 או 13.2 לעיל, הרי </w:t>
      </w:r>
      <w:r w:rsidRPr="000B5DC0">
        <w:rPr>
          <w:rFonts w:ascii="Times New Roman" w:eastAsia="Times New Roman" w:hAnsi="Times New Roman" w:cs="David" w:hint="cs"/>
          <w:sz w:val="20"/>
          <w:szCs w:val="24"/>
          <w:rtl/>
          <w:lang w:eastAsia="he-IL"/>
        </w:rPr>
        <w:t>ש</w:t>
      </w:r>
      <w:r w:rsidRPr="000B5DC0">
        <w:rPr>
          <w:rFonts w:ascii="Times New Roman" w:eastAsia="Times New Roman" w:hAnsi="Times New Roman" w:cs="David"/>
          <w:sz w:val="20"/>
          <w:szCs w:val="24"/>
          <w:rtl/>
          <w:lang w:eastAsia="he-IL"/>
        </w:rPr>
        <w:t>אין בכך כדי לפטור את המתכנן מאחריותו והתחייבויותיו לפי חוזה</w:t>
      </w:r>
      <w:r w:rsidRPr="000B5DC0">
        <w:rPr>
          <w:rFonts w:ascii="Times New Roman" w:eastAsia="Times New Roman" w:hAnsi="Times New Roman" w:cs="David" w:hint="cs"/>
          <w:sz w:val="20"/>
          <w:szCs w:val="24"/>
          <w:rtl/>
          <w:lang w:eastAsia="he-IL"/>
        </w:rPr>
        <w:t xml:space="preserve"> זה על נספחיו</w:t>
      </w:r>
      <w:r w:rsidRPr="000B5DC0">
        <w:rPr>
          <w:rFonts w:ascii="Times New Roman" w:eastAsia="Times New Roman" w:hAnsi="Times New Roman" w:cs="David"/>
          <w:sz w:val="20"/>
          <w:szCs w:val="24"/>
          <w:rtl/>
          <w:lang w:eastAsia="he-IL"/>
        </w:rPr>
        <w:t xml:space="preserve"> ומזכויות המזמין על פיו, והמתכנן </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ישא באחריות מלאה, כלפי המזמין וכלפי </w:t>
      </w:r>
      <w:r w:rsidRPr="000B5DC0">
        <w:rPr>
          <w:rFonts w:ascii="Times New Roman" w:eastAsia="Times New Roman" w:hAnsi="Times New Roman" w:cs="David" w:hint="cs"/>
          <w:sz w:val="20"/>
          <w:szCs w:val="24"/>
          <w:rtl/>
          <w:lang w:eastAsia="he-IL"/>
        </w:rPr>
        <w:t xml:space="preserve">כל </w:t>
      </w:r>
      <w:r w:rsidRPr="000B5DC0">
        <w:rPr>
          <w:rFonts w:ascii="Times New Roman" w:eastAsia="Times New Roman" w:hAnsi="Times New Roman" w:cs="David"/>
          <w:sz w:val="20"/>
          <w:szCs w:val="24"/>
          <w:rtl/>
          <w:lang w:eastAsia="he-IL"/>
        </w:rPr>
        <w:t xml:space="preserve">צד שלישי שהוא, גם לכל מעשה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מחדל של אלה שיבצעו עבודה </w:t>
      </w:r>
      <w:r w:rsidRPr="000B5DC0">
        <w:rPr>
          <w:rFonts w:ascii="Times New Roman" w:eastAsia="Times New Roman" w:hAnsi="Times New Roman" w:cs="David"/>
          <w:sz w:val="20"/>
          <w:szCs w:val="24"/>
          <w:rtl/>
          <w:lang w:eastAsia="he-IL"/>
        </w:rPr>
        <w:lastRenderedPageBreak/>
        <w:t>כלשהי מכוח הוראות סעיפים 13.1 או/וגם 13.2 לעיל</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באי כחם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עובדיהם</w:t>
      </w:r>
      <w:r w:rsidRPr="000B5DC0">
        <w:rPr>
          <w:rFonts w:ascii="Times New Roman" w:eastAsia="Times New Roman" w:hAnsi="Times New Roman" w:cs="David" w:hint="cs"/>
          <w:sz w:val="20"/>
          <w:szCs w:val="24"/>
          <w:rtl/>
          <w:lang w:eastAsia="he-IL"/>
        </w:rPr>
        <w:t xml:space="preserve"> ו/או מי מטעמם</w:t>
      </w:r>
      <w:r w:rsidRPr="000B5DC0">
        <w:rPr>
          <w:rFonts w:ascii="Times New Roman" w:eastAsia="Times New Roman" w:hAnsi="Times New Roman" w:cs="David"/>
          <w:sz w:val="20"/>
          <w:szCs w:val="24"/>
          <w:rtl/>
          <w:lang w:eastAsia="he-IL"/>
        </w:rPr>
        <w:t>, ואילו למזמין ישמרו כל זכויותיו כלפי המתכנן.</w:t>
      </w:r>
    </w:p>
    <w:p w14:paraId="5D678523"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בות המתכנן כמתחייב מהאמור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החוזה ויחולו הוראות סעיף 12.3.2 ו-12.3.3 לעיל.</w:t>
      </w:r>
    </w:p>
    <w:p w14:paraId="676B85F3"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22FEBBA2" w14:textId="77777777" w:rsidR="000B5DC0" w:rsidRPr="000B5DC0" w:rsidRDefault="000B5DC0" w:rsidP="000B5DC0">
      <w:pPr>
        <w:widowControl w:val="0"/>
        <w:numPr>
          <w:ilvl w:val="0"/>
          <w:numId w:val="1"/>
        </w:numPr>
        <w:spacing w:before="0" w:beforeAutospacing="0" w:after="200" w:afterAutospacing="0" w:line="240" w:lineRule="auto"/>
        <w:ind w:left="363" w:right="0" w:hanging="272"/>
        <w:jc w:val="both"/>
        <w:rPr>
          <w:rFonts w:ascii="Times New Roman" w:eastAsia="Times New Roman" w:hAnsi="Times New Roman" w:cs="David"/>
          <w:sz w:val="20"/>
          <w:szCs w:val="24"/>
          <w:lang w:eastAsia="he-IL"/>
        </w:rPr>
      </w:pPr>
      <w:r w:rsidRPr="000B5DC0">
        <w:rPr>
          <w:rFonts w:ascii="Times New Roman" w:eastAsia="Times New Roman" w:hAnsi="Times New Roman" w:cs="David"/>
          <w:bCs/>
          <w:sz w:val="20"/>
          <w:szCs w:val="24"/>
          <w:u w:val="single"/>
          <w:rtl/>
          <w:lang w:eastAsia="he-IL"/>
        </w:rPr>
        <w:t>סיום שרותי המתכנן</w:t>
      </w:r>
    </w:p>
    <w:p w14:paraId="2170EF19"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יחושבו כבאים לסיום בכל אחד מהמקרים הבאים:</w:t>
      </w:r>
    </w:p>
    <w:p w14:paraId="0491633C"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הובא לידי </w:t>
      </w:r>
      <w:r w:rsidRPr="000B5DC0">
        <w:rPr>
          <w:rFonts w:ascii="Times New Roman" w:eastAsia="Times New Roman" w:hAnsi="Times New Roman" w:cs="David" w:hint="cs"/>
          <w:sz w:val="20"/>
          <w:szCs w:val="24"/>
          <w:rtl/>
          <w:lang w:eastAsia="he-IL"/>
        </w:rPr>
        <w:t>גמר</w:t>
      </w:r>
      <w:r w:rsidRPr="000B5DC0">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58989D68"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עם מתן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בכתב ע"י המזמין למתכנן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הושלם מתן שרותי המתכנן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w:t>
      </w:r>
    </w:p>
    <w:p w14:paraId="71DB89DA"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0B5DC0">
        <w:rPr>
          <w:rFonts w:ascii="Times New Roman" w:eastAsia="Times New Roman" w:hAnsi="Times New Roman" w:cs="David"/>
          <w:bCs/>
          <w:sz w:val="20"/>
          <w:szCs w:val="24"/>
          <w:u w:val="single"/>
          <w:rtl/>
          <w:lang w:eastAsia="he-IL"/>
        </w:rPr>
        <w:t>סודיות והמצאת מסמכים</w:t>
      </w:r>
    </w:p>
    <w:p w14:paraId="0E445FB1"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0B5DC0">
        <w:rPr>
          <w:rFonts w:ascii="Times New Roman" w:eastAsia="Times New Roman" w:hAnsi="Times New Roman" w:cs="David" w:hint="cs"/>
          <w:sz w:val="20"/>
          <w:szCs w:val="24"/>
          <w:rtl/>
          <w:lang w:eastAsia="he-IL"/>
        </w:rPr>
        <w:t>ו/או על ידי</w:t>
      </w:r>
      <w:r w:rsidRPr="000B5DC0">
        <w:rPr>
          <w:rFonts w:ascii="Times New Roman" w:eastAsia="Times New Roman" w:hAnsi="Times New Roman" w:cs="David"/>
          <w:sz w:val="20"/>
          <w:szCs w:val="24"/>
          <w:rtl/>
          <w:lang w:eastAsia="he-IL"/>
        </w:rPr>
        <w:t xml:space="preserve"> מ</w:t>
      </w:r>
      <w:r w:rsidRPr="000B5DC0">
        <w:rPr>
          <w:rFonts w:ascii="Times New Roman" w:eastAsia="Times New Roman" w:hAnsi="Times New Roman" w:cs="David" w:hint="cs"/>
          <w:sz w:val="20"/>
          <w:szCs w:val="24"/>
          <w:rtl/>
          <w:lang w:eastAsia="he-IL"/>
        </w:rPr>
        <w:t>י מ</w:t>
      </w:r>
      <w:r w:rsidRPr="000B5DC0">
        <w:rPr>
          <w:rFonts w:ascii="Times New Roman" w:eastAsia="Times New Roman" w:hAnsi="Times New Roman" w:cs="David"/>
          <w:sz w:val="20"/>
          <w:szCs w:val="24"/>
          <w:rtl/>
          <w:lang w:eastAsia="he-IL"/>
        </w:rPr>
        <w:t xml:space="preserve">טעמו ובין שהוכנו על ידי המזמין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המנהל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 xml:space="preserve">מי </w:t>
      </w:r>
      <w:r w:rsidRPr="000B5DC0">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7017C790"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מבלי לגרוע מאחריותו </w:t>
      </w:r>
      <w:r w:rsidRPr="000B5DC0">
        <w:rPr>
          <w:rFonts w:ascii="Times New Roman" w:eastAsia="Times New Roman" w:hAnsi="Times New Roman" w:cs="David" w:hint="cs"/>
          <w:sz w:val="20"/>
          <w:szCs w:val="24"/>
          <w:rtl/>
          <w:lang w:eastAsia="he-IL"/>
        </w:rPr>
        <w:t xml:space="preserve">של המתכנן </w:t>
      </w:r>
      <w:r w:rsidRPr="000B5DC0">
        <w:rPr>
          <w:rFonts w:ascii="Times New Roman" w:eastAsia="Times New Roman" w:hAnsi="Times New Roman" w:cs="David"/>
          <w:sz w:val="20"/>
          <w:szCs w:val="24"/>
          <w:rtl/>
          <w:lang w:eastAsia="he-IL"/>
        </w:rPr>
        <w:t xml:space="preserve">על פי כל דין, ינקוט המתכנן בכל אמצעי סביר כדי לשמור שמירה מעולה על כל </w:t>
      </w:r>
      <w:r w:rsidRPr="000B5DC0">
        <w:rPr>
          <w:rFonts w:ascii="Times New Roman" w:eastAsia="Times New Roman" w:hAnsi="Times New Roman" w:cs="David"/>
          <w:sz w:val="20"/>
          <w:szCs w:val="24"/>
          <w:rtl/>
          <w:lang w:eastAsia="he-IL"/>
        </w:rPr>
        <w:lastRenderedPageBreak/>
        <w:t>מסמך המוחזק על ידיו בקשר לש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יציית המתכנן לכל דרישה של המנהל בדבר נקיטת אמצעי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5B4FDD57"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יחתים את עובדיו</w:t>
      </w:r>
      <w:r w:rsidRPr="000B5DC0">
        <w:rPr>
          <w:rFonts w:ascii="Times New Roman" w:eastAsia="Times New Roman" w:hAnsi="Times New Roman" w:cs="David" w:hint="cs"/>
          <w:sz w:val="20"/>
          <w:szCs w:val="24"/>
          <w:rtl/>
          <w:lang w:eastAsia="he-IL"/>
        </w:rPr>
        <w:t xml:space="preserve"> ו/או שלוחיו ו/או אחר מטעמו</w:t>
      </w:r>
      <w:r w:rsidRPr="000B5DC0">
        <w:rPr>
          <w:rFonts w:ascii="Times New Roman" w:eastAsia="Times New Roman" w:hAnsi="Times New Roman" w:cs="David"/>
          <w:sz w:val="20"/>
          <w:szCs w:val="24"/>
          <w:rtl/>
          <w:lang w:eastAsia="he-IL"/>
        </w:rPr>
        <w:t xml:space="preserve"> בקשר עם ביצוע הסכם זה</w:t>
      </w:r>
      <w:r w:rsidRPr="000B5DC0">
        <w:rPr>
          <w:rFonts w:ascii="Times New Roman" w:eastAsia="Times New Roman" w:hAnsi="Times New Roman" w:cs="David" w:hint="cs"/>
          <w:sz w:val="20"/>
          <w:szCs w:val="24"/>
          <w:rtl/>
          <w:lang w:eastAsia="he-IL"/>
        </w:rPr>
        <w:t xml:space="preserve"> על נספחיו,</w:t>
      </w:r>
      <w:r w:rsidRPr="000B5DC0">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0B5DC0">
        <w:rPr>
          <w:rFonts w:ascii="Times New Roman" w:eastAsia="Times New Roman" w:hAnsi="Times New Roman" w:cs="David"/>
          <w:bCs/>
          <w:sz w:val="20"/>
          <w:szCs w:val="24"/>
          <w:rtl/>
          <w:lang w:eastAsia="he-IL"/>
        </w:rPr>
        <w:t>ו'</w:t>
      </w:r>
      <w:r w:rsidRPr="000B5DC0">
        <w:rPr>
          <w:rFonts w:ascii="Times New Roman" w:eastAsia="Times New Roman" w:hAnsi="Times New Roman" w:cs="David"/>
          <w:sz w:val="20"/>
          <w:szCs w:val="24"/>
          <w:rtl/>
          <w:lang w:eastAsia="he-IL"/>
        </w:rPr>
        <w:t>,.</w:t>
      </w:r>
    </w:p>
    <w:p w14:paraId="21EB4087"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לפי דרישת המזמין ועם סיום שרותי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0B5DC0">
        <w:rPr>
          <w:rFonts w:ascii="Times New Roman" w:eastAsia="Times New Roman" w:hAnsi="Times New Roman" w:cs="David" w:hint="cs"/>
          <w:sz w:val="20"/>
          <w:szCs w:val="24"/>
          <w:rtl/>
          <w:lang w:eastAsia="he-IL"/>
        </w:rPr>
        <w:t>.</w:t>
      </w:r>
    </w:p>
    <w:p w14:paraId="5917406D"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0B5DC0">
        <w:rPr>
          <w:rFonts w:ascii="Times New Roman" w:eastAsia="Times New Roman" w:hAnsi="Times New Roman" w:cs="David"/>
          <w:bCs/>
          <w:sz w:val="20"/>
          <w:szCs w:val="24"/>
          <w:u w:val="single"/>
          <w:rtl/>
          <w:lang w:eastAsia="he-IL"/>
        </w:rPr>
        <w:t>ויתור על זכויות מצד המתכנן</w:t>
      </w:r>
    </w:p>
    <w:p w14:paraId="6C0F7714"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השתמש המזמין כדין בסמכות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0B5DC0">
        <w:rPr>
          <w:rFonts w:ascii="Times New Roman" w:eastAsia="Times New Roman" w:hAnsi="Times New Roman" w:cs="David" w:hint="cs"/>
          <w:sz w:val="20"/>
          <w:szCs w:val="24"/>
          <w:rtl/>
          <w:lang w:eastAsia="he-IL"/>
        </w:rPr>
        <w:t>מתכנן כל טענה ו/או דרישה ו/או תלונה ו/או</w:t>
      </w:r>
      <w:r w:rsidRPr="000B5DC0">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w:t>
      </w:r>
      <w:r w:rsidRPr="000B5DC0">
        <w:rPr>
          <w:rFonts w:ascii="Times New Roman" w:eastAsia="Times New Roman" w:hAnsi="Times New Roman" w:cs="David" w:hint="cs"/>
          <w:sz w:val="20"/>
          <w:szCs w:val="24"/>
          <w:rtl/>
          <w:lang w:eastAsia="he-IL"/>
        </w:rPr>
        <w:t xml:space="preserve"> שיפוי ו/או</w:t>
      </w:r>
      <w:r w:rsidRPr="000B5DC0">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פגיעה במוניטין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הפסד</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לרבות הפסד רווח העלולים להיגרם לו עקב הביטול</w:t>
      </w:r>
      <w:r w:rsidRPr="000B5DC0">
        <w:rPr>
          <w:rFonts w:ascii="Times New Roman" w:eastAsia="Times New Roman" w:hAnsi="Times New Roman" w:cs="David" w:hint="cs"/>
          <w:sz w:val="20"/>
          <w:szCs w:val="24"/>
          <w:rtl/>
          <w:lang w:eastAsia="he-IL"/>
        </w:rPr>
        <w:t xml:space="preserve"> או</w:t>
      </w:r>
      <w:r w:rsidRPr="000B5DC0">
        <w:rPr>
          <w:rFonts w:ascii="Times New Roman" w:eastAsia="Times New Roman" w:hAnsi="Times New Roman" w:cs="David"/>
          <w:sz w:val="20"/>
          <w:szCs w:val="24"/>
          <w:rtl/>
          <w:lang w:eastAsia="he-IL"/>
        </w:rPr>
        <w:t xml:space="preserve"> ההפסקה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מכל סיבה אחרת.</w:t>
      </w:r>
    </w:p>
    <w:p w14:paraId="2858202B" w14:textId="77777777" w:rsidR="000B5DC0" w:rsidRPr="000B5DC0" w:rsidRDefault="000B5DC0" w:rsidP="000B5DC0">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שביצע המתכנן על פי חוזה זה.</w:t>
      </w:r>
    </w:p>
    <w:p w14:paraId="57D6ECA8"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המשך ביצוע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רותי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מסירתם לידי מתכנן אחר, והינו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w:t>
      </w:r>
      <w:r w:rsidRPr="000B5DC0">
        <w:rPr>
          <w:rFonts w:ascii="Times New Roman" w:eastAsia="Times New Roman" w:hAnsi="Times New Roman" w:cs="David"/>
          <w:sz w:val="20"/>
          <w:szCs w:val="24"/>
          <w:rtl/>
          <w:lang w:eastAsia="he-IL"/>
        </w:rPr>
        <w:lastRenderedPageBreak/>
        <w:t>החליפי.</w:t>
      </w:r>
    </w:p>
    <w:p w14:paraId="6B41DD78"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שונות</w:t>
      </w:r>
    </w:p>
    <w:p w14:paraId="58DA28C6"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המנהל הראשי במשרד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מתחייב לבצע את השירותים שעליו לבצע אישית ע</w:t>
      </w:r>
      <w:r w:rsidRPr="000B5DC0">
        <w:rPr>
          <w:rFonts w:ascii="Times New Roman" w:eastAsia="Times New Roman" w:hAnsi="Times New Roman" w:cs="David" w:hint="cs"/>
          <w:sz w:val="20"/>
          <w:szCs w:val="24"/>
          <w:rtl/>
          <w:lang w:eastAsia="he-IL"/>
        </w:rPr>
        <w:t>ל פ</w:t>
      </w:r>
      <w:r w:rsidRPr="000B5DC0">
        <w:rPr>
          <w:rFonts w:ascii="Times New Roman" w:eastAsia="Times New Roman" w:hAnsi="Times New Roman" w:cs="David"/>
          <w:sz w:val="20"/>
          <w:szCs w:val="24"/>
          <w:rtl/>
          <w:lang w:eastAsia="he-IL"/>
        </w:rPr>
        <w:t>י חוזה</w:t>
      </w:r>
      <w:r w:rsidRPr="000B5DC0">
        <w:rPr>
          <w:rFonts w:ascii="Times New Roman" w:eastAsia="Times New Roman" w:hAnsi="Times New Roman" w:cs="David" w:hint="cs"/>
          <w:sz w:val="20"/>
          <w:szCs w:val="24"/>
          <w:rtl/>
          <w:lang w:eastAsia="he-IL"/>
        </w:rPr>
        <w:t xml:space="preserve"> זה והינו</w:t>
      </w:r>
      <w:r w:rsidRPr="000B5DC0">
        <w:rPr>
          <w:rFonts w:ascii="Times New Roman" w:eastAsia="Times New Roman" w:hAnsi="Times New Roman" w:cs="David"/>
          <w:sz w:val="20"/>
          <w:szCs w:val="24"/>
          <w:rtl/>
          <w:lang w:eastAsia="he-IL"/>
        </w:rPr>
        <w:t xml:space="preserve"> אחראי וערב כלפי המזמין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התחייבויות המתכנן לפי חוזה</w:t>
      </w:r>
      <w:r w:rsidRPr="000B5DC0">
        <w:rPr>
          <w:rFonts w:ascii="Times New Roman" w:eastAsia="Times New Roman" w:hAnsi="Times New Roman" w:cs="David" w:hint="cs"/>
          <w:sz w:val="20"/>
          <w:szCs w:val="24"/>
          <w:rtl/>
          <w:lang w:eastAsia="he-IL"/>
        </w:rPr>
        <w:t xml:space="preserve"> זה על נספחיו</w:t>
      </w:r>
      <w:r w:rsidRPr="000B5DC0">
        <w:rPr>
          <w:rFonts w:ascii="Times New Roman" w:eastAsia="Times New Roman" w:hAnsi="Times New Roman" w:cs="David"/>
          <w:sz w:val="20"/>
          <w:szCs w:val="24"/>
          <w:rtl/>
          <w:lang w:eastAsia="he-IL"/>
        </w:rPr>
        <w:t>.</w:t>
      </w:r>
    </w:p>
    <w:p w14:paraId="445B083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צד אשר יפר או לא יקיים איזו מהתחייבויותיו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יהיה חייב לפצות את הצד המקיים על כל הנזקים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ההפסדים שיגרמו לו עקב כך</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וזאת מבלי לגרוע מזכות הצד המקיים לכל סעד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תרופה אחרים ו/או נוספים.</w:t>
      </w:r>
    </w:p>
    <w:p w14:paraId="735759CE"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למניעת ספקות מוצהר במפורש</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791D31A3"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מצהיר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0B5DC0">
        <w:rPr>
          <w:rFonts w:ascii="Times New Roman" w:eastAsia="Times New Roman" w:hAnsi="Times New Roman" w:cs="David" w:hint="cs"/>
          <w:sz w:val="20"/>
          <w:szCs w:val="24"/>
          <w:rtl/>
          <w:lang w:eastAsia="he-IL"/>
        </w:rPr>
        <w:t>נבע</w:t>
      </w:r>
      <w:r w:rsidRPr="000B5DC0">
        <w:rPr>
          <w:rFonts w:ascii="Times New Roman" w:eastAsia="Times New Roman" w:hAnsi="Times New Roman" w:cs="David"/>
          <w:sz w:val="20"/>
          <w:szCs w:val="24"/>
          <w:rtl/>
          <w:lang w:eastAsia="he-IL"/>
        </w:rPr>
        <w:t xml:space="preserve"> מאי עמידתו בהתחייבויותיו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 זה.</w:t>
      </w:r>
    </w:p>
    <w:p w14:paraId="70063984"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39D96E2C"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מוסכם במפורש</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כל </w:t>
      </w:r>
      <w:r w:rsidRPr="000B5DC0">
        <w:rPr>
          <w:rFonts w:ascii="Times New Roman" w:eastAsia="Times New Roman" w:hAnsi="Times New Roman" w:cs="David" w:hint="cs"/>
          <w:sz w:val="20"/>
          <w:szCs w:val="24"/>
          <w:rtl/>
          <w:lang w:eastAsia="he-IL"/>
        </w:rPr>
        <w:t>אחת</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אחת מהתחייבויות המזמין ע</w:t>
      </w:r>
      <w:r w:rsidRPr="000B5DC0">
        <w:rPr>
          <w:rFonts w:ascii="Times New Roman" w:eastAsia="Times New Roman" w:hAnsi="Times New Roman" w:cs="David" w:hint="cs"/>
          <w:sz w:val="20"/>
          <w:szCs w:val="24"/>
          <w:rtl/>
          <w:lang w:eastAsia="he-IL"/>
        </w:rPr>
        <w:t>ל פ</w:t>
      </w:r>
      <w:r w:rsidRPr="000B5DC0">
        <w:rPr>
          <w:rFonts w:ascii="Times New Roman" w:eastAsia="Times New Roman" w:hAnsi="Times New Roman" w:cs="David"/>
          <w:sz w:val="20"/>
          <w:szCs w:val="24"/>
          <w:rtl/>
          <w:lang w:eastAsia="he-IL"/>
        </w:rPr>
        <w:t>י</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מותנה בכך שהמתכנן יקיים תחילה את התחייבויותיו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עד לאותו מועד. המזמין זכאי, מבלי לפגוע </w:t>
      </w:r>
      <w:r w:rsidRPr="000B5DC0">
        <w:rPr>
          <w:rFonts w:ascii="Times New Roman" w:eastAsia="Times New Roman" w:hAnsi="Times New Roman" w:cs="David" w:hint="cs"/>
          <w:sz w:val="20"/>
          <w:szCs w:val="24"/>
          <w:rtl/>
          <w:lang w:eastAsia="he-IL"/>
        </w:rPr>
        <w:t>מכלליות ה</w:t>
      </w:r>
      <w:r w:rsidRPr="000B5DC0">
        <w:rPr>
          <w:rFonts w:ascii="Times New Roman" w:eastAsia="Times New Roman" w:hAnsi="Times New Roman" w:cs="David"/>
          <w:sz w:val="20"/>
          <w:szCs w:val="24"/>
          <w:rtl/>
          <w:lang w:eastAsia="he-IL"/>
        </w:rPr>
        <w:t>אמור בכל מקום אחר בחוזה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לעכב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התחי</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65645324"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שום התנהגות מצד</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של מי</w:t>
      </w:r>
      <w:r w:rsidRPr="000B5DC0">
        <w:rPr>
          <w:rFonts w:ascii="Times New Roman" w:eastAsia="Times New Roman" w:hAnsi="Times New Roman" w:cs="David"/>
          <w:sz w:val="20"/>
          <w:szCs w:val="24"/>
          <w:rtl/>
          <w:lang w:eastAsia="he-IL"/>
        </w:rPr>
        <w:t xml:space="preserve"> מהצדדים לא תחשב כויתור על איזה מזכויותיו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ו/או</w:t>
      </w:r>
      <w:r w:rsidRPr="000B5DC0">
        <w:rPr>
          <w:rFonts w:ascii="Times New Roman" w:eastAsia="Times New Roman" w:hAnsi="Times New Roman" w:cs="David"/>
          <w:sz w:val="20"/>
          <w:szCs w:val="24"/>
          <w:rtl/>
          <w:lang w:eastAsia="he-IL"/>
        </w:rPr>
        <w:t xml:space="preserve"> ע</w:t>
      </w:r>
      <w:r w:rsidRPr="000B5DC0">
        <w:rPr>
          <w:rFonts w:ascii="Times New Roman" w:eastAsia="Times New Roman" w:hAnsi="Times New Roman" w:cs="David" w:hint="cs"/>
          <w:sz w:val="20"/>
          <w:szCs w:val="24"/>
          <w:rtl/>
          <w:lang w:eastAsia="he-IL"/>
        </w:rPr>
        <w:t>ל פי כל</w:t>
      </w:r>
      <w:r w:rsidRPr="000B5DC0">
        <w:rPr>
          <w:rFonts w:ascii="Times New Roman" w:eastAsia="Times New Roman" w:hAnsi="Times New Roman" w:cs="David"/>
          <w:sz w:val="20"/>
          <w:szCs w:val="24"/>
          <w:rtl/>
          <w:lang w:eastAsia="he-IL"/>
        </w:rPr>
        <w:t xml:space="preserve"> דין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כויתור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כהסכמה מצדו לאיזה הפרה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אי קיום של תנאי מתנאי חוזה</w:t>
      </w:r>
      <w:r w:rsidRPr="000B5DC0">
        <w:rPr>
          <w:rFonts w:ascii="Times New Roman" w:eastAsia="Times New Roman" w:hAnsi="Times New Roman" w:cs="David" w:hint="cs"/>
          <w:sz w:val="20"/>
          <w:szCs w:val="24"/>
          <w:rtl/>
          <w:lang w:eastAsia="he-IL"/>
        </w:rPr>
        <w:t xml:space="preserve"> זה ו/</w:t>
      </w:r>
      <w:r w:rsidRPr="000B5DC0">
        <w:rPr>
          <w:rFonts w:ascii="Times New Roman" w:eastAsia="Times New Roman" w:hAnsi="Times New Roman" w:cs="David"/>
          <w:sz w:val="20"/>
          <w:szCs w:val="24"/>
          <w:rtl/>
          <w:lang w:eastAsia="he-IL"/>
        </w:rPr>
        <w:t xml:space="preserve"> או כנותנת דחייה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ארכה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כל פעולה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ש</w:t>
      </w:r>
      <w:r w:rsidRPr="000B5DC0">
        <w:rPr>
          <w:rFonts w:ascii="Times New Roman" w:eastAsia="Times New Roman" w:hAnsi="Times New Roman" w:cs="David"/>
          <w:sz w:val="20"/>
          <w:szCs w:val="24"/>
          <w:rtl/>
          <w:lang w:eastAsia="he-IL"/>
        </w:rPr>
        <w:t>יש לעשותה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כש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נוי</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טול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תוספת של תנאי </w:t>
      </w:r>
      <w:r w:rsidRPr="000B5DC0">
        <w:rPr>
          <w:rFonts w:ascii="Times New Roman" w:eastAsia="Times New Roman" w:hAnsi="Times New Roman" w:cs="David" w:hint="cs"/>
          <w:sz w:val="20"/>
          <w:szCs w:val="24"/>
          <w:rtl/>
          <w:lang w:eastAsia="he-IL"/>
        </w:rPr>
        <w:t>כלשהו</w:t>
      </w:r>
      <w:r w:rsidRPr="000B5DC0">
        <w:rPr>
          <w:rFonts w:ascii="Times New Roman" w:eastAsia="Times New Roman" w:hAnsi="Times New Roman" w:cs="David"/>
          <w:sz w:val="20"/>
          <w:szCs w:val="24"/>
          <w:rtl/>
          <w:lang w:eastAsia="he-IL"/>
        </w:rPr>
        <w:t>, אלא אם נעשו במפורש ובכתב.</w:t>
      </w:r>
    </w:p>
    <w:p w14:paraId="54D67F04" w14:textId="77777777" w:rsidR="000B5DC0" w:rsidRPr="000B5DC0" w:rsidRDefault="000B5DC0" w:rsidP="000B5DC0">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מבלי לגרוע מכלליות האמור לעיל -</w:t>
      </w:r>
    </w:p>
    <w:p w14:paraId="43D3AEB8"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2AE2A2C2"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תור כלשהו על זכויות וחובות לפי החוזה.</w:t>
      </w:r>
    </w:p>
    <w:p w14:paraId="538AC51E"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במידה והמתכנן כולל מספר גופים או יחידים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0DB8E52C"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0B5DC0">
        <w:rPr>
          <w:rFonts w:ascii="Times New Roman" w:eastAsia="Times New Roman" w:hAnsi="Times New Roman" w:cs="David" w:hint="cs"/>
          <w:sz w:val="24"/>
          <w:szCs w:val="24"/>
          <w:rtl/>
          <w:lang w:eastAsia="he-IL"/>
        </w:rPr>
        <w:t>,</w:t>
      </w:r>
      <w:r w:rsidRPr="000B5DC0">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0B5DC0">
        <w:rPr>
          <w:rFonts w:ascii="Times New Roman" w:eastAsia="Times New Roman" w:hAnsi="Times New Roman" w:cs="David" w:hint="cs"/>
          <w:b/>
          <w:bCs/>
          <w:sz w:val="24"/>
          <w:szCs w:val="24"/>
          <w:rtl/>
          <w:lang w:eastAsia="he-IL"/>
        </w:rPr>
        <w:t>א</w:t>
      </w:r>
      <w:r w:rsidRPr="000B5DC0">
        <w:rPr>
          <w:rFonts w:ascii="Times New Roman" w:eastAsia="Times New Roman" w:hAnsi="Times New Roman" w:cs="David" w:hint="cs"/>
          <w:sz w:val="24"/>
          <w:szCs w:val="24"/>
          <w:rtl/>
          <w:lang w:eastAsia="he-IL"/>
        </w:rPr>
        <w:t>'</w:t>
      </w:r>
      <w:r w:rsidRPr="000B5DC0">
        <w:rPr>
          <w:rFonts w:ascii="Times New Roman" w:eastAsia="Times New Roman" w:hAnsi="Times New Roman" w:cs="David"/>
          <w:sz w:val="24"/>
          <w:szCs w:val="24"/>
          <w:rtl/>
          <w:lang w:eastAsia="he-IL"/>
        </w:rPr>
        <w:t xml:space="preserve"> בגין כל חיוב מחיובי המזמין </w:t>
      </w:r>
      <w:r w:rsidRPr="000B5DC0">
        <w:rPr>
          <w:rFonts w:ascii="Times New Roman" w:eastAsia="Times New Roman" w:hAnsi="Times New Roman" w:cs="David" w:hint="cs"/>
          <w:sz w:val="24"/>
          <w:szCs w:val="24"/>
          <w:rtl/>
          <w:lang w:eastAsia="he-IL"/>
        </w:rPr>
        <w:t>על פי</w:t>
      </w:r>
      <w:r w:rsidRPr="000B5DC0">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0B5DC0">
        <w:rPr>
          <w:rFonts w:ascii="Times New Roman" w:eastAsia="Times New Roman" w:hAnsi="Times New Roman" w:cs="David" w:hint="cs"/>
          <w:sz w:val="24"/>
          <w:szCs w:val="24"/>
          <w:rtl/>
          <w:lang w:eastAsia="he-IL"/>
        </w:rPr>
        <w:t>על פ</w:t>
      </w:r>
      <w:r w:rsidRPr="000B5DC0">
        <w:rPr>
          <w:rFonts w:ascii="Times New Roman" w:eastAsia="Times New Roman" w:hAnsi="Times New Roman" w:cs="David"/>
          <w:sz w:val="24"/>
          <w:szCs w:val="24"/>
          <w:rtl/>
          <w:lang w:eastAsia="he-IL"/>
        </w:rPr>
        <w:t>י חוזה זה. וזאת מבלי לגרוע מהאמור להלן בסיפא לס"ק זה.</w:t>
      </w:r>
    </w:p>
    <w:p w14:paraId="093C7139" w14:textId="77777777" w:rsidR="000B5DC0" w:rsidRPr="000B5DC0" w:rsidRDefault="000B5DC0" w:rsidP="000B5DC0">
      <w:pPr>
        <w:keepNext/>
        <w:widowControl w:val="0"/>
        <w:spacing w:before="0" w:beforeAutospacing="0" w:after="200" w:afterAutospacing="0" w:line="240" w:lineRule="auto"/>
        <w:ind w:left="798"/>
        <w:jc w:val="both"/>
        <w:outlineLvl w:val="1"/>
        <w:rPr>
          <w:rFonts w:ascii="Times New Roman" w:eastAsia="Times New Roman" w:hAnsi="Times New Roman" w:cs="David"/>
          <w:bCs/>
          <w:sz w:val="20"/>
          <w:szCs w:val="24"/>
          <w:rtl/>
          <w:lang w:eastAsia="he-IL"/>
        </w:rPr>
      </w:pPr>
      <w:r w:rsidRPr="000B5DC0">
        <w:rPr>
          <w:rFonts w:ascii="Times New Roman" w:eastAsia="Times New Roman" w:hAnsi="Times New Roman" w:cs="David"/>
          <w:b/>
          <w:sz w:val="20"/>
          <w:szCs w:val="24"/>
          <w:rtl/>
          <w:lang w:eastAsia="he-IL"/>
        </w:rPr>
        <w:t>המתכנן מתחייב בזה</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כי כל דרישה</w:t>
      </w:r>
      <w:r w:rsidRPr="000B5DC0">
        <w:rPr>
          <w:rFonts w:ascii="Times New Roman" w:eastAsia="Times New Roman" w:hAnsi="Times New Roman" w:cs="David" w:hint="cs"/>
          <w:b/>
          <w:sz w:val="20"/>
          <w:szCs w:val="24"/>
          <w:rtl/>
          <w:lang w:eastAsia="he-IL"/>
        </w:rPr>
        <w:t xml:space="preserve"> ו/או תלונה</w:t>
      </w:r>
      <w:r w:rsidRPr="000B5DC0">
        <w:rPr>
          <w:rFonts w:ascii="Times New Roman" w:eastAsia="Times New Roman" w:hAnsi="Times New Roman" w:cs="David"/>
          <w:b/>
          <w:sz w:val="20"/>
          <w:szCs w:val="24"/>
          <w:rtl/>
          <w:lang w:eastAsia="he-IL"/>
        </w:rPr>
        <w:t xml:space="preserve"> </w:t>
      </w:r>
      <w:r w:rsidRPr="000B5DC0">
        <w:rPr>
          <w:rFonts w:ascii="Times New Roman" w:eastAsia="Times New Roman" w:hAnsi="Times New Roman" w:cs="David" w:hint="cs"/>
          <w:b/>
          <w:sz w:val="20"/>
          <w:szCs w:val="24"/>
          <w:rtl/>
          <w:lang w:eastAsia="he-IL"/>
        </w:rPr>
        <w:t xml:space="preserve">ו/או </w:t>
      </w:r>
      <w:r w:rsidRPr="000B5DC0">
        <w:rPr>
          <w:rFonts w:ascii="Times New Roman" w:eastAsia="Times New Roman" w:hAnsi="Times New Roman" w:cs="David"/>
          <w:b/>
          <w:sz w:val="20"/>
          <w:szCs w:val="24"/>
          <w:rtl/>
          <w:lang w:eastAsia="he-IL"/>
        </w:rPr>
        <w:t>טענה ו/או תביעה, ככל שתהיינה לו כנגד המזמין בגין חיובי המזמין ע</w:t>
      </w:r>
      <w:r w:rsidRPr="000B5DC0">
        <w:rPr>
          <w:rFonts w:ascii="Times New Roman" w:eastAsia="Times New Roman" w:hAnsi="Times New Roman" w:cs="David" w:hint="cs"/>
          <w:b/>
          <w:sz w:val="20"/>
          <w:szCs w:val="24"/>
          <w:rtl/>
          <w:lang w:eastAsia="he-IL"/>
        </w:rPr>
        <w:t>ל פי</w:t>
      </w:r>
      <w:r w:rsidRPr="000B5DC0">
        <w:rPr>
          <w:rFonts w:ascii="Times New Roman" w:eastAsia="Times New Roman" w:hAnsi="Times New Roman" w:cs="David"/>
          <w:b/>
          <w:sz w:val="20"/>
          <w:szCs w:val="24"/>
          <w:rtl/>
          <w:lang w:eastAsia="he-IL"/>
        </w:rPr>
        <w:t xml:space="preserve"> חוזה זה, תוגבל עד לגובה חלקו היחסי של כל אחד מיחידי המזמין כמפורט בנספח </w:t>
      </w:r>
      <w:r w:rsidRPr="000B5DC0">
        <w:rPr>
          <w:rFonts w:ascii="Times New Roman" w:eastAsia="Times New Roman" w:hAnsi="Times New Roman" w:cs="David" w:hint="cs"/>
          <w:bCs/>
          <w:sz w:val="20"/>
          <w:szCs w:val="24"/>
          <w:rtl/>
          <w:lang w:eastAsia="he-IL"/>
        </w:rPr>
        <w:t>א</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אותו דין</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יחול לגבי תביעה של מי מיחידי המזמין כנגד המתכנן</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קרי</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תביעה כאמור</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תוגבל עד לגובה חלקו היחסי של התובע במזמין  כמפורט בנספח </w:t>
      </w:r>
      <w:r w:rsidRPr="000B5DC0">
        <w:rPr>
          <w:rFonts w:ascii="Times New Roman" w:eastAsia="Times New Roman" w:hAnsi="Times New Roman" w:cs="David" w:hint="cs"/>
          <w:bCs/>
          <w:sz w:val="20"/>
          <w:szCs w:val="24"/>
          <w:rtl/>
          <w:lang w:eastAsia="he-IL"/>
        </w:rPr>
        <w:t>א</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w:t>
      </w:r>
    </w:p>
    <w:p w14:paraId="6ED05FEF"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4AFD57EC"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למען הסר ספק</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מוסכם ומוצהר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w:t>
      </w:r>
      <w:r w:rsidRPr="000B5DC0">
        <w:rPr>
          <w:rFonts w:ascii="Times New Roman" w:eastAsia="Times New Roman" w:hAnsi="Times New Roman" w:cs="David"/>
          <w:sz w:val="20"/>
          <w:szCs w:val="24"/>
          <w:rtl/>
          <w:lang w:eastAsia="he-IL"/>
        </w:rPr>
        <w:lastRenderedPageBreak/>
        <w:t>השלמת שירותי המתכנן ו/או עם סיום חוזה זה, לפי העניין.</w:t>
      </w:r>
    </w:p>
    <w:p w14:paraId="7422DB90"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784E138D"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חוזה זה על נספחיו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66510C52" w14:textId="77777777" w:rsidR="000B5DC0" w:rsidRPr="000B5DC0" w:rsidRDefault="000B5DC0" w:rsidP="000B5DC0">
      <w:pPr>
        <w:widowControl w:val="0"/>
        <w:numPr>
          <w:ilvl w:val="1"/>
          <w:numId w:val="1"/>
        </w:numPr>
        <w:spacing w:before="0" w:beforeAutospacing="0" w:after="72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0B5DC0">
        <w:rPr>
          <w:rFonts w:ascii="Times New Roman" w:eastAsia="Times New Roman" w:hAnsi="Times New Roman" w:cs="David" w:hint="cs"/>
          <w:sz w:val="20"/>
          <w:szCs w:val="24"/>
          <w:rtl/>
          <w:lang w:eastAsia="he-IL"/>
        </w:rPr>
        <w:t>רשום</w:t>
      </w:r>
      <w:r w:rsidRPr="000B5DC0">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תחשב היא כמתקבלת ביום משלוח או מסירתה כאמור.</w:t>
      </w:r>
    </w:p>
    <w:p w14:paraId="4E52889E"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F5005A4" w14:textId="77777777" w:rsidR="00DF6A6B" w:rsidRDefault="00DF6A6B" w:rsidP="00DF6A6B">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4BF5422A" w14:textId="77777777" w:rsidR="00DF6A6B" w:rsidRDefault="00DF6A6B" w:rsidP="00DF6A6B">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1AF81A14" w14:textId="77777777" w:rsidR="00DF6A6B" w:rsidRDefault="00DF6A6B" w:rsidP="00DF6A6B">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3B0D3C6B" w14:textId="77777777" w:rsidR="00DF6A6B" w:rsidRPr="00435A20" w:rsidRDefault="00DF6A6B" w:rsidP="00DF6A6B">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435A20">
        <w:rPr>
          <w:rFonts w:ascii="Times New Roman" w:eastAsia="Times New Roman" w:hAnsi="Times New Roman" w:cs="David"/>
          <w:bCs/>
          <w:sz w:val="20"/>
          <w:szCs w:val="24"/>
          <w:rtl/>
          <w:lang w:eastAsia="he-IL"/>
        </w:rPr>
        <w:t>ולראיה באו הצדדים על החתום:</w:t>
      </w:r>
    </w:p>
    <w:p w14:paraId="05D3B5D5" w14:textId="77777777" w:rsidR="00DF6A6B" w:rsidRPr="00435A20" w:rsidRDefault="00DF6A6B" w:rsidP="00DF6A6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5F36181" w14:textId="77777777" w:rsidR="00DF6A6B" w:rsidRDefault="00DF6A6B" w:rsidP="00DF6A6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04F06364" w14:textId="77777777" w:rsidR="00DF6A6B" w:rsidRPr="00435A20" w:rsidRDefault="00DF6A6B" w:rsidP="00DF6A6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521986C" w14:textId="290ECED0" w:rsidR="00DF6A6B" w:rsidRPr="00803AF2" w:rsidRDefault="00DF6A6B" w:rsidP="00DF6A6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803AF2">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rtl/>
            <w:lang w:eastAsia="he-IL"/>
          </w:rPr>
          <w:alias w:val="שם ספק"/>
          <w:tag w:val="cntSupllierName"/>
          <w:id w:val="431858896"/>
          <w:placeholder>
            <w:docPart w:val="65A72D1E0BBB4CC0BD2FB84228F5735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5" w:author="Kook Sec" w:date="2019-12-19T13:44:00Z">
            <w:r w:rsidR="005749C5">
              <w:rPr>
                <w:rFonts w:ascii="Times New Roman" w:eastAsia="Times New Roman" w:hAnsi="Times New Roman" w:cs="David" w:hint="cs"/>
                <w:color w:val="00B0F0"/>
                <w:sz w:val="20"/>
                <w:szCs w:val="24"/>
                <w:rtl/>
                <w:lang w:eastAsia="he-IL"/>
              </w:rPr>
              <w:t>צ'סלר סולומון אדריכלות נוף</w:t>
            </w:r>
          </w:ins>
        </w:sdtContent>
      </w:sdt>
      <w:r w:rsidRPr="00803AF2">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22E10649CA42466989BB2BE2D491DC5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ins w:id="6" w:author="Kook Sec" w:date="2019-12-19T13:24:00Z">
            <w:r w:rsidR="008B593B" w:rsidRPr="003E6FC4">
              <w:rPr>
                <w:rStyle w:val="a7"/>
                <w:rtl/>
              </w:rPr>
              <w:t>[שם צד א]</w:t>
            </w:r>
          </w:ins>
        </w:sdtContent>
      </w:sdt>
    </w:p>
    <w:p w14:paraId="44E11757" w14:textId="77777777" w:rsidR="00DF6A6B" w:rsidRPr="00435A20" w:rsidRDefault="00DF6A6B" w:rsidP="00DF6A6B">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ab/>
        <w:t>המתכנן</w:t>
      </w:r>
      <w:r w:rsidRPr="00435A20">
        <w:rPr>
          <w:rFonts w:ascii="Times New Roman" w:eastAsia="Times New Roman" w:hAnsi="Times New Roman" w:cs="David"/>
          <w:sz w:val="20"/>
          <w:szCs w:val="24"/>
          <w:lang w:eastAsia="he-IL"/>
        </w:rPr>
        <w:t xml:space="preserve"> </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lang w:eastAsia="he-IL"/>
        </w:rPr>
        <w:t xml:space="preserve"> </w:t>
      </w:r>
      <w:r w:rsidRPr="00435A20">
        <w:rPr>
          <w:rFonts w:ascii="Times New Roman" w:eastAsia="Times New Roman" w:hAnsi="Times New Roman" w:cs="David"/>
          <w:sz w:val="20"/>
          <w:szCs w:val="24"/>
          <w:rtl/>
          <w:lang w:eastAsia="he-IL"/>
        </w:rPr>
        <w:t>המזמין</w:t>
      </w:r>
      <w:r w:rsidRPr="00435A20">
        <w:rPr>
          <w:rFonts w:ascii="Times New Roman" w:eastAsia="Times New Roman" w:hAnsi="Times New Roman" w:cs="David"/>
          <w:sz w:val="20"/>
          <w:szCs w:val="24"/>
          <w:lang w:eastAsia="he-IL"/>
        </w:rPr>
        <w:t xml:space="preserve"> </w:t>
      </w:r>
    </w:p>
    <w:p w14:paraId="0A492F9D"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4B446B2" w14:textId="77777777" w:rsidR="00DF6A6B"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308D809" w14:textId="77777777" w:rsidR="00DF6A6B"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5547BAF"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ן זה. </w:t>
      </w:r>
    </w:p>
    <w:p w14:paraId="151994B6"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16AD411" w14:textId="77777777" w:rsidR="00DF6A6B"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תאריך :  _______________</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r>
    </w:p>
    <w:p w14:paraId="4A563F1E"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חתימה וחותמת עו"ד/ רו"ח : ________________</w:t>
      </w:r>
    </w:p>
    <w:p w14:paraId="69C04729"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076EF93" w14:textId="77777777" w:rsidR="00DF6A6B" w:rsidRPr="00435A20" w:rsidRDefault="00DF6A6B" w:rsidP="00DF6A6B">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3DD1A1A9" w14:textId="77777777" w:rsidR="000B5DC0" w:rsidRPr="000B5DC0" w:rsidRDefault="000B5DC0" w:rsidP="000B5DC0">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
    </w:p>
    <w:p w14:paraId="2E33A045"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D9842AC"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25427E87"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02FCC3CF"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35F0899B"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67DBDBFF"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7893AA90"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540349DA" w14:textId="77777777" w:rsidR="008C30FE" w:rsidRDefault="008C30FE" w:rsidP="00DF6A6B">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1D350DA2" w14:textId="77777777" w:rsidR="000B5DC0" w:rsidRPr="000B5DC0" w:rsidRDefault="000B5DC0" w:rsidP="000B5DC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t xml:space="preserve">נספח </w:t>
      </w:r>
      <w:r w:rsidR="00CD158F">
        <w:rPr>
          <w:rFonts w:ascii="Times New Roman" w:eastAsia="Times New Roman" w:hAnsi="Times New Roman" w:cs="David" w:hint="cs"/>
          <w:bCs/>
          <w:sz w:val="20"/>
          <w:szCs w:val="24"/>
          <w:u w:val="single"/>
          <w:rtl/>
          <w:lang w:eastAsia="he-IL"/>
        </w:rPr>
        <w:t>"</w:t>
      </w:r>
      <w:r w:rsidRPr="000B5DC0">
        <w:rPr>
          <w:rFonts w:ascii="Times New Roman" w:eastAsia="Times New Roman" w:hAnsi="Times New Roman" w:cs="David"/>
          <w:bCs/>
          <w:sz w:val="20"/>
          <w:szCs w:val="24"/>
          <w:u w:val="single"/>
          <w:rtl/>
          <w:lang w:eastAsia="he-IL"/>
        </w:rPr>
        <w:t>א'</w:t>
      </w:r>
      <w:r w:rsidR="00CD158F">
        <w:rPr>
          <w:rFonts w:ascii="Times New Roman" w:eastAsia="Times New Roman" w:hAnsi="Times New Roman" w:cs="David" w:hint="cs"/>
          <w:bCs/>
          <w:sz w:val="20"/>
          <w:szCs w:val="24"/>
          <w:u w:val="single"/>
          <w:rtl/>
          <w:lang w:eastAsia="he-IL"/>
        </w:rPr>
        <w:t>'</w:t>
      </w:r>
    </w:p>
    <w:p w14:paraId="1758C6BD"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1.1</w:t>
      </w:r>
      <w:r w:rsidRPr="000B5DC0">
        <w:rPr>
          <w:rFonts w:ascii="Times New Roman" w:eastAsia="Times New Roman" w:hAnsi="Times New Roman" w:cs="David"/>
          <w:sz w:val="24"/>
          <w:szCs w:val="24"/>
          <w:rtl/>
          <w:lang w:eastAsia="he-IL"/>
        </w:rPr>
        <w:tab/>
        <w:t>הגדרות-</w:t>
      </w:r>
    </w:p>
    <w:p w14:paraId="43CCEDB1"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7C77F83"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b/>
          <w:bCs/>
          <w:sz w:val="24"/>
          <w:szCs w:val="24"/>
          <w:rtl/>
          <w:lang w:eastAsia="he-IL"/>
        </w:rPr>
        <w:t>הפרויקט</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lang w:eastAsia="he-IL"/>
        </w:rPr>
        <w:t xml:space="preserve"> </w:t>
      </w:r>
      <w:r w:rsidRPr="000B5DC0">
        <w:rPr>
          <w:rFonts w:ascii="Times New Roman" w:eastAsia="Times New Roman" w:hAnsi="Times New Roman" w:cs="David"/>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color w:val="008000"/>
            <w:sz w:val="24"/>
            <w:szCs w:val="24"/>
            <w:rtl/>
            <w:lang w:eastAsia="he-IL"/>
          </w:rPr>
          <w:alias w:val="רשות מקומית"/>
          <w:tag w:val="cntLocalAuth"/>
          <w:id w:val="103080363"/>
          <w:placeholder>
            <w:docPart w:val="46824018AEAD486C9C3D75E08FEB253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7" w:author="Kook Sec" w:date="2019-12-19T13:22:00Z">
            <w:r w:rsidR="008B593B">
              <w:rPr>
                <w:rFonts w:ascii="Times New Roman" w:eastAsia="Times New Roman" w:hAnsi="Times New Roman" w:cs="David" w:hint="cs"/>
                <w:color w:val="008000"/>
                <w:sz w:val="24"/>
                <w:szCs w:val="24"/>
                <w:rtl/>
                <w:lang w:eastAsia="he-IL"/>
              </w:rPr>
              <w:t>נס ציונה</w:t>
            </w:r>
          </w:ins>
        </w:sdtContent>
      </w:sdt>
      <w:r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ם אתר"/>
          <w:tag w:val="cntSite"/>
          <w:id w:val="1099987565"/>
          <w:placeholder>
            <w:docPart w:val="5A6D911B3CEA4DEB8E683C9AD1B283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8" w:author="Kook Sec" w:date="2019-12-19T13:22:00Z">
            <w:r w:rsidR="008B593B">
              <w:rPr>
                <w:rFonts w:ascii="Times New Roman" w:eastAsia="Times New Roman" w:hAnsi="Times New Roman" w:cs="David" w:hint="cs"/>
                <w:color w:val="008000"/>
                <w:sz w:val="24"/>
                <w:szCs w:val="24"/>
                <w:rtl/>
              </w:rPr>
              <w:t>נס ציונה מחיר למשתכן</w:t>
            </w:r>
          </w:ins>
        </w:sdtContent>
      </w:sdt>
      <w:r w:rsidRPr="000B5DC0">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color w:val="008000"/>
            <w:sz w:val="24"/>
            <w:szCs w:val="24"/>
            <w:rtl/>
          </w:rPr>
          <w:alias w:val="שם הפרויקט"/>
          <w:tag w:val="cntProjectName"/>
          <w:id w:val="305292680"/>
          <w:placeholder>
            <w:docPart w:val="C2702617D34D4B87894E9082B476CCC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rPr>
            <w:rFonts w:hint="cs"/>
          </w:rPr>
        </w:sdtEndPr>
        <w:sdtContent>
          <w:ins w:id="9" w:author="Kook Sec" w:date="2019-12-19T13:22:00Z">
            <w:r w:rsidR="008B593B">
              <w:rPr>
                <w:rFonts w:ascii="Times New Roman" w:eastAsia="Times New Roman" w:hAnsi="Times New Roman" w:cs="David" w:hint="cs"/>
                <w:color w:val="008000"/>
                <w:sz w:val="24"/>
                <w:szCs w:val="24"/>
                <w:rtl/>
              </w:rPr>
              <w:t>א.מ ישראל מגורים יזמות בע"מ</w:t>
            </w:r>
          </w:ins>
        </w:sdtContent>
      </w:sdt>
      <w:r w:rsidRPr="000B5DC0">
        <w:rPr>
          <w:rFonts w:ascii="Times New Roman" w:eastAsia="Times New Roman" w:hAnsi="Times New Roman" w:cs="David" w:hint="cs"/>
          <w:sz w:val="24"/>
          <w:szCs w:val="24"/>
          <w:rtl/>
          <w:lang w:eastAsia="he-IL"/>
        </w:rPr>
        <w:t xml:space="preserve"> </w:t>
      </w:r>
      <w:r w:rsidRPr="000B5DC0">
        <w:rPr>
          <w:rFonts w:ascii="Times New Roman" w:eastAsia="Times New Roman" w:hAnsi="Times New Roman" w:cs="David"/>
          <w:sz w:val="24"/>
          <w:szCs w:val="24"/>
          <w:rtl/>
          <w:lang w:eastAsia="he-IL"/>
        </w:rPr>
        <w:t>לרבות עבודות פיתוח על, אשר יתוכנן ו/או יבוצע עבור המזמין באתר בקטעים ובשלבים לפי שיקול דעתו.</w:t>
      </w:r>
    </w:p>
    <w:p w14:paraId="2B7380C2"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91F66D9"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b/>
          <w:bCs/>
          <w:sz w:val="24"/>
          <w:szCs w:val="24"/>
          <w:rtl/>
          <w:lang w:eastAsia="he-IL"/>
        </w:rPr>
        <w:t>התכנית</w:t>
      </w:r>
      <w:r w:rsidRPr="000B5DC0">
        <w:rPr>
          <w:rFonts w:ascii="Times New Roman" w:eastAsia="Times New Roman" w:hAnsi="Times New Roman" w:cs="David"/>
          <w:sz w:val="24"/>
          <w:szCs w:val="24"/>
          <w:rtl/>
          <w:lang w:eastAsia="he-IL"/>
        </w:rPr>
        <w:t xml:space="preserve">" או </w:t>
      </w:r>
      <w:r w:rsidRPr="000B5DC0">
        <w:rPr>
          <w:rFonts w:ascii="Times New Roman" w:eastAsia="Times New Roman" w:hAnsi="Times New Roman" w:cs="David"/>
          <w:b/>
          <w:bCs/>
          <w:sz w:val="24"/>
          <w:szCs w:val="24"/>
          <w:rtl/>
          <w:lang w:eastAsia="he-IL"/>
        </w:rPr>
        <w:t xml:space="preserve">"המקרקעין" </w:t>
      </w:r>
      <w:r w:rsidRPr="000B5DC0">
        <w:rPr>
          <w:rFonts w:ascii="Times New Roman" w:eastAsia="Times New Roman" w:hAnsi="Times New Roman" w:cs="David"/>
          <w:sz w:val="24"/>
          <w:szCs w:val="24"/>
          <w:lang w:eastAsia="he-IL"/>
        </w:rPr>
        <w:t>–</w:t>
      </w:r>
      <w:r w:rsidRPr="000B5DC0">
        <w:rPr>
          <w:rFonts w:ascii="Times New Roman" w:eastAsia="Times New Roman" w:hAnsi="Times New Roman" w:cs="David"/>
          <w:sz w:val="24"/>
          <w:szCs w:val="24"/>
          <w:rtl/>
          <w:lang w:eastAsia="he-IL"/>
        </w:rPr>
        <w:t xml:space="preserve"> תכנית בנין עיר מס'</w:t>
      </w:r>
      <w:r w:rsidRPr="000B5DC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2"/>
          <w:tag w:val="cntCustomField2"/>
          <w:id w:val="-942765466"/>
          <w:placeholder>
            <w:docPart w:val="60DE9335E04C471CB38A9894164DFD9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00F57198" w:rsidRPr="00BD05C4">
            <w:rPr>
              <w:rStyle w:val="AutoFieldsChar"/>
              <w:color w:val="00B0F0"/>
              <w:rtl/>
            </w:rPr>
            <w:t>[שדה נוסף 2]</w:t>
          </w:r>
        </w:sdtContent>
      </w:sdt>
      <w:r w:rsidRPr="000B5DC0">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w:t>
      </w:r>
      <w:r w:rsidRPr="000B5DC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1"/>
          <w:tag w:val="cntCustomField1"/>
          <w:id w:val="388540670"/>
          <w:placeholder>
            <w:docPart w:val="13EE47802B924AED9B2240A5BCCA88A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rPr>
            <w:rFonts w:hint="cs"/>
          </w:rPr>
        </w:sdtEndPr>
        <w:sdtContent>
          <w:r w:rsidR="00F57198" w:rsidRPr="00BD05C4">
            <w:rPr>
              <w:rStyle w:val="AutoFieldsChar"/>
              <w:color w:val="00B0F0"/>
              <w:rtl/>
            </w:rPr>
            <w:t>[שדה נוסף 1]</w:t>
          </w:r>
        </w:sdtContent>
      </w:sdt>
      <w:r w:rsidRPr="000B5DC0">
        <w:rPr>
          <w:rFonts w:ascii="Times New Roman" w:eastAsia="Times New Roman" w:hAnsi="Times New Roman" w:cs="David" w:hint="cs"/>
          <w:sz w:val="24"/>
          <w:szCs w:val="24"/>
          <w:rtl/>
          <w:lang w:eastAsia="he-IL"/>
        </w:rPr>
        <w:t xml:space="preserve"> </w:t>
      </w:r>
      <w:r w:rsidRPr="000B5DC0">
        <w:rPr>
          <w:rFonts w:ascii="Times New Roman" w:eastAsia="Times New Roman" w:hAnsi="Times New Roman" w:cs="David"/>
          <w:sz w:val="24"/>
          <w:szCs w:val="24"/>
          <w:rtl/>
          <w:lang w:eastAsia="he-IL"/>
        </w:rPr>
        <w:t>.</w:t>
      </w:r>
    </w:p>
    <w:p w14:paraId="14B95A8B"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25D33374"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269C262" w14:textId="77777777" w:rsidR="000B5DC0" w:rsidRPr="000B5DC0" w:rsidRDefault="000B5DC0" w:rsidP="000B5DC0">
      <w:pPr>
        <w:spacing w:before="0" w:beforeAutospacing="0" w:after="0" w:afterAutospacing="0" w:line="240" w:lineRule="auto"/>
        <w:ind w:left="720"/>
        <w:rPr>
          <w:rFonts w:ascii="Times New Roman" w:eastAsia="Times New Roman" w:hAnsi="Times New Roman" w:cs="David"/>
          <w:color w:val="008000"/>
          <w:sz w:val="24"/>
          <w:szCs w:val="24"/>
          <w:rtl/>
        </w:rPr>
      </w:pPr>
      <w:r w:rsidRPr="000B5DC0">
        <w:rPr>
          <w:rFonts w:ascii="Times New Roman" w:eastAsia="Times New Roman" w:hAnsi="Times New Roman" w:cs="David"/>
          <w:sz w:val="24"/>
          <w:szCs w:val="24"/>
          <w:rtl/>
          <w:lang w:eastAsia="he-IL"/>
        </w:rPr>
        <w:t xml:space="preserve">"הרשות המקומית" - </w:t>
      </w:r>
      <w:sdt>
        <w:sdtPr>
          <w:rPr>
            <w:rFonts w:ascii="Times New Roman" w:eastAsia="Times New Roman" w:hAnsi="Times New Roman" w:cs="David"/>
            <w:color w:val="008000"/>
            <w:sz w:val="24"/>
            <w:szCs w:val="24"/>
            <w:rtl/>
          </w:rPr>
          <w:alias w:val="רשות מקומית"/>
          <w:tag w:val="cntLocalAuth"/>
          <w:id w:val="2076081772"/>
          <w:placeholder>
            <w:docPart w:val="BC815919A12B4BEEA4CF0DD5E3EBD6D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10" w:author="Kook Sec" w:date="2019-12-19T13:22:00Z">
            <w:r w:rsidR="008B593B">
              <w:rPr>
                <w:rFonts w:ascii="Times New Roman" w:eastAsia="Times New Roman" w:hAnsi="Times New Roman" w:cs="David" w:hint="cs"/>
                <w:color w:val="008000"/>
                <w:sz w:val="24"/>
                <w:szCs w:val="24"/>
                <w:rtl/>
              </w:rPr>
              <w:t>נס ציונה</w:t>
            </w:r>
          </w:ins>
        </w:sdtContent>
      </w:sdt>
    </w:p>
    <w:p w14:paraId="1E52E9E4" w14:textId="77777777" w:rsidR="000B5DC0" w:rsidRPr="000B5DC0" w:rsidRDefault="000B5DC0" w:rsidP="000B5DC0">
      <w:pPr>
        <w:spacing w:before="0" w:beforeAutospacing="0" w:after="0" w:afterAutospacing="0" w:line="240" w:lineRule="auto"/>
        <w:ind w:left="720"/>
        <w:rPr>
          <w:rFonts w:ascii="Times New Roman" w:eastAsia="Times New Roman" w:hAnsi="Times New Roman" w:cs="David"/>
          <w:color w:val="FF0000"/>
          <w:sz w:val="24"/>
          <w:szCs w:val="24"/>
          <w:rtl/>
        </w:rPr>
      </w:pPr>
    </w:p>
    <w:p w14:paraId="6DE3A3D2" w14:textId="77777777" w:rsidR="000B5DC0" w:rsidRPr="000B5DC0" w:rsidRDefault="000B5DC0" w:rsidP="000B5DC0">
      <w:pPr>
        <w:spacing w:before="0" w:beforeAutospacing="0" w:after="0" w:afterAutospacing="0" w:line="240" w:lineRule="auto"/>
        <w:ind w:left="72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rPr>
        <w:t xml:space="preserve">"חוזה הפיתוח" </w:t>
      </w:r>
      <w:r w:rsidRPr="000B5DC0">
        <w:rPr>
          <w:rFonts w:ascii="Times New Roman" w:eastAsia="Times New Roman" w:hAnsi="Times New Roman" w:cs="David"/>
          <w:sz w:val="24"/>
          <w:szCs w:val="24"/>
        </w:rPr>
        <w:t>–</w:t>
      </w:r>
      <w:r w:rsidRPr="000B5DC0">
        <w:rPr>
          <w:rFonts w:ascii="Times New Roman" w:eastAsia="Times New Roman" w:hAnsi="Times New Roman" w:cs="David"/>
          <w:sz w:val="24"/>
          <w:szCs w:val="24"/>
          <w:rtl/>
        </w:rPr>
        <w:t xml:space="preserve"> חוזה הפיתוח אשר נחתם בין המזמין לבין הרשות המקומית.</w:t>
      </w:r>
    </w:p>
    <w:p w14:paraId="5110A0E1"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5F8BFAB"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0B5DC0">
        <w:rPr>
          <w:rFonts w:ascii="Times New Roman" w:eastAsia="Times New Roman" w:hAnsi="Times New Roman" w:cs="David"/>
          <w:sz w:val="24"/>
          <w:szCs w:val="24"/>
          <w:rtl/>
          <w:lang w:eastAsia="he-IL"/>
        </w:rPr>
        <w:t>2.8</w:t>
      </w:r>
      <w:r w:rsidRPr="000B5DC0">
        <w:rPr>
          <w:rFonts w:ascii="Times New Roman" w:eastAsia="Times New Roman" w:hAnsi="Times New Roman" w:cs="David"/>
          <w:sz w:val="24"/>
          <w:szCs w:val="24"/>
          <w:rtl/>
          <w:lang w:eastAsia="he-IL"/>
        </w:rPr>
        <w:tab/>
        <w:t>המנהל הוא:</w:t>
      </w:r>
      <w:r w:rsidRPr="000B5DC0">
        <w:rPr>
          <w:rFonts w:ascii="Times New Roman" w:eastAsia="Times New Roman" w:hAnsi="Times New Roman" w:cs="David" w:hint="cs"/>
          <w:sz w:val="24"/>
          <w:szCs w:val="24"/>
          <w:rtl/>
          <w:lang w:eastAsia="he-IL"/>
        </w:rPr>
        <w:t xml:space="preserve"> </w:t>
      </w:r>
      <w:r w:rsidRPr="000B5DC0">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דה נוסף 3"/>
          <w:tag w:val="cntCustomField3"/>
          <w:id w:val="-1806770814"/>
          <w:placeholder>
            <w:docPart w:val="27585ACDF9C54F139AD35AB30EA9004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Content>
          <w:r w:rsidR="00F57198" w:rsidRPr="00BD05C4">
            <w:rPr>
              <w:rStyle w:val="AutoFieldsChar"/>
              <w:color w:val="00B0F0"/>
              <w:rtl/>
            </w:rPr>
            <w:t>[שדה נוסף 3]</w:t>
          </w:r>
        </w:sdtContent>
      </w:sdt>
    </w:p>
    <w:p w14:paraId="32DDB420"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7E540185" w14:textId="77777777" w:rsidR="000B5DC0" w:rsidRDefault="000B5DC0" w:rsidP="00D231CD">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2.10</w:t>
      </w:r>
      <w:r w:rsidRPr="000B5DC0">
        <w:rPr>
          <w:rFonts w:ascii="Times New Roman" w:eastAsia="Times New Roman" w:hAnsi="Times New Roman" w:cs="David"/>
          <w:sz w:val="24"/>
          <w:szCs w:val="24"/>
          <w:rtl/>
          <w:lang w:eastAsia="he-IL"/>
        </w:rPr>
        <w:tab/>
      </w:r>
      <w:r w:rsidR="00D231CD" w:rsidRPr="00D231CD">
        <w:rPr>
          <w:rFonts w:ascii="Times New Roman" w:eastAsia="Times New Roman" w:hAnsi="Times New Roman" w:cs="David"/>
          <w:sz w:val="24"/>
          <w:szCs w:val="24"/>
          <w:rtl/>
          <w:lang w:eastAsia="he-IL"/>
        </w:rPr>
        <w:t xml:space="preserve">התכנון יתבצע במודל תלת מימד ע"י תוכנת </w:t>
      </w:r>
      <w:r w:rsidR="00D231CD" w:rsidRPr="00D231CD">
        <w:rPr>
          <w:rFonts w:ascii="Times New Roman" w:eastAsia="Times New Roman" w:hAnsi="Times New Roman" w:cs="David"/>
          <w:sz w:val="24"/>
          <w:szCs w:val="24"/>
          <w:lang w:eastAsia="he-IL"/>
        </w:rPr>
        <w:t>REVIT</w:t>
      </w:r>
      <w:r w:rsidR="00D231CD" w:rsidRPr="00D231CD">
        <w:rPr>
          <w:rFonts w:ascii="Times New Roman" w:eastAsia="Times New Roman" w:hAnsi="Times New Roman" w:cs="David"/>
          <w:sz w:val="24"/>
          <w:szCs w:val="24"/>
          <w:rtl/>
          <w:lang w:eastAsia="he-IL"/>
        </w:rPr>
        <w:t xml:space="preserve">, במתודולוגיית </w:t>
      </w:r>
      <w:r w:rsidR="00D231CD" w:rsidRPr="00D231CD">
        <w:rPr>
          <w:rFonts w:ascii="Times New Roman" w:eastAsia="Times New Roman" w:hAnsi="Times New Roman" w:cs="David"/>
          <w:sz w:val="24"/>
          <w:szCs w:val="24"/>
          <w:lang w:eastAsia="he-IL"/>
        </w:rPr>
        <w:t>BIM</w:t>
      </w:r>
      <w:r w:rsidR="00D231CD" w:rsidRPr="00D231CD">
        <w:rPr>
          <w:rFonts w:ascii="Times New Roman" w:eastAsia="Times New Roman" w:hAnsi="Times New Roman" w:cs="David"/>
          <w:sz w:val="24"/>
          <w:szCs w:val="24"/>
          <w:rtl/>
          <w:lang w:eastAsia="he-IL"/>
        </w:rPr>
        <w:t>, בענן – "</w:t>
      </w:r>
      <w:r w:rsidR="00D231CD" w:rsidRPr="00D231CD">
        <w:rPr>
          <w:rFonts w:ascii="Times New Roman" w:eastAsia="Times New Roman" w:hAnsi="Times New Roman" w:cs="David"/>
          <w:sz w:val="24"/>
          <w:szCs w:val="24"/>
          <w:lang w:eastAsia="he-IL"/>
        </w:rPr>
        <w:t>BIM360</w:t>
      </w:r>
      <w:r w:rsidR="00D231CD" w:rsidRPr="00D231CD">
        <w:rPr>
          <w:rFonts w:ascii="Times New Roman" w:eastAsia="Times New Roman" w:hAnsi="Times New Roman" w:cs="David"/>
          <w:sz w:val="24"/>
          <w:szCs w:val="24"/>
          <w:rtl/>
          <w:lang w:eastAsia="he-IL"/>
        </w:rPr>
        <w:t xml:space="preserve">" שם ישמרו כל קבצי ה </w:t>
      </w:r>
      <w:r w:rsidR="00D231CD" w:rsidRPr="00D231CD">
        <w:rPr>
          <w:rFonts w:ascii="Times New Roman" w:eastAsia="Times New Roman" w:hAnsi="Times New Roman" w:cs="David"/>
          <w:sz w:val="24"/>
          <w:szCs w:val="24"/>
          <w:lang w:eastAsia="he-IL"/>
        </w:rPr>
        <w:t>REVIT</w:t>
      </w:r>
      <w:r w:rsidR="00D231CD" w:rsidRPr="00D231CD">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D231CD" w:rsidRPr="00D231CD">
        <w:rPr>
          <w:rFonts w:ascii="Times New Roman" w:eastAsia="Times New Roman" w:hAnsi="Times New Roman" w:cs="David"/>
          <w:sz w:val="24"/>
          <w:szCs w:val="24"/>
          <w:lang w:eastAsia="he-IL"/>
        </w:rPr>
        <w:t>BIM360</w:t>
      </w:r>
      <w:r w:rsidR="00D231CD" w:rsidRPr="00D231CD">
        <w:rPr>
          <w:rFonts w:ascii="Times New Roman" w:eastAsia="Times New Roman" w:hAnsi="Times New Roman" w:cs="David"/>
          <w:sz w:val="24"/>
          <w:szCs w:val="24"/>
          <w:rtl/>
          <w:lang w:eastAsia="he-IL"/>
        </w:rPr>
        <w:t xml:space="preserve">". העבודה במודל תהיה כפופה להוראות מנהל המודל ולמסמך ה </w:t>
      </w:r>
      <w:r w:rsidR="00D231CD" w:rsidRPr="00D231CD">
        <w:rPr>
          <w:rFonts w:ascii="Times New Roman" w:eastAsia="Times New Roman" w:hAnsi="Times New Roman" w:cs="David"/>
          <w:sz w:val="24"/>
          <w:szCs w:val="24"/>
          <w:lang w:eastAsia="he-IL"/>
        </w:rPr>
        <w:t>BEP</w:t>
      </w:r>
      <w:r w:rsidR="00D231CD" w:rsidRPr="00D231CD">
        <w:rPr>
          <w:rFonts w:ascii="Times New Roman" w:eastAsia="Times New Roman" w:hAnsi="Times New Roman" w:cs="David"/>
          <w:sz w:val="24"/>
          <w:szCs w:val="24"/>
          <w:rtl/>
          <w:lang w:eastAsia="he-IL"/>
        </w:rPr>
        <w:t xml:space="preserve"> שיופץ בהמשך ע"י מנהל המודל. שמירה, הדפסת תכניות וקבצים (</w:t>
      </w:r>
      <w:r w:rsidR="00D231CD" w:rsidRPr="00D231CD">
        <w:rPr>
          <w:rFonts w:ascii="Times New Roman" w:eastAsia="Times New Roman" w:hAnsi="Times New Roman" w:cs="David"/>
          <w:sz w:val="24"/>
          <w:szCs w:val="24"/>
          <w:lang w:eastAsia="he-IL"/>
        </w:rPr>
        <w:t>PLT/PDF/DWG</w:t>
      </w:r>
      <w:r w:rsidR="00D231CD" w:rsidRPr="00D231CD">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D231CD" w:rsidRPr="00D231CD">
        <w:rPr>
          <w:rFonts w:ascii="Times New Roman" w:eastAsia="Times New Roman" w:hAnsi="Times New Roman" w:cs="David"/>
          <w:sz w:val="24"/>
          <w:szCs w:val="24"/>
          <w:lang w:eastAsia="he-IL"/>
        </w:rPr>
        <w:t>view</w:t>
      </w:r>
      <w:r w:rsidR="00D231CD" w:rsidRPr="00D231CD">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77CB399C" w14:textId="77777777" w:rsidR="00D231CD" w:rsidRPr="000B5DC0" w:rsidRDefault="00D231CD" w:rsidP="00D231CD">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4A6DFDE6"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3.2</w:t>
      </w:r>
      <w:r w:rsidRPr="000B5DC0">
        <w:rPr>
          <w:rFonts w:ascii="Times New Roman" w:eastAsia="Times New Roman" w:hAnsi="Times New Roman" w:cs="David"/>
          <w:sz w:val="24"/>
          <w:szCs w:val="24"/>
          <w:rtl/>
          <w:lang w:eastAsia="he-IL"/>
        </w:rPr>
        <w:tab/>
        <w:t>בעלי המקצוע במשרד המתכנן הם:</w:t>
      </w:r>
    </w:p>
    <w:p w14:paraId="78B22D81"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6889C9B"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453630634"/>
          <w:placeholder>
            <w:docPart w:val="133839B67DC646118A1FEC893D6F5F8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00F57198" w:rsidRPr="00BD05C4">
            <w:rPr>
              <w:rStyle w:val="AutoFieldsChar"/>
              <w:color w:val="00B0F0"/>
              <w:rtl/>
            </w:rPr>
            <w:t>[שדה נוסף 4]</w:t>
          </w:r>
        </w:sdtContent>
      </w:sdt>
    </w:p>
    <w:p w14:paraId="21ECD222" w14:textId="77777777" w:rsidR="000B5DC0" w:rsidRPr="000B5DC0" w:rsidRDefault="000B5DC0" w:rsidP="000B5DC0">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ב. </w:t>
      </w:r>
      <w:r w:rsidRPr="000B5DC0">
        <w:rPr>
          <w:rFonts w:ascii="Times New Roman" w:eastAsia="Times New Roman" w:hAnsi="Times New Roman" w:cs="David"/>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1335682225"/>
          <w:placeholder>
            <w:docPart w:val="7BF909C291A24CB8938CF9380BE265A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00F57198" w:rsidRPr="00BD05C4">
            <w:rPr>
              <w:rStyle w:val="AutoFieldsChar"/>
              <w:color w:val="00B0F0"/>
              <w:rtl/>
            </w:rPr>
            <w:t>[שדה נוסף 5]</w:t>
          </w:r>
        </w:sdtContent>
      </w:sdt>
    </w:p>
    <w:p w14:paraId="15462471"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EF0BE78"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0B5DC0">
        <w:rPr>
          <w:rFonts w:ascii="Times New Roman" w:eastAsia="Times New Roman" w:hAnsi="Times New Roman" w:cs="David"/>
          <w:sz w:val="24"/>
          <w:szCs w:val="24"/>
          <w:rtl/>
          <w:lang w:eastAsia="he-IL"/>
        </w:rPr>
        <w:t>3.4</w:t>
      </w:r>
      <w:r w:rsidRPr="000B5DC0">
        <w:rPr>
          <w:rFonts w:ascii="Times New Roman" w:eastAsia="Times New Roman" w:hAnsi="Times New Roman" w:cs="David"/>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57250393"/>
          <w:placeholder>
            <w:docPart w:val="59E57D30771647BB88D79350AD26C3B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00F57198" w:rsidRPr="00BD05C4">
            <w:rPr>
              <w:rStyle w:val="AutoFieldsChar"/>
              <w:color w:val="00B0F0"/>
              <w:rtl/>
            </w:rPr>
            <w:t>[שדה נוסף 6]</w:t>
          </w:r>
        </w:sdtContent>
      </w:sdt>
    </w:p>
    <w:p w14:paraId="34C7DD02"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2766047"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5.2</w:t>
      </w:r>
      <w:r w:rsidRPr="000B5DC0">
        <w:rPr>
          <w:rFonts w:ascii="Times New Roman" w:eastAsia="Times New Roman" w:hAnsi="Times New Roman" w:cs="David"/>
          <w:sz w:val="24"/>
          <w:szCs w:val="24"/>
          <w:rtl/>
          <w:lang w:eastAsia="he-IL"/>
        </w:rPr>
        <w:tab/>
        <w:t>הנושאים הם:</w:t>
      </w:r>
    </w:p>
    <w:p w14:paraId="425879BB"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742D12D"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התקדמות שרותי המתכנן.</w:t>
      </w:r>
    </w:p>
    <w:p w14:paraId="395F87CF"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סטיות מלוח הזמנים לרבות סיבת הסטייה.</w:t>
      </w:r>
    </w:p>
    <w:p w14:paraId="20E9EF96"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תאום לוח הזמנים המתחייב מסטיות לרבות ת</w:t>
      </w:r>
      <w:r w:rsidR="00F66953">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אור השלכות התאום על הפרויקט.</w:t>
      </w:r>
    </w:p>
    <w:p w14:paraId="499909BC"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סטיות מהערכות ו/או תחזיות תקציביות והשלכותיהן.</w:t>
      </w:r>
    </w:p>
    <w:p w14:paraId="0F174CA3"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w:t>
      </w:r>
      <w:r w:rsidRPr="000B5DC0">
        <w:rPr>
          <w:rFonts w:ascii="Times New Roman" w:eastAsia="Times New Roman" w:hAnsi="Times New Roman" w:cs="David"/>
          <w:sz w:val="24"/>
          <w:szCs w:val="24"/>
          <w:rtl/>
          <w:lang w:eastAsia="he-IL"/>
        </w:rPr>
        <w:tab/>
        <w:t>ריכוז הוראות שנויים.</w:t>
      </w:r>
    </w:p>
    <w:p w14:paraId="0BE3CCCE"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D34A82B" w14:textId="77777777" w:rsidR="000B5DC0" w:rsidRPr="000B5DC0" w:rsidRDefault="000B5DC0" w:rsidP="000B5DC0">
      <w:pPr>
        <w:widowControl w:val="0"/>
        <w:spacing w:before="0" w:beforeAutospacing="0" w:after="0" w:afterAutospacing="0" w:line="240" w:lineRule="auto"/>
        <w:outlineLvl w:val="2"/>
        <w:rPr>
          <w:rFonts w:ascii="Times New Roman" w:eastAsia="Times New Roman" w:hAnsi="Times New Roman" w:cs="David"/>
          <w:sz w:val="20"/>
          <w:szCs w:val="24"/>
          <w:rtl/>
        </w:rPr>
      </w:pPr>
      <w:r w:rsidRPr="000B5DC0">
        <w:rPr>
          <w:rFonts w:ascii="Times New Roman" w:eastAsia="Times New Roman" w:hAnsi="Times New Roman" w:cs="David"/>
          <w:b/>
          <w:bCs/>
          <w:sz w:val="24"/>
          <w:szCs w:val="24"/>
          <w:u w:val="single"/>
          <w:rtl/>
        </w:rPr>
        <w:br/>
      </w:r>
      <w:r w:rsidRPr="000B5DC0">
        <w:rPr>
          <w:rFonts w:ascii="Times New Roman" w:eastAsia="Times New Roman" w:hAnsi="Times New Roman" w:cs="David" w:hint="cs"/>
          <w:color w:val="FF0000"/>
          <w:sz w:val="20"/>
          <w:szCs w:val="24"/>
          <w:rtl/>
        </w:rPr>
        <w:t xml:space="preserve"> </w:t>
      </w:r>
      <w:r w:rsidRPr="000B5DC0">
        <w:rPr>
          <w:rFonts w:ascii="Times New Roman" w:eastAsia="Times New Roman" w:hAnsi="Times New Roman" w:cs="David"/>
          <w:sz w:val="20"/>
          <w:szCs w:val="24"/>
          <w:rtl/>
        </w:rPr>
        <w:t>17.7</w:t>
      </w:r>
      <w:r w:rsidRPr="000B5DC0">
        <w:rPr>
          <w:rFonts w:ascii="Times New Roman" w:eastAsia="Times New Roman" w:hAnsi="Times New Roman" w:cs="David" w:hint="cs"/>
          <w:sz w:val="20"/>
          <w:szCs w:val="24"/>
          <w:rtl/>
        </w:rPr>
        <w:t xml:space="preserve"> </w:t>
      </w:r>
      <w:r w:rsidRPr="000B5DC0">
        <w:rPr>
          <w:rFonts w:ascii="Times New Roman" w:eastAsia="Times New Roman" w:hAnsi="Times New Roman" w:cs="David" w:hint="cs"/>
          <w:sz w:val="20"/>
          <w:szCs w:val="24"/>
          <w:rtl/>
        </w:rPr>
        <w:tab/>
      </w:r>
      <w:r w:rsidRPr="000B5DC0">
        <w:rPr>
          <w:rFonts w:ascii="Times New Roman" w:eastAsia="Times New Roman" w:hAnsi="Times New Roman" w:cs="David"/>
          <w:sz w:val="20"/>
          <w:szCs w:val="24"/>
          <w:rtl/>
        </w:rPr>
        <w:t xml:space="preserve">שיעור חלקו היחסי של כל אחד מיחידי המזמין הינו כדלקמן </w:t>
      </w:r>
      <w:r w:rsidRPr="000B5DC0">
        <w:rPr>
          <w:rFonts w:ascii="Times New Roman" w:eastAsia="Times New Roman" w:hAnsi="Times New Roman" w:cs="David" w:hint="cs"/>
          <w:sz w:val="20"/>
          <w:szCs w:val="24"/>
          <w:rtl/>
        </w:rPr>
        <w:t>:</w:t>
      </w:r>
      <w:r w:rsidRPr="000B5DC0">
        <w:rPr>
          <w:rFonts w:ascii="Times New Roman" w:eastAsia="Times New Roman" w:hAnsi="Times New Roman" w:cs="David"/>
          <w:sz w:val="20"/>
          <w:szCs w:val="24"/>
          <w:rtl/>
        </w:rPr>
        <w:br/>
      </w:r>
    </w:p>
    <w:p w14:paraId="28244F57" w14:textId="77777777" w:rsidR="000B5DC0" w:rsidRPr="000B5DC0" w:rsidRDefault="005749C5" w:rsidP="00F57198">
      <w:pPr>
        <w:widowControl w:val="0"/>
        <w:spacing w:before="0" w:beforeAutospacing="0" w:after="0" w:afterAutospacing="0" w:line="240" w:lineRule="auto"/>
        <w:ind w:left="720"/>
        <w:outlineLvl w:val="2"/>
        <w:rPr>
          <w:rFonts w:ascii="Times New Roman" w:eastAsia="Times New Roman" w:hAnsi="Times New Roman" w:cs="David"/>
          <w:color w:val="008000"/>
          <w:sz w:val="24"/>
          <w:szCs w:val="24"/>
          <w:rtl/>
        </w:rPr>
      </w:pPr>
      <w:sdt>
        <w:sdtPr>
          <w:rPr>
            <w:rFonts w:ascii="Times New Roman" w:eastAsia="Times New Roman" w:hAnsi="Times New Roman" w:cs="David"/>
            <w:color w:val="008000"/>
            <w:sz w:val="24"/>
            <w:szCs w:val="24"/>
            <w:rtl/>
          </w:rPr>
          <w:alias w:val="אחוז השתתפות צד א"/>
          <w:tag w:val="cmtTzadAPercent"/>
          <w:id w:val="-1907523874"/>
          <w:placeholder>
            <w:docPart w:val="0796525D8A394800A306683634D46D0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cs"/>
          </w:rPr>
        </w:sdtEndPr>
        <w:sdtContent>
          <w:ins w:id="11" w:author="Kook Sec" w:date="2019-12-19T13:24:00Z">
            <w:r w:rsidR="008B593B">
              <w:rPr>
                <w:rFonts w:ascii="Times New Roman" w:eastAsia="Times New Roman" w:hAnsi="Times New Roman" w:cs="David" w:hint="cs"/>
                <w:color w:val="008000"/>
                <w:sz w:val="24"/>
                <w:szCs w:val="24"/>
                <w:rtl/>
              </w:rPr>
              <w:t>100</w:t>
            </w:r>
          </w:ins>
        </w:sdtContent>
      </w:sdt>
    </w:p>
    <w:p w14:paraId="14048EA8" w14:textId="77777777" w:rsidR="000B5DC0" w:rsidRPr="000B5DC0" w:rsidRDefault="000B5DC0" w:rsidP="000B5DC0">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sidRPr="000B5DC0">
        <w:rPr>
          <w:rFonts w:ascii="Times New Roman" w:eastAsia="Times New Roman" w:hAnsi="Times New Roman" w:cs="David"/>
          <w:color w:val="008000"/>
          <w:sz w:val="24"/>
          <w:szCs w:val="24"/>
          <w:rtl/>
        </w:rPr>
        <w:br w:type="page"/>
      </w:r>
      <w:r w:rsidRPr="000B5DC0">
        <w:rPr>
          <w:rFonts w:ascii="Times New Roman" w:eastAsia="Times New Roman" w:hAnsi="Times New Roman" w:cs="David"/>
          <w:b/>
          <w:bCs/>
          <w:sz w:val="24"/>
          <w:szCs w:val="24"/>
          <w:u w:val="single"/>
          <w:rtl/>
          <w:lang w:eastAsia="he-IL"/>
        </w:rPr>
        <w:lastRenderedPageBreak/>
        <w:t xml:space="preserve">נספח </w:t>
      </w:r>
      <w:r w:rsidR="00AC51CF">
        <w:rPr>
          <w:rFonts w:ascii="Times New Roman" w:eastAsia="Times New Roman" w:hAnsi="Times New Roman" w:cs="David" w:hint="cs"/>
          <w:b/>
          <w:bCs/>
          <w:sz w:val="24"/>
          <w:szCs w:val="24"/>
          <w:u w:val="single"/>
          <w:rtl/>
          <w:lang w:eastAsia="he-IL"/>
        </w:rPr>
        <w:t>"</w:t>
      </w:r>
      <w:r w:rsidRPr="000B5DC0">
        <w:rPr>
          <w:rFonts w:ascii="Times New Roman" w:eastAsia="Times New Roman" w:hAnsi="Times New Roman" w:cs="David"/>
          <w:b/>
          <w:bCs/>
          <w:sz w:val="24"/>
          <w:szCs w:val="24"/>
          <w:u w:val="single"/>
          <w:rtl/>
          <w:lang w:eastAsia="he-IL"/>
        </w:rPr>
        <w:t>ב</w:t>
      </w:r>
      <w:r w:rsidR="00AC51CF">
        <w:rPr>
          <w:rFonts w:ascii="Times New Roman" w:eastAsia="Times New Roman" w:hAnsi="Times New Roman" w:cs="David" w:hint="cs"/>
          <w:b/>
          <w:bCs/>
          <w:sz w:val="24"/>
          <w:szCs w:val="24"/>
          <w:u w:val="single"/>
          <w:rtl/>
          <w:lang w:eastAsia="he-IL"/>
        </w:rPr>
        <w:t>'</w:t>
      </w:r>
      <w:r w:rsidRPr="000B5DC0">
        <w:rPr>
          <w:rFonts w:ascii="Times New Roman" w:eastAsia="Times New Roman" w:hAnsi="Times New Roman" w:cs="David"/>
          <w:b/>
          <w:bCs/>
          <w:sz w:val="24"/>
          <w:szCs w:val="24"/>
          <w:u w:val="single"/>
          <w:rtl/>
          <w:lang w:eastAsia="he-IL"/>
        </w:rPr>
        <w:t>'</w:t>
      </w:r>
    </w:p>
    <w:p w14:paraId="0DE1728A"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CF3D1C1" w14:textId="77777777" w:rsidR="000B5DC0" w:rsidRPr="000B5DC0" w:rsidRDefault="000B5DC0" w:rsidP="000B5DC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t>שרותי המתכנן</w:t>
      </w:r>
    </w:p>
    <w:p w14:paraId="50C2A6BD"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6838164"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1.</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כללי</w:t>
      </w:r>
    </w:p>
    <w:p w14:paraId="0E07C647"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B4E4950" w14:textId="77777777" w:rsidR="000B5DC0" w:rsidRPr="00D231CD" w:rsidRDefault="000B5DC0" w:rsidP="000B5DC0">
      <w:pPr>
        <w:widowControl w:val="0"/>
        <w:numPr>
          <w:ilvl w:val="1"/>
          <w:numId w:val="4"/>
        </w:numPr>
        <w:spacing w:before="0" w:beforeAutospacing="0" w:after="0" w:afterAutospacing="0" w:line="240" w:lineRule="auto"/>
        <w:ind w:right="1440"/>
        <w:jc w:val="both"/>
        <w:rPr>
          <w:rFonts w:ascii="Times New Roman" w:eastAsia="Times New Roman" w:hAnsi="Times New Roman" w:cs="David"/>
          <w:sz w:val="24"/>
          <w:szCs w:val="24"/>
          <w:u w:val="single"/>
          <w:rtl/>
          <w:lang w:eastAsia="he-IL"/>
        </w:rPr>
      </w:pPr>
      <w:r w:rsidRPr="00D231CD">
        <w:rPr>
          <w:rFonts w:ascii="Times New Roman" w:eastAsia="Times New Roman" w:hAnsi="Times New Roman" w:cs="David"/>
          <w:sz w:val="24"/>
          <w:szCs w:val="24"/>
          <w:u w:val="single"/>
          <w:rtl/>
          <w:lang w:eastAsia="he-IL"/>
        </w:rPr>
        <w:t>שירותי המתכנן יכללו:</w:t>
      </w:r>
    </w:p>
    <w:p w14:paraId="655F72C1"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9C23726"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תכנון אדריכלות גנים ונוף במגרש/ים פרטיים, לרבות בשצ"פים ובמדרכות שבהיקפו/ם.</w:t>
      </w:r>
    </w:p>
    <w:p w14:paraId="4ACA68E6"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תכנון אדריכלות גנים ונוף בשטחים ציבוריים: שצ"פים, דרכים, דרכים משולבות.</w:t>
      </w:r>
    </w:p>
    <w:p w14:paraId="52270CF4"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תכנון אדריכלות גנים ונוף למשרד מכירות ו/או דירה לדוגמא לרבות מגרשי חניה ואזורי גינון זמניים.</w:t>
      </w:r>
    </w:p>
    <w:p w14:paraId="3F28DED5"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ליווי וסיוע להכנת ואישור תכנית בניין עיר מפורטת בסמכות הועדה המקומית.</w:t>
      </w:r>
    </w:p>
    <w:p w14:paraId="1DF96454"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ה.</w:t>
      </w:r>
      <w:r w:rsidRPr="000B5DC0">
        <w:rPr>
          <w:rFonts w:ascii="Times New Roman" w:eastAsia="Times New Roman" w:hAnsi="Times New Roman" w:cs="David" w:hint="cs"/>
          <w:sz w:val="24"/>
          <w:szCs w:val="24"/>
          <w:rtl/>
          <w:lang w:eastAsia="he-IL"/>
        </w:rPr>
        <w:tab/>
        <w:t>ליווי וסיוע באישור התכנון העקרוני אצל גורמי התכנון ברשויות.</w:t>
      </w:r>
    </w:p>
    <w:p w14:paraId="038AA0EB"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hint="cs"/>
          <w:sz w:val="24"/>
          <w:szCs w:val="24"/>
          <w:rtl/>
          <w:lang w:eastAsia="he-IL"/>
        </w:rPr>
        <w:tab/>
        <w:t>ליווי וסיוע בהכנת הבקשה להיתר הבניה עבור המגרשים הפרטיים וקבלת האישורים הנדרשים.</w:t>
      </w:r>
    </w:p>
    <w:p w14:paraId="784C05E6"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ז.</w:t>
      </w:r>
      <w:r w:rsidRPr="000B5DC0">
        <w:rPr>
          <w:rFonts w:ascii="Times New Roman" w:eastAsia="Times New Roman" w:hAnsi="Times New Roman" w:cs="David" w:hint="cs"/>
          <w:sz w:val="24"/>
          <w:szCs w:val="24"/>
          <w:rtl/>
          <w:lang w:eastAsia="he-IL"/>
        </w:rPr>
        <w:tab/>
        <w:t>הגשה וטיפול בהוצאות היתר/י בניה לשטחים הציבוריים ככל וישנם.</w:t>
      </w:r>
    </w:p>
    <w:p w14:paraId="178B410B"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ח.</w:t>
      </w:r>
      <w:r w:rsidRPr="000B5DC0">
        <w:rPr>
          <w:rFonts w:ascii="Times New Roman" w:eastAsia="Times New Roman" w:hAnsi="Times New Roman" w:cs="David" w:hint="cs"/>
          <w:sz w:val="24"/>
          <w:szCs w:val="24"/>
          <w:rtl/>
          <w:lang w:eastAsia="he-IL"/>
        </w:rPr>
        <w:tab/>
        <w:t>סיוע בקבלת האישורים לטופס 4 ולאכלוס.</w:t>
      </w:r>
    </w:p>
    <w:p w14:paraId="544AF978"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B514C74" w14:textId="77777777" w:rsidR="000B5DC0" w:rsidRPr="000B5DC0" w:rsidRDefault="000B5DC0" w:rsidP="000B5DC0">
      <w:pPr>
        <w:spacing w:before="0" w:beforeAutospacing="0" w:after="0" w:afterAutospacing="0" w:line="276"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1.2</w:t>
      </w:r>
      <w:r w:rsidRPr="000B5DC0">
        <w:rPr>
          <w:rFonts w:ascii="Times New Roman" w:eastAsia="Times New Roman" w:hAnsi="Times New Roman" w:cs="David" w:hint="cs"/>
          <w:sz w:val="24"/>
          <w:szCs w:val="24"/>
          <w:rtl/>
          <w:lang w:eastAsia="he-IL"/>
        </w:rPr>
        <w:tab/>
      </w:r>
      <w:r w:rsidRPr="000B5DC0">
        <w:rPr>
          <w:rFonts w:ascii="Times New Roman" w:eastAsia="Times New Roman" w:hAnsi="Times New Roman" w:cs="David"/>
          <w:sz w:val="24"/>
          <w:szCs w:val="24"/>
          <w:u w:val="single"/>
          <w:rtl/>
        </w:rPr>
        <w:t>המ</w:t>
      </w:r>
      <w:r w:rsidRPr="000B5DC0">
        <w:rPr>
          <w:rFonts w:ascii="Times New Roman" w:eastAsia="Times New Roman" w:hAnsi="Times New Roman" w:cs="David" w:hint="cs"/>
          <w:sz w:val="24"/>
          <w:szCs w:val="24"/>
          <w:u w:val="single"/>
          <w:rtl/>
        </w:rPr>
        <w:t>תכנן</w:t>
      </w:r>
      <w:r w:rsidRPr="000B5DC0">
        <w:rPr>
          <w:rFonts w:ascii="Times New Roman" w:eastAsia="Times New Roman" w:hAnsi="Times New Roman" w:cs="David"/>
          <w:sz w:val="24"/>
          <w:szCs w:val="24"/>
          <w:u w:val="single"/>
          <w:rtl/>
        </w:rPr>
        <w:t>, צוות עובדים ואמצעים</w:t>
      </w:r>
      <w:r w:rsidRPr="000B5DC0">
        <w:rPr>
          <w:rFonts w:ascii="Times New Roman" w:eastAsia="Times New Roman" w:hAnsi="Times New Roman" w:cs="David" w:hint="cs"/>
          <w:sz w:val="24"/>
          <w:szCs w:val="24"/>
          <w:rtl/>
          <w:lang w:eastAsia="he-IL"/>
        </w:rPr>
        <w:t>:</w:t>
      </w:r>
    </w:p>
    <w:p w14:paraId="58EEF281" w14:textId="77777777" w:rsidR="000B5DC0" w:rsidRPr="000B5DC0" w:rsidRDefault="000B5DC0" w:rsidP="000B5DC0">
      <w:pPr>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61DA1C13" w14:textId="77777777" w:rsidR="000B5DC0" w:rsidRPr="000B5DC0" w:rsidRDefault="000B5DC0" w:rsidP="00D231CD">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 xml:space="preserve">א. </w:t>
      </w:r>
      <w:r w:rsidRPr="000B5DC0">
        <w:rPr>
          <w:rFonts w:ascii="Times New Roman" w:eastAsia="Times New Roman" w:hAnsi="Times New Roman" w:cs="David"/>
          <w:sz w:val="24"/>
          <w:szCs w:val="24"/>
          <w:rtl/>
          <w:lang w:eastAsia="he-IL"/>
        </w:rPr>
        <w:tab/>
        <w:t>המ</w:t>
      </w:r>
      <w:r w:rsidRPr="000B5DC0">
        <w:rPr>
          <w:rFonts w:ascii="Times New Roman" w:eastAsia="Times New Roman" w:hAnsi="Times New Roman" w:cs="David" w:hint="cs"/>
          <w:sz w:val="24"/>
          <w:szCs w:val="24"/>
          <w:rtl/>
          <w:lang w:eastAsia="he-IL"/>
        </w:rPr>
        <w:t>תכנן</w:t>
      </w:r>
      <w:r w:rsidRPr="000B5DC0">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w:t>
      </w:r>
      <w:r w:rsidRPr="000B5DC0">
        <w:rPr>
          <w:rFonts w:ascii="Times New Roman" w:eastAsia="Times New Roman" w:hAnsi="Times New Roman" w:cs="David"/>
          <w:sz w:val="24"/>
          <w:szCs w:val="24"/>
          <w:rtl/>
          <w:lang w:eastAsia="he-IL"/>
        </w:rPr>
        <w:lastRenderedPageBreak/>
        <w:t>התכנון שיזומן אליהן ללא עוררין.</w:t>
      </w:r>
      <w:r w:rsidR="00D231CD">
        <w:rPr>
          <w:rFonts w:ascii="Times New Roman" w:eastAsia="Times New Roman" w:hAnsi="Times New Roman" w:cs="David" w:hint="cs"/>
          <w:sz w:val="24"/>
          <w:szCs w:val="24"/>
          <w:rtl/>
          <w:lang w:eastAsia="he-IL"/>
        </w:rPr>
        <w:t xml:space="preserve"> </w:t>
      </w:r>
      <w:r w:rsidR="00D231CD" w:rsidRPr="00831588">
        <w:rPr>
          <w:rFonts w:ascii="Times New Roman" w:eastAsia="Times New Roman" w:hAnsi="Times New Roman" w:cs="David" w:hint="cs"/>
          <w:sz w:val="24"/>
          <w:szCs w:val="24"/>
          <w:rtl/>
          <w:lang w:eastAsia="he-IL"/>
        </w:rPr>
        <w:t xml:space="preserve">ככל שיידרש ולפי החלטת המזמין, יתבצעו בנוסף לישיבות התכנון השוטפות, ישיבות שבועיות לתכנון ב </w:t>
      </w:r>
      <w:r w:rsidR="00D231CD" w:rsidRPr="00831588">
        <w:rPr>
          <w:rFonts w:ascii="Times New Roman" w:eastAsia="Times New Roman" w:hAnsi="Times New Roman" w:cs="David" w:hint="cs"/>
          <w:sz w:val="24"/>
          <w:szCs w:val="24"/>
          <w:lang w:eastAsia="he-IL"/>
        </w:rPr>
        <w:t>BIM</w:t>
      </w:r>
      <w:r w:rsidR="00D231CD" w:rsidRPr="00831588">
        <w:rPr>
          <w:rFonts w:ascii="Times New Roman" w:eastAsia="Times New Roman" w:hAnsi="Times New Roman" w:cs="David" w:hint="cs"/>
          <w:sz w:val="24"/>
          <w:szCs w:val="24"/>
          <w:rtl/>
          <w:lang w:eastAsia="he-IL"/>
        </w:rPr>
        <w:t xml:space="preserve"> על המודל.</w:t>
      </w:r>
    </w:p>
    <w:p w14:paraId="0773DD3F" w14:textId="77777777" w:rsidR="000B5DC0" w:rsidRPr="000B5DC0" w:rsidRDefault="000B5DC0" w:rsidP="000B5DC0">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ב</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 xml:space="preserve">ראש הצוות ישתתף בכל ישיבות התכנון שיזומן אליהן </w:t>
      </w:r>
      <w:r w:rsidRPr="000B5DC0">
        <w:rPr>
          <w:rFonts w:ascii="Times New Roman" w:eastAsia="Times New Roman" w:hAnsi="Times New Roman" w:cs="David" w:hint="cs"/>
          <w:sz w:val="24"/>
          <w:szCs w:val="24"/>
          <w:rtl/>
          <w:lang w:eastAsia="he-IL"/>
        </w:rPr>
        <w:t>.</w:t>
      </w:r>
      <w:r w:rsidRPr="000B5DC0">
        <w:rPr>
          <w:rFonts w:ascii="Times New Roman" w:eastAsia="Times New Roman" w:hAnsi="Times New Roman" w:cs="David"/>
          <w:sz w:val="24"/>
          <w:szCs w:val="24"/>
          <w:rtl/>
          <w:lang w:eastAsia="he-IL"/>
        </w:rPr>
        <w:t xml:space="preserve"> </w:t>
      </w:r>
    </w:p>
    <w:p w14:paraId="02FB7349" w14:textId="77777777" w:rsidR="000B5DC0" w:rsidRPr="000B5DC0" w:rsidRDefault="000B5DC0" w:rsidP="000B5DC0">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ג</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hint="cs"/>
          <w:sz w:val="24"/>
          <w:szCs w:val="24"/>
          <w:rtl/>
          <w:lang w:eastAsia="he-IL"/>
        </w:rPr>
        <w:t>ר</w:t>
      </w:r>
      <w:r w:rsidRPr="000B5DC0">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0B5DC0">
        <w:rPr>
          <w:rFonts w:ascii="Times New Roman" w:eastAsia="Times New Roman" w:hAnsi="Times New Roman" w:cs="David" w:hint="cs"/>
          <w:sz w:val="24"/>
          <w:szCs w:val="24"/>
          <w:rtl/>
          <w:lang w:eastAsia="he-IL"/>
        </w:rPr>
        <w:t>. ככל ויתבקש ,אי השתתפות תאושר קודם לכן אצל מנהל הפרויקט.</w:t>
      </w:r>
    </w:p>
    <w:p w14:paraId="0382703F" w14:textId="77777777" w:rsidR="000B5DC0" w:rsidRPr="000B5DC0" w:rsidRDefault="000B5DC0" w:rsidP="00D231CD">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ד</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צוות השרטטים של המ</w:t>
      </w:r>
      <w:r w:rsidRPr="000B5DC0">
        <w:rPr>
          <w:rFonts w:ascii="Times New Roman" w:eastAsia="Times New Roman" w:hAnsi="Times New Roman" w:cs="David" w:hint="cs"/>
          <w:sz w:val="24"/>
          <w:szCs w:val="24"/>
          <w:rtl/>
          <w:lang w:eastAsia="he-IL"/>
        </w:rPr>
        <w:t>תכנן</w:t>
      </w:r>
      <w:r w:rsidRPr="000B5DC0">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3E18C142" w14:textId="77777777" w:rsidR="000B5DC0" w:rsidRPr="000B5DC0" w:rsidRDefault="000B5DC0" w:rsidP="000B5DC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6BADD6D" w14:textId="77777777" w:rsidR="000B5DC0" w:rsidRPr="000B5DC0" w:rsidRDefault="000B5DC0" w:rsidP="000B5DC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1.</w:t>
      </w:r>
      <w:r w:rsidRPr="000B5DC0">
        <w:rPr>
          <w:rFonts w:ascii="Times New Roman" w:eastAsia="Times New Roman" w:hAnsi="Times New Roman" w:cs="David" w:hint="cs"/>
          <w:sz w:val="24"/>
          <w:szCs w:val="24"/>
          <w:rtl/>
          <w:lang w:eastAsia="he-IL"/>
        </w:rPr>
        <w:t>3</w:t>
      </w:r>
      <w:r w:rsidRPr="000B5DC0">
        <w:rPr>
          <w:rFonts w:ascii="Times New Roman" w:eastAsia="Times New Roman" w:hAnsi="Times New Roman" w:cs="David"/>
          <w:sz w:val="24"/>
          <w:szCs w:val="24"/>
          <w:rtl/>
          <w:lang w:eastAsia="he-IL"/>
        </w:rPr>
        <w:tab/>
        <w:t>על המתכנן לקבל אישור בכתב מאת המנהל לפני התחלת ביצוע כל קטע וכל שלב ולפני הספקת כל שרות חלקי.</w:t>
      </w:r>
      <w:r w:rsidRPr="000B5DC0">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59CD950F" w14:textId="77777777" w:rsidR="000B5DC0" w:rsidRPr="000B5DC0" w:rsidRDefault="000B5DC0" w:rsidP="000B5DC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3EDC40F5" w14:textId="77777777" w:rsidR="000B5DC0" w:rsidRPr="000B5DC0" w:rsidRDefault="000B5DC0" w:rsidP="000B5DC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1.</w:t>
      </w:r>
      <w:r w:rsidRPr="000B5DC0">
        <w:rPr>
          <w:rFonts w:ascii="Times New Roman" w:eastAsia="Times New Roman" w:hAnsi="Times New Roman" w:cs="David" w:hint="cs"/>
          <w:sz w:val="24"/>
          <w:szCs w:val="24"/>
          <w:rtl/>
          <w:lang w:eastAsia="he-IL"/>
        </w:rPr>
        <w:t>4</w:t>
      </w:r>
      <w:r w:rsidRPr="000B5DC0">
        <w:rPr>
          <w:rFonts w:ascii="Times New Roman" w:eastAsia="Times New Roman" w:hAnsi="Times New Roman" w:cs="David"/>
          <w:sz w:val="24"/>
          <w:szCs w:val="24"/>
          <w:rtl/>
          <w:lang w:eastAsia="he-IL"/>
        </w:rPr>
        <w:tab/>
        <w:t>"העבודה" ו/או "העבודה האדריכלית" – שירותי אדריכלות נוף הכוללים, בין היתר, תכנון עבודות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סביבתי, גינון ונוף ופיקוח עליון על ביצועם.</w:t>
      </w:r>
    </w:p>
    <w:p w14:paraId="22B4CF0C" w14:textId="77777777" w:rsid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D77C33F" w14:textId="77777777" w:rsidR="00D231CD" w:rsidRPr="000B5DC0" w:rsidRDefault="00D231CD"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68A1117" w14:textId="77777777" w:rsidR="000B5DC0" w:rsidRPr="000B5DC0" w:rsidRDefault="000B5DC0" w:rsidP="000B5DC0">
      <w:pPr>
        <w:widowControl w:val="0"/>
        <w:numPr>
          <w:ilvl w:val="0"/>
          <w:numId w:val="4"/>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b/>
          <w:bCs/>
          <w:sz w:val="24"/>
          <w:szCs w:val="24"/>
          <w:u w:val="single"/>
          <w:rtl/>
          <w:lang w:eastAsia="he-IL"/>
        </w:rPr>
        <w:t>פירוט השירותים</w:t>
      </w:r>
      <w:r w:rsidRPr="000B5DC0">
        <w:rPr>
          <w:rFonts w:ascii="Times New Roman" w:eastAsia="Times New Roman" w:hAnsi="Times New Roman" w:cs="David"/>
          <w:sz w:val="24"/>
          <w:szCs w:val="24"/>
          <w:rtl/>
          <w:lang w:eastAsia="he-IL"/>
        </w:rPr>
        <w:t>:</w:t>
      </w:r>
    </w:p>
    <w:p w14:paraId="39BE8AF4"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DE5862F" w14:textId="77777777" w:rsidR="00F66953" w:rsidRDefault="000B5DC0" w:rsidP="00D231CD">
      <w:pPr>
        <w:widowControl w:val="0"/>
        <w:spacing w:before="0" w:beforeAutospacing="0" w:after="0" w:afterAutospacing="0" w:line="360" w:lineRule="auto"/>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שירותי המתכנן יבוצעו בקטעים לפי התקדמות הפרויקט והנחיות המנהל, לרבות להסדרי ביניים לבניה ואכלוס בשלבים. </w:t>
      </w:r>
    </w:p>
    <w:p w14:paraId="4959A738" w14:textId="77777777" w:rsidR="00F66953" w:rsidRPr="000B5DC0" w:rsidRDefault="00F66953" w:rsidP="000B5DC0">
      <w:pPr>
        <w:widowControl w:val="0"/>
        <w:spacing w:before="0" w:beforeAutospacing="0" w:after="0" w:afterAutospacing="0" w:line="360" w:lineRule="auto"/>
        <w:ind w:left="720"/>
        <w:rPr>
          <w:rFonts w:ascii="Times New Roman" w:eastAsia="Times New Roman" w:hAnsi="Times New Roman" w:cs="David"/>
          <w:sz w:val="24"/>
          <w:szCs w:val="24"/>
          <w:rtl/>
          <w:lang w:eastAsia="he-IL"/>
        </w:rPr>
      </w:pPr>
    </w:p>
    <w:p w14:paraId="0F70E9A3"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lastRenderedPageBreak/>
        <w:t>שירותי המתכנן יבוצעו בשלבים הכוללים את השירותים כלהלן:</w:t>
      </w:r>
    </w:p>
    <w:p w14:paraId="79BFC0F8"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C5AD11F"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
          <w:bCs/>
          <w:sz w:val="24"/>
          <w:szCs w:val="24"/>
          <w:lang w:eastAsia="he-IL"/>
        </w:rPr>
      </w:pPr>
      <w:r w:rsidRPr="000B5DC0">
        <w:rPr>
          <w:rFonts w:ascii="Times New Roman" w:eastAsia="Times New Roman" w:hAnsi="Times New Roman" w:cs="David"/>
          <w:sz w:val="24"/>
          <w:szCs w:val="24"/>
          <w:rtl/>
          <w:lang w:eastAsia="he-IL"/>
        </w:rPr>
        <w:tab/>
        <w:t>2.1</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תכנית בנין עיר מפורטת בסמכות הועדה המקומית:</w:t>
      </w:r>
    </w:p>
    <w:p w14:paraId="531562CF"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67C8327" w14:textId="77777777" w:rsidR="000B5DC0" w:rsidRPr="000B5DC0" w:rsidRDefault="000B5DC0" w:rsidP="000B5DC0">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בירור הפרוגרמה עם המזמין, ביקורים באתר, חקירות מוקדמות, התייעצויות ותאום עם המתכננים ועם היועצים האחרים.</w:t>
      </w:r>
    </w:p>
    <w:p w14:paraId="21C054D9" w14:textId="77777777" w:rsidR="000B5DC0" w:rsidRPr="000B5DC0" w:rsidRDefault="000B5DC0" w:rsidP="000B5DC0">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A83CF0A" w14:textId="77777777" w:rsidR="000B5DC0" w:rsidRPr="000B5DC0" w:rsidRDefault="000B5DC0" w:rsidP="000B5DC0">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בירור ברשויות המוסמכות ואצל גורמים אחרים בקשר לכל הנושאים הקשורים בתכנון הפתוח והנוף בפרויקט ובקבלת אישור הרשויות לתכנונו ולביצועו, לרבות ריכוז נתונים לגבי תכניות בנין עיר תקפות, תכניות בהפקדה ותכניות בהכנה בכל רמות התכנון (ארציות, מחוזיות ומקומיות), ריכוז נתונים לגבי תכניות בינוי/עיצוב אדריכלי, החלות על האתר ועל סביבתו, מיפוי עתיקות, ערכי נוף, קווי מתח גבוה, קווי תשתית למיניהם ומגבלותיהם, קווי בנין, רדיוסי בטחון, מפגעי רעש, זיהום אויר וכו', וביקור בשטח התכנון.</w:t>
      </w:r>
    </w:p>
    <w:p w14:paraId="5DAA940A" w14:textId="77777777" w:rsidR="000B5DC0" w:rsidRPr="000B5DC0" w:rsidRDefault="000B5DC0" w:rsidP="000B5DC0">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73FE2290"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הגדרה ראשונית של מטרות, בעיות, אילוצים ויעדים לתכנון, לאישור המזמין. קבלה מהמזמין/ממודד האתר מפת רקע מדידה מצבית מעודכנת ברמת פרוט המאפשרת הכנת תכנית וקבלת תכניות ראשוניות מאדריכל הפרויקט.</w:t>
      </w:r>
    </w:p>
    <w:p w14:paraId="7780F3D5"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9172698"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השתתפות בדיונים עם צוות התכנון ונציג המזמין לצורך ניתוח הנתונים והגדרת המטרות והצרכים התכנוניים.</w:t>
      </w:r>
    </w:p>
    <w:p w14:paraId="78306491"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738EF639"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w:t>
      </w:r>
      <w:r w:rsidRPr="000B5DC0">
        <w:rPr>
          <w:rFonts w:ascii="Times New Roman" w:eastAsia="Times New Roman" w:hAnsi="Times New Roman" w:cs="David"/>
          <w:sz w:val="24"/>
          <w:szCs w:val="24"/>
          <w:rtl/>
          <w:lang w:eastAsia="he-IL"/>
        </w:rPr>
        <w:tab/>
        <w:t>הכנת פרוגרמה לתכנון, הכוללת: מטרות, בעיות, אילוצים, יעדים, נתונים כמותיים ואיכותיים וניתוח שפועים מפורט, בתאום עם המתכננים והיועצים ובאישור המזמין.</w:t>
      </w:r>
    </w:p>
    <w:p w14:paraId="4E88EA1C"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758A0252"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ו.</w:t>
      </w:r>
      <w:r w:rsidRPr="000B5DC0">
        <w:rPr>
          <w:rFonts w:ascii="Times New Roman" w:eastAsia="Times New Roman" w:hAnsi="Times New Roman" w:cs="David"/>
          <w:sz w:val="24"/>
          <w:szCs w:val="24"/>
          <w:rtl/>
          <w:lang w:eastAsia="he-IL"/>
        </w:rPr>
        <w:tab/>
        <w:t xml:space="preserve">סיוע לאדריכל להכנת תכניות מוקדמות במספר </w:t>
      </w:r>
      <w:r w:rsidRPr="000B5DC0">
        <w:rPr>
          <w:rFonts w:ascii="Times New Roman" w:eastAsia="Times New Roman" w:hAnsi="Times New Roman" w:cs="David"/>
          <w:sz w:val="24"/>
          <w:szCs w:val="24"/>
          <w:rtl/>
          <w:lang w:eastAsia="he-IL"/>
        </w:rPr>
        <w:lastRenderedPageBreak/>
        <w:t>חלופות, המתארות את פריסת שימושי הקרקע, פריסת צפיפויות הבניה, רשת הדרכים המוצעת, חלוקת משנה למגרשים, הגדרת זיקות הנאה והצמדות, את הבינוי המוצע, את האפשרויות להעברת זכויות בניה בין מגרשים ובין יעודים לשיפור הבינוי וכלכליות הפרויקט ולתוספת יחידות דיור לניצול מיטבי של אפשרויות הבניה, לרבות הכנת חתכים, מודלים, הדמיות, מבטים אל ומתוך שטח התכנון ופרספקטיבות (באיכות לצרכי תכנון ואישור להבדיל מאיכות לצרכי שיווק).</w:t>
      </w:r>
    </w:p>
    <w:p w14:paraId="4A87EEF0"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t xml:space="preserve">תכניות הבינוי יגדירו את עקרונות העמדת המבנים, עקרונות החניה, הפנית המבנים, גבהים, תכסיות, חתכים עקרוניים ואיורים מוגדלים לקטעים אופייניים. </w:t>
      </w:r>
    </w:p>
    <w:p w14:paraId="5BE63D6F"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ACFB9C5"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ז.</w:t>
      </w:r>
      <w:r w:rsidRPr="000B5DC0">
        <w:rPr>
          <w:rFonts w:ascii="Times New Roman" w:eastAsia="Times New Roman" w:hAnsi="Times New Roman" w:cs="David"/>
          <w:sz w:val="24"/>
          <w:szCs w:val="24"/>
          <w:rtl/>
          <w:lang w:eastAsia="he-IL"/>
        </w:rPr>
        <w:tab/>
        <w:t>הצגת החלופות בפני המזמין תוך ניתוחן, פרוט היתרונות והחסרונות של כל חלופה, מידת התאמתן לפרוגרמה והמלצה על חלופה מועדפת.</w:t>
      </w:r>
    </w:p>
    <w:p w14:paraId="7E168A5D"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41C6FCC8"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ח.</w:t>
      </w:r>
      <w:r w:rsidRPr="000B5DC0">
        <w:rPr>
          <w:rFonts w:ascii="Times New Roman" w:eastAsia="Times New Roman" w:hAnsi="Times New Roman" w:cs="David"/>
          <w:sz w:val="24"/>
          <w:szCs w:val="24"/>
          <w:rtl/>
          <w:lang w:eastAsia="he-IL"/>
        </w:rPr>
        <w:tab/>
        <w:t>הכנסת שינויים בתכניות המוקדמות, בהתאם לדרישת המזמין ו/או לפי דרישת הרשויות המוסמכות, באישור המזמין.</w:t>
      </w:r>
    </w:p>
    <w:p w14:paraId="09DC6D2F"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8556675"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ט.</w:t>
      </w:r>
      <w:r w:rsidRPr="000B5DC0">
        <w:rPr>
          <w:rFonts w:ascii="Times New Roman" w:eastAsia="Times New Roman" w:hAnsi="Times New Roman" w:cs="David"/>
          <w:sz w:val="24"/>
          <w:szCs w:val="24"/>
          <w:rtl/>
          <w:lang w:eastAsia="he-IL"/>
        </w:rPr>
        <w:tab/>
        <w:t>פגישות והתייעצויות עם המזמין, יועציו המשפטיים, האדריכל, היועצים האחרים והרשויות לבחינת האפשרויות לקדום אישור התכנון במסגרת סמכויות הועדה המקומית, או במסגרת סמכויות הועדה המחוזית.</w:t>
      </w:r>
    </w:p>
    <w:p w14:paraId="2F489429"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0E68B3D4"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w:t>
      </w:r>
      <w:r w:rsidRPr="000B5DC0">
        <w:rPr>
          <w:rFonts w:ascii="Times New Roman" w:eastAsia="Times New Roman" w:hAnsi="Times New Roman" w:cs="David"/>
          <w:sz w:val="24"/>
          <w:szCs w:val="24"/>
          <w:rtl/>
          <w:lang w:eastAsia="he-IL"/>
        </w:rPr>
        <w:tab/>
        <w:t xml:space="preserve">מסירת נתונים ליועצים האחרים לרבות לאדריכל, </w:t>
      </w:r>
      <w:r w:rsidR="00440B5A">
        <w:rPr>
          <w:rFonts w:ascii="Times New Roman" w:eastAsia="Times New Roman" w:hAnsi="Times New Roman" w:cs="David"/>
          <w:sz w:val="24"/>
          <w:szCs w:val="24"/>
          <w:rtl/>
          <w:lang w:eastAsia="he-IL"/>
        </w:rPr>
        <w:t>מתכנן</w:t>
      </w:r>
      <w:r w:rsidRPr="000B5DC0">
        <w:rPr>
          <w:rFonts w:ascii="Times New Roman" w:eastAsia="Times New Roman" w:hAnsi="Times New Roman" w:cs="David"/>
          <w:sz w:val="24"/>
          <w:szCs w:val="24"/>
          <w:rtl/>
          <w:lang w:eastAsia="he-IL"/>
        </w:rPr>
        <w:t xml:space="preserve"> תנועה, יועצים סביבתיים ומהנדסי תשתיות (ככל שהמזמין יחליט שיש צורך בהפעלתם) לבדיקת השלכות החלופות המוצעות על הנושאים שבתחום מומחיותם. תאום התכניות המוקדמות של היועצים עם תכניות המתכנן ובינן לבין עצמן, בכל הנוגע למפלסי הפתוח ומערכות הדרכים והתשתית, </w:t>
      </w:r>
      <w:r w:rsidRPr="000B5DC0">
        <w:rPr>
          <w:rFonts w:ascii="Times New Roman" w:eastAsia="Times New Roman" w:hAnsi="Times New Roman" w:cs="David"/>
          <w:sz w:val="24"/>
          <w:szCs w:val="24"/>
          <w:rtl/>
          <w:lang w:eastAsia="he-IL"/>
        </w:rPr>
        <w:lastRenderedPageBreak/>
        <w:t>תנועת כלי הרכב, התנועה הציבורית והפרטית, מסלולי אופניים והולכי הרגל, מיקום מתקני תשתית ראשיים וחיבורים מחוץ לשטח התכנון, מתקני אשפה וכו'.</w:t>
      </w:r>
    </w:p>
    <w:p w14:paraId="61C771B4"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3B61EE3E"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יא.</w:t>
      </w:r>
      <w:r w:rsidRPr="000B5DC0">
        <w:rPr>
          <w:rFonts w:ascii="Times New Roman" w:eastAsia="Times New Roman" w:hAnsi="Times New Roman" w:cs="David"/>
          <w:sz w:val="24"/>
          <w:szCs w:val="24"/>
          <w:rtl/>
          <w:lang w:eastAsia="he-IL"/>
        </w:rPr>
        <w:tab/>
        <w:t>הכנת תכנית סופית, המפרטת את החלופה, אשר נבחרה על ידי המזמין, וניתוח מסכם לרבות טבלאות נתונים לאישור המזמין. תיאום עם היועצים, תיאום עם הרשויות המוסמכות וגורמים אחרים.</w:t>
      </w:r>
    </w:p>
    <w:p w14:paraId="36FD90EC"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38AD83C1"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יב.</w:t>
      </w:r>
      <w:r w:rsidRPr="000B5DC0">
        <w:rPr>
          <w:rFonts w:ascii="Times New Roman" w:eastAsia="Times New Roman" w:hAnsi="Times New Roman" w:cs="David"/>
          <w:sz w:val="24"/>
          <w:szCs w:val="24"/>
          <w:rtl/>
          <w:lang w:eastAsia="he-IL"/>
        </w:rPr>
        <w:tab/>
        <w:t>ע</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בוד נספח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ונוף, החלק בהוראות (תקנונים) המתייחס לפ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ונוף, חתכים מנחים והסדרי החניה במגרשים מתואמות עם היועצים והמזמין. הכנת כל המסמכים והנספחים הדרושים עפ"י דרישת הרשויות בתחום מומחיותו של המתכנן.</w:t>
      </w:r>
    </w:p>
    <w:p w14:paraId="73A44AAB"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00D16DDF"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יג.</w:t>
      </w:r>
      <w:r w:rsidRPr="000B5DC0">
        <w:rPr>
          <w:rFonts w:ascii="Times New Roman" w:eastAsia="Times New Roman" w:hAnsi="Times New Roman" w:cs="David"/>
          <w:sz w:val="24"/>
          <w:szCs w:val="24"/>
          <w:rtl/>
          <w:lang w:eastAsia="he-IL"/>
        </w:rPr>
        <w:tab/>
        <w:t>הצגת אפשרויות מימוש הבינוי המוצע בשלבים.</w:t>
      </w:r>
    </w:p>
    <w:p w14:paraId="7D70BF47"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966FAA2"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יד.</w:t>
      </w:r>
      <w:r w:rsidRPr="000B5DC0">
        <w:rPr>
          <w:rFonts w:ascii="Times New Roman" w:eastAsia="Times New Roman" w:hAnsi="Times New Roman" w:cs="David"/>
          <w:sz w:val="24"/>
          <w:szCs w:val="24"/>
          <w:rtl/>
          <w:lang w:eastAsia="he-IL"/>
        </w:rPr>
        <w:tab/>
        <w:t>טיפול באישור התכניות ברשויות. ייזום ו/או השתתפות בישיבות שיקיים המזמין, לרבות פגישות עם בעלי קרקע, עם גורמי התכנון ברשויות, הצגת התכנון ומתן הסברים, הופעה ומתן הסברים בפני ועדות התכנון ו/או הרשות המקומית ו/או צוותי התכנון מטעם הרשויות.</w:t>
      </w:r>
    </w:p>
    <w:p w14:paraId="2EA9F730"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497CBA36"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טו.</w:t>
      </w:r>
      <w:r w:rsidRPr="000B5DC0">
        <w:rPr>
          <w:rFonts w:ascii="Times New Roman" w:eastAsia="Times New Roman" w:hAnsi="Times New Roman" w:cs="David"/>
          <w:sz w:val="24"/>
          <w:szCs w:val="24"/>
          <w:rtl/>
          <w:lang w:eastAsia="he-IL"/>
        </w:rPr>
        <w:tab/>
        <w:t>השלמת מסמכים ונתונים, הכנסת תיקונים ושינויים במסמכי התכניות, הכנת חלופות חדשות נוספות, הכל לפי דרישת המזמין ו/או לפי דרישת הרשויות המוסמכות, באישור המזמין, עד למתן תוקף לתכנית.</w:t>
      </w:r>
    </w:p>
    <w:p w14:paraId="51009849"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EDF0D3A"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טז.</w:t>
      </w:r>
      <w:r w:rsidRPr="000B5DC0">
        <w:rPr>
          <w:rFonts w:ascii="Times New Roman" w:eastAsia="Times New Roman" w:hAnsi="Times New Roman" w:cs="David"/>
          <w:sz w:val="24"/>
          <w:szCs w:val="24"/>
          <w:rtl/>
          <w:lang w:eastAsia="he-IL"/>
        </w:rPr>
        <w:tab/>
        <w:t>סיוע למזמין בהכנת תשובות להתנגדויות לתכניות המוצעות, הצעת פתרונות להסרת ההתנגדויות, שינויים במסמכי התכניות כתוצאה מההתנגדויות ו/או מקבלת התנגדויות, באישור המזמין, לרבות הופעה בפני ועדות ערר ובפני בית המשפט.</w:t>
      </w:r>
    </w:p>
    <w:p w14:paraId="6E0B2257"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3C314D41"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יז.</w:t>
      </w:r>
      <w:r w:rsidRPr="000B5DC0">
        <w:rPr>
          <w:rFonts w:ascii="Times New Roman" w:eastAsia="Times New Roman" w:hAnsi="Times New Roman" w:cs="David"/>
          <w:sz w:val="24"/>
          <w:szCs w:val="24"/>
          <w:rtl/>
          <w:lang w:eastAsia="he-IL"/>
        </w:rPr>
        <w:tab/>
        <w:t>מתן הסברים והנחיות, לאור התכניות, למתכננים וליועצים האחרים.</w:t>
      </w:r>
    </w:p>
    <w:p w14:paraId="4A6D94F3"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8F7FC0D"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יח.</w:t>
      </w:r>
      <w:r w:rsidRPr="000B5DC0">
        <w:rPr>
          <w:rFonts w:ascii="Times New Roman" w:eastAsia="Times New Roman" w:hAnsi="Times New Roman" w:cs="David"/>
          <w:sz w:val="24"/>
          <w:szCs w:val="24"/>
          <w:rtl/>
          <w:lang w:eastAsia="he-IL"/>
        </w:rPr>
        <w:tab/>
        <w:t>הכנת כל המסמכים בתחום מומחיותו של המתכנן הנדרשים למתן תוקף לתכנית, מעקב וטיפול בהליך מתן התוקף לתכנית עד לפרסום ברשומות ובעיתונות.</w:t>
      </w:r>
    </w:p>
    <w:p w14:paraId="0C8D6D65"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8AA7A09"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יט.</w:t>
      </w:r>
      <w:r w:rsidRPr="000B5DC0">
        <w:rPr>
          <w:rFonts w:ascii="Times New Roman" w:eastAsia="Times New Roman" w:hAnsi="Times New Roman" w:cs="David"/>
          <w:sz w:val="24"/>
          <w:szCs w:val="24"/>
          <w:rtl/>
          <w:lang w:eastAsia="he-IL"/>
        </w:rPr>
        <w:tab/>
        <w:t xml:space="preserve">העברת נתונים, הבהרות ותכניות וכן סיוע לשמאים שיועסקו ע"י המזמין להכנת טבלאות איזון וחלוקה, להכנת הערכות שווי, לדיונים בעניין השבחה, תשלומים למנהל מקרקעי ישראל ולדיונים בעניין שווי זכויות בעלי קרקע. </w:t>
      </w:r>
    </w:p>
    <w:p w14:paraId="2F18638B"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55AF8EC8"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b/>
          <w:bCs/>
          <w:sz w:val="24"/>
          <w:szCs w:val="24"/>
          <w:rtl/>
          <w:lang w:eastAsia="he-IL"/>
        </w:rPr>
      </w:pPr>
      <w:r w:rsidRPr="000B5DC0">
        <w:rPr>
          <w:rFonts w:ascii="Times New Roman" w:eastAsia="Times New Roman" w:hAnsi="Times New Roman" w:cs="David"/>
          <w:sz w:val="24"/>
          <w:szCs w:val="24"/>
          <w:rtl/>
          <w:lang w:eastAsia="he-IL"/>
        </w:rPr>
        <w:t>2.2</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תכנון מוקדם לבינוי ופ</w:t>
      </w:r>
      <w:r w:rsidRPr="000B5DC0">
        <w:rPr>
          <w:rFonts w:ascii="Times New Roman" w:eastAsia="Times New Roman" w:hAnsi="Times New Roman" w:cs="David" w:hint="cs"/>
          <w:b/>
          <w:bCs/>
          <w:sz w:val="24"/>
          <w:szCs w:val="24"/>
          <w:u w:val="single"/>
          <w:rtl/>
          <w:lang w:eastAsia="he-IL"/>
        </w:rPr>
        <w:t>י</w:t>
      </w:r>
      <w:r w:rsidRPr="000B5DC0">
        <w:rPr>
          <w:rFonts w:ascii="Times New Roman" w:eastAsia="Times New Roman" w:hAnsi="Times New Roman" w:cs="David"/>
          <w:b/>
          <w:bCs/>
          <w:sz w:val="24"/>
          <w:szCs w:val="24"/>
          <w:u w:val="single"/>
          <w:rtl/>
          <w:lang w:eastAsia="he-IL"/>
        </w:rPr>
        <w:t>תוח/עיצוב אדריכלי:</w:t>
      </w:r>
    </w:p>
    <w:p w14:paraId="4B056CD7"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A2D5A4F"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בירור הפרוגרמה עם המנהל, ביקורים באתר, חקירות מוקדמות, התייעצויות ותיאום עם המתכננים והיועצים.</w:t>
      </w:r>
    </w:p>
    <w:p w14:paraId="28EE5940"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AE2A9D7"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בירור ברשויות המוסמכות ו/או גורמים אחרים, בקשר לנושאים הקשורים בתכנון או בקבלת אישור הרשויות הנ"ל לביצועו.</w:t>
      </w:r>
    </w:p>
    <w:p w14:paraId="449A82C9"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6981F26"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הכנת תכניות מוקדמות במספר חלופות לפי דרישת המנהל ובתאום עם האדריכל המתארות את הפ</w:t>
      </w:r>
      <w:r w:rsidRPr="000B5DC0">
        <w:rPr>
          <w:rFonts w:ascii="Times New Roman" w:eastAsia="Times New Roman" w:hAnsi="Times New Roman" w:cs="David" w:hint="cs"/>
          <w:sz w:val="24"/>
          <w:szCs w:val="24"/>
          <w:rtl/>
          <w:lang w:eastAsia="he-IL"/>
        </w:rPr>
        <w:t>ית</w:t>
      </w:r>
      <w:r w:rsidRPr="000B5DC0">
        <w:rPr>
          <w:rFonts w:ascii="Times New Roman" w:eastAsia="Times New Roman" w:hAnsi="Times New Roman" w:cs="David"/>
          <w:sz w:val="24"/>
          <w:szCs w:val="24"/>
          <w:rtl/>
          <w:lang w:eastAsia="he-IL"/>
        </w:rPr>
        <w:t>וח/עיצוב אדריכלי והכנסת השינויים בהן בהתאם לדרישות המזמין ו/או לפי דרישת הרשויות המוסמכות באישור המזמין, לרבות הכנת חתכים, וסיוע להכנת מודלים, הדמיות ופרספקטיבות (באיכות לצרכי תכנון והצגה לרשויות להבדיל מאיכות לצרכי שיווק).</w:t>
      </w:r>
    </w:p>
    <w:p w14:paraId="44EFF59B"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4AE1E70"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התכניות, החתכים והמבטים יכללו בין היתר את אופן העמדת הבניינים תוך התייחסות למפלס 0.00+ העקרוניים של המבנים ושל מפלסי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 xml:space="preserve">תוח המגרשים והחניות. מיקום המפלסים העקרוניים של הכניסות לבניינים ביחס למפלסי הדרכים </w:t>
      </w:r>
      <w:r w:rsidRPr="000B5DC0">
        <w:rPr>
          <w:rFonts w:ascii="Times New Roman" w:eastAsia="Times New Roman" w:hAnsi="Times New Roman" w:cs="David"/>
          <w:sz w:val="24"/>
          <w:szCs w:val="24"/>
          <w:rtl/>
          <w:lang w:eastAsia="he-IL"/>
        </w:rPr>
        <w:lastRenderedPageBreak/>
        <w:t>והמדרכות, ומפלסים עקרוניים של קירות תומכים, מיקום ומפלסים עקרוניים של חניות, כניסות רכב למגרשים ופריסת החניות במגרשים, מיקום מתקני האשפה, פילרים, מונים, תחנות טרנספורמציה, חדרי בזק.</w:t>
      </w:r>
    </w:p>
    <w:p w14:paraId="66D29470"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7958027"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w:t>
      </w:r>
      <w:r w:rsidRPr="000B5DC0">
        <w:rPr>
          <w:rFonts w:ascii="Times New Roman" w:eastAsia="Times New Roman" w:hAnsi="Times New Roman" w:cs="David"/>
          <w:sz w:val="24"/>
          <w:szCs w:val="24"/>
          <w:rtl/>
          <w:lang w:eastAsia="he-IL"/>
        </w:rPr>
        <w:tab/>
        <w:t>סיוע להכנ</w:t>
      </w:r>
      <w:r w:rsidR="00F66953">
        <w:rPr>
          <w:rFonts w:ascii="Times New Roman" w:eastAsia="Times New Roman" w:hAnsi="Times New Roman" w:cs="David"/>
          <w:sz w:val="24"/>
          <w:szCs w:val="24"/>
          <w:rtl/>
          <w:lang w:eastAsia="he-IL"/>
        </w:rPr>
        <w:t>ת אומדן משוער של מחיר הקמת הפרו</w:t>
      </w:r>
      <w:r w:rsidRPr="000B5DC0">
        <w:rPr>
          <w:rFonts w:ascii="Times New Roman" w:eastAsia="Times New Roman" w:hAnsi="Times New Roman" w:cs="David"/>
          <w:sz w:val="24"/>
          <w:szCs w:val="24"/>
          <w:rtl/>
          <w:lang w:eastAsia="he-IL"/>
        </w:rPr>
        <w:t>יקט.</w:t>
      </w:r>
    </w:p>
    <w:p w14:paraId="7D622E7B"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A9E2E7A"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ו.</w:t>
      </w:r>
      <w:r w:rsidRPr="000B5DC0">
        <w:rPr>
          <w:rFonts w:ascii="Times New Roman" w:eastAsia="Times New Roman" w:hAnsi="Times New Roman" w:cs="David"/>
          <w:sz w:val="24"/>
          <w:szCs w:val="24"/>
          <w:rtl/>
          <w:lang w:eastAsia="he-IL"/>
        </w:rPr>
        <w:tab/>
        <w:t xml:space="preserve">תאום עם </w:t>
      </w:r>
      <w:r w:rsidRPr="000B5DC0">
        <w:rPr>
          <w:rFonts w:ascii="Times New Roman" w:eastAsia="Times New Roman" w:hAnsi="Times New Roman" w:cs="David" w:hint="cs"/>
          <w:sz w:val="24"/>
          <w:szCs w:val="24"/>
          <w:rtl/>
          <w:lang w:eastAsia="he-IL"/>
        </w:rPr>
        <w:t xml:space="preserve">הרשויות, </w:t>
      </w:r>
      <w:r w:rsidRPr="000B5DC0">
        <w:rPr>
          <w:rFonts w:ascii="Times New Roman" w:eastAsia="Times New Roman" w:hAnsi="Times New Roman" w:cs="David"/>
          <w:sz w:val="24"/>
          <w:szCs w:val="24"/>
          <w:rtl/>
          <w:lang w:eastAsia="he-IL"/>
        </w:rPr>
        <w:t>המתכננים והיועצים והנחית היועצים לצורך קביעת מפלסי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אפשריים, אפשרויות לפתרונות הניקוז, פתרונות למעבר תשתיות, פתוח שטחים ציבוריים ומגרשים המיועדים למבני ציבור, אישור תכנון מוקדם של היועצים.</w:t>
      </w:r>
    </w:p>
    <w:p w14:paraId="6169D9A8"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4CFEBFB"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ז.</w:t>
      </w:r>
      <w:r w:rsidRPr="000B5DC0">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המוקדם.</w:t>
      </w:r>
    </w:p>
    <w:p w14:paraId="279CCFE1"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45DFC075"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2.3</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תכנון סופי לבינוי ולפ</w:t>
      </w:r>
      <w:r w:rsidRPr="000B5DC0">
        <w:rPr>
          <w:rFonts w:ascii="Times New Roman" w:eastAsia="Times New Roman" w:hAnsi="Times New Roman" w:cs="David" w:hint="cs"/>
          <w:b/>
          <w:bCs/>
          <w:sz w:val="24"/>
          <w:szCs w:val="24"/>
          <w:u w:val="single"/>
          <w:rtl/>
          <w:lang w:eastAsia="he-IL"/>
        </w:rPr>
        <w:t>י</w:t>
      </w:r>
      <w:r w:rsidRPr="000B5DC0">
        <w:rPr>
          <w:rFonts w:ascii="Times New Roman" w:eastAsia="Times New Roman" w:hAnsi="Times New Roman" w:cs="David"/>
          <w:b/>
          <w:bCs/>
          <w:sz w:val="24"/>
          <w:szCs w:val="24"/>
          <w:u w:val="single"/>
          <w:rtl/>
          <w:lang w:eastAsia="he-IL"/>
        </w:rPr>
        <w:t>תוח/עיצוב אדריכלי:</w:t>
      </w:r>
    </w:p>
    <w:p w14:paraId="33E71A8D"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3F26917"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 xml:space="preserve">הכנת </w:t>
      </w:r>
      <w:r w:rsidR="00F66953">
        <w:rPr>
          <w:rFonts w:ascii="Times New Roman" w:eastAsia="Times New Roman" w:hAnsi="Times New Roman" w:cs="David"/>
          <w:sz w:val="24"/>
          <w:szCs w:val="24"/>
          <w:rtl/>
          <w:lang w:eastAsia="he-IL"/>
        </w:rPr>
        <w:t>תכניות סופיות, המתארות את הפרוי</w:t>
      </w:r>
      <w:r w:rsidRPr="000B5DC0">
        <w:rPr>
          <w:rFonts w:ascii="Times New Roman" w:eastAsia="Times New Roman" w:hAnsi="Times New Roman" w:cs="David"/>
          <w:sz w:val="24"/>
          <w:szCs w:val="24"/>
          <w:rtl/>
          <w:lang w:eastAsia="he-IL"/>
        </w:rPr>
        <w:t>קט ואישורן על ידי היועצים והמזמין. תאום התכניות האמורות עם היועצים והמזמין.</w:t>
      </w:r>
    </w:p>
    <w:p w14:paraId="45B67757"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40D123C" w14:textId="77777777" w:rsidR="000B5DC0" w:rsidRPr="000B5DC0" w:rsidRDefault="000B5DC0" w:rsidP="000B5DC0">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הכנת התכניות והמסמכים בתחום מומחיותו של המתכנן הנדרשים על ידי הרשויות המוסמכות למתן היתרי בניה, הגשתם לרשויות – לאחר אישור המנהל - וטיפול באישורם. חתימה על הבקשות לאישור תכניות הבנוי והפ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תוח/העיצוב האדריכלי ולהיתרי בניה כעורך הבקשה הראשי (בהיתרים לעבודות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בשטחים ללא מבנים) וכעורך הבקשה בתחום הפ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והנוף (בהיתרים לשטחים הכוללים מבנים), כאחראי לתכנון, לפיקוח עליון ולביקורת בתחום אדריכלות נוף. כמו כן יחתום המתכנן על כל מסמך, תכנית ובקשה, שיידרשו עד לקבלת תעודות גמר.</w:t>
      </w:r>
    </w:p>
    <w:p w14:paraId="0481422C" w14:textId="77777777" w:rsidR="000B5DC0" w:rsidRPr="000B5DC0" w:rsidRDefault="000B5DC0" w:rsidP="000B5DC0">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t xml:space="preserve">הכנת החלק המתייחס לפתוח ונוף בבקשות להיתרי </w:t>
      </w:r>
      <w:r w:rsidRPr="000B5DC0">
        <w:rPr>
          <w:rFonts w:ascii="Times New Roman" w:eastAsia="Times New Roman" w:hAnsi="Times New Roman" w:cs="David"/>
          <w:sz w:val="24"/>
          <w:szCs w:val="24"/>
          <w:rtl/>
          <w:lang w:eastAsia="he-IL"/>
        </w:rPr>
        <w:lastRenderedPageBreak/>
        <w:t>בניה לבניה בקטעים לרבות בקטעי בניינים וטיפול באישורן.</w:t>
      </w:r>
    </w:p>
    <w:p w14:paraId="6DD43233" w14:textId="77777777" w:rsidR="000B5DC0" w:rsidRPr="000B5DC0" w:rsidRDefault="000B5DC0" w:rsidP="000B5DC0">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p>
    <w:p w14:paraId="0096D2C8"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הכנסת תיקונים ושינויים בתכניות ובמסמכים האחרים, אשר נערכו על ידי המתכנן במהלך ביצוע התכנון, לפי דרישות המזמין ו/או לפי דרישת הרשויות המוסמכות, בהסכמת המנהל, הגשתם לרשויות,וטיפול באישורם, כולל קבלת היתרי בניה מתוקנים.</w:t>
      </w:r>
    </w:p>
    <w:p w14:paraId="3520E6B3"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A3F22AA"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תיאום, ביקורת ואישור התאמת תכניות היועצים לתכניות המתכנן.</w:t>
      </w:r>
    </w:p>
    <w:p w14:paraId="7321BD97"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70734CAD"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w:t>
      </w:r>
      <w:r w:rsidRPr="000B5DC0">
        <w:rPr>
          <w:rFonts w:ascii="Times New Roman" w:eastAsia="Times New Roman" w:hAnsi="Times New Roman" w:cs="David"/>
          <w:sz w:val="24"/>
          <w:szCs w:val="24"/>
          <w:rtl/>
          <w:lang w:eastAsia="he-IL"/>
        </w:rPr>
        <w:tab/>
        <w:t>סיוע להכנת תכניות הפיתוח לשיווק הפרויקט. הכנת תכניות הפ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הדרושות כתכניות מכר. בדיקת תכניות המכר, לרבות התאמתם לתכנון ואישור הנוסח ו/או עדכון התכנון לפי הנחיות המזמין.</w:t>
      </w:r>
    </w:p>
    <w:p w14:paraId="12518EBF"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5DDDFFA4" w14:textId="77777777" w:rsidR="000B5DC0" w:rsidRPr="000B5DC0" w:rsidRDefault="000B5DC0" w:rsidP="000B5DC0">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העברת הנחיות ומסמכים לבעלי מקצוע אחרים לשם הכנת הדמיות, פרספקטיביות, מודלים ותכניות מכירה משולבות בגרפיקה, בדיקת עבודתם של בעלי המקצוע, מתן הערות ואישור.</w:t>
      </w:r>
    </w:p>
    <w:p w14:paraId="28A510A5"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5F7C4A27"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ו.</w:t>
      </w:r>
      <w:r w:rsidRPr="000B5DC0">
        <w:rPr>
          <w:rFonts w:ascii="Times New Roman" w:eastAsia="Times New Roman" w:hAnsi="Times New Roman" w:cs="David"/>
          <w:sz w:val="24"/>
          <w:szCs w:val="24"/>
          <w:rtl/>
          <w:lang w:eastAsia="he-IL"/>
        </w:rPr>
        <w:tab/>
        <w:t>סיוע להכנת מפרטי מכר בהתאם למתכונת שתימסר למתכנן ע"י המזמין. בדיקת ואישור נוסח מפרטי המכר והתאמתם לתכנון.</w:t>
      </w:r>
    </w:p>
    <w:p w14:paraId="3E35AD8F"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b/>
          <w:bCs/>
          <w:sz w:val="24"/>
          <w:szCs w:val="28"/>
          <w:u w:val="single"/>
          <w:rtl/>
          <w:lang w:eastAsia="he-IL"/>
        </w:rPr>
      </w:pPr>
    </w:p>
    <w:p w14:paraId="2C50164D"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ז.</w:t>
      </w:r>
      <w:r w:rsidRPr="000B5DC0">
        <w:rPr>
          <w:rFonts w:ascii="Times New Roman" w:eastAsia="Times New Roman" w:hAnsi="Times New Roman" w:cs="David"/>
          <w:sz w:val="24"/>
          <w:szCs w:val="24"/>
          <w:rtl/>
          <w:lang w:eastAsia="he-IL"/>
        </w:rPr>
        <w:tab/>
        <w:t>הכנת תכניות לאישור סופי של המזמין לפני התחלת שלב תכניות עבודה.</w:t>
      </w:r>
    </w:p>
    <w:p w14:paraId="1774492A"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632784C8"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ח.</w:t>
      </w:r>
      <w:r w:rsidRPr="000B5DC0">
        <w:rPr>
          <w:rFonts w:ascii="Times New Roman" w:eastAsia="Times New Roman" w:hAnsi="Times New Roman" w:cs="David"/>
          <w:sz w:val="24"/>
          <w:szCs w:val="24"/>
          <w:rtl/>
          <w:lang w:eastAsia="he-IL"/>
        </w:rPr>
        <w:tab/>
        <w:t>עדכון האומדן המשוער של ערך העבודות המתוכננות ע"י המתכנן.</w:t>
      </w:r>
    </w:p>
    <w:p w14:paraId="7E1DD328"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593A91F4"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ט.</w:t>
      </w:r>
      <w:r w:rsidRPr="000B5DC0">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הסופי.</w:t>
      </w:r>
    </w:p>
    <w:p w14:paraId="36FE1130"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BE62638" w14:textId="77777777" w:rsidR="000B5DC0" w:rsidRPr="000B5DC0" w:rsidRDefault="000B5DC0" w:rsidP="000B5DC0">
      <w:pPr>
        <w:widowControl w:val="0"/>
        <w:spacing w:before="0" w:beforeAutospacing="0" w:after="0" w:afterAutospacing="0" w:line="240" w:lineRule="auto"/>
        <w:ind w:left="720" w:right="144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lastRenderedPageBreak/>
        <w:t>2.4</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תכנון מפורט</w:t>
      </w:r>
      <w:r w:rsidRPr="000B5DC0">
        <w:rPr>
          <w:rFonts w:ascii="Times New Roman" w:eastAsia="Times New Roman" w:hAnsi="Times New Roman" w:cs="David"/>
          <w:sz w:val="24"/>
          <w:szCs w:val="24"/>
          <w:rtl/>
          <w:lang w:eastAsia="he-IL"/>
        </w:rPr>
        <w:t>:</w:t>
      </w:r>
    </w:p>
    <w:p w14:paraId="57550CA2"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
          <w:bCs/>
          <w:sz w:val="24"/>
          <w:szCs w:val="24"/>
          <w:rtl/>
          <w:lang w:eastAsia="he-IL"/>
        </w:rPr>
      </w:pPr>
    </w:p>
    <w:p w14:paraId="74D277F8" w14:textId="77777777" w:rsidR="000B5DC0" w:rsidRPr="00BD05C4" w:rsidRDefault="000B5DC0" w:rsidP="00BD05C4">
      <w:pPr>
        <w:pStyle w:val="af6"/>
        <w:widowControl w:val="0"/>
        <w:numPr>
          <w:ilvl w:val="0"/>
          <w:numId w:val="11"/>
        </w:numPr>
        <w:spacing w:before="0" w:beforeAutospacing="0" w:after="0" w:afterAutospacing="0" w:line="240" w:lineRule="auto"/>
        <w:jc w:val="both"/>
        <w:rPr>
          <w:rFonts w:ascii="Times New Roman" w:eastAsia="Times New Roman" w:hAnsi="Times New Roman" w:cs="David"/>
          <w:sz w:val="24"/>
          <w:szCs w:val="24"/>
          <w:rtl/>
          <w:lang w:eastAsia="he-IL"/>
        </w:rPr>
      </w:pPr>
      <w:r w:rsidRPr="00BD05C4">
        <w:rPr>
          <w:rFonts w:ascii="Times New Roman" w:eastAsia="Times New Roman" w:hAnsi="Times New Roman" w:cs="David"/>
          <w:sz w:val="24"/>
          <w:szCs w:val="24"/>
          <w:rtl/>
          <w:lang w:eastAsia="he-IL"/>
        </w:rPr>
        <w:t xml:space="preserve">הכנת תכניות עבודה אדריכליות מפורטות ומוסברות, כדרוש לביצוע העבודה, לרבות הכנת תכניות מנחות לעבודות היועצים, הכל בקנ"מ המאפשר ביצוע מושלם של העבודה בתחומים הבאים: </w:t>
      </w:r>
    </w:p>
    <w:p w14:paraId="49514C1F" w14:textId="77777777" w:rsidR="000B5DC0" w:rsidRPr="000B5DC0" w:rsidRDefault="000B5DC0" w:rsidP="00BD05C4">
      <w:pPr>
        <w:widowControl w:val="0"/>
        <w:spacing w:before="0" w:beforeAutospacing="0" w:after="0" w:afterAutospacing="0" w:line="240" w:lineRule="auto"/>
        <w:ind w:left="178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עבודות עפר, גדרות וקירות, מדרגות, רמפות, אדמה גננית, רשתות השקייה, נטיעה ושתילה, שבילים ורחבות, דרכים וחניות על בסיס תכניות שיסופקו ע"י </w:t>
      </w:r>
      <w:r w:rsidR="00BD05C4">
        <w:rPr>
          <w:rFonts w:ascii="Times New Roman" w:eastAsia="Times New Roman" w:hAnsi="Times New Roman" w:cs="David" w:hint="cs"/>
          <w:sz w:val="24"/>
          <w:szCs w:val="24"/>
          <w:rtl/>
          <w:lang w:eastAsia="he-IL"/>
        </w:rPr>
        <w:t xml:space="preserve"> </w:t>
      </w:r>
      <w:r w:rsidR="00440B5A">
        <w:rPr>
          <w:rFonts w:ascii="Times New Roman" w:eastAsia="Times New Roman" w:hAnsi="Times New Roman" w:cs="David"/>
          <w:sz w:val="24"/>
          <w:szCs w:val="24"/>
          <w:rtl/>
          <w:lang w:eastAsia="he-IL"/>
        </w:rPr>
        <w:t>מתכנן</w:t>
      </w:r>
      <w:r w:rsidRPr="000B5DC0">
        <w:rPr>
          <w:rFonts w:ascii="Times New Roman" w:eastAsia="Times New Roman" w:hAnsi="Times New Roman" w:cs="David"/>
          <w:sz w:val="24"/>
          <w:szCs w:val="24"/>
          <w:rtl/>
          <w:lang w:eastAsia="he-IL"/>
        </w:rPr>
        <w:t xml:space="preserve"> תנועה וחניה (למעט בתחומי מגרשים לבניה, בהם תכנון החניה יבוצע ע"י המתכנן), תאורה (אדריכלית בלבד) מתקני משחק, ר</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הוט גן, פרגולות, מבנים ומתקנים נוספים וכיו"ב.</w:t>
      </w:r>
    </w:p>
    <w:p w14:paraId="4EE211CF" w14:textId="77777777" w:rsidR="000B5DC0" w:rsidRPr="000B5DC0" w:rsidRDefault="000B5DC0" w:rsidP="00BD05C4">
      <w:pPr>
        <w:widowControl w:val="0"/>
        <w:spacing w:before="0" w:beforeAutospacing="0" w:after="0" w:afterAutospacing="0" w:line="240" w:lineRule="auto"/>
        <w:ind w:left="178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מובהר בזאת שתכנון התשתית יבוצע ע"י המתכנן למעט באזורי כבישים.</w:t>
      </w:r>
    </w:p>
    <w:p w14:paraId="51D21627" w14:textId="77777777" w:rsidR="000B5DC0" w:rsidRPr="000B5DC0" w:rsidRDefault="000B5DC0" w:rsidP="000B5DC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03A8BBDA"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הכנת פרטים בקנ"מ מתאים לב</w:t>
      </w:r>
      <w:r w:rsidR="00BD05C4">
        <w:rPr>
          <w:rFonts w:ascii="Times New Roman" w:eastAsia="Times New Roman" w:hAnsi="Times New Roman" w:cs="David"/>
          <w:sz w:val="24"/>
          <w:szCs w:val="24"/>
          <w:rtl/>
          <w:lang w:eastAsia="he-IL"/>
        </w:rPr>
        <w:t xml:space="preserve">יצוע מושלם של העבודה האדריכלית </w:t>
      </w:r>
      <w:r w:rsidRPr="000B5DC0">
        <w:rPr>
          <w:rFonts w:ascii="Times New Roman" w:eastAsia="Times New Roman" w:hAnsi="Times New Roman" w:cs="David"/>
          <w:sz w:val="24"/>
          <w:szCs w:val="24"/>
          <w:rtl/>
          <w:lang w:eastAsia="he-IL"/>
        </w:rPr>
        <w:t>למעט קונסטרוקציה, ניקוז תת-קרקעי ואיטום גגות.</w:t>
      </w:r>
    </w:p>
    <w:p w14:paraId="7B3B39F6" w14:textId="77777777" w:rsidR="000B5DC0" w:rsidRPr="000B5DC0" w:rsidRDefault="000B5DC0" w:rsidP="000B5DC0">
      <w:pPr>
        <w:widowControl w:val="0"/>
        <w:tabs>
          <w:tab w:val="num" w:pos="2216"/>
        </w:tabs>
        <w:spacing w:before="0" w:beforeAutospacing="0" w:after="0" w:afterAutospacing="0" w:line="240" w:lineRule="auto"/>
        <w:ind w:left="2216" w:right="2216" w:hanging="851"/>
        <w:jc w:val="both"/>
        <w:rPr>
          <w:rFonts w:ascii="Times New Roman" w:eastAsia="Times New Roman" w:hAnsi="Times New Roman" w:cs="David"/>
          <w:sz w:val="24"/>
          <w:szCs w:val="24"/>
          <w:lang w:eastAsia="he-IL"/>
        </w:rPr>
      </w:pPr>
    </w:p>
    <w:p w14:paraId="2A2B932C"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תיאום, ביקורת ואישור התאמת תכניות היועצים לתכניות אדריכלות הנוף.</w:t>
      </w:r>
    </w:p>
    <w:p w14:paraId="64B9BBC0" w14:textId="77777777" w:rsidR="000B5DC0" w:rsidRPr="000B5DC0" w:rsidRDefault="000B5DC0" w:rsidP="000B5DC0">
      <w:pPr>
        <w:widowControl w:val="0"/>
        <w:tabs>
          <w:tab w:val="num" w:pos="2216"/>
        </w:tabs>
        <w:spacing w:before="0" w:beforeAutospacing="0" w:after="0" w:afterAutospacing="0" w:line="240" w:lineRule="auto"/>
        <w:ind w:left="2216" w:right="2216" w:hanging="851"/>
        <w:jc w:val="both"/>
        <w:rPr>
          <w:rFonts w:ascii="Times New Roman" w:eastAsia="Times New Roman" w:hAnsi="Times New Roman" w:cs="David"/>
          <w:sz w:val="24"/>
          <w:szCs w:val="24"/>
          <w:lang w:eastAsia="he-IL"/>
        </w:rPr>
      </w:pPr>
    </w:p>
    <w:p w14:paraId="44649A81"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 xml:space="preserve">הכנת מפרטים וכתבי כמויות המתאימים למפרטים הכלליים ולכתבי הכמויות </w:t>
      </w:r>
      <w:r w:rsidRPr="000B5DC0">
        <w:rPr>
          <w:rFonts w:ascii="Times New Roman" w:eastAsia="Times New Roman" w:hAnsi="Times New Roman" w:cs="David"/>
          <w:sz w:val="24"/>
          <w:szCs w:val="24"/>
          <w:rtl/>
          <w:lang w:eastAsia="he-IL"/>
        </w:rPr>
        <w:tab/>
        <w:t xml:space="preserve">המקובלים על המזמין בצורה שיכללו את כל המערכות המתוכננות, תוך בדיקה </w:t>
      </w:r>
      <w:r w:rsidRPr="000B5DC0">
        <w:rPr>
          <w:rFonts w:ascii="Times New Roman" w:eastAsia="Times New Roman" w:hAnsi="Times New Roman" w:cs="David"/>
          <w:sz w:val="24"/>
          <w:szCs w:val="24"/>
          <w:rtl/>
          <w:lang w:eastAsia="he-IL"/>
        </w:rPr>
        <w:tab/>
        <w:t xml:space="preserve">של העדר כפילות עם מפרט מלאכה אחר בפרויקט ובדיקה של מלאכות הקשורות </w:t>
      </w:r>
      <w:r w:rsidRPr="000B5DC0">
        <w:rPr>
          <w:rFonts w:ascii="Times New Roman" w:eastAsia="Times New Roman" w:hAnsi="Times New Roman" w:cs="David"/>
          <w:sz w:val="24"/>
          <w:szCs w:val="24"/>
          <w:rtl/>
          <w:lang w:eastAsia="he-IL"/>
        </w:rPr>
        <w:tab/>
        <w:t>לתכנון, אף אם תוכננו על ידי מי מהיועצים.</w:t>
      </w:r>
    </w:p>
    <w:p w14:paraId="628813F6"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t>כתבי הכמויות יוכנו לפי מתכונת הנהוגה א</w:t>
      </w:r>
      <w:r w:rsidR="00BD05C4">
        <w:rPr>
          <w:rFonts w:ascii="Times New Roman" w:eastAsia="Times New Roman" w:hAnsi="Times New Roman" w:cs="David"/>
          <w:sz w:val="24"/>
          <w:szCs w:val="24"/>
          <w:rtl/>
          <w:lang w:eastAsia="he-IL"/>
        </w:rPr>
        <w:t xml:space="preserve">צל המזמין של מכללי עבודות ו/או </w:t>
      </w:r>
      <w:r w:rsidRPr="000B5DC0">
        <w:rPr>
          <w:rFonts w:ascii="Times New Roman" w:eastAsia="Times New Roman" w:hAnsi="Times New Roman" w:cs="David"/>
          <w:sz w:val="24"/>
          <w:szCs w:val="24"/>
          <w:rtl/>
          <w:lang w:eastAsia="he-IL"/>
        </w:rPr>
        <w:t xml:space="preserve">כמויות מפורטות למדידה. </w:t>
      </w:r>
    </w:p>
    <w:p w14:paraId="1972C10D"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t>לפי דרישת המנהל יוכנו כתבי כמויות בחלוקה לפי אזורים.</w:t>
      </w:r>
    </w:p>
    <w:p w14:paraId="6264CCCA" w14:textId="77777777" w:rsidR="000B5DC0" w:rsidRPr="000B5DC0" w:rsidRDefault="000B5DC0" w:rsidP="000B5DC0">
      <w:pPr>
        <w:widowControl w:val="0"/>
        <w:tabs>
          <w:tab w:val="num" w:pos="2216"/>
        </w:tabs>
        <w:spacing w:before="0" w:beforeAutospacing="0" w:after="0" w:afterAutospacing="0" w:line="240" w:lineRule="auto"/>
        <w:ind w:left="2216" w:hanging="851"/>
        <w:jc w:val="both"/>
        <w:rPr>
          <w:rFonts w:ascii="Times New Roman" w:eastAsia="Times New Roman" w:hAnsi="Times New Roman" w:cs="David"/>
          <w:sz w:val="24"/>
          <w:szCs w:val="24"/>
          <w:lang w:eastAsia="he-IL"/>
        </w:rPr>
      </w:pPr>
    </w:p>
    <w:p w14:paraId="50113CA5" w14:textId="77777777" w:rsidR="000B5DC0" w:rsidRPr="000B5DC0" w:rsidRDefault="000B5DC0" w:rsidP="000B5DC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r>
    </w:p>
    <w:p w14:paraId="405068EC" w14:textId="77777777" w:rsidR="000B5DC0" w:rsidRPr="000B5DC0" w:rsidRDefault="000B5DC0" w:rsidP="000B5DC0">
      <w:pPr>
        <w:widowControl w:val="0"/>
        <w:tabs>
          <w:tab w:val="num" w:pos="2216"/>
        </w:tabs>
        <w:spacing w:before="0" w:beforeAutospacing="0" w:after="0" w:afterAutospacing="0" w:line="240" w:lineRule="auto"/>
        <w:ind w:left="2216" w:right="2216" w:hanging="851"/>
        <w:jc w:val="both"/>
        <w:rPr>
          <w:rFonts w:ascii="Times New Roman" w:eastAsia="Times New Roman" w:hAnsi="Times New Roman" w:cs="David"/>
          <w:sz w:val="24"/>
          <w:szCs w:val="24"/>
          <w:lang w:eastAsia="he-IL"/>
        </w:rPr>
      </w:pPr>
    </w:p>
    <w:p w14:paraId="67D5FD8C"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lastRenderedPageBreak/>
        <w:t>ה</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כתבי הכמויות יוכנו באמצעות תוכנה</w:t>
      </w:r>
      <w:r w:rsidR="00BD05C4">
        <w:rPr>
          <w:rFonts w:ascii="Times New Roman" w:eastAsia="Times New Roman" w:hAnsi="Times New Roman" w:cs="David"/>
          <w:sz w:val="24"/>
          <w:szCs w:val="24"/>
          <w:rtl/>
          <w:lang w:eastAsia="he-IL"/>
        </w:rPr>
        <w:t xml:space="preserve"> לכתבי כמויות, המתאימה והניתנת </w:t>
      </w:r>
      <w:r w:rsidRPr="000B5DC0">
        <w:rPr>
          <w:rFonts w:ascii="Times New Roman" w:eastAsia="Times New Roman" w:hAnsi="Times New Roman" w:cs="David"/>
          <w:sz w:val="24"/>
          <w:szCs w:val="24"/>
          <w:rtl/>
          <w:lang w:eastAsia="he-IL"/>
        </w:rPr>
        <w:t xml:space="preserve">להמרה גם ל"סופר מכרז" ולתוכנות אחרות לכתבי כמויות, </w:t>
      </w:r>
      <w:r w:rsidRPr="000B5DC0">
        <w:rPr>
          <w:rFonts w:ascii="Times New Roman" w:eastAsia="Times New Roman" w:hAnsi="Times New Roman" w:cs="David" w:hint="cs"/>
          <w:sz w:val="24"/>
          <w:szCs w:val="24"/>
          <w:rtl/>
          <w:lang w:eastAsia="he-IL"/>
        </w:rPr>
        <w:t xml:space="preserve">בקובץ ממוחשב </w:t>
      </w:r>
      <w:r w:rsidRPr="000B5DC0">
        <w:rPr>
          <w:rFonts w:ascii="Times New Roman" w:eastAsia="Times New Roman" w:hAnsi="Times New Roman" w:cs="David"/>
          <w:sz w:val="24"/>
          <w:szCs w:val="24"/>
          <w:rtl/>
          <w:lang w:eastAsia="he-IL"/>
        </w:rPr>
        <w:t>ובתדפיס.</w:t>
      </w:r>
    </w:p>
    <w:p w14:paraId="176CDF92"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lang w:eastAsia="he-IL"/>
        </w:rPr>
      </w:pPr>
    </w:p>
    <w:p w14:paraId="46C9933E"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lang w:eastAsia="he-IL"/>
        </w:rPr>
      </w:pP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עדכון סעיף הפתוח במפרטי המכר. ע</w:t>
      </w:r>
      <w:r w:rsidR="00BD05C4">
        <w:rPr>
          <w:rFonts w:ascii="Times New Roman" w:eastAsia="Times New Roman" w:hAnsi="Times New Roman" w:cs="David"/>
          <w:sz w:val="24"/>
          <w:szCs w:val="24"/>
          <w:rtl/>
          <w:lang w:eastAsia="he-IL"/>
        </w:rPr>
        <w:t xml:space="preserve">דכון תכניות המכר, לרבות התאמתם </w:t>
      </w:r>
      <w:r w:rsidRPr="000B5DC0">
        <w:rPr>
          <w:rFonts w:ascii="Times New Roman" w:eastAsia="Times New Roman" w:hAnsi="Times New Roman" w:cs="David"/>
          <w:sz w:val="24"/>
          <w:szCs w:val="24"/>
          <w:rtl/>
          <w:lang w:eastAsia="he-IL"/>
        </w:rPr>
        <w:t>לתכנון, ואישור הנוסח ו/או עדכון התכנון לפי הנחיית המזמין.</w:t>
      </w:r>
    </w:p>
    <w:p w14:paraId="3E229BFF"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lang w:eastAsia="he-IL"/>
        </w:rPr>
      </w:pPr>
    </w:p>
    <w:p w14:paraId="50C763BF"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lang w:eastAsia="he-IL"/>
        </w:rPr>
      </w:pPr>
      <w:r w:rsidRPr="000B5DC0">
        <w:rPr>
          <w:rFonts w:ascii="Times New Roman" w:eastAsia="Times New Roman" w:hAnsi="Times New Roman" w:cs="David" w:hint="cs"/>
          <w:sz w:val="24"/>
          <w:szCs w:val="24"/>
          <w:rtl/>
          <w:lang w:eastAsia="he-IL"/>
        </w:rPr>
        <w:t>ז</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הכנת אומדן מפורט של ערך העבודה האד</w:t>
      </w:r>
      <w:r w:rsidR="00BD05C4">
        <w:rPr>
          <w:rFonts w:ascii="Times New Roman" w:eastAsia="Times New Roman" w:hAnsi="Times New Roman" w:cs="David"/>
          <w:sz w:val="24"/>
          <w:szCs w:val="24"/>
          <w:rtl/>
          <w:lang w:eastAsia="he-IL"/>
        </w:rPr>
        <w:t xml:space="preserve">ריכלית, מבוסס על המפרטים וכתבי </w:t>
      </w:r>
      <w:r w:rsidRPr="000B5DC0">
        <w:rPr>
          <w:rFonts w:ascii="Times New Roman" w:eastAsia="Times New Roman" w:hAnsi="Times New Roman" w:cs="David"/>
          <w:sz w:val="24"/>
          <w:szCs w:val="24"/>
          <w:rtl/>
          <w:lang w:eastAsia="he-IL"/>
        </w:rPr>
        <w:t>הכמויות, תוך ציון מדד תשומות הבניה למגורים הידוע במועד הכנת האומדן.</w:t>
      </w:r>
    </w:p>
    <w:p w14:paraId="0C4A75A0"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rtl/>
          <w:lang w:eastAsia="he-IL"/>
        </w:rPr>
      </w:pPr>
    </w:p>
    <w:p w14:paraId="1F8F296F"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lang w:eastAsia="he-IL"/>
        </w:rPr>
      </w:pPr>
      <w:r w:rsidRPr="000B5DC0">
        <w:rPr>
          <w:rFonts w:ascii="Times New Roman" w:eastAsia="Times New Roman" w:hAnsi="Times New Roman" w:cs="David" w:hint="cs"/>
          <w:sz w:val="24"/>
          <w:szCs w:val="24"/>
          <w:rtl/>
          <w:lang w:eastAsia="he-IL"/>
        </w:rPr>
        <w:t>ח</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הכנסת שנויים בתכניות ככל שיתחייב</w:t>
      </w:r>
      <w:r w:rsidR="00BD05C4">
        <w:rPr>
          <w:rFonts w:ascii="Times New Roman" w:eastAsia="Times New Roman" w:hAnsi="Times New Roman" w:cs="David"/>
          <w:sz w:val="24"/>
          <w:szCs w:val="24"/>
          <w:rtl/>
          <w:lang w:eastAsia="he-IL"/>
        </w:rPr>
        <w:t xml:space="preserve"> להתאמת התכנון למסגרת התקציבית </w:t>
      </w:r>
      <w:r w:rsidRPr="000B5DC0">
        <w:rPr>
          <w:rFonts w:ascii="Times New Roman" w:eastAsia="Times New Roman" w:hAnsi="Times New Roman" w:cs="David"/>
          <w:sz w:val="24"/>
          <w:szCs w:val="24"/>
          <w:rtl/>
          <w:lang w:eastAsia="he-IL"/>
        </w:rPr>
        <w:t>אשר תקבע ע"י המזמין.</w:t>
      </w:r>
    </w:p>
    <w:p w14:paraId="5235448A"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rtl/>
          <w:lang w:eastAsia="he-IL"/>
        </w:rPr>
      </w:pPr>
    </w:p>
    <w:p w14:paraId="60934B55"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ט</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מתן חוות דעת ויעוץ בכל הקשור בהכנת המכרזים ופרסומם.</w:t>
      </w:r>
    </w:p>
    <w:p w14:paraId="0DBDD69F" w14:textId="77777777" w:rsidR="000B5DC0" w:rsidRPr="000B5DC0" w:rsidRDefault="000B5DC0" w:rsidP="00BD05C4">
      <w:pPr>
        <w:widowControl w:val="0"/>
        <w:tabs>
          <w:tab w:val="num" w:pos="2216"/>
        </w:tabs>
        <w:spacing w:before="0" w:beforeAutospacing="0" w:after="0" w:afterAutospacing="0" w:line="240" w:lineRule="auto"/>
        <w:ind w:left="1785" w:right="720" w:hanging="345"/>
        <w:jc w:val="both"/>
        <w:rPr>
          <w:rFonts w:ascii="Times New Roman" w:eastAsia="Times New Roman" w:hAnsi="Times New Roman" w:cs="David"/>
          <w:sz w:val="24"/>
          <w:szCs w:val="24"/>
          <w:lang w:eastAsia="he-IL"/>
        </w:rPr>
      </w:pPr>
    </w:p>
    <w:p w14:paraId="46DF43F7"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w:t>
      </w:r>
      <w:r w:rsidRPr="000B5DC0">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7E3F2907"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lang w:eastAsia="he-IL"/>
        </w:rPr>
      </w:pPr>
    </w:p>
    <w:p w14:paraId="5815EAA0"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w:t>
      </w:r>
      <w:r w:rsidRPr="000B5DC0">
        <w:rPr>
          <w:rFonts w:ascii="Times New Roman" w:eastAsia="Times New Roman" w:hAnsi="Times New Roman" w:cs="David" w:hint="cs"/>
          <w:sz w:val="24"/>
          <w:szCs w:val="24"/>
          <w:rtl/>
          <w:lang w:eastAsia="he-IL"/>
        </w:rPr>
        <w:t>א</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מתן חוות דעת בכל הקשור להצעות הקבלנים.</w:t>
      </w:r>
    </w:p>
    <w:p w14:paraId="5BD6EA58"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lang w:eastAsia="he-IL"/>
        </w:rPr>
      </w:pPr>
    </w:p>
    <w:p w14:paraId="5EE91339"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w:t>
      </w:r>
      <w:r w:rsidRPr="000B5DC0">
        <w:rPr>
          <w:rFonts w:ascii="Times New Roman" w:eastAsia="Times New Roman" w:hAnsi="Times New Roman" w:cs="David" w:hint="cs"/>
          <w:sz w:val="24"/>
          <w:szCs w:val="24"/>
          <w:rtl/>
          <w:lang w:eastAsia="he-IL"/>
        </w:rPr>
        <w:t>ב</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הכנת תכניות עבודה, פרטים ומפרטים מש</w:t>
      </w:r>
      <w:r w:rsidR="00BD05C4">
        <w:rPr>
          <w:rFonts w:ascii="Times New Roman" w:eastAsia="Times New Roman" w:hAnsi="Times New Roman" w:cs="David"/>
          <w:sz w:val="24"/>
          <w:szCs w:val="24"/>
          <w:rtl/>
          <w:lang w:eastAsia="he-IL"/>
        </w:rPr>
        <w:t xml:space="preserve">לימים כפי שיידרש לביצוע העבודה </w:t>
      </w:r>
      <w:r w:rsidRPr="000B5DC0">
        <w:rPr>
          <w:rFonts w:ascii="Times New Roman" w:eastAsia="Times New Roman" w:hAnsi="Times New Roman" w:cs="David"/>
          <w:sz w:val="24"/>
          <w:szCs w:val="24"/>
          <w:rtl/>
          <w:lang w:eastAsia="he-IL"/>
        </w:rPr>
        <w:t>האדריכלית.</w:t>
      </w:r>
    </w:p>
    <w:p w14:paraId="2E936912" w14:textId="77777777" w:rsidR="000B5DC0" w:rsidRDefault="000B5DC0" w:rsidP="00BD05C4">
      <w:pPr>
        <w:widowControl w:val="0"/>
        <w:spacing w:before="0" w:beforeAutospacing="0" w:after="0" w:afterAutospacing="0" w:line="240" w:lineRule="auto"/>
        <w:ind w:left="178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מובהר בזאת שהמתכנן יכין, באם י</w:t>
      </w:r>
      <w:r w:rsidR="00BD05C4">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דרש, תכניות ומסמכים למכרזים, עוד לפני השלמת התכנון המפורט.</w:t>
      </w:r>
    </w:p>
    <w:p w14:paraId="68329893" w14:textId="77777777" w:rsidR="00BD05C4" w:rsidRDefault="00BD05C4" w:rsidP="00BD05C4">
      <w:pPr>
        <w:widowControl w:val="0"/>
        <w:spacing w:before="0" w:beforeAutospacing="0" w:after="0" w:afterAutospacing="0" w:line="240" w:lineRule="auto"/>
        <w:ind w:left="1785"/>
        <w:jc w:val="both"/>
        <w:rPr>
          <w:rFonts w:ascii="Times New Roman" w:eastAsia="Times New Roman" w:hAnsi="Times New Roman" w:cs="David"/>
          <w:sz w:val="24"/>
          <w:szCs w:val="24"/>
          <w:rtl/>
          <w:lang w:eastAsia="he-IL"/>
        </w:rPr>
      </w:pPr>
    </w:p>
    <w:p w14:paraId="781432B7" w14:textId="77777777" w:rsidR="00BD05C4" w:rsidRPr="000B5DC0" w:rsidRDefault="00BD05C4" w:rsidP="00BD05C4">
      <w:pPr>
        <w:widowControl w:val="0"/>
        <w:spacing w:before="0" w:beforeAutospacing="0" w:after="0" w:afterAutospacing="0" w:line="240" w:lineRule="auto"/>
        <w:ind w:left="1785"/>
        <w:jc w:val="both"/>
        <w:rPr>
          <w:rFonts w:ascii="Times New Roman" w:eastAsia="Times New Roman" w:hAnsi="Times New Roman" w:cs="David"/>
          <w:sz w:val="24"/>
          <w:szCs w:val="24"/>
          <w:rtl/>
          <w:lang w:eastAsia="he-IL"/>
        </w:rPr>
      </w:pPr>
    </w:p>
    <w:p w14:paraId="39EA853A"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7505C787"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2.5</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פיקוח עליון על ביצוע עבוד</w:t>
      </w:r>
      <w:r w:rsidRPr="000B5DC0">
        <w:rPr>
          <w:rFonts w:ascii="Times New Roman" w:eastAsia="Times New Roman" w:hAnsi="Times New Roman" w:cs="David" w:hint="cs"/>
          <w:b/>
          <w:bCs/>
          <w:sz w:val="24"/>
          <w:szCs w:val="24"/>
          <w:u w:val="single"/>
          <w:rtl/>
          <w:lang w:eastAsia="he-IL"/>
        </w:rPr>
        <w:t>ת</w:t>
      </w:r>
      <w:r w:rsidRPr="000B5DC0">
        <w:rPr>
          <w:rFonts w:ascii="Times New Roman" w:eastAsia="Times New Roman" w:hAnsi="Times New Roman" w:cs="David"/>
          <w:b/>
          <w:bCs/>
          <w:sz w:val="24"/>
          <w:szCs w:val="24"/>
          <w:u w:val="single"/>
          <w:rtl/>
          <w:lang w:eastAsia="he-IL"/>
        </w:rPr>
        <w:t xml:space="preserve"> אדריכל</w:t>
      </w:r>
      <w:r w:rsidRPr="000B5DC0">
        <w:rPr>
          <w:rFonts w:ascii="Times New Roman" w:eastAsia="Times New Roman" w:hAnsi="Times New Roman" w:cs="David" w:hint="cs"/>
          <w:b/>
          <w:bCs/>
          <w:sz w:val="24"/>
          <w:szCs w:val="24"/>
          <w:u w:val="single"/>
          <w:rtl/>
          <w:lang w:eastAsia="he-IL"/>
        </w:rPr>
        <w:t>ו</w:t>
      </w:r>
      <w:r w:rsidRPr="000B5DC0">
        <w:rPr>
          <w:rFonts w:ascii="Times New Roman" w:eastAsia="Times New Roman" w:hAnsi="Times New Roman" w:cs="David"/>
          <w:b/>
          <w:bCs/>
          <w:sz w:val="24"/>
          <w:szCs w:val="24"/>
          <w:u w:val="single"/>
          <w:rtl/>
          <w:lang w:eastAsia="he-IL"/>
        </w:rPr>
        <w:t>ת</w:t>
      </w:r>
      <w:r w:rsidRPr="000B5DC0">
        <w:rPr>
          <w:rFonts w:ascii="Times New Roman" w:eastAsia="Times New Roman" w:hAnsi="Times New Roman" w:cs="David" w:hint="cs"/>
          <w:b/>
          <w:bCs/>
          <w:sz w:val="24"/>
          <w:szCs w:val="24"/>
          <w:u w:val="single"/>
          <w:rtl/>
          <w:lang w:eastAsia="he-IL"/>
        </w:rPr>
        <w:t xml:space="preserve"> הנוף</w:t>
      </w:r>
      <w:r w:rsidRPr="000B5DC0">
        <w:rPr>
          <w:rFonts w:ascii="Times New Roman" w:eastAsia="Times New Roman" w:hAnsi="Times New Roman" w:cs="David"/>
          <w:sz w:val="24"/>
          <w:szCs w:val="24"/>
          <w:rtl/>
          <w:lang w:eastAsia="he-IL"/>
        </w:rPr>
        <w:t>:</w:t>
      </w:r>
    </w:p>
    <w:p w14:paraId="79C46E7D"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FCFB9B3" w14:textId="77777777" w:rsidR="000B5DC0" w:rsidRPr="000B5DC0" w:rsidRDefault="000B5DC0" w:rsidP="000B5DC0">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הפ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קוח העליון של המתכנן על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 xml:space="preserve">הנוף </w:t>
      </w:r>
      <w:r w:rsidRPr="000B5DC0">
        <w:rPr>
          <w:rFonts w:ascii="Times New Roman" w:eastAsia="Times New Roman" w:hAnsi="Times New Roman" w:cs="David"/>
          <w:sz w:val="24"/>
          <w:szCs w:val="24"/>
          <w:rtl/>
          <w:lang w:eastAsia="he-IL"/>
        </w:rPr>
        <w:t>יכלול:</w:t>
      </w:r>
    </w:p>
    <w:p w14:paraId="5F1417D0"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0E27648"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lastRenderedPageBreak/>
        <w:t>-</w:t>
      </w:r>
      <w:r w:rsidRPr="000B5DC0">
        <w:rPr>
          <w:rFonts w:ascii="Times New Roman" w:eastAsia="Times New Roman" w:hAnsi="Times New Roman" w:cs="David"/>
          <w:sz w:val="24"/>
          <w:szCs w:val="24"/>
          <w:rtl/>
          <w:lang w:eastAsia="he-IL"/>
        </w:rPr>
        <w:tab/>
        <w:t>פיקוח עליון על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2AE07B54"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0E810D3"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תאום ושתוף פעולה עם היועצים בביצוע הפיקוח העליון על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w:t>
      </w:r>
    </w:p>
    <w:p w14:paraId="61DA10D1"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05C41B8A"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 xml:space="preserve"> הדרכה ומתן הסברים למפקח, במידה ונתמנה כזה לפקוח על העבודות, למנהל, ליועצים ולקבלנים באתר ומחוצה לו.</w:t>
      </w:r>
    </w:p>
    <w:p w14:paraId="4F613481"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F281B9E" w14:textId="77777777" w:rsidR="000B5DC0" w:rsidRPr="000B5DC0" w:rsidRDefault="000B5DC0" w:rsidP="000B5DC0">
      <w:pPr>
        <w:widowControl w:val="0"/>
        <w:tabs>
          <w:tab w:val="left" w:pos="902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ייעוץ והמלצה לגבי בחירה, בדיקה ואישור של חומרים וציוד.</w:t>
      </w:r>
    </w:p>
    <w:p w14:paraId="20B865AD"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5D215930"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דווח למנהל על הממצאים ועל התקדמות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 xml:space="preserve">הנוף </w:t>
      </w:r>
      <w:r w:rsidRPr="000B5DC0">
        <w:rPr>
          <w:rFonts w:ascii="Times New Roman" w:eastAsia="Times New Roman" w:hAnsi="Times New Roman" w:cs="David"/>
          <w:sz w:val="24"/>
          <w:szCs w:val="24"/>
          <w:rtl/>
          <w:lang w:eastAsia="he-IL"/>
        </w:rPr>
        <w:t>לאחר כל ביקור של המתכנן באתר ו/או בבית המלאכה.</w:t>
      </w:r>
    </w:p>
    <w:p w14:paraId="6367813E"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14D61C90"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עדכון התכניות וכל יתר המסמכים הדרושים בהתאם לשינויים שיתחייבו מדרישות הרשויות או לצורך ביצוע שינויים שיתגלה בהם צורך במהלך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 כל עדכון יבוצע בתאום עם המנהל בכתב.</w:t>
      </w:r>
    </w:p>
    <w:p w14:paraId="75128F82"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4186E34"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 xml:space="preserve">אשרור תכניות </w:t>
      </w:r>
      <w:r w:rsidRPr="000B5DC0">
        <w:rPr>
          <w:rFonts w:ascii="Times New Roman" w:eastAsia="Times New Roman" w:hAnsi="Times New Roman" w:cs="David"/>
          <w:sz w:val="24"/>
          <w:szCs w:val="24"/>
          <w:lang w:eastAsia="he-IL"/>
        </w:rPr>
        <w:t>AS MADE</w:t>
      </w:r>
      <w:r w:rsidRPr="000B5DC0">
        <w:rPr>
          <w:rFonts w:ascii="Times New Roman" w:eastAsia="Times New Roman" w:hAnsi="Times New Roman" w:cs="David"/>
          <w:sz w:val="24"/>
          <w:szCs w:val="24"/>
          <w:rtl/>
          <w:lang w:eastAsia="he-IL"/>
        </w:rPr>
        <w:t xml:space="preserve"> שיוכנו ע"י הקבלנים על רקע תכניות המתכנן, אשר יכללו שנויים שבוצעו בזמן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 xml:space="preserve">. </w:t>
      </w:r>
    </w:p>
    <w:p w14:paraId="1848A406"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5C93992"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השתתפות בקבלת העבודות ואישור גמר ביצוע העבודות, בתיאום עם היועצים. העברת רשימות ליקויים לתיקון.</w:t>
      </w:r>
    </w:p>
    <w:p w14:paraId="03B26325"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D923265"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ייעוץ למנהל והשתתפות בדיונים ובבירורים עם הקבלנים בקשר עם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 xml:space="preserve">הנוף </w:t>
      </w:r>
      <w:r w:rsidRPr="000B5DC0">
        <w:rPr>
          <w:rFonts w:ascii="Times New Roman" w:eastAsia="Times New Roman" w:hAnsi="Times New Roman" w:cs="David"/>
          <w:sz w:val="24"/>
          <w:szCs w:val="24"/>
          <w:rtl/>
          <w:lang w:eastAsia="he-IL"/>
        </w:rPr>
        <w:t>ובפקוח העליון עליה ועל התאמ</w:t>
      </w:r>
      <w:r w:rsidRPr="000B5DC0">
        <w:rPr>
          <w:rFonts w:ascii="Times New Roman" w:eastAsia="Times New Roman" w:hAnsi="Times New Roman" w:cs="David" w:hint="cs"/>
          <w:sz w:val="24"/>
          <w:szCs w:val="24"/>
          <w:rtl/>
          <w:lang w:eastAsia="he-IL"/>
        </w:rPr>
        <w:t>ה</w:t>
      </w:r>
      <w:r w:rsidRPr="000B5DC0">
        <w:rPr>
          <w:rFonts w:ascii="Times New Roman" w:eastAsia="Times New Roman" w:hAnsi="Times New Roman" w:cs="David"/>
          <w:sz w:val="24"/>
          <w:szCs w:val="24"/>
          <w:rtl/>
          <w:lang w:eastAsia="he-IL"/>
        </w:rPr>
        <w:t xml:space="preserve"> לתנאי החוזים </w:t>
      </w:r>
      <w:r w:rsidRPr="000B5DC0">
        <w:rPr>
          <w:rFonts w:ascii="Times New Roman" w:eastAsia="Times New Roman" w:hAnsi="Times New Roman" w:cs="David"/>
          <w:sz w:val="24"/>
          <w:szCs w:val="24"/>
          <w:rtl/>
          <w:lang w:eastAsia="he-IL"/>
        </w:rPr>
        <w:lastRenderedPageBreak/>
        <w:t>עם קבלני העבודות, הן לפני מסירת העבודות והן בתקופת הבדק.</w:t>
      </w:r>
    </w:p>
    <w:p w14:paraId="1CA43020"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1D6F099"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ייעוץ לפתרונות במקרים בהם יתגלו כשלים בביצוע העבודות לעומת התכנון.</w:t>
      </w:r>
    </w:p>
    <w:p w14:paraId="0DD90789"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5A02C01A"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יעוץ למנהל בבדיקה ואישור מקצועי של מרכיבי חשבונות חלקיים והחשבונות הסופיים של קבלני העבודות, בהסתמך על ההסכמים הקיימים עימם, ולאחר אישור הכמויות ע"י המפקח. יעוץ למזמין והשתתפות בבירורים עם קבלני העבודות הן במהלך ביצוע העבודות והן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36907B2A"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חתימה על כל מסמך ו/או תכנית שידרשו ע"י הרשויות במהלך הביצוע, לרבות חתימה על אישור לחיבור הפרויקט למערכות, ועל אישור לאכלוס ותעודת גמר.</w:t>
      </w:r>
    </w:p>
    <w:p w14:paraId="5FD1CC4D"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E97A235"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בדיקת ביצוע עבודות הבדק לקבלה סופית של העבודות בגמר אחריות קבלני העבודות.</w:t>
      </w:r>
    </w:p>
    <w:p w14:paraId="6A3684DF"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8945300"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סיוע ככל הנדרש לשם אישור הרשויות להשלמת העבודות ולקבלת תעודת גמר.</w:t>
      </w:r>
    </w:p>
    <w:p w14:paraId="7D4107BB"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2D27DE1"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סיוע למזמין במתן מענה לכל הפניות אשר יופנו אליו בקשר לתכנון וביצוע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w:t>
      </w:r>
    </w:p>
    <w:p w14:paraId="2033FEC7"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5C1CA33"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השתתפות עם המזמין בהגנה בפני תביעות בקשר עם תכנון וביצוע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 על דרך של הצטרפות כנתבע ו/או מסירת עדות מטעם המזמין והמצאת כל מסמך בקשר עם התכנון אשר דרוש למזמין לשם נהול ההגנה, לפי דרישת המזמין ומיד עם דרישתו הראשונה.</w:t>
      </w:r>
    </w:p>
    <w:p w14:paraId="7676B8F3"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3A24BD9"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כל יתר הדרוש לפיקוח עליון, ולביקורת על הביצוע.</w:t>
      </w:r>
    </w:p>
    <w:p w14:paraId="44448A31"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47642C9"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כדי למלא משימות אלה, יבקר המתכנן באתר הבניה ובמקורות החומרים והציוד באופן תדיר ו/או לפי הזמנת המנהל או המפקח ולפחות בכל אחד מהשלבים הבאים:</w:t>
      </w:r>
    </w:p>
    <w:p w14:paraId="17ECC95A"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1F53B3D"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פינוי פסולת וסימון תאי השטח השונים.</w:t>
      </w:r>
    </w:p>
    <w:p w14:paraId="67EE802E"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סימון אלמנטים במגרש ומשטחי הגינון.</w:t>
      </w:r>
    </w:p>
    <w:p w14:paraId="43B849A4"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פיזור אדמה גננית, פילוס וניקוז השטח עפ"י מפלסי התכנית.</w:t>
      </w:r>
    </w:p>
    <w:p w14:paraId="0FEDE5C2"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הידוק שתית לאחר גמר השלמת גומחות וצנרת תת קרקעית.</w:t>
      </w:r>
    </w:p>
    <w:p w14:paraId="3493FA66"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ר</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צוף.</w:t>
      </w:r>
    </w:p>
    <w:p w14:paraId="2BF9FA5D" w14:textId="77777777" w:rsidR="000B5DC0" w:rsidRPr="000B5DC0" w:rsidRDefault="000B5DC0" w:rsidP="000B5DC0">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ביצוע קירות/גדרות בחזיתות ובמגרשים.</w:t>
      </w:r>
    </w:p>
    <w:p w14:paraId="30069D6C"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מערכת השקיה.</w:t>
      </w:r>
    </w:p>
    <w:p w14:paraId="08D217B2" w14:textId="77777777" w:rsidR="000B5DC0" w:rsidRPr="000B5DC0" w:rsidRDefault="000B5DC0" w:rsidP="000B5DC0">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נטיעה ושתילה.</w:t>
      </w:r>
    </w:p>
    <w:p w14:paraId="7EE3CADF"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מערכת תאורה.</w:t>
      </w:r>
    </w:p>
    <w:p w14:paraId="03EACA98"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אלמנטים (פרגולות, מתקנים ר</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הוט גן וכו').</w:t>
      </w:r>
    </w:p>
    <w:p w14:paraId="616AED2D"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E19CDE2"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אין המתכנן רשאי לתת הוראות לקבלנים ו/או לנהל משא ומתן עם הקבלנים אלא באמצעות נציגו המוסמך של המזמין.</w:t>
      </w:r>
    </w:p>
    <w:p w14:paraId="1EFC3E94"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DF987AF"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 xml:space="preserve">לאחר כל בקור של המתכנן באתר יגיש המתכנן למנהל דו"ח בכתב ובו יציין את התרשמותו ואת הערותיו לגבי ביצוע העבודות. בגמר ביצוע העבודות יגיש המתכנן לנציג המזמין הצהרה, בנוסח נספח ט', כי בדק את ביצוע העבודות ומצא אותן תואמות לתכניותיו ולתקנים מחייבים וכי בוצעו לשביעות רצונו. </w:t>
      </w:r>
    </w:p>
    <w:p w14:paraId="78D72F32" w14:textId="77777777" w:rsidR="000B5DC0" w:rsidRPr="000B5DC0" w:rsidRDefault="000B5DC0" w:rsidP="000B5DC0">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ללא דו"חות והצהרה אלה לא תשולם למתכנן יתרת שכרו עבור פיקוח עליון.</w:t>
      </w:r>
    </w:p>
    <w:p w14:paraId="723A7D35"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8E257C2"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sz w:val="24"/>
          <w:szCs w:val="24"/>
          <w:rtl/>
          <w:lang w:eastAsia="he-IL"/>
        </w:rPr>
        <w:tab/>
        <w:t>ה.</w:t>
      </w:r>
      <w:r w:rsidRPr="000B5DC0">
        <w:rPr>
          <w:rFonts w:ascii="Times New Roman" w:eastAsia="Times New Roman" w:hAnsi="Times New Roman" w:cs="David"/>
          <w:sz w:val="24"/>
          <w:szCs w:val="24"/>
          <w:rtl/>
          <w:lang w:eastAsia="he-IL"/>
        </w:rPr>
        <w:tab/>
        <w:t>יעוץ למזמין בדבר תפעול ואחזקת העבודה האדריכלית.</w:t>
      </w:r>
    </w:p>
    <w:p w14:paraId="2E4D90E8"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70BCEF8B" w14:textId="77777777" w:rsidR="000B5DC0" w:rsidRPr="000B5DC0" w:rsidRDefault="000B5DC0" w:rsidP="000B5DC0">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3.</w:t>
      </w:r>
      <w:r w:rsidRPr="000B5DC0">
        <w:rPr>
          <w:rFonts w:ascii="Times New Roman" w:eastAsia="Times New Roman" w:hAnsi="Times New Roman" w:cs="David"/>
          <w:sz w:val="24"/>
          <w:szCs w:val="24"/>
          <w:rtl/>
          <w:lang w:eastAsia="he-IL"/>
        </w:rPr>
        <w:tab/>
        <w:t xml:space="preserve">המתכנן מתחייב </w:t>
      </w:r>
      <w:r w:rsidRPr="000B5DC0">
        <w:rPr>
          <w:rFonts w:ascii="Times New Roman" w:eastAsia="Times New Roman" w:hAnsi="Times New Roman" w:cs="David" w:hint="cs"/>
          <w:sz w:val="24"/>
          <w:szCs w:val="24"/>
          <w:rtl/>
          <w:lang w:eastAsia="he-IL"/>
        </w:rPr>
        <w:t>להעלות את כל הקבצים לאתר שיתוף הקבצים של הפרויקט ו</w:t>
      </w:r>
      <w:r w:rsidRPr="000B5DC0">
        <w:rPr>
          <w:rFonts w:ascii="Times New Roman" w:eastAsia="Times New Roman" w:hAnsi="Times New Roman" w:cs="David"/>
          <w:sz w:val="24"/>
          <w:szCs w:val="24"/>
          <w:rtl/>
          <w:lang w:eastAsia="he-IL"/>
        </w:rPr>
        <w:t xml:space="preserve">לשמור </w:t>
      </w:r>
      <w:r w:rsidRPr="000B5DC0">
        <w:rPr>
          <w:rFonts w:ascii="Times New Roman" w:eastAsia="Times New Roman" w:hAnsi="Times New Roman" w:cs="David" w:hint="cs"/>
          <w:sz w:val="24"/>
          <w:szCs w:val="24"/>
          <w:rtl/>
          <w:lang w:eastAsia="he-IL"/>
        </w:rPr>
        <w:t>קבצים וסט</w:t>
      </w:r>
      <w:r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hint="cs"/>
          <w:sz w:val="24"/>
          <w:szCs w:val="24"/>
          <w:rtl/>
          <w:lang w:eastAsia="he-IL"/>
        </w:rPr>
        <w:t>תכניות</w:t>
      </w:r>
      <w:r w:rsidRPr="000B5DC0">
        <w:rPr>
          <w:rFonts w:ascii="Times New Roman" w:eastAsia="Times New Roman" w:hAnsi="Times New Roman" w:cs="David"/>
          <w:sz w:val="24"/>
          <w:szCs w:val="24"/>
          <w:rtl/>
          <w:lang w:eastAsia="he-IL"/>
        </w:rPr>
        <w:t xml:space="preserve"> עד לאחר </w:t>
      </w:r>
      <w:r w:rsidRPr="000B5DC0">
        <w:rPr>
          <w:rFonts w:ascii="Times New Roman" w:eastAsia="Times New Roman" w:hAnsi="Times New Roman" w:cs="David"/>
          <w:sz w:val="24"/>
          <w:szCs w:val="24"/>
          <w:rtl/>
          <w:lang w:eastAsia="he-IL"/>
        </w:rPr>
        <w:lastRenderedPageBreak/>
        <w:t>סיום הביצוע בשטח של העבודות נשוא התכנון, כך שניתן יהיה לבצע מהם העתקות, צילומים וכו' וכך שניתן יהיה לבצע בהם תיקונים ושינויים.</w:t>
      </w:r>
    </w:p>
    <w:p w14:paraId="1B3E8A7B"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9534236" w14:textId="77777777" w:rsidR="000B5DC0" w:rsidRPr="000B5DC0" w:rsidRDefault="000B5DC0" w:rsidP="000B5DC0">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4.</w:t>
      </w:r>
      <w:r w:rsidRPr="000B5DC0">
        <w:rPr>
          <w:rFonts w:ascii="Times New Roman" w:eastAsia="Times New Roman" w:hAnsi="Times New Roman" w:cs="David"/>
          <w:sz w:val="24"/>
          <w:szCs w:val="24"/>
          <w:rtl/>
          <w:lang w:eastAsia="he-IL"/>
        </w:rPr>
        <w:tab/>
        <w:t>נציג המזמין רשאי להזמין מהמתכנן את כל שלבי התכנון המפורטים בנספח זה ו/או חלק מהם ו/או שירותים נוספים, מעבר להם.</w:t>
      </w:r>
    </w:p>
    <w:p w14:paraId="1A1FEDEE" w14:textId="77777777" w:rsidR="000B5DC0" w:rsidRPr="000B5DC0" w:rsidRDefault="000B5DC0" w:rsidP="00AC51CF">
      <w:pPr>
        <w:widowControl w:val="0"/>
        <w:spacing w:before="0" w:beforeAutospacing="0" w:after="0" w:afterAutospacing="0" w:line="240" w:lineRule="auto"/>
        <w:ind w:hanging="720"/>
        <w:jc w:val="center"/>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t xml:space="preserve">נספח </w:t>
      </w:r>
      <w:r w:rsidR="00F66953">
        <w:rPr>
          <w:rFonts w:ascii="Times New Roman" w:eastAsia="Times New Roman" w:hAnsi="Times New Roman" w:cs="David" w:hint="cs"/>
          <w:bCs/>
          <w:sz w:val="20"/>
          <w:szCs w:val="24"/>
          <w:u w:val="single"/>
          <w:rtl/>
          <w:lang w:eastAsia="he-IL"/>
        </w:rPr>
        <w:t>"</w:t>
      </w:r>
      <w:r w:rsidRPr="000B5DC0">
        <w:rPr>
          <w:rFonts w:ascii="Times New Roman" w:eastAsia="Times New Roman" w:hAnsi="Times New Roman" w:cs="David"/>
          <w:bCs/>
          <w:sz w:val="20"/>
          <w:szCs w:val="24"/>
          <w:u w:val="single"/>
          <w:rtl/>
          <w:lang w:eastAsia="he-IL"/>
        </w:rPr>
        <w:t>ג'</w:t>
      </w:r>
      <w:r w:rsidR="00F66953">
        <w:rPr>
          <w:rFonts w:ascii="Times New Roman" w:eastAsia="Times New Roman" w:hAnsi="Times New Roman" w:cs="David" w:hint="cs"/>
          <w:bCs/>
          <w:sz w:val="20"/>
          <w:szCs w:val="24"/>
          <w:u w:val="single"/>
          <w:rtl/>
          <w:lang w:eastAsia="he-IL"/>
        </w:rPr>
        <w:t>'</w:t>
      </w:r>
    </w:p>
    <w:p w14:paraId="55F794E8"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6187322"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t>לוח זמנים ושלבי עבודה</w:t>
      </w:r>
    </w:p>
    <w:p w14:paraId="43059394"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7FB5F65"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11877C3D"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15B5DBC5"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CBCE376"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756F3055"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59E207E"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5E51661A"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3C6D599"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2DFD4CD6"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9798A20"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6B4EC67"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5DE1226"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36AF07C" w14:textId="77777777" w:rsidR="008C30FE" w:rsidRDefault="008C30FE" w:rsidP="008C30FE">
      <w:pPr>
        <w:widowControl w:val="0"/>
        <w:spacing w:before="0" w:beforeAutospacing="0" w:after="0" w:afterAutospacing="0" w:line="240" w:lineRule="auto"/>
        <w:outlineLvl w:val="1"/>
        <w:rPr>
          <w:rFonts w:ascii="Times New Roman" w:eastAsia="Times New Roman" w:hAnsi="Times New Roman" w:cs="David"/>
          <w:sz w:val="20"/>
          <w:szCs w:val="24"/>
          <w:u w:val="single"/>
          <w:rtl/>
          <w:lang w:eastAsia="he-IL"/>
        </w:rPr>
      </w:pPr>
      <w:r>
        <w:rPr>
          <w:rFonts w:ascii="Times New Roman" w:eastAsia="Times New Roman" w:hAnsi="Times New Roman" w:cs="David"/>
          <w:sz w:val="20"/>
          <w:szCs w:val="24"/>
          <w:u w:val="single"/>
          <w:rtl/>
          <w:lang w:eastAsia="he-IL"/>
        </w:rPr>
        <w:br w:type="page"/>
      </w:r>
    </w:p>
    <w:p w14:paraId="38986CC2" w14:textId="77777777" w:rsidR="000B5DC0" w:rsidRPr="000B5DC0" w:rsidRDefault="000B5DC0" w:rsidP="008C30FE">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lastRenderedPageBreak/>
        <w:t xml:space="preserve">נספח </w:t>
      </w:r>
      <w:r w:rsidR="00F66953">
        <w:rPr>
          <w:rFonts w:ascii="Times New Roman" w:eastAsia="Times New Roman" w:hAnsi="Times New Roman" w:cs="David" w:hint="cs"/>
          <w:bCs/>
          <w:sz w:val="24"/>
          <w:szCs w:val="24"/>
          <w:u w:val="single"/>
          <w:rtl/>
          <w:lang w:eastAsia="he-IL"/>
        </w:rPr>
        <w:t>"</w:t>
      </w:r>
      <w:r w:rsidRPr="000B5DC0">
        <w:rPr>
          <w:rFonts w:ascii="Times New Roman" w:eastAsia="Times New Roman" w:hAnsi="Times New Roman" w:cs="David"/>
          <w:bCs/>
          <w:sz w:val="24"/>
          <w:szCs w:val="24"/>
          <w:u w:val="single"/>
          <w:rtl/>
          <w:lang w:eastAsia="he-IL"/>
        </w:rPr>
        <w:t>ד'</w:t>
      </w:r>
      <w:r w:rsidR="00F66953">
        <w:rPr>
          <w:rFonts w:ascii="Times New Roman" w:eastAsia="Times New Roman" w:hAnsi="Times New Roman" w:cs="David" w:hint="cs"/>
          <w:bCs/>
          <w:sz w:val="24"/>
          <w:szCs w:val="24"/>
          <w:u w:val="single"/>
          <w:rtl/>
          <w:lang w:eastAsia="he-IL"/>
        </w:rPr>
        <w:t>'</w:t>
      </w:r>
    </w:p>
    <w:p w14:paraId="4A9132A8" w14:textId="77777777" w:rsidR="000B5DC0" w:rsidRPr="000B5DC0" w:rsidRDefault="000B5DC0" w:rsidP="000B5DC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t>שכר המתכנן</w:t>
      </w:r>
    </w:p>
    <w:p w14:paraId="3F512B40"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7F51663" w14:textId="77777777" w:rsidR="000B5DC0" w:rsidRPr="000B5DC0" w:rsidRDefault="000B5DC0" w:rsidP="000B5DC0">
      <w:pPr>
        <w:widowControl w:val="0"/>
        <w:numPr>
          <w:ilvl w:val="0"/>
          <w:numId w:val="6"/>
        </w:numPr>
        <w:spacing w:before="0" w:beforeAutospacing="0" w:after="0" w:afterAutospacing="0" w:line="240" w:lineRule="auto"/>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תמורת ביצוע מלוא שרותי המתכנן, כמפורט בנספח ב', ישלם המזמין למתכנן את שכר המתכנן בשעורים ובמועדים כדלקמן:</w:t>
      </w:r>
    </w:p>
    <w:p w14:paraId="0068892B" w14:textId="77777777" w:rsidR="000B5DC0" w:rsidRPr="000B5DC0" w:rsidRDefault="000B5DC0" w:rsidP="000B5DC0">
      <w:pPr>
        <w:widowControl w:val="0"/>
        <w:tabs>
          <w:tab w:val="num" w:pos="2160"/>
        </w:tabs>
        <w:spacing w:before="0" w:beforeAutospacing="0" w:after="0" w:afterAutospacing="0" w:line="240" w:lineRule="auto"/>
        <w:ind w:left="360"/>
        <w:jc w:val="both"/>
        <w:rPr>
          <w:rFonts w:ascii="Times New Roman" w:eastAsia="Times New Roman" w:hAnsi="Times New Roman" w:cs="David"/>
          <w:sz w:val="20"/>
          <w:szCs w:val="24"/>
          <w:lang w:eastAsia="he-IL"/>
        </w:rPr>
      </w:pPr>
    </w:p>
    <w:p w14:paraId="4562E8C0" w14:textId="64ACDD6D" w:rsidR="000B5DC0" w:rsidRPr="000B5DC0" w:rsidRDefault="000B5DC0" w:rsidP="000B5DC0">
      <w:pPr>
        <w:widowControl w:val="0"/>
        <w:numPr>
          <w:ilvl w:val="1"/>
          <w:numId w:val="6"/>
        </w:numPr>
        <w:tabs>
          <w:tab w:val="num" w:pos="2160"/>
        </w:tabs>
        <w:spacing w:before="0" w:beforeAutospacing="0" w:after="0" w:afterAutospacing="0" w:line="240" w:lineRule="auto"/>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עבור שרותי המתכנן בתחום המגרשים בהם מתוכננים מבני מגורים בבניה רוויה לרבות עבור תכנון מבנה מכירות, דירה לדוגמא, סכום קבוע ומוחלט של </w:t>
      </w:r>
      <w:sdt>
        <w:sdtPr>
          <w:rPr>
            <w:rFonts w:ascii="Times New Roman" w:eastAsia="Times New Roman" w:hAnsi="Times New Roman" w:cs="David"/>
            <w:color w:val="008000"/>
            <w:sz w:val="24"/>
            <w:szCs w:val="24"/>
            <w:rtl/>
          </w:rPr>
          <w:alias w:val="היקף החוזה/נתוני עלות"/>
          <w:tag w:val="cntPaymentAmount"/>
          <w:id w:val="-2056156508"/>
          <w:placeholder>
            <w:docPart w:val="179548B69B044315A86E0621B4241CC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aymentAmount[1]" w:storeItemID="{81709D4C-33DC-48CC-AC7E-130A245806EE}"/>
          <w:text/>
        </w:sdtPr>
        <w:sdtContent>
          <w:ins w:id="12" w:author="Kook Sec" w:date="2019-12-19T13:47:00Z">
            <w:r w:rsidR="005749C5">
              <w:rPr>
                <w:rFonts w:ascii="Times New Roman" w:eastAsia="Times New Roman" w:hAnsi="Times New Roman" w:cs="David" w:hint="cs"/>
                <w:color w:val="008000"/>
                <w:sz w:val="24"/>
                <w:szCs w:val="24"/>
                <w:rtl/>
              </w:rPr>
              <w:t>118800</w:t>
            </w:r>
          </w:ins>
        </w:sdtContent>
      </w:sdt>
      <w:r w:rsidRPr="000B5DC0">
        <w:rPr>
          <w:rFonts w:ascii="Times New Roman" w:eastAsia="Times New Roman" w:hAnsi="Times New Roman" w:cs="David"/>
          <w:color w:val="008000"/>
          <w:sz w:val="24"/>
          <w:szCs w:val="24"/>
          <w:rtl/>
        </w:rPr>
        <w:t>.</w:t>
      </w:r>
    </w:p>
    <w:p w14:paraId="7E87D514" w14:textId="77777777" w:rsidR="000B5DC0" w:rsidRPr="000B5DC0" w:rsidRDefault="000B5DC0" w:rsidP="000B5DC0">
      <w:pPr>
        <w:widowControl w:val="0"/>
        <w:tabs>
          <w:tab w:val="num" w:pos="2160"/>
        </w:tabs>
        <w:spacing w:before="0" w:beforeAutospacing="0" w:after="0" w:afterAutospacing="0" w:line="240" w:lineRule="auto"/>
        <w:ind w:left="360"/>
        <w:jc w:val="both"/>
        <w:rPr>
          <w:rFonts w:ascii="Times New Roman" w:eastAsia="Times New Roman" w:hAnsi="Times New Roman" w:cs="David"/>
          <w:sz w:val="20"/>
          <w:szCs w:val="24"/>
          <w:lang w:eastAsia="he-IL"/>
        </w:rPr>
      </w:pPr>
    </w:p>
    <w:p w14:paraId="3C066BDC" w14:textId="77777777" w:rsidR="000B5DC0" w:rsidRPr="000B5DC0" w:rsidRDefault="000B5DC0" w:rsidP="000B5DC0">
      <w:pPr>
        <w:widowControl w:val="0"/>
        <w:numPr>
          <w:ilvl w:val="1"/>
          <w:numId w:val="6"/>
        </w:numPr>
        <w:tabs>
          <w:tab w:val="num" w:pos="2160"/>
        </w:tabs>
        <w:spacing w:before="0" w:beforeAutospacing="0" w:after="0" w:afterAutospacing="0" w:line="240" w:lineRule="auto"/>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עבור שרותי המתכנן בתחום שטחים ציבוריים ושטחים פרטיים שבהם לא מתוכננים מבני מגורים: </w:t>
      </w:r>
      <w:r w:rsidRPr="000B5DC0">
        <w:rPr>
          <w:rFonts w:ascii="Times New Roman" w:eastAsia="Times New Roman" w:hAnsi="Times New Roman" w:cs="David"/>
          <w:sz w:val="24"/>
          <w:szCs w:val="24"/>
          <w:rtl/>
        </w:rPr>
        <w:t>סכום קבוע ומוחלט של ___________ ₪ או ____ אחוז</w:t>
      </w:r>
      <w:r w:rsidRPr="000B5DC0">
        <w:rPr>
          <w:rFonts w:ascii="Times New Roman" w:eastAsia="Times New Roman" w:hAnsi="Times New Roman" w:cs="David"/>
          <w:sz w:val="20"/>
          <w:szCs w:val="24"/>
          <w:rtl/>
          <w:lang w:eastAsia="he-IL"/>
        </w:rPr>
        <w:t xml:space="preserve"> מעלות העבודות שתבוצענה בשטחים אלה בהתאם לתכניות המתכנן שהכנתן הוזמנה בכתב ע"י נציג המזמין. למען הסר ספק מובהר בזאת שבעלות העבודות לא תכללנה עבודות בתחום מסעות הכבישים (50% מעלות הריצוף בכבישים מרוצפים), לרבות בחניות לאורך כבישים שיבוצעו בגמר אספלט (50% מעלות הריצוף בחניות מרוצפות), ולרבות אבני שפה/אבני אי התוחמים את המסעות, ולא תכללנה עבודות שתשולמנה כעבודות נוספות לחוזי הקבלנים בשל תכנון לקוי.</w:t>
      </w:r>
    </w:p>
    <w:p w14:paraId="5D6499AE" w14:textId="77777777" w:rsidR="000B5DC0" w:rsidRPr="000B5DC0" w:rsidRDefault="000B5DC0" w:rsidP="000B5DC0">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lang w:eastAsia="he-IL"/>
        </w:rPr>
      </w:pPr>
    </w:p>
    <w:p w14:paraId="7768A257" w14:textId="77777777"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lang w:eastAsia="he-IL"/>
        </w:rPr>
      </w:pPr>
      <w:r w:rsidRPr="000B5DC0">
        <w:rPr>
          <w:rFonts w:ascii="Times New Roman" w:eastAsia="Times New Roman" w:hAnsi="Times New Roman" w:cs="David"/>
          <w:sz w:val="20"/>
          <w:szCs w:val="24"/>
          <w:rtl/>
          <w:lang w:eastAsia="he-IL"/>
        </w:rPr>
        <w:t>הסכום המפורט בסעיף 1.1 לעיל יהיה צמוד ל</w:t>
      </w:r>
      <w:sdt>
        <w:sdtPr>
          <w:rPr>
            <w:rFonts w:ascii="Times New Roman" w:eastAsia="Times New Roman" w:hAnsi="Times New Roman" w:cs="David"/>
            <w:color w:val="008000"/>
            <w:sz w:val="24"/>
            <w:szCs w:val="24"/>
            <w:rtl/>
          </w:rPr>
          <w:alias w:val="סוג מדד כותרת"/>
          <w:tag w:val="cntMadadTypeTitle"/>
          <w:id w:val="1421132685"/>
          <w:placeholder>
            <w:docPart w:val="6289F28D28E34A01859B910BF9F0B28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rPr>
            <w:color w:val="00B0F0"/>
          </w:rPr>
        </w:sdtEndPr>
        <w:sdtContent>
          <w:r w:rsidR="00F57198" w:rsidRPr="00AB51FC">
            <w:rPr>
              <w:rStyle w:val="a7"/>
              <w:color w:val="00B0F0"/>
              <w:rtl/>
            </w:rPr>
            <w:t>[סוג מדד כותרת]</w:t>
          </w:r>
        </w:sdtContent>
      </w:sdt>
      <w:r w:rsidRPr="00AB51FC">
        <w:rPr>
          <w:rFonts w:ascii="Times New Roman" w:eastAsia="Times New Roman" w:hAnsi="Times New Roman" w:cs="David"/>
          <w:color w:val="00B0F0"/>
          <w:sz w:val="24"/>
          <w:szCs w:val="24"/>
          <w:rtl/>
        </w:rPr>
        <w:t xml:space="preserve"> </w:t>
      </w:r>
      <w:r w:rsidRPr="00AB51FC">
        <w:rPr>
          <w:rFonts w:ascii="Times New Roman" w:eastAsia="Times New Roman" w:hAnsi="Times New Roman" w:cs="David"/>
          <w:color w:val="00B0F0"/>
          <w:sz w:val="24"/>
          <w:szCs w:val="24"/>
          <w:rtl/>
        </w:rPr>
        <w:br/>
      </w:r>
      <w:sdt>
        <w:sdtPr>
          <w:rPr>
            <w:rFonts w:ascii="Times New Roman" w:eastAsia="Times New Roman" w:hAnsi="Times New Roman" w:cs="David"/>
            <w:color w:val="00B0F0"/>
            <w:sz w:val="24"/>
            <w:szCs w:val="24"/>
            <w:rtl/>
          </w:rPr>
          <w:alias w:val="מדד בגין/ידוע - כותרת"/>
          <w:tag w:val="cntIsKnownTitle"/>
          <w:id w:val="472106443"/>
          <w:placeholder>
            <w:docPart w:val="9DDF817B52024D12A2B211C8C77FB5F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F57198" w:rsidRPr="00AB51FC">
            <w:rPr>
              <w:rStyle w:val="a7"/>
              <w:color w:val="00B0F0"/>
              <w:rtl/>
            </w:rPr>
            <w:t>[מדד בגין/ידוע - כותרת]</w:t>
          </w:r>
        </w:sdtContent>
      </w:sdt>
      <w:r w:rsidRPr="00AB51FC">
        <w:rPr>
          <w:rFonts w:ascii="Times New Roman" w:eastAsia="Times New Roman" w:hAnsi="Times New Roman" w:cs="David"/>
          <w:color w:val="00B0F0"/>
          <w:sz w:val="24"/>
          <w:szCs w:val="24"/>
          <w:rtl/>
        </w:rPr>
        <w:t xml:space="preserve"> </w:t>
      </w:r>
      <w:sdt>
        <w:sdtPr>
          <w:rPr>
            <w:rFonts w:ascii="Times New Roman" w:eastAsia="Times New Roman" w:hAnsi="Times New Roman" w:cs="David"/>
            <w:color w:val="00B0F0"/>
            <w:sz w:val="24"/>
            <w:szCs w:val="24"/>
            <w:rtl/>
          </w:rPr>
          <w:alias w:val="מדד בסיס"/>
          <w:tag w:val="cntMadadBase"/>
          <w:id w:val="1703292713"/>
          <w:placeholder>
            <w:docPart w:val="09977F6297804634B35B5DE7B462DC4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Content>
          <w:r w:rsidR="00F57198" w:rsidRPr="00AB51FC">
            <w:rPr>
              <w:rStyle w:val="a7"/>
              <w:color w:val="00B0F0"/>
              <w:rtl/>
            </w:rPr>
            <w:t>[מדד בסיס]</w:t>
          </w:r>
        </w:sdtContent>
      </w:sdt>
      <w:r w:rsidRPr="000B5DC0">
        <w:rPr>
          <w:rFonts w:ascii="Times New Roman" w:eastAsia="Times New Roman" w:hAnsi="Times New Roman" w:cs="David"/>
          <w:sz w:val="24"/>
          <w:szCs w:val="24"/>
          <w:rtl/>
        </w:rPr>
        <w:t xml:space="preserve"> העומד על </w:t>
      </w:r>
      <w:r w:rsidRPr="000B5DC0">
        <w:rPr>
          <w:rFonts w:ascii="Times New Roman" w:eastAsia="Times New Roman" w:hAnsi="Times New Roman" w:cs="David"/>
          <w:sz w:val="24"/>
          <w:szCs w:val="24"/>
          <w:rtl/>
        </w:rPr>
        <w:br/>
      </w:r>
      <w:sdt>
        <w:sdtPr>
          <w:rPr>
            <w:rFonts w:ascii="Times New Roman" w:eastAsia="Times New Roman" w:hAnsi="Times New Roman" w:cs="David"/>
            <w:color w:val="008000"/>
            <w:sz w:val="24"/>
            <w:szCs w:val="24"/>
            <w:rtl/>
          </w:rPr>
          <w:alias w:val="נקודות מדד"/>
          <w:tag w:val="cntMadadPoints"/>
          <w:id w:val="1230964873"/>
          <w:placeholder>
            <w:docPart w:val="9B2283C4BCA6446498AA7CAA84CF021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00F57198" w:rsidRPr="008C30FE">
            <w:rPr>
              <w:rStyle w:val="a7"/>
              <w:color w:val="00B0F0"/>
              <w:rtl/>
            </w:rPr>
            <w:t>[נקודות מדד]</w:t>
          </w:r>
        </w:sdtContent>
      </w:sdt>
      <w:r w:rsidRPr="000B5DC0">
        <w:rPr>
          <w:rFonts w:ascii="Times New Roman" w:eastAsia="Times New Roman" w:hAnsi="Times New Roman" w:cs="David"/>
          <w:sz w:val="24"/>
          <w:szCs w:val="24"/>
          <w:rtl/>
        </w:rPr>
        <w:t xml:space="preserve"> נקודות </w:t>
      </w:r>
      <w:r w:rsidRPr="000B5DC0">
        <w:rPr>
          <w:rFonts w:ascii="Times New Roman" w:eastAsia="Times New Roman" w:hAnsi="Times New Roman" w:cs="David"/>
          <w:sz w:val="24"/>
          <w:szCs w:val="24"/>
          <w:rtl/>
          <w:lang w:eastAsia="he-IL"/>
        </w:rPr>
        <w:t xml:space="preserve"> עד למדד הידוע ביום הגשת כל חשבון.</w:t>
      </w:r>
    </w:p>
    <w:p w14:paraId="0428E6A9" w14:textId="77777777" w:rsidR="000B5DC0" w:rsidRPr="000B5DC0" w:rsidRDefault="000B5DC0" w:rsidP="000B5DC0">
      <w:pPr>
        <w:widowControl w:val="0"/>
        <w:spacing w:before="0" w:beforeAutospacing="0" w:after="0" w:afterAutospacing="0" w:line="240" w:lineRule="auto"/>
        <w:ind w:left="360"/>
        <w:jc w:val="both"/>
        <w:rPr>
          <w:rFonts w:ascii="Times New Roman" w:eastAsia="Times New Roman" w:hAnsi="Times New Roman" w:cs="David"/>
          <w:sz w:val="24"/>
          <w:szCs w:val="24"/>
          <w:lang w:eastAsia="he-IL"/>
        </w:rPr>
      </w:pPr>
    </w:p>
    <w:p w14:paraId="30258908" w14:textId="77777777"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0"/>
          <w:szCs w:val="24"/>
          <w:rtl/>
          <w:lang w:eastAsia="he-IL"/>
        </w:rPr>
        <w:t>הסכומים שישולמו לפי סעיף 1.2 לעיל יהיו צמודים ל</w:t>
      </w:r>
      <w:sdt>
        <w:sdtPr>
          <w:rPr>
            <w:rFonts w:ascii="Times New Roman" w:eastAsia="Times New Roman" w:hAnsi="Times New Roman" w:cs="David"/>
            <w:color w:val="008000"/>
            <w:sz w:val="24"/>
            <w:szCs w:val="24"/>
            <w:rtl/>
          </w:rPr>
          <w:alias w:val="סוג מדד כותרת"/>
          <w:tag w:val="cntMadadTypeTitle"/>
          <w:id w:val="168295296"/>
          <w:placeholder>
            <w:docPart w:val="9EEC4BF5A96547D4B03C3285F383C0A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F57198" w:rsidRPr="00250AB0">
            <w:rPr>
              <w:rStyle w:val="a7"/>
              <w:color w:val="00B0F0"/>
              <w:rtl/>
            </w:rPr>
            <w:t>[סוג מדד כותרת]</w:t>
          </w:r>
        </w:sdtContent>
      </w:sdt>
      <w:r w:rsidRPr="000B5DC0">
        <w:rPr>
          <w:rFonts w:ascii="Times New Roman" w:eastAsia="Times New Roman" w:hAnsi="Times New Roman" w:cs="David"/>
          <w:color w:val="008000"/>
          <w:sz w:val="20"/>
          <w:szCs w:val="24"/>
          <w:rtl/>
          <w:lang w:eastAsia="he-IL"/>
        </w:rPr>
        <w:t xml:space="preserve">  </w:t>
      </w:r>
      <w:r w:rsidRPr="000B5DC0">
        <w:rPr>
          <w:rFonts w:ascii="Times New Roman" w:eastAsia="Times New Roman" w:hAnsi="Times New Roman" w:cs="David"/>
          <w:sz w:val="20"/>
          <w:szCs w:val="24"/>
          <w:rtl/>
          <w:lang w:eastAsia="he-IL"/>
        </w:rPr>
        <w:t>ממדד הבסיס כהגדרתו להלן עד למדד הידוע ביום הגשת כל חשבון.</w:t>
      </w:r>
    </w:p>
    <w:p w14:paraId="2B06D51E" w14:textId="77777777" w:rsidR="000B5DC0" w:rsidRPr="000B5DC0" w:rsidRDefault="000B5DC0" w:rsidP="000B5DC0">
      <w:pPr>
        <w:widowControl w:val="0"/>
        <w:tabs>
          <w:tab w:val="left" w:pos="9020"/>
        </w:tabs>
        <w:spacing w:before="0" w:beforeAutospacing="0" w:after="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"מדד הבסיס" לכל קטע מהפרויקט יהיה מדד המחירים לצרכן המקביל למדד המחירים לצרכן, אשר נקבע כמדד הבסיס בחוזה אשר י</w:t>
      </w:r>
      <w:r w:rsidR="00F66953">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חתם בין המזמין לבין כל אחד מהקבלנים לביצוע העבודה האדריכלית ו/או חלק ממנה בקשר עם אותו קטע מהפרויקט.</w:t>
      </w:r>
    </w:p>
    <w:p w14:paraId="402AB83D" w14:textId="77777777" w:rsidR="000B5DC0" w:rsidRPr="000B5DC0" w:rsidRDefault="000B5DC0" w:rsidP="000B5DC0">
      <w:pPr>
        <w:widowControl w:val="0"/>
        <w:tabs>
          <w:tab w:val="left" w:pos="9020"/>
        </w:tabs>
        <w:spacing w:before="0" w:beforeAutospacing="0" w:after="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בכל קטע יצא מכרז קבלני. המחיר שיתקבל יהיה צמוד למדד תשומות הבניה של חודש מסוים (כפי שיקבע בחוזה עם הקבלן).</w:t>
      </w:r>
    </w:p>
    <w:p w14:paraId="41EADBEB" w14:textId="77777777" w:rsidR="000B5DC0" w:rsidRPr="000B5DC0" w:rsidRDefault="000B5DC0" w:rsidP="000B5DC0">
      <w:pPr>
        <w:widowControl w:val="0"/>
        <w:tabs>
          <w:tab w:val="left" w:pos="9020"/>
        </w:tabs>
        <w:spacing w:before="0" w:beforeAutospacing="0" w:after="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כמדד בסיס להתחשבנות עם המתכנן יקבע מדד המחירים לצרכן בגין אותו החודש וכל תשלומי המתכנן יהיו צמודים למדד המחירים לצרכן.</w:t>
      </w:r>
    </w:p>
    <w:p w14:paraId="6A03A574" w14:textId="77777777" w:rsidR="000B5DC0" w:rsidRPr="000B5DC0" w:rsidRDefault="000B5DC0" w:rsidP="000B5DC0">
      <w:pPr>
        <w:widowControl w:val="0"/>
        <w:spacing w:before="0" w:beforeAutospacing="0" w:after="0" w:afterAutospacing="0" w:line="240" w:lineRule="auto"/>
        <w:ind w:right="515"/>
        <w:jc w:val="both"/>
        <w:rPr>
          <w:rFonts w:ascii="Times New Roman" w:eastAsia="Times New Roman" w:hAnsi="Times New Roman" w:cs="David"/>
          <w:sz w:val="20"/>
          <w:szCs w:val="24"/>
          <w:lang w:eastAsia="he-IL"/>
        </w:rPr>
      </w:pPr>
    </w:p>
    <w:p w14:paraId="28EF403D" w14:textId="77777777" w:rsidR="000B5DC0" w:rsidRPr="000B5DC0" w:rsidRDefault="000B5DC0" w:rsidP="000B5DC0">
      <w:pPr>
        <w:widowControl w:val="0"/>
        <w:numPr>
          <w:ilvl w:val="0"/>
          <w:numId w:val="6"/>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למען הסר ספק:</w:t>
      </w:r>
    </w:p>
    <w:p w14:paraId="7D80299E" w14:textId="77777777" w:rsidR="000B5DC0" w:rsidRPr="000B5DC0" w:rsidRDefault="000B5DC0" w:rsidP="000B5DC0">
      <w:pPr>
        <w:widowControl w:val="0"/>
        <w:tabs>
          <w:tab w:val="left" w:pos="9020"/>
        </w:tabs>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8C97AD9" w14:textId="77777777"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שכר המתכנן לפי סעיף 1.1 לעיל יחושב עפ"י כמות יחידות הדיור במגרשים המתוכננים בכל קטע וקטע (לשם ההמחשה: אם בקטע א' יבצע המזמין 60 יח"ד והמתכנן נדרש לבצע התכנון ל-60 יח"ד יהיה חייב המזמין בתשלום עבור אותן יח"ד בלבד) וזאת גם אם התכנון לרבות, פרטי הביצוע, המפרטים וכו' יתאימו גם לקטעים נוספים בפרויקט. אין באמור לגרוע מחובת המתכנן לבדוק ולוודא התאמת תכנון המבנים להעמדה על המגרשים בקטעים הבאים.</w:t>
      </w:r>
    </w:p>
    <w:p w14:paraId="247AB8C4"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30EFA31" w14:textId="77777777"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שכר המתכנן כולל את כל המפורט בחוזה על כל נספחיו, לרבות נספח ב'.</w:t>
      </w:r>
    </w:p>
    <w:p w14:paraId="40A0EC1D"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88EE4DB" w14:textId="77777777"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מובהר כי שכר המתכנן ומועדי התשלום הינם סופיים ומוחלטים והם לא ישתנו מכל גורם שהוא, לרבות ומבלי לפגוע בכלליות האמור</w:t>
      </w:r>
      <w:r w:rsidR="00AB51FC">
        <w:rPr>
          <w:rFonts w:ascii="Times New Roman" w:eastAsia="Times New Roman" w:hAnsi="Times New Roman" w:cs="David"/>
          <w:sz w:val="20"/>
          <w:szCs w:val="24"/>
          <w:rtl/>
          <w:lang w:eastAsia="he-IL"/>
        </w:rPr>
        <w:t xml:space="preserve"> לעיל, הקטנת מספר היחידות בפרוי</w:t>
      </w:r>
      <w:r w:rsidRPr="000B5DC0">
        <w:rPr>
          <w:rFonts w:ascii="Times New Roman" w:eastAsia="Times New Roman" w:hAnsi="Times New Roman" w:cs="David"/>
          <w:sz w:val="20"/>
          <w:szCs w:val="24"/>
          <w:rtl/>
          <w:lang w:eastAsia="he-IL"/>
        </w:rPr>
        <w:t>קט, כמות טיפוסי המבנים שיוזמנו ע"י המזמין, קצב הבניה, צורת ביצוע הבניה ו/או מידת, אופי וסוג השינויים שידרשו ע"י המזמין.</w:t>
      </w:r>
    </w:p>
    <w:p w14:paraId="1CEE9AF9"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w:t>
      </w:r>
    </w:p>
    <w:p w14:paraId="08BC0E37" w14:textId="77777777" w:rsidR="000B5DC0" w:rsidRPr="000B5DC0" w:rsidRDefault="000B5DC0" w:rsidP="000B5DC0">
      <w:pPr>
        <w:widowControl w:val="0"/>
        <w:numPr>
          <w:ilvl w:val="0"/>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אישור על נ</w:t>
      </w:r>
      <w:r w:rsidR="00AB51FC">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הול ספרים ואישור על ניכוי מס במקור.</w:t>
      </w:r>
    </w:p>
    <w:p w14:paraId="3179F998" w14:textId="77777777" w:rsidR="000B5DC0" w:rsidRPr="000B5DC0" w:rsidRDefault="000B5DC0" w:rsidP="000B5DC0">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w:t>
      </w:r>
    </w:p>
    <w:p w14:paraId="2F691D1A" w14:textId="77777777" w:rsidR="000B5DC0" w:rsidRPr="000B5DC0" w:rsidRDefault="000B5DC0" w:rsidP="000B5DC0">
      <w:pPr>
        <w:widowControl w:val="0"/>
        <w:numPr>
          <w:ilvl w:val="0"/>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תנאי מוקדם לביצוע התשלומים לפי נספח זה הוא קיום כל התחייבויות המתכנן על פי חוזה זה, השלמת כל עבודות התכנון הכלולות בשכר המתכנן, כמפורט בנספח ב' ומסירת כל </w:t>
      </w:r>
      <w:r w:rsidRPr="000B5DC0">
        <w:rPr>
          <w:rFonts w:ascii="Times New Roman" w:eastAsia="Times New Roman" w:hAnsi="Times New Roman" w:cs="David"/>
          <w:sz w:val="20"/>
          <w:szCs w:val="24"/>
          <w:rtl/>
          <w:lang w:eastAsia="he-IL"/>
        </w:rPr>
        <w:lastRenderedPageBreak/>
        <w:t>המסמכים והתכניות למזמין.</w:t>
      </w:r>
    </w:p>
    <w:p w14:paraId="6E8E42F6"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w:t>
      </w:r>
    </w:p>
    <w:p w14:paraId="62ABD35F"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w:t>
      </w:r>
    </w:p>
    <w:p w14:paraId="74D8D506"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0B5DC0">
        <w:rPr>
          <w:rFonts w:ascii="Times New Roman" w:eastAsia="Times New Roman" w:hAnsi="Times New Roman" w:cs="David"/>
          <w:sz w:val="20"/>
          <w:szCs w:val="24"/>
          <w:rtl/>
          <w:lang w:eastAsia="he-IL"/>
        </w:rPr>
        <w:br w:type="page"/>
      </w:r>
    </w:p>
    <w:p w14:paraId="3D714E80" w14:textId="77777777" w:rsidR="000B5DC0" w:rsidRPr="000B5DC0" w:rsidRDefault="000B5DC0" w:rsidP="000B5DC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lastRenderedPageBreak/>
        <w:t xml:space="preserve">נספח </w:t>
      </w:r>
      <w:r w:rsidR="00AB51FC">
        <w:rPr>
          <w:rFonts w:ascii="Times New Roman" w:eastAsia="Times New Roman" w:hAnsi="Times New Roman" w:cs="David" w:hint="cs"/>
          <w:bCs/>
          <w:sz w:val="24"/>
          <w:szCs w:val="24"/>
          <w:u w:val="single"/>
          <w:rtl/>
          <w:lang w:eastAsia="he-IL"/>
        </w:rPr>
        <w:t>"</w:t>
      </w:r>
      <w:r w:rsidRPr="000B5DC0">
        <w:rPr>
          <w:rFonts w:ascii="Times New Roman" w:eastAsia="Times New Roman" w:hAnsi="Times New Roman" w:cs="David"/>
          <w:bCs/>
          <w:sz w:val="24"/>
          <w:szCs w:val="24"/>
          <w:u w:val="single"/>
          <w:rtl/>
          <w:lang w:eastAsia="he-IL"/>
        </w:rPr>
        <w:t>ה'</w:t>
      </w:r>
      <w:r w:rsidR="00AB51FC">
        <w:rPr>
          <w:rFonts w:ascii="Times New Roman" w:eastAsia="Times New Roman" w:hAnsi="Times New Roman" w:cs="David" w:hint="cs"/>
          <w:bCs/>
          <w:sz w:val="24"/>
          <w:szCs w:val="24"/>
          <w:u w:val="single"/>
          <w:rtl/>
          <w:lang w:eastAsia="he-IL"/>
        </w:rPr>
        <w:t>'</w:t>
      </w:r>
    </w:p>
    <w:p w14:paraId="3EDD6023" w14:textId="77777777" w:rsidR="000B5DC0" w:rsidRPr="000B5DC0" w:rsidRDefault="000B5DC0" w:rsidP="000B5DC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DBDFE2C" w14:textId="77777777" w:rsidR="000B5DC0" w:rsidRPr="000B5DC0" w:rsidRDefault="000B5DC0" w:rsidP="000B5DC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t>תשלומי שכר המתכנן</w:t>
      </w:r>
    </w:p>
    <w:p w14:paraId="0CCCC790" w14:textId="77777777" w:rsidR="000B5DC0" w:rsidRPr="000B5DC0" w:rsidRDefault="000B5DC0" w:rsidP="000B5DC0">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2710902B" w14:textId="77777777" w:rsidR="000B5DC0" w:rsidRPr="000B5DC0" w:rsidRDefault="000B5DC0" w:rsidP="000B5DC0">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41778595" w14:textId="77777777" w:rsidR="000B5DC0" w:rsidRPr="000B5DC0" w:rsidRDefault="000B5DC0" w:rsidP="000B5DC0">
      <w:pPr>
        <w:widowControl w:val="0"/>
        <w:numPr>
          <w:ilvl w:val="0"/>
          <w:numId w:val="3"/>
        </w:numPr>
        <w:spacing w:before="0" w:beforeAutospacing="0" w:after="0" w:afterAutospacing="0" w:line="240" w:lineRule="auto"/>
        <w:ind w:hanging="631"/>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p>
    <w:p w14:paraId="214C754E"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4"/>
          <w:szCs w:val="24"/>
          <w:rtl/>
          <w:lang w:eastAsia="he-IL"/>
        </w:rPr>
        <w:br/>
      </w:r>
      <w:r w:rsidRPr="000B5DC0">
        <w:rPr>
          <w:rFonts w:ascii="Times New Roman" w:eastAsia="Times New Roman" w:hAnsi="Times New Roman" w:cs="David"/>
          <w:sz w:val="20"/>
          <w:szCs w:val="24"/>
          <w:rtl/>
          <w:lang w:eastAsia="he-IL"/>
        </w:rPr>
        <w:tab/>
        <w:t>1.1</w:t>
      </w:r>
      <w:r w:rsidRPr="000B5DC0">
        <w:rPr>
          <w:rFonts w:ascii="Times New Roman" w:eastAsia="Times New Roman" w:hAnsi="Times New Roman" w:cs="David"/>
          <w:sz w:val="20"/>
          <w:szCs w:val="24"/>
          <w:rtl/>
          <w:lang w:eastAsia="he-IL"/>
        </w:rPr>
        <w:tab/>
        <w:t>לאחר גמר התכנון המוקדם, כאמור בנספח ב', ואישור עבודות שלב זה</w:t>
      </w:r>
    </w:p>
    <w:p w14:paraId="0D3CF274" w14:textId="77777777" w:rsidR="000B5DC0" w:rsidRPr="000B5DC0" w:rsidRDefault="004C7407" w:rsidP="004C7407">
      <w:pPr>
        <w:widowControl w:val="0"/>
        <w:spacing w:before="0" w:beforeAutospacing="0" w:after="0" w:afterAutospacing="0" w:line="240" w:lineRule="auto"/>
        <w:ind w:left="89" w:right="-426"/>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t>על ידי המזמין</w:t>
      </w:r>
      <w:r>
        <w:rPr>
          <w:rFonts w:ascii="Times New Roman" w:eastAsia="Times New Roman" w:hAnsi="Times New Roman" w:cs="David" w:hint="cs"/>
          <w:sz w:val="20"/>
          <w:szCs w:val="24"/>
          <w:rtl/>
          <w:lang w:eastAsia="he-IL"/>
        </w:rPr>
        <w:t xml:space="preserve">  </w:t>
      </w:r>
      <w:r w:rsidRPr="004C7407">
        <w:rPr>
          <w:rFonts w:ascii="Times New Roman" w:eastAsia="Times New Roman" w:hAnsi="Times New Roman" w:cs="David" w:hint="cs"/>
          <w:sz w:val="20"/>
          <w:szCs w:val="24"/>
          <w:u w:val="dotted"/>
          <w:rtl/>
          <w:lang w:eastAsia="he-IL"/>
        </w:rPr>
        <w:t xml:space="preserve">                 </w:t>
      </w:r>
      <w:r w:rsidR="000B5DC0" w:rsidRPr="004C7407">
        <w:rPr>
          <w:rFonts w:ascii="Times New Roman" w:eastAsia="Times New Roman" w:hAnsi="Times New Roman" w:cs="David"/>
          <w:sz w:val="20"/>
          <w:szCs w:val="24"/>
          <w:u w:val="dotted"/>
          <w:rtl/>
          <w:lang w:eastAsia="he-IL"/>
        </w:rPr>
        <w:tab/>
      </w:r>
      <w:r w:rsidR="000B5DC0" w:rsidRPr="004C7407">
        <w:rPr>
          <w:rFonts w:ascii="Times New Roman" w:eastAsia="Times New Roman" w:hAnsi="Times New Roman" w:cs="David"/>
          <w:sz w:val="20"/>
          <w:szCs w:val="24"/>
          <w:u w:val="dotted"/>
          <w:rtl/>
          <w:lang w:eastAsia="he-IL"/>
        </w:rPr>
        <w:tab/>
      </w:r>
      <w:r w:rsidR="000B5DC0" w:rsidRPr="004C7407">
        <w:rPr>
          <w:rFonts w:ascii="Times New Roman" w:eastAsia="Times New Roman" w:hAnsi="Times New Roman" w:cs="David"/>
          <w:sz w:val="20"/>
          <w:szCs w:val="24"/>
          <w:u w:val="dotted"/>
          <w:rtl/>
          <w:lang w:eastAsia="he-IL"/>
        </w:rPr>
        <w:tab/>
      </w:r>
      <w:r w:rsidR="000B5DC0" w:rsidRPr="004C7407">
        <w:rPr>
          <w:rFonts w:ascii="Times New Roman" w:eastAsia="Times New Roman" w:hAnsi="Times New Roman" w:cs="David"/>
          <w:sz w:val="20"/>
          <w:szCs w:val="24"/>
          <w:u w:val="dotted"/>
          <w:rtl/>
          <w:lang w:eastAsia="he-IL"/>
        </w:rPr>
        <w:tab/>
      </w:r>
      <w:r w:rsidR="000B5DC0"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hint="cs"/>
          <w:sz w:val="20"/>
          <w:szCs w:val="24"/>
          <w:u w:val="dotted"/>
          <w:rtl/>
          <w:lang w:eastAsia="he-IL"/>
        </w:rPr>
        <w:t xml:space="preserve">             </w:t>
      </w:r>
      <w:r w:rsidR="000B5DC0" w:rsidRPr="000B5DC0">
        <w:rPr>
          <w:rFonts w:ascii="Times New Roman" w:eastAsia="Times New Roman" w:hAnsi="Times New Roman" w:cs="David"/>
          <w:sz w:val="20"/>
          <w:szCs w:val="24"/>
          <w:rtl/>
          <w:lang w:eastAsia="he-IL"/>
        </w:rPr>
        <w:t>10%</w:t>
      </w:r>
      <w:r>
        <w:rPr>
          <w:rFonts w:ascii="Times New Roman" w:eastAsia="Times New Roman" w:hAnsi="Times New Roman" w:cs="David" w:hint="cs"/>
          <w:sz w:val="20"/>
          <w:szCs w:val="24"/>
          <w:rtl/>
          <w:lang w:eastAsia="he-IL"/>
        </w:rPr>
        <w:t xml:space="preserve"> </w:t>
      </w:r>
    </w:p>
    <w:p w14:paraId="762DF9B2"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1.2</w:t>
      </w:r>
      <w:r w:rsidRPr="000B5DC0">
        <w:rPr>
          <w:rFonts w:ascii="Times New Roman" w:eastAsia="Times New Roman" w:hAnsi="Times New Roman" w:cs="David"/>
          <w:sz w:val="20"/>
          <w:szCs w:val="24"/>
          <w:rtl/>
          <w:lang w:eastAsia="he-IL"/>
        </w:rPr>
        <w:tab/>
        <w:t>לאחר גמר התכנון הסופי, כאמור בנספח ב' ואישור עבודות שלב זה</w:t>
      </w:r>
    </w:p>
    <w:p w14:paraId="5CD10C49" w14:textId="77777777" w:rsidR="000B5DC0" w:rsidRPr="000B5DC0" w:rsidRDefault="000B5DC0" w:rsidP="004C7407">
      <w:pPr>
        <w:widowControl w:val="0"/>
        <w:spacing w:before="0" w:beforeAutospacing="0" w:after="0" w:afterAutospacing="0" w:line="240" w:lineRule="auto"/>
        <w:ind w:left="89" w:right="-70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על ידי המזמין</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0B5DC0">
        <w:rPr>
          <w:rFonts w:ascii="Times New Roman" w:eastAsia="Times New Roman" w:hAnsi="Times New Roman" w:cs="David"/>
          <w:sz w:val="20"/>
          <w:szCs w:val="24"/>
          <w:rtl/>
          <w:lang w:eastAsia="he-IL"/>
        </w:rPr>
        <w:t>15%</w:t>
      </w:r>
    </w:p>
    <w:p w14:paraId="5AD138A4"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1.3</w:t>
      </w:r>
      <w:r w:rsidRPr="000B5DC0">
        <w:rPr>
          <w:rFonts w:ascii="Times New Roman" w:eastAsia="Times New Roman" w:hAnsi="Times New Roman" w:cs="David"/>
          <w:sz w:val="20"/>
          <w:szCs w:val="24"/>
          <w:rtl/>
          <w:lang w:eastAsia="he-IL"/>
        </w:rPr>
        <w:tab/>
        <w:t>לאחר אישור הבקשות להיתרי בניה והוצאת היתרי בניה</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8%</w:t>
      </w:r>
    </w:p>
    <w:p w14:paraId="2776C98A"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1.4</w:t>
      </w:r>
      <w:r w:rsidRPr="000B5DC0">
        <w:rPr>
          <w:rFonts w:ascii="Times New Roman" w:eastAsia="Times New Roman" w:hAnsi="Times New Roman" w:cs="David"/>
          <w:sz w:val="20"/>
          <w:szCs w:val="24"/>
          <w:rtl/>
          <w:lang w:eastAsia="he-IL"/>
        </w:rPr>
        <w:tab/>
        <w:t xml:space="preserve">לאחר גמר התכנון המפורט והמכרזים, ואישור עבודות שלב זה על </w:t>
      </w:r>
    </w:p>
    <w:p w14:paraId="131E846F" w14:textId="77777777" w:rsidR="000B5DC0" w:rsidRPr="000B5DC0" w:rsidRDefault="000B5DC0" w:rsidP="004C7407">
      <w:pPr>
        <w:widowControl w:val="0"/>
        <w:spacing w:before="0" w:beforeAutospacing="0" w:after="0" w:afterAutospacing="0" w:line="240" w:lineRule="auto"/>
        <w:ind w:left="89" w:right="-426"/>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ידי המזמין</w:t>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0B5DC0">
        <w:rPr>
          <w:rFonts w:ascii="Times New Roman" w:eastAsia="Times New Roman" w:hAnsi="Times New Roman" w:cs="David"/>
          <w:sz w:val="20"/>
          <w:szCs w:val="24"/>
          <w:rtl/>
          <w:lang w:eastAsia="he-IL"/>
        </w:rPr>
        <w:t>30%</w:t>
      </w:r>
    </w:p>
    <w:p w14:paraId="14CB4CE0"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1.5</w:t>
      </w:r>
      <w:r w:rsidRPr="000B5DC0">
        <w:rPr>
          <w:rFonts w:ascii="Times New Roman" w:eastAsia="Times New Roman" w:hAnsi="Times New Roman" w:cs="David"/>
          <w:sz w:val="20"/>
          <w:szCs w:val="24"/>
          <w:rtl/>
          <w:lang w:eastAsia="he-IL"/>
        </w:rPr>
        <w:tab/>
        <w:t>לאחר גמר הוצאת תכניות לביצוע</w:t>
      </w:r>
      <w:r w:rsidRPr="000B5DC0">
        <w:rPr>
          <w:rFonts w:ascii="Times New Roman" w:eastAsia="Times New Roman" w:hAnsi="Times New Roman" w:cs="David"/>
          <w:sz w:val="20"/>
          <w:szCs w:val="24"/>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0B5DC0">
        <w:rPr>
          <w:rFonts w:ascii="Times New Roman" w:eastAsia="Times New Roman" w:hAnsi="Times New Roman" w:cs="David"/>
          <w:sz w:val="20"/>
          <w:szCs w:val="24"/>
          <w:rtl/>
          <w:lang w:eastAsia="he-IL"/>
        </w:rPr>
        <w:t>12%</w:t>
      </w:r>
    </w:p>
    <w:p w14:paraId="5650E9D7" w14:textId="77777777" w:rsidR="000B5DC0" w:rsidRPr="000B5DC0" w:rsidRDefault="000B5DC0" w:rsidP="004C7407">
      <w:pPr>
        <w:widowControl w:val="0"/>
        <w:spacing w:before="0" w:beforeAutospacing="0" w:after="0" w:afterAutospacing="0" w:line="240" w:lineRule="auto"/>
        <w:ind w:left="89" w:right="-426"/>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1.6</w:t>
      </w:r>
      <w:r w:rsidRPr="000B5DC0">
        <w:rPr>
          <w:rFonts w:ascii="Times New Roman" w:eastAsia="Times New Roman" w:hAnsi="Times New Roman" w:cs="David"/>
          <w:sz w:val="20"/>
          <w:szCs w:val="24"/>
          <w:rtl/>
          <w:lang w:eastAsia="he-IL"/>
        </w:rPr>
        <w:tab/>
        <w:t>במהלך ביצוע הפיקוח העליון</w:t>
      </w:r>
      <w:r w:rsidR="004C7407">
        <w:rPr>
          <w:rFonts w:ascii="Times New Roman" w:eastAsia="Times New Roman" w:hAnsi="Times New Roman" w:cs="David" w:hint="cs"/>
          <w:sz w:val="20"/>
          <w:szCs w:val="24"/>
          <w:rtl/>
          <w:lang w:eastAsia="he-IL"/>
        </w:rPr>
        <w:t xml:space="preserve"> </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4C7407">
        <w:rPr>
          <w:rFonts w:ascii="Times New Roman" w:eastAsia="Times New Roman" w:hAnsi="Times New Roman" w:cs="David"/>
          <w:sz w:val="20"/>
          <w:szCs w:val="24"/>
          <w:u w:val="dotted"/>
          <w:rtl/>
          <w:lang w:eastAsia="he-IL"/>
        </w:rPr>
        <w:tab/>
      </w:r>
      <w:r w:rsidRPr="000B5DC0">
        <w:rPr>
          <w:rFonts w:ascii="Times New Roman" w:eastAsia="Times New Roman" w:hAnsi="Times New Roman" w:cs="David"/>
          <w:sz w:val="20"/>
          <w:szCs w:val="24"/>
          <w:rtl/>
          <w:lang w:eastAsia="he-IL"/>
        </w:rPr>
        <w:t>15%</w:t>
      </w:r>
      <w:r w:rsidR="004C7407">
        <w:rPr>
          <w:rFonts w:ascii="Times New Roman" w:eastAsia="Times New Roman" w:hAnsi="Times New Roman" w:cs="David" w:hint="cs"/>
          <w:sz w:val="20"/>
          <w:szCs w:val="24"/>
          <w:rtl/>
          <w:lang w:eastAsia="he-IL"/>
        </w:rPr>
        <w:t xml:space="preserve">        </w:t>
      </w:r>
    </w:p>
    <w:p w14:paraId="7927CD58"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1.7</w:t>
      </w:r>
      <w:r w:rsidRPr="000B5DC0">
        <w:rPr>
          <w:rFonts w:ascii="Times New Roman" w:eastAsia="Times New Roman" w:hAnsi="Times New Roman" w:cs="David"/>
          <w:sz w:val="20"/>
          <w:szCs w:val="24"/>
          <w:rtl/>
          <w:lang w:eastAsia="he-IL"/>
        </w:rPr>
        <w:tab/>
        <w:t>לאחר גמר ביצוע העבודות בהתאם לחוזה זה, הפעלת הפרויקט</w:t>
      </w:r>
    </w:p>
    <w:p w14:paraId="06FDACEC"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וקבלתו על ידי המזמין, ולאחר בדיקת החשבונות הסופיים של </w:t>
      </w:r>
    </w:p>
    <w:p w14:paraId="4CDF8844"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העבודות ושל הספקים בתכנון המתכנן ואישורם על ידי המזמין, </w:t>
      </w:r>
    </w:p>
    <w:p w14:paraId="367B6AD3" w14:textId="77777777" w:rsidR="000B5DC0" w:rsidRPr="000B5DC0" w:rsidRDefault="000B5DC0" w:rsidP="004C7407">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וקבלת אישור לאכלוס</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8%</w:t>
      </w:r>
    </w:p>
    <w:p w14:paraId="37BDFD7D"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1.8</w:t>
      </w:r>
      <w:r w:rsidRPr="000B5DC0">
        <w:rPr>
          <w:rFonts w:ascii="Times New Roman" w:eastAsia="Times New Roman" w:hAnsi="Times New Roman" w:cs="David"/>
          <w:sz w:val="20"/>
          <w:szCs w:val="24"/>
          <w:rtl/>
          <w:lang w:eastAsia="he-IL"/>
        </w:rPr>
        <w:tab/>
        <w:t>לאחר גמר הפיקוח העליון, ת</w:t>
      </w:r>
      <w:r w:rsidR="00AB51FC">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קוני הבדק וקבלת תעודת גמר לפרויקט,</w:t>
      </w:r>
    </w:p>
    <w:p w14:paraId="0EB28047"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אישור המתכנן בכתב להשלמת הפרויקט בהתאם </w:t>
      </w:r>
      <w:r w:rsidRPr="000B5DC0">
        <w:rPr>
          <w:rFonts w:ascii="Times New Roman" w:eastAsia="Times New Roman" w:hAnsi="Times New Roman" w:cs="David"/>
          <w:sz w:val="20"/>
          <w:szCs w:val="24"/>
          <w:rtl/>
          <w:lang w:eastAsia="he-IL"/>
        </w:rPr>
        <w:lastRenderedPageBreak/>
        <w:t>לתכניותיו, לתקנים</w:t>
      </w:r>
    </w:p>
    <w:p w14:paraId="70EFCB6D" w14:textId="77777777" w:rsidR="000B5DC0" w:rsidRPr="000B5DC0" w:rsidRDefault="000B5DC0" w:rsidP="004C7407">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מחייבים ולשביעות רצונו</w:t>
      </w:r>
      <w:r w:rsidRPr="000B5DC0">
        <w:rPr>
          <w:rFonts w:ascii="Times New Roman" w:eastAsia="Times New Roman" w:hAnsi="Times New Roman" w:cs="David"/>
          <w:sz w:val="20"/>
          <w:szCs w:val="24"/>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4C7407">
        <w:rPr>
          <w:rFonts w:ascii="Times New Roman" w:eastAsia="Times New Roman" w:hAnsi="Times New Roman" w:cs="David"/>
          <w:sz w:val="20"/>
          <w:szCs w:val="24"/>
          <w:u w:val="dotted"/>
          <w:rtl/>
          <w:lang w:eastAsia="he-IL"/>
        </w:rPr>
        <w:tab/>
      </w:r>
      <w:r w:rsidRPr="000B5DC0">
        <w:rPr>
          <w:rFonts w:ascii="Times New Roman" w:eastAsia="Times New Roman" w:hAnsi="Times New Roman" w:cs="David"/>
          <w:sz w:val="20"/>
          <w:szCs w:val="24"/>
          <w:rtl/>
          <w:lang w:eastAsia="he-IL"/>
        </w:rPr>
        <w:t>2%</w:t>
      </w:r>
    </w:p>
    <w:p w14:paraId="3A5C182C"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p>
    <w:p w14:paraId="7A182852" w14:textId="77777777" w:rsidR="000B5DC0" w:rsidRPr="000B5DC0" w:rsidRDefault="000B5DC0" w:rsidP="000B5DC0">
      <w:pPr>
        <w:widowControl w:val="0"/>
        <w:numPr>
          <w:ilvl w:val="0"/>
          <w:numId w:val="3"/>
        </w:numPr>
        <w:spacing w:before="0" w:beforeAutospacing="0" w:after="0" w:afterAutospacing="0" w:line="240" w:lineRule="auto"/>
        <w:ind w:hanging="6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למרות האמור בסעיף 1 לעיל רשאי המזמין לשלם למתכנן מקדמות בגין קידום התכנון אשר יקוזזו משלבי התשלום, וזאת עפ"י קביעתו ושקול דעתו הבלעדי של המזמין.</w:t>
      </w:r>
    </w:p>
    <w:p w14:paraId="0BCFD7EA" w14:textId="77777777" w:rsidR="000B5DC0" w:rsidRPr="000B5DC0" w:rsidRDefault="000B5DC0" w:rsidP="000B5DC0">
      <w:pPr>
        <w:widowControl w:val="0"/>
        <w:spacing w:before="0" w:beforeAutospacing="0" w:after="0" w:afterAutospacing="0" w:line="240" w:lineRule="auto"/>
        <w:ind w:left="798" w:hanging="709"/>
        <w:jc w:val="both"/>
        <w:rPr>
          <w:rFonts w:ascii="Times New Roman" w:eastAsia="Times New Roman" w:hAnsi="Times New Roman" w:cs="David"/>
          <w:sz w:val="20"/>
          <w:szCs w:val="24"/>
          <w:rtl/>
          <w:lang w:eastAsia="he-IL"/>
        </w:rPr>
      </w:pPr>
    </w:p>
    <w:p w14:paraId="3F9AE4E1" w14:textId="77777777" w:rsidR="000B5DC0" w:rsidRPr="000B5DC0" w:rsidRDefault="000B5DC0" w:rsidP="000B5DC0">
      <w:pPr>
        <w:widowControl w:val="0"/>
        <w:numPr>
          <w:ilvl w:val="0"/>
          <w:numId w:val="3"/>
        </w:numPr>
        <w:spacing w:before="0" w:beforeAutospacing="0" w:after="0" w:afterAutospacing="0" w:line="240" w:lineRule="auto"/>
        <w:ind w:left="798" w:hanging="70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יגיש חשבון לא יותר מאשר פעם בחודש. לכל חשבון יצרף המתכנן אישור מאת חברת הביטוח על קיומם של הביטוחים המפורטים בחוזה בנוסח המצ"ב כנספח ז' לחוזה.</w:t>
      </w:r>
    </w:p>
    <w:p w14:paraId="344B6069" w14:textId="77777777" w:rsidR="000B5DC0" w:rsidRPr="000B5DC0" w:rsidRDefault="000B5DC0" w:rsidP="000B5DC0">
      <w:pPr>
        <w:widowControl w:val="0"/>
        <w:spacing w:before="0" w:beforeAutospacing="0" w:after="0" w:afterAutospacing="0" w:line="240" w:lineRule="auto"/>
        <w:ind w:left="798" w:hanging="709"/>
        <w:jc w:val="both"/>
        <w:rPr>
          <w:rFonts w:ascii="Times New Roman" w:eastAsia="Times New Roman" w:hAnsi="Times New Roman" w:cs="David"/>
          <w:sz w:val="20"/>
          <w:szCs w:val="24"/>
          <w:lang w:eastAsia="he-IL"/>
        </w:rPr>
      </w:pPr>
    </w:p>
    <w:p w14:paraId="4ABE595C" w14:textId="77777777" w:rsidR="000B5DC0" w:rsidRPr="000B5DC0" w:rsidRDefault="000B5DC0" w:rsidP="000B5DC0">
      <w:pPr>
        <w:widowControl w:val="0"/>
        <w:spacing w:before="0" w:beforeAutospacing="0" w:after="0" w:afterAutospacing="0" w:line="240" w:lineRule="auto"/>
        <w:ind w:left="798" w:hanging="78"/>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המזמין ישלם את שכר המתכנן תוך </w:t>
      </w:r>
      <w:r w:rsidRPr="000B5DC0">
        <w:rPr>
          <w:rFonts w:ascii="Times New Roman" w:eastAsia="Times New Roman" w:hAnsi="Times New Roman" w:cs="David"/>
          <w:sz w:val="24"/>
          <w:szCs w:val="24"/>
          <w:rtl/>
        </w:rPr>
        <w:t xml:space="preserve">60 </w:t>
      </w:r>
      <w:r w:rsidRPr="000B5DC0">
        <w:rPr>
          <w:rFonts w:ascii="Times New Roman" w:eastAsia="Times New Roman" w:hAnsi="Times New Roman" w:cs="David"/>
          <w:sz w:val="20"/>
          <w:szCs w:val="24"/>
          <w:rtl/>
          <w:lang w:eastAsia="he-IL"/>
        </w:rPr>
        <w:t>יום מתאריך אישור החשבון ע"י המנהל.</w:t>
      </w:r>
    </w:p>
    <w:p w14:paraId="037707A0" w14:textId="77777777" w:rsidR="000B5DC0" w:rsidRPr="000B5DC0" w:rsidRDefault="000B5DC0" w:rsidP="000B5DC0">
      <w:pPr>
        <w:widowControl w:val="0"/>
        <w:spacing w:before="0" w:beforeAutospacing="0" w:after="0" w:afterAutospacing="0" w:line="240" w:lineRule="auto"/>
        <w:ind w:left="798" w:hanging="709"/>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0"/>
          <w:u w:val="single"/>
          <w:rtl/>
          <w:lang w:eastAsia="he-IL"/>
        </w:rPr>
        <w:br w:type="page"/>
      </w:r>
    </w:p>
    <w:p w14:paraId="086C3981" w14:textId="77777777" w:rsidR="00DF6A6B" w:rsidRPr="00435A20" w:rsidRDefault="00DF6A6B" w:rsidP="00DF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lastRenderedPageBreak/>
        <w:t xml:space="preserve">נספח </w:t>
      </w:r>
      <w:r>
        <w:rPr>
          <w:rFonts w:ascii="Times New Roman" w:eastAsia="Times New Roman" w:hAnsi="Times New Roman" w:cs="David" w:hint="cs"/>
          <w:b/>
          <w:bCs/>
          <w:sz w:val="24"/>
          <w:szCs w:val="24"/>
          <w:u w:val="single"/>
          <w:rtl/>
          <w:lang w:eastAsia="he-IL"/>
        </w:rPr>
        <w:t>"</w:t>
      </w:r>
      <w:r>
        <w:rPr>
          <w:rFonts w:ascii="Times New Roman" w:eastAsia="Times New Roman" w:hAnsi="Times New Roman" w:cs="David"/>
          <w:b/>
          <w:bCs/>
          <w:sz w:val="24"/>
          <w:szCs w:val="24"/>
          <w:u w:val="single"/>
          <w:rtl/>
          <w:lang w:eastAsia="he-IL"/>
        </w:rPr>
        <w:t>ו</w:t>
      </w:r>
      <w:r>
        <w:rPr>
          <w:rFonts w:ascii="Times New Roman" w:eastAsia="Times New Roman" w:hAnsi="Times New Roman" w:cs="David" w:hint="cs"/>
          <w:b/>
          <w:bCs/>
          <w:sz w:val="24"/>
          <w:szCs w:val="24"/>
          <w:u w:val="single"/>
          <w:rtl/>
          <w:lang w:eastAsia="he-IL"/>
        </w:rPr>
        <w:t>"</w:t>
      </w:r>
    </w:p>
    <w:p w14:paraId="3AE6BC11" w14:textId="77777777" w:rsidR="00DF6A6B" w:rsidRPr="00435A20" w:rsidRDefault="00DF6A6B" w:rsidP="00DF6A6B">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p>
    <w:p w14:paraId="40C9A67A" w14:textId="77777777" w:rsidR="00DF6A6B" w:rsidRPr="00435A20" w:rsidRDefault="00DF6A6B" w:rsidP="00DF6A6B">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497728775"/>
          <w:placeholder>
            <w:docPart w:val="0738398AF14241129FAB498ABE6425B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8-12-27T00:00:00Z">
            <w:dateFormat w:val="dd/MM/yyyy"/>
            <w:lid w:val="he-IL"/>
            <w:storeMappedDataAs w:val="dateTime"/>
            <w:calendar w:val="gregorian"/>
          </w:date>
        </w:sdtPr>
        <w:sdtContent>
          <w:ins w:id="13" w:author="Kook Sec" w:date="2019-12-19T13:22:00Z">
            <w:r w:rsidR="008B593B">
              <w:rPr>
                <w:rFonts w:ascii="Times New Roman" w:eastAsia="Times New Roman" w:hAnsi="Times New Roman" w:cs="David" w:hint="cs"/>
                <w:color w:val="008000"/>
                <w:sz w:val="24"/>
                <w:szCs w:val="24"/>
                <w:rtl/>
                <w:lang w:eastAsia="he-IL"/>
              </w:rPr>
              <w:t>‏27/12/2018</w:t>
            </w:r>
          </w:ins>
        </w:sdtContent>
      </w:sdt>
      <w:r w:rsidRPr="00435A20">
        <w:rPr>
          <w:rFonts w:ascii="Times New Roman" w:eastAsia="Times New Roman" w:hAnsi="Times New Roman" w:cs="David"/>
          <w:bCs/>
          <w:color w:val="FF0000"/>
          <w:sz w:val="24"/>
          <w:szCs w:val="24"/>
          <w:rtl/>
          <w:lang w:eastAsia="he-IL"/>
        </w:rPr>
        <w:br/>
      </w:r>
    </w:p>
    <w:p w14:paraId="1304690B"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לכבוד</w:t>
      </w:r>
      <w:r w:rsidRPr="00435A20">
        <w:rPr>
          <w:rFonts w:ascii="Times New Roman" w:eastAsia="Times New Roman" w:hAnsi="Times New Roman" w:cs="David"/>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17601"/>
        <w:placeholder>
          <w:docPart w:val="BFE8D5694E244E0E86019477C1F4430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2B3E92DB" w14:textId="77777777" w:rsidR="00DF6A6B" w:rsidRPr="00435A20" w:rsidRDefault="008B593B" w:rsidP="00DF6A6B">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14" w:author="Kook Sec" w:date="2019-12-19T13:24:00Z">
            <w:r>
              <w:rPr>
                <w:rFonts w:ascii="Times New Roman" w:eastAsia="Times New Roman" w:hAnsi="Times New Roman" w:cs="David" w:hint="cs"/>
                <w:color w:val="008000"/>
                <w:sz w:val="24"/>
                <w:szCs w:val="24"/>
                <w:rtl/>
                <w:lang w:eastAsia="he-IL"/>
              </w:rPr>
              <w:br/>
              <w:t>א.מ. ישראל מגורים יזמות בע"מ</w:t>
            </w:r>
            <w:r>
              <w:rPr>
                <w:rFonts w:ascii="Times New Roman" w:eastAsia="Times New Roman" w:hAnsi="Times New Roman" w:cs="David" w:hint="cs"/>
                <w:color w:val="008000"/>
                <w:sz w:val="24"/>
                <w:szCs w:val="24"/>
                <w:rtl/>
                <w:lang w:eastAsia="he-IL"/>
              </w:rPr>
              <w:br/>
              <w:t>יוני נתניהו 1 אור יהודה</w:t>
            </w:r>
            <w:r>
              <w:rPr>
                <w:rFonts w:ascii="Times New Roman" w:eastAsia="Times New Roman" w:hAnsi="Times New Roman" w:cs="David" w:hint="cs"/>
                <w:color w:val="008000"/>
                <w:sz w:val="24"/>
                <w:szCs w:val="24"/>
                <w:rtl/>
                <w:lang w:eastAsia="he-IL"/>
              </w:rPr>
              <w:br/>
              <w:t>514957794</w:t>
            </w:r>
            <w:r>
              <w:rPr>
                <w:rFonts w:ascii="Times New Roman" w:eastAsia="Times New Roman" w:hAnsi="Times New Roman" w:cs="David" w:hint="cs"/>
                <w:color w:val="008000"/>
                <w:sz w:val="24"/>
                <w:szCs w:val="24"/>
                <w:rtl/>
                <w:lang w:eastAsia="he-IL"/>
              </w:rPr>
              <w:br/>
            </w:r>
          </w:ins>
        </w:p>
      </w:sdtContent>
    </w:sdt>
    <w:p w14:paraId="1A949674"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515CB123"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w:t>
      </w:r>
    </w:p>
    <w:p w14:paraId="6C04731D"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01C112DB" w14:textId="77777777" w:rsidR="00DF6A6B" w:rsidRPr="00435A20" w:rsidRDefault="00DF6A6B" w:rsidP="00DF6A6B">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435A20">
        <w:rPr>
          <w:rFonts w:ascii="Times New Roman" w:eastAsia="Times New Roman" w:hAnsi="Times New Roman" w:cs="David"/>
          <w:bCs/>
          <w:sz w:val="24"/>
          <w:szCs w:val="24"/>
          <w:u w:val="single"/>
          <w:rtl/>
          <w:lang w:eastAsia="he-IL"/>
        </w:rPr>
        <w:t>הצהרה והתחייבות לשמירת סודיות</w:t>
      </w:r>
    </w:p>
    <w:p w14:paraId="66FCFDA6"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29BBBF3" w14:textId="68FA1831" w:rsidR="00DF6A6B" w:rsidRPr="00435A20" w:rsidRDefault="00DF6A6B" w:rsidP="00DF6A6B">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652327745"/>
          <w:placeholder>
            <w:docPart w:val="A921A8B94079444AAF8F8F4531EAC2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5" w:author="Kook Sec" w:date="2019-12-19T13:44:00Z">
            <w:r w:rsidR="005749C5">
              <w:rPr>
                <w:rFonts w:ascii="Times New Roman" w:eastAsia="Times New Roman" w:hAnsi="Times New Roman" w:cs="David" w:hint="cs"/>
                <w:color w:val="008000"/>
                <w:sz w:val="24"/>
                <w:szCs w:val="24"/>
                <w:rtl/>
                <w:lang w:eastAsia="he-IL"/>
              </w:rPr>
              <w:t>צ'סלר סולומון אדריכלות נוף</w:t>
            </w:r>
          </w:ins>
        </w:sdtContent>
      </w:sdt>
      <w:r w:rsidRPr="00435A20">
        <w:rPr>
          <w:rFonts w:ascii="Times New Roman" w:eastAsia="Times New Roman" w:hAnsi="Times New Roman" w:cs="David"/>
          <w:sz w:val="24"/>
          <w:szCs w:val="24"/>
          <w:rtl/>
          <w:lang w:eastAsia="he-IL"/>
        </w:rPr>
        <w:t xml:space="preserve"> </w:t>
      </w:r>
      <w:r w:rsidRPr="00075E55">
        <w:rPr>
          <w:rFonts w:ascii="Times New Roman" w:eastAsia="Times New Roman" w:hAnsi="Times New Roman" w:cs="David"/>
          <w:color w:val="00B0F0"/>
          <w:sz w:val="24"/>
          <w:szCs w:val="24"/>
          <w:rtl/>
          <w:lang w:eastAsia="he-IL"/>
        </w:rPr>
        <w:t>/</w:t>
      </w:r>
      <w:r w:rsidRPr="00435A20">
        <w:rPr>
          <w:rFonts w:ascii="Times New Roman" w:eastAsia="Times New Roman" w:hAnsi="Times New Roman" w:cs="David"/>
          <w:sz w:val="24"/>
          <w:szCs w:val="24"/>
          <w:rtl/>
          <w:lang w:eastAsia="he-IL"/>
        </w:rPr>
        <w:t xml:space="preserve"> הפועל בשם חברת </w:t>
      </w:r>
      <w:r w:rsidRPr="00435A20">
        <w:rPr>
          <w:rFonts w:ascii="Times New Roman" w:eastAsia="Times New Roman" w:hAnsi="Times New Roman" w:cs="David"/>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631280950"/>
          <w:placeholder>
            <w:docPart w:val="ABCEB63A0BC646D6B7BEB620DF60A53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6" w:author="Kook Sec" w:date="2019-12-19T13:44:00Z">
            <w:r w:rsidR="005749C5">
              <w:rPr>
                <w:rFonts w:ascii="Times New Roman" w:eastAsia="Times New Roman" w:hAnsi="Times New Roman" w:cs="David" w:hint="cs"/>
                <w:color w:val="008000"/>
                <w:sz w:val="24"/>
                <w:szCs w:val="24"/>
                <w:rtl/>
                <w:lang w:eastAsia="he-IL"/>
              </w:rPr>
              <w:t>צ'סלר סולומון אדריכלות נוף</w:t>
            </w:r>
          </w:ins>
        </w:sdtContent>
      </w:sdt>
      <w:r w:rsidRPr="00435A20">
        <w:rPr>
          <w:rFonts w:ascii="Times New Roman" w:eastAsia="Times New Roman" w:hAnsi="Times New Roman" w:cs="David"/>
          <w:bCs/>
          <w:sz w:val="24"/>
          <w:szCs w:val="24"/>
          <w:rtl/>
          <w:lang w:eastAsia="he-IL"/>
        </w:rPr>
        <w:t xml:space="preserve"> </w:t>
      </w:r>
      <w:r w:rsidRPr="00075E55">
        <w:rPr>
          <w:rFonts w:ascii="Times New Roman" w:eastAsia="Times New Roman" w:hAnsi="Times New Roman" w:cs="David"/>
          <w:bCs/>
          <w:color w:val="00B0F0"/>
          <w:sz w:val="24"/>
          <w:szCs w:val="24"/>
          <w:rtl/>
          <w:lang w:eastAsia="he-IL"/>
        </w:rPr>
        <w:t>/</w:t>
      </w:r>
      <w:r w:rsidRPr="00435A20">
        <w:rPr>
          <w:rFonts w:ascii="Times New Roman" w:eastAsia="Times New Roman" w:hAnsi="Times New Roman" w:cs="David"/>
          <w:sz w:val="24"/>
          <w:szCs w:val="24"/>
          <w:rtl/>
          <w:lang w:eastAsia="he-IL"/>
        </w:rPr>
        <w:t xml:space="preserve"> המספק שירותים לחברת </w:t>
      </w:r>
      <w:r w:rsidRPr="00435A20">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2058239796"/>
          <w:placeholder>
            <w:docPart w:val="4AB9803D651B44CF8AC10FC9C41C739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7" w:author="Kook Sec" w:date="2019-12-19T13:44:00Z">
            <w:r w:rsidR="005749C5">
              <w:rPr>
                <w:rFonts w:ascii="Times New Roman" w:eastAsia="Times New Roman" w:hAnsi="Times New Roman" w:cs="David" w:hint="cs"/>
                <w:color w:val="008000"/>
                <w:sz w:val="24"/>
                <w:szCs w:val="24"/>
                <w:rtl/>
                <w:lang w:eastAsia="he-IL"/>
              </w:rPr>
              <w:t>צ'סלר סולומון אדריכלות נוף</w:t>
            </w:r>
          </w:ins>
        </w:sdtContent>
      </w:sdt>
      <w:r w:rsidRPr="00435A20">
        <w:rPr>
          <w:rFonts w:ascii="Times New Roman" w:eastAsia="Times New Roman" w:hAnsi="Times New Roman" w:cs="David"/>
          <w:sz w:val="24"/>
          <w:szCs w:val="24"/>
          <w:rtl/>
          <w:lang w:eastAsia="he-IL"/>
        </w:rPr>
        <w:t xml:space="preserve"> </w:t>
      </w:r>
      <w:r w:rsidRPr="00075E55">
        <w:rPr>
          <w:rFonts w:ascii="Times New Roman" w:eastAsia="Times New Roman" w:hAnsi="Times New Roman" w:cs="David"/>
          <w:color w:val="00B0F0"/>
          <w:sz w:val="24"/>
          <w:szCs w:val="24"/>
          <w:rtl/>
          <w:lang w:eastAsia="he-IL"/>
        </w:rPr>
        <w:t>*</w:t>
      </w:r>
      <w:r w:rsidRPr="00435A20">
        <w:rPr>
          <w:rFonts w:ascii="Times New Roman" w:eastAsia="Times New Roman" w:hAnsi="Times New Roman" w:cs="David"/>
          <w:sz w:val="24"/>
          <w:szCs w:val="24"/>
          <w:rtl/>
          <w:lang w:eastAsia="he-IL"/>
        </w:rPr>
        <w:t>,מצהיר בזאת ומתחייב כלפיכם כדלקמן:</w:t>
      </w:r>
    </w:p>
    <w:p w14:paraId="7B86204E" w14:textId="77777777" w:rsidR="00DF6A6B" w:rsidRPr="00435A20" w:rsidRDefault="00DF6A6B" w:rsidP="00DF6A6B">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3925807" w14:textId="5EA3FFAB"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933971680"/>
          <w:placeholder>
            <w:docPart w:val="3D36A43113C04001A00016C7E7BFCF2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8" w:author="Kook Sec" w:date="2019-12-19T13:44:00Z">
            <w:r w:rsidR="005749C5">
              <w:rPr>
                <w:rFonts w:ascii="Times New Roman" w:eastAsia="Times New Roman" w:hAnsi="Times New Roman" w:cs="David" w:hint="cs"/>
                <w:color w:val="008000"/>
                <w:sz w:val="24"/>
                <w:szCs w:val="24"/>
                <w:rtl/>
                <w:lang w:eastAsia="he-IL"/>
              </w:rPr>
              <w:t>צ'סלר סולומון אדריכלות נוף</w:t>
            </w:r>
          </w:ins>
        </w:sdtContent>
      </w:sdt>
      <w:r w:rsidRPr="00435A20">
        <w:rPr>
          <w:rFonts w:ascii="Times New Roman" w:eastAsia="Times New Roman" w:hAnsi="Times New Roman" w:cs="David"/>
          <w:sz w:val="24"/>
          <w:szCs w:val="24"/>
          <w:rtl/>
          <w:lang w:eastAsia="he-IL"/>
        </w:rPr>
        <w:t xml:space="preserve"> , המבצעת עבורכם תכנון </w:t>
      </w:r>
      <w:sdt>
        <w:sdtPr>
          <w:rPr>
            <w:rStyle w:val="AutoFieldChar"/>
            <w:rFonts w:eastAsiaTheme="minorHAnsi"/>
            <w:rtl/>
          </w:rPr>
          <w:alias w:val="תבנית חוזה"/>
          <w:tag w:val="cntContractType"/>
          <w:id w:val="577407282"/>
          <w:placeholder>
            <w:docPart w:val="962FEA3DDA104B9CB4B31011242FA0C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Style w:val="AutoFieldChar"/>
              <w:rFonts w:eastAsiaTheme="minorHAnsi" w:hint="cs"/>
              <w:rtl/>
            </w:rPr>
            <w:t>מתכנן אדריכלות נוף</w:t>
          </w:r>
        </w:sdtContent>
      </w:sdt>
      <w:r w:rsidRPr="00435A20">
        <w:rPr>
          <w:rFonts w:ascii="Times New Roman" w:eastAsia="Times New Roman" w:hAnsi="Times New Roman" w:cs="David"/>
          <w:bCs/>
          <w:color w:val="008000"/>
          <w:sz w:val="24"/>
          <w:szCs w:val="24"/>
          <w:rtl/>
          <w:lang w:eastAsia="he-IL"/>
        </w:rPr>
        <w:t xml:space="preserve"> </w:t>
      </w:r>
      <w:r>
        <w:rPr>
          <w:rFonts w:ascii="Times New Roman" w:eastAsia="Times New Roman" w:hAnsi="Times New Roman" w:cs="David"/>
          <w:sz w:val="24"/>
          <w:szCs w:val="24"/>
          <w:rtl/>
          <w:lang w:eastAsia="he-IL"/>
        </w:rPr>
        <w:t>בפרו</w:t>
      </w:r>
      <w:r w:rsidRPr="00435A20">
        <w:rPr>
          <w:rFonts w:ascii="Times New Roman" w:eastAsia="Times New Roman" w:hAnsi="Times New Roman" w:cs="David"/>
          <w:sz w:val="24"/>
          <w:szCs w:val="24"/>
          <w:rtl/>
          <w:lang w:eastAsia="he-IL"/>
        </w:rPr>
        <w:t xml:space="preserve">יקט  </w:t>
      </w:r>
      <w:sdt>
        <w:sdtPr>
          <w:rPr>
            <w:rFonts w:ascii="Times New Roman" w:eastAsia="Times New Roman" w:hAnsi="Times New Roman" w:cs="David"/>
            <w:bCs/>
            <w:color w:val="008000"/>
            <w:sz w:val="24"/>
            <w:szCs w:val="24"/>
            <w:rtl/>
            <w:lang w:eastAsia="he-IL"/>
          </w:rPr>
          <w:alias w:val="שם הפרויקט"/>
          <w:tag w:val="cntProjectName"/>
          <w:id w:val="-1009750762"/>
          <w:placeholder>
            <w:docPart w:val="71A0B583CCF146718BE9AF86C27270C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19" w:author="Kook Sec" w:date="2019-12-19T13:22:00Z">
            <w:r w:rsidR="008B593B">
              <w:rPr>
                <w:rFonts w:ascii="Times New Roman" w:eastAsia="Times New Roman" w:hAnsi="Times New Roman" w:cs="David" w:hint="cs"/>
                <w:bCs/>
                <w:color w:val="008000"/>
                <w:sz w:val="24"/>
                <w:szCs w:val="24"/>
                <w:rtl/>
                <w:lang w:eastAsia="he-IL"/>
              </w:rPr>
              <w:t>א.מ ישראל מגורים יזמות בע"מ</w:t>
            </w:r>
          </w:ins>
        </w:sdtContent>
      </w:sdt>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color w:val="008000"/>
          <w:sz w:val="24"/>
          <w:szCs w:val="24"/>
          <w:rtl/>
          <w:lang w:eastAsia="he-IL"/>
        </w:rPr>
        <w:t>.</w:t>
      </w:r>
    </w:p>
    <w:p w14:paraId="004802F4"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5A5E829" w14:textId="5BD9CCF1"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1783725664"/>
          <w:placeholder>
            <w:docPart w:val="F300AAFCBDD9464AA43274A1ABE135C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20" w:author="Kook Sec" w:date="2019-12-19T13:44:00Z">
            <w:r w:rsidR="005749C5">
              <w:rPr>
                <w:rFonts w:ascii="Times New Roman" w:eastAsia="Times New Roman" w:hAnsi="Times New Roman" w:cs="David" w:hint="cs"/>
                <w:color w:val="008000"/>
                <w:sz w:val="24"/>
                <w:szCs w:val="24"/>
                <w:rtl/>
                <w:lang w:eastAsia="he-IL"/>
              </w:rPr>
              <w:t>צ'סלר סולומון אדריכלות נוף</w:t>
            </w:r>
          </w:ins>
        </w:sdtContent>
      </w:sdt>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sz w:val="24"/>
          <w:szCs w:val="24"/>
          <w:rtl/>
          <w:lang w:eastAsia="he-IL"/>
        </w:rPr>
        <w:t>עשוי להגיע לרשותי מידע חסוי כמוגדר להלן:</w:t>
      </w:r>
    </w:p>
    <w:p w14:paraId="28C85C77" w14:textId="77777777" w:rsidR="00DF6A6B" w:rsidRPr="00435A20" w:rsidRDefault="00DF6A6B" w:rsidP="00DF6A6B">
      <w:pPr>
        <w:widowControl w:val="0"/>
        <w:tabs>
          <w:tab w:val="right" w:pos="2216"/>
        </w:tabs>
        <w:spacing w:before="0" w:beforeAutospacing="0" w:after="0" w:afterAutospacing="0" w:line="240" w:lineRule="auto"/>
        <w:jc w:val="both"/>
        <w:rPr>
          <w:rFonts w:ascii="Times New Roman" w:eastAsia="Times New Roman" w:hAnsi="Times New Roman" w:cs="David"/>
          <w:sz w:val="24"/>
          <w:szCs w:val="24"/>
          <w:rtl/>
          <w:lang w:eastAsia="he-IL"/>
        </w:rPr>
      </w:pPr>
    </w:p>
    <w:p w14:paraId="299014DA" w14:textId="6B656CC3" w:rsidR="00DF6A6B" w:rsidRPr="00435A20" w:rsidRDefault="00DF6A6B" w:rsidP="00DF6A6B">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w:t>
      </w:r>
      <w:r w:rsidRPr="00435A20">
        <w:rPr>
          <w:rFonts w:ascii="Times New Roman" w:eastAsia="Times New Roman" w:hAnsi="Times New Roman" w:cs="David"/>
          <w:b/>
          <w:bCs/>
          <w:sz w:val="24"/>
          <w:szCs w:val="24"/>
          <w:rtl/>
          <w:lang w:eastAsia="he-IL"/>
        </w:rPr>
        <w:t>מידע חסוי</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1521348818"/>
          <w:placeholder>
            <w:docPart w:val="240AE37F72334DEB9131DFE7E3E2162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21" w:author="Kook Sec" w:date="2019-12-19T13:44:00Z">
            <w:r w:rsidR="005749C5">
              <w:rPr>
                <w:rFonts w:ascii="Times New Roman" w:eastAsia="Times New Roman" w:hAnsi="Times New Roman" w:cs="David" w:hint="cs"/>
                <w:color w:val="008000"/>
                <w:sz w:val="24"/>
                <w:szCs w:val="24"/>
                <w:rtl/>
                <w:lang w:eastAsia="he-IL"/>
              </w:rPr>
              <w:t>צ'סלר סולומון אדריכלות נוף</w:t>
            </w:r>
          </w:ins>
        </w:sdtContent>
      </w:sdt>
      <w:r w:rsidRPr="00435A20">
        <w:rPr>
          <w:rFonts w:ascii="Times New Roman" w:eastAsia="Times New Roman" w:hAnsi="Times New Roman" w:cs="David"/>
          <w:bCs/>
          <w:color w:val="008000"/>
          <w:sz w:val="24"/>
          <w:szCs w:val="24"/>
          <w:lang w:eastAsia="he-IL"/>
        </w:rPr>
        <w:t xml:space="preserve"> </w:t>
      </w:r>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color w:val="008000"/>
          <w:sz w:val="24"/>
          <w:szCs w:val="24"/>
          <w:rtl/>
          <w:lang w:eastAsia="he-IL"/>
        </w:rPr>
        <w:t>.</w:t>
      </w:r>
    </w:p>
    <w:p w14:paraId="177CBDF3" w14:textId="77777777" w:rsidR="00DF6A6B" w:rsidRPr="00435A20" w:rsidRDefault="00DF6A6B" w:rsidP="00DF6A6B">
      <w:pPr>
        <w:widowControl w:val="0"/>
        <w:tabs>
          <w:tab w:val="right" w:pos="2216"/>
        </w:tabs>
        <w:spacing w:before="0" w:beforeAutospacing="0" w:after="0" w:afterAutospacing="0" w:line="240" w:lineRule="auto"/>
        <w:jc w:val="both"/>
        <w:rPr>
          <w:rFonts w:ascii="Times New Roman" w:eastAsia="Times New Roman" w:hAnsi="Times New Roman" w:cs="David"/>
          <w:sz w:val="24"/>
          <w:szCs w:val="24"/>
          <w:rtl/>
          <w:lang w:eastAsia="he-IL"/>
        </w:rPr>
      </w:pPr>
    </w:p>
    <w:p w14:paraId="278FC315" w14:textId="77777777"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אני מתחייב לשמור בסודיות מלאה כל מידע חסוי ולא למסרו או להעבירו לידי מי שלא הוסמך לכך בכתב על ידכם.</w:t>
      </w:r>
    </w:p>
    <w:p w14:paraId="513BD21F"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EF8D2C3" w14:textId="77777777"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2ABA8B70"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1840042" w14:textId="77777777"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הנני מאשר כי התחייבויותיי ה</w:t>
      </w:r>
      <w:r>
        <w:rPr>
          <w:rFonts w:ascii="Times New Roman" w:eastAsia="Times New Roman" w:hAnsi="Times New Roman" w:cs="David"/>
          <w:sz w:val="24"/>
          <w:szCs w:val="24"/>
          <w:rtl/>
          <w:lang w:eastAsia="he-IL"/>
        </w:rPr>
        <w:t>נ"ל תחולנה הן במהלך ביצוע הפרוי</w:t>
      </w:r>
      <w:r w:rsidRPr="00435A20">
        <w:rPr>
          <w:rFonts w:ascii="Times New Roman" w:eastAsia="Times New Roman" w:hAnsi="Times New Roman" w:cs="David"/>
          <w:sz w:val="24"/>
          <w:szCs w:val="24"/>
          <w:rtl/>
          <w:lang w:eastAsia="he-IL"/>
        </w:rPr>
        <w:t>קט והן לאחריו.</w:t>
      </w:r>
    </w:p>
    <w:p w14:paraId="500AC323" w14:textId="77777777" w:rsidR="00DF6A6B" w:rsidRPr="00435A20" w:rsidRDefault="00DF6A6B" w:rsidP="00DF6A6B">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7ECE36A" w14:textId="77777777" w:rsidR="00DF6A6B"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בכבוד רב,</w:t>
      </w:r>
    </w:p>
    <w:p w14:paraId="65DD4135"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741B7713" w14:textId="77777777" w:rsidR="00DF6A6B" w:rsidRPr="009130F0" w:rsidRDefault="00DF6A6B" w:rsidP="00DF6A6B">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CB41886" w14:textId="00FDB6E6" w:rsidR="00DF6A6B" w:rsidRPr="009130F0" w:rsidRDefault="00DF6A6B" w:rsidP="00DF6A6B">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847015362"/>
          <w:placeholder>
            <w:docPart w:val="A7F3C29472134B20A7D94359DB1E01C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22" w:author="Kook Sec" w:date="2019-12-19T13:44:00Z">
            <w:r w:rsidR="005749C5">
              <w:rPr>
                <w:rFonts w:ascii="Times New Roman" w:eastAsia="Times New Roman" w:hAnsi="Times New Roman" w:cs="David" w:hint="cs"/>
                <w:color w:val="008000"/>
                <w:sz w:val="24"/>
                <w:szCs w:val="24"/>
                <w:rtl/>
                <w:lang w:eastAsia="he-IL"/>
              </w:rPr>
              <w:t>צ'סלר סולומון אדריכלות נוף</w:t>
            </w:r>
          </w:ins>
        </w:sdtContent>
      </w:sdt>
    </w:p>
    <w:p w14:paraId="041DBA01"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03756C5E"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שם:____________</w:t>
      </w:r>
    </w:p>
    <w:p w14:paraId="4ACB07DF"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ת.ז:____________</w:t>
      </w:r>
    </w:p>
    <w:p w14:paraId="69F9D8EA"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כתובת:__________</w:t>
      </w:r>
    </w:p>
    <w:p w14:paraId="31038038"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r w:rsidRPr="007C4330">
        <w:rPr>
          <w:rFonts w:ascii="Times New Roman" w:eastAsia="Times New Roman" w:hAnsi="Times New Roman" w:cs="David"/>
          <w:sz w:val="24"/>
          <w:szCs w:val="24"/>
          <w:highlight w:val="yellow"/>
          <w:rtl/>
          <w:lang w:eastAsia="he-IL"/>
        </w:rPr>
        <w:t>*מחק את המיותר</w:t>
      </w:r>
    </w:p>
    <w:p w14:paraId="6E5ABDCE" w14:textId="77777777" w:rsidR="00DF6A6B" w:rsidRPr="00435A20" w:rsidRDefault="00DF6A6B" w:rsidP="00DF6A6B">
      <w:pPr>
        <w:widowControl w:val="0"/>
        <w:spacing w:before="0" w:beforeAutospacing="0" w:after="0" w:afterAutospacing="0" w:line="240" w:lineRule="auto"/>
        <w:jc w:val="center"/>
        <w:rPr>
          <w:rFonts w:ascii="Times New Roman" w:eastAsia="Times New Roman" w:hAnsi="Times New Roman" w:cs="David"/>
          <w:sz w:val="20"/>
          <w:szCs w:val="24"/>
          <w:lang w:eastAsia="he-IL"/>
        </w:rPr>
      </w:pPr>
      <w:r w:rsidRPr="00435A20">
        <w:rPr>
          <w:rFonts w:ascii="Times New Roman" w:eastAsia="Times New Roman" w:hAnsi="Times New Roman" w:cs="David"/>
          <w:bCs/>
          <w:sz w:val="24"/>
          <w:szCs w:val="24"/>
          <w:u w:val="single"/>
          <w:rtl/>
          <w:lang w:eastAsia="he-IL"/>
        </w:rPr>
        <w:br w:type="page"/>
      </w:r>
      <w:r w:rsidRPr="00435A20">
        <w:rPr>
          <w:rFonts w:ascii="Times New Roman" w:eastAsia="Times New Roman" w:hAnsi="Times New Roman" w:cs="David" w:hint="cs"/>
          <w:bCs/>
          <w:sz w:val="20"/>
          <w:szCs w:val="24"/>
          <w:u w:val="single"/>
          <w:rtl/>
          <w:lang w:eastAsia="he-IL"/>
        </w:rPr>
        <w:lastRenderedPageBreak/>
        <w:t>נספח "ז"</w:t>
      </w:r>
    </w:p>
    <w:p w14:paraId="2A308365" w14:textId="77777777" w:rsidR="00DF6A6B" w:rsidRPr="00435A20" w:rsidRDefault="00DF6A6B" w:rsidP="00DF6A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222D8166" w14:textId="77777777" w:rsidR="00DF6A6B" w:rsidRPr="00292C74" w:rsidRDefault="00DF6A6B" w:rsidP="00DF6A6B">
      <w:pPr>
        <w:widowControl w:val="0"/>
        <w:spacing w:before="240" w:beforeAutospacing="0" w:after="60" w:afterAutospacing="0" w:line="240" w:lineRule="auto"/>
        <w:jc w:val="center"/>
        <w:outlineLvl w:val="4"/>
        <w:rPr>
          <w:rFonts w:ascii="Times New Roman" w:eastAsia="Times New Roman" w:hAnsi="Times New Roman" w:cs="David"/>
          <w:b/>
          <w:bCs/>
          <w:sz w:val="24"/>
          <w:szCs w:val="24"/>
          <w:u w:val="single"/>
          <w:rtl/>
          <w:lang w:eastAsia="he-IL"/>
        </w:rPr>
      </w:pPr>
      <w:r w:rsidRPr="00292C74">
        <w:rPr>
          <w:rFonts w:ascii="Times New Roman" w:eastAsia="Times New Roman" w:hAnsi="Times New Roman" w:cs="David" w:hint="cs"/>
          <w:b/>
          <w:bCs/>
          <w:sz w:val="24"/>
          <w:szCs w:val="24"/>
          <w:u w:val="single"/>
          <w:rtl/>
          <w:lang w:eastAsia="he-IL"/>
        </w:rPr>
        <w:t>אישור עריכת ביטוח</w:t>
      </w:r>
    </w:p>
    <w:p w14:paraId="46C9F960"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D70B11D" w14:textId="77777777" w:rsidR="00DF6A6B" w:rsidRPr="004213A6" w:rsidRDefault="00DF6A6B" w:rsidP="00DF6A6B">
      <w:pPr>
        <w:widowControl w:val="0"/>
        <w:spacing w:before="0" w:beforeAutospacing="0" w:after="0" w:afterAutospacing="0" w:line="240" w:lineRule="auto"/>
        <w:jc w:val="right"/>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תאריך</w:t>
      </w:r>
      <w:r w:rsidRPr="004213A6">
        <w:rPr>
          <w:rFonts w:ascii="Times New Roman" w:eastAsia="Times New Roman" w:hAnsi="Times New Roman" w:cs="David"/>
          <w:sz w:val="24"/>
          <w:szCs w:val="24"/>
          <w:rtl/>
          <w:lang w:eastAsia="he-IL"/>
        </w:rPr>
        <w:t>: ________________</w:t>
      </w:r>
    </w:p>
    <w:p w14:paraId="77478C2F"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לכבוד</w:t>
      </w:r>
    </w:p>
    <w:sdt>
      <w:sdtPr>
        <w:rPr>
          <w:rFonts w:ascii="Calibri" w:eastAsia="Times New Roman" w:hAnsi="Calibri" w:cs="David"/>
          <w:sz w:val="24"/>
          <w:szCs w:val="24"/>
          <w:rtl/>
          <w:lang w:eastAsia="he-IL"/>
        </w:rPr>
        <w:alias w:val="צד א בחוזה"/>
        <w:tag w:val="cntTzadA"/>
        <w:id w:val="-956559152"/>
        <w:placeholder>
          <w:docPart w:val="087A4928B1994EE49698861E6D5A2F9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0ED9E16F" w14:textId="77777777" w:rsidR="00DF6A6B" w:rsidRDefault="008B593B" w:rsidP="00DF6A6B">
          <w:pPr>
            <w:keepNext/>
            <w:widowControl w:val="0"/>
            <w:spacing w:before="240" w:beforeAutospacing="0" w:after="60" w:afterAutospacing="0" w:line="240" w:lineRule="auto"/>
            <w:outlineLvl w:val="3"/>
            <w:rPr>
              <w:rFonts w:ascii="Calibri" w:eastAsia="Times New Roman" w:hAnsi="Calibri" w:cs="David"/>
              <w:sz w:val="24"/>
              <w:szCs w:val="24"/>
              <w:rtl/>
              <w:lang w:eastAsia="he-IL"/>
            </w:rPr>
          </w:pPr>
          <w:ins w:id="23" w:author="Kook Sec" w:date="2019-12-19T13:24:00Z">
            <w:r>
              <w:rPr>
                <w:rFonts w:ascii="Calibri" w:eastAsia="Times New Roman" w:hAnsi="Calibri" w:cs="David" w:hint="cs"/>
                <w:sz w:val="24"/>
                <w:szCs w:val="24"/>
                <w:rtl/>
                <w:lang w:eastAsia="he-IL"/>
              </w:rPr>
              <w:br/>
              <w:t>א.מ. ישראל מגורים יזמות בע"מ</w:t>
            </w:r>
            <w:r>
              <w:rPr>
                <w:rFonts w:ascii="Calibri" w:eastAsia="Times New Roman" w:hAnsi="Calibri" w:cs="David" w:hint="cs"/>
                <w:sz w:val="24"/>
                <w:szCs w:val="24"/>
                <w:rtl/>
                <w:lang w:eastAsia="he-IL"/>
              </w:rPr>
              <w:br/>
              <w:t>יוני נתניהו 1 אור יהודה</w:t>
            </w:r>
            <w:r>
              <w:rPr>
                <w:rFonts w:ascii="Calibri" w:eastAsia="Times New Roman" w:hAnsi="Calibri" w:cs="David" w:hint="cs"/>
                <w:sz w:val="24"/>
                <w:szCs w:val="24"/>
                <w:rtl/>
                <w:lang w:eastAsia="he-IL"/>
              </w:rPr>
              <w:br/>
              <w:t>514957794</w:t>
            </w:r>
            <w:r>
              <w:rPr>
                <w:rFonts w:ascii="Calibri" w:eastAsia="Times New Roman" w:hAnsi="Calibri" w:cs="David" w:hint="cs"/>
                <w:sz w:val="24"/>
                <w:szCs w:val="24"/>
                <w:rtl/>
                <w:lang w:eastAsia="he-IL"/>
              </w:rPr>
              <w:br/>
            </w:r>
          </w:ins>
        </w:p>
      </w:sdtContent>
    </w:sdt>
    <w:p w14:paraId="57AA2AA0" w14:textId="77777777" w:rsidR="00DF6A6B" w:rsidRPr="004213A6" w:rsidRDefault="00DF6A6B" w:rsidP="00DF6A6B">
      <w:pPr>
        <w:keepNext/>
        <w:widowControl w:val="0"/>
        <w:spacing w:before="240" w:beforeAutospacing="0" w:after="60" w:afterAutospacing="0" w:line="240" w:lineRule="auto"/>
        <w:outlineLvl w:val="3"/>
        <w:rPr>
          <w:rFonts w:ascii="Calibri" w:eastAsia="Times New Roman" w:hAnsi="Calibri" w:cs="David"/>
          <w:sz w:val="24"/>
          <w:szCs w:val="24"/>
          <w:rtl/>
          <w:lang w:eastAsia="he-IL"/>
        </w:rPr>
      </w:pPr>
      <w:r w:rsidRPr="004213A6">
        <w:rPr>
          <w:rFonts w:ascii="Calibri" w:eastAsia="Times New Roman" w:hAnsi="Calibri" w:cs="David"/>
          <w:sz w:val="24"/>
          <w:szCs w:val="24"/>
          <w:rtl/>
          <w:lang w:eastAsia="he-IL"/>
        </w:rPr>
        <w:t xml:space="preserve"> (להלן: </w:t>
      </w:r>
      <w:r w:rsidRPr="004213A6">
        <w:rPr>
          <w:rFonts w:ascii="Calibri" w:eastAsia="Times New Roman" w:hAnsi="Calibri" w:cs="David"/>
          <w:b/>
          <w:bCs/>
          <w:sz w:val="24"/>
          <w:szCs w:val="24"/>
          <w:rtl/>
          <w:lang w:eastAsia="he-IL"/>
        </w:rPr>
        <w:t>"</w:t>
      </w:r>
      <w:r w:rsidRPr="004213A6">
        <w:rPr>
          <w:rFonts w:ascii="Calibri" w:eastAsia="Times New Roman" w:hAnsi="Calibri" w:cs="David" w:hint="cs"/>
          <w:b/>
          <w:bCs/>
          <w:sz w:val="24"/>
          <w:szCs w:val="24"/>
          <w:rtl/>
          <w:lang w:eastAsia="he-IL"/>
        </w:rPr>
        <w:t>החברה</w:t>
      </w:r>
      <w:r w:rsidRPr="004213A6">
        <w:rPr>
          <w:rFonts w:ascii="Calibri" w:eastAsia="Times New Roman" w:hAnsi="Calibri" w:cs="David"/>
          <w:b/>
          <w:bCs/>
          <w:sz w:val="24"/>
          <w:szCs w:val="24"/>
          <w:rtl/>
          <w:lang w:eastAsia="he-IL"/>
        </w:rPr>
        <w:t>"</w:t>
      </w:r>
      <w:r w:rsidRPr="004213A6">
        <w:rPr>
          <w:rFonts w:ascii="Calibri" w:eastAsia="Times New Roman" w:hAnsi="Calibri" w:cs="David"/>
          <w:sz w:val="24"/>
          <w:szCs w:val="24"/>
          <w:rtl/>
          <w:lang w:eastAsia="he-IL"/>
        </w:rPr>
        <w:t>)</w:t>
      </w:r>
    </w:p>
    <w:p w14:paraId="36322B05"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DA93210"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א</w:t>
      </w:r>
      <w:r w:rsidRPr="004213A6">
        <w:rPr>
          <w:rFonts w:ascii="Times New Roman" w:eastAsia="Times New Roman" w:hAnsi="Times New Roman" w:cs="David"/>
          <w:sz w:val="24"/>
          <w:szCs w:val="24"/>
          <w:rtl/>
          <w:lang w:eastAsia="he-IL"/>
        </w:rPr>
        <w:t>.ג.נ.,</w:t>
      </w:r>
    </w:p>
    <w:p w14:paraId="1EF26216" w14:textId="77777777" w:rsidR="00DF6A6B" w:rsidRPr="004213A6" w:rsidRDefault="00DF6A6B" w:rsidP="00DF6A6B">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53A9AA67" w14:textId="42479C1C" w:rsidR="00DF6A6B" w:rsidRPr="004213A6" w:rsidRDefault="00DF6A6B" w:rsidP="00DF6A6B">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הנדון</w:t>
      </w:r>
      <w:r w:rsidRPr="004213A6">
        <w:rPr>
          <w:rFonts w:ascii="Times New Roman" w:eastAsia="Times New Roman" w:hAnsi="Times New Roman" w:cs="David"/>
          <w:sz w:val="24"/>
          <w:szCs w:val="24"/>
          <w:rtl/>
          <w:lang w:eastAsia="he-IL"/>
        </w:rPr>
        <w:t>:</w:t>
      </w:r>
      <w:r w:rsidRPr="004213A6">
        <w:rPr>
          <w:rFonts w:ascii="Times New Roman" w:eastAsia="Times New Roman" w:hAnsi="Times New Roman" w:cs="David"/>
          <w:sz w:val="24"/>
          <w:szCs w:val="24"/>
          <w:rtl/>
          <w:lang w:eastAsia="he-IL"/>
        </w:rPr>
        <w:tab/>
      </w:r>
      <w:r w:rsidRPr="004213A6">
        <w:rPr>
          <w:rFonts w:ascii="Times New Roman" w:eastAsia="Times New Roman" w:hAnsi="Times New Roman" w:cs="David" w:hint="eastAsia"/>
          <w:sz w:val="24"/>
          <w:szCs w:val="24"/>
          <w:rtl/>
          <w:lang w:eastAsia="he-IL"/>
        </w:rPr>
        <w:t>מבוטחנו</w:t>
      </w:r>
      <w:r w:rsidRPr="004213A6">
        <w:rPr>
          <w:rFonts w:ascii="Times New Roman" w:eastAsia="Times New Roman" w:hAnsi="Times New Roman" w:cs="David"/>
          <w:sz w:val="24"/>
          <w:szCs w:val="24"/>
          <w:rtl/>
          <w:lang w:eastAsia="he-IL"/>
        </w:rPr>
        <w:t xml:space="preserve">: </w:t>
      </w:r>
      <w:sdt>
        <w:sdtPr>
          <w:rPr>
            <w:rFonts w:ascii="Times New Roman" w:eastAsia="Times New Roman" w:hAnsi="Times New Roman" w:cs="David"/>
            <w:color w:val="00B0F0"/>
            <w:sz w:val="20"/>
            <w:szCs w:val="24"/>
            <w:rtl/>
            <w:lang w:eastAsia="he-IL"/>
          </w:rPr>
          <w:alias w:val="שם ספק"/>
          <w:tag w:val="cntSupllierName"/>
          <w:id w:val="1773122498"/>
          <w:placeholder>
            <w:docPart w:val="28039AFEF9CF4EA9B8FB6BB184FE17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24" w:author="Kook Sec" w:date="2019-12-19T13:44:00Z">
            <w:r w:rsidR="005749C5">
              <w:rPr>
                <w:rFonts w:ascii="Times New Roman" w:eastAsia="Times New Roman" w:hAnsi="Times New Roman" w:cs="David" w:hint="cs"/>
                <w:color w:val="00B0F0"/>
                <w:sz w:val="20"/>
                <w:szCs w:val="24"/>
                <w:rtl/>
                <w:lang w:eastAsia="he-IL"/>
              </w:rPr>
              <w:t>צ'סלר סולומון אדריכלות נוף</w:t>
            </w:r>
          </w:ins>
        </w:sdtContent>
      </w:sdt>
      <w:r w:rsidRPr="004213A6">
        <w:rPr>
          <w:rFonts w:ascii="Times New Roman" w:eastAsia="Times New Roman" w:hAnsi="Times New Roman" w:cs="David"/>
          <w:sz w:val="24"/>
          <w:szCs w:val="24"/>
          <w:rtl/>
          <w:lang w:eastAsia="he-IL"/>
        </w:rPr>
        <w:t xml:space="preserve"> (להלן: </w:t>
      </w:r>
      <w:r w:rsidRPr="004213A6">
        <w:rPr>
          <w:rFonts w:ascii="Times New Roman" w:eastAsia="Times New Roman" w:hAnsi="Times New Roman" w:cs="David"/>
          <w:b/>
          <w:bCs/>
          <w:sz w:val="24"/>
          <w:szCs w:val="24"/>
          <w:rtl/>
          <w:lang w:eastAsia="he-IL"/>
        </w:rPr>
        <w:t>"</w:t>
      </w:r>
      <w:r w:rsidRPr="004213A6">
        <w:rPr>
          <w:rFonts w:ascii="Times New Roman" w:eastAsia="Times New Roman" w:hAnsi="Times New Roman" w:cs="David" w:hint="eastAsia"/>
          <w:b/>
          <w:bCs/>
          <w:sz w:val="24"/>
          <w:szCs w:val="24"/>
          <w:rtl/>
          <w:lang w:eastAsia="he-IL"/>
        </w:rPr>
        <w:t>ה</w:t>
      </w:r>
      <w:r w:rsidR="00440B5A">
        <w:rPr>
          <w:rFonts w:ascii="Times New Roman" w:eastAsia="Times New Roman" w:hAnsi="Times New Roman" w:cs="David" w:hint="eastAsia"/>
          <w:b/>
          <w:bCs/>
          <w:sz w:val="24"/>
          <w:szCs w:val="24"/>
          <w:rtl/>
          <w:lang w:eastAsia="he-IL"/>
        </w:rPr>
        <w:t>מתכנן</w:t>
      </w:r>
      <w:r w:rsidRPr="004213A6">
        <w:rPr>
          <w:rFonts w:ascii="Times New Roman" w:eastAsia="Times New Roman" w:hAnsi="Times New Roman" w:cs="David"/>
          <w:b/>
          <w:bCs/>
          <w:sz w:val="24"/>
          <w:szCs w:val="24"/>
          <w:rtl/>
          <w:lang w:eastAsia="he-IL"/>
        </w:rPr>
        <w:t>"</w:t>
      </w:r>
      <w:r w:rsidRPr="004213A6">
        <w:rPr>
          <w:rFonts w:ascii="Times New Roman" w:eastAsia="Times New Roman" w:hAnsi="Times New Roman" w:cs="David"/>
          <w:sz w:val="24"/>
          <w:szCs w:val="24"/>
          <w:rtl/>
          <w:lang w:eastAsia="he-IL"/>
        </w:rPr>
        <w:t>)</w:t>
      </w:r>
    </w:p>
    <w:p w14:paraId="2EFB050A" w14:textId="77777777" w:rsidR="00DF6A6B" w:rsidRPr="004213A6" w:rsidRDefault="00DF6A6B" w:rsidP="00DF6A6B">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4213A6">
        <w:rPr>
          <w:rFonts w:ascii="Times New Roman" w:eastAsia="Times New Roman" w:hAnsi="Times New Roman" w:cs="David"/>
          <w:sz w:val="24"/>
          <w:szCs w:val="24"/>
          <w:rtl/>
          <w:lang w:eastAsia="he-IL"/>
        </w:rPr>
        <w:tab/>
      </w:r>
      <w:r w:rsidRPr="004213A6">
        <w:rPr>
          <w:rFonts w:ascii="Times New Roman" w:eastAsia="Times New Roman" w:hAnsi="Times New Roman" w:cs="David" w:hint="eastAsia"/>
          <w:sz w:val="24"/>
          <w:szCs w:val="24"/>
          <w:rtl/>
          <w:lang w:eastAsia="he-IL"/>
        </w:rPr>
        <w:t>אישור</w:t>
      </w:r>
      <w:r w:rsidRPr="004213A6">
        <w:rPr>
          <w:rFonts w:ascii="Times New Roman" w:eastAsia="Times New Roman" w:hAnsi="Times New Roman" w:cs="David"/>
          <w:sz w:val="24"/>
          <w:szCs w:val="24"/>
          <w:rtl/>
          <w:lang w:eastAsia="he-IL"/>
        </w:rPr>
        <w:t xml:space="preserve"> עריכת פוליסות ביטוח בקשר להסכם מיום __</w:t>
      </w:r>
      <w:r w:rsidRPr="004213A6">
        <w:rPr>
          <w:rFonts w:ascii="Times New Roman" w:eastAsia="Times New Roman" w:hAnsi="Times New Roman" w:cs="David" w:hint="cs"/>
          <w:sz w:val="24"/>
          <w:szCs w:val="24"/>
          <w:rtl/>
          <w:lang w:eastAsia="he-IL"/>
        </w:rPr>
        <w:t>_</w:t>
      </w:r>
      <w:r w:rsidRPr="004213A6">
        <w:rPr>
          <w:rFonts w:ascii="Times New Roman" w:eastAsia="Times New Roman" w:hAnsi="Times New Roman" w:cs="David"/>
          <w:sz w:val="24"/>
          <w:szCs w:val="24"/>
          <w:rtl/>
          <w:lang w:eastAsia="he-IL"/>
        </w:rPr>
        <w:t>______</w:t>
      </w:r>
    </w:p>
    <w:p w14:paraId="6EFD1F61" w14:textId="77777777" w:rsidR="00DF6A6B" w:rsidRPr="004213A6" w:rsidRDefault="00DF6A6B" w:rsidP="00DF6A6B">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בין</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cs"/>
          <w:b/>
          <w:bCs/>
          <w:sz w:val="24"/>
          <w:szCs w:val="24"/>
          <w:rtl/>
          <w:lang w:eastAsia="he-IL"/>
        </w:rPr>
        <w:t>החברה</w:t>
      </w:r>
      <w:r w:rsidRPr="004213A6">
        <w:rPr>
          <w:rFonts w:ascii="Times New Roman" w:eastAsia="Times New Roman" w:hAnsi="Times New Roman" w:cs="David" w:hint="cs"/>
          <w:sz w:val="24"/>
          <w:szCs w:val="24"/>
          <w:rtl/>
          <w:lang w:eastAsia="he-IL"/>
        </w:rPr>
        <w:t xml:space="preserve">  </w:t>
      </w:r>
      <w:r w:rsidRPr="004213A6">
        <w:rPr>
          <w:rFonts w:ascii="Times New Roman" w:eastAsia="Times New Roman" w:hAnsi="Times New Roman" w:cs="David"/>
          <w:sz w:val="24"/>
          <w:szCs w:val="24"/>
          <w:rtl/>
          <w:lang w:eastAsia="he-IL"/>
        </w:rPr>
        <w:t>לבין ה</w:t>
      </w:r>
      <w:r w:rsidR="00440B5A">
        <w:rPr>
          <w:rFonts w:ascii="Times New Roman" w:eastAsia="Times New Roman" w:hAnsi="Times New Roman" w:cs="David"/>
          <w:sz w:val="24"/>
          <w:szCs w:val="24"/>
          <w:rtl/>
          <w:lang w:eastAsia="he-IL"/>
        </w:rPr>
        <w:t>מתכנן</w:t>
      </w:r>
      <w:r w:rsidRPr="004213A6">
        <w:rPr>
          <w:rFonts w:ascii="Times New Roman" w:eastAsia="Times New Roman" w:hAnsi="Times New Roman" w:cs="David" w:hint="cs"/>
          <w:sz w:val="24"/>
          <w:szCs w:val="24"/>
          <w:rtl/>
          <w:lang w:eastAsia="he-IL"/>
        </w:rPr>
        <w:t>,</w:t>
      </w:r>
      <w:r w:rsidRPr="004213A6">
        <w:rPr>
          <w:rFonts w:ascii="Times New Roman" w:eastAsia="Times New Roman" w:hAnsi="Times New Roman" w:cs="David"/>
          <w:sz w:val="24"/>
          <w:szCs w:val="24"/>
          <w:rtl/>
          <w:lang w:eastAsia="he-IL"/>
        </w:rPr>
        <w:t xml:space="preserve"> ל</w:t>
      </w:r>
      <w:r w:rsidRPr="004213A6">
        <w:rPr>
          <w:rFonts w:ascii="Times New Roman" w:eastAsia="Times New Roman" w:hAnsi="Times New Roman" w:cs="David" w:hint="cs"/>
          <w:sz w:val="24"/>
          <w:szCs w:val="24"/>
          <w:rtl/>
          <w:lang w:eastAsia="he-IL"/>
        </w:rPr>
        <w:t xml:space="preserve">מתן שירותי </w:t>
      </w:r>
      <w:sdt>
        <w:sdtPr>
          <w:rPr>
            <w:rFonts w:ascii="Times New Roman" w:eastAsia="Times New Roman" w:hAnsi="Times New Roman" w:cs="David" w:hint="cs"/>
            <w:sz w:val="24"/>
            <w:szCs w:val="24"/>
            <w:rtl/>
            <w:lang w:eastAsia="he-IL"/>
          </w:rPr>
          <w:alias w:val="תיאור עבודה"/>
          <w:tag w:val="cntJobDesc"/>
          <w:id w:val="-1615043776"/>
          <w:placeholder>
            <w:docPart w:val="A5E768611C684109B7CD90F900436F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ins w:id="25" w:author="Kook Sec" w:date="2019-12-19T13:24:00Z">
            <w:r w:rsidR="008B593B">
              <w:rPr>
                <w:rFonts w:ascii="Times New Roman" w:eastAsia="Times New Roman" w:hAnsi="Times New Roman" w:cs="David" w:hint="cs"/>
                <w:sz w:val="24"/>
                <w:szCs w:val="24"/>
                <w:rtl/>
                <w:lang w:eastAsia="he-IL"/>
              </w:rPr>
              <w:t xml:space="preserve">תכנון ל-216 יח"ד לרבות מרתפי חניה </w:t>
            </w:r>
          </w:ins>
        </w:sdtContent>
      </w:sdt>
      <w:r w:rsidRPr="004213A6">
        <w:rPr>
          <w:rFonts w:ascii="Times New Roman" w:eastAsia="Times New Roman" w:hAnsi="Times New Roman" w:cs="David" w:hint="cs"/>
          <w:sz w:val="24"/>
          <w:szCs w:val="24"/>
          <w:rtl/>
          <w:lang w:eastAsia="he-IL"/>
        </w:rPr>
        <w:t xml:space="preserve"> </w:t>
      </w:r>
    </w:p>
    <w:p w14:paraId="7FA9C8C4" w14:textId="77777777" w:rsidR="00DF6A6B" w:rsidRPr="004213A6" w:rsidRDefault="00DF6A6B" w:rsidP="00DF6A6B">
      <w:pPr>
        <w:widowControl w:val="0"/>
        <w:spacing w:before="0" w:beforeAutospacing="0" w:after="0" w:afterAutospacing="0" w:line="240" w:lineRule="auto"/>
        <w:ind w:left="720" w:firstLine="720"/>
        <w:rPr>
          <w:rFonts w:ascii="Times New Roman" w:eastAsia="Times New Roman" w:hAnsi="Times New Roman" w:cs="David"/>
          <w:sz w:val="24"/>
          <w:szCs w:val="24"/>
          <w:rtl/>
          <w:lang w:eastAsia="he-IL"/>
        </w:rPr>
      </w:pPr>
      <w:r w:rsidRPr="004213A6">
        <w:rPr>
          <w:rFonts w:ascii="Times New Roman" w:eastAsia="Times New Roman" w:hAnsi="Times New Roman" w:cs="David"/>
          <w:sz w:val="24"/>
          <w:szCs w:val="24"/>
          <w:rtl/>
          <w:lang w:eastAsia="he-IL"/>
        </w:rPr>
        <w:t xml:space="preserve"> (להלן: </w:t>
      </w:r>
      <w:r w:rsidRPr="004213A6">
        <w:rPr>
          <w:rFonts w:ascii="Times New Roman" w:eastAsia="Times New Roman" w:hAnsi="Times New Roman" w:cs="David"/>
          <w:b/>
          <w:bCs/>
          <w:sz w:val="24"/>
          <w:szCs w:val="24"/>
          <w:rtl/>
          <w:lang w:eastAsia="he-IL"/>
        </w:rPr>
        <w:t>"</w:t>
      </w:r>
      <w:r w:rsidRPr="004213A6">
        <w:rPr>
          <w:rFonts w:ascii="Times New Roman" w:eastAsia="Times New Roman" w:hAnsi="Times New Roman" w:cs="David" w:hint="eastAsia"/>
          <w:b/>
          <w:bCs/>
          <w:sz w:val="24"/>
          <w:szCs w:val="24"/>
          <w:rtl/>
          <w:lang w:eastAsia="he-IL"/>
        </w:rPr>
        <w:t>ה</w:t>
      </w:r>
      <w:r w:rsidRPr="004213A6">
        <w:rPr>
          <w:rFonts w:ascii="Times New Roman" w:eastAsia="Times New Roman" w:hAnsi="Times New Roman" w:cs="David" w:hint="cs"/>
          <w:b/>
          <w:bCs/>
          <w:sz w:val="24"/>
          <w:szCs w:val="24"/>
          <w:rtl/>
          <w:lang w:eastAsia="he-IL"/>
        </w:rPr>
        <w:t>שירותים</w:t>
      </w:r>
      <w:r w:rsidRPr="004213A6">
        <w:rPr>
          <w:rFonts w:ascii="Times New Roman" w:eastAsia="Times New Roman" w:hAnsi="Times New Roman" w:cs="David"/>
          <w:b/>
          <w:bCs/>
          <w:sz w:val="24"/>
          <w:szCs w:val="24"/>
          <w:rtl/>
          <w:lang w:eastAsia="he-IL"/>
        </w:rPr>
        <w:t xml:space="preserve">" </w:t>
      </w:r>
      <w:r w:rsidRPr="004213A6">
        <w:rPr>
          <w:rFonts w:ascii="Times New Roman" w:eastAsia="Times New Roman" w:hAnsi="Times New Roman" w:cs="David" w:hint="eastAsia"/>
          <w:sz w:val="24"/>
          <w:szCs w:val="24"/>
          <w:rtl/>
          <w:lang w:eastAsia="he-IL"/>
        </w:rPr>
        <w:t>ו</w:t>
      </w:r>
      <w:r w:rsidRPr="004213A6">
        <w:rPr>
          <w:rFonts w:ascii="Times New Roman" w:eastAsia="Times New Roman" w:hAnsi="Times New Roman" w:cs="David"/>
          <w:sz w:val="24"/>
          <w:szCs w:val="24"/>
          <w:rtl/>
          <w:lang w:eastAsia="he-IL"/>
        </w:rPr>
        <w:t xml:space="preserve">/או </w:t>
      </w:r>
      <w:r w:rsidRPr="004213A6">
        <w:rPr>
          <w:rFonts w:ascii="Times New Roman" w:eastAsia="Times New Roman" w:hAnsi="Times New Roman" w:cs="David"/>
          <w:b/>
          <w:bCs/>
          <w:sz w:val="24"/>
          <w:szCs w:val="24"/>
          <w:rtl/>
          <w:lang w:eastAsia="he-IL"/>
        </w:rPr>
        <w:t>"</w:t>
      </w:r>
      <w:r w:rsidRPr="004213A6">
        <w:rPr>
          <w:rFonts w:ascii="Times New Roman" w:eastAsia="Times New Roman" w:hAnsi="Times New Roman" w:cs="David" w:hint="eastAsia"/>
          <w:b/>
          <w:bCs/>
          <w:sz w:val="24"/>
          <w:szCs w:val="24"/>
          <w:rtl/>
          <w:lang w:eastAsia="he-IL"/>
        </w:rPr>
        <w:t>ההסכם</w:t>
      </w:r>
      <w:r w:rsidRPr="004213A6">
        <w:rPr>
          <w:rFonts w:ascii="Times New Roman" w:eastAsia="Times New Roman" w:hAnsi="Times New Roman" w:cs="David"/>
          <w:b/>
          <w:bCs/>
          <w:sz w:val="24"/>
          <w:szCs w:val="24"/>
          <w:rtl/>
          <w:lang w:eastAsia="he-IL"/>
        </w:rPr>
        <w:t>"</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eastAsia"/>
          <w:sz w:val="24"/>
          <w:szCs w:val="24"/>
          <w:rtl/>
          <w:lang w:eastAsia="he-IL"/>
        </w:rPr>
        <w:t>לפי</w:t>
      </w:r>
      <w:r w:rsidRPr="004213A6">
        <w:rPr>
          <w:rFonts w:ascii="Times New Roman" w:eastAsia="Times New Roman" w:hAnsi="Times New Roman" w:cs="David"/>
          <w:sz w:val="24"/>
          <w:szCs w:val="24"/>
          <w:rtl/>
          <w:lang w:eastAsia="he-IL"/>
        </w:rPr>
        <w:t xml:space="preserve"> העניין)</w:t>
      </w:r>
    </w:p>
    <w:p w14:paraId="2F880336"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FEFF9C6"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lang w:eastAsia="he-IL"/>
        </w:rPr>
      </w:pPr>
    </w:p>
    <w:p w14:paraId="044DDB87"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הננו</w:t>
      </w:r>
      <w:r w:rsidRPr="004213A6">
        <w:rPr>
          <w:rFonts w:ascii="Times New Roman" w:eastAsia="Times New Roman" w:hAnsi="Times New Roman" w:cs="David"/>
          <w:sz w:val="24"/>
          <w:szCs w:val="24"/>
          <w:rtl/>
          <w:lang w:eastAsia="he-IL"/>
        </w:rPr>
        <w:t xml:space="preserve"> מאשרים בזאת כי החל מיום ________ ועד ליום ________ ערכנו את הביטוחים המפורטים להלן בגין פעילות ה</w:t>
      </w:r>
      <w:r w:rsidR="00440B5A">
        <w:rPr>
          <w:rFonts w:ascii="Times New Roman" w:eastAsia="Times New Roman" w:hAnsi="Times New Roman" w:cs="David" w:hint="cs"/>
          <w:sz w:val="24"/>
          <w:szCs w:val="24"/>
          <w:rtl/>
          <w:lang w:eastAsia="he-IL"/>
        </w:rPr>
        <w:t>מתכנן</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eastAsia"/>
          <w:sz w:val="24"/>
          <w:szCs w:val="24"/>
          <w:rtl/>
          <w:lang w:eastAsia="he-IL"/>
        </w:rPr>
        <w:t>לרבות</w:t>
      </w:r>
      <w:r w:rsidRPr="004213A6">
        <w:rPr>
          <w:rFonts w:ascii="Times New Roman" w:eastAsia="Times New Roman" w:hAnsi="Times New Roman" w:cs="David"/>
          <w:sz w:val="24"/>
          <w:szCs w:val="24"/>
          <w:rtl/>
          <w:lang w:eastAsia="he-IL"/>
        </w:rPr>
        <w:t xml:space="preserve"> ב</w:t>
      </w:r>
      <w:r w:rsidRPr="004213A6">
        <w:rPr>
          <w:rFonts w:ascii="Times New Roman" w:eastAsia="Times New Roman" w:hAnsi="Times New Roman" w:cs="David" w:hint="cs"/>
          <w:sz w:val="24"/>
          <w:szCs w:val="24"/>
          <w:rtl/>
          <w:lang w:eastAsia="he-IL"/>
        </w:rPr>
        <w:t xml:space="preserve">גין השירותים </w:t>
      </w:r>
      <w:r w:rsidRPr="004213A6">
        <w:rPr>
          <w:rFonts w:ascii="Times New Roman" w:eastAsia="Times New Roman" w:hAnsi="Times New Roman" w:cs="David" w:hint="cs"/>
          <w:b/>
          <w:bCs/>
          <w:sz w:val="24"/>
          <w:szCs w:val="24"/>
          <w:rtl/>
          <w:lang w:eastAsia="he-IL"/>
        </w:rPr>
        <w:t>לחברה</w:t>
      </w:r>
      <w:r w:rsidRPr="004213A6">
        <w:rPr>
          <w:rFonts w:ascii="Times New Roman" w:eastAsia="Times New Roman" w:hAnsi="Times New Roman" w:cs="David"/>
          <w:sz w:val="24"/>
          <w:szCs w:val="24"/>
          <w:rtl/>
          <w:lang w:eastAsia="he-IL"/>
        </w:rPr>
        <w:t>:-</w:t>
      </w:r>
    </w:p>
    <w:p w14:paraId="39EB7F2B"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A7A6625"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4AD64E4" w14:textId="77777777" w:rsidR="00DF6A6B" w:rsidRPr="004213A6" w:rsidRDefault="00DF6A6B" w:rsidP="00DF6A6B">
      <w:pPr>
        <w:keepNext/>
        <w:widowControl w:val="0"/>
        <w:numPr>
          <w:ilvl w:val="0"/>
          <w:numId w:val="9"/>
        </w:numPr>
        <w:spacing w:before="0" w:beforeAutospacing="0" w:after="0" w:afterAutospacing="0" w:line="240" w:lineRule="auto"/>
        <w:outlineLvl w:val="0"/>
        <w:rPr>
          <w:rFonts w:ascii="Calibri Light" w:eastAsia="Times New Roman" w:hAnsi="Calibri Light" w:cs="David"/>
          <w:kern w:val="32"/>
          <w:sz w:val="24"/>
          <w:szCs w:val="24"/>
          <w:rtl/>
          <w:lang w:eastAsia="he-IL"/>
        </w:rPr>
      </w:pPr>
      <w:r w:rsidRPr="004213A6">
        <w:rPr>
          <w:rFonts w:ascii="Calibri Light" w:eastAsia="Times New Roman" w:hAnsi="Calibri Light" w:cs="David" w:hint="eastAsia"/>
          <w:kern w:val="32"/>
          <w:sz w:val="24"/>
          <w:szCs w:val="24"/>
          <w:u w:val="single"/>
          <w:rtl/>
          <w:lang w:eastAsia="he-IL"/>
        </w:rPr>
        <w:t>ביטוח</w:t>
      </w:r>
      <w:r w:rsidRPr="004213A6">
        <w:rPr>
          <w:rFonts w:ascii="Calibri Light" w:eastAsia="Times New Roman" w:hAnsi="Calibri Light" w:cs="David"/>
          <w:kern w:val="32"/>
          <w:sz w:val="24"/>
          <w:szCs w:val="24"/>
          <w:u w:val="single"/>
          <w:rtl/>
          <w:lang w:eastAsia="he-IL"/>
        </w:rPr>
        <w:t xml:space="preserve"> אחריות מקצועית</w:t>
      </w:r>
      <w:r w:rsidRPr="004213A6">
        <w:rPr>
          <w:rFonts w:ascii="Calibri Light" w:eastAsia="Times New Roman" w:hAnsi="Calibri Light" w:cs="David" w:hint="cs"/>
          <w:kern w:val="32"/>
          <w:sz w:val="24"/>
          <w:szCs w:val="24"/>
          <w:rtl/>
          <w:lang w:eastAsia="he-IL"/>
        </w:rPr>
        <w:t xml:space="preserve">  - מ.פ. ______________________</w:t>
      </w:r>
    </w:p>
    <w:p w14:paraId="6B047BA8" w14:textId="77777777" w:rsidR="00DF6A6B" w:rsidRPr="004213A6" w:rsidRDefault="00DF6A6B" w:rsidP="00DF6A6B">
      <w:pPr>
        <w:keepNext/>
        <w:widowControl w:val="0"/>
        <w:spacing w:before="240" w:beforeAutospacing="0" w:after="60" w:afterAutospacing="0" w:line="240" w:lineRule="auto"/>
        <w:ind w:left="720"/>
        <w:outlineLvl w:val="0"/>
        <w:rPr>
          <w:rFonts w:ascii="Calibri Light" w:eastAsia="Arial Unicode MS" w:hAnsi="Calibri Light" w:cs="David"/>
          <w:kern w:val="32"/>
          <w:sz w:val="24"/>
          <w:szCs w:val="24"/>
          <w:rtl/>
          <w:lang w:eastAsia="he-IL"/>
        </w:rPr>
      </w:pPr>
      <w:r w:rsidRPr="004213A6">
        <w:rPr>
          <w:rFonts w:ascii="Calibri Light" w:eastAsia="Times New Roman" w:hAnsi="Calibri Light" w:cs="David" w:hint="eastAsia"/>
          <w:kern w:val="32"/>
          <w:sz w:val="24"/>
          <w:szCs w:val="24"/>
          <w:rtl/>
          <w:lang w:eastAsia="he-IL"/>
        </w:rPr>
        <w:t>לכיסוי</w:t>
      </w:r>
      <w:r w:rsidRPr="004213A6">
        <w:rPr>
          <w:rFonts w:ascii="Calibri Light" w:eastAsia="Times New Roman" w:hAnsi="Calibri Light" w:cs="David"/>
          <w:kern w:val="32"/>
          <w:sz w:val="24"/>
          <w:szCs w:val="24"/>
          <w:rtl/>
          <w:lang w:eastAsia="he-IL"/>
        </w:rPr>
        <w:t xml:space="preserve"> אחריותו ש</w:t>
      </w:r>
      <w:r w:rsidRPr="004213A6">
        <w:rPr>
          <w:rFonts w:ascii="Calibri Light" w:eastAsia="Times New Roman" w:hAnsi="Calibri Light" w:cs="David" w:hint="eastAsia"/>
          <w:kern w:val="32"/>
          <w:sz w:val="24"/>
          <w:szCs w:val="24"/>
          <w:rtl/>
          <w:lang w:eastAsia="he-IL"/>
        </w:rPr>
        <w:t>ל</w:t>
      </w:r>
      <w:r w:rsidRPr="004213A6">
        <w:rPr>
          <w:rFonts w:ascii="Calibri Light" w:eastAsia="Times New Roman" w:hAnsi="Calibri Light" w:cs="David"/>
          <w:kern w:val="32"/>
          <w:sz w:val="24"/>
          <w:szCs w:val="24"/>
          <w:rtl/>
          <w:lang w:eastAsia="he-IL"/>
        </w:rPr>
        <w:t xml:space="preserve"> ה</w:t>
      </w:r>
      <w:r w:rsidR="00440B5A">
        <w:rPr>
          <w:rFonts w:ascii="Calibri Light" w:eastAsia="Times New Roman" w:hAnsi="Calibri Light" w:cs="David"/>
          <w:kern w:val="32"/>
          <w:sz w:val="24"/>
          <w:szCs w:val="24"/>
          <w:rtl/>
          <w:lang w:eastAsia="he-IL"/>
        </w:rPr>
        <w:t>מתכנן</w:t>
      </w:r>
      <w:r w:rsidRPr="004213A6">
        <w:rPr>
          <w:rFonts w:ascii="Calibri Light" w:eastAsia="Times New Roman" w:hAnsi="Calibri Light" w:cs="David"/>
          <w:kern w:val="32"/>
          <w:sz w:val="24"/>
          <w:szCs w:val="24"/>
          <w:rtl/>
          <w:lang w:eastAsia="he-IL"/>
        </w:rPr>
        <w:t xml:space="preserve"> </w:t>
      </w:r>
      <w:r w:rsidRPr="004213A6">
        <w:rPr>
          <w:rFonts w:ascii="Calibri Light" w:eastAsia="Times New Roman" w:hAnsi="Calibri Light" w:cs="David" w:hint="eastAsia"/>
          <w:kern w:val="32"/>
          <w:sz w:val="24"/>
          <w:szCs w:val="24"/>
          <w:rtl/>
          <w:lang w:eastAsia="he-IL"/>
        </w:rPr>
        <w:t>על</w:t>
      </w:r>
      <w:r w:rsidRPr="004213A6">
        <w:rPr>
          <w:rFonts w:ascii="Calibri Light" w:eastAsia="Times New Roman" w:hAnsi="Calibri Light" w:cs="David"/>
          <w:kern w:val="32"/>
          <w:sz w:val="24"/>
          <w:szCs w:val="24"/>
          <w:rtl/>
          <w:lang w:eastAsia="he-IL"/>
        </w:rPr>
        <w:t xml:space="preserve"> פי דין בגין אובדן ו/או נזק העלולים להיגרם לכל אדם ו/או גוף כלשהו </w:t>
      </w:r>
      <w:r w:rsidRPr="004213A6">
        <w:rPr>
          <w:rFonts w:ascii="Calibri Light" w:eastAsia="Times New Roman" w:hAnsi="Calibri Light" w:cs="David" w:hint="cs"/>
          <w:kern w:val="32"/>
          <w:sz w:val="24"/>
          <w:szCs w:val="24"/>
          <w:rtl/>
          <w:lang w:eastAsia="he-IL"/>
        </w:rPr>
        <w:t>(</w:t>
      </w:r>
      <w:r w:rsidRPr="004213A6">
        <w:rPr>
          <w:rFonts w:ascii="Calibri Light" w:eastAsia="Times New Roman" w:hAnsi="Calibri Light" w:cs="David"/>
          <w:kern w:val="32"/>
          <w:sz w:val="24"/>
          <w:szCs w:val="24"/>
          <w:rtl/>
          <w:lang w:eastAsia="he-IL"/>
        </w:rPr>
        <w:t xml:space="preserve">לרבות </w:t>
      </w:r>
      <w:r w:rsidRPr="004213A6">
        <w:rPr>
          <w:rFonts w:ascii="Calibri Light" w:eastAsia="Times New Roman" w:hAnsi="Calibri Light" w:cs="David" w:hint="cs"/>
          <w:kern w:val="32"/>
          <w:sz w:val="24"/>
          <w:szCs w:val="24"/>
          <w:rtl/>
          <w:lang w:eastAsia="he-IL"/>
        </w:rPr>
        <w:t>במפורש</w:t>
      </w:r>
      <w:r w:rsidRPr="004213A6">
        <w:rPr>
          <w:rFonts w:ascii="Calibri Light" w:eastAsia="Times New Roman" w:hAnsi="Calibri Light" w:cs="David"/>
          <w:kern w:val="32"/>
          <w:sz w:val="24"/>
          <w:szCs w:val="24"/>
          <w:rtl/>
          <w:lang w:eastAsia="he-IL"/>
        </w:rPr>
        <w:t xml:space="preserve"> </w:t>
      </w:r>
      <w:r w:rsidRPr="004213A6">
        <w:rPr>
          <w:rFonts w:ascii="Calibri Light" w:eastAsia="Times New Roman" w:hAnsi="Calibri Light" w:cs="David" w:hint="cs"/>
          <w:kern w:val="32"/>
          <w:sz w:val="24"/>
          <w:szCs w:val="24"/>
          <w:rtl/>
          <w:lang w:eastAsia="he-IL"/>
        </w:rPr>
        <w:t>החברה</w:t>
      </w:r>
      <w:r w:rsidRPr="004213A6">
        <w:rPr>
          <w:rFonts w:ascii="Calibri Light" w:eastAsia="Times New Roman" w:hAnsi="Calibri Light" w:cs="David"/>
          <w:kern w:val="32"/>
          <w:sz w:val="24"/>
          <w:szCs w:val="24"/>
          <w:rtl/>
          <w:lang w:eastAsia="he-IL"/>
        </w:rPr>
        <w:t xml:space="preserve"> </w:t>
      </w:r>
      <w:r w:rsidRPr="004213A6">
        <w:rPr>
          <w:rFonts w:ascii="Calibri Light" w:eastAsia="Times New Roman" w:hAnsi="Calibri Light" w:cs="David" w:hint="cs"/>
          <w:kern w:val="32"/>
          <w:sz w:val="24"/>
          <w:szCs w:val="24"/>
          <w:rtl/>
          <w:lang w:eastAsia="he-IL"/>
        </w:rPr>
        <w:t>)</w:t>
      </w:r>
      <w:r w:rsidRPr="004213A6">
        <w:rPr>
          <w:rFonts w:ascii="Calibri Light" w:eastAsia="Times New Roman" w:hAnsi="Calibri Light" w:cs="David"/>
          <w:kern w:val="32"/>
          <w:sz w:val="24"/>
          <w:szCs w:val="24"/>
          <w:rtl/>
          <w:lang w:eastAsia="he-IL"/>
        </w:rPr>
        <w:t xml:space="preserve">, כתוצאה ממעשה ו/או מחדל מקצועי של </w:t>
      </w:r>
      <w:r w:rsidRPr="004213A6">
        <w:rPr>
          <w:rFonts w:ascii="Calibri Light" w:eastAsia="Times New Roman" w:hAnsi="Calibri Light" w:cs="David" w:hint="eastAsia"/>
          <w:kern w:val="32"/>
          <w:sz w:val="24"/>
          <w:szCs w:val="24"/>
          <w:rtl/>
          <w:lang w:eastAsia="he-IL"/>
        </w:rPr>
        <w:t>ה</w:t>
      </w:r>
      <w:r w:rsidR="00440B5A">
        <w:rPr>
          <w:rFonts w:ascii="Calibri Light" w:eastAsia="Times New Roman" w:hAnsi="Calibri Light" w:cs="David" w:hint="eastAsia"/>
          <w:kern w:val="32"/>
          <w:sz w:val="24"/>
          <w:szCs w:val="24"/>
          <w:rtl/>
          <w:lang w:eastAsia="he-IL"/>
        </w:rPr>
        <w:t>מתכנן</w:t>
      </w:r>
      <w:r w:rsidRPr="004213A6">
        <w:rPr>
          <w:rFonts w:ascii="Calibri Light" w:eastAsia="Times New Roman" w:hAnsi="Calibri Light" w:cs="David"/>
          <w:kern w:val="32"/>
          <w:sz w:val="24"/>
          <w:szCs w:val="24"/>
          <w:rtl/>
          <w:lang w:eastAsia="he-IL"/>
        </w:rPr>
        <w:t xml:space="preserve"> ו/או עובדיו ו/או מי מטעמו לרבות טעות ו/או השמטה בקשר עם מתן השירותים, </w:t>
      </w:r>
      <w:r w:rsidRPr="004213A6">
        <w:rPr>
          <w:rFonts w:ascii="Calibri Light" w:eastAsia="Times New Roman" w:hAnsi="Calibri Light" w:cs="David" w:hint="eastAsia"/>
          <w:kern w:val="32"/>
          <w:sz w:val="24"/>
          <w:szCs w:val="24"/>
          <w:rtl/>
          <w:lang w:eastAsia="he-IL"/>
        </w:rPr>
        <w:t>בגבולות</w:t>
      </w:r>
      <w:r w:rsidRPr="004213A6">
        <w:rPr>
          <w:rFonts w:ascii="Calibri Light" w:eastAsia="Times New Roman" w:hAnsi="Calibri Light" w:cs="David"/>
          <w:kern w:val="32"/>
          <w:sz w:val="24"/>
          <w:szCs w:val="24"/>
          <w:rtl/>
          <w:lang w:eastAsia="he-IL"/>
        </w:rPr>
        <w:t xml:space="preserve"> אחריות בסך של </w:t>
      </w:r>
      <w:r w:rsidRPr="004213A6">
        <w:rPr>
          <w:rFonts w:ascii="Calibri Light" w:eastAsia="Times New Roman" w:hAnsi="Calibri Light" w:cs="David" w:hint="cs"/>
          <w:kern w:val="32"/>
          <w:sz w:val="24"/>
          <w:szCs w:val="24"/>
          <w:rtl/>
          <w:lang w:eastAsia="he-IL"/>
        </w:rPr>
        <w:lastRenderedPageBreak/>
        <w:t xml:space="preserve">___________ ₪ </w:t>
      </w:r>
      <w:r w:rsidRPr="004213A6">
        <w:rPr>
          <w:rFonts w:ascii="Calibri Light" w:eastAsia="Times New Roman" w:hAnsi="Calibri Light" w:cs="David"/>
          <w:kern w:val="32"/>
          <w:sz w:val="24"/>
          <w:szCs w:val="24"/>
          <w:rtl/>
          <w:lang w:eastAsia="he-IL"/>
        </w:rPr>
        <w:t xml:space="preserve">למקרה ובמצטבר לתקופת </w:t>
      </w:r>
      <w:r w:rsidRPr="004213A6">
        <w:rPr>
          <w:rFonts w:ascii="Calibri Light" w:eastAsia="Times New Roman" w:hAnsi="Calibri Light" w:cs="David" w:hint="cs"/>
          <w:kern w:val="32"/>
          <w:sz w:val="24"/>
          <w:szCs w:val="24"/>
          <w:rtl/>
          <w:lang w:eastAsia="he-IL"/>
        </w:rPr>
        <w:t>ה</w:t>
      </w:r>
      <w:r w:rsidRPr="004213A6">
        <w:rPr>
          <w:rFonts w:ascii="Calibri Light" w:eastAsia="Times New Roman" w:hAnsi="Calibri Light" w:cs="David"/>
          <w:kern w:val="32"/>
          <w:sz w:val="24"/>
          <w:szCs w:val="24"/>
          <w:rtl/>
          <w:lang w:eastAsia="he-IL"/>
        </w:rPr>
        <w:t xml:space="preserve">ביטוח. הביטוח אינו </w:t>
      </w:r>
      <w:r w:rsidRPr="004213A6">
        <w:rPr>
          <w:rFonts w:ascii="Calibri Light" w:eastAsia="Times New Roman" w:hAnsi="Calibri Light" w:cs="David" w:hint="eastAsia"/>
          <w:kern w:val="32"/>
          <w:sz w:val="24"/>
          <w:szCs w:val="24"/>
          <w:rtl/>
          <w:lang w:eastAsia="he-IL"/>
        </w:rPr>
        <w:t>כולל</w:t>
      </w:r>
      <w:r w:rsidRPr="004213A6">
        <w:rPr>
          <w:rFonts w:ascii="Calibri Light" w:eastAsia="Times New Roman" w:hAnsi="Calibri Light" w:cs="David"/>
          <w:kern w:val="32"/>
          <w:sz w:val="24"/>
          <w:szCs w:val="24"/>
          <w:rtl/>
          <w:lang w:eastAsia="he-IL"/>
        </w:rPr>
        <w:t xml:space="preserve"> כל סייג בדבר אובדן שימוש ו/או עיכוב בעקבות מקרה ביטוח, אובדן </w:t>
      </w:r>
      <w:r w:rsidRPr="004213A6">
        <w:rPr>
          <w:rFonts w:ascii="Calibri Light" w:eastAsia="Times New Roman" w:hAnsi="Calibri Light" w:cs="David" w:hint="eastAsia"/>
          <w:kern w:val="32"/>
          <w:sz w:val="24"/>
          <w:szCs w:val="24"/>
          <w:rtl/>
          <w:lang w:eastAsia="he-IL"/>
        </w:rPr>
        <w:t>מסמכים</w:t>
      </w:r>
      <w:r w:rsidRPr="004213A6">
        <w:rPr>
          <w:rFonts w:ascii="Calibri Light" w:eastAsia="Times New Roman" w:hAnsi="Calibri Light" w:cs="David"/>
          <w:kern w:val="32"/>
          <w:sz w:val="24"/>
          <w:szCs w:val="24"/>
          <w:rtl/>
          <w:lang w:eastAsia="he-IL"/>
        </w:rPr>
        <w:t xml:space="preserve">, הפרת סודיות ואי יושר של עובדים. </w:t>
      </w:r>
    </w:p>
    <w:p w14:paraId="2608CD66" w14:textId="77777777" w:rsidR="00DF6A6B" w:rsidRPr="004213A6" w:rsidRDefault="00DF6A6B" w:rsidP="00DF6A6B">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הביטוח</w:t>
      </w:r>
      <w:r w:rsidRPr="004213A6">
        <w:rPr>
          <w:rFonts w:ascii="Times New Roman" w:eastAsia="Times New Roman" w:hAnsi="Times New Roman" w:cs="David"/>
          <w:sz w:val="24"/>
          <w:szCs w:val="24"/>
          <w:rtl/>
          <w:lang w:eastAsia="he-IL"/>
        </w:rPr>
        <w:t xml:space="preserve"> הינו בעל תחולה רטרואקטיבית </w:t>
      </w:r>
      <w:r w:rsidRPr="004213A6">
        <w:rPr>
          <w:rFonts w:ascii="Times New Roman" w:eastAsia="Times New Roman" w:hAnsi="Times New Roman" w:cs="David" w:hint="eastAsia"/>
          <w:sz w:val="24"/>
          <w:szCs w:val="24"/>
          <w:rtl/>
          <w:lang w:eastAsia="he-IL"/>
        </w:rPr>
        <w:t>מיום</w:t>
      </w:r>
      <w:r w:rsidRPr="004213A6">
        <w:rPr>
          <w:rFonts w:ascii="Times New Roman" w:eastAsia="Times New Roman" w:hAnsi="Times New Roman" w:cs="David"/>
          <w:sz w:val="24"/>
          <w:szCs w:val="24"/>
          <w:rtl/>
          <w:lang w:eastAsia="he-IL"/>
        </w:rPr>
        <w:t xml:space="preserve"> תחילת מתן השירותים, אף אם ניתנו בטרם נחתם ההסכם אך לא לפני התאריך _________ (להלן: </w:t>
      </w:r>
      <w:r w:rsidRPr="004213A6">
        <w:rPr>
          <w:rFonts w:ascii="Times New Roman" w:eastAsia="Times New Roman" w:hAnsi="Times New Roman" w:cs="David"/>
          <w:b/>
          <w:bCs/>
          <w:sz w:val="24"/>
          <w:szCs w:val="24"/>
          <w:rtl/>
          <w:lang w:eastAsia="he-IL"/>
        </w:rPr>
        <w:t>"</w:t>
      </w:r>
      <w:r w:rsidRPr="004213A6">
        <w:rPr>
          <w:rFonts w:ascii="Times New Roman" w:eastAsia="Times New Roman" w:hAnsi="Times New Roman" w:cs="David" w:hint="eastAsia"/>
          <w:b/>
          <w:bCs/>
          <w:sz w:val="24"/>
          <w:szCs w:val="24"/>
          <w:rtl/>
          <w:lang w:eastAsia="he-IL"/>
        </w:rPr>
        <w:t>התאריך</w:t>
      </w:r>
      <w:r w:rsidRPr="004213A6">
        <w:rPr>
          <w:rFonts w:ascii="Times New Roman" w:eastAsia="Times New Roman" w:hAnsi="Times New Roman" w:cs="David"/>
          <w:b/>
          <w:bCs/>
          <w:sz w:val="24"/>
          <w:szCs w:val="24"/>
          <w:rtl/>
          <w:lang w:eastAsia="he-IL"/>
        </w:rPr>
        <w:t xml:space="preserve"> הרטרואקטיבי"</w:t>
      </w:r>
      <w:r w:rsidRPr="004213A6">
        <w:rPr>
          <w:rFonts w:ascii="Times New Roman" w:eastAsia="Times New Roman" w:hAnsi="Times New Roman" w:cs="David"/>
          <w:sz w:val="24"/>
          <w:szCs w:val="24"/>
          <w:rtl/>
          <w:lang w:eastAsia="he-IL"/>
        </w:rPr>
        <w:t xml:space="preserve">), וכולל תקופת גילוי </w:t>
      </w:r>
      <w:r w:rsidRPr="004213A6">
        <w:rPr>
          <w:rFonts w:ascii="Times New Roman" w:eastAsia="Times New Roman" w:hAnsi="Times New Roman" w:cs="David" w:hint="eastAsia"/>
          <w:sz w:val="24"/>
          <w:szCs w:val="24"/>
          <w:rtl/>
          <w:lang w:eastAsia="he-IL"/>
        </w:rPr>
        <w:t>מורחבת</w:t>
      </w:r>
      <w:r w:rsidRPr="004213A6">
        <w:rPr>
          <w:rFonts w:ascii="Times New Roman" w:eastAsia="Times New Roman" w:hAnsi="Times New Roman" w:cs="David"/>
          <w:sz w:val="24"/>
          <w:szCs w:val="24"/>
          <w:rtl/>
          <w:lang w:eastAsia="he-IL"/>
        </w:rPr>
        <w:t xml:space="preserve"> של </w:t>
      </w:r>
      <w:r w:rsidRPr="004213A6">
        <w:rPr>
          <w:rFonts w:ascii="Times New Roman" w:eastAsia="Times New Roman" w:hAnsi="Times New Roman" w:cs="David" w:hint="cs"/>
          <w:sz w:val="24"/>
          <w:szCs w:val="24"/>
          <w:rtl/>
          <w:lang w:eastAsia="he-IL"/>
        </w:rPr>
        <w:t>6</w:t>
      </w:r>
      <w:r w:rsidRPr="004213A6">
        <w:rPr>
          <w:rFonts w:ascii="Times New Roman" w:eastAsia="Times New Roman" w:hAnsi="Times New Roman" w:cs="David"/>
          <w:sz w:val="24"/>
          <w:szCs w:val="24"/>
          <w:rtl/>
          <w:lang w:eastAsia="he-IL"/>
        </w:rPr>
        <w:t xml:space="preserve"> חודשים לפחות.</w:t>
      </w:r>
    </w:p>
    <w:p w14:paraId="3ABC9527" w14:textId="77777777" w:rsidR="00DF6A6B" w:rsidRPr="004213A6" w:rsidRDefault="00DF6A6B" w:rsidP="00DF6A6B">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הביטוח</w:t>
      </w:r>
      <w:r w:rsidRPr="004213A6">
        <w:rPr>
          <w:rFonts w:ascii="Times New Roman" w:eastAsia="Times New Roman" w:hAnsi="Times New Roman" w:cs="David"/>
          <w:sz w:val="24"/>
          <w:szCs w:val="24"/>
          <w:rtl/>
          <w:lang w:eastAsia="he-IL"/>
        </w:rPr>
        <w:t xml:space="preserve"> כאמור הורחב </w:t>
      </w:r>
      <w:r w:rsidRPr="004213A6">
        <w:rPr>
          <w:rFonts w:ascii="Times New Roman" w:eastAsia="Times New Roman" w:hAnsi="Times New Roman" w:cs="David" w:hint="cs"/>
          <w:sz w:val="24"/>
          <w:szCs w:val="24"/>
          <w:rtl/>
          <w:lang w:eastAsia="he-IL"/>
        </w:rPr>
        <w:t>לשפות את</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cs"/>
          <w:sz w:val="24"/>
          <w:szCs w:val="24"/>
          <w:rtl/>
          <w:lang w:eastAsia="he-IL"/>
        </w:rPr>
        <w:t>החברה</w:t>
      </w:r>
      <w:r w:rsidRPr="004213A6">
        <w:rPr>
          <w:rFonts w:ascii="Times New Roman" w:eastAsia="Times New Roman" w:hAnsi="Times New Roman" w:cs="David" w:hint="eastAsia"/>
          <w:sz w:val="24"/>
          <w:szCs w:val="24"/>
          <w:rtl/>
          <w:lang w:eastAsia="he-IL"/>
        </w:rPr>
        <w:t xml:space="preserve"> </w:t>
      </w:r>
      <w:r w:rsidRPr="004213A6">
        <w:rPr>
          <w:rFonts w:ascii="Times New Roman" w:eastAsia="Times New Roman" w:hAnsi="Times New Roman" w:cs="David" w:hint="cs"/>
          <w:sz w:val="24"/>
          <w:szCs w:val="24"/>
          <w:rtl/>
          <w:lang w:eastAsia="he-IL"/>
        </w:rPr>
        <w:t>בגין</w:t>
      </w:r>
      <w:r w:rsidRPr="004213A6">
        <w:rPr>
          <w:rFonts w:ascii="Times New Roman" w:eastAsia="Times New Roman" w:hAnsi="Times New Roman" w:cs="David"/>
          <w:sz w:val="24"/>
          <w:szCs w:val="24"/>
          <w:rtl/>
          <w:lang w:eastAsia="he-IL"/>
        </w:rPr>
        <w:t xml:space="preserve"> אחריותה למעשי ו/או מחדלי ה</w:t>
      </w:r>
      <w:r w:rsidR="00440B5A">
        <w:rPr>
          <w:rFonts w:ascii="Times New Roman" w:eastAsia="Times New Roman" w:hAnsi="Times New Roman" w:cs="David"/>
          <w:sz w:val="24"/>
          <w:szCs w:val="24"/>
          <w:rtl/>
          <w:lang w:eastAsia="he-IL"/>
        </w:rPr>
        <w:t>מתכנן</w:t>
      </w:r>
      <w:r w:rsidRPr="004213A6">
        <w:rPr>
          <w:rFonts w:ascii="Times New Roman" w:eastAsia="Times New Roman" w:hAnsi="Times New Roman" w:cs="David"/>
          <w:sz w:val="24"/>
          <w:szCs w:val="24"/>
          <w:rtl/>
          <w:lang w:eastAsia="he-IL"/>
        </w:rPr>
        <w:t xml:space="preserve"> ו/או עובדיו ו/או מי </w:t>
      </w:r>
      <w:r w:rsidRPr="004213A6">
        <w:rPr>
          <w:rFonts w:ascii="Times New Roman" w:eastAsia="Times New Roman" w:hAnsi="Times New Roman" w:cs="David" w:hint="eastAsia"/>
          <w:sz w:val="24"/>
          <w:szCs w:val="24"/>
          <w:rtl/>
          <w:lang w:eastAsia="he-IL"/>
        </w:rPr>
        <w:t>מטעמו</w:t>
      </w:r>
      <w:r w:rsidRPr="004213A6">
        <w:rPr>
          <w:rFonts w:ascii="Times New Roman" w:eastAsia="Times New Roman" w:hAnsi="Times New Roman" w:cs="David"/>
          <w:sz w:val="24"/>
          <w:szCs w:val="24"/>
          <w:rtl/>
          <w:lang w:eastAsia="he-IL"/>
        </w:rPr>
        <w:t xml:space="preserve">, בכפוף לסעיף אחריות צולבת לפיו ייחשב הביטוח כאילו נערך בנפרד עבור כל אחד </w:t>
      </w:r>
      <w:r w:rsidRPr="004213A6">
        <w:rPr>
          <w:rFonts w:ascii="Times New Roman" w:eastAsia="Times New Roman" w:hAnsi="Times New Roman" w:cs="David" w:hint="eastAsia"/>
          <w:sz w:val="24"/>
          <w:szCs w:val="24"/>
          <w:rtl/>
          <w:lang w:eastAsia="he-IL"/>
        </w:rPr>
        <w:t>מיחידי</w:t>
      </w:r>
      <w:r w:rsidRPr="004213A6">
        <w:rPr>
          <w:rFonts w:ascii="Times New Roman" w:eastAsia="Times New Roman" w:hAnsi="Times New Roman" w:cs="David"/>
          <w:sz w:val="24"/>
          <w:szCs w:val="24"/>
          <w:rtl/>
          <w:lang w:eastAsia="he-IL"/>
        </w:rPr>
        <w:t xml:space="preserve"> המבוטח. ואולם, מובהר כי הפוליסה אינה מכסה את אחריותה המקצועית של </w:t>
      </w:r>
      <w:r w:rsidRPr="004213A6">
        <w:rPr>
          <w:rFonts w:ascii="Times New Roman" w:eastAsia="Times New Roman" w:hAnsi="Times New Roman" w:cs="David" w:hint="cs"/>
          <w:sz w:val="24"/>
          <w:szCs w:val="24"/>
          <w:rtl/>
          <w:lang w:eastAsia="he-IL"/>
        </w:rPr>
        <w:t>החברה</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eastAsia"/>
          <w:sz w:val="24"/>
          <w:szCs w:val="24"/>
          <w:rtl/>
          <w:lang w:eastAsia="he-IL"/>
        </w:rPr>
        <w:t>כלפי</w:t>
      </w:r>
      <w:r w:rsidRPr="004213A6">
        <w:rPr>
          <w:rFonts w:ascii="Times New Roman" w:eastAsia="Times New Roman" w:hAnsi="Times New Roman" w:cs="David"/>
          <w:sz w:val="24"/>
          <w:szCs w:val="24"/>
          <w:rtl/>
          <w:lang w:eastAsia="he-IL"/>
        </w:rPr>
        <w:t xml:space="preserve"> ה</w:t>
      </w:r>
      <w:r w:rsidR="00440B5A">
        <w:rPr>
          <w:rFonts w:ascii="Times New Roman" w:eastAsia="Times New Roman" w:hAnsi="Times New Roman" w:cs="David"/>
          <w:sz w:val="24"/>
          <w:szCs w:val="24"/>
          <w:rtl/>
          <w:lang w:eastAsia="he-IL"/>
        </w:rPr>
        <w:t>מתכנן</w:t>
      </w:r>
      <w:r w:rsidRPr="004213A6">
        <w:rPr>
          <w:rFonts w:ascii="Times New Roman" w:eastAsia="Times New Roman" w:hAnsi="Times New Roman" w:cs="David"/>
          <w:sz w:val="24"/>
          <w:szCs w:val="24"/>
          <w:rtl/>
          <w:lang w:eastAsia="he-IL"/>
        </w:rPr>
        <w:t>.</w:t>
      </w:r>
    </w:p>
    <w:p w14:paraId="6FB2BD80" w14:textId="77777777" w:rsidR="00DF6A6B" w:rsidRPr="004213A6" w:rsidRDefault="00DF6A6B" w:rsidP="00DF6A6B">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4213A6">
        <w:rPr>
          <w:rFonts w:ascii="Times New Roman" w:eastAsia="Times New Roman" w:hAnsi="Times New Roman" w:cs="David" w:hint="cs"/>
          <w:sz w:val="24"/>
          <w:szCs w:val="24"/>
          <w:rtl/>
          <w:lang w:eastAsia="he-IL"/>
        </w:rPr>
        <w:t>נוסח הפוליסה לא יפחת מהנוסח הידוע כ- "שפי</w:t>
      </w:r>
      <w:r w:rsidRPr="004213A6">
        <w:rPr>
          <w:rFonts w:ascii="Times New Roman" w:eastAsia="Times New Roman" w:hAnsi="Times New Roman" w:cs="David"/>
          <w:sz w:val="24"/>
          <w:szCs w:val="24"/>
          <w:rtl/>
          <w:lang w:eastAsia="he-IL"/>
        </w:rPr>
        <w:t>–</w:t>
      </w:r>
      <w:r w:rsidRPr="004213A6">
        <w:rPr>
          <w:rFonts w:ascii="Times New Roman" w:eastAsia="Times New Roman" w:hAnsi="Times New Roman" w:cs="David" w:hint="cs"/>
          <w:sz w:val="24"/>
          <w:szCs w:val="24"/>
          <w:rtl/>
          <w:lang w:eastAsia="he-IL"/>
        </w:rPr>
        <w:t xml:space="preserve"> ב.ר. 2011". </w:t>
      </w:r>
    </w:p>
    <w:p w14:paraId="371CCA84" w14:textId="77777777" w:rsidR="00DF6A6B" w:rsidRPr="004213A6" w:rsidRDefault="00DF6A6B" w:rsidP="00DF6A6B">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6691FCE6"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99FE052" w14:textId="77777777" w:rsidR="00DF6A6B" w:rsidRPr="004213A6" w:rsidRDefault="00DF6A6B" w:rsidP="00DF6A6B">
      <w:pPr>
        <w:widowControl w:val="0"/>
        <w:numPr>
          <w:ilvl w:val="0"/>
          <w:numId w:val="9"/>
        </w:numPr>
        <w:spacing w:before="0" w:beforeAutospacing="0" w:after="0" w:afterAutospacing="0" w:line="240" w:lineRule="auto"/>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u w:val="single"/>
          <w:rtl/>
          <w:lang w:eastAsia="he-IL"/>
        </w:rPr>
        <w:t>ביטוח</w:t>
      </w:r>
      <w:r w:rsidRPr="004213A6">
        <w:rPr>
          <w:rFonts w:ascii="Times New Roman" w:eastAsia="Times New Roman" w:hAnsi="Times New Roman" w:cs="David"/>
          <w:sz w:val="24"/>
          <w:szCs w:val="24"/>
          <w:u w:val="single"/>
          <w:rtl/>
          <w:lang w:eastAsia="he-IL"/>
        </w:rPr>
        <w:t xml:space="preserve"> אחריות מעבידים</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cs"/>
          <w:sz w:val="24"/>
          <w:szCs w:val="24"/>
          <w:rtl/>
          <w:lang w:eastAsia="he-IL"/>
        </w:rPr>
        <w:t xml:space="preserve"> - מ.פ. __________________________</w:t>
      </w:r>
    </w:p>
    <w:p w14:paraId="556D5852" w14:textId="77777777" w:rsidR="00DF6A6B" w:rsidRPr="004213A6" w:rsidRDefault="00DF6A6B" w:rsidP="00DF6A6B">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לכיסוי</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eastAsia"/>
          <w:sz w:val="24"/>
          <w:szCs w:val="24"/>
          <w:rtl/>
          <w:lang w:eastAsia="he-IL"/>
        </w:rPr>
        <w:t>חבותו</w:t>
      </w:r>
      <w:r w:rsidRPr="004213A6">
        <w:rPr>
          <w:rFonts w:ascii="Times New Roman" w:eastAsia="Times New Roman" w:hAnsi="Times New Roman" w:cs="David"/>
          <w:sz w:val="24"/>
          <w:szCs w:val="24"/>
          <w:rtl/>
          <w:lang w:eastAsia="he-IL"/>
        </w:rPr>
        <w:t xml:space="preserve"> של ה</w:t>
      </w:r>
      <w:r w:rsidR="00440B5A">
        <w:rPr>
          <w:rFonts w:ascii="Times New Roman" w:eastAsia="Times New Roman" w:hAnsi="Times New Roman" w:cs="David"/>
          <w:sz w:val="24"/>
          <w:szCs w:val="24"/>
          <w:rtl/>
          <w:lang w:eastAsia="he-IL"/>
        </w:rPr>
        <w:t>מתכנן</w:t>
      </w:r>
      <w:r w:rsidRPr="004213A6">
        <w:rPr>
          <w:rFonts w:ascii="Times New Roman" w:eastAsia="Times New Roman" w:hAnsi="Times New Roman" w:cs="David"/>
          <w:sz w:val="24"/>
          <w:szCs w:val="24"/>
          <w:rtl/>
          <w:lang w:eastAsia="he-IL"/>
        </w:rPr>
        <w:t xml:space="preserve"> על פי פקודת הנזיקין [נוסח חדש] ו/או חוק האחריות למוצרים פגומים, התש"</w:t>
      </w:r>
      <w:r w:rsidRPr="004213A6">
        <w:rPr>
          <w:rFonts w:ascii="Times New Roman" w:eastAsia="Times New Roman" w:hAnsi="Times New Roman" w:cs="David" w:hint="eastAsia"/>
          <w:sz w:val="24"/>
          <w:szCs w:val="24"/>
          <w:rtl/>
          <w:lang w:eastAsia="he-IL"/>
        </w:rPr>
        <w:t>ם</w:t>
      </w:r>
      <w:r w:rsidRPr="004213A6">
        <w:rPr>
          <w:rFonts w:ascii="Times New Roman" w:eastAsia="Times New Roman" w:hAnsi="Times New Roman" w:cs="David"/>
          <w:sz w:val="24"/>
          <w:szCs w:val="24"/>
          <w:rtl/>
          <w:lang w:eastAsia="he-IL"/>
        </w:rPr>
        <w:t xml:space="preserve">-1980 </w:t>
      </w:r>
      <w:r w:rsidRPr="004213A6">
        <w:rPr>
          <w:rFonts w:ascii="Times New Roman" w:eastAsia="Times New Roman" w:hAnsi="Times New Roman" w:cs="David" w:hint="eastAsia"/>
          <w:sz w:val="24"/>
          <w:szCs w:val="24"/>
          <w:rtl/>
          <w:lang w:eastAsia="he-IL"/>
        </w:rPr>
        <w:t>כלפי</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4213A6">
        <w:rPr>
          <w:rFonts w:ascii="Times New Roman" w:eastAsia="Times New Roman" w:hAnsi="Times New Roman" w:cs="David"/>
          <w:sz w:val="24"/>
          <w:szCs w:val="24"/>
          <w:rtl/>
          <w:lang w:eastAsia="he-IL"/>
        </w:rPr>
        <w:t>בגבולות אחריות של</w:t>
      </w:r>
      <w:r w:rsidRPr="004213A6">
        <w:rPr>
          <w:rFonts w:ascii="Times New Roman" w:eastAsia="Times New Roman" w:hAnsi="Times New Roman" w:cs="David" w:hint="cs"/>
          <w:sz w:val="24"/>
          <w:szCs w:val="24"/>
          <w:rtl/>
          <w:lang w:eastAsia="he-IL"/>
        </w:rPr>
        <w:t xml:space="preserve"> 20,000,000 ₪ לתובע, </w:t>
      </w:r>
      <w:r w:rsidRPr="004213A6">
        <w:rPr>
          <w:rFonts w:ascii="Times New Roman" w:eastAsia="Times New Roman" w:hAnsi="Times New Roman" w:cs="David" w:hint="eastAsia"/>
          <w:sz w:val="24"/>
          <w:szCs w:val="24"/>
          <w:rtl/>
          <w:lang w:eastAsia="he-IL"/>
        </w:rPr>
        <w:t>למקרה</w:t>
      </w:r>
      <w:r w:rsidRPr="004213A6">
        <w:rPr>
          <w:rFonts w:ascii="Times New Roman" w:eastAsia="Times New Roman" w:hAnsi="Times New Roman" w:cs="David"/>
          <w:sz w:val="24"/>
          <w:szCs w:val="24"/>
          <w:rtl/>
          <w:lang w:eastAsia="he-IL"/>
        </w:rPr>
        <w:t xml:space="preserve"> ובמצטבר ל</w:t>
      </w:r>
      <w:r w:rsidRPr="004213A6">
        <w:rPr>
          <w:rFonts w:ascii="Times New Roman" w:eastAsia="Times New Roman" w:hAnsi="Times New Roman" w:cs="David" w:hint="cs"/>
          <w:sz w:val="24"/>
          <w:szCs w:val="24"/>
          <w:rtl/>
          <w:lang w:eastAsia="he-IL"/>
        </w:rPr>
        <w:t>תקופת הביטוח</w:t>
      </w:r>
      <w:r w:rsidRPr="004213A6">
        <w:rPr>
          <w:rFonts w:ascii="Times New Roman" w:eastAsia="Times New Roman" w:hAnsi="Times New Roman" w:cs="David"/>
          <w:sz w:val="24"/>
          <w:szCs w:val="24"/>
          <w:rtl/>
          <w:lang w:eastAsia="he-IL"/>
        </w:rPr>
        <w:t xml:space="preserve">. הביטוח אינו כולל כל סייג בדבר </w:t>
      </w:r>
      <w:r w:rsidRPr="004213A6">
        <w:rPr>
          <w:rFonts w:ascii="Times New Roman" w:eastAsia="Times New Roman" w:hAnsi="Times New Roman" w:cs="David" w:hint="cs"/>
          <w:sz w:val="24"/>
          <w:szCs w:val="24"/>
          <w:rtl/>
          <w:lang w:eastAsia="he-IL"/>
        </w:rPr>
        <w:t xml:space="preserve">שעות עבודה, העסקת נוער וכן בדבר </w:t>
      </w:r>
      <w:r w:rsidRPr="004213A6">
        <w:rPr>
          <w:rFonts w:ascii="Times New Roman" w:eastAsia="Times New Roman" w:hAnsi="Times New Roman" w:cs="David"/>
          <w:sz w:val="24"/>
          <w:szCs w:val="24"/>
          <w:rtl/>
          <w:lang w:eastAsia="he-IL"/>
        </w:rPr>
        <w:t>חבות ה</w:t>
      </w:r>
      <w:r w:rsidR="00440B5A">
        <w:rPr>
          <w:rFonts w:ascii="Times New Roman" w:eastAsia="Times New Roman" w:hAnsi="Times New Roman" w:cs="David"/>
          <w:sz w:val="24"/>
          <w:szCs w:val="24"/>
          <w:rtl/>
          <w:lang w:eastAsia="he-IL"/>
        </w:rPr>
        <w:t>מתכנן</w:t>
      </w:r>
      <w:r w:rsidRPr="004213A6">
        <w:rPr>
          <w:rFonts w:ascii="Times New Roman" w:eastAsia="Times New Roman" w:hAnsi="Times New Roman" w:cs="David"/>
          <w:sz w:val="24"/>
          <w:szCs w:val="24"/>
          <w:rtl/>
          <w:lang w:eastAsia="he-IL"/>
        </w:rPr>
        <w:t xml:space="preserve"> כלפי קבלנים, </w:t>
      </w:r>
      <w:r w:rsidRPr="004213A6">
        <w:rPr>
          <w:rFonts w:ascii="Times New Roman" w:eastAsia="Times New Roman" w:hAnsi="Times New Roman" w:cs="David" w:hint="eastAsia"/>
          <w:sz w:val="24"/>
          <w:szCs w:val="24"/>
          <w:rtl/>
          <w:lang w:eastAsia="he-IL"/>
        </w:rPr>
        <w:t>קבלני</w:t>
      </w:r>
      <w:r w:rsidRPr="004213A6">
        <w:rPr>
          <w:rFonts w:ascii="Times New Roman" w:eastAsia="Times New Roman" w:hAnsi="Times New Roman" w:cs="David"/>
          <w:sz w:val="24"/>
          <w:szCs w:val="24"/>
          <w:rtl/>
          <w:lang w:eastAsia="he-IL"/>
        </w:rPr>
        <w:t xml:space="preserve"> משנה ועובדיהם</w:t>
      </w:r>
      <w:r w:rsidRPr="004213A6">
        <w:rPr>
          <w:rFonts w:ascii="Times New Roman" w:eastAsia="Times New Roman" w:hAnsi="Times New Roman" w:cs="David" w:hint="cs"/>
          <w:sz w:val="24"/>
          <w:szCs w:val="24"/>
          <w:rtl/>
          <w:lang w:eastAsia="he-IL"/>
        </w:rPr>
        <w:t xml:space="preserve"> היה ויחשבו לעובדי ה</w:t>
      </w:r>
      <w:r w:rsidR="00440B5A">
        <w:rPr>
          <w:rFonts w:ascii="Times New Roman" w:eastAsia="Times New Roman" w:hAnsi="Times New Roman" w:cs="David" w:hint="cs"/>
          <w:sz w:val="24"/>
          <w:szCs w:val="24"/>
          <w:rtl/>
          <w:lang w:eastAsia="he-IL"/>
        </w:rPr>
        <w:t>מתכנן</w:t>
      </w:r>
      <w:r w:rsidRPr="004213A6">
        <w:rPr>
          <w:rFonts w:ascii="Times New Roman" w:eastAsia="Times New Roman" w:hAnsi="Times New Roman" w:cs="David"/>
          <w:sz w:val="24"/>
          <w:szCs w:val="24"/>
          <w:rtl/>
          <w:lang w:eastAsia="he-IL"/>
        </w:rPr>
        <w:t>. הביטוח מורחב ל</w:t>
      </w:r>
      <w:r w:rsidRPr="004213A6">
        <w:rPr>
          <w:rFonts w:ascii="Times New Roman" w:eastAsia="Times New Roman" w:hAnsi="Times New Roman" w:cs="David" w:hint="cs"/>
          <w:sz w:val="24"/>
          <w:szCs w:val="24"/>
          <w:rtl/>
          <w:lang w:eastAsia="he-IL"/>
        </w:rPr>
        <w:t xml:space="preserve">שפות את החברה </w:t>
      </w:r>
      <w:r w:rsidRPr="004213A6">
        <w:rPr>
          <w:rFonts w:ascii="Times New Roman" w:eastAsia="Times New Roman" w:hAnsi="Times New Roman" w:cs="David"/>
          <w:sz w:val="24"/>
          <w:szCs w:val="24"/>
          <w:rtl/>
          <w:lang w:eastAsia="he-IL"/>
        </w:rPr>
        <w:t xml:space="preserve">היה ותיחשב למעביד של </w:t>
      </w:r>
      <w:r w:rsidRPr="004213A6">
        <w:rPr>
          <w:rFonts w:ascii="Times New Roman" w:eastAsia="Times New Roman" w:hAnsi="Times New Roman" w:cs="David" w:hint="eastAsia"/>
          <w:sz w:val="24"/>
          <w:szCs w:val="24"/>
          <w:rtl/>
          <w:lang w:eastAsia="he-IL"/>
        </w:rPr>
        <w:t>מי</w:t>
      </w:r>
      <w:r w:rsidRPr="004213A6">
        <w:rPr>
          <w:rFonts w:ascii="Times New Roman" w:eastAsia="Times New Roman" w:hAnsi="Times New Roman" w:cs="David"/>
          <w:sz w:val="24"/>
          <w:szCs w:val="24"/>
          <w:rtl/>
          <w:lang w:eastAsia="he-IL"/>
        </w:rPr>
        <w:t xml:space="preserve"> מ</w:t>
      </w:r>
      <w:r w:rsidRPr="004213A6">
        <w:rPr>
          <w:rFonts w:ascii="Times New Roman" w:eastAsia="Times New Roman" w:hAnsi="Times New Roman" w:cs="David" w:hint="cs"/>
          <w:sz w:val="24"/>
          <w:szCs w:val="24"/>
          <w:rtl/>
          <w:lang w:eastAsia="he-IL"/>
        </w:rPr>
        <w:t>עובדי</w:t>
      </w:r>
      <w:r w:rsidRPr="004213A6">
        <w:rPr>
          <w:rFonts w:ascii="Times New Roman" w:eastAsia="Times New Roman" w:hAnsi="Times New Roman" w:cs="David"/>
          <w:sz w:val="24"/>
          <w:szCs w:val="24"/>
          <w:rtl/>
          <w:lang w:eastAsia="he-IL"/>
        </w:rPr>
        <w:t xml:space="preserve"> ה</w:t>
      </w:r>
      <w:r w:rsidR="00440B5A">
        <w:rPr>
          <w:rFonts w:ascii="Times New Roman" w:eastAsia="Times New Roman" w:hAnsi="Times New Roman" w:cs="David"/>
          <w:sz w:val="24"/>
          <w:szCs w:val="24"/>
          <w:rtl/>
          <w:lang w:eastAsia="he-IL"/>
        </w:rPr>
        <w:t>מתכנן</w:t>
      </w:r>
      <w:r w:rsidRPr="004213A6">
        <w:rPr>
          <w:rFonts w:ascii="Times New Roman" w:eastAsia="Times New Roman" w:hAnsi="Times New Roman" w:cs="David"/>
          <w:sz w:val="24"/>
          <w:szCs w:val="24"/>
          <w:rtl/>
          <w:lang w:eastAsia="he-IL"/>
        </w:rPr>
        <w:t xml:space="preserve"> או אם ייקבע כי היא נושאת באחריות שילוחית לעניין חבות ה</w:t>
      </w:r>
      <w:r w:rsidR="00440B5A">
        <w:rPr>
          <w:rFonts w:ascii="Times New Roman" w:eastAsia="Times New Roman" w:hAnsi="Times New Roman" w:cs="David"/>
          <w:sz w:val="24"/>
          <w:szCs w:val="24"/>
          <w:rtl/>
          <w:lang w:eastAsia="he-IL"/>
        </w:rPr>
        <w:t>מתכנן</w:t>
      </w:r>
      <w:r w:rsidRPr="004213A6">
        <w:rPr>
          <w:rFonts w:ascii="Times New Roman" w:eastAsia="Times New Roman" w:hAnsi="Times New Roman" w:cs="David"/>
          <w:sz w:val="24"/>
          <w:szCs w:val="24"/>
          <w:rtl/>
          <w:lang w:eastAsia="he-IL"/>
        </w:rPr>
        <w:t xml:space="preserve"> כלפי </w:t>
      </w:r>
      <w:r w:rsidRPr="004213A6">
        <w:rPr>
          <w:rFonts w:ascii="Times New Roman" w:eastAsia="Times New Roman" w:hAnsi="Times New Roman" w:cs="David" w:hint="eastAsia"/>
          <w:sz w:val="24"/>
          <w:szCs w:val="24"/>
          <w:rtl/>
          <w:lang w:eastAsia="he-IL"/>
        </w:rPr>
        <w:t>מי</w:t>
      </w:r>
      <w:r w:rsidRPr="004213A6">
        <w:rPr>
          <w:rFonts w:ascii="Times New Roman" w:eastAsia="Times New Roman" w:hAnsi="Times New Roman" w:cs="David"/>
          <w:sz w:val="24"/>
          <w:szCs w:val="24"/>
          <w:rtl/>
          <w:lang w:eastAsia="he-IL"/>
        </w:rPr>
        <w:t xml:space="preserve"> מ</w:t>
      </w:r>
      <w:r w:rsidRPr="004213A6">
        <w:rPr>
          <w:rFonts w:ascii="Times New Roman" w:eastAsia="Times New Roman" w:hAnsi="Times New Roman" w:cs="David" w:hint="cs"/>
          <w:sz w:val="24"/>
          <w:szCs w:val="24"/>
          <w:rtl/>
          <w:lang w:eastAsia="he-IL"/>
        </w:rPr>
        <w:t>עובדיו</w:t>
      </w:r>
      <w:r w:rsidRPr="004213A6">
        <w:rPr>
          <w:rFonts w:ascii="Times New Roman" w:eastAsia="Times New Roman" w:hAnsi="Times New Roman" w:cs="David"/>
          <w:sz w:val="24"/>
          <w:szCs w:val="24"/>
          <w:rtl/>
          <w:lang w:eastAsia="he-IL"/>
        </w:rPr>
        <w:t>.</w:t>
      </w:r>
    </w:p>
    <w:p w14:paraId="5EE213E9"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222AE7C" w14:textId="77777777" w:rsidR="00DF6A6B" w:rsidRPr="004213A6" w:rsidRDefault="00DF6A6B" w:rsidP="00DF6A6B">
      <w:pPr>
        <w:widowControl w:val="0"/>
        <w:numPr>
          <w:ilvl w:val="0"/>
          <w:numId w:val="9"/>
        </w:numPr>
        <w:spacing w:before="0" w:beforeAutospacing="0" w:after="0" w:afterAutospacing="0" w:line="240" w:lineRule="exact"/>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u w:val="single"/>
          <w:rtl/>
          <w:lang w:eastAsia="he-IL"/>
        </w:rPr>
        <w:t>ביטוח</w:t>
      </w:r>
      <w:r w:rsidRPr="004213A6">
        <w:rPr>
          <w:rFonts w:ascii="Times New Roman" w:eastAsia="Times New Roman" w:hAnsi="Times New Roman" w:cs="David"/>
          <w:sz w:val="24"/>
          <w:szCs w:val="24"/>
          <w:u w:val="single"/>
          <w:rtl/>
          <w:lang w:eastAsia="he-IL"/>
        </w:rPr>
        <w:t xml:space="preserve"> אחריות כלפי צד שלישי</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cs"/>
          <w:sz w:val="24"/>
          <w:szCs w:val="24"/>
          <w:rtl/>
          <w:lang w:eastAsia="he-IL"/>
        </w:rPr>
        <w:t xml:space="preserve"> מ.פ. _______________________</w:t>
      </w:r>
    </w:p>
    <w:p w14:paraId="278C808C" w14:textId="77777777" w:rsidR="00DF6A6B" w:rsidRPr="004213A6" w:rsidRDefault="00DF6A6B" w:rsidP="00DF6A6B">
      <w:pPr>
        <w:widowControl w:val="0"/>
        <w:spacing w:before="0" w:beforeAutospacing="0" w:after="0" w:afterAutospacing="0" w:line="240" w:lineRule="exact"/>
        <w:ind w:left="720"/>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לכיסוי</w:t>
      </w:r>
      <w:r w:rsidRPr="004213A6">
        <w:rPr>
          <w:rFonts w:ascii="Times New Roman" w:eastAsia="Times New Roman" w:hAnsi="Times New Roman" w:cs="David"/>
          <w:sz w:val="24"/>
          <w:szCs w:val="24"/>
          <w:rtl/>
          <w:lang w:eastAsia="he-IL"/>
        </w:rPr>
        <w:t xml:space="preserve"> אחריות ה</w:t>
      </w:r>
      <w:r w:rsidR="00440B5A">
        <w:rPr>
          <w:rFonts w:ascii="Times New Roman" w:eastAsia="Times New Roman" w:hAnsi="Times New Roman" w:cs="David"/>
          <w:sz w:val="24"/>
          <w:szCs w:val="24"/>
          <w:rtl/>
          <w:lang w:eastAsia="he-IL"/>
        </w:rPr>
        <w:t>מתכנן</w:t>
      </w:r>
      <w:r w:rsidRPr="004213A6">
        <w:rPr>
          <w:rFonts w:ascii="Times New Roman" w:eastAsia="Times New Roman" w:hAnsi="Times New Roman" w:cs="David"/>
          <w:sz w:val="24"/>
          <w:szCs w:val="24"/>
          <w:rtl/>
          <w:lang w:eastAsia="he-IL"/>
        </w:rPr>
        <w:t xml:space="preserve"> על פי דין </w:t>
      </w:r>
      <w:r w:rsidRPr="004213A6">
        <w:rPr>
          <w:rFonts w:ascii="Times New Roman" w:eastAsia="Times New Roman" w:hAnsi="Times New Roman" w:cs="David" w:hint="eastAsia"/>
          <w:sz w:val="24"/>
          <w:szCs w:val="24"/>
          <w:rtl/>
          <w:lang w:eastAsia="he-IL"/>
        </w:rPr>
        <w:t>בגין</w:t>
      </w:r>
      <w:r w:rsidRPr="004213A6">
        <w:rPr>
          <w:rFonts w:ascii="Times New Roman" w:eastAsia="Times New Roman" w:hAnsi="Times New Roman" w:cs="David"/>
          <w:sz w:val="24"/>
          <w:szCs w:val="24"/>
          <w:rtl/>
          <w:lang w:eastAsia="he-IL"/>
        </w:rPr>
        <w:t xml:space="preserve"> פגיעה ו/או נזק העלולים להיגרם לגופו ו/או לרכושו של כל אדם ו/או גוף כלשהו </w:t>
      </w:r>
      <w:r w:rsidRPr="004213A6">
        <w:rPr>
          <w:rFonts w:ascii="Times New Roman" w:eastAsia="Times New Roman" w:hAnsi="Times New Roman" w:cs="David" w:hint="cs"/>
          <w:sz w:val="24"/>
          <w:szCs w:val="24"/>
          <w:rtl/>
          <w:lang w:eastAsia="he-IL"/>
        </w:rPr>
        <w:t>(</w:t>
      </w:r>
      <w:r w:rsidRPr="004213A6">
        <w:rPr>
          <w:rFonts w:ascii="Times New Roman" w:eastAsia="Times New Roman" w:hAnsi="Times New Roman" w:cs="David" w:hint="eastAsia"/>
          <w:sz w:val="24"/>
          <w:szCs w:val="24"/>
          <w:rtl/>
          <w:lang w:eastAsia="he-IL"/>
        </w:rPr>
        <w:t>לרבות</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cs"/>
          <w:sz w:val="24"/>
          <w:szCs w:val="24"/>
          <w:rtl/>
          <w:lang w:eastAsia="he-IL"/>
        </w:rPr>
        <w:t>במפורש החברה)</w:t>
      </w:r>
      <w:r w:rsidRPr="004213A6">
        <w:rPr>
          <w:rFonts w:ascii="Times New Roman" w:eastAsia="Times New Roman" w:hAnsi="Times New Roman" w:cs="David"/>
          <w:sz w:val="24"/>
          <w:szCs w:val="24"/>
          <w:rtl/>
          <w:lang w:eastAsia="he-IL"/>
        </w:rPr>
        <w:t>, בג</w:t>
      </w:r>
      <w:r w:rsidRPr="004213A6">
        <w:rPr>
          <w:rFonts w:ascii="Times New Roman" w:eastAsia="Times New Roman" w:hAnsi="Times New Roman" w:cs="David" w:hint="eastAsia"/>
          <w:sz w:val="24"/>
          <w:szCs w:val="24"/>
          <w:rtl/>
          <w:lang w:eastAsia="he-IL"/>
        </w:rPr>
        <w:t>בולות</w:t>
      </w:r>
      <w:r w:rsidRPr="004213A6">
        <w:rPr>
          <w:rFonts w:ascii="Times New Roman" w:eastAsia="Times New Roman" w:hAnsi="Times New Roman" w:cs="David"/>
          <w:sz w:val="24"/>
          <w:szCs w:val="24"/>
          <w:rtl/>
          <w:lang w:eastAsia="he-IL"/>
        </w:rPr>
        <w:t xml:space="preserve"> אחריות בסך של </w:t>
      </w:r>
      <w:r w:rsidRPr="004213A6">
        <w:rPr>
          <w:rFonts w:ascii="Times New Roman" w:eastAsia="Times New Roman" w:hAnsi="Times New Roman" w:cs="David" w:hint="cs"/>
          <w:sz w:val="24"/>
          <w:szCs w:val="24"/>
          <w:rtl/>
          <w:lang w:eastAsia="he-IL"/>
        </w:rPr>
        <w:t>4</w:t>
      </w:r>
      <w:r w:rsidRPr="004213A6">
        <w:rPr>
          <w:rFonts w:ascii="Times New Roman" w:eastAsia="Times New Roman" w:hAnsi="Times New Roman" w:cs="David"/>
          <w:sz w:val="24"/>
          <w:szCs w:val="24"/>
          <w:rtl/>
          <w:lang w:eastAsia="he-IL"/>
        </w:rPr>
        <w:t>,000,000</w:t>
      </w:r>
      <w:r w:rsidRPr="004213A6">
        <w:rPr>
          <w:rFonts w:ascii="Times New Roman" w:eastAsia="Times New Roman" w:hAnsi="Times New Roman" w:cs="David" w:hint="cs"/>
          <w:sz w:val="24"/>
          <w:szCs w:val="24"/>
          <w:rtl/>
          <w:lang w:eastAsia="he-IL"/>
        </w:rPr>
        <w:t xml:space="preserve"> ₪ </w:t>
      </w:r>
      <w:r w:rsidRPr="004213A6">
        <w:rPr>
          <w:rFonts w:ascii="Times New Roman" w:eastAsia="Times New Roman" w:hAnsi="Times New Roman" w:cs="David"/>
          <w:sz w:val="24"/>
          <w:szCs w:val="24"/>
          <w:rtl/>
          <w:lang w:eastAsia="he-IL"/>
        </w:rPr>
        <w:t xml:space="preserve">למקרה ובמצטבר לתקופת </w:t>
      </w:r>
      <w:r w:rsidRPr="004213A6">
        <w:rPr>
          <w:rFonts w:ascii="Times New Roman" w:eastAsia="Times New Roman" w:hAnsi="Times New Roman" w:cs="David" w:hint="cs"/>
          <w:sz w:val="24"/>
          <w:szCs w:val="24"/>
          <w:rtl/>
          <w:lang w:eastAsia="he-IL"/>
        </w:rPr>
        <w:t>ה</w:t>
      </w:r>
      <w:r w:rsidRPr="004213A6">
        <w:rPr>
          <w:rFonts w:ascii="Times New Roman" w:eastAsia="Times New Roman" w:hAnsi="Times New Roman" w:cs="David" w:hint="eastAsia"/>
          <w:sz w:val="24"/>
          <w:szCs w:val="24"/>
          <w:rtl/>
          <w:lang w:eastAsia="he-IL"/>
        </w:rPr>
        <w:t>ביטוח</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eastAsia"/>
          <w:sz w:val="24"/>
          <w:szCs w:val="24"/>
          <w:rtl/>
          <w:lang w:eastAsia="he-IL"/>
        </w:rPr>
        <w:t>הביטוח</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sz w:val="24"/>
          <w:szCs w:val="24"/>
          <w:rtl/>
          <w:lang w:eastAsia="he-IL"/>
        </w:rPr>
        <w:lastRenderedPageBreak/>
        <w:t xml:space="preserve">אינו כולל כל סייג בדבר חבות בגין וכלפי קבלנים, </w:t>
      </w:r>
      <w:r w:rsidRPr="004213A6">
        <w:rPr>
          <w:rFonts w:ascii="Times New Roman" w:eastAsia="Times New Roman" w:hAnsi="Times New Roman" w:cs="David" w:hint="eastAsia"/>
          <w:sz w:val="24"/>
          <w:szCs w:val="24"/>
          <w:rtl/>
          <w:lang w:eastAsia="he-IL"/>
        </w:rPr>
        <w:t>קבלני</w:t>
      </w:r>
      <w:r w:rsidRPr="004213A6">
        <w:rPr>
          <w:rFonts w:ascii="Times New Roman" w:eastAsia="Times New Roman" w:hAnsi="Times New Roman" w:cs="David"/>
          <w:sz w:val="24"/>
          <w:szCs w:val="24"/>
          <w:rtl/>
          <w:lang w:eastAsia="he-IL"/>
        </w:rPr>
        <w:t xml:space="preserve"> משנה ועובדיהם וכן תביעות תחלוף מצד המוסד לביטוח לאומי. הביטוח מורחב ל</w:t>
      </w:r>
      <w:r w:rsidRPr="004213A6">
        <w:rPr>
          <w:rFonts w:ascii="Times New Roman" w:eastAsia="Times New Roman" w:hAnsi="Times New Roman" w:cs="David" w:hint="cs"/>
          <w:sz w:val="24"/>
          <w:szCs w:val="24"/>
          <w:rtl/>
          <w:lang w:eastAsia="he-IL"/>
        </w:rPr>
        <w:t xml:space="preserve">שפות את החברה בגין </w:t>
      </w:r>
      <w:r w:rsidRPr="004213A6">
        <w:rPr>
          <w:rFonts w:ascii="Times New Roman" w:eastAsia="Times New Roman" w:hAnsi="Times New Roman" w:cs="David"/>
          <w:sz w:val="24"/>
          <w:szCs w:val="24"/>
          <w:rtl/>
          <w:lang w:eastAsia="he-IL"/>
        </w:rPr>
        <w:t>אחריותה למעשי ו/או מחדלי ה</w:t>
      </w:r>
      <w:r w:rsidR="00440B5A">
        <w:rPr>
          <w:rFonts w:ascii="Times New Roman" w:eastAsia="Times New Roman" w:hAnsi="Times New Roman" w:cs="David"/>
          <w:sz w:val="24"/>
          <w:szCs w:val="24"/>
          <w:rtl/>
          <w:lang w:eastAsia="he-IL"/>
        </w:rPr>
        <w:t>מתכנן</w:t>
      </w:r>
      <w:r w:rsidRPr="004213A6">
        <w:rPr>
          <w:rFonts w:ascii="Times New Roman" w:eastAsia="Times New Roman" w:hAnsi="Times New Roman" w:cs="David"/>
          <w:sz w:val="24"/>
          <w:szCs w:val="24"/>
          <w:rtl/>
          <w:lang w:eastAsia="he-IL"/>
        </w:rPr>
        <w:t xml:space="preserve"> ו/או מי מטעמו, בכפוף </w:t>
      </w:r>
      <w:r w:rsidRPr="004213A6">
        <w:rPr>
          <w:rFonts w:ascii="Times New Roman" w:eastAsia="Times New Roman" w:hAnsi="Times New Roman" w:cs="David" w:hint="eastAsia"/>
          <w:sz w:val="24"/>
          <w:szCs w:val="24"/>
          <w:rtl/>
          <w:lang w:eastAsia="he-IL"/>
        </w:rPr>
        <w:t>לסעיף</w:t>
      </w:r>
      <w:r w:rsidRPr="004213A6">
        <w:rPr>
          <w:rFonts w:ascii="Times New Roman" w:eastAsia="Times New Roman" w:hAnsi="Times New Roman" w:cs="David"/>
          <w:sz w:val="24"/>
          <w:szCs w:val="24"/>
          <w:rtl/>
          <w:lang w:eastAsia="he-IL"/>
        </w:rPr>
        <w:t xml:space="preserve"> אחריות צולבת.</w:t>
      </w:r>
    </w:p>
    <w:p w14:paraId="542C48DC" w14:textId="77777777" w:rsidR="00DF6A6B" w:rsidRPr="004213A6" w:rsidRDefault="00DF6A6B" w:rsidP="00DF6A6B">
      <w:pPr>
        <w:widowControl w:val="0"/>
        <w:spacing w:before="0" w:beforeAutospacing="0" w:after="0" w:afterAutospacing="0" w:line="240" w:lineRule="auto"/>
        <w:ind w:left="709" w:hanging="720"/>
        <w:rPr>
          <w:rFonts w:ascii="Times New Roman" w:eastAsia="Times New Roman" w:hAnsi="Times New Roman" w:cs="David"/>
          <w:sz w:val="24"/>
          <w:szCs w:val="24"/>
          <w:rtl/>
          <w:lang w:eastAsia="he-IL"/>
        </w:rPr>
      </w:pPr>
    </w:p>
    <w:p w14:paraId="41F3FD22" w14:textId="77777777" w:rsidR="00DF6A6B" w:rsidRPr="004213A6" w:rsidRDefault="00DF6A6B" w:rsidP="00DF6A6B">
      <w:pPr>
        <w:widowControl w:val="0"/>
        <w:spacing w:before="0" w:beforeAutospacing="0" w:after="0" w:afterAutospacing="0" w:line="240" w:lineRule="auto"/>
        <w:ind w:left="709" w:hanging="720"/>
        <w:rPr>
          <w:rFonts w:ascii="Times New Roman" w:eastAsia="Times New Roman" w:hAnsi="Times New Roman" w:cs="David"/>
          <w:sz w:val="24"/>
          <w:szCs w:val="24"/>
          <w:rtl/>
          <w:lang w:eastAsia="he-IL"/>
        </w:rPr>
      </w:pPr>
    </w:p>
    <w:p w14:paraId="4842D9B1"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47A63B0F"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b/>
          <w:bCs/>
          <w:sz w:val="24"/>
          <w:szCs w:val="24"/>
          <w:rtl/>
          <w:lang w:eastAsia="he-IL"/>
        </w:rPr>
      </w:pPr>
      <w:r w:rsidRPr="004213A6">
        <w:rPr>
          <w:rFonts w:ascii="Times New Roman" w:eastAsia="Times New Roman" w:hAnsi="Times New Roman" w:cs="David" w:hint="eastAsia"/>
          <w:b/>
          <w:bCs/>
          <w:sz w:val="24"/>
          <w:szCs w:val="24"/>
          <w:u w:val="single"/>
          <w:rtl/>
          <w:lang w:eastAsia="he-IL"/>
        </w:rPr>
        <w:t>כללי</w:t>
      </w:r>
      <w:r w:rsidRPr="004213A6">
        <w:rPr>
          <w:rFonts w:ascii="Times New Roman" w:eastAsia="Times New Roman" w:hAnsi="Times New Roman" w:cs="David"/>
          <w:b/>
          <w:bCs/>
          <w:sz w:val="24"/>
          <w:szCs w:val="24"/>
          <w:u w:val="single"/>
          <w:rtl/>
          <w:lang w:eastAsia="he-IL"/>
        </w:rPr>
        <w:t xml:space="preserve"> לכל הפוליסות</w:t>
      </w:r>
      <w:r w:rsidRPr="004213A6">
        <w:rPr>
          <w:rFonts w:ascii="Times New Roman" w:eastAsia="Times New Roman" w:hAnsi="Times New Roman" w:cs="David"/>
          <w:b/>
          <w:bCs/>
          <w:sz w:val="24"/>
          <w:szCs w:val="24"/>
          <w:rtl/>
          <w:lang w:eastAsia="he-IL"/>
        </w:rPr>
        <w:t xml:space="preserve"> </w:t>
      </w:r>
      <w:r w:rsidRPr="004213A6">
        <w:rPr>
          <w:rFonts w:ascii="Times New Roman" w:eastAsia="Times New Roman" w:hAnsi="Times New Roman" w:cs="David" w:hint="eastAsia"/>
          <w:b/>
          <w:bCs/>
          <w:sz w:val="24"/>
          <w:szCs w:val="24"/>
          <w:rtl/>
          <w:lang w:eastAsia="he-IL"/>
        </w:rPr>
        <w:t>–</w:t>
      </w:r>
      <w:r w:rsidRPr="004213A6">
        <w:rPr>
          <w:rFonts w:ascii="Times New Roman" w:eastAsia="Times New Roman" w:hAnsi="Times New Roman" w:cs="David"/>
          <w:b/>
          <w:bCs/>
          <w:sz w:val="24"/>
          <w:szCs w:val="24"/>
          <w:rtl/>
          <w:lang w:eastAsia="he-IL"/>
        </w:rPr>
        <w:t xml:space="preserve"> </w:t>
      </w:r>
    </w:p>
    <w:p w14:paraId="4F348D88"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E268781" w14:textId="77777777" w:rsidR="00DF6A6B" w:rsidRPr="004213A6" w:rsidRDefault="00DF6A6B" w:rsidP="00DF6A6B">
      <w:pPr>
        <w:widowControl w:val="0"/>
        <w:numPr>
          <w:ilvl w:val="0"/>
          <w:numId w:val="8"/>
        </w:numPr>
        <w:spacing w:before="0" w:beforeAutospacing="0" w:after="0" w:afterAutospacing="0" w:line="240" w:lineRule="auto"/>
        <w:rPr>
          <w:rFonts w:ascii="Times New Roman" w:eastAsia="Times New Roman" w:hAnsi="Times New Roman" w:cs="David"/>
          <w:sz w:val="24"/>
          <w:szCs w:val="24"/>
          <w:lang w:eastAsia="he-IL"/>
        </w:rPr>
      </w:pPr>
      <w:r w:rsidRPr="004213A6">
        <w:rPr>
          <w:rFonts w:ascii="Times New Roman" w:eastAsia="Times New Roman" w:hAnsi="Times New Roman" w:cs="David"/>
          <w:b/>
          <w:bCs/>
          <w:sz w:val="24"/>
          <w:szCs w:val="24"/>
          <w:rtl/>
          <w:lang w:eastAsia="he-IL"/>
        </w:rPr>
        <w:t>"</w:t>
      </w:r>
      <w:r w:rsidRPr="004213A6">
        <w:rPr>
          <w:rFonts w:ascii="Times New Roman" w:eastAsia="Times New Roman" w:hAnsi="Times New Roman" w:cs="David" w:hint="cs"/>
          <w:b/>
          <w:bCs/>
          <w:sz w:val="24"/>
          <w:szCs w:val="24"/>
          <w:rtl/>
          <w:lang w:eastAsia="he-IL"/>
        </w:rPr>
        <w:t>החברה</w:t>
      </w:r>
      <w:r w:rsidRPr="004213A6">
        <w:rPr>
          <w:rFonts w:ascii="Times New Roman" w:eastAsia="Times New Roman" w:hAnsi="Times New Roman" w:cs="David"/>
          <w:b/>
          <w:bCs/>
          <w:sz w:val="24"/>
          <w:szCs w:val="24"/>
          <w:rtl/>
          <w:lang w:eastAsia="he-IL"/>
        </w:rPr>
        <w:t>"</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eastAsia"/>
          <w:sz w:val="24"/>
          <w:szCs w:val="24"/>
          <w:rtl/>
          <w:lang w:eastAsia="he-IL"/>
        </w:rPr>
        <w:t>לצורך</w:t>
      </w:r>
      <w:r w:rsidRPr="004213A6">
        <w:rPr>
          <w:rFonts w:ascii="Times New Roman" w:eastAsia="Times New Roman" w:hAnsi="Times New Roman" w:cs="David"/>
          <w:sz w:val="24"/>
          <w:szCs w:val="24"/>
          <w:rtl/>
          <w:lang w:eastAsia="he-IL"/>
        </w:rPr>
        <w:t xml:space="preserve"> הביטוחים הנ"</w:t>
      </w:r>
      <w:r w:rsidRPr="004213A6">
        <w:rPr>
          <w:rFonts w:ascii="Times New Roman" w:eastAsia="Times New Roman" w:hAnsi="Times New Roman" w:cs="David" w:hint="eastAsia"/>
          <w:sz w:val="24"/>
          <w:szCs w:val="24"/>
          <w:rtl/>
          <w:lang w:eastAsia="he-IL"/>
        </w:rPr>
        <w:t>ל</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eastAsia"/>
          <w:sz w:val="24"/>
          <w:szCs w:val="24"/>
          <w:rtl/>
          <w:lang w:eastAsia="he-IL"/>
        </w:rPr>
        <w:t>ו</w:t>
      </w:r>
      <w:r w:rsidRPr="004213A6">
        <w:rPr>
          <w:rFonts w:ascii="Times New Roman" w:eastAsia="Times New Roman" w:hAnsi="Times New Roman" w:cs="David"/>
          <w:sz w:val="24"/>
          <w:szCs w:val="24"/>
          <w:rtl/>
          <w:lang w:eastAsia="he-IL"/>
        </w:rPr>
        <w:t>/או אישור זה הינ</w:t>
      </w:r>
      <w:r w:rsidRPr="004213A6">
        <w:rPr>
          <w:rFonts w:ascii="Times New Roman" w:eastAsia="Times New Roman" w:hAnsi="Times New Roman" w:cs="David" w:hint="cs"/>
          <w:sz w:val="24"/>
          <w:szCs w:val="24"/>
          <w:rtl/>
          <w:lang w:eastAsia="he-IL"/>
        </w:rPr>
        <w:t>ה</w:t>
      </w:r>
      <w:r w:rsidRPr="004213A6">
        <w:rPr>
          <w:rFonts w:ascii="Times New Roman" w:eastAsia="Times New Roman" w:hAnsi="Times New Roman" w:cs="David"/>
          <w:sz w:val="24"/>
          <w:szCs w:val="24"/>
          <w:rtl/>
          <w:lang w:eastAsia="he-IL"/>
        </w:rPr>
        <w:t xml:space="preserve"> לרבות חברת אם ו/או חברות בנות ו/או חברות שלובות</w:t>
      </w:r>
      <w:r w:rsidRPr="004213A6">
        <w:rPr>
          <w:rFonts w:ascii="Times New Roman" w:eastAsia="Times New Roman" w:hAnsi="Times New Roman" w:cs="David" w:hint="cs"/>
          <w:sz w:val="24"/>
          <w:szCs w:val="24"/>
          <w:rtl/>
          <w:lang w:eastAsia="he-IL"/>
        </w:rPr>
        <w:t xml:space="preserve"> ו/או עובדיהן ו/או מנהליהן</w:t>
      </w:r>
      <w:r w:rsidRPr="004213A6">
        <w:rPr>
          <w:rFonts w:ascii="Times New Roman" w:eastAsia="Times New Roman" w:hAnsi="Times New Roman" w:cs="David"/>
          <w:sz w:val="24"/>
          <w:szCs w:val="24"/>
          <w:rtl/>
          <w:lang w:eastAsia="he-IL"/>
        </w:rPr>
        <w:t>.</w:t>
      </w:r>
    </w:p>
    <w:p w14:paraId="17292553" w14:textId="77777777" w:rsidR="00DF6A6B" w:rsidRPr="004213A6" w:rsidRDefault="00DF6A6B" w:rsidP="00DF6A6B">
      <w:pPr>
        <w:widowControl w:val="0"/>
        <w:spacing w:before="0" w:beforeAutospacing="0" w:after="0" w:afterAutospacing="0" w:line="240" w:lineRule="auto"/>
        <w:ind w:right="720"/>
        <w:rPr>
          <w:rFonts w:ascii="Times New Roman" w:eastAsia="Times New Roman" w:hAnsi="Times New Roman" w:cs="David"/>
          <w:sz w:val="24"/>
          <w:szCs w:val="24"/>
          <w:lang w:eastAsia="he-IL"/>
        </w:rPr>
      </w:pPr>
    </w:p>
    <w:p w14:paraId="2089A33E" w14:textId="77777777" w:rsidR="00DF6A6B" w:rsidRPr="004213A6" w:rsidRDefault="00DF6A6B" w:rsidP="00DF6A6B">
      <w:pPr>
        <w:widowControl w:val="0"/>
        <w:numPr>
          <w:ilvl w:val="0"/>
          <w:numId w:val="8"/>
        </w:numPr>
        <w:spacing w:before="0" w:beforeAutospacing="0" w:after="0" w:afterAutospacing="0" w:line="240" w:lineRule="auto"/>
        <w:rPr>
          <w:rFonts w:ascii="Times New Roman" w:eastAsia="Times New Roman" w:hAnsi="Times New Roman" w:cs="David"/>
          <w:sz w:val="24"/>
          <w:szCs w:val="24"/>
          <w:rtl/>
          <w:lang w:eastAsia="he-IL"/>
        </w:rPr>
      </w:pPr>
      <w:r w:rsidRPr="004213A6">
        <w:rPr>
          <w:rFonts w:ascii="Times New Roman" w:eastAsia="Times New Roman" w:hAnsi="Times New Roman" w:cs="David" w:hint="cs"/>
          <w:sz w:val="24"/>
          <w:szCs w:val="24"/>
          <w:rtl/>
          <w:lang w:eastAsia="he-IL"/>
        </w:rPr>
        <w:t>נוסח הפוליסות (למעט אחריות מקצועית) לא יפחת מהנוסח הידוע כביט במהדורה הרלוונטית לעת עריכת הביטוח.</w:t>
      </w:r>
    </w:p>
    <w:p w14:paraId="5B483CF1" w14:textId="77777777" w:rsidR="00DF6A6B" w:rsidRPr="004213A6" w:rsidRDefault="00DF6A6B" w:rsidP="00DF6A6B">
      <w:pPr>
        <w:widowControl w:val="0"/>
        <w:spacing w:before="0" w:beforeAutospacing="0" w:after="0" w:afterAutospacing="0" w:line="240" w:lineRule="auto"/>
        <w:ind w:right="720"/>
        <w:rPr>
          <w:rFonts w:ascii="Times New Roman" w:eastAsia="Times New Roman" w:hAnsi="Times New Roman" w:cs="David"/>
          <w:sz w:val="24"/>
          <w:szCs w:val="24"/>
          <w:rtl/>
          <w:lang w:eastAsia="he-IL"/>
        </w:rPr>
      </w:pPr>
    </w:p>
    <w:p w14:paraId="7D56C4F6" w14:textId="77777777" w:rsidR="00DF6A6B" w:rsidRPr="004213A6" w:rsidRDefault="00DF6A6B" w:rsidP="00DF6A6B">
      <w:pPr>
        <w:widowControl w:val="0"/>
        <w:numPr>
          <w:ilvl w:val="0"/>
          <w:numId w:val="8"/>
        </w:numPr>
        <w:spacing w:before="0" w:beforeAutospacing="0" w:after="0" w:afterAutospacing="0" w:line="240" w:lineRule="auto"/>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הננו</w:t>
      </w:r>
      <w:r w:rsidRPr="004213A6">
        <w:rPr>
          <w:rFonts w:ascii="Times New Roman" w:eastAsia="Times New Roman" w:hAnsi="Times New Roman" w:cs="David"/>
          <w:sz w:val="24"/>
          <w:szCs w:val="24"/>
          <w:rtl/>
          <w:lang w:eastAsia="he-IL"/>
        </w:rPr>
        <w:t xml:space="preserve"> מאשרים כי ידוע לנו שהאחריות </w:t>
      </w:r>
      <w:r w:rsidRPr="004213A6">
        <w:rPr>
          <w:rFonts w:ascii="Times New Roman" w:eastAsia="Times New Roman" w:hAnsi="Times New Roman" w:cs="David" w:hint="eastAsia"/>
          <w:sz w:val="24"/>
          <w:szCs w:val="24"/>
          <w:rtl/>
          <w:lang w:eastAsia="he-IL"/>
        </w:rPr>
        <w:t>לתשלום</w:t>
      </w:r>
      <w:r w:rsidRPr="004213A6">
        <w:rPr>
          <w:rFonts w:ascii="Times New Roman" w:eastAsia="Times New Roman" w:hAnsi="Times New Roman" w:cs="David"/>
          <w:sz w:val="24"/>
          <w:szCs w:val="24"/>
          <w:rtl/>
          <w:lang w:eastAsia="he-IL"/>
        </w:rPr>
        <w:t xml:space="preserve"> פרמיות הביטוח והשתתפות עצמית חלה על ה</w:t>
      </w:r>
      <w:r w:rsidR="00440B5A">
        <w:rPr>
          <w:rFonts w:ascii="Times New Roman" w:eastAsia="Times New Roman" w:hAnsi="Times New Roman" w:cs="David"/>
          <w:sz w:val="24"/>
          <w:szCs w:val="24"/>
          <w:rtl/>
          <w:lang w:eastAsia="he-IL"/>
        </w:rPr>
        <w:t>מתכנן</w:t>
      </w:r>
      <w:r w:rsidRPr="004213A6">
        <w:rPr>
          <w:rFonts w:ascii="Times New Roman" w:eastAsia="Times New Roman" w:hAnsi="Times New Roman" w:cs="David"/>
          <w:sz w:val="24"/>
          <w:szCs w:val="24"/>
          <w:rtl/>
          <w:lang w:eastAsia="he-IL"/>
        </w:rPr>
        <w:t xml:space="preserve"> בלבד</w:t>
      </w:r>
      <w:r w:rsidRPr="004213A6">
        <w:rPr>
          <w:rFonts w:ascii="Times New Roman" w:eastAsia="Times New Roman" w:hAnsi="Times New Roman" w:cs="David" w:hint="cs"/>
          <w:sz w:val="24"/>
          <w:szCs w:val="24"/>
          <w:rtl/>
          <w:lang w:eastAsia="he-IL"/>
        </w:rPr>
        <w:t>, ובשום מקרה לא על החברה</w:t>
      </w:r>
      <w:r w:rsidRPr="004213A6">
        <w:rPr>
          <w:rFonts w:ascii="Times New Roman" w:eastAsia="Times New Roman" w:hAnsi="Times New Roman" w:cs="David"/>
          <w:sz w:val="24"/>
          <w:szCs w:val="24"/>
          <w:rtl/>
          <w:lang w:eastAsia="he-IL"/>
        </w:rPr>
        <w:t>.</w:t>
      </w:r>
    </w:p>
    <w:p w14:paraId="04CF024A"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4977A2C" w14:textId="77777777" w:rsidR="00DF6A6B" w:rsidRPr="004213A6" w:rsidRDefault="00DF6A6B" w:rsidP="00DF6A6B">
      <w:pPr>
        <w:widowControl w:val="0"/>
        <w:numPr>
          <w:ilvl w:val="0"/>
          <w:numId w:val="8"/>
        </w:numPr>
        <w:spacing w:before="0" w:beforeAutospacing="0" w:after="0" w:afterAutospacing="0" w:line="240" w:lineRule="auto"/>
        <w:rPr>
          <w:rFonts w:ascii="Times New Roman" w:eastAsia="Times New Roman" w:hAnsi="Times New Roman" w:cs="David"/>
          <w:sz w:val="24"/>
          <w:szCs w:val="24"/>
          <w:lang w:eastAsia="he-IL"/>
        </w:rPr>
      </w:pPr>
      <w:r w:rsidRPr="004213A6">
        <w:rPr>
          <w:rFonts w:ascii="Times New Roman" w:eastAsia="Times New Roman" w:hAnsi="Times New Roman" w:cs="David" w:hint="eastAsia"/>
          <w:sz w:val="24"/>
          <w:szCs w:val="24"/>
          <w:rtl/>
          <w:lang w:eastAsia="he-IL"/>
        </w:rPr>
        <w:t>הננו</w:t>
      </w:r>
      <w:r w:rsidRPr="004213A6">
        <w:rPr>
          <w:rFonts w:ascii="Times New Roman" w:eastAsia="Times New Roman" w:hAnsi="Times New Roman" w:cs="David"/>
          <w:sz w:val="24"/>
          <w:szCs w:val="24"/>
          <w:rtl/>
          <w:lang w:eastAsia="he-IL"/>
        </w:rPr>
        <w:t xml:space="preserve"> מאשרים כי כל הביטוחים הנ"</w:t>
      </w:r>
      <w:r w:rsidRPr="004213A6">
        <w:rPr>
          <w:rFonts w:ascii="Times New Roman" w:eastAsia="Times New Roman" w:hAnsi="Times New Roman" w:cs="David" w:hint="eastAsia"/>
          <w:sz w:val="24"/>
          <w:szCs w:val="24"/>
          <w:rtl/>
          <w:lang w:eastAsia="he-IL"/>
        </w:rPr>
        <w:t>ל</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eastAsia"/>
          <w:sz w:val="24"/>
          <w:szCs w:val="24"/>
          <w:rtl/>
          <w:lang w:eastAsia="he-IL"/>
        </w:rPr>
        <w:t>הינם</w:t>
      </w:r>
      <w:r w:rsidRPr="004213A6">
        <w:rPr>
          <w:rFonts w:ascii="Times New Roman" w:eastAsia="Times New Roman" w:hAnsi="Times New Roman" w:cs="David"/>
          <w:sz w:val="24"/>
          <w:szCs w:val="24"/>
          <w:rtl/>
          <w:lang w:eastAsia="he-IL"/>
        </w:rPr>
        <w:t xml:space="preserve"> ראשוניים וקודמים לכל ביטוח הנערך על ידי </w:t>
      </w:r>
      <w:r w:rsidRPr="004213A6">
        <w:rPr>
          <w:rFonts w:ascii="Times New Roman" w:eastAsia="Times New Roman" w:hAnsi="Times New Roman" w:cs="David" w:hint="cs"/>
          <w:sz w:val="24"/>
          <w:szCs w:val="24"/>
          <w:rtl/>
          <w:lang w:eastAsia="he-IL"/>
        </w:rPr>
        <w:t>החברה</w:t>
      </w:r>
      <w:r w:rsidRPr="004213A6">
        <w:rPr>
          <w:rFonts w:ascii="Times New Roman" w:eastAsia="Times New Roman" w:hAnsi="Times New Roman" w:cs="David"/>
          <w:sz w:val="24"/>
          <w:szCs w:val="24"/>
          <w:rtl/>
          <w:lang w:eastAsia="he-IL"/>
        </w:rPr>
        <w:t xml:space="preserve"> ו/או לטובתה, ואנו מוותרים על </w:t>
      </w:r>
      <w:r w:rsidRPr="004213A6">
        <w:rPr>
          <w:rFonts w:ascii="Times New Roman" w:eastAsia="Times New Roman" w:hAnsi="Times New Roman" w:cs="David" w:hint="eastAsia"/>
          <w:sz w:val="24"/>
          <w:szCs w:val="24"/>
          <w:rtl/>
          <w:lang w:eastAsia="he-IL"/>
        </w:rPr>
        <w:t>כל</w:t>
      </w:r>
      <w:r w:rsidRPr="004213A6">
        <w:rPr>
          <w:rFonts w:ascii="Times New Roman" w:eastAsia="Times New Roman" w:hAnsi="Times New Roman" w:cs="David"/>
          <w:sz w:val="24"/>
          <w:szCs w:val="24"/>
          <w:rtl/>
          <w:lang w:eastAsia="he-IL"/>
        </w:rPr>
        <w:t xml:space="preserve"> טענה ו/או דרישה ו/או תביעה בדבר שיתוף ביטוחי </w:t>
      </w:r>
      <w:r w:rsidRPr="004213A6">
        <w:rPr>
          <w:rFonts w:ascii="Times New Roman" w:eastAsia="Times New Roman" w:hAnsi="Times New Roman" w:cs="David" w:hint="cs"/>
          <w:sz w:val="24"/>
          <w:szCs w:val="24"/>
          <w:rtl/>
          <w:lang w:eastAsia="he-IL"/>
        </w:rPr>
        <w:t>החברה</w:t>
      </w:r>
      <w:r w:rsidRPr="004213A6">
        <w:rPr>
          <w:rFonts w:ascii="Times New Roman" w:eastAsia="Times New Roman" w:hAnsi="Times New Roman" w:cs="David"/>
          <w:sz w:val="24"/>
          <w:szCs w:val="24"/>
          <w:rtl/>
          <w:lang w:eastAsia="he-IL"/>
        </w:rPr>
        <w:t>.</w:t>
      </w:r>
    </w:p>
    <w:p w14:paraId="1236A0AF" w14:textId="77777777" w:rsidR="00DF6A6B" w:rsidRPr="004213A6" w:rsidRDefault="00DF6A6B" w:rsidP="00DF6A6B">
      <w:pPr>
        <w:spacing w:before="0" w:beforeAutospacing="0" w:after="0" w:afterAutospacing="0" w:line="360" w:lineRule="auto"/>
        <w:ind w:left="720"/>
        <w:rPr>
          <w:rFonts w:ascii="Times New Roman" w:eastAsia="Times New Roman" w:hAnsi="Times New Roman" w:cs="David"/>
          <w:sz w:val="24"/>
          <w:szCs w:val="24"/>
          <w:rtl/>
        </w:rPr>
      </w:pPr>
    </w:p>
    <w:p w14:paraId="54BF23FA" w14:textId="77777777" w:rsidR="00DF6A6B" w:rsidRPr="004213A6" w:rsidRDefault="00DF6A6B" w:rsidP="00DF6A6B">
      <w:pPr>
        <w:widowControl w:val="0"/>
        <w:numPr>
          <w:ilvl w:val="0"/>
          <w:numId w:val="8"/>
        </w:numPr>
        <w:spacing w:before="0" w:beforeAutospacing="0" w:after="0" w:afterAutospacing="0" w:line="240" w:lineRule="auto"/>
        <w:rPr>
          <w:rFonts w:ascii="Times New Roman" w:eastAsia="Times New Roman" w:hAnsi="Times New Roman" w:cs="David"/>
          <w:sz w:val="24"/>
          <w:szCs w:val="24"/>
          <w:lang w:eastAsia="he-IL"/>
        </w:rPr>
      </w:pPr>
      <w:r w:rsidRPr="004213A6">
        <w:rPr>
          <w:rFonts w:ascii="Times New Roman" w:eastAsia="Times New Roman" w:hAnsi="Times New Roman" w:cs="David" w:hint="cs"/>
          <w:sz w:val="24"/>
          <w:szCs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43D415D2"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A55F7A0" w14:textId="77777777" w:rsidR="00DF6A6B" w:rsidRPr="004213A6" w:rsidRDefault="00DF6A6B" w:rsidP="00DF6A6B">
      <w:pPr>
        <w:widowControl w:val="0"/>
        <w:numPr>
          <w:ilvl w:val="0"/>
          <w:numId w:val="8"/>
        </w:numPr>
        <w:spacing w:before="0" w:beforeAutospacing="0" w:after="0" w:afterAutospacing="0" w:line="240" w:lineRule="auto"/>
        <w:rPr>
          <w:rFonts w:ascii="Times New Roman" w:eastAsia="Times New Roman" w:hAnsi="Times New Roman" w:cs="David"/>
          <w:sz w:val="24"/>
          <w:szCs w:val="24"/>
          <w:rtl/>
          <w:lang w:eastAsia="he-IL"/>
        </w:rPr>
      </w:pPr>
      <w:r w:rsidRPr="004213A6">
        <w:rPr>
          <w:rFonts w:ascii="Times New Roman" w:eastAsia="Times New Roman" w:hAnsi="Times New Roman" w:cs="David" w:hint="eastAsia"/>
          <w:sz w:val="24"/>
          <w:szCs w:val="24"/>
          <w:rtl/>
          <w:lang w:eastAsia="he-IL"/>
        </w:rPr>
        <w:t>הננו</w:t>
      </w:r>
      <w:r w:rsidRPr="004213A6">
        <w:rPr>
          <w:rFonts w:ascii="Times New Roman" w:eastAsia="Times New Roman" w:hAnsi="Times New Roman" w:cs="David"/>
          <w:sz w:val="24"/>
          <w:szCs w:val="24"/>
          <w:rtl/>
          <w:lang w:eastAsia="he-IL"/>
        </w:rPr>
        <w:t xml:space="preserve"> מתחייבים כי הביטוחים הנ"</w:t>
      </w:r>
      <w:r w:rsidRPr="004213A6">
        <w:rPr>
          <w:rFonts w:ascii="Times New Roman" w:eastAsia="Times New Roman" w:hAnsi="Times New Roman" w:cs="David" w:hint="eastAsia"/>
          <w:sz w:val="24"/>
          <w:szCs w:val="24"/>
          <w:rtl/>
          <w:lang w:eastAsia="he-IL"/>
        </w:rPr>
        <w:t>ל</w:t>
      </w:r>
      <w:r w:rsidRPr="004213A6">
        <w:rPr>
          <w:rFonts w:ascii="Times New Roman" w:eastAsia="Times New Roman" w:hAnsi="Times New Roman" w:cs="David"/>
          <w:sz w:val="24"/>
          <w:szCs w:val="24"/>
          <w:rtl/>
          <w:lang w:eastAsia="he-IL"/>
        </w:rPr>
        <w:t xml:space="preserve"> </w:t>
      </w:r>
      <w:r w:rsidRPr="004213A6">
        <w:rPr>
          <w:rFonts w:ascii="Times New Roman" w:eastAsia="Times New Roman" w:hAnsi="Times New Roman" w:cs="David" w:hint="eastAsia"/>
          <w:sz w:val="24"/>
          <w:szCs w:val="24"/>
          <w:rtl/>
          <w:lang w:eastAsia="he-IL"/>
        </w:rPr>
        <w:t>לא</w:t>
      </w:r>
      <w:r w:rsidRPr="004213A6">
        <w:rPr>
          <w:rFonts w:ascii="Times New Roman" w:eastAsia="Times New Roman" w:hAnsi="Times New Roman" w:cs="David"/>
          <w:sz w:val="24"/>
          <w:szCs w:val="24"/>
          <w:rtl/>
          <w:lang w:eastAsia="he-IL"/>
        </w:rPr>
        <w:t xml:space="preserve"> יבוטלו ולא יצומצמו במשך תקופת הביטוח, אלא בהודעה מראש של 60 יום </w:t>
      </w:r>
      <w:r w:rsidRPr="004213A6">
        <w:rPr>
          <w:rFonts w:ascii="Times New Roman" w:eastAsia="Times New Roman" w:hAnsi="Times New Roman" w:cs="David" w:hint="cs"/>
          <w:sz w:val="24"/>
          <w:szCs w:val="24"/>
          <w:rtl/>
          <w:lang w:eastAsia="he-IL"/>
        </w:rPr>
        <w:t>לחברה</w:t>
      </w:r>
      <w:r w:rsidRPr="004213A6">
        <w:rPr>
          <w:rFonts w:ascii="Times New Roman" w:eastAsia="Times New Roman" w:hAnsi="Times New Roman" w:cs="David"/>
          <w:sz w:val="24"/>
          <w:szCs w:val="24"/>
          <w:rtl/>
          <w:lang w:eastAsia="he-IL"/>
        </w:rPr>
        <w:t xml:space="preserve">, בכתב, </w:t>
      </w:r>
      <w:r w:rsidRPr="004213A6">
        <w:rPr>
          <w:rFonts w:ascii="Times New Roman" w:eastAsia="Times New Roman" w:hAnsi="Times New Roman" w:cs="David" w:hint="eastAsia"/>
          <w:sz w:val="24"/>
          <w:szCs w:val="24"/>
          <w:rtl/>
          <w:lang w:eastAsia="he-IL"/>
        </w:rPr>
        <w:t>בדואר</w:t>
      </w:r>
      <w:r w:rsidRPr="004213A6">
        <w:rPr>
          <w:rFonts w:ascii="Times New Roman" w:eastAsia="Times New Roman" w:hAnsi="Times New Roman" w:cs="David"/>
          <w:sz w:val="24"/>
          <w:szCs w:val="24"/>
          <w:rtl/>
          <w:lang w:eastAsia="he-IL"/>
        </w:rPr>
        <w:t xml:space="preserve"> רשום.</w:t>
      </w:r>
    </w:p>
    <w:p w14:paraId="0F0982E7"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AEFA038"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5E28F69"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4213A6">
        <w:rPr>
          <w:rFonts w:ascii="Times New Roman" w:eastAsia="Times New Roman" w:hAnsi="Times New Roman" w:cs="David" w:hint="eastAsia"/>
          <w:bCs/>
          <w:sz w:val="24"/>
          <w:szCs w:val="24"/>
          <w:rtl/>
          <w:lang w:eastAsia="he-IL"/>
        </w:rPr>
        <w:t>אישורנו</w:t>
      </w:r>
      <w:r w:rsidRPr="004213A6">
        <w:rPr>
          <w:rFonts w:ascii="Times New Roman" w:eastAsia="Times New Roman" w:hAnsi="Times New Roman" w:cs="David"/>
          <w:bCs/>
          <w:sz w:val="24"/>
          <w:szCs w:val="24"/>
          <w:rtl/>
          <w:lang w:eastAsia="he-IL"/>
        </w:rPr>
        <w:t xml:space="preserve"> זה הינו בכפוף לתנאי </w:t>
      </w:r>
      <w:r w:rsidRPr="004213A6">
        <w:rPr>
          <w:rFonts w:ascii="Times New Roman" w:eastAsia="Times New Roman" w:hAnsi="Times New Roman" w:cs="David" w:hint="eastAsia"/>
          <w:bCs/>
          <w:sz w:val="24"/>
          <w:szCs w:val="24"/>
          <w:rtl/>
          <w:lang w:eastAsia="he-IL"/>
        </w:rPr>
        <w:t>פוליסות</w:t>
      </w:r>
      <w:r w:rsidRPr="004213A6">
        <w:rPr>
          <w:rFonts w:ascii="Times New Roman" w:eastAsia="Times New Roman" w:hAnsi="Times New Roman" w:cs="David"/>
          <w:bCs/>
          <w:sz w:val="24"/>
          <w:szCs w:val="24"/>
          <w:rtl/>
          <w:lang w:eastAsia="he-IL"/>
        </w:rPr>
        <w:t xml:space="preserve"> הביטוח המקוריות </w:t>
      </w:r>
      <w:r w:rsidRPr="004213A6">
        <w:rPr>
          <w:rFonts w:ascii="Times New Roman" w:eastAsia="Times New Roman" w:hAnsi="Times New Roman" w:cs="David"/>
          <w:bCs/>
          <w:sz w:val="24"/>
          <w:szCs w:val="24"/>
          <w:rtl/>
          <w:lang w:eastAsia="he-IL"/>
        </w:rPr>
        <w:lastRenderedPageBreak/>
        <w:t>ולסייגיהן, עד כמה שלא שונו על פי האמור באישור זה.</w:t>
      </w:r>
    </w:p>
    <w:p w14:paraId="6FA48DC7"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6DFF4F2"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8C49FE3"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A36953E"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B0833D4"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4B930B8"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F8EE17B"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76CEEF7"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9187E48"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BB15012"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C599A0E"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477EAEC"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77C1F6D"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lang w:eastAsia="he-IL"/>
        </w:rPr>
      </w:pPr>
    </w:p>
    <w:p w14:paraId="5FCE5B35"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lang w:eastAsia="he-IL"/>
        </w:rPr>
      </w:pPr>
      <w:r w:rsidRPr="004213A6">
        <w:rPr>
          <w:rFonts w:ascii="Times New Roman" w:eastAsia="Times New Roman" w:hAnsi="Times New Roman" w:cs="David"/>
          <w:sz w:val="24"/>
          <w:szCs w:val="24"/>
          <w:rtl/>
          <w:lang w:eastAsia="he-IL"/>
        </w:rPr>
        <w:t>______________</w:t>
      </w:r>
      <w:r w:rsidRPr="004213A6">
        <w:rPr>
          <w:rFonts w:ascii="Times New Roman" w:eastAsia="Times New Roman" w:hAnsi="Times New Roman" w:cs="David"/>
          <w:sz w:val="24"/>
          <w:szCs w:val="24"/>
          <w:rtl/>
          <w:lang w:eastAsia="he-IL"/>
        </w:rPr>
        <w:tab/>
        <w:t>______________</w:t>
      </w:r>
      <w:r w:rsidRPr="004213A6">
        <w:rPr>
          <w:rFonts w:ascii="Times New Roman" w:eastAsia="Times New Roman" w:hAnsi="Times New Roman" w:cs="David"/>
          <w:sz w:val="24"/>
          <w:szCs w:val="24"/>
          <w:rtl/>
          <w:lang w:eastAsia="he-IL"/>
        </w:rPr>
        <w:tab/>
        <w:t>______________</w:t>
      </w:r>
      <w:r w:rsidRPr="004213A6">
        <w:rPr>
          <w:rFonts w:ascii="Times New Roman" w:eastAsia="Times New Roman" w:hAnsi="Times New Roman" w:cs="David"/>
          <w:sz w:val="24"/>
          <w:szCs w:val="24"/>
          <w:rtl/>
          <w:lang w:eastAsia="he-IL"/>
        </w:rPr>
        <w:tab/>
        <w:t>______________</w:t>
      </w:r>
    </w:p>
    <w:p w14:paraId="0A8DEC74"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4213A6">
        <w:rPr>
          <w:rFonts w:ascii="Times New Roman" w:eastAsia="Times New Roman" w:hAnsi="Times New Roman" w:cs="David"/>
          <w:sz w:val="24"/>
          <w:szCs w:val="24"/>
          <w:rtl/>
          <w:lang w:eastAsia="he-IL"/>
        </w:rPr>
        <w:t xml:space="preserve">(חותמת </w:t>
      </w:r>
      <w:r w:rsidRPr="004213A6">
        <w:rPr>
          <w:rFonts w:ascii="Times New Roman" w:eastAsia="Times New Roman" w:hAnsi="Times New Roman" w:cs="David" w:hint="eastAsia"/>
          <w:sz w:val="24"/>
          <w:szCs w:val="24"/>
          <w:rtl/>
          <w:lang w:eastAsia="he-IL"/>
        </w:rPr>
        <w:t>המבטח</w:t>
      </w:r>
      <w:r w:rsidRPr="004213A6">
        <w:rPr>
          <w:rFonts w:ascii="Times New Roman" w:eastAsia="Times New Roman" w:hAnsi="Times New Roman" w:cs="David"/>
          <w:sz w:val="24"/>
          <w:szCs w:val="24"/>
          <w:rtl/>
          <w:lang w:eastAsia="he-IL"/>
        </w:rPr>
        <w:t>)</w:t>
      </w:r>
      <w:r w:rsidRPr="004213A6">
        <w:rPr>
          <w:rFonts w:ascii="Times New Roman" w:eastAsia="Times New Roman" w:hAnsi="Times New Roman" w:cs="David"/>
          <w:sz w:val="24"/>
          <w:szCs w:val="24"/>
          <w:rtl/>
          <w:lang w:eastAsia="he-IL"/>
        </w:rPr>
        <w:tab/>
        <w:t>(חתימת המבטח)</w:t>
      </w:r>
      <w:r w:rsidRPr="004213A6">
        <w:rPr>
          <w:rFonts w:ascii="Times New Roman" w:eastAsia="Times New Roman" w:hAnsi="Times New Roman" w:cs="David"/>
          <w:sz w:val="24"/>
          <w:szCs w:val="24"/>
          <w:rtl/>
          <w:lang w:eastAsia="he-IL"/>
        </w:rPr>
        <w:tab/>
        <w:t>(שם החותם)</w:t>
      </w:r>
      <w:r w:rsidRPr="004213A6">
        <w:rPr>
          <w:rFonts w:ascii="Times New Roman" w:eastAsia="Times New Roman" w:hAnsi="Times New Roman" w:cs="David"/>
          <w:sz w:val="24"/>
          <w:szCs w:val="24"/>
          <w:rtl/>
          <w:lang w:eastAsia="he-IL"/>
        </w:rPr>
        <w:tab/>
      </w:r>
      <w:r w:rsidRPr="004213A6">
        <w:rPr>
          <w:rFonts w:ascii="Times New Roman" w:eastAsia="Times New Roman" w:hAnsi="Times New Roman" w:cs="David"/>
          <w:sz w:val="24"/>
          <w:szCs w:val="24"/>
          <w:rtl/>
          <w:lang w:eastAsia="he-IL"/>
        </w:rPr>
        <w:tab/>
        <w:t xml:space="preserve">(תפקיד החותם) </w:t>
      </w:r>
    </w:p>
    <w:p w14:paraId="01B4DCB6" w14:textId="77777777" w:rsidR="00DF6A6B" w:rsidRPr="004213A6" w:rsidRDefault="00DF6A6B" w:rsidP="00DF6A6B">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1283D8EF" w14:textId="77777777" w:rsidR="00DF6A6B" w:rsidRPr="00435A20" w:rsidRDefault="00DF6A6B" w:rsidP="00DF6A6B">
      <w:pPr>
        <w:bidi w:val="0"/>
        <w:spacing w:before="0" w:beforeAutospacing="0" w:after="0" w:afterAutospacing="0" w:line="240" w:lineRule="auto"/>
        <w:jc w:val="both"/>
        <w:rPr>
          <w:rFonts w:ascii="Times New Roman" w:eastAsia="Times New Roman" w:hAnsi="Times New Roman" w:cs="David"/>
          <w:sz w:val="20"/>
          <w:szCs w:val="20"/>
          <w:u w:val="single"/>
          <w:rtl/>
          <w:lang w:eastAsia="he-IL"/>
        </w:rPr>
      </w:pPr>
    </w:p>
    <w:p w14:paraId="6725FFBF" w14:textId="77777777" w:rsidR="00DF6A6B" w:rsidRPr="00435A20" w:rsidRDefault="00DF6A6B" w:rsidP="00DF6A6B">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37D138B3" w14:textId="77777777" w:rsidR="00DF6A6B" w:rsidRPr="00435A20" w:rsidRDefault="00DF6A6B" w:rsidP="00DF6A6B">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7078FD98"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6CA5B6DD"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2C6525DC" w14:textId="77777777" w:rsidR="00DF6A6B" w:rsidRDefault="00DF6A6B" w:rsidP="000B5DC0">
      <w:pPr>
        <w:widowControl w:val="0"/>
        <w:spacing w:before="0" w:beforeAutospacing="0" w:after="0" w:afterAutospacing="0" w:line="240" w:lineRule="auto"/>
        <w:ind w:right="84"/>
        <w:jc w:val="center"/>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3F6A4037" w14:textId="77777777" w:rsidR="000B5DC0" w:rsidRPr="000B5DC0" w:rsidRDefault="000B5DC0" w:rsidP="000B5DC0">
      <w:pPr>
        <w:widowControl w:val="0"/>
        <w:spacing w:before="0" w:beforeAutospacing="0" w:after="0" w:afterAutospacing="0" w:line="240" w:lineRule="auto"/>
        <w:ind w:right="84"/>
        <w:jc w:val="center"/>
        <w:rPr>
          <w:rFonts w:ascii="Times New Roman" w:eastAsia="Times New Roman" w:hAnsi="Times New Roman" w:cs="David"/>
          <w:b/>
          <w:bCs/>
          <w:sz w:val="20"/>
          <w:szCs w:val="24"/>
          <w:rtl/>
          <w:lang w:eastAsia="he-IL"/>
        </w:rPr>
      </w:pPr>
      <w:r w:rsidRPr="000B5DC0">
        <w:rPr>
          <w:rFonts w:ascii="Times New Roman" w:eastAsia="Times New Roman" w:hAnsi="Times New Roman" w:cs="David"/>
          <w:b/>
          <w:bCs/>
          <w:sz w:val="20"/>
          <w:szCs w:val="24"/>
          <w:u w:val="single"/>
          <w:rtl/>
          <w:lang w:eastAsia="he-IL"/>
        </w:rPr>
        <w:lastRenderedPageBreak/>
        <w:t xml:space="preserve">נספח </w:t>
      </w:r>
      <w:r w:rsidR="003C6E03">
        <w:rPr>
          <w:rFonts w:ascii="Times New Roman" w:eastAsia="Times New Roman" w:hAnsi="Times New Roman" w:cs="David" w:hint="cs"/>
          <w:b/>
          <w:bCs/>
          <w:sz w:val="20"/>
          <w:szCs w:val="24"/>
          <w:u w:val="single"/>
          <w:rtl/>
          <w:lang w:eastAsia="he-IL"/>
        </w:rPr>
        <w:t>"</w:t>
      </w:r>
      <w:r w:rsidRPr="000B5DC0">
        <w:rPr>
          <w:rFonts w:ascii="Times New Roman" w:eastAsia="Times New Roman" w:hAnsi="Times New Roman" w:cs="David"/>
          <w:b/>
          <w:bCs/>
          <w:sz w:val="20"/>
          <w:szCs w:val="24"/>
          <w:u w:val="single"/>
          <w:rtl/>
          <w:lang w:eastAsia="he-IL"/>
        </w:rPr>
        <w:t>ח'</w:t>
      </w:r>
      <w:r w:rsidR="003C6E03">
        <w:rPr>
          <w:rFonts w:ascii="Times New Roman" w:eastAsia="Times New Roman" w:hAnsi="Times New Roman" w:cs="David" w:hint="cs"/>
          <w:b/>
          <w:bCs/>
          <w:sz w:val="20"/>
          <w:szCs w:val="24"/>
          <w:u w:val="single"/>
          <w:rtl/>
          <w:lang w:eastAsia="he-IL"/>
        </w:rPr>
        <w:t>'</w:t>
      </w:r>
    </w:p>
    <w:p w14:paraId="6A2E48E8" w14:textId="77777777" w:rsidR="000B5DC0" w:rsidRPr="000B5DC0" w:rsidRDefault="000B5DC0" w:rsidP="000B5DC0">
      <w:pPr>
        <w:widowControl w:val="0"/>
        <w:spacing w:before="0" w:beforeAutospacing="0" w:after="0" w:afterAutospacing="0" w:line="240" w:lineRule="auto"/>
        <w:ind w:left="84" w:right="84" w:hanging="720"/>
        <w:jc w:val="center"/>
        <w:rPr>
          <w:rFonts w:ascii="Times New Roman" w:eastAsia="Times New Roman" w:hAnsi="Times New Roman" w:cs="David"/>
          <w:b/>
          <w:bCs/>
          <w:sz w:val="20"/>
          <w:szCs w:val="24"/>
          <w:u w:val="single"/>
          <w:rtl/>
          <w:lang w:eastAsia="he-IL"/>
        </w:rPr>
      </w:pPr>
    </w:p>
    <w:p w14:paraId="0CAFDEB3" w14:textId="77777777" w:rsidR="000B5DC0" w:rsidRPr="000B5DC0" w:rsidRDefault="000B5DC0" w:rsidP="000B5DC0">
      <w:pPr>
        <w:widowControl w:val="0"/>
        <w:spacing w:before="0" w:beforeAutospacing="0" w:after="0" w:afterAutospacing="0" w:line="240" w:lineRule="auto"/>
        <w:ind w:left="84" w:right="84" w:hanging="720"/>
        <w:jc w:val="center"/>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u w:val="single"/>
          <w:rtl/>
          <w:lang w:eastAsia="he-IL"/>
        </w:rPr>
        <w:t>רשימת התכניות והמסמכים שעל המתכנן להנפיק</w:t>
      </w:r>
    </w:p>
    <w:p w14:paraId="51FF3A84"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774AA5A" w14:textId="77777777" w:rsidR="000B5DC0" w:rsidRPr="000B5DC0" w:rsidRDefault="000B5DC0" w:rsidP="000B5DC0">
      <w:pPr>
        <w:widowControl w:val="0"/>
        <w:spacing w:before="0" w:beforeAutospacing="0" w:after="0" w:afterAutospacing="0" w:line="240" w:lineRule="auto"/>
        <w:ind w:left="84" w:right="84" w:hanging="8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למען הסר ספק יובהר כי מסמך זה מהווה השלמה והבהרה לנספח ב' ובכל מקרה אינו גורע ממנו.</w:t>
      </w:r>
    </w:p>
    <w:p w14:paraId="61B814B6"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DFF7809"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CACDD03"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w:t>
      </w:r>
      <w:r w:rsidRPr="000B5DC0">
        <w:rPr>
          <w:rFonts w:ascii="Times New Roman" w:eastAsia="Times New Roman" w:hAnsi="Times New Roman" w:cs="David"/>
          <w:sz w:val="20"/>
          <w:szCs w:val="24"/>
          <w:rtl/>
          <w:lang w:eastAsia="he-IL"/>
        </w:rPr>
        <w:tab/>
        <w:t>נספח פ</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תוח לתכנית בנין עיר בסמכות הועדה המקומית.</w:t>
      </w:r>
    </w:p>
    <w:p w14:paraId="0EA7C417"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551A4D8B" w14:textId="77777777" w:rsidR="000B5DC0" w:rsidRPr="000B5DC0" w:rsidRDefault="000B5DC0" w:rsidP="006C7BFC">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2.</w:t>
      </w:r>
      <w:r w:rsidRPr="000B5DC0">
        <w:rPr>
          <w:rFonts w:ascii="Times New Roman" w:eastAsia="Times New Roman" w:hAnsi="Times New Roman" w:cs="David"/>
          <w:sz w:val="20"/>
          <w:szCs w:val="24"/>
          <w:rtl/>
          <w:lang w:eastAsia="he-IL"/>
        </w:rPr>
        <w:tab/>
        <w:t xml:space="preserve">תכנית פיתוח כללית וקביעת מפלסי הכניסות למבנים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1:100-1:250 או כפי </w:t>
      </w:r>
      <w:r w:rsidR="006C7BFC">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שי</w:t>
      </w:r>
      <w:r w:rsidR="005731FE">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דרש.</w:t>
      </w:r>
    </w:p>
    <w:p w14:paraId="6D1DA742"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5A6800C"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3.</w:t>
      </w:r>
      <w:r w:rsidRPr="000B5DC0">
        <w:rPr>
          <w:rFonts w:ascii="Times New Roman" w:eastAsia="Times New Roman" w:hAnsi="Times New Roman" w:cs="David"/>
          <w:sz w:val="20"/>
          <w:szCs w:val="24"/>
          <w:rtl/>
          <w:lang w:eastAsia="he-IL"/>
        </w:rPr>
        <w:tab/>
        <w:t xml:space="preserve">תכנית גבהים, עבודות עפר כלליות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חפירה/מילוי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1:250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1:100.</w:t>
      </w:r>
    </w:p>
    <w:p w14:paraId="7F8B0394"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3153FF3" w14:textId="77777777" w:rsidR="000B5DC0" w:rsidRPr="000B5DC0" w:rsidRDefault="000B5DC0" w:rsidP="006C7BFC">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4.</w:t>
      </w:r>
      <w:r w:rsidRPr="000B5DC0">
        <w:rPr>
          <w:rFonts w:ascii="Times New Roman" w:eastAsia="Times New Roman" w:hAnsi="Times New Roman" w:cs="David"/>
          <w:sz w:val="20"/>
          <w:szCs w:val="24"/>
          <w:rtl/>
          <w:lang w:eastAsia="he-IL"/>
        </w:rPr>
        <w:tab/>
        <w:t>תכנית פ</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תוח מפורטת המשלבת פתרונות חניה, ניקוז, צורת השטחים הסלולים, גבהים </w:t>
      </w:r>
      <w:r w:rsidRPr="000B5DC0">
        <w:rPr>
          <w:rFonts w:ascii="Times New Roman" w:eastAsia="Times New Roman" w:hAnsi="Times New Roman" w:cs="David"/>
          <w:sz w:val="20"/>
          <w:szCs w:val="24"/>
          <w:rtl/>
          <w:lang w:eastAsia="he-IL"/>
        </w:rPr>
        <w:tab/>
        <w:t>לעבודות עפר, מצעים ותשתיות, אלמנטים בנויים כגון:</w:t>
      </w:r>
    </w:p>
    <w:p w14:paraId="3143186F" w14:textId="77777777" w:rsidR="000B5DC0" w:rsidRPr="000B5DC0" w:rsidRDefault="000B5DC0" w:rsidP="00666259">
      <w:pPr>
        <w:widowControl w:val="0"/>
        <w:spacing w:before="0" w:beforeAutospacing="0" w:after="0" w:afterAutospacing="0" w:line="240" w:lineRule="auto"/>
        <w:ind w:left="793" w:right="284" w:hanging="151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חדרי טרנספורמציה, מבני אשפה, שבילים מרוצפים, גדרות, תאורה גננית, שערים ומחסומים, ערוגות בנויות, פרגולות, מדרגות, רמפות, מעצורים לרכב וכל פרט אחר הקשור לפתוח ואינו מהווה חלק מהמבנים שיתוכננו ע"י אדריכל הבני</w:t>
      </w:r>
      <w:r w:rsidR="00666259">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ן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1:100.</w:t>
      </w:r>
    </w:p>
    <w:p w14:paraId="760D14EA"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6EE856DB" w14:textId="77777777" w:rsidR="000B5DC0" w:rsidRPr="000B5DC0" w:rsidRDefault="000B5DC0" w:rsidP="006C7BFC">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5.</w:t>
      </w:r>
      <w:r w:rsidRPr="000B5DC0">
        <w:rPr>
          <w:rFonts w:ascii="Times New Roman" w:eastAsia="Times New Roman" w:hAnsi="Times New Roman" w:cs="David"/>
          <w:sz w:val="20"/>
          <w:szCs w:val="24"/>
          <w:rtl/>
          <w:lang w:eastAsia="he-IL"/>
        </w:rPr>
        <w:tab/>
        <w:t xml:space="preserve">חתכים לאורך ולרוחב המתארים את הגבהים ומבנה המשטחים, הדרכים והחניות ופרטי </w:t>
      </w:r>
      <w:r w:rsidRPr="000B5DC0">
        <w:rPr>
          <w:rFonts w:ascii="Times New Roman" w:eastAsia="Times New Roman" w:hAnsi="Times New Roman" w:cs="David"/>
          <w:sz w:val="20"/>
          <w:szCs w:val="24"/>
          <w:rtl/>
          <w:lang w:eastAsia="he-IL"/>
        </w:rPr>
        <w:tab/>
        <w:t>ביצוע לנ"ל.</w:t>
      </w:r>
    </w:p>
    <w:p w14:paraId="62590784"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0C824BD1" w14:textId="77777777" w:rsidR="000B5DC0" w:rsidRPr="000B5DC0" w:rsidRDefault="000B5DC0" w:rsidP="00666259">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6.</w:t>
      </w:r>
      <w:r w:rsidRPr="000B5DC0">
        <w:rPr>
          <w:rFonts w:ascii="Times New Roman" w:eastAsia="Times New Roman" w:hAnsi="Times New Roman" w:cs="David"/>
          <w:sz w:val="20"/>
          <w:szCs w:val="24"/>
          <w:rtl/>
          <w:lang w:eastAsia="he-IL"/>
        </w:rPr>
        <w:tab/>
        <w:t>תכניות פיתוח ופרטים, כחלק מתכנית ההגשה לרשות המקומית ותיאו</w:t>
      </w:r>
      <w:r w:rsidR="00666259">
        <w:rPr>
          <w:rFonts w:ascii="Times New Roman" w:eastAsia="Times New Roman" w:hAnsi="Times New Roman" w:cs="David"/>
          <w:sz w:val="20"/>
          <w:szCs w:val="24"/>
          <w:rtl/>
          <w:lang w:eastAsia="he-IL"/>
        </w:rPr>
        <w:t>מה עם היועצים,</w:t>
      </w:r>
      <w:r w:rsidR="00666259">
        <w:rPr>
          <w:rFonts w:ascii="Times New Roman" w:eastAsia="Times New Roman" w:hAnsi="Times New Roman" w:cs="David" w:hint="cs"/>
          <w:sz w:val="20"/>
          <w:szCs w:val="24"/>
          <w:rtl/>
          <w:lang w:eastAsia="he-IL"/>
        </w:rPr>
        <w:t xml:space="preserve"> </w:t>
      </w:r>
      <w:r w:rsidR="00440B5A">
        <w:rPr>
          <w:rFonts w:ascii="Times New Roman" w:eastAsia="Times New Roman" w:hAnsi="Times New Roman" w:cs="David"/>
          <w:sz w:val="20"/>
          <w:szCs w:val="24"/>
          <w:rtl/>
          <w:lang w:eastAsia="he-IL"/>
        </w:rPr>
        <w:t>מתכנן</w:t>
      </w:r>
      <w:r w:rsidRPr="000B5DC0">
        <w:rPr>
          <w:rFonts w:ascii="Times New Roman" w:eastAsia="Times New Roman" w:hAnsi="Times New Roman" w:cs="David"/>
          <w:sz w:val="20"/>
          <w:szCs w:val="24"/>
          <w:rtl/>
          <w:lang w:eastAsia="he-IL"/>
        </w:rPr>
        <w:t xml:space="preserve"> התנועה (ככל שיתמנה) וגורמי הרשות המקומית עד לקבלת היתרים.</w:t>
      </w:r>
    </w:p>
    <w:p w14:paraId="7DA343E0"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7B6FD5FE" w14:textId="77777777" w:rsidR="000B5DC0" w:rsidRPr="000B5DC0" w:rsidRDefault="000B5DC0" w:rsidP="006C7BFC">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7.</w:t>
      </w:r>
      <w:r w:rsidRPr="000B5DC0">
        <w:rPr>
          <w:rFonts w:ascii="Times New Roman" w:eastAsia="Times New Roman" w:hAnsi="Times New Roman" w:cs="David"/>
          <w:sz w:val="20"/>
          <w:szCs w:val="24"/>
          <w:rtl/>
          <w:lang w:eastAsia="he-IL"/>
        </w:rPr>
        <w:tab/>
        <w:t xml:space="preserve">תכניות מפורטות ופרטי ביצוע לכל האלמנטים המתוכננים בתחום אדריכלות הנוף (למעט </w:t>
      </w:r>
      <w:r w:rsidRPr="000B5DC0">
        <w:rPr>
          <w:rFonts w:ascii="Times New Roman" w:eastAsia="Times New Roman" w:hAnsi="Times New Roman" w:cs="David"/>
          <w:sz w:val="20"/>
          <w:szCs w:val="24"/>
          <w:rtl/>
          <w:lang w:eastAsia="he-IL"/>
        </w:rPr>
        <w:tab/>
        <w:t>קונסטרוקציה, ניקוז תת-קרקעי ואיטום גגות).</w:t>
      </w:r>
    </w:p>
    <w:p w14:paraId="0C716797"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759FB823"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8.</w:t>
      </w:r>
      <w:r w:rsidRPr="000B5DC0">
        <w:rPr>
          <w:rFonts w:ascii="Times New Roman" w:eastAsia="Times New Roman" w:hAnsi="Times New Roman" w:cs="David"/>
          <w:sz w:val="20"/>
          <w:szCs w:val="24"/>
          <w:rtl/>
          <w:lang w:eastAsia="he-IL"/>
        </w:rPr>
        <w:tab/>
        <w:t>תכניות גינון ושתילה.</w:t>
      </w:r>
    </w:p>
    <w:p w14:paraId="0B67FDF8"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2F86D242"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9.</w:t>
      </w:r>
      <w:r w:rsidRPr="000B5DC0">
        <w:rPr>
          <w:rFonts w:ascii="Times New Roman" w:eastAsia="Times New Roman" w:hAnsi="Times New Roman" w:cs="David"/>
          <w:sz w:val="20"/>
          <w:szCs w:val="24"/>
          <w:rtl/>
          <w:lang w:eastAsia="he-IL"/>
        </w:rPr>
        <w:tab/>
        <w:t xml:space="preserve">תכנית ופרטי מערכות </w:t>
      </w:r>
      <w:r w:rsidR="00666259" w:rsidRPr="000B5DC0">
        <w:rPr>
          <w:rFonts w:ascii="Times New Roman" w:eastAsia="Times New Roman" w:hAnsi="Times New Roman" w:cs="David" w:hint="cs"/>
          <w:sz w:val="20"/>
          <w:szCs w:val="24"/>
          <w:rtl/>
          <w:lang w:eastAsia="he-IL"/>
        </w:rPr>
        <w:t>השקיה</w:t>
      </w:r>
      <w:r w:rsidRPr="000B5DC0">
        <w:rPr>
          <w:rFonts w:ascii="Times New Roman" w:eastAsia="Times New Roman" w:hAnsi="Times New Roman" w:cs="David"/>
          <w:sz w:val="20"/>
          <w:szCs w:val="24"/>
          <w:rtl/>
          <w:lang w:eastAsia="he-IL"/>
        </w:rPr>
        <w:t xml:space="preserve"> כולל ראשי מערכת.</w:t>
      </w:r>
    </w:p>
    <w:p w14:paraId="623D0C89"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5B16C673"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10.</w:t>
      </w:r>
      <w:r w:rsidRPr="000B5DC0">
        <w:rPr>
          <w:rFonts w:ascii="Times New Roman" w:eastAsia="Times New Roman" w:hAnsi="Times New Roman" w:cs="David"/>
          <w:sz w:val="20"/>
          <w:szCs w:val="24"/>
          <w:rtl/>
          <w:lang w:eastAsia="he-IL"/>
        </w:rPr>
        <w:tab/>
        <w:t xml:space="preserve">תכניות בינוי לביצוע לאישור הרשויות בקנ"מ 1:1250 ו-1:500 או אחר לפי דרישת </w:t>
      </w:r>
      <w:r w:rsidRPr="000B5DC0">
        <w:rPr>
          <w:rFonts w:ascii="Times New Roman" w:eastAsia="Times New Roman" w:hAnsi="Times New Roman" w:cs="David"/>
          <w:sz w:val="20"/>
          <w:szCs w:val="24"/>
          <w:rtl/>
          <w:lang w:eastAsia="he-IL"/>
        </w:rPr>
        <w:tab/>
        <w:t>הרשויות לרבות: תכניות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נוי מנחה, פרטי פ</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תוח מנחים, תכנון עקרוני לשצ"פים.</w:t>
      </w:r>
    </w:p>
    <w:p w14:paraId="13C80C16"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7C846774"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11.</w:t>
      </w:r>
      <w:r w:rsidRPr="000B5DC0">
        <w:rPr>
          <w:rFonts w:ascii="Times New Roman" w:eastAsia="Times New Roman" w:hAnsi="Times New Roman" w:cs="David"/>
          <w:sz w:val="20"/>
          <w:szCs w:val="24"/>
          <w:rtl/>
          <w:lang w:eastAsia="he-IL"/>
        </w:rPr>
        <w:tab/>
        <w:t>מפרטים וכתבי כמויות לצורך הכללתם במכרזי הקבלנים.</w:t>
      </w:r>
    </w:p>
    <w:p w14:paraId="7E81C792" w14:textId="77777777" w:rsidR="000B5DC0" w:rsidRPr="000B5DC0" w:rsidRDefault="000B5DC0" w:rsidP="000B5DC0">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53D224BF" w14:textId="77777777" w:rsidR="000B5DC0" w:rsidRPr="000B5DC0" w:rsidRDefault="000B5DC0" w:rsidP="00666259">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12.</w:t>
      </w:r>
      <w:r w:rsidRPr="000B5DC0">
        <w:rPr>
          <w:rFonts w:ascii="Times New Roman" w:eastAsia="Times New Roman" w:hAnsi="Times New Roman" w:cs="David"/>
          <w:sz w:val="20"/>
          <w:szCs w:val="24"/>
          <w:rtl/>
          <w:lang w:eastAsia="he-IL"/>
        </w:rPr>
        <w:tab/>
        <w:t>כל תכנית ו/או פרט אחר שידרשו במהלך התכנון והביצוע לשם ביצוע התכנון והעבודה</w:t>
      </w:r>
      <w:r w:rsidR="00666259">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האדריכלית באופן מושלם בהתאם לשיקול דעת המנהל וקביעתו הבלעדית.</w:t>
      </w:r>
    </w:p>
    <w:p w14:paraId="3FD8A534"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7546925B"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13.</w:t>
      </w:r>
      <w:r w:rsidRPr="000B5DC0">
        <w:rPr>
          <w:rFonts w:ascii="Times New Roman" w:eastAsia="Times New Roman" w:hAnsi="Times New Roman" w:cs="David"/>
          <w:sz w:val="20"/>
          <w:szCs w:val="24"/>
          <w:rtl/>
          <w:lang w:eastAsia="he-IL"/>
        </w:rPr>
        <w:tab/>
        <w:t>רשימות מעודכנות של תכניות כולל תאריך ומספר מהדורה – לפחות פעם בחודש.</w:t>
      </w:r>
    </w:p>
    <w:p w14:paraId="2F699E6D"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01EF8EB2" w14:textId="77777777" w:rsidR="000B5DC0" w:rsidRPr="000B5DC0" w:rsidRDefault="000B5DC0" w:rsidP="00666259">
      <w:pPr>
        <w:widowControl w:val="0"/>
        <w:spacing w:before="0" w:beforeAutospacing="0" w:after="0" w:afterAutospacing="0" w:line="240" w:lineRule="auto"/>
        <w:ind w:left="793"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14.</w:t>
      </w:r>
      <w:r w:rsidRPr="000B5DC0">
        <w:rPr>
          <w:rFonts w:ascii="Times New Roman" w:eastAsia="Times New Roman" w:hAnsi="Times New Roman" w:cs="David"/>
          <w:sz w:val="20"/>
          <w:szCs w:val="24"/>
          <w:rtl/>
          <w:lang w:eastAsia="he-IL"/>
        </w:rPr>
        <w:tab/>
        <w:t>מובהר בזאת שהתכניות יוכנו לפי ביצוע בקטעים של הפרויקט ויכללו פתרונות לקטעי הביניים.</w:t>
      </w:r>
    </w:p>
    <w:p w14:paraId="5E4206FF"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61357A8" w14:textId="77777777" w:rsidR="000B5DC0" w:rsidRPr="000B5DC0" w:rsidRDefault="000B5DC0" w:rsidP="00666259">
      <w:pPr>
        <w:widowControl w:val="0"/>
        <w:spacing w:before="0" w:beforeAutospacing="0" w:after="0" w:afterAutospacing="0" w:line="240" w:lineRule="auto"/>
        <w:ind w:left="793"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15.</w:t>
      </w:r>
      <w:r w:rsidRPr="000B5DC0">
        <w:rPr>
          <w:rFonts w:ascii="Times New Roman" w:eastAsia="Times New Roman" w:hAnsi="Times New Roman" w:cs="David"/>
          <w:sz w:val="20"/>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4F168B8B"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2EF42039" w14:textId="77777777" w:rsidR="000B5DC0" w:rsidRPr="000B5DC0" w:rsidRDefault="000B5DC0" w:rsidP="00666259">
      <w:pPr>
        <w:widowControl w:val="0"/>
        <w:spacing w:before="0" w:beforeAutospacing="0" w:after="0" w:afterAutospacing="0" w:line="240" w:lineRule="auto"/>
        <w:ind w:left="651" w:right="720" w:firstLine="14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המסמכים והתכניות יבוצעו בשפה העברית.</w:t>
      </w:r>
    </w:p>
    <w:p w14:paraId="6685048B" w14:textId="77777777" w:rsidR="000B5DC0" w:rsidRPr="000B5DC0" w:rsidRDefault="000B5DC0" w:rsidP="000B5DC0">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180C4089" w14:textId="77777777" w:rsidR="000B5DC0" w:rsidRPr="000B5DC0" w:rsidRDefault="000B5DC0" w:rsidP="000B5DC0">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29147ACC"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1B7B256" w14:textId="77777777" w:rsidR="00CD158F" w:rsidRDefault="00CD158F" w:rsidP="000B5DC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4F4158FE" w14:textId="77777777" w:rsidR="000B5DC0" w:rsidRDefault="000B5DC0" w:rsidP="000B5DC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0B5DC0">
        <w:rPr>
          <w:rFonts w:ascii="Times New Roman" w:eastAsia="Times New Roman" w:hAnsi="Times New Roman" w:cs="David"/>
          <w:b/>
          <w:bCs/>
          <w:sz w:val="20"/>
          <w:szCs w:val="24"/>
          <w:u w:val="single"/>
          <w:rtl/>
          <w:lang w:eastAsia="he-IL"/>
        </w:rPr>
        <w:lastRenderedPageBreak/>
        <w:t>נספח "ט"</w:t>
      </w:r>
    </w:p>
    <w:p w14:paraId="18FFFA9E" w14:textId="77777777" w:rsidR="00CD158F" w:rsidRDefault="00CD158F" w:rsidP="000B5DC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2F3E39EB" w14:textId="77777777" w:rsidR="00CD158F" w:rsidRPr="000B5DC0" w:rsidRDefault="00CD158F" w:rsidP="000B5DC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0140C0E5"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2C34C079" w14:textId="77777777" w:rsid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B5DC0">
        <w:rPr>
          <w:rFonts w:ascii="Times New Roman" w:eastAsia="Times New Roman" w:hAnsi="Times New Roman" w:cs="David"/>
          <w:b/>
          <w:bCs/>
          <w:sz w:val="20"/>
          <w:szCs w:val="24"/>
          <w:u w:val="single"/>
          <w:rtl/>
          <w:lang w:eastAsia="he-IL"/>
        </w:rPr>
        <w:t>דוגמא לנוסח אישור השלמת הפרויקט/קטע מהפרויקט</w:t>
      </w:r>
    </w:p>
    <w:p w14:paraId="7EC8AD08" w14:textId="77777777" w:rsidR="00CD158F" w:rsidRPr="000B5DC0" w:rsidRDefault="00CD158F" w:rsidP="00CD158F">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p>
    <w:p w14:paraId="73A317C2" w14:textId="77777777" w:rsid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2D35BD8" w14:textId="77777777" w:rsidR="00CD158F" w:rsidRPr="000B5DC0" w:rsidRDefault="00CD158F"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1775CBE"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B2D8E63"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DBC29A2"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לכבוד :</w:t>
      </w:r>
    </w:p>
    <w:p w14:paraId="0695F223" w14:textId="77777777" w:rsidR="000B5DC0" w:rsidRPr="000B5DC0" w:rsidRDefault="005749C5" w:rsidP="00AA6191">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צד א בחוזה"/>
          <w:tag w:val="cntTzadA"/>
          <w:id w:val="620500869"/>
          <w:placeholder>
            <w:docPart w:val="399C1999931D429BA921BBAA817F3DD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26" w:author="Kook Sec" w:date="2019-12-19T13:24:00Z">
            <w:r w:rsidR="008B593B">
              <w:rPr>
                <w:rFonts w:ascii="Times New Roman" w:eastAsia="Times New Roman" w:hAnsi="Times New Roman" w:cs="David" w:hint="cs"/>
                <w:color w:val="008000"/>
                <w:sz w:val="24"/>
                <w:szCs w:val="24"/>
                <w:rtl/>
                <w:lang w:eastAsia="he-IL"/>
              </w:rPr>
              <w:br/>
              <w:t>א.מ. ישראל מגורים יזמות בע"מ</w:t>
            </w:r>
            <w:r w:rsidR="008B593B">
              <w:rPr>
                <w:rFonts w:ascii="Times New Roman" w:eastAsia="Times New Roman" w:hAnsi="Times New Roman" w:cs="David" w:hint="cs"/>
                <w:color w:val="008000"/>
                <w:sz w:val="24"/>
                <w:szCs w:val="24"/>
                <w:rtl/>
                <w:lang w:eastAsia="he-IL"/>
              </w:rPr>
              <w:br/>
              <w:t>יוני נתניהו 1 אור יהודה</w:t>
            </w:r>
            <w:r w:rsidR="008B593B">
              <w:rPr>
                <w:rFonts w:ascii="Times New Roman" w:eastAsia="Times New Roman" w:hAnsi="Times New Roman" w:cs="David" w:hint="cs"/>
                <w:color w:val="008000"/>
                <w:sz w:val="24"/>
                <w:szCs w:val="24"/>
                <w:rtl/>
                <w:lang w:eastAsia="he-IL"/>
              </w:rPr>
              <w:br/>
              <w:t>514957794</w:t>
            </w:r>
            <w:r w:rsidR="008B593B">
              <w:rPr>
                <w:rFonts w:ascii="Times New Roman" w:eastAsia="Times New Roman" w:hAnsi="Times New Roman" w:cs="David" w:hint="cs"/>
                <w:color w:val="008000"/>
                <w:sz w:val="24"/>
                <w:szCs w:val="24"/>
                <w:rtl/>
                <w:lang w:eastAsia="he-IL"/>
              </w:rPr>
              <w:br/>
            </w:r>
          </w:ins>
        </w:sdtContent>
      </w:sdt>
      <w:r w:rsidR="000B5DC0" w:rsidRPr="000B5DC0">
        <w:rPr>
          <w:rFonts w:ascii="Times New Roman" w:eastAsia="Times New Roman" w:hAnsi="Times New Roman" w:cs="David"/>
          <w:color w:val="008000"/>
          <w:sz w:val="24"/>
          <w:szCs w:val="24"/>
          <w:rtl/>
          <w:lang w:eastAsia="he-IL"/>
        </w:rPr>
        <w:br/>
      </w:r>
      <w:r w:rsidR="000B5DC0" w:rsidRPr="000B5DC0">
        <w:rPr>
          <w:rFonts w:ascii="Times New Roman" w:eastAsia="Times New Roman" w:hAnsi="Times New Roman" w:cs="David"/>
          <w:sz w:val="24"/>
          <w:szCs w:val="24"/>
          <w:rtl/>
          <w:lang w:eastAsia="he-IL"/>
        </w:rPr>
        <w:t>(</w:t>
      </w:r>
      <w:r w:rsidR="000B5DC0" w:rsidRPr="00AA6191">
        <w:rPr>
          <w:rFonts w:ascii="Times New Roman" w:eastAsia="Times New Roman" w:hAnsi="Times New Roman" w:cs="David"/>
          <w:sz w:val="24"/>
          <w:szCs w:val="24"/>
          <w:rtl/>
          <w:lang w:eastAsia="he-IL"/>
        </w:rPr>
        <w:t>המזמין</w:t>
      </w:r>
      <w:r w:rsidR="000B5DC0" w:rsidRPr="000B5DC0">
        <w:rPr>
          <w:rFonts w:ascii="Times New Roman" w:eastAsia="Times New Roman" w:hAnsi="Times New Roman" w:cs="David"/>
          <w:sz w:val="24"/>
          <w:szCs w:val="24"/>
          <w:rtl/>
          <w:lang w:eastAsia="he-IL"/>
        </w:rPr>
        <w:t>)</w:t>
      </w:r>
    </w:p>
    <w:p w14:paraId="4176EABA"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A17BC63"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BA2DB22"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1BD97E5"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178FF4A" w14:textId="17130823" w:rsidR="000B5DC0" w:rsidRPr="000B5DC0" w:rsidRDefault="000B5DC0" w:rsidP="00AA6191">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0B5DC0">
        <w:rPr>
          <w:rFonts w:ascii="Times New Roman" w:eastAsia="Times New Roman" w:hAnsi="Times New Roman" w:cs="David"/>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343F1992E8C0459AB1F93F4C03CF274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7" w:author="Kook Sec" w:date="2019-12-19T13:44:00Z">
            <w:r w:rsidR="005749C5">
              <w:rPr>
                <w:rFonts w:ascii="Times New Roman" w:eastAsia="Times New Roman" w:hAnsi="Times New Roman" w:cs="David" w:hint="cs"/>
                <w:color w:val="008000"/>
                <w:sz w:val="24"/>
                <w:szCs w:val="24"/>
                <w:rtl/>
                <w:lang w:eastAsia="he-IL"/>
              </w:rPr>
              <w:t>צ'סלר סולומון אדריכלות נוף</w:t>
            </w:r>
          </w:ins>
        </w:sdtContent>
      </w:sdt>
      <w:r w:rsidRPr="000B5DC0">
        <w:rPr>
          <w:rFonts w:ascii="Times New Roman" w:eastAsia="Times New Roman" w:hAnsi="Times New Roman" w:cs="David"/>
          <w:bCs/>
          <w:color w:val="008000"/>
          <w:sz w:val="24"/>
          <w:szCs w:val="24"/>
          <w:rtl/>
          <w:lang w:eastAsia="he-IL"/>
        </w:rPr>
        <w:t xml:space="preserve"> </w:t>
      </w:r>
      <w:r w:rsidRPr="000B5DC0">
        <w:rPr>
          <w:rFonts w:ascii="Times New Roman" w:eastAsia="Times New Roman" w:hAnsi="Times New Roman" w:cs="David"/>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CC83BB5CCDE641DAB366CB544566762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28" w:author="Kook Sec" w:date="2019-12-19T13:22:00Z">
            <w:r w:rsidR="008B593B">
              <w:rPr>
                <w:rFonts w:ascii="Times New Roman" w:eastAsia="Times New Roman" w:hAnsi="Times New Roman" w:cs="David" w:hint="cs"/>
                <w:color w:val="008000"/>
                <w:sz w:val="24"/>
                <w:szCs w:val="24"/>
                <w:rtl/>
                <w:lang w:eastAsia="he-IL"/>
              </w:rPr>
              <w:t>נס ציונה מחיר למשתכן</w:t>
            </w:r>
          </w:ins>
        </w:sdtContent>
      </w:sdt>
      <w:r w:rsidR="00AA6191"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sz w:val="24"/>
          <w:szCs w:val="24"/>
          <w:rtl/>
          <w:lang w:eastAsia="he-IL"/>
        </w:rPr>
        <w:t>בקשר עם</w:t>
      </w:r>
      <w:r w:rsidRPr="000B5DC0">
        <w:rPr>
          <w:rFonts w:ascii="Times New Roman" w:eastAsia="Times New Roman" w:hAnsi="Times New Roman" w:cs="David"/>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78316BB560724E79ADDDD944F56D2AF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ins w:id="29" w:author="Kook Sec" w:date="2019-12-19T13:24:00Z">
            <w:r w:rsidR="008B593B">
              <w:rPr>
                <w:rFonts w:ascii="Times New Roman" w:eastAsia="Times New Roman" w:hAnsi="Times New Roman" w:cs="David" w:hint="cs"/>
                <w:color w:val="008000"/>
                <w:sz w:val="24"/>
                <w:szCs w:val="24"/>
                <w:rtl/>
              </w:rPr>
              <w:t xml:space="preserve">תכנון ל-216 יח"ד לרבות מרתפי חניה </w:t>
            </w:r>
          </w:ins>
        </w:sdtContent>
      </w:sdt>
      <w:r w:rsidRPr="000B5DC0">
        <w:rPr>
          <w:rFonts w:ascii="Times New Roman" w:eastAsia="Times New Roman" w:hAnsi="Times New Roman" w:cs="David"/>
          <w:color w:val="008000"/>
          <w:sz w:val="24"/>
          <w:szCs w:val="24"/>
          <w:rtl/>
          <w:lang w:eastAsia="he-IL"/>
        </w:rPr>
        <w:t xml:space="preserve"> </w:t>
      </w:r>
      <w:r w:rsidRPr="000B5DC0">
        <w:rPr>
          <w:rFonts w:ascii="Times New Roman" w:eastAsia="Times New Roman" w:hAnsi="Times New Roman" w:cs="David"/>
          <w:sz w:val="24"/>
          <w:szCs w:val="24"/>
          <w:rtl/>
          <w:lang w:eastAsia="he-IL"/>
        </w:rPr>
        <w:t>, מאשר בזאת שהעבודות הנ"ל בוצעו והושלמו בהתאם להנחיות</w:t>
      </w:r>
      <w:r w:rsidR="00AA6191">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י, לתכניות</w:t>
      </w:r>
      <w:r w:rsidR="00AA6191">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י, בהתאם</w:t>
      </w:r>
      <w:r w:rsidRPr="000B5DC0">
        <w:rPr>
          <w:rFonts w:ascii="Times New Roman" w:eastAsia="Times New Roman" w:hAnsi="Times New Roman" w:cs="David"/>
          <w:sz w:val="20"/>
          <w:szCs w:val="24"/>
          <w:rtl/>
          <w:lang w:eastAsia="he-IL"/>
        </w:rPr>
        <w:t xml:space="preserve"> לתקנים מחייבים ולשביעות רצוני.</w:t>
      </w:r>
    </w:p>
    <w:p w14:paraId="39E67E38"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A84F6FE"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A046782"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603BC05"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850E4D4"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2679121" w14:textId="77777777" w:rsidR="000B5DC0" w:rsidRPr="000B5DC0" w:rsidRDefault="000B5DC0" w:rsidP="000B5DC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                                                                                      בכבוד רב,</w:t>
      </w:r>
    </w:p>
    <w:p w14:paraId="5A3758FB" w14:textId="77777777" w:rsidR="000B5DC0" w:rsidRDefault="000B5DC0" w:rsidP="000B5DC0">
      <w:pPr>
        <w:widowControl w:val="0"/>
        <w:tabs>
          <w:tab w:val="center" w:pos="6920"/>
        </w:tabs>
        <w:spacing w:before="0" w:beforeAutospacing="0" w:after="0" w:afterAutospacing="0" w:line="240" w:lineRule="auto"/>
        <w:ind w:left="84" w:right="84" w:hanging="720"/>
        <w:jc w:val="center"/>
        <w:rPr>
          <w:rFonts w:ascii="Times New Roman" w:eastAsia="Times New Roman" w:hAnsi="Times New Roman" w:cs="David"/>
          <w:sz w:val="24"/>
          <w:szCs w:val="24"/>
          <w:rtl/>
          <w:lang w:eastAsia="he-IL"/>
        </w:rPr>
      </w:pPr>
    </w:p>
    <w:p w14:paraId="185D85A8" w14:textId="77777777" w:rsidR="00AA6191" w:rsidRDefault="00AA6191" w:rsidP="000B5DC0">
      <w:pPr>
        <w:widowControl w:val="0"/>
        <w:tabs>
          <w:tab w:val="center" w:pos="6920"/>
        </w:tabs>
        <w:spacing w:before="0" w:beforeAutospacing="0" w:after="0" w:afterAutospacing="0" w:line="240" w:lineRule="auto"/>
        <w:ind w:left="84" w:right="84" w:hanging="720"/>
        <w:jc w:val="center"/>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lastRenderedPageBreak/>
        <w:t xml:space="preserve">                               </w:t>
      </w:r>
    </w:p>
    <w:p w14:paraId="56DD3ACC" w14:textId="77777777" w:rsidR="00AA6191" w:rsidRPr="00B27B4C" w:rsidRDefault="00AA6191" w:rsidP="00AA619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4"/>
          <w:szCs w:val="24"/>
          <w:rtl/>
          <w:lang w:eastAsia="he-IL"/>
        </w:rPr>
        <w:t xml:space="preserve">                                                                                                            </w:t>
      </w:r>
      <w:r>
        <w:rPr>
          <w:rFonts w:ascii="Times New Roman" w:eastAsia="Times New Roman" w:hAnsi="Times New Roman" w:cs="David" w:hint="cs"/>
          <w:sz w:val="20"/>
          <w:szCs w:val="24"/>
          <w:rtl/>
          <w:lang w:eastAsia="he-IL"/>
        </w:rPr>
        <w:t>___________________</w:t>
      </w:r>
    </w:p>
    <w:p w14:paraId="002589DE" w14:textId="23771D9C" w:rsidR="00AA6191" w:rsidRPr="00B27B4C" w:rsidRDefault="005749C5" w:rsidP="00AA6191">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2097127313"/>
          <w:placeholder>
            <w:docPart w:val="923CBBAE20164A4383119E96D72AA97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30" w:author="Kook Sec" w:date="2019-12-19T13:44:00Z">
            <w:r>
              <w:rPr>
                <w:rFonts w:ascii="Times New Roman" w:eastAsia="Times New Roman" w:hAnsi="Times New Roman" w:cs="David" w:hint="cs"/>
                <w:color w:val="008000"/>
                <w:sz w:val="24"/>
                <w:szCs w:val="24"/>
                <w:rtl/>
                <w:lang w:eastAsia="he-IL"/>
              </w:rPr>
              <w:t>צ'סלר סולומון אדריכלות נוף</w:t>
            </w:r>
          </w:ins>
        </w:sdtContent>
      </w:sdt>
    </w:p>
    <w:p w14:paraId="3B26B063" w14:textId="77777777" w:rsidR="00AA6191" w:rsidRPr="000B5DC0" w:rsidRDefault="00AA6191" w:rsidP="00AA6191">
      <w:pPr>
        <w:widowControl w:val="0"/>
        <w:tabs>
          <w:tab w:val="center" w:pos="6920"/>
        </w:tabs>
        <w:spacing w:before="0" w:beforeAutospacing="0" w:after="0" w:afterAutospacing="0" w:line="240" w:lineRule="auto"/>
        <w:ind w:left="84" w:right="84" w:hanging="720"/>
        <w:jc w:val="center"/>
        <w:rPr>
          <w:rFonts w:ascii="Times New Roman" w:eastAsia="Times New Roman" w:hAnsi="Times New Roman" w:cs="David"/>
          <w:sz w:val="24"/>
          <w:szCs w:val="24"/>
          <w:rtl/>
          <w:lang w:eastAsia="he-IL"/>
        </w:rPr>
      </w:pPr>
      <w:r w:rsidRPr="00B27B4C">
        <w:rPr>
          <w:rFonts w:ascii="Times New Roman" w:eastAsia="Times New Roman" w:hAnsi="Times New Roman" w:cs="David" w:hint="cs"/>
          <w:sz w:val="20"/>
          <w:szCs w:val="20"/>
          <w:rtl/>
          <w:lang w:eastAsia="he-IL"/>
        </w:rPr>
        <w:t xml:space="preserve">                </w:t>
      </w:r>
    </w:p>
    <w:p w14:paraId="56499C48"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r w:rsidRPr="000B5DC0">
        <w:rPr>
          <w:rFonts w:ascii="Times New Roman" w:eastAsia="Times New Roman" w:hAnsi="Times New Roman" w:cs="David"/>
          <w:sz w:val="20"/>
          <w:szCs w:val="20"/>
          <w:rtl/>
          <w:lang w:eastAsia="he-IL"/>
        </w:rPr>
        <w:t xml:space="preserve">                </w:t>
      </w:r>
      <w:r w:rsidRPr="000B5DC0">
        <w:rPr>
          <w:rFonts w:ascii="Times New Roman" w:eastAsia="Times New Roman" w:hAnsi="Times New Roman" w:cs="David"/>
          <w:sz w:val="20"/>
          <w:szCs w:val="20"/>
          <w:rtl/>
          <w:lang w:eastAsia="he-IL"/>
        </w:rPr>
        <w:tab/>
      </w:r>
      <w:r w:rsidRPr="000B5DC0">
        <w:rPr>
          <w:rFonts w:ascii="Times New Roman" w:eastAsia="Times New Roman" w:hAnsi="Times New Roman" w:cs="David"/>
          <w:sz w:val="20"/>
          <w:szCs w:val="20"/>
          <w:rtl/>
          <w:lang w:eastAsia="he-IL"/>
        </w:rPr>
        <w:tab/>
      </w:r>
      <w:r w:rsidRPr="000B5DC0">
        <w:rPr>
          <w:rFonts w:ascii="Times New Roman" w:eastAsia="Times New Roman" w:hAnsi="Times New Roman" w:cs="David"/>
          <w:sz w:val="20"/>
          <w:szCs w:val="20"/>
          <w:rtl/>
          <w:lang w:eastAsia="he-IL"/>
        </w:rPr>
        <w:tab/>
      </w:r>
      <w:r w:rsidRPr="000B5DC0">
        <w:rPr>
          <w:rFonts w:ascii="Times New Roman" w:eastAsia="Times New Roman" w:hAnsi="Times New Roman" w:cs="David"/>
          <w:sz w:val="20"/>
          <w:szCs w:val="20"/>
          <w:rtl/>
          <w:lang w:eastAsia="he-IL"/>
        </w:rPr>
        <w:tab/>
      </w:r>
      <w:r w:rsidRPr="000B5DC0">
        <w:rPr>
          <w:rFonts w:ascii="Times New Roman" w:eastAsia="Times New Roman" w:hAnsi="Times New Roman" w:cs="David"/>
          <w:sz w:val="20"/>
          <w:szCs w:val="20"/>
          <w:rtl/>
          <w:lang w:eastAsia="he-IL"/>
        </w:rPr>
        <w:tab/>
        <w:t xml:space="preserve">   </w:t>
      </w:r>
    </w:p>
    <w:p w14:paraId="60FD67F8"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748A91EC"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0B5DC0">
        <w:rPr>
          <w:rFonts w:ascii="Times New Roman" w:eastAsia="Times New Roman" w:hAnsi="Times New Roman" w:cs="David"/>
          <w:sz w:val="20"/>
          <w:szCs w:val="20"/>
          <w:rtl/>
          <w:lang w:eastAsia="he-IL"/>
        </w:rPr>
        <w:br w:type="page"/>
      </w:r>
      <w:r w:rsidRPr="000B5DC0">
        <w:rPr>
          <w:rFonts w:ascii="Times New Roman" w:eastAsia="Times New Roman" w:hAnsi="Times New Roman" w:cs="David"/>
          <w:b/>
          <w:bCs/>
          <w:sz w:val="24"/>
          <w:szCs w:val="24"/>
          <w:u w:val="single"/>
          <w:rtl/>
          <w:lang w:eastAsia="he-IL"/>
        </w:rPr>
        <w:lastRenderedPageBreak/>
        <w:t xml:space="preserve">נספח "י" </w:t>
      </w:r>
    </w:p>
    <w:p w14:paraId="030CFC1B"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2430448B"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0B5DC0">
        <w:rPr>
          <w:rFonts w:ascii="Times New Roman" w:eastAsia="Times New Roman" w:hAnsi="Times New Roman" w:cs="David"/>
          <w:b/>
          <w:bCs/>
          <w:sz w:val="24"/>
          <w:szCs w:val="24"/>
          <w:u w:val="single"/>
          <w:rtl/>
          <w:lang w:eastAsia="he-IL"/>
        </w:rPr>
        <w:t>דוגמא לנוסח הצהרת המתכנן בדבר היעדר תביעות</w:t>
      </w:r>
    </w:p>
    <w:p w14:paraId="6AC24CD5" w14:textId="77777777" w:rsidR="000B5DC0" w:rsidRPr="000B5DC0" w:rsidRDefault="000B5DC0" w:rsidP="000B5DC0">
      <w:pPr>
        <w:widowControl w:val="0"/>
        <w:bidi w:val="0"/>
        <w:spacing w:before="0" w:beforeAutospacing="0" w:after="0" w:afterAutospacing="0" w:line="240" w:lineRule="auto"/>
        <w:ind w:left="180"/>
        <w:rPr>
          <w:rFonts w:ascii="Times New Roman" w:eastAsia="Times New Roman" w:hAnsi="Times New Roman" w:cs="David"/>
          <w:sz w:val="24"/>
          <w:szCs w:val="24"/>
          <w:rtl/>
          <w:lang w:eastAsia="he-IL"/>
        </w:rPr>
      </w:pPr>
    </w:p>
    <w:p w14:paraId="3B0A6B09" w14:textId="77777777" w:rsidR="000B5DC0" w:rsidRPr="000B5DC0" w:rsidRDefault="000B5DC0" w:rsidP="008C30FE">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0B5DC0">
        <w:rPr>
          <w:rFonts w:ascii="Times New Roman" w:eastAsia="Times New Roman" w:hAnsi="Times New Roman" w:cs="David"/>
          <w:sz w:val="24"/>
          <w:szCs w:val="24"/>
          <w:rtl/>
          <w:lang w:eastAsia="he-IL"/>
        </w:rPr>
        <w:t>לכבוד</w:t>
      </w:r>
      <w:r w:rsidRPr="000B5DC0">
        <w:rPr>
          <w:rFonts w:ascii="Times New Roman" w:eastAsia="Times New Roman" w:hAnsi="Times New Roman" w:cs="David"/>
          <w:color w:val="000000"/>
          <w:sz w:val="24"/>
          <w:szCs w:val="24"/>
          <w:rtl/>
          <w:lang w:eastAsia="he-IL"/>
        </w:rPr>
        <w:tab/>
      </w:r>
      <w:r w:rsidRPr="000B5DC0">
        <w:rPr>
          <w:rFonts w:ascii="Times New Roman" w:eastAsia="Times New Roman" w:hAnsi="Times New Roman" w:cs="David"/>
          <w:color w:val="000000"/>
          <w:sz w:val="24"/>
          <w:szCs w:val="24"/>
          <w:rtl/>
          <w:lang w:eastAsia="he-IL"/>
        </w:rPr>
        <w:br/>
      </w:r>
      <w:sdt>
        <w:sdtPr>
          <w:rPr>
            <w:rFonts w:ascii="Times New Roman" w:eastAsia="Times New Roman" w:hAnsi="Times New Roman" w:cs="David"/>
            <w:color w:val="008000"/>
            <w:sz w:val="24"/>
            <w:szCs w:val="24"/>
            <w:rtl/>
            <w:lang w:eastAsia="he-IL"/>
          </w:rPr>
          <w:alias w:val="צד א בחוזה"/>
          <w:tag w:val="cntTzadA"/>
          <w:id w:val="1761103169"/>
          <w:placeholder>
            <w:docPart w:val="1101BBBDF0B24DECB3EFF14929C6FD9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31" w:author="Kook Sec" w:date="2019-12-19T13:24:00Z">
            <w:r w:rsidR="008B593B">
              <w:rPr>
                <w:rFonts w:ascii="Times New Roman" w:eastAsia="Times New Roman" w:hAnsi="Times New Roman" w:cs="David" w:hint="cs"/>
                <w:color w:val="008000"/>
                <w:sz w:val="24"/>
                <w:szCs w:val="24"/>
                <w:rtl/>
                <w:lang w:eastAsia="he-IL"/>
              </w:rPr>
              <w:br/>
              <w:t>א.מ. ישראל מגורים יזמות בע"מ</w:t>
            </w:r>
            <w:r w:rsidR="008B593B">
              <w:rPr>
                <w:rFonts w:ascii="Times New Roman" w:eastAsia="Times New Roman" w:hAnsi="Times New Roman" w:cs="David" w:hint="cs"/>
                <w:color w:val="008000"/>
                <w:sz w:val="24"/>
                <w:szCs w:val="24"/>
                <w:rtl/>
                <w:lang w:eastAsia="he-IL"/>
              </w:rPr>
              <w:br/>
              <w:t>יוני נתניהו 1 אור יהודה</w:t>
            </w:r>
            <w:r w:rsidR="008B593B">
              <w:rPr>
                <w:rFonts w:ascii="Times New Roman" w:eastAsia="Times New Roman" w:hAnsi="Times New Roman" w:cs="David" w:hint="cs"/>
                <w:color w:val="008000"/>
                <w:sz w:val="24"/>
                <w:szCs w:val="24"/>
                <w:rtl/>
                <w:lang w:eastAsia="he-IL"/>
              </w:rPr>
              <w:br/>
              <w:t>514957794</w:t>
            </w:r>
            <w:r w:rsidR="008B593B">
              <w:rPr>
                <w:rFonts w:ascii="Times New Roman" w:eastAsia="Times New Roman" w:hAnsi="Times New Roman" w:cs="David" w:hint="cs"/>
                <w:color w:val="008000"/>
                <w:sz w:val="24"/>
                <w:szCs w:val="24"/>
                <w:rtl/>
                <w:lang w:eastAsia="he-IL"/>
              </w:rPr>
              <w:br/>
            </w:r>
          </w:ins>
        </w:sdtContent>
      </w:sdt>
    </w:p>
    <w:p w14:paraId="19B90214"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9916984"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ג.א.נ.,</w:t>
      </w:r>
    </w:p>
    <w:p w14:paraId="0A89EC43"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8396AC1" w14:textId="77777777" w:rsidR="000B5DC0" w:rsidRPr="000B5DC0" w:rsidRDefault="000B5DC0" w:rsidP="005731F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אנו הח"מ מצהירים בזאת שעם קבלת סך של </w:t>
      </w:r>
      <w:r w:rsidRPr="000B5DC0">
        <w:rPr>
          <w:rFonts w:ascii="Times New Roman" w:eastAsia="Times New Roman" w:hAnsi="Times New Roman" w:cs="David"/>
          <w:sz w:val="24"/>
          <w:szCs w:val="24"/>
          <w:u w:val="single"/>
          <w:rtl/>
          <w:lang w:eastAsia="he-IL"/>
        </w:rPr>
        <w:t xml:space="preserve">                </w:t>
      </w:r>
      <w:r w:rsidRPr="000B5DC0">
        <w:rPr>
          <w:rFonts w:ascii="Times New Roman" w:eastAsia="Times New Roman" w:hAnsi="Times New Roman" w:cs="David"/>
          <w:sz w:val="24"/>
          <w:szCs w:val="24"/>
          <w:rtl/>
          <w:lang w:eastAsia="he-IL"/>
        </w:rPr>
        <w:t xml:space="preserve"> ש"ח (להלן:"</w:t>
      </w:r>
      <w:r w:rsidRPr="000B5DC0">
        <w:rPr>
          <w:rFonts w:ascii="Times New Roman" w:eastAsia="Times New Roman" w:hAnsi="Times New Roman" w:cs="David"/>
          <w:b/>
          <w:bCs/>
          <w:sz w:val="24"/>
          <w:szCs w:val="24"/>
          <w:rtl/>
          <w:lang w:eastAsia="he-IL"/>
        </w:rPr>
        <w:t>היתרה הסופית</w:t>
      </w:r>
      <w:r w:rsidRPr="000B5DC0">
        <w:rPr>
          <w:rFonts w:ascii="Times New Roman" w:eastAsia="Times New Roman" w:hAnsi="Times New Roman" w:cs="David"/>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CBA3384B3CB64138AA0482274958644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32" w:author="Kook Sec" w:date="2019-12-19T13:22:00Z">
            <w:r w:rsidR="008B593B">
              <w:rPr>
                <w:rFonts w:ascii="Times New Roman" w:eastAsia="Times New Roman" w:hAnsi="Times New Roman" w:cs="David" w:hint="cs"/>
                <w:color w:val="008000"/>
                <w:sz w:val="24"/>
                <w:szCs w:val="24"/>
                <w:rtl/>
                <w:lang w:eastAsia="he-IL"/>
              </w:rPr>
              <w:t>נס ציונה מחיר למשתכן</w:t>
            </w:r>
          </w:ins>
        </w:sdtContent>
      </w:sdt>
      <w:r w:rsidR="005731FE"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sz w:val="24"/>
          <w:szCs w:val="24"/>
          <w:rtl/>
          <w:lang w:eastAsia="he-IL"/>
        </w:rPr>
        <w:t xml:space="preserve">עפ"י חוזה מיום </w:t>
      </w:r>
      <w:r w:rsidRPr="000B5DC0">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A1C7BA6DCB3F40FBA741C8E568C5E3F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8-12-27T00:00:00Z">
            <w:dateFormat w:val="dd/MM/yyyy"/>
            <w:lid w:val="he-IL"/>
            <w:storeMappedDataAs w:val="dateTime"/>
            <w:calendar w:val="gregorian"/>
          </w:date>
        </w:sdtPr>
        <w:sdtEndPr>
          <w:rPr>
            <w:rFonts w:hint="cs"/>
          </w:rPr>
        </w:sdtEndPr>
        <w:sdtContent>
          <w:ins w:id="33" w:author="Kook Sec" w:date="2019-12-19T13:22:00Z">
            <w:r w:rsidR="008B593B">
              <w:rPr>
                <w:rFonts w:ascii="Times New Roman" w:eastAsia="Times New Roman" w:hAnsi="Times New Roman" w:cs="David" w:hint="cs"/>
                <w:color w:val="008000"/>
                <w:sz w:val="24"/>
                <w:szCs w:val="24"/>
                <w:rtl/>
                <w:lang w:eastAsia="he-IL"/>
              </w:rPr>
              <w:t>‏27/12/2018</w:t>
            </w:r>
          </w:ins>
        </w:sdtContent>
      </w:sdt>
      <w:r w:rsidR="005731FE"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sz w:val="24"/>
          <w:szCs w:val="24"/>
          <w:rtl/>
          <w:lang w:eastAsia="he-IL"/>
        </w:rPr>
        <w:t>או עבור חלקן כמפורט להלן:</w:t>
      </w:r>
    </w:p>
    <w:p w14:paraId="7DC15297"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__________________________________________________________________________________________________________________________</w:t>
      </w:r>
      <w:r w:rsidRPr="000B5DC0">
        <w:rPr>
          <w:rFonts w:ascii="Times New Roman" w:eastAsia="Times New Roman" w:hAnsi="Times New Roman" w:cs="David" w:hint="cs"/>
          <w:sz w:val="24"/>
          <w:szCs w:val="24"/>
          <w:rtl/>
          <w:lang w:eastAsia="he-IL"/>
        </w:rPr>
        <w:t>______</w:t>
      </w:r>
      <w:r w:rsidRPr="000B5DC0">
        <w:rPr>
          <w:rFonts w:ascii="Times New Roman" w:eastAsia="Times New Roman" w:hAnsi="Times New Roman" w:cs="David"/>
          <w:sz w:val="24"/>
          <w:szCs w:val="24"/>
          <w:rtl/>
          <w:lang w:eastAsia="he-IL"/>
        </w:rPr>
        <w:t>________________________</w:t>
      </w:r>
    </w:p>
    <w:p w14:paraId="7C8A5AF2"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2CFEBED"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5D9AC03B"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14CD8F2C"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CFA4881"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18BC3536"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75222E0"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ידוע לנו כי אין בהצהרתנו זו כדי לגרוע מכל סעד לו זכאי המזמין </w:t>
      </w:r>
      <w:r w:rsidRPr="000B5DC0">
        <w:rPr>
          <w:rFonts w:ascii="Times New Roman" w:eastAsia="Times New Roman" w:hAnsi="Times New Roman" w:cs="David"/>
          <w:sz w:val="24"/>
          <w:szCs w:val="24"/>
          <w:rtl/>
          <w:lang w:eastAsia="he-IL"/>
        </w:rPr>
        <w:lastRenderedPageBreak/>
        <w:t>על פי החוזה הנ"ל.</w:t>
      </w:r>
    </w:p>
    <w:p w14:paraId="75109F13"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9B3827B"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6A175CA"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b/>
          <w:bCs/>
          <w:sz w:val="24"/>
          <w:szCs w:val="24"/>
          <w:rtl/>
          <w:lang w:eastAsia="he-IL"/>
        </w:rPr>
        <w:t>ולראיה באנו על החתום:</w:t>
      </w:r>
    </w:p>
    <w:p w14:paraId="4B307656"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D38A4AD" w14:textId="77777777" w:rsidR="000B5DC0" w:rsidRPr="000B5DC0" w:rsidRDefault="000B5DC0" w:rsidP="005731F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היום </w:t>
      </w:r>
      <w:r w:rsidR="005731FE">
        <w:rPr>
          <w:rFonts w:ascii="Times New Roman" w:eastAsia="Times New Roman" w:hAnsi="Times New Roman" w:cs="David" w:hint="cs"/>
          <w:sz w:val="24"/>
          <w:szCs w:val="24"/>
          <w:rtl/>
          <w:lang w:eastAsia="he-IL"/>
        </w:rPr>
        <w:t xml:space="preserve">_________  </w:t>
      </w:r>
      <w:r w:rsidRPr="000B5DC0">
        <w:rPr>
          <w:rFonts w:ascii="Times New Roman" w:eastAsia="Times New Roman" w:hAnsi="Times New Roman" w:cs="David"/>
          <w:sz w:val="24"/>
          <w:szCs w:val="24"/>
          <w:rtl/>
          <w:lang w:eastAsia="he-IL"/>
        </w:rPr>
        <w:t xml:space="preserve">לחודש </w:t>
      </w:r>
      <w:r w:rsidR="005731FE" w:rsidRPr="005731FE">
        <w:rPr>
          <w:rFonts w:ascii="Times New Roman" w:eastAsia="Times New Roman" w:hAnsi="Times New Roman" w:cs="David" w:hint="cs"/>
          <w:sz w:val="24"/>
          <w:szCs w:val="24"/>
          <w:rtl/>
          <w:lang w:eastAsia="he-IL"/>
        </w:rPr>
        <w:t>______</w:t>
      </w:r>
      <w:r w:rsidRPr="005731FE">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sz w:val="24"/>
          <w:szCs w:val="24"/>
          <w:rtl/>
          <w:lang w:eastAsia="he-IL"/>
        </w:rPr>
        <w:t xml:space="preserve">לשנה </w:t>
      </w:r>
      <w:r w:rsidRPr="005731FE">
        <w:rPr>
          <w:rFonts w:ascii="Times New Roman" w:eastAsia="Times New Roman" w:hAnsi="Times New Roman" w:cs="David"/>
          <w:sz w:val="24"/>
          <w:szCs w:val="24"/>
          <w:rtl/>
          <w:lang w:eastAsia="he-IL"/>
        </w:rPr>
        <w:t>_________</w:t>
      </w:r>
    </w:p>
    <w:p w14:paraId="211235C0" w14:textId="77777777" w:rsidR="000B5DC0" w:rsidRPr="000B5DC0" w:rsidRDefault="000B5DC0" w:rsidP="000B5DC0">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52A4C35E"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p w14:paraId="15E7C4F8"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777C0D12"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0B5DC0" w:rsidRPr="000B5DC0">
        <w:rPr>
          <w:rFonts w:ascii="Times New Roman" w:eastAsia="Times New Roman" w:hAnsi="Times New Roman" w:cs="David"/>
          <w:sz w:val="24"/>
          <w:szCs w:val="24"/>
          <w:rtl/>
          <w:lang w:eastAsia="he-IL"/>
        </w:rPr>
        <w:t xml:space="preserve">חתימה וחותמת המתכנן: </w:t>
      </w:r>
    </w:p>
    <w:p w14:paraId="6D0E6778"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5CA45137"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26CC971B" w14:textId="77777777" w:rsidR="005731FE" w:rsidRPr="009130F0"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5731FE" w:rsidRPr="009130F0">
        <w:rPr>
          <w:rFonts w:ascii="Times New Roman" w:eastAsia="Times New Roman" w:hAnsi="Times New Roman" w:cs="David" w:hint="cs"/>
          <w:sz w:val="24"/>
          <w:szCs w:val="24"/>
          <w:rtl/>
          <w:lang w:eastAsia="he-IL"/>
        </w:rPr>
        <w:t xml:space="preserve">_______________________ </w:t>
      </w:r>
    </w:p>
    <w:p w14:paraId="11CD9E69" w14:textId="3623E279" w:rsidR="005731FE" w:rsidRPr="009130F0" w:rsidRDefault="005731FE" w:rsidP="00DF6A6B">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765354832"/>
          <w:placeholder>
            <w:docPart w:val="C19F0F370A6E4369A85B96A45AB74FF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34" w:author="Kook Sec" w:date="2019-12-19T13:44:00Z">
            <w:r w:rsidR="005749C5">
              <w:rPr>
                <w:rFonts w:ascii="Times New Roman" w:eastAsia="Times New Roman" w:hAnsi="Times New Roman" w:cs="David" w:hint="cs"/>
                <w:color w:val="008000"/>
                <w:sz w:val="24"/>
                <w:szCs w:val="24"/>
                <w:rtl/>
                <w:lang w:eastAsia="he-IL"/>
              </w:rPr>
              <w:t>צ'סלר סולומון אדריכלות נוף</w:t>
            </w:r>
          </w:ins>
        </w:sdtContent>
      </w:sdt>
    </w:p>
    <w:p w14:paraId="1842CD15" w14:textId="77777777" w:rsidR="005731FE" w:rsidRPr="00B27B4C" w:rsidRDefault="005731FE" w:rsidP="005731F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5C2552D" w14:textId="77777777" w:rsidR="000B5DC0" w:rsidRPr="000B5DC0" w:rsidRDefault="000B5DC0" w:rsidP="005731FE">
      <w:pPr>
        <w:widowControl w:val="0"/>
        <w:spacing w:before="0" w:beforeAutospacing="0" w:after="0" w:afterAutospacing="0" w:line="240" w:lineRule="auto"/>
        <w:ind w:left="4435" w:hanging="71"/>
        <w:rPr>
          <w:rFonts w:ascii="Times New Roman" w:eastAsia="Times New Roman" w:hAnsi="Times New Roman" w:cs="David"/>
          <w:b/>
          <w:bCs/>
          <w:sz w:val="24"/>
          <w:szCs w:val="24"/>
          <w:rtl/>
          <w:lang w:eastAsia="he-IL"/>
        </w:rPr>
      </w:pPr>
    </w:p>
    <w:p w14:paraId="1B4A822E"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b/>
          <w:bCs/>
          <w:sz w:val="24"/>
          <w:szCs w:val="24"/>
          <w:rtl/>
          <w:lang w:eastAsia="he-IL"/>
        </w:rPr>
        <w:t>אישור</w:t>
      </w:r>
    </w:p>
    <w:p w14:paraId="1470E898"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אני הח"מ ____________________ עו"ד/רו"ח מאשר כי ה"ה _________________שחתימתם בצירוף חותמת _________________ (להלן:"</w:t>
      </w:r>
      <w:r w:rsidRPr="000B5DC0">
        <w:rPr>
          <w:rFonts w:ascii="Times New Roman" w:eastAsia="Times New Roman" w:hAnsi="Times New Roman" w:cs="David"/>
          <w:b/>
          <w:bCs/>
          <w:sz w:val="24"/>
          <w:szCs w:val="24"/>
          <w:rtl/>
          <w:lang w:eastAsia="he-IL"/>
        </w:rPr>
        <w:t>החברה</w:t>
      </w:r>
      <w:r w:rsidRPr="000B5DC0">
        <w:rPr>
          <w:rFonts w:ascii="Times New Roman" w:eastAsia="Times New Roman" w:hAnsi="Times New Roman" w:cs="David"/>
          <w:sz w:val="24"/>
          <w:szCs w:val="24"/>
          <w:rtl/>
          <w:lang w:eastAsia="he-IL"/>
        </w:rPr>
        <w:t>") ו/או שמה המודפס מחייבת את החברה לכל דבר ועניין, חתמו בפני על מסמך זה.</w:t>
      </w:r>
    </w:p>
    <w:p w14:paraId="4A97C671" w14:textId="77777777" w:rsidR="000B5DC0" w:rsidRPr="000B5DC0" w:rsidRDefault="000B5DC0" w:rsidP="000B5DC0">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3BA4B1DF" w14:textId="77777777" w:rsidR="000B5DC0" w:rsidRPr="000B5DC0" w:rsidRDefault="000B5DC0" w:rsidP="000B5DC0">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    תאריך : _______   </w:t>
      </w:r>
      <w:r w:rsidRPr="000B5DC0">
        <w:rPr>
          <w:rFonts w:ascii="Times New Roman" w:eastAsia="Times New Roman" w:hAnsi="Times New Roman" w:cs="David"/>
          <w:sz w:val="24"/>
          <w:szCs w:val="24"/>
          <w:rtl/>
          <w:lang w:eastAsia="he-IL"/>
        </w:rPr>
        <w:tab/>
        <w:t>חתימה וחותמת עו"ד/רו"ח : _______________________</w:t>
      </w:r>
    </w:p>
    <w:p w14:paraId="3848832A" w14:textId="77777777" w:rsidR="000B5DC0" w:rsidRPr="000B5DC0" w:rsidRDefault="000B5DC0" w:rsidP="000B5DC0">
      <w:pPr>
        <w:widowControl w:val="0"/>
        <w:spacing w:before="0" w:beforeAutospacing="0" w:after="0" w:afterAutospacing="0" w:line="240" w:lineRule="auto"/>
        <w:rPr>
          <w:rFonts w:ascii="Times New Roman" w:eastAsia="Times New Roman" w:hAnsi="Times New Roman" w:cs="David"/>
          <w:sz w:val="20"/>
          <w:szCs w:val="20"/>
          <w:lang w:eastAsia="he-IL"/>
        </w:rPr>
      </w:pPr>
    </w:p>
    <w:p w14:paraId="50DCC337" w14:textId="77777777" w:rsidR="000B5DC0" w:rsidRPr="000B5DC0" w:rsidRDefault="000B5DC0" w:rsidP="000B5DC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rtl/>
          <w:lang w:eastAsia="he-IL"/>
        </w:rPr>
      </w:pPr>
    </w:p>
    <w:p w14:paraId="4039F078"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09CAFD1F" w14:textId="77777777" w:rsidR="000B5DC0" w:rsidRPr="000B5DC0" w:rsidRDefault="000B5DC0" w:rsidP="000B5DC0">
      <w:pPr>
        <w:spacing w:before="0" w:beforeAutospacing="0" w:after="0" w:afterAutospacing="0" w:line="240" w:lineRule="auto"/>
        <w:rPr>
          <w:rFonts w:ascii="Times New Roman" w:eastAsia="Times New Roman" w:hAnsi="Times New Roman" w:cs="David"/>
          <w:sz w:val="20"/>
          <w:szCs w:val="24"/>
          <w:rtl/>
        </w:rPr>
      </w:pPr>
    </w:p>
    <w:p w14:paraId="4B5D335A" w14:textId="77777777" w:rsidR="001A69D5" w:rsidRPr="000B5DC0" w:rsidRDefault="001A69D5" w:rsidP="000B5DC0"/>
    <w:sectPr w:rsidR="001A69D5" w:rsidRPr="000B5DC0" w:rsidSect="00501673">
      <w:headerReference w:type="even" r:id="rId14"/>
      <w:headerReference w:type="default" r:id="rId15"/>
      <w:footerReference w:type="even" r:id="rId16"/>
      <w:footerReference w:type="default" r:id="rId17"/>
      <w:headerReference w:type="first" r:id="rId18"/>
      <w:footerReference w:type="first" r:id="rId19"/>
      <w:pgSz w:w="11906" w:h="16838"/>
      <w:pgMar w:top="1440" w:right="1800" w:bottom="1440" w:left="1800" w:header="708" w:footer="164"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BF76DEB" w14:textId="77777777" w:rsidR="005749C5" w:rsidRDefault="005749C5" w:rsidP="00AF234B">
      <w:pPr>
        <w:spacing w:before="0" w:after="0" w:line="240" w:lineRule="auto"/>
      </w:pPr>
      <w:r>
        <w:separator/>
      </w:r>
    </w:p>
  </w:endnote>
  <w:endnote w:type="continuationSeparator" w:id="0">
    <w:p w14:paraId="7EC68E34" w14:textId="77777777" w:rsidR="005749C5" w:rsidRDefault="005749C5"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David">
    <w:panose1 w:val="020E0502060401010101"/>
    <w:charset w:val="B1"/>
    <w:family w:val="swiss"/>
    <w:pitch w:val="variable"/>
    <w:sig w:usb0="00000801" w:usb1="00000000" w:usb2="00000000" w:usb3="00000000" w:csb0="0000002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00728A" w14:textId="77777777" w:rsidR="005749C5" w:rsidRDefault="005749C5">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5749C5" w:rsidRPr="00B17476" w14:paraId="5C9D4E21" w14:textId="77777777" w:rsidTr="00B17476">
      <w:tc>
        <w:tcPr>
          <w:tcW w:w="810" w:type="dxa"/>
        </w:tcPr>
        <w:p w14:paraId="63E72E04" w14:textId="77777777" w:rsidR="005749C5" w:rsidRPr="00B17476" w:rsidRDefault="005749C5"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646" w:type="dxa"/>
            </w:tcPr>
            <w:p w14:paraId="36DD43F8" w14:textId="77777777" w:rsidR="005749C5" w:rsidRPr="00B17476" w:rsidRDefault="005749C5" w:rsidP="00B17476">
              <w:pPr>
                <w:tabs>
                  <w:tab w:val="center" w:pos="4153"/>
                  <w:tab w:val="right" w:pos="8306"/>
                </w:tabs>
                <w:spacing w:before="0" w:after="0" w:line="240" w:lineRule="auto"/>
                <w:rPr>
                  <w:rFonts w:ascii="David" w:hAnsi="David"/>
                  <w:color w:val="00B0F0"/>
                  <w:sz w:val="20"/>
                  <w:szCs w:val="20"/>
                  <w:rtl/>
                </w:rPr>
              </w:pPr>
              <w:ins w:id="36" w:author="Kook Sec" w:date="2019-12-19T13:22:00Z">
                <w:r>
                  <w:rPr>
                    <w:rFonts w:ascii="David" w:hAnsi="David" w:hint="cs"/>
                    <w:color w:val="00B0F0"/>
                    <w:sz w:val="20"/>
                    <w:szCs w:val="20"/>
                    <w:rtl/>
                  </w:rPr>
                  <w:t>א.מ ישראל מגורים יזמות בע"מ</w:t>
                </w:r>
              </w:ins>
            </w:p>
          </w:tc>
        </w:sdtContent>
      </w:sdt>
      <w:tc>
        <w:tcPr>
          <w:tcW w:w="2810" w:type="dxa"/>
        </w:tcPr>
        <w:p w14:paraId="618545E0" w14:textId="77777777" w:rsidR="005749C5" w:rsidRPr="00B17476" w:rsidRDefault="005749C5"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מתכנן אדריכלות נוף</w:t>
              </w:r>
            </w:sdtContent>
          </w:sdt>
        </w:p>
      </w:tc>
      <w:tc>
        <w:tcPr>
          <w:tcW w:w="233" w:type="dxa"/>
        </w:tcPr>
        <w:p w14:paraId="50D698D6" w14:textId="77777777" w:rsidR="005749C5" w:rsidRPr="00B17476" w:rsidRDefault="005749C5" w:rsidP="00B17476">
          <w:pPr>
            <w:tabs>
              <w:tab w:val="center" w:pos="4153"/>
              <w:tab w:val="right" w:pos="8306"/>
            </w:tabs>
            <w:spacing w:before="0" w:after="0" w:line="240" w:lineRule="auto"/>
            <w:rPr>
              <w:rFonts w:ascii="David" w:hAnsi="David"/>
              <w:sz w:val="16"/>
              <w:szCs w:val="16"/>
              <w:rtl/>
            </w:rPr>
          </w:pPr>
        </w:p>
      </w:tc>
      <w:tc>
        <w:tcPr>
          <w:tcW w:w="1044" w:type="dxa"/>
        </w:tcPr>
        <w:p w14:paraId="53B22A40" w14:textId="77777777" w:rsidR="005749C5" w:rsidRPr="00B17476" w:rsidRDefault="005749C5" w:rsidP="00B17476">
          <w:pPr>
            <w:tabs>
              <w:tab w:val="center" w:pos="4153"/>
              <w:tab w:val="right" w:pos="8306"/>
            </w:tabs>
            <w:spacing w:before="0" w:after="0" w:line="240" w:lineRule="auto"/>
            <w:rPr>
              <w:rFonts w:ascii="David" w:hAnsi="David"/>
              <w:sz w:val="20"/>
              <w:szCs w:val="20"/>
              <w:rtl/>
            </w:rPr>
          </w:pPr>
          <w:r w:rsidRPr="00B17476">
            <w:rPr>
              <w:rFonts w:ascii="David" w:hAnsi="David"/>
              <w:sz w:val="20"/>
              <w:szCs w:val="20"/>
              <w:rtl/>
            </w:rPr>
            <w:t>מס' חוזה</w:t>
          </w:r>
          <w:r w:rsidRPr="00B17476">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1763" w:type="dxa"/>
            </w:tcPr>
            <w:p w14:paraId="750BB14A" w14:textId="65986CCC" w:rsidR="005749C5" w:rsidRPr="00B17476" w:rsidRDefault="005749C5" w:rsidP="00B17476">
              <w:pPr>
                <w:tabs>
                  <w:tab w:val="center" w:pos="4153"/>
                  <w:tab w:val="right" w:pos="8306"/>
                </w:tabs>
                <w:spacing w:before="0" w:after="0" w:line="240" w:lineRule="auto"/>
                <w:rPr>
                  <w:rFonts w:ascii="David" w:hAnsi="David"/>
                  <w:sz w:val="20"/>
                  <w:szCs w:val="20"/>
                  <w:rtl/>
                </w:rPr>
              </w:pPr>
              <w:del w:id="37" w:author="Kook Sec" w:date="2019-12-19T13:37:00Z">
                <w:r w:rsidDel="00D65816">
                  <w:rPr>
                    <w:rFonts w:ascii="David" w:hAnsi="David" w:hint="cs"/>
                    <w:sz w:val="20"/>
                    <w:szCs w:val="20"/>
                  </w:rPr>
                  <w:delText>CONT-5-563</w:delText>
                </w:r>
              </w:del>
              <w:ins w:id="38" w:author="Kook Sec" w:date="2019-12-19T13:37:00Z">
                <w:r>
                  <w:rPr>
                    <w:rFonts w:ascii="David" w:hAnsi="David" w:hint="cs"/>
                    <w:sz w:val="20"/>
                    <w:szCs w:val="20"/>
                  </w:rPr>
                  <w:t>CO</w:t>
                </w:r>
                <w:r>
                  <w:rPr>
                    <w:rFonts w:ascii="David" w:hAnsi="David" w:hint="cs"/>
                    <w:sz w:val="20"/>
                    <w:szCs w:val="20"/>
                    <w:rtl/>
                  </w:rPr>
                  <w:t>NT-10-1879</w:t>
                </w:r>
              </w:ins>
            </w:p>
          </w:tc>
        </w:sdtContent>
      </w:sdt>
    </w:tr>
    <w:tr w:rsidR="005749C5" w:rsidRPr="00B17476" w14:paraId="56CD946A" w14:textId="77777777" w:rsidTr="00B17476">
      <w:tc>
        <w:tcPr>
          <w:tcW w:w="810" w:type="dxa"/>
        </w:tcPr>
        <w:p w14:paraId="19CB37B6" w14:textId="77777777" w:rsidR="005749C5" w:rsidRPr="00B17476" w:rsidRDefault="005749C5"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646" w:type="dxa"/>
            </w:tcPr>
            <w:p w14:paraId="2424EDED" w14:textId="0A1E6373" w:rsidR="005749C5" w:rsidRPr="00B17476" w:rsidRDefault="005749C5" w:rsidP="00D65816">
              <w:pPr>
                <w:tabs>
                  <w:tab w:val="center" w:pos="4153"/>
                  <w:tab w:val="right" w:pos="8306"/>
                </w:tabs>
                <w:spacing w:before="0" w:after="0" w:line="240" w:lineRule="auto"/>
                <w:rPr>
                  <w:rFonts w:ascii="David" w:hAnsi="David"/>
                  <w:color w:val="00B0F0"/>
                  <w:sz w:val="20"/>
                  <w:szCs w:val="20"/>
                  <w:rtl/>
                </w:rPr>
                <w:pPrChange w:id="39" w:author="Kook Sec" w:date="2019-12-19T13:38:00Z">
                  <w:pPr>
                    <w:tabs>
                      <w:tab w:val="center" w:pos="4153"/>
                      <w:tab w:val="right" w:pos="8306"/>
                    </w:tabs>
                    <w:spacing w:before="0" w:after="0" w:line="240" w:lineRule="auto"/>
                  </w:pPr>
                </w:pPrChange>
              </w:pPr>
              <w:ins w:id="40" w:author="Kook Sec" w:date="2019-12-19T13:44:00Z">
                <w:r>
                  <w:rPr>
                    <w:rFonts w:ascii="David" w:hAnsi="David" w:hint="cs"/>
                    <w:color w:val="00B0F0"/>
                    <w:sz w:val="20"/>
                    <w:szCs w:val="20"/>
                    <w:rtl/>
                  </w:rPr>
                  <w:t>צ'סלר סולומון אדריכלות נוף</w:t>
                </w:r>
              </w:ins>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5749C5" w:rsidRPr="00B17476" w14:paraId="7DBCE085" w14:textId="77777777" w:rsidTr="005B2092">
            <w:trPr>
              <w:trHeight w:val="201"/>
            </w:trPr>
            <w:tc>
              <w:tcPr>
                <w:tcW w:w="926" w:type="dxa"/>
              </w:tcPr>
              <w:p w14:paraId="37C86867" w14:textId="77777777" w:rsidR="005749C5" w:rsidRPr="00B17476" w:rsidRDefault="005749C5"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1E59FFF3" w14:textId="44BDB2FE" w:rsidR="005749C5" w:rsidRPr="00B17476" w:rsidRDefault="005749C5" w:rsidP="00B17476">
                    <w:pPr>
                      <w:tabs>
                        <w:tab w:val="center" w:pos="4153"/>
                        <w:tab w:val="right" w:pos="8306"/>
                      </w:tabs>
                      <w:spacing w:before="0" w:after="0" w:line="240" w:lineRule="auto"/>
                      <w:ind w:left="1" w:hanging="1"/>
                      <w:rPr>
                        <w:rFonts w:ascii="David" w:hAnsi="David"/>
                        <w:color w:val="00B0F0"/>
                        <w:sz w:val="20"/>
                        <w:szCs w:val="20"/>
                        <w:rtl/>
                      </w:rPr>
                    </w:pPr>
                    <w:ins w:id="41" w:author="Kook Sec" w:date="2019-12-19T13:40:00Z">
                      <w:r>
                        <w:rPr>
                          <w:rFonts w:ascii="David" w:hAnsi="David" w:hint="cs"/>
                          <w:color w:val="00B0F0"/>
                          <w:sz w:val="20"/>
                          <w:szCs w:val="20"/>
                          <w:rtl/>
                        </w:rPr>
                        <w:t>0.3</w:t>
                      </w:r>
                    </w:ins>
                  </w:p>
                </w:tc>
              </w:sdtContent>
            </w:sdt>
          </w:tr>
        </w:tbl>
        <w:p w14:paraId="51FE46F3" w14:textId="77777777" w:rsidR="005749C5" w:rsidRPr="00B17476" w:rsidRDefault="005749C5" w:rsidP="00B17476">
          <w:pPr>
            <w:tabs>
              <w:tab w:val="center" w:pos="4153"/>
              <w:tab w:val="right" w:pos="8306"/>
            </w:tabs>
            <w:spacing w:before="0" w:after="0" w:line="240" w:lineRule="auto"/>
            <w:rPr>
              <w:rFonts w:ascii="David" w:hAnsi="David"/>
              <w:sz w:val="20"/>
              <w:szCs w:val="20"/>
              <w:rtl/>
            </w:rPr>
          </w:pPr>
        </w:p>
      </w:tc>
      <w:tc>
        <w:tcPr>
          <w:tcW w:w="233" w:type="dxa"/>
        </w:tcPr>
        <w:p w14:paraId="22F4C334" w14:textId="77777777" w:rsidR="005749C5" w:rsidRPr="00B17476" w:rsidRDefault="005749C5" w:rsidP="00B17476">
          <w:pPr>
            <w:tabs>
              <w:tab w:val="center" w:pos="4153"/>
              <w:tab w:val="right" w:pos="8306"/>
            </w:tabs>
            <w:spacing w:before="0" w:after="0" w:line="240" w:lineRule="auto"/>
            <w:rPr>
              <w:rFonts w:ascii="David" w:hAnsi="David"/>
              <w:sz w:val="20"/>
              <w:szCs w:val="20"/>
              <w:rtl/>
            </w:rPr>
          </w:pPr>
        </w:p>
      </w:tc>
      <w:tc>
        <w:tcPr>
          <w:tcW w:w="1044" w:type="dxa"/>
        </w:tcPr>
        <w:p w14:paraId="22F15D16" w14:textId="77777777" w:rsidR="005749C5" w:rsidRPr="00B17476" w:rsidRDefault="005749C5"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סטטוס:</w:t>
          </w:r>
        </w:p>
      </w:tc>
      <w:tc>
        <w:tcPr>
          <w:tcW w:w="1763" w:type="dxa"/>
        </w:tcPr>
        <w:p w14:paraId="208CDB81" w14:textId="14D4F8D0" w:rsidR="005749C5" w:rsidRPr="00B17476" w:rsidRDefault="005749C5" w:rsidP="00B17476">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ins w:id="42" w:author="Kook Sec" w:date="2019-12-19T13:39:00Z">
                <w:r>
                  <w:rPr>
                    <w:rFonts w:ascii="David" w:hAnsi="David" w:hint="cs"/>
                    <w:sz w:val="20"/>
                    <w:szCs w:val="20"/>
                    <w:rtl/>
                  </w:rPr>
                  <w:t>3;#</w:t>
                </w:r>
                <w:r>
                  <w:rPr>
                    <w:rFonts w:ascii="David" w:hAnsi="David" w:hint="cs"/>
                    <w:sz w:val="20"/>
                    <w:szCs w:val="20"/>
                  </w:rPr>
                  <w:t>Draft</w:t>
                </w:r>
              </w:ins>
            </w:sdtContent>
          </w:sdt>
        </w:p>
      </w:tc>
    </w:tr>
    <w:tr w:rsidR="005749C5" w:rsidRPr="00B17476" w14:paraId="15A0F86A" w14:textId="77777777" w:rsidTr="00B17476">
      <w:trPr>
        <w:trHeight w:val="80"/>
      </w:trPr>
      <w:tc>
        <w:tcPr>
          <w:tcW w:w="810" w:type="dxa"/>
        </w:tcPr>
        <w:p w14:paraId="27C39B53" w14:textId="77777777" w:rsidR="005749C5" w:rsidRPr="00B17476" w:rsidRDefault="005749C5" w:rsidP="00B17476">
          <w:pPr>
            <w:tabs>
              <w:tab w:val="center" w:pos="4153"/>
              <w:tab w:val="right" w:pos="8306"/>
            </w:tabs>
            <w:spacing w:before="0" w:after="0" w:line="240" w:lineRule="auto"/>
            <w:rPr>
              <w:rFonts w:ascii="David" w:hAnsi="David"/>
              <w:sz w:val="20"/>
              <w:szCs w:val="20"/>
              <w:rtl/>
            </w:rPr>
          </w:pPr>
        </w:p>
      </w:tc>
      <w:tc>
        <w:tcPr>
          <w:tcW w:w="1646" w:type="dxa"/>
        </w:tcPr>
        <w:p w14:paraId="162A7973" w14:textId="77777777" w:rsidR="005749C5" w:rsidRPr="00B17476" w:rsidRDefault="005749C5" w:rsidP="00B17476">
          <w:pPr>
            <w:tabs>
              <w:tab w:val="center" w:pos="4153"/>
              <w:tab w:val="right" w:pos="8306"/>
            </w:tabs>
            <w:spacing w:before="0" w:after="0" w:line="240" w:lineRule="auto"/>
            <w:rPr>
              <w:rFonts w:ascii="David" w:hAnsi="David"/>
              <w:color w:val="00B0F0"/>
              <w:sz w:val="20"/>
              <w:szCs w:val="20"/>
              <w:rtl/>
            </w:rPr>
          </w:pPr>
        </w:p>
      </w:tc>
      <w:tc>
        <w:tcPr>
          <w:tcW w:w="2810" w:type="dxa"/>
        </w:tcPr>
        <w:p w14:paraId="7681F063" w14:textId="77777777" w:rsidR="005749C5" w:rsidRPr="00B17476" w:rsidRDefault="005749C5" w:rsidP="00B17476">
          <w:pPr>
            <w:tabs>
              <w:tab w:val="center" w:pos="4153"/>
              <w:tab w:val="right" w:pos="8306"/>
            </w:tabs>
            <w:spacing w:before="0" w:after="0" w:line="240" w:lineRule="auto"/>
            <w:rPr>
              <w:rFonts w:ascii="David" w:hAnsi="David"/>
              <w:sz w:val="20"/>
              <w:szCs w:val="20"/>
              <w:rtl/>
            </w:rPr>
          </w:pPr>
        </w:p>
      </w:tc>
      <w:tc>
        <w:tcPr>
          <w:tcW w:w="233" w:type="dxa"/>
        </w:tcPr>
        <w:p w14:paraId="71F00E55" w14:textId="77777777" w:rsidR="005749C5" w:rsidRPr="00B17476" w:rsidRDefault="005749C5" w:rsidP="00B17476">
          <w:pPr>
            <w:tabs>
              <w:tab w:val="center" w:pos="4153"/>
              <w:tab w:val="right" w:pos="8306"/>
            </w:tabs>
            <w:spacing w:before="0" w:after="0" w:line="240" w:lineRule="auto"/>
            <w:rPr>
              <w:rFonts w:ascii="David" w:hAnsi="David"/>
              <w:sz w:val="20"/>
              <w:szCs w:val="20"/>
              <w:rtl/>
            </w:rPr>
          </w:pPr>
        </w:p>
      </w:tc>
      <w:tc>
        <w:tcPr>
          <w:tcW w:w="1044" w:type="dxa"/>
        </w:tcPr>
        <w:p w14:paraId="2162C333" w14:textId="77777777" w:rsidR="005749C5" w:rsidRPr="00B17476" w:rsidRDefault="005749C5" w:rsidP="00B17476">
          <w:pPr>
            <w:tabs>
              <w:tab w:val="center" w:pos="4153"/>
              <w:tab w:val="right" w:pos="8306"/>
            </w:tabs>
            <w:spacing w:before="0" w:after="0" w:line="240" w:lineRule="auto"/>
            <w:rPr>
              <w:rFonts w:ascii="David" w:hAnsi="David"/>
              <w:sz w:val="20"/>
              <w:szCs w:val="20"/>
              <w:rtl/>
            </w:rPr>
          </w:pPr>
        </w:p>
      </w:tc>
      <w:tc>
        <w:tcPr>
          <w:tcW w:w="1763" w:type="dxa"/>
        </w:tcPr>
        <w:p w14:paraId="64E739CA" w14:textId="77777777" w:rsidR="005749C5" w:rsidRPr="00B17476" w:rsidRDefault="005749C5" w:rsidP="00B17476">
          <w:pPr>
            <w:tabs>
              <w:tab w:val="center" w:pos="4153"/>
              <w:tab w:val="right" w:pos="8306"/>
            </w:tabs>
            <w:spacing w:before="0" w:after="0" w:line="240" w:lineRule="auto"/>
            <w:rPr>
              <w:rFonts w:ascii="David" w:hAnsi="David"/>
              <w:sz w:val="20"/>
              <w:szCs w:val="20"/>
              <w:rtl/>
            </w:rPr>
          </w:pPr>
        </w:p>
      </w:tc>
    </w:tr>
  </w:tbl>
  <w:p w14:paraId="5B66C1EA" w14:textId="77777777" w:rsidR="005749C5" w:rsidRPr="00B17476" w:rsidRDefault="005749C5" w:rsidP="00B17476">
    <w:pPr>
      <w:spacing w:before="0" w:beforeAutospacing="0" w:after="0" w:afterAutospacing="0" w:line="240" w:lineRule="auto"/>
      <w:rPr>
        <w:rFonts w:ascii="Arial" w:hAnsi="Arial" w:cs="Arial"/>
        <w:sz w:val="16"/>
        <w:szCs w:val="16"/>
      </w:rPr>
    </w:pPr>
    <w:r w:rsidRPr="00B17476">
      <w:rPr>
        <w:rFonts w:ascii="Arial" w:hAnsi="Arial" w:cs="Arial" w:hint="cs"/>
        <w:sz w:val="16"/>
        <w:szCs w:val="16"/>
        <w:rtl/>
      </w:rPr>
      <w:t xml:space="preserve">   </w:t>
    </w:r>
    <w:r w:rsidRPr="00B17476">
      <w:rPr>
        <w:rFonts w:ascii="Arial" w:hAnsi="Arial" w:cs="Arial"/>
        <w:sz w:val="16"/>
        <w:szCs w:val="16"/>
        <w:rtl/>
      </w:rPr>
      <w:t>© וקסלר, ברגמן ושות' עורכי-דין</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928806" w14:textId="77777777" w:rsidR="005749C5" w:rsidRDefault="005749C5">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A80232" w14:textId="77777777" w:rsidR="005749C5" w:rsidRDefault="005749C5" w:rsidP="00AF234B">
      <w:pPr>
        <w:spacing w:before="0" w:after="0" w:line="240" w:lineRule="auto"/>
      </w:pPr>
      <w:r>
        <w:separator/>
      </w:r>
    </w:p>
  </w:footnote>
  <w:footnote w:type="continuationSeparator" w:id="0">
    <w:p w14:paraId="75CA77B0" w14:textId="77777777" w:rsidR="005749C5" w:rsidRDefault="005749C5"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A06D93" w14:textId="77777777" w:rsidR="005749C5" w:rsidRDefault="005749C5">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okmarkStart w:id="35" w:name="_GoBack" w:displacedByCustomXml="next"/>
  <w:sdt>
    <w:sdtPr>
      <w:rPr>
        <w:rtl/>
      </w:rPr>
      <w:id w:val="-1482143625"/>
      <w:docPartObj>
        <w:docPartGallery w:val="Page Numbers (Top of Page)"/>
        <w:docPartUnique/>
      </w:docPartObj>
    </w:sdtPr>
    <w:sdtContent>
      <w:p w14:paraId="1A7027FC" w14:textId="77777777" w:rsidR="005749C5" w:rsidRDefault="005749C5">
        <w:pPr>
          <w:pStyle w:val="a3"/>
          <w:jc w:val="center"/>
        </w:pPr>
        <w:r>
          <w:fldChar w:fldCharType="begin"/>
        </w:r>
        <w:r>
          <w:instrText xml:space="preserve"> PAGE   \* MERGEFORMAT </w:instrText>
        </w:r>
        <w:r>
          <w:fldChar w:fldCharType="separate"/>
        </w:r>
        <w:r w:rsidR="00F7339A">
          <w:rPr>
            <w:noProof/>
            <w:rtl/>
          </w:rPr>
          <w:t>7</w:t>
        </w:r>
        <w:r>
          <w:rPr>
            <w:noProof/>
          </w:rPr>
          <w:fldChar w:fldCharType="end"/>
        </w:r>
      </w:p>
    </w:sdtContent>
  </w:sdt>
  <w:bookmarkEnd w:id="35"/>
  <w:p w14:paraId="5BBAB906" w14:textId="77777777" w:rsidR="005749C5" w:rsidRDefault="005749C5">
    <w:pPr>
      <w:pStyle w:val="a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663E30" w14:textId="77777777" w:rsidR="005749C5" w:rsidRDefault="005749C5">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1">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2">
    <w:nsid w:val="313A4425"/>
    <w:multiLevelType w:val="hybridMultilevel"/>
    <w:tmpl w:val="ADB454C4"/>
    <w:lvl w:ilvl="0" w:tplc="611CDCC2">
      <w:start w:val="1"/>
      <w:numFmt w:val="hebrew1"/>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4">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6">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7">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8">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9">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8"/>
  </w:num>
  <w:num w:numId="2">
    <w:abstractNumId w:val="6"/>
  </w:num>
  <w:num w:numId="3">
    <w:abstractNumId w:val="3"/>
  </w:num>
  <w:num w:numId="4">
    <w:abstractNumId w:val="7"/>
  </w:num>
  <w:num w:numId="5">
    <w:abstractNumId w:val="9"/>
  </w:num>
  <w:num w:numId="6">
    <w:abstractNumId w:val="0"/>
  </w:num>
  <w:num w:numId="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4"/>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Kook Sec">
    <w15:presenceInfo w15:providerId="AD" w15:userId="S-1-5-21-1915107579-1707952165-794563710-124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B5DC0"/>
    <w:rsid w:val="00110276"/>
    <w:rsid w:val="00134C85"/>
    <w:rsid w:val="001525CB"/>
    <w:rsid w:val="001A0C3C"/>
    <w:rsid w:val="001A69D5"/>
    <w:rsid w:val="002075CA"/>
    <w:rsid w:val="00214ACF"/>
    <w:rsid w:val="00250AB0"/>
    <w:rsid w:val="00370DA1"/>
    <w:rsid w:val="00373FDE"/>
    <w:rsid w:val="0038248E"/>
    <w:rsid w:val="003C6E03"/>
    <w:rsid w:val="00440B5A"/>
    <w:rsid w:val="004528C9"/>
    <w:rsid w:val="004C7407"/>
    <w:rsid w:val="00501673"/>
    <w:rsid w:val="005336F2"/>
    <w:rsid w:val="00552E11"/>
    <w:rsid w:val="005731FE"/>
    <w:rsid w:val="005749C5"/>
    <w:rsid w:val="005763BD"/>
    <w:rsid w:val="0058321B"/>
    <w:rsid w:val="005B2092"/>
    <w:rsid w:val="00607ADA"/>
    <w:rsid w:val="006160EF"/>
    <w:rsid w:val="00666259"/>
    <w:rsid w:val="006B4EB8"/>
    <w:rsid w:val="006C7BFC"/>
    <w:rsid w:val="0072103C"/>
    <w:rsid w:val="007561C6"/>
    <w:rsid w:val="007C4B64"/>
    <w:rsid w:val="008B593B"/>
    <w:rsid w:val="008C30FE"/>
    <w:rsid w:val="008C64C6"/>
    <w:rsid w:val="00934595"/>
    <w:rsid w:val="00942177"/>
    <w:rsid w:val="00A267D5"/>
    <w:rsid w:val="00AA6191"/>
    <w:rsid w:val="00AB51FC"/>
    <w:rsid w:val="00AC51CF"/>
    <w:rsid w:val="00AF234B"/>
    <w:rsid w:val="00B17476"/>
    <w:rsid w:val="00B56B1E"/>
    <w:rsid w:val="00B705B0"/>
    <w:rsid w:val="00BD05C4"/>
    <w:rsid w:val="00BE17B4"/>
    <w:rsid w:val="00C30059"/>
    <w:rsid w:val="00CD158F"/>
    <w:rsid w:val="00D231CD"/>
    <w:rsid w:val="00D65816"/>
    <w:rsid w:val="00D8516B"/>
    <w:rsid w:val="00DF6A6B"/>
    <w:rsid w:val="00E679C7"/>
    <w:rsid w:val="00EC37B6"/>
    <w:rsid w:val="00F57198"/>
    <w:rsid w:val="00F66953"/>
    <w:rsid w:val="00F7339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FC88596"/>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370DA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370DA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370DA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370DA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0">
    <w:name w:val="כותרת 1 תו"/>
    <w:basedOn w:val="a0"/>
    <w:link w:val="1"/>
    <w:rsid w:val="00370DA1"/>
    <w:rPr>
      <w:rFonts w:ascii="Times New Roman" w:eastAsia="Times New Roman" w:hAnsi="Times New Roman" w:cs="David"/>
      <w:sz w:val="20"/>
      <w:szCs w:val="24"/>
      <w:lang w:eastAsia="he-IL"/>
    </w:rPr>
  </w:style>
  <w:style w:type="character" w:customStyle="1" w:styleId="20">
    <w:name w:val="כותרת 2 תו"/>
    <w:basedOn w:val="a0"/>
    <w:link w:val="2"/>
    <w:rsid w:val="00370DA1"/>
    <w:rPr>
      <w:rFonts w:ascii="Times New Roman" w:eastAsia="Times New Roman" w:hAnsi="Times New Roman" w:cs="David"/>
      <w:bCs/>
      <w:sz w:val="20"/>
      <w:szCs w:val="24"/>
      <w:lang w:eastAsia="he-IL"/>
    </w:rPr>
  </w:style>
  <w:style w:type="character" w:customStyle="1" w:styleId="30">
    <w:name w:val="כותרת 3 תו"/>
    <w:basedOn w:val="a0"/>
    <w:link w:val="3"/>
    <w:rsid w:val="00370DA1"/>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370DA1"/>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370DA1"/>
    <w:rPr>
      <w:rFonts w:ascii="Times New Roman" w:eastAsia="Times New Roman" w:hAnsi="Times New Roman" w:cs="David"/>
      <w:sz w:val="20"/>
      <w:szCs w:val="24"/>
      <w:lang w:eastAsia="he-IL"/>
    </w:rPr>
  </w:style>
  <w:style w:type="character" w:customStyle="1" w:styleId="60">
    <w:name w:val="כותרת 6 תו"/>
    <w:basedOn w:val="a0"/>
    <w:link w:val="6"/>
    <w:rsid w:val="00370DA1"/>
    <w:rPr>
      <w:rFonts w:ascii="Times New Roman" w:eastAsia="Times New Roman" w:hAnsi="Times New Roman" w:cs="David"/>
      <w:sz w:val="20"/>
      <w:szCs w:val="24"/>
      <w:u w:val="single"/>
      <w:lang w:eastAsia="he-IL"/>
    </w:rPr>
  </w:style>
  <w:style w:type="character" w:customStyle="1" w:styleId="70">
    <w:name w:val="כותרת 7 תו"/>
    <w:basedOn w:val="a0"/>
    <w:link w:val="7"/>
    <w:rsid w:val="00370DA1"/>
    <w:rPr>
      <w:rFonts w:ascii="Times New Roman" w:eastAsia="Times New Roman" w:hAnsi="Times New Roman" w:cs="David"/>
      <w:sz w:val="20"/>
      <w:szCs w:val="24"/>
      <w:lang w:eastAsia="he-IL"/>
    </w:rPr>
  </w:style>
  <w:style w:type="character" w:customStyle="1" w:styleId="80">
    <w:name w:val="כותרת 8 תו"/>
    <w:basedOn w:val="a0"/>
    <w:link w:val="8"/>
    <w:rsid w:val="00370DA1"/>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370DA1"/>
    <w:rPr>
      <w:rFonts w:ascii="Times New Roman" w:eastAsia="Times New Roman" w:hAnsi="Times New Roman" w:cs="David"/>
      <w:bCs/>
      <w:sz w:val="20"/>
      <w:szCs w:val="24"/>
      <w:u w:val="single"/>
      <w:lang w:eastAsia="he-IL"/>
    </w:rPr>
  </w:style>
  <w:style w:type="numbering" w:customStyle="1" w:styleId="NoList1">
    <w:name w:val="No List1"/>
    <w:next w:val="a2"/>
    <w:semiHidden/>
    <w:unhideWhenUsed/>
    <w:rsid w:val="00370DA1"/>
  </w:style>
  <w:style w:type="paragraph" w:styleId="a9">
    <w:name w:val="Body Text"/>
    <w:basedOn w:val="a"/>
    <w:link w:val="aa"/>
    <w:rsid w:val="00370DA1"/>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370DA1"/>
    <w:rPr>
      <w:rFonts w:ascii="Times New Roman" w:eastAsia="Times New Roman" w:hAnsi="Times New Roman" w:cs="David"/>
      <w:sz w:val="20"/>
      <w:szCs w:val="24"/>
      <w:lang w:eastAsia="he-IL"/>
    </w:rPr>
  </w:style>
  <w:style w:type="paragraph" w:styleId="ab">
    <w:name w:val="Title"/>
    <w:basedOn w:val="a"/>
    <w:link w:val="ac"/>
    <w:qFormat/>
    <w:rsid w:val="00370DA1"/>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370DA1"/>
    <w:rPr>
      <w:rFonts w:ascii="Times New Roman" w:eastAsia="Times New Roman" w:hAnsi="Times New Roman" w:cs="David"/>
      <w:bCs/>
      <w:i/>
      <w:iCs/>
      <w:sz w:val="32"/>
      <w:szCs w:val="32"/>
      <w:u w:val="single"/>
      <w:lang w:eastAsia="he-IL"/>
    </w:rPr>
  </w:style>
  <w:style w:type="character" w:styleId="ad">
    <w:name w:val="page number"/>
    <w:basedOn w:val="a0"/>
    <w:rsid w:val="00370DA1"/>
  </w:style>
  <w:style w:type="paragraph" w:styleId="ae">
    <w:name w:val="Block Text"/>
    <w:basedOn w:val="a"/>
    <w:rsid w:val="00370DA1"/>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af">
    <w:name w:val="סגנון"/>
    <w:basedOn w:val="a"/>
    <w:next w:val="ae"/>
    <w:rsid w:val="00370DA1"/>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11">
    <w:name w:val="חתימה1"/>
    <w:basedOn w:val="a"/>
    <w:rsid w:val="00370DA1"/>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0">
    <w:name w:val="רשימה מימין"/>
    <w:basedOn w:val="11"/>
    <w:rsid w:val="00370DA1"/>
    <w:pPr>
      <w:ind w:left="540" w:hanging="540"/>
    </w:pPr>
    <w:rPr>
      <w:szCs w:val="22"/>
    </w:rPr>
  </w:style>
  <w:style w:type="paragraph" w:customStyle="1" w:styleId="af1">
    <w:name w:val="חתימה קו אחד"/>
    <w:basedOn w:val="11"/>
    <w:rsid w:val="00370DA1"/>
    <w:pPr>
      <w:tabs>
        <w:tab w:val="left" w:pos="2880"/>
        <w:tab w:val="left" w:pos="5220"/>
        <w:tab w:val="left" w:pos="7740"/>
      </w:tabs>
      <w:ind w:left="360"/>
    </w:pPr>
    <w:rPr>
      <w:sz w:val="22"/>
      <w:szCs w:val="22"/>
    </w:rPr>
  </w:style>
  <w:style w:type="paragraph" w:customStyle="1" w:styleId="12">
    <w:name w:val="חתימה קו 1 נקודות"/>
    <w:basedOn w:val="11"/>
    <w:rsid w:val="00370DA1"/>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2">
    <w:name w:val="Balloon Text"/>
    <w:basedOn w:val="a"/>
    <w:link w:val="af3"/>
    <w:semiHidden/>
    <w:rsid w:val="00370DA1"/>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3">
    <w:name w:val="טקסט בלונים תו"/>
    <w:basedOn w:val="a0"/>
    <w:link w:val="af2"/>
    <w:semiHidden/>
    <w:rsid w:val="00370DA1"/>
    <w:rPr>
      <w:rFonts w:ascii="Tahoma" w:eastAsia="Times New Roman" w:hAnsi="Tahoma" w:cs="Tahoma"/>
      <w:sz w:val="16"/>
      <w:szCs w:val="16"/>
      <w:lang w:eastAsia="he-IL"/>
    </w:rPr>
  </w:style>
  <w:style w:type="paragraph" w:customStyle="1" w:styleId="BodyTextIndent1">
    <w:name w:val="Body Text Indent1"/>
    <w:basedOn w:val="a"/>
    <w:rsid w:val="00370DA1"/>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11">
    <w:name w:val="Heading 11"/>
    <w:basedOn w:val="a"/>
    <w:next w:val="a"/>
    <w:rsid w:val="00370DA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370DA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370DA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370DA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370DA1"/>
    <w:rPr>
      <w:rFonts w:cs="Times New Roman"/>
    </w:rPr>
  </w:style>
  <w:style w:type="paragraph" w:styleId="31">
    <w:name w:val="Body Text Indent 3"/>
    <w:basedOn w:val="a"/>
    <w:link w:val="32"/>
    <w:rsid w:val="00370DA1"/>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370DA1"/>
    <w:rPr>
      <w:rFonts w:ascii="Times New Roman" w:eastAsia="Times New Roman" w:hAnsi="Times New Roman" w:cs="David"/>
      <w:sz w:val="24"/>
      <w:szCs w:val="24"/>
      <w:lang w:eastAsia="he-IL"/>
    </w:rPr>
  </w:style>
  <w:style w:type="paragraph" w:styleId="21">
    <w:name w:val="Body Text Indent 2"/>
    <w:basedOn w:val="a"/>
    <w:link w:val="22"/>
    <w:rsid w:val="00370DA1"/>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370DA1"/>
    <w:rPr>
      <w:rFonts w:ascii="Times New Roman" w:eastAsia="Times New Roman" w:hAnsi="Times New Roman" w:cs="David"/>
      <w:sz w:val="20"/>
      <w:szCs w:val="24"/>
      <w:lang w:eastAsia="he-IL"/>
    </w:rPr>
  </w:style>
  <w:style w:type="paragraph" w:styleId="af4">
    <w:name w:val="Document Map"/>
    <w:basedOn w:val="a"/>
    <w:link w:val="af5"/>
    <w:rsid w:val="00370DA1"/>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5">
    <w:name w:val="מפת מסמך תו"/>
    <w:basedOn w:val="a0"/>
    <w:link w:val="af4"/>
    <w:rsid w:val="00370DA1"/>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s">
    <w:name w:val="AutoFields"/>
    <w:basedOn w:val="a5"/>
    <w:link w:val="AutoFieldsChar"/>
    <w:qFormat/>
    <w:rsid w:val="00F57198"/>
    <w:pPr>
      <w:spacing w:before="100" w:after="100"/>
    </w:pPr>
    <w:rPr>
      <w:rFonts w:ascii="David" w:hAnsi="David" w:cs="David"/>
      <w:color w:val="00B050"/>
      <w:sz w:val="20"/>
      <w:szCs w:val="24"/>
    </w:rPr>
  </w:style>
  <w:style w:type="character" w:customStyle="1" w:styleId="AutoFieldsChar">
    <w:name w:val="AutoFields Char"/>
    <w:basedOn w:val="a6"/>
    <w:link w:val="AutoFields"/>
    <w:rsid w:val="00F57198"/>
    <w:rPr>
      <w:rFonts w:ascii="David" w:hAnsi="David" w:cs="David"/>
      <w:color w:val="00B050"/>
      <w:sz w:val="20"/>
      <w:szCs w:val="24"/>
    </w:rPr>
  </w:style>
  <w:style w:type="numbering" w:customStyle="1" w:styleId="NoList2">
    <w:name w:val="No List2"/>
    <w:next w:val="a2"/>
    <w:semiHidden/>
    <w:rsid w:val="000B5DC0"/>
  </w:style>
  <w:style w:type="paragraph" w:styleId="af6">
    <w:name w:val="List Paragraph"/>
    <w:basedOn w:val="a"/>
    <w:uiPriority w:val="34"/>
    <w:qFormat/>
    <w:rsid w:val="00BD05C4"/>
    <w:pPr>
      <w:ind w:left="720"/>
      <w:contextualSpacing/>
    </w:pPr>
  </w:style>
  <w:style w:type="paragraph" w:customStyle="1" w:styleId="AutoField">
    <w:name w:val="AutoField"/>
    <w:basedOn w:val="a"/>
    <w:link w:val="AutoFieldChar"/>
    <w:qFormat/>
    <w:rsid w:val="00DF6A6B"/>
    <w:pPr>
      <w:widowControl w:val="0"/>
      <w:tabs>
        <w:tab w:val="left" w:pos="515"/>
      </w:tabs>
      <w:spacing w:line="240" w:lineRule="auto"/>
      <w:ind w:left="1792" w:hanging="1792"/>
      <w:jc w:val="both"/>
    </w:pPr>
    <w:rPr>
      <w:rFonts w:ascii="Times New Roman" w:eastAsia="Times New Roman" w:hAnsi="Times New Roman" w:cs="David"/>
      <w:sz w:val="24"/>
      <w:szCs w:val="24"/>
      <w:lang w:eastAsia="he-IL"/>
    </w:rPr>
  </w:style>
  <w:style w:type="character" w:customStyle="1" w:styleId="AutoFieldChar">
    <w:name w:val="AutoField Char"/>
    <w:basedOn w:val="a0"/>
    <w:link w:val="AutoField"/>
    <w:rsid w:val="00DF6A6B"/>
    <w:rPr>
      <w:rFonts w:ascii="Times New Roman" w:eastAsia="Times New Roman" w:hAnsi="Times New Roman" w:cs="David"/>
      <w:sz w:val="24"/>
      <w:szCs w:val="24"/>
      <w:lang w:eastAsia="he-IL"/>
    </w:rPr>
  </w:style>
  <w:style w:type="table" w:customStyle="1" w:styleId="13">
    <w:name w:val="רשת טבלה1"/>
    <w:basedOn w:val="a1"/>
    <w:next w:val="a8"/>
    <w:rsid w:val="00B1747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7">
    <w:name w:val="היסט_כפול"/>
    <w:basedOn w:val="a"/>
    <w:rsid w:val="004528C9"/>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3" Type="http://schemas.openxmlformats.org/officeDocument/2006/relationships/theme" Target="theme/theme1.xml"/><Relationship Id="rId15"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footer" Target="footer3.xml"/><Relationship Id="rId22" Type="http://schemas.openxmlformats.org/officeDocument/2006/relationships/glossaryDocument" Target="glossary/document.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8FBC5A15AA454AECAA6118AF8741F743"/>
        <w:category>
          <w:name w:val="General"/>
          <w:gallery w:val="placeholder"/>
        </w:category>
        <w:types>
          <w:type w:val="bbPlcHdr"/>
        </w:types>
        <w:behaviors>
          <w:behavior w:val="content"/>
        </w:behaviors>
        <w:guid w:val="{38966895-EE1E-48D5-BAA5-44B1474B4A70}"/>
      </w:docPartPr>
      <w:docPartBody>
        <w:p w:rsidR="00037D50" w:rsidRDefault="00037D50">
          <w:r w:rsidRPr="00BA7C69">
            <w:rPr>
              <w:rStyle w:val="a3"/>
              <w:rtl/>
            </w:rPr>
            <w:t>[תאריך חתימת חוזה]</w:t>
          </w:r>
        </w:p>
      </w:docPartBody>
    </w:docPart>
    <w:docPart>
      <w:docPartPr>
        <w:name w:val="44067134515B43C9B80FC3DA65238542"/>
        <w:category>
          <w:name w:val="General"/>
          <w:gallery w:val="placeholder"/>
        </w:category>
        <w:types>
          <w:type w:val="bbPlcHdr"/>
        </w:types>
        <w:behaviors>
          <w:behavior w:val="content"/>
        </w:behaviors>
        <w:guid w:val="{4C6F4B4C-A340-4203-AADF-C43C5EEB6BD8}"/>
      </w:docPartPr>
      <w:docPartBody>
        <w:p w:rsidR="00037D50" w:rsidRDefault="00037D50">
          <w:r w:rsidRPr="00BA7C69">
            <w:rPr>
              <w:rStyle w:val="a3"/>
              <w:rtl/>
            </w:rPr>
            <w:t>[צד א בחוזה]</w:t>
          </w:r>
        </w:p>
      </w:docPartBody>
    </w:docPart>
    <w:docPart>
      <w:docPartPr>
        <w:name w:val="4312920D0A894B8FAEE736A5FEF00D1D"/>
        <w:category>
          <w:name w:val="General"/>
          <w:gallery w:val="placeholder"/>
        </w:category>
        <w:types>
          <w:type w:val="bbPlcHdr"/>
        </w:types>
        <w:behaviors>
          <w:behavior w:val="content"/>
        </w:behaviors>
        <w:guid w:val="{B5B3DF8C-5CB2-4D6F-8DA4-B015578385E1}"/>
      </w:docPartPr>
      <w:docPartBody>
        <w:p w:rsidR="00037D50" w:rsidRDefault="00037D50">
          <w:r w:rsidRPr="00BA7C69">
            <w:rPr>
              <w:rStyle w:val="a3"/>
              <w:rtl/>
            </w:rPr>
            <w:t>[צדדים נוספים]</w:t>
          </w:r>
        </w:p>
      </w:docPartBody>
    </w:docPart>
    <w:docPart>
      <w:docPartPr>
        <w:name w:val="46824018AEAD486C9C3D75E08FEB253C"/>
        <w:category>
          <w:name w:val="General"/>
          <w:gallery w:val="placeholder"/>
        </w:category>
        <w:types>
          <w:type w:val="bbPlcHdr"/>
        </w:types>
        <w:behaviors>
          <w:behavior w:val="content"/>
        </w:behaviors>
        <w:guid w:val="{DECCC675-4077-41F8-8D58-35E15438CA73}"/>
      </w:docPartPr>
      <w:docPartBody>
        <w:p w:rsidR="00037D50" w:rsidRDefault="00037D50">
          <w:r w:rsidRPr="00BA7C69">
            <w:rPr>
              <w:rStyle w:val="a3"/>
              <w:rtl/>
            </w:rPr>
            <w:t>[רשות מקומית]</w:t>
          </w:r>
        </w:p>
      </w:docPartBody>
    </w:docPart>
    <w:docPart>
      <w:docPartPr>
        <w:name w:val="5A6D911B3CEA4DEB8E683C9AD1B28334"/>
        <w:category>
          <w:name w:val="General"/>
          <w:gallery w:val="placeholder"/>
        </w:category>
        <w:types>
          <w:type w:val="bbPlcHdr"/>
        </w:types>
        <w:behaviors>
          <w:behavior w:val="content"/>
        </w:behaviors>
        <w:guid w:val="{D5F8D830-77A7-4096-BD1F-08D0CD30EDC8}"/>
      </w:docPartPr>
      <w:docPartBody>
        <w:p w:rsidR="00037D50" w:rsidRDefault="00037D50">
          <w:r w:rsidRPr="00BA7C69">
            <w:rPr>
              <w:rStyle w:val="a3"/>
              <w:rtl/>
            </w:rPr>
            <w:t>[שם אתר]</w:t>
          </w:r>
        </w:p>
      </w:docPartBody>
    </w:docPart>
    <w:docPart>
      <w:docPartPr>
        <w:name w:val="60DE9335E04C471CB38A9894164DFD96"/>
        <w:category>
          <w:name w:val="General"/>
          <w:gallery w:val="placeholder"/>
        </w:category>
        <w:types>
          <w:type w:val="bbPlcHdr"/>
        </w:types>
        <w:behaviors>
          <w:behavior w:val="content"/>
        </w:behaviors>
        <w:guid w:val="{1A71A0A9-ABAC-429F-9261-048BC1F1063C}"/>
      </w:docPartPr>
      <w:docPartBody>
        <w:p w:rsidR="00037D50" w:rsidRDefault="00037D50">
          <w:r w:rsidRPr="00BA7C69">
            <w:rPr>
              <w:rStyle w:val="a3"/>
              <w:rtl/>
            </w:rPr>
            <w:t>[שדה נוסף 2]</w:t>
          </w:r>
        </w:p>
      </w:docPartBody>
    </w:docPart>
    <w:docPart>
      <w:docPartPr>
        <w:name w:val="13EE47802B924AED9B2240A5BCCA88AA"/>
        <w:category>
          <w:name w:val="General"/>
          <w:gallery w:val="placeholder"/>
        </w:category>
        <w:types>
          <w:type w:val="bbPlcHdr"/>
        </w:types>
        <w:behaviors>
          <w:behavior w:val="content"/>
        </w:behaviors>
        <w:guid w:val="{EA749DC3-C40B-484B-A99E-F52F815EC7B7}"/>
      </w:docPartPr>
      <w:docPartBody>
        <w:p w:rsidR="00037D50" w:rsidRDefault="00037D50">
          <w:r w:rsidRPr="00BA7C69">
            <w:rPr>
              <w:rStyle w:val="a3"/>
              <w:rtl/>
            </w:rPr>
            <w:t>[שדה נוסף 1]</w:t>
          </w:r>
        </w:p>
      </w:docPartBody>
    </w:docPart>
    <w:docPart>
      <w:docPartPr>
        <w:name w:val="BC815919A12B4BEEA4CF0DD5E3EBD6D8"/>
        <w:category>
          <w:name w:val="General"/>
          <w:gallery w:val="placeholder"/>
        </w:category>
        <w:types>
          <w:type w:val="bbPlcHdr"/>
        </w:types>
        <w:behaviors>
          <w:behavior w:val="content"/>
        </w:behaviors>
        <w:guid w:val="{44411FA6-B482-4E76-AEAD-0D54BC7726D9}"/>
      </w:docPartPr>
      <w:docPartBody>
        <w:p w:rsidR="00037D50" w:rsidRDefault="00037D50">
          <w:r w:rsidRPr="00BA7C69">
            <w:rPr>
              <w:rStyle w:val="a3"/>
              <w:rtl/>
            </w:rPr>
            <w:t>[רשות מקומית]</w:t>
          </w:r>
        </w:p>
      </w:docPartBody>
    </w:docPart>
    <w:docPart>
      <w:docPartPr>
        <w:name w:val="27585ACDF9C54F139AD35AB30EA90046"/>
        <w:category>
          <w:name w:val="General"/>
          <w:gallery w:val="placeholder"/>
        </w:category>
        <w:types>
          <w:type w:val="bbPlcHdr"/>
        </w:types>
        <w:behaviors>
          <w:behavior w:val="content"/>
        </w:behaviors>
        <w:guid w:val="{83B5BB03-C3CC-4ABD-9900-40A43502743F}"/>
      </w:docPartPr>
      <w:docPartBody>
        <w:p w:rsidR="00037D50" w:rsidRDefault="00037D50">
          <w:r w:rsidRPr="00BA7C69">
            <w:rPr>
              <w:rStyle w:val="a3"/>
              <w:rtl/>
            </w:rPr>
            <w:t>[שדה נוסף 3]</w:t>
          </w:r>
        </w:p>
      </w:docPartBody>
    </w:docPart>
    <w:docPart>
      <w:docPartPr>
        <w:name w:val="133839B67DC646118A1FEC893D6F5F86"/>
        <w:category>
          <w:name w:val="General"/>
          <w:gallery w:val="placeholder"/>
        </w:category>
        <w:types>
          <w:type w:val="bbPlcHdr"/>
        </w:types>
        <w:behaviors>
          <w:behavior w:val="content"/>
        </w:behaviors>
        <w:guid w:val="{FD5D7AEB-D42B-459E-A278-77EAEBE62FC3}"/>
      </w:docPartPr>
      <w:docPartBody>
        <w:p w:rsidR="00037D50" w:rsidRDefault="00037D50">
          <w:r w:rsidRPr="00BA7C69">
            <w:rPr>
              <w:rStyle w:val="a3"/>
              <w:rtl/>
            </w:rPr>
            <w:t>[שדה נוסף 4]</w:t>
          </w:r>
        </w:p>
      </w:docPartBody>
    </w:docPart>
    <w:docPart>
      <w:docPartPr>
        <w:name w:val="7BF909C291A24CB8938CF9380BE265A8"/>
        <w:category>
          <w:name w:val="General"/>
          <w:gallery w:val="placeholder"/>
        </w:category>
        <w:types>
          <w:type w:val="bbPlcHdr"/>
        </w:types>
        <w:behaviors>
          <w:behavior w:val="content"/>
        </w:behaviors>
        <w:guid w:val="{F5DA32F9-B815-45E8-9BFA-0AC9C0EF0F52}"/>
      </w:docPartPr>
      <w:docPartBody>
        <w:p w:rsidR="00037D50" w:rsidRDefault="00037D50">
          <w:r w:rsidRPr="00BA7C69">
            <w:rPr>
              <w:rStyle w:val="a3"/>
              <w:rtl/>
            </w:rPr>
            <w:t>[שדה נוסף 5]</w:t>
          </w:r>
        </w:p>
      </w:docPartBody>
    </w:docPart>
    <w:docPart>
      <w:docPartPr>
        <w:name w:val="59E57D30771647BB88D79350AD26C3B9"/>
        <w:category>
          <w:name w:val="General"/>
          <w:gallery w:val="placeholder"/>
        </w:category>
        <w:types>
          <w:type w:val="bbPlcHdr"/>
        </w:types>
        <w:behaviors>
          <w:behavior w:val="content"/>
        </w:behaviors>
        <w:guid w:val="{18641D82-34B3-4FC2-B534-D2BD7335FAA1}"/>
      </w:docPartPr>
      <w:docPartBody>
        <w:p w:rsidR="00037D50" w:rsidRDefault="00037D50">
          <w:r w:rsidRPr="00BA7C69">
            <w:rPr>
              <w:rStyle w:val="a3"/>
              <w:rtl/>
            </w:rPr>
            <w:t>[שדה נוסף 6]</w:t>
          </w:r>
        </w:p>
      </w:docPartBody>
    </w:docPart>
    <w:docPart>
      <w:docPartPr>
        <w:name w:val="0796525D8A394800A306683634D46D01"/>
        <w:category>
          <w:name w:val="General"/>
          <w:gallery w:val="placeholder"/>
        </w:category>
        <w:types>
          <w:type w:val="bbPlcHdr"/>
        </w:types>
        <w:behaviors>
          <w:behavior w:val="content"/>
        </w:behaviors>
        <w:guid w:val="{F75444A1-7163-4A7D-9FEF-60CB96957FE6}"/>
      </w:docPartPr>
      <w:docPartBody>
        <w:p w:rsidR="00037D50" w:rsidRDefault="00037D50">
          <w:r w:rsidRPr="00BA7C69">
            <w:rPr>
              <w:rStyle w:val="a3"/>
              <w:rtl/>
            </w:rPr>
            <w:t>[אחוז השתתפות צד א]</w:t>
          </w:r>
        </w:p>
      </w:docPartBody>
    </w:docPart>
    <w:docPart>
      <w:docPartPr>
        <w:name w:val="C2702617D34D4B87894E9082B476CCCB"/>
        <w:category>
          <w:name w:val="General"/>
          <w:gallery w:val="placeholder"/>
        </w:category>
        <w:types>
          <w:type w:val="bbPlcHdr"/>
        </w:types>
        <w:behaviors>
          <w:behavior w:val="content"/>
        </w:behaviors>
        <w:guid w:val="{88CFBC36-C9FD-4C08-A967-09616F499CA9}"/>
      </w:docPartPr>
      <w:docPartBody>
        <w:p w:rsidR="00037D50" w:rsidRDefault="00037D50">
          <w:r w:rsidRPr="00BA7C69">
            <w:rPr>
              <w:rStyle w:val="a3"/>
              <w:rtl/>
            </w:rPr>
            <w:t>[שם הפרויקט]</w:t>
          </w:r>
        </w:p>
      </w:docPartBody>
    </w:docPart>
    <w:docPart>
      <w:docPartPr>
        <w:name w:val="179548B69B044315A86E0621B4241CC2"/>
        <w:category>
          <w:name w:val="General"/>
          <w:gallery w:val="placeholder"/>
        </w:category>
        <w:types>
          <w:type w:val="bbPlcHdr"/>
        </w:types>
        <w:behaviors>
          <w:behavior w:val="content"/>
        </w:behaviors>
        <w:guid w:val="{A59F3F86-D542-4DB6-92F5-F4716602A628}"/>
      </w:docPartPr>
      <w:docPartBody>
        <w:p w:rsidR="00037D50" w:rsidRDefault="00037D50">
          <w:r w:rsidRPr="00BA7C69">
            <w:rPr>
              <w:rStyle w:val="a3"/>
              <w:rtl/>
            </w:rPr>
            <w:t>[היקף החוזה/נתוני עלות]</w:t>
          </w:r>
        </w:p>
      </w:docPartBody>
    </w:docPart>
    <w:docPart>
      <w:docPartPr>
        <w:name w:val="6289F28D28E34A01859B910BF9F0B288"/>
        <w:category>
          <w:name w:val="General"/>
          <w:gallery w:val="placeholder"/>
        </w:category>
        <w:types>
          <w:type w:val="bbPlcHdr"/>
        </w:types>
        <w:behaviors>
          <w:behavior w:val="content"/>
        </w:behaviors>
        <w:guid w:val="{3CE1D169-F518-4170-A3E4-2B8E6283B51C}"/>
      </w:docPartPr>
      <w:docPartBody>
        <w:p w:rsidR="00037D50" w:rsidRDefault="00037D50">
          <w:r w:rsidRPr="00BA7C69">
            <w:rPr>
              <w:rStyle w:val="a3"/>
              <w:rtl/>
            </w:rPr>
            <w:t>[סוג מדד כותרת]</w:t>
          </w:r>
        </w:p>
      </w:docPartBody>
    </w:docPart>
    <w:docPart>
      <w:docPartPr>
        <w:name w:val="9DDF817B52024D12A2B211C8C77FB5F2"/>
        <w:category>
          <w:name w:val="General"/>
          <w:gallery w:val="placeholder"/>
        </w:category>
        <w:types>
          <w:type w:val="bbPlcHdr"/>
        </w:types>
        <w:behaviors>
          <w:behavior w:val="content"/>
        </w:behaviors>
        <w:guid w:val="{94A91EDF-620D-43F6-8220-2E3AC5817B39}"/>
      </w:docPartPr>
      <w:docPartBody>
        <w:p w:rsidR="00037D50" w:rsidRDefault="00037D50">
          <w:r w:rsidRPr="00BA7C69">
            <w:rPr>
              <w:rStyle w:val="a3"/>
              <w:rtl/>
            </w:rPr>
            <w:t>[מדד בגין/ידוע - כותרת]</w:t>
          </w:r>
        </w:p>
      </w:docPartBody>
    </w:docPart>
    <w:docPart>
      <w:docPartPr>
        <w:name w:val="09977F6297804634B35B5DE7B462DC45"/>
        <w:category>
          <w:name w:val="General"/>
          <w:gallery w:val="placeholder"/>
        </w:category>
        <w:types>
          <w:type w:val="bbPlcHdr"/>
        </w:types>
        <w:behaviors>
          <w:behavior w:val="content"/>
        </w:behaviors>
        <w:guid w:val="{2747CEA2-A217-4539-A2A0-EB537BB1932F}"/>
      </w:docPartPr>
      <w:docPartBody>
        <w:p w:rsidR="00037D50" w:rsidRDefault="00037D50">
          <w:r w:rsidRPr="00BA7C69">
            <w:rPr>
              <w:rStyle w:val="a3"/>
              <w:rtl/>
            </w:rPr>
            <w:t>[מדד בסיס]</w:t>
          </w:r>
        </w:p>
      </w:docPartBody>
    </w:docPart>
    <w:docPart>
      <w:docPartPr>
        <w:name w:val="9B2283C4BCA6446498AA7CAA84CF021D"/>
        <w:category>
          <w:name w:val="General"/>
          <w:gallery w:val="placeholder"/>
        </w:category>
        <w:types>
          <w:type w:val="bbPlcHdr"/>
        </w:types>
        <w:behaviors>
          <w:behavior w:val="content"/>
        </w:behaviors>
        <w:guid w:val="{36AF0B5D-7C5D-4531-937F-AAB82A5C63D2}"/>
      </w:docPartPr>
      <w:docPartBody>
        <w:p w:rsidR="00037D50" w:rsidRDefault="00037D50">
          <w:r w:rsidRPr="00BA7C69">
            <w:rPr>
              <w:rStyle w:val="a3"/>
              <w:rtl/>
            </w:rPr>
            <w:t>[נקודות מדד]</w:t>
          </w:r>
        </w:p>
      </w:docPartBody>
    </w:docPart>
    <w:docPart>
      <w:docPartPr>
        <w:name w:val="9EEC4BF5A96547D4B03C3285F383C0A4"/>
        <w:category>
          <w:name w:val="General"/>
          <w:gallery w:val="placeholder"/>
        </w:category>
        <w:types>
          <w:type w:val="bbPlcHdr"/>
        </w:types>
        <w:behaviors>
          <w:behavior w:val="content"/>
        </w:behaviors>
        <w:guid w:val="{32C8E6D5-D71D-448D-BAD7-004DF2CEB681}"/>
      </w:docPartPr>
      <w:docPartBody>
        <w:p w:rsidR="00037D50" w:rsidRDefault="00037D50">
          <w:r w:rsidRPr="00BA7C69">
            <w:rPr>
              <w:rStyle w:val="a3"/>
              <w:rtl/>
            </w:rPr>
            <w:t>[סוג מדד כותרת]</w:t>
          </w:r>
        </w:p>
      </w:docPartBody>
    </w:docPart>
    <w:docPart>
      <w:docPartPr>
        <w:name w:val="7756DD9F89F44397A6A763AAAA2897F0"/>
        <w:category>
          <w:name w:val="כללי"/>
          <w:gallery w:val="placeholder"/>
        </w:category>
        <w:types>
          <w:type w:val="bbPlcHdr"/>
        </w:types>
        <w:behaviors>
          <w:behavior w:val="content"/>
        </w:behaviors>
        <w:guid w:val="{AEC0F202-574B-49A5-B03C-4C668E3A9DFE}"/>
      </w:docPartPr>
      <w:docPartBody>
        <w:p w:rsidR="001B5A10" w:rsidRDefault="006B0147" w:rsidP="006B0147">
          <w:pPr>
            <w:pStyle w:val="7756DD9F89F44397A6A763AAAA2897F0"/>
          </w:pPr>
          <w:r w:rsidRPr="00F11BAF">
            <w:rPr>
              <w:rStyle w:val="a3"/>
              <w:rtl/>
            </w:rPr>
            <w:t>[שם הפרויקט]</w:t>
          </w:r>
        </w:p>
      </w:docPartBody>
    </w:docPart>
    <w:docPart>
      <w:docPartPr>
        <w:name w:val="98C6FF29493F4B31BADC7A78164FD0AC"/>
        <w:category>
          <w:name w:val="כללי"/>
          <w:gallery w:val="placeholder"/>
        </w:category>
        <w:types>
          <w:type w:val="bbPlcHdr"/>
        </w:types>
        <w:behaviors>
          <w:behavior w:val="content"/>
        </w:behaviors>
        <w:guid w:val="{6108F561-B140-466A-8FBD-F9069BE34F1F}"/>
      </w:docPartPr>
      <w:docPartBody>
        <w:p w:rsidR="001B5A10" w:rsidRDefault="006B0147" w:rsidP="006B0147">
          <w:pPr>
            <w:pStyle w:val="98C6FF29493F4B31BADC7A78164FD0AC"/>
          </w:pPr>
          <w:r w:rsidRPr="00F11BAF">
            <w:rPr>
              <w:rStyle w:val="a3"/>
              <w:rtl/>
            </w:rPr>
            <w:t>[שם אתר]</w:t>
          </w:r>
        </w:p>
      </w:docPartBody>
    </w:docPart>
    <w:docPart>
      <w:docPartPr>
        <w:name w:val="343F1992E8C0459AB1F93F4C03CF2745"/>
        <w:category>
          <w:name w:val="כללי"/>
          <w:gallery w:val="placeholder"/>
        </w:category>
        <w:types>
          <w:type w:val="bbPlcHdr"/>
        </w:types>
        <w:behaviors>
          <w:behavior w:val="content"/>
        </w:behaviors>
        <w:guid w:val="{00ED45C7-5BC6-4F2A-B76F-DF14D463DE9C}"/>
      </w:docPartPr>
      <w:docPartBody>
        <w:p w:rsidR="003E2F1D" w:rsidRDefault="001B5A10" w:rsidP="001B5A10">
          <w:pPr>
            <w:pStyle w:val="343F1992E8C0459AB1F93F4C03CF2745"/>
          </w:pPr>
          <w:r w:rsidRPr="003059F5">
            <w:rPr>
              <w:rStyle w:val="a3"/>
              <w:rtl/>
            </w:rPr>
            <w:t>[שם ספק]</w:t>
          </w:r>
        </w:p>
      </w:docPartBody>
    </w:docPart>
    <w:docPart>
      <w:docPartPr>
        <w:name w:val="CC83BB5CCDE641DAB366CB5445667626"/>
        <w:category>
          <w:name w:val="כללי"/>
          <w:gallery w:val="placeholder"/>
        </w:category>
        <w:types>
          <w:type w:val="bbPlcHdr"/>
        </w:types>
        <w:behaviors>
          <w:behavior w:val="content"/>
        </w:behaviors>
        <w:guid w:val="{807A0B9F-0364-4C89-91EC-80BED5035A57}"/>
      </w:docPartPr>
      <w:docPartBody>
        <w:p w:rsidR="003E2F1D" w:rsidRDefault="001B5A10" w:rsidP="001B5A10">
          <w:pPr>
            <w:pStyle w:val="CC83BB5CCDE641DAB366CB5445667626"/>
          </w:pPr>
          <w:r w:rsidRPr="003059F5">
            <w:rPr>
              <w:rStyle w:val="a3"/>
              <w:rtl/>
            </w:rPr>
            <w:t>[שם אתר]</w:t>
          </w:r>
        </w:p>
      </w:docPartBody>
    </w:docPart>
    <w:docPart>
      <w:docPartPr>
        <w:name w:val="78316BB560724E79ADDDD944F56D2AF5"/>
        <w:category>
          <w:name w:val="כללי"/>
          <w:gallery w:val="placeholder"/>
        </w:category>
        <w:types>
          <w:type w:val="bbPlcHdr"/>
        </w:types>
        <w:behaviors>
          <w:behavior w:val="content"/>
        </w:behaviors>
        <w:guid w:val="{2BED8F44-9E2D-4B45-85AB-4E125F7A4774}"/>
      </w:docPartPr>
      <w:docPartBody>
        <w:p w:rsidR="003E2F1D" w:rsidRDefault="001B5A10" w:rsidP="001B5A10">
          <w:pPr>
            <w:pStyle w:val="78316BB560724E79ADDDD944F56D2AF5"/>
          </w:pPr>
          <w:r w:rsidRPr="003059F5">
            <w:rPr>
              <w:rStyle w:val="a3"/>
              <w:rtl/>
            </w:rPr>
            <w:t>[תיאור עבודה]</w:t>
          </w:r>
        </w:p>
      </w:docPartBody>
    </w:docPart>
    <w:docPart>
      <w:docPartPr>
        <w:name w:val="CBA3384B3CB64138AA04822749586445"/>
        <w:category>
          <w:name w:val="כללי"/>
          <w:gallery w:val="placeholder"/>
        </w:category>
        <w:types>
          <w:type w:val="bbPlcHdr"/>
        </w:types>
        <w:behaviors>
          <w:behavior w:val="content"/>
        </w:behaviors>
        <w:guid w:val="{0EC74636-0FF6-40DA-B12E-886AD2FCC893}"/>
      </w:docPartPr>
      <w:docPartBody>
        <w:p w:rsidR="003E2F1D" w:rsidRDefault="001B5A10" w:rsidP="001B5A10">
          <w:pPr>
            <w:pStyle w:val="CBA3384B3CB64138AA04822749586445"/>
          </w:pPr>
          <w:r w:rsidRPr="003059F5">
            <w:rPr>
              <w:rStyle w:val="a3"/>
              <w:rtl/>
            </w:rPr>
            <w:t>[שם אתר]</w:t>
          </w:r>
        </w:p>
      </w:docPartBody>
    </w:docPart>
    <w:docPart>
      <w:docPartPr>
        <w:name w:val="A1C7BA6DCB3F40FBA741C8E568C5E3FE"/>
        <w:category>
          <w:name w:val="כללי"/>
          <w:gallery w:val="placeholder"/>
        </w:category>
        <w:types>
          <w:type w:val="bbPlcHdr"/>
        </w:types>
        <w:behaviors>
          <w:behavior w:val="content"/>
        </w:behaviors>
        <w:guid w:val="{C504CE8B-1FD7-4C09-B504-04AF7ED79094}"/>
      </w:docPartPr>
      <w:docPartBody>
        <w:p w:rsidR="003E2F1D" w:rsidRDefault="001B5A10" w:rsidP="001B5A10">
          <w:pPr>
            <w:pStyle w:val="A1C7BA6DCB3F40FBA741C8E568C5E3FE"/>
          </w:pPr>
          <w:r w:rsidRPr="003059F5">
            <w:rPr>
              <w:rStyle w:val="a3"/>
              <w:rtl/>
            </w:rPr>
            <w:t>[תאריך חתימת חוזה]</w:t>
          </w:r>
        </w:p>
      </w:docPartBody>
    </w:docPart>
    <w:docPart>
      <w:docPartPr>
        <w:name w:val="399C1999931D429BA921BBAA817F3DD4"/>
        <w:category>
          <w:name w:val="כללי"/>
          <w:gallery w:val="placeholder"/>
        </w:category>
        <w:types>
          <w:type w:val="bbPlcHdr"/>
        </w:types>
        <w:behaviors>
          <w:behavior w:val="content"/>
        </w:behaviors>
        <w:guid w:val="{A9630BFA-D0D7-4DEF-8127-9ED3BD11631B}"/>
      </w:docPartPr>
      <w:docPartBody>
        <w:p w:rsidR="002E4440" w:rsidRDefault="008F590B">
          <w:r w:rsidRPr="006A0D76">
            <w:rPr>
              <w:rStyle w:val="a3"/>
              <w:rtl/>
            </w:rPr>
            <w:t>[צד א בחוזה]</w:t>
          </w:r>
        </w:p>
      </w:docPartBody>
    </w:docPart>
    <w:docPart>
      <w:docPartPr>
        <w:name w:val="1101BBBDF0B24DECB3EFF14929C6FD9E"/>
        <w:category>
          <w:name w:val="כללי"/>
          <w:gallery w:val="placeholder"/>
        </w:category>
        <w:types>
          <w:type w:val="bbPlcHdr"/>
        </w:types>
        <w:behaviors>
          <w:behavior w:val="content"/>
        </w:behaviors>
        <w:guid w:val="{4BD26D56-299F-4E85-AFBE-79AF61167933}"/>
      </w:docPartPr>
      <w:docPartBody>
        <w:p w:rsidR="002E4440" w:rsidRDefault="008F590B">
          <w:r w:rsidRPr="006A0D76">
            <w:rPr>
              <w:rStyle w:val="a3"/>
              <w:rtl/>
            </w:rPr>
            <w:t>[צד א בחוזה]</w:t>
          </w:r>
        </w:p>
      </w:docPartBody>
    </w:docPart>
    <w:docPart>
      <w:docPartPr>
        <w:name w:val="65A72D1E0BBB4CC0BD2FB84228F5735C"/>
        <w:category>
          <w:name w:val="כללי"/>
          <w:gallery w:val="placeholder"/>
        </w:category>
        <w:types>
          <w:type w:val="bbPlcHdr"/>
        </w:types>
        <w:behaviors>
          <w:behavior w:val="content"/>
        </w:behaviors>
        <w:guid w:val="{86692B43-412F-4B48-A5AA-A4C72DF357D0}"/>
      </w:docPartPr>
      <w:docPartBody>
        <w:p w:rsidR="00B01448" w:rsidRDefault="00C470D4" w:rsidP="00C470D4">
          <w:pPr>
            <w:pStyle w:val="65A72D1E0BBB4CC0BD2FB84228F5735C"/>
          </w:pPr>
          <w:r w:rsidRPr="003E6FC4">
            <w:rPr>
              <w:rStyle w:val="a3"/>
              <w:rtl/>
            </w:rPr>
            <w:t>[שם ספק]</w:t>
          </w:r>
        </w:p>
      </w:docPartBody>
    </w:docPart>
    <w:docPart>
      <w:docPartPr>
        <w:name w:val="22E10649CA42466989BB2BE2D491DC53"/>
        <w:category>
          <w:name w:val="כללי"/>
          <w:gallery w:val="placeholder"/>
        </w:category>
        <w:types>
          <w:type w:val="bbPlcHdr"/>
        </w:types>
        <w:behaviors>
          <w:behavior w:val="content"/>
        </w:behaviors>
        <w:guid w:val="{39DA4261-0F15-4ED6-8FF2-DDB5697E90BC}"/>
      </w:docPartPr>
      <w:docPartBody>
        <w:p w:rsidR="00B01448" w:rsidRDefault="00C470D4" w:rsidP="00C470D4">
          <w:pPr>
            <w:pStyle w:val="22E10649CA42466989BB2BE2D491DC53"/>
          </w:pPr>
          <w:r w:rsidRPr="003E6FC4">
            <w:rPr>
              <w:rStyle w:val="a3"/>
              <w:rtl/>
            </w:rPr>
            <w:t>[שם צד א]</w:t>
          </w:r>
        </w:p>
      </w:docPartBody>
    </w:docPart>
    <w:docPart>
      <w:docPartPr>
        <w:name w:val="0738398AF14241129FAB498ABE6425BA"/>
        <w:category>
          <w:name w:val="כללי"/>
          <w:gallery w:val="placeholder"/>
        </w:category>
        <w:types>
          <w:type w:val="bbPlcHdr"/>
        </w:types>
        <w:behaviors>
          <w:behavior w:val="content"/>
        </w:behaviors>
        <w:guid w:val="{36228AE4-C189-460B-A4AA-135B50E82E9F}"/>
      </w:docPartPr>
      <w:docPartBody>
        <w:p w:rsidR="00B01448" w:rsidRDefault="00C470D4" w:rsidP="00C470D4">
          <w:pPr>
            <w:pStyle w:val="0738398AF14241129FAB498ABE6425BA"/>
          </w:pPr>
          <w:r w:rsidRPr="00855FA4">
            <w:rPr>
              <w:rStyle w:val="a3"/>
              <w:rtl/>
            </w:rPr>
            <w:t>[תאריך חתימת חוזה]</w:t>
          </w:r>
        </w:p>
      </w:docPartBody>
    </w:docPart>
    <w:docPart>
      <w:docPartPr>
        <w:name w:val="BFE8D5694E244E0E86019477C1F44305"/>
        <w:category>
          <w:name w:val="כללי"/>
          <w:gallery w:val="placeholder"/>
        </w:category>
        <w:types>
          <w:type w:val="bbPlcHdr"/>
        </w:types>
        <w:behaviors>
          <w:behavior w:val="content"/>
        </w:behaviors>
        <w:guid w:val="{D95FB84F-05FF-4248-8D93-C92FB211F513}"/>
      </w:docPartPr>
      <w:docPartBody>
        <w:p w:rsidR="00B01448" w:rsidRDefault="00C470D4" w:rsidP="00C470D4">
          <w:pPr>
            <w:pStyle w:val="BFE8D5694E244E0E86019477C1F44305"/>
          </w:pPr>
          <w:r w:rsidRPr="00E44462">
            <w:rPr>
              <w:rStyle w:val="a3"/>
              <w:rtl/>
            </w:rPr>
            <w:t>[צד א בחוזה]</w:t>
          </w:r>
        </w:p>
      </w:docPartBody>
    </w:docPart>
    <w:docPart>
      <w:docPartPr>
        <w:name w:val="A921A8B94079444AAF8F8F4531EAC2AB"/>
        <w:category>
          <w:name w:val="כללי"/>
          <w:gallery w:val="placeholder"/>
        </w:category>
        <w:types>
          <w:type w:val="bbPlcHdr"/>
        </w:types>
        <w:behaviors>
          <w:behavior w:val="content"/>
        </w:behaviors>
        <w:guid w:val="{E90F3CCF-C40C-41F1-B676-6AEE51831827}"/>
      </w:docPartPr>
      <w:docPartBody>
        <w:p w:rsidR="00B01448" w:rsidRDefault="00C470D4" w:rsidP="00C470D4">
          <w:pPr>
            <w:pStyle w:val="A921A8B94079444AAF8F8F4531EAC2AB"/>
          </w:pPr>
          <w:r w:rsidRPr="00855FA4">
            <w:rPr>
              <w:rStyle w:val="a3"/>
              <w:rtl/>
            </w:rPr>
            <w:t>[שם ספק]</w:t>
          </w:r>
        </w:p>
      </w:docPartBody>
    </w:docPart>
    <w:docPart>
      <w:docPartPr>
        <w:name w:val="ABCEB63A0BC646D6B7BEB620DF60A53C"/>
        <w:category>
          <w:name w:val="כללי"/>
          <w:gallery w:val="placeholder"/>
        </w:category>
        <w:types>
          <w:type w:val="bbPlcHdr"/>
        </w:types>
        <w:behaviors>
          <w:behavior w:val="content"/>
        </w:behaviors>
        <w:guid w:val="{2C50B274-FBCE-4BAA-BC06-8C42B7AFA101}"/>
      </w:docPartPr>
      <w:docPartBody>
        <w:p w:rsidR="00B01448" w:rsidRDefault="00C470D4" w:rsidP="00C470D4">
          <w:pPr>
            <w:pStyle w:val="ABCEB63A0BC646D6B7BEB620DF60A53C"/>
          </w:pPr>
          <w:r w:rsidRPr="00855FA4">
            <w:rPr>
              <w:rStyle w:val="a3"/>
              <w:rtl/>
            </w:rPr>
            <w:t>[שם ספק]</w:t>
          </w:r>
        </w:p>
      </w:docPartBody>
    </w:docPart>
    <w:docPart>
      <w:docPartPr>
        <w:name w:val="4AB9803D651B44CF8AC10FC9C41C739C"/>
        <w:category>
          <w:name w:val="כללי"/>
          <w:gallery w:val="placeholder"/>
        </w:category>
        <w:types>
          <w:type w:val="bbPlcHdr"/>
        </w:types>
        <w:behaviors>
          <w:behavior w:val="content"/>
        </w:behaviors>
        <w:guid w:val="{E7CC0E11-AD27-43B0-AC0E-2D61E43D66E0}"/>
      </w:docPartPr>
      <w:docPartBody>
        <w:p w:rsidR="00B01448" w:rsidRDefault="00C470D4" w:rsidP="00C470D4">
          <w:pPr>
            <w:pStyle w:val="4AB9803D651B44CF8AC10FC9C41C739C"/>
          </w:pPr>
          <w:r w:rsidRPr="00855FA4">
            <w:rPr>
              <w:rStyle w:val="a3"/>
              <w:rtl/>
            </w:rPr>
            <w:t>[שם ספק]</w:t>
          </w:r>
        </w:p>
      </w:docPartBody>
    </w:docPart>
    <w:docPart>
      <w:docPartPr>
        <w:name w:val="3D36A43113C04001A00016C7E7BFCF28"/>
        <w:category>
          <w:name w:val="כללי"/>
          <w:gallery w:val="placeholder"/>
        </w:category>
        <w:types>
          <w:type w:val="bbPlcHdr"/>
        </w:types>
        <w:behaviors>
          <w:behavior w:val="content"/>
        </w:behaviors>
        <w:guid w:val="{10EDA2A4-1086-44C4-84EB-76A2862A9965}"/>
      </w:docPartPr>
      <w:docPartBody>
        <w:p w:rsidR="00B01448" w:rsidRDefault="00C470D4" w:rsidP="00C470D4">
          <w:pPr>
            <w:pStyle w:val="3D36A43113C04001A00016C7E7BFCF28"/>
          </w:pPr>
          <w:r w:rsidRPr="00855FA4">
            <w:rPr>
              <w:rStyle w:val="a3"/>
              <w:rtl/>
            </w:rPr>
            <w:t>[שם ספק]</w:t>
          </w:r>
        </w:p>
      </w:docPartBody>
    </w:docPart>
    <w:docPart>
      <w:docPartPr>
        <w:name w:val="962FEA3DDA104B9CB4B31011242FA0CC"/>
        <w:category>
          <w:name w:val="כללי"/>
          <w:gallery w:val="placeholder"/>
        </w:category>
        <w:types>
          <w:type w:val="bbPlcHdr"/>
        </w:types>
        <w:behaviors>
          <w:behavior w:val="content"/>
        </w:behaviors>
        <w:guid w:val="{C7E3F807-F1E2-4484-A08B-5DE565EE3A86}"/>
      </w:docPartPr>
      <w:docPartBody>
        <w:p w:rsidR="00B01448" w:rsidRDefault="00C470D4" w:rsidP="00C470D4">
          <w:pPr>
            <w:pStyle w:val="962FEA3DDA104B9CB4B31011242FA0CC"/>
          </w:pPr>
          <w:r w:rsidRPr="00747ED4">
            <w:rPr>
              <w:rStyle w:val="a3"/>
              <w:rtl/>
            </w:rPr>
            <w:t>[תבנית חוזה]</w:t>
          </w:r>
        </w:p>
      </w:docPartBody>
    </w:docPart>
    <w:docPart>
      <w:docPartPr>
        <w:name w:val="71A0B583CCF146718BE9AF86C27270CA"/>
        <w:category>
          <w:name w:val="כללי"/>
          <w:gallery w:val="placeholder"/>
        </w:category>
        <w:types>
          <w:type w:val="bbPlcHdr"/>
        </w:types>
        <w:behaviors>
          <w:behavior w:val="content"/>
        </w:behaviors>
        <w:guid w:val="{0D1A6E39-D33F-4D3A-A302-F639A7BB7C33}"/>
      </w:docPartPr>
      <w:docPartBody>
        <w:p w:rsidR="00B01448" w:rsidRDefault="00C470D4" w:rsidP="00C470D4">
          <w:pPr>
            <w:pStyle w:val="71A0B583CCF146718BE9AF86C27270CA"/>
          </w:pPr>
          <w:r w:rsidRPr="00C5438E">
            <w:rPr>
              <w:rStyle w:val="a3"/>
              <w:rtl/>
            </w:rPr>
            <w:t>[שם הפרויקט]</w:t>
          </w:r>
        </w:p>
      </w:docPartBody>
    </w:docPart>
    <w:docPart>
      <w:docPartPr>
        <w:name w:val="F300AAFCBDD9464AA43274A1ABE135C9"/>
        <w:category>
          <w:name w:val="כללי"/>
          <w:gallery w:val="placeholder"/>
        </w:category>
        <w:types>
          <w:type w:val="bbPlcHdr"/>
        </w:types>
        <w:behaviors>
          <w:behavior w:val="content"/>
        </w:behaviors>
        <w:guid w:val="{D3849F96-C845-49B8-8A6E-D7A39AE64486}"/>
      </w:docPartPr>
      <w:docPartBody>
        <w:p w:rsidR="00B01448" w:rsidRDefault="00C470D4" w:rsidP="00C470D4">
          <w:pPr>
            <w:pStyle w:val="F300AAFCBDD9464AA43274A1ABE135C9"/>
          </w:pPr>
          <w:r w:rsidRPr="00855FA4">
            <w:rPr>
              <w:rStyle w:val="a3"/>
              <w:rtl/>
            </w:rPr>
            <w:t>[שם ספק]</w:t>
          </w:r>
        </w:p>
      </w:docPartBody>
    </w:docPart>
    <w:docPart>
      <w:docPartPr>
        <w:name w:val="240AE37F72334DEB9131DFE7E3E21629"/>
        <w:category>
          <w:name w:val="כללי"/>
          <w:gallery w:val="placeholder"/>
        </w:category>
        <w:types>
          <w:type w:val="bbPlcHdr"/>
        </w:types>
        <w:behaviors>
          <w:behavior w:val="content"/>
        </w:behaviors>
        <w:guid w:val="{ECAA7C55-6964-43CA-9503-E150D7A2B552}"/>
      </w:docPartPr>
      <w:docPartBody>
        <w:p w:rsidR="00B01448" w:rsidRDefault="00C470D4" w:rsidP="00C470D4">
          <w:pPr>
            <w:pStyle w:val="240AE37F72334DEB9131DFE7E3E21629"/>
          </w:pPr>
          <w:r w:rsidRPr="00855FA4">
            <w:rPr>
              <w:rStyle w:val="a3"/>
              <w:rtl/>
            </w:rPr>
            <w:t>[שם ספק]</w:t>
          </w:r>
        </w:p>
      </w:docPartBody>
    </w:docPart>
    <w:docPart>
      <w:docPartPr>
        <w:name w:val="087A4928B1994EE49698861E6D5A2F96"/>
        <w:category>
          <w:name w:val="כללי"/>
          <w:gallery w:val="placeholder"/>
        </w:category>
        <w:types>
          <w:type w:val="bbPlcHdr"/>
        </w:types>
        <w:behaviors>
          <w:behavior w:val="content"/>
        </w:behaviors>
        <w:guid w:val="{025B6709-A6FD-434E-956A-90C46DA154EE}"/>
      </w:docPartPr>
      <w:docPartBody>
        <w:p w:rsidR="00B01448" w:rsidRDefault="00C470D4" w:rsidP="00C470D4">
          <w:pPr>
            <w:pStyle w:val="087A4928B1994EE49698861E6D5A2F96"/>
          </w:pPr>
          <w:r w:rsidRPr="009D2AE2">
            <w:rPr>
              <w:rStyle w:val="a3"/>
              <w:rtl/>
            </w:rPr>
            <w:t>[צד א בחוזה]</w:t>
          </w:r>
        </w:p>
      </w:docPartBody>
    </w:docPart>
    <w:docPart>
      <w:docPartPr>
        <w:name w:val="28039AFEF9CF4EA9B8FB6BB184FE1753"/>
        <w:category>
          <w:name w:val="כללי"/>
          <w:gallery w:val="placeholder"/>
        </w:category>
        <w:types>
          <w:type w:val="bbPlcHdr"/>
        </w:types>
        <w:behaviors>
          <w:behavior w:val="content"/>
        </w:behaviors>
        <w:guid w:val="{13B6317B-5658-4787-B001-FCBC22CC4D1A}"/>
      </w:docPartPr>
      <w:docPartBody>
        <w:p w:rsidR="00B01448" w:rsidRDefault="00C470D4" w:rsidP="00C470D4">
          <w:pPr>
            <w:pStyle w:val="28039AFEF9CF4EA9B8FB6BB184FE1753"/>
          </w:pPr>
          <w:r w:rsidRPr="003E6FC4">
            <w:rPr>
              <w:rStyle w:val="a3"/>
              <w:rtl/>
            </w:rPr>
            <w:t>[שם ספק]</w:t>
          </w:r>
        </w:p>
      </w:docPartBody>
    </w:docPart>
    <w:docPart>
      <w:docPartPr>
        <w:name w:val="A5E768611C684109B7CD90F900436FD2"/>
        <w:category>
          <w:name w:val="כללי"/>
          <w:gallery w:val="placeholder"/>
        </w:category>
        <w:types>
          <w:type w:val="bbPlcHdr"/>
        </w:types>
        <w:behaviors>
          <w:behavior w:val="content"/>
        </w:behaviors>
        <w:guid w:val="{59E3701E-FDE7-462D-ABFA-22F53DA7BE33}"/>
      </w:docPartPr>
      <w:docPartBody>
        <w:p w:rsidR="00B01448" w:rsidRDefault="00C470D4" w:rsidP="00C470D4">
          <w:pPr>
            <w:pStyle w:val="A5E768611C684109B7CD90F900436FD2"/>
          </w:pPr>
          <w:r w:rsidRPr="00CB7E01">
            <w:rPr>
              <w:rStyle w:val="a3"/>
              <w:rtl/>
            </w:rPr>
            <w:t>[תיאור עבודה]</w:t>
          </w:r>
        </w:p>
      </w:docPartBody>
    </w:docPart>
    <w:docPart>
      <w:docPartPr>
        <w:name w:val="A7F3C29472134B20A7D94359DB1E01C1"/>
        <w:category>
          <w:name w:val="כללי"/>
          <w:gallery w:val="placeholder"/>
        </w:category>
        <w:types>
          <w:type w:val="bbPlcHdr"/>
        </w:types>
        <w:behaviors>
          <w:behavior w:val="content"/>
        </w:behaviors>
        <w:guid w:val="{0E7E604B-E7D1-4B58-B221-EB046E13669A}"/>
      </w:docPartPr>
      <w:docPartBody>
        <w:p w:rsidR="00B01448" w:rsidRDefault="00C470D4" w:rsidP="00C470D4">
          <w:pPr>
            <w:pStyle w:val="A7F3C29472134B20A7D94359DB1E01C1"/>
          </w:pPr>
          <w:r w:rsidRPr="00855FA4">
            <w:rPr>
              <w:rStyle w:val="a3"/>
              <w:rtl/>
            </w:rPr>
            <w:t>[שם ספק]</w:t>
          </w:r>
        </w:p>
      </w:docPartBody>
    </w:docPart>
    <w:docPart>
      <w:docPartPr>
        <w:name w:val="923CBBAE20164A4383119E96D72AA972"/>
        <w:category>
          <w:name w:val="כללי"/>
          <w:gallery w:val="placeholder"/>
        </w:category>
        <w:types>
          <w:type w:val="bbPlcHdr"/>
        </w:types>
        <w:behaviors>
          <w:behavior w:val="content"/>
        </w:behaviors>
        <w:guid w:val="{22BEE1F7-9880-4234-ACFF-CD109FB5C163}"/>
      </w:docPartPr>
      <w:docPartBody>
        <w:p w:rsidR="00B01448" w:rsidRDefault="00C470D4" w:rsidP="00C470D4">
          <w:pPr>
            <w:pStyle w:val="923CBBAE20164A4383119E96D72AA972"/>
          </w:pPr>
          <w:r w:rsidRPr="00855FA4">
            <w:rPr>
              <w:rStyle w:val="a3"/>
              <w:rtl/>
            </w:rPr>
            <w:t>[שם ספק]</w:t>
          </w:r>
        </w:p>
      </w:docPartBody>
    </w:docPart>
    <w:docPart>
      <w:docPartPr>
        <w:name w:val="C19F0F370A6E4369A85B96A45AB74FFC"/>
        <w:category>
          <w:name w:val="כללי"/>
          <w:gallery w:val="placeholder"/>
        </w:category>
        <w:types>
          <w:type w:val="bbPlcHdr"/>
        </w:types>
        <w:behaviors>
          <w:behavior w:val="content"/>
        </w:behaviors>
        <w:guid w:val="{D0C7932F-21E5-450E-A203-5693DA98D6F2}"/>
      </w:docPartPr>
      <w:docPartBody>
        <w:p w:rsidR="00B01448" w:rsidRDefault="00C470D4" w:rsidP="00C470D4">
          <w:pPr>
            <w:pStyle w:val="C19F0F370A6E4369A85B96A45AB74FFC"/>
          </w:pPr>
          <w:r w:rsidRPr="00855FA4">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David">
    <w:panose1 w:val="020E0502060401010101"/>
    <w:charset w:val="B1"/>
    <w:family w:val="swiss"/>
    <w:pitch w:val="variable"/>
    <w:sig w:usb0="00000801" w:usb1="00000000" w:usb2="00000000" w:usb3="00000000" w:csb0="0000002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37D50"/>
    <w:rsid w:val="00135E8C"/>
    <w:rsid w:val="00175749"/>
    <w:rsid w:val="001B5A10"/>
    <w:rsid w:val="002E4440"/>
    <w:rsid w:val="003E2F1D"/>
    <w:rsid w:val="004634E8"/>
    <w:rsid w:val="006865A5"/>
    <w:rsid w:val="006B0147"/>
    <w:rsid w:val="007A56EA"/>
    <w:rsid w:val="008F590B"/>
    <w:rsid w:val="00B01448"/>
    <w:rsid w:val="00B6041C"/>
    <w:rsid w:val="00C470D4"/>
    <w:rsid w:val="00F21A12"/>
    <w:rsid w:val="00FF36E9"/>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01448"/>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F6D7472418E54181B9301B28531DCBA5">
    <w:name w:val="F6D7472418E54181B9301B28531DCBA5"/>
    <w:rsid w:val="00037D50"/>
    <w:pPr>
      <w:bidi/>
    </w:pPr>
  </w:style>
  <w:style w:type="paragraph" w:customStyle="1" w:styleId="7756DD9F89F44397A6A763AAAA2897F0">
    <w:name w:val="7756DD9F89F44397A6A763AAAA2897F0"/>
    <w:rsid w:val="006B0147"/>
    <w:pPr>
      <w:bidi/>
    </w:pPr>
  </w:style>
  <w:style w:type="paragraph" w:customStyle="1" w:styleId="98C6FF29493F4B31BADC7A78164FD0AC">
    <w:name w:val="98C6FF29493F4B31BADC7A78164FD0AC"/>
    <w:rsid w:val="006B0147"/>
    <w:pPr>
      <w:bidi/>
    </w:pPr>
  </w:style>
  <w:style w:type="paragraph" w:customStyle="1" w:styleId="5E433C7FCB0C4EC9A13FA44BE3CFFD9E">
    <w:name w:val="5E433C7FCB0C4EC9A13FA44BE3CFFD9E"/>
    <w:rsid w:val="006B0147"/>
    <w:pPr>
      <w:bidi/>
    </w:pPr>
  </w:style>
  <w:style w:type="paragraph" w:customStyle="1" w:styleId="3BCD510C03294616A442BE11C5AE1F80">
    <w:name w:val="3BCD510C03294616A442BE11C5AE1F80"/>
    <w:rsid w:val="006B0147"/>
    <w:pPr>
      <w:bidi/>
    </w:pPr>
  </w:style>
  <w:style w:type="paragraph" w:customStyle="1" w:styleId="E93C56E16D024DCE9666778355267C5F">
    <w:name w:val="E93C56E16D024DCE9666778355267C5F"/>
    <w:rsid w:val="001B5A10"/>
    <w:pPr>
      <w:bidi/>
    </w:pPr>
  </w:style>
  <w:style w:type="paragraph" w:customStyle="1" w:styleId="E366468ADD5D436DB52143A3B29A3E74">
    <w:name w:val="E366468ADD5D436DB52143A3B29A3E74"/>
    <w:rsid w:val="001B5A10"/>
    <w:pPr>
      <w:bidi/>
    </w:pPr>
  </w:style>
  <w:style w:type="paragraph" w:customStyle="1" w:styleId="6220EF5F45D24400AF37D9455CF088BD">
    <w:name w:val="6220EF5F45D24400AF37D9455CF088BD"/>
    <w:rsid w:val="001B5A10"/>
    <w:pPr>
      <w:bidi/>
    </w:pPr>
  </w:style>
  <w:style w:type="paragraph" w:customStyle="1" w:styleId="4F33C7DDA5834B6186E27338F4098AA1">
    <w:name w:val="4F33C7DDA5834B6186E27338F4098AA1"/>
    <w:rsid w:val="001B5A10"/>
    <w:pPr>
      <w:bidi/>
    </w:pPr>
  </w:style>
  <w:style w:type="paragraph" w:customStyle="1" w:styleId="7ABDF2F55F8B4BACB1F1FFDA5BE8C151">
    <w:name w:val="7ABDF2F55F8B4BACB1F1FFDA5BE8C151"/>
    <w:rsid w:val="001B5A10"/>
    <w:pPr>
      <w:bidi/>
    </w:pPr>
  </w:style>
  <w:style w:type="paragraph" w:customStyle="1" w:styleId="D17339A738BE4F62BA54BDE69BD26AFE">
    <w:name w:val="D17339A738BE4F62BA54BDE69BD26AFE"/>
    <w:rsid w:val="001B5A10"/>
    <w:pPr>
      <w:bidi/>
    </w:pPr>
  </w:style>
  <w:style w:type="paragraph" w:customStyle="1" w:styleId="827D84C1620F477E88571C169116E0F4">
    <w:name w:val="827D84C1620F477E88571C169116E0F4"/>
    <w:rsid w:val="001B5A10"/>
    <w:pPr>
      <w:bidi/>
    </w:pPr>
  </w:style>
  <w:style w:type="paragraph" w:customStyle="1" w:styleId="343F1992E8C0459AB1F93F4C03CF2745">
    <w:name w:val="343F1992E8C0459AB1F93F4C03CF2745"/>
    <w:rsid w:val="001B5A10"/>
    <w:pPr>
      <w:bidi/>
    </w:pPr>
  </w:style>
  <w:style w:type="paragraph" w:customStyle="1" w:styleId="CC83BB5CCDE641DAB366CB5445667626">
    <w:name w:val="CC83BB5CCDE641DAB366CB5445667626"/>
    <w:rsid w:val="001B5A10"/>
    <w:pPr>
      <w:bidi/>
    </w:pPr>
  </w:style>
  <w:style w:type="paragraph" w:customStyle="1" w:styleId="78316BB560724E79ADDDD944F56D2AF5">
    <w:name w:val="78316BB560724E79ADDDD944F56D2AF5"/>
    <w:rsid w:val="001B5A10"/>
    <w:pPr>
      <w:bidi/>
    </w:pPr>
  </w:style>
  <w:style w:type="paragraph" w:customStyle="1" w:styleId="69745E77356240B284914E1953A06FCA">
    <w:name w:val="69745E77356240B284914E1953A06FCA"/>
    <w:rsid w:val="001B5A10"/>
    <w:pPr>
      <w:bidi/>
    </w:pPr>
  </w:style>
  <w:style w:type="paragraph" w:customStyle="1" w:styleId="12733A4347784BB39233A2C48F165AEE">
    <w:name w:val="12733A4347784BB39233A2C48F165AEE"/>
    <w:rsid w:val="001B5A10"/>
    <w:pPr>
      <w:bidi/>
    </w:pPr>
  </w:style>
  <w:style w:type="paragraph" w:customStyle="1" w:styleId="CBA3384B3CB64138AA04822749586445">
    <w:name w:val="CBA3384B3CB64138AA04822749586445"/>
    <w:rsid w:val="001B5A10"/>
    <w:pPr>
      <w:bidi/>
    </w:pPr>
  </w:style>
  <w:style w:type="paragraph" w:customStyle="1" w:styleId="A1C7BA6DCB3F40FBA741C8E568C5E3FE">
    <w:name w:val="A1C7BA6DCB3F40FBA741C8E568C5E3FE"/>
    <w:rsid w:val="001B5A10"/>
    <w:pPr>
      <w:bidi/>
    </w:pPr>
  </w:style>
  <w:style w:type="paragraph" w:customStyle="1" w:styleId="D81D5074B69149A08C692914D963953A">
    <w:name w:val="D81D5074B69149A08C692914D963953A"/>
    <w:rsid w:val="001B5A10"/>
    <w:pPr>
      <w:bidi/>
    </w:pPr>
  </w:style>
  <w:style w:type="paragraph" w:customStyle="1" w:styleId="C89C0B8BC75348FE871AD75FEBA74A73">
    <w:name w:val="C89C0B8BC75348FE871AD75FEBA74A73"/>
    <w:rsid w:val="003E2F1D"/>
    <w:pPr>
      <w:bidi/>
    </w:pPr>
  </w:style>
  <w:style w:type="paragraph" w:customStyle="1" w:styleId="32EFB310590B4EA98EBB019EEEF32319">
    <w:name w:val="32EFB310590B4EA98EBB019EEEF32319"/>
    <w:rsid w:val="003E2F1D"/>
    <w:pPr>
      <w:bidi/>
    </w:pPr>
  </w:style>
  <w:style w:type="paragraph" w:customStyle="1" w:styleId="464D4B2A2EB54EE4AF74479455C647D4">
    <w:name w:val="464D4B2A2EB54EE4AF74479455C647D4"/>
    <w:rsid w:val="003E2F1D"/>
    <w:pPr>
      <w:bidi/>
    </w:pPr>
  </w:style>
  <w:style w:type="paragraph" w:customStyle="1" w:styleId="65A72D1E0BBB4CC0BD2FB84228F5735C">
    <w:name w:val="65A72D1E0BBB4CC0BD2FB84228F5735C"/>
    <w:rsid w:val="00C470D4"/>
    <w:pPr>
      <w:bidi/>
    </w:pPr>
  </w:style>
  <w:style w:type="paragraph" w:customStyle="1" w:styleId="22E10649CA42466989BB2BE2D491DC53">
    <w:name w:val="22E10649CA42466989BB2BE2D491DC53"/>
    <w:rsid w:val="00C470D4"/>
    <w:pPr>
      <w:bidi/>
    </w:pPr>
  </w:style>
  <w:style w:type="paragraph" w:customStyle="1" w:styleId="0738398AF14241129FAB498ABE6425BA">
    <w:name w:val="0738398AF14241129FAB498ABE6425BA"/>
    <w:rsid w:val="00C470D4"/>
    <w:pPr>
      <w:bidi/>
    </w:pPr>
  </w:style>
  <w:style w:type="paragraph" w:customStyle="1" w:styleId="BFE8D5694E244E0E86019477C1F44305">
    <w:name w:val="BFE8D5694E244E0E86019477C1F44305"/>
    <w:rsid w:val="00C470D4"/>
    <w:pPr>
      <w:bidi/>
    </w:pPr>
  </w:style>
  <w:style w:type="paragraph" w:customStyle="1" w:styleId="A921A8B94079444AAF8F8F4531EAC2AB">
    <w:name w:val="A921A8B94079444AAF8F8F4531EAC2AB"/>
    <w:rsid w:val="00C470D4"/>
    <w:pPr>
      <w:bidi/>
    </w:pPr>
  </w:style>
  <w:style w:type="paragraph" w:customStyle="1" w:styleId="ABCEB63A0BC646D6B7BEB620DF60A53C">
    <w:name w:val="ABCEB63A0BC646D6B7BEB620DF60A53C"/>
    <w:rsid w:val="00C470D4"/>
    <w:pPr>
      <w:bidi/>
    </w:pPr>
  </w:style>
  <w:style w:type="paragraph" w:customStyle="1" w:styleId="4AB9803D651B44CF8AC10FC9C41C739C">
    <w:name w:val="4AB9803D651B44CF8AC10FC9C41C739C"/>
    <w:rsid w:val="00C470D4"/>
    <w:pPr>
      <w:bidi/>
    </w:pPr>
  </w:style>
  <w:style w:type="paragraph" w:customStyle="1" w:styleId="3D36A43113C04001A00016C7E7BFCF28">
    <w:name w:val="3D36A43113C04001A00016C7E7BFCF28"/>
    <w:rsid w:val="00C470D4"/>
    <w:pPr>
      <w:bidi/>
    </w:pPr>
  </w:style>
  <w:style w:type="paragraph" w:customStyle="1" w:styleId="962FEA3DDA104B9CB4B31011242FA0CC">
    <w:name w:val="962FEA3DDA104B9CB4B31011242FA0CC"/>
    <w:rsid w:val="00C470D4"/>
    <w:pPr>
      <w:bidi/>
    </w:pPr>
  </w:style>
  <w:style w:type="paragraph" w:customStyle="1" w:styleId="71A0B583CCF146718BE9AF86C27270CA">
    <w:name w:val="71A0B583CCF146718BE9AF86C27270CA"/>
    <w:rsid w:val="00C470D4"/>
    <w:pPr>
      <w:bidi/>
    </w:pPr>
  </w:style>
  <w:style w:type="paragraph" w:customStyle="1" w:styleId="F300AAFCBDD9464AA43274A1ABE135C9">
    <w:name w:val="F300AAFCBDD9464AA43274A1ABE135C9"/>
    <w:rsid w:val="00C470D4"/>
    <w:pPr>
      <w:bidi/>
    </w:pPr>
  </w:style>
  <w:style w:type="paragraph" w:customStyle="1" w:styleId="240AE37F72334DEB9131DFE7E3E21629">
    <w:name w:val="240AE37F72334DEB9131DFE7E3E21629"/>
    <w:rsid w:val="00C470D4"/>
    <w:pPr>
      <w:bidi/>
    </w:pPr>
  </w:style>
  <w:style w:type="paragraph" w:customStyle="1" w:styleId="723BB7C5CF384F249FACC258FE225349">
    <w:name w:val="723BB7C5CF384F249FACC258FE225349"/>
    <w:rsid w:val="00C470D4"/>
    <w:pPr>
      <w:bidi/>
    </w:pPr>
  </w:style>
  <w:style w:type="paragraph" w:customStyle="1" w:styleId="087A4928B1994EE49698861E6D5A2F96">
    <w:name w:val="087A4928B1994EE49698861E6D5A2F96"/>
    <w:rsid w:val="00C470D4"/>
    <w:pPr>
      <w:bidi/>
    </w:pPr>
  </w:style>
  <w:style w:type="paragraph" w:customStyle="1" w:styleId="28039AFEF9CF4EA9B8FB6BB184FE1753">
    <w:name w:val="28039AFEF9CF4EA9B8FB6BB184FE1753"/>
    <w:rsid w:val="00C470D4"/>
    <w:pPr>
      <w:bidi/>
    </w:pPr>
  </w:style>
  <w:style w:type="paragraph" w:customStyle="1" w:styleId="A5E768611C684109B7CD90F900436FD2">
    <w:name w:val="A5E768611C684109B7CD90F900436FD2"/>
    <w:rsid w:val="00C470D4"/>
    <w:pPr>
      <w:bidi/>
    </w:pPr>
  </w:style>
  <w:style w:type="paragraph" w:customStyle="1" w:styleId="A7F3C29472134B20A7D94359DB1E01C1">
    <w:name w:val="A7F3C29472134B20A7D94359DB1E01C1"/>
    <w:rsid w:val="00C470D4"/>
    <w:pPr>
      <w:bidi/>
    </w:pPr>
  </w:style>
  <w:style w:type="paragraph" w:customStyle="1" w:styleId="923CBBAE20164A4383119E96D72AA972">
    <w:name w:val="923CBBAE20164A4383119E96D72AA972"/>
    <w:rsid w:val="00C470D4"/>
    <w:pPr>
      <w:bidi/>
    </w:pPr>
  </w:style>
  <w:style w:type="paragraph" w:customStyle="1" w:styleId="C19F0F370A6E4369A85B96A45AB74FFC">
    <w:name w:val="C19F0F370A6E4369A85B96A45AB74FFC"/>
    <w:rsid w:val="00C470D4"/>
    <w:pPr>
      <w:bidi/>
    </w:pPr>
  </w:style>
  <w:style w:type="paragraph" w:customStyle="1" w:styleId="3B23CCA487C64859A5AA72C7B6D82C1B">
    <w:name w:val="3B23CCA487C64859A5AA72C7B6D82C1B"/>
    <w:rsid w:val="00B01448"/>
    <w:pPr>
      <w:bidi/>
    </w:pPr>
  </w:style>
  <w:style w:type="paragraph" w:customStyle="1" w:styleId="21F2277FF30149169436B865C40A68FD">
    <w:name w:val="21F2277FF30149169436B865C40A68FD"/>
    <w:rsid w:val="00B01448"/>
    <w:pPr>
      <w:bidi/>
    </w:pPr>
  </w:style>
  <w:style w:type="paragraph" w:customStyle="1" w:styleId="4A36096EB1D64A53941DE757F4E172F9">
    <w:name w:val="4A36096EB1D64A53941DE757F4E172F9"/>
    <w:rsid w:val="00B01448"/>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ct:contentTypeSchema xmlns:ct="http://schemas.microsoft.com/office/2006/metadata/contentType" xmlns:ma="http://schemas.microsoft.com/office/2006/metadata/properties/metaAttributes" ct:_="" ma:_="" ma:contentTypeName="אדריכלות נוף" ma:contentTypeID="0x010100398782B37190B343ABC5A26867A4FDE20A00CD3F725A3BC40F48B0A7F0370565A4A2" ma:contentTypeVersion="176" ma:contentTypeDescription="" ma:contentTypeScope="" ma:versionID="688686d28488da69bf9a54ebcb00e5ba">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424DB2-554F-437A-A5C0-0479868300EC}"/>
</file>

<file path=customXml/itemProps2.xml><?xml version="1.0" encoding="utf-8"?>
<ds:datastoreItem xmlns:ds="http://schemas.openxmlformats.org/officeDocument/2006/customXml" ds:itemID="{19381418-8ABF-4017-996B-57015B068E3D}"/>
</file>

<file path=customXml/itemProps3.xml><?xml version="1.0" encoding="utf-8"?>
<ds:datastoreItem xmlns:ds="http://schemas.openxmlformats.org/officeDocument/2006/customXml" ds:itemID="{81709D4C-33DC-48CC-AC7E-130A245806EE}"/>
</file>

<file path=customXml/itemProps4.xml><?xml version="1.0" encoding="utf-8"?>
<ds:datastoreItem xmlns:ds="http://schemas.openxmlformats.org/officeDocument/2006/customXml" ds:itemID="{A4C959FB-46B1-4D0E-9F5C-CAC9D129EC5E}"/>
</file>

<file path=customXml/itemProps5.xml><?xml version="1.0" encoding="utf-8"?>
<ds:datastoreItem xmlns:ds="http://schemas.openxmlformats.org/officeDocument/2006/customXml" ds:itemID="{978D45CB-E7CB-4FA2-9523-ACEFD28B586B}"/>
</file>

<file path=customXml/itemProps6.xml><?xml version="1.0" encoding="utf-8"?>
<ds:datastoreItem xmlns:ds="http://schemas.openxmlformats.org/officeDocument/2006/customXml" ds:itemID="{713667B8-03DE-4454-8C41-DCB563517B25}"/>
</file>

<file path=docProps/app.xml><?xml version="1.0" encoding="utf-8"?>
<Properties xmlns="http://schemas.openxmlformats.org/officeDocument/2006/extended-properties" xmlns:vt="http://schemas.openxmlformats.org/officeDocument/2006/docPropsVTypes">
  <Template>Normal.dotm</Template>
  <TotalTime>0</TotalTime>
  <Pages>37</Pages>
  <Words>10728</Words>
  <Characters>53645</Characters>
  <Application>Microsoft Office Word</Application>
  <DocSecurity>0</DocSecurity>
  <Lines>447</Lines>
  <Paragraphs>128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64245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2</cp:revision>
  <dcterms:created xsi:type="dcterms:W3CDTF">2019-12-19T11:48:00Z</dcterms:created>
  <dcterms:modified xsi:type="dcterms:W3CDTF">2019-12-19T11:48:00Z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f9c6a3a3-328f-4a98-8ad5-62ccfe6efd64</vt:lpwstr>
  </property>
</Properties>
</file>