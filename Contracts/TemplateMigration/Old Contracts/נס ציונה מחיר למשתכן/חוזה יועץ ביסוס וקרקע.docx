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A1A94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5E8B39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3F29D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34B92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AEFE4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A5DDB1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DAAA70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1172C592" wp14:editId="7B12347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6D738D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9ACAD3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7E8673"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F8D7B3"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77B37D" w14:textId="07A7B082" w:rsidR="00071854" w:rsidRDefault="00071854" w:rsidP="00071854">
      <w:pPr>
        <w:widowControl w:val="0"/>
        <w:spacing w:before="0" w:beforeAutospacing="0" w:after="0" w:afterAutospacing="0" w:line="240" w:lineRule="auto"/>
        <w:jc w:val="center"/>
        <w:rPr>
          <w:ins w:id="0" w:author="Kook Sec" w:date="2021-06-08T10:47:00Z"/>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וקרקע</w:t>
      </w:r>
    </w:p>
    <w:p w14:paraId="472B2632" w14:textId="77777777" w:rsidR="003C42E4" w:rsidRPr="00071854" w:rsidRDefault="003C42E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2D847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1C77AE" w14:textId="77777777" w:rsidR="003C42E4" w:rsidRPr="003C42E4" w:rsidRDefault="003C42E4" w:rsidP="003C42E4">
      <w:pPr>
        <w:widowControl w:val="0"/>
        <w:spacing w:before="0" w:beforeAutospacing="0" w:after="0" w:afterAutospacing="0" w:line="240" w:lineRule="auto"/>
        <w:jc w:val="center"/>
        <w:rPr>
          <w:ins w:id="1" w:author="Kook Sec" w:date="2021-06-08T10:47:00Z"/>
          <w:rFonts w:ascii="Times New Roman" w:eastAsia="Times New Roman" w:hAnsi="Times New Roman" w:cs="David"/>
          <w:bCs/>
          <w:sz w:val="32"/>
          <w:szCs w:val="32"/>
          <w:u w:val="single"/>
          <w:rtl/>
          <w:lang w:eastAsia="he-IL"/>
          <w:rPrChange w:id="2" w:author="Kook Sec" w:date="2021-06-08T10:47:00Z">
            <w:rPr>
              <w:ins w:id="3" w:author="Kook Sec" w:date="2021-06-08T10:47:00Z"/>
              <w:rFonts w:ascii="Times New Roman" w:eastAsia="Times New Roman" w:hAnsi="Times New Roman" w:cs="David"/>
              <w:bCs/>
              <w:sz w:val="24"/>
              <w:szCs w:val="24"/>
              <w:u w:val="single"/>
              <w:rtl/>
              <w:lang w:eastAsia="he-IL"/>
            </w:rPr>
          </w:rPrChange>
        </w:rPr>
        <w:pPrChange w:id="4" w:author="Kook Sec" w:date="2021-06-08T10:47:00Z">
          <w:pPr>
            <w:widowControl w:val="0"/>
            <w:spacing w:before="0" w:beforeAutospacing="0" w:after="0" w:afterAutospacing="0" w:line="240" w:lineRule="auto"/>
          </w:pPr>
        </w:pPrChange>
      </w:pPr>
      <w:ins w:id="5" w:author="Kook Sec" w:date="2021-06-08T10:47:00Z">
        <w:r w:rsidRPr="003C42E4">
          <w:rPr>
            <w:rFonts w:ascii="Times New Roman" w:eastAsia="Times New Roman" w:hAnsi="Times New Roman" w:cs="David"/>
            <w:bCs/>
            <w:sz w:val="32"/>
            <w:szCs w:val="32"/>
            <w:u w:val="single"/>
            <w:rtl/>
            <w:lang w:eastAsia="he-IL"/>
            <w:rPrChange w:id="6" w:author="Kook Sec" w:date="2021-06-08T10:47:00Z">
              <w:rPr>
                <w:rFonts w:ascii="Times New Roman" w:eastAsia="Times New Roman" w:hAnsi="Times New Roman" w:cs="David"/>
                <w:bCs/>
                <w:sz w:val="24"/>
                <w:szCs w:val="24"/>
                <w:u w:val="single"/>
                <w:rtl/>
                <w:lang w:eastAsia="he-IL"/>
              </w:rPr>
            </w:rPrChange>
          </w:rPr>
          <w:t>א.מ ישראל מגורים יזמות בע"מ</w:t>
        </w:r>
      </w:ins>
    </w:p>
    <w:p w14:paraId="42282BDF" w14:textId="77777777" w:rsidR="003C42E4" w:rsidRPr="003C42E4" w:rsidRDefault="003C42E4" w:rsidP="003C42E4">
      <w:pPr>
        <w:widowControl w:val="0"/>
        <w:spacing w:before="0" w:beforeAutospacing="0" w:after="0" w:afterAutospacing="0" w:line="240" w:lineRule="auto"/>
        <w:rPr>
          <w:ins w:id="7" w:author="Kook Sec" w:date="2021-06-08T10:47:00Z"/>
          <w:rFonts w:ascii="Times New Roman" w:eastAsia="Times New Roman" w:hAnsi="Times New Roman" w:cs="David"/>
          <w:bCs/>
          <w:sz w:val="32"/>
          <w:szCs w:val="32"/>
          <w:u w:val="single"/>
          <w:rtl/>
          <w:lang w:eastAsia="he-IL"/>
          <w:rPrChange w:id="8" w:author="Kook Sec" w:date="2021-06-08T10:47:00Z">
            <w:rPr>
              <w:ins w:id="9" w:author="Kook Sec" w:date="2021-06-08T10:47:00Z"/>
              <w:rFonts w:ascii="Times New Roman" w:eastAsia="Times New Roman" w:hAnsi="Times New Roman" w:cs="David"/>
              <w:bCs/>
              <w:sz w:val="24"/>
              <w:szCs w:val="24"/>
              <w:u w:val="single"/>
              <w:rtl/>
              <w:lang w:eastAsia="he-IL"/>
            </w:rPr>
          </w:rPrChange>
        </w:rPr>
      </w:pPr>
    </w:p>
    <w:p w14:paraId="7940DDEA" w14:textId="1A27E5CD" w:rsidR="00071854" w:rsidRPr="003C42E4" w:rsidDel="003C42E4" w:rsidRDefault="003C42E4" w:rsidP="003C42E4">
      <w:pPr>
        <w:widowControl w:val="0"/>
        <w:spacing w:before="0" w:beforeAutospacing="0" w:after="0" w:afterAutospacing="0" w:line="240" w:lineRule="auto"/>
        <w:jc w:val="center"/>
        <w:rPr>
          <w:del w:id="10" w:author="Kook Sec" w:date="2021-06-08T10:47:00Z"/>
          <w:rFonts w:ascii="Times New Roman" w:eastAsia="Times New Roman" w:hAnsi="Times New Roman" w:cs="David"/>
          <w:bCs/>
          <w:sz w:val="32"/>
          <w:szCs w:val="32"/>
          <w:u w:val="single"/>
          <w:rtl/>
          <w:lang w:eastAsia="he-IL"/>
          <w:rPrChange w:id="11" w:author="Kook Sec" w:date="2021-06-08T10:47:00Z">
            <w:rPr>
              <w:del w:id="12" w:author="Kook Sec" w:date="2021-06-08T10:47:00Z"/>
              <w:rFonts w:ascii="Times New Roman" w:eastAsia="Times New Roman" w:hAnsi="Times New Roman" w:cs="David"/>
              <w:bCs/>
              <w:sz w:val="24"/>
              <w:szCs w:val="24"/>
              <w:u w:val="single"/>
              <w:rtl/>
              <w:lang w:eastAsia="he-IL"/>
            </w:rPr>
          </w:rPrChange>
        </w:rPr>
      </w:pPr>
      <w:ins w:id="13" w:author="Kook Sec" w:date="2021-06-08T10:47:00Z">
        <w:r w:rsidRPr="003C42E4">
          <w:rPr>
            <w:rFonts w:ascii="Times New Roman" w:eastAsia="Times New Roman" w:hAnsi="Times New Roman" w:cs="David"/>
            <w:bCs/>
            <w:sz w:val="32"/>
            <w:szCs w:val="32"/>
            <w:u w:val="single"/>
            <w:rtl/>
            <w:lang w:eastAsia="he-IL"/>
            <w:rPrChange w:id="14" w:author="Kook Sec" w:date="2021-06-08T10:47:00Z">
              <w:rPr>
                <w:rFonts w:ascii="Times New Roman" w:eastAsia="Times New Roman" w:hAnsi="Times New Roman" w:cs="David"/>
                <w:bCs/>
                <w:sz w:val="24"/>
                <w:szCs w:val="24"/>
                <w:u w:val="single"/>
                <w:rtl/>
                <w:lang w:eastAsia="he-IL"/>
              </w:rPr>
            </w:rPrChange>
          </w:rPr>
          <w:t>נס ציונה מחיר למשתכן</w:t>
        </w:r>
      </w:ins>
    </w:p>
    <w:p w14:paraId="488E5BDC" w14:textId="0317CB61" w:rsidR="00071854" w:rsidRPr="003C42E4" w:rsidDel="003C42E4" w:rsidRDefault="00071854" w:rsidP="00071854">
      <w:pPr>
        <w:widowControl w:val="0"/>
        <w:spacing w:before="0" w:beforeAutospacing="0" w:after="0" w:afterAutospacing="0" w:line="240" w:lineRule="auto"/>
        <w:jc w:val="center"/>
        <w:rPr>
          <w:del w:id="15" w:author="Kook Sec" w:date="2021-06-08T10:47:00Z"/>
          <w:rFonts w:ascii="Times New Roman" w:eastAsia="Times New Roman" w:hAnsi="Times New Roman" w:cs="David"/>
          <w:bCs/>
          <w:sz w:val="32"/>
          <w:szCs w:val="32"/>
          <w:u w:val="single"/>
          <w:rtl/>
          <w:lang w:eastAsia="he-IL"/>
          <w:rPrChange w:id="16" w:author="Kook Sec" w:date="2021-06-08T10:47:00Z">
            <w:rPr>
              <w:del w:id="17" w:author="Kook Sec" w:date="2021-06-08T10:47:00Z"/>
              <w:rFonts w:ascii="Times New Roman" w:eastAsia="Times New Roman" w:hAnsi="Times New Roman" w:cs="David"/>
              <w:bCs/>
              <w:sz w:val="24"/>
              <w:szCs w:val="24"/>
              <w:u w:val="single"/>
              <w:rtl/>
              <w:lang w:eastAsia="he-IL"/>
            </w:rPr>
          </w:rPrChange>
        </w:rPr>
      </w:pPr>
    </w:p>
    <w:p w14:paraId="1866D886" w14:textId="2D9FD0EC" w:rsidR="00071854" w:rsidRPr="003C42E4" w:rsidDel="003C42E4" w:rsidRDefault="003C42E4" w:rsidP="003C42E4">
      <w:pPr>
        <w:widowControl w:val="0"/>
        <w:spacing w:before="0" w:beforeAutospacing="0" w:after="0" w:afterAutospacing="0" w:line="240" w:lineRule="auto"/>
        <w:jc w:val="center"/>
        <w:rPr>
          <w:del w:id="18" w:author="Kook Sec" w:date="2021-06-08T10:47:00Z"/>
          <w:rFonts w:ascii="Times New Roman" w:eastAsia="Times New Roman" w:hAnsi="Times New Roman" w:cs="David"/>
          <w:bCs/>
          <w:sz w:val="32"/>
          <w:szCs w:val="32"/>
          <w:u w:val="single"/>
          <w:rtl/>
          <w:lang w:eastAsia="he-IL"/>
          <w:rPrChange w:id="19" w:author="Kook Sec" w:date="2021-06-08T10:47:00Z">
            <w:rPr>
              <w:del w:id="20" w:author="Kook Sec" w:date="2021-06-08T10:47:00Z"/>
              <w:rFonts w:ascii="Times New Roman" w:eastAsia="Times New Roman" w:hAnsi="Times New Roman" w:cs="David"/>
              <w:bCs/>
              <w:sz w:val="24"/>
              <w:szCs w:val="24"/>
              <w:u w:val="single"/>
              <w:rtl/>
              <w:lang w:eastAsia="he-IL"/>
            </w:rPr>
          </w:rPrChange>
        </w:rPr>
      </w:pPr>
      <w:ins w:id="21" w:author="Kook Sec" w:date="2021-06-08T10:47:00Z">
        <w:r w:rsidRPr="003C42E4" w:rsidDel="003C42E4">
          <w:rPr>
            <w:rFonts w:ascii="Times New Roman" w:eastAsia="Times New Roman" w:hAnsi="Times New Roman" w:cs="David"/>
            <w:bCs/>
            <w:sz w:val="32"/>
            <w:szCs w:val="32"/>
            <w:u w:val="single"/>
            <w:rtl/>
            <w:lang w:eastAsia="he-IL"/>
            <w:rPrChange w:id="22" w:author="Kook Sec" w:date="2021-06-08T10:47:00Z">
              <w:rPr>
                <w:rFonts w:ascii="Times New Roman" w:eastAsia="Times New Roman" w:hAnsi="Times New Roman" w:cs="David"/>
                <w:bCs/>
                <w:sz w:val="24"/>
                <w:szCs w:val="24"/>
                <w:u w:val="single"/>
                <w:rtl/>
                <w:lang w:eastAsia="he-IL"/>
              </w:rPr>
            </w:rPrChange>
          </w:rPr>
          <w:t xml:space="preserve"> </w:t>
        </w:r>
      </w:ins>
      <w:customXmlDelRangeStart w:id="23" w:author="Kook Sec" w:date="2021-06-08T10:47:00Z"/>
      <w:sdt>
        <w:sdtPr>
          <w:rPr>
            <w:rFonts w:ascii="Times New Roman" w:eastAsia="Times New Roman" w:hAnsi="Times New Roman" w:cs="David"/>
            <w:bCs/>
            <w:sz w:val="32"/>
            <w:szCs w:val="32"/>
            <w:u w:val="single"/>
            <w:rtl/>
            <w:lang w:eastAsia="he-IL"/>
            <w:rPrChange w:id="24" w:author="Kook Sec" w:date="2021-06-08T10:47:00Z">
              <w:rPr>
                <w:rFonts w:ascii="Times New Roman" w:eastAsia="Times New Roman" w:hAnsi="Times New Roman" w:cs="David"/>
                <w:bCs/>
                <w:sz w:val="24"/>
                <w:szCs w:val="24"/>
                <w:u w:val="single"/>
                <w:rtl/>
                <w:lang w:eastAsia="he-IL"/>
              </w:rPr>
            </w:rPrChange>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23"/>
          <w:customXmlDelRangeStart w:id="25" w:author="Kook Sec" w:date="2021-06-08T10:47:00Z"/>
        </w:sdtContent>
      </w:sdt>
      <w:customXmlDelRangeEnd w:id="25"/>
    </w:p>
    <w:p w14:paraId="3C8D38BD" w14:textId="38A206EC" w:rsidR="00071854" w:rsidRPr="003C42E4" w:rsidDel="003C42E4" w:rsidRDefault="00071854" w:rsidP="00071854">
      <w:pPr>
        <w:widowControl w:val="0"/>
        <w:spacing w:before="0" w:beforeAutospacing="0" w:after="0" w:afterAutospacing="0" w:line="240" w:lineRule="auto"/>
        <w:jc w:val="center"/>
        <w:rPr>
          <w:del w:id="26" w:author="Kook Sec" w:date="2021-06-08T10:47:00Z"/>
          <w:rFonts w:ascii="Times New Roman" w:eastAsia="Times New Roman" w:hAnsi="Times New Roman" w:cs="David"/>
          <w:bCs/>
          <w:sz w:val="32"/>
          <w:szCs w:val="32"/>
          <w:u w:val="single"/>
          <w:rtl/>
          <w:lang w:eastAsia="he-IL"/>
          <w:rPrChange w:id="27" w:author="Kook Sec" w:date="2021-06-08T10:47:00Z">
            <w:rPr>
              <w:del w:id="28" w:author="Kook Sec" w:date="2021-06-08T10:47:00Z"/>
              <w:rFonts w:ascii="Times New Roman" w:eastAsia="Times New Roman" w:hAnsi="Times New Roman" w:cs="David"/>
              <w:bCs/>
              <w:sz w:val="24"/>
              <w:szCs w:val="24"/>
              <w:u w:val="single"/>
              <w:rtl/>
              <w:lang w:eastAsia="he-IL"/>
            </w:rPr>
          </w:rPrChange>
        </w:rPr>
      </w:pPr>
    </w:p>
    <w:p w14:paraId="10C67D02" w14:textId="3AF05397" w:rsidR="00071854" w:rsidRPr="003C42E4" w:rsidDel="003C42E4" w:rsidRDefault="00071854" w:rsidP="00071854">
      <w:pPr>
        <w:widowControl w:val="0"/>
        <w:spacing w:before="0" w:beforeAutospacing="0" w:after="0" w:afterAutospacing="0" w:line="240" w:lineRule="auto"/>
        <w:jc w:val="center"/>
        <w:rPr>
          <w:del w:id="29" w:author="Kook Sec" w:date="2021-06-08T10:47:00Z"/>
          <w:rFonts w:ascii="Times New Roman" w:eastAsia="Times New Roman" w:hAnsi="Times New Roman" w:cs="David"/>
          <w:bCs/>
          <w:sz w:val="32"/>
          <w:szCs w:val="32"/>
          <w:u w:val="single"/>
          <w:rtl/>
          <w:lang w:eastAsia="he-IL"/>
          <w:rPrChange w:id="30" w:author="Kook Sec" w:date="2021-06-08T10:47:00Z">
            <w:rPr>
              <w:del w:id="31" w:author="Kook Sec" w:date="2021-06-08T10:47:00Z"/>
              <w:rFonts w:ascii="Times New Roman" w:eastAsia="Times New Roman" w:hAnsi="Times New Roman" w:cs="David"/>
              <w:bCs/>
              <w:sz w:val="24"/>
              <w:szCs w:val="24"/>
              <w:u w:val="single"/>
              <w:rtl/>
              <w:lang w:eastAsia="he-IL"/>
            </w:rPr>
          </w:rPrChange>
        </w:rPr>
      </w:pPr>
    </w:p>
    <w:p w14:paraId="29B6811B" w14:textId="30C3A91D" w:rsidR="00071854" w:rsidRPr="003C42E4" w:rsidDel="003C42E4" w:rsidRDefault="00071854" w:rsidP="00071854">
      <w:pPr>
        <w:widowControl w:val="0"/>
        <w:spacing w:before="0" w:beforeAutospacing="0" w:after="0" w:afterAutospacing="0" w:line="240" w:lineRule="auto"/>
        <w:jc w:val="center"/>
        <w:rPr>
          <w:del w:id="32" w:author="Kook Sec" w:date="2021-06-08T10:47:00Z"/>
          <w:rFonts w:ascii="Times New Roman" w:eastAsia="Times New Roman" w:hAnsi="Times New Roman" w:cs="David"/>
          <w:bCs/>
          <w:sz w:val="32"/>
          <w:szCs w:val="32"/>
          <w:u w:val="single"/>
          <w:rtl/>
          <w:lang w:eastAsia="he-IL"/>
          <w:rPrChange w:id="33" w:author="Kook Sec" w:date="2021-06-08T10:47:00Z">
            <w:rPr>
              <w:del w:id="34" w:author="Kook Sec" w:date="2021-06-08T10:47:00Z"/>
              <w:rFonts w:ascii="Times New Roman" w:eastAsia="Times New Roman" w:hAnsi="Times New Roman" w:cs="David"/>
              <w:bCs/>
              <w:sz w:val="24"/>
              <w:szCs w:val="24"/>
              <w:u w:val="single"/>
              <w:rtl/>
              <w:lang w:eastAsia="he-IL"/>
            </w:rPr>
          </w:rPrChange>
        </w:rPr>
      </w:pPr>
    </w:p>
    <w:customXmlDelRangeStart w:id="35" w:author="Kook Sec" w:date="2021-06-08T10:47:00Z"/>
    <w:sdt>
      <w:sdtPr>
        <w:rPr>
          <w:rFonts w:ascii="Times New Roman" w:eastAsia="Times New Roman" w:hAnsi="Times New Roman" w:cs="David" w:hint="cs"/>
          <w:bCs/>
          <w:color w:val="00B0F0"/>
          <w:sz w:val="32"/>
          <w:szCs w:val="32"/>
          <w:rtl/>
          <w:lang w:eastAsia="he-IL"/>
          <w:rPrChange w:id="36" w:author="Kook Sec" w:date="2021-06-08T10:47:00Z">
            <w:rPr>
              <w:rFonts w:ascii="Times New Roman" w:eastAsia="Times New Roman" w:hAnsi="Times New Roman" w:cs="David" w:hint="cs"/>
              <w:bCs/>
              <w:color w:val="00B0F0"/>
              <w:sz w:val="24"/>
              <w:szCs w:val="24"/>
              <w:rtl/>
              <w:lang w:eastAsia="he-IL"/>
            </w:rPr>
          </w:rPrChange>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Change w:id="37" w:author="Kook Sec" w:date="2021-06-08T10:47:00Z">
            <w:rPr/>
          </w:rPrChange>
        </w:rPr>
      </w:sdtEndPr>
      <w:sdtContent>
        <w:customXmlDelRangeEnd w:id="35"/>
        <w:p w14:paraId="5983B84E" w14:textId="758D388C" w:rsidR="00F21BBE" w:rsidRPr="003C42E4" w:rsidDel="003C42E4" w:rsidRDefault="003C42E4" w:rsidP="00F21BBE">
          <w:pPr>
            <w:widowControl w:val="0"/>
            <w:spacing w:before="0" w:beforeAutospacing="0" w:after="0" w:afterAutospacing="0" w:line="240" w:lineRule="auto"/>
            <w:jc w:val="center"/>
            <w:rPr>
              <w:del w:id="38" w:author="Kook Sec" w:date="2021-06-08T10:47:00Z"/>
              <w:rFonts w:ascii="Times New Roman" w:eastAsia="Times New Roman" w:hAnsi="Times New Roman" w:cs="David"/>
              <w:bCs/>
              <w:sz w:val="32"/>
              <w:szCs w:val="32"/>
              <w:u w:val="single"/>
              <w:rtl/>
              <w:lang w:eastAsia="he-IL"/>
              <w:rPrChange w:id="39" w:author="Kook Sec" w:date="2021-06-08T10:47:00Z">
                <w:rPr>
                  <w:del w:id="40" w:author="Kook Sec" w:date="2021-06-08T10:47:00Z"/>
                  <w:rFonts w:ascii="Times New Roman" w:eastAsia="Times New Roman" w:hAnsi="Times New Roman" w:cs="David"/>
                  <w:bCs/>
                  <w:sz w:val="24"/>
                  <w:szCs w:val="24"/>
                  <w:u w:val="single"/>
                  <w:rtl/>
                  <w:lang w:eastAsia="he-IL"/>
                </w:rPr>
              </w:rPrChange>
            </w:rPr>
          </w:pPr>
        </w:p>
        <w:customXmlDelRangeStart w:id="41" w:author="Kook Sec" w:date="2021-06-08T10:47:00Z"/>
      </w:sdtContent>
    </w:sdt>
    <w:customXmlDelRangeEnd w:id="41"/>
    <w:p w14:paraId="2D427DD3" w14:textId="77777777" w:rsidR="00071854" w:rsidRPr="003C42E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Change w:id="42" w:author="Kook Sec" w:date="2021-06-08T10:47:00Z">
            <w:rPr>
              <w:rFonts w:ascii="Times New Roman" w:eastAsia="Times New Roman" w:hAnsi="Times New Roman" w:cs="David"/>
              <w:bCs/>
              <w:sz w:val="24"/>
              <w:szCs w:val="24"/>
              <w:u w:val="single"/>
              <w:rtl/>
              <w:lang w:eastAsia="he-IL"/>
            </w:rPr>
          </w:rPrChange>
        </w:rPr>
      </w:pPr>
    </w:p>
    <w:p w14:paraId="6AE1DA4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807CD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42E973" w14:textId="4C741C67" w:rsidR="00071854" w:rsidRPr="00071854" w:rsidDel="00F8030D" w:rsidRDefault="00071854" w:rsidP="00071854">
      <w:pPr>
        <w:widowControl w:val="0"/>
        <w:spacing w:before="0" w:beforeAutospacing="0" w:after="0" w:afterAutospacing="0" w:line="240" w:lineRule="auto"/>
        <w:jc w:val="center"/>
        <w:rPr>
          <w:del w:id="43" w:author="Kook Sec" w:date="2021-06-08T11:15:00Z"/>
          <w:rFonts w:ascii="Times New Roman" w:eastAsia="Times New Roman" w:hAnsi="Times New Roman" w:cs="David"/>
          <w:bCs/>
          <w:sz w:val="24"/>
          <w:szCs w:val="24"/>
          <w:u w:val="single"/>
          <w:rtl/>
          <w:lang w:eastAsia="he-IL"/>
        </w:rPr>
      </w:pPr>
    </w:p>
    <w:p w14:paraId="6B02BF6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7608C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3C321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5A1D6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26E71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7C1BB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3F5A4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77FF4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88652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9DBC1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45DBA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07937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B03BB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F03B1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16D59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0DCB1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351BA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72427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6D7C1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3D7D0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2621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AAD3F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91A37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39AB3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69DE1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7A811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B6E33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376DA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75794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B97C3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DE4BE0"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7A11B5C0"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14767DBD"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20C2803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lastRenderedPageBreak/>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וקרקע</w:t>
      </w:r>
    </w:p>
    <w:p w14:paraId="60BDC5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5DF56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0E9D2D85"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3EE7EF6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2D8231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C675E2"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0A51ABF" w14:textId="77777777" w:rsidR="00071854" w:rsidRPr="00071854" w:rsidRDefault="00E445E4"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4" w:author="Kook Sec" w:date="2019-12-03T15:10:00Z">
            <w:r>
              <w:rPr>
                <w:rFonts w:ascii="Times New Roman" w:eastAsia="Times New Roman" w:hAnsi="Times New Roman" w:cs="David" w:hint="cs"/>
                <w:color w:val="800080"/>
                <w:sz w:val="24"/>
                <w:szCs w:val="24"/>
                <w:rtl/>
              </w:rPr>
              <w:br/>
              <w:t>א.מ. ישראל מגורים יזמות בע"מ</w:t>
            </w:r>
            <w:r>
              <w:rPr>
                <w:rFonts w:ascii="Times New Roman" w:eastAsia="Times New Roman" w:hAnsi="Times New Roman" w:cs="David" w:hint="cs"/>
                <w:color w:val="800080"/>
                <w:sz w:val="24"/>
                <w:szCs w:val="24"/>
                <w:rtl/>
              </w:rPr>
              <w:br/>
              <w:t>יוני נתניהו 1 אור יהודה</w:t>
            </w:r>
            <w:r>
              <w:rPr>
                <w:rFonts w:ascii="Times New Roman" w:eastAsia="Times New Roman" w:hAnsi="Times New Roman" w:cs="David" w:hint="cs"/>
                <w:color w:val="800080"/>
                <w:sz w:val="24"/>
                <w:szCs w:val="24"/>
                <w:rtl/>
              </w:rPr>
              <w:br/>
              <w:t>514957794</w:t>
            </w:r>
            <w:r>
              <w:rPr>
                <w:rFonts w:ascii="Times New Roman" w:eastAsia="Times New Roman" w:hAnsi="Times New Roman" w:cs="David" w:hint="cs"/>
                <w:color w:val="800080"/>
                <w:sz w:val="24"/>
                <w:szCs w:val="24"/>
                <w:rtl/>
              </w:rPr>
              <w:br/>
            </w:r>
          </w:ins>
        </w:p>
      </w:sdtContent>
    </w:sdt>
    <w:p w14:paraId="28FFDB58"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7A8E7D28"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47645E98"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08DB8D2"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07F834B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580A536D" w14:textId="0CF17A90" w:rsidR="00071854" w:rsidRPr="00071854" w:rsidRDefault="003C42E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del w:id="45" w:author="Kook Sec" w:date="2021-06-08T10:49:00Z">
            <w:r w:rsidDel="003C42E4">
              <w:rPr>
                <w:rFonts w:ascii="Times New Roman" w:eastAsia="Times New Roman" w:hAnsi="Times New Roman" w:cs="David"/>
                <w:color w:val="800080"/>
                <w:sz w:val="24"/>
                <w:szCs w:val="24"/>
                <w:rtl/>
              </w:rPr>
              <w:br/>
            </w:r>
          </w:del>
          <w:ins w:id="46" w:author="Kook Sec" w:date="2021-06-08T10:49:00Z">
            <w:r>
              <w:rPr>
                <w:rFonts w:ascii="Times New Roman" w:eastAsia="Times New Roman" w:hAnsi="Times New Roman" w:cs="David" w:hint="cs"/>
                <w:color w:val="800080"/>
                <w:sz w:val="24"/>
                <w:szCs w:val="24"/>
                <w:rtl/>
              </w:rPr>
              <w:t>מגנזי הנדסת קרקע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              יפת 30, ת"א</w:t>
            </w:r>
          </w:ins>
          <w:r>
            <w:rPr>
              <w:rFonts w:ascii="Times New Roman" w:eastAsia="Times New Roman" w:hAnsi="Times New Roman" w:cs="David"/>
              <w:color w:val="800080"/>
              <w:sz w:val="24"/>
              <w:szCs w:val="24"/>
              <w:rtl/>
            </w:rPr>
            <w:br/>
          </w:r>
          <w:ins w:id="47" w:author="Kook Sec" w:date="2021-06-08T10:50:00Z">
            <w:r>
              <w:rPr>
                <w:rFonts w:ascii="Times New Roman" w:eastAsia="Times New Roman" w:hAnsi="Times New Roman" w:cs="David" w:hint="cs"/>
                <w:color w:val="800080"/>
                <w:sz w:val="24"/>
                <w:szCs w:val="24"/>
                <w:rtl/>
              </w:rPr>
              <w:t xml:space="preserve">              </w:t>
            </w:r>
          </w:ins>
          <w:ins w:id="48" w:author="Kook Sec" w:date="2021-06-08T11:15:00Z">
            <w:r w:rsidR="00F8030D">
              <w:rPr>
                <w:rFonts w:ascii="Times New Roman" w:eastAsia="Times New Roman" w:hAnsi="Times New Roman" w:cs="David" w:hint="cs"/>
                <w:color w:val="800080"/>
                <w:sz w:val="24"/>
                <w:szCs w:val="24"/>
                <w:rtl/>
              </w:rPr>
              <w:t>515490019</w:t>
            </w:r>
          </w:ins>
        </w:p>
      </w:sdtContent>
    </w:sdt>
    <w:p w14:paraId="1F2F505F"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752B02D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0E1899AC"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0CC0B5D"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0EDCCB40"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476E0F45"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644CACAC"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למונחים הבאים יהא הפרוש הנקוב </w:t>
      </w:r>
      <w:proofErr w:type="spellStart"/>
      <w:r w:rsidRPr="00071854">
        <w:rPr>
          <w:rFonts w:ascii="Times New Roman" w:eastAsia="Times New Roman" w:hAnsi="Times New Roman" w:cs="David"/>
          <w:sz w:val="24"/>
          <w:szCs w:val="24"/>
          <w:rtl/>
          <w:lang w:eastAsia="he-IL"/>
        </w:rPr>
        <w:t>בצידם</w:t>
      </w:r>
      <w:proofErr w:type="spellEnd"/>
      <w:r w:rsidRPr="00071854">
        <w:rPr>
          <w:rFonts w:ascii="Times New Roman" w:eastAsia="Times New Roman" w:hAnsi="Times New Roman" w:cs="David"/>
          <w:sz w:val="24"/>
          <w:szCs w:val="24"/>
          <w:rtl/>
          <w:lang w:eastAsia="he-IL"/>
        </w:rPr>
        <w:t xml:space="preserve"> דהיינו:</w:t>
      </w:r>
    </w:p>
    <w:p w14:paraId="6C891DD2"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349EB3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25D2570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60A50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43A77A9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0B17FC6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239EE2E"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7373257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37210E4"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9FEC4A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CA5177"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05A4418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72EFA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195F923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0278E73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734B6C1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7EAE43"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9F00D25"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34FEE2"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23180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3A5D2B4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352ADE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E6F53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785A784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41C51D33"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1FE0C76"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4A30EA0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18EDC3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70A41E3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6328598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FF94B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70FA0ACC"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437D22C7"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2AC111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0E17C52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40F2DB9B"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FDFA7DE"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0237D255"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328CC2D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5D1AD81E"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69E1E1F8"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19A6D697"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30831D1F"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ז</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על קיום ביטוחי היועץ;</w:t>
      </w:r>
    </w:p>
    <w:p w14:paraId="310105EE"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0F4D42DF"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220B1C76"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1F4F9E3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4C75FC3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6559F8C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w:t>
      </w:r>
      <w:proofErr w:type="spellEnd"/>
      <w:r w:rsidRPr="00071854">
        <w:rPr>
          <w:rFonts w:ascii="Times New Roman" w:eastAsia="Times New Roman" w:hAnsi="Times New Roman" w:cs="David"/>
          <w:sz w:val="24"/>
          <w:szCs w:val="24"/>
          <w:rtl/>
          <w:lang w:eastAsia="he-IL"/>
        </w:rPr>
        <w:t xml:space="preserve">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47AA2E4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66BF46C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30AC4A3"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5F268F95"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55F365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10B3D6E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5E486A6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1B27EA3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6551C55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0D0C16F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23D8AC7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A5DECD5"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w:t>
      </w:r>
      <w:proofErr w:type="spellStart"/>
      <w:r w:rsidRPr="00071854">
        <w:rPr>
          <w:rFonts w:ascii="Times New Roman" w:eastAsia="Times New Roman" w:hAnsi="Times New Roman" w:cs="David" w:hint="cs"/>
          <w:sz w:val="24"/>
          <w:szCs w:val="24"/>
          <w:rtl/>
          <w:lang w:eastAsia="he-IL"/>
        </w:rPr>
        <w:t>רמדורנט</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של </w:t>
      </w:r>
      <w:proofErr w:type="spellStart"/>
      <w:r w:rsidRPr="00071854">
        <w:rPr>
          <w:rFonts w:ascii="Times New Roman" w:eastAsia="Times New Roman" w:hAnsi="Times New Roman" w:cs="David"/>
          <w:sz w:val="24"/>
          <w:szCs w:val="24"/>
          <w:rtl/>
          <w:lang w:eastAsia="he-IL"/>
        </w:rPr>
        <w:t>רמדור</w:t>
      </w:r>
      <w:proofErr w:type="spellEnd"/>
      <w:r w:rsidRPr="00071854">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105394C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717F514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3C5D4F4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hint="cs"/>
          <w:b/>
          <w:sz w:val="24"/>
          <w:szCs w:val="24"/>
          <w:rtl/>
          <w:lang w:eastAsia="he-IL"/>
        </w:rPr>
        <w:t>,</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2B846C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27FA87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066EC037"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1D0AF6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DE70AA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439117B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3046A569"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21448B4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5D9F1BD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3BFC288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53AA9A1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52E5DA77"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w:t>
      </w:r>
      <w:proofErr w:type="spellStart"/>
      <w:r w:rsidRPr="00071854">
        <w:rPr>
          <w:rFonts w:ascii="Times New Roman" w:eastAsia="Times New Roman" w:hAnsi="Times New Roman" w:cs="David"/>
          <w:sz w:val="24"/>
          <w:szCs w:val="24"/>
          <w:rtl/>
          <w:lang w:eastAsia="he-IL"/>
        </w:rPr>
        <w:t>ליתן</w:t>
      </w:r>
      <w:proofErr w:type="spellEnd"/>
      <w:r w:rsidRPr="00071854">
        <w:rPr>
          <w:rFonts w:ascii="Times New Roman" w:eastAsia="Times New Roman" w:hAnsi="Times New Roman" w:cs="David"/>
          <w:sz w:val="24"/>
          <w:szCs w:val="24"/>
          <w:rtl/>
          <w:lang w:eastAsia="he-IL"/>
        </w:rPr>
        <w:t xml:space="preserve">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56FAE1F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71BBBFA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 xml:space="preserve">מטעמו. כן </w:t>
      </w:r>
      <w:r w:rsidRPr="00071854">
        <w:rPr>
          <w:rFonts w:ascii="Times New Roman" w:eastAsia="Times New Roman" w:hAnsi="Times New Roman" w:cs="David"/>
          <w:sz w:val="24"/>
          <w:szCs w:val="24"/>
          <w:rtl/>
          <w:lang w:eastAsia="he-IL"/>
        </w:rPr>
        <w:lastRenderedPageBreak/>
        <w:t>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AB484B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0A53737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3E8144B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035177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0FD0F510"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5E56245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29BC979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43106F8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689412B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39EF3E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4000E0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2127215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5362D8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A7CFBEB"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67D92DA0"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11B8495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65E3406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A29FA5E"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1776D147"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4473E3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7C2A073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hint="cs"/>
          <w:b/>
          <w:sz w:val="24"/>
          <w:szCs w:val="24"/>
          <w:rtl/>
          <w:lang w:eastAsia="he-IL"/>
        </w:rPr>
        <w:t xml:space="preserve">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736396E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4EA1188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1536A93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6D06895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2ECF605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4B0AB9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68B2ED6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334B9CA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76C5B0FE"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w:t>
      </w:r>
      <w:proofErr w:type="spellStart"/>
      <w:r w:rsidRPr="00071854">
        <w:rPr>
          <w:rFonts w:ascii="Times New Roman" w:eastAsia="Times New Roman" w:hAnsi="Times New Roman" w:cs="David"/>
          <w:sz w:val="24"/>
          <w:szCs w:val="24"/>
          <w:rtl/>
          <w:lang w:eastAsia="he-IL"/>
        </w:rPr>
        <w:t>רמדורנט</w:t>
      </w:r>
      <w:proofErr w:type="spellEnd"/>
      <w:r w:rsidRPr="00071854">
        <w:rPr>
          <w:rFonts w:ascii="Times New Roman" w:eastAsia="Times New Roman" w:hAnsi="Times New Roman" w:cs="David"/>
          <w:sz w:val="24"/>
          <w:szCs w:val="24"/>
          <w:rtl/>
          <w:lang w:eastAsia="he-IL"/>
        </w:rPr>
        <w:t xml:space="preserve">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92409E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071854">
        <w:rPr>
          <w:rFonts w:ascii="Times New Roman" w:eastAsia="Times New Roman" w:hAnsi="Times New Roman" w:cs="David"/>
          <w:sz w:val="24"/>
          <w:szCs w:val="24"/>
          <w:rtl/>
          <w:lang w:eastAsia="he-IL"/>
        </w:rPr>
        <w:t>לשלמם</w:t>
      </w:r>
      <w:proofErr w:type="spellEnd"/>
      <w:r w:rsidRPr="00071854">
        <w:rPr>
          <w:rFonts w:ascii="Times New Roman" w:eastAsia="Times New Roman" w:hAnsi="Times New Roman" w:cs="David"/>
          <w:sz w:val="24"/>
          <w:szCs w:val="24"/>
          <w:rtl/>
          <w:lang w:eastAsia="he-IL"/>
        </w:rPr>
        <w:t xml:space="preserve">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169D49C6"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שלב משלבי שירותי היועץ ו/או </w:t>
      </w:r>
      <w:r w:rsidRPr="00071854">
        <w:rPr>
          <w:rFonts w:ascii="Times New Roman" w:eastAsia="Times New Roman" w:hAnsi="Times New Roman" w:cs="David"/>
          <w:sz w:val="24"/>
          <w:szCs w:val="24"/>
          <w:rtl/>
          <w:lang w:eastAsia="he-IL"/>
        </w:rPr>
        <w:lastRenderedPageBreak/>
        <w:t>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B23FC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1EA4716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25A018F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09EBC389"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4B90A8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39D5B9E1"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748C89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1E4489F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466CE62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5AC531F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5A1AB07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CF18A7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695AF0D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0D76078"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w:t>
      </w:r>
      <w:r w:rsidRPr="00071854">
        <w:rPr>
          <w:rFonts w:ascii="Times New Roman" w:eastAsia="Times New Roman" w:hAnsi="Times New Roman" w:cs="David"/>
          <w:sz w:val="24"/>
          <w:szCs w:val="24"/>
          <w:rtl/>
          <w:lang w:eastAsia="he-IL"/>
        </w:rPr>
        <w:lastRenderedPageBreak/>
        <w:t xml:space="preserve">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419CC40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3619BBC7" w14:textId="77777777" w:rsidR="00976927" w:rsidRPr="00013687" w:rsidRDefault="00976927" w:rsidP="0097692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4459CB5" w14:textId="77777777" w:rsidR="00976927" w:rsidRPr="00013687" w:rsidRDefault="00976927" w:rsidP="00976927">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D99964F" w14:textId="77777777" w:rsidR="00976927" w:rsidRPr="00013687" w:rsidRDefault="00976927" w:rsidP="00976927">
      <w:pPr>
        <w:pStyle w:val="af7"/>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8282447" w14:textId="77777777" w:rsidR="00976927" w:rsidRPr="00013687" w:rsidRDefault="00976927" w:rsidP="00976927">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7046785" w14:textId="77777777" w:rsidR="00976927" w:rsidRDefault="00976927" w:rsidP="0097692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F044E34" w14:textId="77777777" w:rsidR="00976927" w:rsidRPr="00013687" w:rsidRDefault="00976927" w:rsidP="0097692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3390884"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7E0891CE"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29CE9495"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7526DEA2"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6F37EA21"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4F1DE8CD"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4978E134"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3D6474D6" w14:textId="77777777" w:rsidR="00976927" w:rsidRPr="00B27B4C" w:rsidRDefault="00976927" w:rsidP="00976927">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51E313A0" w14:textId="77777777"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F74D1D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0FA21FF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59B0DC7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71066844"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לפי העניין.</w:t>
      </w:r>
    </w:p>
    <w:p w14:paraId="1DDAEAE5"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272262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02DE97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1C62C25E"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071854">
        <w:rPr>
          <w:rFonts w:ascii="Times New Roman" w:eastAsia="Times New Roman" w:hAnsi="Times New Roman" w:cs="David"/>
          <w:sz w:val="24"/>
          <w:szCs w:val="24"/>
          <w:rtl/>
          <w:lang w:eastAsia="he-IL"/>
        </w:rPr>
        <w:t>לשנותן</w:t>
      </w:r>
      <w:proofErr w:type="spellEnd"/>
      <w:r w:rsidRPr="00071854">
        <w:rPr>
          <w:rFonts w:ascii="Times New Roman" w:eastAsia="Times New Roman" w:hAnsi="Times New Roman" w:cs="David"/>
          <w:sz w:val="24"/>
          <w:szCs w:val="24"/>
          <w:rtl/>
          <w:lang w:eastAsia="he-IL"/>
        </w:rPr>
        <w:t xml:space="preserve">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3C749D9"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5F68B81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4F6A1A6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 xml:space="preserve">י הדין ו/או </w:t>
      </w:r>
      <w:proofErr w:type="spellStart"/>
      <w:r w:rsidRPr="00071854">
        <w:rPr>
          <w:rFonts w:ascii="Times New Roman" w:eastAsia="Times New Roman" w:hAnsi="Times New Roman" w:cs="David"/>
          <w:color w:val="000000"/>
          <w:sz w:val="24"/>
          <w:szCs w:val="24"/>
          <w:rtl/>
          <w:lang w:eastAsia="he-IL"/>
        </w:rPr>
        <w:t>מכח</w:t>
      </w:r>
      <w:proofErr w:type="spellEnd"/>
      <w:r w:rsidRPr="00071854">
        <w:rPr>
          <w:rFonts w:ascii="Times New Roman" w:eastAsia="Times New Roman" w:hAnsi="Times New Roman" w:cs="David"/>
          <w:color w:val="000000"/>
          <w:sz w:val="24"/>
          <w:szCs w:val="24"/>
          <w:rtl/>
          <w:lang w:eastAsia="he-IL"/>
        </w:rPr>
        <w:t xml:space="preserve"> צו הרחבה ו/או </w:t>
      </w:r>
      <w:proofErr w:type="spellStart"/>
      <w:r w:rsidRPr="00071854">
        <w:rPr>
          <w:rFonts w:ascii="Times New Roman" w:eastAsia="Times New Roman" w:hAnsi="Times New Roman" w:cs="David"/>
          <w:color w:val="000000"/>
          <w:sz w:val="24"/>
          <w:szCs w:val="24"/>
          <w:rtl/>
          <w:lang w:eastAsia="he-IL"/>
        </w:rPr>
        <w:t>מכח</w:t>
      </w:r>
      <w:proofErr w:type="spellEnd"/>
      <w:r w:rsidRPr="00071854">
        <w:rPr>
          <w:rFonts w:ascii="Times New Roman" w:eastAsia="Times New Roman" w:hAnsi="Times New Roman" w:cs="David"/>
          <w:color w:val="000000"/>
          <w:sz w:val="24"/>
          <w:szCs w:val="24"/>
          <w:rtl/>
          <w:lang w:eastAsia="he-IL"/>
        </w:rPr>
        <w:t xml:space="preserve"> הסכם כלשהו על עובד</w:t>
      </w:r>
      <w:r w:rsidRPr="00071854">
        <w:rPr>
          <w:rFonts w:ascii="Times New Roman" w:eastAsia="Times New Roman" w:hAnsi="Times New Roman" w:cs="David" w:hint="cs"/>
          <w:sz w:val="24"/>
          <w:szCs w:val="24"/>
          <w:rtl/>
          <w:lang w:eastAsia="he-IL"/>
        </w:rPr>
        <w:t>.</w:t>
      </w:r>
    </w:p>
    <w:p w14:paraId="34848E8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w:t>
      </w:r>
      <w:proofErr w:type="spellStart"/>
      <w:r w:rsidRPr="00071854">
        <w:rPr>
          <w:rFonts w:ascii="Times New Roman" w:eastAsia="Times New Roman" w:hAnsi="Times New Roman" w:cs="David" w:hint="cs"/>
          <w:color w:val="000000"/>
          <w:sz w:val="24"/>
          <w:szCs w:val="24"/>
          <w:rtl/>
          <w:lang w:eastAsia="he-IL"/>
        </w:rPr>
        <w:t>שלוחיו</w:t>
      </w:r>
      <w:proofErr w:type="spellEnd"/>
      <w:r w:rsidRPr="00071854">
        <w:rPr>
          <w:rFonts w:ascii="Times New Roman" w:eastAsia="Times New Roman" w:hAnsi="Times New Roman" w:cs="David" w:hint="cs"/>
          <w:color w:val="000000"/>
          <w:sz w:val="24"/>
          <w:szCs w:val="24"/>
          <w:rtl/>
          <w:lang w:eastAsia="he-IL"/>
        </w:rPr>
        <w:t xml:space="preserve">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C5DB7F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w:t>
      </w:r>
      <w:proofErr w:type="spellStart"/>
      <w:r w:rsidRPr="00071854">
        <w:rPr>
          <w:rFonts w:ascii="Times New Roman" w:eastAsia="Times New Roman" w:hAnsi="Times New Roman" w:cs="David"/>
          <w:sz w:val="24"/>
          <w:szCs w:val="24"/>
          <w:rtl/>
          <w:lang w:eastAsia="he-IL"/>
        </w:rPr>
        <w:t>ישא</w:t>
      </w:r>
      <w:proofErr w:type="spellEnd"/>
      <w:r w:rsidRPr="00071854">
        <w:rPr>
          <w:rFonts w:ascii="Times New Roman" w:eastAsia="Times New Roman" w:hAnsi="Times New Roman" w:cs="David"/>
          <w:sz w:val="24"/>
          <w:szCs w:val="24"/>
          <w:rtl/>
          <w:lang w:eastAsia="he-IL"/>
        </w:rPr>
        <w:t xml:space="preserve">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1266C15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B14EFB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3D3C2A26"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4829CD45"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6B4A544"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5B34C2F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22896D0"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3A2E6090"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203B343B"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1A4F6C97"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7405965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1564D43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82DB80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6CF94538"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31E17865"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31D488B1"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את הוראת סעיף 7.5 לעיל.</w:t>
      </w:r>
    </w:p>
    <w:p w14:paraId="418CCB83"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נבצר מהיועץ או מהמנהל הראשי לקיים את ה</w:t>
      </w:r>
      <w:r w:rsidRPr="00071854">
        <w:rPr>
          <w:rFonts w:ascii="Times New Roman" w:eastAsia="Times New Roman" w:hAnsi="Times New Roman" w:cs="David" w:hint="cs"/>
          <w:sz w:val="24"/>
          <w:szCs w:val="24"/>
          <w:rtl/>
          <w:lang w:eastAsia="he-IL"/>
        </w:rPr>
        <w:t xml:space="preserve">וראות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לפעולה משפטית או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שירותי היועץ או אם ארע אירוע דומה.</w:t>
      </w:r>
    </w:p>
    <w:p w14:paraId="516838EE"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חל שינוי בהחזקת המניות ו/או בהרכב המנהלים של היועץ.</w:t>
      </w:r>
    </w:p>
    <w:p w14:paraId="265CE239"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45F5D6D"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69900BB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561D711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42899AB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40119E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94B67F8"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CE05FA6"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56C232E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7326B7D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2F6734E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2565698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3E8EDB5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981EE14"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58973BB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3CDA11FA"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4F0766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67FABA9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18D5DC2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F6C543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9E849E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w:t>
      </w:r>
      <w:proofErr w:type="spellStart"/>
      <w:r w:rsidRPr="00071854">
        <w:rPr>
          <w:rFonts w:ascii="Times New Roman" w:eastAsia="Times New Roman" w:hAnsi="Times New Roman" w:cs="David" w:hint="cs"/>
          <w:sz w:val="24"/>
          <w:szCs w:val="24"/>
          <w:rtl/>
          <w:lang w:eastAsia="he-IL"/>
        </w:rPr>
        <w:t>שלוחיו</w:t>
      </w:r>
      <w:proofErr w:type="spellEnd"/>
      <w:r w:rsidRPr="00071854">
        <w:rPr>
          <w:rFonts w:ascii="Times New Roman" w:eastAsia="Times New Roman" w:hAnsi="Times New Roman" w:cs="David" w:hint="cs"/>
          <w:sz w:val="24"/>
          <w:szCs w:val="24"/>
          <w:rtl/>
          <w:lang w:eastAsia="he-IL"/>
        </w:rPr>
        <w:t xml:space="preserve">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3F670C8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6F58CEC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3D011DB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w:t>
      </w:r>
      <w:r w:rsidRPr="00071854">
        <w:rPr>
          <w:rFonts w:ascii="Times New Roman" w:eastAsia="Times New Roman" w:hAnsi="Times New Roman" w:cs="David"/>
          <w:sz w:val="24"/>
          <w:szCs w:val="24"/>
          <w:rtl/>
          <w:lang w:eastAsia="he-IL"/>
        </w:rPr>
        <w:lastRenderedPageBreak/>
        <w:t xml:space="preserve">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6EDE5164"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61E56DF3"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9B7F099"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6095F7F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7455DB0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1CBF71E8"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7781A220"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4335A574"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7C19287B"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C32F29D"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79925BA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ED3282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5B83E3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w:t>
      </w:r>
      <w:proofErr w:type="spellStart"/>
      <w:r w:rsidRPr="00071854">
        <w:rPr>
          <w:rFonts w:ascii="Times New Roman" w:eastAsia="Times New Roman" w:hAnsi="Times New Roman" w:cs="David"/>
          <w:sz w:val="24"/>
          <w:szCs w:val="24"/>
          <w:rtl/>
          <w:lang w:eastAsia="he-IL"/>
        </w:rPr>
        <w:t>כויתור</w:t>
      </w:r>
      <w:proofErr w:type="spellEnd"/>
      <w:r w:rsidRPr="00071854">
        <w:rPr>
          <w:rFonts w:ascii="Times New Roman" w:eastAsia="Times New Roman" w:hAnsi="Times New Roman" w:cs="David"/>
          <w:sz w:val="24"/>
          <w:szCs w:val="24"/>
          <w:rtl/>
          <w:lang w:eastAsia="he-IL"/>
        </w:rPr>
        <w:t xml:space="preserve">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proofErr w:type="spellStart"/>
      <w:r w:rsidRPr="00071854">
        <w:rPr>
          <w:rFonts w:ascii="Times New Roman" w:eastAsia="Times New Roman" w:hAnsi="Times New Roman" w:cs="David"/>
          <w:sz w:val="24"/>
          <w:szCs w:val="24"/>
          <w:rtl/>
          <w:lang w:eastAsia="he-IL"/>
        </w:rPr>
        <w:t>כויתור</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0837293C"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47359C31"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EB5E2E2"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52CDE53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FDE9AF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71854">
        <w:rPr>
          <w:rFonts w:ascii="Times New Roman" w:eastAsia="Times New Roman" w:hAnsi="Times New Roman" w:cs="David"/>
          <w:sz w:val="24"/>
          <w:szCs w:val="24"/>
          <w:rtl/>
          <w:lang w:eastAsia="he-IL"/>
        </w:rPr>
        <w:t>לס"ק</w:t>
      </w:r>
      <w:proofErr w:type="spellEnd"/>
      <w:r w:rsidRPr="00071854">
        <w:rPr>
          <w:rFonts w:ascii="Times New Roman" w:eastAsia="Times New Roman" w:hAnsi="Times New Roman" w:cs="David"/>
          <w:sz w:val="24"/>
          <w:szCs w:val="24"/>
          <w:rtl/>
          <w:lang w:eastAsia="he-IL"/>
        </w:rPr>
        <w:t xml:space="preserve"> זה.</w:t>
      </w:r>
    </w:p>
    <w:p w14:paraId="59EC9DFF"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6576216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FECE14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3D8B781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2A8A408E"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071854">
        <w:rPr>
          <w:rFonts w:ascii="Times New Roman" w:eastAsia="Times New Roman" w:hAnsi="Times New Roman" w:cs="David"/>
          <w:sz w:val="24"/>
          <w:szCs w:val="24"/>
          <w:rtl/>
          <w:lang w:eastAsia="he-IL"/>
        </w:rPr>
        <w:t>מורשי</w:t>
      </w:r>
      <w:proofErr w:type="spellEnd"/>
      <w:r w:rsidRPr="00071854">
        <w:rPr>
          <w:rFonts w:ascii="Times New Roman" w:eastAsia="Times New Roman" w:hAnsi="Times New Roman" w:cs="David"/>
          <w:sz w:val="24"/>
          <w:szCs w:val="24"/>
          <w:rtl/>
          <w:lang w:eastAsia="he-IL"/>
        </w:rPr>
        <w:t xml:space="preserve"> החתימה של המזמין.</w:t>
      </w:r>
    </w:p>
    <w:p w14:paraId="14DB3E49"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9F140ED"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775485BB" w14:textId="77777777"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009B5BA3"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631723B3"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9C17FAB"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F4B88CE"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FCC1DD3" w14:textId="2302EBB2"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9" w:author="Kook Sec" w:date="2021-06-08T10:49:00Z">
            <w:r w:rsidR="003C42E4">
              <w:rPr>
                <w:rFonts w:ascii="Times New Roman" w:eastAsia="Times New Roman" w:hAnsi="Times New Roman" w:cs="David"/>
                <w:sz w:val="20"/>
                <w:szCs w:val="24"/>
                <w:rtl/>
                <w:lang w:eastAsia="he-IL"/>
              </w:rPr>
              <w:t>מגנזי הנדסת קרקע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50" w:author="Kook Sec" w:date="2019-12-03T15:10:00Z">
            <w:r w:rsidR="00E445E4" w:rsidRPr="008E7222">
              <w:rPr>
                <w:rStyle w:val="a7"/>
                <w:rtl/>
              </w:rPr>
              <w:t>[שם צד א]</w:t>
            </w:r>
          </w:ins>
        </w:sdtContent>
      </w:sdt>
    </w:p>
    <w:p w14:paraId="04A12370" w14:textId="77777777"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4D935DD"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F41F47"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609EEA"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8BD52B9"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1B4346"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AF09384"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A582CE9"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BFBE17"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DEC2ADC"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834FDBC"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3F6D789"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7FB76C1F"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3ABBDAC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53C58F90"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215DC7" w14:textId="75DEFDF3"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51" w:author="Kook Sec" w:date="2021-06-08T11:16:00Z">
            <w:r w:rsidR="00F8030D">
              <w:rPr>
                <w:rFonts w:ascii="Times New Roman" w:eastAsia="Times New Roman" w:hAnsi="Times New Roman" w:cs="David" w:hint="cs"/>
                <w:color w:val="00B0F0"/>
                <w:sz w:val="24"/>
                <w:szCs w:val="24"/>
                <w:rtl/>
                <w:lang w:eastAsia="he-IL"/>
              </w:rPr>
              <w:t>נס ציונה</w:t>
            </w:r>
          </w:ins>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D24A47">
            <w:rPr>
              <w:color w:val="00B0F0"/>
              <w:rtl/>
            </w:rPr>
            <w:t>[שם אתר]</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52" w:author="Kook Sec" w:date="2021-06-08T10:48:00Z">
            <w:r w:rsidR="003C42E4">
              <w:rPr>
                <w:rFonts w:ascii="Times New Roman" w:eastAsia="Times New Roman" w:hAnsi="Times New Roman" w:cs="David" w:hint="cs"/>
                <w:color w:val="00B0F0"/>
                <w:sz w:val="24"/>
                <w:szCs w:val="24"/>
                <w:rtl/>
              </w:rPr>
              <w:t>א.מ ישראל מגורים יזמות בע"מ</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4178CA8"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7C0269"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0E75803E"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D24A47">
        <w:rPr>
          <w:rFonts w:ascii="Times New Roman" w:eastAsia="Times New Roman" w:hAnsi="Times New Roman" w:cs="David" w:hint="cs"/>
          <w:sz w:val="24"/>
          <w:szCs w:val="24"/>
          <w:rtl/>
          <w:lang w:eastAsia="he-IL"/>
        </w:rPr>
        <w:t>בתב"ע</w:t>
      </w:r>
      <w:proofErr w:type="spellEnd"/>
      <w:r w:rsidRPr="00D24A47">
        <w:rPr>
          <w:rFonts w:ascii="Times New Roman" w:eastAsia="Times New Roman" w:hAnsi="Times New Roman" w:cs="David" w:hint="cs"/>
          <w:sz w:val="24"/>
          <w:szCs w:val="24"/>
          <w:rtl/>
          <w:lang w:eastAsia="he-IL"/>
        </w:rPr>
        <w:t xml:space="preserve">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w:t>
      </w:r>
      <w:proofErr w:type="spellStart"/>
      <w:r w:rsidRPr="00D24A47">
        <w:rPr>
          <w:rFonts w:ascii="Times New Roman" w:eastAsia="Times New Roman" w:hAnsi="Times New Roman" w:cs="David" w:hint="cs"/>
          <w:sz w:val="24"/>
          <w:szCs w:val="24"/>
          <w:rtl/>
          <w:lang w:eastAsia="he-IL"/>
        </w:rPr>
        <w:t>בתב"ע</w:t>
      </w:r>
      <w:proofErr w:type="spellEnd"/>
      <w:r w:rsidRPr="00D24A47">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D24A47">
        <w:rPr>
          <w:rFonts w:ascii="Times New Roman" w:eastAsia="Times New Roman" w:hAnsi="Times New Roman" w:cs="David" w:hint="cs"/>
          <w:sz w:val="24"/>
          <w:szCs w:val="24"/>
          <w:rtl/>
          <w:lang w:eastAsia="he-IL"/>
        </w:rPr>
        <w:t>התב"ע</w:t>
      </w:r>
      <w:proofErr w:type="spellEnd"/>
      <w:r w:rsidRPr="00D24A47">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CC57502"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E26A731" w14:textId="7E027E93"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w:t>
      </w:r>
      <w:del w:id="53" w:author="Kook Sec" w:date="2021-06-08T11:16:00Z">
        <w:r w:rsidRPr="00D24A47" w:rsidDel="00F8030D">
          <w:rPr>
            <w:rFonts w:ascii="Times New Roman" w:eastAsia="Times New Roman" w:hAnsi="Times New Roman" w:cs="David"/>
            <w:sz w:val="24"/>
            <w:szCs w:val="24"/>
            <w:rtl/>
            <w:lang w:eastAsia="he-IL"/>
          </w:rPr>
          <w:delText>-</w:delText>
        </w:r>
      </w:del>
      <w:ins w:id="54" w:author="Kook Sec" w:date="2021-06-08T11:16:00Z">
        <w:r w:rsidR="00F8030D">
          <w:rPr>
            <w:rFonts w:ascii="Times New Roman" w:eastAsia="Times New Roman" w:hAnsi="Times New Roman" w:cs="David"/>
            <w:sz w:val="24"/>
            <w:szCs w:val="24"/>
            <w:rtl/>
            <w:lang w:eastAsia="he-IL"/>
          </w:rPr>
          <w:t>–</w:t>
        </w:r>
      </w:ins>
      <w:r w:rsidRPr="00D24A47">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55" w:author="Kook Sec" w:date="2021-06-08T11:16:00Z">
            <w:r w:rsidR="00F8030D">
              <w:rPr>
                <w:rFonts w:ascii="Times New Roman" w:eastAsia="Times New Roman" w:hAnsi="Times New Roman" w:cs="David" w:hint="cs"/>
                <w:color w:val="008000"/>
                <w:sz w:val="24"/>
                <w:szCs w:val="24"/>
                <w:rtl/>
              </w:rPr>
              <w:t>נס ציונה</w:t>
            </w:r>
          </w:ins>
        </w:sdtContent>
      </w:sdt>
      <w:r w:rsidRPr="00D24A47">
        <w:rPr>
          <w:rFonts w:ascii="Times New Roman" w:eastAsia="Times New Roman" w:hAnsi="Times New Roman" w:cs="David" w:hint="cs"/>
          <w:color w:val="008000"/>
          <w:sz w:val="24"/>
          <w:szCs w:val="24"/>
          <w:rtl/>
        </w:rPr>
        <w:t>.</w:t>
      </w:r>
    </w:p>
    <w:p w14:paraId="3BE8D7FF"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6EB31944"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67DD386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CA3E4F" w14:textId="1337435D" w:rsidR="00F21BBE" w:rsidDel="00F8030D" w:rsidRDefault="00F21BBE" w:rsidP="00F8030D">
      <w:pPr>
        <w:widowControl w:val="0"/>
        <w:spacing w:before="0" w:beforeAutospacing="0" w:after="0" w:afterAutospacing="0" w:line="240" w:lineRule="auto"/>
        <w:jc w:val="both"/>
        <w:rPr>
          <w:del w:id="56" w:author="Kook Sec" w:date="2021-06-08T11:17:00Z"/>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ins w:id="57" w:author="Kook Sec" w:date="2021-06-08T11:17:00Z">
        <w:r w:rsidR="00F8030D">
          <w:rPr>
            <w:rFonts w:ascii="Times New Roman" w:eastAsia="Times New Roman" w:hAnsi="Times New Roman" w:cs="David" w:hint="cs"/>
            <w:sz w:val="24"/>
            <w:szCs w:val="24"/>
            <w:rtl/>
            <w:lang w:eastAsia="he-IL"/>
          </w:rPr>
          <w:t xml:space="preserve">אבי </w:t>
        </w:r>
        <w:proofErr w:type="spellStart"/>
        <w:r w:rsidR="00F8030D">
          <w:rPr>
            <w:rFonts w:ascii="Times New Roman" w:eastAsia="Times New Roman" w:hAnsi="Times New Roman" w:cs="David" w:hint="cs"/>
            <w:sz w:val="24"/>
            <w:szCs w:val="24"/>
            <w:rtl/>
            <w:lang w:eastAsia="he-IL"/>
          </w:rPr>
          <w:t>ברטי</w:t>
        </w:r>
        <w:proofErr w:type="spellEnd"/>
        <w:r w:rsidR="00F8030D">
          <w:rPr>
            <w:rFonts w:ascii="Times New Roman" w:eastAsia="Times New Roman" w:hAnsi="Times New Roman" w:cs="David" w:hint="cs"/>
            <w:sz w:val="24"/>
            <w:szCs w:val="24"/>
            <w:rtl/>
            <w:lang w:eastAsia="he-IL"/>
          </w:rPr>
          <w:t xml:space="preserve"> לוי</w:t>
        </w:r>
      </w:ins>
      <w:customXmlDelRangeStart w:id="58" w:author="Kook Sec" w:date="2021-06-08T11:17:00Z"/>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customXmlDelRangeEnd w:id="58"/>
          <w:customXmlDelRangeStart w:id="59" w:author="Kook Sec" w:date="2021-06-08T11:17:00Z"/>
        </w:sdtContent>
      </w:sdt>
      <w:customXmlDelRangeEnd w:id="59"/>
    </w:p>
    <w:p w14:paraId="4A1FF40B" w14:textId="77777777" w:rsidR="00F8030D" w:rsidRPr="00D24A47" w:rsidRDefault="00F8030D" w:rsidP="00F21BBE">
      <w:pPr>
        <w:widowControl w:val="0"/>
        <w:spacing w:before="0" w:beforeAutospacing="0" w:after="0" w:afterAutospacing="0" w:line="240" w:lineRule="auto"/>
        <w:jc w:val="both"/>
        <w:rPr>
          <w:ins w:id="60" w:author="Kook Sec" w:date="2021-06-08T11:17:00Z"/>
          <w:rFonts w:ascii="Times New Roman" w:eastAsia="Times New Roman" w:hAnsi="Times New Roman" w:cs="David"/>
          <w:bCs/>
          <w:color w:val="FF0000"/>
          <w:sz w:val="24"/>
          <w:szCs w:val="24"/>
          <w:rtl/>
          <w:lang w:eastAsia="he-IL"/>
        </w:rPr>
      </w:pPr>
    </w:p>
    <w:p w14:paraId="65C52394" w14:textId="77777777" w:rsidR="00F21BBE" w:rsidRPr="00D24A47" w:rsidRDefault="00F21BBE" w:rsidP="00F8030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Change w:id="61" w:author="Kook Sec" w:date="2021-06-08T11:17:00Z">
          <w:pPr>
            <w:widowControl w:val="0"/>
            <w:spacing w:before="0" w:beforeAutospacing="0" w:after="0" w:afterAutospacing="0" w:line="240" w:lineRule="auto"/>
            <w:jc w:val="both"/>
          </w:pPr>
        </w:pPrChange>
      </w:pPr>
    </w:p>
    <w:p w14:paraId="56F2DE86"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w:t>
      </w:r>
      <w:proofErr w:type="spellStart"/>
      <w:r w:rsidRPr="00D24A47">
        <w:rPr>
          <w:rFonts w:ascii="Times New Roman" w:eastAsia="Times New Roman" w:hAnsi="Times New Roman" w:cs="David" w:hint="cs"/>
          <w:sz w:val="24"/>
          <w:szCs w:val="24"/>
          <w:rtl/>
          <w:lang w:eastAsia="he-IL"/>
        </w:rPr>
        <w:t>מימד</w:t>
      </w:r>
      <w:proofErr w:type="spellEnd"/>
      <w:r w:rsidRPr="00D24A47">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3E4F9AE3"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EF5D900"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08928302"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B8AB6E" w14:textId="0F2EA066"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62" w:author="Kook Sec" w:date="2021-06-08T11:17:00Z">
            <w:r w:rsidR="00F8030D">
              <w:rPr>
                <w:rFonts w:ascii="Times New Roman" w:eastAsia="Times New Roman" w:hAnsi="Times New Roman" w:cs="David" w:hint="cs"/>
                <w:color w:val="008000"/>
                <w:sz w:val="24"/>
                <w:szCs w:val="24"/>
                <w:rtl/>
                <w:lang w:eastAsia="he-IL"/>
              </w:rPr>
              <w:t>גבריאל מגנזי</w:t>
            </w:r>
          </w:ins>
        </w:sdtContent>
      </w:sdt>
    </w:p>
    <w:p w14:paraId="029594A6"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D24A47">
            <w:rPr>
              <w:color w:val="00B0F0"/>
              <w:rtl/>
            </w:rPr>
            <w:t>[שדה נוסף 5]</w:t>
          </w:r>
        </w:sdtContent>
      </w:sdt>
    </w:p>
    <w:p w14:paraId="3F74572E"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41665D" w14:textId="4332EC55"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4302B2DEB5424ACFBFB15D2EEC0F05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63" w:author="Kook Sec" w:date="2021-06-08T11:17:00Z">
            <w:r w:rsidR="00F8030D" w:rsidRPr="00F8030D">
              <w:rPr>
                <w:rFonts w:ascii="Times New Roman" w:eastAsia="Times New Roman" w:hAnsi="Times New Roman" w:cs="David"/>
                <w:sz w:val="24"/>
                <w:szCs w:val="24"/>
                <w:rtl/>
                <w:lang w:eastAsia="he-IL"/>
              </w:rPr>
              <w:t>גבריאל מגנזי</w:t>
            </w:r>
          </w:ins>
        </w:sdtContent>
      </w:sdt>
    </w:p>
    <w:p w14:paraId="0100E8C9"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EF292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640BB276"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CA3BA9"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7C5F9C01"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7AF0DBDA"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52F4664"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01AC181D"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4225C356"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DC399EE"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297C216F" w14:textId="77777777" w:rsidTr="00F21BBE">
        <w:tc>
          <w:tcPr>
            <w:tcW w:w="3366" w:type="dxa"/>
          </w:tcPr>
          <w:p w14:paraId="13F50838" w14:textId="47DC0BD0" w:rsidR="00F21BBE" w:rsidRPr="00D24A47" w:rsidRDefault="00F8030D"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64" w:author="Kook Sec" w:date="2021-06-08T11:17:00Z">
                  <w:r>
                    <w:rPr>
                      <w:rFonts w:ascii="Times New Roman" w:eastAsia="Times New Roman" w:hAnsi="Times New Roman" w:cs="David" w:hint="cs"/>
                      <w:color w:val="008000"/>
                      <w:sz w:val="24"/>
                      <w:szCs w:val="24"/>
                      <w:rtl/>
                      <w:lang w:eastAsia="he-IL"/>
                    </w:rPr>
                    <w:t>100%</w:t>
                  </w:r>
                </w:ins>
              </w:sdtContent>
            </w:sdt>
          </w:p>
          <w:p w14:paraId="3A490E22"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1FAFF443" w14:textId="77777777" w:rsidR="00F21BBE" w:rsidRPr="00D24A47" w:rsidRDefault="00F21BBE" w:rsidP="00F21BBE">
            <w:pPr>
              <w:widowControl w:val="0"/>
              <w:spacing w:before="0" w:beforeAutospacing="0" w:after="0" w:afterAutospacing="0" w:line="240" w:lineRule="auto"/>
              <w:ind w:left="720"/>
              <w:outlineLvl w:val="2"/>
            </w:pPr>
          </w:p>
          <w:p w14:paraId="3C3A73E0"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A1B56A0"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5D6ED8D"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1640141"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490FBF2"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91E4AE1"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A2B7D04" w14:textId="56539D93" w:rsidR="00F21BBE" w:rsidDel="00F8030D" w:rsidRDefault="00F21BBE" w:rsidP="00F21BBE">
      <w:pPr>
        <w:widowControl w:val="0"/>
        <w:bidi w:val="0"/>
        <w:spacing w:before="60" w:beforeAutospacing="0" w:after="60" w:afterAutospacing="0" w:line="300" w:lineRule="atLeast"/>
        <w:jc w:val="center"/>
        <w:rPr>
          <w:del w:id="65" w:author="Kook Sec" w:date="2021-06-08T11:18:00Z"/>
          <w:rFonts w:ascii="Times New Roman" w:eastAsia="Times New Roman" w:hAnsi="Times New Roman" w:cs="David"/>
          <w:b/>
          <w:bCs/>
          <w:sz w:val="24"/>
          <w:szCs w:val="24"/>
          <w:u w:val="single"/>
        </w:rPr>
      </w:pPr>
    </w:p>
    <w:p w14:paraId="5167F624" w14:textId="5FBE11F6" w:rsidR="00B50A1C" w:rsidDel="00F8030D" w:rsidRDefault="00B50A1C" w:rsidP="00B50A1C">
      <w:pPr>
        <w:widowControl w:val="0"/>
        <w:bidi w:val="0"/>
        <w:spacing w:before="60" w:beforeAutospacing="0" w:after="60" w:afterAutospacing="0" w:line="300" w:lineRule="atLeast"/>
        <w:jc w:val="center"/>
        <w:rPr>
          <w:del w:id="66" w:author="Kook Sec" w:date="2021-06-08T11:18:00Z"/>
          <w:rFonts w:ascii="Times New Roman" w:eastAsia="Times New Roman" w:hAnsi="Times New Roman" w:cs="David"/>
          <w:b/>
          <w:bCs/>
          <w:sz w:val="24"/>
          <w:szCs w:val="24"/>
          <w:u w:val="single"/>
          <w:rtl/>
        </w:rPr>
      </w:pPr>
    </w:p>
    <w:p w14:paraId="1C5AAE4E" w14:textId="0EE7EAF5" w:rsidR="00021829" w:rsidDel="00F8030D" w:rsidRDefault="00021829" w:rsidP="00F21BBE">
      <w:pPr>
        <w:widowControl w:val="0"/>
        <w:bidi w:val="0"/>
        <w:spacing w:before="60" w:beforeAutospacing="0" w:after="60" w:afterAutospacing="0" w:line="300" w:lineRule="atLeast"/>
        <w:jc w:val="center"/>
        <w:rPr>
          <w:del w:id="67" w:author="Kook Sec" w:date="2021-06-08T11:18:00Z"/>
          <w:rFonts w:ascii="Times New Roman" w:eastAsia="Times New Roman" w:hAnsi="Times New Roman" w:cs="David"/>
          <w:b/>
          <w:bCs/>
          <w:sz w:val="24"/>
          <w:szCs w:val="24"/>
          <w:u w:val="single"/>
        </w:rPr>
      </w:pPr>
      <w:del w:id="68" w:author="Kook Sec" w:date="2021-06-08T11:18:00Z">
        <w:r w:rsidDel="00F8030D">
          <w:rPr>
            <w:rFonts w:ascii="Times New Roman" w:eastAsia="Times New Roman" w:hAnsi="Times New Roman" w:cs="David"/>
            <w:b/>
            <w:bCs/>
            <w:sz w:val="24"/>
            <w:szCs w:val="24"/>
            <w:u w:val="single"/>
          </w:rPr>
          <w:br w:type="page"/>
        </w:r>
      </w:del>
    </w:p>
    <w:p w14:paraId="5DDD970A" w14:textId="722D7E4F" w:rsidR="00F21BBE" w:rsidDel="00F8030D" w:rsidRDefault="00F21BBE" w:rsidP="00F8030D">
      <w:pPr>
        <w:widowControl w:val="0"/>
        <w:bidi w:val="0"/>
        <w:spacing w:before="60" w:beforeAutospacing="0" w:after="60" w:afterAutospacing="0" w:line="300" w:lineRule="atLeast"/>
        <w:jc w:val="center"/>
        <w:rPr>
          <w:del w:id="69" w:author="Kook Sec" w:date="2021-06-08T11:18:00Z"/>
          <w:rFonts w:ascii="Times New Roman" w:eastAsia="Times New Roman" w:hAnsi="Times New Roman" w:cs="David"/>
          <w:b/>
          <w:bCs/>
          <w:sz w:val="24"/>
          <w:szCs w:val="24"/>
          <w:u w:val="single"/>
          <w:rtl/>
        </w:rPr>
        <w:pPrChange w:id="70" w:author="Kook Sec" w:date="2021-06-08T11:18:00Z">
          <w:pPr>
            <w:widowControl w:val="0"/>
            <w:bidi w:val="0"/>
            <w:spacing w:before="60" w:beforeAutospacing="0" w:after="60" w:afterAutospacing="0" w:line="300" w:lineRule="atLeast"/>
            <w:jc w:val="center"/>
          </w:pPr>
        </w:pPrChange>
      </w:pPr>
    </w:p>
    <w:p w14:paraId="18F83706"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0563933C"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58142529"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17E270DC"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65106F07"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428047D8"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4E50FD5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1412C9B8"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2FD161A6"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w:t>
      </w:r>
      <w:proofErr w:type="spellStart"/>
      <w:r w:rsidRPr="00071854">
        <w:rPr>
          <w:rFonts w:ascii="Times New Roman" w:eastAsia="Times New Roman" w:hAnsi="Times New Roman" w:cs="David"/>
          <w:sz w:val="24"/>
          <w:szCs w:val="24"/>
          <w:rtl/>
        </w:rPr>
        <w:t>הכל</w:t>
      </w:r>
      <w:proofErr w:type="spellEnd"/>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בהתאם לאופי המבנים, הפתוח והקרקע.</w:t>
      </w:r>
    </w:p>
    <w:p w14:paraId="0E9BF3ED"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0FE97DA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0B8720A1"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59FB7E9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034CA0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2437B149"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0798F439"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11DDD2C0"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05EAD164"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1C6FA14D"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018BD4C1"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6C6D920E"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428907CA"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1DFCBA8F"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038DC23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705F74C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91062E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24AF9CD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020212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6BA36D4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7A39CB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5AC0575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FE2D73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5C66CDB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EEFC26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7F027F4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DD8A82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w:t>
      </w:r>
      <w:proofErr w:type="spellStart"/>
      <w:r w:rsidRPr="00071854">
        <w:rPr>
          <w:rFonts w:ascii="Times New Roman" w:eastAsia="Times New Roman" w:hAnsi="Times New Roman" w:cs="David"/>
          <w:sz w:val="24"/>
          <w:szCs w:val="24"/>
          <w:rtl/>
        </w:rPr>
        <w:t>וכו</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r>
    </w:p>
    <w:p w14:paraId="1BB8657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C188881"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2439784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BC83D9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5BEED497"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745E9AC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6C6533D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1828DB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0883211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998212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4C3CBF4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183E54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4BFF66A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010EACF"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440CC324"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8A721E8"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7ECC9559"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098A6FE5"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1EF361B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9F83B7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430E0E7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D4E8530"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1858499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E0D21A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28D16CD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5497E8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6F86BAC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EB8730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2521D4C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DED564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35129B4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5DCF92C"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294FCDC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7596E984"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3989681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6769F212"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6678889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391CB97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E049F7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326674C5"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1F9A698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1D04B13"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2EDCCD41"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67BAF6A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0A96474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23A49D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5130648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88E30B7"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11EFBED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579EAB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212E64C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BDD925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4E430DB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D71C24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103607D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3D8717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2184D2D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7F9882C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071854">
        <w:rPr>
          <w:rFonts w:ascii="Times New Roman" w:eastAsia="Times New Roman" w:hAnsi="Times New Roman" w:cs="David"/>
          <w:sz w:val="24"/>
          <w:szCs w:val="24"/>
          <w:rtl/>
        </w:rPr>
        <w:t>יב</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18DEDB6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892B0B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071854">
        <w:rPr>
          <w:rFonts w:ascii="Times New Roman" w:eastAsia="Times New Roman" w:hAnsi="Times New Roman" w:cs="David"/>
          <w:sz w:val="24"/>
          <w:szCs w:val="24"/>
          <w:rtl/>
        </w:rPr>
        <w:t>יג</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6E932BB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F00B1E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78B66540"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08574323"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16B744FF"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FDEB5B8"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 xml:space="preserve">חלק מהן ו/או עבודות נוספות להן,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כפי שיפורט בנספח ד'.</w:t>
      </w:r>
    </w:p>
    <w:p w14:paraId="6DEE0778"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5FA1663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DAAA0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58BA109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1BF56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CA179B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9C7DF8F"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D86EF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11265A9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6E30A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294DD37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B6FAD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BC1C5D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CF009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3755E7D6"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75ABCDD0"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5B0392EE"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328A3BB"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391E0CA8" w14:textId="77777777"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סכום קבוע ומוחלט של _________ ש"ח (במילים ______________  ש"ח)</w:t>
      </w:r>
      <w:r w:rsidRPr="00071854">
        <w:rPr>
          <w:rFonts w:ascii="Times New Roman" w:eastAsia="Times New Roman" w:hAnsi="Times New Roman" w:cs="David" w:hint="cs"/>
          <w:sz w:val="24"/>
          <w:szCs w:val="24"/>
          <w:rtl/>
          <w:lang w:eastAsia="he-IL"/>
        </w:rPr>
        <w:t>בגין כל יחידת דיור (*)</w:t>
      </w:r>
      <w:r w:rsidR="00525E96">
        <w:rPr>
          <w:rFonts w:ascii="Times New Roman" w:eastAsia="Times New Roman" w:hAnsi="Times New Roman" w:cs="David"/>
          <w:sz w:val="24"/>
          <w:szCs w:val="24"/>
          <w:rtl/>
          <w:lang w:eastAsia="he-IL"/>
        </w:rPr>
        <w:t xml:space="preserve">. </w:t>
      </w:r>
    </w:p>
    <w:p w14:paraId="50D86D0F" w14:textId="77777777"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525E96" w:rsidRPr="00DE118F">
            <w:rPr>
              <w:color w:val="00B0F0"/>
              <w:rtl/>
            </w:rPr>
            <w:t>[סוג מדד כותרת]</w:t>
          </w:r>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525E96" w:rsidRPr="00DE118F">
            <w:rPr>
              <w:color w:val="00B0F0"/>
              <w:rtl/>
            </w:rPr>
            <w:t>[מדד בגין/ידוע - כותרת]</w:t>
          </w:r>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525E96" w:rsidRPr="00DE118F">
            <w:rPr>
              <w:color w:val="00B0F0"/>
              <w:rtl/>
            </w:rPr>
            <w:t>[מדד בסיס]</w:t>
          </w:r>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525E96" w:rsidRPr="00DE118F">
            <w:rPr>
              <w:color w:val="00B0F0"/>
              <w:rtl/>
            </w:rPr>
            <w:t>[נקודות מדד]</w:t>
          </w:r>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19DCC519"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45821218"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29FCFD89"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699729F0"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6730CCBA"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562AF507"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4906F83E"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2B6E2F2D"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D14A438"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BECCE2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26ACEDB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328F0A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64A62391"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4AF6224"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754F191"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40C4367F"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426B726A"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2F1122E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3F74BBF4"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7C5B56C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571D1A03"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127BB98A"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2F898B72"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4AB7639D"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לתכניותיו, הנחיותיו, תקנים </w:t>
      </w:r>
    </w:p>
    <w:p w14:paraId="787557A5"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48B05E6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3123AE27"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40DCE23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4E0105B"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52E056DD"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03713408"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28E5BEEB"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10DA1710"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9B3848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6F0D07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F7B3F40"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6364D0C"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C369430"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4DFAC3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3DE64F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5D521C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C7E2118"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DC85FF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B16AD85" w14:textId="77777777"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600BADE4"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B1AF74B"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148DCE91"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F3A4DBF"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AC54D4A" w14:textId="77777777" w:rsidR="00525E96" w:rsidRPr="00B27B4C" w:rsidRDefault="00E445E4"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1" w:author="Kook Sec" w:date="2019-12-03T15:10: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1E32CC81"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DDC2252"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11D52C5"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CFD2522"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68673D4"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1643D6" w14:textId="7015B56C"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 w:author="Kook Sec" w:date="2021-06-08T10:49:00Z">
            <w:r w:rsidR="003C42E4">
              <w:rPr>
                <w:rFonts w:ascii="Times New Roman" w:eastAsia="Times New Roman" w:hAnsi="Times New Roman" w:cs="David"/>
                <w:color w:val="008000"/>
                <w:sz w:val="24"/>
                <w:szCs w:val="24"/>
                <w:rtl/>
                <w:lang w:eastAsia="he-IL"/>
              </w:rPr>
              <w:t>מגנזי הנדסת קרקע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3" w:author="Kook Sec" w:date="2021-06-08T10:49:00Z">
            <w:r w:rsidR="003C42E4">
              <w:rPr>
                <w:rFonts w:ascii="Times New Roman" w:eastAsia="Times New Roman" w:hAnsi="Times New Roman" w:cs="David"/>
                <w:color w:val="008000"/>
                <w:sz w:val="24"/>
                <w:szCs w:val="24"/>
                <w:rtl/>
                <w:lang w:eastAsia="he-IL"/>
              </w:rPr>
              <w:t>מגנזי הנדסת קרקע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4" w:author="Kook Sec" w:date="2021-06-08T10:49:00Z">
            <w:r w:rsidR="003C42E4">
              <w:rPr>
                <w:rFonts w:ascii="Times New Roman" w:eastAsia="Times New Roman" w:hAnsi="Times New Roman" w:cs="David"/>
                <w:color w:val="008000"/>
                <w:sz w:val="24"/>
                <w:szCs w:val="24"/>
                <w:rtl/>
                <w:lang w:eastAsia="he-IL"/>
              </w:rPr>
              <w:t>מגנזי הנדסת קרקע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4354EF2" w14:textId="77777777" w:rsidR="00525E96" w:rsidRPr="00F8030D" w:rsidRDefault="00525E96" w:rsidP="00525E96">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75" w:author="Kook Sec" w:date="2021-06-08T11:19:00Z">
            <w:rPr>
              <w:rFonts w:ascii="Times New Roman" w:eastAsia="Times New Roman" w:hAnsi="Times New Roman" w:cs="David"/>
              <w:sz w:val="24"/>
              <w:szCs w:val="24"/>
              <w:rtl/>
              <w:lang w:eastAsia="he-IL"/>
            </w:rPr>
          </w:rPrChange>
        </w:rPr>
      </w:pPr>
    </w:p>
    <w:p w14:paraId="1C226A77" w14:textId="19930413"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6" w:author="Kook Sec" w:date="2021-06-08T10:49:00Z">
            <w:r w:rsidR="003C42E4">
              <w:rPr>
                <w:rFonts w:ascii="Times New Roman" w:eastAsia="Times New Roman" w:hAnsi="Times New Roman" w:cs="David"/>
                <w:color w:val="008000"/>
                <w:sz w:val="24"/>
                <w:szCs w:val="24"/>
                <w:rtl/>
                <w:lang w:eastAsia="he-IL"/>
              </w:rPr>
              <w:t>מגנזי הנדסת קרקע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ייעוץ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7" w:author="Kook Sec" w:date="2021-06-08T10:48:00Z">
            <w:r w:rsidR="003C42E4">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6F5B14D2" w14:textId="77777777" w:rsidR="00525E96" w:rsidRPr="00F8030D" w:rsidRDefault="00525E96" w:rsidP="00525E96">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78" w:author="Kook Sec" w:date="2021-06-08T11:19:00Z">
            <w:rPr>
              <w:rFonts w:ascii="Times New Roman" w:eastAsia="Times New Roman" w:hAnsi="Times New Roman" w:cs="David"/>
              <w:sz w:val="24"/>
              <w:szCs w:val="24"/>
              <w:rtl/>
              <w:lang w:eastAsia="he-IL"/>
            </w:rPr>
          </w:rPrChange>
        </w:rPr>
      </w:pPr>
    </w:p>
    <w:p w14:paraId="143AA1F8" w14:textId="7766C5DF"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9" w:author="Kook Sec" w:date="2021-06-08T10:49:00Z">
            <w:r w:rsidR="003C42E4">
              <w:rPr>
                <w:rFonts w:ascii="Times New Roman" w:eastAsia="Times New Roman" w:hAnsi="Times New Roman" w:cs="David"/>
                <w:color w:val="008000"/>
                <w:sz w:val="24"/>
                <w:szCs w:val="24"/>
                <w:rtl/>
                <w:lang w:eastAsia="he-IL"/>
              </w:rPr>
              <w:t>מגנזי הנדסת קרקע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8646D4E"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FC20461" w14:textId="2BA5DF71"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0" w:author="Kook Sec" w:date="2021-06-08T10:49:00Z">
            <w:r w:rsidR="003C42E4">
              <w:rPr>
                <w:rFonts w:ascii="Times New Roman" w:eastAsia="Times New Roman" w:hAnsi="Times New Roman" w:cs="David"/>
                <w:color w:val="008000"/>
                <w:sz w:val="24"/>
                <w:szCs w:val="24"/>
                <w:rtl/>
                <w:lang w:eastAsia="he-IL"/>
              </w:rPr>
              <w:t>מגנזי הנדסת קרקע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12EDC2C"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DC16325"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F055024" w14:textId="77777777" w:rsidR="00525E96" w:rsidRPr="00F8030D" w:rsidRDefault="00525E96" w:rsidP="00525E96">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81" w:author="Kook Sec" w:date="2021-06-08T11:19:00Z">
            <w:rPr>
              <w:rFonts w:ascii="Times New Roman" w:eastAsia="Times New Roman" w:hAnsi="Times New Roman" w:cs="David"/>
              <w:sz w:val="24"/>
              <w:szCs w:val="24"/>
              <w:rtl/>
              <w:lang w:eastAsia="he-IL"/>
            </w:rPr>
          </w:rPrChange>
        </w:rPr>
      </w:pPr>
    </w:p>
    <w:p w14:paraId="49E05CC7"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F54271E" w14:textId="77777777" w:rsidR="00525E96" w:rsidRPr="00F8030D" w:rsidRDefault="00525E96" w:rsidP="00525E96">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82" w:author="Kook Sec" w:date="2021-06-08T11:19:00Z">
            <w:rPr>
              <w:rFonts w:ascii="Times New Roman" w:eastAsia="Times New Roman" w:hAnsi="Times New Roman" w:cs="David"/>
              <w:sz w:val="24"/>
              <w:szCs w:val="24"/>
              <w:rtl/>
              <w:lang w:eastAsia="he-IL"/>
            </w:rPr>
          </w:rPrChange>
        </w:rPr>
      </w:pPr>
    </w:p>
    <w:p w14:paraId="1A6D8829"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70D53B3" w14:textId="77777777" w:rsidR="00525E96" w:rsidRPr="00F8030D" w:rsidRDefault="00525E96" w:rsidP="00525E96">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83" w:author="Kook Sec" w:date="2021-06-08T11:19:00Z">
            <w:rPr>
              <w:rFonts w:ascii="Times New Roman" w:eastAsia="Times New Roman" w:hAnsi="Times New Roman" w:cs="David"/>
              <w:sz w:val="24"/>
              <w:szCs w:val="24"/>
              <w:rtl/>
              <w:lang w:eastAsia="he-IL"/>
            </w:rPr>
          </w:rPrChange>
        </w:rPr>
      </w:pPr>
    </w:p>
    <w:p w14:paraId="5550ECD1"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C99F242" w14:textId="60D0FA6D" w:rsidR="00525E96" w:rsidRPr="00435A20" w:rsidDel="00F8030D" w:rsidRDefault="00525E96" w:rsidP="00525E96">
      <w:pPr>
        <w:widowControl w:val="0"/>
        <w:spacing w:before="0" w:beforeAutospacing="0" w:after="0" w:afterAutospacing="0" w:line="360" w:lineRule="auto"/>
        <w:ind w:left="5040"/>
        <w:jc w:val="both"/>
        <w:rPr>
          <w:del w:id="84" w:author="Kook Sec" w:date="2021-06-08T11:19:00Z"/>
          <w:rFonts w:ascii="Times New Roman" w:eastAsia="Times New Roman" w:hAnsi="Times New Roman" w:cs="David"/>
          <w:sz w:val="24"/>
          <w:szCs w:val="24"/>
          <w:rtl/>
          <w:lang w:eastAsia="he-IL"/>
        </w:rPr>
      </w:pPr>
    </w:p>
    <w:p w14:paraId="58EF89C5"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8852274" w14:textId="4C240243" w:rsidR="00525E96" w:rsidRPr="000525E5" w:rsidRDefault="003C42E4" w:rsidP="00F8030D">
      <w:pPr>
        <w:widowControl w:val="0"/>
        <w:spacing w:before="0" w:beforeAutospacing="0" w:after="0" w:afterAutospacing="0" w:line="240" w:lineRule="auto"/>
        <w:ind w:left="4435" w:hanging="1169"/>
        <w:jc w:val="center"/>
        <w:rPr>
          <w:rFonts w:ascii="Times New Roman" w:eastAsia="Times New Roman" w:hAnsi="Times New Roman" w:cs="David"/>
          <w:color w:val="00B0F0"/>
          <w:sz w:val="24"/>
          <w:szCs w:val="24"/>
          <w:u w:val="single"/>
          <w:rtl/>
          <w:lang w:eastAsia="he-IL"/>
        </w:rPr>
        <w:pPrChange w:id="85" w:author="Kook Sec" w:date="2021-06-08T11:19:00Z">
          <w:pPr>
            <w:widowControl w:val="0"/>
            <w:spacing w:before="0" w:beforeAutospacing="0" w:after="0" w:afterAutospacing="0" w:line="240" w:lineRule="auto"/>
            <w:ind w:left="4435" w:hanging="71"/>
          </w:pPr>
        </w:pPrChange>
      </w:pP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6" w:author="Kook Sec" w:date="2021-06-08T10:49:00Z">
            <w:r>
              <w:rPr>
                <w:rFonts w:ascii="Times New Roman" w:eastAsia="Times New Roman" w:hAnsi="Times New Roman" w:cs="David" w:hint="cs"/>
                <w:color w:val="00B0F0"/>
                <w:sz w:val="24"/>
                <w:szCs w:val="24"/>
                <w:u w:val="single"/>
                <w:rtl/>
                <w:lang w:eastAsia="he-IL"/>
              </w:rPr>
              <w:t>מגנזי הנדסת קרקע בע"מ</w:t>
            </w:r>
          </w:ins>
        </w:sdtContent>
      </w:sdt>
    </w:p>
    <w:p w14:paraId="2687BED1"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0B02960"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1300C5C"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B570002"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3A83DB9"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8549262" w14:textId="39FF2ABA" w:rsidR="00525E96" w:rsidRPr="00776496" w:rsidDel="00F8030D" w:rsidRDefault="00525E96" w:rsidP="00525E96">
      <w:pPr>
        <w:widowControl w:val="0"/>
        <w:spacing w:before="120" w:beforeAutospacing="0" w:after="60" w:afterAutospacing="0" w:line="240" w:lineRule="auto"/>
        <w:jc w:val="center"/>
        <w:rPr>
          <w:del w:id="87" w:author="Kook Sec" w:date="2021-06-08T11:19:00Z"/>
          <w:rFonts w:ascii="Times New Roman" w:eastAsia="Times New Roman" w:hAnsi="Times New Roman" w:cs="David"/>
          <w:sz w:val="24"/>
          <w:szCs w:val="24"/>
          <w:rtl/>
          <w:lang w:eastAsia="he-IL"/>
        </w:rPr>
      </w:pPr>
    </w:p>
    <w:p w14:paraId="0F80B1F1" w14:textId="71969C82" w:rsidR="00021829" w:rsidDel="00F8030D" w:rsidRDefault="00021829" w:rsidP="00525E96">
      <w:pPr>
        <w:widowControl w:val="0"/>
        <w:spacing w:before="0" w:beforeAutospacing="0" w:after="0" w:afterAutospacing="0" w:line="240" w:lineRule="auto"/>
        <w:jc w:val="center"/>
        <w:rPr>
          <w:del w:id="88" w:author="Kook Sec" w:date="2021-06-08T11:19:00Z"/>
          <w:rFonts w:ascii="Times New Roman" w:eastAsia="Times New Roman" w:hAnsi="Times New Roman" w:cs="David"/>
          <w:bCs/>
          <w:sz w:val="24"/>
          <w:szCs w:val="24"/>
          <w:u w:val="single"/>
          <w:rtl/>
          <w:lang w:eastAsia="he-IL"/>
        </w:rPr>
      </w:pPr>
      <w:del w:id="89" w:author="Kook Sec" w:date="2021-06-08T11:19:00Z">
        <w:r w:rsidDel="00F8030D">
          <w:rPr>
            <w:rFonts w:ascii="Times New Roman" w:eastAsia="Times New Roman" w:hAnsi="Times New Roman" w:cs="David"/>
            <w:bCs/>
            <w:sz w:val="24"/>
            <w:szCs w:val="24"/>
            <w:u w:val="single"/>
            <w:rtl/>
            <w:lang w:eastAsia="he-IL"/>
          </w:rPr>
          <w:br w:type="page"/>
        </w:r>
      </w:del>
    </w:p>
    <w:p w14:paraId="57371316" w14:textId="77777777" w:rsidR="00525E96" w:rsidRPr="00B27B4C" w:rsidRDefault="00525E96" w:rsidP="00F8030D">
      <w:pPr>
        <w:widowControl w:val="0"/>
        <w:spacing w:before="0" w:beforeAutospacing="0" w:after="0" w:afterAutospacing="0" w:line="240" w:lineRule="auto"/>
        <w:jc w:val="center"/>
        <w:rPr>
          <w:rFonts w:ascii="Times New Roman" w:eastAsia="Times New Roman" w:hAnsi="Times New Roman" w:cs="David"/>
          <w:sz w:val="20"/>
          <w:szCs w:val="24"/>
          <w:rtl/>
          <w:lang w:eastAsia="he-IL"/>
        </w:rPr>
        <w:pPrChange w:id="90" w:author="Kook Sec" w:date="2021-06-08T11:19:00Z">
          <w:pPr>
            <w:widowControl w:val="0"/>
            <w:spacing w:before="0" w:beforeAutospacing="0" w:after="0" w:afterAutospacing="0" w:line="240" w:lineRule="auto"/>
            <w:jc w:val="center"/>
          </w:pPr>
        </w:pPrChange>
      </w:pPr>
      <w:r w:rsidRPr="00B27B4C">
        <w:rPr>
          <w:rFonts w:ascii="Times New Roman" w:eastAsia="Times New Roman" w:hAnsi="Times New Roman" w:cs="David" w:hint="cs"/>
          <w:bCs/>
          <w:sz w:val="20"/>
          <w:szCs w:val="24"/>
          <w:u w:val="single"/>
          <w:rtl/>
          <w:lang w:eastAsia="he-IL"/>
        </w:rPr>
        <w:t>נספח "ז"</w:t>
      </w:r>
    </w:p>
    <w:p w14:paraId="76E41718"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756E756" w14:textId="77777777" w:rsidR="00525E96" w:rsidRPr="00255ACD" w:rsidRDefault="00525E96" w:rsidP="00525E96">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4BF58C35"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10AF69" w14:textId="77777777" w:rsidR="00525E96" w:rsidRPr="00BD794C" w:rsidRDefault="00525E96" w:rsidP="00525E96">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69262709"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B08F9EA163E3483DB147AFD04AE1C1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77B46094" w14:textId="77777777" w:rsidR="00525E96" w:rsidRPr="009E0EE6" w:rsidRDefault="00E445E4" w:rsidP="00525E9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91" w:author="Kook Sec" w:date="2019-12-03T15:10:00Z">
            <w:r>
              <w:rPr>
                <w:rFonts w:ascii="Times New Roman" w:eastAsia="Times New Roman" w:hAnsi="Times New Roman" w:cs="David" w:hint="cs"/>
                <w:sz w:val="24"/>
                <w:szCs w:val="24"/>
                <w:u w:val="single"/>
                <w:rtl/>
                <w:lang w:eastAsia="he-IL"/>
              </w:rPr>
              <w:br/>
              <w:t>א.מ. ישראל מגורים יזמות בע"מ</w:t>
            </w:r>
            <w:r>
              <w:rPr>
                <w:rFonts w:ascii="Times New Roman" w:eastAsia="Times New Roman" w:hAnsi="Times New Roman" w:cs="David" w:hint="cs"/>
                <w:sz w:val="24"/>
                <w:szCs w:val="24"/>
                <w:u w:val="single"/>
                <w:rtl/>
                <w:lang w:eastAsia="he-IL"/>
              </w:rPr>
              <w:br/>
              <w:t>יוני נתניהו 1 אור יהודה</w:t>
            </w:r>
            <w:r>
              <w:rPr>
                <w:rFonts w:ascii="Times New Roman" w:eastAsia="Times New Roman" w:hAnsi="Times New Roman" w:cs="David" w:hint="cs"/>
                <w:sz w:val="24"/>
                <w:szCs w:val="24"/>
                <w:u w:val="single"/>
                <w:rtl/>
                <w:lang w:eastAsia="he-IL"/>
              </w:rPr>
              <w:br/>
              <w:t>514957794</w:t>
            </w:r>
            <w:r>
              <w:rPr>
                <w:rFonts w:ascii="Times New Roman" w:eastAsia="Times New Roman" w:hAnsi="Times New Roman" w:cs="David" w:hint="cs"/>
                <w:sz w:val="24"/>
                <w:szCs w:val="24"/>
                <w:u w:val="single"/>
                <w:rtl/>
                <w:lang w:eastAsia="he-IL"/>
              </w:rPr>
              <w:br/>
            </w:r>
          </w:ins>
        </w:p>
      </w:sdtContent>
    </w:sdt>
    <w:p w14:paraId="5DEA0593" w14:textId="77777777" w:rsidR="00525E96" w:rsidRPr="00BD794C" w:rsidRDefault="00525E96" w:rsidP="00525E96">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75E4C352"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2628B5"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roofErr w:type="spellStart"/>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roofErr w:type="spellEnd"/>
      <w:r w:rsidRPr="00BD794C">
        <w:rPr>
          <w:rFonts w:ascii="Times New Roman" w:eastAsia="Times New Roman" w:hAnsi="Times New Roman" w:cs="David"/>
          <w:sz w:val="24"/>
          <w:szCs w:val="24"/>
          <w:rtl/>
          <w:lang w:eastAsia="he-IL"/>
        </w:rPr>
        <w:t>.,</w:t>
      </w:r>
    </w:p>
    <w:p w14:paraId="26F494C7" w14:textId="77777777"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FFC54C9" w14:textId="5CBD897B"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465474569"/>
          <w:placeholder>
            <w:docPart w:val="4F41B09CC46F4DD9ACE36893C16FF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2" w:author="Kook Sec" w:date="2021-06-08T10:49:00Z">
            <w:r w:rsidR="003C42E4">
              <w:rPr>
                <w:rFonts w:ascii="Times New Roman" w:eastAsia="Times New Roman" w:hAnsi="Times New Roman" w:cs="David" w:hint="cs"/>
                <w:color w:val="00B0F0"/>
                <w:sz w:val="24"/>
                <w:szCs w:val="24"/>
                <w:u w:val="single"/>
                <w:rtl/>
                <w:lang w:eastAsia="he-IL"/>
              </w:rPr>
              <w:t>מגנזי הנדסת קרקע בע"מ</w:t>
            </w:r>
          </w:ins>
        </w:sdtContent>
      </w:sdt>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היועץ</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5E4D693A" w14:textId="77777777"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F96F3B6E2E1B401C8E107A01E86E5D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Pr="00E319B9">
            <w:rPr>
              <w:rStyle w:val="a7"/>
              <w:color w:val="00B0F0"/>
              <w:rtl/>
            </w:rPr>
            <w:t>[תאריך חתימת חוזה]</w:t>
          </w:r>
        </w:sdtContent>
      </w:sdt>
    </w:p>
    <w:p w14:paraId="5ACAB77A" w14:textId="77777777" w:rsidR="00525E96" w:rsidRPr="00BD794C" w:rsidRDefault="00525E96" w:rsidP="00525E96">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לבין היועץ</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EF91FD446DE04F89A628F23A03EDBA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844490">
            <w:rPr>
              <w:rStyle w:val="a7"/>
              <w:color w:val="00B0F0"/>
              <w:rtl/>
            </w:rPr>
            <w:t>[תיאור עבודה]</w:t>
          </w:r>
        </w:sdtContent>
      </w:sdt>
      <w:r w:rsidRPr="00BD794C">
        <w:rPr>
          <w:rFonts w:ascii="Times New Roman" w:eastAsia="Times New Roman" w:hAnsi="Times New Roman" w:cs="David" w:hint="cs"/>
          <w:sz w:val="24"/>
          <w:szCs w:val="24"/>
          <w:rtl/>
          <w:lang w:eastAsia="he-IL"/>
        </w:rPr>
        <w:t xml:space="preserve"> </w:t>
      </w:r>
    </w:p>
    <w:p w14:paraId="2DEDA242" w14:textId="77777777" w:rsidR="00525E96" w:rsidRPr="00BD794C" w:rsidRDefault="00525E96" w:rsidP="00525E96">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107676C7"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B757A2"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lang w:eastAsia="he-IL"/>
        </w:rPr>
      </w:pPr>
    </w:p>
    <w:p w14:paraId="33A9A331"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D794C">
        <w:rPr>
          <w:rFonts w:ascii="Times New Roman" w:eastAsia="Times New Roman" w:hAnsi="Times New Roman" w:cs="David" w:hint="cs"/>
          <w:sz w:val="24"/>
          <w:szCs w:val="24"/>
          <w:rtl/>
          <w:lang w:eastAsia="he-IL"/>
        </w:rPr>
        <w:t>יועץ</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0DE65144"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C85599"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88BBC1" w14:textId="77777777" w:rsidR="00525E96" w:rsidRPr="00BD794C" w:rsidRDefault="00525E96" w:rsidP="00525E96">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0797A78B" w14:textId="77777777" w:rsidR="00525E96" w:rsidRPr="00BD794C" w:rsidRDefault="00525E96" w:rsidP="00525E96">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היועץ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Pr="00BD794C">
        <w:rPr>
          <w:rFonts w:ascii="Calibri Light" w:eastAsia="Times New Roman" w:hAnsi="Calibri Light" w:cs="David" w:hint="eastAsia"/>
          <w:kern w:val="32"/>
          <w:sz w:val="24"/>
          <w:szCs w:val="24"/>
          <w:rtl/>
          <w:lang w:eastAsia="he-IL"/>
        </w:rPr>
        <w:t>היועץ</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60033D76" w14:textId="77777777" w:rsidR="00525E96" w:rsidRPr="00BD794C" w:rsidRDefault="00525E96" w:rsidP="00525E9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7759BA05" w14:textId="77777777" w:rsidR="00525E96" w:rsidRPr="00BD794C" w:rsidRDefault="00525E96" w:rsidP="00525E9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היועץ 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היועץ.</w:t>
      </w:r>
    </w:p>
    <w:p w14:paraId="48425012" w14:textId="77777777"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w:t>
      </w:r>
      <w:proofErr w:type="spellStart"/>
      <w:r w:rsidRPr="00BD794C">
        <w:rPr>
          <w:rFonts w:ascii="Times New Roman" w:eastAsia="Times New Roman" w:hAnsi="Times New Roman" w:cs="David" w:hint="cs"/>
          <w:sz w:val="24"/>
          <w:szCs w:val="24"/>
          <w:rtl/>
          <w:lang w:eastAsia="he-IL"/>
        </w:rPr>
        <w:t>ב.ר</w:t>
      </w:r>
      <w:proofErr w:type="spellEnd"/>
      <w:r w:rsidRPr="00BD794C">
        <w:rPr>
          <w:rFonts w:ascii="Times New Roman" w:eastAsia="Times New Roman" w:hAnsi="Times New Roman" w:cs="David" w:hint="cs"/>
          <w:sz w:val="24"/>
          <w:szCs w:val="24"/>
          <w:rtl/>
          <w:lang w:eastAsia="he-IL"/>
        </w:rPr>
        <w:t xml:space="preserve">. 2011". </w:t>
      </w:r>
    </w:p>
    <w:p w14:paraId="33069EED" w14:textId="77777777" w:rsidR="00525E96" w:rsidRPr="00BD794C" w:rsidRDefault="00525E96" w:rsidP="00525E9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00BC284"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320250" w14:textId="77777777" w:rsidR="00525E96" w:rsidRPr="00BD794C" w:rsidRDefault="00525E96" w:rsidP="00525E96">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5F8FB863" w14:textId="77777777"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proofErr w:type="spellStart"/>
      <w:r w:rsidRPr="00BD794C">
        <w:rPr>
          <w:rFonts w:ascii="Times New Roman" w:eastAsia="Times New Roman" w:hAnsi="Times New Roman" w:cs="David" w:hint="eastAsia"/>
          <w:sz w:val="24"/>
          <w:szCs w:val="24"/>
          <w:rtl/>
          <w:lang w:eastAsia="he-IL"/>
        </w:rPr>
        <w:t>חבותו</w:t>
      </w:r>
      <w:proofErr w:type="spellEnd"/>
      <w:r w:rsidRPr="00BD794C">
        <w:rPr>
          <w:rFonts w:ascii="Times New Roman" w:eastAsia="Times New Roman" w:hAnsi="Times New Roman" w:cs="David"/>
          <w:sz w:val="24"/>
          <w:szCs w:val="24"/>
          <w:rtl/>
          <w:lang w:eastAsia="he-IL"/>
        </w:rPr>
        <w:t xml:space="preserve"> של היועץ על פי פקודת </w:t>
      </w:r>
      <w:proofErr w:type="spellStart"/>
      <w:r w:rsidRPr="00BD794C">
        <w:rPr>
          <w:rFonts w:ascii="Times New Roman" w:eastAsia="Times New Roman" w:hAnsi="Times New Roman" w:cs="David"/>
          <w:sz w:val="24"/>
          <w:szCs w:val="24"/>
          <w:rtl/>
          <w:lang w:eastAsia="he-IL"/>
        </w:rPr>
        <w:t>הנזיקין</w:t>
      </w:r>
      <w:proofErr w:type="spellEnd"/>
      <w:r w:rsidRPr="00BD794C">
        <w:rPr>
          <w:rFonts w:ascii="Times New Roman" w:eastAsia="Times New Roman" w:hAnsi="Times New Roman" w:cs="David"/>
          <w:sz w:val="24"/>
          <w:szCs w:val="24"/>
          <w:rtl/>
          <w:lang w:eastAsia="he-IL"/>
        </w:rPr>
        <w:t xml:space="preserve">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היועץ 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היועץ</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היועץ או אם ייקבע כי היא נושאת באחריות </w:t>
      </w:r>
      <w:proofErr w:type="spellStart"/>
      <w:r w:rsidRPr="00BD794C">
        <w:rPr>
          <w:rFonts w:ascii="Times New Roman" w:eastAsia="Times New Roman" w:hAnsi="Times New Roman" w:cs="David"/>
          <w:sz w:val="24"/>
          <w:szCs w:val="24"/>
          <w:rtl/>
          <w:lang w:eastAsia="he-IL"/>
        </w:rPr>
        <w:t>שילוחית</w:t>
      </w:r>
      <w:proofErr w:type="spellEnd"/>
      <w:r w:rsidRPr="00BD794C">
        <w:rPr>
          <w:rFonts w:ascii="Times New Roman" w:eastAsia="Times New Roman" w:hAnsi="Times New Roman" w:cs="David"/>
          <w:sz w:val="24"/>
          <w:szCs w:val="24"/>
          <w:rtl/>
          <w:lang w:eastAsia="he-IL"/>
        </w:rPr>
        <w:t xml:space="preserve"> לעניין חבות היועץ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27A19B96"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DA995D" w14:textId="77777777" w:rsidR="00525E96" w:rsidRPr="00BD794C" w:rsidRDefault="00525E96" w:rsidP="00525E96">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463A76C0" w14:textId="77777777" w:rsidR="00525E96" w:rsidRPr="00BD794C" w:rsidRDefault="00525E96" w:rsidP="00525E96">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lastRenderedPageBreak/>
        <w:t>לכיסוי</w:t>
      </w:r>
      <w:r w:rsidRPr="00BD794C">
        <w:rPr>
          <w:rFonts w:ascii="Times New Roman" w:eastAsia="Times New Roman" w:hAnsi="Times New Roman" w:cs="David"/>
          <w:sz w:val="24"/>
          <w:szCs w:val="24"/>
          <w:rtl/>
          <w:lang w:eastAsia="he-IL"/>
        </w:rPr>
        <w:t xml:space="preserve"> אחריות היועץ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היועץ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4BEA883A" w14:textId="77777777" w:rsidR="00525E96" w:rsidRPr="00BD794C" w:rsidRDefault="00525E96" w:rsidP="00525E96">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7F790929" w14:textId="77777777" w:rsidR="00525E96" w:rsidRPr="00BD794C" w:rsidRDefault="00525E96" w:rsidP="00525E96">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61615FE8"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FA9246A"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46E6EE3E"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4EA48E"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780BA1DE" w14:textId="77777777" w:rsidR="00525E96" w:rsidRPr="00BD794C" w:rsidRDefault="00525E96" w:rsidP="00525E96">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714DAA05"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4B808311" w14:textId="77777777" w:rsidR="00525E96" w:rsidRPr="00BD794C" w:rsidRDefault="00525E96" w:rsidP="00525E96">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1C3109C1"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היועץ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204FFE24"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D57A6E"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13C68F27" w14:textId="77777777" w:rsidR="00525E96" w:rsidRPr="00BD794C" w:rsidRDefault="00525E96" w:rsidP="00525E96">
      <w:pPr>
        <w:spacing w:before="0" w:beforeAutospacing="0" w:after="0" w:afterAutospacing="0" w:line="360" w:lineRule="auto"/>
        <w:ind w:left="720"/>
        <w:rPr>
          <w:rFonts w:ascii="Times New Roman" w:eastAsia="Times New Roman" w:hAnsi="Times New Roman" w:cs="David"/>
          <w:sz w:val="24"/>
          <w:szCs w:val="24"/>
          <w:rtl/>
        </w:rPr>
      </w:pPr>
    </w:p>
    <w:p w14:paraId="436E7FB1"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 xml:space="preserve">הפוליסות כוללות ויתור על זכות התחלוף כלפי החברה, עובדיה ומנהליה, ובלבד </w:t>
      </w:r>
      <w:proofErr w:type="spellStart"/>
      <w:r w:rsidRPr="00BD794C">
        <w:rPr>
          <w:rFonts w:ascii="Times New Roman" w:eastAsia="Times New Roman" w:hAnsi="Times New Roman" w:cs="David" w:hint="cs"/>
          <w:sz w:val="24"/>
          <w:szCs w:val="24"/>
          <w:rtl/>
          <w:lang w:eastAsia="he-IL"/>
        </w:rPr>
        <w:t>שהויתור</w:t>
      </w:r>
      <w:proofErr w:type="spellEnd"/>
      <w:r w:rsidRPr="00BD794C">
        <w:rPr>
          <w:rFonts w:ascii="Times New Roman" w:eastAsia="Times New Roman" w:hAnsi="Times New Roman" w:cs="David" w:hint="cs"/>
          <w:sz w:val="24"/>
          <w:szCs w:val="24"/>
          <w:rtl/>
          <w:lang w:eastAsia="he-IL"/>
        </w:rPr>
        <w:t xml:space="preserve"> על זכות התחלוף כאמור לא יחול לטובת מי שגרם לנזק בזדון.</w:t>
      </w:r>
    </w:p>
    <w:p w14:paraId="01258FCF"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0A97E6"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4671FFAA"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69E913"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1F44A2"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2A98E6AD"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D63CEF"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EC7E9C"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C1DBB9"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1712C3"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379269"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F8C299"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4E5C79"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3E4F38"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71F933"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71FBE8"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D9E013"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762F37"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lang w:eastAsia="he-IL"/>
        </w:rPr>
      </w:pPr>
    </w:p>
    <w:p w14:paraId="27FE23A1"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5BA99860"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14478042"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6100E3D"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0FEFEB9"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17EBA6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5C1C7E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61FB17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8E8821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AD488D9" w14:textId="0D16F305" w:rsidR="00071854" w:rsidRPr="00071854" w:rsidDel="00F8030D" w:rsidRDefault="00071854" w:rsidP="00071854">
      <w:pPr>
        <w:widowControl w:val="0"/>
        <w:spacing w:before="0" w:beforeAutospacing="0" w:after="0" w:afterAutospacing="0" w:line="240" w:lineRule="auto"/>
        <w:jc w:val="center"/>
        <w:rPr>
          <w:del w:id="93" w:author="Kook Sec" w:date="2021-06-08T11:19:00Z"/>
          <w:rFonts w:ascii="Times New Roman" w:eastAsia="Times New Roman" w:hAnsi="Times New Roman" w:cs="David"/>
          <w:b/>
          <w:bCs/>
          <w:sz w:val="24"/>
          <w:szCs w:val="24"/>
          <w:u w:val="single"/>
          <w:rtl/>
          <w:lang w:eastAsia="he-IL"/>
        </w:rPr>
      </w:pPr>
    </w:p>
    <w:p w14:paraId="5692BF67" w14:textId="7605238F" w:rsidR="00021829" w:rsidDel="00F8030D" w:rsidRDefault="00021829" w:rsidP="00071854">
      <w:pPr>
        <w:widowControl w:val="0"/>
        <w:spacing w:before="0" w:beforeAutospacing="0" w:after="0" w:afterAutospacing="0" w:line="240" w:lineRule="auto"/>
        <w:jc w:val="center"/>
        <w:rPr>
          <w:del w:id="94" w:author="Kook Sec" w:date="2021-06-08T11:19:00Z"/>
          <w:rFonts w:ascii="Times New Roman" w:eastAsia="Times New Roman" w:hAnsi="Times New Roman" w:cs="David"/>
          <w:b/>
          <w:bCs/>
          <w:sz w:val="24"/>
          <w:szCs w:val="24"/>
          <w:u w:val="single"/>
          <w:rtl/>
          <w:lang w:eastAsia="he-IL"/>
        </w:rPr>
      </w:pPr>
      <w:del w:id="95" w:author="Kook Sec" w:date="2021-06-08T11:19:00Z">
        <w:r w:rsidDel="00F8030D">
          <w:rPr>
            <w:rFonts w:ascii="Times New Roman" w:eastAsia="Times New Roman" w:hAnsi="Times New Roman" w:cs="David"/>
            <w:b/>
            <w:bCs/>
            <w:sz w:val="24"/>
            <w:szCs w:val="24"/>
            <w:u w:val="single"/>
            <w:rtl/>
            <w:lang w:eastAsia="he-IL"/>
          </w:rPr>
          <w:br w:type="page"/>
        </w:r>
      </w:del>
    </w:p>
    <w:p w14:paraId="56C5B2B3" w14:textId="3E3215F1" w:rsidR="00071854" w:rsidRPr="00071854" w:rsidDel="00F8030D" w:rsidRDefault="00071854" w:rsidP="00F8030D">
      <w:pPr>
        <w:widowControl w:val="0"/>
        <w:spacing w:before="0" w:beforeAutospacing="0" w:after="0" w:afterAutospacing="0" w:line="240" w:lineRule="auto"/>
        <w:jc w:val="center"/>
        <w:rPr>
          <w:del w:id="96" w:author="Kook Sec" w:date="2021-06-08T11:19:00Z"/>
          <w:rFonts w:ascii="Times New Roman" w:eastAsia="Times New Roman" w:hAnsi="Times New Roman" w:cs="David"/>
          <w:b/>
          <w:bCs/>
          <w:sz w:val="24"/>
          <w:szCs w:val="24"/>
          <w:u w:val="single"/>
          <w:rtl/>
          <w:lang w:eastAsia="he-IL"/>
        </w:rPr>
        <w:pPrChange w:id="97" w:author="Kook Sec" w:date="2021-06-08T11:19:00Z">
          <w:pPr>
            <w:widowControl w:val="0"/>
            <w:spacing w:before="0" w:beforeAutospacing="0" w:after="0" w:afterAutospacing="0" w:line="240" w:lineRule="auto"/>
            <w:jc w:val="center"/>
          </w:pPr>
        </w:pPrChange>
      </w:pPr>
    </w:p>
    <w:p w14:paraId="79656686" w14:textId="22809518" w:rsidR="00071854" w:rsidRPr="00071854" w:rsidDel="00F8030D" w:rsidRDefault="00071854" w:rsidP="00071854">
      <w:pPr>
        <w:widowControl w:val="0"/>
        <w:spacing w:before="0" w:beforeAutospacing="0" w:after="0" w:afterAutospacing="0" w:line="240" w:lineRule="auto"/>
        <w:jc w:val="center"/>
        <w:rPr>
          <w:del w:id="98" w:author="Kook Sec" w:date="2021-06-08T11:19:00Z"/>
          <w:rFonts w:ascii="Times New Roman" w:eastAsia="Times New Roman" w:hAnsi="Times New Roman" w:cs="David"/>
          <w:b/>
          <w:bCs/>
          <w:sz w:val="24"/>
          <w:szCs w:val="24"/>
          <w:u w:val="single"/>
          <w:rtl/>
          <w:lang w:eastAsia="he-IL"/>
        </w:rPr>
      </w:pPr>
    </w:p>
    <w:p w14:paraId="421B194B" w14:textId="39E48BB1" w:rsidR="00071854" w:rsidRPr="00071854" w:rsidDel="00F8030D" w:rsidRDefault="00071854" w:rsidP="00071854">
      <w:pPr>
        <w:widowControl w:val="0"/>
        <w:spacing w:before="0" w:beforeAutospacing="0" w:after="0" w:afterAutospacing="0" w:line="240" w:lineRule="auto"/>
        <w:jc w:val="center"/>
        <w:rPr>
          <w:del w:id="99" w:author="Kook Sec" w:date="2021-06-08T11:19:00Z"/>
          <w:rFonts w:ascii="Times New Roman" w:eastAsia="Times New Roman" w:hAnsi="Times New Roman" w:cs="David"/>
          <w:b/>
          <w:bCs/>
          <w:sz w:val="24"/>
          <w:szCs w:val="24"/>
          <w:u w:val="single"/>
          <w:rtl/>
          <w:lang w:eastAsia="he-IL"/>
        </w:rPr>
      </w:pPr>
    </w:p>
    <w:p w14:paraId="24A61A67" w14:textId="0FCFD434" w:rsidR="00071854" w:rsidRPr="00071854" w:rsidDel="00F8030D" w:rsidRDefault="00071854" w:rsidP="00071854">
      <w:pPr>
        <w:spacing w:before="0" w:beforeAutospacing="0" w:after="0" w:afterAutospacing="0" w:line="240" w:lineRule="auto"/>
        <w:rPr>
          <w:del w:id="100" w:author="Kook Sec" w:date="2021-06-08T11:19:00Z"/>
          <w:rFonts w:ascii="Times New Roman" w:eastAsia="Times New Roman" w:hAnsi="Times New Roman" w:cs="David"/>
          <w:sz w:val="24"/>
          <w:szCs w:val="24"/>
          <w:rtl/>
        </w:rPr>
      </w:pPr>
    </w:p>
    <w:p w14:paraId="134FB83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נספח "ח"</w:t>
      </w:r>
    </w:p>
    <w:p w14:paraId="7459C9F3"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3A5582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69349B9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2413F74"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3C2C11F1"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01B92B5D"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37C135F9"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0A406B3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45E4B6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07FF5F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80B605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7AD2A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DEF1DB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954BEC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328312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7F1D8D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417A03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96B4DF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49A64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21DD4E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7D535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BF438D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335FF3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98C38F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3725C3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49310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3EBB5F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4B069F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EDE337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D6A784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894762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286CCB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868EBB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C28884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A00E4B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F53CB1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CA27C6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08A855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D29DD8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24611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0AE133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123E69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95319B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40F0F1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0C21FA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245E62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E9BF3E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FE907E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9E06C0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19C226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DE1950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21FEB5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D9342DD"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578FA37" w14:textId="77777777"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D23F955"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820F458"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34A8BDE"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E48A75"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A076EF"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FF6CCB"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AFD638A" w14:textId="77777777" w:rsidR="00B50A1C" w:rsidRPr="00B27B4C" w:rsidRDefault="003C42E4"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01" w:author="Kook Sec" w:date="2019-12-03T15:10:00Z">
            <w:r w:rsidR="00E445E4">
              <w:rPr>
                <w:rFonts w:ascii="Times New Roman" w:eastAsia="Times New Roman" w:hAnsi="Times New Roman" w:cs="David" w:hint="cs"/>
                <w:color w:val="008000"/>
                <w:sz w:val="24"/>
                <w:szCs w:val="24"/>
                <w:rtl/>
                <w:lang w:eastAsia="he-IL"/>
              </w:rPr>
              <w:br/>
              <w:t>א.מ. ישראל מגורים יזמות בע"מ</w:t>
            </w:r>
            <w:r w:rsidR="00E445E4">
              <w:rPr>
                <w:rFonts w:ascii="Times New Roman" w:eastAsia="Times New Roman" w:hAnsi="Times New Roman" w:cs="David" w:hint="cs"/>
                <w:color w:val="008000"/>
                <w:sz w:val="24"/>
                <w:szCs w:val="24"/>
                <w:rtl/>
                <w:lang w:eastAsia="he-IL"/>
              </w:rPr>
              <w:br/>
              <w:t>יוני נתניהו 1 אור יהודה</w:t>
            </w:r>
            <w:r w:rsidR="00E445E4">
              <w:rPr>
                <w:rFonts w:ascii="Times New Roman" w:eastAsia="Times New Roman" w:hAnsi="Times New Roman" w:cs="David" w:hint="cs"/>
                <w:color w:val="008000"/>
                <w:sz w:val="24"/>
                <w:szCs w:val="24"/>
                <w:rtl/>
                <w:lang w:eastAsia="he-IL"/>
              </w:rPr>
              <w:br/>
              <w:t>514957794</w:t>
            </w:r>
            <w:r w:rsidR="00E445E4">
              <w:rPr>
                <w:rFonts w:ascii="Times New Roman" w:eastAsia="Times New Roman" w:hAnsi="Times New Roman" w:cs="David" w:hint="cs"/>
                <w:color w:val="008000"/>
                <w:sz w:val="24"/>
                <w:szCs w:val="24"/>
                <w:rtl/>
                <w:lang w:eastAsia="he-IL"/>
              </w:rPr>
              <w:br/>
            </w:r>
          </w:ins>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25E07D07"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292B7E"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765239"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3D193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6FC4763" w14:textId="79E2A819"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2" w:author="Kook Sec" w:date="2021-06-08T10:49:00Z">
            <w:r w:rsidR="003C42E4">
              <w:rPr>
                <w:rFonts w:ascii="Times New Roman" w:eastAsia="Times New Roman" w:hAnsi="Times New Roman" w:cs="David"/>
                <w:color w:val="008000"/>
                <w:sz w:val="24"/>
                <w:szCs w:val="24"/>
                <w:rtl/>
                <w:lang w:eastAsia="he-IL"/>
              </w:rPr>
              <w:t>מגנזי הנדסת קרקע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74B9207"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2E1A6B"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B848B8"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CAB07C"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E13F43"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44F2B7"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62021C9"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BCE48D"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98C878"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4F75DD"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1698A10" w14:textId="7A8382C9" w:rsidR="00B50A1C" w:rsidRPr="00B27B4C" w:rsidRDefault="003C42E4"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3" w:author="Kook Sec" w:date="2021-06-08T10:49:00Z">
            <w:r>
              <w:rPr>
                <w:rFonts w:ascii="Times New Roman" w:eastAsia="Times New Roman" w:hAnsi="Times New Roman" w:cs="David" w:hint="cs"/>
                <w:color w:val="00B0F0"/>
                <w:sz w:val="24"/>
                <w:szCs w:val="24"/>
                <w:u w:val="single"/>
                <w:rtl/>
                <w:lang w:eastAsia="he-IL"/>
              </w:rPr>
              <w:t>מגנזי הנדסת קרקע בע"מ</w:t>
            </w:r>
          </w:ins>
        </w:sdtContent>
      </w:sdt>
    </w:p>
    <w:p w14:paraId="18E23512"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91AC24A"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29C670D"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52A3337"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EFBA87C"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77B7F48"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7CEA5A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04" w:author="Kook Sec" w:date="2019-12-03T15:10:00Z">
            <w:r w:rsidR="00E445E4">
              <w:rPr>
                <w:rFonts w:ascii="Times New Roman" w:eastAsia="Times New Roman" w:hAnsi="Times New Roman" w:cs="David" w:hint="cs"/>
                <w:color w:val="008000"/>
                <w:sz w:val="24"/>
                <w:szCs w:val="24"/>
                <w:rtl/>
                <w:lang w:eastAsia="he-IL"/>
              </w:rPr>
              <w:br/>
              <w:t>א.מ. ישראל מגורים יזמות בע"מ</w:t>
            </w:r>
            <w:r w:rsidR="00E445E4">
              <w:rPr>
                <w:rFonts w:ascii="Times New Roman" w:eastAsia="Times New Roman" w:hAnsi="Times New Roman" w:cs="David" w:hint="cs"/>
                <w:color w:val="008000"/>
                <w:sz w:val="24"/>
                <w:szCs w:val="24"/>
                <w:rtl/>
                <w:lang w:eastAsia="he-IL"/>
              </w:rPr>
              <w:br/>
              <w:t>יוני נתניהו 1 אור יהודה</w:t>
            </w:r>
            <w:r w:rsidR="00E445E4">
              <w:rPr>
                <w:rFonts w:ascii="Times New Roman" w:eastAsia="Times New Roman" w:hAnsi="Times New Roman" w:cs="David" w:hint="cs"/>
                <w:color w:val="008000"/>
                <w:sz w:val="24"/>
                <w:szCs w:val="24"/>
                <w:rtl/>
                <w:lang w:eastAsia="he-IL"/>
              </w:rPr>
              <w:br/>
              <w:t>514957794</w:t>
            </w:r>
            <w:r w:rsidR="00E445E4">
              <w:rPr>
                <w:rFonts w:ascii="Times New Roman" w:eastAsia="Times New Roman" w:hAnsi="Times New Roman" w:cs="David" w:hint="cs"/>
                <w:color w:val="008000"/>
                <w:sz w:val="24"/>
                <w:szCs w:val="24"/>
                <w:rtl/>
                <w:lang w:eastAsia="he-IL"/>
              </w:rPr>
              <w:br/>
            </w:r>
          </w:ins>
        </w:sdtContent>
      </w:sdt>
    </w:p>
    <w:p w14:paraId="5DB5CFD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F3FCB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0533EC5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FEFEA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87D25B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41CA26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8F9A8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5289EC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25F77A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7D3EB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6DAF90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90242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9C80F9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0ACD6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76AF1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C2750C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51E8A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05862FB"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9DA161F"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5E8F5C0E"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CCB7926"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4F38E81"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EAED3AF" w14:textId="59233F0B" w:rsidR="00B50A1C" w:rsidRPr="009130F0" w:rsidRDefault="00B50A1C" w:rsidP="00F8030D">
      <w:pPr>
        <w:widowControl w:val="0"/>
        <w:spacing w:before="0" w:beforeAutospacing="0" w:after="0" w:afterAutospacing="0" w:line="240" w:lineRule="auto"/>
        <w:ind w:left="4435" w:hanging="719"/>
        <w:rPr>
          <w:rFonts w:ascii="Times New Roman" w:eastAsia="Times New Roman" w:hAnsi="Times New Roman" w:cs="David"/>
          <w:color w:val="00B0F0"/>
          <w:sz w:val="24"/>
          <w:szCs w:val="24"/>
          <w:rtl/>
          <w:lang w:eastAsia="he-IL"/>
        </w:rPr>
        <w:pPrChange w:id="105" w:author="Kook Sec" w:date="2021-06-08T11:20:00Z">
          <w:pPr>
            <w:widowControl w:val="0"/>
            <w:spacing w:before="0" w:beforeAutospacing="0" w:after="0" w:afterAutospacing="0" w:line="240" w:lineRule="auto"/>
            <w:ind w:left="4435" w:hanging="71"/>
          </w:pPr>
        </w:pPrChange>
      </w:pPr>
      <w:r w:rsidRPr="009130F0">
        <w:rPr>
          <w:rFonts w:ascii="Times New Roman" w:eastAsia="Times New Roman" w:hAnsi="Times New Roman" w:cs="David" w:hint="cs"/>
          <w:color w:val="00B0F0"/>
          <w:sz w:val="24"/>
          <w:szCs w:val="24"/>
          <w:rtl/>
          <w:lang w:eastAsia="he-IL"/>
        </w:rPr>
        <w:t xml:space="preserve">   </w:t>
      </w:r>
      <w:bookmarkStart w:id="106" w:name="_GoBack"/>
      <w:bookmarkEnd w:id="106"/>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7" w:author="Kook Sec" w:date="2021-06-08T10:49:00Z">
            <w:r w:rsidR="003C42E4">
              <w:rPr>
                <w:rFonts w:ascii="Times New Roman" w:eastAsia="Times New Roman" w:hAnsi="Times New Roman" w:cs="David" w:hint="cs"/>
                <w:color w:val="00B0F0"/>
                <w:sz w:val="24"/>
                <w:szCs w:val="24"/>
                <w:u w:val="single"/>
                <w:rtl/>
                <w:lang w:eastAsia="he-IL"/>
              </w:rPr>
              <w:t>מגנזי הנדסת קרקע בע"מ</w:t>
            </w:r>
          </w:ins>
        </w:sdtContent>
      </w:sdt>
    </w:p>
    <w:p w14:paraId="43FBE533"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1949C7C"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441B6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8DC673C"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A71255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1B24B74"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0057A9B"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D3D6181"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6D2597F"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EC0297C"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D047DC5"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1059D4FF" w14:textId="77777777" w:rsidR="00B50A1C" w:rsidRPr="00B27B4C" w:rsidDel="00F8030D" w:rsidRDefault="00B50A1C" w:rsidP="00B50A1C">
      <w:pPr>
        <w:spacing w:before="0" w:beforeAutospacing="0" w:after="0" w:afterAutospacing="0" w:line="240" w:lineRule="auto"/>
        <w:rPr>
          <w:del w:id="108" w:author="Kook Sec" w:date="2021-06-08T11:20:00Z"/>
          <w:rFonts w:ascii="Times New Roman" w:eastAsia="Times New Roman" w:hAnsi="Times New Roman" w:cs="David"/>
          <w:sz w:val="20"/>
          <w:szCs w:val="24"/>
          <w:rtl/>
        </w:rPr>
      </w:pPr>
    </w:p>
    <w:p w14:paraId="614CF9BA" w14:textId="77777777" w:rsidR="00B50A1C" w:rsidRPr="00B27B4C" w:rsidDel="00F8030D" w:rsidRDefault="00B50A1C" w:rsidP="00B50A1C">
      <w:pPr>
        <w:widowControl w:val="0"/>
        <w:bidi w:val="0"/>
        <w:spacing w:before="0" w:beforeAutospacing="0" w:after="0" w:afterAutospacing="0" w:line="240" w:lineRule="auto"/>
        <w:jc w:val="right"/>
        <w:rPr>
          <w:del w:id="109" w:author="Kook Sec" w:date="2021-06-08T11:20:00Z"/>
          <w:rFonts w:ascii="Times New Roman" w:eastAsia="Times New Roman" w:hAnsi="Times New Roman" w:cs="David"/>
          <w:sz w:val="20"/>
          <w:szCs w:val="20"/>
          <w:rtl/>
          <w:lang w:eastAsia="he-IL"/>
        </w:rPr>
      </w:pPr>
    </w:p>
    <w:p w14:paraId="61152C29" w14:textId="77777777" w:rsidR="00B50A1C" w:rsidRPr="0047052D" w:rsidDel="00F8030D" w:rsidRDefault="00B50A1C" w:rsidP="00B50A1C">
      <w:pPr>
        <w:widowControl w:val="0"/>
        <w:spacing w:before="0" w:beforeAutospacing="0" w:after="0" w:afterAutospacing="0" w:line="240" w:lineRule="auto"/>
        <w:jc w:val="both"/>
        <w:rPr>
          <w:del w:id="110" w:author="Kook Sec" w:date="2021-06-08T11:20:00Z"/>
        </w:rPr>
      </w:pPr>
    </w:p>
    <w:p w14:paraId="044C07B3" w14:textId="77777777" w:rsidR="00071854" w:rsidRPr="00071854" w:rsidDel="00F8030D" w:rsidRDefault="00071854" w:rsidP="00071854">
      <w:pPr>
        <w:widowControl w:val="0"/>
        <w:bidi w:val="0"/>
        <w:spacing w:before="0" w:beforeAutospacing="0" w:after="0" w:afterAutospacing="0" w:line="240" w:lineRule="auto"/>
        <w:jc w:val="right"/>
        <w:rPr>
          <w:del w:id="111" w:author="Kook Sec" w:date="2021-06-08T11:20:00Z"/>
          <w:rFonts w:ascii="Times New Roman" w:eastAsia="Times New Roman" w:hAnsi="Times New Roman" w:cs="David"/>
          <w:sz w:val="24"/>
          <w:szCs w:val="24"/>
          <w:rtl/>
          <w:lang w:eastAsia="he-IL"/>
        </w:rPr>
      </w:pPr>
    </w:p>
    <w:p w14:paraId="73D01998"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5107B2" w14:textId="77777777" w:rsidR="003C42E4" w:rsidRDefault="003C42E4" w:rsidP="00AF234B">
      <w:pPr>
        <w:spacing w:before="0" w:after="0" w:line="240" w:lineRule="auto"/>
      </w:pPr>
      <w:r>
        <w:separator/>
      </w:r>
    </w:p>
  </w:endnote>
  <w:endnote w:type="continuationSeparator" w:id="0">
    <w:p w14:paraId="7248C69A" w14:textId="77777777" w:rsidR="003C42E4" w:rsidRDefault="003C42E4" w:rsidP="00AF234B">
      <w:pPr>
        <w:spacing w:before="0" w:after="0" w:line="240" w:lineRule="auto"/>
      </w:pPr>
      <w:r>
        <w:continuationSeparator/>
      </w:r>
    </w:p>
  </w:endnote>
  <w:endnote w:type="continuationNotice" w:id="1">
    <w:p w14:paraId="7D21AF78" w14:textId="77777777" w:rsidR="003C42E4" w:rsidRDefault="003C42E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92"/>
      <w:gridCol w:w="2810"/>
      <w:gridCol w:w="232"/>
      <w:gridCol w:w="1041"/>
      <w:gridCol w:w="1821"/>
    </w:tblGrid>
    <w:tr w:rsidR="003C42E4" w:rsidRPr="00F9528C" w14:paraId="2A68D3DC" w14:textId="77777777" w:rsidTr="003C42E4">
      <w:tc>
        <w:tcPr>
          <w:tcW w:w="753" w:type="dxa"/>
        </w:tcPr>
        <w:p w14:paraId="4A6089C3"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s="Arial"/>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491CCD0" w14:textId="274AF149" w:rsidR="003C42E4" w:rsidRPr="00F9528C" w:rsidRDefault="003C42E4" w:rsidP="003C42E4">
              <w:pPr>
                <w:tabs>
                  <w:tab w:val="center" w:pos="4153"/>
                  <w:tab w:val="right" w:pos="8306"/>
                </w:tabs>
                <w:spacing w:before="0" w:after="0" w:line="240" w:lineRule="auto"/>
                <w:rPr>
                  <w:rFonts w:ascii="David" w:hAnsi="David"/>
                  <w:color w:val="00B0F0"/>
                  <w:sz w:val="20"/>
                  <w:szCs w:val="20"/>
                  <w:rtl/>
                </w:rPr>
              </w:pPr>
              <w:ins w:id="112" w:author="Kook Sec" w:date="2021-06-08T10:48:00Z">
                <w:r w:rsidRPr="003C42E4">
                  <w:rPr>
                    <w:rFonts w:ascii="David" w:hAnsi="David" w:cs="Arial"/>
                    <w:color w:val="00B0F0"/>
                    <w:sz w:val="20"/>
                    <w:szCs w:val="20"/>
                    <w:rtl/>
                  </w:rPr>
                  <w:t>א.מ ישראל מגורים יזמות בע"מ</w:t>
                </w:r>
              </w:ins>
            </w:p>
          </w:tc>
        </w:sdtContent>
      </w:sdt>
      <w:tc>
        <w:tcPr>
          <w:tcW w:w="2232" w:type="dxa"/>
        </w:tcPr>
        <w:p w14:paraId="186B32A3"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ייעוץ ביסוס קרקע</w:t>
              </w:r>
            </w:sdtContent>
          </w:sdt>
        </w:p>
      </w:tc>
      <w:tc>
        <w:tcPr>
          <w:tcW w:w="236" w:type="dxa"/>
        </w:tcPr>
        <w:p w14:paraId="6382606B" w14:textId="77777777" w:rsidR="003C42E4" w:rsidRPr="00F9528C" w:rsidRDefault="003C42E4" w:rsidP="003C42E4">
          <w:pPr>
            <w:tabs>
              <w:tab w:val="center" w:pos="4153"/>
              <w:tab w:val="right" w:pos="8306"/>
            </w:tabs>
            <w:spacing w:before="0" w:after="0" w:line="240" w:lineRule="auto"/>
            <w:rPr>
              <w:rFonts w:ascii="David" w:hAnsi="David"/>
              <w:sz w:val="16"/>
              <w:szCs w:val="16"/>
              <w:rtl/>
            </w:rPr>
          </w:pPr>
        </w:p>
      </w:tc>
      <w:tc>
        <w:tcPr>
          <w:tcW w:w="1129" w:type="dxa"/>
        </w:tcPr>
        <w:p w14:paraId="1BB9D478"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4318D324" w14:textId="37B29623" w:rsidR="003C42E4" w:rsidRPr="00F9528C" w:rsidRDefault="003C42E4" w:rsidP="003C42E4">
              <w:pPr>
                <w:tabs>
                  <w:tab w:val="center" w:pos="4153"/>
                  <w:tab w:val="right" w:pos="8306"/>
                </w:tabs>
                <w:spacing w:before="0" w:after="0" w:line="240" w:lineRule="auto"/>
                <w:rPr>
                  <w:rFonts w:ascii="David" w:hAnsi="David"/>
                  <w:sz w:val="20"/>
                  <w:szCs w:val="20"/>
                  <w:rtl/>
                </w:rPr>
              </w:pPr>
              <w:del w:id="113" w:author="Kook Sec" w:date="2021-06-08T10:46:00Z">
                <w:r w:rsidDel="003C42E4">
                  <w:rPr>
                    <w:rFonts w:ascii="David" w:hAnsi="David" w:hint="cs"/>
                    <w:sz w:val="20"/>
                    <w:szCs w:val="20"/>
                  </w:rPr>
                  <w:delText>CONT-5-664</w:delText>
                </w:r>
              </w:del>
              <w:ins w:id="114" w:author="Kook Sec" w:date="2021-06-08T10:46:00Z">
                <w:r>
                  <w:rPr>
                    <w:rFonts w:ascii="David" w:hAnsi="David" w:hint="cs"/>
                    <w:sz w:val="20"/>
                    <w:szCs w:val="20"/>
                  </w:rPr>
                  <w:t>CO</w:t>
                </w:r>
                <w:r>
                  <w:rPr>
                    <w:rFonts w:ascii="David" w:hAnsi="David" w:hint="cs"/>
                    <w:sz w:val="20"/>
                    <w:szCs w:val="20"/>
                    <w:rtl/>
                  </w:rPr>
                  <w:t>NT-10-1869</w:t>
                </w:r>
              </w:ins>
            </w:p>
          </w:tc>
        </w:sdtContent>
      </w:sdt>
    </w:tr>
    <w:tr w:rsidR="003C42E4" w:rsidRPr="00F9528C" w14:paraId="77060663" w14:textId="77777777" w:rsidTr="003C42E4">
      <w:tc>
        <w:tcPr>
          <w:tcW w:w="753" w:type="dxa"/>
        </w:tcPr>
        <w:p w14:paraId="12947937"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64FAE1BC" w14:textId="78D78F8C" w:rsidR="003C42E4" w:rsidRPr="00F9528C" w:rsidRDefault="003C42E4" w:rsidP="003C42E4">
              <w:pPr>
                <w:tabs>
                  <w:tab w:val="center" w:pos="4153"/>
                  <w:tab w:val="right" w:pos="8306"/>
                </w:tabs>
                <w:spacing w:before="0" w:after="0" w:line="240" w:lineRule="auto"/>
                <w:rPr>
                  <w:rFonts w:ascii="David" w:hAnsi="David"/>
                  <w:color w:val="00B0F0"/>
                  <w:sz w:val="20"/>
                  <w:szCs w:val="20"/>
                  <w:rtl/>
                </w:rPr>
              </w:pPr>
              <w:ins w:id="115" w:author="Kook Sec" w:date="2021-06-08T10:48:00Z">
                <w:r>
                  <w:rPr>
                    <w:rFonts w:ascii="David" w:hAnsi="David" w:hint="cs"/>
                    <w:color w:val="00B0F0"/>
                    <w:sz w:val="20"/>
                    <w:szCs w:val="20"/>
                    <w:rtl/>
                  </w:rPr>
                  <w:t>מגנזי הנדסת קרקע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C42E4" w:rsidRPr="00F9528C" w14:paraId="71C6671C" w14:textId="77777777" w:rsidTr="003C42E4">
            <w:trPr>
              <w:trHeight w:val="201"/>
            </w:trPr>
            <w:tc>
              <w:tcPr>
                <w:tcW w:w="926" w:type="dxa"/>
              </w:tcPr>
              <w:p w14:paraId="07B2D054"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1EED09F" w14:textId="77777777" w:rsidR="003C42E4" w:rsidRPr="00F9528C" w:rsidRDefault="003C42E4" w:rsidP="003C42E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36E870B"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p>
      </w:tc>
      <w:tc>
        <w:tcPr>
          <w:tcW w:w="236" w:type="dxa"/>
        </w:tcPr>
        <w:p w14:paraId="223FA42A"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p>
      </w:tc>
      <w:tc>
        <w:tcPr>
          <w:tcW w:w="1129" w:type="dxa"/>
        </w:tcPr>
        <w:p w14:paraId="7E8999B3"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FDA5BF0" w14:textId="77777777" w:rsidR="003C42E4" w:rsidRPr="00F9528C" w:rsidRDefault="003C42E4" w:rsidP="003C42E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3C42E4" w:rsidRPr="00F9528C" w14:paraId="797B3312" w14:textId="77777777" w:rsidTr="003C42E4">
      <w:trPr>
        <w:trHeight w:val="80"/>
      </w:trPr>
      <w:tc>
        <w:tcPr>
          <w:tcW w:w="753" w:type="dxa"/>
        </w:tcPr>
        <w:p w14:paraId="3D2FFC13"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p>
      </w:tc>
      <w:tc>
        <w:tcPr>
          <w:tcW w:w="1883" w:type="dxa"/>
        </w:tcPr>
        <w:p w14:paraId="74E64555" w14:textId="77777777" w:rsidR="003C42E4" w:rsidRPr="00F9528C" w:rsidRDefault="003C42E4" w:rsidP="003C42E4">
          <w:pPr>
            <w:tabs>
              <w:tab w:val="center" w:pos="4153"/>
              <w:tab w:val="right" w:pos="8306"/>
            </w:tabs>
            <w:spacing w:before="0" w:after="0" w:line="240" w:lineRule="auto"/>
            <w:rPr>
              <w:rFonts w:ascii="David" w:hAnsi="David"/>
              <w:color w:val="00B0F0"/>
              <w:sz w:val="20"/>
              <w:szCs w:val="20"/>
              <w:rtl/>
            </w:rPr>
          </w:pPr>
        </w:p>
      </w:tc>
      <w:tc>
        <w:tcPr>
          <w:tcW w:w="2232" w:type="dxa"/>
        </w:tcPr>
        <w:p w14:paraId="40FEC551"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p>
      </w:tc>
      <w:tc>
        <w:tcPr>
          <w:tcW w:w="236" w:type="dxa"/>
        </w:tcPr>
        <w:p w14:paraId="08E47C96"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p>
      </w:tc>
      <w:tc>
        <w:tcPr>
          <w:tcW w:w="1129" w:type="dxa"/>
        </w:tcPr>
        <w:p w14:paraId="408C36E5"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p>
      </w:tc>
      <w:tc>
        <w:tcPr>
          <w:tcW w:w="2073" w:type="dxa"/>
        </w:tcPr>
        <w:p w14:paraId="5E22D611" w14:textId="77777777" w:rsidR="003C42E4" w:rsidRPr="00F9528C" w:rsidRDefault="003C42E4" w:rsidP="003C42E4">
          <w:pPr>
            <w:tabs>
              <w:tab w:val="center" w:pos="4153"/>
              <w:tab w:val="right" w:pos="8306"/>
            </w:tabs>
            <w:spacing w:before="0" w:after="0" w:line="240" w:lineRule="auto"/>
            <w:rPr>
              <w:rFonts w:ascii="David" w:hAnsi="David"/>
              <w:sz w:val="20"/>
              <w:szCs w:val="20"/>
              <w:rtl/>
            </w:rPr>
          </w:pPr>
        </w:p>
      </w:tc>
    </w:tr>
  </w:tbl>
  <w:p w14:paraId="06634522" w14:textId="77777777" w:rsidR="003C42E4" w:rsidRPr="00BD284A" w:rsidRDefault="003C42E4" w:rsidP="00BD284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E8E23B" w14:textId="77777777" w:rsidR="003C42E4" w:rsidRDefault="003C42E4" w:rsidP="00AF234B">
      <w:pPr>
        <w:spacing w:before="0" w:after="0" w:line="240" w:lineRule="auto"/>
      </w:pPr>
      <w:r>
        <w:separator/>
      </w:r>
    </w:p>
  </w:footnote>
  <w:footnote w:type="continuationSeparator" w:id="0">
    <w:p w14:paraId="1AF57081" w14:textId="77777777" w:rsidR="003C42E4" w:rsidRDefault="003C42E4" w:rsidP="00AF234B">
      <w:pPr>
        <w:spacing w:before="0" w:after="0" w:line="240" w:lineRule="auto"/>
      </w:pPr>
      <w:r>
        <w:continuationSeparator/>
      </w:r>
    </w:p>
  </w:footnote>
  <w:footnote w:type="continuationNotice" w:id="1">
    <w:p w14:paraId="288D8E09" w14:textId="77777777" w:rsidR="003C42E4" w:rsidRDefault="003C42E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92596257"/>
      <w:docPartObj>
        <w:docPartGallery w:val="Page Numbers (Top of Page)"/>
        <w:docPartUnique/>
      </w:docPartObj>
    </w:sdtPr>
    <w:sdtContent>
      <w:p w14:paraId="3B3D51E9" w14:textId="77777777" w:rsidR="003C42E4" w:rsidRDefault="003C42E4" w:rsidP="00CF334C">
        <w:pPr>
          <w:pStyle w:val="a3"/>
          <w:jc w:val="center"/>
        </w:pPr>
        <w:r>
          <w:fldChar w:fldCharType="begin"/>
        </w:r>
        <w:r>
          <w:instrText xml:space="preserve"> PAGE   \* MERGEFORMAT </w:instrText>
        </w:r>
        <w:r>
          <w:fldChar w:fldCharType="separate"/>
        </w:r>
        <w:r>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3"/>
  </w:num>
  <w:num w:numId="14">
    <w:abstractNumId w:val="11"/>
  </w:num>
  <w:num w:numId="15">
    <w:abstractNumId w:val="20"/>
  </w:num>
  <w:num w:numId="16">
    <w:abstractNumId w:val="25"/>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1"/>
    </w:lvlOverride>
  </w:num>
  <w:num w:numId="34">
    <w:abstractNumId w:val="4"/>
  </w:num>
  <w:num w:numId="35">
    <w:abstractNumId w:val="7"/>
  </w:num>
  <w:num w:numId="36">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1829"/>
    <w:rsid w:val="00071854"/>
    <w:rsid w:val="00134C85"/>
    <w:rsid w:val="001A0C3C"/>
    <w:rsid w:val="001A69D5"/>
    <w:rsid w:val="001C502F"/>
    <w:rsid w:val="00214ACF"/>
    <w:rsid w:val="00220122"/>
    <w:rsid w:val="00272745"/>
    <w:rsid w:val="002B2234"/>
    <w:rsid w:val="0030703A"/>
    <w:rsid w:val="00321C50"/>
    <w:rsid w:val="003C42E4"/>
    <w:rsid w:val="00525E96"/>
    <w:rsid w:val="00552E11"/>
    <w:rsid w:val="005F46C7"/>
    <w:rsid w:val="00666119"/>
    <w:rsid w:val="0072103C"/>
    <w:rsid w:val="008C64C6"/>
    <w:rsid w:val="00942177"/>
    <w:rsid w:val="00976927"/>
    <w:rsid w:val="00A42271"/>
    <w:rsid w:val="00AF234B"/>
    <w:rsid w:val="00B50A1C"/>
    <w:rsid w:val="00BD284A"/>
    <w:rsid w:val="00BD72C4"/>
    <w:rsid w:val="00BE17B4"/>
    <w:rsid w:val="00CF334C"/>
    <w:rsid w:val="00E445E4"/>
    <w:rsid w:val="00E679C7"/>
    <w:rsid w:val="00EC37B6"/>
    <w:rsid w:val="00F21BBE"/>
    <w:rsid w:val="00F8030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1E151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a3"/>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a3"/>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a3"/>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a3"/>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a3"/>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a3"/>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a3"/>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a3"/>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a3"/>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a3"/>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a3"/>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a3"/>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a3"/>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a3"/>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a3"/>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a3"/>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a3"/>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a3"/>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a3"/>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a3"/>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a3"/>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a3"/>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a3"/>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a3"/>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a3"/>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a3"/>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a3"/>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a3"/>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a3"/>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a3"/>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a3"/>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a3"/>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a3"/>
              <w:rtl/>
            </w:rPr>
            <w:t>[שם ספק]</w:t>
          </w:r>
        </w:p>
      </w:docPartBody>
    </w:docPart>
    <w:docPart>
      <w:docPartPr>
        <w:name w:val="B08F9EA163E3483DB147AFD04AE1C1D2"/>
        <w:category>
          <w:name w:val="כללי"/>
          <w:gallery w:val="placeholder"/>
        </w:category>
        <w:types>
          <w:type w:val="bbPlcHdr"/>
        </w:types>
        <w:behaviors>
          <w:behavior w:val="content"/>
        </w:behaviors>
        <w:guid w:val="{B725CBF9-E6D3-41B1-A57B-3F656B5FD4B8}"/>
      </w:docPartPr>
      <w:docPartBody>
        <w:p w:rsidR="00657572" w:rsidRDefault="00370314" w:rsidP="00370314">
          <w:pPr>
            <w:pStyle w:val="B08F9EA163E3483DB147AFD04AE1C1D2"/>
          </w:pPr>
          <w:r w:rsidRPr="00F936C8">
            <w:rPr>
              <w:rStyle w:val="a3"/>
              <w:rtl/>
            </w:rPr>
            <w:t>[צד א בחוזה]</w:t>
          </w:r>
        </w:p>
      </w:docPartBody>
    </w:docPart>
    <w:docPart>
      <w:docPartPr>
        <w:name w:val="4F41B09CC46F4DD9ACE36893C16FFB80"/>
        <w:category>
          <w:name w:val="כללי"/>
          <w:gallery w:val="placeholder"/>
        </w:category>
        <w:types>
          <w:type w:val="bbPlcHdr"/>
        </w:types>
        <w:behaviors>
          <w:behavior w:val="content"/>
        </w:behaviors>
        <w:guid w:val="{7C472069-D589-4D16-8C73-691A996B604C}"/>
      </w:docPartPr>
      <w:docPartBody>
        <w:p w:rsidR="00657572" w:rsidRDefault="00370314" w:rsidP="00370314">
          <w:pPr>
            <w:pStyle w:val="4F41B09CC46F4DD9ACE36893C16FFB80"/>
          </w:pPr>
          <w:r w:rsidRPr="000E16FF">
            <w:rPr>
              <w:rStyle w:val="a3"/>
              <w:rtl/>
            </w:rPr>
            <w:t>[שם ספק]</w:t>
          </w:r>
        </w:p>
      </w:docPartBody>
    </w:docPart>
    <w:docPart>
      <w:docPartPr>
        <w:name w:val="F96F3B6E2E1B401C8E107A01E86E5D2E"/>
        <w:category>
          <w:name w:val="כללי"/>
          <w:gallery w:val="placeholder"/>
        </w:category>
        <w:types>
          <w:type w:val="bbPlcHdr"/>
        </w:types>
        <w:behaviors>
          <w:behavior w:val="content"/>
        </w:behaviors>
        <w:guid w:val="{92AC698E-C5CF-4C86-8C54-5B2D01504168}"/>
      </w:docPartPr>
      <w:docPartBody>
        <w:p w:rsidR="00657572" w:rsidRDefault="00370314" w:rsidP="00370314">
          <w:pPr>
            <w:pStyle w:val="F96F3B6E2E1B401C8E107A01E86E5D2E"/>
          </w:pPr>
          <w:r w:rsidRPr="00EA366E">
            <w:rPr>
              <w:rStyle w:val="a3"/>
              <w:rtl/>
            </w:rPr>
            <w:t>[תאריך חתימת חוזה]</w:t>
          </w:r>
        </w:p>
      </w:docPartBody>
    </w:docPart>
    <w:docPart>
      <w:docPartPr>
        <w:name w:val="EF91FD446DE04F89A628F23A03EDBAF8"/>
        <w:category>
          <w:name w:val="כללי"/>
          <w:gallery w:val="placeholder"/>
        </w:category>
        <w:types>
          <w:type w:val="bbPlcHdr"/>
        </w:types>
        <w:behaviors>
          <w:behavior w:val="content"/>
        </w:behaviors>
        <w:guid w:val="{CB5ED6B3-BE8F-49D0-82E1-9F2188819B44}"/>
      </w:docPartPr>
      <w:docPartBody>
        <w:p w:rsidR="00657572" w:rsidRDefault="00370314" w:rsidP="00370314">
          <w:pPr>
            <w:pStyle w:val="EF91FD446DE04F89A628F23A03EDBAF8"/>
          </w:pPr>
          <w:r w:rsidRPr="008D1105">
            <w:rPr>
              <w:rStyle w:val="a3"/>
              <w:rtl/>
            </w:rPr>
            <w:t>[תיאור עבודה]</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a3"/>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a3"/>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a3"/>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a3"/>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a3"/>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a3"/>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a3"/>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a3"/>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32380B"/>
    <w:rsid w:val="00370314"/>
    <w:rsid w:val="003D3172"/>
    <w:rsid w:val="00444C83"/>
    <w:rsid w:val="00657572"/>
    <w:rsid w:val="00675168"/>
    <w:rsid w:val="006865A5"/>
    <w:rsid w:val="00A47A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47AA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B08F9EA163E3483DB147AFD04AE1C1D2">
    <w:name w:val="B08F9EA163E3483DB147AFD04AE1C1D2"/>
    <w:rsid w:val="00370314"/>
    <w:pPr>
      <w:bidi/>
    </w:pPr>
  </w:style>
  <w:style w:type="paragraph" w:customStyle="1" w:styleId="4F41B09CC46F4DD9ACE36893C16FFB80">
    <w:name w:val="4F41B09CC46F4DD9ACE36893C16FFB80"/>
    <w:rsid w:val="00370314"/>
    <w:pPr>
      <w:bidi/>
    </w:pPr>
  </w:style>
  <w:style w:type="paragraph" w:customStyle="1" w:styleId="F96F3B6E2E1B401C8E107A01E86E5D2E">
    <w:name w:val="F96F3B6E2E1B401C8E107A01E86E5D2E"/>
    <w:rsid w:val="00370314"/>
    <w:pPr>
      <w:bidi/>
    </w:pPr>
  </w:style>
  <w:style w:type="paragraph" w:customStyle="1" w:styleId="EF91FD446DE04F89A628F23A03EDBAF8">
    <w:name w:val="EF91FD446DE04F89A628F23A03EDBAF8"/>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 w:type="paragraph" w:customStyle="1" w:styleId="00B3A06791DC4333BE574E618E597736">
    <w:name w:val="00B3A06791DC4333BE574E618E597736"/>
    <w:rsid w:val="00A47AA6"/>
  </w:style>
  <w:style w:type="paragraph" w:customStyle="1" w:styleId="5BE180775D04418A80E4E5FF080289ED">
    <w:name w:val="5BE180775D04418A80E4E5FF080289ED"/>
    <w:rsid w:val="00A47A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ביסוס קרקע" ma:contentTypeID="0x010100398782B37190B343ABC5A26867A4FDE21500D8CD70DE015EE84B9C559E5D96F11CB0" ma:contentTypeVersion="176" ma:contentTypeDescription="" ma:contentTypeScope="" ma:versionID="9d3fa8fbede68731963663fe7cbb81a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EA7E0A-AF3A-4405-88F3-0AA031E1BAB6}"/>
</file>

<file path=customXml/itemProps2.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9312D42E-8BF3-4BBA-B626-C8E2CBDF91B8}">
  <ds:schemaRefs>
    <ds:schemaRef ds:uri="http://schemas.microsoft.com/office/2006/metadata/customXsn"/>
  </ds:schemaRefs>
</ds:datastoreItem>
</file>

<file path=customXml/itemProps5.xml><?xml version="1.0" encoding="utf-8"?>
<ds:datastoreItem xmlns:ds="http://schemas.openxmlformats.org/officeDocument/2006/customXml" ds:itemID="{D57CBE2F-3990-40A2-AA8A-E1FD4A2AA6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7583</Words>
  <Characters>43224</Characters>
  <Application>Microsoft Office Word</Application>
  <DocSecurity>0</DocSecurity>
  <Lines>360</Lines>
  <Paragraphs>101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2021-06-08T08:20:00Z</dcterms:created>
  <dcterms:modified xsi:type="dcterms:W3CDTF">2021-06-08T08:20:00Z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98d594fe-c2f1-446d-ac1b-537bef15e691</vt:lpwstr>
  </property>
</Properties>
</file>