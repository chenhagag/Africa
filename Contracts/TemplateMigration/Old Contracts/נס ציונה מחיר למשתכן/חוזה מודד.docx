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6509D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bookmarkStart w:id="0" w:name="_GoBack"/>
      <w:bookmarkEnd w:id="0"/>
    </w:p>
    <w:p w14:paraId="4636721D"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1C49E8C"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F033CCB"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0217D">
        <w:rPr>
          <w:rFonts w:ascii="Times New Roman" w:eastAsia="Times New Roman" w:hAnsi="Times New Roman" w:cs="David"/>
          <w:bCs/>
          <w:i/>
          <w:iCs/>
          <w:noProof/>
          <w:sz w:val="32"/>
          <w:szCs w:val="32"/>
        </w:rPr>
        <w:drawing>
          <wp:inline distT="0" distB="0" distL="0" distR="0" wp14:anchorId="6C1BFCA8" wp14:editId="08B8AEE6">
            <wp:extent cx="5273040" cy="4654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040" cy="465455"/>
                    </a:xfrm>
                    <a:prstGeom prst="rect">
                      <a:avLst/>
                    </a:prstGeom>
                    <a:noFill/>
                    <a:ln>
                      <a:noFill/>
                    </a:ln>
                  </pic:spPr>
                </pic:pic>
              </a:graphicData>
            </a:graphic>
          </wp:inline>
        </w:drawing>
      </w:r>
    </w:p>
    <w:p w14:paraId="1A403315"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BF45F5B"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FAFEC6"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0217D">
        <w:rPr>
          <w:rFonts w:ascii="Times New Roman" w:eastAsia="Times New Roman" w:hAnsi="Times New Roman" w:cs="David" w:hint="cs"/>
          <w:bCs/>
          <w:sz w:val="32"/>
          <w:szCs w:val="32"/>
          <w:u w:val="single"/>
          <w:rtl/>
          <w:lang w:eastAsia="he-IL"/>
        </w:rPr>
        <w:t>חוזה מודד</w:t>
      </w:r>
    </w:p>
    <w:p w14:paraId="300CCE2B"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4E1219"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19380D"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E882502"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
          <w:bCs/>
          <w:color w:val="00B0F0"/>
          <w:sz w:val="24"/>
          <w:szCs w:val="24"/>
          <w:u w:val="single"/>
          <w:rtl/>
          <w:lang w:eastAsia="he-IL"/>
        </w:rPr>
        <w:alias w:val="שם הפרויקט"/>
        <w:tag w:val="cntProjectName"/>
        <w:id w:val="-1916237400"/>
        <w:placeholder>
          <w:docPart w:val="7DB7B2F628D2401FBF5D3C4176A3D7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800B936" w14:textId="77777777" w:rsidR="0070217D" w:rsidRPr="003F4DF8" w:rsidRDefault="00AF3A54"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lang w:eastAsia="he-IL"/>
            </w:rPr>
          </w:pPr>
          <w:ins w:id="1" w:author="Kook Sec" w:date="2020-09-03T11:41:00Z">
            <w:r>
              <w:rPr>
                <w:rFonts w:ascii="Times New Roman" w:eastAsia="Times New Roman" w:hAnsi="Times New Roman" w:cs="David" w:hint="cs"/>
                <w:b/>
                <w:bCs/>
                <w:color w:val="00B0F0"/>
                <w:sz w:val="24"/>
                <w:szCs w:val="24"/>
                <w:u w:val="single"/>
                <w:rtl/>
                <w:lang w:eastAsia="he-IL"/>
              </w:rPr>
              <w:t>א.מ ישראל מגורים יזמות בע"מ</w:t>
            </w:r>
          </w:ins>
        </w:p>
      </w:sdtContent>
    </w:sdt>
    <w:p w14:paraId="3ECE0D48"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01E053A2"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15F5247A"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sdt>
      <w:sdtPr>
        <w:rPr>
          <w:rFonts w:ascii="Times New Roman" w:eastAsia="Times New Roman" w:hAnsi="Times New Roman" w:cs="David"/>
          <w:b/>
          <w:bCs/>
          <w:color w:val="00B0F0"/>
          <w:sz w:val="24"/>
          <w:szCs w:val="24"/>
          <w:u w:val="single"/>
          <w:rtl/>
          <w:lang w:eastAsia="he-IL"/>
        </w:rPr>
        <w:alias w:val="שם אתר"/>
        <w:tag w:val="cntSite"/>
        <w:id w:val="-106434883"/>
        <w:placeholder>
          <w:docPart w:val="5FD566C9B1CF4A95873EEB76A705C3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8851FC1" w14:textId="77777777" w:rsidR="003F4DF8" w:rsidRPr="003F4DF8" w:rsidRDefault="00AF3A54"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ins w:id="2" w:author="Kook Sec" w:date="2020-09-03T11:41:00Z">
            <w:r>
              <w:rPr>
                <w:rFonts w:ascii="Times New Roman" w:eastAsia="Times New Roman" w:hAnsi="Times New Roman" w:cs="David" w:hint="cs"/>
                <w:b/>
                <w:bCs/>
                <w:color w:val="00B0F0"/>
                <w:sz w:val="24"/>
                <w:szCs w:val="24"/>
                <w:u w:val="single"/>
                <w:rtl/>
                <w:lang w:eastAsia="he-IL"/>
              </w:rPr>
              <w:t>נס ציונה מחיר למשתכן</w:t>
            </w:r>
          </w:ins>
        </w:p>
      </w:sdtContent>
    </w:sdt>
    <w:p w14:paraId="2620323D"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3C342334"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373761F3"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62B57BDF"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675DF69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ACB1F1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D7442F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03AE65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EA43A68"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D61595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AAC0803"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4BC2C8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2056E9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5717E23"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E00DD5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0238C15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65D824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C5B40D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3D4978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DC530A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0E8CCD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E06267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CFFB54B"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8DAF24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28EA86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5DF39E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FBC4B0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59605C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769A2A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A90B87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D011C4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0EA7678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73A75D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8C67E03"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1DCFD93"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5F8CAF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4903CE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0C7D4077"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C1EC0D7"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lang w:eastAsia="he-IL"/>
        </w:rPr>
      </w:pPr>
    </w:p>
    <w:p w14:paraId="02D8C702"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8"/>
          <w:szCs w:val="28"/>
          <w:u w:val="single"/>
          <w:rtl/>
          <w:lang w:eastAsia="he-IL"/>
        </w:rPr>
      </w:pPr>
      <w:r w:rsidRPr="003F4DF8">
        <w:rPr>
          <w:rFonts w:ascii="Times New Roman" w:eastAsia="Times New Roman" w:hAnsi="Times New Roman" w:cs="David"/>
          <w:b/>
          <w:bCs/>
          <w:sz w:val="28"/>
          <w:szCs w:val="28"/>
          <w:u w:val="single"/>
          <w:rtl/>
          <w:lang w:eastAsia="he-IL"/>
        </w:rPr>
        <w:t>חוזה</w:t>
      </w:r>
      <w:r w:rsidR="003F4DF8" w:rsidRPr="003F4DF8">
        <w:rPr>
          <w:rFonts w:ascii="Times New Roman" w:eastAsia="Times New Roman" w:hAnsi="Times New Roman" w:cs="David" w:hint="cs"/>
          <w:b/>
          <w:bCs/>
          <w:sz w:val="28"/>
          <w:szCs w:val="28"/>
          <w:u w:val="single"/>
          <w:rtl/>
          <w:lang w:eastAsia="he-IL"/>
        </w:rPr>
        <w:t xml:space="preserve"> מודד</w:t>
      </w:r>
    </w:p>
    <w:p w14:paraId="51575577" w14:textId="77777777" w:rsidR="003F4DF8"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76A9D9" w14:textId="77777777"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636D9956E9E340029E18B5DEF57E7D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7T00:00:00Z">
            <w:dateFormat w:val="dd/MM/yyyy"/>
            <w:lid w:val="he-IL"/>
            <w:storeMappedDataAs w:val="dateTime"/>
            <w:calendar w:val="gregorian"/>
          </w:date>
        </w:sdtPr>
        <w:sdtEndPr>
          <w:rPr>
            <w:rFonts w:hint="cs"/>
          </w:rPr>
        </w:sdtEndPr>
        <w:sdtContent>
          <w:ins w:id="3" w:author="Kook Sec" w:date="2020-09-03T11:41:00Z">
            <w:r w:rsidR="00AF3A54">
              <w:rPr>
                <w:rFonts w:ascii="Times New Roman" w:eastAsia="Times New Roman" w:hAnsi="Times New Roman" w:cs="David" w:hint="cs"/>
                <w:color w:val="800080"/>
                <w:sz w:val="24"/>
                <w:szCs w:val="24"/>
                <w:rtl/>
                <w:lang w:eastAsia="he-IL"/>
              </w:rPr>
              <w:t>‏17/01/2019</w:t>
            </w:r>
          </w:ins>
        </w:sdtContent>
      </w:sdt>
    </w:p>
    <w:p w14:paraId="495EBEBA" w14:textId="77777777" w:rsidR="003F4DF8" w:rsidRPr="00776496" w:rsidRDefault="003F4DF8" w:rsidP="003F4D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C7B7B1" w14:textId="77777777" w:rsidR="003F4DF8" w:rsidRPr="00776496" w:rsidRDefault="003F4DF8" w:rsidP="003F4DF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FB665E0ACEA244D8B8CF42E0283E36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2DEDE23" w14:textId="77777777" w:rsidR="003F4DF8" w:rsidRPr="00776496" w:rsidRDefault="00AF3A54" w:rsidP="003F4DF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Kook Sec" w:date="2020-09-03T11:42: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4AFCC09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5D74BBC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62542B6A"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21259D9"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50DB998" w14:textId="77777777"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E13752AAF93D4DE585AA4FC2BAB439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A95B4F1" w14:textId="77777777" w:rsidR="003F4DF8" w:rsidRPr="00776496" w:rsidRDefault="00AF3A54"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Kook Sec" w:date="2020-09-03T11:43:00Z">
            <w:r>
              <w:rPr>
                <w:rFonts w:ascii="Times New Roman" w:eastAsia="Times New Roman" w:hAnsi="Times New Roman" w:cs="David" w:hint="cs"/>
                <w:color w:val="800080"/>
                <w:sz w:val="24"/>
                <w:szCs w:val="24"/>
                <w:rtl/>
              </w:rPr>
              <w:br/>
              <w:t>מדידות בע"מ</w:t>
            </w:r>
            <w:r>
              <w:rPr>
                <w:rFonts w:ascii="Times New Roman" w:eastAsia="Times New Roman" w:hAnsi="Times New Roman" w:cs="David" w:hint="cs"/>
                <w:color w:val="800080"/>
                <w:sz w:val="24"/>
                <w:szCs w:val="24"/>
                <w:rtl/>
              </w:rPr>
              <w:br/>
              <w:t>דוייט אייזנהאואר 1 נתניה 4209021</w:t>
            </w:r>
            <w:r>
              <w:rPr>
                <w:rFonts w:ascii="Times New Roman" w:eastAsia="Times New Roman" w:hAnsi="Times New Roman" w:cs="David" w:hint="cs"/>
                <w:color w:val="800080"/>
                <w:sz w:val="24"/>
                <w:szCs w:val="24"/>
                <w:rtl/>
              </w:rPr>
              <w:br/>
              <w:t>513100131</w:t>
            </w:r>
            <w:r>
              <w:rPr>
                <w:rFonts w:ascii="Times New Roman" w:eastAsia="Times New Roman" w:hAnsi="Times New Roman" w:cs="David" w:hint="cs"/>
                <w:color w:val="800080"/>
                <w:sz w:val="24"/>
                <w:szCs w:val="24"/>
                <w:rtl/>
              </w:rPr>
              <w:br/>
            </w:r>
          </w:ins>
        </w:p>
      </w:sdtContent>
    </w:sdt>
    <w:p w14:paraId="7C4B4848"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w:t>
      </w:r>
      <w:r>
        <w:rPr>
          <w:rFonts w:ascii="Times New Roman" w:eastAsia="Times New Roman" w:hAnsi="Times New Roman" w:cs="David" w:hint="cs"/>
          <w:b/>
          <w:bCs/>
          <w:sz w:val="24"/>
          <w:szCs w:val="24"/>
          <w:rtl/>
          <w:lang w:eastAsia="he-IL"/>
        </w:rPr>
        <w:t>מודד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F20DDFA"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5AF0A858" w14:textId="77777777" w:rsidR="0070217D" w:rsidRPr="0070217D" w:rsidRDefault="0070217D" w:rsidP="0070217D">
      <w:pPr>
        <w:widowControl w:val="0"/>
        <w:autoSpaceDE w:val="0"/>
        <w:autoSpaceDN w:val="0"/>
        <w:spacing w:before="0" w:beforeAutospacing="0" w:after="0" w:afterAutospacing="0" w:line="240" w:lineRule="auto"/>
        <w:ind w:left="2940" w:hanging="640"/>
        <w:jc w:val="both"/>
        <w:rPr>
          <w:rFonts w:ascii="Times New Roman" w:eastAsia="Times New Roman" w:hAnsi="Times New Roman" w:cs="David"/>
          <w:sz w:val="24"/>
          <w:szCs w:val="24"/>
          <w:rtl/>
          <w:lang w:eastAsia="he-IL"/>
        </w:rPr>
      </w:pPr>
    </w:p>
    <w:p w14:paraId="5D7720CB"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הואיל</w:t>
      </w:r>
      <w:r w:rsidRPr="0070217D">
        <w:rPr>
          <w:rFonts w:ascii="Times New Roman" w:eastAsia="Times New Roman" w:hAnsi="Times New Roman" w:cs="David"/>
          <w:sz w:val="24"/>
          <w:szCs w:val="24"/>
          <w:rtl/>
          <w:lang w:eastAsia="he-IL"/>
        </w:rPr>
        <w:tab/>
        <w:t xml:space="preserve">וברצון המזמין למסור למודד את העבודה המתוארת ומפורטת להלן והמודד הסכים לקבל על עצמו את העבודה הנ"ל, כל זאת בתנאים המפורטים להלן בחוזה זה. </w:t>
      </w:r>
    </w:p>
    <w:p w14:paraId="3E31EA02"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p>
    <w:p w14:paraId="1BEB1589"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לפיכך הותנה והוסכם בין הצדדים כדלקמן:-</w:t>
      </w:r>
    </w:p>
    <w:p w14:paraId="24A5F533"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sz w:val="24"/>
          <w:szCs w:val="24"/>
          <w:rtl/>
          <w:lang w:eastAsia="he-IL"/>
        </w:rPr>
      </w:pPr>
    </w:p>
    <w:p w14:paraId="0DBC637F" w14:textId="77777777" w:rsidR="0070217D" w:rsidRPr="0070217D" w:rsidRDefault="0070217D" w:rsidP="0070217D">
      <w:pPr>
        <w:widowControl w:val="0"/>
        <w:autoSpaceDE w:val="0"/>
        <w:autoSpaceDN w:val="0"/>
        <w:spacing w:before="0" w:beforeAutospacing="0" w:after="0" w:afterAutospacing="0" w:line="240" w:lineRule="auto"/>
        <w:ind w:left="580" w:hanging="580"/>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פרשנות</w:t>
      </w:r>
    </w:p>
    <w:p w14:paraId="0F41BAEF"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7AD145A"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t>למונחים הבאים יהא הפרוש הנקוב בצידם דהיינו:</w:t>
      </w:r>
    </w:p>
    <w:p w14:paraId="75F29D0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77E272C"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"המקרקעין"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כמוגדר וכמתואר בנספח </w:t>
      </w:r>
      <w:r w:rsidRPr="0070217D">
        <w:rPr>
          <w:rFonts w:ascii="Times New Roman" w:eastAsia="Times New Roman" w:hAnsi="Times New Roman" w:cs="David"/>
          <w:b/>
          <w:bCs/>
          <w:sz w:val="24"/>
          <w:szCs w:val="24"/>
          <w:rtl/>
          <w:lang w:eastAsia="he-IL"/>
        </w:rPr>
        <w:t>א'</w:t>
      </w:r>
      <w:r w:rsidRPr="0070217D">
        <w:rPr>
          <w:rFonts w:ascii="Times New Roman" w:eastAsia="Times New Roman" w:hAnsi="Times New Roman" w:cs="David"/>
          <w:sz w:val="24"/>
          <w:szCs w:val="24"/>
          <w:rtl/>
          <w:lang w:eastAsia="he-IL"/>
        </w:rPr>
        <w:t>.</w:t>
      </w:r>
    </w:p>
    <w:p w14:paraId="3DB1ADE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64697EE9"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"חוק התכנון והבניה"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חוק התכנון והבניה, תשכ"ה-1965</w:t>
      </w:r>
      <w:r w:rsidRPr="0070217D">
        <w:rPr>
          <w:rFonts w:ascii="Times New Roman" w:eastAsia="Times New Roman" w:hAnsi="Times New Roman" w:cs="David"/>
          <w:b/>
          <w:bCs/>
          <w:sz w:val="24"/>
          <w:szCs w:val="24"/>
          <w:rtl/>
          <w:lang w:eastAsia="he-IL"/>
        </w:rPr>
        <w:t>.</w:t>
      </w:r>
    </w:p>
    <w:p w14:paraId="3E36A47C"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5150FBD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"תב"ע"</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תכנית כהגדרתה בחוק התכנון והבניה.</w:t>
      </w:r>
    </w:p>
    <w:p w14:paraId="2ADA5C4C"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6138663" w14:textId="77777777" w:rsidR="0070217D" w:rsidRPr="0070217D" w:rsidRDefault="0070217D" w:rsidP="0070217D">
      <w:pPr>
        <w:widowControl w:val="0"/>
        <w:tabs>
          <w:tab w:val="left" w:pos="3827"/>
        </w:tabs>
        <w:autoSpaceDE w:val="0"/>
        <w:autoSpaceDN w:val="0"/>
        <w:spacing w:before="0" w:beforeAutospacing="0" w:after="0" w:afterAutospacing="0" w:line="240" w:lineRule="auto"/>
        <w:ind w:left="4300" w:hanging="3166"/>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"תצ"ר"</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תכנית לצורכי רישום המקרקעין או כל חלק בפנקסי המקרקעין, על פי כל חלוקה  שתוגדר על ידי המזמין, בין חלוקה שאושרה בתב"ע ובין אם לאו, לרבות תשריט חלוקה במובן סעיפים 125 ו/או 137 ועל פי הוראות פרק ד' לחוק התכנון והבניה.</w:t>
      </w:r>
    </w:p>
    <w:p w14:paraId="06172EFA"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271EA56"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"פרויקט"</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תכנון ופיתוח המקרקעין.</w:t>
      </w:r>
    </w:p>
    <w:p w14:paraId="2737C3F4"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216531E6"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"היועצים"</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t xml:space="preserve">מתכננים, אדריכלים, מהנדסים, יועצים מקצועיים, יועצים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משפטיים, שמאים, ובעלי מקצוע הנדסי וטכנולוגי אחרים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שיועסקו ע"י המזמין בקשר לתכנון ואישור התב"ע, פרט למודד.</w:t>
      </w:r>
    </w:p>
    <w:p w14:paraId="4237F841"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783BBC30"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"התכניות"</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התכניות, תכנית לצורכי רישום, התשריטים, החישובים,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התיאורים, הביאורים, המדידות, התרשימים, הדיאגרמות,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השרטוטים, המפרטים, ההמלצות, ההנחיות וכל יתר המסמכים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שיערכו ע"י המודד תוך כדי בצוע שירותי המודד, עפ"י דרישת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המזמין, לשם ביצוע שירותי המודד ו/או כל חלק </w:t>
      </w:r>
      <w:r w:rsidRPr="0070217D">
        <w:rPr>
          <w:rFonts w:ascii="Times New Roman" w:eastAsia="Times New Roman" w:hAnsi="Times New Roman" w:cs="David"/>
          <w:sz w:val="24"/>
          <w:szCs w:val="24"/>
          <w:rtl/>
          <w:lang w:eastAsia="he-IL"/>
        </w:rPr>
        <w:lastRenderedPageBreak/>
        <w:t xml:space="preserve">מהם, לפי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המזמין, לרבות ומבלי לפגוע בכלליות האמור לעיל, כל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המסמכים המצוינים במסגרת נספח </w:t>
      </w:r>
      <w:r w:rsidRPr="0070217D">
        <w:rPr>
          <w:rFonts w:ascii="Times New Roman" w:eastAsia="Times New Roman" w:hAnsi="Times New Roman" w:cs="David"/>
          <w:b/>
          <w:bCs/>
          <w:sz w:val="24"/>
          <w:szCs w:val="24"/>
          <w:rtl/>
          <w:lang w:eastAsia="he-IL"/>
        </w:rPr>
        <w:t xml:space="preserve"> ב' </w:t>
      </w:r>
      <w:r w:rsidRPr="0070217D">
        <w:rPr>
          <w:rFonts w:ascii="Times New Roman" w:eastAsia="Times New Roman" w:hAnsi="Times New Roman" w:cs="David"/>
          <w:sz w:val="24"/>
          <w:szCs w:val="24"/>
          <w:rtl/>
          <w:lang w:eastAsia="he-IL"/>
        </w:rPr>
        <w:t>.</w:t>
      </w:r>
    </w:p>
    <w:p w14:paraId="26AF70D4"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3388445E"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"שירותי המודד"</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 xml:space="preserve">השירותים כמוגדר וכמפורט בחוזה זה לרבות בנספח </w:t>
      </w:r>
      <w:r w:rsidRPr="0070217D">
        <w:rPr>
          <w:rFonts w:ascii="Times New Roman" w:eastAsia="Times New Roman" w:hAnsi="Times New Roman" w:cs="David"/>
          <w:b/>
          <w:bCs/>
          <w:sz w:val="24"/>
          <w:szCs w:val="24"/>
          <w:rtl/>
          <w:lang w:eastAsia="he-IL"/>
        </w:rPr>
        <w:t>ב'.</w:t>
      </w:r>
    </w:p>
    <w:p w14:paraId="0DB38B57"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3BF53D21"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"המנהל"</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מי שיקבע ע"י המזמין לשמש כנציגו לצורך חוזה זה באופן כללי או למטרה מסוימת, וכן כל מי שיקבע ע"י המנהל לצרכים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כאמור.</w:t>
      </w:r>
    </w:p>
    <w:p w14:paraId="4A37017D"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sz w:val="24"/>
          <w:szCs w:val="24"/>
          <w:rtl/>
          <w:lang w:eastAsia="he-IL"/>
        </w:rPr>
        <w:tab/>
        <w:t xml:space="preserve">מקום שמדובר בחוזה זה במזמין – סמכויותיו תוקנינה גם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למנהל.</w:t>
      </w:r>
    </w:p>
    <w:p w14:paraId="3B4104D5"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86332D9"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"החוזה"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חוזה זה על נספחיו.</w:t>
      </w:r>
    </w:p>
    <w:p w14:paraId="20A29603"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861A924"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"הדין"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כהגדרתו בחוק הפרשנות התשמ"א - 1981 לרבות כל הוראה של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רשות מוסמכת בתוקף סמכותה על פי הדין.</w:t>
      </w:r>
    </w:p>
    <w:p w14:paraId="75A27875"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74F40B0D"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5158D6F3"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t xml:space="preserve">הכותרות בחוזה זה </w:t>
      </w:r>
      <w:r w:rsidRPr="0070217D">
        <w:rPr>
          <w:rFonts w:ascii="Times New Roman" w:eastAsia="Times New Roman" w:hAnsi="Times New Roman" w:cs="David" w:hint="cs"/>
          <w:sz w:val="24"/>
          <w:szCs w:val="24"/>
          <w:rtl/>
          <w:lang w:eastAsia="he-IL"/>
        </w:rPr>
        <w:t xml:space="preserve">הובאו לשם הנוחות והן </w:t>
      </w:r>
      <w:r w:rsidRPr="0070217D">
        <w:rPr>
          <w:rFonts w:ascii="Times New Roman" w:eastAsia="Times New Roman" w:hAnsi="Times New Roman" w:cs="David"/>
          <w:sz w:val="24"/>
          <w:szCs w:val="24"/>
          <w:rtl/>
          <w:lang w:eastAsia="he-IL"/>
        </w:rPr>
        <w:t>לא ישמשו בפירושו.</w:t>
      </w:r>
    </w:p>
    <w:p w14:paraId="583B116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t>הנספחים לחוזה זה מהווים חלק בלתי נפרד הימנו, ואלה הם:</w:t>
      </w:r>
    </w:p>
    <w:p w14:paraId="6D17702F"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א'</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כללי;</w:t>
      </w:r>
    </w:p>
    <w:p w14:paraId="3737BE20"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ב'</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שירותי המודד והתכניות;</w:t>
      </w:r>
    </w:p>
    <w:p w14:paraId="70859F9F"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ג'</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לוח הזמנים;</w:t>
      </w:r>
    </w:p>
    <w:p w14:paraId="51499A56"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ד'</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שכר המודד ומועדי התשלום;</w:t>
      </w:r>
    </w:p>
    <w:p w14:paraId="0FB2AD96" w14:textId="77777777" w:rsid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ה'</w:t>
      </w:r>
      <w:r w:rsidRPr="0070217D">
        <w:rPr>
          <w:rFonts w:ascii="Times New Roman" w:eastAsia="Times New Roman" w:hAnsi="Times New Roman" w:cs="David" w:hint="cs"/>
          <w:sz w:val="24"/>
          <w:szCs w:val="24"/>
          <w:rtl/>
          <w:lang w:eastAsia="he-IL"/>
        </w:rPr>
        <w:tab/>
        <w:t>תשלומי שכר המודד;</w:t>
      </w:r>
    </w:p>
    <w:p w14:paraId="54BA0CE3" w14:textId="77777777" w:rsidR="00D53BF7" w:rsidRPr="0070217D" w:rsidRDefault="00D53BF7"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t>נספח ו'</w:t>
      </w:r>
      <w:r>
        <w:rPr>
          <w:rFonts w:ascii="Times New Roman" w:eastAsia="Times New Roman" w:hAnsi="Times New Roman" w:cs="David" w:hint="cs"/>
          <w:sz w:val="24"/>
          <w:szCs w:val="24"/>
          <w:rtl/>
          <w:lang w:eastAsia="he-IL"/>
        </w:rPr>
        <w:t xml:space="preserve">        הצהרה והתחייבות לשמירת סודיות;</w:t>
      </w:r>
    </w:p>
    <w:p w14:paraId="008D3F8E" w14:textId="77777777"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w:t>
      </w:r>
      <w:r w:rsidRPr="0034269A">
        <w:rPr>
          <w:rFonts w:ascii="Times New Roman" w:eastAsia="Times New Roman" w:hAnsi="Times New Roman" w:cs="David"/>
          <w:sz w:val="24"/>
          <w:szCs w:val="24"/>
          <w:rtl/>
          <w:lang w:eastAsia="he-IL"/>
        </w:rPr>
        <w:tab/>
      </w:r>
      <w:r w:rsidRPr="0034269A">
        <w:rPr>
          <w:rFonts w:ascii="Times New Roman" w:eastAsia="Times New Roman" w:hAnsi="Times New Roman" w:cs="David" w:hint="cs"/>
          <w:sz w:val="24"/>
          <w:szCs w:val="24"/>
          <w:rtl/>
          <w:lang w:eastAsia="he-IL"/>
        </w:rPr>
        <w:t>מפרט</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ביטוחי</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היועץ</w:t>
      </w:r>
      <w:r w:rsidRPr="0034269A">
        <w:rPr>
          <w:rFonts w:ascii="Times New Roman" w:eastAsia="Times New Roman" w:hAnsi="Times New Roman" w:cs="David"/>
          <w:sz w:val="24"/>
          <w:szCs w:val="24"/>
          <w:rtl/>
          <w:lang w:eastAsia="he-IL"/>
        </w:rPr>
        <w:t>;</w:t>
      </w:r>
    </w:p>
    <w:p w14:paraId="45CBCAF4" w14:textId="77777777"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u w:val="single"/>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1'</w:t>
      </w:r>
      <w:r w:rsidRPr="0034269A">
        <w:rPr>
          <w:rFonts w:ascii="Times New Roman" w:eastAsia="Times New Roman" w:hAnsi="Times New Roman" w:cs="David"/>
          <w:sz w:val="24"/>
          <w:szCs w:val="24"/>
          <w:rtl/>
          <w:lang w:eastAsia="he-IL"/>
        </w:rPr>
        <w:tab/>
        <w:t>אישור על קיום ביטוחי ה</w:t>
      </w:r>
      <w:r w:rsidRPr="0034269A">
        <w:rPr>
          <w:rFonts w:ascii="Times New Roman" w:eastAsia="Times New Roman" w:hAnsi="Times New Roman" w:cs="David" w:hint="cs"/>
          <w:sz w:val="24"/>
          <w:szCs w:val="24"/>
          <w:rtl/>
          <w:lang w:eastAsia="he-IL"/>
        </w:rPr>
        <w:t>יועץ</w:t>
      </w:r>
      <w:r w:rsidRPr="0034269A">
        <w:rPr>
          <w:rFonts w:ascii="Times New Roman" w:eastAsia="Times New Roman" w:hAnsi="Times New Roman" w:cs="David"/>
          <w:sz w:val="24"/>
          <w:szCs w:val="24"/>
          <w:rtl/>
          <w:lang w:eastAsia="he-IL"/>
        </w:rPr>
        <w:t>;</w:t>
      </w:r>
    </w:p>
    <w:p w14:paraId="3635DE77" w14:textId="77777777" w:rsidR="0070217D" w:rsidRPr="00D53BF7" w:rsidRDefault="0070217D" w:rsidP="00D53BF7">
      <w:pPr>
        <w:autoSpaceDE w:val="0"/>
        <w:autoSpaceDN w:val="0"/>
        <w:spacing w:before="0" w:beforeAutospacing="0" w:after="0" w:afterAutospacing="0" w:line="360" w:lineRule="auto"/>
        <w:ind w:left="1134"/>
        <w:rPr>
          <w:rFonts w:ascii="Arial" w:eastAsia="Times New Roman" w:hAnsi="Arial" w:cs="David"/>
          <w:b/>
          <w:bCs/>
          <w:sz w:val="24"/>
          <w:szCs w:val="24"/>
          <w:u w:val="single"/>
          <w:rtl/>
          <w:lang w:eastAsia="he-IL"/>
        </w:rPr>
      </w:pPr>
      <w:r w:rsidRPr="0070217D">
        <w:rPr>
          <w:rFonts w:ascii="Times New Roman" w:eastAsia="Times New Roman" w:hAnsi="Times New Roman" w:cs="David" w:hint="cs"/>
          <w:sz w:val="24"/>
          <w:szCs w:val="24"/>
          <w:u w:val="single"/>
          <w:rtl/>
          <w:lang w:eastAsia="he-IL"/>
        </w:rPr>
        <w:t>נספח ח'</w:t>
      </w:r>
      <w:r w:rsidR="00D53BF7">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 xml:space="preserve">מפרט לדרישות מיפוי </w:t>
      </w:r>
      <w:r w:rsidR="00D53BF7" w:rsidRPr="0070217D">
        <w:rPr>
          <w:rFonts w:ascii="Times New Roman" w:eastAsia="Times New Roman" w:hAnsi="Times New Roman" w:cs="David" w:hint="cs"/>
          <w:sz w:val="24"/>
          <w:szCs w:val="24"/>
          <w:rtl/>
          <w:lang w:eastAsia="he-IL"/>
        </w:rPr>
        <w:t>הפוטוגרמתי</w:t>
      </w:r>
      <w:r w:rsidR="00D53BF7">
        <w:rPr>
          <w:rFonts w:ascii="Times New Roman" w:eastAsia="Times New Roman" w:hAnsi="Times New Roman" w:cs="David" w:hint="cs"/>
          <w:sz w:val="24"/>
          <w:szCs w:val="24"/>
          <w:rtl/>
          <w:lang w:eastAsia="he-IL"/>
        </w:rPr>
        <w:t xml:space="preserve"> </w:t>
      </w:r>
      <w:r w:rsidR="00D53BF7" w:rsidRPr="00D53BF7">
        <w:rPr>
          <w:rFonts w:ascii="Times New Roman" w:eastAsia="Times New Roman" w:hAnsi="Times New Roman" w:cs="David"/>
          <w:sz w:val="24"/>
          <w:szCs w:val="24"/>
          <w:rtl/>
          <w:lang w:eastAsia="he-IL"/>
        </w:rPr>
        <w:t>ואופן הגשת תכניות ומידע</w:t>
      </w:r>
      <w:r w:rsidR="00D53BF7" w:rsidRPr="00D53BF7">
        <w:rPr>
          <w:rFonts w:ascii="Times New Roman" w:eastAsia="Times New Roman" w:hAnsi="Times New Roman" w:cs="David" w:hint="cs"/>
          <w:sz w:val="24"/>
          <w:szCs w:val="24"/>
          <w:rtl/>
          <w:lang w:eastAsia="he-IL"/>
        </w:rPr>
        <w:t xml:space="preserve"> ממוחשב</w:t>
      </w:r>
      <w:r w:rsidR="00D53BF7">
        <w:rPr>
          <w:rFonts w:ascii="Times New Roman" w:eastAsia="Times New Roman" w:hAnsi="Times New Roman" w:cs="David" w:hint="cs"/>
          <w:sz w:val="24"/>
          <w:szCs w:val="24"/>
          <w:rtl/>
          <w:lang w:eastAsia="he-IL"/>
        </w:rPr>
        <w:t>;</w:t>
      </w:r>
    </w:p>
    <w:p w14:paraId="4BA448C8" w14:textId="77777777" w:rsidR="0070217D" w:rsidRDefault="0070217D" w:rsidP="00D53BF7">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u w:val="single"/>
          <w:rtl/>
          <w:lang w:eastAsia="he-IL"/>
        </w:rPr>
        <w:t>נספח ט'</w:t>
      </w:r>
      <w:r w:rsidRPr="0070217D">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דוגמא לנוסח אישור השלמת הפרויקט/קטע מהפרויקט</w:t>
      </w:r>
      <w:r w:rsidRPr="0070217D">
        <w:rPr>
          <w:rFonts w:ascii="Times New Roman" w:eastAsia="Times New Roman" w:hAnsi="Times New Roman" w:cs="David"/>
          <w:sz w:val="24"/>
          <w:szCs w:val="24"/>
          <w:rtl/>
          <w:lang w:eastAsia="he-IL"/>
        </w:rPr>
        <w:t>;</w:t>
      </w:r>
    </w:p>
    <w:p w14:paraId="7888FA6B" w14:textId="77777777" w:rsidR="00D53BF7" w:rsidRPr="0070217D" w:rsidRDefault="00D53BF7" w:rsidP="007852CB">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t>נספח י'</w:t>
      </w:r>
      <w:r>
        <w:rPr>
          <w:rFonts w:ascii="Times New Roman" w:eastAsia="Times New Roman" w:hAnsi="Times New Roman" w:cs="David" w:hint="cs"/>
          <w:sz w:val="24"/>
          <w:szCs w:val="24"/>
          <w:rtl/>
          <w:lang w:eastAsia="he-IL"/>
        </w:rPr>
        <w:t xml:space="preserve">        </w:t>
      </w:r>
      <w:r w:rsidRPr="00D53BF7">
        <w:rPr>
          <w:rFonts w:ascii="Times New Roman" w:eastAsia="Times New Roman" w:hAnsi="Times New Roman" w:cs="David"/>
          <w:sz w:val="24"/>
          <w:szCs w:val="24"/>
          <w:rtl/>
          <w:lang w:eastAsia="he-IL"/>
        </w:rPr>
        <w:t xml:space="preserve">דוגמא לנוסח הצהרת </w:t>
      </w:r>
      <w:r w:rsidR="007852CB">
        <w:rPr>
          <w:rFonts w:ascii="Times New Roman" w:eastAsia="Times New Roman" w:hAnsi="Times New Roman" w:cs="David"/>
          <w:sz w:val="24"/>
          <w:szCs w:val="24"/>
          <w:rtl/>
          <w:lang w:eastAsia="he-IL"/>
        </w:rPr>
        <w:t>ה</w:t>
      </w:r>
      <w:r w:rsidR="007852CB">
        <w:rPr>
          <w:rFonts w:ascii="Times New Roman" w:eastAsia="Times New Roman" w:hAnsi="Times New Roman" w:cs="David" w:hint="cs"/>
          <w:sz w:val="24"/>
          <w:szCs w:val="24"/>
          <w:rtl/>
          <w:lang w:eastAsia="he-IL"/>
        </w:rPr>
        <w:t>מודד</w:t>
      </w:r>
      <w:r w:rsidR="007852CB" w:rsidRPr="00D53BF7">
        <w:rPr>
          <w:rFonts w:ascii="Times New Roman" w:eastAsia="Times New Roman" w:hAnsi="Times New Roman" w:cs="David"/>
          <w:sz w:val="24"/>
          <w:szCs w:val="24"/>
          <w:rtl/>
          <w:lang w:eastAsia="he-IL"/>
        </w:rPr>
        <w:t xml:space="preserve"> </w:t>
      </w:r>
      <w:r w:rsidRPr="00D53BF7">
        <w:rPr>
          <w:rFonts w:ascii="Times New Roman" w:eastAsia="Times New Roman" w:hAnsi="Times New Roman" w:cs="David"/>
          <w:sz w:val="24"/>
          <w:szCs w:val="24"/>
          <w:rtl/>
          <w:lang w:eastAsia="he-IL"/>
        </w:rPr>
        <w:t>בדבר היעדר תביעות</w:t>
      </w:r>
      <w:r>
        <w:rPr>
          <w:rFonts w:ascii="Times New Roman" w:eastAsia="Times New Roman" w:hAnsi="Times New Roman" w:cs="David" w:hint="cs"/>
          <w:sz w:val="24"/>
          <w:szCs w:val="24"/>
          <w:rtl/>
          <w:lang w:eastAsia="he-IL"/>
        </w:rPr>
        <w:t>;</w:t>
      </w:r>
    </w:p>
    <w:p w14:paraId="39FBCBF0" w14:textId="77777777" w:rsidR="0070217D" w:rsidRPr="0070217D" w:rsidRDefault="0070217D" w:rsidP="0070217D">
      <w:pPr>
        <w:widowControl w:val="0"/>
        <w:autoSpaceDE w:val="0"/>
        <w:autoSpaceDN w:val="0"/>
        <w:spacing w:before="0" w:beforeAutospacing="0" w:after="0" w:afterAutospacing="0" w:line="240" w:lineRule="auto"/>
        <w:ind w:left="940" w:firstLine="720"/>
        <w:jc w:val="both"/>
        <w:rPr>
          <w:rFonts w:ascii="Times New Roman" w:eastAsia="Times New Roman" w:hAnsi="Times New Roman" w:cs="David"/>
          <w:sz w:val="24"/>
          <w:szCs w:val="24"/>
          <w:rtl/>
          <w:lang w:eastAsia="he-IL"/>
        </w:rPr>
      </w:pPr>
    </w:p>
    <w:p w14:paraId="0BCB93C7"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BF0E7C0"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שירותי המודד</w:t>
      </w:r>
    </w:p>
    <w:p w14:paraId="03F77BE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w:t>
      </w:r>
      <w:r w:rsidRPr="0070217D">
        <w:rPr>
          <w:rFonts w:ascii="Times New Roman" w:eastAsia="Times New Roman" w:hAnsi="Times New Roman" w:cs="David"/>
          <w:sz w:val="24"/>
          <w:szCs w:val="24"/>
          <w:rtl/>
          <w:lang w:eastAsia="he-IL"/>
        </w:rPr>
        <w:tab/>
        <w:t>המזמין מוסר בזה למודד והמודד מקבל על עצמו את ביצוע שירותי המודד.</w:t>
      </w:r>
    </w:p>
    <w:p w14:paraId="48592DE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2.2</w:t>
      </w:r>
      <w:r w:rsidRPr="0070217D">
        <w:rPr>
          <w:rFonts w:ascii="Times New Roman" w:eastAsia="Times New Roman" w:hAnsi="Times New Roman" w:cs="David"/>
          <w:sz w:val="24"/>
          <w:szCs w:val="24"/>
          <w:rtl/>
          <w:lang w:eastAsia="he-IL"/>
        </w:rPr>
        <w:tab/>
        <w:t xml:space="preserve">המודד מצהיר ומאשר כי הינו מכיר ויודע את כל הנדרש למטרת בצוע שירותי המודד וכי הינו מורשה על פי דין למתן שירותי המודד, והכל - לרבות עפ"י פקודת המדידות 1929, תקנות המודדים (מקצוע המדידה) התשמ"ב-1982, תקנות המודדים (מדידות ומיפוי), תשנ"ח-1998 וכל דין רלבנטי אחר, וכי הוא בעל הכישורים, </w:t>
      </w:r>
      <w:r w:rsidRPr="0070217D">
        <w:rPr>
          <w:rFonts w:ascii="Times New Roman" w:eastAsia="Times New Roman" w:hAnsi="Times New Roman" w:cs="David" w:hint="cs"/>
          <w:sz w:val="24"/>
          <w:szCs w:val="24"/>
          <w:rtl/>
          <w:lang w:eastAsia="he-IL"/>
        </w:rPr>
        <w:t>הרישיונו</w:t>
      </w:r>
      <w:r w:rsidRPr="0070217D">
        <w:rPr>
          <w:rFonts w:ascii="Times New Roman" w:eastAsia="Times New Roman" w:hAnsi="Times New Roman" w:cs="David" w:hint="eastAsia"/>
          <w:sz w:val="24"/>
          <w:szCs w:val="24"/>
          <w:rtl/>
          <w:lang w:eastAsia="he-IL"/>
        </w:rPr>
        <w:t>ת</w:t>
      </w:r>
      <w:r w:rsidRPr="0070217D">
        <w:rPr>
          <w:rFonts w:ascii="Times New Roman" w:eastAsia="Times New Roman" w:hAnsi="Times New Roman" w:cs="David"/>
          <w:sz w:val="24"/>
          <w:szCs w:val="24"/>
          <w:rtl/>
          <w:lang w:eastAsia="he-IL"/>
        </w:rPr>
        <w:t>, הידע, הניסיון והאמצעים המאפשרים לו ביצועם ברמה מקצועית גבוהה ובהתאם למותנה בחוזה.</w:t>
      </w:r>
    </w:p>
    <w:p w14:paraId="2041C5D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2.3</w:t>
      </w:r>
      <w:r w:rsidRPr="0070217D">
        <w:rPr>
          <w:rFonts w:ascii="Times New Roman" w:eastAsia="Times New Roman" w:hAnsi="Times New Roman" w:cs="David"/>
          <w:sz w:val="24"/>
          <w:szCs w:val="24"/>
          <w:rtl/>
          <w:lang w:eastAsia="he-IL"/>
        </w:rPr>
        <w:tab/>
        <w:t xml:space="preserve">המודד מצהיר כי ידוע לו ששירותי המודד עפ"י חוזה זה יבוצעו בשלבים ו/או בקטעים כפי שיוזמנו ע"י המזמין מעת לעת עפ"י שיקול דעתו, והם יינתנו על ידו בשלבי עבודה כמפורט בנספח ב' להלן. המודד מוסיף ומצהיר כי ידוע לו שהמזמין אינו מתחייב להזמין מהמודד </w:t>
      </w:r>
      <w:r w:rsidRPr="0070217D">
        <w:rPr>
          <w:rFonts w:ascii="Times New Roman" w:eastAsia="Times New Roman" w:hAnsi="Times New Roman" w:cs="David" w:hint="cs"/>
          <w:sz w:val="24"/>
          <w:szCs w:val="24"/>
          <w:rtl/>
          <w:lang w:eastAsia="he-IL"/>
        </w:rPr>
        <w:t xml:space="preserve">את כל שרותי המודד ו/או </w:t>
      </w:r>
      <w:r w:rsidRPr="0070217D">
        <w:rPr>
          <w:rFonts w:ascii="Times New Roman" w:eastAsia="Times New Roman" w:hAnsi="Times New Roman" w:cs="David"/>
          <w:sz w:val="24"/>
          <w:szCs w:val="24"/>
          <w:rtl/>
          <w:lang w:eastAsia="he-IL"/>
        </w:rPr>
        <w:t>שירותים נוספים מעבר לנקוב בחוזה זה ובנספחיו וכי בכל מקרה מחויבות המזמין הינה אך ורק בהתייחס לאותו שלב שהוזמן ואשר יבוצע על פי הוראות חוזה זה.</w:t>
      </w:r>
    </w:p>
    <w:p w14:paraId="165080C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המודד מצהיר כי ידוע לו שהמזמין רשאי להזמין חלק משרותי המדידה בפרויקט מאחרים.</w:t>
      </w:r>
    </w:p>
    <w:p w14:paraId="296A50A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2.4</w:t>
      </w:r>
      <w:r w:rsidRPr="0070217D">
        <w:rPr>
          <w:rFonts w:ascii="Times New Roman" w:eastAsia="Times New Roman" w:hAnsi="Times New Roman" w:cs="David"/>
          <w:sz w:val="24"/>
          <w:szCs w:val="24"/>
          <w:rtl/>
          <w:lang w:eastAsia="he-IL"/>
        </w:rPr>
        <w:tab/>
        <w:t>המודד מתחייב לבצע את שירותי המודד בזהירות, בנאמנות וברמה מקצועית גבוהה, תוך ציות להוראות כל דין וכל רשות מוסמכת, ולהנחת דעת המזמין, ותוך שמירת לוחות הזמנים והמסגרת התקציבית, שייקבעו על ידי המזמין.</w:t>
      </w:r>
    </w:p>
    <w:p w14:paraId="6EA4ED22"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יבסס את שירותי המודד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482A22B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2.6</w:t>
      </w:r>
      <w:r w:rsidRPr="0070217D">
        <w:rPr>
          <w:rFonts w:ascii="Times New Roman" w:eastAsia="Times New Roman" w:hAnsi="Times New Roman" w:cs="David"/>
          <w:sz w:val="24"/>
          <w:szCs w:val="24"/>
          <w:rtl/>
          <w:lang w:eastAsia="he-IL"/>
        </w:rPr>
        <w:tab/>
        <w:t>המודד מתחייב לבצע את שירותי המודד בתיאום מלא, בשיתוף פעולה ותוך קיום קשר מתמיד עם המזמין והמנהל, עם צוותו המקצועי וצוות הניהול, תאום ופיקוח של המזמין, עם היועצים, ועם כל יתר הגורמים שיפעלו בעניין מטעם ו/או עבור המזמין, ככל שיידרש לבצוע מלא, יעיל, מקצועי ומדויק של שירותי המודד, הכל כפי שיקבע ע"י המנהל. כן מתחייב המודד להשתתף בכל ישיבות התיאום אליהן יוזמן.</w:t>
      </w:r>
    </w:p>
    <w:p w14:paraId="1382BFF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2.7</w:t>
      </w:r>
      <w:r w:rsidRPr="0070217D">
        <w:rPr>
          <w:rFonts w:ascii="Times New Roman" w:eastAsia="Times New Roman" w:hAnsi="Times New Roman" w:cs="David"/>
          <w:sz w:val="24"/>
          <w:szCs w:val="24"/>
          <w:rtl/>
          <w:lang w:eastAsia="he-IL"/>
        </w:rPr>
        <w:tab/>
        <w:t>המודד ישמור על נוהלי קשר, תיאום, רשום וצורת המסמכים לפי דרישת המנהל.</w:t>
      </w:r>
    </w:p>
    <w:p w14:paraId="1A0A44E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2.8</w:t>
      </w:r>
      <w:r w:rsidRPr="0070217D">
        <w:rPr>
          <w:rFonts w:ascii="Times New Roman" w:eastAsia="Times New Roman" w:hAnsi="Times New Roman" w:cs="David"/>
          <w:sz w:val="24"/>
          <w:szCs w:val="24"/>
          <w:rtl/>
          <w:lang w:eastAsia="he-IL"/>
        </w:rPr>
        <w:tab/>
        <w:t>כל עוד לא יקבע אחרת ע"י המזמין, יהיה המנהל כנקוב בנספח א' ועל המודד להיות בקשר מתמיד אתו ולתאם עמו את כל פעולותיו, אלא אם נקבע אחרת ע"י המזמין.</w:t>
      </w:r>
    </w:p>
    <w:p w14:paraId="1701851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2.9</w:t>
      </w:r>
      <w:r w:rsidRPr="0070217D">
        <w:rPr>
          <w:rFonts w:ascii="Times New Roman" w:eastAsia="Times New Roman" w:hAnsi="Times New Roman" w:cs="David"/>
          <w:sz w:val="24"/>
          <w:szCs w:val="24"/>
          <w:rtl/>
          <w:lang w:eastAsia="he-IL"/>
        </w:rPr>
        <w:tab/>
        <w:t>המודד מצהיר כי ידועות לו הוראות כל התכניות הקיימות, לרבות כל תב"ע וכל תכניות המדידה, מפות הגוש, תצ"רים קיימים וכיוצ"ב, ולרבות אלה הנמצאות בשלבי הכנה אצל הרשויות המוסמכות לכך לגבי המקרקעין ולגבי קרקע סמוכה למקרקעין וכן הוראות הדין, הנהלים, התקנים והתקנות החלים בקשר עם בצוע שירותי המודד, והוא מתחייב לפעול בהתאם לקבוע בהם. כמו כן מצהיר המודד כי בדק בעצמו את כל הנושאים הרלוונטיים הקשורים למתן שירותי המודד, הן אצל המזמין, והן אצל כל הרשויות הרלבנטיות (לרבות אצל המודד המחוזי ורשויות התכנון), לרבות את התנאים הפיזיים במקרקעין, את טיב הקרקע, את קיום בארות, מבנים, מתקני תשתית, קווי מים, חשמל, טלפון ואחרים, וכן את התנאים הטופוגרפיים, האקלימיים והאקולוגיים השוררים בו, ומצא הכל מתאים למטרותיו</w:t>
      </w:r>
      <w:r w:rsidRPr="0070217D">
        <w:rPr>
          <w:rFonts w:ascii="Times New Roman" w:eastAsia="Times New Roman" w:hAnsi="Times New Roman" w:cs="David" w:hint="cs"/>
          <w:sz w:val="24"/>
          <w:szCs w:val="24"/>
          <w:rtl/>
          <w:lang w:eastAsia="he-IL"/>
        </w:rPr>
        <w:t>.</w:t>
      </w:r>
    </w:p>
    <w:p w14:paraId="305CA2C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2.10</w:t>
      </w:r>
      <w:r w:rsidRPr="0070217D">
        <w:rPr>
          <w:rFonts w:ascii="Times New Roman" w:eastAsia="Times New Roman" w:hAnsi="Times New Roman" w:cs="David"/>
          <w:sz w:val="24"/>
          <w:szCs w:val="24"/>
          <w:rtl/>
          <w:lang w:eastAsia="he-IL"/>
        </w:rPr>
        <w:tab/>
        <w:t>המודד מתחייב להפיק את כל התכניות מושא חוזה זה, בכל שלבי הביצוע של שירותי המודד, ולרבות כל שינוי בתכניותיו, באמצעות מחשב בתכנה שתקבע ע"י המזמין ועפ"י הנחיות המזמין המפורטות בנספח</w:t>
      </w:r>
      <w:r w:rsidRPr="0070217D">
        <w:rPr>
          <w:rFonts w:ascii="Times New Roman" w:eastAsia="Times New Roman" w:hAnsi="Times New Roman" w:cs="David" w:hint="cs"/>
          <w:sz w:val="24"/>
          <w:szCs w:val="24"/>
          <w:rtl/>
          <w:lang w:eastAsia="he-IL"/>
        </w:rPr>
        <w:t>ים ב', ז', ו-ח</w:t>
      </w:r>
      <w:r w:rsidRPr="0070217D">
        <w:rPr>
          <w:rFonts w:ascii="Times New Roman" w:eastAsia="Times New Roman" w:hAnsi="Times New Roman" w:cs="David"/>
          <w:sz w:val="24"/>
          <w:szCs w:val="24"/>
          <w:rtl/>
          <w:lang w:eastAsia="he-IL"/>
        </w:rPr>
        <w:t>'.</w:t>
      </w:r>
    </w:p>
    <w:p w14:paraId="6CDD355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2.11</w:t>
      </w:r>
      <w:r w:rsidRPr="0070217D">
        <w:rPr>
          <w:rFonts w:ascii="Times New Roman" w:eastAsia="Times New Roman" w:hAnsi="Times New Roman" w:cs="David"/>
          <w:sz w:val="24"/>
          <w:szCs w:val="24"/>
          <w:rtl/>
          <w:lang w:eastAsia="he-IL"/>
        </w:rPr>
        <w:tab/>
        <w:t>המזמין רשאי להזמין אצל מודדים ובעלי מקצוע אחרים שירותים כלשהם על פי שיקול דעתו הבלעדי והמודד מצהיר כי אין לו ולא תהינה לו תביעות ו/או טענות כלפי המזמין או כלפי המודדים או בעלי המקצוע האחרים בגין הזמנת שירותים כאמור. משמסר המזמין ביצוע שירותים כאמור למודד אחר, מתחייב המודד לשתף עמו פעולה ככל שיידרש.</w:t>
      </w:r>
    </w:p>
    <w:p w14:paraId="7D54E36F"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3CA6116F"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צוות עובדים ואמצעים</w:t>
      </w:r>
    </w:p>
    <w:p w14:paraId="49F7AFC2"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3.1</w:t>
      </w:r>
      <w:r w:rsidRPr="0070217D">
        <w:rPr>
          <w:rFonts w:ascii="Times New Roman" w:eastAsia="Times New Roman" w:hAnsi="Times New Roman" w:cs="David"/>
          <w:sz w:val="24"/>
          <w:szCs w:val="24"/>
          <w:rtl/>
          <w:lang w:eastAsia="he-IL"/>
        </w:rPr>
        <w:tab/>
        <w:t>המודד מתחייב כי במשך כל תקופת בצוע שירותי המודד יקיים משרד מאויש מאורגן ומצויד באופן שיאפשר בצוע שירותי המודד בהתאם להוראות חוזה זה.</w:t>
      </w:r>
    </w:p>
    <w:p w14:paraId="3E1E768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3.2</w:t>
      </w:r>
      <w:r w:rsidRPr="0070217D">
        <w:rPr>
          <w:rFonts w:ascii="Times New Roman" w:eastAsia="Times New Roman" w:hAnsi="Times New Roman" w:cs="David"/>
          <w:sz w:val="24"/>
          <w:szCs w:val="24"/>
          <w:rtl/>
          <w:lang w:eastAsia="he-IL"/>
        </w:rPr>
        <w:tab/>
        <w:t xml:space="preserve">המודד מתחייב שהרכבם המספרי והמקצועי של צוות עובדיו, כמפורט </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בנספח א</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sz w:val="24"/>
          <w:szCs w:val="24"/>
          <w:rtl/>
          <w:lang w:eastAsia="he-IL"/>
        </w:rPr>
        <w:t xml:space="preserve"> יתאים לביצוע שירותי המודד ברמה ובמועדים המפורטים בחוזה זה ויניח את דעתו של המנהל במשך כל תקופת מתן שירותי המודד.</w:t>
      </w:r>
    </w:p>
    <w:p w14:paraId="31B6C73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3.3</w:t>
      </w:r>
      <w:r w:rsidRPr="0070217D">
        <w:rPr>
          <w:rFonts w:ascii="Times New Roman" w:eastAsia="Times New Roman" w:hAnsi="Times New Roman" w:cs="David"/>
          <w:sz w:val="24"/>
          <w:szCs w:val="24"/>
          <w:rtl/>
          <w:lang w:eastAsia="he-IL"/>
        </w:rPr>
        <w:tab/>
        <w:t xml:space="preserve">מבלי לגרוע מהתחייבותו האמורה של המודד, רשאי המנהל - אם וכאשר יראה צורך בכך על פי שיקול דעתו - להורות למודד מזמן לזמן להגדיל את צוות עובדיו, על חשבונו ואחריותו של המודד, </w:t>
      </w:r>
      <w:r w:rsidRPr="0070217D">
        <w:rPr>
          <w:rFonts w:ascii="Times New Roman" w:eastAsia="Times New Roman" w:hAnsi="Times New Roman" w:cs="David"/>
          <w:sz w:val="24"/>
          <w:szCs w:val="24"/>
          <w:rtl/>
          <w:lang w:eastAsia="he-IL"/>
        </w:rPr>
        <w:lastRenderedPageBreak/>
        <w:t>במספר, לתקופה ובמקומות אותם יציין המנהל בהוראותיו.</w:t>
      </w:r>
    </w:p>
    <w:p w14:paraId="4C05EB4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3.4</w:t>
      </w:r>
      <w:r w:rsidRPr="0070217D">
        <w:rPr>
          <w:rFonts w:ascii="Times New Roman" w:eastAsia="Times New Roman" w:hAnsi="Times New Roman" w:cs="David"/>
          <w:sz w:val="24"/>
          <w:szCs w:val="24"/>
          <w:rtl/>
          <w:lang w:eastAsia="he-IL"/>
        </w:rPr>
        <w:tab/>
        <w:t xml:space="preserve">מוסכם בזה כי במשך כל תקופת החוזה יהיה המודד המוסמך אשר שמו נקוב לצורך זה </w:t>
      </w:r>
      <w:r w:rsidRPr="0070217D">
        <w:rPr>
          <w:rFonts w:ascii="Times New Roman" w:eastAsia="Times New Roman" w:hAnsi="Times New Roman" w:cs="David"/>
          <w:b/>
          <w:bCs/>
          <w:sz w:val="24"/>
          <w:szCs w:val="24"/>
          <w:rtl/>
          <w:lang w:eastAsia="he-IL"/>
        </w:rPr>
        <w:t>ב</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נספח א"</w:t>
      </w:r>
      <w:r w:rsidRPr="0070217D">
        <w:rPr>
          <w:rFonts w:ascii="Times New Roman" w:eastAsia="Times New Roman" w:hAnsi="Times New Roman" w:cs="David"/>
          <w:sz w:val="24"/>
          <w:szCs w:val="24"/>
          <w:rtl/>
          <w:lang w:eastAsia="he-IL"/>
        </w:rPr>
        <w:t xml:space="preserve"> להלן, מנהלו הראשי של המודד למטרת בצוע החוזה (להלן - "</w:t>
      </w:r>
      <w:r w:rsidRPr="0070217D">
        <w:rPr>
          <w:rFonts w:ascii="Times New Roman" w:eastAsia="Times New Roman" w:hAnsi="Times New Roman" w:cs="David"/>
          <w:b/>
          <w:bCs/>
          <w:sz w:val="24"/>
          <w:szCs w:val="24"/>
          <w:rtl/>
          <w:lang w:eastAsia="he-IL"/>
        </w:rPr>
        <w:t>המנהל הראשי</w:t>
      </w:r>
      <w:r w:rsidRPr="0070217D">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 בכתב.</w:t>
      </w:r>
    </w:p>
    <w:p w14:paraId="1A1F5876"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המודד שיעסוק בבצוע שירותי המודד. מבלי לגרוע מהתחייבויות המודד כמתחייב מהאמור הרי בכל מקרה ששירותי המודד לא יינתנו ע"י המנהל הראשי כאמור מכל סיבה שהיא, יהיה המזמין זכאי לבטל את החוזה ויחולו הוראות סעיפים 12.3.2 ו- 12.3.3 להלן.</w:t>
      </w:r>
    </w:p>
    <w:p w14:paraId="3F9168A8" w14:textId="77777777" w:rsidR="0070217D" w:rsidRPr="0070217D" w:rsidRDefault="0070217D" w:rsidP="0070217D">
      <w:pPr>
        <w:widowControl w:val="0"/>
        <w:tabs>
          <w:tab w:val="left" w:pos="220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w:t>
      </w:r>
      <w:r w:rsidRPr="0070217D">
        <w:rPr>
          <w:rFonts w:ascii="Times New Roman" w:eastAsia="Times New Roman" w:hAnsi="Times New Roman" w:cs="David"/>
          <w:sz w:val="24"/>
          <w:szCs w:val="24"/>
          <w:rtl/>
          <w:lang w:eastAsia="he-IL"/>
        </w:rPr>
        <w:tab/>
      </w:r>
    </w:p>
    <w:p w14:paraId="4868BAF0"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לדרוש מהמודד להחליף כל עובד מעובדיו של המודד שלדעת המזמין אינו מתאים לתפקידו או אינו מבצעו להנחת דעתו, אף אם אושר תחילה ע"י המזמין, וכן לדרוש תגבור צוות המודד, ועל המודד למלא דרישת המזמין לאלתר.</w:t>
      </w:r>
    </w:p>
    <w:p w14:paraId="74D87515"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3.5.2</w:t>
      </w:r>
      <w:r w:rsidRPr="0070217D">
        <w:rPr>
          <w:rFonts w:ascii="Times New Roman" w:eastAsia="Times New Roman" w:hAnsi="Times New Roman" w:cs="David"/>
          <w:sz w:val="24"/>
          <w:szCs w:val="24"/>
          <w:rtl/>
          <w:lang w:eastAsia="he-IL"/>
        </w:rPr>
        <w:tab/>
        <w:t>החלטות המזמין בדבר אשור ו/או החלפת עובד מעובדי המודד תינתנה לפי שקול דעתו המוחלט וללא צורך במתן נימוקים. אין בהחלטות אלה כדי לשחרר את 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מאיזה מהתחייבויותיו לפי חוזה זה ואין בהן כדי להטיל על המזמין כל אחריות שהיא.</w:t>
      </w:r>
    </w:p>
    <w:p w14:paraId="2F10960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3.6</w:t>
      </w:r>
      <w:r w:rsidRPr="0070217D">
        <w:rPr>
          <w:rFonts w:ascii="Times New Roman" w:eastAsia="Times New Roman" w:hAnsi="Times New Roman" w:cs="David"/>
          <w:sz w:val="24"/>
          <w:szCs w:val="24"/>
          <w:rtl/>
          <w:lang w:eastAsia="he-IL"/>
        </w:rPr>
        <w:tab/>
        <w:t>המודד מתחייב לצייד על חשבונו את צוות עובדיו בכל הציוד הדרוש לבצוע שירותי המודד. האחזקה והשמירה על ציוד זה תהיה בידי המודד ועל חשבונו, והמזמין לא ישא בכל אחריות בגין אבדן או נזק כלשהו לציוד או לכל חלק ממנו מכל סיבה שהיא.</w:t>
      </w:r>
    </w:p>
    <w:p w14:paraId="2A59281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964037A"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המודד</w:t>
      </w:r>
    </w:p>
    <w:p w14:paraId="4CE6223B"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במגעים עם רשויות מוסמכות בכל הנוגע לשירותי המודד וכל הכרוך בכך יפעל המודד בתור בא-כוחו הטכני של המזמין והמזמין מסמיכו לכך, </w:t>
      </w:r>
      <w:r w:rsidRPr="0070217D">
        <w:rPr>
          <w:rFonts w:ascii="Times New Roman" w:eastAsia="Times New Roman" w:hAnsi="Times New Roman" w:cs="David"/>
          <w:sz w:val="24"/>
          <w:szCs w:val="24"/>
          <w:u w:val="single"/>
          <w:rtl/>
          <w:lang w:eastAsia="he-IL"/>
        </w:rPr>
        <w:t>ובלבד</w:t>
      </w:r>
      <w:r w:rsidRPr="0070217D">
        <w:rPr>
          <w:rFonts w:ascii="Times New Roman" w:eastAsia="Times New Roman" w:hAnsi="Times New Roman" w:cs="David"/>
          <w:sz w:val="24"/>
          <w:szCs w:val="24"/>
          <w:rtl/>
          <w:lang w:eastAsia="he-IL"/>
        </w:rPr>
        <w:t>:</w:t>
      </w:r>
    </w:p>
    <w:p w14:paraId="33BC132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4.1</w:t>
      </w:r>
      <w:r w:rsidRPr="0070217D">
        <w:rPr>
          <w:rFonts w:ascii="Times New Roman" w:eastAsia="Times New Roman" w:hAnsi="Times New Roman" w:cs="David"/>
          <w:sz w:val="24"/>
          <w:szCs w:val="24"/>
          <w:rtl/>
          <w:lang w:eastAsia="he-IL"/>
        </w:rPr>
        <w:tab/>
        <w:t>שהמודד לא יגיש כל תכניות ו/או תצ"ר או תיקונים לאיזה מאלה לאשור הרשויות המוסמכות אלא אם כן אושרו קודם לכן ע"י המזמין בכתב.</w:t>
      </w:r>
    </w:p>
    <w:p w14:paraId="5137208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4.2</w:t>
      </w:r>
      <w:r w:rsidRPr="0070217D">
        <w:rPr>
          <w:rFonts w:ascii="Times New Roman" w:eastAsia="Times New Roman" w:hAnsi="Times New Roman" w:cs="David"/>
          <w:sz w:val="24"/>
          <w:szCs w:val="24"/>
          <w:rtl/>
          <w:lang w:eastAsia="he-IL"/>
        </w:rPr>
        <w:tab/>
        <w:t>שהמודד לא יקבל כל החלטה ולא יפעל ולא יחייב את המזמין בכל עניין הכרוך בהתחייבות חוקית או כספית אלא בא</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שורו המוקדם של המזמין בכתב.</w:t>
      </w:r>
    </w:p>
    <w:p w14:paraId="4AE7835B"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860"/>
        <w:jc w:val="both"/>
        <w:rPr>
          <w:rFonts w:ascii="Times New Roman" w:eastAsia="Times New Roman" w:hAnsi="Times New Roman" w:cs="David"/>
          <w:sz w:val="24"/>
          <w:szCs w:val="24"/>
          <w:rtl/>
          <w:lang w:eastAsia="he-IL"/>
        </w:rPr>
      </w:pPr>
    </w:p>
    <w:p w14:paraId="2EA70942"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המנהל</w:t>
      </w:r>
    </w:p>
    <w:p w14:paraId="591B029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5.1</w:t>
      </w:r>
      <w:r w:rsidRPr="0070217D">
        <w:rPr>
          <w:rFonts w:ascii="Times New Roman" w:eastAsia="Times New Roman" w:hAnsi="Times New Roman" w:cs="David"/>
          <w:sz w:val="24"/>
          <w:szCs w:val="24"/>
          <w:rtl/>
          <w:lang w:eastAsia="he-IL"/>
        </w:rPr>
        <w:tab/>
        <w:t>המנהל רשאי לבדוק בכל עת את שירותי המודד כולם או חלקם, להשגיח על ביצוע שירותי המודד וכן לבדוק את טיב ומומחיות שירותי המודד הנעשים על ידי המודד או מטעמו. כן רשאי המנהל לבדוק אם המודד מבצע כהלכה את הוראות חוזה זה, את הוראות המזמין ואת הוראותיו.</w:t>
      </w:r>
    </w:p>
    <w:p w14:paraId="7C3F3DF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5.2</w:t>
      </w:r>
      <w:r w:rsidRPr="0070217D">
        <w:rPr>
          <w:rFonts w:ascii="Times New Roman" w:eastAsia="Times New Roman" w:hAnsi="Times New Roman" w:cs="David"/>
          <w:sz w:val="24"/>
          <w:szCs w:val="24"/>
          <w:rtl/>
          <w:lang w:eastAsia="he-IL"/>
        </w:rPr>
        <w:tab/>
        <w:t>המודד ימסור למנהל על פי דרישתו דין וחשבון על התקדמות ביצוע שירותי המודד וכן ימסור למנהל מיד בתום כל שלב משלבי ביצוע העבודה דו"ח המסכם את אותו שלב. הדו</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חות הנ"ל יכללו את הנושאים והפרטים כפי שייקבעו על ידי המזמין מעת לעת, וכל עוד לא נקבעו, יכללו הם את הנושאים המפורטים בנספח א'.</w:t>
      </w:r>
    </w:p>
    <w:p w14:paraId="2139D24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5.3</w:t>
      </w:r>
      <w:r w:rsidRPr="0070217D">
        <w:rPr>
          <w:rFonts w:ascii="Times New Roman" w:eastAsia="Times New Roman" w:hAnsi="Times New Roman" w:cs="David"/>
          <w:sz w:val="24"/>
          <w:szCs w:val="24"/>
          <w:rtl/>
          <w:lang w:eastAsia="he-IL"/>
        </w:rPr>
        <w:tab/>
        <w:t>לצורך הפעלת סמכויותיו רשאי המנהל או מי מטעמו לבקר במשרד המודד או בכל מקום אחר בו מבוצעים שירותי המודד והמודד מתחייב למסור כל הסבר שיידרש על ידו או מטעמו.</w:t>
      </w:r>
    </w:p>
    <w:p w14:paraId="4245A13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5.4</w:t>
      </w:r>
      <w:r w:rsidRPr="0070217D">
        <w:rPr>
          <w:rFonts w:ascii="Times New Roman" w:eastAsia="Times New Roman" w:hAnsi="Times New Roman" w:cs="David"/>
          <w:sz w:val="24"/>
          <w:szCs w:val="24"/>
          <w:rtl/>
          <w:lang w:eastAsia="he-IL"/>
        </w:rPr>
        <w:tab/>
        <w:t>אין בהפעלת סמכויות המנהל על פי חוזה זה כדי לגרוע מאחריות המודד או לשחררו מהתחייבויותיו על פי חוזה זה. בהקשר זה מובהר כי אישור המנהל לתכניות, בין לתכנון מוקדם ובין לתכנון סופי, לא יפטור את המודד מחובת ביצוע שינויים ו/או התאמות ו/או תכנון מחדש של התכניות, ככל שהדבר יידרש.</w:t>
      </w:r>
    </w:p>
    <w:p w14:paraId="0446EBF7" w14:textId="77777777" w:rsid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5.5</w:t>
      </w:r>
      <w:r w:rsidRPr="0070217D">
        <w:rPr>
          <w:rFonts w:ascii="Times New Roman" w:eastAsia="Times New Roman" w:hAnsi="Times New Roman" w:cs="David"/>
          <w:sz w:val="24"/>
          <w:szCs w:val="24"/>
          <w:rtl/>
          <w:lang w:eastAsia="he-IL"/>
        </w:rPr>
        <w:tab/>
        <w:t>אישר המנהל תכניות או מסמכים אחרים הקשורים בשרותי המודד על פי חוזה זה או שדרש המנהל מהמודד להכינם בהתאם לחוזה זה, אין בכך כדי לשחרר את המודד מאחריותו המקצועית המלאה, ואין בכך כדי להטיל על המנהל או על המזמין אחריות כלשהי לטיב התכניות או המסמכים האמורים.</w:t>
      </w:r>
    </w:p>
    <w:p w14:paraId="2FD7178E" w14:textId="77777777" w:rsidR="00D53BF7" w:rsidRPr="0070217D" w:rsidRDefault="00D53BF7"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p>
    <w:p w14:paraId="69AF7E98"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C988F86"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לוח זמנים ושלבי השרות</w:t>
      </w:r>
    </w:p>
    <w:p w14:paraId="53C6B64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6.1</w:t>
      </w:r>
      <w:r w:rsidRPr="0070217D">
        <w:rPr>
          <w:rFonts w:ascii="Times New Roman" w:eastAsia="Times New Roman" w:hAnsi="Times New Roman" w:cs="David"/>
          <w:sz w:val="24"/>
          <w:szCs w:val="24"/>
          <w:rtl/>
          <w:lang w:eastAsia="he-IL"/>
        </w:rPr>
        <w:tab/>
        <w:t>המודד יבצע את שירותי המודד בשלבים כמפורט ב</w:t>
      </w:r>
      <w:r w:rsidRPr="0070217D">
        <w:rPr>
          <w:rFonts w:ascii="Times New Roman" w:eastAsia="Times New Roman" w:hAnsi="Times New Roman" w:cs="David"/>
          <w:b/>
          <w:bCs/>
          <w:sz w:val="24"/>
          <w:szCs w:val="24"/>
          <w:rtl/>
          <w:lang w:eastAsia="he-IL"/>
        </w:rPr>
        <w:t>נספח</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b/>
          <w:bCs/>
          <w:sz w:val="24"/>
          <w:szCs w:val="24"/>
          <w:rtl/>
          <w:lang w:eastAsia="he-IL"/>
        </w:rPr>
        <w:t>ב' ובמועדים כמפורט בנספח ג'</w:t>
      </w:r>
      <w:r w:rsidRPr="0070217D">
        <w:rPr>
          <w:rFonts w:ascii="Times New Roman" w:eastAsia="Times New Roman" w:hAnsi="Times New Roman" w:cs="David"/>
          <w:sz w:val="24"/>
          <w:szCs w:val="24"/>
          <w:rtl/>
          <w:lang w:eastAsia="he-IL"/>
        </w:rPr>
        <w:t xml:space="preserve"> (להלן - "</w:t>
      </w:r>
      <w:r w:rsidRPr="0070217D">
        <w:rPr>
          <w:rFonts w:ascii="Times New Roman" w:eastAsia="Times New Roman" w:hAnsi="Times New Roman" w:cs="David"/>
          <w:b/>
          <w:bCs/>
          <w:sz w:val="24"/>
          <w:szCs w:val="24"/>
          <w:rtl/>
          <w:lang w:eastAsia="he-IL"/>
        </w:rPr>
        <w:t>לוח הזמנים</w:t>
      </w:r>
      <w:r w:rsidRPr="0070217D">
        <w:rPr>
          <w:rFonts w:ascii="Times New Roman" w:eastAsia="Times New Roman" w:hAnsi="Times New Roman" w:cs="David"/>
          <w:sz w:val="24"/>
          <w:szCs w:val="24"/>
          <w:rtl/>
          <w:lang w:eastAsia="he-IL"/>
        </w:rPr>
        <w:t>"). כל שרות הכלול בשרותי המודד אשר לא נקבע לו מועד בלוח הזמנים יבוצע על ידי המודד במועד שיהיה דרוש על מנת להבטיח בצוע שירותי המודד, לרבות אישורן הסופי של התכניות בהתאם להנחיות וצרכי המזמין, כפי שיימסר למודד מעת לעת על ידי המזמין ו/ואו המנהל.</w:t>
      </w:r>
    </w:p>
    <w:p w14:paraId="094BE79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6.2</w:t>
      </w:r>
      <w:r w:rsidRPr="0070217D">
        <w:rPr>
          <w:rFonts w:ascii="Times New Roman" w:eastAsia="Times New Roman" w:hAnsi="Times New Roman" w:cs="David"/>
          <w:sz w:val="24"/>
          <w:szCs w:val="24"/>
          <w:rtl/>
          <w:lang w:eastAsia="he-IL"/>
        </w:rPr>
        <w:tab/>
        <w:t>לא יתחיל המודד בבצוע שלב משלבי שירותי המודד כמפורט בנספח ב' (להלן - "שלבי השרות") אלא אם כן הודיע למזמין תחילה כי הגיע מועד בצוע שלב זה וקבל מהמזמין אשור בכתב לביצועו.</w:t>
      </w:r>
    </w:p>
    <w:p w14:paraId="4001246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6.3</w:t>
      </w:r>
      <w:r w:rsidRPr="0070217D">
        <w:rPr>
          <w:rFonts w:ascii="Times New Roman" w:eastAsia="Times New Roman" w:hAnsi="Times New Roman" w:cs="David"/>
          <w:sz w:val="24"/>
          <w:szCs w:val="24"/>
          <w:rtl/>
          <w:lang w:eastAsia="he-IL"/>
        </w:rPr>
        <w:tab/>
        <w:t>יש לראות חוזה זה כהתקשרות בין המזמין לבין המודד לגבי כל שירותי המודד או לגבי כל שלב שלהם בנפרד, לפי בחירת המזמין, כפוף לכך שהמזמין יהיה זכאי להפסיק את שירותי המודד בכל עת, עם השלמת כל שלב ואף במהלכו ויחולו הוראות סעיף 12 להלן.</w:t>
      </w:r>
    </w:p>
    <w:p w14:paraId="06DDC63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6.4</w:t>
      </w:r>
      <w:r w:rsidRPr="0070217D">
        <w:rPr>
          <w:rFonts w:ascii="Times New Roman" w:eastAsia="Times New Roman" w:hAnsi="Times New Roman" w:cs="David"/>
          <w:sz w:val="24"/>
          <w:szCs w:val="24"/>
          <w:rtl/>
          <w:lang w:eastAsia="he-IL"/>
        </w:rPr>
        <w:tab/>
        <w:t>ידוע למודד כי התחייבויות היועצים, הספקים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המודד מתחייב לבצע את שירותי המודד באופן שימנע כל עילה מהיועצים ומהקבלנים מלטעון לעיכוב מוצדק בבצוע עבודותיהם ובאופן שיבטיח ביצועם בהתאם ללוחות הזמנים שיסוכמו עמם.</w:t>
      </w:r>
    </w:p>
    <w:p w14:paraId="0509836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w:t>
      </w:r>
      <w:r w:rsidRPr="0070217D">
        <w:rPr>
          <w:rFonts w:ascii="Times New Roman" w:eastAsia="Times New Roman" w:hAnsi="Times New Roman" w:cs="David"/>
          <w:sz w:val="24"/>
          <w:szCs w:val="24"/>
          <w:rtl/>
          <w:lang w:eastAsia="he-IL"/>
        </w:rPr>
        <w:tab/>
        <w:t>עיכוב בבצוע שירותי המודד יוכר כמוצדק רק בהימלא כל התנאים המצטברים הבאים ולמשך הזמן שהמנהל יקבע, דהיינו:</w:t>
      </w:r>
    </w:p>
    <w:p w14:paraId="59019C1E"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6.5.1</w:t>
      </w:r>
      <w:r w:rsidRPr="0070217D">
        <w:rPr>
          <w:rFonts w:ascii="Times New Roman" w:eastAsia="Times New Roman" w:hAnsi="Times New Roman" w:cs="David"/>
          <w:sz w:val="24"/>
          <w:szCs w:val="24"/>
          <w:rtl/>
          <w:lang w:eastAsia="he-IL"/>
        </w:rPr>
        <w:tab/>
        <w:t>הוא נובע מכוח עליון או גורם אחר (להלן יחדיו - "אירוע דוחה") שלדעת המנהל לא הייתה למודד שליטה עליו.</w:t>
      </w:r>
    </w:p>
    <w:p w14:paraId="2DCF051D"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6.5.2</w:t>
      </w:r>
      <w:r w:rsidRPr="0070217D">
        <w:rPr>
          <w:rFonts w:ascii="Times New Roman" w:eastAsia="Times New Roman" w:hAnsi="Times New Roman" w:cs="David"/>
          <w:sz w:val="24"/>
          <w:szCs w:val="24"/>
          <w:rtl/>
          <w:lang w:eastAsia="he-IL"/>
        </w:rPr>
        <w:tab/>
        <w:t>מיד משהתרחש אירוע דוחה הודיע המודד למנהל על קיומו ועל משך העיכוב הצפוי.</w:t>
      </w:r>
    </w:p>
    <w:p w14:paraId="7A03F7AF"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6.5.3</w:t>
      </w:r>
      <w:r w:rsidRPr="0070217D">
        <w:rPr>
          <w:rFonts w:ascii="Times New Roman" w:eastAsia="Times New Roman" w:hAnsi="Times New Roman" w:cs="David"/>
          <w:sz w:val="24"/>
          <w:szCs w:val="24"/>
          <w:rtl/>
          <w:lang w:eastAsia="he-IL"/>
        </w:rPr>
        <w:tab/>
        <w:t>המנהל אישר כי האירוע הדוחה אכן מצדיק עיכוב בבצוע השירות ואת משך הדחייה.</w:t>
      </w:r>
    </w:p>
    <w:p w14:paraId="0541DFBA"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מהאמור לעיל מותנה בזה כי אחור בבצוע עבודות התכנון לא יהווה עילה לעיכוב בבצוע שירותי המודד אלא באשור המנהל בכתב.</w:t>
      </w:r>
    </w:p>
    <w:p w14:paraId="4B308C7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6.6</w:t>
      </w:r>
      <w:r w:rsidRPr="0070217D">
        <w:rPr>
          <w:rFonts w:ascii="Times New Roman" w:eastAsia="Times New Roman" w:hAnsi="Times New Roman" w:cs="David"/>
          <w:sz w:val="24"/>
          <w:szCs w:val="24"/>
          <w:rtl/>
          <w:lang w:eastAsia="he-IL"/>
        </w:rPr>
        <w:tab/>
        <w:t>המודד מתחייב להודיע למנהל מיידית, על כל עיכוב אשר לפי הערכתו עלול לגרום לאיחור בקיום לוח הזמנים.</w:t>
      </w:r>
    </w:p>
    <w:p w14:paraId="20892C9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6.7</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ב- 1 לכל חודש גרגוריאני, וכן בכל מועד שיידרש על ידי המזמין, ימסור המודד למזמין דו"ח על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התקדמות ביצוע שירותי המודד.</w:t>
      </w:r>
    </w:p>
    <w:p w14:paraId="4980464A"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9156FE1"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7.</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שכר המודד</w:t>
      </w:r>
    </w:p>
    <w:p w14:paraId="2671F344"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w:t>
      </w:r>
      <w:r w:rsidRPr="0070217D">
        <w:rPr>
          <w:rFonts w:ascii="Times New Roman" w:eastAsia="Times New Roman" w:hAnsi="Times New Roman" w:cs="David"/>
          <w:sz w:val="24"/>
          <w:szCs w:val="24"/>
          <w:rtl/>
          <w:lang w:eastAsia="he-IL"/>
        </w:rPr>
        <w:tab/>
      </w:r>
    </w:p>
    <w:p w14:paraId="7C8E3A16"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7.1.1</w:t>
      </w:r>
      <w:r w:rsidRPr="0070217D">
        <w:rPr>
          <w:rFonts w:ascii="Times New Roman" w:eastAsia="Times New Roman" w:hAnsi="Times New Roman" w:cs="David"/>
          <w:sz w:val="24"/>
          <w:szCs w:val="24"/>
          <w:rtl/>
          <w:lang w:eastAsia="he-IL"/>
        </w:rPr>
        <w:tab/>
        <w:t xml:space="preserve">בתמורה למתן שירותי המודד במלואם ובמועדם ישלם המזמין למודד שכר טרחה סופי בשיעורים, במועדים ובתנאים כמפורט בנספח </w:t>
      </w:r>
      <w:r w:rsidRPr="0070217D">
        <w:rPr>
          <w:rFonts w:ascii="Times New Roman" w:eastAsia="Times New Roman" w:hAnsi="Times New Roman" w:cs="David"/>
          <w:b/>
          <w:bCs/>
          <w:sz w:val="24"/>
          <w:szCs w:val="24"/>
          <w:rtl/>
          <w:lang w:eastAsia="he-IL"/>
        </w:rPr>
        <w:t>"ד"</w:t>
      </w:r>
      <w:r w:rsidRPr="0070217D">
        <w:rPr>
          <w:rFonts w:ascii="Times New Roman" w:eastAsia="Times New Roman" w:hAnsi="Times New Roman" w:cs="David"/>
          <w:sz w:val="24"/>
          <w:szCs w:val="24"/>
          <w:rtl/>
          <w:lang w:eastAsia="he-IL"/>
        </w:rPr>
        <w:t xml:space="preserve"> לחוזה זה (להלן: </w:t>
      </w:r>
      <w:r w:rsidRPr="0070217D">
        <w:rPr>
          <w:rFonts w:ascii="Times New Roman" w:eastAsia="Times New Roman" w:hAnsi="Times New Roman" w:cs="David"/>
          <w:b/>
          <w:bCs/>
          <w:sz w:val="24"/>
          <w:szCs w:val="24"/>
          <w:rtl/>
          <w:lang w:eastAsia="he-IL"/>
        </w:rPr>
        <w:t>"שכר המודד"</w:t>
      </w:r>
      <w:r w:rsidRPr="0070217D">
        <w:rPr>
          <w:rFonts w:ascii="Times New Roman" w:eastAsia="Times New Roman" w:hAnsi="Times New Roman" w:cs="David"/>
          <w:sz w:val="24"/>
          <w:szCs w:val="24"/>
          <w:rtl/>
          <w:lang w:eastAsia="he-IL"/>
        </w:rPr>
        <w:t>).</w:t>
      </w:r>
    </w:p>
    <w:p w14:paraId="77575BA5"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7.1.2</w:t>
      </w:r>
      <w:r w:rsidRPr="0070217D">
        <w:rPr>
          <w:rFonts w:ascii="Times New Roman" w:eastAsia="Times New Roman" w:hAnsi="Times New Roman" w:cs="David"/>
          <w:sz w:val="24"/>
          <w:szCs w:val="24"/>
          <w:rtl/>
          <w:lang w:eastAsia="he-IL"/>
        </w:rPr>
        <w:tab/>
        <w:t>אין באישור ו/או בתשלום שכר המודד עפ"י חוזה זה או כל חלק ממנו משום אישור כלשהו מצד המזמין לגבי עצם ביצוע שירותי המודד ו/או טיבם ו/או הסכום המגיע למודד.</w:t>
      </w:r>
    </w:p>
    <w:p w14:paraId="6D63BA4E"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המע"מ בגין שכר המודד ישולם למודד כנגד המצאת חשבונית מס כדין ערוכה על שם המזמין.</w:t>
      </w:r>
    </w:p>
    <w:p w14:paraId="25EF3BC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7.1.4</w:t>
      </w:r>
      <w:r w:rsidRPr="0070217D">
        <w:rPr>
          <w:rFonts w:ascii="Times New Roman" w:eastAsia="Times New Roman" w:hAnsi="Times New Roman" w:cs="David"/>
          <w:sz w:val="24"/>
          <w:szCs w:val="24"/>
          <w:rtl/>
          <w:lang w:eastAsia="he-IL"/>
        </w:rPr>
        <w:tab/>
        <w:t>תנאים מקדמיים לביצוע תשלום כלשהו ע"ח שכר המודד ע"י המזמין הינם המצאת אישור רשמי על שם המודד בדבר ניהול ספרים כדין, כנדרש בחוק, וכן המצאת חשבונית מס כדין בסכום המתאים. כמו כן ככל שה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לא ימציא למזמין אישור תקף בדבר פטור מניכוי מס במקור, קודם לביצוע כל תשלום ע"ח שכר המודד, ינוכה מס במקור כדין, מכל סכום ע"ח שכר המודד שישולם ע"י המזמין. למען הסר ספק מובהר ומוסכם, כי המצאת אישור בדבר ניכוי המס במקור, יחשב כביצוע תשלום של המזמין ע"י התמורה בגובה הסכום הנקוב באישור.</w:t>
      </w:r>
    </w:p>
    <w:p w14:paraId="65D5C58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w:t>
      </w:r>
      <w:r w:rsidRPr="0070217D">
        <w:rPr>
          <w:rFonts w:ascii="Times New Roman" w:eastAsia="Times New Roman" w:hAnsi="Times New Roman" w:cs="David"/>
          <w:sz w:val="24"/>
          <w:szCs w:val="24"/>
          <w:rtl/>
          <w:lang w:eastAsia="he-IL"/>
        </w:rPr>
        <w:tab/>
        <w:t>נוסף לשכר האמור בסעיף 7.1 לעיל, יהיה המודד זכאי להחזרת ההוצאות הממשיות בשרותי העזר המפורטים להלן:</w:t>
      </w:r>
    </w:p>
    <w:p w14:paraId="550752EF"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7.2.1</w:t>
      </w:r>
      <w:r w:rsidRPr="0070217D">
        <w:rPr>
          <w:rFonts w:ascii="Times New Roman" w:eastAsia="Times New Roman" w:hAnsi="Times New Roman" w:cs="David"/>
          <w:sz w:val="24"/>
          <w:szCs w:val="24"/>
          <w:rtl/>
          <w:lang w:eastAsia="he-IL"/>
        </w:rPr>
        <w:tab/>
        <w:t>הדפסות בתוויין אשר לא ניתן להפיק אותן במשרד המודד.</w:t>
      </w:r>
    </w:p>
    <w:p w14:paraId="15058FF1"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7.2.2</w:t>
      </w:r>
      <w:r w:rsidRPr="0070217D">
        <w:rPr>
          <w:rFonts w:ascii="Times New Roman" w:eastAsia="Times New Roman" w:hAnsi="Times New Roman" w:cs="David"/>
          <w:sz w:val="24"/>
          <w:szCs w:val="24"/>
          <w:rtl/>
          <w:lang w:eastAsia="he-IL"/>
        </w:rPr>
        <w:tab/>
        <w:t xml:space="preserve">העתקות וסמי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שנמסרו ע"י המודד למזמין, לרשויות המוסמכות, או ליועצים, למעט העתקות וצילומים שיפיק המודד במשרדו.</w:t>
      </w:r>
    </w:p>
    <w:p w14:paraId="116FC05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7.2.3</w:t>
      </w:r>
      <w:r w:rsidRPr="0070217D">
        <w:rPr>
          <w:rFonts w:ascii="Times New Roman" w:eastAsia="Times New Roman" w:hAnsi="Times New Roman" w:cs="David"/>
          <w:sz w:val="24"/>
          <w:szCs w:val="24"/>
          <w:rtl/>
          <w:lang w:eastAsia="he-IL"/>
        </w:rPr>
        <w:tab/>
        <w:t>הדפסות (בבית דפוס) והכפלת מסמכים.</w:t>
      </w:r>
    </w:p>
    <w:p w14:paraId="0733388E"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7.2.4</w:t>
      </w:r>
      <w:r w:rsidRPr="0070217D">
        <w:rPr>
          <w:rFonts w:ascii="Times New Roman" w:eastAsia="Times New Roman" w:hAnsi="Times New Roman" w:cs="David"/>
          <w:sz w:val="24"/>
          <w:szCs w:val="24"/>
          <w:rtl/>
          <w:lang w:eastAsia="he-IL"/>
        </w:rPr>
        <w:tab/>
        <w:t>שליחויות.</w:t>
      </w:r>
    </w:p>
    <w:p w14:paraId="530D5CBA"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203" w:hanging="636"/>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המזמין רשאי להורות למודד להיזקק למכונים שיקבעו על ידו לצורך הזמנת שירותי העזר דלעיל. הוצאות לפי פסקאות 7.2.3 ו- 7.2.4 יוחזרו למודד רק אם אושרו תחילה בכתב, טרם הזמנת שירותי העזר ע"י המנהל.</w:t>
      </w:r>
    </w:p>
    <w:p w14:paraId="42AB2DC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7.3</w:t>
      </w:r>
      <w:r w:rsidRPr="0070217D">
        <w:rPr>
          <w:rFonts w:ascii="Times New Roman" w:eastAsia="Times New Roman" w:hAnsi="Times New Roman" w:cs="David"/>
          <w:sz w:val="24"/>
          <w:szCs w:val="24"/>
          <w:rtl/>
          <w:lang w:eastAsia="he-IL"/>
        </w:rPr>
        <w:tab/>
        <w:t xml:space="preserve">על חשבון שכר המודד ישולמו למודד תשלומי ביניים בשעורים ובמועדים המפורטים בנספח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ה</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וכן כל תשלומי ביניים נוספים במידה והמזמין יחליט לשלמם לפי שקול דעתו הבלעדי.</w:t>
      </w:r>
    </w:p>
    <w:p w14:paraId="3C08F055"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כל תשלומי הביניים לפי פסקה זו הינם מקדמות על חשבון שכר המודד ואין באישורם ו/או בתשלומם משום אישור כלשהו מצד המזמין לגבי בצוע שלב משלבי שירותי המודד ו/או טיב השרות ו/או הסכום המגיע למודד.</w:t>
      </w:r>
    </w:p>
    <w:p w14:paraId="3DF8C512"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7.4</w:t>
      </w:r>
      <w:r w:rsidRPr="0070217D">
        <w:rPr>
          <w:rFonts w:ascii="Times New Roman" w:eastAsia="Times New Roman" w:hAnsi="Times New Roman" w:cs="David"/>
          <w:sz w:val="24"/>
          <w:szCs w:val="24"/>
          <w:rtl/>
          <w:lang w:eastAsia="he-IL"/>
        </w:rPr>
        <w:tab/>
        <w:t xml:space="preserve">מוסכם במפורש כי השכר האמור בסעיף זה הוא סופי ומוחלט, והמודד לא יהיה זכאי לשום תוספת מסיבת הימשכות שירותי המודד ו/או הפרויקט מעל למצופה, קצב קידומו או אי קידומו ע"י המזמין ו/או הרשויות, קנה המידה של התוכניות, אחוז השיפוע של השטח, חלוקה קיימת/לא קיימת במקרקעין, סוג הפרויקט, היותם של המקרקעין כלולים/מושפעים ממספר מרחבי תכנון ורשויות מקומיות, מידת השינויים שידרשו ע"י המזמין, קיומם של מבנים ו/או מתקנים במקרקעין או מכל עילה אחרת איזו שהיא, אלא אם נאמר בחוזה זה במפורש אחרת. תנאי להשלים שכר המודד במלואו הינו המצאת הצהרתו בנוסח המצ"ב כנספח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ט</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xml:space="preserve"> בדבר העדר תביעות.</w:t>
      </w:r>
    </w:p>
    <w:p w14:paraId="0BAD155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7.5</w:t>
      </w:r>
      <w:r w:rsidRPr="0070217D">
        <w:rPr>
          <w:rFonts w:ascii="Times New Roman" w:eastAsia="Times New Roman" w:hAnsi="Times New Roman" w:cs="David"/>
          <w:sz w:val="24"/>
          <w:szCs w:val="24"/>
          <w:rtl/>
          <w:lang w:eastAsia="he-IL"/>
        </w:rPr>
        <w:tab/>
        <w:t xml:space="preserve">מבלי לפגוע בכלליות האמור בסעיף 7 זה, מוסכם בזה כי המודד לא יהיה זכאי, בשום מקרה, לקבל </w:t>
      </w:r>
      <w:r w:rsidRPr="0070217D">
        <w:rPr>
          <w:rFonts w:ascii="Times New Roman" w:eastAsia="Times New Roman" w:hAnsi="Times New Roman" w:cs="David"/>
          <w:sz w:val="24"/>
          <w:szCs w:val="24"/>
          <w:rtl/>
          <w:lang w:eastAsia="he-IL"/>
        </w:rPr>
        <w:lastRenderedPageBreak/>
        <w:t>תמורה ו/או שכר ו/או טובות הנאה כלשהן מכל צד שלישי אחר, לרבות מהיועצים או מכל קבלן בפרויקט, וכל סכום שיתקבל על ידו כאמור, בין במישרין ובין בעקיפין יהיה רכוש החברה. מבלי לגרוע מהאמור, מובהר בזה כי הפרת סעיף זה על ידי המודד תהווה הפרה יסודית של החוזה.</w:t>
      </w:r>
    </w:p>
    <w:p w14:paraId="0A1951C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861F8BD"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עדכון התכניות</w:t>
      </w:r>
    </w:p>
    <w:p w14:paraId="319010C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8.1</w:t>
      </w:r>
      <w:r w:rsidRPr="0070217D">
        <w:rPr>
          <w:rFonts w:ascii="Times New Roman" w:eastAsia="Times New Roman" w:hAnsi="Times New Roman" w:cs="David"/>
          <w:sz w:val="24"/>
          <w:szCs w:val="24"/>
          <w:rtl/>
          <w:lang w:eastAsia="he-IL"/>
        </w:rPr>
        <w:tab/>
        <w:t>המודד מתחייב לפי דרישת המנהל לערוך בכל שלב משלבי התכנון או העבודה כל העדכונים בתכניות שיידרשו מבלי שיהיה זכאי לכל תשלום נוסף בעד עבודות אלו.</w:t>
      </w:r>
    </w:p>
    <w:p w14:paraId="7EE14D6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 xml:space="preserve">נדרשו שינויים </w:t>
      </w:r>
      <w:r w:rsidRPr="0070217D">
        <w:rPr>
          <w:rFonts w:ascii="Times New Roman" w:eastAsia="Times New Roman" w:hAnsi="Times New Roman" w:cs="David" w:hint="cs"/>
          <w:sz w:val="24"/>
          <w:szCs w:val="24"/>
          <w:rtl/>
          <w:lang w:eastAsia="he-IL"/>
        </w:rPr>
        <w:t xml:space="preserve">ע"י המזמין </w:t>
      </w:r>
      <w:r w:rsidRPr="0070217D">
        <w:rPr>
          <w:rFonts w:ascii="Times New Roman" w:eastAsia="Times New Roman" w:hAnsi="Times New Roman" w:cs="David"/>
          <w:sz w:val="24"/>
          <w:szCs w:val="24"/>
          <w:rtl/>
          <w:lang w:eastAsia="he-IL"/>
        </w:rPr>
        <w:t>לאחר השלב בו המליצה הועדה המקומית לאשר את התכניות כהגדרתם בהסכם זה, ובצוע השינויים כאמור מחייב את המודד בעבודה העולה במידה רבה ובאופן יסודי על שירותי המודד אלמלא השנויים, יהיה המודד זכאי לתשלום נוסף בעד העבודה הנוספת שבצע עקב השנויים האמורים כפי שיקבע המנהל. התשלום הנוסף ישולם בגין העבודה הנוספת שהמודד בצע כפי שיקבע ע"י המנהל. בכל מקרה לא יהיו שנויים עילה לשנוי בלוח הזמנים אלא באשור המנהל בכתב.</w:t>
      </w:r>
    </w:p>
    <w:p w14:paraId="24636CD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מבלי לגרוע  מהאמור בסעיף 8.1 לעיל, מודגש במיוחד כי לא יגיע למודד דבר בגין שינויים הנובעים מ:</w:t>
      </w:r>
    </w:p>
    <w:p w14:paraId="15526645"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8.2.1</w:t>
      </w:r>
      <w:r w:rsidRPr="0070217D">
        <w:rPr>
          <w:rFonts w:ascii="Times New Roman" w:eastAsia="Times New Roman" w:hAnsi="Times New Roman" w:cs="David"/>
          <w:sz w:val="24"/>
          <w:szCs w:val="24"/>
          <w:rtl/>
          <w:lang w:eastAsia="he-IL"/>
        </w:rPr>
        <w:tab/>
        <w:t>טעות או לקוי בעבודת המודד או בעבודת היועצים, אשר המודד לא התריע לגביה אף על פי שסביר כי יכול היה לעשות כן באותן נסיבות.</w:t>
      </w:r>
    </w:p>
    <w:p w14:paraId="152A1E77"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8.2.2</w:t>
      </w:r>
      <w:r w:rsidRPr="0070217D">
        <w:rPr>
          <w:rFonts w:ascii="Times New Roman" w:eastAsia="Times New Roman" w:hAnsi="Times New Roman" w:cs="David"/>
          <w:sz w:val="24"/>
          <w:szCs w:val="24"/>
          <w:rtl/>
          <w:lang w:eastAsia="he-IL"/>
        </w:rPr>
        <w:tab/>
        <w:t>השינוי מתחייב במישרין או בעקיפין מהפרת איזה מהוראות חוזה זה ע"י המודד.</w:t>
      </w:r>
    </w:p>
    <w:p w14:paraId="0BDF73F4"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8.2.3</w:t>
      </w:r>
      <w:r w:rsidRPr="0070217D">
        <w:rPr>
          <w:rFonts w:ascii="Times New Roman" w:eastAsia="Times New Roman" w:hAnsi="Times New Roman" w:cs="David"/>
          <w:sz w:val="24"/>
          <w:szCs w:val="24"/>
          <w:rtl/>
          <w:lang w:eastAsia="he-IL"/>
        </w:rPr>
        <w:tab/>
        <w:t xml:space="preserve">השינויים מתחייבים מדרישת רשויות מוסמכות ו/או נדרשו עקב התנגדויות של גורמים שונים לתוכניות. </w:t>
      </w:r>
    </w:p>
    <w:p w14:paraId="16701E60" w14:textId="77777777" w:rsidR="0070217D" w:rsidRPr="0070217D" w:rsidRDefault="0070217D" w:rsidP="0070217D">
      <w:pPr>
        <w:widowControl w:val="0"/>
        <w:autoSpaceDE w:val="0"/>
        <w:autoSpaceDN w:val="0"/>
        <w:spacing w:before="0" w:beforeAutospacing="0" w:after="0" w:afterAutospacing="0" w:line="240" w:lineRule="auto"/>
        <w:ind w:left="820" w:hanging="580"/>
        <w:jc w:val="both"/>
        <w:rPr>
          <w:rFonts w:ascii="Times New Roman" w:eastAsia="Times New Roman" w:hAnsi="Times New Roman" w:cs="David"/>
          <w:sz w:val="24"/>
          <w:szCs w:val="24"/>
          <w:rtl/>
          <w:lang w:eastAsia="he-IL"/>
        </w:rPr>
      </w:pPr>
    </w:p>
    <w:p w14:paraId="664A0E55" w14:textId="77777777" w:rsidR="0070217D" w:rsidRPr="00215191" w:rsidRDefault="0070217D" w:rsidP="0070217D">
      <w:pPr>
        <w:widowControl w:val="0"/>
        <w:autoSpaceDE w:val="0"/>
        <w:autoSpaceDN w:val="0"/>
        <w:spacing w:before="0" w:beforeAutospacing="0" w:after="0" w:afterAutospacing="0" w:line="360" w:lineRule="auto"/>
        <w:ind w:left="567" w:hanging="567"/>
        <w:jc w:val="both"/>
        <w:rPr>
          <w:rFonts w:ascii="David" w:eastAsia="Times New Roman" w:hAnsi="David" w:cs="David"/>
          <w:sz w:val="24"/>
          <w:szCs w:val="24"/>
          <w:rtl/>
          <w:lang w:eastAsia="he-IL"/>
        </w:rPr>
      </w:pPr>
      <w:r w:rsidRPr="0070217D">
        <w:rPr>
          <w:rFonts w:ascii="Times New Roman" w:eastAsia="Times New Roman" w:hAnsi="Times New Roman" w:cs="David"/>
          <w:sz w:val="24"/>
          <w:szCs w:val="24"/>
          <w:rtl/>
          <w:lang w:eastAsia="he-IL"/>
        </w:rPr>
        <w:t>9</w:t>
      </w:r>
      <w:r w:rsidRPr="00215191">
        <w:rPr>
          <w:rFonts w:ascii="David" w:eastAsia="Times New Roman" w:hAnsi="David" w:cs="David"/>
          <w:sz w:val="24"/>
          <w:szCs w:val="24"/>
          <w:rtl/>
          <w:lang w:eastAsia="he-IL"/>
        </w:rPr>
        <w:t>.</w:t>
      </w:r>
      <w:r w:rsidRPr="00215191">
        <w:rPr>
          <w:rFonts w:ascii="David" w:eastAsia="Times New Roman" w:hAnsi="David" w:cs="David"/>
          <w:sz w:val="24"/>
          <w:szCs w:val="24"/>
          <w:rtl/>
          <w:lang w:eastAsia="he-IL"/>
        </w:rPr>
        <w:tab/>
      </w:r>
      <w:r w:rsidRPr="00215191">
        <w:rPr>
          <w:rFonts w:ascii="David" w:eastAsia="Times New Roman" w:hAnsi="David" w:cs="David"/>
          <w:b/>
          <w:bCs/>
          <w:sz w:val="24"/>
          <w:szCs w:val="24"/>
          <w:u w:val="single"/>
          <w:rtl/>
          <w:lang w:eastAsia="he-IL"/>
        </w:rPr>
        <w:t>אחריות ובטוח</w:t>
      </w:r>
    </w:p>
    <w:p w14:paraId="4214BB54" w14:textId="77777777"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מתחייב לבצע את שירותי המודד בהתאם להוראות החוזה בנאמנות, במועדים על פי חוזה זה, במומחיות, בזהירות וברמה מקצועית מעולה, והוא אחראי מכל הבחינות למעשים ולמחדלים ולטיב השירותים שבוצעו על ידו או ע"י כל מי שהועסק על ידו.</w:t>
      </w:r>
    </w:p>
    <w:p w14:paraId="3063674C" w14:textId="77777777"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אשור ע"י המזמין של תכניות, או כל גורמים אחרים הקשורים בשרותי המודד ו/או מתן הוראות למודד אינו משחרר את המודד מאחריותו המלאה, ואין בו כדי להטיל על המזמין אחריות כלשהי בקשר להוראות, לתכניות, או לגורמים האמורים וכל הקשור בהם והנובע מהם.</w:t>
      </w:r>
    </w:p>
    <w:p w14:paraId="707EAA05" w14:textId="77777777"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לבדו יהיה אחראי לכל נזק לגוף או לרכוש ולכל הפסד וכל הוצאה שיגרמו למזמין או/וגם לכל צד שלישי, במישרין או בעקיפין, עקב שירותי המודד או אי ביצוען בהתאם לחוזה, או כתוצאה מהם או בקשר אליהם; המודד פוטר את המזמין ו/או את שלוחיו מכל אחריות לאובדן או נזק כאמור, כמו כן מתחייב המודד לפצות את המזמין בעד כל נזק, הפסד או הוצאה כאמור או כיסויו על ידי המזמין, וזאת בתוך חודש מיום מסירת הודעה בכתב מאת המזמין, המפרטת את הסכום הנדרש מהמודד, ועד לתשלום סכום הפיצוי יראו אותו כחוב המגיע מהמודד למזמין על פי חוזה זה.</w:t>
      </w:r>
    </w:p>
    <w:p w14:paraId="464D72BC" w14:textId="77777777" w:rsidR="00746003"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כל הפעולות, המעשים והמחדלים שיעשו או יחדלו על ידי המודד ו/או עובדיו ו/או שליחיו ו/או הפועלים מטעמו ו/או עבורו תוך כדי בצוע שירותי המודד, לרבות כל הפעולות הכרוכות בכך, יעשו או יחדלו על ידו כקבלן עצמאי העובד על סיכונו ועל אחריותו.</w:t>
      </w:r>
    </w:p>
    <w:p w14:paraId="243765F3"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קיימת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המפורטים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והמהווה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בלתי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נפרד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אצל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חברת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מורשית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בישראל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מוניטין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רשאי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w:t>
      </w:r>
    </w:p>
    <w:p w14:paraId="7C4ED1F9"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מצד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תחילת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וכתנאי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מוקדם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תשלום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התמורה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מבטחיו</w:t>
      </w:r>
      <w:r w:rsidRPr="00215191">
        <w:rPr>
          <w:rFonts w:ascii="David" w:eastAsia="Times New Roman" w:hAnsi="David" w:cs="David"/>
          <w:sz w:val="24"/>
          <w:szCs w:val="24"/>
          <w:rtl/>
          <w:lang w:eastAsia="he-IL"/>
        </w:rPr>
        <w:t xml:space="preserve">. </w:t>
      </w:r>
    </w:p>
    <w:p w14:paraId="76DA2E39"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lastRenderedPageBreak/>
        <w:t>כמו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מעודכן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חידוש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מאוחרת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יותר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sz w:val="24"/>
          <w:szCs w:val="24"/>
          <w:cs/>
          <w:lang w:eastAsia="he-IL"/>
        </w:rPr>
        <w:t>‎</w:t>
      </w:r>
      <w:r w:rsidRPr="00215191">
        <w:rPr>
          <w:rFonts w:ascii="David" w:eastAsia="Times New Roman" w:hAnsi="David" w:cs="David"/>
          <w:sz w:val="24"/>
          <w:szCs w:val="24"/>
          <w:lang w:eastAsia="he-IL"/>
        </w:rPr>
        <w:t>1.1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w:t>
      </w:r>
    </w:p>
    <w:p w14:paraId="2B2C28C9"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הינם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בבחינת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מזערית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שאינה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ממלוא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p>
    <w:p w14:paraId="58256608"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הקשור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2DC837E5"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לבדוק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שיומצא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לבצע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תיקון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הרחבה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להתחייבויות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w:t>
      </w:r>
    </w:p>
    <w:p w14:paraId="751510BF"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מוצהר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הבדיקה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ולדרישת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אינן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מטילות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טיבם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ותוקפם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העדרם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4430774F"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המובא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לחצרי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המשמש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תביעה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הנזכרים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125DD85C"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p>
    <w:p w14:paraId="3541FFEA"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ייכלל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בדבר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המבטחים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ובלבד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לטובת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בזדון</w:t>
      </w:r>
      <w:r w:rsidRPr="00215191">
        <w:rPr>
          <w:rFonts w:ascii="David" w:eastAsia="Times New Roman" w:hAnsi="David" w:cs="David"/>
          <w:sz w:val="24"/>
          <w:szCs w:val="24"/>
          <w:rtl/>
          <w:lang w:eastAsia="he-IL"/>
        </w:rPr>
        <w:t xml:space="preserve">. </w:t>
      </w:r>
    </w:p>
    <w:p w14:paraId="40037A37"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הוראה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לעניין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ובמקרה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יינתנו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לדאוג</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לתנאים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ולסכומים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לחלופין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נתונה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המבוטח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p>
    <w:p w14:paraId="60747163"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למען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ספק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ביחס</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במלואם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במישרין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בעקיפין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עקב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מכוסה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6E2EC1E6"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לצמצם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בצורה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מהתחייבויותיו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לשחרר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מחובתו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לפצות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w:t>
      </w:r>
    </w:p>
    <w:p w14:paraId="12D173B7" w14:textId="7777777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קפדני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ומדוקדק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המתייחסים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הניתנים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משולב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ה</w:t>
      </w:r>
      <w:r w:rsidRPr="00215191">
        <w:rPr>
          <w:rFonts w:ascii="David" w:eastAsia="Times New Roman" w:hAnsi="David" w:cs="David"/>
          <w:sz w:val="24"/>
          <w:szCs w:val="24"/>
          <w:rtl/>
          <w:lang w:eastAsia="he-IL"/>
        </w:rPr>
        <w:t xml:space="preserve">- 1995 </w:t>
      </w:r>
      <w:r w:rsidRPr="00215191">
        <w:rPr>
          <w:rFonts w:ascii="David" w:eastAsia="Times New Roman" w:hAnsi="David" w:cs="David" w:hint="eastAsia"/>
          <w:sz w:val="24"/>
          <w:szCs w:val="24"/>
          <w:rtl/>
          <w:lang w:eastAsia="he-IL"/>
        </w:rPr>
        <w:t>ואחר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שהותקנו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ובעיקר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לפגוע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בכלליות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שליחיו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משמשיו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ועובדיהם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אלה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מקרי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זמני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ל</w:t>
      </w:r>
      <w:r w:rsidRPr="00215191">
        <w:rPr>
          <w:rFonts w:ascii="David" w:eastAsia="Times New Roman" w:hAnsi="David" w:cs="David"/>
          <w:sz w:val="24"/>
          <w:szCs w:val="24"/>
          <w:rtl/>
          <w:lang w:eastAsia="he-IL"/>
        </w:rPr>
        <w:t>.</w:t>
      </w:r>
    </w:p>
    <w:p w14:paraId="08510156" w14:textId="77777777" w:rsidR="0070217D" w:rsidRPr="00215191" w:rsidRDefault="0070217D" w:rsidP="0070217D">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הפרת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תנאיו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תיחשב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להפרה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יסודית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w:t>
      </w:r>
    </w:p>
    <w:p w14:paraId="26ACE928"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2795DC0" w14:textId="77777777" w:rsidR="00D53BF7" w:rsidRPr="0070217D" w:rsidRDefault="00D53BF7"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50E6DC3"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10.</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אספקת תכניות</w:t>
      </w:r>
    </w:p>
    <w:p w14:paraId="6595919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10.1</w:t>
      </w:r>
      <w:r w:rsidRPr="0070217D">
        <w:rPr>
          <w:rFonts w:ascii="Times New Roman" w:eastAsia="Times New Roman" w:hAnsi="Times New Roman" w:cs="David"/>
          <w:sz w:val="24"/>
          <w:szCs w:val="24"/>
          <w:rtl/>
          <w:lang w:eastAsia="he-IL"/>
        </w:rPr>
        <w:tab/>
        <w:t>בכל עת במהלך בצוע שירותי המודד ימסור המודד למזמין מיד לפי דרישתו כל תכניות, ובמידה והדרישה מתייחסת לתכניות שאינן בידו יערכן המודד בכל ההקדם האפשרי וימסרן למזמין.</w:t>
      </w:r>
    </w:p>
    <w:p w14:paraId="35FFB0E4"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10.2</w:t>
      </w:r>
      <w:r w:rsidRPr="0070217D">
        <w:rPr>
          <w:rFonts w:ascii="Times New Roman" w:eastAsia="Times New Roman" w:hAnsi="Times New Roman" w:cs="David"/>
          <w:sz w:val="24"/>
          <w:szCs w:val="24"/>
          <w:rtl/>
          <w:lang w:eastAsia="he-IL"/>
        </w:rPr>
        <w:tab/>
        <w:t>עם גמר שירותי המודד ימסור המודד למזמין סדרה אחת של העתקי התכניות כשהן מעודכנות לפי אישורן בפועל (ואם לא אושרו - לפי עדכונן האחרון), ודיסקים המכילים את התכנון במדיה ממוחשבת.</w:t>
      </w:r>
    </w:p>
    <w:p w14:paraId="2D31DC8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10.3</w:t>
      </w:r>
      <w:r w:rsidRPr="0070217D">
        <w:rPr>
          <w:rFonts w:ascii="Times New Roman" w:eastAsia="Times New Roman" w:hAnsi="Times New Roman" w:cs="David"/>
          <w:sz w:val="24"/>
          <w:szCs w:val="24"/>
          <w:rtl/>
          <w:lang w:eastAsia="he-IL"/>
        </w:rPr>
        <w:tab/>
        <w:t>הובא החוזה לידי גמר או בוטל לפי סעיף 12 להלן - ימסור המודד למזמין סדרה אחת של העתקי התכניות ודיסקים כשהן מעודכנות עד לתאריך הבאת החוזה לידי גמר, או עד לתאריך ביטולו, הכל לפי העניין.</w:t>
      </w:r>
    </w:p>
    <w:p w14:paraId="6CE67F6F"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10.4</w:t>
      </w:r>
      <w:r w:rsidRPr="0070217D">
        <w:rPr>
          <w:rFonts w:ascii="Times New Roman" w:eastAsia="Times New Roman" w:hAnsi="Times New Roman" w:cs="David"/>
          <w:sz w:val="24"/>
          <w:szCs w:val="24"/>
          <w:rtl/>
          <w:lang w:eastAsia="he-IL"/>
        </w:rPr>
        <w:tab/>
        <w:t xml:space="preserve">לפי דרישת המזמין ימסור המודד למזמין בנוסף לאמור לעיל סדרה אחת של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ים</w:t>
      </w:r>
      <w:r w:rsidRPr="0070217D">
        <w:rPr>
          <w:rFonts w:ascii="Times New Roman" w:eastAsia="Times New Roman" w:hAnsi="Times New Roman" w:cs="David"/>
          <w:sz w:val="24"/>
          <w:szCs w:val="24"/>
          <w:rtl/>
          <w:lang w:eastAsia="he-IL"/>
        </w:rPr>
        <w:t xml:space="preserve"> או סמי אורגינלים, לפי בחירת המזמין, של כל התכניות כשהן מעודכנות כאמור לעיל. כמו כן חייב המודד לשמור אצלו למשך תקופה של 7 שנים לפחות את התכניות ולספק למזמין לפי דרישתו העתקים מהן בכל עת שיידרש לכך.</w:t>
      </w:r>
    </w:p>
    <w:p w14:paraId="61B3B55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10.5</w:t>
      </w:r>
      <w:r w:rsidRPr="0070217D">
        <w:rPr>
          <w:rFonts w:ascii="Times New Roman" w:eastAsia="Times New Roman" w:hAnsi="Times New Roman" w:cs="David"/>
          <w:sz w:val="24"/>
          <w:szCs w:val="24"/>
          <w:rtl/>
          <w:lang w:eastAsia="he-IL"/>
        </w:rPr>
        <w:tab/>
        <w:t>המודד לא יהיה זכאי לכל תשלום נוסף בעד תכניות שימסור למזמין עפ"י סעיף 10 זה.</w:t>
      </w:r>
    </w:p>
    <w:p w14:paraId="4640B9B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10.6</w:t>
      </w:r>
      <w:r w:rsidRPr="0070217D">
        <w:rPr>
          <w:rFonts w:ascii="Times New Roman" w:eastAsia="Times New Roman" w:hAnsi="Times New Roman" w:cs="David"/>
          <w:sz w:val="24"/>
          <w:szCs w:val="24"/>
          <w:rtl/>
          <w:lang w:eastAsia="he-IL"/>
        </w:rPr>
        <w:tab/>
        <w:t>זכות הקניין בכל התכניות שייכת למזמין ובלבד ששולם שכר המודד בהתאם להוראות החוזה. בתוקף זכות הקניין הנ"ל זכאי המזמין לעשות כל שימוש בתכניות, לרבות להשתמש בהן באמצעות יועצים אחרים ואף לשנותן בלא שיגיע למודד דבר בגין זאת, אף אם השימוש בתכניות לא יוגבל למקרקעין כהגדרתם לעיל. האמור לעיל לגבי זכות הקניין בתכניות חל גם לגבי זכות היוצרים, במידה וקיימת, בכל עבודות שבוצעו עפ"י התכניות. המודד אינו רשאי להשתמש בתכניות לצורך תכנון ובניה של פרויקט אחר הדומה באופיו לתכנון על פי חוזה זה, שלא בהסכמת המזמין מראש ובכתב.</w:t>
      </w:r>
    </w:p>
    <w:p w14:paraId="3C21D65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10.7</w:t>
      </w:r>
      <w:r w:rsidRPr="0070217D">
        <w:rPr>
          <w:rFonts w:ascii="Times New Roman" w:eastAsia="Times New Roman" w:hAnsi="Times New Roman" w:cs="David"/>
          <w:sz w:val="24"/>
          <w:szCs w:val="24"/>
          <w:rtl/>
          <w:lang w:eastAsia="he-IL"/>
        </w:rPr>
        <w:tab/>
        <w:t>האמור בסעיף 10 זה לעיל בא להוסיף על כל דרישה החלה ו/או שתחול על המודד על פי כל דין בקשר עם שמירת מסמכים ו/או שרטוטים וכיו"ב תכניות, והמודד מתחייב לקיים הוראת כל דין כאמור.</w:t>
      </w:r>
    </w:p>
    <w:p w14:paraId="79294D54"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40887B6A"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4EF35A90"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מעמד המודד</w:t>
      </w:r>
    </w:p>
    <w:p w14:paraId="68E623F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11.1</w:t>
      </w:r>
      <w:r w:rsidRPr="0070217D">
        <w:rPr>
          <w:rFonts w:ascii="Times New Roman" w:eastAsia="Times New Roman" w:hAnsi="Times New Roman" w:cs="David"/>
          <w:sz w:val="24"/>
          <w:szCs w:val="24"/>
          <w:rtl/>
          <w:lang w:eastAsia="he-IL"/>
        </w:rPr>
        <w:tab/>
        <w:t>מוסכם ומוצהר בזה כי המודד הינו קבלן עצמאי לבצוע כל התחייבויותיו על פי חוזה זה.</w:t>
      </w:r>
    </w:p>
    <w:p w14:paraId="5FFEE33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11.2</w:t>
      </w:r>
      <w:r w:rsidRPr="0070217D">
        <w:rPr>
          <w:rFonts w:ascii="Times New Roman" w:eastAsia="Times New Roman" w:hAnsi="Times New Roman" w:cs="David"/>
          <w:sz w:val="24"/>
          <w:szCs w:val="24"/>
          <w:rtl/>
          <w:lang w:eastAsia="he-IL"/>
        </w:rPr>
        <w:tab/>
        <w:t>אין ולא יהיו יחסי עובד-מעביד בין המזמין ובין המודד ואין בהוראות חוזה זה כדי לקשור בין המודד ו/או מי מעובדיו לבין המזמין ו/או המנהל - יחסי עובד מעביד.</w:t>
      </w:r>
    </w:p>
    <w:p w14:paraId="5060AEE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11.3</w:t>
      </w:r>
      <w:r w:rsidRPr="0070217D">
        <w:rPr>
          <w:rFonts w:ascii="Times New Roman" w:eastAsia="Times New Roman" w:hAnsi="Times New Roman" w:cs="David"/>
          <w:sz w:val="24"/>
          <w:szCs w:val="24"/>
          <w:rtl/>
          <w:lang w:eastAsia="he-IL"/>
        </w:rPr>
        <w:tab/>
        <w:t>המודד ישלם בעצמו, בגין כל התקבולים שיקבל על פי חוזה זה, את כל תשלומי המיסים לרבות - אך מבלי לגרוע מכלליות האמור לעיל - תשלומי מס הכנסה והבטוח הלאומי שהוא חב בגין מתן שירותי המודד.</w:t>
      </w:r>
    </w:p>
    <w:p w14:paraId="28234EB4"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11.4</w:t>
      </w:r>
      <w:r w:rsidRPr="0070217D">
        <w:rPr>
          <w:rFonts w:ascii="Times New Roman" w:eastAsia="Times New Roman" w:hAnsi="Times New Roman" w:cs="David"/>
          <w:sz w:val="24"/>
          <w:szCs w:val="24"/>
          <w:rtl/>
          <w:lang w:eastAsia="he-IL"/>
        </w:rPr>
        <w:tab/>
        <w:t>המודד ישא לבדו באחריות לכל הזכויות הסוציאליות של עובדיו (כגון - ניכויי מס הכנסה ובטוח לאומי, תשלומים לקרנות איגודים מקצוע</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D8F275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11.5</w:t>
      </w:r>
      <w:r w:rsidRPr="0070217D">
        <w:rPr>
          <w:rFonts w:ascii="Times New Roman" w:eastAsia="Times New Roman" w:hAnsi="Times New Roman" w:cs="David"/>
          <w:sz w:val="24"/>
          <w:szCs w:val="24"/>
          <w:rtl/>
          <w:lang w:eastAsia="he-IL"/>
        </w:rPr>
        <w:tab/>
        <w:t>המודד מתחייב לשפות המזמין, מיד עם דרישתו הראשונה, בגין ההוצאות ו/או הנזק שיגרמו למזמין במקרה של תביעה ו/או דרישה מצד המודד ו/או מי מעובדיו כלפי המזמין, הנובעים מיחסי עובד מעביד, ולרבות הוצאות משפט ושכ"ט עו"ד.</w:t>
      </w:r>
    </w:p>
    <w:p w14:paraId="27E5B157"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1D12402"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הבאת החוזה לגמר או ביטולו</w:t>
      </w:r>
    </w:p>
    <w:p w14:paraId="3F5F2C8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w:t>
      </w:r>
    </w:p>
    <w:p w14:paraId="413D1688"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12.1.1</w:t>
      </w:r>
      <w:r w:rsidRPr="0070217D">
        <w:rPr>
          <w:rFonts w:ascii="Times New Roman" w:eastAsia="Times New Roman" w:hAnsi="Times New Roman" w:cs="David"/>
          <w:sz w:val="24"/>
          <w:szCs w:val="24"/>
          <w:rtl/>
          <w:lang w:eastAsia="he-IL"/>
        </w:rPr>
        <w:tab/>
        <w:t xml:space="preserve">על אף האמור בכל מקום אחר בחוזה, רשאי המזמין, לפי שקול דעתו הבלעדי, בכל עת ומסיבה כלשהי, להביא חוזה זה, כולו או מקצתו, לידי גמר על ידי מתן הודעה בכתב על כך למודד. ניתנה הודעה כאמור יבוא החוזה לידי גמר בתאריך הנקוב בהודעה אשר לא יהיה פחות מ-7 יום מיום משלוחה (להלן: </w:t>
      </w:r>
      <w:r w:rsidRPr="0070217D">
        <w:rPr>
          <w:rFonts w:ascii="Times New Roman" w:eastAsia="Times New Roman" w:hAnsi="Times New Roman" w:cs="David"/>
          <w:b/>
          <w:bCs/>
          <w:sz w:val="24"/>
          <w:szCs w:val="24"/>
          <w:rtl/>
          <w:lang w:eastAsia="he-IL"/>
        </w:rPr>
        <w:t>"תאריך הפסקת השרות"</w:t>
      </w:r>
      <w:r w:rsidRPr="0070217D">
        <w:rPr>
          <w:rFonts w:ascii="Times New Roman" w:eastAsia="Times New Roman" w:hAnsi="Times New Roman" w:cs="David"/>
          <w:sz w:val="24"/>
          <w:szCs w:val="24"/>
          <w:rtl/>
          <w:lang w:eastAsia="he-IL"/>
        </w:rPr>
        <w:t>).</w:t>
      </w:r>
    </w:p>
    <w:p w14:paraId="5F963C2A"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12.1.2</w:t>
      </w:r>
      <w:r w:rsidRPr="0070217D">
        <w:rPr>
          <w:rFonts w:ascii="Times New Roman" w:eastAsia="Times New Roman" w:hAnsi="Times New Roman" w:cs="David"/>
          <w:sz w:val="24"/>
          <w:szCs w:val="24"/>
          <w:rtl/>
          <w:lang w:eastAsia="he-IL"/>
        </w:rPr>
        <w:tab/>
        <w:t xml:space="preserve">הובא החוזה לידי גמר כאמור בסעיף 12.1.1 לעיל, ישלם המזמין למודד שכר עפ"י קביעתו הבלעדית של המנהל, בעד אותו שלב משירותי המודד שבצע עד לתאריך הפסקת השרות וזאת לפי השיעור המפורט בנספח "ד". במקרה שבוצע חלק של שלב - ישולם חלק </w:t>
      </w:r>
      <w:r w:rsidRPr="0070217D">
        <w:rPr>
          <w:rFonts w:ascii="Times New Roman" w:eastAsia="Times New Roman" w:hAnsi="Times New Roman" w:cs="David"/>
          <w:sz w:val="24"/>
          <w:szCs w:val="24"/>
          <w:rtl/>
          <w:lang w:eastAsia="he-IL"/>
        </w:rPr>
        <w:lastRenderedPageBreak/>
        <w:t>יחסי מתאים מהשכר הקבוע בנספח "ד" לאותו שלב כפי שיקבע המנהל.</w:t>
      </w:r>
    </w:p>
    <w:p w14:paraId="218F1284" w14:textId="77777777" w:rsidR="0070217D" w:rsidRPr="0070217D" w:rsidRDefault="0070217D" w:rsidP="0070217D">
      <w:pPr>
        <w:widowControl w:val="0"/>
        <w:numPr>
          <w:ilvl w:val="2"/>
          <w:numId w:val="18"/>
        </w:numPr>
        <w:autoSpaceDE w:val="0"/>
        <w:autoSpaceDN w:val="0"/>
        <w:spacing w:before="12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הודעה בדבר הבאת החוזה לידי גמר כאמור בסעיף 12.1.1 לעיל לא תשמש עילה למודד לתביעת פיצויים כלשהם, או לטענה או תביעה כלשהי, פרט לאמור בסעיף 12.1.2 לעיל, והשכר שישולם לפי סעיף 12.1.2 לעיל יהיה לסילוק כל המגיע למודד מהמזמין לפי החוזה ו/או עקב הבאתו לידי גמר כאמור, בין עפ"י החוזה ובין מכוח עילה כלשהי עפ"י הדין.</w:t>
      </w:r>
    </w:p>
    <w:p w14:paraId="08C62414"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12.1.4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תוך 12 חודש מהבאת החוזה לגמר כאמור לחדשו, ובמקרה זה יהיה המודד חייב לפי דרישת המזמין, לחדש את שירותי המודד עפ"י תנאי החוזה.</w:t>
      </w:r>
    </w:p>
    <w:p w14:paraId="3462C9B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12.2</w:t>
      </w:r>
      <w:r w:rsidRPr="0070217D">
        <w:rPr>
          <w:rFonts w:ascii="Times New Roman" w:eastAsia="Times New Roman" w:hAnsi="Times New Roman" w:cs="David"/>
          <w:sz w:val="24"/>
          <w:szCs w:val="24"/>
          <w:rtl/>
          <w:lang w:eastAsia="he-IL"/>
        </w:rPr>
        <w:tab/>
        <w:t>במקרה שהחוזה יבוא לידי גמר עקב הפסקת עבודות הפרויקט מחמת כוח עליון (לרבות עפ"י מצוות הדין) יהיה המודד זכאי לתשלום כמוגדר בסעיף 12.1.2 להלן ויחולו הסעיפים 12.1.3 ו- 12.1.4 לעיל.</w:t>
      </w:r>
    </w:p>
    <w:p w14:paraId="4CE2338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w:t>
      </w:r>
    </w:p>
    <w:p w14:paraId="1CDF69AF"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12.3.1</w:t>
      </w:r>
      <w:r w:rsidRPr="0070217D">
        <w:rPr>
          <w:rFonts w:ascii="Times New Roman" w:eastAsia="Times New Roman" w:hAnsi="Times New Roman" w:cs="David"/>
          <w:sz w:val="24"/>
          <w:szCs w:val="24"/>
          <w:rtl/>
          <w:lang w:eastAsia="he-IL"/>
        </w:rPr>
        <w:tab/>
        <w:t>מבלי לגרוע מזכויות מזמין לפי סעיף 12.1 לעיל, זכאי המזמין לבטל החוזה, לפי שקול דעתו הבלעדי - בלא צורך בהודעה מוקדמת בכל אחד מהמקרים הבאים:</w:t>
      </w:r>
    </w:p>
    <w:p w14:paraId="41E6156C"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א.</w:t>
      </w:r>
      <w:r w:rsidRPr="0070217D">
        <w:rPr>
          <w:rFonts w:ascii="Times New Roman" w:eastAsia="Times New Roman" w:hAnsi="Times New Roman" w:cs="David"/>
          <w:sz w:val="24"/>
          <w:szCs w:val="24"/>
          <w:rtl/>
          <w:lang w:eastAsia="he-IL"/>
        </w:rPr>
        <w:tab/>
        <w:t>המודד הפר ו/או לא קיים איזה מהוראות החוזה ולא תקן הפרה לאחר שקבל התראה על כך מהמזמין בתוך הזמן הנקוב בהתראה.</w:t>
      </w:r>
    </w:p>
    <w:p w14:paraId="32D0A893"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ב.</w:t>
      </w:r>
      <w:r w:rsidRPr="0070217D">
        <w:rPr>
          <w:rFonts w:ascii="Times New Roman" w:eastAsia="Times New Roman" w:hAnsi="Times New Roman" w:cs="David"/>
          <w:sz w:val="24"/>
          <w:szCs w:val="24"/>
          <w:rtl/>
          <w:lang w:eastAsia="he-IL"/>
        </w:rPr>
        <w:tab/>
        <w:t>המזמין התרה במודד שאין הוא מבצע את עבודתו בצורה המבטיחה את בצועה התקין ו/או התקדמותה וסיומה לפי לוח הזמנים, והמודד לא נקט בצעדים המבטיחים לדעת המזמין את בצועה התקין ו/או התקדמותה וסיומה לפי לוח הזמנים.</w:t>
      </w:r>
    </w:p>
    <w:p w14:paraId="09DFEF2A"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sz w:val="24"/>
          <w:szCs w:val="24"/>
          <w:rtl/>
          <w:lang w:eastAsia="he-IL"/>
        </w:rPr>
        <w:tab/>
        <w:t>המודד הפר את הוראת סעיף 7.5 לעיל.</w:t>
      </w:r>
    </w:p>
    <w:p w14:paraId="6EE6D6FA"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ד.</w:t>
      </w:r>
      <w:r w:rsidRPr="0070217D">
        <w:rPr>
          <w:rFonts w:ascii="Times New Roman" w:eastAsia="Times New Roman" w:hAnsi="Times New Roman" w:cs="David"/>
          <w:sz w:val="24"/>
          <w:szCs w:val="24"/>
          <w:rtl/>
          <w:lang w:eastAsia="he-IL"/>
        </w:rPr>
        <w:tab/>
        <w:t>נבצר מהמודד או מהמנהל הראשי לקיים את החוזה מסיבת מחלה או מכל סיבה אחרת שהיא. מבלי לפגוע בכלליות האמור לעיל - יחול הסעיף אם חו"ח המודד נפטר, פשט רגל, או נעשה בלתי כשר לפעולה משפטית או בלתי כשר למתן שירותי המודד או אם ארע אירוע דומה.</w:t>
      </w:r>
    </w:p>
    <w:p w14:paraId="28D221EB"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12.3.2</w:t>
      </w:r>
      <w:r w:rsidRPr="0070217D">
        <w:rPr>
          <w:rFonts w:ascii="Times New Roman" w:eastAsia="Times New Roman" w:hAnsi="Times New Roman" w:cs="David"/>
          <w:sz w:val="24"/>
          <w:szCs w:val="24"/>
          <w:rtl/>
          <w:lang w:eastAsia="he-IL"/>
        </w:rPr>
        <w:tab/>
        <w:t xml:space="preserve">בוטל החוזה כאמור בסעיף 12.3.1 לעיל ישלם המזמין למודד שכר בעד אותו חלק משירותי המודד שהוא בצע עד לבטול החוזה וזאת לפי השיעור המפורט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לאותו שלב כפי שיקבע המנהל - והכל לאחר ניכוי וקיזוז כל סכום שיגיע למזמין מהמודד בגין דמי נזק ו/או הפסד ו/או אובדן, ככל שיגרמו למזמין עקב ארוע כאמור בסעיף 12.3.1 לעיל. תשלום כאמור בסעיף זה לאחר הניכוי והקיזוז דלעיל יחשב כמספיק לסילוק כל המגיע למודד מהמזמין.</w:t>
      </w:r>
    </w:p>
    <w:p w14:paraId="206BF9D5"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12.3.3</w:t>
      </w:r>
      <w:r w:rsidRPr="0070217D">
        <w:rPr>
          <w:rFonts w:ascii="Times New Roman" w:eastAsia="Times New Roman" w:hAnsi="Times New Roman" w:cs="David"/>
          <w:sz w:val="24"/>
          <w:szCs w:val="24"/>
          <w:rtl/>
          <w:lang w:eastAsia="he-IL"/>
        </w:rPr>
        <w:tab/>
        <w:t>הודעה בדבר הבאת החוזה לידי גמר כאמור בסעיף 12.3.1 לעיל לא תשמש עילה למודד לתביעת פיצויים כלשהם, או לטענה או תביעה כלשהי, פרט לסכום האמור בסעיף 12.3.2 לעיל (לאחר הניכוי והקיזוז כאמור שם), והשכר שישולם לפי סעיף 12.3.2 יהיה לסילוק כל המגיע למודד מהמזמין לפי החוזה ו/או עקב הבאתו לידי גמר כאמור, בין עפ"י החוזה ובין מכוח עילה כלשהי עפ"י הדין.</w:t>
      </w:r>
    </w:p>
    <w:p w14:paraId="695C227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12.4</w:t>
      </w:r>
      <w:r w:rsidRPr="0070217D">
        <w:rPr>
          <w:rFonts w:ascii="Times New Roman" w:eastAsia="Times New Roman" w:hAnsi="Times New Roman" w:cs="David"/>
          <w:sz w:val="24"/>
          <w:szCs w:val="24"/>
          <w:rtl/>
          <w:lang w:eastAsia="he-IL"/>
        </w:rPr>
        <w:tab/>
        <w:t xml:space="preserve">התשלום עפ"י סעיפים 12.1, 12.2 ו-12.3 לעיל, מותנה בכך שהמזמין קיבל לידיו את כל התכניות </w:t>
      </w:r>
      <w:r w:rsidRPr="0070217D">
        <w:rPr>
          <w:rFonts w:ascii="Times New Roman" w:eastAsia="Times New Roman" w:hAnsi="Times New Roman" w:cs="David"/>
          <w:sz w:val="24"/>
          <w:szCs w:val="24"/>
          <w:rtl/>
          <w:lang w:eastAsia="he-IL"/>
        </w:rPr>
        <w:lastRenderedPageBreak/>
        <w:t>ועד לקבלתן לא יהיה עליו לבצע תשלום עפ"י הסעיפים הנ"ל.</w:t>
      </w:r>
    </w:p>
    <w:p w14:paraId="0EA31104"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12.5</w:t>
      </w:r>
      <w:r w:rsidRPr="0070217D">
        <w:rPr>
          <w:rFonts w:ascii="Times New Roman" w:eastAsia="Times New Roman" w:hAnsi="Times New Roman" w:cs="David"/>
          <w:sz w:val="24"/>
          <w:szCs w:val="24"/>
          <w:rtl/>
          <w:lang w:eastAsia="he-IL"/>
        </w:rPr>
        <w:tab/>
        <w:t>בכל מקרה של הבאת החוזה לגמר או ביטולו יהיה המזמין זכאי למסור את בצוע המשך שרותי המודד לאחר, ולהשתמש ללא הגבלה בשרותי המודד שבוצעו עד לאותו מועד, והמודד מסכים לכך ולא יהיה זכאי לדבר בגין זאת.</w:t>
      </w:r>
    </w:p>
    <w:p w14:paraId="20D07B8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12.6</w:t>
      </w:r>
      <w:r w:rsidRPr="0070217D">
        <w:rPr>
          <w:rFonts w:ascii="Times New Roman" w:eastAsia="Times New Roman" w:hAnsi="Times New Roman" w:cs="David"/>
          <w:sz w:val="24"/>
          <w:szCs w:val="24"/>
          <w:rtl/>
          <w:lang w:eastAsia="he-IL"/>
        </w:rPr>
        <w:tab/>
        <w:t>כל אימת שהמודד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91ECE6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12.7</w:t>
      </w:r>
      <w:r w:rsidRPr="0070217D">
        <w:rPr>
          <w:rFonts w:ascii="Times New Roman" w:eastAsia="Times New Roman" w:hAnsi="Times New Roman" w:cs="David"/>
          <w:sz w:val="24"/>
          <w:szCs w:val="24"/>
          <w:rtl/>
          <w:lang w:eastAsia="he-IL"/>
        </w:rPr>
        <w:tab/>
        <w:t>השתמש המזמין בזכותו על פי סעיף 12.6 לעיל, יהיה הוא רשאי לגבות מאת המודד או לנכות מכל סכום שיגיע לו את הסכומים שהמזמין נשא בהם בשל כך, בתוספת 15% לכסוי הוצאותיו הכלליות, וזאת מבלי שיהיה עליו להוכיח את הסכומים הנ"ל.</w:t>
      </w:r>
    </w:p>
    <w:p w14:paraId="2DE1AE72"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45EE21A8"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העברת זכויות</w:t>
      </w:r>
    </w:p>
    <w:p w14:paraId="5B8E067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13.1</w:t>
      </w:r>
      <w:r w:rsidRPr="0070217D">
        <w:rPr>
          <w:rFonts w:ascii="Times New Roman" w:eastAsia="Times New Roman" w:hAnsi="Times New Roman" w:cs="David"/>
          <w:sz w:val="24"/>
          <w:szCs w:val="24"/>
          <w:rtl/>
          <w:lang w:eastAsia="he-IL"/>
        </w:rPr>
        <w:tab/>
        <w:t>אין המודד רשאי להסב לאחר את החוזה או כל חלק ממנו, וכן אין הוא רשאי להעביר או להסב לאחר כל זכות או חובה לפי החוזה, אלא בהסכמת המזמין בכתב ומראש.</w:t>
      </w:r>
    </w:p>
    <w:p w14:paraId="729BEF2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13.2</w:t>
      </w:r>
      <w:r w:rsidRPr="0070217D">
        <w:rPr>
          <w:rFonts w:ascii="Times New Roman" w:eastAsia="Times New Roman" w:hAnsi="Times New Roman" w:cs="David"/>
          <w:sz w:val="24"/>
          <w:szCs w:val="24"/>
          <w:rtl/>
          <w:lang w:eastAsia="he-IL"/>
        </w:rPr>
        <w:tab/>
        <w:t>אין המודד רשאי למסור לאחר את בצוע שירותי המודד, כולם או מקצתם, אלא בהסכמת המזמין בכתב ומראש.</w:t>
      </w:r>
    </w:p>
    <w:p w14:paraId="6332B42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13.3</w:t>
      </w:r>
      <w:r w:rsidRPr="0070217D">
        <w:rPr>
          <w:rFonts w:ascii="Times New Roman" w:eastAsia="Times New Roman" w:hAnsi="Times New Roman" w:cs="David"/>
          <w:sz w:val="24"/>
          <w:szCs w:val="24"/>
          <w:rtl/>
          <w:lang w:eastAsia="he-IL"/>
        </w:rPr>
        <w:tab/>
        <w:t>ניתנה הסכמת המזמין לפי סעיפים 13.1 או 13.2 לעיל, הרי אין בכך כדי לפטור את המודד מאחריותו והתחייבויותיו לפי החוזה ומזכויות המזמין על פיו, והמודד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המודד.</w:t>
      </w:r>
    </w:p>
    <w:p w14:paraId="2B357E0E"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13.4</w:t>
      </w:r>
      <w:r w:rsidRPr="0070217D">
        <w:rPr>
          <w:rFonts w:ascii="Times New Roman" w:eastAsia="Times New Roman" w:hAnsi="Times New Roman" w:cs="David"/>
          <w:sz w:val="24"/>
          <w:szCs w:val="24"/>
          <w:rtl/>
          <w:lang w:eastAsia="he-IL"/>
        </w:rPr>
        <w:tab/>
        <w:t>המזמין רשאי להעביר, בכל עת, כל זכות מזכויותיו וכל חובה מחובותיו לפי חוזה זה, כפי שיראה בעיניו, בלא צורך בהסכמה כלשהי מצד המודד.</w:t>
      </w:r>
    </w:p>
    <w:p w14:paraId="3E31A2AC"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13A742F"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סיום שירותי המודד</w:t>
      </w:r>
    </w:p>
    <w:p w14:paraId="0A87DE6F" w14:textId="77777777" w:rsidR="0070217D" w:rsidRPr="0070217D" w:rsidRDefault="0070217D" w:rsidP="0070217D">
      <w:pPr>
        <w:widowControl w:val="0"/>
        <w:autoSpaceDE w:val="0"/>
        <w:autoSpaceDN w:val="0"/>
        <w:spacing w:before="120" w:beforeAutospacing="0" w:after="0" w:afterAutospacing="0" w:line="360" w:lineRule="auto"/>
        <w:ind w:left="578" w:hanging="578"/>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שירותי המודד יחושבו כבאים לסיום בכל אחד מהמקרים הבאים:</w:t>
      </w:r>
    </w:p>
    <w:p w14:paraId="196CF403"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14.1</w:t>
      </w:r>
      <w:r w:rsidRPr="0070217D">
        <w:rPr>
          <w:rFonts w:ascii="Times New Roman" w:eastAsia="Times New Roman" w:hAnsi="Times New Roman" w:cs="David"/>
          <w:sz w:val="24"/>
          <w:szCs w:val="24"/>
          <w:rtl/>
          <w:lang w:eastAsia="he-IL"/>
        </w:rPr>
        <w:tab/>
        <w:t>החוזה הובא לידי סיום או בוטל כאמור בסעיף 12 לעיל, והחל במועד הנקוב בהודעה שניתנה ע"י המזמין למודד במסגרת הוראות אותו סעיף.</w:t>
      </w:r>
    </w:p>
    <w:p w14:paraId="03D9C69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14.2</w:t>
      </w:r>
      <w:r w:rsidRPr="0070217D">
        <w:rPr>
          <w:rFonts w:ascii="Times New Roman" w:eastAsia="Times New Roman" w:hAnsi="Times New Roman" w:cs="David"/>
          <w:sz w:val="24"/>
          <w:szCs w:val="24"/>
          <w:rtl/>
          <w:lang w:eastAsia="he-IL"/>
        </w:rPr>
        <w:tab/>
        <w:t>עם מתן אשור בכתב ע"י המזמין למודד כי הושלם מתן שירותי המודד עפ"י החוזה.</w:t>
      </w:r>
    </w:p>
    <w:p w14:paraId="54A49533"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48FCB984"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סודיות והמצאת מסמכים</w:t>
      </w:r>
    </w:p>
    <w:p w14:paraId="2265DDB0"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15.1</w:t>
      </w:r>
      <w:r w:rsidRPr="0070217D">
        <w:rPr>
          <w:rFonts w:ascii="Times New Roman" w:eastAsia="Times New Roman" w:hAnsi="Times New Roman" w:cs="David"/>
          <w:sz w:val="24"/>
          <w:szCs w:val="24"/>
          <w:rtl/>
          <w:lang w:eastAsia="he-IL"/>
        </w:rPr>
        <w:tab/>
        <w:t>המודד מתחייב לשמור על סודיות התכניות, השרטוטים, המפרטים וכל יתר המפרטים וכל יתר המסמכים המתייחסים לשירותי המודד לרבות העתקים וניירות עבודה, בין שהוכנו על ידי המודד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38F66F85"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15.2</w:t>
      </w:r>
      <w:r w:rsidRPr="0070217D">
        <w:rPr>
          <w:rFonts w:ascii="Times New Roman" w:eastAsia="Times New Roman" w:hAnsi="Times New Roman" w:cs="David"/>
          <w:sz w:val="24"/>
          <w:szCs w:val="24"/>
          <w:rtl/>
          <w:lang w:eastAsia="he-IL"/>
        </w:rPr>
        <w:tab/>
        <w:t xml:space="preserve">מבלי לגרוע מאחריותו על פי כל דין, ינקוט המודד בכל אמצעי סביר כדי לשמור שמירה מעולה על כל מסמך המוחזק על ידיו בקשר לשירותי המודד כדי למנוע עיון בו מכל אדם שהמנהל לא התיר לו זאת. כמו כן יציית המודד לכל דרישה של המנהל בדבר נקיטת אמצעי בטחון נוספים לאלה שננקטו על ידיו. במקרה של תקלה כלשהי למסמכים כאמור לעיל, יודיע המודד למנהל מיד עם </w:t>
      </w:r>
      <w:r w:rsidRPr="0070217D">
        <w:rPr>
          <w:rFonts w:ascii="Times New Roman" w:eastAsia="Times New Roman" w:hAnsi="Times New Roman" w:cs="David"/>
          <w:sz w:val="24"/>
          <w:szCs w:val="24"/>
          <w:rtl/>
          <w:lang w:eastAsia="he-IL"/>
        </w:rPr>
        <w:lastRenderedPageBreak/>
        <w:t>אירועה.</w:t>
      </w:r>
    </w:p>
    <w:p w14:paraId="61211F33"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15.3</w:t>
      </w:r>
      <w:r w:rsidRPr="0070217D">
        <w:rPr>
          <w:rFonts w:ascii="Times New Roman" w:eastAsia="Times New Roman" w:hAnsi="Times New Roman" w:cs="David"/>
          <w:sz w:val="24"/>
          <w:szCs w:val="24"/>
          <w:rtl/>
          <w:lang w:eastAsia="he-IL"/>
        </w:rPr>
        <w:tab/>
        <w:t>המודד אחראי לכך שכל מי שיעבוד מטעמו בקשר עם מתן שירותי המודד ישמור אף הוא על כללי הסודיות כאמור.</w:t>
      </w:r>
    </w:p>
    <w:p w14:paraId="4EB6D83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15.4</w:t>
      </w:r>
      <w:r w:rsidRPr="0070217D">
        <w:rPr>
          <w:rFonts w:ascii="Times New Roman" w:eastAsia="Times New Roman" w:hAnsi="Times New Roman" w:cs="David"/>
          <w:sz w:val="24"/>
          <w:szCs w:val="24"/>
          <w:rtl/>
          <w:lang w:eastAsia="he-IL"/>
        </w:rPr>
        <w:tab/>
        <w:t>לפי דרישת המזמין ועם סיום שירותי המודד ימסור המודד לידי המזמין כל חומר בכתב המצוי בידו והמתייחס לפרויקט, אשר נערך על ידו.</w:t>
      </w:r>
    </w:p>
    <w:p w14:paraId="5791BD6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D1AEE56"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16.</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ויתור על זכויות מצד המודד</w:t>
      </w:r>
    </w:p>
    <w:p w14:paraId="5D36004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16.1</w:t>
      </w:r>
      <w:r w:rsidRPr="0070217D">
        <w:rPr>
          <w:rFonts w:ascii="Times New Roman" w:eastAsia="Times New Roman" w:hAnsi="Times New Roman" w:cs="David"/>
          <w:sz w:val="24"/>
          <w:szCs w:val="24"/>
          <w:rtl/>
          <w:lang w:eastAsia="he-IL"/>
        </w:rPr>
        <w:tab/>
        <w:t>השתמש המזמין בסמכות או בזכות כלשהי הנתונה לו על פי חוזה זה, באופן ובתנאים הקבועים בחוזה זה, והביא את החוזה לידי גמר, או ביטל את החוזה כולו או מקצתו, או הפסיק את ביצועו, כולו או מקצתו, לא תהיה למודד עילת תביעה כלשהי נגד המזמין בגין פעולת המזמין כאמור או בשל כל סיבה אחרת, והמודד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7BB595F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16.2</w:t>
      </w:r>
      <w:r w:rsidRPr="0070217D">
        <w:rPr>
          <w:rFonts w:ascii="Times New Roman" w:eastAsia="Times New Roman" w:hAnsi="Times New Roman" w:cs="David"/>
          <w:sz w:val="24"/>
          <w:szCs w:val="24"/>
          <w:rtl/>
          <w:lang w:eastAsia="he-IL"/>
        </w:rPr>
        <w:tab/>
        <w:t>מבלי לגרוע מזכויות המזמין על פי חוזה זה, יהא המזמין רשאי, עם ביטול החוזה או הבאתו לידי גמר או הפסקת ביצועו, למסור את המשך ביצוע שירותי המודד לאחר ולהשתמש ללא הגבלה בשרותי המודד שביצע המודד על פי חוזה זה.</w:t>
      </w:r>
    </w:p>
    <w:p w14:paraId="0047B77F"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שלא לנקוט בכל צעדים מכל סוג שהוא שיהיה בהם כדי לסכל המשך ביצוע שירותי המודד או מסירתם לידי מודד אחר, והינו מתחייב כי על פי דרישת המזמין ישתף המודד פעולה עם המזמין ו/או עם המודד החליפי בכל הקשור להעברת האינפורמציה לגבי מהלך העבודה והטיפול עד להפסקת עבודתו וחפיפה נאותה של המודד החליפי</w:t>
      </w:r>
      <w:r w:rsidRPr="0070217D">
        <w:rPr>
          <w:rFonts w:ascii="Times New Roman" w:eastAsia="Times New Roman" w:hAnsi="Times New Roman" w:cs="David" w:hint="cs"/>
          <w:sz w:val="24"/>
          <w:szCs w:val="24"/>
          <w:rtl/>
          <w:lang w:eastAsia="he-IL"/>
        </w:rPr>
        <w:t>.</w:t>
      </w:r>
    </w:p>
    <w:p w14:paraId="5A57399C" w14:textId="77777777" w:rsidR="0070217D" w:rsidRPr="0070217D" w:rsidRDefault="0070217D" w:rsidP="0070217D">
      <w:pPr>
        <w:widowControl w:val="0"/>
        <w:tabs>
          <w:tab w:val="right" w:pos="208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5F49F189"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sz w:val="24"/>
          <w:szCs w:val="24"/>
          <w:rtl/>
          <w:lang w:eastAsia="he-IL"/>
        </w:rPr>
        <w:t>17</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b/>
          <w:bCs/>
          <w:sz w:val="24"/>
          <w:szCs w:val="24"/>
          <w:u w:val="single"/>
          <w:rtl/>
          <w:lang w:eastAsia="he-IL"/>
        </w:rPr>
        <w:t xml:space="preserve">זכות יוצרים </w:t>
      </w:r>
    </w:p>
    <w:p w14:paraId="32C3F12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17.1</w:t>
      </w:r>
      <w:r w:rsidRPr="0070217D">
        <w:rPr>
          <w:rFonts w:ascii="Times New Roman" w:eastAsia="Times New Roman" w:hAnsi="Times New Roman" w:cs="David"/>
          <w:sz w:val="24"/>
          <w:szCs w:val="24"/>
          <w:rtl/>
          <w:lang w:eastAsia="he-IL"/>
        </w:rPr>
        <w:tab/>
        <w:t>מבלי לפגוע מהאמור בחוזה זה, ובנוסף על האמור בו, לרבות ובמיוחד על האמור בסעיפים 10.6 ו – 12.6 לעיל, ולמען הסר ספק מובהר בזה, כי המזמין יהא בעל זכות היוצרים הבלבדית ביחס לתוכניות וליצירות אחרות אותן יבצע המודד מכוח, או במסגרת שירותי המודד, או הנובעים מהם, במישרין או בעקיפין, בכללותם או במקצתם וכל חלק ביצירות כאמור (להלן: "</w:t>
      </w:r>
      <w:r w:rsidRPr="0070217D">
        <w:rPr>
          <w:rFonts w:ascii="Times New Roman" w:eastAsia="Times New Roman" w:hAnsi="Times New Roman" w:cs="David"/>
          <w:b/>
          <w:bCs/>
          <w:sz w:val="24"/>
          <w:szCs w:val="24"/>
          <w:rtl/>
          <w:lang w:eastAsia="he-IL"/>
        </w:rPr>
        <w:t>היצירות</w:t>
      </w:r>
      <w:r w:rsidRPr="0070217D">
        <w:rPr>
          <w:rFonts w:ascii="Times New Roman" w:eastAsia="Times New Roman" w:hAnsi="Times New Roman" w:cs="David"/>
          <w:sz w:val="24"/>
          <w:szCs w:val="24"/>
          <w:rtl/>
          <w:lang w:eastAsia="he-IL"/>
        </w:rPr>
        <w:t xml:space="preserve">"). ככל שלא הועברו למזמין מלוא הזכויות או הבעלות ביצירות, או כל חלק מהן, מעביר וממחה המודד בזה, את מלוא זכויותיו ביצירות לידי המזמין. </w:t>
      </w:r>
    </w:p>
    <w:p w14:paraId="220763F3"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17.2</w:t>
      </w:r>
      <w:r w:rsidRPr="0070217D">
        <w:rPr>
          <w:rFonts w:ascii="Times New Roman" w:eastAsia="Times New Roman" w:hAnsi="Times New Roman" w:cs="David"/>
          <w:sz w:val="24"/>
          <w:szCs w:val="24"/>
          <w:rtl/>
          <w:lang w:eastAsia="he-IL"/>
        </w:rPr>
        <w:tab/>
        <w:t xml:space="preserve">מוסכם ומוצהר בזה כי ביצוע תשלום בהתאם לחוזה זה מהווה תמורה הולמת ומלאה ביחס להעברת זכות היוצרים ביצירות האמורות וכל חלק מהן. </w:t>
      </w:r>
    </w:p>
    <w:p w14:paraId="109221A5"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17.3</w:t>
      </w:r>
      <w:r w:rsidRPr="0070217D">
        <w:rPr>
          <w:rFonts w:ascii="Times New Roman" w:eastAsia="Times New Roman" w:hAnsi="Times New Roman" w:cs="David"/>
          <w:sz w:val="24"/>
          <w:szCs w:val="24"/>
          <w:rtl/>
          <w:lang w:eastAsia="he-IL"/>
        </w:rPr>
        <w:tab/>
        <w:t>הובא חוזה זה לידי סיום או בוטל כאמור בסעיף 12 לעיל, יחול האמור בסעיף 17 זה אף ביחס לתוכניות ו/או ליצירות שנתגבשו עד למועד הביטול או שעל המודד להמציאם כאמור בסעיף 10.3 לעיל.</w:t>
      </w:r>
    </w:p>
    <w:p w14:paraId="51216B8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17.4</w:t>
      </w:r>
      <w:r w:rsidRPr="0070217D">
        <w:rPr>
          <w:rFonts w:ascii="Times New Roman" w:eastAsia="Times New Roman" w:hAnsi="Times New Roman" w:cs="David"/>
          <w:sz w:val="24"/>
          <w:szCs w:val="24"/>
          <w:rtl/>
          <w:lang w:eastAsia="he-IL"/>
        </w:rPr>
        <w:tab/>
        <w:t>מבלי לפגוע בהעברת מלוא זכויות היוצרים ביצירות לידי המזמין, הרי שהמודד מוותר בזה על הזכות המוסרית ככל שקיימת לו ביצירות. בהתאם לכך, רשאי המזמין לעשות לבדו או באמצעות צד שלישי מטעמו כל שינוי תוספת או גריעה ביחס ליצירות ללא הסכמת המודד ולא יהא בכך משום סילוף ו/או פגימה ו/או פגיעה בכבודו ו/או בשמו של המודד ו/או פעולה שיש בה משום הפחתת ערך ביחס ליצירות.</w:t>
      </w:r>
    </w:p>
    <w:p w14:paraId="0A277A9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17.5</w:t>
      </w:r>
      <w:r w:rsidRPr="0070217D">
        <w:rPr>
          <w:rFonts w:ascii="Times New Roman" w:eastAsia="Times New Roman" w:hAnsi="Times New Roman" w:cs="David"/>
          <w:sz w:val="24"/>
          <w:szCs w:val="24"/>
          <w:rtl/>
          <w:lang w:eastAsia="he-IL"/>
        </w:rPr>
        <w:tab/>
        <w:t>שימוש על ידי המזמין ביצירות בהתאם להוראות חוזה זה בעצמו ו/או על ידי צד שלישי מטעמו, לא יהווה הפרה של זכויות המודד ולא יזכה את המודד בפיצוי ו/או בכל סעד אחר.</w:t>
      </w:r>
    </w:p>
    <w:p w14:paraId="27974E3F"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2A19ABB"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שונות</w:t>
      </w:r>
    </w:p>
    <w:p w14:paraId="3CB9DB9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18.1</w:t>
      </w:r>
      <w:r w:rsidRPr="0070217D">
        <w:rPr>
          <w:rFonts w:ascii="Times New Roman" w:eastAsia="Times New Roman" w:hAnsi="Times New Roman" w:cs="David"/>
          <w:sz w:val="24"/>
          <w:szCs w:val="24"/>
          <w:rtl/>
          <w:lang w:eastAsia="he-IL"/>
        </w:rPr>
        <w:tab/>
        <w:t>המנהל הראשי מתחייב לבצע את השירותים שעליו לבצע אישית עפ"י החוזה ואחראי וערב כלפי המזמין לבצוע התחייבויות המודד לפי החוזה.</w:t>
      </w:r>
    </w:p>
    <w:p w14:paraId="4129F9CF"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18.2</w:t>
      </w:r>
      <w:r w:rsidRPr="0070217D">
        <w:rPr>
          <w:rFonts w:ascii="Times New Roman" w:eastAsia="Times New Roman" w:hAnsi="Times New Roman" w:cs="David"/>
          <w:sz w:val="24"/>
          <w:szCs w:val="24"/>
          <w:rtl/>
          <w:lang w:eastAsia="he-IL"/>
        </w:rPr>
        <w:tab/>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02615EC2"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למניעת ספקות מוצהר במפורש כי עיכוב בהשלמת שירותי המודד עלול להביא להתייקרות של הוצאות ועלויות של המזמין וכן עלול להביא להפרת התחייבויות המזמין כלפי צד ג'. המודד מצהיר כי הוא מודע לכל אלה ולהשלכות אחרות העלולות לנבוע מעיכוב בהשלמת שירותי המודד ויהיה אחראי להם במידה והעיכוב בהשלמת הפרויקט יהיה נובע מאי עמידתו בהתחייבויותיו עפ"י חוזה זה.</w:t>
      </w:r>
    </w:p>
    <w:p w14:paraId="6C7CE2CF"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18.3</w:t>
      </w:r>
      <w:r w:rsidRPr="0070217D">
        <w:rPr>
          <w:rFonts w:ascii="Times New Roman" w:eastAsia="Times New Roman" w:hAnsi="Times New Roman" w:cs="David"/>
          <w:sz w:val="24"/>
          <w:szCs w:val="24"/>
          <w:rtl/>
          <w:lang w:eastAsia="he-IL"/>
        </w:rPr>
        <w:tab/>
        <w:t>המזמין זכאי לקזז כנגד כל סכום המגיע למודד מאת המזמין לפי החוזה כל סכום שלפי טענתו מגיע לו מהמודד, וכל זכות של המודד לתשלום מהמזמין כפופה לזכות הקיזוז הנ"ל.</w:t>
      </w:r>
    </w:p>
    <w:p w14:paraId="0E16111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למודד לא תהא כל זכות עכבון על תכניות, ציוד, מסמכים או כל רכוש אחר של המזמין, לרבות כל ציוד, מסמכים, תכניות וכיו"ב אשר הוכנו על ידי המודד במסגרת שירותי המודד ולא הושלמו ו/או לא שולם בעדם, ועל המודד למסרם למזמין ללא תנאי מיד עם קבלת דרישת המזמין, תהיינה הנסיבות אשר תהיינה.</w:t>
      </w:r>
    </w:p>
    <w:p w14:paraId="7F9A93DE"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18.4</w:t>
      </w:r>
      <w:r w:rsidRPr="0070217D">
        <w:rPr>
          <w:rFonts w:ascii="Times New Roman" w:eastAsia="Times New Roman" w:hAnsi="Times New Roman" w:cs="David"/>
          <w:sz w:val="24"/>
          <w:szCs w:val="24"/>
          <w:rtl/>
          <w:lang w:eastAsia="he-IL"/>
        </w:rPr>
        <w:tab/>
        <w:t>מוסכם במפורש כי בצוע כל וכל אחת מהתחייבויות המזמין עפ"י החוזה מותנה בכך שהמודד יקיים תחילה את התחייבויותיו עפ"י החוזה שעליו לקיים עד לאותו מועד. המזמין זכאי, מבלי לפגוע באמור בכל מקום אחר בחוזה, לעכב בצוע התחיבות כלשהי מהתחייבויותיו עד לאחר שהמודד קיים את התחייבויותיו כאמור.</w:t>
      </w:r>
    </w:p>
    <w:p w14:paraId="682796C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w:t>
      </w:r>
      <w:r w:rsidRPr="0070217D">
        <w:rPr>
          <w:rFonts w:ascii="Times New Roman" w:eastAsia="Times New Roman" w:hAnsi="Times New Roman" w:cs="David"/>
          <w:sz w:val="24"/>
          <w:szCs w:val="24"/>
          <w:rtl/>
          <w:lang w:eastAsia="he-IL"/>
        </w:rPr>
        <w:tab/>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1D0E05B"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מכלליות האמור לעיל –</w:t>
      </w:r>
    </w:p>
    <w:p w14:paraId="553BF180"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18.5.1</w:t>
      </w:r>
      <w:r w:rsidRPr="0070217D">
        <w:rPr>
          <w:rFonts w:ascii="Times New Roman" w:eastAsia="Times New Roman" w:hAnsi="Times New Roman" w:cs="David"/>
          <w:sz w:val="24"/>
          <w:szCs w:val="24"/>
          <w:rtl/>
          <w:lang w:eastAsia="he-IL"/>
        </w:rPr>
        <w:tab/>
        <w:t>הסכמה מצד המזמין או המנהל או המודד לסטות מתנאי החוזה במקרה מסוים לא תהווה תקדים ולא ילמדו ממנה גזירה שווה למקרה אחר.</w:t>
      </w:r>
    </w:p>
    <w:p w14:paraId="77ACB1A9"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18.5.2</w:t>
      </w:r>
      <w:r w:rsidRPr="0070217D">
        <w:rPr>
          <w:rFonts w:ascii="Times New Roman" w:eastAsia="Times New Roman" w:hAnsi="Times New Roman" w:cs="David"/>
          <w:sz w:val="24"/>
          <w:szCs w:val="24"/>
          <w:rtl/>
          <w:lang w:eastAsia="he-IL"/>
        </w:rPr>
        <w:tab/>
        <w:t>לא השתמשו המזמין או המנהל או המודד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37288B6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18.6</w:t>
      </w:r>
      <w:r w:rsidRPr="0070217D">
        <w:rPr>
          <w:rFonts w:ascii="Times New Roman" w:eastAsia="Times New Roman" w:hAnsi="Times New Roman" w:cs="David"/>
          <w:sz w:val="24"/>
          <w:szCs w:val="24"/>
          <w:rtl/>
          <w:lang w:eastAsia="he-IL"/>
        </w:rPr>
        <w:tab/>
        <w:t>במידה והמודד כולל מספר גופים או יחידים יהיו הם אחראים ביחד ולחוד כלפי המזמין למילוי התחייבויות המודד לפי חוזה זה.</w:t>
      </w:r>
    </w:p>
    <w:p w14:paraId="297863D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18.7</w:t>
      </w:r>
      <w:r w:rsidRPr="0070217D">
        <w:rPr>
          <w:rFonts w:ascii="Times New Roman" w:eastAsia="Times New Roman" w:hAnsi="Times New Roman" w:cs="David"/>
          <w:sz w:val="24"/>
          <w:szCs w:val="24"/>
          <w:rtl/>
          <w:lang w:eastAsia="he-IL"/>
        </w:rPr>
        <w:tab/>
        <w:t xml:space="preserve">מוצהר ומוסכם בזה כי בכל מקרה בו כלל המזמין מספר גופים או יחידים, יחויב כל אחד מהגופים או מיחידי המזמין על פי חוזה זה כפי חלקו בלבד, ולא תהא בינם לבין עצמם ערבות ו/או אחריות </w:t>
      </w:r>
      <w:r w:rsidRPr="0070217D">
        <w:rPr>
          <w:rFonts w:ascii="Times New Roman" w:eastAsia="Times New Roman" w:hAnsi="Times New Roman" w:cs="David"/>
          <w:sz w:val="24"/>
          <w:szCs w:val="24"/>
          <w:rtl/>
          <w:lang w:eastAsia="he-IL"/>
        </w:rPr>
        <w:lastRenderedPageBreak/>
        <w:t xml:space="preserve">הדדית כלשהי. </w:t>
      </w:r>
    </w:p>
    <w:p w14:paraId="0A9B8AF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18.8</w:t>
      </w:r>
      <w:r w:rsidRPr="0070217D">
        <w:rPr>
          <w:rFonts w:ascii="Times New Roman" w:eastAsia="Times New Roman" w:hAnsi="Times New Roman" w:cs="David"/>
          <w:sz w:val="24"/>
          <w:szCs w:val="24"/>
          <w:rtl/>
          <w:lang w:eastAsia="he-IL"/>
        </w:rPr>
        <w:tab/>
        <w:t>סמכות השיפוט בכל נושא הקשור לחוזה זה ו/או ביצועו תהא מוקנית לבתי המשפט המוסמכים בעיר תל-אביב-יפו. למען הסר ספק מוסכם ומוצהר כי המודד לא יהיה זכאי, בכל מקרה ובכל נסיבות, להפסיק את שירותי המודד, מכל סיבה שהיא וכל תובענה כאמור תוגש, באם תוגש, רק לאחר השלמת שירותי המודד ו/או עם סיום חוזה זה, לפי העניין.</w:t>
      </w:r>
    </w:p>
    <w:p w14:paraId="0C2E3D3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18.9</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כל ההוצאות ומס הבולים בגין החוזה ובגין כל המסמכים, החשבונות והערבויות שיערכו על פיו ובקשר אליו, חלות על המודד ותשולמנה על ידו</w:t>
      </w:r>
      <w:r w:rsidRPr="0070217D">
        <w:rPr>
          <w:rFonts w:ascii="Times New Roman" w:eastAsia="Times New Roman" w:hAnsi="Times New Roman" w:cs="David"/>
          <w:sz w:val="24"/>
          <w:szCs w:val="24"/>
          <w:rtl/>
          <w:lang w:eastAsia="he-IL"/>
        </w:rPr>
        <w:t>.</w:t>
      </w:r>
    </w:p>
    <w:p w14:paraId="64EEE52E"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18.10 </w:t>
      </w:r>
      <w:r w:rsidRPr="0070217D">
        <w:rPr>
          <w:rFonts w:ascii="Times New Roman" w:eastAsia="Times New Roman" w:hAnsi="Times New Roman" w:cs="David"/>
          <w:sz w:val="24"/>
          <w:szCs w:val="24"/>
          <w:rtl/>
          <w:lang w:eastAsia="he-IL"/>
        </w:rPr>
        <w:tab/>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3BDB082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5CD39B7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D0067B8"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5397D3DC" w14:textId="77777777" w:rsidR="004D0294" w:rsidRPr="00776496" w:rsidRDefault="004D0294" w:rsidP="004D029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2A78CD9" w14:textId="77777777" w:rsidR="004D0294" w:rsidRPr="00776496"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0D2FFDA"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AE2FAD"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A7C6852E30946179A96D58A2B556A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0-09-03T11:43:00Z">
            <w:r w:rsidR="00AF3A54">
              <w:rPr>
                <w:rFonts w:ascii="Times New Roman" w:eastAsia="Times New Roman" w:hAnsi="Times New Roman" w:cs="David" w:hint="cs"/>
                <w:color w:val="00B0F0"/>
                <w:sz w:val="20"/>
                <w:szCs w:val="24"/>
                <w:u w:val="single"/>
                <w:rtl/>
                <w:lang w:eastAsia="he-IL"/>
              </w:rPr>
              <w:t>מדידות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13E4346152A24F14A16D95B765DAEF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20-09-03T11:42:00Z">
            <w:r w:rsidR="00AF3A54" w:rsidRPr="000E16FF">
              <w:rPr>
                <w:rStyle w:val="a7"/>
                <w:rtl/>
              </w:rPr>
              <w:t>[שם צד א]</w:t>
            </w:r>
          </w:ins>
        </w:sdtContent>
      </w:sdt>
    </w:p>
    <w:p w14:paraId="5A67FCC0" w14:textId="77777777" w:rsidR="004D0294" w:rsidRPr="00B27B4C" w:rsidRDefault="004D0294" w:rsidP="004D029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המודד</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2584A15"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1EFCE4"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D89AEE"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3BC9013"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F00D3B" w14:textId="77777777" w:rsidR="004D0294"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B38729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F90E2BE"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5795B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16C579"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7A29DE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8FA24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52041F"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74C9D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96F2560"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F9B488"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18FAB6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FAEB09C"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BBA1AA0"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9C50A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CFF3E9"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4CCFD3F"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71C3E4B"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8E8603"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3B7CE7F"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D79BAD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010A0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EB163A"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1C05476"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A74FED8"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561855A"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45A236"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F6CED9F"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E4DE48"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302AD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DE7C31C"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34D692"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18913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E885760"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8D0100"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6C320B" w14:textId="77777777" w:rsidR="004D0294"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4C8B00E" w14:textId="77777777" w:rsidR="004D0294" w:rsidRPr="00B27B4C"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216DDD4"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248F89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749164"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6AD4EFF53E246BDB58AF69A1E4BB6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0-09-03T11:41:00Z">
            <w:r w:rsidR="00AF3A54">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483F7BBECD64E4EA9FE2998F9C34E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20-09-03T11:41:00Z">
            <w:r w:rsidR="00AF3A54">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A0505000D2F4E5D970357124ADCC7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0-09-03T11:41:00Z">
            <w:r w:rsidR="00AF3A54">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6FA847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B7CF1A"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76A670EA56D4E849C3C25E79BF066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68F3525F99E4473B73AF8887A0527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D90C914"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67EB353"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5B22D53"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5DEFC49EB54C4F36BD9BFD604D2183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20-09-03T11:41:00Z">
            <w:r w:rsidR="00AF3A54">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5F81AF81"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FF0000"/>
          <w:sz w:val="24"/>
          <w:szCs w:val="24"/>
          <w:rtl/>
        </w:rPr>
      </w:pPr>
    </w:p>
    <w:p w14:paraId="0D36C65A"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964200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2E2C6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3D655BFB9946839475F572BBDC5F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436B10B0"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D6C0786" w14:textId="77777777" w:rsidR="004D0294" w:rsidRPr="00DE0948"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469ACD8" w14:textId="77777777" w:rsidR="004D0294" w:rsidRPr="00B27B4C"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518BC66"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הם:</w:t>
      </w:r>
    </w:p>
    <w:p w14:paraId="31007E68"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FE1E17"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79ACE6BBE5E4BD190CD9C96087AFC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01D54F0C" w14:textId="77777777" w:rsidR="004D0294" w:rsidRPr="00B27B4C" w:rsidRDefault="004D0294" w:rsidP="004D0294">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לצורך מתן שירותי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DCFE9A7CB83488A854AAFA346319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6F46280B"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7B200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419258CE0C1478A938470EB9276C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1B88FBB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2DA4D2"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F190A7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B372EF"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454D36D5"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E3D5488"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1E0C65D"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726B946"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39E83F3" w14:textId="77777777" w:rsidR="004D0294" w:rsidRPr="00B27B4C" w:rsidRDefault="004D0294" w:rsidP="004D0294">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338F318" w14:textId="77777777" w:rsidR="004D0294" w:rsidRDefault="004D0294" w:rsidP="004D0294">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D0294" w14:paraId="362079D8" w14:textId="77777777" w:rsidTr="004D0294">
        <w:trPr>
          <w:trHeight w:val="80"/>
        </w:trPr>
        <w:tc>
          <w:tcPr>
            <w:tcW w:w="3366" w:type="dxa"/>
          </w:tcPr>
          <w:p w14:paraId="4AD2B630" w14:textId="77777777" w:rsidR="004D0294" w:rsidRDefault="00AF3A5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06567282E61439E9ACCECBBE1C19A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2" w:author="Kook Sec" w:date="2020-09-03T11:42:00Z">
                  <w:r>
                    <w:rPr>
                      <w:rFonts w:ascii="Times New Roman" w:eastAsia="Times New Roman" w:hAnsi="Times New Roman" w:cs="David" w:hint="cs"/>
                      <w:color w:val="008000"/>
                      <w:sz w:val="24"/>
                      <w:szCs w:val="24"/>
                      <w:rtl/>
                      <w:lang w:eastAsia="he-IL"/>
                    </w:rPr>
                    <w:t>100</w:t>
                  </w:r>
                </w:ins>
              </w:sdtContent>
            </w:sdt>
          </w:p>
          <w:p w14:paraId="10A41A72"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2973413" w14:textId="77777777" w:rsidR="004D0294" w:rsidRDefault="004D0294" w:rsidP="004D0294">
            <w:pPr>
              <w:widowControl w:val="0"/>
              <w:spacing w:before="0" w:beforeAutospacing="0" w:after="0" w:afterAutospacing="0" w:line="240" w:lineRule="auto"/>
              <w:ind w:left="720"/>
              <w:outlineLvl w:val="2"/>
            </w:pPr>
          </w:p>
          <w:p w14:paraId="7DB57A44"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6EF16AF"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45E86D"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F287EC"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C5538FB"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C77E3A0"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64674A"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DB4698"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32FFE59"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3D80F5"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9893509"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C461D4"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E9C766"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93758A" w14:textId="77777777"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 xml:space="preserve">נספח </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ב</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w:t>
      </w:r>
    </w:p>
    <w:p w14:paraId="6E10EEBF" w14:textId="77777777"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AA3F766" w14:textId="77777777" w:rsidR="0070217D" w:rsidRPr="0070217D" w:rsidRDefault="0070217D" w:rsidP="0070217D">
      <w:pPr>
        <w:tabs>
          <w:tab w:val="left" w:pos="850"/>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שירותי המודד</w:t>
      </w:r>
    </w:p>
    <w:p w14:paraId="1F56BEBA"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b/>
          <w:bCs/>
          <w:sz w:val="24"/>
          <w:szCs w:val="24"/>
          <w:u w:val="single"/>
          <w:rtl/>
          <w:lang w:eastAsia="he-IL"/>
        </w:rPr>
      </w:pPr>
    </w:p>
    <w:p w14:paraId="5DDFA1A9"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כללי</w:t>
      </w:r>
    </w:p>
    <w:p w14:paraId="6749C428"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 xml:space="preserve">שרותי המודד יבוצעו בקטעים לפי התקדמות הפרויקט והנחיות המנהל בכתב. </w:t>
      </w:r>
    </w:p>
    <w:p w14:paraId="13F724BA"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1.2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עבודות המדידה תאושרנה ע"י מודד מוסמך ו</w:t>
      </w:r>
      <w:r w:rsidRPr="0070217D">
        <w:rPr>
          <w:rFonts w:ascii="Times New Roman" w:eastAsia="Times New Roman" w:hAnsi="Times New Roman" w:cs="David" w:hint="cs"/>
          <w:sz w:val="24"/>
          <w:szCs w:val="24"/>
          <w:rtl/>
          <w:lang w:eastAsia="he-IL"/>
        </w:rPr>
        <w:t xml:space="preserve">תבוצענה </w:t>
      </w:r>
      <w:r w:rsidRPr="0070217D">
        <w:rPr>
          <w:rFonts w:ascii="Times New Roman" w:eastAsia="Times New Roman" w:hAnsi="Times New Roman" w:cs="David"/>
          <w:sz w:val="24"/>
          <w:szCs w:val="24"/>
          <w:rtl/>
          <w:lang w:eastAsia="he-IL"/>
        </w:rPr>
        <w:t>על פי תקנות המ</w:t>
      </w:r>
      <w:r w:rsidRPr="0070217D">
        <w:rPr>
          <w:rFonts w:ascii="Times New Roman" w:eastAsia="Times New Roman" w:hAnsi="Times New Roman" w:cs="David" w:hint="cs"/>
          <w:sz w:val="24"/>
          <w:szCs w:val="24"/>
          <w:rtl/>
          <w:lang w:eastAsia="he-IL"/>
        </w:rPr>
        <w:t xml:space="preserve">ודדים והנחיות מדידה </w:t>
      </w:r>
      <w:r w:rsidRPr="0070217D">
        <w:rPr>
          <w:rFonts w:ascii="Times New Roman" w:eastAsia="Times New Roman" w:hAnsi="Times New Roman" w:cs="David"/>
          <w:sz w:val="24"/>
          <w:szCs w:val="24"/>
          <w:rtl/>
          <w:lang w:eastAsia="he-IL"/>
        </w:rPr>
        <w:t xml:space="preserve">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לפי רשת ישראל התקפה</w:t>
      </w:r>
      <w:r w:rsidRPr="0070217D">
        <w:rPr>
          <w:rFonts w:ascii="Times New Roman" w:eastAsia="Times New Roman" w:hAnsi="Times New Roman" w:cs="David" w:hint="cs"/>
          <w:sz w:val="24"/>
          <w:szCs w:val="24"/>
          <w:rtl/>
          <w:lang w:eastAsia="he-IL"/>
        </w:rPr>
        <w:t xml:space="preserve"> ודרישות הרשות המקומית התקפות והמעודכנות ביום ביצוע העבודה בפועל.</w:t>
      </w:r>
    </w:p>
    <w:p w14:paraId="0B48A028"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1.3  </w:t>
      </w:r>
      <w:r w:rsidRPr="0070217D">
        <w:rPr>
          <w:rFonts w:ascii="Times New Roman" w:eastAsia="Times New Roman" w:hAnsi="Times New Roman" w:cs="David" w:hint="cs"/>
          <w:sz w:val="24"/>
          <w:szCs w:val="24"/>
          <w:rtl/>
          <w:lang w:eastAsia="he-IL"/>
        </w:rPr>
        <w:tab/>
        <w:t>שרותי המודד כוללים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הכנת מפות פוטוגרמטריות, הכנת תכניות</w:t>
      </w:r>
      <w:r w:rsidRPr="0070217D">
        <w:rPr>
          <w:rFonts w:ascii="Times New Roman" w:eastAsia="Times New Roman" w:hAnsi="Times New Roman" w:cs="David"/>
          <w:sz w:val="24"/>
          <w:szCs w:val="24"/>
          <w:rtl/>
          <w:lang w:eastAsia="he-IL"/>
        </w:rPr>
        <w:t xml:space="preserve"> חלוק</w:t>
      </w:r>
      <w:r w:rsidRPr="0070217D">
        <w:rPr>
          <w:rFonts w:ascii="Times New Roman" w:eastAsia="Times New Roman" w:hAnsi="Times New Roman" w:cs="David" w:hint="cs"/>
          <w:sz w:val="24"/>
          <w:szCs w:val="24"/>
          <w:rtl/>
          <w:lang w:eastAsia="he-IL"/>
        </w:rPr>
        <w:t>ה אנליטית ל</w:t>
      </w:r>
      <w:r w:rsidRPr="0070217D">
        <w:rPr>
          <w:rFonts w:ascii="Times New Roman" w:eastAsia="Times New Roman" w:hAnsi="Times New Roman" w:cs="David"/>
          <w:sz w:val="24"/>
          <w:szCs w:val="24"/>
          <w:rtl/>
          <w:lang w:eastAsia="he-IL"/>
        </w:rPr>
        <w:t>מגרשים</w:t>
      </w:r>
      <w:r w:rsidRPr="0070217D">
        <w:rPr>
          <w:rFonts w:ascii="Times New Roman" w:eastAsia="Times New Roman" w:hAnsi="Times New Roman" w:cs="David" w:hint="cs"/>
          <w:sz w:val="24"/>
          <w:szCs w:val="24"/>
          <w:rtl/>
          <w:lang w:eastAsia="he-IL"/>
        </w:rPr>
        <w:t xml:space="preserve">  (כולל לוחות שטחים), </w:t>
      </w:r>
      <w:r w:rsidRPr="0070217D">
        <w:rPr>
          <w:rFonts w:ascii="Times New Roman" w:eastAsia="Times New Roman" w:hAnsi="Times New Roman" w:cs="David"/>
          <w:sz w:val="24"/>
          <w:szCs w:val="24"/>
          <w:rtl/>
          <w:lang w:eastAsia="he-IL"/>
        </w:rPr>
        <w:t xml:space="preserve">מדידות </w:t>
      </w:r>
      <w:r w:rsidRPr="0070217D">
        <w:rPr>
          <w:rFonts w:ascii="Times New Roman" w:eastAsia="Times New Roman" w:hAnsi="Times New Roman" w:cs="David" w:hint="cs"/>
          <w:sz w:val="24"/>
          <w:szCs w:val="24"/>
          <w:rtl/>
          <w:lang w:eastAsia="he-IL"/>
        </w:rPr>
        <w:t xml:space="preserve">והכנת מפות </w:t>
      </w:r>
      <w:r w:rsidRPr="0070217D">
        <w:rPr>
          <w:rFonts w:ascii="Times New Roman" w:eastAsia="Times New Roman" w:hAnsi="Times New Roman" w:cs="David"/>
          <w:sz w:val="24"/>
          <w:szCs w:val="24"/>
          <w:rtl/>
          <w:lang w:eastAsia="he-IL"/>
        </w:rPr>
        <w:t>טופוגרפיות,</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הכנת מפות מודד להיתרי בניה, סימון מגרשים, </w:t>
      </w:r>
      <w:r w:rsidRPr="0070217D">
        <w:rPr>
          <w:rFonts w:ascii="Times New Roman" w:eastAsia="Times New Roman" w:hAnsi="Times New Roman" w:cs="David" w:hint="cs"/>
          <w:sz w:val="24"/>
          <w:szCs w:val="24"/>
          <w:rtl/>
          <w:lang w:eastAsia="he-IL"/>
        </w:rPr>
        <w:t>הקמת גבולות, התווי</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סימון, מדידת אורכי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רוחבים וגבהים, מדידת זויות, חישוב קואורדינטות, הכנת תרשימים, מדידת מבנים, מדידת פריטים קיימים (כגון: עמודים, לרבות קווי מתח וקווי תקשורת (מיקום וגובה), סוללות, תעלות, דרכים, קירות, שוחות וכוכים, לרבות מפלסים חיצוניים ופנימיים וכד'), חיתוכים, </w:t>
      </w:r>
      <w:r w:rsidRPr="0070217D">
        <w:rPr>
          <w:rFonts w:ascii="Times New Roman" w:eastAsia="Times New Roman" w:hAnsi="Times New Roman" w:cs="David"/>
          <w:sz w:val="24"/>
          <w:szCs w:val="24"/>
          <w:rtl/>
          <w:lang w:eastAsia="he-IL"/>
        </w:rPr>
        <w:t xml:space="preserve">חידוש סימונים, הכנת מפות בפורמט </w:t>
      </w:r>
      <w:r w:rsidRPr="0070217D">
        <w:rPr>
          <w:rFonts w:ascii="Times New Roman" w:eastAsia="Times New Roman" w:hAnsi="Times New Roman" w:cs="David"/>
          <w:sz w:val="24"/>
          <w:szCs w:val="24"/>
          <w:lang w:eastAsia="he-IL"/>
        </w:rPr>
        <w:t>G.I.S</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הכנת תכניות מגרשים </w:t>
      </w:r>
      <w:r w:rsidRPr="0070217D">
        <w:rPr>
          <w:rFonts w:ascii="Times New Roman" w:eastAsia="Times New Roman" w:hAnsi="Times New Roman" w:cs="David" w:hint="cs"/>
          <w:sz w:val="24"/>
          <w:szCs w:val="24"/>
          <w:rtl/>
          <w:lang w:eastAsia="he-IL"/>
        </w:rPr>
        <w:t xml:space="preserve">וחלוקות משנה </w:t>
      </w:r>
      <w:r w:rsidRPr="0070217D">
        <w:rPr>
          <w:rFonts w:ascii="Times New Roman" w:eastAsia="Times New Roman" w:hAnsi="Times New Roman" w:cs="David"/>
          <w:sz w:val="24"/>
          <w:szCs w:val="24"/>
          <w:rtl/>
          <w:lang w:eastAsia="he-IL"/>
        </w:rPr>
        <w:t>ל</w:t>
      </w:r>
      <w:r w:rsidRPr="0070217D">
        <w:rPr>
          <w:rFonts w:ascii="Times New Roman" w:eastAsia="Times New Roman" w:hAnsi="Times New Roman" w:cs="David" w:hint="cs"/>
          <w:sz w:val="24"/>
          <w:szCs w:val="24"/>
          <w:rtl/>
          <w:lang w:eastAsia="he-IL"/>
        </w:rPr>
        <w:t xml:space="preserve">צרכי </w:t>
      </w:r>
      <w:r w:rsidRPr="0070217D">
        <w:rPr>
          <w:rFonts w:ascii="Times New Roman" w:eastAsia="Times New Roman" w:hAnsi="Times New Roman" w:cs="David"/>
          <w:sz w:val="24"/>
          <w:szCs w:val="24"/>
          <w:rtl/>
          <w:lang w:eastAsia="he-IL"/>
        </w:rPr>
        <w:t>רישום</w:t>
      </w:r>
      <w:r w:rsidRPr="0070217D">
        <w:rPr>
          <w:rFonts w:ascii="Times New Roman" w:eastAsia="Times New Roman" w:hAnsi="Times New Roman" w:cs="David" w:hint="cs"/>
          <w:sz w:val="24"/>
          <w:szCs w:val="24"/>
          <w:rtl/>
          <w:lang w:eastAsia="he-IL"/>
        </w:rPr>
        <w:t xml:space="preserve">, הכנת תשריטי בתים משותפים </w:t>
      </w:r>
      <w:r w:rsidRPr="0070217D">
        <w:rPr>
          <w:rFonts w:ascii="Times New Roman" w:eastAsia="Times New Roman" w:hAnsi="Times New Roman" w:cs="David"/>
          <w:sz w:val="24"/>
          <w:szCs w:val="24"/>
          <w:rtl/>
          <w:lang w:eastAsia="he-IL"/>
        </w:rPr>
        <w:t>ועבודות מדידה שונות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w:t>
      </w:r>
    </w:p>
    <w:p w14:paraId="7C34D4E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הצילומים יבוצעו</w:t>
      </w:r>
      <w:r w:rsidRPr="0070217D">
        <w:rPr>
          <w:rFonts w:ascii="Times New Roman" w:eastAsia="Times New Roman" w:hAnsi="Times New Roman" w:cs="David"/>
          <w:sz w:val="24"/>
          <w:szCs w:val="24"/>
          <w:rtl/>
          <w:lang w:eastAsia="he-IL"/>
        </w:rPr>
        <w:t xml:space="preserve"> במכשירים פוטו</w:t>
      </w:r>
      <w:r w:rsidRPr="0070217D">
        <w:rPr>
          <w:rFonts w:ascii="Times New Roman" w:eastAsia="Times New Roman" w:hAnsi="Times New Roman" w:cs="David" w:hint="cs"/>
          <w:sz w:val="24"/>
          <w:szCs w:val="24"/>
          <w:rtl/>
          <w:lang w:eastAsia="he-IL"/>
        </w:rPr>
        <w:t>גרמטריים מאושרים בדרגת סיווג א' והמדידות תבוצענה במכשירי מדידה אלקטרו אופטיי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מכויילים כמתחייב בתקנות</w:t>
      </w:r>
      <w:r w:rsidRPr="0070217D">
        <w:rPr>
          <w:rFonts w:ascii="Times New Roman" w:eastAsia="Times New Roman" w:hAnsi="Times New Roman" w:cs="David"/>
          <w:sz w:val="24"/>
          <w:szCs w:val="24"/>
          <w:rtl/>
          <w:lang w:eastAsia="he-IL"/>
        </w:rPr>
        <w:t>.</w:t>
      </w:r>
    </w:p>
    <w:p w14:paraId="11D9835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r w:rsidRPr="0070217D">
        <w:rPr>
          <w:rFonts w:ascii="Times New Roman" w:eastAsia="Times New Roman" w:hAnsi="Times New Roman" w:cs="David" w:hint="cs"/>
          <w:sz w:val="24"/>
          <w:szCs w:val="24"/>
          <w:rtl/>
          <w:lang w:eastAsia="he-IL"/>
        </w:rPr>
        <w:tab/>
        <w:t xml:space="preserve">שטח המדידה מעבר לשטח שיימסר בכתב ע"י המנהל יהיה: </w:t>
      </w:r>
    </w:p>
    <w:p w14:paraId="60910C41"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לתכנית בנין ערים ותכנית פתוח כללית - עד 50 מ' מעבר לשטח הקו הכחול ו/או השטח שהוגדר ע"י המזמין  ולפחות עד גבול שתי חלקות שלמות גובלות לקו הכחול  ו/או לשטח שהוגדר ע"י המזמין.</w:t>
      </w:r>
    </w:p>
    <w:p w14:paraId="378FFD6B"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להיתר או תכנית נקודתית - לפחות 10 מ' מעבר לגבול המגרש.</w:t>
      </w:r>
    </w:p>
    <w:p w14:paraId="29F9C99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r w:rsidRPr="0070217D">
        <w:rPr>
          <w:rFonts w:ascii="Times New Roman" w:eastAsia="Times New Roman" w:hAnsi="Times New Roman" w:cs="David" w:hint="cs"/>
          <w:sz w:val="24"/>
          <w:szCs w:val="24"/>
          <w:rtl/>
          <w:lang w:eastAsia="he-IL"/>
        </w:rPr>
        <w:tab/>
        <w:t xml:space="preserve">מפות המדידה וקבצי המיפוי יוכנו בהתאם לאמור </w:t>
      </w:r>
      <w:r w:rsidRPr="0070217D">
        <w:rPr>
          <w:rFonts w:ascii="Times New Roman" w:eastAsia="Times New Roman" w:hAnsi="Times New Roman" w:cs="David" w:hint="cs"/>
          <w:b/>
          <w:bCs/>
          <w:sz w:val="24"/>
          <w:szCs w:val="24"/>
          <w:rtl/>
          <w:lang w:eastAsia="he-IL"/>
        </w:rPr>
        <w:t>בנספח ז'</w:t>
      </w:r>
      <w:r w:rsidRPr="0070217D">
        <w:rPr>
          <w:rFonts w:ascii="Times New Roman" w:eastAsia="Times New Roman" w:hAnsi="Times New Roman" w:cs="David" w:hint="cs"/>
          <w:sz w:val="24"/>
          <w:szCs w:val="24"/>
          <w:rtl/>
          <w:lang w:eastAsia="he-IL"/>
        </w:rPr>
        <w:t xml:space="preserve"> - אופן עריכת המיפוי והגשתו למזמין.</w:t>
      </w:r>
    </w:p>
    <w:p w14:paraId="6EB85A68"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r w:rsidRPr="0070217D">
        <w:rPr>
          <w:rFonts w:ascii="Times New Roman" w:eastAsia="Times New Roman" w:hAnsi="Times New Roman" w:cs="David" w:hint="cs"/>
          <w:sz w:val="24"/>
          <w:szCs w:val="24"/>
          <w:rtl/>
          <w:lang w:eastAsia="he-IL"/>
        </w:rPr>
        <w:tab/>
        <w:t xml:space="preserve">המודד יפיץ </w:t>
      </w:r>
      <w:r w:rsidRPr="0070217D">
        <w:rPr>
          <w:rFonts w:ascii="Times New Roman" w:eastAsia="Times New Roman" w:hAnsi="Times New Roman" w:cs="David"/>
          <w:sz w:val="24"/>
          <w:szCs w:val="24"/>
          <w:rtl/>
          <w:lang w:eastAsia="he-IL"/>
        </w:rPr>
        <w:t xml:space="preserve">קבצים </w:t>
      </w:r>
      <w:r w:rsidRPr="0070217D">
        <w:rPr>
          <w:rFonts w:ascii="Times New Roman" w:eastAsia="Times New Roman" w:hAnsi="Times New Roman" w:cs="David"/>
          <w:sz w:val="24"/>
          <w:szCs w:val="24"/>
          <w:lang w:eastAsia="he-IL"/>
        </w:rPr>
        <w:t xml:space="preserve">DXF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ו/או </w:t>
      </w:r>
      <w:r w:rsidRPr="0070217D">
        <w:rPr>
          <w:rFonts w:ascii="Times New Roman" w:eastAsia="Times New Roman" w:hAnsi="Times New Roman" w:cs="David"/>
          <w:sz w:val="24"/>
          <w:szCs w:val="24"/>
          <w:lang w:eastAsia="he-IL"/>
        </w:rPr>
        <w:t>DWG</w:t>
      </w:r>
      <w:r w:rsidRPr="0070217D">
        <w:rPr>
          <w:rFonts w:ascii="Times New Roman" w:eastAsia="Times New Roman" w:hAnsi="Times New Roman" w:cs="David"/>
          <w:sz w:val="24"/>
          <w:szCs w:val="24"/>
          <w:rtl/>
          <w:lang w:eastAsia="he-IL"/>
        </w:rPr>
        <w:t xml:space="preserve"> + </w:t>
      </w:r>
      <w:r w:rsidRPr="0070217D">
        <w:rPr>
          <w:rFonts w:ascii="Times New Roman" w:eastAsia="Times New Roman" w:hAnsi="Times New Roman" w:cs="David"/>
          <w:sz w:val="24"/>
          <w:szCs w:val="24"/>
          <w:lang w:eastAsia="he-IL"/>
        </w:rPr>
        <w:t>DTM</w:t>
      </w:r>
      <w:r w:rsidRPr="0070217D">
        <w:rPr>
          <w:rFonts w:ascii="Times New Roman" w:eastAsia="Times New Roman" w:hAnsi="Times New Roman" w:cs="David"/>
          <w:sz w:val="24"/>
          <w:szCs w:val="24"/>
          <w:rtl/>
          <w:lang w:eastAsia="he-IL"/>
        </w:rPr>
        <w:t xml:space="preserve"> (קבצי</w:t>
      </w:r>
      <w:r w:rsidRPr="0070217D">
        <w:rPr>
          <w:rFonts w:ascii="Times New Roman" w:eastAsia="Times New Roman" w:hAnsi="Times New Roman" w:cs="David"/>
          <w:sz w:val="24"/>
          <w:szCs w:val="24"/>
          <w:lang w:eastAsia="he-IL"/>
        </w:rPr>
        <w:t xml:space="preserve">REG </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sz w:val="24"/>
          <w:szCs w:val="24"/>
          <w:lang w:eastAsia="he-IL"/>
        </w:rPr>
        <w:t>DIS</w:t>
      </w:r>
      <w:r w:rsidRPr="0070217D">
        <w:rPr>
          <w:rFonts w:ascii="Times New Roman" w:eastAsia="Times New Roman" w:hAnsi="Times New Roman" w:cs="David"/>
          <w:sz w:val="24"/>
          <w:szCs w:val="24"/>
          <w:rtl/>
          <w:lang w:eastAsia="he-IL"/>
        </w:rPr>
        <w:t>) לכל המתכננים ולמנהל</w:t>
      </w:r>
      <w:r w:rsidRPr="0070217D">
        <w:rPr>
          <w:rFonts w:ascii="Times New Roman" w:eastAsia="Times New Roman" w:hAnsi="Times New Roman" w:cs="David" w:hint="cs"/>
          <w:sz w:val="24"/>
          <w:szCs w:val="24"/>
          <w:rtl/>
          <w:lang w:eastAsia="he-IL"/>
        </w:rPr>
        <w:t xml:space="preserve"> הפרויקט בדואר אלקטרוני, ע"ג דיסק ובפלוט בהתאם להנחיית המנהל</w:t>
      </w:r>
      <w:r w:rsidRPr="0070217D">
        <w:rPr>
          <w:rFonts w:ascii="Times New Roman" w:eastAsia="Times New Roman" w:hAnsi="Times New Roman" w:cs="David"/>
          <w:sz w:val="24"/>
          <w:szCs w:val="24"/>
          <w:rtl/>
          <w:lang w:eastAsia="he-IL"/>
        </w:rPr>
        <w:t>.</w:t>
      </w:r>
    </w:p>
    <w:p w14:paraId="317147D6"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61DDA08D"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מיפוי פוטוגרמטרי כרקע לתכנון תכניות מתאר</w:t>
      </w:r>
    </w:p>
    <w:p w14:paraId="0E6529D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lastRenderedPageBreak/>
        <w:t>2.1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יפוי יבוצע בהתאם למפורט ב</w:t>
      </w:r>
      <w:r w:rsidRPr="0070217D">
        <w:rPr>
          <w:rFonts w:ascii="Times New Roman" w:eastAsia="Times New Roman" w:hAnsi="Times New Roman" w:cs="David"/>
          <w:sz w:val="24"/>
          <w:szCs w:val="24"/>
          <w:rtl/>
          <w:lang w:eastAsia="he-IL"/>
        </w:rPr>
        <w:t>תקנות המודדים</w:t>
      </w:r>
      <w:r w:rsidRPr="0070217D">
        <w:rPr>
          <w:rFonts w:ascii="Times New Roman" w:eastAsia="Times New Roman" w:hAnsi="Times New Roman" w:cs="David" w:hint="cs"/>
          <w:sz w:val="24"/>
          <w:szCs w:val="24"/>
          <w:rtl/>
          <w:lang w:eastAsia="he-IL"/>
        </w:rPr>
        <w:t xml:space="preserve"> ובדגש על האמור בסעיפים 25 </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31 לתקנות ויכלול השלמות שדה בהתאם לצורך.</w:t>
      </w:r>
    </w:p>
    <w:p w14:paraId="5A024D02"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2.2</w:t>
      </w:r>
      <w:r w:rsidRPr="0070217D">
        <w:rPr>
          <w:rFonts w:ascii="Times New Roman" w:eastAsia="Times New Roman" w:hAnsi="Times New Roman" w:cs="David" w:hint="cs"/>
          <w:sz w:val="24"/>
          <w:szCs w:val="24"/>
          <w:rtl/>
          <w:lang w:eastAsia="he-IL"/>
        </w:rPr>
        <w:tab/>
        <w:t>המיפוי יכלול מיפוי רקע, מיפוי טופוגרפי ומיפוי קדסטראלי (גושים וחלקות) שיוכן ממפות גוש ו/או מפות תמורה של המרכז למיפוי ישראל עדכניות ליום עריכת המיפוי.</w:t>
      </w:r>
    </w:p>
    <w:p w14:paraId="255118E6"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2.3</w:t>
      </w:r>
      <w:r w:rsidRPr="0070217D">
        <w:rPr>
          <w:rFonts w:ascii="Times New Roman" w:eastAsia="Times New Roman" w:hAnsi="Times New Roman" w:cs="David" w:hint="cs"/>
          <w:sz w:val="24"/>
          <w:szCs w:val="24"/>
          <w:rtl/>
          <w:lang w:eastAsia="he-IL"/>
        </w:rPr>
        <w:tab/>
        <w:t>למפת המדידה תצורף טבלת גושים וחלקות בתחום התכנית ושטחיהן.</w:t>
      </w:r>
    </w:p>
    <w:p w14:paraId="3334FAD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2.4</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12889275"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1C673F6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מיפוי מצבי וטופוגרפי כרקע לתכנון תכנית מתאר</w:t>
      </w:r>
    </w:p>
    <w:p w14:paraId="3FF78B3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מדידה </w:t>
      </w:r>
      <w:r w:rsidRPr="0070217D">
        <w:rPr>
          <w:rFonts w:ascii="Times New Roman" w:eastAsia="Times New Roman" w:hAnsi="Times New Roman" w:cs="David" w:hint="cs"/>
          <w:sz w:val="24"/>
          <w:szCs w:val="24"/>
          <w:rtl/>
          <w:lang w:eastAsia="he-IL"/>
        </w:rPr>
        <w:t>מצבית ו</w:t>
      </w:r>
      <w:r w:rsidRPr="0070217D">
        <w:rPr>
          <w:rFonts w:ascii="Times New Roman" w:eastAsia="Times New Roman" w:hAnsi="Times New Roman" w:cs="David"/>
          <w:sz w:val="24"/>
          <w:szCs w:val="24"/>
          <w:rtl/>
          <w:lang w:eastAsia="he-IL"/>
        </w:rPr>
        <w:t xml:space="preserve">טופוגרפית </w:t>
      </w:r>
      <w:r w:rsidRPr="0070217D">
        <w:rPr>
          <w:rFonts w:ascii="Times New Roman" w:eastAsia="Times New Roman" w:hAnsi="Times New Roman" w:cs="David" w:hint="cs"/>
          <w:sz w:val="24"/>
          <w:szCs w:val="24"/>
          <w:rtl/>
          <w:lang w:eastAsia="he-IL"/>
        </w:rPr>
        <w:t xml:space="preserve">קרקעית </w:t>
      </w:r>
      <w:r w:rsidRPr="0070217D">
        <w:rPr>
          <w:rFonts w:ascii="Times New Roman" w:eastAsia="Times New Roman" w:hAnsi="Times New Roman" w:cs="David"/>
          <w:sz w:val="24"/>
          <w:szCs w:val="24"/>
          <w:rtl/>
          <w:lang w:eastAsia="he-IL"/>
        </w:rPr>
        <w:t xml:space="preserve">של המתחם לרבות הכבישים הסמוכים, </w:t>
      </w:r>
      <w:r w:rsidRPr="0070217D">
        <w:rPr>
          <w:rFonts w:ascii="Times New Roman" w:eastAsia="Times New Roman" w:hAnsi="Times New Roman" w:cs="David" w:hint="cs"/>
          <w:sz w:val="24"/>
          <w:szCs w:val="24"/>
          <w:rtl/>
          <w:lang w:eastAsia="he-IL"/>
        </w:rPr>
        <w:t xml:space="preserve">ולרבות מבנים קיימים (מיקום, קונטור, גובה רצפה, מס' קומות, סוג בניה, גדרות), מיסעות, מדרכות, אבני שפה (כולל ציון החומרים), תשתיות מעל ומתחת לקרקע (עמודים, לרבות קווי מתח וקווי תקשורת (מיקום וגובה), פילרים, שוחות ומפלסי מכסים ומפלסי תחתית השוחות, מפלסי צנרת תת"ק בשוחות), עצמים קבועים עם ציון החומרים (עצים, משטחים, אלמנטים בנויים, סככות וכיו"ב) </w:t>
      </w:r>
      <w:r w:rsidRPr="0070217D">
        <w:rPr>
          <w:rFonts w:ascii="Times New Roman" w:eastAsia="Times New Roman" w:hAnsi="Times New Roman" w:cs="David"/>
          <w:sz w:val="24"/>
          <w:szCs w:val="24"/>
          <w:rtl/>
          <w:lang w:eastAsia="he-IL"/>
        </w:rPr>
        <w:t xml:space="preserve">בקנ"מ </w:t>
      </w:r>
      <w:r w:rsidRPr="0070217D">
        <w:rPr>
          <w:rFonts w:ascii="Times New Roman" w:eastAsia="Times New Roman" w:hAnsi="Times New Roman" w:cs="David" w:hint="cs"/>
          <w:sz w:val="24"/>
          <w:szCs w:val="24"/>
          <w:rtl/>
          <w:lang w:eastAsia="he-IL"/>
        </w:rPr>
        <w:t>1:1000</w:t>
      </w:r>
      <w:r w:rsidRPr="0070217D">
        <w:rPr>
          <w:rFonts w:ascii="Times New Roman" w:eastAsia="Times New Roman" w:hAnsi="Times New Roman" w:cs="David"/>
          <w:sz w:val="24"/>
          <w:szCs w:val="24"/>
          <w:rtl/>
          <w:lang w:eastAsia="he-IL"/>
        </w:rPr>
        <w:t xml:space="preserve">. </w:t>
      </w:r>
    </w:p>
    <w:p w14:paraId="16A5679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3.2</w:t>
      </w:r>
      <w:r w:rsidRPr="0070217D">
        <w:rPr>
          <w:rFonts w:ascii="Times New Roman" w:eastAsia="Times New Roman" w:hAnsi="Times New Roman" w:cs="David" w:hint="cs"/>
          <w:sz w:val="24"/>
          <w:szCs w:val="24"/>
          <w:rtl/>
          <w:lang w:eastAsia="he-IL"/>
        </w:rPr>
        <w:tab/>
        <w:t>קווי גובה וגבהים נקודתיים,  פוליליינים לאורך דרכים.</w:t>
      </w:r>
    </w:p>
    <w:p w14:paraId="62831FA8"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w:t>
      </w:r>
      <w:r w:rsidRPr="0070217D">
        <w:rPr>
          <w:rFonts w:ascii="Times New Roman" w:eastAsia="Times New Roman" w:hAnsi="Times New Roman" w:cs="David" w:hint="cs"/>
          <w:sz w:val="24"/>
          <w:szCs w:val="24"/>
          <w:rtl/>
          <w:lang w:eastAsia="he-IL"/>
        </w:rPr>
        <w:t xml:space="preserve">והבטחת </w:t>
      </w:r>
      <w:r w:rsidRPr="0070217D">
        <w:rPr>
          <w:rFonts w:ascii="Times New Roman" w:eastAsia="Times New Roman" w:hAnsi="Times New Roman" w:cs="David"/>
          <w:sz w:val="24"/>
          <w:szCs w:val="24"/>
          <w:rtl/>
          <w:lang w:eastAsia="he-IL"/>
        </w:rPr>
        <w:t>נקודות קבע בכל מתחם</w:t>
      </w:r>
      <w:r w:rsidRPr="0070217D">
        <w:rPr>
          <w:rFonts w:ascii="Times New Roman" w:eastAsia="Times New Roman" w:hAnsi="Times New Roman" w:cs="David" w:hint="cs"/>
          <w:sz w:val="24"/>
          <w:szCs w:val="24"/>
          <w:rtl/>
          <w:lang w:eastAsia="he-IL"/>
        </w:rPr>
        <w:t>.</w:t>
      </w:r>
    </w:p>
    <w:p w14:paraId="5B626525"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נקודות קבע תסומנה בברזלי זווית מבוטנים 45/45/900 מ"מ או בורג בסלע</w:t>
      </w:r>
      <w:r w:rsidRPr="0070217D">
        <w:rPr>
          <w:rFonts w:ascii="Times New Roman" w:eastAsia="Times New Roman" w:hAnsi="Times New Roman" w:cs="David" w:hint="cs"/>
          <w:sz w:val="24"/>
          <w:szCs w:val="24"/>
          <w:rtl/>
          <w:lang w:eastAsia="he-IL"/>
        </w:rPr>
        <w:t xml:space="preserve"> או חקיק בבטון / א.ש</w:t>
      </w:r>
      <w:r w:rsidRPr="0070217D">
        <w:rPr>
          <w:rFonts w:ascii="Times New Roman" w:eastAsia="Times New Roman" w:hAnsi="Times New Roman" w:cs="David"/>
          <w:sz w:val="24"/>
          <w:szCs w:val="24"/>
          <w:rtl/>
          <w:lang w:eastAsia="he-IL"/>
        </w:rPr>
        <w:t>.</w:t>
      </w:r>
    </w:p>
    <w:p w14:paraId="68CF129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המדידות תהיינה קשורות לקואורדינטות ארציות </w:t>
      </w:r>
      <w:r w:rsidRPr="0070217D">
        <w:rPr>
          <w:rFonts w:ascii="Times New Roman" w:eastAsia="Times New Roman" w:hAnsi="Times New Roman" w:cs="David" w:hint="cs"/>
          <w:sz w:val="24"/>
          <w:szCs w:val="24"/>
          <w:rtl/>
          <w:lang w:eastAsia="he-IL"/>
        </w:rPr>
        <w:t xml:space="preserve">ברשת התקפה </w:t>
      </w:r>
      <w:r w:rsidRPr="0070217D">
        <w:rPr>
          <w:rFonts w:ascii="Times New Roman" w:eastAsia="Times New Roman" w:hAnsi="Times New Roman" w:cs="David"/>
          <w:sz w:val="24"/>
          <w:szCs w:val="24"/>
          <w:rtl/>
          <w:lang w:eastAsia="he-IL"/>
        </w:rPr>
        <w:t>לרשת הגבהים הממשלתית.</w:t>
      </w:r>
    </w:p>
    <w:p w14:paraId="6B09C02A"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3.6</w:t>
      </w:r>
      <w:r w:rsidRPr="0070217D">
        <w:rPr>
          <w:rFonts w:ascii="Times New Roman" w:eastAsia="Times New Roman" w:hAnsi="Times New Roman" w:cs="David" w:hint="cs"/>
          <w:sz w:val="24"/>
          <w:szCs w:val="24"/>
          <w:rtl/>
          <w:lang w:eastAsia="he-IL"/>
        </w:rPr>
        <w:tab/>
        <w:t>מיפוי קדסטראלי (גושים וחלקות) יערך ממפות גוש ו/או מפות תמורה של המרכז למיפוי ישראל עדכניות ליום עריכת המיפוי.</w:t>
      </w:r>
    </w:p>
    <w:p w14:paraId="701DEEC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3.7</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475D9112"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3.8</w:t>
      </w:r>
      <w:r w:rsidRPr="0070217D">
        <w:rPr>
          <w:rFonts w:ascii="Times New Roman" w:eastAsia="Times New Roman" w:hAnsi="Times New Roman" w:cs="David" w:hint="cs"/>
          <w:sz w:val="24"/>
          <w:szCs w:val="24"/>
          <w:rtl/>
          <w:lang w:eastAsia="he-IL"/>
        </w:rPr>
        <w:tab/>
        <w:t>המודד יחדש את המפות הטופוגרפיות מידי שנה או לפי הנחיות מפ"י התקפות.</w:t>
      </w:r>
    </w:p>
    <w:p w14:paraId="6B933E79"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0AD0871F"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ליווי תכנון תכניות מתאר</w:t>
      </w:r>
      <w:r w:rsidRPr="0070217D">
        <w:rPr>
          <w:rFonts w:ascii="Times New Roman" w:eastAsia="Times New Roman" w:hAnsi="Times New Roman" w:cs="David"/>
          <w:b/>
          <w:bCs/>
          <w:sz w:val="24"/>
          <w:szCs w:val="24"/>
          <w:u w:val="single"/>
          <w:rtl/>
          <w:lang w:eastAsia="he-IL"/>
        </w:rPr>
        <w:t xml:space="preserve"> וחלוקה אנליטית</w:t>
      </w:r>
    </w:p>
    <w:p w14:paraId="7CDC57BF"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hint="cs"/>
          <w:sz w:val="24"/>
          <w:szCs w:val="24"/>
          <w:rtl/>
          <w:lang w:eastAsia="he-IL"/>
        </w:rPr>
        <w:tab/>
        <w:t>המודד ילווה את הליך הכנת וקידום תכנית המתאר וייכל</w:t>
      </w:r>
      <w:r w:rsidRPr="0070217D">
        <w:rPr>
          <w:rFonts w:ascii="Times New Roman" w:eastAsia="Times New Roman" w:hAnsi="Times New Roman" w:cs="David" w:hint="eastAsia"/>
          <w:sz w:val="24"/>
          <w:szCs w:val="24"/>
          <w:rtl/>
          <w:lang w:eastAsia="he-IL"/>
        </w:rPr>
        <w:t>ל</w:t>
      </w:r>
      <w:r w:rsidRPr="0070217D">
        <w:rPr>
          <w:rFonts w:ascii="Times New Roman" w:eastAsia="Times New Roman" w:hAnsi="Times New Roman" w:cs="David" w:hint="cs"/>
          <w:sz w:val="24"/>
          <w:szCs w:val="24"/>
          <w:rtl/>
          <w:lang w:eastAsia="he-IL"/>
        </w:rPr>
        <w:t xml:space="preserve"> בצוות היועצים של התכנית, ישתתף בישיבות התכנון, יכין יערוך ויתאם את נתוני המיפוי לתכנון המתגבש בהתאם להנחיות האדריכל והמזמין.</w:t>
      </w:r>
    </w:p>
    <w:p w14:paraId="2C1F300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4.2</w:t>
      </w:r>
      <w:r w:rsidRPr="0070217D">
        <w:rPr>
          <w:rFonts w:ascii="Times New Roman" w:eastAsia="Times New Roman" w:hAnsi="Times New Roman" w:cs="David" w:hint="cs"/>
          <w:sz w:val="24"/>
          <w:szCs w:val="24"/>
          <w:rtl/>
          <w:lang w:eastAsia="he-IL"/>
        </w:rPr>
        <w:tab/>
        <w:t>המודד יבצע חלוקה אנליטית של תכנית המתאר בשני שלבים:</w:t>
      </w:r>
      <w:r w:rsidRPr="0070217D">
        <w:rPr>
          <w:rFonts w:ascii="Times New Roman" w:eastAsia="Times New Roman" w:hAnsi="Times New Roman" w:cs="David" w:hint="cs"/>
          <w:sz w:val="24"/>
          <w:szCs w:val="24"/>
          <w:rtl/>
          <w:lang w:eastAsia="he-IL"/>
        </w:rPr>
        <w:tab/>
      </w:r>
    </w:p>
    <w:p w14:paraId="438236EA"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 xml:space="preserve">הקמת גבולות חיצוניים וביצוע הגדרה אנליטית לקו הכחול של התכנית לרבות תיאום זכויות הדרכים/הפקעות וכיוצ"ב בגבולות היקף התכנית, עריכת מדידות פרטניות למניעת </w:t>
      </w:r>
      <w:r w:rsidRPr="0070217D">
        <w:rPr>
          <w:rFonts w:ascii="Times New Roman" w:eastAsia="Times New Roman" w:hAnsi="Times New Roman" w:cs="David" w:hint="cs"/>
          <w:sz w:val="24"/>
          <w:szCs w:val="24"/>
          <w:rtl/>
          <w:lang w:eastAsia="he-IL"/>
        </w:rPr>
        <w:lastRenderedPageBreak/>
        <w:t>סטיות עתידיות בשטח התכנית וקבלת אישור/חתימת הרשויות המוסמכות לתיאום זה לרבות אישור תת"ג ככל הנדרש.</w:t>
      </w:r>
    </w:p>
    <w:p w14:paraId="75817596"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עריכת חלוקה אנליטית למגרשים בתוך שטח התכנית:</w:t>
      </w:r>
    </w:p>
    <w:p w14:paraId="0288FFBF"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 בסיס חלוקה מקורבת של המגרשים כפי שנעשתה ע"י האדריכל, יבצע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חלוקה</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אנליטית הכוללת שטחים, פינות מגרשים ושברים בצלעות המגרשים, מידות וקואורדינטות</w:t>
      </w:r>
      <w:r w:rsidRPr="0070217D">
        <w:rPr>
          <w:rFonts w:ascii="Times New Roman" w:eastAsia="Times New Roman" w:hAnsi="Times New Roman" w:cs="David" w:hint="cs"/>
          <w:sz w:val="24"/>
          <w:szCs w:val="24"/>
          <w:rtl/>
          <w:lang w:eastAsia="he-IL"/>
        </w:rPr>
        <w:t>.</w:t>
      </w:r>
    </w:p>
    <w:p w14:paraId="5CC7E66D"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המודד יקבל ויתאם את בסיס הנתונים הספרתי שיופק ע"י האדריכל/ים, מתכנני הפתוח, מתכנני הכבישים וכו', לרבות צירי כבישים, מים, ביוב, ניקוז, תקשורת, חשמל וכו', על מנת שהחלוקה האנליטית תבוצע על בסיס מתואם ומוסכם.</w:t>
      </w:r>
    </w:p>
    <w:p w14:paraId="7BDFCB99"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ביקורת ותיאום תכניות החלוקה </w:t>
      </w:r>
      <w:r w:rsidRPr="0070217D">
        <w:rPr>
          <w:rFonts w:ascii="Times New Roman" w:eastAsia="Times New Roman" w:hAnsi="Times New Roman" w:cs="David" w:hint="cs"/>
          <w:sz w:val="24"/>
          <w:szCs w:val="24"/>
          <w:rtl/>
          <w:lang w:eastAsia="he-IL"/>
        </w:rPr>
        <w:t xml:space="preserve">עם תכנית צירי הדרכים </w:t>
      </w:r>
      <w:r w:rsidRPr="0070217D">
        <w:rPr>
          <w:rFonts w:ascii="Times New Roman" w:eastAsia="Times New Roman" w:hAnsi="Times New Roman" w:cs="David"/>
          <w:sz w:val="24"/>
          <w:szCs w:val="24"/>
          <w:rtl/>
          <w:lang w:eastAsia="he-IL"/>
        </w:rPr>
        <w:t>כפי שנמסרו ע"י מתכנן הכבישים.</w:t>
      </w:r>
    </w:p>
    <w:p w14:paraId="5392A1EB"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hint="cs"/>
          <w:sz w:val="24"/>
          <w:szCs w:val="24"/>
          <w:rtl/>
          <w:lang w:eastAsia="he-IL"/>
        </w:rPr>
        <w:tab/>
        <w:t>תיקונים ועדכונים בתכנית החלוקה האנליטית לפי דרישת המזמין/המתכננים/הרשויות.</w:t>
      </w:r>
    </w:p>
    <w:p w14:paraId="3B5A9F98"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hint="cs"/>
          <w:sz w:val="24"/>
          <w:szCs w:val="24"/>
          <w:rtl/>
          <w:lang w:eastAsia="he-IL"/>
        </w:rPr>
        <w:tab/>
        <w:t>הכנת תשריט הפקעות ורשימה של שטחים שיש להפקיע במקרים בהם יידר</w:t>
      </w:r>
      <w:r w:rsidRPr="0070217D">
        <w:rPr>
          <w:rFonts w:ascii="Times New Roman" w:eastAsia="Times New Roman" w:hAnsi="Times New Roman" w:cs="David" w:hint="eastAsia"/>
          <w:sz w:val="24"/>
          <w:szCs w:val="24"/>
          <w:rtl/>
          <w:lang w:eastAsia="he-IL"/>
        </w:rPr>
        <w:t>ש</w:t>
      </w:r>
      <w:r w:rsidRPr="0070217D">
        <w:rPr>
          <w:rFonts w:ascii="Times New Roman" w:eastAsia="Times New Roman" w:hAnsi="Times New Roman" w:cs="David" w:hint="cs"/>
          <w:sz w:val="24"/>
          <w:szCs w:val="24"/>
          <w:rtl/>
          <w:lang w:eastAsia="he-IL"/>
        </w:rPr>
        <w:t xml:space="preserve"> תוצר זה.</w:t>
      </w:r>
    </w:p>
    <w:p w14:paraId="1EA9614A"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630609E8"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הכנת מפות מודד להיתרי בניה</w:t>
      </w:r>
      <w:r w:rsidRPr="0070217D">
        <w:rPr>
          <w:rFonts w:ascii="Times New Roman" w:eastAsia="Times New Roman" w:hAnsi="Times New Roman" w:cs="David" w:hint="cs"/>
          <w:b/>
          <w:bCs/>
          <w:sz w:val="24"/>
          <w:szCs w:val="24"/>
          <w:u w:val="single"/>
          <w:rtl/>
          <w:lang w:eastAsia="he-IL"/>
        </w:rPr>
        <w:t xml:space="preserve"> ו/או כרקע לתכניות בצוע</w:t>
      </w:r>
    </w:p>
    <w:p w14:paraId="79B6E1B2"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מפות מודד בקנ"מ</w:t>
      </w:r>
      <w:r w:rsidRPr="0070217D">
        <w:rPr>
          <w:rFonts w:ascii="Times New Roman" w:eastAsia="Times New Roman" w:hAnsi="Times New Roman" w:cs="David" w:hint="cs"/>
          <w:sz w:val="24"/>
          <w:szCs w:val="24"/>
          <w:rtl/>
          <w:lang w:eastAsia="he-IL"/>
        </w:rPr>
        <w:t xml:space="preserve"> 1:500/1:250 ל</w:t>
      </w:r>
      <w:r w:rsidRPr="0070217D">
        <w:rPr>
          <w:rFonts w:ascii="Times New Roman" w:eastAsia="Times New Roman" w:hAnsi="Times New Roman" w:cs="David"/>
          <w:sz w:val="24"/>
          <w:szCs w:val="24"/>
          <w:rtl/>
          <w:lang w:eastAsia="he-IL"/>
        </w:rPr>
        <w:t>פי דרישת הועדה המקומית לצורכי היתרי בניה. התוכנית תכלול מדידת מצב קיים</w:t>
      </w:r>
      <w:r w:rsidRPr="0070217D">
        <w:rPr>
          <w:rFonts w:ascii="Times New Roman" w:eastAsia="Times New Roman" w:hAnsi="Times New Roman" w:cs="David" w:hint="cs"/>
          <w:sz w:val="24"/>
          <w:szCs w:val="24"/>
          <w:rtl/>
          <w:lang w:eastAsia="he-IL"/>
        </w:rPr>
        <w:t xml:space="preserve"> כמפורט בסעיף 3 לעיל</w:t>
      </w:r>
      <w:r w:rsidRPr="0070217D">
        <w:rPr>
          <w:rFonts w:ascii="Times New Roman" w:eastAsia="Times New Roman" w:hAnsi="Times New Roman" w:cs="David"/>
          <w:sz w:val="24"/>
          <w:szCs w:val="24"/>
          <w:rtl/>
          <w:lang w:eastAsia="he-IL"/>
        </w:rPr>
        <w:t>, תכנית ומידות המגרש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עם שרטוט</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מגרשים סמוכים או חלקם על פי דרישות ועדות התכנון, וכן </w:t>
      </w:r>
      <w:r w:rsidRPr="0070217D">
        <w:rPr>
          <w:rFonts w:ascii="Times New Roman" w:eastAsia="Times New Roman" w:hAnsi="Times New Roman" w:cs="David" w:hint="cs"/>
          <w:sz w:val="24"/>
          <w:szCs w:val="24"/>
          <w:rtl/>
          <w:lang w:eastAsia="he-IL"/>
        </w:rPr>
        <w:t>הטמעת</w:t>
      </w:r>
      <w:r w:rsidRPr="0070217D">
        <w:rPr>
          <w:rFonts w:ascii="Times New Roman" w:eastAsia="Times New Roman" w:hAnsi="Times New Roman" w:cs="David"/>
          <w:sz w:val="24"/>
          <w:szCs w:val="24"/>
          <w:rtl/>
          <w:lang w:eastAsia="he-IL"/>
        </w:rPr>
        <w:t xml:space="preserve"> תכנון הכביש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ו/או השטחים הציבוריים </w:t>
      </w:r>
      <w:r w:rsidRPr="0070217D">
        <w:rPr>
          <w:rFonts w:ascii="Times New Roman" w:eastAsia="Times New Roman" w:hAnsi="Times New Roman" w:cs="David"/>
          <w:sz w:val="24"/>
          <w:szCs w:val="24"/>
          <w:rtl/>
          <w:lang w:eastAsia="he-IL"/>
        </w:rPr>
        <w:t>המתוכנ</w:t>
      </w:r>
      <w:r w:rsidRPr="0070217D">
        <w:rPr>
          <w:rFonts w:ascii="Times New Roman" w:eastAsia="Times New Roman" w:hAnsi="Times New Roman" w:cs="David" w:hint="cs"/>
          <w:sz w:val="24"/>
          <w:szCs w:val="24"/>
          <w:rtl/>
          <w:lang w:eastAsia="he-IL"/>
        </w:rPr>
        <w:t>נים</w:t>
      </w:r>
      <w:r w:rsidRPr="0070217D">
        <w:rPr>
          <w:rFonts w:ascii="Times New Roman" w:eastAsia="Times New Roman" w:hAnsi="Times New Roman" w:cs="David"/>
          <w:sz w:val="24"/>
          <w:szCs w:val="24"/>
          <w:rtl/>
          <w:lang w:eastAsia="he-IL"/>
        </w:rPr>
        <w:t xml:space="preserve"> בחזית</w:t>
      </w:r>
      <w:r w:rsidRPr="0070217D">
        <w:rPr>
          <w:rFonts w:ascii="Times New Roman" w:eastAsia="Times New Roman" w:hAnsi="Times New Roman" w:cs="David" w:hint="cs"/>
          <w:sz w:val="24"/>
          <w:szCs w:val="24"/>
          <w:rtl/>
          <w:lang w:eastAsia="he-IL"/>
        </w:rPr>
        <w:t>ות</w:t>
      </w:r>
      <w:r w:rsidRPr="0070217D">
        <w:rPr>
          <w:rFonts w:ascii="Times New Roman" w:eastAsia="Times New Roman" w:hAnsi="Times New Roman" w:cs="David"/>
          <w:sz w:val="24"/>
          <w:szCs w:val="24"/>
          <w:rtl/>
          <w:lang w:eastAsia="he-IL"/>
        </w:rPr>
        <w:t xml:space="preserve"> על מערכותי</w:t>
      </w:r>
      <w:r w:rsidRPr="0070217D">
        <w:rPr>
          <w:rFonts w:ascii="Times New Roman" w:eastAsia="Times New Roman" w:hAnsi="Times New Roman" w:cs="David" w:hint="cs"/>
          <w:sz w:val="24"/>
          <w:szCs w:val="24"/>
          <w:rtl/>
          <w:lang w:eastAsia="he-IL"/>
        </w:rPr>
        <w:t>הם</w:t>
      </w:r>
      <w:r w:rsidRPr="0070217D">
        <w:rPr>
          <w:rFonts w:ascii="Times New Roman" w:eastAsia="Times New Roman" w:hAnsi="Times New Roman" w:cs="David"/>
          <w:sz w:val="24"/>
          <w:szCs w:val="24"/>
          <w:rtl/>
          <w:lang w:eastAsia="he-IL"/>
        </w:rPr>
        <w:t>, וחיבורי המערכות למגרש לפי נתונים שימסרו ע"י המתכננים</w:t>
      </w:r>
      <w:r w:rsidRPr="0070217D">
        <w:rPr>
          <w:rFonts w:ascii="Times New Roman" w:eastAsia="Times New Roman" w:hAnsi="Times New Roman" w:cs="David" w:hint="cs"/>
          <w:sz w:val="24"/>
          <w:szCs w:val="24"/>
          <w:rtl/>
          <w:lang w:eastAsia="he-IL"/>
        </w:rPr>
        <w:t xml:space="preserve"> (מצב מתוכנן), ו/או העירייה, ח"ח, בזק, חברת הכבלים (מצב קיים של משק תת"ק).</w:t>
      </w:r>
      <w:r w:rsidRPr="0070217D">
        <w:rPr>
          <w:rFonts w:ascii="Times New Roman" w:eastAsia="Times New Roman" w:hAnsi="Times New Roman" w:cs="David"/>
          <w:sz w:val="24"/>
          <w:szCs w:val="24"/>
          <w:rtl/>
          <w:lang w:eastAsia="he-IL"/>
        </w:rPr>
        <w:t xml:space="preserve"> </w:t>
      </w:r>
    </w:p>
    <w:p w14:paraId="77FD506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5.2</w:t>
      </w:r>
      <w:r w:rsidRPr="0070217D">
        <w:rPr>
          <w:rFonts w:ascii="Times New Roman" w:eastAsia="Times New Roman" w:hAnsi="Times New Roman" w:cs="David" w:hint="cs"/>
          <w:sz w:val="24"/>
          <w:szCs w:val="24"/>
          <w:rtl/>
          <w:lang w:eastAsia="he-IL"/>
        </w:rPr>
        <w:tab/>
        <w:t>חידוש ככל הנדרש, של מפת המדידה וחתימה עליה במהלך אישור ההיתר.</w:t>
      </w:r>
    </w:p>
    <w:p w14:paraId="4C01E75E"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0015CF4E"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סימון מגרשים/מסירת מידע</w:t>
      </w:r>
    </w:p>
    <w:p w14:paraId="5FBE81C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w:t>
      </w:r>
      <w:r w:rsidRPr="0070217D">
        <w:rPr>
          <w:rFonts w:ascii="Times New Roman" w:eastAsia="Times New Roman" w:hAnsi="Times New Roman" w:cs="David" w:hint="cs"/>
          <w:sz w:val="24"/>
          <w:szCs w:val="24"/>
          <w:rtl/>
          <w:lang w:eastAsia="he-IL"/>
        </w:rPr>
        <w:tab/>
        <w:t>חידוש סימון נקודות הקבע והבטחתם.</w:t>
      </w:r>
    </w:p>
    <w:p w14:paraId="2A84BF9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פינות המגרשים באתר, למגרשים עד 600 מ"ר. למגרשים גדולים יותר סימון נוסף בצלעות הארוכות.</w:t>
      </w:r>
    </w:p>
    <w:p w14:paraId="41B6588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חוזר של המגרשים לאחר ביצוע עבודות עפר. הסימון יעשה ביתדות ברזל 30/30/600 מ"מ.</w:t>
      </w:r>
    </w:p>
    <w:p w14:paraId="0B6FCD2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השלמת סימונים על פי הנדרש של חלקי מגרשים או בשלמותם לפי דרישת המפקח</w:t>
      </w:r>
      <w:r w:rsidRPr="0070217D">
        <w:rPr>
          <w:rFonts w:ascii="Times New Roman" w:eastAsia="Times New Roman" w:hAnsi="Times New Roman" w:cs="David" w:hint="cs"/>
          <w:sz w:val="24"/>
          <w:szCs w:val="24"/>
          <w:rtl/>
          <w:lang w:eastAsia="he-IL"/>
        </w:rPr>
        <w:t xml:space="preserve"> ו/או הרשויות</w:t>
      </w:r>
      <w:r w:rsidRPr="0070217D">
        <w:rPr>
          <w:rFonts w:ascii="Times New Roman" w:eastAsia="Times New Roman" w:hAnsi="Times New Roman" w:cs="David"/>
          <w:sz w:val="24"/>
          <w:szCs w:val="24"/>
          <w:rtl/>
          <w:lang w:eastAsia="he-IL"/>
        </w:rPr>
        <w:t xml:space="preserve"> ו/או המנהל. השלמות אלו תידרשנה במהלך הביצוע לרבות במועדים שהבניינים יהיו במהלך ביצוע מתקדם.</w:t>
      </w:r>
    </w:p>
    <w:p w14:paraId="5B1DFFE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lastRenderedPageBreak/>
        <w:t>6.5</w:t>
      </w:r>
      <w:r w:rsidRPr="0070217D">
        <w:rPr>
          <w:rFonts w:ascii="Times New Roman" w:eastAsia="Times New Roman" w:hAnsi="Times New Roman" w:cs="David" w:hint="cs"/>
          <w:sz w:val="24"/>
          <w:szCs w:val="24"/>
          <w:rtl/>
          <w:lang w:eastAsia="he-IL"/>
        </w:rPr>
        <w:tab/>
        <w:t>מסירת המידע הנחוץ לכל המתכננים ו/או המבצעים לפי הנחיית המזמין לרבות קבצי קואורדינטות, תכניות, נתונים וכו'.</w:t>
      </w:r>
    </w:p>
    <w:p w14:paraId="28EFE7C3"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169AF451"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 xml:space="preserve">הכנת </w:t>
      </w:r>
      <w:r w:rsidRPr="0070217D">
        <w:rPr>
          <w:rFonts w:ascii="Times New Roman" w:eastAsia="Times New Roman" w:hAnsi="Times New Roman" w:cs="David" w:hint="cs"/>
          <w:b/>
          <w:bCs/>
          <w:sz w:val="24"/>
          <w:szCs w:val="24"/>
          <w:u w:val="single"/>
          <w:rtl/>
          <w:lang w:eastAsia="he-IL"/>
        </w:rPr>
        <w:t xml:space="preserve">תכניות </w:t>
      </w:r>
      <w:r w:rsidRPr="0070217D">
        <w:rPr>
          <w:rFonts w:ascii="Times New Roman" w:eastAsia="Times New Roman" w:hAnsi="Times New Roman" w:cs="David"/>
          <w:b/>
          <w:bCs/>
          <w:sz w:val="24"/>
          <w:szCs w:val="24"/>
          <w:u w:val="single"/>
          <w:rtl/>
          <w:lang w:eastAsia="he-IL"/>
        </w:rPr>
        <w:t>לצורכי רישום</w:t>
      </w:r>
      <w:r w:rsidRPr="0070217D">
        <w:rPr>
          <w:rFonts w:ascii="Times New Roman" w:eastAsia="Times New Roman" w:hAnsi="Times New Roman" w:cs="David" w:hint="cs"/>
          <w:b/>
          <w:bCs/>
          <w:sz w:val="24"/>
          <w:szCs w:val="24"/>
          <w:u w:val="single"/>
          <w:rtl/>
          <w:lang w:eastAsia="he-IL"/>
        </w:rPr>
        <w:t xml:space="preserve"> (תצ"ר)</w:t>
      </w:r>
    </w:p>
    <w:p w14:paraId="519B7E0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7.1</w:t>
      </w:r>
      <w:r w:rsidRPr="0070217D">
        <w:rPr>
          <w:rFonts w:ascii="Times New Roman" w:eastAsia="Times New Roman" w:hAnsi="Times New Roman" w:cs="David" w:hint="cs"/>
          <w:sz w:val="24"/>
          <w:szCs w:val="24"/>
          <w:rtl/>
          <w:lang w:eastAsia="he-IL"/>
        </w:rPr>
        <w:tab/>
        <w:t xml:space="preserve">על בסיס החלוקה האנליטית כאמור בסעיף 4 לעיל, יערוך המודד </w:t>
      </w:r>
      <w:r w:rsidRPr="0070217D">
        <w:rPr>
          <w:rFonts w:ascii="Times New Roman" w:eastAsia="Times New Roman" w:hAnsi="Times New Roman" w:cs="David"/>
          <w:sz w:val="24"/>
          <w:szCs w:val="24"/>
          <w:rtl/>
          <w:lang w:eastAsia="he-IL"/>
        </w:rPr>
        <w:t xml:space="preserve"> מפות לצורכי רישום הכוללות את המבנים, קירות, אבני שפה, מידות, שטחים, קואורדינטות וכל שאר הפרטים הנדרשים במפות לצורכי רישום לפי ה</w:t>
      </w:r>
      <w:r w:rsidRPr="0070217D">
        <w:rPr>
          <w:rFonts w:ascii="Times New Roman" w:eastAsia="Times New Roman" w:hAnsi="Times New Roman" w:cs="David" w:hint="cs"/>
          <w:sz w:val="24"/>
          <w:szCs w:val="24"/>
          <w:rtl/>
          <w:lang w:eastAsia="he-IL"/>
        </w:rPr>
        <w:t>נחיות מנהל ה</w:t>
      </w:r>
      <w:r w:rsidRPr="0070217D">
        <w:rPr>
          <w:rFonts w:ascii="Times New Roman" w:eastAsia="Times New Roman" w:hAnsi="Times New Roman" w:cs="David"/>
          <w:sz w:val="24"/>
          <w:szCs w:val="24"/>
          <w:rtl/>
          <w:lang w:eastAsia="he-IL"/>
        </w:rPr>
        <w:t>מרכז</w:t>
      </w:r>
      <w:r w:rsidRPr="0070217D">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sz w:val="24"/>
          <w:szCs w:val="24"/>
          <w:rtl/>
          <w:lang w:eastAsia="he-IL"/>
        </w:rPr>
        <w:t>מיפוי ישראל ודרישות מש</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ב"ש</w:t>
      </w:r>
      <w:r w:rsidRPr="0070217D">
        <w:rPr>
          <w:rFonts w:ascii="Times New Roman" w:eastAsia="Times New Roman" w:hAnsi="Times New Roman" w:cs="David" w:hint="cs"/>
          <w:sz w:val="24"/>
          <w:szCs w:val="24"/>
          <w:rtl/>
          <w:lang w:eastAsia="he-IL"/>
        </w:rPr>
        <w:t>, טיפול</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אישור המפות ע"י 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המחוזי</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ומרכז מיפוי ישראל</w:t>
      </w:r>
      <w:r w:rsidRPr="0070217D">
        <w:rPr>
          <w:rFonts w:ascii="Times New Roman" w:eastAsia="Times New Roman" w:hAnsi="Times New Roman" w:cs="David" w:hint="cs"/>
          <w:sz w:val="24"/>
          <w:szCs w:val="24"/>
          <w:rtl/>
          <w:lang w:eastAsia="he-IL"/>
        </w:rPr>
        <w:t>.</w:t>
      </w:r>
    </w:p>
    <w:p w14:paraId="553F7C28"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מצהיר בזאת כי יש לו ניסיון בביצוע מדידות לצורכי רישום</w:t>
      </w:r>
      <w:r w:rsidRPr="0070217D">
        <w:rPr>
          <w:rFonts w:ascii="Times New Roman" w:eastAsia="Times New Roman" w:hAnsi="Times New Roman" w:cs="David" w:hint="cs"/>
          <w:sz w:val="24"/>
          <w:szCs w:val="24"/>
          <w:rtl/>
          <w:lang w:eastAsia="he-IL"/>
        </w:rPr>
        <w:t>, כי הוא</w:t>
      </w:r>
      <w:r w:rsidRPr="0070217D">
        <w:rPr>
          <w:rFonts w:ascii="Times New Roman" w:eastAsia="Times New Roman" w:hAnsi="Times New Roman" w:cs="David"/>
          <w:sz w:val="24"/>
          <w:szCs w:val="24"/>
          <w:rtl/>
          <w:lang w:eastAsia="he-IL"/>
        </w:rPr>
        <w:t xml:space="preserve"> יודע את כל ההליכים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והפעולות הנדרשות למסירת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למודד המחוזי,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ישראל וועדות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הסטטוטוריות, ויודע כי עליו לבצע את כל הפעולות הנדרשות לשם ביצוע מושלם של עבודות המדידה ומסירת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לצורכי רישום גם אם לא הוזכרו בהסכם זה, ובלבד שהמדידה תאושר ע"י מרכז מיפוי ישראל </w:t>
      </w:r>
      <w:r w:rsidRPr="0070217D">
        <w:rPr>
          <w:rFonts w:ascii="Times New Roman" w:eastAsia="Times New Roman" w:hAnsi="Times New Roman" w:cs="David" w:hint="cs"/>
          <w:sz w:val="24"/>
          <w:szCs w:val="24"/>
          <w:rtl/>
          <w:lang w:eastAsia="he-IL"/>
        </w:rPr>
        <w:t>ותירש</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כחוק.</w:t>
      </w:r>
    </w:p>
    <w:p w14:paraId="7F8AF6A6"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7.3</w:t>
      </w:r>
      <w:r w:rsidRPr="0070217D">
        <w:rPr>
          <w:rFonts w:ascii="Times New Roman" w:eastAsia="Times New Roman" w:hAnsi="Times New Roman" w:cs="David" w:hint="cs"/>
          <w:sz w:val="24"/>
          <w:szCs w:val="24"/>
          <w:rtl/>
          <w:lang w:eastAsia="he-IL"/>
        </w:rPr>
        <w:tab/>
        <w:t>המודד יציג בפני נציג המזמין כל סתירה שיגלה בין הבצוע בפועל לבין התכנית שהוכנה על-ידו ואת האפשרויות החוקיות לתקון, לרבות צורך בשינוי תב"ע (אם נדרש).</w:t>
      </w:r>
    </w:p>
    <w:p w14:paraId="112542A2"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נתוני המדידה (גבהים ופינות מגרשים) יוכנו הן בשרטוט והן בקבצי נתונים (דיסקטים</w:t>
      </w:r>
      <w:r w:rsidRPr="0070217D">
        <w:rPr>
          <w:rFonts w:ascii="Times New Roman" w:eastAsia="Times New Roman" w:hAnsi="Times New Roman" w:cs="David" w:hint="cs"/>
          <w:sz w:val="24"/>
          <w:szCs w:val="24"/>
          <w:rtl/>
          <w:lang w:eastAsia="he-IL"/>
        </w:rPr>
        <w:t>/דיסקים</w:t>
      </w:r>
      <w:r w:rsidRPr="0070217D">
        <w:rPr>
          <w:rFonts w:ascii="Times New Roman" w:eastAsia="Times New Roman" w:hAnsi="Times New Roman" w:cs="David"/>
          <w:sz w:val="24"/>
          <w:szCs w:val="24"/>
          <w:rtl/>
          <w:lang w:eastAsia="he-IL"/>
        </w:rPr>
        <w:t>).</w:t>
      </w:r>
    </w:p>
    <w:p w14:paraId="5D79EBEF"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יבצע:</w:t>
      </w:r>
    </w:p>
    <w:p w14:paraId="295D1AAC"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תאום עם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73D51312"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sz w:val="24"/>
          <w:szCs w:val="24"/>
          <w:rtl/>
          <w:lang w:eastAsia="he-IL"/>
        </w:rPr>
        <w:tab/>
        <w:t>סימון מגרשים בשטח ביתדות ברזל 45/45/600 מ"מ נעוצים 50 ס"מ בקרקע או בסימון צבע על סלע כולל מדידת גובה קרקע בכל פינה.</w:t>
      </w:r>
    </w:p>
    <w:p w14:paraId="50498A88"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sz w:val="24"/>
          <w:szCs w:val="24"/>
          <w:rtl/>
          <w:lang w:eastAsia="he-IL"/>
        </w:rPr>
        <w:tab/>
        <w:t xml:space="preserve">החלוקה לגושים וחלקות חדשות לפי קביעה 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שירטוט כל גוש בנפרד כמקובל עם השטחים. </w:t>
      </w:r>
    </w:p>
    <w:p w14:paraId="305459F3"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לווי תכניות החלוקה </w:t>
      </w:r>
      <w:r w:rsidRPr="0070217D">
        <w:rPr>
          <w:rFonts w:ascii="Times New Roman" w:eastAsia="Times New Roman" w:hAnsi="Times New Roman" w:cs="David" w:hint="cs"/>
          <w:sz w:val="24"/>
          <w:szCs w:val="24"/>
          <w:rtl/>
          <w:lang w:eastAsia="he-IL"/>
        </w:rPr>
        <w:t>בוועד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sz w:val="24"/>
          <w:szCs w:val="24"/>
          <w:rtl/>
          <w:lang w:eastAsia="he-IL"/>
        </w:rPr>
        <w:t xml:space="preserve"> המקומית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המחוזית - במידת הצורך.</w:t>
      </w:r>
    </w:p>
    <w:p w14:paraId="2F0B9140"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ביצוע סימון גבול חיצוני ו/או כל סימון/פעולה אחרת שתידרש ע"י המודד המחוזי או המבקר מטעמו</w:t>
      </w:r>
      <w:r w:rsidRPr="0070217D">
        <w:rPr>
          <w:rFonts w:ascii="Times New Roman" w:eastAsia="Times New Roman" w:hAnsi="Times New Roman" w:cs="David"/>
          <w:sz w:val="24"/>
          <w:szCs w:val="24"/>
          <w:rtl/>
          <w:lang w:eastAsia="he-IL"/>
        </w:rPr>
        <w:t>:</w:t>
      </w:r>
    </w:p>
    <w:p w14:paraId="69D01326"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גיליונות שרטוט, חישובים, קואורדינטות ושרטוט סופי של נייר מייל</w:t>
      </w:r>
      <w:r w:rsidRPr="0070217D">
        <w:rPr>
          <w:rFonts w:ascii="Times New Roman" w:eastAsia="Times New Roman" w:hAnsi="Times New Roman" w:cs="David" w:hint="cs"/>
          <w:sz w:val="24"/>
          <w:szCs w:val="24"/>
          <w:rtl/>
          <w:lang w:eastAsia="he-IL"/>
        </w:rPr>
        <w:t>ר</w:t>
      </w:r>
      <w:r w:rsidRPr="0070217D">
        <w:rPr>
          <w:rFonts w:ascii="Times New Roman" w:eastAsia="Times New Roman" w:hAnsi="Times New Roman" w:cs="David"/>
          <w:sz w:val="24"/>
          <w:szCs w:val="24"/>
          <w:rtl/>
          <w:lang w:eastAsia="he-IL"/>
        </w:rPr>
        <w:t>- הכ</w:t>
      </w: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sz w:val="24"/>
          <w:szCs w:val="24"/>
          <w:rtl/>
          <w:lang w:eastAsia="he-IL"/>
        </w:rPr>
        <w:t xml:space="preserve">ל לפי דרישות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w:t>
      </w:r>
    </w:p>
    <w:p w14:paraId="6E7B7CE8"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 xml:space="preserve">לוי וזיהוי גושים ישנים ומדידת גבולותיהם או חלק מגבולותיהם לפי דרישת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1273C3E6"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השתתפות בישיבות תאום. לווי נציג </w:t>
      </w:r>
      <w:r w:rsidRPr="0070217D">
        <w:rPr>
          <w:rFonts w:ascii="Times New Roman" w:eastAsia="Times New Roman" w:hAnsi="Times New Roman" w:cs="David" w:hint="cs"/>
          <w:sz w:val="24"/>
          <w:szCs w:val="24"/>
          <w:rtl/>
          <w:lang w:eastAsia="he-IL"/>
        </w:rPr>
        <w:t xml:space="preserve">המזמין </w:t>
      </w:r>
      <w:r w:rsidRPr="0070217D">
        <w:rPr>
          <w:rFonts w:ascii="Times New Roman" w:eastAsia="Times New Roman" w:hAnsi="Times New Roman" w:cs="David"/>
          <w:sz w:val="24"/>
          <w:szCs w:val="24"/>
          <w:rtl/>
          <w:lang w:eastAsia="he-IL"/>
        </w:rPr>
        <w:t xml:space="preserve">במרכז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בתהליך קבלת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האישורים </w:t>
      </w:r>
      <w:r w:rsidRPr="0070217D">
        <w:rPr>
          <w:rFonts w:ascii="Times New Roman" w:eastAsia="Times New Roman" w:hAnsi="Times New Roman" w:cs="David" w:hint="cs"/>
          <w:sz w:val="24"/>
          <w:szCs w:val="24"/>
          <w:rtl/>
          <w:lang w:eastAsia="he-IL"/>
        </w:rPr>
        <w:t>ל"כשרות התכנית לרישום" ע"י 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7E2F0C84"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u w:val="single"/>
          <w:rtl/>
          <w:lang w:eastAsia="he-IL"/>
        </w:rPr>
        <w:t>ליווי, ככל הנדרש, של הליך רישום התצ"ר בלשכת רישום המקרקעין.</w:t>
      </w:r>
    </w:p>
    <w:p w14:paraId="6E002C78"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17B6F600" w14:textId="77777777" w:rsidR="0070217D" w:rsidRPr="0070217D" w:rsidRDefault="0070217D" w:rsidP="0070217D">
      <w:pPr>
        <w:autoSpaceDE w:val="0"/>
        <w:autoSpaceDN w:val="0"/>
        <w:spacing w:before="0" w:beforeAutospacing="0" w:after="0" w:afterAutospacing="0" w:line="24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עריכת תשריטים לחוזי חכירה ולבתים משותפים</w:t>
      </w:r>
      <w:r w:rsidRPr="0070217D">
        <w:rPr>
          <w:rFonts w:ascii="Times New Roman" w:eastAsia="Times New Roman" w:hAnsi="Times New Roman" w:cs="David" w:hint="cs"/>
          <w:sz w:val="24"/>
          <w:szCs w:val="24"/>
          <w:rtl/>
          <w:lang w:eastAsia="he-IL"/>
        </w:rPr>
        <w:t xml:space="preserve"> </w:t>
      </w:r>
    </w:p>
    <w:p w14:paraId="610821F5"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8.1</w:t>
      </w:r>
      <w:r w:rsidRPr="0070217D">
        <w:rPr>
          <w:rFonts w:ascii="Times New Roman" w:eastAsia="Times New Roman" w:hAnsi="Times New Roman" w:cs="David" w:hint="cs"/>
          <w:sz w:val="24"/>
          <w:szCs w:val="24"/>
          <w:rtl/>
          <w:lang w:eastAsia="he-IL"/>
        </w:rPr>
        <w:tab/>
        <w:t>עריכת תשריט אשר ישקף נאמנה את המבנים בפרויקט בהתאם לכללים המקובלים, להנחיות אגף רישום המקרקעין וכנדרש על- ידי לשכת המפקח על רישום המקרקעין. מבלי לגרוע מכלליות האמור לעיל, יכלול התשריט את הבאות:</w:t>
      </w:r>
    </w:p>
    <w:p w14:paraId="100BAA8B"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lastRenderedPageBreak/>
        <w:t>א.</w:t>
      </w:r>
      <w:r w:rsidRPr="0070217D">
        <w:rPr>
          <w:rFonts w:ascii="Times New Roman" w:eastAsia="Times New Roman" w:hAnsi="Times New Roman" w:cs="David" w:hint="cs"/>
          <w:sz w:val="24"/>
          <w:szCs w:val="24"/>
          <w:rtl/>
          <w:lang w:eastAsia="he-IL"/>
        </w:rPr>
        <w:tab/>
        <w:t xml:space="preserve">התשריט יתייחס בפועל הן למבנה, והן לזיקות ההנאה (זכויות מעבר + זכויות הנחת כבלים וחדרי טרפו לטובת חברת החשמל וכיוצ"ב). הן הזיקות הרשומות והן לזיקות הנאה שרישומן יידרש לפי הצורך. </w:t>
      </w:r>
    </w:p>
    <w:p w14:paraId="2A9A579C"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התשריט יכלול גם שטחי חניה, גגות, חניות בלתי מכורות, מחסנים בלתי מכורים וחדרי טרנספורמציה. הכול בהתאם להנחיות שתינתנה למודד על- ידי המזמין או בא כוחו, לרבות בהתאם להוראות לשכת רישום המקרקעין.</w:t>
      </w:r>
    </w:p>
    <w:p w14:paraId="7E1FCF97"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התשריט יכלול טבלת נתונים המכילה תיאור חלקות המשנה, ההצמדות ושטחיהן.</w:t>
      </w:r>
    </w:p>
    <w:p w14:paraId="256BBE7B"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8.2</w:t>
      </w:r>
      <w:r w:rsidRPr="0070217D">
        <w:rPr>
          <w:rFonts w:ascii="Times New Roman" w:eastAsia="Times New Roman" w:hAnsi="Times New Roman" w:cs="David" w:hint="cs"/>
          <w:sz w:val="24"/>
          <w:szCs w:val="24"/>
          <w:rtl/>
          <w:lang w:eastAsia="he-IL"/>
        </w:rPr>
        <w:tab/>
        <w:t xml:space="preserve">התשריט יערך בהתבסס על ביקור וביצוע מדידות בבניינים ובדירות בפרויקט. </w:t>
      </w:r>
    </w:p>
    <w:p w14:paraId="31773A71"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8.3</w:t>
      </w:r>
      <w:r w:rsidRPr="0070217D">
        <w:rPr>
          <w:rFonts w:ascii="Times New Roman" w:eastAsia="Times New Roman" w:hAnsi="Times New Roman" w:cs="David" w:hint="cs"/>
          <w:sz w:val="24"/>
          <w:szCs w:val="24"/>
          <w:rtl/>
          <w:lang w:eastAsia="he-IL"/>
        </w:rPr>
        <w:tab/>
        <w:t xml:space="preserve">המודד יערוך מס' תשריטים צבועים לפי הצורך וכפי שיתבקש: </w:t>
      </w:r>
    </w:p>
    <w:p w14:paraId="4609DF03"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טיוטת תשריט לבדיקת המזמין ובא כוחו.</w:t>
      </w:r>
    </w:p>
    <w:p w14:paraId="03BD4764"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תשריט/ים מתוקן/ים- בעקבות קבלת הערות, לרבות הערות חוזרות לטיוטה.</w:t>
      </w:r>
    </w:p>
    <w:p w14:paraId="0F687DE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תשריט מתוקן- בעקבות קבלת הערות ודרישות לתיקונים מלשכת המפקח על רישום המקרקעין (לרבות תיקונים חוזרים).</w:t>
      </w:r>
    </w:p>
    <w:p w14:paraId="36B1DD35"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hint="cs"/>
          <w:sz w:val="24"/>
          <w:szCs w:val="24"/>
          <w:rtl/>
          <w:lang w:eastAsia="he-IL"/>
        </w:rPr>
        <w:tab/>
        <w:t>תשריט בנוסח סופי.</w:t>
      </w:r>
    </w:p>
    <w:p w14:paraId="60800422"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hint="cs"/>
          <w:sz w:val="24"/>
          <w:szCs w:val="24"/>
          <w:rtl/>
          <w:lang w:eastAsia="he-IL"/>
        </w:rPr>
        <w:tab/>
        <w:t xml:space="preserve">תשריט/ים לצורך רישום זיקות הנאה. </w:t>
      </w:r>
    </w:p>
    <w:p w14:paraId="2A2B69F0"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5E8BF101"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u w:val="single"/>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עבודות שונות</w:t>
      </w:r>
    </w:p>
    <w:p w14:paraId="39A9A4E1" w14:textId="77777777" w:rsidR="0070217D" w:rsidRPr="0070217D" w:rsidRDefault="0070217D" w:rsidP="0070217D">
      <w:pPr>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עבודות מדידה שונות כולל: בקרה על המודדים מטעם הקבלנים המבצעים, הכנת מסמכי המדידה, חישובים שרטוטים וכו' לפי דרישה של המנהל, בהתראה של 48 שעות. </w:t>
      </w:r>
    </w:p>
    <w:p w14:paraId="3C272CB2"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45EA8427"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w:t>
      </w:r>
      <w:r w:rsidRPr="0070217D">
        <w:rPr>
          <w:rFonts w:ascii="Times New Roman" w:eastAsia="Times New Roman" w:hAnsi="Times New Roman" w:cs="David" w:hint="cs"/>
          <w:sz w:val="24"/>
          <w:szCs w:val="24"/>
          <w:rtl/>
          <w:lang w:eastAsia="he-IL"/>
        </w:rPr>
        <w:tab/>
        <w:t>המודד מתחייב לשמור על דיסקט ואורגינלים של כל תכניות וכלמידע  ולהעביר העתקים ממנו למזמין לפי בקשתו בכל עת.</w:t>
      </w:r>
    </w:p>
    <w:p w14:paraId="50DC9DB0"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3A9A5AC1"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נציג המזמין רשאי להזמין מהמודד את כל שרותי המודד המפורטים בנספח זה ו/או חלק מהם ו/או שירותים נוספים מעבר להם.</w:t>
      </w:r>
    </w:p>
    <w:p w14:paraId="4E987494"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49BD4322"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7CC5425E"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36901A3E"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514B8D5F"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5A7B4EFA"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4791A203"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39013B16"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7F448757"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3091855"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EF734F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CB6E70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4FC8FFF5"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D1037B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2237306B"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A493BEF"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268D091B"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BA31D04"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B9CCB84"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19384F1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203FBBF1"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4819CD10"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20DCC7B7"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0E67658"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456F705"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74F479F" w14:textId="77777777"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t xml:space="preserve">נספח </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ג</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077B5936" w14:textId="77777777" w:rsidR="0070217D" w:rsidRPr="0070217D" w:rsidRDefault="0070217D" w:rsidP="0070217D">
      <w:pPr>
        <w:tabs>
          <w:tab w:val="left" w:pos="6570"/>
        </w:tabs>
        <w:autoSpaceDE w:val="0"/>
        <w:autoSpaceDN w:val="0"/>
        <w:spacing w:before="12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u w:val="single"/>
          <w:rtl/>
          <w:lang w:eastAsia="he-IL"/>
        </w:rPr>
        <w:t>לוח זמנים</w:t>
      </w:r>
    </w:p>
    <w:p w14:paraId="221A13CF"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769F99"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2AD5A1A7" w14:textId="77777777"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  </w:t>
      </w:r>
      <w:r>
        <w:rPr>
          <w:rFonts w:ascii="Times New Roman" w:eastAsia="Times New Roman" w:hAnsi="Times New Roman" w:cs="David" w:hint="cs"/>
          <w:sz w:val="24"/>
          <w:szCs w:val="24"/>
          <w:rtl/>
          <w:lang w:eastAsia="he-IL"/>
        </w:rPr>
        <w:tab/>
        <w:t xml:space="preserve">מפה פוטוגרמטרית </w:t>
      </w:r>
      <w:r w:rsidR="0070217D"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60A73AD0" w14:textId="77777777" w:rsidR="0070217D" w:rsidRPr="0070217D" w:rsidRDefault="0070217D" w:rsidP="007D1C5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  </w:t>
      </w:r>
      <w:r w:rsidRPr="0070217D">
        <w:rPr>
          <w:rFonts w:ascii="Times New Roman" w:eastAsia="Times New Roman" w:hAnsi="Times New Roman" w:cs="David" w:hint="cs"/>
          <w:sz w:val="24"/>
          <w:szCs w:val="24"/>
          <w:rtl/>
          <w:lang w:eastAsia="he-IL"/>
        </w:rPr>
        <w:tab/>
        <w:t xml:space="preserve">מיפוי מצבי וטופוגרפי כרקע </w:t>
      </w:r>
      <w:r w:rsidR="007D1C5D">
        <w:rPr>
          <w:rFonts w:ascii="Times New Roman" w:eastAsia="Times New Roman" w:hAnsi="Times New Roman" w:cs="David" w:hint="cs"/>
          <w:sz w:val="24"/>
          <w:szCs w:val="24"/>
          <w:rtl/>
          <w:lang w:eastAsia="he-IL"/>
        </w:rPr>
        <w:t xml:space="preserve">לתכנון תכנית מתאר </w:t>
      </w:r>
      <w:r w:rsidR="004D0294"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A8831C8"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3.  </w:t>
      </w:r>
      <w:r w:rsidRPr="0070217D">
        <w:rPr>
          <w:rFonts w:ascii="Times New Roman" w:eastAsia="Times New Roman" w:hAnsi="Times New Roman" w:cs="David" w:hint="cs"/>
          <w:sz w:val="24"/>
          <w:szCs w:val="24"/>
          <w:rtl/>
          <w:lang w:eastAsia="he-IL"/>
        </w:rPr>
        <w:tab/>
        <w:t>חלוקה אנליטית</w:t>
      </w:r>
      <w:r w:rsidRPr="0070217D">
        <w:rPr>
          <w:rFonts w:ascii="Times New Roman" w:eastAsia="Times New Roman" w:hAnsi="Times New Roman" w:cs="David" w:hint="cs"/>
          <w:sz w:val="24"/>
          <w:szCs w:val="24"/>
          <w:rtl/>
          <w:lang w:eastAsia="he-IL"/>
        </w:rPr>
        <w:tab/>
        <w:t xml:space="preserve">תוך ______ ימים מיום העברת הנתונים ע"י </w:t>
      </w:r>
      <w:r w:rsidR="004D0294">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המתכננים.  </w:t>
      </w:r>
    </w:p>
    <w:p w14:paraId="25EA6E92"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4. </w:t>
      </w:r>
      <w:r w:rsidRPr="0070217D">
        <w:rPr>
          <w:rFonts w:ascii="Times New Roman" w:eastAsia="Times New Roman" w:hAnsi="Times New Roman" w:cs="David" w:hint="cs"/>
          <w:sz w:val="24"/>
          <w:szCs w:val="24"/>
          <w:rtl/>
          <w:lang w:eastAsia="he-IL"/>
        </w:rPr>
        <w:tab/>
        <w:t>הכנת מפת מודד להיתרי בנייה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2DA09143"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w:t>
      </w:r>
      <w:r w:rsidRPr="0070217D">
        <w:rPr>
          <w:rFonts w:ascii="Times New Roman" w:eastAsia="Times New Roman" w:hAnsi="Times New Roman" w:cs="David" w:hint="cs"/>
          <w:sz w:val="24"/>
          <w:szCs w:val="24"/>
          <w:rtl/>
          <w:lang w:eastAsia="he-IL"/>
        </w:rPr>
        <w:tab/>
        <w:t>סימון 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3F16FFD"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6. </w:t>
      </w:r>
      <w:r w:rsidRPr="0070217D">
        <w:rPr>
          <w:rFonts w:ascii="Times New Roman" w:eastAsia="Times New Roman" w:hAnsi="Times New Roman" w:cs="David" w:hint="cs"/>
          <w:sz w:val="24"/>
          <w:szCs w:val="24"/>
          <w:rtl/>
          <w:lang w:eastAsia="he-IL"/>
        </w:rPr>
        <w:tab/>
        <w:t>סימון חוזר למגרשים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6061FCAC"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7. </w:t>
      </w:r>
      <w:r w:rsidRPr="0070217D">
        <w:rPr>
          <w:rFonts w:ascii="Times New Roman" w:eastAsia="Times New Roman" w:hAnsi="Times New Roman" w:cs="David" w:hint="cs"/>
          <w:sz w:val="24"/>
          <w:szCs w:val="24"/>
          <w:rtl/>
          <w:lang w:eastAsia="he-IL"/>
        </w:rPr>
        <w:tab/>
        <w:t>חידוש סימון חלקי</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2A27426E" w14:textId="77777777" w:rsidR="007D1C5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8. </w:t>
      </w:r>
      <w:r w:rsidRPr="0070217D">
        <w:rPr>
          <w:rFonts w:ascii="Times New Roman" w:eastAsia="Times New Roman" w:hAnsi="Times New Roman" w:cs="David" w:hint="cs"/>
          <w:sz w:val="24"/>
          <w:szCs w:val="24"/>
          <w:rtl/>
          <w:lang w:eastAsia="he-IL"/>
        </w:rPr>
        <w:tab/>
        <w:t>מפה לצרכי רישום הגשת המפה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xml:space="preserve"> המקומית/המחוזית</w:t>
      </w:r>
      <w:r w:rsidR="007D1C5D">
        <w:rPr>
          <w:rFonts w:ascii="Times New Roman" w:eastAsia="Times New Roman" w:hAnsi="Times New Roman" w:cs="David" w:hint="cs"/>
          <w:sz w:val="24"/>
          <w:szCs w:val="24"/>
          <w:rtl/>
          <w:lang w:eastAsia="he-IL"/>
        </w:rPr>
        <w:t xml:space="preserve"> תוך ____</w:t>
      </w:r>
      <w:r w:rsidRPr="0070217D">
        <w:rPr>
          <w:rFonts w:ascii="Times New Roman" w:eastAsia="Times New Roman" w:hAnsi="Times New Roman" w:cs="David" w:hint="cs"/>
          <w:sz w:val="24"/>
          <w:szCs w:val="24"/>
          <w:rtl/>
          <w:lang w:eastAsia="he-IL"/>
        </w:rPr>
        <w:t xml:space="preserve"> ימים מיום הזמנת העבודה </w:t>
      </w:r>
    </w:p>
    <w:p w14:paraId="3F2C37AC" w14:textId="77777777" w:rsidR="0070217D" w:rsidRPr="0070217D" w:rsidRDefault="007D1C5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 xml:space="preserve">לכל קטע.  </w:t>
      </w:r>
    </w:p>
    <w:p w14:paraId="1E60A6CA" w14:textId="77777777"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t>הכנת תשריטים לבתים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משותפים ולחוזי חכירה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תוך ______ ימים מיום הזמנת העבודה לכל קטע.</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7CEB5D09" w14:textId="77777777" w:rsidR="0070217D" w:rsidRPr="0070217D" w:rsidRDefault="0070217D" w:rsidP="0070217D">
      <w:pPr>
        <w:tabs>
          <w:tab w:val="left" w:pos="657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6C5D1150"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96E0B65"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המודד נדרש לפעול כמיטב יכולתו לשם צמצום לוחות הזמנים של כל שלב ושלב וכן לוחות הזמנים שבין </w:t>
      </w:r>
    </w:p>
    <w:p w14:paraId="1DB7F9BC"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35F4652F"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סיום שלב אחד לתחילתו של השלב הבא אחריו, אלא יורה המזמין אחרת.</w:t>
      </w:r>
    </w:p>
    <w:p w14:paraId="7BDA8547" w14:textId="77777777" w:rsidR="0070217D" w:rsidRPr="0070217D" w:rsidRDefault="0070217D" w:rsidP="0070217D">
      <w:pPr>
        <w:keepNext/>
        <w:tabs>
          <w:tab w:val="left" w:pos="5754"/>
        </w:tabs>
        <w:spacing w:before="0" w:beforeAutospacing="0" w:after="0" w:afterAutospacing="0" w:line="360" w:lineRule="auto"/>
        <w:jc w:val="center"/>
        <w:outlineLvl w:val="1"/>
        <w:rPr>
          <w:rFonts w:ascii="Times New Roman" w:eastAsia="Times New Roman" w:hAnsi="Times New Roman" w:cs="David"/>
          <w:b/>
          <w:bCs/>
          <w:sz w:val="24"/>
          <w:szCs w:val="24"/>
          <w:u w:val="single"/>
          <w:rtl/>
        </w:rPr>
      </w:pPr>
      <w:r w:rsidRPr="0070217D">
        <w:rPr>
          <w:rFonts w:ascii="Times New Roman" w:eastAsia="Times New Roman" w:hAnsi="Times New Roman" w:cs="David"/>
          <w:b/>
          <w:sz w:val="24"/>
          <w:szCs w:val="24"/>
          <w:u w:val="single"/>
          <w:rtl/>
        </w:rPr>
        <w:br w:type="page"/>
      </w:r>
      <w:r w:rsidRPr="0070217D">
        <w:rPr>
          <w:rFonts w:ascii="Times New Roman" w:eastAsia="Times New Roman" w:hAnsi="Times New Roman" w:cs="David"/>
          <w:b/>
          <w:bCs/>
          <w:sz w:val="24"/>
          <w:szCs w:val="24"/>
          <w:u w:val="single"/>
          <w:rtl/>
        </w:rPr>
        <w:lastRenderedPageBreak/>
        <w:t xml:space="preserve">נספח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ד</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0937E065" w14:textId="77777777" w:rsidR="0070217D" w:rsidRPr="0070217D" w:rsidRDefault="0070217D" w:rsidP="0070217D">
      <w:pPr>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b/>
          <w:bCs/>
          <w:sz w:val="24"/>
          <w:szCs w:val="24"/>
          <w:u w:val="single"/>
          <w:rtl/>
          <w:lang w:eastAsia="he-IL"/>
        </w:rPr>
        <w:t>שכר המודד</w:t>
      </w:r>
    </w:p>
    <w:p w14:paraId="3FA82FE0"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32416C28"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12DF14D3" w14:textId="77777777" w:rsidR="0070217D" w:rsidRPr="0070217D" w:rsidRDefault="0070217D" w:rsidP="0070217D">
      <w:pPr>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תמורת ביצוע </w:t>
      </w:r>
      <w:r w:rsidRPr="0070217D">
        <w:rPr>
          <w:rFonts w:ascii="Times New Roman" w:eastAsia="Times New Roman" w:hAnsi="Times New Roman" w:cs="David" w:hint="cs"/>
          <w:sz w:val="24"/>
          <w:szCs w:val="24"/>
          <w:rtl/>
          <w:lang w:eastAsia="he-IL"/>
        </w:rPr>
        <w:t>שרותי המודד</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כמפורט בנספח ב', י</w:t>
      </w:r>
      <w:r w:rsidRPr="0070217D">
        <w:rPr>
          <w:rFonts w:ascii="Times New Roman" w:eastAsia="Times New Roman" w:hAnsi="Times New Roman" w:cs="David"/>
          <w:sz w:val="24"/>
          <w:szCs w:val="24"/>
          <w:rtl/>
          <w:lang w:eastAsia="he-IL"/>
        </w:rPr>
        <w:t>שלם ה</w:t>
      </w:r>
      <w:r w:rsidRPr="0070217D">
        <w:rPr>
          <w:rFonts w:ascii="Times New Roman" w:eastAsia="Times New Roman" w:hAnsi="Times New Roman" w:cs="David" w:hint="cs"/>
          <w:sz w:val="24"/>
          <w:szCs w:val="24"/>
          <w:rtl/>
          <w:lang w:eastAsia="he-IL"/>
        </w:rPr>
        <w:t>מזמין</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למודד את שכר המודד בשעורים </w:t>
      </w:r>
      <w:r w:rsidRPr="0070217D">
        <w:rPr>
          <w:rFonts w:ascii="Times New Roman" w:eastAsia="Times New Roman" w:hAnsi="Times New Roman" w:cs="David" w:hint="cs"/>
          <w:sz w:val="24"/>
          <w:szCs w:val="24"/>
          <w:rtl/>
          <w:lang w:eastAsia="he-IL"/>
        </w:rPr>
        <w:tab/>
        <w:t>ובמועדים כדלקמן</w:t>
      </w:r>
      <w:r w:rsidRPr="0070217D">
        <w:rPr>
          <w:rFonts w:ascii="Times New Roman" w:eastAsia="Times New Roman" w:hAnsi="Times New Roman" w:cs="David"/>
          <w:sz w:val="24"/>
          <w:szCs w:val="24"/>
          <w:rtl/>
          <w:lang w:eastAsia="he-IL"/>
        </w:rPr>
        <w:t>:</w:t>
      </w:r>
    </w:p>
    <w:p w14:paraId="132E9169" w14:textId="77777777" w:rsidR="0070217D" w:rsidRPr="0070217D" w:rsidRDefault="0070217D" w:rsidP="0070217D">
      <w:pPr>
        <w:tabs>
          <w:tab w:val="left" w:pos="-851"/>
          <w:tab w:val="left" w:pos="720"/>
          <w:tab w:val="left" w:pos="1080"/>
          <w:tab w:val="left" w:pos="1440"/>
        </w:tabs>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tbl>
      <w:tblPr>
        <w:bidiVisual/>
        <w:tblW w:w="8222" w:type="dxa"/>
        <w:tblInd w:w="6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7"/>
        <w:gridCol w:w="1650"/>
        <w:gridCol w:w="992"/>
        <w:gridCol w:w="992"/>
        <w:gridCol w:w="1276"/>
        <w:gridCol w:w="709"/>
        <w:gridCol w:w="851"/>
        <w:gridCol w:w="1135"/>
      </w:tblGrid>
      <w:tr w:rsidR="0070217D" w:rsidRPr="0070217D" w14:paraId="0F6BFFCE" w14:textId="77777777" w:rsidTr="004D0294">
        <w:trPr>
          <w:trHeight w:val="504"/>
        </w:trPr>
        <w:tc>
          <w:tcPr>
            <w:tcW w:w="618" w:type="dxa"/>
            <w:tcBorders>
              <w:bottom w:val="single" w:sz="12" w:space="0" w:color="auto"/>
            </w:tcBorders>
          </w:tcPr>
          <w:p w14:paraId="7C8D29CE"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מס'</w:t>
            </w:r>
          </w:p>
        </w:tc>
        <w:tc>
          <w:tcPr>
            <w:tcW w:w="1650" w:type="dxa"/>
            <w:tcBorders>
              <w:bottom w:val="single" w:sz="12" w:space="0" w:color="auto"/>
            </w:tcBorders>
          </w:tcPr>
          <w:p w14:paraId="4E89BAAC"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992" w:type="dxa"/>
            <w:tcBorders>
              <w:bottom w:val="single" w:sz="12" w:space="0" w:color="auto"/>
            </w:tcBorders>
          </w:tcPr>
          <w:p w14:paraId="14CB35A0"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 xml:space="preserve">כמפורט בנספח </w:t>
            </w:r>
            <w:r w:rsidRPr="0070217D">
              <w:rPr>
                <w:rFonts w:ascii="Times New Roman" w:eastAsia="Times New Roman" w:hAnsi="Times New Roman" w:cs="David" w:hint="cs"/>
                <w:b/>
                <w:bCs/>
                <w:sz w:val="24"/>
                <w:szCs w:val="24"/>
                <w:rtl/>
                <w:lang w:eastAsia="he-IL"/>
              </w:rPr>
              <w:t>ב</w:t>
            </w:r>
            <w:r w:rsidRPr="0070217D">
              <w:rPr>
                <w:rFonts w:ascii="Times New Roman" w:eastAsia="Times New Roman" w:hAnsi="Times New Roman" w:cs="David"/>
                <w:b/>
                <w:bCs/>
                <w:sz w:val="24"/>
                <w:szCs w:val="24"/>
                <w:rtl/>
                <w:lang w:eastAsia="he-IL"/>
              </w:rPr>
              <w:t>' סעיף</w:t>
            </w:r>
          </w:p>
        </w:tc>
        <w:tc>
          <w:tcPr>
            <w:tcW w:w="2268" w:type="dxa"/>
            <w:gridSpan w:val="2"/>
            <w:tcBorders>
              <w:bottom w:val="single" w:sz="12" w:space="0" w:color="auto"/>
            </w:tcBorders>
          </w:tcPr>
          <w:p w14:paraId="52D4E622"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rtl/>
                <w:lang w:eastAsia="he-IL"/>
              </w:rPr>
              <w:t>היקף</w:t>
            </w:r>
          </w:p>
        </w:tc>
        <w:tc>
          <w:tcPr>
            <w:tcW w:w="709" w:type="dxa"/>
            <w:tcBorders>
              <w:bottom w:val="single" w:sz="12" w:space="0" w:color="auto"/>
            </w:tcBorders>
          </w:tcPr>
          <w:p w14:paraId="4C8D8A3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כמות</w:t>
            </w:r>
          </w:p>
        </w:tc>
        <w:tc>
          <w:tcPr>
            <w:tcW w:w="850" w:type="dxa"/>
            <w:tcBorders>
              <w:bottom w:val="single" w:sz="12" w:space="0" w:color="auto"/>
            </w:tcBorders>
          </w:tcPr>
          <w:p w14:paraId="6CFCD824"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c>
          <w:tcPr>
            <w:tcW w:w="1135" w:type="dxa"/>
            <w:tcBorders>
              <w:bottom w:val="single" w:sz="12" w:space="0" w:color="auto"/>
            </w:tcBorders>
          </w:tcPr>
          <w:p w14:paraId="3AFCCDB2"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סה"כ שכר טרחה בש"ח</w:t>
            </w:r>
          </w:p>
        </w:tc>
      </w:tr>
      <w:tr w:rsidR="0070217D" w:rsidRPr="0070217D" w14:paraId="70AB58C7" w14:textId="77777777" w:rsidTr="004D0294">
        <w:trPr>
          <w:trHeight w:hRule="exact" w:val="1308"/>
        </w:trPr>
        <w:tc>
          <w:tcPr>
            <w:tcW w:w="618" w:type="dxa"/>
            <w:tcBorders>
              <w:top w:val="nil"/>
            </w:tcBorders>
          </w:tcPr>
          <w:p w14:paraId="3D4149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p>
        </w:tc>
        <w:tc>
          <w:tcPr>
            <w:tcW w:w="1650" w:type="dxa"/>
            <w:tcBorders>
              <w:top w:val="nil"/>
            </w:tcBorders>
          </w:tcPr>
          <w:p w14:paraId="0C9B0DB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פוטוגרמטרי כרקע לתכנון תכנית מתאר בקנ"מ 1:1250</w:t>
            </w:r>
          </w:p>
        </w:tc>
        <w:tc>
          <w:tcPr>
            <w:tcW w:w="992" w:type="dxa"/>
            <w:tcBorders>
              <w:top w:val="nil"/>
            </w:tcBorders>
          </w:tcPr>
          <w:p w14:paraId="336A41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E702B7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p>
        </w:tc>
        <w:tc>
          <w:tcPr>
            <w:tcW w:w="2268" w:type="dxa"/>
            <w:gridSpan w:val="2"/>
            <w:tcBorders>
              <w:top w:val="nil"/>
            </w:tcBorders>
          </w:tcPr>
          <w:p w14:paraId="0041470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34FCC76"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nil"/>
            </w:tcBorders>
          </w:tcPr>
          <w:p w14:paraId="0763A5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tcPr>
          <w:p w14:paraId="14D7F2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tcPr>
          <w:p w14:paraId="3B70C7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C73FD17" w14:textId="77777777" w:rsidTr="004D0294">
        <w:trPr>
          <w:trHeight w:val="326"/>
        </w:trPr>
        <w:tc>
          <w:tcPr>
            <w:tcW w:w="618" w:type="dxa"/>
            <w:vMerge w:val="restart"/>
            <w:tcBorders>
              <w:top w:val="nil"/>
            </w:tcBorders>
          </w:tcPr>
          <w:p w14:paraId="7879B0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hint="cs"/>
                <w:sz w:val="24"/>
                <w:szCs w:val="24"/>
                <w:rtl/>
                <w:lang w:eastAsia="he-IL"/>
              </w:rPr>
              <w:t>.2</w:t>
            </w:r>
          </w:p>
        </w:tc>
        <w:tc>
          <w:tcPr>
            <w:tcW w:w="1650" w:type="dxa"/>
            <w:vMerge w:val="restart"/>
            <w:tcBorders>
              <w:top w:val="nil"/>
            </w:tcBorders>
          </w:tcPr>
          <w:p w14:paraId="6F6949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מצבי וטופוגרפי כרקע לתכנון תכנית מתאר (קנ"מ 1:500/250)</w:t>
            </w:r>
          </w:p>
        </w:tc>
        <w:tc>
          <w:tcPr>
            <w:tcW w:w="992" w:type="dxa"/>
            <w:vMerge w:val="restart"/>
            <w:tcBorders>
              <w:top w:val="nil"/>
            </w:tcBorders>
          </w:tcPr>
          <w:p w14:paraId="352A1E0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p>
        </w:tc>
        <w:tc>
          <w:tcPr>
            <w:tcW w:w="2268" w:type="dxa"/>
            <w:gridSpan w:val="2"/>
            <w:tcBorders>
              <w:top w:val="nil"/>
            </w:tcBorders>
          </w:tcPr>
          <w:p w14:paraId="2BCF50D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דונם</w:t>
            </w:r>
          </w:p>
        </w:tc>
        <w:tc>
          <w:tcPr>
            <w:tcW w:w="709" w:type="dxa"/>
            <w:tcBorders>
              <w:top w:val="nil"/>
            </w:tcBorders>
            <w:shd w:val="clear" w:color="auto" w:fill="auto"/>
          </w:tcPr>
          <w:p w14:paraId="4B5DB8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6580AE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14B3B00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21F1A5C" w14:textId="77777777" w:rsidTr="004D0294">
        <w:trPr>
          <w:trHeight w:val="287"/>
        </w:trPr>
        <w:tc>
          <w:tcPr>
            <w:tcW w:w="618" w:type="dxa"/>
            <w:vMerge/>
          </w:tcPr>
          <w:p w14:paraId="18C136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74DAE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A3B6F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531089F"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tcBorders>
              <w:top w:val="nil"/>
            </w:tcBorders>
            <w:shd w:val="clear" w:color="auto" w:fill="auto"/>
          </w:tcPr>
          <w:p w14:paraId="652479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4344D7E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431B1C7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97A3703" w14:textId="77777777" w:rsidTr="004D0294">
        <w:trPr>
          <w:trHeight w:val="250"/>
        </w:trPr>
        <w:tc>
          <w:tcPr>
            <w:tcW w:w="618" w:type="dxa"/>
            <w:vMerge/>
          </w:tcPr>
          <w:p w14:paraId="7E42DF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691F93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912E0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43915A2"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 עד 50 דונם</w:t>
            </w:r>
          </w:p>
        </w:tc>
        <w:tc>
          <w:tcPr>
            <w:tcW w:w="709" w:type="dxa"/>
            <w:tcBorders>
              <w:top w:val="nil"/>
            </w:tcBorders>
            <w:shd w:val="clear" w:color="auto" w:fill="auto"/>
          </w:tcPr>
          <w:p w14:paraId="0CFFC5B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4B51AD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178CA3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9858C24" w14:textId="77777777" w:rsidTr="004D0294">
        <w:trPr>
          <w:trHeight w:val="212"/>
        </w:trPr>
        <w:tc>
          <w:tcPr>
            <w:tcW w:w="618" w:type="dxa"/>
            <w:vMerge/>
          </w:tcPr>
          <w:p w14:paraId="309D152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5405E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1824A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5E7F29C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100 דונם</w:t>
            </w:r>
          </w:p>
        </w:tc>
        <w:tc>
          <w:tcPr>
            <w:tcW w:w="709" w:type="dxa"/>
            <w:tcBorders>
              <w:top w:val="nil"/>
            </w:tcBorders>
            <w:shd w:val="clear" w:color="auto" w:fill="auto"/>
          </w:tcPr>
          <w:p w14:paraId="4F7265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72B921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435185C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47BFFAF" w14:textId="77777777" w:rsidTr="004D0294">
        <w:trPr>
          <w:trHeight w:hRule="exact" w:val="346"/>
        </w:trPr>
        <w:tc>
          <w:tcPr>
            <w:tcW w:w="618" w:type="dxa"/>
            <w:vMerge/>
          </w:tcPr>
          <w:p w14:paraId="035E16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B80A3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10B4B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495BFD03"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דונם</w:t>
            </w:r>
          </w:p>
        </w:tc>
        <w:tc>
          <w:tcPr>
            <w:tcW w:w="709" w:type="dxa"/>
            <w:shd w:val="clear" w:color="auto" w:fill="auto"/>
          </w:tcPr>
          <w:p w14:paraId="690626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C0277A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5B4CF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120B7B6" w14:textId="77777777" w:rsidTr="004D0294">
        <w:trPr>
          <w:trHeight w:hRule="exact" w:val="303"/>
        </w:trPr>
        <w:tc>
          <w:tcPr>
            <w:tcW w:w="618" w:type="dxa"/>
            <w:vMerge/>
          </w:tcPr>
          <w:p w14:paraId="140CA17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399F6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8E36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5ED5E2E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מעל 300 דונם</w:t>
            </w:r>
          </w:p>
        </w:tc>
        <w:tc>
          <w:tcPr>
            <w:tcW w:w="709" w:type="dxa"/>
            <w:shd w:val="clear" w:color="auto" w:fill="auto"/>
          </w:tcPr>
          <w:p w14:paraId="4E6E51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79497F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3A6CD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5C51DEF" w14:textId="77777777" w:rsidTr="004D0294">
        <w:trPr>
          <w:trHeight w:val="573"/>
        </w:trPr>
        <w:tc>
          <w:tcPr>
            <w:tcW w:w="618" w:type="dxa"/>
            <w:vMerge w:val="restart"/>
            <w:tcBorders>
              <w:top w:val="nil"/>
            </w:tcBorders>
          </w:tcPr>
          <w:p w14:paraId="5F3475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p>
        </w:tc>
        <w:tc>
          <w:tcPr>
            <w:tcW w:w="1650" w:type="dxa"/>
            <w:vMerge w:val="restart"/>
            <w:tcBorders>
              <w:top w:val="nil"/>
            </w:tcBorders>
          </w:tcPr>
          <w:p w14:paraId="7A8F1B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ליווי תכנית מתאר ועריכת </w:t>
            </w:r>
            <w:r w:rsidRPr="0070217D">
              <w:rPr>
                <w:rFonts w:ascii="Times New Roman" w:eastAsia="Times New Roman" w:hAnsi="Times New Roman" w:cs="David"/>
                <w:sz w:val="24"/>
                <w:szCs w:val="24"/>
                <w:rtl/>
                <w:lang w:eastAsia="he-IL"/>
              </w:rPr>
              <w:t>חלוקה אנליטית</w:t>
            </w:r>
          </w:p>
        </w:tc>
        <w:tc>
          <w:tcPr>
            <w:tcW w:w="992" w:type="dxa"/>
            <w:vMerge w:val="restart"/>
            <w:tcBorders>
              <w:top w:val="nil"/>
            </w:tcBorders>
          </w:tcPr>
          <w:p w14:paraId="5F13BC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p>
        </w:tc>
        <w:tc>
          <w:tcPr>
            <w:tcW w:w="2268" w:type="dxa"/>
            <w:gridSpan w:val="2"/>
            <w:tcBorders>
              <w:top w:val="nil"/>
            </w:tcBorders>
          </w:tcPr>
          <w:p w14:paraId="132A21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מגרשים -  </w:t>
            </w:r>
          </w:p>
          <w:p w14:paraId="5253BF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tcBorders>
              <w:top w:val="nil"/>
            </w:tcBorders>
            <w:shd w:val="clear" w:color="auto" w:fill="auto"/>
          </w:tcPr>
          <w:p w14:paraId="71EF44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0320B4C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18C341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664EFE" w14:textId="77777777" w:rsidTr="004D0294">
        <w:trPr>
          <w:trHeight w:val="90"/>
        </w:trPr>
        <w:tc>
          <w:tcPr>
            <w:tcW w:w="618" w:type="dxa"/>
            <w:vMerge/>
          </w:tcPr>
          <w:p w14:paraId="461A157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1B666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D88ED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0908CC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עד 10 מגרשים - </w:t>
            </w:r>
          </w:p>
          <w:p w14:paraId="3194989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2CAF01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0E2BF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5E8A74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F2F4F30" w14:textId="77777777" w:rsidTr="004D0294">
        <w:trPr>
          <w:trHeight w:val="90"/>
        </w:trPr>
        <w:tc>
          <w:tcPr>
            <w:tcW w:w="618" w:type="dxa"/>
            <w:vMerge/>
          </w:tcPr>
          <w:p w14:paraId="14F15E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ABBD61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310FE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1E0365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 </w:t>
            </w:r>
          </w:p>
          <w:p w14:paraId="03685B1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557AEF2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683559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1B09AC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2FA6594" w14:textId="77777777" w:rsidTr="004D0294">
        <w:trPr>
          <w:trHeight w:val="90"/>
        </w:trPr>
        <w:tc>
          <w:tcPr>
            <w:tcW w:w="618" w:type="dxa"/>
            <w:vMerge/>
          </w:tcPr>
          <w:p w14:paraId="64FDBE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57F3B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D0F31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AE70B7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 </w:t>
            </w:r>
          </w:p>
          <w:p w14:paraId="4CAFC6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0E5630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1B8D1DB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FB8E3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E0DFEB1" w14:textId="77777777" w:rsidTr="004D0294">
        <w:trPr>
          <w:trHeight w:val="90"/>
        </w:trPr>
        <w:tc>
          <w:tcPr>
            <w:tcW w:w="618" w:type="dxa"/>
            <w:vMerge/>
          </w:tcPr>
          <w:p w14:paraId="1B17BE7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8F219E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AD8310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52DE5E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מגרשים -מחיר למגרש</w:t>
            </w:r>
          </w:p>
        </w:tc>
        <w:tc>
          <w:tcPr>
            <w:tcW w:w="709" w:type="dxa"/>
            <w:shd w:val="clear" w:color="auto" w:fill="auto"/>
          </w:tcPr>
          <w:p w14:paraId="37DCE0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FAF5C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58E458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3C48F72" w14:textId="77777777" w:rsidTr="004D0294">
        <w:trPr>
          <w:trHeight w:val="90"/>
        </w:trPr>
        <w:tc>
          <w:tcPr>
            <w:tcW w:w="618" w:type="dxa"/>
            <w:vMerge/>
          </w:tcPr>
          <w:p w14:paraId="29F0C46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4ABD0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E6D8ED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6C0D96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200 עד 300 מגרשים- מחיר למגרש</w:t>
            </w:r>
          </w:p>
        </w:tc>
        <w:tc>
          <w:tcPr>
            <w:tcW w:w="709" w:type="dxa"/>
            <w:shd w:val="clear" w:color="auto" w:fill="auto"/>
          </w:tcPr>
          <w:p w14:paraId="60449F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3A2A1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12A03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21162CC" w14:textId="77777777" w:rsidTr="004D0294">
        <w:trPr>
          <w:trHeight w:val="90"/>
        </w:trPr>
        <w:tc>
          <w:tcPr>
            <w:tcW w:w="618" w:type="dxa"/>
            <w:vMerge/>
          </w:tcPr>
          <w:p w14:paraId="36BFF4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D0C6A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04FDE8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7319EF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4514AC6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4527F7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95135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B9018B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0C48BF4" w14:textId="77777777" w:rsidTr="004D0294">
        <w:trPr>
          <w:trHeight w:val="286"/>
        </w:trPr>
        <w:tc>
          <w:tcPr>
            <w:tcW w:w="618" w:type="dxa"/>
            <w:vMerge w:val="restart"/>
          </w:tcPr>
          <w:p w14:paraId="000814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p>
        </w:tc>
        <w:tc>
          <w:tcPr>
            <w:tcW w:w="1650" w:type="dxa"/>
            <w:vMerge w:val="restart"/>
          </w:tcPr>
          <w:p w14:paraId="50F574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הכנת מפת מודד להיתרי בנייה</w:t>
            </w:r>
            <w:r w:rsidRPr="0070217D">
              <w:rPr>
                <w:rFonts w:ascii="Times New Roman" w:eastAsia="Times New Roman" w:hAnsi="Times New Roman" w:cs="David" w:hint="cs"/>
                <w:sz w:val="24"/>
                <w:szCs w:val="24"/>
                <w:rtl/>
                <w:lang w:eastAsia="he-IL"/>
              </w:rPr>
              <w:t xml:space="preserve"> ו/או כרקע לתכנון לבצוע (קנ"מ 1:500, 1:250</w:t>
            </w:r>
          </w:p>
        </w:tc>
        <w:tc>
          <w:tcPr>
            <w:tcW w:w="992" w:type="dxa"/>
            <w:vMerge w:val="restart"/>
          </w:tcPr>
          <w:p w14:paraId="738863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p>
        </w:tc>
        <w:tc>
          <w:tcPr>
            <w:tcW w:w="2268" w:type="dxa"/>
            <w:gridSpan w:val="2"/>
          </w:tcPr>
          <w:p w14:paraId="524F251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414F41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tc>
        <w:tc>
          <w:tcPr>
            <w:tcW w:w="709" w:type="dxa"/>
            <w:shd w:val="clear" w:color="auto" w:fill="auto"/>
          </w:tcPr>
          <w:p w14:paraId="188015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4BB02B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56362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BC25E9D" w14:textId="77777777" w:rsidTr="004D0294">
        <w:trPr>
          <w:trHeight w:val="261"/>
        </w:trPr>
        <w:tc>
          <w:tcPr>
            <w:tcW w:w="618" w:type="dxa"/>
            <w:vMerge/>
          </w:tcPr>
          <w:p w14:paraId="2F39CFA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7DF31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88CF9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33FCD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w:t>
            </w:r>
          </w:p>
          <w:p w14:paraId="01AA2AD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tc>
        <w:tc>
          <w:tcPr>
            <w:tcW w:w="709" w:type="dxa"/>
            <w:shd w:val="clear" w:color="auto" w:fill="auto"/>
          </w:tcPr>
          <w:p w14:paraId="783945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81ECF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11D4A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238C77A" w14:textId="77777777" w:rsidTr="004D0294">
        <w:trPr>
          <w:trHeight w:val="553"/>
        </w:trPr>
        <w:tc>
          <w:tcPr>
            <w:tcW w:w="618" w:type="dxa"/>
            <w:vMerge/>
          </w:tcPr>
          <w:p w14:paraId="2AB480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9C11B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044BB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7D9CD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59B73E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עד 10 דונם </w:t>
            </w:r>
          </w:p>
        </w:tc>
        <w:tc>
          <w:tcPr>
            <w:tcW w:w="709" w:type="dxa"/>
            <w:shd w:val="clear" w:color="auto" w:fill="auto"/>
          </w:tcPr>
          <w:p w14:paraId="65D469D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0EE27C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B7853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B1FE508" w14:textId="77777777" w:rsidTr="004D0294">
        <w:trPr>
          <w:trHeight w:val="341"/>
        </w:trPr>
        <w:tc>
          <w:tcPr>
            <w:tcW w:w="618" w:type="dxa"/>
            <w:vMerge/>
          </w:tcPr>
          <w:p w14:paraId="57494A1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1AC4C1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9F0093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89F3E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10 עד 50 דונם</w:t>
            </w:r>
          </w:p>
        </w:tc>
        <w:tc>
          <w:tcPr>
            <w:tcW w:w="709" w:type="dxa"/>
            <w:shd w:val="clear" w:color="auto" w:fill="auto"/>
          </w:tcPr>
          <w:p w14:paraId="20392F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CEFFDF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DEFFF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853037E" w14:textId="77777777" w:rsidTr="004D0294">
        <w:trPr>
          <w:trHeight w:hRule="exact" w:val="468"/>
        </w:trPr>
        <w:tc>
          <w:tcPr>
            <w:tcW w:w="618" w:type="dxa"/>
            <w:vMerge/>
          </w:tcPr>
          <w:p w14:paraId="41A259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C468A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94598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DF6768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50 עד 100 דונם</w:t>
            </w:r>
          </w:p>
          <w:p w14:paraId="032DF17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1494FC3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329D3E6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56FAD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8734B98" w14:textId="77777777" w:rsidTr="004D0294">
        <w:trPr>
          <w:trHeight w:hRule="exact" w:val="560"/>
        </w:trPr>
        <w:tc>
          <w:tcPr>
            <w:tcW w:w="618" w:type="dxa"/>
            <w:vMerge/>
          </w:tcPr>
          <w:p w14:paraId="63B9CD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A0B4BA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E6148B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52E62A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100 עד 200 דונם </w:t>
            </w:r>
          </w:p>
        </w:tc>
        <w:tc>
          <w:tcPr>
            <w:tcW w:w="709" w:type="dxa"/>
            <w:shd w:val="clear" w:color="auto" w:fill="auto"/>
          </w:tcPr>
          <w:p w14:paraId="5F8C5F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73533C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F115E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165E1A2" w14:textId="77777777" w:rsidTr="004D0294">
        <w:trPr>
          <w:trHeight w:hRule="exact" w:val="582"/>
        </w:trPr>
        <w:tc>
          <w:tcPr>
            <w:tcW w:w="618" w:type="dxa"/>
            <w:vMerge/>
          </w:tcPr>
          <w:p w14:paraId="1A27C1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228468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26B6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E3FF0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מעל 300 דונם</w:t>
            </w:r>
          </w:p>
          <w:p w14:paraId="45ECE78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2C7BEE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986165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81464A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8CEF976" w14:textId="77777777" w:rsidTr="004D0294">
        <w:trPr>
          <w:trHeight w:hRule="exact" w:val="567"/>
        </w:trPr>
        <w:tc>
          <w:tcPr>
            <w:tcW w:w="617" w:type="dxa"/>
            <w:vMerge w:val="restart"/>
          </w:tcPr>
          <w:p w14:paraId="1C8DFF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val="restart"/>
          </w:tcPr>
          <w:p w14:paraId="0EA045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גזירת מפת מודד להיתרי בנייה </w:t>
            </w:r>
            <w:r w:rsidRPr="0070217D">
              <w:rPr>
                <w:rFonts w:ascii="Times New Roman" w:eastAsia="Times New Roman" w:hAnsi="Times New Roman" w:cs="David" w:hint="cs"/>
                <w:sz w:val="24"/>
                <w:szCs w:val="24"/>
                <w:rtl/>
                <w:lang w:eastAsia="he-IL"/>
              </w:rPr>
              <w:lastRenderedPageBreak/>
              <w:t>ו/או כרקע לתכנון לבצוע (קנ"מ, 1:250, 1:500, מתוך מיפוי מצבי וטופוגרפי שהוכן עפ"י סעיף 1.2 ע"י המודד</w:t>
            </w:r>
          </w:p>
        </w:tc>
        <w:tc>
          <w:tcPr>
            <w:tcW w:w="992" w:type="dxa"/>
            <w:vMerge w:val="restart"/>
          </w:tcPr>
          <w:p w14:paraId="35A551E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24304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0018FA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p w14:paraId="595B9E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2ACD851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978BB6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7BAEA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6FD313B" w14:textId="77777777" w:rsidTr="004D0294">
        <w:trPr>
          <w:trHeight w:hRule="exact" w:val="591"/>
        </w:trPr>
        <w:tc>
          <w:tcPr>
            <w:tcW w:w="617" w:type="dxa"/>
            <w:vMerge/>
          </w:tcPr>
          <w:p w14:paraId="3745242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288781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87392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4D7504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למפה בשטח</w:t>
            </w:r>
          </w:p>
          <w:p w14:paraId="533096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p w14:paraId="0A0D88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442FF87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F5B5CB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F01E6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DAC0406" w14:textId="77777777" w:rsidTr="004D0294">
        <w:trPr>
          <w:trHeight w:hRule="exact" w:val="555"/>
        </w:trPr>
        <w:tc>
          <w:tcPr>
            <w:tcW w:w="617" w:type="dxa"/>
            <w:vMerge/>
          </w:tcPr>
          <w:p w14:paraId="2A567F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35993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E7E568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FCA25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4909A8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shd w:val="clear" w:color="auto" w:fill="auto"/>
          </w:tcPr>
          <w:p w14:paraId="128966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C353E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1BC3E3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BA96D84" w14:textId="77777777" w:rsidTr="004D0294">
        <w:trPr>
          <w:trHeight w:val="254"/>
        </w:trPr>
        <w:tc>
          <w:tcPr>
            <w:tcW w:w="617" w:type="dxa"/>
            <w:vMerge w:val="restart"/>
          </w:tcPr>
          <w:p w14:paraId="1B2322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p>
        </w:tc>
        <w:tc>
          <w:tcPr>
            <w:tcW w:w="1650" w:type="dxa"/>
            <w:vMerge w:val="restart"/>
          </w:tcPr>
          <w:p w14:paraId="2DF1B3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מגרשים</w:t>
            </w:r>
          </w:p>
        </w:tc>
        <w:tc>
          <w:tcPr>
            <w:tcW w:w="992" w:type="dxa"/>
            <w:vMerge w:val="restart"/>
          </w:tcPr>
          <w:p w14:paraId="2C84B5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6.1, 6.2</w:t>
            </w:r>
          </w:p>
        </w:tc>
        <w:tc>
          <w:tcPr>
            <w:tcW w:w="2268" w:type="dxa"/>
            <w:gridSpan w:val="2"/>
          </w:tcPr>
          <w:p w14:paraId="7A2B28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64BBC4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279E4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943087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45C0821" w14:textId="77777777" w:rsidTr="004D0294">
        <w:trPr>
          <w:trHeight w:hRule="exact" w:val="849"/>
        </w:trPr>
        <w:tc>
          <w:tcPr>
            <w:tcW w:w="617" w:type="dxa"/>
            <w:vMerge/>
          </w:tcPr>
          <w:p w14:paraId="3DDB2D1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C5D47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17CE3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F27A4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5EDD06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05EA30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9A259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0C3E92F" w14:textId="77777777" w:rsidTr="004D0294">
        <w:trPr>
          <w:trHeight w:hRule="exact" w:val="483"/>
        </w:trPr>
        <w:tc>
          <w:tcPr>
            <w:tcW w:w="617" w:type="dxa"/>
            <w:vMerge/>
          </w:tcPr>
          <w:p w14:paraId="69B0C1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CEC66C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43078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29DD2A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5BA653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6CE62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6ADB3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23882FF" w14:textId="77777777" w:rsidTr="004D0294">
        <w:trPr>
          <w:trHeight w:hRule="exact" w:val="717"/>
        </w:trPr>
        <w:tc>
          <w:tcPr>
            <w:tcW w:w="617" w:type="dxa"/>
            <w:vMerge/>
          </w:tcPr>
          <w:p w14:paraId="06D59E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C4063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D2FD2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EB9C6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07F3736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19FEB5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F148B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F627CC5" w14:textId="77777777" w:rsidTr="004D0294">
        <w:trPr>
          <w:trHeight w:hRule="exact" w:val="561"/>
        </w:trPr>
        <w:tc>
          <w:tcPr>
            <w:tcW w:w="617" w:type="dxa"/>
            <w:vMerge/>
          </w:tcPr>
          <w:p w14:paraId="6D062DC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1170D8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C6EAC9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CE0E2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2A5265D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61AB6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9EACA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720DCCF" w14:textId="77777777" w:rsidTr="004D0294">
        <w:trPr>
          <w:trHeight w:hRule="exact" w:val="738"/>
        </w:trPr>
        <w:tc>
          <w:tcPr>
            <w:tcW w:w="617" w:type="dxa"/>
            <w:vMerge/>
          </w:tcPr>
          <w:p w14:paraId="00597EB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45FE5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DE741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BBCE1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781891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188829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D07966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685B7CA" w14:textId="77777777" w:rsidTr="004D0294">
        <w:trPr>
          <w:trHeight w:hRule="exact" w:val="566"/>
        </w:trPr>
        <w:tc>
          <w:tcPr>
            <w:tcW w:w="617" w:type="dxa"/>
            <w:vMerge/>
          </w:tcPr>
          <w:p w14:paraId="02C3B5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90F75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127656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F6B3EF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005C97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7B1F76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11E7D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9C85C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37589AB" w14:textId="77777777" w:rsidTr="004D0294">
        <w:trPr>
          <w:trHeight w:hRule="exact" w:val="738"/>
        </w:trPr>
        <w:tc>
          <w:tcPr>
            <w:tcW w:w="617" w:type="dxa"/>
            <w:vMerge/>
          </w:tcPr>
          <w:p w14:paraId="32E8AC9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332FE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660B4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701E56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1ECBD7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D142D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A11AF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0E41B5A" w14:textId="77777777" w:rsidTr="004D0294">
        <w:trPr>
          <w:trHeight w:val="162"/>
        </w:trPr>
        <w:tc>
          <w:tcPr>
            <w:tcW w:w="617" w:type="dxa"/>
            <w:vMerge w:val="restart"/>
          </w:tcPr>
          <w:p w14:paraId="7F2F60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p>
        </w:tc>
        <w:tc>
          <w:tcPr>
            <w:tcW w:w="1650" w:type="dxa"/>
            <w:vMerge w:val="restart"/>
          </w:tcPr>
          <w:p w14:paraId="578E5B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חוזר שלם</w:t>
            </w:r>
          </w:p>
        </w:tc>
        <w:tc>
          <w:tcPr>
            <w:tcW w:w="992" w:type="dxa"/>
            <w:vMerge w:val="restart"/>
          </w:tcPr>
          <w:p w14:paraId="0B58AB7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p>
        </w:tc>
        <w:tc>
          <w:tcPr>
            <w:tcW w:w="2268" w:type="dxa"/>
            <w:gridSpan w:val="2"/>
          </w:tcPr>
          <w:p w14:paraId="63B5F0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55D878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C9884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218EA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2F5E99F" w14:textId="77777777" w:rsidTr="004D0294">
        <w:trPr>
          <w:trHeight w:val="162"/>
        </w:trPr>
        <w:tc>
          <w:tcPr>
            <w:tcW w:w="617" w:type="dxa"/>
            <w:vMerge/>
          </w:tcPr>
          <w:p w14:paraId="49FA01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70CA9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BC298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371D92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51A455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87E7E3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7BDAF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D76FC82" w14:textId="77777777" w:rsidTr="004D0294">
        <w:trPr>
          <w:trHeight w:val="555"/>
        </w:trPr>
        <w:tc>
          <w:tcPr>
            <w:tcW w:w="617" w:type="dxa"/>
            <w:vMerge/>
          </w:tcPr>
          <w:p w14:paraId="0F1073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522F73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97372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CEDC10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5812814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8F778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8E17CA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9481819" w14:textId="77777777" w:rsidTr="004D0294">
        <w:trPr>
          <w:trHeight w:val="555"/>
        </w:trPr>
        <w:tc>
          <w:tcPr>
            <w:tcW w:w="617" w:type="dxa"/>
            <w:vMerge/>
          </w:tcPr>
          <w:p w14:paraId="08C207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69859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DA3D0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08479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3542944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640497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B4ECE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E392191" w14:textId="77777777" w:rsidTr="004D0294">
        <w:trPr>
          <w:trHeight w:val="552"/>
        </w:trPr>
        <w:tc>
          <w:tcPr>
            <w:tcW w:w="617" w:type="dxa"/>
            <w:vMerge/>
          </w:tcPr>
          <w:p w14:paraId="7DD12D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CD8FB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B45BD7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D83510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01C96E7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79F7F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CF215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5CF2B16" w14:textId="77777777" w:rsidTr="004D0294">
        <w:trPr>
          <w:trHeight w:val="117"/>
        </w:trPr>
        <w:tc>
          <w:tcPr>
            <w:tcW w:w="617" w:type="dxa"/>
            <w:vMerge/>
          </w:tcPr>
          <w:p w14:paraId="50C9A8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3417FB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2CCC2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452803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4C0D718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AC947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6B76C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265AC32" w14:textId="77777777" w:rsidTr="004D0294">
        <w:trPr>
          <w:trHeight w:hRule="exact" w:val="498"/>
        </w:trPr>
        <w:tc>
          <w:tcPr>
            <w:tcW w:w="617" w:type="dxa"/>
            <w:vMerge/>
          </w:tcPr>
          <w:p w14:paraId="07B4D99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00C2D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E2FEC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F9D43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4F43BC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74AEFF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8843B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3F829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6EA8738" w14:textId="77777777" w:rsidTr="004D0294">
        <w:trPr>
          <w:trHeight w:hRule="exact" w:val="841"/>
        </w:trPr>
        <w:tc>
          <w:tcPr>
            <w:tcW w:w="617" w:type="dxa"/>
            <w:vMerge/>
          </w:tcPr>
          <w:p w14:paraId="718BDC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848E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15001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5448D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61E938E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B3848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94B40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DE52257" w14:textId="77777777" w:rsidTr="004D0294">
        <w:trPr>
          <w:trHeight w:val="162"/>
        </w:trPr>
        <w:tc>
          <w:tcPr>
            <w:tcW w:w="617" w:type="dxa"/>
            <w:vMerge w:val="restart"/>
          </w:tcPr>
          <w:p w14:paraId="4E524D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p>
        </w:tc>
        <w:tc>
          <w:tcPr>
            <w:tcW w:w="1650" w:type="dxa"/>
            <w:vMerge w:val="restart"/>
          </w:tcPr>
          <w:p w14:paraId="4660FB2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חידוש סימון חלקי</w:t>
            </w:r>
          </w:p>
        </w:tc>
        <w:tc>
          <w:tcPr>
            <w:tcW w:w="992" w:type="dxa"/>
            <w:vMerge w:val="restart"/>
          </w:tcPr>
          <w:p w14:paraId="118FCE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p>
        </w:tc>
        <w:tc>
          <w:tcPr>
            <w:tcW w:w="2268" w:type="dxa"/>
            <w:gridSpan w:val="2"/>
          </w:tcPr>
          <w:p w14:paraId="54E65BD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245EDEE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6998DB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BDFA5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912B7E1" w14:textId="77777777" w:rsidTr="004D0294">
        <w:trPr>
          <w:trHeight w:val="411"/>
        </w:trPr>
        <w:tc>
          <w:tcPr>
            <w:tcW w:w="617" w:type="dxa"/>
            <w:vMerge/>
          </w:tcPr>
          <w:p w14:paraId="1A633AA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BCEB4D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3FDA7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50CE75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שיסומןבמקביל לנ"ל </w:t>
            </w:r>
          </w:p>
        </w:tc>
        <w:tc>
          <w:tcPr>
            <w:tcW w:w="709" w:type="dxa"/>
            <w:shd w:val="clear" w:color="auto" w:fill="auto"/>
          </w:tcPr>
          <w:p w14:paraId="3B1336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B12C3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9F14C8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E18B3D7" w14:textId="77777777" w:rsidTr="004D0294">
        <w:trPr>
          <w:trHeight w:hRule="exact" w:val="455"/>
        </w:trPr>
        <w:tc>
          <w:tcPr>
            <w:tcW w:w="617" w:type="dxa"/>
            <w:vMerge/>
          </w:tcPr>
          <w:p w14:paraId="6E2519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05D248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04FE7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47C6E4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349E71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D7DDC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08735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B8E59E2" w14:textId="77777777" w:rsidTr="004D0294">
        <w:trPr>
          <w:trHeight w:hRule="exact" w:val="735"/>
        </w:trPr>
        <w:tc>
          <w:tcPr>
            <w:tcW w:w="617" w:type="dxa"/>
            <w:vMerge/>
          </w:tcPr>
          <w:p w14:paraId="14B82F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911661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B863F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83710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5377C9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57595C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B000A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6DFB9B7" w14:textId="77777777" w:rsidTr="004D0294">
        <w:trPr>
          <w:trHeight w:hRule="exact" w:val="583"/>
        </w:trPr>
        <w:tc>
          <w:tcPr>
            <w:tcW w:w="617" w:type="dxa"/>
            <w:vMerge/>
          </w:tcPr>
          <w:p w14:paraId="2F1AFF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9D261F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705D6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5FCA0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17AAC58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D67EC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6EC009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3B23899" w14:textId="77777777" w:rsidTr="004D0294">
        <w:trPr>
          <w:trHeight w:hRule="exact" w:val="846"/>
        </w:trPr>
        <w:tc>
          <w:tcPr>
            <w:tcW w:w="617" w:type="dxa"/>
            <w:vMerge/>
          </w:tcPr>
          <w:p w14:paraId="4FE4439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3012A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CF2B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CC89D5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474927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C6E5D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1123CC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149676A" w14:textId="77777777" w:rsidTr="004D0294">
        <w:trPr>
          <w:trHeight w:hRule="exact" w:val="573"/>
        </w:trPr>
        <w:tc>
          <w:tcPr>
            <w:tcW w:w="617" w:type="dxa"/>
            <w:vMerge/>
          </w:tcPr>
          <w:p w14:paraId="6731EF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1C5364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5C078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3D4A78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502C9A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5A3BFC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A60D2A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F7E09C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3E7E766" w14:textId="77777777" w:rsidTr="004D0294">
        <w:trPr>
          <w:trHeight w:hRule="exact" w:val="850"/>
        </w:trPr>
        <w:tc>
          <w:tcPr>
            <w:tcW w:w="617" w:type="dxa"/>
            <w:vMerge/>
          </w:tcPr>
          <w:p w14:paraId="181124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4BD976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866167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F78E1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3B6DA2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80BDB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9F3AA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168CF06" w14:textId="77777777" w:rsidTr="004D0294">
        <w:trPr>
          <w:trHeight w:val="81"/>
        </w:trPr>
        <w:tc>
          <w:tcPr>
            <w:tcW w:w="617" w:type="dxa"/>
            <w:vMerge w:val="restart"/>
          </w:tcPr>
          <w:p w14:paraId="42A4F6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1.8</w:t>
            </w:r>
          </w:p>
        </w:tc>
        <w:tc>
          <w:tcPr>
            <w:tcW w:w="1650" w:type="dxa"/>
            <w:vMerge w:val="restart"/>
          </w:tcPr>
          <w:p w14:paraId="4D8684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מפות לצרכי רישום</w:t>
            </w:r>
          </w:p>
        </w:tc>
        <w:tc>
          <w:tcPr>
            <w:tcW w:w="992" w:type="dxa"/>
            <w:vMerge w:val="restart"/>
          </w:tcPr>
          <w:p w14:paraId="3C9ED1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p>
        </w:tc>
        <w:tc>
          <w:tcPr>
            <w:tcW w:w="992" w:type="dxa"/>
            <w:vMerge w:val="restart"/>
          </w:tcPr>
          <w:p w14:paraId="33CD690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מגרשים</w:t>
            </w:r>
          </w:p>
          <w:p w14:paraId="6A41F1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EC9679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F9742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tcPr>
          <w:p w14:paraId="38EA88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Pr>
          <w:p w14:paraId="1885F1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Pr>
          <w:p w14:paraId="658319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CF4D485" w14:textId="77777777" w:rsidTr="004D0294">
        <w:trPr>
          <w:trHeight w:val="360"/>
        </w:trPr>
        <w:tc>
          <w:tcPr>
            <w:tcW w:w="617" w:type="dxa"/>
            <w:vMerge/>
          </w:tcPr>
          <w:p w14:paraId="5CDAFB8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7F189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84114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3B103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58E7F1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55173F5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7E5A8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07469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1D6DD54" w14:textId="77777777" w:rsidTr="004D0294">
        <w:trPr>
          <w:trHeight w:val="402"/>
        </w:trPr>
        <w:tc>
          <w:tcPr>
            <w:tcW w:w="617" w:type="dxa"/>
            <w:vMerge/>
          </w:tcPr>
          <w:p w14:paraId="6789C9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C168F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89D61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48B0628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31BFAD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מגרשים</w:t>
            </w:r>
          </w:p>
        </w:tc>
        <w:tc>
          <w:tcPr>
            <w:tcW w:w="1276" w:type="dxa"/>
          </w:tcPr>
          <w:p w14:paraId="2178A1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2BDD1D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CC3FE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5F8B8C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34ECB7E" w14:textId="77777777" w:rsidTr="004D0294">
        <w:trPr>
          <w:trHeight w:hRule="exact" w:val="499"/>
        </w:trPr>
        <w:tc>
          <w:tcPr>
            <w:tcW w:w="617" w:type="dxa"/>
            <w:vMerge/>
          </w:tcPr>
          <w:p w14:paraId="7AF5AA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D9003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8F0B6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592A96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67A4E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1D2097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65372F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A6D04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64DB930" w14:textId="77777777" w:rsidTr="004D0294">
        <w:trPr>
          <w:trHeight w:val="344"/>
        </w:trPr>
        <w:tc>
          <w:tcPr>
            <w:tcW w:w="617" w:type="dxa"/>
            <w:vMerge/>
          </w:tcPr>
          <w:p w14:paraId="10E1861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6E176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29C04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366237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0FF4B5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w:t>
            </w:r>
          </w:p>
          <w:p w14:paraId="0CF9D80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67E1E1A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5F9AC4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F78B2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45B86C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71F0859" w14:textId="77777777" w:rsidTr="004D0294">
        <w:trPr>
          <w:trHeight w:hRule="exact" w:val="531"/>
        </w:trPr>
        <w:tc>
          <w:tcPr>
            <w:tcW w:w="617" w:type="dxa"/>
            <w:vMerge/>
          </w:tcPr>
          <w:p w14:paraId="0EC631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471EE6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1D49AB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4407D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928FB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444340C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31999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828FA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B5AE74A" w14:textId="77777777" w:rsidTr="004D0294">
        <w:trPr>
          <w:trHeight w:val="344"/>
        </w:trPr>
        <w:tc>
          <w:tcPr>
            <w:tcW w:w="617" w:type="dxa"/>
            <w:vMerge/>
          </w:tcPr>
          <w:p w14:paraId="4C8FFD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B0B2F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718D3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5E821D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0AA741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w:t>
            </w:r>
          </w:p>
        </w:tc>
        <w:tc>
          <w:tcPr>
            <w:tcW w:w="1276" w:type="dxa"/>
          </w:tcPr>
          <w:p w14:paraId="6634E9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16F1AE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0B9A5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CFC05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70221E2" w14:textId="77777777" w:rsidTr="004D0294">
        <w:trPr>
          <w:trHeight w:hRule="exact" w:val="457"/>
        </w:trPr>
        <w:tc>
          <w:tcPr>
            <w:tcW w:w="617" w:type="dxa"/>
            <w:vMerge/>
          </w:tcPr>
          <w:p w14:paraId="1967EF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36777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35860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0826E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6D3E6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4A4DFD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D00A3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C8D625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9C4D501" w14:textId="77777777" w:rsidTr="004D0294">
        <w:trPr>
          <w:trHeight w:val="344"/>
        </w:trPr>
        <w:tc>
          <w:tcPr>
            <w:tcW w:w="617" w:type="dxa"/>
            <w:vMerge/>
          </w:tcPr>
          <w:p w14:paraId="17DAAE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B56BEF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9E9E7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6D5189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C226F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100 עד 200 דונם </w:t>
            </w:r>
          </w:p>
        </w:tc>
        <w:tc>
          <w:tcPr>
            <w:tcW w:w="1276" w:type="dxa"/>
          </w:tcPr>
          <w:p w14:paraId="002AAB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000735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FA7CC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34BB0A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DE5AA91" w14:textId="77777777" w:rsidTr="004D0294">
        <w:trPr>
          <w:trHeight w:hRule="exact" w:val="487"/>
        </w:trPr>
        <w:tc>
          <w:tcPr>
            <w:tcW w:w="617" w:type="dxa"/>
            <w:vMerge/>
          </w:tcPr>
          <w:p w14:paraId="2F2C552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2CB0E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2F3AA4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8D950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740423B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5DDC0E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E19ED8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3BA51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80CBEFB" w14:textId="77777777" w:rsidTr="004D0294">
        <w:trPr>
          <w:trHeight w:val="344"/>
        </w:trPr>
        <w:tc>
          <w:tcPr>
            <w:tcW w:w="617" w:type="dxa"/>
            <w:vMerge/>
          </w:tcPr>
          <w:p w14:paraId="2ECD62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85162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53E5AB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442A1D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EB02D9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200 עד </w:t>
            </w:r>
          </w:p>
          <w:p w14:paraId="67D296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מגרשים </w:t>
            </w:r>
          </w:p>
        </w:tc>
        <w:tc>
          <w:tcPr>
            <w:tcW w:w="1276" w:type="dxa"/>
          </w:tcPr>
          <w:p w14:paraId="14F614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3F761C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137DE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75F24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AAF682D" w14:textId="77777777" w:rsidTr="004D0294">
        <w:trPr>
          <w:trHeight w:hRule="exact" w:val="515"/>
        </w:trPr>
        <w:tc>
          <w:tcPr>
            <w:tcW w:w="617" w:type="dxa"/>
            <w:vMerge/>
          </w:tcPr>
          <w:p w14:paraId="0C07672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30CC69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2C5C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CE5E1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1A0922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6B8ACA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698D0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F8775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3D39330" w14:textId="77777777" w:rsidTr="004D0294">
        <w:trPr>
          <w:trHeight w:val="553"/>
        </w:trPr>
        <w:tc>
          <w:tcPr>
            <w:tcW w:w="617" w:type="dxa"/>
            <w:vMerge/>
          </w:tcPr>
          <w:p w14:paraId="763C611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56561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5C79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7FAA1E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3C69121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25E804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510CFD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A61EC1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9AC58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6475320" w14:textId="77777777" w:rsidTr="004D0294">
        <w:trPr>
          <w:trHeight w:hRule="exact" w:val="466"/>
        </w:trPr>
        <w:tc>
          <w:tcPr>
            <w:tcW w:w="617" w:type="dxa"/>
            <w:vMerge/>
          </w:tcPr>
          <w:p w14:paraId="66C248D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67146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2BCF4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5ECAED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3FCF09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19A7747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82C441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53BE83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B1F407C" w14:textId="77777777" w:rsidTr="004D0294">
        <w:trPr>
          <w:trHeight w:hRule="exact" w:val="408"/>
        </w:trPr>
        <w:tc>
          <w:tcPr>
            <w:tcW w:w="617" w:type="dxa"/>
            <w:vMerge w:val="restart"/>
          </w:tcPr>
          <w:p w14:paraId="394CDC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1.9</w:t>
            </w:r>
          </w:p>
        </w:tc>
        <w:tc>
          <w:tcPr>
            <w:tcW w:w="1650" w:type="dxa"/>
            <w:vMerge w:val="restart"/>
          </w:tcPr>
          <w:p w14:paraId="54BC86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תשריטים לבתים משותפים ולחוזי חכירה</w:t>
            </w:r>
          </w:p>
        </w:tc>
        <w:tc>
          <w:tcPr>
            <w:tcW w:w="992" w:type="dxa"/>
            <w:vMerge w:val="restart"/>
          </w:tcPr>
          <w:p w14:paraId="5F8DB3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p>
        </w:tc>
        <w:tc>
          <w:tcPr>
            <w:tcW w:w="2268" w:type="dxa"/>
            <w:gridSpan w:val="2"/>
            <w:tcBorders>
              <w:bottom w:val="single" w:sz="4" w:space="0" w:color="auto"/>
            </w:tcBorders>
          </w:tcPr>
          <w:p w14:paraId="5A2F2D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5F01AB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5E2D59D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0CDD916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1175C7F" w14:textId="77777777" w:rsidTr="004D0294">
        <w:trPr>
          <w:trHeight w:hRule="exact" w:val="426"/>
        </w:trPr>
        <w:tc>
          <w:tcPr>
            <w:tcW w:w="617" w:type="dxa"/>
            <w:vMerge/>
          </w:tcPr>
          <w:p w14:paraId="68F98D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8B225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5668EF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single" w:sz="4" w:space="0" w:color="auto"/>
            </w:tcBorders>
          </w:tcPr>
          <w:p w14:paraId="7A87F3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single" w:sz="4" w:space="0" w:color="auto"/>
            </w:tcBorders>
            <w:shd w:val="clear" w:color="auto" w:fill="auto"/>
          </w:tcPr>
          <w:p w14:paraId="4C915D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top w:val="single" w:sz="4" w:space="0" w:color="auto"/>
            </w:tcBorders>
            <w:shd w:val="clear" w:color="auto" w:fill="auto"/>
          </w:tcPr>
          <w:p w14:paraId="7FAF9D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single" w:sz="4" w:space="0" w:color="auto"/>
            </w:tcBorders>
            <w:shd w:val="clear" w:color="auto" w:fill="auto"/>
          </w:tcPr>
          <w:p w14:paraId="0F4A512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00A8964" w14:textId="77777777" w:rsidTr="004D0294">
        <w:trPr>
          <w:trHeight w:hRule="exact" w:val="415"/>
        </w:trPr>
        <w:tc>
          <w:tcPr>
            <w:tcW w:w="617" w:type="dxa"/>
            <w:vMerge/>
          </w:tcPr>
          <w:p w14:paraId="684431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B1D93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8A818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bottom w:val="single" w:sz="4" w:space="0" w:color="auto"/>
            </w:tcBorders>
          </w:tcPr>
          <w:p w14:paraId="43B773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6FD3A8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25FD1E7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7A86CA4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536E802" w14:textId="77777777" w:rsidTr="004D0294">
        <w:trPr>
          <w:trHeight w:hRule="exact" w:val="699"/>
        </w:trPr>
        <w:tc>
          <w:tcPr>
            <w:tcW w:w="617" w:type="dxa"/>
            <w:tcBorders>
              <w:top w:val="nil"/>
            </w:tcBorders>
          </w:tcPr>
          <w:p w14:paraId="4F4590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sz w:val="24"/>
                <w:szCs w:val="24"/>
                <w:rtl/>
                <w:lang w:eastAsia="he-IL"/>
              </w:rPr>
              <w:t>1.10</w:t>
            </w:r>
          </w:p>
        </w:tc>
        <w:tc>
          <w:tcPr>
            <w:tcW w:w="1650" w:type="dxa"/>
            <w:tcBorders>
              <w:top w:val="nil"/>
            </w:tcBorders>
          </w:tcPr>
          <w:p w14:paraId="3AC0A4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מסירת מידע</w:t>
            </w:r>
          </w:p>
        </w:tc>
        <w:tc>
          <w:tcPr>
            <w:tcW w:w="992" w:type="dxa"/>
            <w:tcBorders>
              <w:top w:val="nil"/>
            </w:tcBorders>
          </w:tcPr>
          <w:p w14:paraId="0B8390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6.5</w:t>
            </w:r>
          </w:p>
        </w:tc>
        <w:tc>
          <w:tcPr>
            <w:tcW w:w="2268" w:type="dxa"/>
            <w:gridSpan w:val="2"/>
            <w:tcBorders>
              <w:top w:val="nil"/>
            </w:tcBorders>
          </w:tcPr>
          <w:p w14:paraId="5146BE3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709" w:type="dxa"/>
            <w:tcBorders>
              <w:top w:val="nil"/>
            </w:tcBorders>
          </w:tcPr>
          <w:p w14:paraId="21FD24A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851" w:type="dxa"/>
            <w:tcBorders>
              <w:top w:val="nil"/>
            </w:tcBorders>
          </w:tcPr>
          <w:p w14:paraId="07748D4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1135" w:type="dxa"/>
            <w:tcBorders>
              <w:top w:val="nil"/>
            </w:tcBorders>
          </w:tcPr>
          <w:p w14:paraId="1D5D09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כלול בסעיפים האחרים</w:t>
            </w:r>
          </w:p>
        </w:tc>
      </w:tr>
    </w:tbl>
    <w:p w14:paraId="766F5F94"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9B29C37"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41FAFB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EA5C3A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עבור עבודות נוספות</w:t>
      </w:r>
      <w:r w:rsidRPr="0070217D">
        <w:rPr>
          <w:rFonts w:ascii="Times New Roman" w:eastAsia="Times New Roman" w:hAnsi="Times New Roman" w:cs="David" w:hint="cs"/>
          <w:sz w:val="24"/>
          <w:szCs w:val="24"/>
          <w:rtl/>
          <w:lang w:eastAsia="he-IL"/>
        </w:rPr>
        <w:t xml:space="preserve"> שאינן מפורטות ו/או נדרשות בשירותים המפורטים בסעיף 1 לעיל,</w:t>
      </w:r>
      <w:r w:rsidRPr="0070217D">
        <w:rPr>
          <w:rFonts w:ascii="Times New Roman" w:eastAsia="Times New Roman" w:hAnsi="Times New Roman" w:cs="David"/>
          <w:sz w:val="24"/>
          <w:szCs w:val="24"/>
          <w:rtl/>
          <w:lang w:eastAsia="he-IL"/>
        </w:rPr>
        <w:t xml:space="preserve"> ישולם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p>
    <w:p w14:paraId="084E7C1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כדלקמן:</w:t>
      </w:r>
      <w:r w:rsidRPr="0070217D">
        <w:rPr>
          <w:rFonts w:ascii="Times New Roman" w:eastAsia="Times New Roman" w:hAnsi="Times New Roman" w:cs="David"/>
          <w:sz w:val="24"/>
          <w:szCs w:val="24"/>
          <w:rtl/>
          <w:lang w:eastAsia="he-IL"/>
        </w:rPr>
        <w:t xml:space="preserve"> </w:t>
      </w:r>
    </w:p>
    <w:p w14:paraId="45FA285C"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        </w:t>
      </w:r>
    </w:p>
    <w:tbl>
      <w:tblPr>
        <w:bidiVisual/>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8"/>
        <w:gridCol w:w="3001"/>
        <w:gridCol w:w="2362"/>
      </w:tblGrid>
      <w:tr w:rsidR="0070217D" w:rsidRPr="0070217D" w14:paraId="3490043E" w14:textId="77777777" w:rsidTr="004D0294">
        <w:trPr>
          <w:trHeight w:val="432"/>
        </w:trPr>
        <w:tc>
          <w:tcPr>
            <w:tcW w:w="2858" w:type="dxa"/>
          </w:tcPr>
          <w:p w14:paraId="28EB344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3001" w:type="dxa"/>
          </w:tcPr>
          <w:p w14:paraId="62406B7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יח'</w:t>
            </w:r>
          </w:p>
        </w:tc>
        <w:tc>
          <w:tcPr>
            <w:tcW w:w="2362" w:type="dxa"/>
          </w:tcPr>
          <w:p w14:paraId="5C689E5C"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r>
      <w:tr w:rsidR="0070217D" w:rsidRPr="0070217D" w14:paraId="536D75AC" w14:textId="77777777" w:rsidTr="004D0294">
        <w:trPr>
          <w:trHeight w:val="432"/>
        </w:trPr>
        <w:tc>
          <w:tcPr>
            <w:tcW w:w="2858" w:type="dxa"/>
          </w:tcPr>
          <w:p w14:paraId="13FF89A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lastRenderedPageBreak/>
              <w:t>קב</w:t>
            </w:r>
            <w:r w:rsidRPr="0070217D">
              <w:rPr>
                <w:rFonts w:ascii="Times New Roman" w:eastAsia="Times New Roman" w:hAnsi="Times New Roman" w:cs="David" w:hint="cs"/>
                <w:sz w:val="24"/>
                <w:szCs w:val="24"/>
                <w:rtl/>
                <w:lang w:eastAsia="he-IL"/>
              </w:rPr>
              <w:t xml:space="preserve">וצת </w:t>
            </w:r>
            <w:r w:rsidRPr="0070217D">
              <w:rPr>
                <w:rFonts w:ascii="Times New Roman" w:eastAsia="Times New Roman" w:hAnsi="Times New Roman" w:cs="David"/>
                <w:sz w:val="24"/>
                <w:szCs w:val="24"/>
                <w:rtl/>
                <w:lang w:eastAsia="he-IL"/>
              </w:rPr>
              <w:t>עבודה</w:t>
            </w:r>
            <w:r w:rsidRPr="0070217D">
              <w:rPr>
                <w:rFonts w:ascii="Times New Roman" w:eastAsia="Times New Roman" w:hAnsi="Times New Roman" w:cs="David" w:hint="cs"/>
                <w:sz w:val="24"/>
                <w:szCs w:val="24"/>
                <w:rtl/>
                <w:lang w:eastAsia="he-IL"/>
              </w:rPr>
              <w:t xml:space="preserve"> (מודד וצוות עד שלושה עוזרים)</w:t>
            </w:r>
          </w:p>
        </w:tc>
        <w:tc>
          <w:tcPr>
            <w:tcW w:w="3001" w:type="dxa"/>
          </w:tcPr>
          <w:p w14:paraId="4D5192CE"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4D79C45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96BFB1A" w14:textId="77777777" w:rsidTr="004D0294">
        <w:trPr>
          <w:trHeight w:val="432"/>
        </w:trPr>
        <w:tc>
          <w:tcPr>
            <w:tcW w:w="2858" w:type="dxa"/>
          </w:tcPr>
          <w:p w14:paraId="2948394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עבודת משרד</w:t>
            </w:r>
          </w:p>
        </w:tc>
        <w:tc>
          <w:tcPr>
            <w:tcW w:w="3001" w:type="dxa"/>
          </w:tcPr>
          <w:p w14:paraId="52CB1570"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ש"ע</w:t>
            </w:r>
          </w:p>
        </w:tc>
        <w:tc>
          <w:tcPr>
            <w:tcW w:w="2362" w:type="dxa"/>
          </w:tcPr>
          <w:p w14:paraId="54025B0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5821780" w14:textId="77777777" w:rsidTr="004D0294">
        <w:trPr>
          <w:trHeight w:val="432"/>
        </w:trPr>
        <w:tc>
          <w:tcPr>
            <w:tcW w:w="2858" w:type="dxa"/>
          </w:tcPr>
          <w:p w14:paraId="3E8D1E8A"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עבודה של צוות בשטח</w:t>
            </w:r>
          </w:p>
        </w:tc>
        <w:tc>
          <w:tcPr>
            <w:tcW w:w="3001" w:type="dxa"/>
          </w:tcPr>
          <w:p w14:paraId="46D964FB"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1D03CAA7"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bl>
    <w:p w14:paraId="5ACC512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B5151B4"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9B843C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D0C032E" w14:textId="77777777" w:rsidR="007D1C5D" w:rsidRPr="00DE118F" w:rsidRDefault="0070217D" w:rsidP="007D1C5D">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הסכומים המפורטים בסעיפים 1, 2 לעיל יהיו צמודים ל</w:t>
      </w:r>
      <w:r w:rsidR="007D1C5D" w:rsidRPr="007D1C5D">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9FB40F21841F43E5B7B6341B8FDA85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 w:author="Kook Sec" w:date="2020-09-03T11:45:00Z">
            <w:r w:rsidR="00AF3A54">
              <w:rPr>
                <w:rFonts w:ascii="Times New Roman" w:eastAsia="Times New Roman" w:hAnsi="Times New Roman" w:cs="David" w:hint="cs"/>
                <w:color w:val="008000"/>
                <w:sz w:val="24"/>
                <w:szCs w:val="24"/>
                <w:rtl/>
              </w:rPr>
              <w:t>מדד המחירים לצרכן</w:t>
            </w:r>
          </w:ins>
        </w:sdtContent>
      </w:sdt>
      <w:r w:rsidR="007D1C5D"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CF5E83902EB4D6A834FEC59E4205B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D1C5D" w:rsidRPr="00DE118F">
            <w:rPr>
              <w:color w:val="00B0F0"/>
              <w:rtl/>
            </w:rPr>
            <w:t>[מדד בגין/ידוע - כותרת]</w:t>
          </w:r>
        </w:sdtContent>
      </w:sdt>
      <w:r w:rsidR="007D1C5D"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3AC9A12A106E41C0A369DA29E52BE4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1-17T00:00:00Z">
            <w:dateFormat w:val="dd/MM/yyyy"/>
            <w:lid w:val="he-IL"/>
            <w:storeMappedDataAs w:val="dateTime"/>
            <w:calendar w:val="gregorian"/>
          </w:date>
        </w:sdtPr>
        <w:sdtEndPr/>
        <w:sdtContent>
          <w:ins w:id="14" w:author="Kook Sec" w:date="2020-09-03T11:45:00Z">
            <w:r w:rsidR="00AF3A54">
              <w:rPr>
                <w:rFonts w:ascii="Times New Roman" w:eastAsia="Times New Roman" w:hAnsi="Times New Roman" w:cs="David" w:hint="cs"/>
                <w:color w:val="008000"/>
                <w:sz w:val="24"/>
                <w:szCs w:val="24"/>
                <w:rtl/>
              </w:rPr>
              <w:t>‏17/01/2019</w:t>
            </w:r>
          </w:ins>
        </w:sdtContent>
      </w:sdt>
      <w:r w:rsidR="007D1C5D"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05308E9568A04B228586E6FA6608CA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D1C5D" w:rsidRPr="00DE118F">
            <w:rPr>
              <w:color w:val="00B0F0"/>
              <w:rtl/>
            </w:rPr>
            <w:t>[נקודות מדד]</w:t>
          </w:r>
        </w:sdtContent>
      </w:sdt>
      <w:r w:rsidR="007D1C5D" w:rsidRPr="00DE118F">
        <w:rPr>
          <w:rFonts w:ascii="Times New Roman" w:eastAsia="Times New Roman" w:hAnsi="Times New Roman" w:cs="David" w:hint="cs"/>
          <w:sz w:val="24"/>
          <w:szCs w:val="24"/>
          <w:rtl/>
        </w:rPr>
        <w:t xml:space="preserve"> נקודות) </w:t>
      </w:r>
      <w:r w:rsidR="007D1C5D" w:rsidRPr="00DE118F">
        <w:rPr>
          <w:rFonts w:ascii="Times New Roman" w:eastAsia="Times New Roman" w:hAnsi="Times New Roman" w:cs="David" w:hint="cs"/>
          <w:sz w:val="24"/>
          <w:szCs w:val="24"/>
          <w:rtl/>
          <w:lang w:eastAsia="he-IL"/>
        </w:rPr>
        <w:t xml:space="preserve"> עד למדד הידוע ביום הגשת כל חשבון.</w:t>
      </w:r>
    </w:p>
    <w:p w14:paraId="70E2BACC" w14:textId="77777777" w:rsidR="0070217D" w:rsidRPr="0070217D" w:rsidRDefault="0070217D" w:rsidP="007D1C5D">
      <w:pPr>
        <w:autoSpaceDE w:val="0"/>
        <w:autoSpaceDN w:val="0"/>
        <w:spacing w:before="0" w:beforeAutospacing="0" w:after="0" w:afterAutospacing="0" w:line="240" w:lineRule="auto"/>
        <w:ind w:left="760" w:hanging="760"/>
        <w:jc w:val="both"/>
        <w:rPr>
          <w:rFonts w:ascii="Times New Roman" w:eastAsia="Times New Roman" w:hAnsi="Times New Roman" w:cs="David"/>
          <w:sz w:val="24"/>
          <w:szCs w:val="24"/>
          <w:rtl/>
          <w:lang w:eastAsia="he-IL"/>
        </w:rPr>
      </w:pPr>
    </w:p>
    <w:p w14:paraId="4525221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למען הסר ספק</w:t>
      </w:r>
      <w:r w:rsidRPr="0070217D">
        <w:rPr>
          <w:rFonts w:ascii="Times New Roman" w:eastAsia="Times New Roman" w:hAnsi="Times New Roman" w:cs="David"/>
          <w:sz w:val="24"/>
          <w:szCs w:val="24"/>
          <w:rtl/>
          <w:lang w:eastAsia="he-IL"/>
        </w:rPr>
        <w:t>:</w:t>
      </w:r>
    </w:p>
    <w:p w14:paraId="3C98A6B1" w14:textId="77777777"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sz w:val="24"/>
          <w:szCs w:val="24"/>
          <w:rtl/>
          <w:lang w:eastAsia="he-IL"/>
        </w:rPr>
        <w:tab/>
        <w:t>שכר 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ישולם אך ורק עבור</w:t>
      </w:r>
      <w:r w:rsidRPr="0070217D">
        <w:rPr>
          <w:rFonts w:ascii="Times New Roman" w:eastAsia="Times New Roman" w:hAnsi="Times New Roman" w:cs="David" w:hint="cs"/>
          <w:sz w:val="24"/>
          <w:szCs w:val="24"/>
          <w:rtl/>
          <w:lang w:eastAsia="he-IL"/>
        </w:rPr>
        <w:t xml:space="preserve"> שירותי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שהוזמנו על ידי המנהל </w:t>
      </w:r>
      <w:r w:rsidRPr="0070217D">
        <w:rPr>
          <w:rFonts w:ascii="Times New Roman" w:eastAsia="Times New Roman" w:hAnsi="Times New Roman" w:cs="David" w:hint="cs"/>
          <w:sz w:val="24"/>
          <w:szCs w:val="24"/>
          <w:rtl/>
          <w:lang w:eastAsia="he-IL"/>
        </w:rPr>
        <w:t xml:space="preserve">בכתב </w:t>
      </w:r>
      <w:r w:rsidRPr="0070217D">
        <w:rPr>
          <w:rFonts w:ascii="Times New Roman" w:eastAsia="Times New Roman" w:hAnsi="Times New Roman" w:cs="David"/>
          <w:sz w:val="24"/>
          <w:szCs w:val="24"/>
          <w:rtl/>
          <w:lang w:eastAsia="he-IL"/>
        </w:rPr>
        <w:t>ו</w:t>
      </w:r>
      <w:r w:rsidRPr="0070217D">
        <w:rPr>
          <w:rFonts w:ascii="Times New Roman" w:eastAsia="Times New Roman" w:hAnsi="Times New Roman" w:cs="David" w:hint="cs"/>
          <w:sz w:val="24"/>
          <w:szCs w:val="24"/>
          <w:rtl/>
          <w:lang w:eastAsia="he-IL"/>
        </w:rPr>
        <w:t>בוצע</w:t>
      </w:r>
      <w:r w:rsidRPr="0070217D">
        <w:rPr>
          <w:rFonts w:ascii="Times New Roman" w:eastAsia="Times New Roman" w:hAnsi="Times New Roman" w:cs="David"/>
          <w:sz w:val="24"/>
          <w:szCs w:val="24"/>
          <w:rtl/>
          <w:lang w:eastAsia="he-IL"/>
        </w:rPr>
        <w:t>ו בפועל</w:t>
      </w:r>
    </w:p>
    <w:p w14:paraId="473F96D6" w14:textId="77777777" w:rsidR="0070217D" w:rsidRPr="0070217D" w:rsidRDefault="0070217D" w:rsidP="0070217D">
      <w:pPr>
        <w:autoSpaceDE w:val="0"/>
        <w:autoSpaceDN w:val="0"/>
        <w:spacing w:before="0" w:beforeAutospacing="0" w:after="6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ידי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w:t>
      </w:r>
    </w:p>
    <w:p w14:paraId="6D8A74F8"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4.2         מובהר כי שכר המודד ומועדי התשלום הינם סופיים ומוחלטים, והם לא ישתנו מכל </w:t>
      </w:r>
    </w:p>
    <w:p w14:paraId="73B63724"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גורם שהוא, לרבות ובלי לפגוע בכלליות האמור לעיל, הקטנת היקף הפרויקט, קצב  </w:t>
      </w:r>
    </w:p>
    <w:p w14:paraId="306E5365" w14:textId="77777777" w:rsidR="0070217D" w:rsidRPr="0070217D" w:rsidRDefault="0070217D" w:rsidP="0070217D">
      <w:pPr>
        <w:tabs>
          <w:tab w:val="left" w:pos="-851"/>
          <w:tab w:val="left" w:pos="708"/>
          <w:tab w:val="left" w:pos="850"/>
          <w:tab w:val="left" w:pos="2267"/>
        </w:tabs>
        <w:autoSpaceDE w:val="0"/>
        <w:autoSpaceDN w:val="0"/>
        <w:spacing w:before="0" w:beforeAutospacing="0" w:after="60" w:afterAutospacing="0" w:line="240" w:lineRule="auto"/>
        <w:ind w:left="851" w:hanging="28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הזמנת שרותי המודד ו/או מידת, אופי וסוג השינויים שידרשו ע"י המזמין.</w:t>
      </w:r>
    </w:p>
    <w:p w14:paraId="13821226"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4.3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שכר המודד כולל את כל המפורט בחוזה על כל נספחיו, לרבות נספח ב'.</w:t>
      </w:r>
    </w:p>
    <w:p w14:paraId="7FFF0814"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75E5E405" w14:textId="77777777" w:rsidR="0070217D" w:rsidRPr="0070217D" w:rsidRDefault="007D1C5D" w:rsidP="007D1C5D">
      <w:pPr>
        <w:autoSpaceDE w:val="0"/>
        <w:autoSpaceDN w:val="0"/>
        <w:spacing w:before="120" w:beforeAutospacing="0" w:after="0" w:afterAutospacing="0" w:line="240" w:lineRule="auto"/>
        <w:ind w:left="750"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w:t>
      </w:r>
      <w:r w:rsidR="0070217D" w:rsidRPr="0070217D">
        <w:rPr>
          <w:rFonts w:ascii="Times New Roman" w:eastAsia="Times New Roman" w:hAnsi="Times New Roman" w:cs="David" w:hint="cs"/>
          <w:sz w:val="24"/>
          <w:szCs w:val="24"/>
          <w:rtl/>
          <w:lang w:eastAsia="he-IL"/>
        </w:rPr>
        <w:tab/>
        <w:t xml:space="preserve">בנוסף לכל תשלום ישולם למודד מע"מ כשיעורו בחוק וזאת כנגד המצאת חשבונית מס כדין, </w:t>
      </w:r>
      <w:r w:rsidR="0070217D" w:rsidRPr="0070217D">
        <w:rPr>
          <w:rFonts w:ascii="Times New Roman" w:eastAsia="Times New Roman" w:hAnsi="Times New Roman" w:cs="David" w:hint="cs"/>
          <w:sz w:val="24"/>
          <w:szCs w:val="24"/>
          <w:rtl/>
          <w:lang w:eastAsia="he-IL"/>
        </w:rPr>
        <w:tab/>
        <w:t xml:space="preserve">למועד תשלום המע"מ ע"י המודד והמצאת כל אישור נוסף ע"פ כל דין, לרבות אישור על ניהול ספרים ואישור על ניכוי מס במקור. </w:t>
      </w:r>
    </w:p>
    <w:p w14:paraId="0F697E4B"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D1EBB1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EFB616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CD396CA" w14:textId="77777777" w:rsidR="0070217D" w:rsidRPr="0070217D" w:rsidRDefault="0070217D" w:rsidP="0070217D">
      <w:pPr>
        <w:spacing w:before="0" w:beforeAutospacing="0" w:after="60" w:afterAutospacing="0" w:line="240" w:lineRule="auto"/>
        <w:jc w:val="both"/>
        <w:outlineLvl w:val="5"/>
        <w:rPr>
          <w:rFonts w:ascii="Times New Roman" w:eastAsia="Times New Roman" w:hAnsi="Times New Roman" w:cs="David"/>
          <w:b/>
          <w:bCs/>
          <w:sz w:val="24"/>
          <w:szCs w:val="24"/>
          <w:u w:val="single"/>
          <w:rtl/>
        </w:rPr>
      </w:pPr>
    </w:p>
    <w:p w14:paraId="2C4C810D" w14:textId="77777777"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br w:type="page"/>
      </w:r>
    </w:p>
    <w:p w14:paraId="0DFF9602" w14:textId="77777777"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hint="cs"/>
          <w:b/>
          <w:bCs/>
          <w:sz w:val="24"/>
          <w:szCs w:val="24"/>
          <w:u w:val="single"/>
          <w:rtl/>
        </w:rPr>
        <w:lastRenderedPageBreak/>
        <w:t>נ</w:t>
      </w:r>
      <w:r w:rsidRPr="0070217D">
        <w:rPr>
          <w:rFonts w:ascii="Times New Roman" w:eastAsia="Times New Roman" w:hAnsi="Times New Roman" w:cs="David"/>
          <w:b/>
          <w:bCs/>
          <w:sz w:val="24"/>
          <w:szCs w:val="24"/>
          <w:u w:val="single"/>
          <w:rtl/>
        </w:rPr>
        <w:t xml:space="preserve">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ה</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212A8CBE" w14:textId="77777777" w:rsidR="0070217D" w:rsidRPr="0070217D" w:rsidRDefault="0070217D" w:rsidP="0070217D">
      <w:pPr>
        <w:tabs>
          <w:tab w:val="left" w:pos="6570"/>
        </w:tabs>
        <w:autoSpaceDE w:val="0"/>
        <w:autoSpaceDN w:val="0"/>
        <w:spacing w:before="24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u w:val="single"/>
          <w:rtl/>
          <w:lang w:eastAsia="he-IL"/>
        </w:rPr>
        <w:t>תשלומי שכר המודד</w:t>
      </w:r>
    </w:p>
    <w:p w14:paraId="78660978"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D86467D"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w:t>
      </w:r>
      <w:r w:rsidRPr="0070217D">
        <w:rPr>
          <w:rFonts w:ascii="Times New Roman" w:eastAsia="Times New Roman" w:hAnsi="Times New Roman" w:cs="David" w:hint="cs"/>
          <w:sz w:val="24"/>
          <w:szCs w:val="24"/>
          <w:rtl/>
          <w:lang w:eastAsia="he-IL"/>
        </w:rPr>
        <w:tab/>
        <w:t>שכר המודד ישולם לשיעורין כנגד גמר כל שלב ושלב של שרותי המודד כמוגדר בחוזה כדלקמן:</w:t>
      </w:r>
    </w:p>
    <w:p w14:paraId="234B1A08" w14:textId="77777777"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1.1</w:t>
      </w:r>
      <w:r w:rsidRPr="0070217D">
        <w:rPr>
          <w:rFonts w:ascii="Times New Roman" w:eastAsia="Times New Roman" w:hAnsi="Times New Roman" w:cs="David" w:hint="cs"/>
          <w:sz w:val="24"/>
          <w:szCs w:val="24"/>
          <w:rtl/>
          <w:lang w:eastAsia="he-IL"/>
        </w:rPr>
        <w:tab/>
        <w:t xml:space="preserve">עבור הכנת מיפוי פוטוגרמטרי כרקע לתכנון תכנית מתאר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הנקוב בסעיף 1.1 לנספח ד' לעיל): </w:t>
      </w:r>
    </w:p>
    <w:p w14:paraId="133258AF" w14:textId="77777777" w:rsidR="0070217D" w:rsidRPr="0070217D" w:rsidRDefault="0070217D" w:rsidP="0070217D">
      <w:pPr>
        <w:autoSpaceDE w:val="0"/>
        <w:autoSpaceDN w:val="0"/>
        <w:spacing w:before="120" w:beforeAutospacing="0" w:after="0" w:afterAutospacing="0" w:line="240" w:lineRule="auto"/>
        <w:ind w:right="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לאחר הגשת המפה הפוטוגרמטרית חתומה ע"י המודד וסט דיסקים </w:t>
      </w:r>
    </w:p>
    <w:p w14:paraId="0D80F8C2" w14:textId="77777777"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הכוללים את הקבצים הנדרשים והכל לשביעות רצון המנהל והמתכננים</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100%</w:t>
      </w:r>
    </w:p>
    <w:p w14:paraId="27D3F362" w14:textId="77777777"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1.2</w:t>
      </w:r>
      <w:r w:rsidRPr="0070217D">
        <w:rPr>
          <w:rFonts w:ascii="Times New Roman" w:eastAsia="Times New Roman" w:hAnsi="Times New Roman" w:cs="David" w:hint="cs"/>
          <w:sz w:val="24"/>
          <w:szCs w:val="24"/>
          <w:rtl/>
          <w:lang w:eastAsia="he-IL"/>
        </w:rPr>
        <w:tab/>
        <w:t xml:space="preserve">עבור ליווי תכנון תכנית מתאר וחלוקה אנליטית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הנקוב בסעיף 1.3 לנספח ד' לעיל):</w:t>
      </w:r>
    </w:p>
    <w:p w14:paraId="092CC654" w14:textId="77777777" w:rsidR="0070217D" w:rsidRPr="0070217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החלוקה האנליטית לשביעות רצון המנהל והמתכננים</w:t>
      </w:r>
      <w:r w:rsidR="007D1C5D"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 xml:space="preserve">     </w:t>
      </w:r>
      <w:r w:rsidRPr="0070217D">
        <w:rPr>
          <w:rFonts w:ascii="Times New Roman" w:eastAsia="Times New Roman" w:hAnsi="Times New Roman" w:cs="David" w:hint="cs"/>
          <w:sz w:val="24"/>
          <w:szCs w:val="24"/>
          <w:rtl/>
          <w:lang w:eastAsia="he-IL"/>
        </w:rPr>
        <w:t xml:space="preserve"> 50%</w:t>
      </w:r>
      <w:r w:rsidRPr="0070217D">
        <w:rPr>
          <w:rFonts w:ascii="Times New Roman" w:eastAsia="Times New Roman" w:hAnsi="Times New Roman" w:cs="David" w:hint="cs"/>
          <w:sz w:val="24"/>
          <w:szCs w:val="24"/>
          <w:rtl/>
          <w:lang w:eastAsia="he-IL"/>
        </w:rPr>
        <w:tab/>
        <w:t xml:space="preserve"> </w:t>
      </w:r>
    </w:p>
    <w:p w14:paraId="15C1422F" w14:textId="77777777"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ב.</w:t>
      </w:r>
      <w:r>
        <w:rPr>
          <w:rFonts w:ascii="Times New Roman" w:eastAsia="Times New Roman" w:hAnsi="Times New Roman" w:cs="David" w:hint="cs"/>
          <w:sz w:val="24"/>
          <w:szCs w:val="24"/>
          <w:rtl/>
          <w:lang w:eastAsia="he-IL"/>
        </w:rPr>
        <w:tab/>
        <w:t>לאחר הפקדת תכנית המתאר</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t xml:space="preserve">     </w:t>
      </w:r>
      <w:r w:rsidR="0070217D" w:rsidRPr="007D1C5D">
        <w:rPr>
          <w:rFonts w:ascii="Times New Roman" w:eastAsia="Times New Roman" w:hAnsi="Times New Roman" w:cs="David" w:hint="cs"/>
          <w:sz w:val="24"/>
          <w:szCs w:val="24"/>
          <w:u w:val="dotted"/>
          <w:rtl/>
          <w:lang w:eastAsia="he-IL"/>
        </w:rPr>
        <w:tab/>
        <w:t xml:space="preserve">     </w:t>
      </w:r>
      <w:r w:rsidR="0070217D" w:rsidRPr="0070217D">
        <w:rPr>
          <w:rFonts w:ascii="Times New Roman" w:eastAsia="Times New Roman" w:hAnsi="Times New Roman" w:cs="David" w:hint="cs"/>
          <w:sz w:val="24"/>
          <w:szCs w:val="24"/>
          <w:rtl/>
          <w:lang w:eastAsia="he-IL"/>
        </w:rPr>
        <w:t>30%</w:t>
      </w:r>
    </w:p>
    <w:p w14:paraId="3214CB5C" w14:textId="77777777"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 </w:t>
      </w:r>
      <w:r w:rsidRPr="0070217D">
        <w:rPr>
          <w:rFonts w:ascii="Times New Roman" w:eastAsia="Times New Roman" w:hAnsi="Times New Roman" w:cs="David" w:hint="cs"/>
          <w:sz w:val="24"/>
          <w:szCs w:val="24"/>
          <w:rtl/>
          <w:lang w:eastAsia="he-IL"/>
        </w:rPr>
        <w:tab/>
        <w:t>לאחר מתן תוקף לתכנית המתאר</w:t>
      </w:r>
      <w:r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ab/>
      </w:r>
      <w:r w:rsidRPr="007D1C5D">
        <w:rPr>
          <w:rFonts w:ascii="Times New Roman" w:eastAsia="Times New Roman" w:hAnsi="Times New Roman" w:cs="David" w:hint="cs"/>
          <w:sz w:val="24"/>
          <w:szCs w:val="24"/>
          <w:u w:val="dotted"/>
          <w:rtl/>
          <w:lang w:eastAsia="he-IL"/>
        </w:rPr>
        <w:tab/>
        <w:t xml:space="preserve"> </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 xml:space="preserve"> 20%</w:t>
      </w:r>
    </w:p>
    <w:p w14:paraId="62CA4A6F"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05965F24" w14:textId="77777777" w:rsidR="007D1C5D" w:rsidRDefault="007D1C5D" w:rsidP="00EE0C3A">
      <w:pPr>
        <w:autoSpaceDE w:val="0"/>
        <w:autoSpaceDN w:val="0"/>
        <w:spacing w:before="120" w:beforeAutospacing="0" w:after="0" w:afterAutospacing="0" w:line="240" w:lineRule="auto"/>
        <w:ind w:left="1459" w:right="709"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 xml:space="preserve">                           </w:t>
      </w:r>
      <w:r w:rsidR="00EE0C3A">
        <w:rPr>
          <w:rFonts w:ascii="Times New Roman" w:eastAsia="Times New Roman" w:hAnsi="Times New Roman" w:cs="David" w:hint="cs"/>
          <w:sz w:val="24"/>
          <w:szCs w:val="24"/>
          <w:rtl/>
          <w:lang w:eastAsia="he-IL"/>
        </w:rPr>
        <w:t xml:space="preserve">סה"כ: </w:t>
      </w: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100%</w:t>
      </w:r>
    </w:p>
    <w:p w14:paraId="74CCA13F" w14:textId="77777777" w:rsidR="0070217D" w:rsidRPr="0070217D" w:rsidRDefault="0070217D" w:rsidP="007D1C5D">
      <w:pPr>
        <w:autoSpaceDE w:val="0"/>
        <w:autoSpaceDN w:val="0"/>
        <w:spacing w:before="120" w:beforeAutospacing="0" w:after="0" w:afterAutospacing="0" w:line="240" w:lineRule="auto"/>
        <w:ind w:left="1459" w:right="1560" w:hanging="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r w:rsidRPr="0070217D">
        <w:rPr>
          <w:rFonts w:ascii="Times New Roman" w:eastAsia="Times New Roman" w:hAnsi="Times New Roman" w:cs="David" w:hint="cs"/>
          <w:sz w:val="24"/>
          <w:szCs w:val="24"/>
          <w:rtl/>
          <w:lang w:eastAsia="he-IL"/>
        </w:rPr>
        <w:tab/>
        <w:t xml:space="preserve">עבור הכנת מיפוי מצבי וטופוגרפי כרקע לתכנון תכנית </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מתאר, סימון מגרשים, סימון חוזר שלם, חידוש סימון חלקי (באחוזים משכר המודד הנקוב</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בסעיפים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1.2, 1.5 עד 1.7 לנספח ד' לעיל): </w:t>
      </w:r>
    </w:p>
    <w:p w14:paraId="6952DE6D" w14:textId="77777777" w:rsidR="007D1C5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2B2BF535" w14:textId="77777777" w:rsidR="0070217D" w:rsidRPr="0070217D" w:rsidRDefault="007D1C5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לאחר גמר שרותי המודד לכל קטע וקטע-</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סה"כ:             100%</w:t>
      </w:r>
    </w:p>
    <w:p w14:paraId="506AC486" w14:textId="77777777" w:rsidR="0070217D" w:rsidRPr="0070217D" w:rsidRDefault="0070217D" w:rsidP="007D1C5D">
      <w:pPr>
        <w:autoSpaceDE w:val="0"/>
        <w:autoSpaceDN w:val="0"/>
        <w:spacing w:before="240" w:beforeAutospacing="0" w:after="0" w:afterAutospacing="0" w:line="240" w:lineRule="auto"/>
        <w:ind w:right="1560"/>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ab/>
        <w:t>1.4</w:t>
      </w:r>
      <w:r w:rsidRPr="0070217D">
        <w:rPr>
          <w:rFonts w:ascii="Times New Roman" w:eastAsia="Times New Roman" w:hAnsi="Times New Roman" w:cs="David" w:hint="cs"/>
          <w:sz w:val="24"/>
          <w:szCs w:val="24"/>
          <w:rtl/>
          <w:lang w:eastAsia="he-IL"/>
        </w:rPr>
        <w:tab/>
        <w:t xml:space="preserve">עבור הכנת מפות מודד לקבלת היתר בנייה וכרקע לתכנון לבצוע (באחוזים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משכר המודד הנקוב בסעיף 1.4 לנספח ד' לעיל):</w:t>
      </w:r>
    </w:p>
    <w:p w14:paraId="2B023374" w14:textId="77777777" w:rsidR="0070217D" w:rsidRPr="0070217D" w:rsidRDefault="007D1C5D" w:rsidP="0070217D">
      <w:pPr>
        <w:numPr>
          <w:ilvl w:val="0"/>
          <w:numId w:val="20"/>
        </w:num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לאחר מסירת המפה לוועדה</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85%</w:t>
      </w:r>
    </w:p>
    <w:p w14:paraId="0E7CBCC4" w14:textId="77777777" w:rsidR="0070217D" w:rsidRPr="0070217D" w:rsidRDefault="007D1C5D" w:rsidP="0070217D">
      <w:pPr>
        <w:numPr>
          <w:ilvl w:val="0"/>
          <w:numId w:val="20"/>
        </w:numPr>
        <w:tabs>
          <w:tab w:val="left" w:pos="7937"/>
        </w:tabs>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לאחר קבלת היתר </w:t>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15%</w:t>
      </w:r>
      <w:r w:rsidR="0070217D" w:rsidRPr="0070217D">
        <w:rPr>
          <w:rFonts w:ascii="Times New Roman" w:eastAsia="Times New Roman" w:hAnsi="Times New Roman" w:cs="David" w:hint="cs"/>
          <w:sz w:val="24"/>
          <w:szCs w:val="24"/>
          <w:rtl/>
          <w:lang w:eastAsia="he-IL"/>
        </w:rPr>
        <w:tab/>
      </w:r>
    </w:p>
    <w:p w14:paraId="62625396" w14:textId="77777777" w:rsidR="0070217D" w:rsidRPr="0070217D" w:rsidRDefault="0070217D" w:rsidP="0070217D">
      <w:pPr>
        <w:tabs>
          <w:tab w:val="left" w:pos="7937"/>
        </w:tabs>
        <w:autoSpaceDE w:val="0"/>
        <w:autoSpaceDN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____</w:t>
      </w:r>
    </w:p>
    <w:p w14:paraId="712D9E05"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סה"כ:      100%</w:t>
      </w:r>
      <w:r w:rsidRPr="0070217D">
        <w:rPr>
          <w:rFonts w:ascii="Times New Roman" w:eastAsia="Times New Roman" w:hAnsi="Times New Roman" w:cs="David" w:hint="cs"/>
          <w:sz w:val="24"/>
          <w:szCs w:val="24"/>
          <w:rtl/>
          <w:lang w:eastAsia="he-IL"/>
        </w:rPr>
        <w:tab/>
      </w:r>
    </w:p>
    <w:p w14:paraId="7E1421AB"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1.5</w:t>
      </w:r>
      <w:r w:rsidRPr="0070217D">
        <w:rPr>
          <w:rFonts w:ascii="Times New Roman" w:eastAsia="Times New Roman" w:hAnsi="Times New Roman" w:cs="David" w:hint="cs"/>
          <w:sz w:val="24"/>
          <w:szCs w:val="24"/>
          <w:rtl/>
          <w:lang w:eastAsia="he-IL"/>
        </w:rPr>
        <w:tab/>
        <w:t>עבור הכנת מפות לצרכי רישום (באחוזים משכר המודד הנקוב בסעיף 1.8</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לנספח ד' לעיל):</w:t>
      </w:r>
    </w:p>
    <w:p w14:paraId="655CA710" w14:textId="77777777"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המפה לוועדה המקומית</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לתכנון ובניה באישור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30% </w:t>
      </w:r>
    </w:p>
    <w:p w14:paraId="2E81FA17" w14:textId="77777777"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קבלת אישור הוועדה המקומית</w:t>
      </w:r>
      <w:r w:rsidR="00EE0C3A">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hint="cs"/>
          <w:sz w:val="24"/>
          <w:szCs w:val="24"/>
          <w:rtl/>
          <w:lang w:eastAsia="he-IL"/>
        </w:rPr>
        <w:t>תכנון ובניה</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4B63FFB3"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פת</w:t>
      </w:r>
      <w:r w:rsidR="00EE0C3A">
        <w:rPr>
          <w:rFonts w:ascii="Times New Roman" w:eastAsia="Times New Roman" w:hAnsi="Times New Roman" w:cs="David" w:hint="cs"/>
          <w:sz w:val="24"/>
          <w:szCs w:val="24"/>
          <w:rtl/>
          <w:lang w:eastAsia="he-IL"/>
        </w:rPr>
        <w:t>יחת תיק לרישום אצל המודד המחוזי</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56554A78" w14:textId="77777777"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ד.</w:t>
      </w:r>
      <w:r w:rsidRPr="0070217D">
        <w:rPr>
          <w:rFonts w:ascii="Times New Roman" w:eastAsia="Times New Roman" w:hAnsi="Times New Roman" w:cs="David" w:hint="cs"/>
          <w:sz w:val="24"/>
          <w:szCs w:val="24"/>
          <w:rtl/>
          <w:lang w:eastAsia="he-IL"/>
        </w:rPr>
        <w:tab/>
        <w:t>לאחר אישור המפה ע"י המרכז למיפוי ישראל</w:t>
      </w:r>
      <w:r w:rsidR="006B0980">
        <w:rPr>
          <w:rFonts w:ascii="Times New Roman" w:eastAsia="Times New Roman" w:hAnsi="Times New Roman" w:cs="David" w:hint="cs"/>
          <w:sz w:val="24"/>
          <w:szCs w:val="24"/>
          <w:rtl/>
          <w:lang w:eastAsia="he-IL"/>
        </w:rPr>
        <w:t xml:space="preserve"> </w:t>
      </w:r>
      <w:r w:rsidR="00EE0C3A">
        <w:rPr>
          <w:rFonts w:ascii="Times New Roman" w:eastAsia="Times New Roman" w:hAnsi="Times New Roman" w:cs="David" w:hint="cs"/>
          <w:sz w:val="24"/>
          <w:szCs w:val="24"/>
          <w:rtl/>
          <w:lang w:eastAsia="he-IL"/>
        </w:rPr>
        <w:t>כ"כשרה לרישום"</w:t>
      </w:r>
      <w:r w:rsidRPr="0070217D">
        <w:rPr>
          <w:rFonts w:ascii="Times New Roman" w:eastAsia="Times New Roman" w:hAnsi="Times New Roman" w:cs="David" w:hint="cs"/>
          <w:sz w:val="24"/>
          <w:szCs w:val="24"/>
          <w:rtl/>
          <w:lang w:eastAsia="he-IL"/>
        </w:rPr>
        <w:tab/>
        <w:t xml:space="preserve">   20%</w:t>
      </w:r>
    </w:p>
    <w:p w14:paraId="2116D2A2"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039B600E" w14:textId="77777777"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סה"כ: </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100%</w:t>
      </w:r>
    </w:p>
    <w:p w14:paraId="7AC0AC55"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1.6</w:t>
      </w:r>
      <w:r w:rsidRPr="0070217D">
        <w:rPr>
          <w:rFonts w:ascii="Times New Roman" w:eastAsia="Times New Roman" w:hAnsi="Times New Roman" w:cs="David" w:hint="cs"/>
          <w:sz w:val="24"/>
          <w:szCs w:val="24"/>
          <w:rtl/>
          <w:lang w:eastAsia="he-IL"/>
        </w:rPr>
        <w:tab/>
        <w:t xml:space="preserve">עבור הכנת תשריטים לבתים משותפים ולחוזי חכירה (באחוזים משכר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המודד הנקוב בסעיף 1.9 לנספח ד' לעיל):</w:t>
      </w:r>
    </w:p>
    <w:p w14:paraId="4CA0425F"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w:t>
      </w:r>
      <w:r w:rsidR="00EE0C3A">
        <w:rPr>
          <w:rFonts w:ascii="Times New Roman" w:eastAsia="Times New Roman" w:hAnsi="Times New Roman" w:cs="David" w:hint="cs"/>
          <w:sz w:val="24"/>
          <w:szCs w:val="24"/>
          <w:rtl/>
          <w:lang w:eastAsia="he-IL"/>
        </w:rPr>
        <w:t xml:space="preserve"> הגשת טיוטת תשריט לבדיקת המזמין</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40%</w:t>
      </w:r>
    </w:p>
    <w:p w14:paraId="3B1F1C57" w14:textId="77777777"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תיקון התשריט לפי הערות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לרבות הערות חוזרות</w:t>
      </w:r>
      <w:r w:rsidRPr="0070217D">
        <w:rPr>
          <w:rFonts w:ascii="Times New Roman" w:eastAsia="Times New Roman" w:hAnsi="Times New Roman" w:cs="David" w:hint="cs"/>
          <w:sz w:val="24"/>
          <w:szCs w:val="24"/>
          <w:rtl/>
          <w:lang w:eastAsia="he-IL"/>
        </w:rPr>
        <w:tab/>
        <w:t xml:space="preserve"> 25% </w:t>
      </w:r>
    </w:p>
    <w:p w14:paraId="338F09AD"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הגשת תשריט מתוקן לפי הערות לשכת</w:t>
      </w:r>
    </w:p>
    <w:p w14:paraId="1173040C"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המפקח על ריש</w:t>
      </w:r>
      <w:r w:rsidR="00EE0C3A">
        <w:rPr>
          <w:rFonts w:ascii="Times New Roman" w:eastAsia="Times New Roman" w:hAnsi="Times New Roman" w:cs="David" w:hint="cs"/>
          <w:sz w:val="24"/>
          <w:szCs w:val="24"/>
          <w:rtl/>
          <w:lang w:eastAsia="he-IL"/>
        </w:rPr>
        <w:t>ום המקרקעין, לרבות הערות חוזרות</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20%</w:t>
      </w:r>
    </w:p>
    <w:p w14:paraId="046EFDCE" w14:textId="77777777" w:rsidR="0070217D" w:rsidRPr="0070217D" w:rsidRDefault="00EE0C3A"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ד.</w:t>
      </w:r>
      <w:r>
        <w:rPr>
          <w:rFonts w:ascii="Times New Roman" w:eastAsia="Times New Roman" w:hAnsi="Times New Roman" w:cs="David" w:hint="cs"/>
          <w:sz w:val="24"/>
          <w:szCs w:val="24"/>
          <w:rtl/>
          <w:lang w:eastAsia="he-IL"/>
        </w:rPr>
        <w:tab/>
        <w:t>לאחר גמר העבודה</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15%</w:t>
      </w:r>
    </w:p>
    <w:p w14:paraId="310B7937"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____</w:t>
      </w:r>
    </w:p>
    <w:p w14:paraId="2036015C"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lastRenderedPageBreak/>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סה"כ: 100%</w:t>
      </w:r>
    </w:p>
    <w:p w14:paraId="52DED9BF"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4A545E7C"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 xml:space="preserve">על אף האמור בסעיף 1 לעיל, רשאי המזמין לשלם למודד מקדמות בגין קידום שרותי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אשר יקוזזו משלבי התשלום, וזאת עפ"י קביעתו ושיקול דעתו הבלעדי של המזמין.</w:t>
      </w:r>
    </w:p>
    <w:p w14:paraId="21B99CAE" w14:textId="77777777" w:rsidR="0070217D" w:rsidRPr="0070217D" w:rsidRDefault="0070217D" w:rsidP="006B0980">
      <w:pPr>
        <w:autoSpaceDE w:val="0"/>
        <w:autoSpaceDN w:val="0"/>
        <w:spacing w:before="360" w:beforeAutospacing="0" w:after="0" w:afterAutospacing="0" w:line="240" w:lineRule="auto"/>
        <w:ind w:left="750" w:hanging="709"/>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 xml:space="preserve">המודד יגיש חשבון לא יותר מאשר פעם בחודש. לכל חשבון יצרף המודד אשור מאת חברת </w:t>
      </w:r>
      <w:r w:rsidRPr="0070217D">
        <w:rPr>
          <w:rFonts w:ascii="Times New Roman" w:eastAsia="Times New Roman" w:hAnsi="Times New Roman" w:cs="David" w:hint="cs"/>
          <w:sz w:val="24"/>
          <w:szCs w:val="24"/>
          <w:rtl/>
          <w:lang w:eastAsia="he-IL"/>
        </w:rPr>
        <w:tab/>
        <w:t>הביטוח על קיומם של הביטוחים המפורטים בחוזה בנוסח המצ"ב כנספח ז' לחוזה.</w:t>
      </w:r>
    </w:p>
    <w:p w14:paraId="68BC8CAF" w14:textId="77777777" w:rsidR="0070217D" w:rsidRPr="0070217D" w:rsidRDefault="0070217D" w:rsidP="0070217D">
      <w:pPr>
        <w:autoSpaceDE w:val="0"/>
        <w:autoSpaceDN w:val="0"/>
        <w:spacing w:before="120" w:beforeAutospacing="0" w:after="0" w:afterAutospacing="0" w:line="240" w:lineRule="auto"/>
        <w:ind w:left="-7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w:t>
      </w:r>
      <w:r w:rsidRPr="0070217D">
        <w:rPr>
          <w:rFonts w:ascii="Times New Roman" w:eastAsia="Times New Roman" w:hAnsi="Times New Roman" w:cs="David" w:hint="cs"/>
          <w:sz w:val="24"/>
          <w:szCs w:val="24"/>
          <w:rtl/>
          <w:lang w:eastAsia="he-IL"/>
        </w:rPr>
        <w:tab/>
        <w:t>המזמין ישלם את שכר המודד תוך 60 יום מתאריך אישור החשבון ע"י המנהל.</w:t>
      </w:r>
    </w:p>
    <w:p w14:paraId="246E0EBC" w14:textId="77777777" w:rsidR="006B0980" w:rsidRPr="00672C76"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bCs/>
          <w:sz w:val="24"/>
          <w:szCs w:val="24"/>
          <w:rtl/>
          <w:lang w:eastAsia="he-IL"/>
        </w:rPr>
        <w:br w:type="page"/>
      </w:r>
      <w:r w:rsidR="006B0980" w:rsidRPr="00B27B4C">
        <w:rPr>
          <w:rFonts w:ascii="Times New Roman" w:eastAsia="Times New Roman" w:hAnsi="Times New Roman" w:cs="David" w:hint="cs"/>
          <w:bCs/>
          <w:sz w:val="20"/>
          <w:szCs w:val="24"/>
          <w:u w:val="single"/>
          <w:rtl/>
          <w:lang w:eastAsia="he-IL"/>
        </w:rPr>
        <w:lastRenderedPageBreak/>
        <w:t xml:space="preserve">נספח </w:t>
      </w:r>
      <w:r w:rsidR="006B0980">
        <w:rPr>
          <w:rFonts w:ascii="Times New Roman" w:eastAsia="Times New Roman" w:hAnsi="Times New Roman" w:cs="David" w:hint="cs"/>
          <w:bCs/>
          <w:sz w:val="20"/>
          <w:szCs w:val="24"/>
          <w:u w:val="single"/>
          <w:rtl/>
          <w:lang w:eastAsia="he-IL"/>
        </w:rPr>
        <w:t>"</w:t>
      </w:r>
      <w:r w:rsidR="006B0980" w:rsidRPr="00B27B4C">
        <w:rPr>
          <w:rFonts w:ascii="Times New Roman" w:eastAsia="Times New Roman" w:hAnsi="Times New Roman" w:cs="David" w:hint="cs"/>
          <w:bCs/>
          <w:sz w:val="20"/>
          <w:szCs w:val="24"/>
          <w:u w:val="single"/>
          <w:rtl/>
          <w:lang w:eastAsia="he-IL"/>
        </w:rPr>
        <w:t>ו'</w:t>
      </w:r>
      <w:r w:rsidR="006B0980">
        <w:rPr>
          <w:rFonts w:ascii="Times New Roman" w:eastAsia="Times New Roman" w:hAnsi="Times New Roman" w:cs="David" w:hint="cs"/>
          <w:bCs/>
          <w:sz w:val="20"/>
          <w:szCs w:val="24"/>
          <w:u w:val="single"/>
          <w:rtl/>
          <w:lang w:eastAsia="he-IL"/>
        </w:rPr>
        <w:t>'</w:t>
      </w:r>
    </w:p>
    <w:p w14:paraId="2D38111F" w14:textId="77777777" w:rsidR="006B0980" w:rsidRPr="00B27B4C" w:rsidRDefault="006B0980" w:rsidP="006B098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9AFFAF0B4A469BBC6B93844746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7T00:00:00Z">
            <w:dateFormat w:val="dd/MM/yyyy"/>
            <w:lid w:val="he-IL"/>
            <w:storeMappedDataAs w:val="dateTime"/>
            <w:calendar w:val="gregorian"/>
          </w:date>
        </w:sdtPr>
        <w:sdtEndPr>
          <w:rPr>
            <w:rFonts w:hint="cs"/>
          </w:rPr>
        </w:sdtEndPr>
        <w:sdtContent>
          <w:ins w:id="15" w:author="Kook Sec" w:date="2020-09-03T11:41:00Z">
            <w:r w:rsidR="00AF3A54">
              <w:rPr>
                <w:rFonts w:ascii="Times New Roman" w:eastAsia="Times New Roman" w:hAnsi="Times New Roman" w:cs="David" w:hint="cs"/>
                <w:color w:val="008000"/>
                <w:sz w:val="24"/>
                <w:szCs w:val="24"/>
                <w:rtl/>
                <w:lang w:eastAsia="he-IL"/>
              </w:rPr>
              <w:t>‏17/01/2019</w:t>
            </w:r>
          </w:ins>
        </w:sdtContent>
      </w:sdt>
      <w:r w:rsidRPr="00B27B4C">
        <w:rPr>
          <w:rFonts w:ascii="Times New Roman" w:eastAsia="Times New Roman" w:hAnsi="Times New Roman" w:cs="David" w:hint="cs"/>
          <w:bCs/>
          <w:color w:val="FF0000"/>
          <w:sz w:val="24"/>
          <w:szCs w:val="24"/>
          <w:rtl/>
          <w:lang w:eastAsia="he-IL"/>
        </w:rPr>
        <w:br/>
      </w:r>
    </w:p>
    <w:p w14:paraId="5AF5AF65"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B203275A99D04CCF93C29332B66CEF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E56AD6E" w14:textId="77777777" w:rsidR="006B0980" w:rsidRPr="00B27B4C" w:rsidRDefault="00AF3A54"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6" w:author="Kook Sec" w:date="2020-09-03T11:42: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7E48127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DF9B108"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F094A2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26EE0F6" w14:textId="77777777" w:rsidR="006B0980" w:rsidRPr="00B27B4C" w:rsidRDefault="006B0980" w:rsidP="006B098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2B8FD94"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E50A28"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39E00DD68B84B6E9747EEB6E531C6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EFE03C396C434DF884D0BE1F65F829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71E8C7469D14C7690B95BF04A37DA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6C386F6"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1D4A74"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60ADA3C922DF40979D1EBE82062014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9A54B2A49F44A908FA2014BE712CA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תבנית מודד</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2136BE28F054A35B13EDD3A2C77C6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1" w:author="Kook Sec" w:date="2020-09-03T11:41:00Z">
            <w:r w:rsidR="00AF3A54">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0CBE4219"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FA7984"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88B236E450D648569E70961D6A4148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914C540"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CDFEB4F" w14:textId="77777777" w:rsidR="006B0980" w:rsidRPr="00B27B4C" w:rsidRDefault="006B0980" w:rsidP="006B098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76F4144816D4AD898B81EC79C72FD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5532558"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1CC6D2C"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A850069"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6D844E"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37954BD"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B4BD89"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0D819AB"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5D9A59"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AF73161" w14:textId="77777777" w:rsidR="006B0980" w:rsidRPr="00435A20" w:rsidRDefault="006B0980" w:rsidP="006B0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82E4968"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2C2D54E" w14:textId="77777777" w:rsidR="006B0980" w:rsidRPr="000525E5"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387D618E9A6419B9F8A67F5CE3972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20-09-03T11:43:00Z">
            <w:r w:rsidR="00AF3A54">
              <w:rPr>
                <w:rFonts w:ascii="Times New Roman" w:eastAsia="Times New Roman" w:hAnsi="Times New Roman" w:cs="David" w:hint="cs"/>
                <w:color w:val="00B0F0"/>
                <w:sz w:val="24"/>
                <w:szCs w:val="24"/>
                <w:u w:val="single"/>
                <w:rtl/>
                <w:lang w:eastAsia="he-IL"/>
              </w:rPr>
              <w:t>מדידות בע"מ</w:t>
            </w:r>
          </w:ins>
        </w:sdtContent>
      </w:sdt>
    </w:p>
    <w:p w14:paraId="577DBF7E" w14:textId="77777777" w:rsidR="006B0980"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E281A6B"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38A45F3"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AAA5544"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395F150"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A575B36"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452F597"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A48CEE"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CBF4F97"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25D387D"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D4CC4CA"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2647C3" w14:textId="77777777" w:rsidR="00215191" w:rsidRDefault="00215191" w:rsidP="006B0980">
      <w:pPr>
        <w:widowControl w:val="0"/>
        <w:spacing w:before="0" w:beforeAutospacing="0" w:after="0" w:afterAutospacing="0" w:line="240" w:lineRule="auto"/>
        <w:jc w:val="center"/>
        <w:rPr>
          <w:rFonts w:ascii="David" w:eastAsia="Times New Roman" w:hAnsi="David" w:cs="David"/>
          <w:bCs/>
          <w:sz w:val="20"/>
          <w:szCs w:val="24"/>
          <w:u w:val="single"/>
          <w:rtl/>
          <w:lang w:eastAsia="he-IL"/>
        </w:rPr>
      </w:pPr>
      <w:r>
        <w:rPr>
          <w:rFonts w:ascii="David" w:eastAsia="Times New Roman" w:hAnsi="David" w:cs="David"/>
          <w:bCs/>
          <w:sz w:val="20"/>
          <w:szCs w:val="24"/>
          <w:u w:val="single"/>
          <w:rtl/>
          <w:lang w:eastAsia="he-IL"/>
        </w:rPr>
        <w:br w:type="page"/>
      </w:r>
    </w:p>
    <w:p w14:paraId="789BCE2A" w14:textId="77777777" w:rsidR="006B0980" w:rsidRPr="00215191" w:rsidRDefault="006B0980" w:rsidP="006B0980">
      <w:pPr>
        <w:widowControl w:val="0"/>
        <w:spacing w:before="0" w:beforeAutospacing="0" w:after="0" w:afterAutospacing="0" w:line="240" w:lineRule="auto"/>
        <w:jc w:val="center"/>
        <w:rPr>
          <w:rFonts w:ascii="David" w:eastAsia="Times New Roman" w:hAnsi="David" w:cs="David"/>
          <w:sz w:val="20"/>
          <w:szCs w:val="24"/>
          <w:rtl/>
          <w:lang w:eastAsia="he-IL"/>
        </w:rPr>
      </w:pPr>
      <w:r w:rsidRPr="00215191">
        <w:rPr>
          <w:rFonts w:ascii="David" w:eastAsia="Times New Roman" w:hAnsi="David" w:cs="David" w:hint="eastAsia"/>
          <w:bCs/>
          <w:sz w:val="20"/>
          <w:szCs w:val="24"/>
          <w:u w:val="single"/>
          <w:rtl/>
          <w:lang w:eastAsia="he-IL"/>
        </w:rPr>
        <w:lastRenderedPageBreak/>
        <w:t>נספח</w:t>
      </w:r>
      <w:r w:rsidRPr="00215191">
        <w:rPr>
          <w:rFonts w:ascii="David" w:eastAsia="Times New Roman" w:hAnsi="David" w:cs="David"/>
          <w:bCs/>
          <w:sz w:val="20"/>
          <w:szCs w:val="24"/>
          <w:u w:val="single"/>
          <w:rtl/>
          <w:lang w:eastAsia="he-IL"/>
        </w:rPr>
        <w:t xml:space="preserve"> "ז"</w:t>
      </w:r>
    </w:p>
    <w:p w14:paraId="0C4128A8" w14:textId="77777777" w:rsidR="006B0980" w:rsidRPr="00215191" w:rsidRDefault="006B0980" w:rsidP="006B0980">
      <w:pPr>
        <w:widowControl w:val="0"/>
        <w:spacing w:before="0" w:beforeAutospacing="0" w:after="0" w:afterAutospacing="0" w:line="240" w:lineRule="auto"/>
        <w:jc w:val="center"/>
        <w:rPr>
          <w:rFonts w:ascii="David" w:eastAsia="Times New Roman" w:hAnsi="David" w:cs="David"/>
          <w:sz w:val="20"/>
          <w:szCs w:val="24"/>
          <w:rtl/>
          <w:lang w:eastAsia="he-IL"/>
        </w:rPr>
      </w:pPr>
    </w:p>
    <w:p w14:paraId="3AC17133" w14:textId="77777777" w:rsidR="006B0980" w:rsidRPr="00215191" w:rsidRDefault="006B0980" w:rsidP="006B0980">
      <w:pPr>
        <w:widowControl w:val="0"/>
        <w:spacing w:before="0" w:beforeAutospacing="0" w:after="0" w:afterAutospacing="0" w:line="240" w:lineRule="auto"/>
        <w:rPr>
          <w:rFonts w:ascii="David" w:eastAsia="Times New Roman" w:hAnsi="David" w:cs="David"/>
          <w:sz w:val="24"/>
          <w:szCs w:val="24"/>
          <w:rtl/>
          <w:lang w:eastAsia="he-IL"/>
        </w:rPr>
      </w:pPr>
    </w:p>
    <w:p w14:paraId="2A2085E6" w14:textId="77777777" w:rsidR="00746003" w:rsidRPr="00215191" w:rsidRDefault="00746003" w:rsidP="00215191">
      <w:pPr>
        <w:widowControl w:val="0"/>
        <w:spacing w:before="0" w:beforeAutospacing="0" w:after="0" w:afterAutospacing="0" w:line="240" w:lineRule="auto"/>
        <w:jc w:val="center"/>
        <w:rPr>
          <w:rFonts w:ascii="David" w:eastAsia="Times New Roman" w:hAnsi="David" w:cs="David"/>
          <w:bCs/>
          <w:sz w:val="20"/>
          <w:szCs w:val="24"/>
          <w:u w:val="single"/>
          <w:rtl/>
          <w:lang w:eastAsia="he-IL"/>
        </w:rPr>
      </w:pPr>
      <w:r w:rsidRPr="00215191">
        <w:rPr>
          <w:rFonts w:ascii="David" w:eastAsia="Times New Roman" w:hAnsi="David" w:cs="David" w:hint="eastAsia"/>
          <w:bCs/>
          <w:sz w:val="20"/>
          <w:szCs w:val="24"/>
          <w:u w:val="single"/>
          <w:rtl/>
          <w:lang w:eastAsia="he-IL"/>
        </w:rPr>
        <w:t>מפרט</w:t>
      </w:r>
      <w:r w:rsidRPr="00215191">
        <w:rPr>
          <w:rFonts w:ascii="David" w:eastAsia="Times New Roman" w:hAnsi="David" w:cs="David"/>
          <w:bCs/>
          <w:sz w:val="20"/>
          <w:szCs w:val="24"/>
          <w:u w:val="single"/>
          <w:rtl/>
          <w:lang w:eastAsia="he-IL"/>
        </w:rPr>
        <w:t xml:space="preserve"> </w:t>
      </w:r>
      <w:r w:rsidRPr="00215191">
        <w:rPr>
          <w:rFonts w:ascii="David" w:eastAsia="Times New Roman" w:hAnsi="David" w:cs="David" w:hint="eastAsia"/>
          <w:bCs/>
          <w:sz w:val="20"/>
          <w:szCs w:val="24"/>
          <w:u w:val="single"/>
          <w:rtl/>
          <w:lang w:eastAsia="he-IL"/>
        </w:rPr>
        <w:t>ביטוחי</w:t>
      </w:r>
      <w:r w:rsidRPr="00215191">
        <w:rPr>
          <w:rFonts w:ascii="David" w:eastAsia="Times New Roman" w:hAnsi="David" w:cs="David"/>
          <w:bCs/>
          <w:sz w:val="20"/>
          <w:szCs w:val="24"/>
          <w:u w:val="single"/>
          <w:rtl/>
          <w:lang w:eastAsia="he-IL"/>
        </w:rPr>
        <w:t xml:space="preserve"> </w:t>
      </w:r>
      <w:r w:rsidRPr="00215191">
        <w:rPr>
          <w:rFonts w:ascii="David" w:eastAsia="Times New Roman" w:hAnsi="David" w:cs="David" w:hint="eastAsia"/>
          <w:bCs/>
          <w:sz w:val="20"/>
          <w:szCs w:val="24"/>
          <w:u w:val="single"/>
          <w:rtl/>
          <w:lang w:eastAsia="he-IL"/>
        </w:rPr>
        <w:t>היועץ</w:t>
      </w:r>
    </w:p>
    <w:p w14:paraId="3CBD9043" w14:textId="77777777" w:rsidR="00746003" w:rsidRPr="00215191" w:rsidRDefault="00746003" w:rsidP="00215191">
      <w:pPr>
        <w:tabs>
          <w:tab w:val="left" w:pos="283"/>
        </w:tabs>
        <w:spacing w:after="0" w:line="240" w:lineRule="auto"/>
        <w:jc w:val="both"/>
        <w:rPr>
          <w:rFonts w:ascii="David" w:hAnsi="David" w:cs="David"/>
          <w:rtl/>
        </w:rPr>
      </w:pPr>
      <w:r w:rsidRPr="00215191">
        <w:rPr>
          <w:rFonts w:ascii="David" w:hAnsi="David" w:cs="David" w:hint="eastAsia"/>
          <w:sz w:val="20"/>
          <w:rtl/>
        </w:rPr>
        <w:t>היועץ</w:t>
      </w:r>
      <w:r w:rsidRPr="00215191">
        <w:rPr>
          <w:rFonts w:ascii="David" w:hAnsi="David" w:cs="David"/>
          <w:sz w:val="20"/>
          <w:rtl/>
        </w:rPr>
        <w:t xml:space="preserve"> </w:t>
      </w:r>
      <w:r w:rsidRPr="00215191">
        <w:rPr>
          <w:rFonts w:ascii="David" w:hAnsi="David" w:cs="David" w:hint="eastAsia"/>
          <w:sz w:val="20"/>
          <w:rtl/>
        </w:rPr>
        <w:t>מאשר</w:t>
      </w:r>
      <w:r w:rsidRPr="00215191">
        <w:rPr>
          <w:rFonts w:ascii="David" w:hAnsi="David" w:cs="David"/>
          <w:sz w:val="20"/>
          <w:rtl/>
        </w:rPr>
        <w:t xml:space="preserve"> שהיקף הכיסוי הניתן על פי הפוליסות בכפוף לאמור להלן אינו נופל מהכיסוי הניתן על פי נוסח הפוליסות הידוע כ"ביט" </w:t>
      </w:r>
      <w:r w:rsidRPr="00215191">
        <w:rPr>
          <w:rFonts w:ascii="David" w:hAnsi="David" w:cs="David" w:hint="eastAsia"/>
          <w:sz w:val="20"/>
          <w:rtl/>
        </w:rPr>
        <w:t>מהדורת</w:t>
      </w:r>
      <w:r w:rsidRPr="00215191">
        <w:rPr>
          <w:rFonts w:ascii="David" w:hAnsi="David" w:cs="David"/>
          <w:sz w:val="20"/>
          <w:rtl/>
        </w:rPr>
        <w:t xml:space="preserve"> 2013 או נוסח מאוחר יותר המחליף את תנאי "ביט" </w:t>
      </w:r>
      <w:r w:rsidRPr="00215191">
        <w:rPr>
          <w:rFonts w:ascii="David" w:hAnsi="David" w:cs="David" w:hint="eastAsia"/>
          <w:sz w:val="20"/>
          <w:rtl/>
        </w:rPr>
        <w:t>מהדורת</w:t>
      </w:r>
      <w:r w:rsidRPr="00215191">
        <w:rPr>
          <w:rFonts w:ascii="David" w:hAnsi="David" w:cs="David"/>
          <w:sz w:val="20"/>
          <w:rtl/>
        </w:rPr>
        <w:t xml:space="preserve"> 2013.</w:t>
      </w:r>
      <w:r w:rsidRPr="00215191">
        <w:rPr>
          <w:rFonts w:ascii="David" w:hAnsi="David" w:cs="David"/>
          <w:rtl/>
        </w:rPr>
        <w:t xml:space="preserve"> ביחס ל"אחריות מקצועית" היקף הכיסוי אינו נופל מהאמור בסעיף 1 להלן.</w:t>
      </w:r>
    </w:p>
    <w:p w14:paraId="4F542DA9"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1.</w:t>
      </w:r>
      <w:r w:rsidRPr="00215191">
        <w:rPr>
          <w:rFonts w:ascii="David" w:hAnsi="David" w:cs="David"/>
          <w:rtl/>
        </w:rPr>
        <w:tab/>
      </w:r>
      <w:r w:rsidRPr="00215191">
        <w:rPr>
          <w:rFonts w:ascii="David" w:hAnsi="David" w:cs="David"/>
          <w:b/>
          <w:bCs/>
          <w:rtl/>
        </w:rPr>
        <w:t>ביטוח אחריות מקצועית</w:t>
      </w:r>
      <w:r w:rsidRPr="00215191">
        <w:rPr>
          <w:rFonts w:ascii="David" w:hAnsi="David" w:cs="David"/>
          <w:rtl/>
        </w:rPr>
        <w:t>, לכיסוי חבותו המקצועית של היועץ ביחס להת</w:t>
      </w:r>
      <w:smartTag w:uri="urn:schemas-microsoft-com:office:smarttags" w:element="PersonName">
        <w:r w:rsidRPr="00215191">
          <w:rPr>
            <w:rFonts w:ascii="David" w:hAnsi="David" w:cs="David"/>
            <w:rtl/>
          </w:rPr>
          <w:t>חי</w:t>
        </w:r>
      </w:smartTag>
      <w:r w:rsidRPr="00215191">
        <w:rPr>
          <w:rFonts w:ascii="David" w:hAnsi="David" w:cs="David"/>
          <w:rtl/>
        </w:rPr>
        <w:t>יבויותיו על פי ה</w:t>
      </w:r>
      <w:r w:rsidRPr="00215191">
        <w:rPr>
          <w:rFonts w:ascii="David" w:hAnsi="David" w:cs="David" w:hint="eastAsia"/>
          <w:rtl/>
        </w:rPr>
        <w:t>הסכם</w:t>
      </w:r>
      <w:r w:rsidRPr="00215191">
        <w:rPr>
          <w:rFonts w:ascii="David" w:hAnsi="David" w:cs="David"/>
          <w:rtl/>
        </w:rPr>
        <w:t xml:space="preserve"> הנדון.</w:t>
      </w:r>
    </w:p>
    <w:p w14:paraId="6B6885A2"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ab/>
        <w:t>גבול האחריות על פי הפוליסה לא יפחת מ- 4,000,000 ₪  (</w:t>
      </w:r>
      <w:r w:rsidRPr="00215191">
        <w:rPr>
          <w:rFonts w:ascii="David" w:hAnsi="David" w:cs="David" w:hint="eastAsia"/>
          <w:rtl/>
        </w:rPr>
        <w:t>ארבעה</w:t>
      </w:r>
      <w:r w:rsidRPr="00215191">
        <w:rPr>
          <w:rFonts w:ascii="David" w:hAnsi="David" w:cs="David"/>
          <w:rtl/>
        </w:rPr>
        <w:t xml:space="preserve"> </w:t>
      </w:r>
      <w:r w:rsidRPr="00215191">
        <w:rPr>
          <w:rFonts w:ascii="David" w:hAnsi="David" w:cs="David" w:hint="eastAsia"/>
          <w:rtl/>
        </w:rPr>
        <w:t>מליון</w:t>
      </w:r>
      <w:r w:rsidRPr="00215191">
        <w:rPr>
          <w:rFonts w:ascii="David" w:hAnsi="David" w:cs="David"/>
          <w:rtl/>
        </w:rPr>
        <w:t xml:space="preserve"> </w:t>
      </w:r>
      <w:r w:rsidRPr="00215191">
        <w:rPr>
          <w:rFonts w:ascii="David" w:hAnsi="David" w:cs="David" w:hint="eastAsia"/>
          <w:rtl/>
        </w:rPr>
        <w:t>₪</w:t>
      </w:r>
      <w:r w:rsidRPr="00215191">
        <w:rPr>
          <w:rFonts w:ascii="David" w:hAnsi="David" w:cs="David"/>
          <w:rtl/>
        </w:rPr>
        <w:t>) לא</w:t>
      </w:r>
      <w:r w:rsidRPr="00215191">
        <w:rPr>
          <w:rFonts w:ascii="David" w:hAnsi="David" w:cs="David" w:hint="eastAsia"/>
          <w:rtl/>
        </w:rPr>
        <w:t>י</w:t>
      </w:r>
      <w:r w:rsidRPr="00215191">
        <w:rPr>
          <w:rFonts w:ascii="David" w:hAnsi="David" w:cs="David"/>
          <w:rtl/>
        </w:rPr>
        <w:t>רוע ובסה"כ לתקופת הביטוח.</w:t>
      </w:r>
    </w:p>
    <w:p w14:paraId="23DB7E81"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ab/>
        <w:t xml:space="preserve">הביטוח על פי הפוליסה אינו כולל כל הגבלה ביחס לאובדן מסמכים, חריגה מסמכות שנעשתה בתום לב, </w:t>
      </w:r>
      <w:r w:rsidRPr="00215191">
        <w:rPr>
          <w:rFonts w:ascii="David" w:hAnsi="David" w:cs="David" w:hint="eastAsia"/>
          <w:rtl/>
        </w:rPr>
        <w:t>הפרת</w:t>
      </w:r>
      <w:r w:rsidRPr="00215191">
        <w:rPr>
          <w:rFonts w:ascii="David" w:hAnsi="David" w:cs="David"/>
          <w:rtl/>
        </w:rPr>
        <w:t xml:space="preserve"> סודיות , מעשה במתכוון, </w:t>
      </w:r>
      <w:r w:rsidRPr="00215191">
        <w:rPr>
          <w:rFonts w:ascii="David" w:hAnsi="David" w:cs="David" w:hint="eastAsia"/>
          <w:rtl/>
        </w:rPr>
        <w:t>דיבה</w:t>
      </w:r>
      <w:r w:rsidRPr="00215191">
        <w:rPr>
          <w:rFonts w:ascii="David" w:hAnsi="David" w:cs="David"/>
          <w:rtl/>
        </w:rPr>
        <w:t xml:space="preserve"> </w:t>
      </w:r>
      <w:r w:rsidRPr="00215191">
        <w:rPr>
          <w:rFonts w:ascii="David" w:hAnsi="David" w:cs="David" w:hint="eastAsia"/>
          <w:rtl/>
        </w:rPr>
        <w:t>השמצה</w:t>
      </w:r>
      <w:r w:rsidRPr="00215191">
        <w:rPr>
          <w:rFonts w:ascii="David" w:hAnsi="David" w:cs="David"/>
          <w:rtl/>
        </w:rPr>
        <w:t xml:space="preserve">, מעשה מרמה ו/או אי יושר של מי מעובדי </w:t>
      </w:r>
      <w:r w:rsidRPr="00215191">
        <w:rPr>
          <w:rFonts w:ascii="David" w:hAnsi="David" w:cs="David" w:hint="eastAsia"/>
          <w:rtl/>
        </w:rPr>
        <w:t>היועץ</w:t>
      </w:r>
      <w:r w:rsidRPr="00215191">
        <w:rPr>
          <w:rFonts w:ascii="David" w:hAnsi="David" w:cs="David"/>
          <w:rtl/>
        </w:rPr>
        <w:t xml:space="preserve">, אובדן השימוש ו/או עיכוב ו/או נזק תוצאתי כלשהו. </w:t>
      </w:r>
      <w:r w:rsidRPr="00215191">
        <w:rPr>
          <w:rFonts w:ascii="David" w:hAnsi="David" w:cs="David" w:hint="eastAsia"/>
          <w:rtl/>
        </w:rPr>
        <w:t>ו</w:t>
      </w:r>
      <w:r w:rsidRPr="00215191">
        <w:rPr>
          <w:rFonts w:ascii="David" w:hAnsi="David" w:cs="David"/>
          <w:rtl/>
        </w:rPr>
        <w:t xml:space="preserve">/או </w:t>
      </w:r>
      <w:r w:rsidRPr="00215191">
        <w:rPr>
          <w:rFonts w:ascii="David" w:hAnsi="David" w:cs="David" w:hint="eastAsia"/>
          <w:rtl/>
        </w:rPr>
        <w:t>חבות</w:t>
      </w:r>
      <w:r w:rsidRPr="00215191">
        <w:rPr>
          <w:rFonts w:ascii="David" w:hAnsi="David" w:cs="David"/>
          <w:rtl/>
        </w:rPr>
        <w:t xml:space="preserve"> </w:t>
      </w:r>
      <w:r w:rsidRPr="00215191">
        <w:rPr>
          <w:rFonts w:ascii="David" w:hAnsi="David" w:cs="David" w:hint="eastAsia"/>
          <w:rtl/>
        </w:rPr>
        <w:t>נושא</w:t>
      </w:r>
      <w:r w:rsidRPr="00215191">
        <w:rPr>
          <w:rFonts w:ascii="David" w:hAnsi="David" w:cs="David"/>
          <w:rtl/>
        </w:rPr>
        <w:t xml:space="preserve"> </w:t>
      </w:r>
      <w:r w:rsidRPr="00215191">
        <w:rPr>
          <w:rFonts w:ascii="David" w:hAnsi="David" w:cs="David" w:hint="eastAsia"/>
          <w:rtl/>
        </w:rPr>
        <w:t>משרה</w:t>
      </w:r>
      <w:r w:rsidRPr="00215191">
        <w:rPr>
          <w:rFonts w:ascii="David" w:hAnsi="David" w:cs="David"/>
          <w:rtl/>
        </w:rPr>
        <w:t xml:space="preserve"> </w:t>
      </w:r>
      <w:r w:rsidRPr="00215191">
        <w:rPr>
          <w:rFonts w:ascii="David" w:hAnsi="David" w:cs="David" w:hint="eastAsia"/>
          <w:rtl/>
        </w:rPr>
        <w:t>למעט</w:t>
      </w:r>
      <w:r w:rsidRPr="00215191">
        <w:rPr>
          <w:rFonts w:ascii="David" w:hAnsi="David" w:cs="David"/>
          <w:rtl/>
        </w:rPr>
        <w:t xml:space="preserve"> </w:t>
      </w:r>
      <w:r w:rsidRPr="00215191">
        <w:rPr>
          <w:rFonts w:ascii="David" w:hAnsi="David" w:cs="David" w:hint="eastAsia"/>
          <w:rtl/>
        </w:rPr>
        <w:t>במקרה</w:t>
      </w:r>
      <w:r w:rsidRPr="00215191">
        <w:rPr>
          <w:rFonts w:ascii="David" w:hAnsi="David" w:cs="David"/>
          <w:rtl/>
        </w:rPr>
        <w:t xml:space="preserve"> </w:t>
      </w:r>
      <w:r w:rsidRPr="00215191">
        <w:rPr>
          <w:rFonts w:ascii="David" w:hAnsi="David" w:cs="David" w:hint="eastAsia"/>
          <w:rtl/>
        </w:rPr>
        <w:t>שהיא</w:t>
      </w:r>
      <w:r w:rsidRPr="00215191">
        <w:rPr>
          <w:rFonts w:ascii="David" w:hAnsi="David" w:cs="David"/>
          <w:rtl/>
        </w:rPr>
        <w:t xml:space="preserve"> </w:t>
      </w:r>
      <w:r w:rsidRPr="00215191">
        <w:rPr>
          <w:rFonts w:ascii="David" w:hAnsi="David" w:cs="David" w:hint="eastAsia"/>
          <w:rtl/>
        </w:rPr>
        <w:t>ניתנת</w:t>
      </w:r>
      <w:r w:rsidRPr="00215191">
        <w:rPr>
          <w:rFonts w:ascii="David" w:hAnsi="David" w:cs="David"/>
          <w:rtl/>
        </w:rPr>
        <w:t xml:space="preserve"> </w:t>
      </w:r>
      <w:r w:rsidRPr="00215191">
        <w:rPr>
          <w:rFonts w:ascii="David" w:hAnsi="David" w:cs="David" w:hint="eastAsia"/>
          <w:rtl/>
        </w:rPr>
        <w:t>לכיסוי</w:t>
      </w:r>
      <w:r w:rsidRPr="00215191">
        <w:rPr>
          <w:rFonts w:ascii="David" w:hAnsi="David" w:cs="David"/>
          <w:rtl/>
        </w:rPr>
        <w:t xml:space="preserve"> </w:t>
      </w:r>
      <w:r w:rsidRPr="00215191">
        <w:rPr>
          <w:rFonts w:ascii="David" w:hAnsi="David" w:cs="David" w:hint="eastAsia"/>
          <w:rtl/>
        </w:rPr>
        <w:t>בפוליסת</w:t>
      </w:r>
      <w:r w:rsidRPr="00215191">
        <w:rPr>
          <w:rFonts w:ascii="David" w:hAnsi="David" w:cs="David"/>
          <w:rtl/>
        </w:rPr>
        <w:t xml:space="preserve"> </w:t>
      </w:r>
      <w:r w:rsidRPr="00215191">
        <w:rPr>
          <w:rFonts w:ascii="David" w:hAnsi="David" w:cs="David" w:hint="eastAsia"/>
          <w:rtl/>
        </w:rPr>
        <w:t>נושאי</w:t>
      </w:r>
      <w:r w:rsidRPr="00215191">
        <w:rPr>
          <w:rFonts w:ascii="David" w:hAnsi="David" w:cs="David"/>
          <w:rtl/>
        </w:rPr>
        <w:t xml:space="preserve"> </w:t>
      </w:r>
      <w:r w:rsidRPr="00215191">
        <w:rPr>
          <w:rFonts w:ascii="David" w:hAnsi="David" w:cs="David" w:hint="eastAsia"/>
          <w:rtl/>
        </w:rPr>
        <w:t>משרה</w:t>
      </w:r>
      <w:r w:rsidRPr="00215191">
        <w:rPr>
          <w:rFonts w:ascii="David" w:hAnsi="David" w:cs="David"/>
          <w:rtl/>
        </w:rPr>
        <w:t xml:space="preserve"> . הכיסוי על פי הפוליסה </w:t>
      </w:r>
      <w:r w:rsidRPr="00215191">
        <w:rPr>
          <w:rFonts w:ascii="David" w:hAnsi="David" w:cs="David" w:hint="eastAsia"/>
          <w:rtl/>
        </w:rPr>
        <w:t>מ</w:t>
      </w:r>
      <w:r w:rsidRPr="00215191">
        <w:rPr>
          <w:rFonts w:ascii="David" w:hAnsi="David" w:cs="David"/>
          <w:rtl/>
        </w:rPr>
        <w:t>ורחב לכלול את המזמין כמבוטח נוסף בגין חבות</w:t>
      </w:r>
      <w:r w:rsidRPr="00215191">
        <w:rPr>
          <w:rFonts w:ascii="David" w:hAnsi="David" w:cs="David" w:hint="eastAsia"/>
          <w:rtl/>
        </w:rPr>
        <w:t>ו</w:t>
      </w:r>
      <w:r w:rsidRPr="00215191">
        <w:rPr>
          <w:rFonts w:ascii="David" w:hAnsi="David" w:cs="David"/>
          <w:rtl/>
        </w:rPr>
        <w:t xml:space="preserve"> כמזמין העבודה בכל הנובע מפעולותיו של </w:t>
      </w:r>
      <w:r w:rsidRPr="00215191">
        <w:rPr>
          <w:rFonts w:ascii="David" w:hAnsi="David" w:cs="David" w:hint="eastAsia"/>
          <w:rtl/>
        </w:rPr>
        <w:t>היועץ</w:t>
      </w:r>
      <w:r w:rsidRPr="00215191">
        <w:rPr>
          <w:rFonts w:ascii="David" w:hAnsi="David" w:cs="David"/>
          <w:rtl/>
        </w:rPr>
        <w:t xml:space="preserve"> </w:t>
      </w:r>
      <w:r w:rsidRPr="00215191">
        <w:rPr>
          <w:rFonts w:ascii="David" w:hAnsi="David" w:cs="David" w:hint="eastAsia"/>
          <w:rtl/>
        </w:rPr>
        <w:t>והבאים</w:t>
      </w:r>
      <w:r w:rsidRPr="00215191">
        <w:rPr>
          <w:rFonts w:ascii="David" w:hAnsi="David" w:cs="David"/>
          <w:rtl/>
        </w:rPr>
        <w:t xml:space="preserve"> מטעמו, כמוגדר בפוליסה ובכפוף לתנאיה ולסייגיה. הביטוח כולל מועד למפרע שאינו מאוחר ממועד ת</w:t>
      </w:r>
      <w:smartTag w:uri="urn:schemas-microsoft-com:office:smarttags" w:element="PersonName">
        <w:r w:rsidRPr="00215191">
          <w:rPr>
            <w:rFonts w:ascii="David" w:hAnsi="David" w:cs="David" w:hint="eastAsia"/>
            <w:rtl/>
          </w:rPr>
          <w:t>חי</w:t>
        </w:r>
      </w:smartTag>
      <w:r w:rsidRPr="00215191">
        <w:rPr>
          <w:rFonts w:ascii="David" w:hAnsi="David" w:cs="David" w:hint="eastAsia"/>
          <w:rtl/>
        </w:rPr>
        <w:t>לת</w:t>
      </w:r>
      <w:r w:rsidRPr="00215191">
        <w:rPr>
          <w:rFonts w:ascii="David" w:hAnsi="David" w:cs="David"/>
          <w:rtl/>
        </w:rPr>
        <w:t xml:space="preserve"> </w:t>
      </w:r>
      <w:r w:rsidRPr="00215191">
        <w:rPr>
          <w:rFonts w:ascii="David" w:hAnsi="David" w:cs="David" w:hint="eastAsia"/>
          <w:rtl/>
        </w:rPr>
        <w:t>ביצוע</w:t>
      </w:r>
      <w:r w:rsidRPr="00215191">
        <w:rPr>
          <w:rFonts w:ascii="David" w:hAnsi="David" w:cs="David"/>
          <w:rtl/>
        </w:rPr>
        <w:t xml:space="preserve"> </w:t>
      </w:r>
      <w:r w:rsidRPr="00215191">
        <w:rPr>
          <w:rFonts w:ascii="David" w:hAnsi="David" w:cs="David" w:hint="eastAsia"/>
          <w:rtl/>
        </w:rPr>
        <w:t>העבודות</w:t>
      </w:r>
      <w:r w:rsidRPr="00215191">
        <w:rPr>
          <w:rFonts w:ascii="David" w:hAnsi="David" w:cs="David"/>
          <w:rtl/>
        </w:rPr>
        <w:t xml:space="preserve"> </w:t>
      </w:r>
      <w:r w:rsidRPr="00215191">
        <w:rPr>
          <w:rFonts w:ascii="David" w:hAnsi="David" w:cs="David" w:hint="eastAsia"/>
          <w:rtl/>
        </w:rPr>
        <w:t>על</w:t>
      </w:r>
      <w:r w:rsidRPr="00215191">
        <w:rPr>
          <w:rFonts w:ascii="David" w:hAnsi="David" w:cs="David"/>
          <w:rtl/>
        </w:rPr>
        <w:t xml:space="preserve"> </w:t>
      </w:r>
      <w:r w:rsidRPr="00215191">
        <w:rPr>
          <w:rFonts w:ascii="David" w:hAnsi="David" w:cs="David" w:hint="eastAsia"/>
          <w:rtl/>
        </w:rPr>
        <w:t>ידי</w:t>
      </w:r>
      <w:r w:rsidRPr="00215191">
        <w:rPr>
          <w:rFonts w:ascii="David" w:hAnsi="David" w:cs="David"/>
          <w:rtl/>
        </w:rPr>
        <w:t xml:space="preserve"> </w:t>
      </w:r>
      <w:r w:rsidRPr="00215191">
        <w:rPr>
          <w:rFonts w:ascii="David" w:hAnsi="David" w:cs="David" w:hint="eastAsia"/>
          <w:rtl/>
        </w:rPr>
        <w:t>היועץ</w:t>
      </w:r>
      <w:r w:rsidRPr="00215191">
        <w:rPr>
          <w:rFonts w:ascii="David" w:hAnsi="David" w:cs="David"/>
          <w:rtl/>
        </w:rPr>
        <w:t xml:space="preserve"> </w:t>
      </w:r>
      <w:r w:rsidRPr="00215191">
        <w:rPr>
          <w:rFonts w:ascii="David" w:hAnsi="David" w:cs="David" w:hint="eastAsia"/>
          <w:rtl/>
        </w:rPr>
        <w:t>אך</w:t>
      </w:r>
      <w:r w:rsidRPr="00215191">
        <w:rPr>
          <w:rFonts w:ascii="David" w:hAnsi="David" w:cs="David"/>
          <w:rtl/>
        </w:rPr>
        <w:t xml:space="preserve"> </w:t>
      </w:r>
      <w:r w:rsidRPr="00215191">
        <w:rPr>
          <w:rFonts w:ascii="David" w:hAnsi="David" w:cs="David" w:hint="eastAsia"/>
          <w:rtl/>
        </w:rPr>
        <w:t>לא</w:t>
      </w:r>
      <w:r w:rsidRPr="00215191">
        <w:rPr>
          <w:rFonts w:ascii="David" w:hAnsi="David" w:cs="David"/>
          <w:rtl/>
        </w:rPr>
        <w:t xml:space="preserve"> </w:t>
      </w:r>
      <w:r w:rsidRPr="00215191">
        <w:rPr>
          <w:rFonts w:ascii="David" w:hAnsi="David" w:cs="David" w:hint="eastAsia"/>
          <w:rtl/>
        </w:rPr>
        <w:t>לפני</w:t>
      </w:r>
      <w:r w:rsidRPr="00215191">
        <w:rPr>
          <w:rFonts w:ascii="David" w:hAnsi="David" w:cs="David"/>
          <w:rtl/>
        </w:rPr>
        <w:t xml:space="preserve"> </w:t>
      </w:r>
      <w:r w:rsidRPr="00215191">
        <w:rPr>
          <w:rFonts w:ascii="David" w:hAnsi="David" w:cs="David" w:hint="eastAsia"/>
          <w:rtl/>
        </w:rPr>
        <w:t>התאריך</w:t>
      </w:r>
      <w:r w:rsidRPr="00215191">
        <w:rPr>
          <w:rFonts w:ascii="David" w:hAnsi="David" w:cs="David"/>
          <w:rtl/>
        </w:rPr>
        <w:t xml:space="preserve"> _____________(להלן :" </w:t>
      </w:r>
      <w:r w:rsidRPr="00215191">
        <w:rPr>
          <w:rFonts w:ascii="David" w:hAnsi="David" w:cs="David" w:hint="eastAsia"/>
          <w:rtl/>
        </w:rPr>
        <w:t>התאריך</w:t>
      </w:r>
      <w:r w:rsidRPr="00215191">
        <w:rPr>
          <w:rFonts w:ascii="David" w:hAnsi="David" w:cs="David"/>
          <w:rtl/>
        </w:rPr>
        <w:t xml:space="preserve"> </w:t>
      </w:r>
      <w:r w:rsidRPr="00215191">
        <w:rPr>
          <w:rFonts w:ascii="David" w:hAnsi="David" w:cs="David" w:hint="eastAsia"/>
          <w:rtl/>
        </w:rPr>
        <w:t>הרטרואקטיבי</w:t>
      </w:r>
      <w:r w:rsidRPr="00215191">
        <w:rPr>
          <w:rFonts w:ascii="David" w:hAnsi="David" w:cs="David"/>
          <w:rtl/>
        </w:rPr>
        <w:t xml:space="preserve">"),. </w:t>
      </w:r>
      <w:r w:rsidRPr="00215191">
        <w:rPr>
          <w:rFonts w:ascii="David" w:hAnsi="David" w:cs="David" w:hint="eastAsia"/>
          <w:rtl/>
        </w:rPr>
        <w:t>כן</w:t>
      </w:r>
      <w:r w:rsidRPr="00215191">
        <w:rPr>
          <w:rFonts w:ascii="David" w:hAnsi="David" w:cs="David"/>
          <w:rtl/>
        </w:rPr>
        <w:t xml:space="preserve"> </w:t>
      </w:r>
      <w:r w:rsidRPr="00215191">
        <w:rPr>
          <w:rFonts w:ascii="David" w:hAnsi="David" w:cs="David" w:hint="eastAsia"/>
          <w:rtl/>
        </w:rPr>
        <w:t>כולל</w:t>
      </w:r>
      <w:r w:rsidRPr="00215191">
        <w:rPr>
          <w:rFonts w:ascii="David" w:hAnsi="David" w:cs="David"/>
          <w:rtl/>
        </w:rPr>
        <w:t xml:space="preserve"> </w:t>
      </w:r>
      <w:r w:rsidRPr="00215191">
        <w:rPr>
          <w:rFonts w:ascii="David" w:hAnsi="David" w:cs="David" w:hint="eastAsia"/>
          <w:rtl/>
        </w:rPr>
        <w:t>הביטוח</w:t>
      </w:r>
      <w:r w:rsidRPr="00215191">
        <w:rPr>
          <w:rFonts w:ascii="David" w:hAnsi="David" w:cs="David"/>
          <w:rtl/>
        </w:rPr>
        <w:t xml:space="preserve"> </w:t>
      </w:r>
      <w:r w:rsidRPr="00215191">
        <w:rPr>
          <w:rFonts w:ascii="David" w:hAnsi="David" w:cs="David" w:hint="eastAsia"/>
          <w:rtl/>
        </w:rPr>
        <w:t>הרחבת</w:t>
      </w:r>
      <w:r w:rsidRPr="00215191">
        <w:rPr>
          <w:rFonts w:ascii="David" w:hAnsi="David" w:cs="David"/>
          <w:rtl/>
        </w:rPr>
        <w:t xml:space="preserve"> "חבות </w:t>
      </w:r>
      <w:r w:rsidRPr="00215191">
        <w:rPr>
          <w:rFonts w:ascii="David" w:hAnsi="David" w:cs="David" w:hint="eastAsia"/>
          <w:rtl/>
        </w:rPr>
        <w:t>צולבת</w:t>
      </w:r>
      <w:r w:rsidRPr="00215191">
        <w:rPr>
          <w:rFonts w:ascii="David" w:hAnsi="David" w:cs="David"/>
          <w:rtl/>
        </w:rPr>
        <w:t xml:space="preserve">" </w:t>
      </w:r>
      <w:r w:rsidRPr="00215191">
        <w:rPr>
          <w:rFonts w:ascii="David" w:hAnsi="David" w:cs="David" w:hint="eastAsia"/>
          <w:rtl/>
        </w:rPr>
        <w:t>ו</w:t>
      </w:r>
      <w:r w:rsidRPr="00215191">
        <w:rPr>
          <w:rFonts w:ascii="David" w:hAnsi="David" w:cs="David"/>
          <w:rtl/>
        </w:rPr>
        <w:t>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690EF02"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2.</w:t>
      </w:r>
      <w:r w:rsidRPr="00215191">
        <w:rPr>
          <w:rFonts w:ascii="David" w:hAnsi="David" w:cs="David"/>
          <w:rtl/>
        </w:rPr>
        <w:tab/>
      </w:r>
      <w:r w:rsidRPr="00215191">
        <w:rPr>
          <w:rFonts w:ascii="David" w:hAnsi="David" w:cs="David"/>
          <w:b/>
          <w:bCs/>
          <w:rtl/>
        </w:rPr>
        <w:t>ביטוח אחריות מעבידים</w:t>
      </w:r>
      <w:r w:rsidRPr="00215191">
        <w:rPr>
          <w:rFonts w:ascii="David" w:hAnsi="David" w:cs="David"/>
          <w:rtl/>
        </w:rPr>
        <w:t xml:space="preserve">, </w:t>
      </w:r>
      <w:r w:rsidRPr="00215191">
        <w:rPr>
          <w:rFonts w:ascii="David" w:hAnsi="David" w:cs="David" w:hint="eastAsia"/>
          <w:rtl/>
        </w:rPr>
        <w:t>המבטח</w:t>
      </w:r>
      <w:r w:rsidRPr="00215191">
        <w:rPr>
          <w:rFonts w:ascii="David" w:hAnsi="David" w:cs="David"/>
          <w:rtl/>
        </w:rPr>
        <w:t xml:space="preserve"> חבות </w:t>
      </w:r>
      <w:r w:rsidRPr="00215191">
        <w:rPr>
          <w:rFonts w:ascii="David" w:hAnsi="David" w:cs="David" w:hint="eastAsia"/>
          <w:rtl/>
        </w:rPr>
        <w:t>עפ</w:t>
      </w:r>
      <w:r w:rsidRPr="00215191">
        <w:rPr>
          <w:rFonts w:ascii="David" w:hAnsi="David" w:cs="David"/>
          <w:rtl/>
        </w:rPr>
        <w:t xml:space="preserve">"י </w:t>
      </w:r>
      <w:r w:rsidRPr="00215191">
        <w:rPr>
          <w:rFonts w:ascii="David" w:hAnsi="David" w:cs="David" w:hint="eastAsia"/>
          <w:rtl/>
        </w:rPr>
        <w:t>פקודת</w:t>
      </w:r>
      <w:r w:rsidRPr="00215191">
        <w:rPr>
          <w:rFonts w:ascii="David" w:hAnsi="David" w:cs="David"/>
          <w:rtl/>
        </w:rPr>
        <w:t xml:space="preserve"> </w:t>
      </w:r>
      <w:r w:rsidRPr="00215191">
        <w:rPr>
          <w:rFonts w:ascii="David" w:hAnsi="David" w:cs="David" w:hint="eastAsia"/>
          <w:rtl/>
        </w:rPr>
        <w:t>הנזיקין</w:t>
      </w:r>
      <w:r w:rsidRPr="00215191">
        <w:rPr>
          <w:rFonts w:ascii="David" w:hAnsi="David" w:cs="David"/>
          <w:rtl/>
        </w:rPr>
        <w:t xml:space="preserve"> (נוסח </w:t>
      </w:r>
      <w:r w:rsidRPr="00215191">
        <w:rPr>
          <w:rFonts w:ascii="David" w:hAnsi="David" w:cs="David" w:hint="eastAsia"/>
          <w:rtl/>
        </w:rPr>
        <w:t>חדש</w:t>
      </w:r>
      <w:r w:rsidRPr="00215191">
        <w:rPr>
          <w:rFonts w:ascii="David" w:hAnsi="David" w:cs="David"/>
          <w:rtl/>
        </w:rPr>
        <w:t xml:space="preserve">) </w:t>
      </w:r>
      <w:r w:rsidRPr="00215191">
        <w:rPr>
          <w:rFonts w:ascii="David" w:hAnsi="David" w:cs="David" w:hint="eastAsia"/>
          <w:rtl/>
        </w:rPr>
        <w:t>וחוק</w:t>
      </w:r>
      <w:r w:rsidRPr="00215191">
        <w:rPr>
          <w:rFonts w:ascii="David" w:hAnsi="David" w:cs="David"/>
          <w:rtl/>
        </w:rPr>
        <w:t xml:space="preserve"> </w:t>
      </w:r>
      <w:r w:rsidRPr="00215191">
        <w:rPr>
          <w:rFonts w:ascii="David" w:hAnsi="David" w:cs="David" w:hint="eastAsia"/>
          <w:rtl/>
        </w:rPr>
        <w:t>האחריות</w:t>
      </w:r>
      <w:r w:rsidRPr="00215191">
        <w:rPr>
          <w:rFonts w:ascii="David" w:hAnsi="David" w:cs="David"/>
          <w:rtl/>
        </w:rPr>
        <w:t xml:space="preserve"> </w:t>
      </w:r>
      <w:r w:rsidRPr="00215191">
        <w:rPr>
          <w:rFonts w:ascii="David" w:hAnsi="David" w:cs="David" w:hint="eastAsia"/>
          <w:rtl/>
        </w:rPr>
        <w:t>למוצרים</w:t>
      </w:r>
      <w:r w:rsidRPr="00215191">
        <w:rPr>
          <w:rFonts w:ascii="David" w:hAnsi="David" w:cs="David"/>
          <w:rtl/>
        </w:rPr>
        <w:t xml:space="preserve"> </w:t>
      </w:r>
      <w:r w:rsidRPr="00215191">
        <w:rPr>
          <w:rFonts w:ascii="David" w:hAnsi="David" w:cs="David" w:hint="eastAsia"/>
          <w:rtl/>
        </w:rPr>
        <w:t>פגומים</w:t>
      </w:r>
      <w:r w:rsidRPr="00215191">
        <w:rPr>
          <w:rFonts w:ascii="David" w:hAnsi="David" w:cs="David"/>
          <w:rtl/>
        </w:rPr>
        <w:t xml:space="preserve"> </w:t>
      </w:r>
      <w:r w:rsidRPr="00215191">
        <w:rPr>
          <w:rFonts w:ascii="David" w:hAnsi="David" w:cs="David" w:hint="eastAsia"/>
          <w:rtl/>
        </w:rPr>
        <w:t>תש</w:t>
      </w:r>
      <w:r w:rsidRPr="00215191">
        <w:rPr>
          <w:rFonts w:ascii="David" w:hAnsi="David" w:cs="David"/>
          <w:rtl/>
        </w:rPr>
        <w:t xml:space="preserve">"ם-1980,  </w:t>
      </w:r>
      <w:r w:rsidRPr="00215191">
        <w:rPr>
          <w:rFonts w:ascii="David" w:hAnsi="David" w:cs="David" w:hint="eastAsia"/>
          <w:rtl/>
        </w:rPr>
        <w:t>כלפי</w:t>
      </w:r>
      <w:r w:rsidRPr="00215191">
        <w:rPr>
          <w:rFonts w:ascii="David" w:hAnsi="David" w:cs="David"/>
          <w:rtl/>
        </w:rPr>
        <w:t xml:space="preserve"> </w:t>
      </w:r>
      <w:r w:rsidRPr="00215191">
        <w:rPr>
          <w:rFonts w:ascii="David" w:hAnsi="David" w:cs="David" w:hint="eastAsia"/>
          <w:rtl/>
        </w:rPr>
        <w:t>כל</w:t>
      </w:r>
      <w:r w:rsidRPr="00215191">
        <w:rPr>
          <w:rFonts w:ascii="David" w:hAnsi="David" w:cs="David"/>
          <w:rtl/>
        </w:rPr>
        <w:t xml:space="preserve"> </w:t>
      </w:r>
      <w:r w:rsidRPr="00215191">
        <w:rPr>
          <w:rFonts w:ascii="David" w:hAnsi="David" w:cs="David" w:hint="eastAsia"/>
          <w:rtl/>
        </w:rPr>
        <w:t>העובדים</w:t>
      </w:r>
      <w:r w:rsidRPr="00215191">
        <w:rPr>
          <w:rFonts w:ascii="David" w:hAnsi="David" w:cs="David"/>
          <w:rtl/>
        </w:rPr>
        <w:t xml:space="preserve">, </w:t>
      </w:r>
      <w:r w:rsidRPr="00215191">
        <w:rPr>
          <w:rFonts w:ascii="David" w:hAnsi="David" w:cs="David" w:hint="eastAsia"/>
          <w:rtl/>
        </w:rPr>
        <w:t>המועסקים</w:t>
      </w:r>
      <w:r w:rsidRPr="00215191">
        <w:rPr>
          <w:rFonts w:ascii="David" w:hAnsi="David" w:cs="David"/>
          <w:rtl/>
        </w:rPr>
        <w:t xml:space="preserve"> </w:t>
      </w:r>
      <w:r w:rsidRPr="00215191">
        <w:rPr>
          <w:rFonts w:ascii="David" w:hAnsi="David" w:cs="David" w:hint="eastAsia"/>
          <w:rtl/>
        </w:rPr>
        <w:t>על</w:t>
      </w:r>
      <w:r w:rsidRPr="00215191">
        <w:rPr>
          <w:rFonts w:ascii="David" w:hAnsi="David" w:cs="David"/>
          <w:rtl/>
        </w:rPr>
        <w:t xml:space="preserve"> </w:t>
      </w:r>
      <w:r w:rsidRPr="00215191">
        <w:rPr>
          <w:rFonts w:ascii="David" w:hAnsi="David" w:cs="David" w:hint="eastAsia"/>
          <w:rtl/>
        </w:rPr>
        <w:t>ידי</w:t>
      </w:r>
      <w:r w:rsidRPr="00215191">
        <w:rPr>
          <w:rFonts w:ascii="David" w:hAnsi="David" w:cs="David"/>
          <w:rtl/>
        </w:rPr>
        <w:t xml:space="preserve"> </w:t>
      </w:r>
      <w:r w:rsidRPr="00215191">
        <w:rPr>
          <w:rFonts w:ascii="David" w:hAnsi="David" w:cs="David" w:hint="eastAsia"/>
          <w:rtl/>
        </w:rPr>
        <w:t>היועץ</w:t>
      </w:r>
      <w:r w:rsidRPr="00215191">
        <w:rPr>
          <w:rFonts w:ascii="David" w:hAnsi="David" w:cs="David"/>
          <w:rtl/>
        </w:rPr>
        <w:t xml:space="preserve">, </w:t>
      </w:r>
      <w:r w:rsidRPr="00215191">
        <w:rPr>
          <w:rFonts w:ascii="David" w:hAnsi="David" w:cs="David" w:hint="eastAsia"/>
          <w:rtl/>
        </w:rPr>
        <w:t>בגין</w:t>
      </w:r>
      <w:r w:rsidRPr="00215191">
        <w:rPr>
          <w:rFonts w:ascii="David" w:hAnsi="David" w:cs="David"/>
          <w:rtl/>
        </w:rPr>
        <w:t xml:space="preserve"> </w:t>
      </w:r>
      <w:r w:rsidRPr="00215191">
        <w:rPr>
          <w:rFonts w:ascii="David" w:hAnsi="David" w:cs="David" w:hint="eastAsia"/>
          <w:rtl/>
        </w:rPr>
        <w:t>פגיעה</w:t>
      </w:r>
      <w:r w:rsidRPr="00215191">
        <w:rPr>
          <w:rFonts w:ascii="David" w:hAnsi="David" w:cs="David"/>
          <w:rtl/>
        </w:rPr>
        <w:t xml:space="preserve"> </w:t>
      </w:r>
      <w:r w:rsidRPr="00215191">
        <w:rPr>
          <w:rFonts w:ascii="David" w:hAnsi="David" w:cs="David" w:hint="eastAsia"/>
          <w:rtl/>
        </w:rPr>
        <w:t>גופנית</w:t>
      </w:r>
      <w:r w:rsidRPr="00215191">
        <w:rPr>
          <w:rFonts w:ascii="David" w:hAnsi="David" w:cs="David"/>
          <w:rtl/>
        </w:rPr>
        <w:t xml:space="preserve"> </w:t>
      </w:r>
      <w:r w:rsidRPr="00215191">
        <w:rPr>
          <w:rFonts w:ascii="David" w:hAnsi="David" w:cs="David" w:hint="eastAsia"/>
          <w:rtl/>
        </w:rPr>
        <w:t>או</w:t>
      </w:r>
      <w:r w:rsidRPr="00215191">
        <w:rPr>
          <w:rFonts w:ascii="David" w:hAnsi="David" w:cs="David"/>
          <w:rtl/>
        </w:rPr>
        <w:t xml:space="preserve"> </w:t>
      </w:r>
      <w:r w:rsidRPr="00215191">
        <w:rPr>
          <w:rFonts w:ascii="David" w:hAnsi="David" w:cs="David" w:hint="eastAsia"/>
          <w:rtl/>
        </w:rPr>
        <w:t>מחלה</w:t>
      </w:r>
      <w:r w:rsidRPr="00215191">
        <w:rPr>
          <w:rFonts w:ascii="David" w:hAnsi="David" w:cs="David"/>
          <w:rtl/>
        </w:rPr>
        <w:t xml:space="preserve"> </w:t>
      </w:r>
      <w:r w:rsidRPr="00215191">
        <w:rPr>
          <w:rFonts w:ascii="David" w:hAnsi="David" w:cs="David" w:hint="eastAsia"/>
          <w:rtl/>
        </w:rPr>
        <w:t>העלולים</w:t>
      </w:r>
      <w:r w:rsidRPr="00215191">
        <w:rPr>
          <w:rFonts w:ascii="David" w:hAnsi="David" w:cs="David"/>
          <w:rtl/>
        </w:rPr>
        <w:t xml:space="preserve"> </w:t>
      </w:r>
      <w:r w:rsidRPr="00215191">
        <w:rPr>
          <w:rFonts w:ascii="David" w:hAnsi="David" w:cs="David" w:hint="eastAsia"/>
          <w:rtl/>
        </w:rPr>
        <w:t>להגרם</w:t>
      </w:r>
      <w:r w:rsidRPr="00215191">
        <w:rPr>
          <w:rFonts w:ascii="David" w:hAnsi="David" w:cs="David"/>
          <w:rtl/>
        </w:rPr>
        <w:t xml:space="preserve"> </w:t>
      </w:r>
      <w:r w:rsidRPr="00215191">
        <w:rPr>
          <w:rFonts w:ascii="David" w:hAnsi="David" w:cs="David" w:hint="eastAsia"/>
          <w:rtl/>
        </w:rPr>
        <w:t>למי</w:t>
      </w:r>
      <w:r w:rsidRPr="00215191">
        <w:rPr>
          <w:rFonts w:ascii="David" w:hAnsi="David" w:cs="David"/>
          <w:rtl/>
        </w:rPr>
        <w:t xml:space="preserve"> </w:t>
      </w:r>
      <w:r w:rsidRPr="00215191">
        <w:rPr>
          <w:rFonts w:ascii="David" w:hAnsi="David" w:cs="David" w:hint="eastAsia"/>
          <w:rtl/>
        </w:rPr>
        <w:t>מהם</w:t>
      </w:r>
      <w:r w:rsidRPr="00215191">
        <w:rPr>
          <w:rFonts w:ascii="David" w:hAnsi="David" w:cs="David"/>
          <w:rtl/>
        </w:rPr>
        <w:t xml:space="preserve"> </w:t>
      </w:r>
      <w:r w:rsidRPr="00215191">
        <w:rPr>
          <w:rFonts w:ascii="David" w:hAnsi="David" w:cs="David" w:hint="eastAsia"/>
          <w:rtl/>
        </w:rPr>
        <w:t>תוך</w:t>
      </w:r>
      <w:r w:rsidRPr="00215191">
        <w:rPr>
          <w:rFonts w:ascii="David" w:hAnsi="David" w:cs="David"/>
          <w:rtl/>
        </w:rPr>
        <w:t xml:space="preserve"> </w:t>
      </w:r>
      <w:r w:rsidRPr="00215191">
        <w:rPr>
          <w:rFonts w:ascii="David" w:hAnsi="David" w:cs="David" w:hint="eastAsia"/>
          <w:rtl/>
        </w:rPr>
        <w:t>כדי</w:t>
      </w:r>
      <w:r w:rsidRPr="00215191">
        <w:rPr>
          <w:rFonts w:ascii="David" w:hAnsi="David" w:cs="David"/>
          <w:rtl/>
        </w:rPr>
        <w:t xml:space="preserve"> </w:t>
      </w:r>
      <w:r w:rsidRPr="00215191">
        <w:rPr>
          <w:rFonts w:ascii="David" w:hAnsi="David" w:cs="David" w:hint="eastAsia"/>
          <w:rtl/>
        </w:rPr>
        <w:t>ועקב</w:t>
      </w:r>
      <w:r w:rsidRPr="00215191">
        <w:rPr>
          <w:rFonts w:ascii="David" w:hAnsi="David" w:cs="David"/>
          <w:rtl/>
        </w:rPr>
        <w:t xml:space="preserve"> </w:t>
      </w:r>
      <w:r w:rsidRPr="00215191">
        <w:rPr>
          <w:rFonts w:ascii="David" w:hAnsi="David" w:cs="David" w:hint="eastAsia"/>
          <w:rtl/>
        </w:rPr>
        <w:t>העסקתם</w:t>
      </w:r>
      <w:r w:rsidRPr="00215191">
        <w:rPr>
          <w:rFonts w:ascii="David" w:hAnsi="David" w:cs="David"/>
          <w:rtl/>
        </w:rPr>
        <w:t xml:space="preserve"> </w:t>
      </w:r>
      <w:r w:rsidRPr="00215191">
        <w:rPr>
          <w:rFonts w:ascii="David" w:hAnsi="David" w:cs="David" w:hint="eastAsia"/>
          <w:rtl/>
        </w:rPr>
        <w:t>על</w:t>
      </w:r>
      <w:r w:rsidRPr="00215191">
        <w:rPr>
          <w:rFonts w:ascii="David" w:hAnsi="David" w:cs="David"/>
          <w:rtl/>
        </w:rPr>
        <w:t xml:space="preserve"> </w:t>
      </w:r>
      <w:r w:rsidRPr="00215191">
        <w:rPr>
          <w:rFonts w:ascii="David" w:hAnsi="David" w:cs="David" w:hint="eastAsia"/>
          <w:rtl/>
        </w:rPr>
        <w:t>פי</w:t>
      </w:r>
      <w:r w:rsidRPr="00215191">
        <w:rPr>
          <w:rFonts w:ascii="David" w:hAnsi="David" w:cs="David"/>
          <w:rtl/>
        </w:rPr>
        <w:t xml:space="preserve"> </w:t>
      </w:r>
      <w:r w:rsidRPr="00215191">
        <w:rPr>
          <w:rFonts w:ascii="David" w:hAnsi="David" w:cs="David" w:hint="eastAsia"/>
          <w:rtl/>
        </w:rPr>
        <w:t>ההסכם</w:t>
      </w:r>
      <w:r w:rsidRPr="00215191">
        <w:rPr>
          <w:rFonts w:ascii="David" w:hAnsi="David" w:cs="David"/>
          <w:rtl/>
        </w:rPr>
        <w:t xml:space="preserve"> </w:t>
      </w:r>
      <w:r w:rsidRPr="00215191">
        <w:rPr>
          <w:rFonts w:ascii="David" w:hAnsi="David" w:cs="David" w:hint="eastAsia"/>
          <w:rtl/>
        </w:rPr>
        <w:t>ב</w:t>
      </w:r>
      <w:r w:rsidRPr="00215191">
        <w:rPr>
          <w:rFonts w:ascii="David" w:hAnsi="David" w:cs="David"/>
          <w:rtl/>
        </w:rPr>
        <w:t xml:space="preserve">גבול האחריות </w:t>
      </w:r>
      <w:r w:rsidRPr="00215191">
        <w:rPr>
          <w:rFonts w:ascii="David" w:hAnsi="David" w:cs="David" w:hint="eastAsia"/>
          <w:rtl/>
        </w:rPr>
        <w:t>ש</w:t>
      </w:r>
      <w:r w:rsidRPr="00215191">
        <w:rPr>
          <w:rFonts w:ascii="David" w:hAnsi="David" w:cs="David"/>
          <w:rtl/>
        </w:rPr>
        <w:t xml:space="preserve">אינו </w:t>
      </w:r>
      <w:r w:rsidRPr="00215191">
        <w:rPr>
          <w:rFonts w:ascii="David" w:hAnsi="David" w:cs="David" w:hint="eastAsia"/>
          <w:rtl/>
        </w:rPr>
        <w:t>נופל</w:t>
      </w:r>
      <w:r w:rsidRPr="00215191">
        <w:rPr>
          <w:rFonts w:ascii="David" w:hAnsi="David" w:cs="David"/>
          <w:rtl/>
        </w:rPr>
        <w:t xml:space="preserve"> מ-20,000,000 </w:t>
      </w:r>
      <w:r w:rsidRPr="00215191">
        <w:rPr>
          <w:rFonts w:ascii="David" w:hAnsi="David" w:cs="David" w:hint="eastAsia"/>
          <w:rtl/>
        </w:rPr>
        <w:t>₪</w:t>
      </w:r>
      <w:r w:rsidRPr="00215191">
        <w:rPr>
          <w:rFonts w:ascii="David" w:hAnsi="David" w:cs="David"/>
          <w:rtl/>
        </w:rPr>
        <w:t xml:space="preserve">  (</w:t>
      </w:r>
      <w:r w:rsidRPr="00215191">
        <w:rPr>
          <w:rFonts w:ascii="David" w:hAnsi="David" w:cs="David" w:hint="eastAsia"/>
          <w:rtl/>
        </w:rPr>
        <w:t>עשרים</w:t>
      </w:r>
      <w:r w:rsidRPr="00215191">
        <w:rPr>
          <w:rFonts w:ascii="David" w:hAnsi="David" w:cs="David"/>
          <w:rtl/>
        </w:rPr>
        <w:t xml:space="preserve"> מ</w:t>
      </w:r>
      <w:r w:rsidRPr="00215191">
        <w:rPr>
          <w:rFonts w:ascii="David" w:hAnsi="David" w:cs="David" w:hint="eastAsia"/>
          <w:rtl/>
        </w:rPr>
        <w:t>י</w:t>
      </w:r>
      <w:r w:rsidRPr="00215191">
        <w:rPr>
          <w:rFonts w:ascii="David" w:hAnsi="David" w:cs="David"/>
          <w:rtl/>
        </w:rPr>
        <w:t xml:space="preserve">ליון </w:t>
      </w:r>
      <w:r w:rsidRPr="00215191">
        <w:rPr>
          <w:rFonts w:ascii="David" w:hAnsi="David" w:cs="David" w:hint="eastAsia"/>
          <w:rtl/>
        </w:rPr>
        <w:t>₪</w:t>
      </w:r>
      <w:r w:rsidRPr="00215191">
        <w:rPr>
          <w:rFonts w:ascii="David" w:hAnsi="David" w:cs="David"/>
          <w:rtl/>
        </w:rPr>
        <w:t xml:space="preserve"> ) לעובד אחד, לא</w:t>
      </w:r>
      <w:r w:rsidRPr="00215191">
        <w:rPr>
          <w:rFonts w:ascii="David" w:hAnsi="David" w:cs="David" w:hint="eastAsia"/>
          <w:rtl/>
        </w:rPr>
        <w:t>י</w:t>
      </w:r>
      <w:r w:rsidRPr="00215191">
        <w:rPr>
          <w:rFonts w:ascii="David" w:hAnsi="David" w:cs="David"/>
          <w:rtl/>
        </w:rPr>
        <w:t>רוע ובסה"כ לתקופת ביטוח שנתית.</w:t>
      </w:r>
    </w:p>
    <w:p w14:paraId="712DF8E3"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ab/>
        <w:t xml:space="preserve">ביטוח זה לא יכלול כל הגבלה בדבר עבודות בגובה ובעומק, שעות עבודה, קבלנים, קבלני משנה ועובדיהם, </w:t>
      </w:r>
      <w:r w:rsidRPr="00215191">
        <w:rPr>
          <w:rFonts w:ascii="David" w:hAnsi="David" w:cs="David" w:hint="eastAsia"/>
          <w:rtl/>
        </w:rPr>
        <w:t>שימוש</w:t>
      </w:r>
      <w:r w:rsidRPr="00215191">
        <w:rPr>
          <w:rFonts w:ascii="David" w:hAnsi="David" w:cs="David"/>
          <w:rtl/>
        </w:rPr>
        <w:t xml:space="preserve"> </w:t>
      </w:r>
      <w:r w:rsidRPr="00215191">
        <w:rPr>
          <w:rFonts w:ascii="David" w:hAnsi="David" w:cs="David" w:hint="eastAsia"/>
          <w:rtl/>
        </w:rPr>
        <w:t>במנופים</w:t>
      </w:r>
      <w:r w:rsidRPr="00215191">
        <w:rPr>
          <w:rFonts w:ascii="David" w:hAnsi="David" w:cs="David"/>
          <w:rtl/>
        </w:rPr>
        <w:t xml:space="preserve"> </w:t>
      </w:r>
      <w:r w:rsidRPr="00215191">
        <w:rPr>
          <w:rFonts w:ascii="David" w:hAnsi="David" w:cs="David" w:hint="eastAsia"/>
          <w:rtl/>
        </w:rPr>
        <w:t>ו</w:t>
      </w:r>
      <w:r w:rsidRPr="00215191">
        <w:rPr>
          <w:rFonts w:ascii="David" w:hAnsi="David" w:cs="David"/>
          <w:rtl/>
        </w:rPr>
        <w:t xml:space="preserve">/או </w:t>
      </w:r>
      <w:r w:rsidRPr="00215191">
        <w:rPr>
          <w:rFonts w:ascii="David" w:hAnsi="David" w:cs="David" w:hint="eastAsia"/>
          <w:rtl/>
        </w:rPr>
        <w:t>במכונות</w:t>
      </w:r>
      <w:r w:rsidRPr="00215191">
        <w:rPr>
          <w:rFonts w:ascii="David" w:hAnsi="David" w:cs="David"/>
          <w:rtl/>
        </w:rPr>
        <w:t xml:space="preserve"> </w:t>
      </w:r>
      <w:r w:rsidRPr="00215191">
        <w:rPr>
          <w:rFonts w:ascii="David" w:hAnsi="David" w:cs="David" w:hint="eastAsia"/>
          <w:rtl/>
        </w:rPr>
        <w:t>הרמה</w:t>
      </w:r>
      <w:r w:rsidRPr="00215191">
        <w:rPr>
          <w:rFonts w:ascii="David" w:hAnsi="David" w:cs="David"/>
          <w:rtl/>
        </w:rPr>
        <w:t xml:space="preserve">, </w:t>
      </w:r>
      <w:r w:rsidRPr="00215191">
        <w:rPr>
          <w:rFonts w:ascii="David" w:hAnsi="David" w:cs="David" w:hint="eastAsia"/>
          <w:rtl/>
        </w:rPr>
        <w:t>עבודות</w:t>
      </w:r>
      <w:r w:rsidRPr="00215191">
        <w:rPr>
          <w:rFonts w:ascii="David" w:hAnsi="David" w:cs="David"/>
          <w:rtl/>
        </w:rPr>
        <w:t xml:space="preserve"> </w:t>
      </w:r>
      <w:r w:rsidRPr="00215191">
        <w:rPr>
          <w:rFonts w:ascii="David" w:hAnsi="David" w:cs="David" w:hint="eastAsia"/>
          <w:rtl/>
        </w:rPr>
        <w:t>בגובה</w:t>
      </w:r>
      <w:r w:rsidRPr="00215191">
        <w:rPr>
          <w:rFonts w:ascii="David" w:hAnsi="David" w:cs="David"/>
          <w:rtl/>
        </w:rPr>
        <w:t>, פ</w:t>
      </w:r>
      <w:r w:rsidRPr="00215191">
        <w:rPr>
          <w:rFonts w:ascii="David" w:hAnsi="David" w:cs="David" w:hint="eastAsia"/>
          <w:rtl/>
        </w:rPr>
        <w:t>י</w:t>
      </w:r>
      <w:r w:rsidRPr="00215191">
        <w:rPr>
          <w:rFonts w:ascii="David" w:hAnsi="David" w:cs="David"/>
          <w:rtl/>
        </w:rPr>
        <w:t>תיונות ורעלים וכן בדבר העסקת נוער ,</w:t>
      </w:r>
      <w:r w:rsidRPr="00215191">
        <w:rPr>
          <w:rFonts w:ascii="David" w:hAnsi="David" w:cs="David" w:hint="eastAsia"/>
          <w:rtl/>
        </w:rPr>
        <w:t>עבודות</w:t>
      </w:r>
      <w:r w:rsidRPr="00215191">
        <w:rPr>
          <w:rFonts w:ascii="David" w:hAnsi="David" w:cs="David"/>
          <w:rtl/>
        </w:rPr>
        <w:t xml:space="preserve"> </w:t>
      </w:r>
      <w:r w:rsidRPr="00215191">
        <w:rPr>
          <w:rFonts w:ascii="David" w:hAnsi="David" w:cs="David" w:hint="eastAsia"/>
          <w:rtl/>
        </w:rPr>
        <w:t>חוץ</w:t>
      </w:r>
      <w:r w:rsidRPr="00215191">
        <w:rPr>
          <w:rFonts w:ascii="David" w:hAnsi="David" w:cs="David"/>
          <w:rtl/>
        </w:rPr>
        <w:t xml:space="preserve">. הביטוח </w:t>
      </w:r>
      <w:r w:rsidRPr="00215191">
        <w:rPr>
          <w:rFonts w:ascii="David" w:hAnsi="David" w:cs="David" w:hint="eastAsia"/>
          <w:rtl/>
        </w:rPr>
        <w:t>מ</w:t>
      </w:r>
      <w:r w:rsidRPr="00215191">
        <w:rPr>
          <w:rFonts w:ascii="David" w:hAnsi="David" w:cs="David"/>
          <w:rtl/>
        </w:rPr>
        <w:t xml:space="preserve">ורחב לשפות את </w:t>
      </w:r>
      <w:r w:rsidRPr="00215191">
        <w:rPr>
          <w:rFonts w:ascii="David" w:hAnsi="David" w:cs="David" w:hint="eastAsia"/>
          <w:rtl/>
        </w:rPr>
        <w:t>המזמין</w:t>
      </w:r>
      <w:r w:rsidRPr="00215191">
        <w:rPr>
          <w:rFonts w:ascii="David" w:hAnsi="David" w:cs="David"/>
          <w:rtl/>
        </w:rPr>
        <w:t xml:space="preserve"> היה </w:t>
      </w:r>
      <w:r w:rsidRPr="00215191">
        <w:rPr>
          <w:rFonts w:ascii="David" w:hAnsi="David" w:cs="David" w:hint="eastAsia"/>
          <w:rtl/>
        </w:rPr>
        <w:t>ונטען</w:t>
      </w:r>
      <w:r w:rsidRPr="00215191">
        <w:rPr>
          <w:rFonts w:ascii="David" w:hAnsi="David" w:cs="David"/>
        </w:rPr>
        <w:t xml:space="preserve"> </w:t>
      </w:r>
      <w:r w:rsidRPr="00215191">
        <w:rPr>
          <w:rFonts w:ascii="David" w:hAnsi="David" w:cs="David"/>
          <w:rtl/>
        </w:rPr>
        <w:t xml:space="preserve">לעניין קרות תאונת עבודה </w:t>
      </w:r>
      <w:r w:rsidRPr="00215191">
        <w:rPr>
          <w:rFonts w:ascii="David" w:hAnsi="David" w:cs="David" w:hint="eastAsia"/>
          <w:rtl/>
        </w:rPr>
        <w:t>ו</w:t>
      </w:r>
      <w:r w:rsidRPr="00215191">
        <w:rPr>
          <w:rFonts w:ascii="David" w:hAnsi="David" w:cs="David"/>
          <w:rtl/>
        </w:rPr>
        <w:t xml:space="preserve">/או מחלה </w:t>
      </w:r>
      <w:r w:rsidRPr="00215191">
        <w:rPr>
          <w:rFonts w:ascii="David" w:hAnsi="David" w:cs="David" w:hint="eastAsia"/>
          <w:rtl/>
        </w:rPr>
        <w:t>כלשהי</w:t>
      </w:r>
      <w:r w:rsidRPr="00215191">
        <w:rPr>
          <w:rFonts w:ascii="David" w:hAnsi="David" w:cs="David"/>
        </w:rPr>
        <w:t xml:space="preserve"> </w:t>
      </w:r>
      <w:r w:rsidRPr="00215191">
        <w:rPr>
          <w:rFonts w:ascii="David" w:hAnsi="David" w:cs="David"/>
          <w:rtl/>
        </w:rPr>
        <w:t>כי ה</w:t>
      </w:r>
      <w:r w:rsidRPr="00215191">
        <w:rPr>
          <w:rFonts w:ascii="David" w:hAnsi="David" w:cs="David" w:hint="eastAsia"/>
          <w:rtl/>
        </w:rPr>
        <w:t>וא</w:t>
      </w:r>
      <w:r w:rsidRPr="00215191">
        <w:rPr>
          <w:rFonts w:ascii="David" w:hAnsi="David" w:cs="David"/>
          <w:rtl/>
        </w:rPr>
        <w:t xml:space="preserve"> נושא בחובות מעביד כלשהם כלפי מי </w:t>
      </w:r>
      <w:r w:rsidRPr="00215191">
        <w:rPr>
          <w:rFonts w:ascii="David" w:hAnsi="David" w:cs="David" w:hint="eastAsia"/>
          <w:rtl/>
        </w:rPr>
        <w:t>מעובדי</w:t>
      </w:r>
      <w:r w:rsidRPr="00215191">
        <w:rPr>
          <w:rFonts w:ascii="David" w:hAnsi="David" w:cs="David"/>
          <w:rtl/>
        </w:rPr>
        <w:t xml:space="preserve"> </w:t>
      </w:r>
      <w:r w:rsidRPr="00215191">
        <w:rPr>
          <w:rFonts w:ascii="David" w:hAnsi="David" w:cs="David" w:hint="eastAsia"/>
          <w:rtl/>
        </w:rPr>
        <w:t>היועץ</w:t>
      </w:r>
      <w:r w:rsidRPr="00215191">
        <w:rPr>
          <w:rFonts w:ascii="David" w:hAnsi="David" w:cs="David"/>
          <w:rtl/>
        </w:rPr>
        <w:t>.</w:t>
      </w:r>
      <w:r w:rsidRPr="00215191">
        <w:rPr>
          <w:rFonts w:ascii="David" w:hAnsi="David" w:cs="David"/>
          <w:rtl/>
        </w:rPr>
        <w:tab/>
      </w:r>
      <w:r w:rsidRPr="00215191">
        <w:rPr>
          <w:rFonts w:ascii="David" w:hAnsi="David" w:cs="David"/>
          <w:rtl/>
        </w:rPr>
        <w:br/>
      </w:r>
    </w:p>
    <w:p w14:paraId="0BB22284"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3</w:t>
      </w:r>
      <w:r w:rsidRPr="00215191">
        <w:rPr>
          <w:rFonts w:ascii="David" w:hAnsi="David" w:cs="David"/>
          <w:rtl/>
        </w:rPr>
        <w:tab/>
      </w:r>
      <w:r w:rsidRPr="00215191">
        <w:rPr>
          <w:rFonts w:ascii="David" w:hAnsi="David" w:cs="David"/>
          <w:b/>
          <w:bCs/>
          <w:rtl/>
        </w:rPr>
        <w:t>ביטוח אחריות כלפי צד שלישי</w:t>
      </w:r>
      <w:r w:rsidRPr="00215191">
        <w:rPr>
          <w:rFonts w:ascii="David" w:hAnsi="David" w:cs="David"/>
          <w:rtl/>
        </w:rPr>
        <w:t xml:space="preserve"> </w:t>
      </w:r>
      <w:r w:rsidRPr="00215191">
        <w:rPr>
          <w:rFonts w:ascii="David" w:hAnsi="David" w:cs="David" w:hint="eastAsia"/>
          <w:rtl/>
        </w:rPr>
        <w:t>המבטח</w:t>
      </w:r>
      <w:r w:rsidRPr="00215191">
        <w:rPr>
          <w:rFonts w:ascii="David" w:hAnsi="David" w:cs="David"/>
          <w:rtl/>
        </w:rPr>
        <w:t xml:space="preserve"> </w:t>
      </w:r>
      <w:r w:rsidRPr="00215191">
        <w:rPr>
          <w:rFonts w:ascii="David" w:hAnsi="David" w:cs="David" w:hint="eastAsia"/>
          <w:rtl/>
        </w:rPr>
        <w:t>את</w:t>
      </w:r>
      <w:r w:rsidRPr="00215191">
        <w:rPr>
          <w:rFonts w:ascii="David" w:hAnsi="David" w:cs="David"/>
          <w:rtl/>
        </w:rPr>
        <w:t xml:space="preserve"> חבות </w:t>
      </w:r>
      <w:r w:rsidRPr="00215191">
        <w:rPr>
          <w:rFonts w:ascii="David" w:hAnsi="David" w:cs="David" w:hint="eastAsia"/>
          <w:rtl/>
        </w:rPr>
        <w:t>היועץ</w:t>
      </w:r>
      <w:r w:rsidRPr="00215191">
        <w:rPr>
          <w:rFonts w:ascii="David" w:hAnsi="David" w:cs="David"/>
          <w:rtl/>
        </w:rPr>
        <w:t xml:space="preserve"> על פי דין בגבול אחריות שלא יפחת מ- 4,000,000 </w:t>
      </w:r>
      <w:r w:rsidRPr="00215191">
        <w:rPr>
          <w:rFonts w:ascii="David" w:hAnsi="David" w:cs="David" w:hint="eastAsia"/>
          <w:rtl/>
        </w:rPr>
        <w:t>₪</w:t>
      </w:r>
      <w:r w:rsidRPr="00215191">
        <w:rPr>
          <w:rFonts w:ascii="David" w:hAnsi="David" w:cs="David"/>
          <w:rtl/>
        </w:rPr>
        <w:t xml:space="preserve"> (ארבעה </w:t>
      </w:r>
      <w:r w:rsidRPr="00215191">
        <w:rPr>
          <w:rFonts w:ascii="David" w:hAnsi="David" w:cs="David" w:hint="eastAsia"/>
          <w:rtl/>
        </w:rPr>
        <w:t>מיליון</w:t>
      </w:r>
      <w:r w:rsidRPr="00215191">
        <w:rPr>
          <w:rFonts w:ascii="David" w:hAnsi="David" w:cs="David"/>
          <w:rtl/>
        </w:rPr>
        <w:t xml:space="preserve"> </w:t>
      </w:r>
      <w:r w:rsidRPr="00215191">
        <w:rPr>
          <w:rFonts w:ascii="David" w:hAnsi="David" w:cs="David" w:hint="eastAsia"/>
          <w:rtl/>
        </w:rPr>
        <w:t>₪</w:t>
      </w:r>
      <w:r w:rsidRPr="00215191">
        <w:rPr>
          <w:rFonts w:ascii="David" w:hAnsi="David" w:cs="David"/>
          <w:rtl/>
        </w:rPr>
        <w:t>) למקרה ולתקופת ביטוח שנתית, בגין א</w:t>
      </w:r>
      <w:r w:rsidRPr="00215191">
        <w:rPr>
          <w:rFonts w:ascii="David" w:hAnsi="David" w:cs="David" w:hint="eastAsia"/>
          <w:rtl/>
        </w:rPr>
        <w:t>י</w:t>
      </w:r>
      <w:r w:rsidRPr="00215191">
        <w:rPr>
          <w:rFonts w:ascii="David" w:hAnsi="David" w:cs="David"/>
          <w:rtl/>
        </w:rPr>
        <w:t>רועים הנובעים במישרין ו/או בעקיפין מפעולותיו של היועץ ו/או כל מי שפועל מטעמו וכל הבאים מכוחו ויחול על כל אובדן ו/או נזק לגוף ו/או לרכוש.</w:t>
      </w:r>
    </w:p>
    <w:p w14:paraId="4BE2D3C8" w14:textId="77777777" w:rsidR="00746003" w:rsidRPr="00215191" w:rsidRDefault="00746003" w:rsidP="00215191">
      <w:pPr>
        <w:tabs>
          <w:tab w:val="left" w:pos="283"/>
          <w:tab w:val="left" w:pos="708"/>
        </w:tabs>
        <w:spacing w:after="0" w:line="240" w:lineRule="auto"/>
        <w:ind w:left="283" w:hanging="283"/>
        <w:jc w:val="both"/>
        <w:rPr>
          <w:rFonts w:ascii="David" w:hAnsi="David" w:cs="David"/>
          <w:rtl/>
        </w:rPr>
      </w:pPr>
      <w:r w:rsidRPr="00215191">
        <w:rPr>
          <w:rFonts w:ascii="David" w:hAnsi="David" w:cs="David"/>
          <w:rtl/>
        </w:rPr>
        <w:tab/>
      </w:r>
      <w:r w:rsidRPr="00215191">
        <w:rPr>
          <w:rFonts w:ascii="David" w:hAnsi="David" w:cs="David" w:hint="eastAsia"/>
          <w:rtl/>
        </w:rPr>
        <w:t>ביטוח</w:t>
      </w:r>
      <w:r w:rsidRPr="00215191">
        <w:rPr>
          <w:rFonts w:ascii="David" w:hAnsi="David" w:cs="David"/>
          <w:rtl/>
        </w:rPr>
        <w:t xml:space="preserve"> זה לא  כפוף לכל הגבלה בדבר חבות הנובעת מאש, התפוצצות, בהלה, מכשירי הרמה, </w:t>
      </w:r>
      <w:r w:rsidRPr="00215191">
        <w:rPr>
          <w:rFonts w:ascii="David" w:hAnsi="David" w:cs="David" w:hint="eastAsia"/>
          <w:rtl/>
        </w:rPr>
        <w:t>חבות</w:t>
      </w:r>
      <w:r w:rsidRPr="00215191">
        <w:rPr>
          <w:rFonts w:ascii="David" w:hAnsi="David" w:cs="David"/>
        </w:rPr>
        <w:t xml:space="preserve"> </w:t>
      </w:r>
      <w:r w:rsidRPr="00215191">
        <w:rPr>
          <w:rFonts w:ascii="David" w:hAnsi="David" w:cs="David"/>
          <w:rtl/>
        </w:rPr>
        <w:t xml:space="preserve">בגין וכלפי קבלנים, קבלני </w:t>
      </w:r>
      <w:r w:rsidRPr="00215191">
        <w:rPr>
          <w:rFonts w:ascii="David" w:hAnsi="David" w:cs="David" w:hint="eastAsia"/>
          <w:rtl/>
        </w:rPr>
        <w:t>משנה</w:t>
      </w:r>
      <w:r w:rsidRPr="00215191">
        <w:rPr>
          <w:rFonts w:ascii="David" w:hAnsi="David" w:cs="David"/>
        </w:rPr>
        <w:t xml:space="preserve"> </w:t>
      </w:r>
      <w:r w:rsidRPr="00215191">
        <w:rPr>
          <w:rFonts w:ascii="David" w:hAnsi="David" w:cs="David"/>
          <w:rtl/>
        </w:rPr>
        <w:t xml:space="preserve">ועובדיהם, פריקה וטעינה, מתקנים סניטריים פגומים, הרעלה, כל דבר מזיק במאכל או משקה, שביתה והשבתה, </w:t>
      </w:r>
      <w:r w:rsidRPr="00215191">
        <w:rPr>
          <w:rFonts w:ascii="David" w:hAnsi="David" w:cs="David" w:hint="eastAsia"/>
          <w:rtl/>
        </w:rPr>
        <w:t>עבודות</w:t>
      </w:r>
      <w:r w:rsidRPr="00215191">
        <w:rPr>
          <w:rFonts w:ascii="David" w:hAnsi="David" w:cs="David"/>
          <w:rtl/>
        </w:rPr>
        <w:t xml:space="preserve"> </w:t>
      </w:r>
      <w:r w:rsidRPr="00215191">
        <w:rPr>
          <w:rFonts w:ascii="David" w:hAnsi="David" w:cs="David" w:hint="eastAsia"/>
          <w:rtl/>
        </w:rPr>
        <w:t>חוץ</w:t>
      </w:r>
      <w:r w:rsidRPr="00215191">
        <w:rPr>
          <w:rFonts w:ascii="David" w:hAnsi="David" w:cs="David"/>
          <w:rtl/>
        </w:rPr>
        <w:t xml:space="preserve">, וכן תביעות שיבוב מצד המוסד לביטוח לאומי. </w:t>
      </w:r>
      <w:r w:rsidRPr="00215191">
        <w:rPr>
          <w:rFonts w:ascii="David" w:hAnsi="David" w:cs="David"/>
          <w:rtl/>
        </w:rPr>
        <w:br/>
      </w:r>
      <w:r w:rsidRPr="00215191">
        <w:rPr>
          <w:rFonts w:ascii="David" w:hAnsi="David" w:cs="David" w:hint="eastAsia"/>
          <w:rtl/>
        </w:rPr>
        <w:t>הביטוח</w:t>
      </w:r>
      <w:r w:rsidRPr="00215191">
        <w:rPr>
          <w:rFonts w:ascii="David" w:hAnsi="David" w:cs="David"/>
          <w:rtl/>
        </w:rPr>
        <w:t xml:space="preserve"> </w:t>
      </w:r>
      <w:r w:rsidRPr="00215191">
        <w:rPr>
          <w:rFonts w:ascii="David" w:hAnsi="David" w:cs="David" w:hint="eastAsia"/>
          <w:rtl/>
        </w:rPr>
        <w:t>מ</w:t>
      </w:r>
      <w:r w:rsidRPr="00215191">
        <w:rPr>
          <w:rFonts w:ascii="David" w:hAnsi="David" w:cs="David"/>
          <w:rtl/>
        </w:rPr>
        <w:t>ורחב ל</w:t>
      </w:r>
      <w:r w:rsidRPr="00215191">
        <w:rPr>
          <w:rFonts w:ascii="David" w:hAnsi="David" w:cs="David" w:hint="eastAsia"/>
          <w:rtl/>
        </w:rPr>
        <w:t>שפות</w:t>
      </w:r>
      <w:r w:rsidRPr="00215191">
        <w:rPr>
          <w:rFonts w:ascii="David" w:hAnsi="David" w:cs="David"/>
          <w:rtl/>
        </w:rPr>
        <w:t xml:space="preserve"> את </w:t>
      </w:r>
      <w:r w:rsidRPr="00215191">
        <w:rPr>
          <w:rFonts w:ascii="David" w:hAnsi="David" w:cs="David" w:hint="eastAsia"/>
          <w:rtl/>
        </w:rPr>
        <w:t>המזמין</w:t>
      </w:r>
      <w:r w:rsidRPr="00215191">
        <w:rPr>
          <w:rFonts w:ascii="David" w:hAnsi="David" w:cs="David"/>
          <w:rtl/>
        </w:rPr>
        <w:t xml:space="preserve"> בגין אחריות</w:t>
      </w:r>
      <w:r w:rsidRPr="00215191">
        <w:rPr>
          <w:rFonts w:ascii="David" w:hAnsi="David" w:cs="David" w:hint="eastAsia"/>
          <w:rtl/>
        </w:rPr>
        <w:t>ו</w:t>
      </w:r>
      <w:r w:rsidRPr="00215191">
        <w:rPr>
          <w:rFonts w:ascii="David" w:hAnsi="David" w:cs="David"/>
          <w:rtl/>
        </w:rPr>
        <w:t xml:space="preserve"> למעשי ו/או מחדלי </w:t>
      </w:r>
      <w:r w:rsidRPr="00215191">
        <w:rPr>
          <w:rFonts w:ascii="David" w:hAnsi="David" w:cs="David" w:hint="eastAsia"/>
          <w:rtl/>
        </w:rPr>
        <w:t>היועץ</w:t>
      </w:r>
      <w:r w:rsidRPr="00215191">
        <w:rPr>
          <w:rFonts w:ascii="David" w:hAnsi="David" w:cs="David"/>
          <w:rtl/>
        </w:rPr>
        <w:t xml:space="preserve"> </w:t>
      </w:r>
      <w:r w:rsidRPr="00215191">
        <w:rPr>
          <w:rFonts w:ascii="David" w:hAnsi="David" w:cs="David" w:hint="eastAsia"/>
          <w:rtl/>
        </w:rPr>
        <w:t>והבאים</w:t>
      </w:r>
      <w:r w:rsidRPr="00215191">
        <w:rPr>
          <w:rFonts w:ascii="David" w:hAnsi="David" w:cs="David"/>
          <w:rtl/>
        </w:rPr>
        <w:t xml:space="preserve"> </w:t>
      </w:r>
      <w:r w:rsidRPr="00215191">
        <w:rPr>
          <w:rFonts w:ascii="David" w:hAnsi="David" w:cs="David" w:hint="eastAsia"/>
          <w:rtl/>
        </w:rPr>
        <w:t>מטעמו</w:t>
      </w:r>
      <w:r w:rsidRPr="00215191">
        <w:rPr>
          <w:rFonts w:ascii="David" w:hAnsi="David" w:cs="David"/>
          <w:rtl/>
        </w:rPr>
        <w:t>, וזאת בכפוף לסעיף אחריות צולבת לפי נחשב הביטוח כאילו נערך בנפרד עבור כל אחד מי</w:t>
      </w:r>
      <w:smartTag w:uri="urn:schemas-microsoft-com:office:smarttags" w:element="PersonName">
        <w:r w:rsidRPr="00215191">
          <w:rPr>
            <w:rFonts w:ascii="David" w:hAnsi="David" w:cs="David"/>
            <w:rtl/>
          </w:rPr>
          <w:t>חי</w:t>
        </w:r>
      </w:smartTag>
      <w:r w:rsidRPr="00215191">
        <w:rPr>
          <w:rFonts w:ascii="David" w:hAnsi="David" w:cs="David"/>
          <w:rtl/>
        </w:rPr>
        <w:t>די המבוטח.  רכוש המזמין ייחשב כרכוש צד שלישי.</w:t>
      </w:r>
    </w:p>
    <w:p w14:paraId="57E3717A" w14:textId="77777777" w:rsidR="00746003" w:rsidRPr="00215191" w:rsidRDefault="00746003" w:rsidP="00215191">
      <w:pPr>
        <w:numPr>
          <w:ilvl w:val="0"/>
          <w:numId w:val="34"/>
        </w:numPr>
        <w:tabs>
          <w:tab w:val="left" w:pos="283"/>
        </w:tabs>
        <w:spacing w:before="0" w:beforeAutospacing="0" w:after="0" w:afterAutospacing="0" w:line="240" w:lineRule="auto"/>
        <w:jc w:val="both"/>
        <w:rPr>
          <w:rFonts w:ascii="David" w:hAnsi="David" w:cs="David"/>
          <w:rtl/>
        </w:rPr>
      </w:pPr>
      <w:r w:rsidRPr="00215191">
        <w:rPr>
          <w:rFonts w:ascii="David" w:hAnsi="David" w:cs="David"/>
          <w:rtl/>
        </w:rPr>
        <w:t>הפוליסות תכלולנה  תנאי מפורש על פיו הינן קודמות לכל ביטוח אשר נערך על ידי המזמין ואנו מוותרים על כל טענה ו/או דרישה בדבר שיתוף ביטו</w:t>
      </w:r>
      <w:smartTag w:uri="urn:schemas-microsoft-com:office:smarttags" w:element="PersonName">
        <w:r w:rsidRPr="00215191">
          <w:rPr>
            <w:rFonts w:ascii="David" w:hAnsi="David" w:cs="David"/>
            <w:rtl/>
          </w:rPr>
          <w:t>חי</w:t>
        </w:r>
      </w:smartTag>
      <w:r w:rsidRPr="00215191">
        <w:rPr>
          <w:rFonts w:ascii="David" w:hAnsi="David" w:cs="David"/>
          <w:rtl/>
        </w:rPr>
        <w:t xml:space="preserve"> המזמין. </w:t>
      </w:r>
    </w:p>
    <w:p w14:paraId="4B853CA5" w14:textId="77777777" w:rsidR="00746003" w:rsidRPr="00215191" w:rsidRDefault="00746003" w:rsidP="00215191">
      <w:pPr>
        <w:numPr>
          <w:ilvl w:val="0"/>
          <w:numId w:val="34"/>
        </w:numPr>
        <w:tabs>
          <w:tab w:val="left" w:pos="283"/>
        </w:tabs>
        <w:spacing w:before="0" w:beforeAutospacing="0" w:after="0" w:afterAutospacing="0" w:line="240" w:lineRule="auto"/>
        <w:jc w:val="both"/>
        <w:rPr>
          <w:rFonts w:ascii="David" w:hAnsi="David" w:cs="David"/>
          <w:rtl/>
        </w:rPr>
      </w:pPr>
      <w:r w:rsidRPr="00215191">
        <w:rPr>
          <w:rFonts w:ascii="David" w:hAnsi="David" w:cs="David" w:hint="eastAsia"/>
          <w:rtl/>
        </w:rPr>
        <w:t>הפוליסה</w:t>
      </w:r>
      <w:r w:rsidRPr="00215191">
        <w:rPr>
          <w:rFonts w:ascii="David" w:hAnsi="David" w:cs="David"/>
          <w:rtl/>
        </w:rPr>
        <w:t xml:space="preserve"> </w:t>
      </w:r>
      <w:r w:rsidRPr="00215191">
        <w:rPr>
          <w:rFonts w:ascii="David" w:hAnsi="David" w:cs="David" w:hint="eastAsia"/>
          <w:rtl/>
        </w:rPr>
        <w:t>תכלולנה</w:t>
      </w:r>
      <w:r w:rsidRPr="00215191">
        <w:rPr>
          <w:rFonts w:ascii="David" w:hAnsi="David" w:cs="David"/>
          <w:rtl/>
        </w:rPr>
        <w:t xml:space="preserve"> </w:t>
      </w:r>
      <w:r w:rsidRPr="00215191">
        <w:rPr>
          <w:rFonts w:ascii="David" w:hAnsi="David" w:cs="David" w:hint="eastAsia"/>
          <w:rtl/>
        </w:rPr>
        <w:t>התחייבות</w:t>
      </w:r>
      <w:r w:rsidRPr="00215191">
        <w:rPr>
          <w:rFonts w:ascii="David" w:hAnsi="David" w:cs="David"/>
          <w:rtl/>
        </w:rPr>
        <w:t xml:space="preserve"> </w:t>
      </w:r>
      <w:r w:rsidRPr="00215191">
        <w:rPr>
          <w:rFonts w:ascii="David" w:hAnsi="David" w:cs="David" w:hint="eastAsia"/>
          <w:rtl/>
        </w:rPr>
        <w:t>לוויתור</w:t>
      </w:r>
      <w:r w:rsidRPr="00215191">
        <w:rPr>
          <w:rFonts w:ascii="David" w:hAnsi="David" w:cs="David"/>
          <w:rtl/>
        </w:rPr>
        <w:t xml:space="preserve"> </w:t>
      </w:r>
      <w:r w:rsidRPr="00215191">
        <w:rPr>
          <w:rFonts w:ascii="David" w:hAnsi="David" w:cs="David" w:hint="eastAsia"/>
          <w:rtl/>
        </w:rPr>
        <w:t>על</w:t>
      </w:r>
      <w:r w:rsidRPr="00215191">
        <w:rPr>
          <w:rFonts w:ascii="David" w:hAnsi="David" w:cs="David"/>
          <w:rtl/>
        </w:rPr>
        <w:t xml:space="preserve"> </w:t>
      </w:r>
      <w:r w:rsidRPr="00215191">
        <w:rPr>
          <w:rFonts w:ascii="David" w:hAnsi="David" w:cs="David" w:hint="eastAsia"/>
          <w:rtl/>
        </w:rPr>
        <w:t>זכות</w:t>
      </w:r>
      <w:r w:rsidRPr="00215191">
        <w:rPr>
          <w:rFonts w:ascii="David" w:hAnsi="David" w:cs="David"/>
          <w:rtl/>
        </w:rPr>
        <w:t xml:space="preserve"> </w:t>
      </w:r>
      <w:r w:rsidRPr="00215191">
        <w:rPr>
          <w:rFonts w:ascii="David" w:hAnsi="David" w:cs="David" w:hint="eastAsia"/>
          <w:rtl/>
        </w:rPr>
        <w:t>שיבוב</w:t>
      </w:r>
      <w:r w:rsidRPr="00215191">
        <w:rPr>
          <w:rFonts w:ascii="David" w:hAnsi="David" w:cs="David"/>
          <w:rtl/>
        </w:rPr>
        <w:t xml:space="preserve"> </w:t>
      </w:r>
      <w:r w:rsidRPr="00215191">
        <w:rPr>
          <w:rFonts w:ascii="David" w:hAnsi="David" w:cs="David" w:hint="eastAsia"/>
          <w:rtl/>
        </w:rPr>
        <w:t>כלפי</w:t>
      </w:r>
      <w:r w:rsidRPr="00215191">
        <w:rPr>
          <w:rFonts w:ascii="David" w:hAnsi="David" w:cs="David"/>
          <w:rtl/>
        </w:rPr>
        <w:t xml:space="preserve"> </w:t>
      </w:r>
      <w:r w:rsidRPr="00215191">
        <w:rPr>
          <w:rFonts w:ascii="David" w:hAnsi="David" w:cs="David" w:hint="eastAsia"/>
          <w:rtl/>
        </w:rPr>
        <w:t>המזמין</w:t>
      </w:r>
      <w:r w:rsidRPr="00215191">
        <w:rPr>
          <w:rFonts w:ascii="David" w:hAnsi="David" w:cs="David"/>
          <w:rtl/>
        </w:rPr>
        <w:t xml:space="preserve">, </w:t>
      </w:r>
      <w:r w:rsidRPr="00215191">
        <w:rPr>
          <w:rFonts w:ascii="David" w:hAnsi="David" w:cs="David" w:hint="eastAsia"/>
          <w:rtl/>
        </w:rPr>
        <w:t>עובדיו</w:t>
      </w:r>
      <w:r w:rsidRPr="00215191">
        <w:rPr>
          <w:rFonts w:ascii="David" w:hAnsi="David" w:cs="David"/>
          <w:rtl/>
        </w:rPr>
        <w:t xml:space="preserve"> </w:t>
      </w:r>
      <w:r w:rsidRPr="00215191">
        <w:rPr>
          <w:rFonts w:ascii="David" w:hAnsi="David" w:cs="David" w:hint="eastAsia"/>
          <w:rtl/>
        </w:rPr>
        <w:t>והבאים</w:t>
      </w:r>
      <w:r w:rsidRPr="00215191">
        <w:rPr>
          <w:rFonts w:ascii="David" w:hAnsi="David" w:cs="David"/>
          <w:rtl/>
        </w:rPr>
        <w:t xml:space="preserve"> </w:t>
      </w:r>
      <w:r w:rsidRPr="00215191">
        <w:rPr>
          <w:rFonts w:ascii="David" w:hAnsi="David" w:cs="David" w:hint="eastAsia"/>
          <w:rtl/>
        </w:rPr>
        <w:t>מטעמו</w:t>
      </w:r>
      <w:r w:rsidRPr="00215191">
        <w:rPr>
          <w:rFonts w:ascii="David" w:hAnsi="David" w:cs="David"/>
          <w:rtl/>
        </w:rPr>
        <w:t xml:space="preserve"> </w:t>
      </w:r>
      <w:r w:rsidRPr="00215191">
        <w:rPr>
          <w:rFonts w:ascii="David" w:hAnsi="David" w:cs="David" w:hint="eastAsia"/>
          <w:rtl/>
        </w:rPr>
        <w:t>אולם</w:t>
      </w:r>
      <w:r w:rsidRPr="00215191">
        <w:rPr>
          <w:rFonts w:ascii="David" w:hAnsi="David" w:cs="David"/>
          <w:rtl/>
        </w:rPr>
        <w:t xml:space="preserve"> </w:t>
      </w:r>
      <w:r w:rsidRPr="00215191">
        <w:rPr>
          <w:rFonts w:ascii="David" w:hAnsi="David" w:cs="David" w:hint="eastAsia"/>
          <w:rtl/>
        </w:rPr>
        <w:t>האמור</w:t>
      </w:r>
      <w:r w:rsidRPr="00215191">
        <w:rPr>
          <w:rFonts w:ascii="David" w:hAnsi="David" w:cs="David"/>
          <w:rtl/>
        </w:rPr>
        <w:t xml:space="preserve"> </w:t>
      </w:r>
      <w:r w:rsidRPr="00215191">
        <w:rPr>
          <w:rFonts w:ascii="David" w:hAnsi="David" w:cs="David" w:hint="eastAsia"/>
          <w:rtl/>
        </w:rPr>
        <w:t>בדבר</w:t>
      </w:r>
      <w:r w:rsidRPr="00215191">
        <w:rPr>
          <w:rFonts w:ascii="David" w:hAnsi="David" w:cs="David"/>
          <w:rtl/>
        </w:rPr>
        <w:t xml:space="preserve"> </w:t>
      </w:r>
      <w:r w:rsidRPr="00215191">
        <w:rPr>
          <w:rFonts w:ascii="David" w:hAnsi="David" w:cs="David" w:hint="eastAsia"/>
          <w:rtl/>
        </w:rPr>
        <w:t>ויתור</w:t>
      </w:r>
      <w:r w:rsidRPr="00215191">
        <w:rPr>
          <w:rFonts w:ascii="David" w:hAnsi="David" w:cs="David"/>
          <w:rtl/>
        </w:rPr>
        <w:t xml:space="preserve"> </w:t>
      </w:r>
      <w:r w:rsidRPr="00215191">
        <w:rPr>
          <w:rFonts w:ascii="David" w:hAnsi="David" w:cs="David" w:hint="eastAsia"/>
          <w:rtl/>
        </w:rPr>
        <w:t>על</w:t>
      </w:r>
      <w:r w:rsidRPr="00215191">
        <w:rPr>
          <w:rFonts w:ascii="David" w:hAnsi="David" w:cs="David"/>
          <w:rtl/>
        </w:rPr>
        <w:t xml:space="preserve"> </w:t>
      </w:r>
      <w:r w:rsidRPr="00215191">
        <w:rPr>
          <w:rFonts w:ascii="David" w:hAnsi="David" w:cs="David" w:hint="eastAsia"/>
          <w:rtl/>
        </w:rPr>
        <w:t>זכות</w:t>
      </w:r>
      <w:r w:rsidRPr="00215191">
        <w:rPr>
          <w:rFonts w:ascii="David" w:hAnsi="David" w:cs="David"/>
          <w:rtl/>
        </w:rPr>
        <w:t xml:space="preserve"> </w:t>
      </w:r>
      <w:r w:rsidRPr="00215191">
        <w:rPr>
          <w:rFonts w:ascii="David" w:hAnsi="David" w:cs="David" w:hint="eastAsia"/>
          <w:rtl/>
        </w:rPr>
        <w:t>השיבוב</w:t>
      </w:r>
      <w:r w:rsidRPr="00215191">
        <w:rPr>
          <w:rFonts w:ascii="David" w:hAnsi="David" w:cs="David"/>
          <w:rtl/>
        </w:rPr>
        <w:t xml:space="preserve"> </w:t>
      </w:r>
      <w:r w:rsidRPr="00215191">
        <w:rPr>
          <w:rFonts w:ascii="David" w:hAnsi="David" w:cs="David" w:hint="eastAsia"/>
          <w:rtl/>
        </w:rPr>
        <w:t>לא</w:t>
      </w:r>
      <w:r w:rsidRPr="00215191">
        <w:rPr>
          <w:rFonts w:ascii="David" w:hAnsi="David" w:cs="David"/>
          <w:rtl/>
        </w:rPr>
        <w:t xml:space="preserve"> </w:t>
      </w:r>
      <w:r w:rsidRPr="00215191">
        <w:rPr>
          <w:rFonts w:ascii="David" w:hAnsi="David" w:cs="David" w:hint="eastAsia"/>
          <w:rtl/>
        </w:rPr>
        <w:t>יחול</w:t>
      </w:r>
      <w:r w:rsidRPr="00215191">
        <w:rPr>
          <w:rFonts w:ascii="David" w:hAnsi="David" w:cs="David"/>
          <w:rtl/>
        </w:rPr>
        <w:t xml:space="preserve"> </w:t>
      </w:r>
      <w:r w:rsidRPr="00215191">
        <w:rPr>
          <w:rFonts w:ascii="David" w:hAnsi="David" w:cs="David" w:hint="eastAsia"/>
          <w:rtl/>
        </w:rPr>
        <w:t>לטובת</w:t>
      </w:r>
      <w:r w:rsidRPr="00215191">
        <w:rPr>
          <w:rFonts w:ascii="David" w:hAnsi="David" w:cs="David"/>
          <w:rtl/>
        </w:rPr>
        <w:t xml:space="preserve"> </w:t>
      </w:r>
      <w:r w:rsidRPr="00215191">
        <w:rPr>
          <w:rFonts w:ascii="David" w:hAnsi="David" w:cs="David" w:hint="eastAsia"/>
          <w:rtl/>
        </w:rPr>
        <w:t>אדם</w:t>
      </w:r>
      <w:r w:rsidRPr="00215191">
        <w:rPr>
          <w:rFonts w:ascii="David" w:hAnsi="David" w:cs="David"/>
          <w:rtl/>
        </w:rPr>
        <w:t xml:space="preserve"> </w:t>
      </w:r>
      <w:r w:rsidRPr="00215191">
        <w:rPr>
          <w:rFonts w:ascii="David" w:hAnsi="David" w:cs="David" w:hint="eastAsia"/>
          <w:rtl/>
        </w:rPr>
        <w:t>שגרם</w:t>
      </w:r>
      <w:r w:rsidRPr="00215191">
        <w:rPr>
          <w:rFonts w:ascii="David" w:hAnsi="David" w:cs="David"/>
          <w:rtl/>
        </w:rPr>
        <w:t xml:space="preserve"> </w:t>
      </w:r>
      <w:r w:rsidRPr="00215191">
        <w:rPr>
          <w:rFonts w:ascii="David" w:hAnsi="David" w:cs="David" w:hint="eastAsia"/>
          <w:rtl/>
        </w:rPr>
        <w:t>לנזק</w:t>
      </w:r>
      <w:r w:rsidRPr="00215191">
        <w:rPr>
          <w:rFonts w:ascii="David" w:hAnsi="David" w:cs="David"/>
          <w:rtl/>
        </w:rPr>
        <w:t xml:space="preserve"> </w:t>
      </w:r>
      <w:r w:rsidRPr="00215191">
        <w:rPr>
          <w:rFonts w:ascii="David" w:hAnsi="David" w:cs="David" w:hint="eastAsia"/>
          <w:rtl/>
        </w:rPr>
        <w:t>בזדון</w:t>
      </w:r>
      <w:r w:rsidRPr="00215191">
        <w:rPr>
          <w:rFonts w:ascii="David" w:hAnsi="David" w:cs="David"/>
          <w:rtl/>
        </w:rPr>
        <w:t>.</w:t>
      </w:r>
    </w:p>
    <w:p w14:paraId="51747249" w14:textId="77777777" w:rsidR="00746003" w:rsidRPr="00215191" w:rsidRDefault="00746003" w:rsidP="00215191">
      <w:pPr>
        <w:numPr>
          <w:ilvl w:val="0"/>
          <w:numId w:val="34"/>
        </w:numPr>
        <w:tabs>
          <w:tab w:val="left" w:pos="283"/>
        </w:tabs>
        <w:spacing w:before="0" w:beforeAutospacing="0" w:after="0" w:afterAutospacing="0" w:line="240" w:lineRule="auto"/>
        <w:jc w:val="both"/>
        <w:rPr>
          <w:rFonts w:ascii="David" w:hAnsi="David" w:cs="David"/>
        </w:rPr>
      </w:pPr>
      <w:r w:rsidRPr="00215191">
        <w:rPr>
          <w:rFonts w:ascii="David" w:hAnsi="David" w:cs="David"/>
          <w:rtl/>
        </w:rPr>
        <w:t xml:space="preserve">כמו כן </w:t>
      </w:r>
      <w:r w:rsidRPr="00215191">
        <w:rPr>
          <w:rFonts w:ascii="David" w:hAnsi="David" w:cs="David" w:hint="eastAsia"/>
          <w:rtl/>
        </w:rPr>
        <w:t>היועץ</w:t>
      </w:r>
      <w:r w:rsidRPr="00215191">
        <w:rPr>
          <w:rFonts w:ascii="David" w:hAnsi="David" w:cs="David"/>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B514D62" w14:textId="77777777" w:rsidR="00746003" w:rsidRPr="00215191" w:rsidRDefault="00746003" w:rsidP="00215191">
      <w:pPr>
        <w:numPr>
          <w:ilvl w:val="0"/>
          <w:numId w:val="34"/>
        </w:numPr>
        <w:tabs>
          <w:tab w:val="left" w:pos="283"/>
        </w:tabs>
        <w:spacing w:before="0" w:beforeAutospacing="0" w:after="0" w:afterAutospacing="0" w:line="240" w:lineRule="auto"/>
        <w:jc w:val="both"/>
        <w:rPr>
          <w:rFonts w:ascii="David" w:hAnsi="David" w:cs="David"/>
          <w:rtl/>
        </w:rPr>
      </w:pPr>
      <w:r w:rsidRPr="00215191">
        <w:rPr>
          <w:rFonts w:ascii="David" w:hAnsi="David" w:cs="David"/>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91293E5" w14:textId="77777777" w:rsidR="00A727BE" w:rsidRDefault="00A727BE" w:rsidP="00215191">
      <w:pPr>
        <w:pStyle w:val="af8"/>
        <w:bidi/>
        <w:spacing w:before="240" w:after="60"/>
        <w:ind w:left="3960" w:firstLine="360"/>
        <w:outlineLvl w:val="4"/>
        <w:rPr>
          <w:rFonts w:ascii="David" w:hAnsi="David"/>
          <w:b/>
          <w:bCs/>
          <w:sz w:val="24"/>
          <w:szCs w:val="24"/>
          <w:u w:val="single"/>
          <w:rtl/>
        </w:rPr>
      </w:pPr>
    </w:p>
    <w:p w14:paraId="58C0BC97" w14:textId="77777777" w:rsidR="00A727BE" w:rsidRDefault="00A727BE" w:rsidP="00215191">
      <w:pPr>
        <w:pStyle w:val="af8"/>
        <w:bidi/>
        <w:spacing w:before="240" w:after="60"/>
        <w:ind w:left="3960" w:firstLine="360"/>
        <w:outlineLvl w:val="4"/>
        <w:rPr>
          <w:rFonts w:ascii="David" w:hAnsi="David"/>
          <w:b/>
          <w:bCs/>
          <w:sz w:val="24"/>
          <w:szCs w:val="24"/>
          <w:u w:val="single"/>
          <w:rtl/>
        </w:rPr>
      </w:pPr>
    </w:p>
    <w:p w14:paraId="750FC531" w14:textId="77777777" w:rsidR="00A727BE" w:rsidRDefault="00A727BE" w:rsidP="00215191">
      <w:pPr>
        <w:pStyle w:val="af8"/>
        <w:bidi/>
        <w:spacing w:before="240" w:after="60"/>
        <w:ind w:left="3960" w:firstLine="360"/>
        <w:outlineLvl w:val="4"/>
        <w:rPr>
          <w:rFonts w:ascii="David" w:hAnsi="David"/>
          <w:b/>
          <w:bCs/>
          <w:sz w:val="24"/>
          <w:szCs w:val="24"/>
          <w:u w:val="single"/>
          <w:rtl/>
        </w:rPr>
      </w:pPr>
    </w:p>
    <w:p w14:paraId="790CEEEB" w14:textId="77777777" w:rsidR="00A727BE" w:rsidRDefault="00A727BE" w:rsidP="00215191">
      <w:pPr>
        <w:pStyle w:val="af8"/>
        <w:bidi/>
        <w:spacing w:before="240" w:after="60"/>
        <w:ind w:left="3960" w:firstLine="360"/>
        <w:outlineLvl w:val="4"/>
        <w:rPr>
          <w:rFonts w:ascii="David" w:hAnsi="David"/>
          <w:b/>
          <w:bCs/>
          <w:sz w:val="24"/>
          <w:szCs w:val="24"/>
          <w:u w:val="single"/>
          <w:rtl/>
        </w:rPr>
      </w:pPr>
    </w:p>
    <w:p w14:paraId="0036B2F9" w14:textId="77777777" w:rsidR="00746003" w:rsidRPr="00215191" w:rsidRDefault="00746003" w:rsidP="00215191">
      <w:pPr>
        <w:pStyle w:val="af8"/>
        <w:bidi/>
        <w:spacing w:before="240" w:after="60"/>
        <w:ind w:left="3960" w:firstLine="360"/>
        <w:outlineLvl w:val="4"/>
        <w:rPr>
          <w:rFonts w:ascii="David" w:hAnsi="David"/>
          <w:b/>
          <w:bCs/>
          <w:sz w:val="24"/>
          <w:szCs w:val="24"/>
          <w:u w:val="single"/>
          <w:rtl/>
        </w:rPr>
      </w:pPr>
      <w:r w:rsidRPr="00215191">
        <w:rPr>
          <w:rFonts w:ascii="David" w:hAnsi="David" w:hint="eastAsia"/>
          <w:b/>
          <w:bCs/>
          <w:sz w:val="24"/>
          <w:szCs w:val="24"/>
          <w:u w:val="single"/>
          <w:rtl/>
        </w:rPr>
        <w:lastRenderedPageBreak/>
        <w:t>נספח</w:t>
      </w:r>
      <w:r w:rsidRPr="00215191">
        <w:rPr>
          <w:rFonts w:ascii="David" w:hAnsi="David"/>
          <w:b/>
          <w:bCs/>
          <w:sz w:val="24"/>
          <w:szCs w:val="24"/>
          <w:u w:val="single"/>
          <w:rtl/>
        </w:rPr>
        <w:t xml:space="preserve"> "ז'1"</w:t>
      </w:r>
    </w:p>
    <w:p w14:paraId="4D7CA8D6" w14:textId="77777777" w:rsidR="00746003" w:rsidRPr="00215191" w:rsidRDefault="00746003" w:rsidP="00215191">
      <w:pPr>
        <w:pStyle w:val="af8"/>
        <w:bidi/>
        <w:spacing w:before="240" w:after="60"/>
        <w:ind w:left="3600" w:firstLine="360"/>
        <w:outlineLvl w:val="4"/>
        <w:rPr>
          <w:rFonts w:ascii="David" w:hAnsi="David"/>
          <w:b/>
          <w:bCs/>
          <w:sz w:val="24"/>
          <w:szCs w:val="24"/>
          <w:u w:val="single"/>
          <w:rtl/>
        </w:rPr>
      </w:pPr>
      <w:r w:rsidRPr="00215191">
        <w:rPr>
          <w:rFonts w:ascii="David" w:hAnsi="David" w:hint="eastAsia"/>
          <w:b/>
          <w:bCs/>
          <w:sz w:val="24"/>
          <w:szCs w:val="24"/>
          <w:u w:val="single"/>
          <w:rtl/>
        </w:rPr>
        <w:t>אישור</w:t>
      </w:r>
      <w:r w:rsidRPr="00215191">
        <w:rPr>
          <w:rFonts w:ascii="David" w:hAnsi="David"/>
          <w:b/>
          <w:bCs/>
          <w:sz w:val="24"/>
          <w:szCs w:val="24"/>
          <w:u w:val="single"/>
          <w:rtl/>
        </w:rPr>
        <w:t xml:space="preserve"> </w:t>
      </w:r>
      <w:r w:rsidRPr="00215191">
        <w:rPr>
          <w:rFonts w:ascii="David" w:hAnsi="David" w:hint="eastAsia"/>
          <w:b/>
          <w:bCs/>
          <w:sz w:val="24"/>
          <w:szCs w:val="24"/>
          <w:u w:val="single"/>
          <w:rtl/>
        </w:rPr>
        <w:t>עריכת</w:t>
      </w:r>
      <w:r w:rsidRPr="00215191">
        <w:rPr>
          <w:rFonts w:ascii="David" w:hAnsi="David"/>
          <w:b/>
          <w:bCs/>
          <w:sz w:val="24"/>
          <w:szCs w:val="24"/>
          <w:u w:val="single"/>
          <w:rtl/>
        </w:rPr>
        <w:t xml:space="preserve"> </w:t>
      </w:r>
      <w:r w:rsidRPr="00215191">
        <w:rPr>
          <w:rFonts w:ascii="David" w:hAnsi="David" w:hint="eastAsia"/>
          <w:b/>
          <w:bCs/>
          <w:sz w:val="24"/>
          <w:szCs w:val="24"/>
          <w:u w:val="single"/>
          <w:rtl/>
        </w:rPr>
        <w:t>ביטוח</w:t>
      </w:r>
    </w:p>
    <w:p w14:paraId="4266044B" w14:textId="77777777" w:rsidR="00746003" w:rsidRPr="00A727BE" w:rsidRDefault="00746003" w:rsidP="00746003">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36"/>
        <w:bidiVisual/>
        <w:tblW w:w="10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2483"/>
      </w:tblGrid>
      <w:tr w:rsidR="00746003" w:rsidRPr="00A727BE" w14:paraId="1C8FADBD" w14:textId="77777777" w:rsidTr="00746003">
        <w:trPr>
          <w:trHeight w:val="463"/>
          <w:tblHeader/>
        </w:trPr>
        <w:tc>
          <w:tcPr>
            <w:tcW w:w="8218" w:type="dxa"/>
            <w:gridSpan w:val="3"/>
            <w:shd w:val="clear" w:color="auto" w:fill="F2F2F2"/>
          </w:tcPr>
          <w:p w14:paraId="5EBF7E59"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אישור קיום ביטוחים</w:t>
            </w:r>
          </w:p>
        </w:tc>
        <w:tc>
          <w:tcPr>
            <w:tcW w:w="2483" w:type="dxa"/>
            <w:shd w:val="clear" w:color="auto" w:fill="auto"/>
          </w:tcPr>
          <w:p w14:paraId="735EF2A6"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תאריך הנפקת האישור(</w:t>
            </w:r>
            <w:r w:rsidRPr="00215191">
              <w:rPr>
                <w:rFonts w:ascii="David" w:eastAsia="Calibri" w:hAnsi="David" w:cs="David"/>
                <w:lang w:eastAsia="he-IL"/>
              </w:rPr>
              <w:t>DD/MM/YYYY</w:t>
            </w:r>
            <w:r w:rsidRPr="00215191">
              <w:rPr>
                <w:rFonts w:ascii="David" w:eastAsia="Calibri" w:hAnsi="David" w:cs="David"/>
                <w:rtl/>
                <w:lang w:eastAsia="he-IL"/>
              </w:rPr>
              <w:t>)</w:t>
            </w:r>
          </w:p>
        </w:tc>
      </w:tr>
      <w:tr w:rsidR="00746003" w:rsidRPr="00A727BE" w14:paraId="229E90CD" w14:textId="77777777" w:rsidTr="00746003">
        <w:trPr>
          <w:trHeight w:val="315"/>
        </w:trPr>
        <w:tc>
          <w:tcPr>
            <w:tcW w:w="10701" w:type="dxa"/>
            <w:gridSpan w:val="4"/>
            <w:shd w:val="clear" w:color="auto" w:fill="auto"/>
          </w:tcPr>
          <w:p w14:paraId="4F08E0A2"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6003" w:rsidRPr="00A727BE" w14:paraId="07CB45E8" w14:textId="77777777" w:rsidTr="00746003">
        <w:trPr>
          <w:trHeight w:val="278"/>
        </w:trPr>
        <w:tc>
          <w:tcPr>
            <w:tcW w:w="4068" w:type="dxa"/>
            <w:shd w:val="clear" w:color="auto" w:fill="F2F2F2"/>
          </w:tcPr>
          <w:p w14:paraId="3825DC2B"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מבקש האישור*</w:t>
            </w:r>
          </w:p>
        </w:tc>
        <w:tc>
          <w:tcPr>
            <w:tcW w:w="1974" w:type="dxa"/>
            <w:shd w:val="clear" w:color="auto" w:fill="F2F2F2"/>
          </w:tcPr>
          <w:p w14:paraId="1F7C3357"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sidDel="009955DA">
              <w:rPr>
                <w:rFonts w:ascii="David" w:eastAsia="Calibri" w:hAnsi="David" w:cs="David"/>
                <w:rtl/>
                <w:lang w:eastAsia="he-IL"/>
              </w:rPr>
              <w:t>ה</w:t>
            </w:r>
            <w:r w:rsidRPr="00215191">
              <w:rPr>
                <w:rFonts w:ascii="David" w:eastAsia="Calibri" w:hAnsi="David" w:cs="David"/>
                <w:rtl/>
                <w:lang w:eastAsia="he-IL"/>
              </w:rPr>
              <w:t>מבוטח</w:t>
            </w:r>
          </w:p>
        </w:tc>
        <w:tc>
          <w:tcPr>
            <w:tcW w:w="2176" w:type="dxa"/>
            <w:shd w:val="clear" w:color="auto" w:fill="F2F2F2"/>
          </w:tcPr>
          <w:p w14:paraId="7ACA62A6"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אופי העסקה*</w:t>
            </w:r>
          </w:p>
        </w:tc>
        <w:tc>
          <w:tcPr>
            <w:tcW w:w="2483" w:type="dxa"/>
            <w:shd w:val="clear" w:color="auto" w:fill="F2F2F2"/>
          </w:tcPr>
          <w:p w14:paraId="41377689"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מעמד מבקש האישור*</w:t>
            </w:r>
          </w:p>
        </w:tc>
      </w:tr>
      <w:tr w:rsidR="00746003" w:rsidRPr="00A727BE" w14:paraId="2526FA8B" w14:textId="77777777" w:rsidTr="00746003">
        <w:trPr>
          <w:trHeight w:val="551"/>
        </w:trPr>
        <w:tc>
          <w:tcPr>
            <w:tcW w:w="4068" w:type="dxa"/>
            <w:shd w:val="clear" w:color="auto" w:fill="auto"/>
          </w:tcPr>
          <w:p w14:paraId="1C458A7C"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שם</w:t>
            </w:r>
          </w:p>
          <w:p w14:paraId="32DE692D"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hint="eastAsia"/>
                <w:rtl/>
                <w:lang w:eastAsia="he-IL"/>
              </w:rPr>
              <w:t>אפי</w:t>
            </w:r>
            <w:r w:rsidRPr="00215191">
              <w:rPr>
                <w:rFonts w:ascii="David" w:eastAsia="Calibri" w:hAnsi="David" w:cs="David"/>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1975AAAF"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hint="eastAsia"/>
                <w:rtl/>
                <w:lang w:eastAsia="he-IL"/>
              </w:rPr>
              <w:t>ש</w:t>
            </w:r>
            <w:r w:rsidRPr="00215191">
              <w:rPr>
                <w:rFonts w:ascii="David" w:eastAsia="Calibri" w:hAnsi="David" w:cs="David"/>
                <w:rtl/>
                <w:lang w:eastAsia="he-IL"/>
              </w:rPr>
              <w:t>ם</w:t>
            </w:r>
          </w:p>
        </w:tc>
        <w:tc>
          <w:tcPr>
            <w:tcW w:w="2176" w:type="dxa"/>
            <w:vMerge w:val="restart"/>
            <w:shd w:val="clear" w:color="auto" w:fill="auto"/>
          </w:tcPr>
          <w:p w14:paraId="5221AC0D"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p w14:paraId="70D25C91"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r w:rsidRPr="00A727BE">
              <w:rPr>
                <w:rFonts w:ascii="Segoe UI Symbol" w:eastAsia="MS Gothic" w:hAnsi="Segoe UI Symbol" w:cs="Segoe UI Symbol" w:hint="cs"/>
                <w:b/>
                <w:rtl/>
                <w:lang w:eastAsia="he-IL"/>
              </w:rPr>
              <w:t>☒</w:t>
            </w:r>
            <w:r w:rsidRPr="00215191">
              <w:rPr>
                <w:rFonts w:ascii="David" w:eastAsia="Calibri" w:hAnsi="David" w:cs="David"/>
                <w:b/>
                <w:rtl/>
                <w:lang w:eastAsia="he-IL"/>
              </w:rPr>
              <w:t>שירותים - 085</w:t>
            </w:r>
          </w:p>
          <w:p w14:paraId="51360B74"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c>
          <w:tcPr>
            <w:tcW w:w="2483" w:type="dxa"/>
            <w:vMerge w:val="restart"/>
            <w:shd w:val="clear" w:color="auto" w:fill="auto"/>
          </w:tcPr>
          <w:p w14:paraId="216246D2"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p w14:paraId="5243AC6C"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r w:rsidRPr="00A727BE">
              <w:rPr>
                <w:rFonts w:ascii="Segoe UI Symbol" w:eastAsia="MS Gothic" w:hAnsi="Segoe UI Symbol" w:cs="Segoe UI Symbol" w:hint="cs"/>
                <w:b/>
                <w:rtl/>
                <w:lang w:eastAsia="he-IL"/>
              </w:rPr>
              <w:t>☒</w:t>
            </w:r>
            <w:r w:rsidRPr="00215191">
              <w:rPr>
                <w:rFonts w:ascii="David" w:eastAsia="Calibri" w:hAnsi="David" w:cs="David"/>
                <w:b/>
                <w:rtl/>
                <w:lang w:eastAsia="he-IL"/>
              </w:rPr>
              <w:t>מזמין שירותים</w:t>
            </w:r>
          </w:p>
          <w:p w14:paraId="093A85AD"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r>
      <w:tr w:rsidR="00746003" w:rsidRPr="00A727BE" w14:paraId="17CB5C6D" w14:textId="77777777" w:rsidTr="00746003">
        <w:trPr>
          <w:trHeight w:val="571"/>
        </w:trPr>
        <w:tc>
          <w:tcPr>
            <w:tcW w:w="4068" w:type="dxa"/>
            <w:shd w:val="clear" w:color="auto" w:fill="auto"/>
          </w:tcPr>
          <w:p w14:paraId="63665EEA"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ת.ז./ח.פ./ח.צ.</w:t>
            </w:r>
          </w:p>
          <w:p w14:paraId="69542E97"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5200034760</w:t>
            </w:r>
          </w:p>
        </w:tc>
        <w:tc>
          <w:tcPr>
            <w:tcW w:w="1974" w:type="dxa"/>
            <w:shd w:val="clear" w:color="auto" w:fill="auto"/>
          </w:tcPr>
          <w:p w14:paraId="5D8C5329"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ת.ז./ח.פ.</w:t>
            </w:r>
          </w:p>
        </w:tc>
        <w:tc>
          <w:tcPr>
            <w:tcW w:w="2176" w:type="dxa"/>
            <w:vMerge/>
            <w:shd w:val="clear" w:color="auto" w:fill="auto"/>
          </w:tcPr>
          <w:p w14:paraId="6B5F32D8"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c>
          <w:tcPr>
            <w:tcW w:w="2483" w:type="dxa"/>
            <w:vMerge/>
            <w:shd w:val="clear" w:color="auto" w:fill="auto"/>
          </w:tcPr>
          <w:p w14:paraId="3E2E7856"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r>
      <w:tr w:rsidR="00746003" w:rsidRPr="00A727BE" w14:paraId="44F646A3" w14:textId="77777777" w:rsidTr="00746003">
        <w:trPr>
          <w:trHeight w:val="391"/>
        </w:trPr>
        <w:tc>
          <w:tcPr>
            <w:tcW w:w="4068" w:type="dxa"/>
            <w:shd w:val="clear" w:color="auto" w:fill="auto"/>
          </w:tcPr>
          <w:p w14:paraId="6FA58BA0"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 xml:space="preserve">מען </w:t>
            </w:r>
          </w:p>
          <w:p w14:paraId="3CEA64A6" w14:textId="77777777" w:rsidR="00746003" w:rsidRPr="00215191" w:rsidRDefault="00746003" w:rsidP="00746003">
            <w:pPr>
              <w:spacing w:before="0" w:beforeAutospacing="0" w:after="0" w:afterAutospacing="0" w:line="240" w:lineRule="auto"/>
              <w:rPr>
                <w:rFonts w:ascii="David" w:eastAsia="Calibri" w:hAnsi="David" w:cs="David"/>
                <w:lang w:eastAsia="he-IL"/>
              </w:rPr>
            </w:pPr>
            <w:r w:rsidRPr="00215191">
              <w:rPr>
                <w:rFonts w:ascii="David" w:eastAsia="Calibri" w:hAnsi="David" w:cs="David" w:hint="eastAsia"/>
                <w:rtl/>
                <w:lang w:eastAsia="he-IL"/>
              </w:rPr>
              <w:t>יוני</w:t>
            </w:r>
            <w:r w:rsidRPr="00215191">
              <w:rPr>
                <w:rFonts w:ascii="David" w:eastAsia="Calibri" w:hAnsi="David" w:cs="David"/>
                <w:rtl/>
                <w:lang w:eastAsia="he-IL"/>
              </w:rPr>
              <w:t xml:space="preserve"> </w:t>
            </w:r>
            <w:r w:rsidRPr="00215191">
              <w:rPr>
                <w:rFonts w:ascii="David" w:eastAsia="Calibri" w:hAnsi="David" w:cs="David" w:hint="eastAsia"/>
                <w:rtl/>
                <w:lang w:eastAsia="he-IL"/>
              </w:rPr>
              <w:t>נתניהו</w:t>
            </w:r>
            <w:r w:rsidRPr="00215191">
              <w:rPr>
                <w:rFonts w:ascii="David" w:eastAsia="Calibri" w:hAnsi="David" w:cs="David"/>
                <w:rtl/>
                <w:lang w:eastAsia="he-IL"/>
              </w:rPr>
              <w:t xml:space="preserve"> 1ג', </w:t>
            </w:r>
            <w:r w:rsidRPr="00215191">
              <w:rPr>
                <w:rFonts w:ascii="David" w:eastAsia="Calibri" w:hAnsi="David" w:cs="David" w:hint="eastAsia"/>
                <w:rtl/>
                <w:lang w:eastAsia="he-IL"/>
              </w:rPr>
              <w:t>אור</w:t>
            </w:r>
            <w:r w:rsidRPr="00215191">
              <w:rPr>
                <w:rFonts w:ascii="David" w:eastAsia="Calibri" w:hAnsi="David" w:cs="David"/>
                <w:rtl/>
                <w:lang w:eastAsia="he-IL"/>
              </w:rPr>
              <w:t>-יהודה</w:t>
            </w:r>
          </w:p>
        </w:tc>
        <w:tc>
          <w:tcPr>
            <w:tcW w:w="1974" w:type="dxa"/>
            <w:shd w:val="clear" w:color="auto" w:fill="auto"/>
          </w:tcPr>
          <w:p w14:paraId="072400F6"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מען</w:t>
            </w:r>
          </w:p>
        </w:tc>
        <w:tc>
          <w:tcPr>
            <w:tcW w:w="2176" w:type="dxa"/>
            <w:vMerge/>
            <w:shd w:val="clear" w:color="auto" w:fill="auto"/>
          </w:tcPr>
          <w:p w14:paraId="0B4589E1"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c>
          <w:tcPr>
            <w:tcW w:w="2483" w:type="dxa"/>
            <w:vMerge/>
            <w:shd w:val="clear" w:color="auto" w:fill="auto"/>
          </w:tcPr>
          <w:p w14:paraId="05C72C2C"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p>
        </w:tc>
      </w:tr>
    </w:tbl>
    <w:p w14:paraId="3700ACF6" w14:textId="77777777" w:rsidR="00746003" w:rsidRPr="00215191" w:rsidRDefault="00746003" w:rsidP="00746003">
      <w:pPr>
        <w:spacing w:before="0" w:beforeAutospacing="0" w:after="200" w:afterAutospacing="0" w:line="276" w:lineRule="auto"/>
        <w:outlineLvl w:val="0"/>
        <w:rPr>
          <w:rFonts w:ascii="David" w:eastAsia="Calibri" w:hAnsi="David" w:cs="David"/>
          <w:b/>
          <w:bCs/>
          <w:sz w:val="20"/>
          <w:szCs w:val="20"/>
          <w:u w:val="single"/>
          <w:rtl/>
          <w:lang w:eastAsia="he-IL"/>
        </w:rPr>
      </w:pPr>
    </w:p>
    <w:tbl>
      <w:tblPr>
        <w:tblpPr w:leftFromText="180" w:rightFromText="180" w:vertAnchor="text" w:horzAnchor="margin" w:tblpXSpec="center" w:tblpY="130"/>
        <w:bidiVisual/>
        <w:tblW w:w="10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1407"/>
      </w:tblGrid>
      <w:tr w:rsidR="00746003" w:rsidRPr="00A727BE" w14:paraId="60CB5EAC" w14:textId="77777777" w:rsidTr="00215191">
        <w:trPr>
          <w:trHeight w:val="303"/>
          <w:tblHeader/>
        </w:trPr>
        <w:tc>
          <w:tcPr>
            <w:tcW w:w="10542" w:type="dxa"/>
            <w:gridSpan w:val="8"/>
            <w:shd w:val="clear" w:color="auto" w:fill="auto"/>
          </w:tcPr>
          <w:p w14:paraId="2FF839BA"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כיסויים</w:t>
            </w:r>
          </w:p>
        </w:tc>
      </w:tr>
      <w:tr w:rsidR="00746003" w:rsidRPr="00A727BE" w14:paraId="2FDA61A0" w14:textId="77777777" w:rsidTr="00215191">
        <w:trPr>
          <w:trHeight w:val="173"/>
        </w:trPr>
        <w:tc>
          <w:tcPr>
            <w:tcW w:w="1893" w:type="dxa"/>
            <w:vMerge w:val="restart"/>
            <w:shd w:val="clear" w:color="auto" w:fill="F2F2F2"/>
          </w:tcPr>
          <w:p w14:paraId="74FBDEF9"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סוג הביטוח</w:t>
            </w:r>
          </w:p>
          <w:p w14:paraId="7DA5E546"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p w14:paraId="6059A125"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חלוקה לפי גבולות אחריות או סכומי ביטוח</w:t>
            </w:r>
          </w:p>
        </w:tc>
        <w:tc>
          <w:tcPr>
            <w:tcW w:w="956" w:type="dxa"/>
            <w:vMerge w:val="restart"/>
            <w:shd w:val="clear" w:color="auto" w:fill="F2F2F2"/>
          </w:tcPr>
          <w:p w14:paraId="6987E5E0"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מספר הפוליסה</w:t>
            </w:r>
          </w:p>
        </w:tc>
        <w:tc>
          <w:tcPr>
            <w:tcW w:w="957" w:type="dxa"/>
            <w:vMerge w:val="restart"/>
            <w:shd w:val="clear" w:color="auto" w:fill="F2F2F2"/>
          </w:tcPr>
          <w:p w14:paraId="1D8AAF9F"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נוסח ומהדורת הפוליסה</w:t>
            </w:r>
          </w:p>
        </w:tc>
        <w:tc>
          <w:tcPr>
            <w:tcW w:w="1349" w:type="dxa"/>
            <w:vMerge w:val="restart"/>
            <w:shd w:val="clear" w:color="auto" w:fill="F2F2F2"/>
          </w:tcPr>
          <w:p w14:paraId="6C803A28"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תאריך תחילה</w:t>
            </w:r>
          </w:p>
        </w:tc>
        <w:tc>
          <w:tcPr>
            <w:tcW w:w="1417" w:type="dxa"/>
            <w:vMerge w:val="restart"/>
            <w:shd w:val="clear" w:color="auto" w:fill="F2F2F2"/>
          </w:tcPr>
          <w:p w14:paraId="0E43F0BE"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תאריך סיום</w:t>
            </w:r>
          </w:p>
        </w:tc>
        <w:tc>
          <w:tcPr>
            <w:tcW w:w="2563" w:type="dxa"/>
            <w:gridSpan w:val="2"/>
            <w:shd w:val="clear" w:color="auto" w:fill="F2F2F2"/>
          </w:tcPr>
          <w:p w14:paraId="5F776530"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גבול האחריות/ סכום ביטוח</w:t>
            </w:r>
          </w:p>
        </w:tc>
        <w:tc>
          <w:tcPr>
            <w:tcW w:w="1407" w:type="dxa"/>
            <w:vMerge w:val="restart"/>
            <w:shd w:val="clear" w:color="auto" w:fill="F2F2F2"/>
          </w:tcPr>
          <w:p w14:paraId="0271DD2D"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 xml:space="preserve">כיסויים נוספים בתוקף וביטול חריגים </w:t>
            </w:r>
          </w:p>
          <w:p w14:paraId="653EA8B0"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יש לציין קוד כיסוי בהתאם לנספח ד'</w:t>
            </w:r>
          </w:p>
        </w:tc>
      </w:tr>
      <w:tr w:rsidR="00746003" w:rsidRPr="00A727BE" w14:paraId="59D9A4D3" w14:textId="77777777" w:rsidTr="00215191">
        <w:trPr>
          <w:trHeight w:val="43"/>
        </w:trPr>
        <w:tc>
          <w:tcPr>
            <w:tcW w:w="1893" w:type="dxa"/>
            <w:vMerge/>
            <w:shd w:val="clear" w:color="auto" w:fill="F2F2F2"/>
          </w:tcPr>
          <w:p w14:paraId="67E00101"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956" w:type="dxa"/>
            <w:vMerge/>
            <w:shd w:val="clear" w:color="auto" w:fill="F2F2F2"/>
          </w:tcPr>
          <w:p w14:paraId="179360F4"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957" w:type="dxa"/>
            <w:vMerge/>
            <w:shd w:val="clear" w:color="auto" w:fill="F2F2F2"/>
          </w:tcPr>
          <w:p w14:paraId="0BFB1F1A"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349" w:type="dxa"/>
            <w:vMerge/>
            <w:shd w:val="clear" w:color="auto" w:fill="F2F2F2"/>
          </w:tcPr>
          <w:p w14:paraId="3BE4CD3C"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417" w:type="dxa"/>
            <w:vMerge/>
            <w:shd w:val="clear" w:color="auto" w:fill="F2F2F2"/>
          </w:tcPr>
          <w:p w14:paraId="53A257C1"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277" w:type="dxa"/>
            <w:shd w:val="clear" w:color="auto" w:fill="F2F2F2"/>
          </w:tcPr>
          <w:p w14:paraId="160D629B"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סכום</w:t>
            </w:r>
          </w:p>
        </w:tc>
        <w:tc>
          <w:tcPr>
            <w:tcW w:w="1286" w:type="dxa"/>
            <w:shd w:val="clear" w:color="auto" w:fill="F2F2F2"/>
          </w:tcPr>
          <w:p w14:paraId="1A8C7F78"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מטבע</w:t>
            </w:r>
          </w:p>
        </w:tc>
        <w:tc>
          <w:tcPr>
            <w:tcW w:w="1407" w:type="dxa"/>
            <w:vMerge/>
            <w:shd w:val="clear" w:color="auto" w:fill="F2F2F2"/>
          </w:tcPr>
          <w:p w14:paraId="1B02EA0D"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r>
      <w:tr w:rsidR="00746003" w:rsidRPr="00A727BE" w14:paraId="3711CC56" w14:textId="77777777" w:rsidTr="00215191">
        <w:trPr>
          <w:trHeight w:val="850"/>
        </w:trPr>
        <w:tc>
          <w:tcPr>
            <w:tcW w:w="1893" w:type="dxa"/>
            <w:shd w:val="clear" w:color="auto" w:fill="F2F2F2"/>
          </w:tcPr>
          <w:p w14:paraId="0D952406"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צד ג'</w:t>
            </w:r>
          </w:p>
        </w:tc>
        <w:tc>
          <w:tcPr>
            <w:tcW w:w="956" w:type="dxa"/>
            <w:shd w:val="clear" w:color="auto" w:fill="F2F2F2"/>
          </w:tcPr>
          <w:p w14:paraId="2D93A6D7"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957" w:type="dxa"/>
            <w:shd w:val="clear" w:color="auto" w:fill="F2F2F2"/>
          </w:tcPr>
          <w:p w14:paraId="1474437A"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349" w:type="dxa"/>
            <w:shd w:val="clear" w:color="auto" w:fill="F2F2F2"/>
          </w:tcPr>
          <w:p w14:paraId="4B4D49BB"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417" w:type="dxa"/>
            <w:shd w:val="clear" w:color="auto" w:fill="F2F2F2"/>
          </w:tcPr>
          <w:p w14:paraId="6F125D6D"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277" w:type="dxa"/>
            <w:shd w:val="clear" w:color="auto" w:fill="F2F2F2"/>
          </w:tcPr>
          <w:p w14:paraId="2E971E47"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________לאירוע ובמצטבר על פי הפוליסה.</w:t>
            </w:r>
          </w:p>
        </w:tc>
        <w:tc>
          <w:tcPr>
            <w:tcW w:w="1286" w:type="dxa"/>
            <w:shd w:val="clear" w:color="auto" w:fill="F2F2F2"/>
          </w:tcPr>
          <w:p w14:paraId="7671510C"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שקל</w:t>
            </w:r>
          </w:p>
        </w:tc>
        <w:tc>
          <w:tcPr>
            <w:tcW w:w="1407" w:type="dxa"/>
            <w:shd w:val="clear" w:color="auto" w:fill="F2F2F2"/>
          </w:tcPr>
          <w:p w14:paraId="743F2F98" w14:textId="77777777" w:rsidR="00746003" w:rsidRPr="00215191" w:rsidRDefault="00746003" w:rsidP="00746003">
            <w:pPr>
              <w:spacing w:before="0" w:beforeAutospacing="0" w:after="0" w:afterAutospacing="0" w:line="240" w:lineRule="auto"/>
              <w:ind w:left="50" w:right="78"/>
              <w:rPr>
                <w:rFonts w:ascii="David" w:eastAsia="Calibri" w:hAnsi="David" w:cs="David"/>
                <w:bCs/>
                <w:rtl/>
                <w:lang w:eastAsia="he-IL"/>
              </w:rPr>
            </w:pPr>
            <w:r w:rsidRPr="00215191">
              <w:rPr>
                <w:rFonts w:ascii="David" w:eastAsia="Calibri" w:hAnsi="David" w:cs="David"/>
                <w:bCs/>
                <w:rtl/>
                <w:lang w:eastAsia="he-IL"/>
              </w:rPr>
              <w:t>304/302/307/315/328/329/321/309</w:t>
            </w:r>
          </w:p>
        </w:tc>
      </w:tr>
      <w:tr w:rsidR="00746003" w:rsidRPr="00A727BE" w14:paraId="2E1FB7B4" w14:textId="77777777" w:rsidTr="00215191">
        <w:trPr>
          <w:trHeight w:val="850"/>
        </w:trPr>
        <w:tc>
          <w:tcPr>
            <w:tcW w:w="1893" w:type="dxa"/>
            <w:shd w:val="clear" w:color="auto" w:fill="FFFFFF"/>
          </w:tcPr>
          <w:p w14:paraId="40D8CB4B"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אחריות מעבידים</w:t>
            </w:r>
          </w:p>
        </w:tc>
        <w:tc>
          <w:tcPr>
            <w:tcW w:w="956" w:type="dxa"/>
            <w:shd w:val="clear" w:color="auto" w:fill="FFFFFF"/>
          </w:tcPr>
          <w:p w14:paraId="57FBE418"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957" w:type="dxa"/>
            <w:shd w:val="clear" w:color="auto" w:fill="FFFFFF"/>
          </w:tcPr>
          <w:p w14:paraId="756A637A"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349" w:type="dxa"/>
            <w:shd w:val="clear" w:color="auto" w:fill="FFFFFF"/>
          </w:tcPr>
          <w:p w14:paraId="0D773BB4"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417" w:type="dxa"/>
            <w:shd w:val="clear" w:color="auto" w:fill="FFFFFF"/>
          </w:tcPr>
          <w:p w14:paraId="323A2FF3"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p>
        </w:tc>
        <w:tc>
          <w:tcPr>
            <w:tcW w:w="1277" w:type="dxa"/>
            <w:shd w:val="clear" w:color="auto" w:fill="FFFFFF"/>
          </w:tcPr>
          <w:p w14:paraId="7D4E42A8"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________ לתובע, לאירוע ובמצטבר על פי הפוליסה.</w:t>
            </w:r>
          </w:p>
        </w:tc>
        <w:tc>
          <w:tcPr>
            <w:tcW w:w="1286" w:type="dxa"/>
            <w:shd w:val="clear" w:color="auto" w:fill="FFFFFF"/>
          </w:tcPr>
          <w:p w14:paraId="3E602EE0"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שקל</w:t>
            </w:r>
          </w:p>
        </w:tc>
        <w:tc>
          <w:tcPr>
            <w:tcW w:w="1407" w:type="dxa"/>
            <w:shd w:val="clear" w:color="auto" w:fill="FFFFFF"/>
          </w:tcPr>
          <w:p w14:paraId="0AF32D5B" w14:textId="77777777" w:rsidR="00746003" w:rsidRPr="00215191" w:rsidRDefault="00746003" w:rsidP="00746003">
            <w:pPr>
              <w:spacing w:before="0" w:beforeAutospacing="0" w:after="0" w:afterAutospacing="0" w:line="240" w:lineRule="auto"/>
              <w:ind w:left="50" w:right="78"/>
              <w:rPr>
                <w:rFonts w:ascii="David" w:eastAsia="Calibri" w:hAnsi="David" w:cs="David"/>
                <w:bCs/>
                <w:rtl/>
                <w:lang w:eastAsia="he-IL"/>
              </w:rPr>
            </w:pPr>
            <w:r w:rsidRPr="00215191">
              <w:rPr>
                <w:rFonts w:ascii="David" w:eastAsia="Calibri" w:hAnsi="David" w:cs="David"/>
                <w:bCs/>
                <w:rtl/>
                <w:lang w:eastAsia="he-IL"/>
              </w:rPr>
              <w:t>304/302/309/308/328/321</w:t>
            </w:r>
          </w:p>
        </w:tc>
      </w:tr>
      <w:tr w:rsidR="00746003" w:rsidRPr="00A727BE" w14:paraId="7B097263" w14:textId="77777777" w:rsidTr="00215191">
        <w:trPr>
          <w:trHeight w:val="850"/>
        </w:trPr>
        <w:tc>
          <w:tcPr>
            <w:tcW w:w="1893" w:type="dxa"/>
            <w:shd w:val="clear" w:color="auto" w:fill="F2F2F2"/>
          </w:tcPr>
          <w:p w14:paraId="11D73E59"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 xml:space="preserve">אחריות </w:t>
            </w:r>
            <w:r w:rsidRPr="00215191">
              <w:rPr>
                <w:rFonts w:ascii="David" w:eastAsia="Calibri" w:hAnsi="David" w:cs="David" w:hint="eastAsia"/>
                <w:rtl/>
                <w:lang w:eastAsia="he-IL"/>
              </w:rPr>
              <w:t>מקצועית</w:t>
            </w:r>
          </w:p>
        </w:tc>
        <w:tc>
          <w:tcPr>
            <w:tcW w:w="956" w:type="dxa"/>
            <w:shd w:val="clear" w:color="auto" w:fill="F2F2F2"/>
          </w:tcPr>
          <w:p w14:paraId="097F9A87" w14:textId="77777777" w:rsidR="00746003" w:rsidRPr="00215191" w:rsidRDefault="00746003" w:rsidP="00746003">
            <w:pPr>
              <w:spacing w:before="0" w:beforeAutospacing="0" w:after="0" w:afterAutospacing="0" w:line="240" w:lineRule="auto"/>
              <w:rPr>
                <w:rFonts w:ascii="David" w:eastAsia="Calibri" w:hAnsi="David" w:cs="David"/>
                <w:strike/>
                <w:rtl/>
                <w:lang w:eastAsia="he-IL"/>
              </w:rPr>
            </w:pPr>
          </w:p>
        </w:tc>
        <w:tc>
          <w:tcPr>
            <w:tcW w:w="957" w:type="dxa"/>
            <w:shd w:val="clear" w:color="auto" w:fill="F2F2F2"/>
          </w:tcPr>
          <w:p w14:paraId="7F57D760" w14:textId="77777777" w:rsidR="00746003" w:rsidRPr="00215191" w:rsidRDefault="00746003" w:rsidP="00746003">
            <w:pPr>
              <w:spacing w:before="0" w:beforeAutospacing="0" w:after="0" w:afterAutospacing="0" w:line="240" w:lineRule="auto"/>
              <w:rPr>
                <w:rFonts w:ascii="David" w:eastAsia="Calibri" w:hAnsi="David" w:cs="David"/>
                <w:strike/>
                <w:rtl/>
                <w:lang w:eastAsia="he-IL"/>
              </w:rPr>
            </w:pPr>
          </w:p>
        </w:tc>
        <w:tc>
          <w:tcPr>
            <w:tcW w:w="1349" w:type="dxa"/>
            <w:shd w:val="clear" w:color="auto" w:fill="F2F2F2"/>
          </w:tcPr>
          <w:p w14:paraId="67EE6FC4" w14:textId="77777777" w:rsidR="00746003" w:rsidRPr="00215191" w:rsidRDefault="00746003" w:rsidP="00746003">
            <w:pPr>
              <w:spacing w:before="0" w:beforeAutospacing="0" w:after="0" w:afterAutospacing="0" w:line="240" w:lineRule="auto"/>
              <w:rPr>
                <w:rFonts w:ascii="David" w:eastAsia="Calibri" w:hAnsi="David" w:cs="David"/>
                <w:strike/>
                <w:rtl/>
                <w:lang w:eastAsia="he-IL"/>
              </w:rPr>
            </w:pPr>
          </w:p>
        </w:tc>
        <w:tc>
          <w:tcPr>
            <w:tcW w:w="1417" w:type="dxa"/>
            <w:shd w:val="clear" w:color="auto" w:fill="F2F2F2"/>
          </w:tcPr>
          <w:p w14:paraId="41428FA4" w14:textId="77777777" w:rsidR="00746003" w:rsidRPr="00215191" w:rsidRDefault="00746003" w:rsidP="00746003">
            <w:pPr>
              <w:spacing w:before="0" w:beforeAutospacing="0" w:after="0" w:afterAutospacing="0" w:line="240" w:lineRule="auto"/>
              <w:rPr>
                <w:rFonts w:ascii="David" w:eastAsia="Calibri" w:hAnsi="David" w:cs="David"/>
                <w:strike/>
                <w:rtl/>
                <w:lang w:eastAsia="he-IL"/>
              </w:rPr>
            </w:pPr>
          </w:p>
        </w:tc>
        <w:tc>
          <w:tcPr>
            <w:tcW w:w="1277" w:type="dxa"/>
            <w:shd w:val="clear" w:color="auto" w:fill="F2F2F2"/>
          </w:tcPr>
          <w:p w14:paraId="318D4D76" w14:textId="77777777" w:rsidR="00746003" w:rsidRPr="00215191" w:rsidRDefault="00746003" w:rsidP="00746003">
            <w:pPr>
              <w:spacing w:before="0" w:beforeAutospacing="0" w:after="0" w:afterAutospacing="0" w:line="240" w:lineRule="auto"/>
              <w:rPr>
                <w:rFonts w:ascii="David" w:eastAsia="Calibri" w:hAnsi="David" w:cs="David"/>
                <w:strike/>
                <w:rtl/>
                <w:lang w:eastAsia="he-IL"/>
              </w:rPr>
            </w:pPr>
            <w:r w:rsidRPr="00215191">
              <w:rPr>
                <w:rFonts w:ascii="David" w:eastAsia="Calibri" w:hAnsi="David" w:cs="David"/>
                <w:rtl/>
                <w:lang w:eastAsia="he-IL"/>
              </w:rPr>
              <w:t>________ לאירוע ובמצטבר על פי הפוליסה.</w:t>
            </w:r>
          </w:p>
        </w:tc>
        <w:tc>
          <w:tcPr>
            <w:tcW w:w="1286" w:type="dxa"/>
            <w:shd w:val="clear" w:color="auto" w:fill="F2F2F2"/>
          </w:tcPr>
          <w:p w14:paraId="14E17B44" w14:textId="77777777" w:rsidR="00746003" w:rsidRPr="00215191" w:rsidRDefault="00746003" w:rsidP="00746003">
            <w:pPr>
              <w:spacing w:before="0" w:beforeAutospacing="0" w:after="0" w:afterAutospacing="0" w:line="240" w:lineRule="auto"/>
              <w:rPr>
                <w:rFonts w:ascii="David" w:eastAsia="Calibri" w:hAnsi="David" w:cs="David"/>
                <w:rtl/>
                <w:lang w:eastAsia="he-IL"/>
              </w:rPr>
            </w:pPr>
            <w:r w:rsidRPr="00215191">
              <w:rPr>
                <w:rFonts w:ascii="David" w:eastAsia="Calibri" w:hAnsi="David" w:cs="David"/>
                <w:rtl/>
                <w:lang w:eastAsia="he-IL"/>
              </w:rPr>
              <w:t>שקל</w:t>
            </w:r>
          </w:p>
        </w:tc>
        <w:tc>
          <w:tcPr>
            <w:tcW w:w="1407" w:type="dxa"/>
            <w:shd w:val="clear" w:color="auto" w:fill="F2F2F2"/>
          </w:tcPr>
          <w:p w14:paraId="2942998D" w14:textId="77777777" w:rsidR="00746003" w:rsidRPr="00215191" w:rsidRDefault="00746003" w:rsidP="00746003">
            <w:pPr>
              <w:spacing w:before="0" w:beforeAutospacing="0" w:after="0" w:afterAutospacing="0" w:line="240" w:lineRule="auto"/>
              <w:ind w:left="50" w:right="78"/>
              <w:rPr>
                <w:rFonts w:ascii="David" w:eastAsia="Calibri" w:hAnsi="David" w:cs="David"/>
                <w:bCs/>
                <w:strike/>
                <w:rtl/>
                <w:lang w:eastAsia="he-IL"/>
              </w:rPr>
            </w:pPr>
            <w:r w:rsidRPr="00215191">
              <w:rPr>
                <w:rFonts w:ascii="David" w:eastAsia="Calibri" w:hAnsi="David" w:cs="David"/>
                <w:bCs/>
                <w:rtl/>
                <w:lang w:eastAsia="he-IL"/>
              </w:rPr>
              <w:t>302/318/328/332/301/303/325/326/327/321</w:t>
            </w:r>
          </w:p>
        </w:tc>
      </w:tr>
    </w:tbl>
    <w:p w14:paraId="34763AB3" w14:textId="77777777" w:rsidR="00746003" w:rsidRPr="00215191" w:rsidRDefault="00746003" w:rsidP="00746003">
      <w:pPr>
        <w:spacing w:before="0" w:beforeAutospacing="0" w:after="200" w:afterAutospacing="0" w:line="276" w:lineRule="auto"/>
        <w:ind w:left="84" w:hanging="41"/>
        <w:rPr>
          <w:rFonts w:ascii="David" w:eastAsia="Calibri" w:hAnsi="David" w:cs="David"/>
          <w:sz w:val="20"/>
          <w:szCs w:val="20"/>
          <w:rtl/>
          <w:lang w:eastAsia="he-IL"/>
        </w:rPr>
      </w:pPr>
    </w:p>
    <w:tbl>
      <w:tblPr>
        <w:tblpPr w:leftFromText="180" w:rightFromText="180" w:vertAnchor="text" w:horzAnchor="margin" w:tblpXSpec="center" w:tblpY="-661"/>
        <w:bidiVisual/>
        <w:tblW w:w="10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7"/>
      </w:tblGrid>
      <w:tr w:rsidR="00746003" w:rsidRPr="00A727BE" w14:paraId="19133B5C" w14:textId="77777777" w:rsidTr="00215191">
        <w:trPr>
          <w:trHeight w:val="57"/>
          <w:tblHeader/>
        </w:trPr>
        <w:tc>
          <w:tcPr>
            <w:tcW w:w="10537" w:type="dxa"/>
            <w:shd w:val="clear" w:color="auto" w:fill="F2F2F2"/>
          </w:tcPr>
          <w:p w14:paraId="36B6ACE2"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r w:rsidRPr="00215191">
              <w:rPr>
                <w:rFonts w:ascii="David" w:eastAsia="Calibri" w:hAnsi="David" w:cs="David"/>
                <w:b/>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215191">
              <w:rPr>
                <w:rFonts w:ascii="David" w:eastAsia="Calibri" w:hAnsi="David" w:cs="David"/>
                <w:bCs/>
                <w:rtl/>
                <w:lang w:eastAsia="he-IL"/>
              </w:rPr>
              <w:t>ג'</w:t>
            </w:r>
            <w:r w:rsidRPr="00215191">
              <w:rPr>
                <w:rFonts w:ascii="David" w:eastAsia="Calibri" w:hAnsi="David" w:cs="David"/>
                <w:b/>
                <w:rtl/>
                <w:lang w:eastAsia="he-IL"/>
              </w:rPr>
              <w:t>)*:</w:t>
            </w:r>
          </w:p>
        </w:tc>
      </w:tr>
      <w:tr w:rsidR="00746003" w:rsidRPr="00A727BE" w14:paraId="4E4B3546" w14:textId="77777777" w:rsidTr="00215191">
        <w:trPr>
          <w:trHeight w:val="798"/>
        </w:trPr>
        <w:tc>
          <w:tcPr>
            <w:tcW w:w="10537" w:type="dxa"/>
            <w:shd w:val="clear" w:color="auto" w:fill="auto"/>
          </w:tcPr>
          <w:p w14:paraId="11D9096C" w14:textId="77777777" w:rsidR="00746003" w:rsidRPr="00215191" w:rsidRDefault="00746003" w:rsidP="00746003">
            <w:pPr>
              <w:spacing w:before="0" w:beforeAutospacing="0" w:after="0" w:afterAutospacing="0" w:line="240" w:lineRule="auto"/>
              <w:ind w:left="50" w:right="78"/>
              <w:rPr>
                <w:rFonts w:ascii="David" w:eastAsia="Calibri" w:hAnsi="David" w:cs="David"/>
                <w:b/>
                <w:lang w:eastAsia="he-IL"/>
              </w:rPr>
            </w:pPr>
            <w:r w:rsidRPr="00215191">
              <w:rPr>
                <w:rFonts w:ascii="David" w:eastAsia="Calibri" w:hAnsi="David" w:cs="David"/>
                <w:b/>
                <w:rtl/>
                <w:lang w:eastAsia="he-IL"/>
              </w:rPr>
              <w:t>038</w:t>
            </w:r>
          </w:p>
        </w:tc>
      </w:tr>
    </w:tbl>
    <w:p w14:paraId="36478B62" w14:textId="77777777" w:rsidR="00746003" w:rsidRPr="00215191" w:rsidRDefault="00746003" w:rsidP="00746003">
      <w:pPr>
        <w:bidi w:val="0"/>
        <w:spacing w:before="0" w:beforeAutospacing="0" w:after="0" w:afterAutospacing="0" w:line="240" w:lineRule="auto"/>
        <w:rPr>
          <w:rFonts w:ascii="David" w:eastAsia="Times New Roman" w:hAnsi="David" w:cs="David"/>
          <w:vanish/>
          <w:sz w:val="20"/>
          <w:szCs w:val="20"/>
          <w:lang w:eastAsia="he-IL"/>
        </w:rPr>
      </w:pPr>
    </w:p>
    <w:p w14:paraId="71BAF6FB" w14:textId="77777777" w:rsidR="00746003" w:rsidRPr="00215191" w:rsidRDefault="00746003" w:rsidP="00746003">
      <w:pPr>
        <w:spacing w:before="0" w:beforeAutospacing="0" w:after="200" w:afterAutospacing="0" w:line="276" w:lineRule="auto"/>
        <w:rPr>
          <w:rFonts w:ascii="David" w:eastAsia="Calibri" w:hAnsi="David" w:cs="David"/>
          <w:b/>
          <w:bCs/>
          <w:sz w:val="20"/>
          <w:szCs w:val="20"/>
          <w:u w:val="single"/>
          <w:rtl/>
          <w:lang w:eastAsia="he-IL"/>
        </w:rPr>
      </w:pPr>
      <w:r w:rsidRPr="00215191">
        <w:rPr>
          <w:rFonts w:ascii="David" w:eastAsia="Calibri" w:hAnsi="David" w:cs="David"/>
          <w:b/>
          <w:bCs/>
          <w:sz w:val="20"/>
          <w:szCs w:val="20"/>
          <w:u w:val="single"/>
          <w:rtl/>
          <w:lang w:eastAsia="he-IL"/>
        </w:rPr>
        <w:t xml:space="preserve">* באישור ביטוח כללי </w:t>
      </w:r>
      <w:r w:rsidRPr="00215191">
        <w:rPr>
          <w:rFonts w:ascii="David" w:eastAsia="Calibri" w:hAnsi="David" w:cs="David"/>
          <w:sz w:val="20"/>
          <w:szCs w:val="20"/>
          <w:rtl/>
          <w:lang w:eastAsia="he-IL"/>
        </w:rPr>
        <w:t>ניתן ל</w:t>
      </w:r>
      <w:r w:rsidR="00A727BE" w:rsidRPr="00A727BE">
        <w:rPr>
          <w:rFonts w:ascii="David" w:eastAsia="Calibri" w:hAnsi="David" w:cs="David"/>
          <w:sz w:val="20"/>
          <w:szCs w:val="20"/>
          <w:rtl/>
          <w:lang w:eastAsia="he-IL"/>
        </w:rPr>
        <w:t>סמן שדות אלה כשדות שאינם בתוקף</w:t>
      </w:r>
    </w:p>
    <w:tbl>
      <w:tblPr>
        <w:tblpPr w:leftFromText="180" w:rightFromText="180" w:vertAnchor="text" w:horzAnchor="margin" w:tblpXSpec="center" w:tblpY="-585"/>
        <w:bidiVisual/>
        <w:tblW w:w="9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59"/>
      </w:tblGrid>
      <w:tr w:rsidR="00746003" w:rsidRPr="00A727BE" w14:paraId="5A223A25" w14:textId="77777777" w:rsidTr="00215191">
        <w:trPr>
          <w:trHeight w:val="227"/>
          <w:tblHeader/>
        </w:trPr>
        <w:tc>
          <w:tcPr>
            <w:tcW w:w="9059" w:type="dxa"/>
            <w:shd w:val="clear" w:color="auto" w:fill="F2F2F2"/>
          </w:tcPr>
          <w:p w14:paraId="2CA1E6DB" w14:textId="77777777" w:rsidR="00746003" w:rsidRPr="00215191" w:rsidRDefault="00746003" w:rsidP="00746003">
            <w:pPr>
              <w:spacing w:before="0" w:beforeAutospacing="0" w:after="0" w:afterAutospacing="0" w:line="240" w:lineRule="auto"/>
              <w:ind w:left="50" w:right="78"/>
              <w:rPr>
                <w:rFonts w:ascii="David" w:eastAsia="Calibri" w:hAnsi="David" w:cs="David"/>
                <w:b/>
                <w:rtl/>
                <w:lang w:eastAsia="he-IL"/>
              </w:rPr>
            </w:pPr>
            <w:r w:rsidRPr="00215191">
              <w:rPr>
                <w:rFonts w:ascii="David" w:eastAsia="Calibri" w:hAnsi="David" w:cs="David"/>
                <w:b/>
                <w:rtl/>
                <w:lang w:eastAsia="he-IL"/>
              </w:rPr>
              <w:t>ביטול/שינוי הפוליסה *</w:t>
            </w:r>
          </w:p>
        </w:tc>
      </w:tr>
      <w:tr w:rsidR="00746003" w:rsidRPr="00A727BE" w14:paraId="7EEE0EDD" w14:textId="77777777" w:rsidTr="00215191">
        <w:trPr>
          <w:trHeight w:val="334"/>
        </w:trPr>
        <w:tc>
          <w:tcPr>
            <w:tcW w:w="9059" w:type="dxa"/>
            <w:shd w:val="clear" w:color="auto" w:fill="auto"/>
            <w:vAlign w:val="center"/>
          </w:tcPr>
          <w:p w14:paraId="6E1D8E6E" w14:textId="77777777" w:rsidR="00746003" w:rsidRPr="00215191" w:rsidRDefault="00746003" w:rsidP="00746003">
            <w:pPr>
              <w:spacing w:before="0" w:beforeAutospacing="0" w:after="0" w:afterAutospacing="0" w:line="240" w:lineRule="auto"/>
              <w:rPr>
                <w:rFonts w:ascii="David" w:eastAsia="Calibri" w:hAnsi="David" w:cs="David"/>
                <w:bCs/>
                <w:rtl/>
                <w:lang w:eastAsia="he-IL"/>
              </w:rPr>
            </w:pPr>
            <w:r w:rsidRPr="00215191">
              <w:rPr>
                <w:rFonts w:ascii="David" w:eastAsia="Calibri" w:hAnsi="David" w:cs="David"/>
                <w:b/>
                <w:rtl/>
                <w:lang w:eastAsia="he-IL"/>
              </w:rPr>
              <w:t xml:space="preserve">שינוי לרעת מבקש האישור או ביטול של פוליסת ביטוח,  לא ייכנס לתוקף אלא </w:t>
            </w:r>
            <w:r w:rsidRPr="00215191">
              <w:rPr>
                <w:rFonts w:ascii="David" w:eastAsia="Calibri" w:hAnsi="David" w:cs="David"/>
                <w:bCs/>
                <w:rtl/>
                <w:lang w:eastAsia="he-IL"/>
              </w:rPr>
              <w:t>30 יום</w:t>
            </w:r>
            <w:r w:rsidRPr="00215191">
              <w:rPr>
                <w:rFonts w:ascii="David" w:eastAsia="Calibri" w:hAnsi="David" w:cs="David"/>
                <w:b/>
                <w:rtl/>
                <w:lang w:eastAsia="he-IL"/>
              </w:rPr>
              <w:t xml:space="preserve"> לאחר משלוח הודעה למבקש האישור בדבר השינוי או הביטול.</w:t>
            </w:r>
          </w:p>
        </w:tc>
      </w:tr>
    </w:tbl>
    <w:tbl>
      <w:tblPr>
        <w:tblpPr w:leftFromText="180" w:rightFromText="180" w:vertAnchor="text" w:horzAnchor="margin" w:tblpY="802"/>
        <w:bidiVisual/>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28"/>
      </w:tblGrid>
      <w:tr w:rsidR="00215191" w:rsidRPr="00A727BE" w14:paraId="2D687E9C" w14:textId="77777777" w:rsidTr="00EC11A8">
        <w:trPr>
          <w:trHeight w:val="227"/>
          <w:tblHeader/>
        </w:trPr>
        <w:tc>
          <w:tcPr>
            <w:tcW w:w="9828" w:type="dxa"/>
            <w:shd w:val="clear" w:color="auto" w:fill="F2F2F2"/>
          </w:tcPr>
          <w:p w14:paraId="0DBD2CB3" w14:textId="77777777" w:rsidR="00215191" w:rsidRPr="00215191" w:rsidRDefault="00215191" w:rsidP="00EC11A8">
            <w:pPr>
              <w:spacing w:before="0" w:beforeAutospacing="0" w:after="0" w:afterAutospacing="0" w:line="240" w:lineRule="auto"/>
              <w:ind w:left="50" w:right="78"/>
              <w:rPr>
                <w:rFonts w:ascii="David" w:eastAsia="Calibri" w:hAnsi="David" w:cs="David"/>
                <w:b/>
                <w:rtl/>
                <w:lang w:eastAsia="he-IL"/>
              </w:rPr>
            </w:pPr>
            <w:r w:rsidRPr="00215191">
              <w:rPr>
                <w:rFonts w:ascii="David" w:eastAsia="Calibri" w:hAnsi="David" w:cs="David"/>
                <w:b/>
                <w:rtl/>
                <w:lang w:eastAsia="he-IL"/>
              </w:rPr>
              <w:lastRenderedPageBreak/>
              <w:t>חתימת האישור</w:t>
            </w:r>
          </w:p>
        </w:tc>
      </w:tr>
      <w:tr w:rsidR="00215191" w:rsidRPr="00A727BE" w14:paraId="222DBED9" w14:textId="77777777" w:rsidTr="00EC11A8">
        <w:trPr>
          <w:trHeight w:val="598"/>
        </w:trPr>
        <w:tc>
          <w:tcPr>
            <w:tcW w:w="9828" w:type="dxa"/>
            <w:shd w:val="clear" w:color="auto" w:fill="auto"/>
          </w:tcPr>
          <w:p w14:paraId="1CCDE743" w14:textId="77777777" w:rsidR="00215191" w:rsidRPr="00215191" w:rsidRDefault="00215191" w:rsidP="00EC11A8">
            <w:pPr>
              <w:spacing w:before="0" w:beforeAutospacing="0" w:after="0" w:afterAutospacing="0" w:line="240" w:lineRule="auto"/>
              <w:ind w:left="50" w:right="78"/>
              <w:rPr>
                <w:rFonts w:ascii="David" w:eastAsia="Calibri" w:hAnsi="David" w:cs="David"/>
                <w:b/>
                <w:rtl/>
                <w:lang w:eastAsia="he-IL"/>
              </w:rPr>
            </w:pPr>
            <w:r w:rsidRPr="00215191">
              <w:rPr>
                <w:rFonts w:ascii="David" w:eastAsia="Calibri" w:hAnsi="David" w:cs="David"/>
                <w:b/>
                <w:rtl/>
                <w:lang w:eastAsia="he-IL"/>
              </w:rPr>
              <w:t>המבטח:</w:t>
            </w:r>
          </w:p>
        </w:tc>
      </w:tr>
    </w:tbl>
    <w:p w14:paraId="4FFF4593" w14:textId="77777777" w:rsidR="00215191" w:rsidRPr="00215191" w:rsidRDefault="00215191" w:rsidP="00215191">
      <w:pPr>
        <w:widowControl w:val="0"/>
        <w:spacing w:before="0" w:beforeAutospacing="0" w:after="0" w:afterAutospacing="0" w:line="240" w:lineRule="auto"/>
        <w:jc w:val="center"/>
        <w:rPr>
          <w:rFonts w:ascii="David" w:eastAsia="Times New Roman" w:hAnsi="David" w:cs="David"/>
          <w:b/>
          <w:bCs/>
          <w:sz w:val="20"/>
          <w:szCs w:val="24"/>
          <w:u w:val="single"/>
          <w:rtl/>
          <w:lang w:eastAsia="he-IL"/>
        </w:rPr>
      </w:pPr>
    </w:p>
    <w:p w14:paraId="0F1D01D4" w14:textId="77777777" w:rsidR="00215191" w:rsidRPr="00215191" w:rsidRDefault="00215191" w:rsidP="00215191">
      <w:pPr>
        <w:widowControl w:val="0"/>
        <w:spacing w:before="0" w:beforeAutospacing="0" w:after="0" w:afterAutospacing="0" w:line="240" w:lineRule="auto"/>
        <w:jc w:val="center"/>
        <w:rPr>
          <w:rFonts w:ascii="David" w:eastAsia="Times New Roman" w:hAnsi="David" w:cs="David"/>
          <w:b/>
          <w:bCs/>
          <w:sz w:val="20"/>
          <w:szCs w:val="24"/>
          <w:u w:val="single"/>
          <w:rtl/>
          <w:lang w:eastAsia="he-IL"/>
        </w:rPr>
      </w:pPr>
    </w:p>
    <w:p w14:paraId="66DBEB4B" w14:textId="77777777" w:rsidR="00215191" w:rsidRPr="00215191" w:rsidRDefault="00215191" w:rsidP="00215191">
      <w:pPr>
        <w:widowControl w:val="0"/>
        <w:spacing w:before="0" w:beforeAutospacing="0" w:after="0" w:afterAutospacing="0" w:line="240" w:lineRule="auto"/>
        <w:jc w:val="center"/>
        <w:rPr>
          <w:rFonts w:ascii="David" w:eastAsia="Times New Roman" w:hAnsi="David" w:cs="David"/>
          <w:b/>
          <w:bCs/>
          <w:sz w:val="20"/>
          <w:szCs w:val="24"/>
          <w:u w:val="single"/>
          <w:rtl/>
          <w:lang w:eastAsia="he-IL"/>
        </w:rPr>
      </w:pPr>
    </w:p>
    <w:p w14:paraId="1DDE8ED0" w14:textId="77777777" w:rsidR="00746003" w:rsidRDefault="007460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E1990FC" w14:textId="77777777" w:rsidR="00746003" w:rsidRDefault="007460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5DC0211"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70217D">
        <w:rPr>
          <w:rFonts w:ascii="Times New Roman" w:eastAsia="Times New Roman" w:hAnsi="Times New Roman" w:cs="David" w:hint="cs"/>
          <w:b/>
          <w:bCs/>
          <w:sz w:val="20"/>
          <w:szCs w:val="24"/>
          <w:u w:val="single"/>
          <w:rtl/>
          <w:lang w:eastAsia="he-IL"/>
        </w:rPr>
        <w:t xml:space="preserve">נספח </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ח</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w:t>
      </w:r>
    </w:p>
    <w:p w14:paraId="54481D04" w14:textId="77777777"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6D8E104C" w14:textId="77777777"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b/>
          <w:bCs/>
          <w:sz w:val="20"/>
          <w:szCs w:val="24"/>
          <w:u w:val="single"/>
          <w:rtl/>
          <w:lang w:eastAsia="he-IL"/>
        </w:rPr>
        <w:t xml:space="preserve">רשימת התכניות והמסמכים שעל </w:t>
      </w:r>
      <w:r w:rsidR="00442D97">
        <w:rPr>
          <w:rFonts w:ascii="Times New Roman" w:eastAsia="Times New Roman" w:hAnsi="Times New Roman" w:cs="David" w:hint="cs"/>
          <w:b/>
          <w:bCs/>
          <w:sz w:val="20"/>
          <w:szCs w:val="24"/>
          <w:u w:val="single"/>
          <w:rtl/>
          <w:lang w:eastAsia="he-IL"/>
        </w:rPr>
        <w:t>המודד</w:t>
      </w:r>
      <w:r w:rsidRPr="0070217D">
        <w:rPr>
          <w:rFonts w:ascii="Times New Roman" w:eastAsia="Times New Roman" w:hAnsi="Times New Roman" w:cs="David" w:hint="cs"/>
          <w:b/>
          <w:bCs/>
          <w:sz w:val="20"/>
          <w:szCs w:val="24"/>
          <w:u w:val="single"/>
          <w:rtl/>
          <w:lang w:eastAsia="he-IL"/>
        </w:rPr>
        <w:t xml:space="preserve"> להנפיק</w:t>
      </w:r>
    </w:p>
    <w:p w14:paraId="7E141862" w14:textId="77777777" w:rsidR="0070217D" w:rsidRPr="0070217D" w:rsidRDefault="0070217D" w:rsidP="0070217D">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3F873A4" w14:textId="77777777" w:rsidR="0070217D" w:rsidRPr="0070217D"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4D794726"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AB5E36" w14:textId="77777777" w:rsidR="0070217D" w:rsidRPr="0070217D" w:rsidRDefault="0070217D" w:rsidP="0070217D">
      <w:pPr>
        <w:autoSpaceDE w:val="0"/>
        <w:autoSpaceDN w:val="0"/>
        <w:spacing w:before="0" w:beforeAutospacing="0" w:after="0" w:afterAutospacing="0" w:line="240" w:lineRule="auto"/>
        <w:jc w:val="center"/>
        <w:rPr>
          <w:rFonts w:ascii="Arial" w:eastAsia="Times New Roman" w:hAnsi="Arial" w:cs="David"/>
          <w:b/>
          <w:bCs/>
          <w:sz w:val="24"/>
          <w:szCs w:val="24"/>
          <w:u w:val="single"/>
          <w:rtl/>
          <w:lang w:eastAsia="he-IL"/>
        </w:rPr>
      </w:pPr>
      <w:r w:rsidRPr="0070217D">
        <w:rPr>
          <w:rFonts w:ascii="Arial" w:eastAsia="Times New Roman" w:hAnsi="Arial" w:cs="David"/>
          <w:b/>
          <w:bCs/>
          <w:sz w:val="24"/>
          <w:szCs w:val="24"/>
          <w:u w:val="single"/>
          <w:rtl/>
          <w:lang w:eastAsia="he-IL"/>
        </w:rPr>
        <w:t>מפרט לדרישות מיפוי ואופן הגשת תכניות ומידע</w:t>
      </w:r>
      <w:r w:rsidRPr="0070217D">
        <w:rPr>
          <w:rFonts w:ascii="Arial" w:eastAsia="Times New Roman" w:hAnsi="Arial" w:cs="David" w:hint="cs"/>
          <w:b/>
          <w:bCs/>
          <w:sz w:val="24"/>
          <w:szCs w:val="24"/>
          <w:u w:val="single"/>
          <w:rtl/>
          <w:lang w:eastAsia="he-IL"/>
        </w:rPr>
        <w:t xml:space="preserve"> ממוחשב</w:t>
      </w:r>
    </w:p>
    <w:p w14:paraId="094A1C8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p>
    <w:p w14:paraId="7B362C61"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p>
    <w:p w14:paraId="6851794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א.</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כללי:</w:t>
      </w:r>
    </w:p>
    <w:p w14:paraId="18A766C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691D9D2D"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זה מתייחס לקבצים המוגשים </w:t>
      </w:r>
      <w:r w:rsidRPr="0070217D">
        <w:rPr>
          <w:rFonts w:ascii="Arial" w:eastAsia="Times New Roman" w:hAnsi="Arial" w:cs="David" w:hint="cs"/>
          <w:sz w:val="24"/>
          <w:szCs w:val="24"/>
          <w:rtl/>
          <w:lang w:eastAsia="he-IL"/>
        </w:rPr>
        <w:t>למזמין</w:t>
      </w:r>
      <w:r w:rsidRPr="0070217D">
        <w:rPr>
          <w:rFonts w:ascii="Arial" w:eastAsia="Times New Roman" w:hAnsi="Arial" w:cs="David"/>
          <w:sz w:val="24"/>
          <w:szCs w:val="24"/>
          <w:rtl/>
          <w:lang w:eastAsia="he-IL"/>
        </w:rPr>
        <w:t xml:space="preserve"> ע"י מתכננים, מודדים וגורמים אחרים הקשורים לפרויקט והמוזנים למערכת ה-</w:t>
      </w:r>
      <w:r w:rsidRPr="0070217D">
        <w:rPr>
          <w:rFonts w:ascii="Arial" w:eastAsia="Times New Roman" w:hAnsi="Arial" w:cs="David"/>
          <w:sz w:val="24"/>
          <w:szCs w:val="24"/>
          <w:lang w:eastAsia="he-IL"/>
        </w:rPr>
        <w:t>GIS</w:t>
      </w:r>
      <w:r w:rsidRPr="0070217D">
        <w:rPr>
          <w:rFonts w:ascii="Arial" w:eastAsia="Times New Roman" w:hAnsi="Arial" w:cs="David"/>
          <w:sz w:val="24"/>
          <w:szCs w:val="24"/>
          <w:rtl/>
          <w:lang w:eastAsia="he-IL"/>
        </w:rPr>
        <w:t xml:space="preserve"> של ה</w:t>
      </w:r>
      <w:r w:rsidRPr="0070217D">
        <w:rPr>
          <w:rFonts w:ascii="Arial" w:eastAsia="Times New Roman" w:hAnsi="Arial" w:cs="David" w:hint="cs"/>
          <w:sz w:val="24"/>
          <w:szCs w:val="24"/>
          <w:rtl/>
          <w:lang w:eastAsia="he-IL"/>
        </w:rPr>
        <w:t>מזמין</w:t>
      </w:r>
      <w:r w:rsidRPr="0070217D">
        <w:rPr>
          <w:rFonts w:ascii="Arial" w:eastAsia="Times New Roman" w:hAnsi="Arial" w:cs="David"/>
          <w:sz w:val="24"/>
          <w:szCs w:val="24"/>
          <w:rtl/>
          <w:lang w:eastAsia="he-IL"/>
        </w:rPr>
        <w:t>.</w:t>
      </w:r>
    </w:p>
    <w:p w14:paraId="3023C7DA"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המפרט </w:t>
      </w:r>
      <w:r w:rsidRPr="0070217D">
        <w:rPr>
          <w:rFonts w:ascii="Arial" w:eastAsia="Times New Roman" w:hAnsi="Arial" w:cs="David" w:hint="cs"/>
          <w:sz w:val="24"/>
          <w:szCs w:val="24"/>
          <w:rtl/>
          <w:lang w:eastAsia="he-IL"/>
        </w:rPr>
        <w:t>מציג</w:t>
      </w:r>
      <w:r w:rsidRPr="0070217D">
        <w:rPr>
          <w:rFonts w:ascii="Arial" w:eastAsia="Times New Roman" w:hAnsi="Arial" w:cs="David"/>
          <w:sz w:val="24"/>
          <w:szCs w:val="24"/>
          <w:rtl/>
          <w:lang w:eastAsia="he-IL"/>
        </w:rPr>
        <w:t xml:space="preserve"> את אופן </w:t>
      </w:r>
      <w:r w:rsidRPr="0070217D">
        <w:rPr>
          <w:rFonts w:ascii="Arial" w:eastAsia="Times New Roman" w:hAnsi="Arial" w:cs="David" w:hint="cs"/>
          <w:sz w:val="24"/>
          <w:szCs w:val="24"/>
          <w:rtl/>
          <w:lang w:eastAsia="he-IL"/>
        </w:rPr>
        <w:t>העריכה ו</w:t>
      </w:r>
      <w:r w:rsidRPr="0070217D">
        <w:rPr>
          <w:rFonts w:ascii="Arial" w:eastAsia="Times New Roman" w:hAnsi="Arial" w:cs="David"/>
          <w:sz w:val="24"/>
          <w:szCs w:val="24"/>
          <w:rtl/>
          <w:lang w:eastAsia="he-IL"/>
        </w:rPr>
        <w:t>ה</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גש</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 xml:space="preserve"> </w:t>
      </w:r>
      <w:r w:rsidRPr="0070217D">
        <w:rPr>
          <w:rFonts w:ascii="Arial" w:eastAsia="Times New Roman" w:hAnsi="Arial" w:cs="David" w:hint="cs"/>
          <w:sz w:val="24"/>
          <w:szCs w:val="24"/>
          <w:rtl/>
          <w:lang w:eastAsia="he-IL"/>
        </w:rPr>
        <w:t xml:space="preserve">של </w:t>
      </w:r>
      <w:r w:rsidRPr="0070217D">
        <w:rPr>
          <w:rFonts w:ascii="Arial" w:eastAsia="Times New Roman" w:hAnsi="Arial" w:cs="David"/>
          <w:sz w:val="24"/>
          <w:szCs w:val="24"/>
          <w:rtl/>
          <w:lang w:eastAsia="he-IL"/>
        </w:rPr>
        <w:t xml:space="preserve">התשריטים </w:t>
      </w:r>
      <w:r w:rsidRPr="0070217D">
        <w:rPr>
          <w:rFonts w:ascii="Arial" w:eastAsia="Times New Roman" w:hAnsi="Arial" w:cs="David" w:hint="cs"/>
          <w:sz w:val="24"/>
          <w:szCs w:val="24"/>
          <w:rtl/>
          <w:lang w:eastAsia="he-IL"/>
        </w:rPr>
        <w:t xml:space="preserve">והמפות </w:t>
      </w:r>
      <w:r w:rsidRPr="0070217D">
        <w:rPr>
          <w:rFonts w:ascii="Arial" w:eastAsia="Times New Roman" w:hAnsi="Arial" w:cs="David"/>
          <w:sz w:val="24"/>
          <w:szCs w:val="24"/>
          <w:rtl/>
          <w:lang w:eastAsia="he-IL"/>
        </w:rPr>
        <w:t>וכן כל מידע רלוונטי כגון: קבצי אקסל, פרשה טכנית וכיו"ב.</w:t>
      </w:r>
    </w:p>
    <w:p w14:paraId="67B6BD60"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מטרת </w:t>
      </w:r>
      <w:r w:rsidRPr="0070217D">
        <w:rPr>
          <w:rFonts w:ascii="Arial" w:eastAsia="Times New Roman" w:hAnsi="Arial" w:cs="David"/>
          <w:sz w:val="24"/>
          <w:szCs w:val="24"/>
          <w:rtl/>
          <w:lang w:eastAsia="he-IL"/>
        </w:rPr>
        <w:t>המפרט</w:t>
      </w:r>
      <w:r w:rsidRPr="0070217D">
        <w:rPr>
          <w:rFonts w:ascii="Arial" w:eastAsia="Times New Roman" w:hAnsi="Arial" w:cs="David" w:hint="cs"/>
          <w:sz w:val="24"/>
          <w:szCs w:val="24"/>
          <w:rtl/>
          <w:lang w:eastAsia="he-IL"/>
        </w:rPr>
        <w:t xml:space="preserve"> להגדיר ולהנחות את מגישי התשריטים הנדרשים ע"י המזמין ובכלל זה</w:t>
      </w:r>
      <w:r w:rsidRPr="0070217D">
        <w:rPr>
          <w:rFonts w:ascii="Arial" w:eastAsia="Times New Roman" w:hAnsi="Arial" w:cs="David"/>
          <w:sz w:val="24"/>
          <w:szCs w:val="24"/>
          <w:rtl/>
          <w:lang w:eastAsia="he-IL"/>
        </w:rPr>
        <w:t>:</w:t>
      </w:r>
    </w:p>
    <w:p w14:paraId="688BFB24"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t>תכניות (תכנית בניין עיר).</w:t>
      </w:r>
    </w:p>
    <w:p w14:paraId="5D2E8A2A"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תכניות לצורכי רישום (תצ"ר / תל"ר).</w:t>
      </w:r>
    </w:p>
    <w:p w14:paraId="5D775149"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מיפוי גושים וחלקות</w:t>
      </w:r>
      <w:r w:rsidRPr="0070217D">
        <w:rPr>
          <w:rFonts w:ascii="Arial" w:eastAsia="Times New Roman" w:hAnsi="Arial" w:cs="David"/>
          <w:sz w:val="24"/>
          <w:szCs w:val="24"/>
          <w:rtl/>
          <w:lang w:eastAsia="he-IL"/>
        </w:rPr>
        <w:t>.</w:t>
      </w:r>
    </w:p>
    <w:p w14:paraId="45764A2A"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מיפוי רקע מצבי.</w:t>
      </w:r>
    </w:p>
    <w:p w14:paraId="660815A2"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תשריטי בתים משותפים</w:t>
      </w:r>
    </w:p>
    <w:p w14:paraId="5F32C2AA"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3962D34B"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הנחיות ותקנות:</w:t>
      </w:r>
    </w:p>
    <w:p w14:paraId="1F50AE6D"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הנחיות </w:t>
      </w:r>
      <w:r w:rsidRPr="0070217D">
        <w:rPr>
          <w:rFonts w:ascii="Arial" w:eastAsia="Times New Roman" w:hAnsi="Arial" w:cs="David" w:hint="cs"/>
          <w:sz w:val="24"/>
          <w:szCs w:val="24"/>
          <w:rtl/>
          <w:lang w:eastAsia="he-IL"/>
        </w:rPr>
        <w:t>והוראות הסכם זה וה</w:t>
      </w: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המצורף לו</w:t>
      </w:r>
      <w:r w:rsidRPr="0070217D">
        <w:rPr>
          <w:rFonts w:ascii="Arial" w:eastAsia="Times New Roman" w:hAnsi="Arial" w:cs="David"/>
          <w:sz w:val="24"/>
          <w:szCs w:val="24"/>
          <w:rtl/>
          <w:lang w:eastAsia="he-IL"/>
        </w:rPr>
        <w:t>.</w:t>
      </w:r>
    </w:p>
    <w:p w14:paraId="75405EB1"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מבנה השכבות לשרטוטים השונים - ראה סעיף 10 להלן.</w:t>
      </w:r>
    </w:p>
    <w:p w14:paraId="417D9700"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למיפוי 0827 העדכני ביותר.</w:t>
      </w:r>
    </w:p>
    <w:p w14:paraId="0A16A7A8"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תקנות המודדים (מדידות ומיפוי), התשנ"ח 1998 (או תקנות עדכניות יותר).</w:t>
      </w:r>
    </w:p>
    <w:p w14:paraId="222A848A"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מנהל המרכז למיפוי ישראל.</w:t>
      </w:r>
    </w:p>
    <w:p w14:paraId="542B77ED"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נוהל מבא"ת (גרסה עדכנית).</w:t>
      </w:r>
    </w:p>
    <w:p w14:paraId="22A4981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1F6C6249"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זה מגדיר באופן מפורט את אופן הגשת מידע בהקשרים הבאים:</w:t>
      </w:r>
    </w:p>
    <w:p w14:paraId="1C034484"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מיפוי מצבי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1.</w:t>
      </w:r>
    </w:p>
    <w:p w14:paraId="4468460F"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תכנית (תב"ע)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2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לאדריכלים בלבד.</w:t>
      </w:r>
    </w:p>
    <w:p w14:paraId="6F547993"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תכנית לצורכי רישום (תצ"ר)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3.</w:t>
      </w:r>
    </w:p>
    <w:p w14:paraId="16C8EB39"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שכבות קדסטר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4.</w:t>
      </w:r>
    </w:p>
    <w:p w14:paraId="34F4B60F"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שכבות לתשריט בית משותף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5.</w:t>
      </w:r>
    </w:p>
    <w:p w14:paraId="2AF93AD0" w14:textId="77777777" w:rsidR="0070217D" w:rsidRPr="0070217D" w:rsidRDefault="0070217D" w:rsidP="00215191">
      <w:pPr>
        <w:autoSpaceDE w:val="0"/>
        <w:autoSpaceDN w:val="0"/>
        <w:spacing w:before="0" w:beforeAutospacing="0" w:after="0" w:afterAutospacing="0" w:line="360" w:lineRule="auto"/>
        <w:ind w:left="360"/>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br w:type="page"/>
      </w:r>
    </w:p>
    <w:p w14:paraId="3651FD7A"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lastRenderedPageBreak/>
        <w:t>ב.</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הוראות להכנה ועריכת התשריטים</w:t>
      </w:r>
      <w:r w:rsidRPr="0070217D">
        <w:rPr>
          <w:rFonts w:ascii="Arial" w:eastAsia="Times New Roman" w:hAnsi="Arial" w:cs="David" w:hint="cs"/>
          <w:sz w:val="24"/>
          <w:szCs w:val="24"/>
          <w:rtl/>
          <w:lang w:eastAsia="he-IL"/>
        </w:rPr>
        <w:t>:</w:t>
      </w:r>
    </w:p>
    <w:p w14:paraId="027608D7"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(מפה) יכיל את האלמנטים הבאים: מסגרת של רשת הקואורדינאטו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מקרא, חץ צפון, סרגל קנ"מ וציון קנ"מ באופן מפורש, כותרת, מקום ייעודי לחותמות (במידת הצורך), שם הקובץ, תאריך הפקה, שם הגורם המפיק, כל פרט אחר הנדרש מתוקף חוק ומפרט זה.</w:t>
      </w:r>
    </w:p>
    <w:p w14:paraId="053DD994"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הקווים יהיו רציפים, אחידים ונקיים. כל המספרים והאותיות יהיו קריאים ולא יסתירו זה את זה. לא יהיו קטעי קו עודפים (</w:t>
      </w:r>
      <w:r w:rsidRPr="0070217D">
        <w:rPr>
          <w:rFonts w:ascii="Arial" w:eastAsia="Times New Roman" w:hAnsi="Arial" w:cs="David"/>
          <w:b/>
          <w:bCs/>
          <w:sz w:val="24"/>
          <w:szCs w:val="24"/>
          <w:lang w:eastAsia="he-IL"/>
        </w:rPr>
        <w:t>Overshoot</w:t>
      </w:r>
      <w:r w:rsidRPr="0070217D">
        <w:rPr>
          <w:rFonts w:ascii="Arial" w:eastAsia="Times New Roman" w:hAnsi="Arial" w:cs="David" w:hint="cs"/>
          <w:sz w:val="24"/>
          <w:szCs w:val="24"/>
          <w:rtl/>
          <w:lang w:eastAsia="he-IL"/>
        </w:rPr>
        <w:t>) בפינות, מפגש קווים וכו' ולא יהיו פינות פתוחות (</w:t>
      </w:r>
      <w:r w:rsidRPr="0070217D">
        <w:rPr>
          <w:rFonts w:ascii="Arial" w:eastAsia="Times New Roman" w:hAnsi="Arial" w:cs="David"/>
          <w:b/>
          <w:bCs/>
          <w:sz w:val="24"/>
          <w:szCs w:val="24"/>
          <w:lang w:eastAsia="he-IL"/>
        </w:rPr>
        <w:t>Undershoot</w:t>
      </w:r>
      <w:r w:rsidRPr="0070217D">
        <w:rPr>
          <w:rFonts w:ascii="Arial" w:eastAsia="Times New Roman" w:hAnsi="Arial" w:cs="David" w:hint="cs"/>
          <w:sz w:val="24"/>
          <w:szCs w:val="24"/>
          <w:rtl/>
          <w:lang w:eastAsia="he-IL"/>
        </w:rPr>
        <w:t xml:space="preserve">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קווים שאינם מגיעים עד הנקודה בה הם צריכים להיפגש) בישויות קוויות רציפות ובישויות מסוג פוליגון כגון מבנים, חלקות, מגרשים.</w:t>
      </w:r>
    </w:p>
    <w:p w14:paraId="30D0C275"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כיוון הכתיבה הכללי: </w:t>
      </w:r>
    </w:p>
    <w:p w14:paraId="53C0DC1C"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כיוון הכתיבה הכללי יהיה לקריאה מכיוון דרום וזה יהיה כיוון כל כיתוב שאינו קשור בפריט קווי כלשהו.</w:t>
      </w:r>
    </w:p>
    <w:p w14:paraId="28C8F20E"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סימנים וכיתובים הקשורים לסימן קווי יכתבו במקביל לקו אליו הם שייכים, לקריאה מדרום ואם הכיתוב במקביל לקואורדינאטו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xml:space="preserve"> אורך, לקריאה ממזרח.</w:t>
      </w:r>
    </w:p>
    <w:p w14:paraId="3FFAD702"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הגשה תלווה במסמך המתאר את שמות הקבצים ותיאורם, שם קובץ הפלט ופרמטרים נדרשים (סוג מדפסת/תווין).</w:t>
      </w:r>
    </w:p>
    <w:p w14:paraId="15172BFD"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הקבצים יכילו גופני</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b/>
          <w:bCs/>
          <w:sz w:val="24"/>
          <w:szCs w:val="24"/>
          <w:lang w:eastAsia="he-IL"/>
        </w:rPr>
        <w:t>True Type</w:t>
      </w:r>
      <w:r w:rsidRPr="0070217D">
        <w:rPr>
          <w:rFonts w:ascii="Arial" w:eastAsia="Times New Roman" w:hAnsi="Arial" w:cs="David" w:hint="cs"/>
          <w:b/>
          <w:bCs/>
          <w:sz w:val="24"/>
          <w:szCs w:val="24"/>
          <w:rtl/>
          <w:lang w:eastAsia="he-IL"/>
        </w:rPr>
        <w:t xml:space="preserve"> של </w:t>
      </w:r>
      <w:r w:rsidRPr="0070217D">
        <w:rPr>
          <w:rFonts w:ascii="Arial" w:eastAsia="Times New Roman" w:hAnsi="Arial" w:cs="David"/>
          <w:b/>
          <w:bCs/>
          <w:sz w:val="24"/>
          <w:szCs w:val="24"/>
          <w:lang w:eastAsia="he-IL"/>
        </w:rPr>
        <w:t>Windows</w:t>
      </w:r>
      <w:r w:rsidRPr="0070217D">
        <w:rPr>
          <w:rFonts w:ascii="Arial" w:eastAsia="Times New Roman" w:hAnsi="Arial" w:cs="David" w:hint="cs"/>
          <w:sz w:val="24"/>
          <w:szCs w:val="24"/>
          <w:rtl/>
          <w:lang w:eastAsia="he-IL"/>
        </w:rPr>
        <w:t xml:space="preserve"> בלבד.</w:t>
      </w:r>
    </w:p>
    <w:p w14:paraId="34FF4E9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ילווה בקובץ פלט (</w:t>
      </w:r>
      <w:r w:rsidRPr="0070217D">
        <w:rPr>
          <w:rFonts w:ascii="Arial" w:eastAsia="Times New Roman" w:hAnsi="Arial" w:cs="David"/>
          <w:b/>
          <w:bCs/>
          <w:sz w:val="24"/>
          <w:szCs w:val="24"/>
          <w:lang w:eastAsia="he-IL"/>
        </w:rPr>
        <w:t>plt</w:t>
      </w:r>
      <w:r w:rsidRPr="0070217D">
        <w:rPr>
          <w:rFonts w:ascii="Arial" w:eastAsia="Times New Roman" w:hAnsi="Arial" w:cs="David" w:hint="cs"/>
          <w:sz w:val="24"/>
          <w:szCs w:val="24"/>
          <w:rtl/>
          <w:lang w:eastAsia="he-IL"/>
        </w:rPr>
        <w:t>) המאפשר להפיק את התשריט כפי שהוא נראה בשרטוט ע"י שליחתו לבית דפוס תוך שימוש ב</w:t>
      </w:r>
      <w:r w:rsidRPr="0070217D">
        <w:rPr>
          <w:rFonts w:ascii="Arial" w:eastAsia="Times New Roman" w:hAnsi="Arial" w:cs="David" w:hint="cs"/>
          <w:b/>
          <w:bCs/>
          <w:sz w:val="24"/>
          <w:szCs w:val="24"/>
          <w:rtl/>
          <w:lang w:eastAsia="he-IL"/>
        </w:rPr>
        <w:t>-</w:t>
      </w:r>
      <w:r w:rsidRPr="0070217D">
        <w:rPr>
          <w:rFonts w:ascii="Arial" w:eastAsia="Times New Roman" w:hAnsi="Arial" w:cs="David"/>
          <w:b/>
          <w:bCs/>
          <w:sz w:val="24"/>
          <w:szCs w:val="24"/>
          <w:lang w:eastAsia="he-IL"/>
        </w:rPr>
        <w:t>driver</w:t>
      </w:r>
      <w:r w:rsidRPr="0070217D">
        <w:rPr>
          <w:rFonts w:ascii="Arial" w:eastAsia="Times New Roman" w:hAnsi="Arial" w:cs="David" w:hint="cs"/>
          <w:sz w:val="24"/>
          <w:szCs w:val="24"/>
          <w:rtl/>
          <w:lang w:eastAsia="he-IL"/>
        </w:rPr>
        <w:t xml:space="preserve"> עבור תווין </w:t>
      </w:r>
      <w:r w:rsidRPr="0070217D">
        <w:rPr>
          <w:rFonts w:ascii="Arial" w:eastAsia="Times New Roman" w:hAnsi="Arial" w:cs="David"/>
          <w:b/>
          <w:bCs/>
          <w:sz w:val="24"/>
          <w:szCs w:val="24"/>
          <w:lang w:eastAsia="he-IL"/>
        </w:rPr>
        <w:t>Hp DesignJet 800</w:t>
      </w:r>
      <w:r w:rsidRPr="0070217D">
        <w:rPr>
          <w:rFonts w:ascii="Arial" w:eastAsia="Times New Roman" w:hAnsi="Arial" w:cs="David" w:hint="cs"/>
          <w:sz w:val="24"/>
          <w:szCs w:val="24"/>
          <w:rtl/>
          <w:lang w:eastAsia="he-IL"/>
        </w:rPr>
        <w:t xml:space="preserve"> או </w:t>
      </w:r>
      <w:r w:rsidRPr="0070217D">
        <w:rPr>
          <w:rFonts w:ascii="Arial" w:eastAsia="Times New Roman" w:hAnsi="Arial" w:cs="David"/>
          <w:b/>
          <w:bCs/>
          <w:sz w:val="24"/>
          <w:szCs w:val="24"/>
          <w:lang w:eastAsia="he-IL"/>
        </w:rPr>
        <w:t>Hp DesignJet 1050</w:t>
      </w:r>
      <w:r w:rsidRPr="0070217D">
        <w:rPr>
          <w:rFonts w:ascii="Arial" w:eastAsia="Times New Roman" w:hAnsi="Arial" w:cs="David" w:hint="cs"/>
          <w:sz w:val="24"/>
          <w:szCs w:val="24"/>
          <w:rtl/>
          <w:lang w:eastAsia="he-IL"/>
        </w:rPr>
        <w:t>.</w:t>
      </w:r>
    </w:p>
    <w:p w14:paraId="4176F436"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שכבה תכיל יישויות גרפיות מסוג אחד בלבד (נקודות, קווים ופוליגונים) בלבד. נקודות יהיו בלוקים, לקווים יוצמד בלוק המכיל מידע לגבי הקו, פוליגונים יכילו בלוק המכיל מידע לגבי הפוליגון. פוליגונים יהיו סגורים (</w:t>
      </w:r>
      <w:r w:rsidRPr="0070217D">
        <w:rPr>
          <w:rFonts w:ascii="Arial" w:eastAsia="Times New Roman" w:hAnsi="Arial" w:cs="David"/>
          <w:b/>
          <w:bCs/>
          <w:sz w:val="24"/>
          <w:szCs w:val="24"/>
          <w:lang w:eastAsia="he-IL"/>
        </w:rPr>
        <w:t>Closed polylines</w:t>
      </w:r>
      <w:r w:rsidRPr="0070217D">
        <w:rPr>
          <w:rFonts w:ascii="Arial" w:eastAsia="Times New Roman" w:hAnsi="Arial" w:cs="David" w:hint="cs"/>
          <w:sz w:val="24"/>
          <w:szCs w:val="24"/>
          <w:rtl/>
          <w:lang w:eastAsia="he-IL"/>
        </w:rPr>
        <w:t>) או עם טופולוגיה. יש לדאוג שנקודת ההתחלה ונקודת הסיום של הפוליגון יהיו באותו מיקום (</w:t>
      </w:r>
      <w:r w:rsidRPr="0070217D">
        <w:rPr>
          <w:rFonts w:ascii="Arial" w:eastAsia="Times New Roman" w:hAnsi="Arial" w:cs="David"/>
          <w:b/>
          <w:bCs/>
          <w:sz w:val="24"/>
          <w:szCs w:val="24"/>
          <w:lang w:eastAsia="he-IL"/>
        </w:rPr>
        <w:t>Snap to End Poin</w:t>
      </w:r>
      <w:r w:rsidRPr="0070217D">
        <w:rPr>
          <w:rFonts w:ascii="Arial" w:eastAsia="Times New Roman" w:hAnsi="Arial" w:cs="David"/>
          <w:sz w:val="24"/>
          <w:szCs w:val="24"/>
          <w:lang w:eastAsia="he-IL"/>
        </w:rPr>
        <w:t>t</w:t>
      </w:r>
      <w:r w:rsidRPr="0070217D">
        <w:rPr>
          <w:rFonts w:ascii="Arial" w:eastAsia="Times New Roman" w:hAnsi="Arial" w:cs="David" w:hint="cs"/>
          <w:sz w:val="24"/>
          <w:szCs w:val="24"/>
          <w:rtl/>
          <w:lang w:eastAsia="he-IL"/>
        </w:rPr>
        <w:t>).</w:t>
      </w:r>
    </w:p>
    <w:p w14:paraId="0B83910A"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יש להשתמש </w:t>
      </w:r>
      <w:r w:rsidRPr="0070217D">
        <w:rPr>
          <w:rFonts w:ascii="Arial" w:eastAsia="Times New Roman" w:hAnsi="Arial" w:cs="David" w:hint="cs"/>
          <w:sz w:val="24"/>
          <w:szCs w:val="24"/>
          <w:u w:val="single"/>
          <w:rtl/>
          <w:lang w:eastAsia="he-IL"/>
        </w:rPr>
        <w:t>אך ורק</w:t>
      </w:r>
      <w:r w:rsidRPr="0070217D">
        <w:rPr>
          <w:rFonts w:ascii="Arial" w:eastAsia="Times New Roman" w:hAnsi="Arial" w:cs="David" w:hint="cs"/>
          <w:sz w:val="24"/>
          <w:szCs w:val="24"/>
          <w:rtl/>
          <w:lang w:eastAsia="he-IL"/>
        </w:rPr>
        <w:t xml:space="preserve"> בבלוקים המצ"ב ע"ג </w:t>
      </w:r>
      <w:r w:rsidRPr="0070217D">
        <w:rPr>
          <w:rFonts w:ascii="Arial" w:eastAsia="Times New Roman" w:hAnsi="Arial" w:cs="David" w:hint="cs"/>
          <w:b/>
          <w:bCs/>
          <w:sz w:val="24"/>
          <w:szCs w:val="24"/>
          <w:lang w:eastAsia="he-IL"/>
        </w:rPr>
        <w:t>C.D</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hint="cs"/>
          <w:sz w:val="24"/>
          <w:szCs w:val="24"/>
          <w:rtl/>
          <w:lang w:eastAsia="he-IL"/>
        </w:rPr>
        <w:t>ולשייכם לשכבה המתאימה.</w:t>
      </w:r>
    </w:p>
    <w:p w14:paraId="515FE2CE"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אין להגיש קטעי פוליגונים אף אם הם חורגים מתחום המפה המוגשת, כגון גושים גובלים בתוכנית בניין עיר, למעט בתכניות לצרכי רישום כמפורט בנספח מיפוי מס' 4.</w:t>
      </w:r>
    </w:p>
    <w:p w14:paraId="668CDF30"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יש להגיש כל מסמך מתוקף מפרט זה או ע"פ דין (נא ראה סעיף א 4 לעיל).</w:t>
      </w:r>
    </w:p>
    <w:p w14:paraId="455B12EC"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מפרט מבנה שכבות המיפוי בפורמט </w:t>
      </w:r>
      <w:r w:rsidRPr="0070217D">
        <w:rPr>
          <w:rFonts w:ascii="Arial" w:eastAsia="Times New Roman" w:hAnsi="Arial" w:cs="David"/>
          <w:b/>
          <w:bCs/>
          <w:sz w:val="24"/>
          <w:szCs w:val="24"/>
          <w:lang w:eastAsia="he-IL"/>
        </w:rPr>
        <w:t>dwg</w:t>
      </w:r>
      <w:r w:rsidRPr="0070217D">
        <w:rPr>
          <w:rFonts w:ascii="Arial" w:eastAsia="Times New Roman" w:hAnsi="Arial" w:cs="David" w:hint="cs"/>
          <w:sz w:val="24"/>
          <w:szCs w:val="24"/>
          <w:rtl/>
          <w:lang w:eastAsia="he-IL"/>
        </w:rPr>
        <w:t xml:space="preserve"> הכולל שכבות מיפוי בהתאם לסוג המיפוי המבוצע, ניתן להורדה מתוך אתר האינטרנט של המזמין בכתובת:  </w:t>
      </w:r>
      <w:r w:rsidRPr="0070217D">
        <w:rPr>
          <w:rFonts w:ascii="Arial" w:eastAsia="Times New Roman" w:hAnsi="Arial" w:cs="David"/>
          <w:b/>
          <w:bCs/>
          <w:color w:val="0000FF"/>
          <w:sz w:val="24"/>
          <w:szCs w:val="24"/>
          <w:u w:val="single"/>
          <w:lang w:eastAsia="he-IL"/>
        </w:rPr>
        <w:t>www.africa-israel.com</w:t>
      </w:r>
    </w:p>
    <w:p w14:paraId="51F1C372"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r w:rsidRPr="0070217D">
        <w:rPr>
          <w:rFonts w:ascii="Arial" w:eastAsia="Times New Roman" w:hAnsi="Arial" w:cs="David"/>
          <w:i/>
          <w:iCs/>
          <w:sz w:val="24"/>
          <w:szCs w:val="24"/>
          <w:rtl/>
          <w:lang w:eastAsia="he-IL"/>
        </w:rPr>
        <w:br w:type="page"/>
      </w:r>
    </w:p>
    <w:p w14:paraId="42E3D2D7" w14:textId="77777777" w:rsidR="0070217D" w:rsidRPr="006B0980"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lastRenderedPageBreak/>
        <w:t>מיפוי מצבי - נספח מיפוי מס' 1</w:t>
      </w:r>
    </w:p>
    <w:p w14:paraId="391C678F"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p>
    <w:p w14:paraId="11BDB08B" w14:textId="77777777" w:rsidR="0070217D" w:rsidRPr="0070217D" w:rsidRDefault="0070217D" w:rsidP="0070217D">
      <w:pPr>
        <w:numPr>
          <w:ilvl w:val="0"/>
          <w:numId w:val="22"/>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כללי</w:t>
      </w:r>
    </w:p>
    <w:p w14:paraId="352A84EF" w14:textId="77777777" w:rsidR="0070217D" w:rsidRPr="0070217D" w:rsidRDefault="0070217D" w:rsidP="0070217D">
      <w:pPr>
        <w:numPr>
          <w:ilvl w:val="1"/>
          <w:numId w:val="23"/>
        </w:numPr>
        <w:autoSpaceDE w:val="0"/>
        <w:autoSpaceDN w:val="0"/>
        <w:spacing w:before="120" w:beforeAutospacing="0" w:after="0" w:afterAutospacing="0" w:line="360" w:lineRule="auto"/>
        <w:ind w:left="788" w:hanging="431"/>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מדידות המיפוי המצבי יבוצעו עפ"י ההנחיות האמורות במפרט 0827 לנושא מיפוי רקע מצבי.</w:t>
      </w:r>
    </w:p>
    <w:p w14:paraId="3B3AA6C2"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המודד יגיש את מבנה ותוכן השכבות עפ"י השכבות המתאימות עפ"י מפרט 0827.</w:t>
      </w:r>
    </w:p>
    <w:p w14:paraId="541C2376"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חומר המועבר מאת המזמין למודד נועד אך ורק לצורך ביצוע העבודה ולא יבוצע בו כל שימוש או העברה לצד שלישי, אלא באישור מראש ובכתב מאת המזמין.</w:t>
      </w:r>
    </w:p>
    <w:p w14:paraId="56894E8A"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מפה תכיל מפת מפתח בקנ"מ מתאים.</w:t>
      </w:r>
    </w:p>
    <w:p w14:paraId="6C96FAD1"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המיפוי המצבי יכיל כל פרט הנמצא במרחק שלפחות -50 מטר מתחום העניין או התחום שהוגדר למודד ע"י המזמין.</w:t>
      </w:r>
    </w:p>
    <w:p w14:paraId="77211956"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4BD5EA5C"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688C9779" w14:textId="77777777" w:rsidR="0070217D" w:rsidRPr="006B0980" w:rsidRDefault="006B0980"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הגשת ת</w:t>
      </w:r>
      <w:r w:rsidR="0070217D" w:rsidRPr="006B0980">
        <w:rPr>
          <w:rFonts w:ascii="Arial" w:eastAsia="Times New Roman" w:hAnsi="Arial" w:cs="David" w:hint="cs"/>
          <w:b/>
          <w:bCs/>
          <w:sz w:val="24"/>
          <w:szCs w:val="24"/>
          <w:u w:val="single"/>
          <w:rtl/>
          <w:lang w:eastAsia="he-IL"/>
        </w:rPr>
        <w:t>כנית (תב"ע) - נספח מיפוי מס' 2</w:t>
      </w:r>
    </w:p>
    <w:p w14:paraId="749BE4CE"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1BA5A99A"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תכנית (תב"ע - תכנית בניין עיר) תכיל השכבות הבאות:</w:t>
      </w:r>
    </w:p>
    <w:p w14:paraId="3D6828AD"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("קו כחול") - ראה טבלה מטה.</w:t>
      </w:r>
    </w:p>
    <w:p w14:paraId="5FED435F"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מגרשים - ראה טבלה מטה.</w:t>
      </w:r>
    </w:p>
    <w:p w14:paraId="2C3E7B24"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רוזטות - ראה טבלה מטה.</w:t>
      </w:r>
    </w:p>
    <w:p w14:paraId="7406CF91"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גושים: גושים יוגשו בשלמות - ראה נספח מיפוי מס' 4.</w:t>
      </w:r>
    </w:p>
    <w:p w14:paraId="4455F66C"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חלקות: חלקות יוגשו בשלמות - ראה נספח מיפוי מס' 4.</w:t>
      </w:r>
    </w:p>
    <w:p w14:paraId="30DB53BE"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692876F0"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התוכנית תוגש בהתאם לנוהל מבא"ת - גרסה עדכנית.</w:t>
      </w:r>
    </w:p>
    <w:p w14:paraId="5067CA00"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סכום שטחי המגרשים (גרפי) יהיה שווה לשטח (הגרפי) של תחום התוכנית (קו "כחול") וללא שטחים שאינם משויכים למגרש או שטחים השייכים ליותר ממגרש אחד.</w:t>
      </w:r>
    </w:p>
    <w:p w14:paraId="38BD42A9"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גבול התוכנית יוגדר באופן אנליטי ע"י מודד.</w:t>
      </w:r>
    </w:p>
    <w:p w14:paraId="4FB30D02"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הפקדת התוכנית יגיש המודד למזמינה את שכבת המגרשים בתוכנית בחלוקה אנליטית שתבוצע ע"י מודד.</w:t>
      </w:r>
    </w:p>
    <w:p w14:paraId="2306E7BC"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קבלת מתן תוקף, יגיש המודד טבלת קשר בפורמט אקסל בין חלקות למגרשים.</w:t>
      </w:r>
    </w:p>
    <w:p w14:paraId="5AF4E140"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מבנה ותוכן השכבות יהיה כדלהלן:</w:t>
      </w:r>
    </w:p>
    <w:p w14:paraId="7F7238CD"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14"/>
        <w:gridCol w:w="899"/>
        <w:gridCol w:w="1780"/>
        <w:gridCol w:w="2186"/>
        <w:gridCol w:w="1641"/>
        <w:gridCol w:w="1134"/>
      </w:tblGrid>
      <w:tr w:rsidR="0070217D" w:rsidRPr="0070217D" w14:paraId="69755317" w14:textId="77777777" w:rsidTr="004D0294">
        <w:trPr>
          <w:cantSplit/>
          <w:tblHeader/>
        </w:trPr>
        <w:tc>
          <w:tcPr>
            <w:tcW w:w="1114" w:type="dxa"/>
            <w:shd w:val="clear" w:color="auto" w:fill="E0E0E0"/>
            <w:vAlign w:val="center"/>
          </w:tcPr>
          <w:p w14:paraId="5BFA078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lastRenderedPageBreak/>
              <w:t>שם השכבה - סוג</w:t>
            </w:r>
          </w:p>
        </w:tc>
        <w:tc>
          <w:tcPr>
            <w:tcW w:w="899" w:type="dxa"/>
            <w:shd w:val="clear" w:color="auto" w:fill="E0E0E0"/>
            <w:vAlign w:val="center"/>
          </w:tcPr>
          <w:p w14:paraId="21FFDE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 השכבה</w:t>
            </w:r>
          </w:p>
        </w:tc>
        <w:tc>
          <w:tcPr>
            <w:tcW w:w="1780" w:type="dxa"/>
            <w:shd w:val="clear" w:color="auto" w:fill="E0E0E0"/>
            <w:vAlign w:val="center"/>
          </w:tcPr>
          <w:p w14:paraId="7002C6E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השדה בבלוק</w:t>
            </w:r>
          </w:p>
        </w:tc>
        <w:tc>
          <w:tcPr>
            <w:tcW w:w="2186" w:type="dxa"/>
            <w:shd w:val="clear" w:color="auto" w:fill="E0E0E0"/>
            <w:vAlign w:val="center"/>
          </w:tcPr>
          <w:p w14:paraId="3595E82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מידע</w:t>
            </w:r>
          </w:p>
        </w:tc>
        <w:tc>
          <w:tcPr>
            <w:tcW w:w="1641" w:type="dxa"/>
            <w:shd w:val="clear" w:color="auto" w:fill="E0E0E0"/>
            <w:vAlign w:val="center"/>
          </w:tcPr>
          <w:p w14:paraId="52F7343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סוג השדה</w:t>
            </w:r>
          </w:p>
        </w:tc>
        <w:tc>
          <w:tcPr>
            <w:tcW w:w="1134" w:type="dxa"/>
            <w:shd w:val="clear" w:color="auto" w:fill="E0E0E0"/>
            <w:vAlign w:val="center"/>
          </w:tcPr>
          <w:p w14:paraId="709A45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דוגמה</w:t>
            </w:r>
          </w:p>
        </w:tc>
      </w:tr>
      <w:tr w:rsidR="0070217D" w:rsidRPr="0070217D" w14:paraId="4FA590AB" w14:textId="77777777" w:rsidTr="004D0294">
        <w:trPr>
          <w:cantSplit/>
        </w:trPr>
        <w:tc>
          <w:tcPr>
            <w:tcW w:w="1114" w:type="dxa"/>
            <w:vMerge w:val="restart"/>
            <w:shd w:val="clear" w:color="auto" w:fill="auto"/>
          </w:tcPr>
          <w:p w14:paraId="550196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 פוליגון</w:t>
            </w:r>
          </w:p>
        </w:tc>
        <w:tc>
          <w:tcPr>
            <w:tcW w:w="899" w:type="dxa"/>
            <w:vMerge w:val="restart"/>
            <w:shd w:val="clear" w:color="auto" w:fill="auto"/>
          </w:tcPr>
          <w:p w14:paraId="38F41A0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079851B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w:t>
            </w:r>
          </w:p>
        </w:tc>
        <w:tc>
          <w:tcPr>
            <w:tcW w:w="2186" w:type="dxa"/>
            <w:shd w:val="clear" w:color="auto" w:fill="auto"/>
          </w:tcPr>
          <w:p w14:paraId="7984CAE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w:t>
            </w:r>
          </w:p>
        </w:tc>
        <w:tc>
          <w:tcPr>
            <w:tcW w:w="1641" w:type="dxa"/>
            <w:shd w:val="clear" w:color="auto" w:fill="auto"/>
          </w:tcPr>
          <w:p w14:paraId="7667DF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0A07286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0255721C" w14:textId="77777777" w:rsidTr="004D0294">
        <w:trPr>
          <w:cantSplit/>
        </w:trPr>
        <w:tc>
          <w:tcPr>
            <w:tcW w:w="1114" w:type="dxa"/>
            <w:vMerge/>
            <w:shd w:val="clear" w:color="auto" w:fill="auto"/>
          </w:tcPr>
          <w:p w14:paraId="1DABD22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63A905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6655D31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TABA_DATE</w:t>
            </w:r>
          </w:p>
        </w:tc>
        <w:tc>
          <w:tcPr>
            <w:tcW w:w="2186" w:type="dxa"/>
            <w:shd w:val="clear" w:color="auto" w:fill="auto"/>
          </w:tcPr>
          <w:p w14:paraId="0590838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תאריך מתן תוקף</w:t>
            </w:r>
          </w:p>
        </w:tc>
        <w:tc>
          <w:tcPr>
            <w:tcW w:w="1641" w:type="dxa"/>
            <w:shd w:val="clear" w:color="auto" w:fill="auto"/>
          </w:tcPr>
          <w:p w14:paraId="1411DDC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dd/mm/yyyy</w:t>
            </w:r>
          </w:p>
        </w:tc>
        <w:tc>
          <w:tcPr>
            <w:tcW w:w="1134" w:type="dxa"/>
            <w:shd w:val="clear" w:color="auto" w:fill="auto"/>
          </w:tcPr>
          <w:p w14:paraId="0C75128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23/12/1999</w:t>
            </w:r>
          </w:p>
        </w:tc>
      </w:tr>
      <w:tr w:rsidR="0070217D" w:rsidRPr="0070217D" w14:paraId="4B686874" w14:textId="77777777" w:rsidTr="004D0294">
        <w:trPr>
          <w:cantSplit/>
        </w:trPr>
        <w:tc>
          <w:tcPr>
            <w:tcW w:w="1114" w:type="dxa"/>
            <w:vMerge/>
            <w:shd w:val="clear" w:color="auto" w:fill="auto"/>
          </w:tcPr>
          <w:p w14:paraId="2307493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6990301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5B92289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TABA_AREA</w:t>
            </w:r>
          </w:p>
        </w:tc>
        <w:tc>
          <w:tcPr>
            <w:tcW w:w="2186" w:type="dxa"/>
            <w:shd w:val="clear" w:color="auto" w:fill="auto"/>
          </w:tcPr>
          <w:p w14:paraId="112D00B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התוכנית בדונם, 3 ספרות אחרי הנקודה העשרונית</w:t>
            </w:r>
          </w:p>
        </w:tc>
        <w:tc>
          <w:tcPr>
            <w:tcW w:w="1641" w:type="dxa"/>
            <w:shd w:val="clear" w:color="auto" w:fill="auto"/>
          </w:tcPr>
          <w:p w14:paraId="0680C1E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149C4DF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123.456</w:t>
            </w:r>
          </w:p>
        </w:tc>
      </w:tr>
      <w:tr w:rsidR="0070217D" w:rsidRPr="0070217D" w14:paraId="1FE3FEAB" w14:textId="77777777" w:rsidTr="004D0294">
        <w:trPr>
          <w:cantSplit/>
        </w:trPr>
        <w:tc>
          <w:tcPr>
            <w:tcW w:w="1114" w:type="dxa"/>
            <w:shd w:val="clear" w:color="auto" w:fill="auto"/>
          </w:tcPr>
          <w:p w14:paraId="7F7C14E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התוכנית</w:t>
            </w:r>
          </w:p>
        </w:tc>
        <w:tc>
          <w:tcPr>
            <w:tcW w:w="899" w:type="dxa"/>
            <w:shd w:val="clear" w:color="auto" w:fill="auto"/>
          </w:tcPr>
          <w:p w14:paraId="563B28A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369277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2BF535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790BAD0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134" w:type="dxa"/>
            <w:shd w:val="clear" w:color="auto" w:fill="auto"/>
          </w:tcPr>
          <w:p w14:paraId="4FF9093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r>
      <w:tr w:rsidR="0070217D" w:rsidRPr="0070217D" w14:paraId="007EA28A" w14:textId="77777777" w:rsidTr="004D0294">
        <w:trPr>
          <w:cantSplit/>
        </w:trPr>
        <w:tc>
          <w:tcPr>
            <w:tcW w:w="1114" w:type="dxa"/>
            <w:shd w:val="clear" w:color="auto" w:fill="auto"/>
          </w:tcPr>
          <w:p w14:paraId="08AD9E9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מגרשים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פוליגון</w:t>
            </w:r>
          </w:p>
        </w:tc>
        <w:tc>
          <w:tcPr>
            <w:tcW w:w="899" w:type="dxa"/>
            <w:shd w:val="clear" w:color="auto" w:fill="auto"/>
          </w:tcPr>
          <w:p w14:paraId="07AAEB9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6084</w:t>
            </w:r>
          </w:p>
        </w:tc>
        <w:tc>
          <w:tcPr>
            <w:tcW w:w="1780" w:type="dxa"/>
            <w:shd w:val="clear" w:color="auto" w:fill="auto"/>
          </w:tcPr>
          <w:p w14:paraId="431CD1A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LOT_NO</w:t>
            </w:r>
          </w:p>
        </w:tc>
        <w:tc>
          <w:tcPr>
            <w:tcW w:w="2186" w:type="dxa"/>
            <w:shd w:val="clear" w:color="auto" w:fill="auto"/>
          </w:tcPr>
          <w:p w14:paraId="43A4C12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w:t>
            </w:r>
          </w:p>
        </w:tc>
        <w:tc>
          <w:tcPr>
            <w:tcW w:w="1641" w:type="dxa"/>
            <w:shd w:val="clear" w:color="auto" w:fill="auto"/>
          </w:tcPr>
          <w:p w14:paraId="2293A15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14A1066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44A99166" w14:textId="77777777" w:rsidTr="004D0294">
        <w:trPr>
          <w:cantSplit/>
        </w:trPr>
        <w:tc>
          <w:tcPr>
            <w:tcW w:w="1114" w:type="dxa"/>
            <w:shd w:val="clear" w:color="auto" w:fill="auto"/>
          </w:tcPr>
          <w:p w14:paraId="152E3FC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2A529A1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3DEEBBB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LAND_USE_CODE</w:t>
            </w:r>
          </w:p>
        </w:tc>
        <w:tc>
          <w:tcPr>
            <w:tcW w:w="2186" w:type="dxa"/>
            <w:shd w:val="clear" w:color="auto" w:fill="auto"/>
          </w:tcPr>
          <w:p w14:paraId="0AA50D2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ייעוד בהתאם למספרי הייעודים המוגדרים</w:t>
            </w:r>
          </w:p>
        </w:tc>
        <w:tc>
          <w:tcPr>
            <w:tcW w:w="1641" w:type="dxa"/>
            <w:shd w:val="clear" w:color="auto" w:fill="auto"/>
          </w:tcPr>
          <w:p w14:paraId="78F657E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1134" w:type="dxa"/>
            <w:shd w:val="clear" w:color="auto" w:fill="auto"/>
          </w:tcPr>
          <w:p w14:paraId="1D96FE6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בהתאם למקרא הקודים ע"פ נוהל מבא"ת</w:t>
            </w:r>
          </w:p>
        </w:tc>
      </w:tr>
      <w:tr w:rsidR="0070217D" w:rsidRPr="0070217D" w14:paraId="5BF52E3C" w14:textId="77777777" w:rsidTr="004D0294">
        <w:trPr>
          <w:cantSplit/>
        </w:trPr>
        <w:tc>
          <w:tcPr>
            <w:tcW w:w="1114" w:type="dxa"/>
            <w:shd w:val="clear" w:color="auto" w:fill="auto"/>
          </w:tcPr>
          <w:p w14:paraId="383BDEC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6BDF5C2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72DE28E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LOT_AREA</w:t>
            </w:r>
          </w:p>
        </w:tc>
        <w:tc>
          <w:tcPr>
            <w:tcW w:w="2186" w:type="dxa"/>
            <w:shd w:val="clear" w:color="auto" w:fill="auto"/>
          </w:tcPr>
          <w:p w14:paraId="4FD48B6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המגרש בדונם, 3 ספרות אחרי הנקודה העשרונית</w:t>
            </w:r>
          </w:p>
        </w:tc>
        <w:tc>
          <w:tcPr>
            <w:tcW w:w="1641" w:type="dxa"/>
            <w:shd w:val="clear" w:color="auto" w:fill="auto"/>
          </w:tcPr>
          <w:p w14:paraId="27F5962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138E7A4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0.502</w:t>
            </w:r>
          </w:p>
        </w:tc>
      </w:tr>
      <w:tr w:rsidR="0070217D" w:rsidRPr="0070217D" w14:paraId="71483754" w14:textId="77777777" w:rsidTr="004D0294">
        <w:trPr>
          <w:cantSplit/>
        </w:trPr>
        <w:tc>
          <w:tcPr>
            <w:tcW w:w="1114" w:type="dxa"/>
            <w:shd w:val="clear" w:color="auto" w:fill="auto"/>
          </w:tcPr>
          <w:p w14:paraId="67FBA21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המגרש</w:t>
            </w:r>
          </w:p>
        </w:tc>
        <w:tc>
          <w:tcPr>
            <w:tcW w:w="899" w:type="dxa"/>
            <w:shd w:val="clear" w:color="auto" w:fill="auto"/>
          </w:tcPr>
          <w:p w14:paraId="3B86349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9952</w:t>
            </w:r>
          </w:p>
        </w:tc>
        <w:tc>
          <w:tcPr>
            <w:tcW w:w="1780" w:type="dxa"/>
            <w:shd w:val="clear" w:color="auto" w:fill="auto"/>
          </w:tcPr>
          <w:p w14:paraId="269C050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4A78DF2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1A15318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1134" w:type="dxa"/>
            <w:shd w:val="clear" w:color="auto" w:fill="auto"/>
          </w:tcPr>
          <w:p w14:paraId="3A19225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7A7F80C8"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087C6ED2"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28B43300" w14:textId="77777777" w:rsidR="0070217D" w:rsidRPr="00442D97" w:rsidRDefault="00442D97"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442D97">
        <w:rPr>
          <w:rFonts w:ascii="Arial" w:eastAsia="Times New Roman" w:hAnsi="Arial" w:cs="David" w:hint="cs"/>
          <w:b/>
          <w:bCs/>
          <w:sz w:val="24"/>
          <w:szCs w:val="24"/>
          <w:u w:val="single"/>
          <w:rtl/>
          <w:lang w:eastAsia="he-IL"/>
        </w:rPr>
        <w:t>הגשת ת</w:t>
      </w:r>
      <w:r w:rsidR="0070217D" w:rsidRPr="00442D97">
        <w:rPr>
          <w:rFonts w:ascii="Arial" w:eastAsia="Times New Roman" w:hAnsi="Arial" w:cs="David" w:hint="cs"/>
          <w:b/>
          <w:bCs/>
          <w:sz w:val="24"/>
          <w:szCs w:val="24"/>
          <w:u w:val="single"/>
          <w:rtl/>
          <w:lang w:eastAsia="he-IL"/>
        </w:rPr>
        <w:t>כנית לצורכי רישום (תצ"ר) - נספח מיפוי מס' 3</w:t>
      </w:r>
    </w:p>
    <w:p w14:paraId="24155022"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60AFE69E" w14:textId="77777777" w:rsidR="0070217D" w:rsidRPr="0070217D" w:rsidRDefault="0070217D" w:rsidP="0070217D">
      <w:pPr>
        <w:numPr>
          <w:ilvl w:val="0"/>
          <w:numId w:val="26"/>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תוכנית לצורכי רישום תכיל השכבות הבאות:</w:t>
      </w:r>
    </w:p>
    <w:p w14:paraId="572F1310"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תחום התוכנית  - </w:t>
      </w:r>
      <w:r w:rsidRPr="0070217D">
        <w:rPr>
          <w:rFonts w:ascii="Arial" w:eastAsia="Times New Roman" w:hAnsi="Arial" w:cs="David" w:hint="cs"/>
          <w:sz w:val="24"/>
          <w:szCs w:val="24"/>
          <w:rtl/>
          <w:lang w:eastAsia="he-IL"/>
        </w:rPr>
        <w:tab/>
        <w:t>ראה טבלה מטה.</w:t>
      </w:r>
    </w:p>
    <w:p w14:paraId="43FB3A95"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תצ"ר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טבלה מטה.</w:t>
      </w:r>
    </w:p>
    <w:p w14:paraId="180343F1"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505237E9"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7D37CACB"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606BD630" w14:textId="77777777" w:rsidR="0070217D" w:rsidRPr="0070217D" w:rsidRDefault="0070217D" w:rsidP="0070217D">
      <w:pPr>
        <w:numPr>
          <w:ilvl w:val="0"/>
          <w:numId w:val="26"/>
        </w:num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2404E6C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6B17078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bl>
      <w:tblPr>
        <w:bidiVisual/>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981"/>
        <w:gridCol w:w="2591"/>
        <w:gridCol w:w="1874"/>
        <w:gridCol w:w="1001"/>
        <w:gridCol w:w="1253"/>
      </w:tblGrid>
      <w:tr w:rsidR="0070217D" w:rsidRPr="0070217D" w14:paraId="7F9108B1" w14:textId="77777777" w:rsidTr="004D0294">
        <w:trPr>
          <w:cantSplit/>
          <w:trHeight w:val="583"/>
          <w:tblHeader/>
        </w:trPr>
        <w:tc>
          <w:tcPr>
            <w:tcW w:w="0" w:type="auto"/>
            <w:shd w:val="clear" w:color="auto" w:fill="E0E0E0"/>
            <w:vAlign w:val="center"/>
          </w:tcPr>
          <w:p w14:paraId="6D87F9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E0E0E0"/>
            <w:vAlign w:val="center"/>
          </w:tcPr>
          <w:p w14:paraId="147D11F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E0E0E0"/>
            <w:vAlign w:val="center"/>
          </w:tcPr>
          <w:p w14:paraId="1D2689F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E0E0E0"/>
            <w:vAlign w:val="center"/>
          </w:tcPr>
          <w:p w14:paraId="6A88B2A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E0E0E0"/>
            <w:vAlign w:val="center"/>
          </w:tcPr>
          <w:p w14:paraId="1939D72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E0E0E0"/>
            <w:vAlign w:val="center"/>
          </w:tcPr>
          <w:p w14:paraId="5AFEE48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4AFE5934" w14:textId="77777777" w:rsidTr="004D0294">
        <w:trPr>
          <w:cantSplit/>
          <w:trHeight w:val="583"/>
        </w:trPr>
        <w:tc>
          <w:tcPr>
            <w:tcW w:w="0" w:type="auto"/>
            <w:shd w:val="clear" w:color="auto" w:fill="auto"/>
          </w:tcPr>
          <w:p w14:paraId="7A077AB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תחום התוכנית - פוליגון</w:t>
            </w:r>
          </w:p>
        </w:tc>
        <w:tc>
          <w:tcPr>
            <w:tcW w:w="0" w:type="auto"/>
            <w:shd w:val="clear" w:color="auto" w:fill="auto"/>
          </w:tcPr>
          <w:p w14:paraId="0BFBA79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059B92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TAZAR_NAME</w:t>
            </w:r>
          </w:p>
        </w:tc>
        <w:tc>
          <w:tcPr>
            <w:tcW w:w="0" w:type="auto"/>
            <w:shd w:val="clear" w:color="auto" w:fill="auto"/>
          </w:tcPr>
          <w:p w14:paraId="1D20F0D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 אצל המודד המחוזי</w:t>
            </w:r>
          </w:p>
        </w:tc>
        <w:tc>
          <w:tcPr>
            <w:tcW w:w="0" w:type="auto"/>
            <w:shd w:val="clear" w:color="auto" w:fill="auto"/>
          </w:tcPr>
          <w:p w14:paraId="13C3987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51BC971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מ.מ.מ. 123/05</w:t>
            </w:r>
          </w:p>
        </w:tc>
      </w:tr>
      <w:tr w:rsidR="0070217D" w:rsidRPr="0070217D" w14:paraId="30DF7C76" w14:textId="77777777" w:rsidTr="004D0294">
        <w:trPr>
          <w:cantSplit/>
          <w:trHeight w:val="557"/>
        </w:trPr>
        <w:tc>
          <w:tcPr>
            <w:tcW w:w="0" w:type="auto"/>
            <w:shd w:val="clear" w:color="auto" w:fill="auto"/>
          </w:tcPr>
          <w:p w14:paraId="1AB0EAA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1027869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7638BA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TABA_NAME1</w:t>
            </w:r>
          </w:p>
        </w:tc>
        <w:tc>
          <w:tcPr>
            <w:tcW w:w="0" w:type="auto"/>
            <w:shd w:val="clear" w:color="auto" w:fill="auto"/>
          </w:tcPr>
          <w:p w14:paraId="20F23B8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הראשית עליה מבוססת התצ"ר</w:t>
            </w:r>
          </w:p>
        </w:tc>
        <w:tc>
          <w:tcPr>
            <w:tcW w:w="0" w:type="auto"/>
            <w:shd w:val="clear" w:color="auto" w:fill="auto"/>
          </w:tcPr>
          <w:p w14:paraId="07E1543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6A67F2E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3563870F" w14:textId="77777777" w:rsidTr="004D0294">
        <w:trPr>
          <w:cantSplit/>
          <w:trHeight w:val="861"/>
        </w:trPr>
        <w:tc>
          <w:tcPr>
            <w:tcW w:w="0" w:type="auto"/>
            <w:shd w:val="clear" w:color="auto" w:fill="auto"/>
          </w:tcPr>
          <w:p w14:paraId="08B6993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0202DA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D84C1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TABA_NAME2</w:t>
            </w:r>
          </w:p>
        </w:tc>
        <w:tc>
          <w:tcPr>
            <w:tcW w:w="0" w:type="auto"/>
            <w:shd w:val="clear" w:color="auto" w:fill="auto"/>
          </w:tcPr>
          <w:p w14:paraId="78FD574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2A0B039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03963B0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0795183F" w14:textId="77777777" w:rsidTr="004D0294">
        <w:trPr>
          <w:cantSplit/>
          <w:trHeight w:val="861"/>
        </w:trPr>
        <w:tc>
          <w:tcPr>
            <w:tcW w:w="0" w:type="auto"/>
            <w:shd w:val="clear" w:color="auto" w:fill="auto"/>
          </w:tcPr>
          <w:p w14:paraId="46412C8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4D562E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E3C2CF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TABA_NAME3</w:t>
            </w:r>
          </w:p>
        </w:tc>
        <w:tc>
          <w:tcPr>
            <w:tcW w:w="0" w:type="auto"/>
            <w:shd w:val="clear" w:color="auto" w:fill="auto"/>
          </w:tcPr>
          <w:p w14:paraId="6595375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28793FD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4E9364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1A67D3BF" w14:textId="77777777" w:rsidTr="004D0294">
        <w:trPr>
          <w:cantSplit/>
          <w:trHeight w:val="279"/>
        </w:trPr>
        <w:tc>
          <w:tcPr>
            <w:tcW w:w="0" w:type="auto"/>
            <w:shd w:val="clear" w:color="auto" w:fill="auto"/>
          </w:tcPr>
          <w:p w14:paraId="7DCFEB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C87737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63655EF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42FA0A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0D6024B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3C6C1B8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05C18E13" w14:textId="77777777" w:rsidTr="004D0294">
        <w:trPr>
          <w:cantSplit/>
          <w:trHeight w:val="304"/>
        </w:trPr>
        <w:tc>
          <w:tcPr>
            <w:tcW w:w="0" w:type="auto"/>
            <w:shd w:val="clear" w:color="auto" w:fill="auto"/>
          </w:tcPr>
          <w:p w14:paraId="1C32FC7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B0D006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6CD65E9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ELIPSE_NO</w:t>
            </w:r>
          </w:p>
        </w:tc>
        <w:tc>
          <w:tcPr>
            <w:tcW w:w="0" w:type="auto"/>
            <w:shd w:val="clear" w:color="auto" w:fill="auto"/>
          </w:tcPr>
          <w:p w14:paraId="76F6BC0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אליפסה</w:t>
            </w:r>
          </w:p>
        </w:tc>
        <w:tc>
          <w:tcPr>
            <w:tcW w:w="0" w:type="auto"/>
            <w:shd w:val="clear" w:color="auto" w:fill="auto"/>
          </w:tcPr>
          <w:p w14:paraId="7297A91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3F3F984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132D41AB" w14:textId="77777777" w:rsidTr="004D0294">
        <w:trPr>
          <w:cantSplit/>
          <w:trHeight w:val="279"/>
        </w:trPr>
        <w:tc>
          <w:tcPr>
            <w:tcW w:w="0" w:type="auto"/>
            <w:shd w:val="clear" w:color="auto" w:fill="auto"/>
          </w:tcPr>
          <w:p w14:paraId="6D741DC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1AA85CC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7FCECC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4D1472F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48C7F4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3CFB63B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2F1FB0AC" w14:textId="77777777" w:rsidTr="004D0294">
        <w:trPr>
          <w:cantSplit/>
          <w:trHeight w:val="583"/>
        </w:trPr>
        <w:tc>
          <w:tcPr>
            <w:tcW w:w="0" w:type="auto"/>
            <w:shd w:val="clear" w:color="auto" w:fill="auto"/>
          </w:tcPr>
          <w:p w14:paraId="4A3CFC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תצ"ר - פוליגון</w:t>
            </w:r>
          </w:p>
        </w:tc>
        <w:tc>
          <w:tcPr>
            <w:tcW w:w="0" w:type="auto"/>
            <w:shd w:val="clear" w:color="auto" w:fill="auto"/>
          </w:tcPr>
          <w:p w14:paraId="20C139E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FD7A9F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TAZAR_LOT_NO</w:t>
            </w:r>
          </w:p>
        </w:tc>
        <w:tc>
          <w:tcPr>
            <w:tcW w:w="0" w:type="auto"/>
            <w:shd w:val="clear" w:color="auto" w:fill="auto"/>
          </w:tcPr>
          <w:p w14:paraId="7FA028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חלקת תצ"ר [ארעי]</w:t>
            </w:r>
          </w:p>
        </w:tc>
        <w:tc>
          <w:tcPr>
            <w:tcW w:w="0" w:type="auto"/>
            <w:shd w:val="clear" w:color="auto" w:fill="auto"/>
          </w:tcPr>
          <w:p w14:paraId="3E2D1A7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635E2E3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1001</w:t>
            </w:r>
          </w:p>
        </w:tc>
      </w:tr>
      <w:tr w:rsidR="0070217D" w:rsidRPr="0070217D" w14:paraId="043E1A8D" w14:textId="77777777" w:rsidTr="004D0294">
        <w:trPr>
          <w:cantSplit/>
          <w:trHeight w:val="304"/>
        </w:trPr>
        <w:tc>
          <w:tcPr>
            <w:tcW w:w="0" w:type="auto"/>
            <w:shd w:val="clear" w:color="auto" w:fill="auto"/>
          </w:tcPr>
          <w:p w14:paraId="6DC9954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97049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3B871D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TAZAR_FINAL_NO</w:t>
            </w:r>
          </w:p>
        </w:tc>
        <w:tc>
          <w:tcPr>
            <w:tcW w:w="0" w:type="auto"/>
            <w:shd w:val="clear" w:color="auto" w:fill="auto"/>
          </w:tcPr>
          <w:p w14:paraId="25F3929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סופי</w:t>
            </w:r>
          </w:p>
        </w:tc>
        <w:tc>
          <w:tcPr>
            <w:tcW w:w="0" w:type="auto"/>
            <w:shd w:val="clear" w:color="auto" w:fill="auto"/>
          </w:tcPr>
          <w:p w14:paraId="0C4C0D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5CBAC5A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52</w:t>
            </w:r>
          </w:p>
        </w:tc>
      </w:tr>
      <w:tr w:rsidR="0070217D" w:rsidRPr="0070217D" w14:paraId="36257D98" w14:textId="77777777" w:rsidTr="004D0294">
        <w:trPr>
          <w:cantSplit/>
          <w:trHeight w:val="557"/>
        </w:trPr>
        <w:tc>
          <w:tcPr>
            <w:tcW w:w="0" w:type="auto"/>
            <w:shd w:val="clear" w:color="auto" w:fill="auto"/>
          </w:tcPr>
          <w:p w14:paraId="5D8D362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0D62CF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2B6CC9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w:t>
            </w:r>
          </w:p>
        </w:tc>
        <w:tc>
          <w:tcPr>
            <w:tcW w:w="0" w:type="auto"/>
            <w:shd w:val="clear" w:color="auto" w:fill="auto"/>
          </w:tcPr>
          <w:p w14:paraId="59D338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עליה מבוססת חלקת התצ"ר</w:t>
            </w:r>
          </w:p>
        </w:tc>
        <w:tc>
          <w:tcPr>
            <w:tcW w:w="0" w:type="auto"/>
            <w:shd w:val="clear" w:color="auto" w:fill="auto"/>
          </w:tcPr>
          <w:p w14:paraId="17231F4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39741A6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536FDC0D" w14:textId="77777777" w:rsidTr="004D0294">
        <w:trPr>
          <w:cantSplit/>
          <w:trHeight w:val="279"/>
        </w:trPr>
        <w:tc>
          <w:tcPr>
            <w:tcW w:w="0" w:type="auto"/>
            <w:shd w:val="clear" w:color="auto" w:fill="auto"/>
          </w:tcPr>
          <w:p w14:paraId="574FEF1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3093E1A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4459D0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TABA_LOT_NO</w:t>
            </w:r>
          </w:p>
        </w:tc>
        <w:tc>
          <w:tcPr>
            <w:tcW w:w="0" w:type="auto"/>
            <w:shd w:val="clear" w:color="auto" w:fill="auto"/>
          </w:tcPr>
          <w:p w14:paraId="6DA55CE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 בתב"ע</w:t>
            </w:r>
          </w:p>
        </w:tc>
        <w:tc>
          <w:tcPr>
            <w:tcW w:w="0" w:type="auto"/>
            <w:shd w:val="clear" w:color="auto" w:fill="auto"/>
          </w:tcPr>
          <w:p w14:paraId="7BE9B11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4F3C32A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w:t>
            </w:r>
          </w:p>
        </w:tc>
      </w:tr>
      <w:tr w:rsidR="0070217D" w:rsidRPr="0070217D" w14:paraId="0E685BC0" w14:textId="77777777" w:rsidTr="004D0294">
        <w:trPr>
          <w:cantSplit/>
          <w:trHeight w:val="304"/>
        </w:trPr>
        <w:tc>
          <w:tcPr>
            <w:tcW w:w="0" w:type="auto"/>
            <w:shd w:val="clear" w:color="auto" w:fill="auto"/>
          </w:tcPr>
          <w:p w14:paraId="0559BF1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F0452B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3E6C2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GUSH_NO</w:t>
            </w:r>
          </w:p>
        </w:tc>
        <w:tc>
          <w:tcPr>
            <w:tcW w:w="0" w:type="auto"/>
            <w:shd w:val="clear" w:color="auto" w:fill="auto"/>
          </w:tcPr>
          <w:p w14:paraId="06BD980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327F1D5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51964F2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4C3A7059" w14:textId="77777777" w:rsidTr="004D0294">
        <w:trPr>
          <w:cantSplit/>
          <w:trHeight w:val="279"/>
        </w:trPr>
        <w:tc>
          <w:tcPr>
            <w:tcW w:w="0" w:type="auto"/>
            <w:shd w:val="clear" w:color="auto" w:fill="auto"/>
          </w:tcPr>
          <w:p w14:paraId="5494858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0D36F6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A65705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AREA_CALCULATED</w:t>
            </w:r>
          </w:p>
        </w:tc>
        <w:tc>
          <w:tcPr>
            <w:tcW w:w="0" w:type="auto"/>
            <w:shd w:val="clear" w:color="auto" w:fill="auto"/>
          </w:tcPr>
          <w:p w14:paraId="1093ED7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במ"ר</w:t>
            </w:r>
          </w:p>
        </w:tc>
        <w:tc>
          <w:tcPr>
            <w:tcW w:w="0" w:type="auto"/>
            <w:shd w:val="clear" w:color="auto" w:fill="auto"/>
          </w:tcPr>
          <w:p w14:paraId="160892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61F3421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501.24</w:t>
            </w:r>
          </w:p>
        </w:tc>
      </w:tr>
      <w:tr w:rsidR="0070217D" w:rsidRPr="0070217D" w14:paraId="36556257" w14:textId="77777777" w:rsidTr="004D0294">
        <w:trPr>
          <w:cantSplit/>
          <w:trHeight w:val="304"/>
        </w:trPr>
        <w:tc>
          <w:tcPr>
            <w:tcW w:w="0" w:type="auto"/>
            <w:shd w:val="clear" w:color="auto" w:fill="auto"/>
          </w:tcPr>
          <w:p w14:paraId="78F4EEE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77F102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09C87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AREA_ADJUSTED</w:t>
            </w:r>
          </w:p>
        </w:tc>
        <w:tc>
          <w:tcPr>
            <w:tcW w:w="0" w:type="auto"/>
            <w:shd w:val="clear" w:color="auto" w:fill="auto"/>
          </w:tcPr>
          <w:p w14:paraId="6018944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מתואם במ"ר</w:t>
            </w:r>
          </w:p>
        </w:tc>
        <w:tc>
          <w:tcPr>
            <w:tcW w:w="0" w:type="auto"/>
            <w:shd w:val="clear" w:color="auto" w:fill="auto"/>
          </w:tcPr>
          <w:p w14:paraId="29FD2C3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70959A8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499.97</w:t>
            </w:r>
          </w:p>
        </w:tc>
      </w:tr>
    </w:tbl>
    <w:p w14:paraId="04AA79DA" w14:textId="77777777" w:rsidR="006B0980" w:rsidRDefault="006B0980"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Pr>
          <w:rFonts w:ascii="Arial" w:eastAsia="Times New Roman" w:hAnsi="Arial" w:cs="David"/>
          <w:b/>
          <w:bCs/>
          <w:sz w:val="24"/>
          <w:szCs w:val="24"/>
          <w:u w:val="single"/>
          <w:rtl/>
          <w:lang w:eastAsia="he-IL"/>
        </w:rPr>
        <w:br w:type="page"/>
      </w:r>
    </w:p>
    <w:p w14:paraId="1B11564C" w14:textId="77777777" w:rsidR="0070217D" w:rsidRPr="006B0980" w:rsidRDefault="0070217D"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lastRenderedPageBreak/>
        <w:t>הגשת שכבות קדסטר  - נספח מיפוי מס' 4</w:t>
      </w:r>
    </w:p>
    <w:p w14:paraId="03285AA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i/>
          <w:iCs/>
          <w:sz w:val="24"/>
          <w:szCs w:val="24"/>
          <w:rtl/>
          <w:lang w:eastAsia="he-IL"/>
        </w:rPr>
      </w:pPr>
    </w:p>
    <w:p w14:paraId="3E29B518" w14:textId="77777777" w:rsidR="0070217D" w:rsidRPr="0070217D" w:rsidRDefault="0070217D" w:rsidP="0070217D">
      <w:pPr>
        <w:numPr>
          <w:ilvl w:val="0"/>
          <w:numId w:val="28"/>
        </w:numPr>
        <w:autoSpaceDE w:val="0"/>
        <w:autoSpaceDN w:val="0"/>
        <w:spacing w:before="120" w:beforeAutospacing="0" w:after="0" w:afterAutospacing="0" w:line="360" w:lineRule="auto"/>
        <w:ind w:left="714" w:hanging="357"/>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מיפוי גושים וחלקות יכיל את השכבות הבאות:</w:t>
      </w:r>
    </w:p>
    <w:p w14:paraId="6115350F"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גושים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05A15B0B"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1A2E5944"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וחלקות הנכללים בתחום העניין של המזמינה יוגשו </w:t>
      </w:r>
      <w:r w:rsidRPr="0070217D">
        <w:rPr>
          <w:rFonts w:ascii="Arial" w:eastAsia="Times New Roman" w:hAnsi="Arial" w:cs="David" w:hint="cs"/>
          <w:b/>
          <w:bCs/>
          <w:sz w:val="24"/>
          <w:szCs w:val="24"/>
          <w:rtl/>
          <w:lang w:eastAsia="he-IL"/>
        </w:rPr>
        <w:t>בשלמותם</w:t>
      </w:r>
      <w:r w:rsidRPr="0070217D">
        <w:rPr>
          <w:rFonts w:ascii="Arial" w:eastAsia="Times New Roman" w:hAnsi="Arial" w:cs="David" w:hint="cs"/>
          <w:sz w:val="24"/>
          <w:szCs w:val="24"/>
          <w:rtl/>
          <w:lang w:eastAsia="he-IL"/>
        </w:rPr>
        <w:t xml:space="preserve">. </w:t>
      </w:r>
    </w:p>
    <w:p w14:paraId="7F2335E1"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תחום העניין יהיה כל גוש הנמצא בתחום גבול הפרויקט והנמצא במרחק שלפחות 50 מטרים מהגבול החיצוני של הפרויקט ו/או לפחות במרחק של 2 חלקות שלמות מגבול הפרויקט.</w:t>
      </w:r>
    </w:p>
    <w:p w14:paraId="04D6F114"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כל גוש מוגש יכיל את </w:t>
      </w:r>
      <w:r w:rsidRPr="0070217D">
        <w:rPr>
          <w:rFonts w:ascii="Arial" w:eastAsia="Times New Roman" w:hAnsi="Arial" w:cs="David" w:hint="cs"/>
          <w:b/>
          <w:bCs/>
          <w:sz w:val="24"/>
          <w:szCs w:val="24"/>
          <w:rtl/>
          <w:lang w:eastAsia="he-IL"/>
        </w:rPr>
        <w:t>כל</w:t>
      </w:r>
      <w:r w:rsidRPr="0070217D">
        <w:rPr>
          <w:rFonts w:ascii="Arial" w:eastAsia="Times New Roman" w:hAnsi="Arial" w:cs="David" w:hint="cs"/>
          <w:sz w:val="24"/>
          <w:szCs w:val="24"/>
          <w:rtl/>
          <w:lang w:eastAsia="he-IL"/>
        </w:rPr>
        <w:t xml:space="preserve"> החלקות הכלולות בו אלא אם נאמר אחרת.</w:t>
      </w:r>
    </w:p>
    <w:p w14:paraId="44EB34F4"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w:t>
      </w:r>
    </w:p>
    <w:p w14:paraId="0E5B4052" w14:textId="77777777" w:rsidR="0070217D" w:rsidRPr="0070217D" w:rsidRDefault="0070217D" w:rsidP="0070217D">
      <w:pPr>
        <w:numPr>
          <w:ilvl w:val="0"/>
          <w:numId w:val="28"/>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5DBF4ECC"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026"/>
        <w:gridCol w:w="2604"/>
        <w:gridCol w:w="2598"/>
        <w:gridCol w:w="1020"/>
        <w:gridCol w:w="951"/>
      </w:tblGrid>
      <w:tr w:rsidR="0070217D" w:rsidRPr="0070217D" w14:paraId="3774E066" w14:textId="77777777" w:rsidTr="004D0294">
        <w:tc>
          <w:tcPr>
            <w:tcW w:w="0" w:type="auto"/>
            <w:shd w:val="clear" w:color="auto" w:fill="auto"/>
          </w:tcPr>
          <w:p w14:paraId="0F3ECD1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auto"/>
          </w:tcPr>
          <w:p w14:paraId="774FA5A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auto"/>
          </w:tcPr>
          <w:p w14:paraId="4593DD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auto"/>
          </w:tcPr>
          <w:p w14:paraId="54A08BB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auto"/>
          </w:tcPr>
          <w:p w14:paraId="2E1C84C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auto"/>
          </w:tcPr>
          <w:p w14:paraId="171FBBD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671D8841" w14:textId="77777777" w:rsidTr="004D0294">
        <w:tc>
          <w:tcPr>
            <w:tcW w:w="0" w:type="auto"/>
            <w:vMerge w:val="restart"/>
            <w:shd w:val="clear" w:color="auto" w:fill="auto"/>
          </w:tcPr>
          <w:p w14:paraId="19D1679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 xml:space="preserve">גוש </w:t>
            </w:r>
            <w:r w:rsidRPr="0070217D">
              <w:rPr>
                <w:rFonts w:ascii="Arial" w:eastAsia="Times New Roman" w:hAnsi="Arial" w:cs="David"/>
                <w:b/>
                <w:bCs/>
                <w:sz w:val="24"/>
                <w:szCs w:val="24"/>
                <w:rtl/>
                <w:lang w:eastAsia="he-IL"/>
              </w:rPr>
              <w:t>–</w:t>
            </w:r>
            <w:r w:rsidRPr="0070217D">
              <w:rPr>
                <w:rFonts w:ascii="Arial" w:eastAsia="Times New Roman" w:hAnsi="Arial" w:cs="David" w:hint="cs"/>
                <w:b/>
                <w:bCs/>
                <w:sz w:val="24"/>
                <w:szCs w:val="24"/>
                <w:rtl/>
                <w:lang w:eastAsia="he-IL"/>
              </w:rPr>
              <w:t xml:space="preserve"> פוליגון</w:t>
            </w:r>
          </w:p>
        </w:tc>
        <w:tc>
          <w:tcPr>
            <w:tcW w:w="0" w:type="auto"/>
            <w:vMerge w:val="restart"/>
            <w:shd w:val="clear" w:color="auto" w:fill="auto"/>
          </w:tcPr>
          <w:p w14:paraId="11810B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1606</w:t>
            </w:r>
          </w:p>
        </w:tc>
        <w:tc>
          <w:tcPr>
            <w:tcW w:w="0" w:type="auto"/>
            <w:shd w:val="clear" w:color="auto" w:fill="auto"/>
          </w:tcPr>
          <w:p w14:paraId="1EB3D3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73C4A84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5A78145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4BB12D2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4565740D" w14:textId="77777777" w:rsidTr="004D0294">
        <w:tc>
          <w:tcPr>
            <w:tcW w:w="0" w:type="auto"/>
            <w:vMerge/>
            <w:shd w:val="clear" w:color="auto" w:fill="auto"/>
          </w:tcPr>
          <w:p w14:paraId="73011F1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0D11E03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01D450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GUSH_AREA</w:t>
            </w:r>
            <w:r w:rsidRPr="0070217D">
              <w:rPr>
                <w:rFonts w:ascii="Arial" w:eastAsia="Times New Roman" w:hAnsi="Arial" w:cs="David"/>
                <w:sz w:val="24"/>
                <w:szCs w:val="24"/>
                <w:lang w:eastAsia="he-IL"/>
              </w:rPr>
              <w:t>_LEGAL</w:t>
            </w:r>
          </w:p>
        </w:tc>
        <w:tc>
          <w:tcPr>
            <w:tcW w:w="0" w:type="auto"/>
            <w:shd w:val="clear" w:color="auto" w:fill="auto"/>
          </w:tcPr>
          <w:p w14:paraId="492D0E6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רשום של הגוש בדונם, 3 ספרות אחרי הנקודה העשרונית</w:t>
            </w:r>
          </w:p>
        </w:tc>
        <w:tc>
          <w:tcPr>
            <w:tcW w:w="0" w:type="auto"/>
            <w:shd w:val="clear" w:color="auto" w:fill="auto"/>
          </w:tcPr>
          <w:p w14:paraId="608F8E1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7E4C04E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75.234</w:t>
            </w:r>
          </w:p>
        </w:tc>
      </w:tr>
      <w:tr w:rsidR="0070217D" w:rsidRPr="0070217D" w14:paraId="718395C0" w14:textId="77777777" w:rsidTr="004D0294">
        <w:tc>
          <w:tcPr>
            <w:tcW w:w="0" w:type="auto"/>
            <w:vMerge/>
            <w:shd w:val="clear" w:color="auto" w:fill="auto"/>
          </w:tcPr>
          <w:p w14:paraId="6021F80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1236090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E061B0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LAST_PARCEL</w:t>
            </w:r>
          </w:p>
        </w:tc>
        <w:tc>
          <w:tcPr>
            <w:tcW w:w="0" w:type="auto"/>
            <w:shd w:val="clear" w:color="auto" w:fill="auto"/>
          </w:tcPr>
          <w:p w14:paraId="0B46C2B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אחרונה</w:t>
            </w:r>
          </w:p>
        </w:tc>
        <w:tc>
          <w:tcPr>
            <w:tcW w:w="0" w:type="auto"/>
            <w:shd w:val="clear" w:color="auto" w:fill="auto"/>
          </w:tcPr>
          <w:p w14:paraId="34A7C52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0" w:type="auto"/>
            <w:shd w:val="clear" w:color="auto" w:fill="auto"/>
          </w:tcPr>
          <w:p w14:paraId="23438CF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123</w:t>
            </w:r>
          </w:p>
        </w:tc>
      </w:tr>
      <w:tr w:rsidR="0070217D" w:rsidRPr="0070217D" w14:paraId="53BD9323" w14:textId="77777777" w:rsidTr="004D0294">
        <w:tc>
          <w:tcPr>
            <w:tcW w:w="0" w:type="auto"/>
            <w:shd w:val="clear" w:color="auto" w:fill="auto"/>
          </w:tcPr>
          <w:p w14:paraId="6014E58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הגוש</w:t>
            </w:r>
          </w:p>
        </w:tc>
        <w:tc>
          <w:tcPr>
            <w:tcW w:w="0" w:type="auto"/>
            <w:shd w:val="clear" w:color="auto" w:fill="auto"/>
          </w:tcPr>
          <w:p w14:paraId="1CB652C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1601</w:t>
            </w:r>
          </w:p>
        </w:tc>
        <w:tc>
          <w:tcPr>
            <w:tcW w:w="0" w:type="auto"/>
            <w:shd w:val="clear" w:color="auto" w:fill="auto"/>
          </w:tcPr>
          <w:p w14:paraId="19922A8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17766A8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4E10BE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3891FDA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13628B25" w14:textId="77777777" w:rsidTr="004D0294">
        <w:tc>
          <w:tcPr>
            <w:tcW w:w="0" w:type="auto"/>
            <w:vMerge w:val="restart"/>
            <w:shd w:val="clear" w:color="auto" w:fill="auto"/>
          </w:tcPr>
          <w:p w14:paraId="2AC295E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 פוליגון</w:t>
            </w:r>
          </w:p>
        </w:tc>
        <w:tc>
          <w:tcPr>
            <w:tcW w:w="0" w:type="auto"/>
            <w:vMerge w:val="restart"/>
            <w:shd w:val="clear" w:color="auto" w:fill="auto"/>
          </w:tcPr>
          <w:p w14:paraId="05FCD5B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1603</w:t>
            </w:r>
          </w:p>
        </w:tc>
        <w:tc>
          <w:tcPr>
            <w:tcW w:w="0" w:type="auto"/>
            <w:shd w:val="clear" w:color="auto" w:fill="auto"/>
          </w:tcPr>
          <w:p w14:paraId="4F9FCCC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PARCEL</w:t>
            </w:r>
            <w:r w:rsidRPr="0070217D">
              <w:rPr>
                <w:rFonts w:ascii="Arial" w:eastAsia="Times New Roman" w:hAnsi="Arial" w:cs="David" w:hint="cs"/>
                <w:sz w:val="24"/>
                <w:szCs w:val="24"/>
                <w:lang w:eastAsia="he-IL"/>
              </w:rPr>
              <w:t>_NO</w:t>
            </w:r>
          </w:p>
        </w:tc>
        <w:tc>
          <w:tcPr>
            <w:tcW w:w="0" w:type="auto"/>
            <w:shd w:val="clear" w:color="auto" w:fill="auto"/>
          </w:tcPr>
          <w:p w14:paraId="408005C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w:t>
            </w:r>
          </w:p>
        </w:tc>
        <w:tc>
          <w:tcPr>
            <w:tcW w:w="0" w:type="auto"/>
            <w:shd w:val="clear" w:color="auto" w:fill="auto"/>
          </w:tcPr>
          <w:p w14:paraId="0A6B479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50A635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4447CAD6" w14:textId="77777777" w:rsidTr="004D0294">
        <w:tc>
          <w:tcPr>
            <w:tcW w:w="0" w:type="auto"/>
            <w:vMerge/>
            <w:shd w:val="clear" w:color="auto" w:fill="auto"/>
          </w:tcPr>
          <w:p w14:paraId="4680C12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547E4C7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0C48F2B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659301E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53BD15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17EB988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6B046FC6" w14:textId="77777777" w:rsidTr="004D0294">
        <w:tc>
          <w:tcPr>
            <w:tcW w:w="0" w:type="auto"/>
            <w:vMerge/>
            <w:shd w:val="clear" w:color="auto" w:fill="auto"/>
          </w:tcPr>
          <w:p w14:paraId="113D526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788E168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E02F0D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AREA_CACULATED</w:t>
            </w:r>
          </w:p>
        </w:tc>
        <w:tc>
          <w:tcPr>
            <w:tcW w:w="0" w:type="auto"/>
            <w:shd w:val="clear" w:color="auto" w:fill="auto"/>
          </w:tcPr>
          <w:p w14:paraId="51DF349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בדונם, 3 ספרות אחרי הנקודה העשרונית</w:t>
            </w:r>
          </w:p>
        </w:tc>
        <w:tc>
          <w:tcPr>
            <w:tcW w:w="0" w:type="auto"/>
            <w:shd w:val="clear" w:color="auto" w:fill="auto"/>
          </w:tcPr>
          <w:p w14:paraId="7AF04FE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703637B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0.500</w:t>
            </w:r>
          </w:p>
        </w:tc>
      </w:tr>
      <w:tr w:rsidR="0070217D" w:rsidRPr="0070217D" w14:paraId="49E3A684" w14:textId="77777777" w:rsidTr="004D0294">
        <w:tc>
          <w:tcPr>
            <w:tcW w:w="0" w:type="auto"/>
            <w:vMerge/>
            <w:shd w:val="clear" w:color="auto" w:fill="auto"/>
          </w:tcPr>
          <w:p w14:paraId="2440E85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691EB4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9FC19A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w:t>
            </w:r>
            <w:r w:rsidRPr="0070217D">
              <w:rPr>
                <w:rFonts w:ascii="Arial" w:eastAsia="Times New Roman" w:hAnsi="Arial" w:cs="David"/>
                <w:sz w:val="24"/>
                <w:szCs w:val="24"/>
                <w:lang w:eastAsia="he-IL"/>
              </w:rPr>
              <w:t>LEGAL</w:t>
            </w:r>
          </w:p>
        </w:tc>
        <w:tc>
          <w:tcPr>
            <w:tcW w:w="0" w:type="auto"/>
            <w:shd w:val="clear" w:color="auto" w:fill="auto"/>
          </w:tcPr>
          <w:p w14:paraId="3771F38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רשום בדונם, 3 ספרות אחרי הנקודה העשרונית</w:t>
            </w:r>
          </w:p>
        </w:tc>
        <w:tc>
          <w:tcPr>
            <w:tcW w:w="0" w:type="auto"/>
            <w:shd w:val="clear" w:color="auto" w:fill="auto"/>
          </w:tcPr>
          <w:p w14:paraId="2997D77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4132834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0.499</w:t>
            </w:r>
          </w:p>
        </w:tc>
      </w:tr>
      <w:tr w:rsidR="0070217D" w:rsidRPr="0070217D" w14:paraId="202705FB" w14:textId="77777777" w:rsidTr="004D0294">
        <w:tc>
          <w:tcPr>
            <w:tcW w:w="0" w:type="auto"/>
            <w:shd w:val="clear" w:color="auto" w:fill="auto"/>
          </w:tcPr>
          <w:p w14:paraId="3D7800B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החלקה</w:t>
            </w:r>
          </w:p>
        </w:tc>
        <w:tc>
          <w:tcPr>
            <w:tcW w:w="0" w:type="auto"/>
            <w:shd w:val="clear" w:color="auto" w:fill="auto"/>
          </w:tcPr>
          <w:p w14:paraId="3FC0B33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1602</w:t>
            </w:r>
          </w:p>
        </w:tc>
        <w:tc>
          <w:tcPr>
            <w:tcW w:w="0" w:type="auto"/>
            <w:shd w:val="clear" w:color="auto" w:fill="auto"/>
          </w:tcPr>
          <w:p w14:paraId="5EA72D8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4E8B506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197E1D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4ABF18C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141D26AF"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rtl/>
          <w:lang w:eastAsia="he-IL"/>
        </w:rPr>
      </w:pPr>
    </w:p>
    <w:p w14:paraId="3D61B967"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12763D"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4EE97E"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02664"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ADBD32"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3FEC19"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1591F"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D4AC2A"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DDA00D"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51CF90"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94B409"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CB91B7"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A1E828"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5415BB" w14:textId="77777777" w:rsidR="006B0980"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D2808D" w14:textId="77777777" w:rsidR="006B0980" w:rsidRPr="00B27B4C"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hint="cs"/>
          <w:b/>
          <w:bCs/>
          <w:sz w:val="20"/>
          <w:szCs w:val="24"/>
          <w:u w:val="single"/>
          <w:rtl/>
          <w:lang w:eastAsia="he-IL"/>
        </w:rPr>
        <w:lastRenderedPageBreak/>
        <w:t>נס</w:t>
      </w:r>
      <w:r w:rsidRPr="00B27B4C">
        <w:rPr>
          <w:rFonts w:ascii="Times New Roman" w:eastAsia="Times New Roman" w:hAnsi="Times New Roman" w:cs="David" w:hint="cs"/>
          <w:b/>
          <w:bCs/>
          <w:sz w:val="20"/>
          <w:szCs w:val="24"/>
          <w:u w:val="single"/>
          <w:rtl/>
          <w:lang w:eastAsia="he-IL"/>
        </w:rPr>
        <w:t>פח "ט"</w:t>
      </w:r>
    </w:p>
    <w:p w14:paraId="399A5DFD"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21498A9"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B317EDD"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DC9450"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32AB76"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E8A503"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70F2114" w14:textId="77777777" w:rsidR="006B0980" w:rsidRPr="00B27B4C" w:rsidRDefault="00AF3A54" w:rsidP="006B0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91406980FD42A0B84C1B722B04D9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5" w:author="Kook Sec" w:date="2020-09-03T11:42: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6B0980" w:rsidRPr="00B27B4C">
        <w:rPr>
          <w:rFonts w:ascii="Times New Roman" w:eastAsia="Times New Roman" w:hAnsi="Times New Roman" w:cs="David" w:hint="cs"/>
          <w:color w:val="008000"/>
          <w:sz w:val="24"/>
          <w:szCs w:val="24"/>
          <w:rtl/>
          <w:lang w:eastAsia="he-IL"/>
        </w:rPr>
        <w:br/>
      </w:r>
      <w:r w:rsidR="006B0980" w:rsidRPr="00B27B4C">
        <w:rPr>
          <w:rFonts w:ascii="Times New Roman" w:eastAsia="Times New Roman" w:hAnsi="Times New Roman" w:cs="David" w:hint="cs"/>
          <w:sz w:val="24"/>
          <w:szCs w:val="24"/>
          <w:rtl/>
          <w:lang w:eastAsia="he-IL"/>
        </w:rPr>
        <w:t>(</w:t>
      </w:r>
      <w:r w:rsidR="006B0980" w:rsidRPr="009E0EE6">
        <w:rPr>
          <w:rFonts w:ascii="Times New Roman" w:eastAsia="Times New Roman" w:hAnsi="Times New Roman" w:cs="David" w:hint="cs"/>
          <w:sz w:val="24"/>
          <w:szCs w:val="24"/>
          <w:rtl/>
          <w:lang w:eastAsia="he-IL"/>
        </w:rPr>
        <w:t>המזמין)</w:t>
      </w:r>
    </w:p>
    <w:p w14:paraId="1A74F6ED"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31A2EA"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43A30E"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D324D4"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38C390" w14:textId="77777777" w:rsidR="006B0980" w:rsidRPr="00B27B4C" w:rsidRDefault="006B0980" w:rsidP="006B0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4C69A71355E42C79A0301A348B095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0-09-03T11:43:00Z">
            <w:r w:rsidR="00AF3A54">
              <w:rPr>
                <w:rFonts w:ascii="Times New Roman" w:eastAsia="Times New Roman" w:hAnsi="Times New Roman" w:cs="David" w:hint="cs"/>
                <w:color w:val="008000"/>
                <w:sz w:val="24"/>
                <w:szCs w:val="24"/>
                <w:rtl/>
                <w:lang w:eastAsia="he-IL"/>
              </w:rPr>
              <w:t>מדידות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74E592B4B80E4342965B0D28A89EA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7" w:author="Kook Sec" w:date="2020-09-03T11:41:00Z">
            <w:r w:rsidR="00AF3A54">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E73FC04A2195482692F77E3453F589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8" w:author="Kook Sec" w:date="2020-09-03T11:46:00Z">
            <w:r w:rsidR="00AF3A54">
              <w:rPr>
                <w:rFonts w:ascii="Times New Roman" w:eastAsia="Times New Roman" w:hAnsi="Times New Roman" w:cs="David" w:hint="cs"/>
                <w:color w:val="008000"/>
                <w:sz w:val="24"/>
                <w:szCs w:val="24"/>
                <w:rtl/>
              </w:rPr>
              <w:t>6 בניינים זהים הכוללים 8 קומות סה"כ 216 יח"ד</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FB3508A"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25A742"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8E62D2"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71F5F2"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F50EB8"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427F76"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120AACF"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4591F9"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FE084C"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913BC7" w14:textId="77777777" w:rsidR="006B0980" w:rsidRPr="00B27B4C"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AAF17FC" w14:textId="77777777" w:rsidR="006B0980" w:rsidRPr="00B27B4C" w:rsidRDefault="00AF3A54" w:rsidP="006B098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D69AD95A6D34FC0B3B707036CAC6A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Kook Sec" w:date="2020-09-03T11:43:00Z">
            <w:r>
              <w:rPr>
                <w:rFonts w:ascii="Times New Roman" w:eastAsia="Times New Roman" w:hAnsi="Times New Roman" w:cs="David" w:hint="cs"/>
                <w:color w:val="00B0F0"/>
                <w:sz w:val="24"/>
                <w:szCs w:val="24"/>
                <w:u w:val="single"/>
                <w:rtl/>
                <w:lang w:eastAsia="he-IL"/>
              </w:rPr>
              <w:t>מדידות בע"מ</w:t>
            </w:r>
          </w:ins>
        </w:sdtContent>
      </w:sdt>
    </w:p>
    <w:p w14:paraId="3A37FE75"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29952A"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34C2AC1"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C10CDF6"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BBA116A" w14:textId="77777777" w:rsidR="006B0980" w:rsidRPr="00B27B4C" w:rsidRDefault="006B0980" w:rsidP="006B0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442D97">
        <w:rPr>
          <w:rFonts w:ascii="Times New Roman" w:eastAsia="Times New Roman" w:hAnsi="Times New Roman" w:cs="David" w:hint="cs"/>
          <w:b/>
          <w:bCs/>
          <w:sz w:val="24"/>
          <w:szCs w:val="24"/>
          <w:u w:val="single"/>
          <w:rtl/>
          <w:lang w:eastAsia="he-IL"/>
        </w:rPr>
        <w:t>המודד</w:t>
      </w:r>
      <w:r w:rsidRPr="00B27B4C">
        <w:rPr>
          <w:rFonts w:ascii="Times New Roman" w:eastAsia="Times New Roman" w:hAnsi="Times New Roman" w:cs="David" w:hint="cs"/>
          <w:b/>
          <w:bCs/>
          <w:sz w:val="24"/>
          <w:szCs w:val="24"/>
          <w:u w:val="single"/>
          <w:rtl/>
          <w:lang w:eastAsia="he-IL"/>
        </w:rPr>
        <w:t xml:space="preserve"> בדבר היעדר תביעות</w:t>
      </w:r>
    </w:p>
    <w:p w14:paraId="3C3ADF15" w14:textId="77777777" w:rsidR="006B0980" w:rsidRPr="00B27B4C" w:rsidRDefault="006B0980" w:rsidP="006B0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98CFEB9"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BDF18CAEA6FA4F6A869D5910E63E75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Kook Sec" w:date="2020-09-03T11:42:00Z">
            <w:r w:rsidR="00AF3A54">
              <w:rPr>
                <w:rFonts w:ascii="Times New Roman" w:eastAsia="Times New Roman" w:hAnsi="Times New Roman" w:cs="David" w:hint="cs"/>
                <w:color w:val="008000"/>
                <w:sz w:val="24"/>
                <w:szCs w:val="24"/>
                <w:rtl/>
                <w:lang w:eastAsia="he-IL"/>
              </w:rPr>
              <w:br/>
              <w:t>א.מ. ישראל מגורים יזמות בע"מ</w:t>
            </w:r>
            <w:r w:rsidR="00AF3A54">
              <w:rPr>
                <w:rFonts w:ascii="Times New Roman" w:eastAsia="Times New Roman" w:hAnsi="Times New Roman" w:cs="David" w:hint="cs"/>
                <w:color w:val="008000"/>
                <w:sz w:val="24"/>
                <w:szCs w:val="24"/>
                <w:rtl/>
                <w:lang w:eastAsia="he-IL"/>
              </w:rPr>
              <w:br/>
              <w:t>יוני נתניהו 1 אור יהודה</w:t>
            </w:r>
            <w:r w:rsidR="00AF3A54">
              <w:rPr>
                <w:rFonts w:ascii="Times New Roman" w:eastAsia="Times New Roman" w:hAnsi="Times New Roman" w:cs="David" w:hint="cs"/>
                <w:color w:val="008000"/>
                <w:sz w:val="24"/>
                <w:szCs w:val="24"/>
                <w:rtl/>
                <w:lang w:eastAsia="he-IL"/>
              </w:rPr>
              <w:br/>
              <w:t>514957794</w:t>
            </w:r>
            <w:r w:rsidR="00AF3A54">
              <w:rPr>
                <w:rFonts w:ascii="Times New Roman" w:eastAsia="Times New Roman" w:hAnsi="Times New Roman" w:cs="David" w:hint="cs"/>
                <w:color w:val="008000"/>
                <w:sz w:val="24"/>
                <w:szCs w:val="24"/>
                <w:rtl/>
                <w:lang w:eastAsia="he-IL"/>
              </w:rPr>
              <w:br/>
            </w:r>
          </w:ins>
        </w:sdtContent>
      </w:sdt>
    </w:p>
    <w:p w14:paraId="7114CDBB"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25668F"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3DC5DE2"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0A6A16"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86DC79C29CF4D65A4E0738EAE3D43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1" w:author="Kook Sec" w:date="2020-09-03T11:41:00Z">
            <w:r w:rsidR="00AF3A54">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8C238B1D5BB4EFC97BE5440E94A42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7T00:00:00Z">
            <w:dateFormat w:val="dd/MM/yyyy"/>
            <w:lid w:val="he-IL"/>
            <w:storeMappedDataAs w:val="dateTime"/>
            <w:calendar w:val="gregorian"/>
          </w:date>
        </w:sdtPr>
        <w:sdtEndPr>
          <w:rPr>
            <w:rFonts w:hint="cs"/>
          </w:rPr>
        </w:sdtEndPr>
        <w:sdtContent>
          <w:ins w:id="32" w:author="Kook Sec" w:date="2020-09-03T11:41:00Z">
            <w:r w:rsidR="00AF3A54">
              <w:rPr>
                <w:rFonts w:ascii="Times New Roman" w:eastAsia="Times New Roman" w:hAnsi="Times New Roman" w:cs="David" w:hint="cs"/>
                <w:color w:val="008000"/>
                <w:sz w:val="24"/>
                <w:szCs w:val="24"/>
                <w:rtl/>
                <w:lang w:eastAsia="he-IL"/>
              </w:rPr>
              <w:t>‏17/01/2019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294B6AB"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E308E72"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57A76"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C7F2E9"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BE99A8"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1980AC"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46A1AA0"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8C6BA8"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70AC581"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347A58E"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A6FB3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6FF995D"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AB435A"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343A0DF" w14:textId="77777777" w:rsidR="006B0980" w:rsidRPr="00B27B4C" w:rsidRDefault="006B0980" w:rsidP="006B0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47F684C"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16D10AEC"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C9CB502"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2D8ED2F"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7100DCC"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044E601E7B024E69ABFA885C4CAF75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Kook Sec" w:date="2020-09-03T11:43:00Z">
            <w:r w:rsidR="00AF3A54">
              <w:rPr>
                <w:rFonts w:ascii="Times New Roman" w:eastAsia="Times New Roman" w:hAnsi="Times New Roman" w:cs="David" w:hint="cs"/>
                <w:color w:val="00B0F0"/>
                <w:sz w:val="24"/>
                <w:szCs w:val="24"/>
                <w:u w:val="single"/>
                <w:rtl/>
                <w:lang w:eastAsia="he-IL"/>
              </w:rPr>
              <w:t>מדידות בע"מ</w:t>
            </w:r>
          </w:ins>
        </w:sdtContent>
      </w:sdt>
    </w:p>
    <w:p w14:paraId="6DEE3043" w14:textId="77777777" w:rsidR="006B0980"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BE5C6B"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2EC6C3B"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00FAD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7A3B0B1"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DBE650C" w14:textId="77777777" w:rsidR="006B0980" w:rsidRPr="00B27B4C" w:rsidRDefault="006B0980" w:rsidP="006B0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C3742AB" w14:textId="77777777" w:rsidR="006B0980" w:rsidRPr="00B27B4C" w:rsidRDefault="006B0980" w:rsidP="006B0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F0574A2" w14:textId="77777777" w:rsidR="006B0980" w:rsidRPr="00B27B4C" w:rsidRDefault="006B0980" w:rsidP="006B0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F5854E1" w14:textId="77777777" w:rsidR="006B0980" w:rsidRPr="00B27B4C" w:rsidRDefault="006B0980" w:rsidP="006B0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ABCF00A"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D51813A"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1AD786DB"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595D51E7" w14:textId="77777777" w:rsidR="001A69D5" w:rsidRPr="0070217D" w:rsidRDefault="001A69D5" w:rsidP="006B0980">
      <w:pPr>
        <w:widowControl w:val="0"/>
        <w:spacing w:before="0" w:beforeAutospacing="0" w:after="0" w:afterAutospacing="0" w:line="240" w:lineRule="auto"/>
        <w:jc w:val="center"/>
        <w:outlineLvl w:val="7"/>
      </w:pPr>
    </w:p>
    <w:sectPr w:rsidR="001A69D5" w:rsidRPr="0070217D" w:rsidSect="004D0294">
      <w:headerReference w:type="default" r:id="rId14"/>
      <w:footerReference w:type="default" r:id="rId15"/>
      <w:pgSz w:w="11906" w:h="16838"/>
      <w:pgMar w:top="709" w:right="1800" w:bottom="1440" w:left="709"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43162B" w14:textId="77777777" w:rsidR="00AF3A54" w:rsidRDefault="00AF3A54" w:rsidP="00AF234B">
      <w:pPr>
        <w:spacing w:before="0" w:after="0" w:line="240" w:lineRule="auto"/>
      </w:pPr>
      <w:r>
        <w:separator/>
      </w:r>
    </w:p>
  </w:endnote>
  <w:endnote w:type="continuationSeparator" w:id="0">
    <w:p w14:paraId="0FA9FC10" w14:textId="77777777" w:rsidR="00AF3A54" w:rsidRDefault="00AF3A54"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883"/>
      <w:gridCol w:w="2810"/>
      <w:gridCol w:w="236"/>
      <w:gridCol w:w="1129"/>
      <w:gridCol w:w="2073"/>
    </w:tblGrid>
    <w:tr w:rsidR="00EC11A8" w:rsidRPr="00BC62E4" w14:paraId="485F9A93" w14:textId="77777777" w:rsidTr="00BC62E4">
      <w:tc>
        <w:tcPr>
          <w:tcW w:w="753" w:type="dxa"/>
          <w:hideMark/>
        </w:tcPr>
        <w:p w14:paraId="3569AD2E" w14:textId="77777777" w:rsidR="00EC11A8" w:rsidRPr="00BC62E4" w:rsidRDefault="00EC11A8" w:rsidP="00BC62E4">
          <w:pPr>
            <w:spacing w:line="240" w:lineRule="auto"/>
            <w:rPr>
              <w:rFonts w:ascii="David" w:hAnsi="David"/>
              <w:sz w:val="20"/>
              <w:szCs w:val="20"/>
            </w:rPr>
          </w:pPr>
          <w:r w:rsidRPr="00BC62E4">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58710941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32258C50" w14:textId="77777777" w:rsidR="00EC11A8" w:rsidRPr="00BC62E4" w:rsidRDefault="00AF3A54" w:rsidP="00BC62E4">
              <w:pPr>
                <w:spacing w:line="240" w:lineRule="auto"/>
                <w:rPr>
                  <w:rFonts w:ascii="David" w:hAnsi="David"/>
                  <w:color w:val="00B0F0"/>
                  <w:sz w:val="20"/>
                  <w:szCs w:val="20"/>
                  <w:rtl/>
                </w:rPr>
              </w:pPr>
              <w:ins w:id="34" w:author="Kook Sec" w:date="2020-09-03T11:41:00Z">
                <w:r>
                  <w:rPr>
                    <w:rFonts w:ascii="David" w:hAnsi="David" w:hint="cs"/>
                    <w:color w:val="00B0F0"/>
                    <w:sz w:val="20"/>
                    <w:szCs w:val="20"/>
                    <w:rtl/>
                  </w:rPr>
                  <w:t>א.מ ישראל מגורים יזמות בע"מ</w:t>
                </w:r>
              </w:ins>
            </w:p>
          </w:tc>
        </w:sdtContent>
      </w:sdt>
      <w:tc>
        <w:tcPr>
          <w:tcW w:w="2232" w:type="dxa"/>
          <w:hideMark/>
        </w:tcPr>
        <w:p w14:paraId="6584A14B"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 xml:space="preserve">תבנית: </w:t>
          </w:r>
          <w:sdt>
            <w:sdtPr>
              <w:rPr>
                <w:rFonts w:ascii="David" w:hAnsi="David"/>
                <w:sz w:val="20"/>
                <w:szCs w:val="20"/>
                <w:rtl/>
              </w:rPr>
              <w:alias w:val="תבנית חוזה"/>
              <w:tag w:val="cntContractType"/>
              <w:id w:val="-167355587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תבנית מודד</w:t>
              </w:r>
            </w:sdtContent>
          </w:sdt>
        </w:p>
      </w:tc>
      <w:tc>
        <w:tcPr>
          <w:tcW w:w="236" w:type="dxa"/>
        </w:tcPr>
        <w:p w14:paraId="2C2C97FC" w14:textId="77777777" w:rsidR="00EC11A8" w:rsidRPr="00BC62E4" w:rsidRDefault="00EC11A8" w:rsidP="00BC62E4">
          <w:pPr>
            <w:spacing w:line="240" w:lineRule="auto"/>
            <w:rPr>
              <w:rFonts w:ascii="David" w:hAnsi="David"/>
              <w:sz w:val="16"/>
              <w:szCs w:val="16"/>
              <w:rtl/>
            </w:rPr>
          </w:pPr>
        </w:p>
      </w:tc>
      <w:tc>
        <w:tcPr>
          <w:tcW w:w="1129" w:type="dxa"/>
          <w:hideMark/>
        </w:tcPr>
        <w:p w14:paraId="45CF5AF0"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מס' חוזה:</w:t>
          </w:r>
        </w:p>
      </w:tc>
      <w:sdt>
        <w:sdtPr>
          <w:rPr>
            <w:rFonts w:ascii="David" w:hAnsi="David"/>
            <w:sz w:val="20"/>
            <w:szCs w:val="20"/>
            <w:rtl/>
          </w:rPr>
          <w:alias w:val="ערך של מזהה מסמך"/>
          <w:tag w:val="_dlc_DocId"/>
          <w:id w:val="1173531002"/>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3EE09276" w14:textId="77777777" w:rsidR="00EC11A8" w:rsidRPr="00BC62E4" w:rsidRDefault="00EC11A8" w:rsidP="00BC62E4">
              <w:pPr>
                <w:spacing w:line="240" w:lineRule="auto"/>
                <w:rPr>
                  <w:rFonts w:ascii="David" w:hAnsi="David"/>
                  <w:sz w:val="20"/>
                  <w:szCs w:val="20"/>
                  <w:rtl/>
                </w:rPr>
              </w:pPr>
              <w:r>
                <w:rPr>
                  <w:rFonts w:ascii="David" w:hAnsi="David" w:hint="cs"/>
                  <w:sz w:val="20"/>
                  <w:szCs w:val="20"/>
                </w:rPr>
                <w:t>CONT-5-693</w:t>
              </w:r>
            </w:p>
          </w:tc>
        </w:sdtContent>
      </w:sdt>
    </w:tr>
    <w:tr w:rsidR="00EC11A8" w:rsidRPr="00BC62E4" w14:paraId="550697D1" w14:textId="77777777" w:rsidTr="00BC62E4">
      <w:tc>
        <w:tcPr>
          <w:tcW w:w="753" w:type="dxa"/>
          <w:hideMark/>
        </w:tcPr>
        <w:p w14:paraId="16B9CDD9"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ספק:</w:t>
          </w:r>
        </w:p>
      </w:tc>
      <w:sdt>
        <w:sdtPr>
          <w:rPr>
            <w:rFonts w:ascii="David" w:hAnsi="David"/>
            <w:color w:val="00B0F0"/>
            <w:sz w:val="20"/>
            <w:szCs w:val="20"/>
            <w:rtl/>
          </w:rPr>
          <w:alias w:val="שם ספק"/>
          <w:tag w:val="cntSupllierName"/>
          <w:id w:val="48312918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711ACC81" w14:textId="77777777" w:rsidR="00EC11A8" w:rsidRPr="00BC62E4" w:rsidRDefault="00AF3A54" w:rsidP="00BC62E4">
              <w:pPr>
                <w:spacing w:line="240" w:lineRule="auto"/>
                <w:rPr>
                  <w:rFonts w:ascii="David" w:hAnsi="David"/>
                  <w:color w:val="00B0F0"/>
                  <w:sz w:val="20"/>
                  <w:szCs w:val="20"/>
                  <w:rtl/>
                </w:rPr>
              </w:pPr>
              <w:ins w:id="35" w:author="Kook Sec" w:date="2020-09-03T11:43:00Z">
                <w:r>
                  <w:rPr>
                    <w:rFonts w:ascii="David" w:hAnsi="David" w:hint="cs"/>
                    <w:color w:val="00B0F0"/>
                    <w:sz w:val="20"/>
                    <w:szCs w:val="20"/>
                    <w:rtl/>
                  </w:rPr>
                  <w:t>מדידות בע"מ</w:t>
                </w:r>
              </w:ins>
            </w:p>
          </w:tc>
        </w:sdtContent>
      </w:sdt>
      <w:tc>
        <w:tcPr>
          <w:tcW w:w="2232" w:type="dxa"/>
          <w:hideMark/>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11A8" w:rsidRPr="00BC62E4" w14:paraId="6B8E039E" w14:textId="77777777">
            <w:trPr>
              <w:trHeight w:val="201"/>
            </w:trPr>
            <w:tc>
              <w:tcPr>
                <w:tcW w:w="926" w:type="dxa"/>
                <w:hideMark/>
              </w:tcPr>
              <w:p w14:paraId="2C24666D"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גרסה:</w:t>
                </w:r>
              </w:p>
            </w:tc>
            <w:sdt>
              <w:sdtPr>
                <w:rPr>
                  <w:rFonts w:ascii="David" w:hAnsi="David"/>
                  <w:color w:val="00B0F0"/>
                  <w:sz w:val="20"/>
                  <w:szCs w:val="20"/>
                  <w:rtl/>
                </w:rPr>
                <w:alias w:val="גרסת חוזה"/>
                <w:tag w:val="cntContractVersion"/>
                <w:id w:val="115419662"/>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0B7A3D4A" w14:textId="77777777" w:rsidR="00EC11A8" w:rsidRPr="00BC62E4" w:rsidRDefault="00EC11A8" w:rsidP="00BC62E4">
                    <w:pPr>
                      <w:spacing w:line="240" w:lineRule="auto"/>
                      <w:ind w:left="1" w:hanging="1"/>
                      <w:rPr>
                        <w:rFonts w:ascii="David" w:hAnsi="David"/>
                        <w:color w:val="00B0F0"/>
                        <w:sz w:val="20"/>
                        <w:szCs w:val="20"/>
                        <w:rtl/>
                      </w:rPr>
                    </w:pPr>
                    <w:r w:rsidRPr="00BC62E4">
                      <w:rPr>
                        <w:rFonts w:ascii="David" w:hAnsi="David"/>
                        <w:color w:val="00B0F0"/>
                        <w:sz w:val="20"/>
                        <w:szCs w:val="20"/>
                        <w:rtl/>
                      </w:rPr>
                      <w:t>[גרסת חוזה]</w:t>
                    </w:r>
                  </w:p>
                </w:tc>
              </w:sdtContent>
            </w:sdt>
          </w:tr>
        </w:tbl>
        <w:p w14:paraId="422DA608" w14:textId="77777777" w:rsidR="00EC11A8" w:rsidRPr="00BC62E4" w:rsidRDefault="00EC11A8" w:rsidP="00BC62E4">
          <w:pPr>
            <w:spacing w:line="240" w:lineRule="auto"/>
            <w:rPr>
              <w:rFonts w:ascii="David" w:hAnsi="David"/>
              <w:sz w:val="20"/>
              <w:szCs w:val="20"/>
              <w:rtl/>
            </w:rPr>
          </w:pPr>
        </w:p>
      </w:tc>
      <w:tc>
        <w:tcPr>
          <w:tcW w:w="236" w:type="dxa"/>
        </w:tcPr>
        <w:p w14:paraId="6C474E74" w14:textId="77777777" w:rsidR="00EC11A8" w:rsidRPr="00BC62E4" w:rsidRDefault="00EC11A8" w:rsidP="00BC62E4">
          <w:pPr>
            <w:spacing w:line="240" w:lineRule="auto"/>
            <w:rPr>
              <w:rFonts w:ascii="David" w:hAnsi="David"/>
              <w:sz w:val="20"/>
              <w:szCs w:val="20"/>
              <w:rtl/>
            </w:rPr>
          </w:pPr>
        </w:p>
      </w:tc>
      <w:tc>
        <w:tcPr>
          <w:tcW w:w="1129" w:type="dxa"/>
          <w:hideMark/>
        </w:tcPr>
        <w:p w14:paraId="0699B846"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סטטוס:</w:t>
          </w:r>
        </w:p>
      </w:tc>
      <w:tc>
        <w:tcPr>
          <w:tcW w:w="2073" w:type="dxa"/>
          <w:hideMark/>
        </w:tcPr>
        <w:p w14:paraId="523EF9EB" w14:textId="77777777" w:rsidR="00EC11A8" w:rsidRPr="00BC62E4" w:rsidRDefault="00AF3A54" w:rsidP="00BC62E4">
          <w:pPr>
            <w:spacing w:line="240" w:lineRule="auto"/>
            <w:rPr>
              <w:rFonts w:ascii="David" w:hAnsi="David"/>
              <w:sz w:val="20"/>
              <w:szCs w:val="20"/>
              <w:rtl/>
            </w:rPr>
          </w:pPr>
          <w:sdt>
            <w:sdtPr>
              <w:rPr>
                <w:rFonts w:ascii="David" w:hAnsi="David"/>
                <w:sz w:val="20"/>
                <w:szCs w:val="20"/>
                <w:rtl/>
              </w:rPr>
              <w:alias w:val="סטטוס חוזה"/>
              <w:tag w:val="cntStatus"/>
              <w:id w:val="-17128734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C11A8" w:rsidRPr="00BC62E4">
                <w:rPr>
                  <w:rFonts w:ascii="David" w:hAnsi="David"/>
                  <w:color w:val="00B0F0"/>
                  <w:sz w:val="20"/>
                  <w:szCs w:val="20"/>
                  <w:rtl/>
                </w:rPr>
                <w:t>[סטטוס חוזה]</w:t>
              </w:r>
            </w:sdtContent>
          </w:sdt>
        </w:p>
      </w:tc>
    </w:tr>
    <w:tr w:rsidR="00EC11A8" w:rsidRPr="00BC62E4" w14:paraId="7F4796C3" w14:textId="77777777" w:rsidTr="00BC62E4">
      <w:trPr>
        <w:trHeight w:val="80"/>
      </w:trPr>
      <w:tc>
        <w:tcPr>
          <w:tcW w:w="753" w:type="dxa"/>
        </w:tcPr>
        <w:p w14:paraId="78FB18E5" w14:textId="77777777" w:rsidR="00EC11A8" w:rsidRPr="00BC62E4" w:rsidRDefault="00EC11A8" w:rsidP="00BC62E4">
          <w:pPr>
            <w:spacing w:line="240" w:lineRule="auto"/>
            <w:rPr>
              <w:rFonts w:ascii="David" w:hAnsi="David"/>
              <w:sz w:val="20"/>
              <w:szCs w:val="20"/>
            </w:rPr>
          </w:pPr>
        </w:p>
      </w:tc>
      <w:tc>
        <w:tcPr>
          <w:tcW w:w="1883" w:type="dxa"/>
        </w:tcPr>
        <w:p w14:paraId="53F6FF94" w14:textId="77777777" w:rsidR="00EC11A8" w:rsidRPr="00BC62E4" w:rsidRDefault="00EC11A8" w:rsidP="00BC62E4">
          <w:pPr>
            <w:spacing w:line="240" w:lineRule="auto"/>
            <w:rPr>
              <w:rFonts w:ascii="David" w:hAnsi="David"/>
              <w:color w:val="00B0F0"/>
              <w:sz w:val="20"/>
              <w:szCs w:val="20"/>
              <w:rtl/>
            </w:rPr>
          </w:pPr>
        </w:p>
      </w:tc>
      <w:tc>
        <w:tcPr>
          <w:tcW w:w="2232" w:type="dxa"/>
        </w:tcPr>
        <w:p w14:paraId="45B7AA4E" w14:textId="77777777" w:rsidR="00EC11A8" w:rsidRPr="00BC62E4" w:rsidRDefault="00EC11A8" w:rsidP="00BC62E4">
          <w:pPr>
            <w:spacing w:line="240" w:lineRule="auto"/>
            <w:rPr>
              <w:rFonts w:ascii="David" w:hAnsi="David"/>
              <w:sz w:val="20"/>
              <w:szCs w:val="20"/>
              <w:rtl/>
            </w:rPr>
          </w:pPr>
        </w:p>
      </w:tc>
      <w:tc>
        <w:tcPr>
          <w:tcW w:w="236" w:type="dxa"/>
        </w:tcPr>
        <w:p w14:paraId="320D4E80" w14:textId="77777777" w:rsidR="00EC11A8" w:rsidRPr="00BC62E4" w:rsidRDefault="00EC11A8" w:rsidP="00BC62E4">
          <w:pPr>
            <w:spacing w:line="240" w:lineRule="auto"/>
            <w:rPr>
              <w:rFonts w:ascii="David" w:hAnsi="David"/>
              <w:sz w:val="20"/>
              <w:szCs w:val="20"/>
              <w:rtl/>
            </w:rPr>
          </w:pPr>
        </w:p>
      </w:tc>
      <w:tc>
        <w:tcPr>
          <w:tcW w:w="1129" w:type="dxa"/>
        </w:tcPr>
        <w:p w14:paraId="43894803" w14:textId="77777777" w:rsidR="00EC11A8" w:rsidRPr="00BC62E4" w:rsidRDefault="00EC11A8" w:rsidP="00BC62E4">
          <w:pPr>
            <w:spacing w:line="240" w:lineRule="auto"/>
            <w:rPr>
              <w:rFonts w:ascii="David" w:hAnsi="David"/>
              <w:sz w:val="20"/>
              <w:szCs w:val="20"/>
              <w:rtl/>
            </w:rPr>
          </w:pPr>
        </w:p>
      </w:tc>
      <w:tc>
        <w:tcPr>
          <w:tcW w:w="2073" w:type="dxa"/>
        </w:tcPr>
        <w:p w14:paraId="049C67D2" w14:textId="77777777" w:rsidR="00EC11A8" w:rsidRPr="00BC62E4" w:rsidRDefault="00EC11A8" w:rsidP="00BC62E4">
          <w:pPr>
            <w:spacing w:line="240" w:lineRule="auto"/>
            <w:rPr>
              <w:rFonts w:ascii="David" w:hAnsi="David"/>
              <w:sz w:val="20"/>
              <w:szCs w:val="20"/>
              <w:rtl/>
            </w:rPr>
          </w:pPr>
        </w:p>
      </w:tc>
    </w:tr>
  </w:tbl>
  <w:p w14:paraId="786FAEDF" w14:textId="77777777" w:rsidR="00EC11A8" w:rsidRPr="00BC62E4" w:rsidRDefault="00EC11A8" w:rsidP="00BC62E4">
    <w:pPr>
      <w:spacing w:before="0" w:beforeAutospacing="0" w:after="0" w:afterAutospacing="0" w:line="240" w:lineRule="auto"/>
      <w:rPr>
        <w:rFonts w:ascii="Arial" w:eastAsia="Calibri" w:hAnsi="Arial" w:cs="Arial"/>
        <w:sz w:val="16"/>
        <w:szCs w:val="16"/>
      </w:rPr>
    </w:pPr>
    <w:r w:rsidRPr="00BC62E4">
      <w:rPr>
        <w:rFonts w:ascii="Arial" w:eastAsia="Calibri" w:hAnsi="Arial" w:cs="Arial"/>
        <w:sz w:val="16"/>
        <w:szCs w:val="16"/>
        <w:rtl/>
      </w:rPr>
      <w:t xml:space="preserve">   ©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73BD91" w14:textId="77777777" w:rsidR="00AF3A54" w:rsidRDefault="00AF3A54" w:rsidP="00AF234B">
      <w:pPr>
        <w:spacing w:before="0" w:after="0" w:line="240" w:lineRule="auto"/>
      </w:pPr>
      <w:r>
        <w:separator/>
      </w:r>
    </w:p>
  </w:footnote>
  <w:footnote w:type="continuationSeparator" w:id="0">
    <w:p w14:paraId="6E8C010D" w14:textId="77777777" w:rsidR="00AF3A54" w:rsidRDefault="00AF3A54"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580176415"/>
      <w:docPartObj>
        <w:docPartGallery w:val="Page Numbers (Top of Page)"/>
        <w:docPartUnique/>
      </w:docPartObj>
    </w:sdtPr>
    <w:sdtEndPr/>
    <w:sdtContent>
      <w:p w14:paraId="7BF54340" w14:textId="77777777" w:rsidR="00EC11A8" w:rsidRDefault="00EC11A8">
        <w:pPr>
          <w:pStyle w:val="a3"/>
          <w:jc w:val="center"/>
        </w:pPr>
        <w:r>
          <w:fldChar w:fldCharType="begin"/>
        </w:r>
        <w:r>
          <w:instrText xml:space="preserve"> PAGE   \* MERGEFORMAT </w:instrText>
        </w:r>
        <w:r>
          <w:fldChar w:fldCharType="separate"/>
        </w:r>
        <w:r w:rsidR="00AF3A54">
          <w:rPr>
            <w:noProof/>
            <w:rtl/>
          </w:rPr>
          <w:t>1</w:t>
        </w:r>
        <w:r>
          <w:rPr>
            <w:noProof/>
          </w:rPr>
          <w:fldChar w:fldCharType="end"/>
        </w:r>
      </w:p>
    </w:sdtContent>
  </w:sdt>
  <w:p w14:paraId="0B21F02E" w14:textId="77777777" w:rsidR="00EC11A8" w:rsidRDefault="00EC11A8">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53A62"/>
    <w:multiLevelType w:val="multilevel"/>
    <w:tmpl w:val="CDDE6C5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14D43F5F"/>
    <w:multiLevelType w:val="multilevel"/>
    <w:tmpl w:val="A568FBBE"/>
    <w:lvl w:ilvl="0">
      <w:start w:val="2"/>
      <w:numFmt w:val="decimal"/>
      <w:lvlText w:val="%1"/>
      <w:lvlJc w:val="left"/>
      <w:pPr>
        <w:tabs>
          <w:tab w:val="num" w:pos="585"/>
        </w:tabs>
        <w:ind w:left="585" w:hanging="585"/>
      </w:pPr>
      <w:rPr>
        <w:rFonts w:cs="Times New Roman" w:hint="default"/>
      </w:rPr>
    </w:lvl>
    <w:lvl w:ilvl="1">
      <w:start w:val="8"/>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nsid w:val="22067E06"/>
    <w:multiLevelType w:val="multilevel"/>
    <w:tmpl w:val="0ABE779E"/>
    <w:lvl w:ilvl="0">
      <w:start w:val="1"/>
      <w:numFmt w:val="decimal"/>
      <w:lvlText w:val="%1."/>
      <w:lvlJc w:val="right"/>
      <w:pPr>
        <w:tabs>
          <w:tab w:val="num" w:pos="1080"/>
        </w:tabs>
        <w:ind w:left="1080" w:hanging="720"/>
      </w:pPr>
      <w:rPr>
        <w:rFonts w:cs="Times New Roman" w:hint="default"/>
      </w:rPr>
    </w:lvl>
    <w:lvl w:ilvl="1">
      <w:start w:val="1"/>
      <w:numFmt w:val="lowerRoman"/>
      <w:lvlText w:val="%2."/>
      <w:lvlJc w:val="right"/>
      <w:pPr>
        <w:tabs>
          <w:tab w:val="num" w:pos="1440"/>
        </w:tabs>
        <w:ind w:left="1440" w:hanging="360"/>
      </w:pPr>
      <w:rPr>
        <w:rFonts w:cs="Times New Roman"/>
      </w:rPr>
    </w:lvl>
    <w:lvl w:ilvl="2">
      <w:start w:val="1"/>
      <w:numFmt w:val="hebrew2"/>
      <w:lvlText w:val="%3."/>
      <w:lvlJc w:val="left"/>
      <w:pPr>
        <w:tabs>
          <w:tab w:val="num" w:pos="2160"/>
        </w:tabs>
        <w:ind w:left="2160" w:hanging="180"/>
      </w:pPr>
      <w:rPr>
        <w:rFonts w:cs="Times New Roman"/>
        <w:sz w:val="2"/>
        <w:szCs w:val="20"/>
      </w:rPr>
    </w:lvl>
    <w:lvl w:ilvl="3">
      <w:start w:val="1"/>
      <w:numFmt w:val="decimal"/>
      <w:lvlText w:val="%4."/>
      <w:lvlJc w:val="right"/>
      <w:pPr>
        <w:tabs>
          <w:tab w:val="num" w:pos="2880"/>
        </w:tabs>
        <w:ind w:left="2880" w:hanging="360"/>
      </w:pPr>
      <w:rPr>
        <w:rFonts w:cs="Times New Roman"/>
      </w:rPr>
    </w:lvl>
    <w:lvl w:ilvl="4">
      <w:start w:val="1"/>
      <w:numFmt w:val="lowerRoman"/>
      <w:lvlText w:val="%5."/>
      <w:lvlJc w:val="right"/>
      <w:pPr>
        <w:tabs>
          <w:tab w:val="num" w:pos="3600"/>
        </w:tabs>
        <w:ind w:left="3600" w:hanging="360"/>
      </w:pPr>
      <w:rPr>
        <w:rFonts w:cs="Times New Roman"/>
      </w:rPr>
    </w:lvl>
    <w:lvl w:ilvl="5">
      <w:start w:val="1"/>
      <w:numFmt w:val="hebrew2"/>
      <w:lvlText w:val="%6."/>
      <w:lvlJc w:val="left"/>
      <w:pPr>
        <w:tabs>
          <w:tab w:val="num" w:pos="4320"/>
        </w:tabs>
        <w:ind w:left="4320" w:hanging="180"/>
      </w:pPr>
      <w:rPr>
        <w:rFonts w:cs="Times New Roman"/>
        <w:sz w:val="2"/>
        <w:szCs w:val="20"/>
      </w:rPr>
    </w:lvl>
    <w:lvl w:ilvl="6">
      <w:start w:val="1"/>
      <w:numFmt w:val="decimal"/>
      <w:lvlText w:val="%7."/>
      <w:lvlJc w:val="right"/>
      <w:pPr>
        <w:tabs>
          <w:tab w:val="num" w:pos="5040"/>
        </w:tabs>
        <w:ind w:left="5040" w:hanging="360"/>
      </w:pPr>
      <w:rPr>
        <w:rFonts w:cs="Times New Roman"/>
      </w:rPr>
    </w:lvl>
    <w:lvl w:ilvl="7">
      <w:start w:val="1"/>
      <w:numFmt w:val="lowerRoman"/>
      <w:lvlText w:val="%8."/>
      <w:lvlJc w:val="right"/>
      <w:pPr>
        <w:tabs>
          <w:tab w:val="num" w:pos="5760"/>
        </w:tabs>
        <w:ind w:left="5760" w:hanging="360"/>
      </w:pPr>
      <w:rPr>
        <w:rFonts w:cs="Times New Roman"/>
      </w:rPr>
    </w:lvl>
    <w:lvl w:ilvl="8">
      <w:start w:val="1"/>
      <w:numFmt w:val="hebrew2"/>
      <w:lvlText w:val="%9."/>
      <w:lvlJc w:val="left"/>
      <w:pPr>
        <w:tabs>
          <w:tab w:val="num" w:pos="6480"/>
        </w:tabs>
        <w:ind w:left="6480" w:hanging="180"/>
      </w:pPr>
      <w:rPr>
        <w:rFonts w:cs="Times New Roman"/>
        <w:sz w:val="2"/>
        <w:szCs w:val="20"/>
      </w:rPr>
    </w:lvl>
  </w:abstractNum>
  <w:abstractNum w:abstractNumId="4">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800400C"/>
    <w:multiLevelType w:val="multilevel"/>
    <w:tmpl w:val="D394703A"/>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2D32047F"/>
    <w:multiLevelType w:val="multilevel"/>
    <w:tmpl w:val="23FAB64C"/>
    <w:lvl w:ilvl="0">
      <w:start w:val="1"/>
      <w:numFmt w:val="decimal"/>
      <w:lvlText w:val="%1."/>
      <w:lvlJc w:val="left"/>
      <w:pPr>
        <w:tabs>
          <w:tab w:val="num" w:pos="720"/>
        </w:tabs>
        <w:ind w:left="720" w:hanging="360"/>
      </w:pPr>
    </w:lvl>
    <w:lvl w:ilvl="1">
      <w:start w:val="1"/>
      <w:numFmt w:val="decimal"/>
      <w:isLgl/>
      <w:lvlText w:val="%1.%2"/>
      <w:lvlJc w:val="left"/>
      <w:pPr>
        <w:tabs>
          <w:tab w:val="num" w:pos="750"/>
        </w:tabs>
        <w:ind w:left="750" w:hanging="390"/>
      </w:pPr>
      <w:rPr>
        <w:rFonts w:hint="default"/>
      </w:rPr>
    </w:lvl>
    <w:lvl w:ilvl="2">
      <w:start w:val="1"/>
      <w:numFmt w:val="hebrew1"/>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nsid w:val="2DDA30AD"/>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nsid w:val="31DF769F"/>
    <w:multiLevelType w:val="hybridMultilevel"/>
    <w:tmpl w:val="74D6C4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6">
    <w:nsid w:val="40C05545"/>
    <w:multiLevelType w:val="multilevel"/>
    <w:tmpl w:val="EB4684E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7">
    <w:nsid w:val="43BD793F"/>
    <w:multiLevelType w:val="multilevel"/>
    <w:tmpl w:val="2CDA306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8">
    <w:nsid w:val="4530008A"/>
    <w:multiLevelType w:val="multilevel"/>
    <w:tmpl w:val="B836A4B8"/>
    <w:lvl w:ilvl="0">
      <w:start w:val="1"/>
      <w:numFmt w:val="decimal"/>
      <w:lvlText w:val="%1"/>
      <w:lvlJc w:val="left"/>
      <w:pPr>
        <w:tabs>
          <w:tab w:val="num" w:pos="585"/>
        </w:tabs>
        <w:ind w:left="585" w:hanging="585"/>
      </w:pPr>
      <w:rPr>
        <w:rFonts w:cs="Times New Roman" w:hint="default"/>
      </w:rPr>
    </w:lvl>
    <w:lvl w:ilvl="1">
      <w:start w:val="1"/>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19">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DFA6B84"/>
    <w:multiLevelType w:val="multilevel"/>
    <w:tmpl w:val="E67CDB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nsid w:val="6ED002C2"/>
    <w:multiLevelType w:val="multilevel"/>
    <w:tmpl w:val="F3D005C4"/>
    <w:lvl w:ilvl="0">
      <w:start w:val="5"/>
      <w:numFmt w:val="decimal"/>
      <w:lvlText w:val="%1"/>
      <w:lvlJc w:val="left"/>
      <w:pPr>
        <w:tabs>
          <w:tab w:val="num" w:pos="585"/>
        </w:tabs>
        <w:ind w:left="585" w:hanging="585"/>
      </w:pPr>
      <w:rPr>
        <w:rFonts w:cs="Times New Roman" w:hint="default"/>
      </w:rPr>
    </w:lvl>
    <w:lvl w:ilvl="1">
      <w:start w:val="2"/>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3">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73002A4F"/>
    <w:multiLevelType w:val="multilevel"/>
    <w:tmpl w:val="C3DA14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613434"/>
    <w:multiLevelType w:val="hybridMultilevel"/>
    <w:tmpl w:val="3F7619F0"/>
    <w:lvl w:ilvl="0" w:tplc="C2FAA974">
      <w:start w:val="1"/>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nsid w:val="79F45B85"/>
    <w:multiLevelType w:val="multilevel"/>
    <w:tmpl w:val="33B060CE"/>
    <w:lvl w:ilvl="0">
      <w:start w:val="1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109"/>
        </w:tabs>
        <w:ind w:left="1109" w:hanging="360"/>
      </w:pPr>
      <w:rPr>
        <w:rFonts w:cs="Times New Roman" w:hint="default"/>
      </w:rPr>
    </w:lvl>
    <w:lvl w:ilvl="2">
      <w:start w:val="3"/>
      <w:numFmt w:val="decimal"/>
      <w:lvlText w:val="%1.%2.%3"/>
      <w:lvlJc w:val="left"/>
      <w:pPr>
        <w:tabs>
          <w:tab w:val="num" w:pos="2218"/>
        </w:tabs>
        <w:ind w:left="2218" w:hanging="720"/>
      </w:pPr>
      <w:rPr>
        <w:rFonts w:cs="David" w:hint="default"/>
      </w:rPr>
    </w:lvl>
    <w:lvl w:ilvl="3">
      <w:start w:val="1"/>
      <w:numFmt w:val="decimal"/>
      <w:lvlText w:val="%1.%2.%3.%4"/>
      <w:lvlJc w:val="left"/>
      <w:pPr>
        <w:tabs>
          <w:tab w:val="num" w:pos="2967"/>
        </w:tabs>
        <w:ind w:left="2967" w:hanging="720"/>
      </w:pPr>
      <w:rPr>
        <w:rFonts w:cs="Times New Roman" w:hint="default"/>
      </w:rPr>
    </w:lvl>
    <w:lvl w:ilvl="4">
      <w:start w:val="1"/>
      <w:numFmt w:val="decimal"/>
      <w:lvlText w:val="%1.%2.%3.%4.%5"/>
      <w:lvlJc w:val="left"/>
      <w:pPr>
        <w:tabs>
          <w:tab w:val="num" w:pos="4076"/>
        </w:tabs>
        <w:ind w:left="4076" w:hanging="1080"/>
      </w:pPr>
      <w:rPr>
        <w:rFonts w:cs="Times New Roman" w:hint="default"/>
      </w:rPr>
    </w:lvl>
    <w:lvl w:ilvl="5">
      <w:start w:val="1"/>
      <w:numFmt w:val="decimal"/>
      <w:lvlText w:val="%1.%2.%3.%4.%5.%6"/>
      <w:lvlJc w:val="left"/>
      <w:pPr>
        <w:tabs>
          <w:tab w:val="num" w:pos="4825"/>
        </w:tabs>
        <w:ind w:left="4825" w:hanging="1080"/>
      </w:pPr>
      <w:rPr>
        <w:rFonts w:cs="Times New Roman" w:hint="default"/>
      </w:rPr>
    </w:lvl>
    <w:lvl w:ilvl="6">
      <w:start w:val="1"/>
      <w:numFmt w:val="decimal"/>
      <w:lvlText w:val="%1.%2.%3.%4.%5.%6.%7"/>
      <w:lvlJc w:val="left"/>
      <w:pPr>
        <w:tabs>
          <w:tab w:val="num" w:pos="5574"/>
        </w:tabs>
        <w:ind w:left="5574" w:hanging="1080"/>
      </w:pPr>
      <w:rPr>
        <w:rFonts w:cs="Times New Roman" w:hint="default"/>
      </w:rPr>
    </w:lvl>
    <w:lvl w:ilvl="7">
      <w:start w:val="1"/>
      <w:numFmt w:val="decimal"/>
      <w:lvlText w:val="%1.%2.%3.%4.%5.%6.%7.%8"/>
      <w:lvlJc w:val="left"/>
      <w:pPr>
        <w:tabs>
          <w:tab w:val="num" w:pos="6683"/>
        </w:tabs>
        <w:ind w:left="6683" w:hanging="1440"/>
      </w:pPr>
      <w:rPr>
        <w:rFonts w:cs="Times New Roman" w:hint="default"/>
      </w:rPr>
    </w:lvl>
    <w:lvl w:ilvl="8">
      <w:start w:val="1"/>
      <w:numFmt w:val="decimal"/>
      <w:lvlText w:val="%1.%2.%3.%4.%5.%6.%7.%8.%9"/>
      <w:lvlJc w:val="left"/>
      <w:pPr>
        <w:tabs>
          <w:tab w:val="num" w:pos="7432"/>
        </w:tabs>
        <w:ind w:left="7432" w:hanging="1440"/>
      </w:pPr>
      <w:rPr>
        <w:rFonts w:cs="Times New Roman" w:hint="default"/>
      </w:rPr>
    </w:lvl>
  </w:abstractNum>
  <w:abstractNum w:abstractNumId="28">
    <w:nsid w:val="7B401819"/>
    <w:multiLevelType w:val="hybridMultilevel"/>
    <w:tmpl w:val="3B3CCF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9"/>
  </w:num>
  <w:num w:numId="2">
    <w:abstractNumId w:val="19"/>
  </w:num>
  <w:num w:numId="3">
    <w:abstractNumId w:val="23"/>
  </w:num>
  <w:num w:numId="4">
    <w:abstractNumId w:val="12"/>
  </w:num>
  <w:num w:numId="5">
    <w:abstractNumId w:val="30"/>
  </w:num>
  <w:num w:numId="6">
    <w:abstractNumId w:val="2"/>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3"/>
  </w:num>
  <w:num w:numId="11">
    <w:abstractNumId w:val="25"/>
  </w:num>
  <w:num w:numId="12">
    <w:abstractNumId w:val="20"/>
  </w:num>
  <w:num w:numId="13">
    <w:abstractNumId w:val="4"/>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
  </w:num>
  <w:num w:numId="17">
    <w:abstractNumId w:val="22"/>
  </w:num>
  <w:num w:numId="18">
    <w:abstractNumId w:val="27"/>
  </w:num>
  <w:num w:numId="19">
    <w:abstractNumId w:val="18"/>
  </w:num>
  <w:num w:numId="20">
    <w:abstractNumId w:val="26"/>
  </w:num>
  <w:num w:numId="21">
    <w:abstractNumId w:val="9"/>
  </w:num>
  <w:num w:numId="22">
    <w:abstractNumId w:val="10"/>
  </w:num>
  <w:num w:numId="23">
    <w:abstractNumId w:val="21"/>
  </w:num>
  <w:num w:numId="24">
    <w:abstractNumId w:val="0"/>
  </w:num>
  <w:num w:numId="25">
    <w:abstractNumId w:val="16"/>
  </w:num>
  <w:num w:numId="26">
    <w:abstractNumId w:val="28"/>
  </w:num>
  <w:num w:numId="27">
    <w:abstractNumId w:val="24"/>
  </w:num>
  <w:num w:numId="28">
    <w:abstractNumId w:val="8"/>
  </w:num>
  <w:num w:numId="29">
    <w:abstractNumId w:val="17"/>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134C85"/>
    <w:rsid w:val="001A0C3C"/>
    <w:rsid w:val="001A69D5"/>
    <w:rsid w:val="00214ACF"/>
    <w:rsid w:val="00215191"/>
    <w:rsid w:val="00324C6A"/>
    <w:rsid w:val="00340044"/>
    <w:rsid w:val="0034269A"/>
    <w:rsid w:val="003F4DF8"/>
    <w:rsid w:val="00425D8A"/>
    <w:rsid w:val="00435A20"/>
    <w:rsid w:val="00442D97"/>
    <w:rsid w:val="004D0294"/>
    <w:rsid w:val="00552E11"/>
    <w:rsid w:val="006B0980"/>
    <w:rsid w:val="0070217D"/>
    <w:rsid w:val="0072103C"/>
    <w:rsid w:val="00726E9A"/>
    <w:rsid w:val="00746003"/>
    <w:rsid w:val="007852CB"/>
    <w:rsid w:val="007D1C5D"/>
    <w:rsid w:val="008906F9"/>
    <w:rsid w:val="008C64C6"/>
    <w:rsid w:val="00942177"/>
    <w:rsid w:val="00A53548"/>
    <w:rsid w:val="00A727BE"/>
    <w:rsid w:val="00AD75B3"/>
    <w:rsid w:val="00AF234B"/>
    <w:rsid w:val="00AF3A54"/>
    <w:rsid w:val="00B73EE2"/>
    <w:rsid w:val="00B85CD8"/>
    <w:rsid w:val="00BC62E4"/>
    <w:rsid w:val="00BE17B4"/>
    <w:rsid w:val="00CA4056"/>
    <w:rsid w:val="00D53BF7"/>
    <w:rsid w:val="00DF245C"/>
    <w:rsid w:val="00E679C7"/>
    <w:rsid w:val="00EC11A8"/>
    <w:rsid w:val="00EC37B6"/>
    <w:rsid w:val="00EE0C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7774629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70217D"/>
  </w:style>
  <w:style w:type="paragraph" w:customStyle="1" w:styleId="Caption1">
    <w:name w:val="Caption1"/>
    <w:basedOn w:val="a"/>
    <w:next w:val="a"/>
    <w:semiHidden/>
    <w:rsid w:val="0070217D"/>
    <w:pPr>
      <w:autoSpaceDE w:val="0"/>
      <w:autoSpaceDN w:val="0"/>
      <w:spacing w:before="0" w:beforeAutospacing="0" w:after="0" w:afterAutospacing="0" w:line="360" w:lineRule="auto"/>
      <w:ind w:left="820" w:hanging="580"/>
    </w:pPr>
    <w:rPr>
      <w:rFonts w:ascii="Times New Roman" w:eastAsia="Times New Roman" w:hAnsi="Times New Roman" w:cs="David"/>
      <w:b/>
      <w:bCs/>
      <w:sz w:val="24"/>
      <w:szCs w:val="24"/>
      <w:u w:val="single"/>
      <w:lang w:eastAsia="he-IL"/>
    </w:rPr>
  </w:style>
  <w:style w:type="paragraph" w:customStyle="1" w:styleId="FootnoteText1">
    <w:name w:val="Footnote Text1"/>
    <w:basedOn w:val="a"/>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FootnoteReference1">
    <w:name w:val="Footnote Reference1"/>
    <w:semiHidden/>
    <w:rsid w:val="0070217D"/>
    <w:rPr>
      <w:rFonts w:cs="Times New Roman"/>
      <w:vertAlign w:val="superscript"/>
    </w:rPr>
  </w:style>
  <w:style w:type="character" w:customStyle="1" w:styleId="CommentReference1">
    <w:name w:val="Comment Reference1"/>
    <w:semiHidden/>
    <w:rsid w:val="0070217D"/>
    <w:rPr>
      <w:rFonts w:cs="Times New Roman"/>
      <w:sz w:val="16"/>
      <w:szCs w:val="16"/>
    </w:rPr>
  </w:style>
  <w:style w:type="paragraph" w:customStyle="1" w:styleId="CommentText1">
    <w:name w:val="Comment Text1"/>
    <w:basedOn w:val="a"/>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table" w:customStyle="1" w:styleId="TableGrid1">
    <w:name w:val="Table Grid1"/>
    <w:basedOn w:val="a1"/>
    <w:next w:val="a8"/>
    <w:rsid w:val="0070217D"/>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a2"/>
    <w:semiHidden/>
    <w:rsid w:val="0070217D"/>
  </w:style>
  <w:style w:type="table" w:customStyle="1" w:styleId="TableGrid2">
    <w:name w:val="Table Grid2"/>
    <w:basedOn w:val="a1"/>
    <w:next w:val="a8"/>
    <w:rsid w:val="0070217D"/>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9">
    <w:name w:val="endnote text"/>
    <w:basedOn w:val="a"/>
    <w:link w:val="afa"/>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afa">
    <w:name w:val="טקסט הערת סיום תו"/>
    <w:basedOn w:val="a0"/>
    <w:link w:val="af9"/>
    <w:rsid w:val="0070217D"/>
    <w:rPr>
      <w:rFonts w:ascii="Times New Roman" w:eastAsia="Times New Roman" w:hAnsi="Times New Roman" w:cs="Miriam"/>
      <w:sz w:val="20"/>
      <w:szCs w:val="20"/>
      <w:lang w:eastAsia="he-IL"/>
    </w:rPr>
  </w:style>
  <w:style w:type="character" w:styleId="afb">
    <w:name w:val="endnote reference"/>
    <w:basedOn w:val="a0"/>
    <w:rsid w:val="0070217D"/>
    <w:rPr>
      <w:vertAlign w:val="superscript"/>
    </w:rPr>
  </w:style>
  <w:style w:type="table" w:customStyle="1" w:styleId="13">
    <w:name w:val="רשת טבלה1"/>
    <w:basedOn w:val="a1"/>
    <w:rsid w:val="00BC62E4"/>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0">
    <w:name w:val="AutoFields"/>
    <w:basedOn w:val="a5"/>
    <w:link w:val="AutoFieldsChar0"/>
    <w:qFormat/>
    <w:rsid w:val="003F4DF8"/>
    <w:pPr>
      <w:spacing w:before="100" w:after="100"/>
    </w:pPr>
    <w:rPr>
      <w:rFonts w:ascii="David" w:hAnsi="David" w:cs="David"/>
      <w:color w:val="0070C0"/>
      <w:sz w:val="20"/>
      <w:szCs w:val="24"/>
    </w:rPr>
  </w:style>
  <w:style w:type="character" w:customStyle="1" w:styleId="AutoFieldsChar0">
    <w:name w:val="AutoFields Char"/>
    <w:basedOn w:val="a6"/>
    <w:link w:val="AutoFields0"/>
    <w:rsid w:val="003F4DF8"/>
    <w:rPr>
      <w:rFonts w:ascii="David" w:hAnsi="David" w:cs="David"/>
      <w:color w:val="0070C0"/>
      <w:sz w:val="20"/>
      <w:szCs w:val="24"/>
    </w:rPr>
  </w:style>
  <w:style w:type="paragraph" w:styleId="afc">
    <w:name w:val="Revision"/>
    <w:hidden/>
    <w:uiPriority w:val="99"/>
    <w:semiHidden/>
    <w:rsid w:val="00215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735613">
      <w:bodyDiv w:val="1"/>
      <w:marLeft w:val="0"/>
      <w:marRight w:val="0"/>
      <w:marTop w:val="0"/>
      <w:marBottom w:val="0"/>
      <w:divBdr>
        <w:top w:val="none" w:sz="0" w:space="0" w:color="auto"/>
        <w:left w:val="none" w:sz="0" w:space="0" w:color="auto"/>
        <w:bottom w:val="none" w:sz="0" w:space="0" w:color="auto"/>
        <w:right w:val="none" w:sz="0" w:space="0" w:color="auto"/>
      </w:divBdr>
    </w:div>
    <w:div w:id="185861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DB7B2F628D2401FBF5D3C4176A3D72D"/>
        <w:category>
          <w:name w:val="כללי"/>
          <w:gallery w:val="placeholder"/>
        </w:category>
        <w:types>
          <w:type w:val="bbPlcHdr"/>
        </w:types>
        <w:behaviors>
          <w:behavior w:val="content"/>
        </w:behaviors>
        <w:guid w:val="{6BF85DD8-2CE5-4781-BA58-526CFFFB57DC}"/>
      </w:docPartPr>
      <w:docPartBody>
        <w:p w:rsidR="00DA569A" w:rsidRDefault="00DA569A">
          <w:r w:rsidRPr="00396C69">
            <w:rPr>
              <w:rStyle w:val="a3"/>
              <w:rtl/>
            </w:rPr>
            <w:t>[שם הפרויקט]</w:t>
          </w:r>
        </w:p>
      </w:docPartBody>
    </w:docPart>
    <w:docPart>
      <w:docPartPr>
        <w:name w:val="5FD566C9B1CF4A95873EEB76A705C303"/>
        <w:category>
          <w:name w:val="כללי"/>
          <w:gallery w:val="placeholder"/>
        </w:category>
        <w:types>
          <w:type w:val="bbPlcHdr"/>
        </w:types>
        <w:behaviors>
          <w:behavior w:val="content"/>
        </w:behaviors>
        <w:guid w:val="{5C6FF8B0-F3B6-4216-9F30-00487E0856C8}"/>
      </w:docPartPr>
      <w:docPartBody>
        <w:p w:rsidR="00DA569A" w:rsidRDefault="00DA569A">
          <w:r w:rsidRPr="00396C69">
            <w:rPr>
              <w:rStyle w:val="a3"/>
              <w:rtl/>
            </w:rPr>
            <w:t>[שם אתר]</w:t>
          </w:r>
        </w:p>
      </w:docPartBody>
    </w:docPart>
    <w:docPart>
      <w:docPartPr>
        <w:name w:val="636D9956E9E340029E18B5DEF57E7D41"/>
        <w:category>
          <w:name w:val="כללי"/>
          <w:gallery w:val="placeholder"/>
        </w:category>
        <w:types>
          <w:type w:val="bbPlcHdr"/>
        </w:types>
        <w:behaviors>
          <w:behavior w:val="content"/>
        </w:behaviors>
        <w:guid w:val="{F14A0166-CB99-4B9C-AE7E-007F12BD2510}"/>
      </w:docPartPr>
      <w:docPartBody>
        <w:p w:rsidR="00DA569A" w:rsidRDefault="00DA569A" w:rsidP="00DA569A">
          <w:pPr>
            <w:pStyle w:val="636D9956E9E340029E18B5DEF57E7D41"/>
          </w:pPr>
          <w:r w:rsidRPr="00852C72">
            <w:rPr>
              <w:rStyle w:val="a3"/>
              <w:rtl/>
            </w:rPr>
            <w:t>[תאריך חתימת חוזה]</w:t>
          </w:r>
        </w:p>
      </w:docPartBody>
    </w:docPart>
    <w:docPart>
      <w:docPartPr>
        <w:name w:val="FB665E0ACEA244D8B8CF42E0283E3687"/>
        <w:category>
          <w:name w:val="כללי"/>
          <w:gallery w:val="placeholder"/>
        </w:category>
        <w:types>
          <w:type w:val="bbPlcHdr"/>
        </w:types>
        <w:behaviors>
          <w:behavior w:val="content"/>
        </w:behaviors>
        <w:guid w:val="{8C06DE93-96B7-41A2-B5FB-E2A2F240920C}"/>
      </w:docPartPr>
      <w:docPartBody>
        <w:p w:rsidR="00DA569A" w:rsidRDefault="00DA569A" w:rsidP="00DA569A">
          <w:pPr>
            <w:pStyle w:val="FB665E0ACEA244D8B8CF42E0283E3687"/>
          </w:pPr>
          <w:r w:rsidRPr="00852C72">
            <w:rPr>
              <w:rStyle w:val="a3"/>
              <w:rtl/>
            </w:rPr>
            <w:t>[צד א בחוזה]</w:t>
          </w:r>
        </w:p>
      </w:docPartBody>
    </w:docPart>
    <w:docPart>
      <w:docPartPr>
        <w:name w:val="E13752AAF93D4DE585AA4FC2BAB439CC"/>
        <w:category>
          <w:name w:val="כללי"/>
          <w:gallery w:val="placeholder"/>
        </w:category>
        <w:types>
          <w:type w:val="bbPlcHdr"/>
        </w:types>
        <w:behaviors>
          <w:behavior w:val="content"/>
        </w:behaviors>
        <w:guid w:val="{7DB6F040-A2BF-436D-8EA8-F2331811AD89}"/>
      </w:docPartPr>
      <w:docPartBody>
        <w:p w:rsidR="00DA569A" w:rsidRDefault="00DA569A" w:rsidP="00DA569A">
          <w:pPr>
            <w:pStyle w:val="E13752AAF93D4DE585AA4FC2BAB439CC"/>
          </w:pPr>
          <w:r w:rsidRPr="00852C72">
            <w:rPr>
              <w:rStyle w:val="a3"/>
              <w:rtl/>
            </w:rPr>
            <w:t>[צדדים נוספים]</w:t>
          </w:r>
        </w:p>
      </w:docPartBody>
    </w:docPart>
    <w:docPart>
      <w:docPartPr>
        <w:name w:val="1A7C6852E30946179A96D58A2B556A26"/>
        <w:category>
          <w:name w:val="כללי"/>
          <w:gallery w:val="placeholder"/>
        </w:category>
        <w:types>
          <w:type w:val="bbPlcHdr"/>
        </w:types>
        <w:behaviors>
          <w:behavior w:val="content"/>
        </w:behaviors>
        <w:guid w:val="{1799A7CC-745B-4EEC-B595-F0C5846430A3}"/>
      </w:docPartPr>
      <w:docPartBody>
        <w:p w:rsidR="00DA569A" w:rsidRDefault="00DA569A" w:rsidP="00DA569A">
          <w:pPr>
            <w:pStyle w:val="1A7C6852E30946179A96D58A2B556A26"/>
          </w:pPr>
          <w:r w:rsidRPr="000E16FF">
            <w:rPr>
              <w:rStyle w:val="a3"/>
              <w:rtl/>
            </w:rPr>
            <w:t>[שם ספק]</w:t>
          </w:r>
        </w:p>
      </w:docPartBody>
    </w:docPart>
    <w:docPart>
      <w:docPartPr>
        <w:name w:val="13E4346152A24F14A16D95B765DAEFE1"/>
        <w:category>
          <w:name w:val="כללי"/>
          <w:gallery w:val="placeholder"/>
        </w:category>
        <w:types>
          <w:type w:val="bbPlcHdr"/>
        </w:types>
        <w:behaviors>
          <w:behavior w:val="content"/>
        </w:behaviors>
        <w:guid w:val="{C5FDB19B-9C4E-4CD0-A42E-EED1279BB1E9}"/>
      </w:docPartPr>
      <w:docPartBody>
        <w:p w:rsidR="00DA569A" w:rsidRDefault="00DA569A" w:rsidP="00DA569A">
          <w:pPr>
            <w:pStyle w:val="13E4346152A24F14A16D95B765DAEFE1"/>
          </w:pPr>
          <w:r w:rsidRPr="000E16FF">
            <w:rPr>
              <w:rStyle w:val="a3"/>
              <w:rtl/>
            </w:rPr>
            <w:t>[שם צד א]</w:t>
          </w:r>
        </w:p>
      </w:docPartBody>
    </w:docPart>
    <w:docPart>
      <w:docPartPr>
        <w:name w:val="86AD4EFF53E246BDB58AF69A1E4BB64D"/>
        <w:category>
          <w:name w:val="כללי"/>
          <w:gallery w:val="placeholder"/>
        </w:category>
        <w:types>
          <w:type w:val="bbPlcHdr"/>
        </w:types>
        <w:behaviors>
          <w:behavior w:val="content"/>
        </w:behaviors>
        <w:guid w:val="{B1136728-0F82-4F39-9890-D842AFA2F9AA}"/>
      </w:docPartPr>
      <w:docPartBody>
        <w:p w:rsidR="00DA569A" w:rsidRDefault="00DA569A" w:rsidP="00DA569A">
          <w:pPr>
            <w:pStyle w:val="86AD4EFF53E246BDB58AF69A1E4BB64D"/>
          </w:pPr>
          <w:r w:rsidRPr="003059F5">
            <w:rPr>
              <w:rStyle w:val="a3"/>
              <w:rtl/>
            </w:rPr>
            <w:t>[רשות מקומית]</w:t>
          </w:r>
        </w:p>
      </w:docPartBody>
    </w:docPart>
    <w:docPart>
      <w:docPartPr>
        <w:name w:val="9483F7BBECD64E4EA9FE2998F9C34E02"/>
        <w:category>
          <w:name w:val="כללי"/>
          <w:gallery w:val="placeholder"/>
        </w:category>
        <w:types>
          <w:type w:val="bbPlcHdr"/>
        </w:types>
        <w:behaviors>
          <w:behavior w:val="content"/>
        </w:behaviors>
        <w:guid w:val="{13520AA3-1E4F-4B4B-B591-0BF37383065A}"/>
      </w:docPartPr>
      <w:docPartBody>
        <w:p w:rsidR="00DA569A" w:rsidRDefault="00DA569A" w:rsidP="00DA569A">
          <w:pPr>
            <w:pStyle w:val="9483F7BBECD64E4EA9FE2998F9C34E02"/>
          </w:pPr>
          <w:r w:rsidRPr="003059F5">
            <w:rPr>
              <w:rStyle w:val="a3"/>
              <w:rtl/>
            </w:rPr>
            <w:t>[שם אתר]</w:t>
          </w:r>
        </w:p>
      </w:docPartBody>
    </w:docPart>
    <w:docPart>
      <w:docPartPr>
        <w:name w:val="AA0505000D2F4E5D970357124ADCC709"/>
        <w:category>
          <w:name w:val="כללי"/>
          <w:gallery w:val="placeholder"/>
        </w:category>
        <w:types>
          <w:type w:val="bbPlcHdr"/>
        </w:types>
        <w:behaviors>
          <w:behavior w:val="content"/>
        </w:behaviors>
        <w:guid w:val="{448372A9-07CD-4E07-A9CB-A0F2FE89E010}"/>
      </w:docPartPr>
      <w:docPartBody>
        <w:p w:rsidR="00DA569A" w:rsidRDefault="00DA569A" w:rsidP="00DA569A">
          <w:pPr>
            <w:pStyle w:val="AA0505000D2F4E5D970357124ADCC709"/>
          </w:pPr>
          <w:r w:rsidRPr="003059F5">
            <w:rPr>
              <w:rStyle w:val="a3"/>
              <w:rtl/>
            </w:rPr>
            <w:t>[שם הפרויקט]</w:t>
          </w:r>
        </w:p>
      </w:docPartBody>
    </w:docPart>
    <w:docPart>
      <w:docPartPr>
        <w:name w:val="076A670EA56D4E849C3C25E79BF066BA"/>
        <w:category>
          <w:name w:val="כללי"/>
          <w:gallery w:val="placeholder"/>
        </w:category>
        <w:types>
          <w:type w:val="bbPlcHdr"/>
        </w:types>
        <w:behaviors>
          <w:behavior w:val="content"/>
        </w:behaviors>
        <w:guid w:val="{5556BBCB-E344-402C-810D-5D8739A513FB}"/>
      </w:docPartPr>
      <w:docPartBody>
        <w:p w:rsidR="00DA569A" w:rsidRDefault="00DA569A" w:rsidP="00DA569A">
          <w:pPr>
            <w:pStyle w:val="076A670EA56D4E849C3C25E79BF066BA"/>
          </w:pPr>
          <w:r w:rsidRPr="003059F5">
            <w:rPr>
              <w:rStyle w:val="a3"/>
              <w:rtl/>
            </w:rPr>
            <w:t>[שדה נוסף 2]</w:t>
          </w:r>
        </w:p>
      </w:docPartBody>
    </w:docPart>
    <w:docPart>
      <w:docPartPr>
        <w:name w:val="668F3525F99E4473B73AF8887A05272A"/>
        <w:category>
          <w:name w:val="כללי"/>
          <w:gallery w:val="placeholder"/>
        </w:category>
        <w:types>
          <w:type w:val="bbPlcHdr"/>
        </w:types>
        <w:behaviors>
          <w:behavior w:val="content"/>
        </w:behaviors>
        <w:guid w:val="{D03108FA-507D-44F2-8991-22A9473DD219}"/>
      </w:docPartPr>
      <w:docPartBody>
        <w:p w:rsidR="00DA569A" w:rsidRDefault="00DA569A" w:rsidP="00DA569A">
          <w:pPr>
            <w:pStyle w:val="668F3525F99E4473B73AF8887A05272A"/>
          </w:pPr>
          <w:r w:rsidRPr="003059F5">
            <w:rPr>
              <w:rStyle w:val="a3"/>
              <w:rtl/>
            </w:rPr>
            <w:t>[שדה נוסף 1]</w:t>
          </w:r>
        </w:p>
      </w:docPartBody>
    </w:docPart>
    <w:docPart>
      <w:docPartPr>
        <w:name w:val="5DEFC49EB54C4F36BD9BFD604D218385"/>
        <w:category>
          <w:name w:val="כללי"/>
          <w:gallery w:val="placeholder"/>
        </w:category>
        <w:types>
          <w:type w:val="bbPlcHdr"/>
        </w:types>
        <w:behaviors>
          <w:behavior w:val="content"/>
        </w:behaviors>
        <w:guid w:val="{9826FEA2-D8CB-4A62-8F5E-9F69C48F3729}"/>
      </w:docPartPr>
      <w:docPartBody>
        <w:p w:rsidR="00DA569A" w:rsidRDefault="00DA569A" w:rsidP="00DA569A">
          <w:pPr>
            <w:pStyle w:val="5DEFC49EB54C4F36BD9BFD604D218385"/>
          </w:pPr>
          <w:r w:rsidRPr="003059F5">
            <w:rPr>
              <w:rStyle w:val="a3"/>
              <w:rtl/>
            </w:rPr>
            <w:t>[רשות מקומית]</w:t>
          </w:r>
        </w:p>
      </w:docPartBody>
    </w:docPart>
    <w:docPart>
      <w:docPartPr>
        <w:name w:val="973D655BFB9946839475F572BBDC5FB6"/>
        <w:category>
          <w:name w:val="כללי"/>
          <w:gallery w:val="placeholder"/>
        </w:category>
        <w:types>
          <w:type w:val="bbPlcHdr"/>
        </w:types>
        <w:behaviors>
          <w:behavior w:val="content"/>
        </w:behaviors>
        <w:guid w:val="{A05D5E90-422C-42FB-920D-A67F4EF08E4B}"/>
      </w:docPartPr>
      <w:docPartBody>
        <w:p w:rsidR="00DA569A" w:rsidRDefault="00DA569A" w:rsidP="00DA569A">
          <w:pPr>
            <w:pStyle w:val="973D655BFB9946839475F572BBDC5FB6"/>
          </w:pPr>
          <w:r w:rsidRPr="003059F5">
            <w:rPr>
              <w:rStyle w:val="a3"/>
              <w:rtl/>
            </w:rPr>
            <w:t>[שדה נוסף 3]</w:t>
          </w:r>
        </w:p>
      </w:docPartBody>
    </w:docPart>
    <w:docPart>
      <w:docPartPr>
        <w:name w:val="379ACE6BBE5E4BD190CD9C96087AFCA4"/>
        <w:category>
          <w:name w:val="כללי"/>
          <w:gallery w:val="placeholder"/>
        </w:category>
        <w:types>
          <w:type w:val="bbPlcHdr"/>
        </w:types>
        <w:behaviors>
          <w:behavior w:val="content"/>
        </w:behaviors>
        <w:guid w:val="{7C72CA25-1ADA-4F5D-BC62-5D7FA2574736}"/>
      </w:docPartPr>
      <w:docPartBody>
        <w:p w:rsidR="00DA569A" w:rsidRDefault="00DA569A" w:rsidP="00DA569A">
          <w:pPr>
            <w:pStyle w:val="379ACE6BBE5E4BD190CD9C96087AFCA4"/>
          </w:pPr>
          <w:r w:rsidRPr="003059F5">
            <w:rPr>
              <w:rStyle w:val="a3"/>
              <w:rtl/>
            </w:rPr>
            <w:t>[שדה נוסף 4]</w:t>
          </w:r>
        </w:p>
      </w:docPartBody>
    </w:docPart>
    <w:docPart>
      <w:docPartPr>
        <w:name w:val="3DCFE9A7CB83488A854AAFA34631988E"/>
        <w:category>
          <w:name w:val="כללי"/>
          <w:gallery w:val="placeholder"/>
        </w:category>
        <w:types>
          <w:type w:val="bbPlcHdr"/>
        </w:types>
        <w:behaviors>
          <w:behavior w:val="content"/>
        </w:behaviors>
        <w:guid w:val="{F46B8BCB-A9F5-4033-B54A-2EEEAF6F71FA}"/>
      </w:docPartPr>
      <w:docPartBody>
        <w:p w:rsidR="00DA569A" w:rsidRDefault="00DA569A" w:rsidP="00DA569A">
          <w:pPr>
            <w:pStyle w:val="3DCFE9A7CB83488A854AAFA34631988E"/>
          </w:pPr>
          <w:r w:rsidRPr="003059F5">
            <w:rPr>
              <w:rStyle w:val="a3"/>
              <w:rtl/>
            </w:rPr>
            <w:t>[שדה נוסף 5]</w:t>
          </w:r>
        </w:p>
      </w:docPartBody>
    </w:docPart>
    <w:docPart>
      <w:docPartPr>
        <w:name w:val="A419258CE0C1478A938470EB9276CB47"/>
        <w:category>
          <w:name w:val="כללי"/>
          <w:gallery w:val="placeholder"/>
        </w:category>
        <w:types>
          <w:type w:val="bbPlcHdr"/>
        </w:types>
        <w:behaviors>
          <w:behavior w:val="content"/>
        </w:behaviors>
        <w:guid w:val="{B62E390E-DF40-4379-B263-008A4BED3C28}"/>
      </w:docPartPr>
      <w:docPartBody>
        <w:p w:rsidR="00DA569A" w:rsidRDefault="00DA569A" w:rsidP="00DA569A">
          <w:pPr>
            <w:pStyle w:val="A419258CE0C1478A938470EB9276CB47"/>
          </w:pPr>
          <w:r w:rsidRPr="003059F5">
            <w:rPr>
              <w:rStyle w:val="a3"/>
              <w:rtl/>
            </w:rPr>
            <w:t>[שדה נוסף 6]</w:t>
          </w:r>
        </w:p>
      </w:docPartBody>
    </w:docPart>
    <w:docPart>
      <w:docPartPr>
        <w:name w:val="506567282E61439E9ACCECBBE1C19AB1"/>
        <w:category>
          <w:name w:val="כללי"/>
          <w:gallery w:val="placeholder"/>
        </w:category>
        <w:types>
          <w:type w:val="bbPlcHdr"/>
        </w:types>
        <w:behaviors>
          <w:behavior w:val="content"/>
        </w:behaviors>
        <w:guid w:val="{13C6C78D-654E-4C5C-AEB1-6D21D0669387}"/>
      </w:docPartPr>
      <w:docPartBody>
        <w:p w:rsidR="00DA569A" w:rsidRDefault="00DA569A" w:rsidP="00DA569A">
          <w:pPr>
            <w:pStyle w:val="506567282E61439E9ACCECBBE1C19AB1"/>
          </w:pPr>
          <w:r w:rsidRPr="003059F5">
            <w:rPr>
              <w:rStyle w:val="a3"/>
              <w:rtl/>
            </w:rPr>
            <w:t>[אחוז השתתפות צד א]</w:t>
          </w:r>
        </w:p>
      </w:docPartBody>
    </w:docPart>
    <w:docPart>
      <w:docPartPr>
        <w:name w:val="9FB40F21841F43E5B7B6341B8FDA85A0"/>
        <w:category>
          <w:name w:val="כללי"/>
          <w:gallery w:val="placeholder"/>
        </w:category>
        <w:types>
          <w:type w:val="bbPlcHdr"/>
        </w:types>
        <w:behaviors>
          <w:behavior w:val="content"/>
        </w:behaviors>
        <w:guid w:val="{FA9A02F1-61C2-4274-8223-13D883D5DCC1}"/>
      </w:docPartPr>
      <w:docPartBody>
        <w:p w:rsidR="007D22DF" w:rsidRDefault="00DA569A" w:rsidP="00DA569A">
          <w:pPr>
            <w:pStyle w:val="9FB40F21841F43E5B7B6341B8FDA85A0"/>
          </w:pPr>
          <w:r w:rsidRPr="00064388">
            <w:rPr>
              <w:rStyle w:val="a3"/>
              <w:rtl/>
            </w:rPr>
            <w:t>[סוג מדד כותרת]</w:t>
          </w:r>
        </w:p>
      </w:docPartBody>
    </w:docPart>
    <w:docPart>
      <w:docPartPr>
        <w:name w:val="1CF5E83902EB4D6A834FEC59E4205BA3"/>
        <w:category>
          <w:name w:val="כללי"/>
          <w:gallery w:val="placeholder"/>
        </w:category>
        <w:types>
          <w:type w:val="bbPlcHdr"/>
        </w:types>
        <w:behaviors>
          <w:behavior w:val="content"/>
        </w:behaviors>
        <w:guid w:val="{290D7465-B6B0-4194-9C3E-0655841E05FF}"/>
      </w:docPartPr>
      <w:docPartBody>
        <w:p w:rsidR="007D22DF" w:rsidRDefault="00DA569A" w:rsidP="00DA569A">
          <w:pPr>
            <w:pStyle w:val="1CF5E83902EB4D6A834FEC59E4205BA3"/>
          </w:pPr>
          <w:r w:rsidRPr="00033B28">
            <w:rPr>
              <w:rStyle w:val="a3"/>
              <w:rtl/>
            </w:rPr>
            <w:t>[מדד בגין/ידוע - כותרת]</w:t>
          </w:r>
        </w:p>
      </w:docPartBody>
    </w:docPart>
    <w:docPart>
      <w:docPartPr>
        <w:name w:val="3AC9A12A106E41C0A369DA29E52BE4F9"/>
        <w:category>
          <w:name w:val="כללי"/>
          <w:gallery w:val="placeholder"/>
        </w:category>
        <w:types>
          <w:type w:val="bbPlcHdr"/>
        </w:types>
        <w:behaviors>
          <w:behavior w:val="content"/>
        </w:behaviors>
        <w:guid w:val="{98452F3F-69BB-4D05-8190-E4746E55E391}"/>
      </w:docPartPr>
      <w:docPartBody>
        <w:p w:rsidR="007D22DF" w:rsidRDefault="00DA569A" w:rsidP="00DA569A">
          <w:pPr>
            <w:pStyle w:val="3AC9A12A106E41C0A369DA29E52BE4F9"/>
          </w:pPr>
          <w:r w:rsidRPr="003059F5">
            <w:rPr>
              <w:rStyle w:val="a3"/>
              <w:rtl/>
            </w:rPr>
            <w:t>[מדד בסיס]</w:t>
          </w:r>
        </w:p>
      </w:docPartBody>
    </w:docPart>
    <w:docPart>
      <w:docPartPr>
        <w:name w:val="05308E9568A04B228586E6FA6608CAFA"/>
        <w:category>
          <w:name w:val="כללי"/>
          <w:gallery w:val="placeholder"/>
        </w:category>
        <w:types>
          <w:type w:val="bbPlcHdr"/>
        </w:types>
        <w:behaviors>
          <w:behavior w:val="content"/>
        </w:behaviors>
        <w:guid w:val="{3A2E8B47-FA9C-499C-8CC2-7C162285269C}"/>
      </w:docPartPr>
      <w:docPartBody>
        <w:p w:rsidR="007D22DF" w:rsidRDefault="00DA569A" w:rsidP="00DA569A">
          <w:pPr>
            <w:pStyle w:val="05308E9568A04B228586E6FA6608CAFA"/>
          </w:pPr>
          <w:r w:rsidRPr="003059F5">
            <w:rPr>
              <w:rStyle w:val="a3"/>
              <w:rtl/>
            </w:rPr>
            <w:t>[נקודות מדד]</w:t>
          </w:r>
        </w:p>
      </w:docPartBody>
    </w:docPart>
    <w:docPart>
      <w:docPartPr>
        <w:name w:val="1C9AFFAF0B4A469BBC6B93844746801B"/>
        <w:category>
          <w:name w:val="כללי"/>
          <w:gallery w:val="placeholder"/>
        </w:category>
        <w:types>
          <w:type w:val="bbPlcHdr"/>
        </w:types>
        <w:behaviors>
          <w:behavior w:val="content"/>
        </w:behaviors>
        <w:guid w:val="{9FB0EDB1-977E-45AB-B40D-87F76CBEB805}"/>
      </w:docPartPr>
      <w:docPartBody>
        <w:p w:rsidR="007D22DF" w:rsidRDefault="00DA569A" w:rsidP="00DA569A">
          <w:pPr>
            <w:pStyle w:val="1C9AFFAF0B4A469BBC6B93844746801B"/>
          </w:pPr>
          <w:r w:rsidRPr="003059F5">
            <w:rPr>
              <w:rStyle w:val="a3"/>
              <w:rtl/>
            </w:rPr>
            <w:t>[תאריך חתימת חוזה]</w:t>
          </w:r>
        </w:p>
      </w:docPartBody>
    </w:docPart>
    <w:docPart>
      <w:docPartPr>
        <w:name w:val="B203275A99D04CCF93C29332B66CEF20"/>
        <w:category>
          <w:name w:val="כללי"/>
          <w:gallery w:val="placeholder"/>
        </w:category>
        <w:types>
          <w:type w:val="bbPlcHdr"/>
        </w:types>
        <w:behaviors>
          <w:behavior w:val="content"/>
        </w:behaviors>
        <w:guid w:val="{514D7999-9DE4-4383-AE10-B552446A97A2}"/>
      </w:docPartPr>
      <w:docPartBody>
        <w:p w:rsidR="007D22DF" w:rsidRDefault="00DA569A" w:rsidP="00DA569A">
          <w:pPr>
            <w:pStyle w:val="B203275A99D04CCF93C29332B66CEF20"/>
          </w:pPr>
          <w:r w:rsidRPr="0027244C">
            <w:rPr>
              <w:rStyle w:val="a3"/>
              <w:rtl/>
            </w:rPr>
            <w:t>[צד א בחוזה]</w:t>
          </w:r>
        </w:p>
      </w:docPartBody>
    </w:docPart>
    <w:docPart>
      <w:docPartPr>
        <w:name w:val="939E00DD68B84B6E9747EEB6E531C6D5"/>
        <w:category>
          <w:name w:val="כללי"/>
          <w:gallery w:val="placeholder"/>
        </w:category>
        <w:types>
          <w:type w:val="bbPlcHdr"/>
        </w:types>
        <w:behaviors>
          <w:behavior w:val="content"/>
        </w:behaviors>
        <w:guid w:val="{40E6BCDA-D8FD-4379-B674-6E66B31DFA21}"/>
      </w:docPartPr>
      <w:docPartBody>
        <w:p w:rsidR="007D22DF" w:rsidRDefault="00DA569A" w:rsidP="00DA569A">
          <w:pPr>
            <w:pStyle w:val="939E00DD68B84B6E9747EEB6E531C6D5"/>
          </w:pPr>
          <w:r w:rsidRPr="003059F5">
            <w:rPr>
              <w:rStyle w:val="a3"/>
              <w:rtl/>
            </w:rPr>
            <w:t>[שם ספק]</w:t>
          </w:r>
        </w:p>
      </w:docPartBody>
    </w:docPart>
    <w:docPart>
      <w:docPartPr>
        <w:name w:val="EFE03C396C434DF884D0BE1F65F829F6"/>
        <w:category>
          <w:name w:val="כללי"/>
          <w:gallery w:val="placeholder"/>
        </w:category>
        <w:types>
          <w:type w:val="bbPlcHdr"/>
        </w:types>
        <w:behaviors>
          <w:behavior w:val="content"/>
        </w:behaviors>
        <w:guid w:val="{A948CFF2-6E39-4F8D-84FD-1D94CAE6B622}"/>
      </w:docPartPr>
      <w:docPartBody>
        <w:p w:rsidR="007D22DF" w:rsidRDefault="00DA569A" w:rsidP="00DA569A">
          <w:pPr>
            <w:pStyle w:val="EFE03C396C434DF884D0BE1F65F829F6"/>
          </w:pPr>
          <w:r w:rsidRPr="003059F5">
            <w:rPr>
              <w:rStyle w:val="a3"/>
              <w:rtl/>
            </w:rPr>
            <w:t>[שם ספק]</w:t>
          </w:r>
        </w:p>
      </w:docPartBody>
    </w:docPart>
    <w:docPart>
      <w:docPartPr>
        <w:name w:val="B71E8C7469D14C7690B95BF04A37DAF0"/>
        <w:category>
          <w:name w:val="כללי"/>
          <w:gallery w:val="placeholder"/>
        </w:category>
        <w:types>
          <w:type w:val="bbPlcHdr"/>
        </w:types>
        <w:behaviors>
          <w:behavior w:val="content"/>
        </w:behaviors>
        <w:guid w:val="{83218A50-5880-47CC-B235-AB69FDE14D97}"/>
      </w:docPartPr>
      <w:docPartBody>
        <w:p w:rsidR="007D22DF" w:rsidRDefault="00DA569A" w:rsidP="00DA569A">
          <w:pPr>
            <w:pStyle w:val="B71E8C7469D14C7690B95BF04A37DAF0"/>
          </w:pPr>
          <w:r w:rsidRPr="003059F5">
            <w:rPr>
              <w:rStyle w:val="a3"/>
              <w:rtl/>
            </w:rPr>
            <w:t>[שם ספק]</w:t>
          </w:r>
        </w:p>
      </w:docPartBody>
    </w:docPart>
    <w:docPart>
      <w:docPartPr>
        <w:name w:val="60ADA3C922DF40979D1EBE820620140F"/>
        <w:category>
          <w:name w:val="כללי"/>
          <w:gallery w:val="placeholder"/>
        </w:category>
        <w:types>
          <w:type w:val="bbPlcHdr"/>
        </w:types>
        <w:behaviors>
          <w:behavior w:val="content"/>
        </w:behaviors>
        <w:guid w:val="{2D97AEA9-8A38-4F2B-A353-C041C1AD0C9F}"/>
      </w:docPartPr>
      <w:docPartBody>
        <w:p w:rsidR="007D22DF" w:rsidRDefault="00DA569A" w:rsidP="00DA569A">
          <w:pPr>
            <w:pStyle w:val="60ADA3C922DF40979D1EBE820620140F"/>
          </w:pPr>
          <w:r w:rsidRPr="003059F5">
            <w:rPr>
              <w:rStyle w:val="a3"/>
              <w:rtl/>
            </w:rPr>
            <w:t>[שם ספק]</w:t>
          </w:r>
        </w:p>
      </w:docPartBody>
    </w:docPart>
    <w:docPart>
      <w:docPartPr>
        <w:name w:val="49A54B2A49F44A908FA2014BE712CA71"/>
        <w:category>
          <w:name w:val="כללי"/>
          <w:gallery w:val="placeholder"/>
        </w:category>
        <w:types>
          <w:type w:val="bbPlcHdr"/>
        </w:types>
        <w:behaviors>
          <w:behavior w:val="content"/>
        </w:behaviors>
        <w:guid w:val="{1AADC968-46AF-4FD9-9E6D-BCC538F42751}"/>
      </w:docPartPr>
      <w:docPartBody>
        <w:p w:rsidR="007D22DF" w:rsidRDefault="00DA569A" w:rsidP="00DA569A">
          <w:pPr>
            <w:pStyle w:val="49A54B2A49F44A908FA2014BE712CA71"/>
          </w:pPr>
          <w:r w:rsidRPr="003059F5">
            <w:rPr>
              <w:rStyle w:val="a3"/>
              <w:rtl/>
            </w:rPr>
            <w:t>[תבנית חוזה]</w:t>
          </w:r>
        </w:p>
      </w:docPartBody>
    </w:docPart>
    <w:docPart>
      <w:docPartPr>
        <w:name w:val="92136BE28F054A35B13EDD3A2C77C62D"/>
        <w:category>
          <w:name w:val="כללי"/>
          <w:gallery w:val="placeholder"/>
        </w:category>
        <w:types>
          <w:type w:val="bbPlcHdr"/>
        </w:types>
        <w:behaviors>
          <w:behavior w:val="content"/>
        </w:behaviors>
        <w:guid w:val="{6AEBCBC1-B324-4271-B678-26849B171362}"/>
      </w:docPartPr>
      <w:docPartBody>
        <w:p w:rsidR="007D22DF" w:rsidRDefault="00DA569A" w:rsidP="00DA569A">
          <w:pPr>
            <w:pStyle w:val="92136BE28F054A35B13EDD3A2C77C62D"/>
          </w:pPr>
          <w:r w:rsidRPr="009D00D7">
            <w:rPr>
              <w:rStyle w:val="a3"/>
              <w:rtl/>
            </w:rPr>
            <w:t>[שם הפרויקט]</w:t>
          </w:r>
        </w:p>
      </w:docPartBody>
    </w:docPart>
    <w:docPart>
      <w:docPartPr>
        <w:name w:val="88B236E450D648569E70961D6A41487D"/>
        <w:category>
          <w:name w:val="כללי"/>
          <w:gallery w:val="placeholder"/>
        </w:category>
        <w:types>
          <w:type w:val="bbPlcHdr"/>
        </w:types>
        <w:behaviors>
          <w:behavior w:val="content"/>
        </w:behaviors>
        <w:guid w:val="{EBAEC091-EBE8-4A92-805C-3CA239E6B380}"/>
      </w:docPartPr>
      <w:docPartBody>
        <w:p w:rsidR="007D22DF" w:rsidRDefault="00DA569A" w:rsidP="00DA569A">
          <w:pPr>
            <w:pStyle w:val="88B236E450D648569E70961D6A41487D"/>
          </w:pPr>
          <w:r w:rsidRPr="003059F5">
            <w:rPr>
              <w:rStyle w:val="a3"/>
              <w:rtl/>
            </w:rPr>
            <w:t>[שם ספק]</w:t>
          </w:r>
        </w:p>
      </w:docPartBody>
    </w:docPart>
    <w:docPart>
      <w:docPartPr>
        <w:name w:val="A76F4144816D4AD898B81EC79C72FD45"/>
        <w:category>
          <w:name w:val="כללי"/>
          <w:gallery w:val="placeholder"/>
        </w:category>
        <w:types>
          <w:type w:val="bbPlcHdr"/>
        </w:types>
        <w:behaviors>
          <w:behavior w:val="content"/>
        </w:behaviors>
        <w:guid w:val="{7E4865CB-86B0-41C7-9B14-B7E49226DCC3}"/>
      </w:docPartPr>
      <w:docPartBody>
        <w:p w:rsidR="007D22DF" w:rsidRDefault="00DA569A" w:rsidP="00DA569A">
          <w:pPr>
            <w:pStyle w:val="A76F4144816D4AD898B81EC79C72FD45"/>
          </w:pPr>
          <w:r w:rsidRPr="003059F5">
            <w:rPr>
              <w:rStyle w:val="a3"/>
              <w:rtl/>
            </w:rPr>
            <w:t>[שם ספק]</w:t>
          </w:r>
        </w:p>
      </w:docPartBody>
    </w:docPart>
    <w:docPart>
      <w:docPartPr>
        <w:name w:val="C387D618E9A6419B9F8A67F5CE397228"/>
        <w:category>
          <w:name w:val="כללי"/>
          <w:gallery w:val="placeholder"/>
        </w:category>
        <w:types>
          <w:type w:val="bbPlcHdr"/>
        </w:types>
        <w:behaviors>
          <w:behavior w:val="content"/>
        </w:behaviors>
        <w:guid w:val="{9A42FD56-5FC6-4EB6-A3A1-EAF2AF57EDA1}"/>
      </w:docPartPr>
      <w:docPartBody>
        <w:p w:rsidR="007D22DF" w:rsidRDefault="00DA569A" w:rsidP="00DA569A">
          <w:pPr>
            <w:pStyle w:val="C387D618E9A6419B9F8A67F5CE397228"/>
          </w:pPr>
          <w:r w:rsidRPr="000E16FF">
            <w:rPr>
              <w:rStyle w:val="a3"/>
              <w:rtl/>
            </w:rPr>
            <w:t>[שם ספק]</w:t>
          </w:r>
        </w:p>
      </w:docPartBody>
    </w:docPart>
    <w:docPart>
      <w:docPartPr>
        <w:name w:val="F091406980FD42A0B84C1B722B04D935"/>
        <w:category>
          <w:name w:val="כללי"/>
          <w:gallery w:val="placeholder"/>
        </w:category>
        <w:types>
          <w:type w:val="bbPlcHdr"/>
        </w:types>
        <w:behaviors>
          <w:behavior w:val="content"/>
        </w:behaviors>
        <w:guid w:val="{D065EB7F-BA32-4264-9495-B26E08C60F73}"/>
      </w:docPartPr>
      <w:docPartBody>
        <w:p w:rsidR="007D22DF" w:rsidRDefault="00DA569A" w:rsidP="00DA569A">
          <w:pPr>
            <w:pStyle w:val="F091406980FD42A0B84C1B722B04D935"/>
          </w:pPr>
          <w:r w:rsidRPr="00C5438E">
            <w:rPr>
              <w:rStyle w:val="a3"/>
              <w:rtl/>
            </w:rPr>
            <w:t>[צד א בחוזה]</w:t>
          </w:r>
        </w:p>
      </w:docPartBody>
    </w:docPart>
    <w:docPart>
      <w:docPartPr>
        <w:name w:val="B4C69A71355E42C79A0301A348B095C4"/>
        <w:category>
          <w:name w:val="כללי"/>
          <w:gallery w:val="placeholder"/>
        </w:category>
        <w:types>
          <w:type w:val="bbPlcHdr"/>
        </w:types>
        <w:behaviors>
          <w:behavior w:val="content"/>
        </w:behaviors>
        <w:guid w:val="{236D3889-DE05-47A3-A6AB-6FAD859823A1}"/>
      </w:docPartPr>
      <w:docPartBody>
        <w:p w:rsidR="007D22DF" w:rsidRDefault="00DA569A" w:rsidP="00DA569A">
          <w:pPr>
            <w:pStyle w:val="B4C69A71355E42C79A0301A348B095C4"/>
          </w:pPr>
          <w:r w:rsidRPr="003059F5">
            <w:rPr>
              <w:rStyle w:val="a3"/>
              <w:rtl/>
            </w:rPr>
            <w:t>[שם ספק]</w:t>
          </w:r>
        </w:p>
      </w:docPartBody>
    </w:docPart>
    <w:docPart>
      <w:docPartPr>
        <w:name w:val="74E592B4B80E4342965B0D28A89EAEC8"/>
        <w:category>
          <w:name w:val="כללי"/>
          <w:gallery w:val="placeholder"/>
        </w:category>
        <w:types>
          <w:type w:val="bbPlcHdr"/>
        </w:types>
        <w:behaviors>
          <w:behavior w:val="content"/>
        </w:behaviors>
        <w:guid w:val="{C479717D-2628-46D4-AA53-A6710F13AC36}"/>
      </w:docPartPr>
      <w:docPartBody>
        <w:p w:rsidR="007D22DF" w:rsidRDefault="00DA569A" w:rsidP="00DA569A">
          <w:pPr>
            <w:pStyle w:val="74E592B4B80E4342965B0D28A89EAEC8"/>
          </w:pPr>
          <w:r w:rsidRPr="003059F5">
            <w:rPr>
              <w:rStyle w:val="a3"/>
              <w:rtl/>
            </w:rPr>
            <w:t>[שם אתר]</w:t>
          </w:r>
        </w:p>
      </w:docPartBody>
    </w:docPart>
    <w:docPart>
      <w:docPartPr>
        <w:name w:val="E73FC04A2195482692F77E3453F589C5"/>
        <w:category>
          <w:name w:val="כללי"/>
          <w:gallery w:val="placeholder"/>
        </w:category>
        <w:types>
          <w:type w:val="bbPlcHdr"/>
        </w:types>
        <w:behaviors>
          <w:behavior w:val="content"/>
        </w:behaviors>
        <w:guid w:val="{248ED3CC-11B5-481D-A3CC-A022107E7BD7}"/>
      </w:docPartPr>
      <w:docPartBody>
        <w:p w:rsidR="007D22DF" w:rsidRDefault="00DA569A" w:rsidP="00DA569A">
          <w:pPr>
            <w:pStyle w:val="E73FC04A2195482692F77E3453F589C5"/>
          </w:pPr>
          <w:r w:rsidRPr="003059F5">
            <w:rPr>
              <w:rStyle w:val="a3"/>
              <w:rtl/>
            </w:rPr>
            <w:t>[תיאור עבודה]</w:t>
          </w:r>
        </w:p>
      </w:docPartBody>
    </w:docPart>
    <w:docPart>
      <w:docPartPr>
        <w:name w:val="4D69AD95A6D34FC0B3B707036CAC6A00"/>
        <w:category>
          <w:name w:val="כללי"/>
          <w:gallery w:val="placeholder"/>
        </w:category>
        <w:types>
          <w:type w:val="bbPlcHdr"/>
        </w:types>
        <w:behaviors>
          <w:behavior w:val="content"/>
        </w:behaviors>
        <w:guid w:val="{FA7B80CD-7CA8-4688-926C-E97F3DC31F41}"/>
      </w:docPartPr>
      <w:docPartBody>
        <w:p w:rsidR="007D22DF" w:rsidRDefault="00DA569A" w:rsidP="00DA569A">
          <w:pPr>
            <w:pStyle w:val="4D69AD95A6D34FC0B3B707036CAC6A00"/>
          </w:pPr>
          <w:r w:rsidRPr="000E16FF">
            <w:rPr>
              <w:rStyle w:val="a3"/>
              <w:rtl/>
            </w:rPr>
            <w:t>[שם ספק]</w:t>
          </w:r>
        </w:p>
      </w:docPartBody>
    </w:docPart>
    <w:docPart>
      <w:docPartPr>
        <w:name w:val="BDF18CAEA6FA4F6A869D5910E63E7503"/>
        <w:category>
          <w:name w:val="כללי"/>
          <w:gallery w:val="placeholder"/>
        </w:category>
        <w:types>
          <w:type w:val="bbPlcHdr"/>
        </w:types>
        <w:behaviors>
          <w:behavior w:val="content"/>
        </w:behaviors>
        <w:guid w:val="{B0C83743-657C-41E7-818D-8C0A5F7ED950}"/>
      </w:docPartPr>
      <w:docPartBody>
        <w:p w:rsidR="007D22DF" w:rsidRDefault="00DA569A" w:rsidP="00DA569A">
          <w:pPr>
            <w:pStyle w:val="BDF18CAEA6FA4F6A869D5910E63E7503"/>
          </w:pPr>
          <w:r w:rsidRPr="00C5438E">
            <w:rPr>
              <w:rStyle w:val="a3"/>
              <w:rtl/>
            </w:rPr>
            <w:t>[צד א בחוזה]</w:t>
          </w:r>
        </w:p>
      </w:docPartBody>
    </w:docPart>
    <w:docPart>
      <w:docPartPr>
        <w:name w:val="B86DC79C29CF4D65A4E0738EAE3D4312"/>
        <w:category>
          <w:name w:val="כללי"/>
          <w:gallery w:val="placeholder"/>
        </w:category>
        <w:types>
          <w:type w:val="bbPlcHdr"/>
        </w:types>
        <w:behaviors>
          <w:behavior w:val="content"/>
        </w:behaviors>
        <w:guid w:val="{4E61A7C7-DF29-4895-BDD8-C76048150F3D}"/>
      </w:docPartPr>
      <w:docPartBody>
        <w:p w:rsidR="007D22DF" w:rsidRDefault="00DA569A" w:rsidP="00DA569A">
          <w:pPr>
            <w:pStyle w:val="B86DC79C29CF4D65A4E0738EAE3D4312"/>
          </w:pPr>
          <w:r w:rsidRPr="003059F5">
            <w:rPr>
              <w:rStyle w:val="a3"/>
              <w:rtl/>
            </w:rPr>
            <w:t>[שם אתר]</w:t>
          </w:r>
        </w:p>
      </w:docPartBody>
    </w:docPart>
    <w:docPart>
      <w:docPartPr>
        <w:name w:val="88C238B1D5BB4EFC97BE5440E94A4285"/>
        <w:category>
          <w:name w:val="כללי"/>
          <w:gallery w:val="placeholder"/>
        </w:category>
        <w:types>
          <w:type w:val="bbPlcHdr"/>
        </w:types>
        <w:behaviors>
          <w:behavior w:val="content"/>
        </w:behaviors>
        <w:guid w:val="{77675628-920D-48AC-B1D5-2C36F4E6CD09}"/>
      </w:docPartPr>
      <w:docPartBody>
        <w:p w:rsidR="007D22DF" w:rsidRDefault="00DA569A" w:rsidP="00DA569A">
          <w:pPr>
            <w:pStyle w:val="88C238B1D5BB4EFC97BE5440E94A4285"/>
          </w:pPr>
          <w:r w:rsidRPr="003059F5">
            <w:rPr>
              <w:rStyle w:val="a3"/>
              <w:rtl/>
            </w:rPr>
            <w:t>[תאריך חתימת חוזה]</w:t>
          </w:r>
        </w:p>
      </w:docPartBody>
    </w:docPart>
    <w:docPart>
      <w:docPartPr>
        <w:name w:val="044E601E7B024E69ABFA885C4CAF75B0"/>
        <w:category>
          <w:name w:val="כללי"/>
          <w:gallery w:val="placeholder"/>
        </w:category>
        <w:types>
          <w:type w:val="bbPlcHdr"/>
        </w:types>
        <w:behaviors>
          <w:behavior w:val="content"/>
        </w:behaviors>
        <w:guid w:val="{4B05BAA9-752A-4A62-93A0-A17D0A6C43CB}"/>
      </w:docPartPr>
      <w:docPartBody>
        <w:p w:rsidR="007D22DF" w:rsidRDefault="00DA569A" w:rsidP="00DA569A">
          <w:pPr>
            <w:pStyle w:val="044E601E7B024E69ABFA885C4CAF75B0"/>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404F0"/>
    <w:rsid w:val="003D3446"/>
    <w:rsid w:val="0055114D"/>
    <w:rsid w:val="006865A5"/>
    <w:rsid w:val="007D22DF"/>
    <w:rsid w:val="0089632E"/>
    <w:rsid w:val="009F5F51"/>
    <w:rsid w:val="00DA569A"/>
    <w:rsid w:val="00F57FA5"/>
    <w:rsid w:val="00F9160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A569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636D9956E9E340029E18B5DEF57E7D41">
    <w:name w:val="636D9956E9E340029E18B5DEF57E7D41"/>
    <w:rsid w:val="00DA569A"/>
    <w:pPr>
      <w:bidi/>
    </w:pPr>
  </w:style>
  <w:style w:type="paragraph" w:customStyle="1" w:styleId="FB665E0ACEA244D8B8CF42E0283E3687">
    <w:name w:val="FB665E0ACEA244D8B8CF42E0283E3687"/>
    <w:rsid w:val="00DA569A"/>
    <w:pPr>
      <w:bidi/>
    </w:pPr>
  </w:style>
  <w:style w:type="paragraph" w:customStyle="1" w:styleId="E13752AAF93D4DE585AA4FC2BAB439CC">
    <w:name w:val="E13752AAF93D4DE585AA4FC2BAB439CC"/>
    <w:rsid w:val="00DA569A"/>
    <w:pPr>
      <w:bidi/>
    </w:pPr>
  </w:style>
  <w:style w:type="paragraph" w:customStyle="1" w:styleId="1A7C6852E30946179A96D58A2B556A26">
    <w:name w:val="1A7C6852E30946179A96D58A2B556A26"/>
    <w:rsid w:val="00DA569A"/>
    <w:pPr>
      <w:bidi/>
    </w:pPr>
  </w:style>
  <w:style w:type="paragraph" w:customStyle="1" w:styleId="13E4346152A24F14A16D95B765DAEFE1">
    <w:name w:val="13E4346152A24F14A16D95B765DAEFE1"/>
    <w:rsid w:val="00DA569A"/>
    <w:pPr>
      <w:bidi/>
    </w:pPr>
  </w:style>
  <w:style w:type="paragraph" w:customStyle="1" w:styleId="86AD4EFF53E246BDB58AF69A1E4BB64D">
    <w:name w:val="86AD4EFF53E246BDB58AF69A1E4BB64D"/>
    <w:rsid w:val="00DA569A"/>
    <w:pPr>
      <w:bidi/>
    </w:pPr>
  </w:style>
  <w:style w:type="paragraph" w:customStyle="1" w:styleId="9483F7BBECD64E4EA9FE2998F9C34E02">
    <w:name w:val="9483F7BBECD64E4EA9FE2998F9C34E02"/>
    <w:rsid w:val="00DA569A"/>
    <w:pPr>
      <w:bidi/>
    </w:pPr>
  </w:style>
  <w:style w:type="paragraph" w:customStyle="1" w:styleId="AA0505000D2F4E5D970357124ADCC709">
    <w:name w:val="AA0505000D2F4E5D970357124ADCC709"/>
    <w:rsid w:val="00DA569A"/>
    <w:pPr>
      <w:bidi/>
    </w:pPr>
  </w:style>
  <w:style w:type="paragraph" w:customStyle="1" w:styleId="076A670EA56D4E849C3C25E79BF066BA">
    <w:name w:val="076A670EA56D4E849C3C25E79BF066BA"/>
    <w:rsid w:val="00DA569A"/>
    <w:pPr>
      <w:bidi/>
    </w:pPr>
  </w:style>
  <w:style w:type="paragraph" w:customStyle="1" w:styleId="668F3525F99E4473B73AF8887A05272A">
    <w:name w:val="668F3525F99E4473B73AF8887A05272A"/>
    <w:rsid w:val="00DA569A"/>
    <w:pPr>
      <w:bidi/>
    </w:pPr>
  </w:style>
  <w:style w:type="paragraph" w:customStyle="1" w:styleId="5DEFC49EB54C4F36BD9BFD604D218385">
    <w:name w:val="5DEFC49EB54C4F36BD9BFD604D218385"/>
    <w:rsid w:val="00DA569A"/>
    <w:pPr>
      <w:bidi/>
    </w:pPr>
  </w:style>
  <w:style w:type="paragraph" w:customStyle="1" w:styleId="973D655BFB9946839475F572BBDC5FB6">
    <w:name w:val="973D655BFB9946839475F572BBDC5FB6"/>
    <w:rsid w:val="00DA569A"/>
    <w:pPr>
      <w:bidi/>
    </w:pPr>
  </w:style>
  <w:style w:type="paragraph" w:customStyle="1" w:styleId="379ACE6BBE5E4BD190CD9C96087AFCA4">
    <w:name w:val="379ACE6BBE5E4BD190CD9C96087AFCA4"/>
    <w:rsid w:val="00DA569A"/>
    <w:pPr>
      <w:bidi/>
    </w:pPr>
  </w:style>
  <w:style w:type="paragraph" w:customStyle="1" w:styleId="3DCFE9A7CB83488A854AAFA34631988E">
    <w:name w:val="3DCFE9A7CB83488A854AAFA34631988E"/>
    <w:rsid w:val="00DA569A"/>
    <w:pPr>
      <w:bidi/>
    </w:pPr>
  </w:style>
  <w:style w:type="paragraph" w:customStyle="1" w:styleId="A419258CE0C1478A938470EB9276CB47">
    <w:name w:val="A419258CE0C1478A938470EB9276CB47"/>
    <w:rsid w:val="00DA569A"/>
    <w:pPr>
      <w:bidi/>
    </w:pPr>
  </w:style>
  <w:style w:type="paragraph" w:customStyle="1" w:styleId="506567282E61439E9ACCECBBE1C19AB1">
    <w:name w:val="506567282E61439E9ACCECBBE1C19AB1"/>
    <w:rsid w:val="00DA569A"/>
    <w:pPr>
      <w:bidi/>
    </w:pPr>
  </w:style>
  <w:style w:type="paragraph" w:customStyle="1" w:styleId="9FB40F21841F43E5B7B6341B8FDA85A0">
    <w:name w:val="9FB40F21841F43E5B7B6341B8FDA85A0"/>
    <w:rsid w:val="00DA569A"/>
    <w:pPr>
      <w:bidi/>
    </w:pPr>
  </w:style>
  <w:style w:type="paragraph" w:customStyle="1" w:styleId="1CF5E83902EB4D6A834FEC59E4205BA3">
    <w:name w:val="1CF5E83902EB4D6A834FEC59E4205BA3"/>
    <w:rsid w:val="00DA569A"/>
    <w:pPr>
      <w:bidi/>
    </w:pPr>
  </w:style>
  <w:style w:type="paragraph" w:customStyle="1" w:styleId="3AC9A12A106E41C0A369DA29E52BE4F9">
    <w:name w:val="3AC9A12A106E41C0A369DA29E52BE4F9"/>
    <w:rsid w:val="00DA569A"/>
    <w:pPr>
      <w:bidi/>
    </w:pPr>
  </w:style>
  <w:style w:type="paragraph" w:customStyle="1" w:styleId="05308E9568A04B228586E6FA6608CAFA">
    <w:name w:val="05308E9568A04B228586E6FA6608CAFA"/>
    <w:rsid w:val="00DA569A"/>
    <w:pPr>
      <w:bidi/>
    </w:pPr>
  </w:style>
  <w:style w:type="paragraph" w:customStyle="1" w:styleId="1C9AFFAF0B4A469BBC6B93844746801B">
    <w:name w:val="1C9AFFAF0B4A469BBC6B93844746801B"/>
    <w:rsid w:val="00DA569A"/>
    <w:pPr>
      <w:bidi/>
    </w:pPr>
  </w:style>
  <w:style w:type="paragraph" w:customStyle="1" w:styleId="B203275A99D04CCF93C29332B66CEF20">
    <w:name w:val="B203275A99D04CCF93C29332B66CEF20"/>
    <w:rsid w:val="00DA569A"/>
    <w:pPr>
      <w:bidi/>
    </w:pPr>
  </w:style>
  <w:style w:type="paragraph" w:customStyle="1" w:styleId="939E00DD68B84B6E9747EEB6E531C6D5">
    <w:name w:val="939E00DD68B84B6E9747EEB6E531C6D5"/>
    <w:rsid w:val="00DA569A"/>
    <w:pPr>
      <w:bidi/>
    </w:pPr>
  </w:style>
  <w:style w:type="paragraph" w:customStyle="1" w:styleId="EFE03C396C434DF884D0BE1F65F829F6">
    <w:name w:val="EFE03C396C434DF884D0BE1F65F829F6"/>
    <w:rsid w:val="00DA569A"/>
    <w:pPr>
      <w:bidi/>
    </w:pPr>
  </w:style>
  <w:style w:type="paragraph" w:customStyle="1" w:styleId="B71E8C7469D14C7690B95BF04A37DAF0">
    <w:name w:val="B71E8C7469D14C7690B95BF04A37DAF0"/>
    <w:rsid w:val="00DA569A"/>
    <w:pPr>
      <w:bidi/>
    </w:pPr>
  </w:style>
  <w:style w:type="paragraph" w:customStyle="1" w:styleId="60ADA3C922DF40979D1EBE820620140F">
    <w:name w:val="60ADA3C922DF40979D1EBE820620140F"/>
    <w:rsid w:val="00DA569A"/>
    <w:pPr>
      <w:bidi/>
    </w:pPr>
  </w:style>
  <w:style w:type="paragraph" w:customStyle="1" w:styleId="49A54B2A49F44A908FA2014BE712CA71">
    <w:name w:val="49A54B2A49F44A908FA2014BE712CA71"/>
    <w:rsid w:val="00DA569A"/>
    <w:pPr>
      <w:bidi/>
    </w:pPr>
  </w:style>
  <w:style w:type="paragraph" w:customStyle="1" w:styleId="92136BE28F054A35B13EDD3A2C77C62D">
    <w:name w:val="92136BE28F054A35B13EDD3A2C77C62D"/>
    <w:rsid w:val="00DA569A"/>
    <w:pPr>
      <w:bidi/>
    </w:pPr>
  </w:style>
  <w:style w:type="paragraph" w:customStyle="1" w:styleId="88B236E450D648569E70961D6A41487D">
    <w:name w:val="88B236E450D648569E70961D6A41487D"/>
    <w:rsid w:val="00DA569A"/>
    <w:pPr>
      <w:bidi/>
    </w:pPr>
  </w:style>
  <w:style w:type="paragraph" w:customStyle="1" w:styleId="A76F4144816D4AD898B81EC79C72FD45">
    <w:name w:val="A76F4144816D4AD898B81EC79C72FD45"/>
    <w:rsid w:val="00DA569A"/>
    <w:pPr>
      <w:bidi/>
    </w:pPr>
  </w:style>
  <w:style w:type="paragraph" w:customStyle="1" w:styleId="C387D618E9A6419B9F8A67F5CE397228">
    <w:name w:val="C387D618E9A6419B9F8A67F5CE397228"/>
    <w:rsid w:val="00DA569A"/>
    <w:pPr>
      <w:bidi/>
    </w:pPr>
  </w:style>
  <w:style w:type="paragraph" w:customStyle="1" w:styleId="2D6351A63B8E4EDFB63C060943F7322C">
    <w:name w:val="2D6351A63B8E4EDFB63C060943F7322C"/>
    <w:rsid w:val="00DA569A"/>
    <w:pPr>
      <w:bidi/>
    </w:pPr>
  </w:style>
  <w:style w:type="paragraph" w:customStyle="1" w:styleId="158F269D1A744E4B9C5F596D1AF45563">
    <w:name w:val="158F269D1A744E4B9C5F596D1AF45563"/>
    <w:rsid w:val="00DA569A"/>
    <w:pPr>
      <w:bidi/>
    </w:pPr>
  </w:style>
  <w:style w:type="paragraph" w:customStyle="1" w:styleId="AD636B82832541F9909F979A65D1F431">
    <w:name w:val="AD636B82832541F9909F979A65D1F431"/>
    <w:rsid w:val="00DA569A"/>
    <w:pPr>
      <w:bidi/>
    </w:pPr>
  </w:style>
  <w:style w:type="paragraph" w:customStyle="1" w:styleId="EE6125CF071A48C4A4053A1489343256">
    <w:name w:val="EE6125CF071A48C4A4053A1489343256"/>
    <w:rsid w:val="00DA569A"/>
    <w:pPr>
      <w:bidi/>
    </w:pPr>
  </w:style>
  <w:style w:type="paragraph" w:customStyle="1" w:styleId="F091406980FD42A0B84C1B722B04D935">
    <w:name w:val="F091406980FD42A0B84C1B722B04D935"/>
    <w:rsid w:val="00DA569A"/>
    <w:pPr>
      <w:bidi/>
    </w:pPr>
  </w:style>
  <w:style w:type="paragraph" w:customStyle="1" w:styleId="B4C69A71355E42C79A0301A348B095C4">
    <w:name w:val="B4C69A71355E42C79A0301A348B095C4"/>
    <w:rsid w:val="00DA569A"/>
    <w:pPr>
      <w:bidi/>
    </w:pPr>
  </w:style>
  <w:style w:type="paragraph" w:customStyle="1" w:styleId="74E592B4B80E4342965B0D28A89EAEC8">
    <w:name w:val="74E592B4B80E4342965B0D28A89EAEC8"/>
    <w:rsid w:val="00DA569A"/>
    <w:pPr>
      <w:bidi/>
    </w:pPr>
  </w:style>
  <w:style w:type="paragraph" w:customStyle="1" w:styleId="E73FC04A2195482692F77E3453F589C5">
    <w:name w:val="E73FC04A2195482692F77E3453F589C5"/>
    <w:rsid w:val="00DA569A"/>
    <w:pPr>
      <w:bidi/>
    </w:pPr>
  </w:style>
  <w:style w:type="paragraph" w:customStyle="1" w:styleId="4D69AD95A6D34FC0B3B707036CAC6A00">
    <w:name w:val="4D69AD95A6D34FC0B3B707036CAC6A00"/>
    <w:rsid w:val="00DA569A"/>
    <w:pPr>
      <w:bidi/>
    </w:pPr>
  </w:style>
  <w:style w:type="paragraph" w:customStyle="1" w:styleId="BDF18CAEA6FA4F6A869D5910E63E7503">
    <w:name w:val="BDF18CAEA6FA4F6A869D5910E63E7503"/>
    <w:rsid w:val="00DA569A"/>
    <w:pPr>
      <w:bidi/>
    </w:pPr>
  </w:style>
  <w:style w:type="paragraph" w:customStyle="1" w:styleId="B86DC79C29CF4D65A4E0738EAE3D4312">
    <w:name w:val="B86DC79C29CF4D65A4E0738EAE3D4312"/>
    <w:rsid w:val="00DA569A"/>
    <w:pPr>
      <w:bidi/>
    </w:pPr>
  </w:style>
  <w:style w:type="paragraph" w:customStyle="1" w:styleId="88C238B1D5BB4EFC97BE5440E94A4285">
    <w:name w:val="88C238B1D5BB4EFC97BE5440E94A4285"/>
    <w:rsid w:val="00DA569A"/>
    <w:pPr>
      <w:bidi/>
    </w:pPr>
  </w:style>
  <w:style w:type="paragraph" w:customStyle="1" w:styleId="044E601E7B024E69ABFA885C4CAF75B0">
    <w:name w:val="044E601E7B024E69ABFA885C4CAF75B0"/>
    <w:rsid w:val="00DA569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C5AAF1B8-80C0-4656-9127-250B003097B2}"/>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38571FB7-3952-46E7-9A55-88119C8E0D7A}"/>
</file>

<file path=customXml/itemProps6.xml><?xml version="1.0" encoding="utf-8"?>
<ds:datastoreItem xmlns:ds="http://schemas.openxmlformats.org/officeDocument/2006/customXml" ds:itemID="{9AC3EE0F-52BA-420C-9665-418FCD207EA9}"/>
</file>

<file path=docProps/app.xml><?xml version="1.0" encoding="utf-8"?>
<Properties xmlns="http://schemas.openxmlformats.org/officeDocument/2006/extended-properties" xmlns:vt="http://schemas.openxmlformats.org/officeDocument/2006/docPropsVTypes">
  <Template>Normal.dotm</Template>
  <TotalTime>6</TotalTime>
  <Pages>40</Pages>
  <Words>11087</Words>
  <Characters>55437</Characters>
  <Application>Microsoft Office Word</Application>
  <DocSecurity>0</DocSecurity>
  <Lines>461</Lines>
  <Paragraphs>132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2020-09-03T08:40:00Z</dcterms:created>
  <dcterms:modified xsi:type="dcterms:W3CDTF">2020-09-03T08:46:00Z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6cd89ea1-4e03-4697-88ff-5eb1d5607c72</vt:lpwstr>
  </property>
</Properties>
</file>