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7AA85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p>
    <w:p w14:paraId="3099A92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FB7EA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35E68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DA263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9F9871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4BF64A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5D351502" wp14:editId="5873D979">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D852D7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92DFD0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51DF39"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ED5F14"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656624"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0C7839"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6D1A5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2299652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C9B32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EAA4E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C5F62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804E9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54DC3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9017A5"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3E7F898" w14:textId="77777777" w:rsidR="003C30D7" w:rsidRPr="00B27B4C" w:rsidRDefault="00681452"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19-12-30T16:47:00Z">
            <w:r>
              <w:rPr>
                <w:rFonts w:ascii="Times New Roman" w:eastAsia="Times New Roman" w:hAnsi="Times New Roman" w:cs="David" w:hint="cs"/>
                <w:bCs/>
                <w:sz w:val="32"/>
                <w:szCs w:val="32"/>
                <w:u w:val="single"/>
                <w:rtl/>
                <w:lang w:eastAsia="he-IL"/>
              </w:rPr>
              <w:t>א.מ ישראל מגורים יזמות בע"מ</w:t>
            </w:r>
          </w:ins>
        </w:p>
      </w:sdtContent>
    </w:sdt>
    <w:p w14:paraId="5538CF63"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F78DF94" w14:textId="77777777" w:rsidR="003C30D7" w:rsidRPr="00B27B4C" w:rsidRDefault="00681452"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19-12-30T16:48:00Z">
            <w:r>
              <w:rPr>
                <w:rFonts w:ascii="Times New Roman" w:eastAsia="Times New Roman" w:hAnsi="Times New Roman" w:cs="David" w:hint="cs"/>
                <w:bCs/>
                <w:sz w:val="32"/>
                <w:szCs w:val="32"/>
                <w:u w:val="single"/>
                <w:rtl/>
                <w:lang w:eastAsia="he-IL"/>
              </w:rPr>
              <w:t>נס ציונה מחיר למשתכן</w:t>
            </w:r>
          </w:ins>
        </w:p>
      </w:sdtContent>
    </w:sdt>
    <w:p w14:paraId="5B263011"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0EED64"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B600C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4897E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F848F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131F1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9C919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8A3EB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9421A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DB1E1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1D405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399B4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07A91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EDF80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51BC6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B57F6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E47C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85AFA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AF3AA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6B0FD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4B4A6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730EB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094C0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B609E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A68B3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3825C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0E513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4E392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F3009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6A1A3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7B76E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8D8976"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08DF2BEB"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4A484C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3T00:00:00Z">
            <w:dateFormat w:val="dd/MM/yyyy"/>
            <w:lid w:val="he-IL"/>
            <w:storeMappedDataAs w:val="dateTime"/>
            <w:calendar w:val="gregorian"/>
          </w:date>
        </w:sdtPr>
        <w:sdtEndPr>
          <w:rPr>
            <w:rFonts w:hint="cs"/>
          </w:rPr>
        </w:sdtEndPr>
        <w:sdtContent>
          <w:ins w:id="2" w:author="Kook Sec" w:date="2019-12-30T16:50:00Z">
            <w:r w:rsidR="00681452">
              <w:rPr>
                <w:rFonts w:ascii="Times New Roman" w:eastAsia="Times New Roman" w:hAnsi="Times New Roman" w:cs="David" w:hint="cs"/>
                <w:color w:val="800080"/>
                <w:sz w:val="24"/>
                <w:szCs w:val="24"/>
                <w:rtl/>
                <w:lang w:eastAsia="he-IL"/>
              </w:rPr>
              <w:t>‏13/01/2019</w:t>
            </w:r>
          </w:ins>
        </w:sdtContent>
      </w:sdt>
    </w:p>
    <w:p w14:paraId="6685A44C"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2FFCDCD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2B0E6C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92C68D"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4D7C9AB" w14:textId="77777777" w:rsidR="00776496" w:rsidRPr="00776496" w:rsidRDefault="00681452"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Kook Sec" w:date="2019-12-30T16:44:00Z">
            <w:r>
              <w:rPr>
                <w:rFonts w:ascii="Times New Roman" w:eastAsia="Times New Roman" w:hAnsi="Times New Roman" w:cs="David" w:hint="cs"/>
                <w:color w:val="800080"/>
                <w:sz w:val="24"/>
                <w:szCs w:val="24"/>
                <w:rtl/>
              </w:rPr>
              <w:br/>
              <w:t>א.מ. ישראל מגורים יזמות בע"מ</w:t>
            </w:r>
            <w:r>
              <w:rPr>
                <w:rFonts w:ascii="Times New Roman" w:eastAsia="Times New Roman" w:hAnsi="Times New Roman" w:cs="David" w:hint="cs"/>
                <w:color w:val="800080"/>
                <w:sz w:val="24"/>
                <w:szCs w:val="24"/>
                <w:rtl/>
              </w:rPr>
              <w:br/>
              <w:t>יוני נתניהו 1 אור יהודה</w:t>
            </w:r>
            <w:r>
              <w:rPr>
                <w:rFonts w:ascii="Times New Roman" w:eastAsia="Times New Roman" w:hAnsi="Times New Roman" w:cs="David" w:hint="cs"/>
                <w:color w:val="800080"/>
                <w:sz w:val="24"/>
                <w:szCs w:val="24"/>
                <w:rtl/>
              </w:rPr>
              <w:br/>
              <w:t>514957794</w:t>
            </w:r>
            <w:r>
              <w:rPr>
                <w:rFonts w:ascii="Times New Roman" w:eastAsia="Times New Roman" w:hAnsi="Times New Roman" w:cs="David" w:hint="cs"/>
                <w:color w:val="800080"/>
                <w:sz w:val="24"/>
                <w:szCs w:val="24"/>
                <w:rtl/>
              </w:rPr>
              <w:br/>
            </w:r>
          </w:ins>
        </w:p>
      </w:sdtContent>
    </w:sdt>
    <w:p w14:paraId="256072AC"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001C0A41"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bookmarkStart w:id="4" w:name="_GoBack"/>
      <w:r w:rsidRPr="00776496">
        <w:rPr>
          <w:rFonts w:ascii="Times New Roman" w:eastAsia="Times New Roman" w:hAnsi="Times New Roman" w:cs="David" w:hint="cs"/>
          <w:bCs/>
          <w:sz w:val="24"/>
          <w:szCs w:val="24"/>
          <w:rtl/>
          <w:lang w:eastAsia="he-IL"/>
        </w:rPr>
        <w:t xml:space="preserve">         מצד אחד;</w:t>
      </w:r>
    </w:p>
    <w:bookmarkEnd w:id="4"/>
    <w:p w14:paraId="4EC203F4"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41E8528"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21E7056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6C73143" w14:textId="77777777" w:rsidR="00776496" w:rsidRPr="00776496" w:rsidRDefault="00681452"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5" w:author="Kook Sec" w:date="2019-12-30T16:47:00Z">
            <w:r>
              <w:rPr>
                <w:rFonts w:ascii="Times New Roman" w:eastAsia="Times New Roman" w:hAnsi="Times New Roman" w:cs="David" w:hint="cs"/>
                <w:color w:val="800080"/>
                <w:sz w:val="24"/>
                <w:szCs w:val="24"/>
                <w:rtl/>
              </w:rPr>
              <w:br/>
              <w:t>ע.ליבני הנדסה אקוסטית בע"מ</w:t>
            </w:r>
            <w:r>
              <w:rPr>
                <w:rFonts w:ascii="Times New Roman" w:eastAsia="Times New Roman" w:hAnsi="Times New Roman" w:cs="David" w:hint="cs"/>
                <w:color w:val="800080"/>
                <w:sz w:val="24"/>
                <w:szCs w:val="24"/>
                <w:rtl/>
              </w:rPr>
              <w:br/>
              <w:t>רחוב הפלדה 3 אור יהודה</w:t>
            </w:r>
            <w:r>
              <w:rPr>
                <w:rFonts w:ascii="Times New Roman" w:eastAsia="Times New Roman" w:hAnsi="Times New Roman" w:cs="David" w:hint="cs"/>
                <w:color w:val="800080"/>
                <w:sz w:val="24"/>
                <w:szCs w:val="24"/>
                <w:rtl/>
              </w:rPr>
              <w:br/>
              <w:t>513349738</w:t>
            </w:r>
            <w:r>
              <w:rPr>
                <w:rFonts w:ascii="Times New Roman" w:eastAsia="Times New Roman" w:hAnsi="Times New Roman" w:cs="David" w:hint="cs"/>
                <w:color w:val="800080"/>
                <w:sz w:val="24"/>
                <w:szCs w:val="24"/>
                <w:rtl/>
              </w:rPr>
              <w:br/>
            </w:r>
          </w:ins>
        </w:p>
      </w:sdtContent>
    </w:sdt>
    <w:p w14:paraId="12B99FF3"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7639E120"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257E7D24"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09392F1"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878D841"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0F0D1201"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03786DE2"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3E1C2F73"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A55190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0DAE21F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5A0DA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55CB4C8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73430CF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543ABC"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305E3FB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BE842E"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9E19D7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F63E13D"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776496">
        <w:rPr>
          <w:rFonts w:ascii="Times New Roman" w:eastAsia="Times New Roman" w:hAnsi="Times New Roman" w:cs="David"/>
          <w:sz w:val="24"/>
          <w:szCs w:val="24"/>
          <w:rtl/>
          <w:lang w:eastAsia="he-IL"/>
        </w:rPr>
        <w:lastRenderedPageBreak/>
        <w:t xml:space="preserve">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05C49B4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286D76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6A01681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53045CD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696A1C9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D88695"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BAFC9E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E1C9F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4E0CAAF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06C69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9FD033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3A72357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4A791AAC"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23012488"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7DE34C6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3F6BA7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7B5C907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2920182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F4A624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73A8679F"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1E9C4350"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BCF13F9"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023E3557"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27910414"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15632F6"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62EDBA9E"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551D2287"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59C28642"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16A57D6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65C98434"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7EE1B546"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ז</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על קיום ביטוחי היועץ;</w:t>
      </w:r>
    </w:p>
    <w:p w14:paraId="33F43E55"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3C081F1E"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1E9E8C61"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437C2DD8"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0DF791B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6D9CB4B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2FCE085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0E235B4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D72ADC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3381A17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0F1BCA3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3829691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27B23BC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7BACFF2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36C4CF7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3758A5E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EE28C2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3427953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6D93A7F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54A03BF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228A52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0C55AFA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4E3F65C4"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12FE57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5583218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22AB334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1CDA2952"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786FE70F"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7800141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360FE16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1A4793B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46FAEF7B"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23C2224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69A969B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w:t>
      </w:r>
      <w:r w:rsidRPr="00776496">
        <w:rPr>
          <w:rFonts w:ascii="Times New Roman" w:eastAsia="Times New Roman" w:hAnsi="Times New Roman" w:cs="David"/>
          <w:sz w:val="24"/>
          <w:szCs w:val="24"/>
          <w:rtl/>
          <w:lang w:eastAsia="he-IL"/>
        </w:rPr>
        <w:lastRenderedPageBreak/>
        <w:t>ואת הוראותיו.</w:t>
      </w:r>
    </w:p>
    <w:p w14:paraId="2349513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4EBEA77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032B684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334D5DA4"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3A0E263C"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4BDDAB7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120865C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6736345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5823F9A"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0CEBC8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624639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1D0E313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482C0C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72A7C2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63EA4A59"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2E33122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784CF3A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3B2C4D6C"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2DA2F689"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FD8B87D"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82A81A2"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31BBDEB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0F5D166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0130950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3FD1145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53052FC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0907E8F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F816AF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72F0EBF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1F98DD4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466D234A"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3EFA07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7AEB626C"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332BB2B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2E74A68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4C2610F1"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6B64BD59"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2C0EA5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0DEA810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865456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602397E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5086F73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64C60C2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1CCE4AC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118919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1696E02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3522AAF0"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0E04807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5DC06549" w14:textId="77777777" w:rsidR="00B17F97" w:rsidRPr="00013687" w:rsidRDefault="00B17F97" w:rsidP="00B17F9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8FA937C" w14:textId="77777777" w:rsidR="00B17F97" w:rsidRPr="00013687" w:rsidRDefault="00B17F97" w:rsidP="00B17F97">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FF8E072" w14:textId="77777777" w:rsidR="00B17F97" w:rsidRPr="00013687" w:rsidRDefault="00B17F97" w:rsidP="00B17F97">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9C784E8" w14:textId="77777777" w:rsidR="00B17F97" w:rsidRPr="00013687" w:rsidRDefault="00B17F97" w:rsidP="00B17F97">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64265C3" w14:textId="77777777" w:rsidR="00B17F97" w:rsidRDefault="00B17F97" w:rsidP="00B17F9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C46CD7E" w14:textId="77777777" w:rsidR="00B17F97" w:rsidRPr="00013687" w:rsidRDefault="00B17F97" w:rsidP="00B17F9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3464AF1" w14:textId="77777777" w:rsidR="00B17F97" w:rsidRPr="00B27B4C" w:rsidRDefault="00B17F97" w:rsidP="00B17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7AB5D63D" w14:textId="77777777" w:rsidR="00B17F97" w:rsidRPr="00B27B4C" w:rsidRDefault="00B17F97" w:rsidP="00B17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2CE8E86F" w14:textId="77777777" w:rsidR="00B17F97" w:rsidRPr="00B27B4C" w:rsidRDefault="00B17F97" w:rsidP="00B17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7E29B0FA" w14:textId="77777777" w:rsidR="00B17F97" w:rsidRPr="00B27B4C" w:rsidRDefault="00B17F97" w:rsidP="00B17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2077720A" w14:textId="77777777" w:rsidR="00B17F97" w:rsidRPr="00B27B4C" w:rsidRDefault="00B17F97" w:rsidP="00B17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215EAFFE" w14:textId="77777777" w:rsidR="00B17F97" w:rsidRPr="00B27B4C" w:rsidRDefault="00B17F97" w:rsidP="00B17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w:t>
      </w:r>
      <w:r w:rsidRPr="00B27B4C">
        <w:rPr>
          <w:rFonts w:ascii="Times New Roman" w:eastAsia="Times New Roman" w:hAnsi="Times New Roman" w:cs="David"/>
          <w:sz w:val="20"/>
          <w:szCs w:val="24"/>
          <w:rtl/>
          <w:lang w:eastAsia="he-IL"/>
        </w:rPr>
        <w:lastRenderedPageBreak/>
        <w:t xml:space="preserve">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48926C41" w14:textId="77777777" w:rsidR="00B17F97" w:rsidRPr="00B27B4C" w:rsidRDefault="00B17F97" w:rsidP="00B17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344FD04E" w14:textId="77777777" w:rsidR="00B17F97" w:rsidRPr="00B27B4C" w:rsidRDefault="00B17F97" w:rsidP="00B17F97">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74F7203E"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79CD78B"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6705D46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65B326C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24E3573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4095B84A"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ACBCA8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07252FC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38A6A881"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6C9B341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1929CD9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73C0EA1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AE1D5E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54D75BC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4E8B3D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E490591"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6267752C"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6070F99"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7EE28AA"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69AD18F"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4C661F9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4D67FA8"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33EC126B"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028B6A2B"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39749830"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48FF357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01B3FB4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70BB270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56D55B1D"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52154605"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152C0988"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55766678"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3A45EF0C"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27F076F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F102F1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3AEAF43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62A70B8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3D71894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7ABC60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3D8C99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לנכות מכל סכום שיגיע לו את הסכומים שהמזמין נשא בהם בשל כך, בתוספת 15% </w:t>
      </w:r>
      <w:r w:rsidRPr="00776496">
        <w:rPr>
          <w:rFonts w:ascii="Times New Roman" w:eastAsia="Times New Roman" w:hAnsi="Times New Roman" w:cs="David"/>
          <w:sz w:val="24"/>
          <w:szCs w:val="24"/>
          <w:rtl/>
          <w:lang w:eastAsia="he-IL"/>
        </w:rPr>
        <w:lastRenderedPageBreak/>
        <w:t>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EBA97E5"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67621790"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92ED451"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5493FB9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4C26E93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0BCD4F9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5E72928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6C6BC32B"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D2B3411"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D795C4B"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3D6ADA5"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4DD06B4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4FB088E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281581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771D577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3BB0C29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726501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3DC048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w:t>
      </w:r>
      <w:r w:rsidRPr="00776496">
        <w:rPr>
          <w:rFonts w:ascii="Times New Roman" w:eastAsia="Times New Roman" w:hAnsi="Times New Roman" w:cs="David" w:hint="cs"/>
          <w:sz w:val="24"/>
          <w:szCs w:val="24"/>
          <w:rtl/>
          <w:lang w:eastAsia="he-IL"/>
        </w:rPr>
        <w:lastRenderedPageBreak/>
        <w:t>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0AA7B93F"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5F7A4A7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7187103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65850FA6"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3CB64A3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384A03F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0A85CD8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4A2993F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381F7813"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A4E53F6"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19F7BCC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5012629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6C5DAA4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60594033"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5B00D48B"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הסכמה מצד המזמין או המנהל או היועץ לסטות מתנאי החוזה במקרה מסוים לא תהווה תקדים ולא ילמדו ממנה גזירה שווה למקרה אחר.</w:t>
      </w:r>
    </w:p>
    <w:p w14:paraId="49E6C78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3581DA5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1A11F7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2D4090AA"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20FA965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48662D25"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12DEBE5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63981B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6731854B"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71D3833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5D76D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EA54091"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4AADD6F"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9FDAE3D" w14:textId="77777777"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Kook Sec" w:date="2019-12-30T16:47:00Z">
            <w:r w:rsidR="00681452">
              <w:rPr>
                <w:rFonts w:ascii="Times New Roman" w:eastAsia="Times New Roman" w:hAnsi="Times New Roman" w:cs="David" w:hint="cs"/>
                <w:color w:val="00B0F0"/>
                <w:sz w:val="20"/>
                <w:szCs w:val="24"/>
                <w:u w:val="single"/>
                <w:rtl/>
                <w:lang w:eastAsia="he-IL"/>
              </w:rPr>
              <w:t>ע.ליבני הנדסה אקוסטית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 w:author="Kook Sec" w:date="2019-12-30T16:44:00Z">
            <w:r w:rsidR="00681452" w:rsidRPr="000E16FF">
              <w:rPr>
                <w:rStyle w:val="a7"/>
                <w:rtl/>
              </w:rPr>
              <w:t>[שם צד א]</w:t>
            </w:r>
          </w:ins>
        </w:sdtContent>
      </w:sdt>
    </w:p>
    <w:p w14:paraId="34121581"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4CFCA4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91076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D4BD1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C665B84"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D1BA16"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1DC9D74"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791659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F28A99"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6BBF363"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374F4B5"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8DC9222"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0DED5AE"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FB837F2" w14:textId="77777777"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947208B"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8B86855"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5877E0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FB1475"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Kook Sec" w:date="2019-12-30T16:48:00Z">
            <w:r w:rsidR="00681452">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 w:author="Kook Sec" w:date="2019-12-30T16:48:00Z">
            <w:r w:rsidR="00681452">
              <w:rPr>
                <w:rFonts w:ascii="Times New Roman" w:eastAsia="Times New Roman" w:hAnsi="Times New Roman" w:cs="David" w:hint="cs"/>
                <w:color w:val="00B0F0"/>
                <w:sz w:val="24"/>
                <w:szCs w:val="24"/>
                <w:rtl/>
              </w:rPr>
              <w:t>נס ציונה מחיר למשתכן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Kook Sec" w:date="2019-12-30T16:47:00Z">
            <w:r w:rsidR="00681452">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04CA9A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14C9F3"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6094534E"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54CC3FC"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075C8F"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Kook Sec" w:date="2019-12-30T16:48:00Z">
            <w:r w:rsidR="00681452">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7E76B4C2"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2B017C60"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30D392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55810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3444B67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B1834BD"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7AAC2421"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8F2EE4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5AAC60B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07A33A"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1A0DB1E1" w14:textId="77777777"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1A6DB4F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C54D3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153001C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C0541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667677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97AE0"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8EBCF1F"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975B9BF"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46393ED"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B2EC624"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C73FACB"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868FB90"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4C8733DD" w14:textId="77777777" w:rsidTr="00DC5FD7">
        <w:trPr>
          <w:trHeight w:val="80"/>
        </w:trPr>
        <w:tc>
          <w:tcPr>
            <w:tcW w:w="3366" w:type="dxa"/>
          </w:tcPr>
          <w:p w14:paraId="5E879788" w14:textId="77777777" w:rsidR="003C30D7" w:rsidRDefault="00681452"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2" w:author="Kook Sec" w:date="2019-12-30T16:44:00Z">
                  <w:r>
                    <w:rPr>
                      <w:rFonts w:ascii="Times New Roman" w:eastAsia="Times New Roman" w:hAnsi="Times New Roman" w:cs="David" w:hint="cs"/>
                      <w:color w:val="008000"/>
                      <w:sz w:val="24"/>
                      <w:szCs w:val="24"/>
                      <w:rtl/>
                      <w:lang w:eastAsia="he-IL"/>
                    </w:rPr>
                    <w:t>100</w:t>
                  </w:r>
                </w:ins>
              </w:sdtContent>
            </w:sdt>
          </w:p>
          <w:p w14:paraId="12CD1C8B"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1CCB5B2" w14:textId="77777777" w:rsidR="003C30D7" w:rsidRDefault="003C30D7" w:rsidP="006503BD">
            <w:pPr>
              <w:widowControl w:val="0"/>
              <w:spacing w:before="0" w:beforeAutospacing="0" w:after="0" w:afterAutospacing="0" w:line="240" w:lineRule="auto"/>
              <w:ind w:left="720"/>
              <w:outlineLvl w:val="2"/>
            </w:pPr>
          </w:p>
          <w:p w14:paraId="05634629"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9DD7C20" w14:textId="77777777"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0EFC578"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9777186"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64AEEDC"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3BA24D9"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72451C8"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7621AEE" w14:textId="77777777"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39AFFBEC" w14:textId="77777777"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2F604FF2"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1CE7CE22"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03DBB251"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1E54773D"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296F2046"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2735F15A"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5B78CDF4"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481F5B0"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48BB37EE"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515D7AE1"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0A3FE647"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5071F1C8"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3E556424"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6CEF94CA"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3E2BEFCF"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369BBDB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FCA672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62E33FA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30E656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1A55EC6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D5BE5A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7986A35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D343E4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1847151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A02177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3D4BC5F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EF761F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137504A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B40A46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49EF070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1EDD06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4B606A4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CDA6A5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722E035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A43E15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929EA9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68190D4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41F2AA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5AB3CB37"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3E87DD90"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7D4BBC51"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5D847BE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3E92B007"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1C77C53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39D5FCE4"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615380DB"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5B833D14"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54CB1B3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0EDF8C2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110B47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68E7520D"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0D43B85C"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7A0449A8"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118AA0A1"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0E40F7D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6D7195AD"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3987F71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3020420B"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60927B6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6E9535B2"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D39E39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60DD613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7E64AF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48D718C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EDF9BA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6364644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1D682AF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40446B5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1BD7CCB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40D65576"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99971C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0EAF8876"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7F12D953"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lastRenderedPageBreak/>
        <w:tab/>
      </w:r>
    </w:p>
    <w:p w14:paraId="112849C7"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51A31E40"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79CC579C"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2F49FE2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A6CE3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4E42F85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A3DF6F2"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36379DD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EAF5218"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76ED286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333CE6A"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758267A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6CEBBB9"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64047B2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AF563E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5307765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54532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1E07E88D"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0711EB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EB46D3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6ACE677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0B64189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לרבות בצוע בדיקות אקוסטיות באמצעות מכשירי מדידה ע"פ תקנים ישראליים (ובהעדר תקנים ישראליים עפ"י תקנים </w:t>
      </w:r>
      <w:r w:rsidRPr="00776496">
        <w:rPr>
          <w:rFonts w:ascii="Times New Roman" w:eastAsia="Times New Roman" w:hAnsi="Times New Roman" w:cs="David" w:hint="cs"/>
          <w:sz w:val="24"/>
          <w:szCs w:val="24"/>
          <w:rtl/>
          <w:lang w:eastAsia="he-IL"/>
        </w:rPr>
        <w:t>אירופאיים</w:t>
      </w:r>
      <w:r w:rsidRPr="00776496">
        <w:rPr>
          <w:rFonts w:ascii="Times New Roman" w:eastAsia="Times New Roman" w:hAnsi="Times New Roman" w:cs="David"/>
          <w:sz w:val="24"/>
          <w:szCs w:val="24"/>
          <w:rtl/>
          <w:lang w:eastAsia="he-IL"/>
        </w:rPr>
        <w:t xml:space="preserve"> או תקנים אמריקאיים), נ</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1A0F78E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E9CE910"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44A5F3C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D865238"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150CECE9"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E973D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360D1C9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00E12B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26F0ABC2"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9F9EA9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03A8CC9E"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DBE7A53"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0F67B372"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185BE87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8F20515"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17B9C70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D152D8F"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 xml:space="preserve">בגמר העבודות יגיש היועץ לנציג המזמין הצהרה, בנוסח נספח ט', כי בדק </w:t>
      </w:r>
      <w:r w:rsidRPr="00776496">
        <w:rPr>
          <w:rFonts w:ascii="Times New Roman" w:eastAsia="Times New Roman" w:hAnsi="Times New Roman" w:cs="David"/>
          <w:sz w:val="24"/>
          <w:szCs w:val="24"/>
          <w:rtl/>
          <w:lang w:eastAsia="he-IL"/>
        </w:rPr>
        <w:lastRenderedPageBreak/>
        <w:t>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4081B4DF"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4B049465"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9BDC82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50B525E3"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07B5081"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25CC32F1"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25CB055E"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899BB5D"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3CB5E548"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2929D6CC"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45220934"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45C7F977"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3BA2173"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6A1FCBD"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7F69AED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6508D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03118D8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704BD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619527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647E73C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2C887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617CEC2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7CEF6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23F9550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40BF9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203FFD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79D29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3290A048"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7161B130"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4BD75FC5"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081E09C"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3192848F"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5CF42B27"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1E2862C4"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0E61CCC0"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58F8A988"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ראשוני - המבנה שהוקם לראשונה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w:t>
      </w:r>
    </w:p>
    <w:p w14:paraId="568CA0B2"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6BFDA1C8"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חוזר - מבנה נוסף המוקם בשלמותו או בחלקו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7C345CAE"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7FD4761E" w14:textId="77777777"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14C4674B"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4DBB6E9A"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2A8EF94A"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49FE6293"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F188150"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2A25A0B9"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009397B4"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392F743C"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6C8B0334"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C06CC4A"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BD80A07"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A056B89"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CFB3B10"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D15BBEA"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5D6D773"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3E142FA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77490C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3DE1FE5A"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1E78C0D"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4AF4A1E5"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25F3997F" w14:textId="77777777"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0D5465AC"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עבור הכנת חוות דעת סביבתית:</w:t>
      </w:r>
    </w:p>
    <w:p w14:paraId="79CD245D"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 xml:space="preserve">לאחר מסירת חוות דעת ראשונית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40%</w:t>
      </w:r>
    </w:p>
    <w:p w14:paraId="4DF8FC6B" w14:textId="77777777" w:rsidR="00776496" w:rsidRPr="00776496" w:rsidRDefault="006503BD" w:rsidP="00776496">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t xml:space="preserve">לאחר אישור הרשויות </w:t>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hint="cs"/>
          <w:sz w:val="24"/>
          <w:szCs w:val="24"/>
          <w:u w:val="dotted"/>
          <w:rtl/>
        </w:rPr>
        <w:tab/>
      </w:r>
      <w:r w:rsidR="00776496" w:rsidRPr="006503BD">
        <w:rPr>
          <w:rFonts w:ascii="Times New Roman" w:eastAsia="Times New Roman" w:hAnsi="Times New Roman" w:cs="David"/>
          <w:sz w:val="24"/>
          <w:szCs w:val="24"/>
          <w:u w:val="dotted"/>
          <w:rtl/>
        </w:rPr>
        <w:tab/>
      </w:r>
      <w:r w:rsidR="00776496" w:rsidRPr="00776496">
        <w:rPr>
          <w:rFonts w:ascii="Times New Roman" w:eastAsia="Times New Roman" w:hAnsi="Times New Roman" w:cs="David"/>
          <w:sz w:val="24"/>
          <w:szCs w:val="24"/>
          <w:rtl/>
        </w:rPr>
        <w:t>40%</w:t>
      </w:r>
    </w:p>
    <w:p w14:paraId="63F87FCB"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לאחר גמר ה</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יעוץ הסופי </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20%</w:t>
      </w:r>
    </w:p>
    <w:p w14:paraId="4F4B704D"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1C2026D9"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187F036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5BB1BB6A"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4C6FB22A"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7412DB3B" w14:textId="77777777"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12716ECE"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24B49ECB"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403C8FF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6E6ABAE2"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0F9061F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310C2AB6"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3ACF4F0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3E168665"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012EB0E7"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77454A15"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3838025D"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57BF7D08"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682C6E2D"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0B8B9F2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06643BE3"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4E5A1BDA"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71EB505C"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6B76D547" w14:textId="77777777"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3T00:00:00Z">
            <w:dateFormat w:val="dd/MM/yyyy"/>
            <w:lid w:val="he-IL"/>
            <w:storeMappedDataAs w:val="dateTime"/>
            <w:calendar w:val="gregorian"/>
          </w:date>
        </w:sdtPr>
        <w:sdtEndPr>
          <w:rPr>
            <w:rFonts w:hint="cs"/>
          </w:rPr>
        </w:sdtEndPr>
        <w:sdtContent>
          <w:ins w:id="13" w:author="Kook Sec" w:date="2019-12-30T16:50:00Z">
            <w:r w:rsidR="00681452">
              <w:rPr>
                <w:rFonts w:ascii="Times New Roman" w:eastAsia="Times New Roman" w:hAnsi="Times New Roman" w:cs="David" w:hint="cs"/>
                <w:color w:val="008000"/>
                <w:sz w:val="24"/>
                <w:szCs w:val="24"/>
                <w:rtl/>
                <w:lang w:eastAsia="he-IL"/>
              </w:rPr>
              <w:t>‏13/01/2019</w:t>
            </w:r>
          </w:ins>
        </w:sdtContent>
      </w:sdt>
      <w:r w:rsidRPr="00B27B4C">
        <w:rPr>
          <w:rFonts w:ascii="Times New Roman" w:eastAsia="Times New Roman" w:hAnsi="Times New Roman" w:cs="David" w:hint="cs"/>
          <w:bCs/>
          <w:color w:val="FF0000"/>
          <w:sz w:val="24"/>
          <w:szCs w:val="24"/>
          <w:rtl/>
          <w:lang w:eastAsia="he-IL"/>
        </w:rPr>
        <w:br/>
      </w:r>
    </w:p>
    <w:p w14:paraId="48E0E85F"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73F6DC8" w14:textId="77777777" w:rsidR="0047052D" w:rsidRPr="00B27B4C" w:rsidRDefault="00681452"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4" w:author="Kook Sec" w:date="2019-12-30T16:44: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576399BA"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30D490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FB6ED21"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7B3DA30"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9C63D0E"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20FEDB"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 w:author="Kook Sec" w:date="2019-12-30T16:47:00Z">
            <w:r w:rsidR="00681452">
              <w:rPr>
                <w:rFonts w:ascii="Times New Roman" w:eastAsia="Times New Roman" w:hAnsi="Times New Roman" w:cs="David" w:hint="cs"/>
                <w:color w:val="008000"/>
                <w:sz w:val="24"/>
                <w:szCs w:val="24"/>
                <w:rtl/>
                <w:lang w:eastAsia="he-IL"/>
              </w:rPr>
              <w:t>ע.ליבני הנדסה אקוסטית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 w:author="Kook Sec" w:date="2019-12-30T16:47:00Z">
            <w:r w:rsidR="00681452">
              <w:rPr>
                <w:rFonts w:ascii="Times New Roman" w:eastAsia="Times New Roman" w:hAnsi="Times New Roman" w:cs="David" w:hint="cs"/>
                <w:color w:val="008000"/>
                <w:sz w:val="24"/>
                <w:szCs w:val="24"/>
                <w:rtl/>
                <w:lang w:eastAsia="he-IL"/>
              </w:rPr>
              <w:t>ע.ליבני הנדסה אקוסטית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19-12-30T16:47:00Z">
            <w:r w:rsidR="00681452">
              <w:rPr>
                <w:rFonts w:ascii="Times New Roman" w:eastAsia="Times New Roman" w:hAnsi="Times New Roman" w:cs="David" w:hint="cs"/>
                <w:color w:val="008000"/>
                <w:sz w:val="24"/>
                <w:szCs w:val="24"/>
                <w:rtl/>
                <w:lang w:eastAsia="he-IL"/>
              </w:rPr>
              <w:t>ע.ליבני הנדסה אקוסטית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DDDD6F3"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8BF561"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19-12-30T16:47:00Z">
            <w:r w:rsidR="00681452">
              <w:rPr>
                <w:rFonts w:ascii="Times New Roman" w:eastAsia="Times New Roman" w:hAnsi="Times New Roman" w:cs="David" w:hint="cs"/>
                <w:color w:val="008000"/>
                <w:sz w:val="24"/>
                <w:szCs w:val="24"/>
                <w:rtl/>
                <w:lang w:eastAsia="he-IL"/>
              </w:rPr>
              <w:t>ע.ליבני הנדסה אקוסטית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9" w:author="Kook Sec" w:date="2019-12-30T16:47:00Z">
            <w:r w:rsidR="00681452">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3E51608E"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2F20B04"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19-12-30T16:47:00Z">
            <w:r w:rsidR="00681452">
              <w:rPr>
                <w:rFonts w:ascii="Times New Roman" w:eastAsia="Times New Roman" w:hAnsi="Times New Roman" w:cs="David" w:hint="cs"/>
                <w:color w:val="008000"/>
                <w:sz w:val="24"/>
                <w:szCs w:val="24"/>
                <w:rtl/>
                <w:lang w:eastAsia="he-IL"/>
              </w:rPr>
              <w:t>ע.ליבני הנדסה אקוסטית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A9D73B8"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56D1675" w14:textId="77777777"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1" w:author="Kook Sec" w:date="2019-12-30T16:47:00Z">
            <w:r w:rsidR="00681452">
              <w:rPr>
                <w:rFonts w:ascii="Times New Roman" w:eastAsia="Times New Roman" w:hAnsi="Times New Roman" w:cs="David" w:hint="cs"/>
                <w:color w:val="008000"/>
                <w:sz w:val="24"/>
                <w:szCs w:val="24"/>
                <w:rtl/>
                <w:lang w:eastAsia="he-IL"/>
              </w:rPr>
              <w:t>ע.ליבני הנדסה אקוסטית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50384AE"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30602EB"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8AAC704"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AA1AF89"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D7CE64"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D15D84D"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A17D31F"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F0B1B3D"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820B7DF" w14:textId="77777777" w:rsidR="0047052D" w:rsidRPr="00435A20"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A3AAF25"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85DDCB6" w14:textId="77777777"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 w:author="Kook Sec" w:date="2019-12-30T16:47:00Z">
            <w:r w:rsidR="00681452">
              <w:rPr>
                <w:rFonts w:ascii="Times New Roman" w:eastAsia="Times New Roman" w:hAnsi="Times New Roman" w:cs="David" w:hint="cs"/>
                <w:color w:val="00B0F0"/>
                <w:sz w:val="24"/>
                <w:szCs w:val="24"/>
                <w:u w:val="single"/>
                <w:rtl/>
                <w:lang w:eastAsia="he-IL"/>
              </w:rPr>
              <w:t>ע.ליבני הנדסה אקוסטית בע"מ</w:t>
            </w:r>
          </w:ins>
        </w:sdtContent>
      </w:sdt>
    </w:p>
    <w:p w14:paraId="13E8E36C"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8696DA4"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FA00A64"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29BB61B1"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49F8218"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64E8E70" w14:textId="77777777"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4EBB2F9C" w14:textId="77777777"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1E541A"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p>
    <w:p w14:paraId="6C8D60E1"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6CA8643" w14:textId="77777777" w:rsidR="0047052D" w:rsidRPr="00255ACD" w:rsidRDefault="0047052D" w:rsidP="0047052D">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228D68D2"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FB07C6" w14:textId="77777777" w:rsidR="0047052D" w:rsidRPr="00BD794C" w:rsidRDefault="0047052D" w:rsidP="004705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2A65F559"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A46CE03E7FC64D01B030AD2AF9BB28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24821693" w14:textId="77777777" w:rsidR="0047052D" w:rsidRPr="009E0EE6" w:rsidRDefault="00681452"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23" w:author="Kook Sec" w:date="2019-12-30T16:44:00Z">
            <w:r>
              <w:rPr>
                <w:rFonts w:ascii="Times New Roman" w:eastAsia="Times New Roman" w:hAnsi="Times New Roman" w:cs="David" w:hint="cs"/>
                <w:sz w:val="24"/>
                <w:szCs w:val="24"/>
                <w:u w:val="single"/>
                <w:rtl/>
                <w:lang w:eastAsia="he-IL"/>
              </w:rPr>
              <w:br/>
              <w:t>א.מ. ישראל מגורים יזמות בע"מ</w:t>
            </w:r>
            <w:r>
              <w:rPr>
                <w:rFonts w:ascii="Times New Roman" w:eastAsia="Times New Roman" w:hAnsi="Times New Roman" w:cs="David" w:hint="cs"/>
                <w:sz w:val="24"/>
                <w:szCs w:val="24"/>
                <w:u w:val="single"/>
                <w:rtl/>
                <w:lang w:eastAsia="he-IL"/>
              </w:rPr>
              <w:br/>
              <w:t>יוני נתניהו 1 אור יהודה</w:t>
            </w:r>
            <w:r>
              <w:rPr>
                <w:rFonts w:ascii="Times New Roman" w:eastAsia="Times New Roman" w:hAnsi="Times New Roman" w:cs="David" w:hint="cs"/>
                <w:sz w:val="24"/>
                <w:szCs w:val="24"/>
                <w:u w:val="single"/>
                <w:rtl/>
                <w:lang w:eastAsia="he-IL"/>
              </w:rPr>
              <w:br/>
              <w:t>514957794</w:t>
            </w:r>
            <w:r>
              <w:rPr>
                <w:rFonts w:ascii="Times New Roman" w:eastAsia="Times New Roman" w:hAnsi="Times New Roman" w:cs="David" w:hint="cs"/>
                <w:sz w:val="24"/>
                <w:szCs w:val="24"/>
                <w:u w:val="single"/>
                <w:rtl/>
                <w:lang w:eastAsia="he-IL"/>
              </w:rPr>
              <w:br/>
            </w:r>
          </w:ins>
        </w:p>
      </w:sdtContent>
    </w:sdt>
    <w:p w14:paraId="2DA8C491" w14:textId="77777777" w:rsidR="0047052D" w:rsidRPr="00BD794C" w:rsidRDefault="0047052D" w:rsidP="0047052D">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3E89CD3C"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93597A"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
    <w:p w14:paraId="7ADC7F9F" w14:textId="77777777" w:rsidR="0047052D" w:rsidRPr="00BD794C" w:rsidRDefault="0047052D" w:rsidP="004705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81902F3" w14:textId="77777777" w:rsidR="0047052D" w:rsidRPr="00BD794C" w:rsidRDefault="0047052D" w:rsidP="000525E5">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465474569"/>
          <w:placeholder>
            <w:docPart w:val="09CB42DB332F414488CC8B62A1B0D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4" w:author="Kook Sec" w:date="2019-12-30T16:47:00Z">
            <w:r w:rsidR="00681452">
              <w:rPr>
                <w:rFonts w:ascii="Times New Roman" w:eastAsia="Times New Roman" w:hAnsi="Times New Roman" w:cs="David" w:hint="cs"/>
                <w:color w:val="00B0F0"/>
                <w:sz w:val="24"/>
                <w:szCs w:val="24"/>
                <w:u w:val="single"/>
                <w:rtl/>
                <w:lang w:eastAsia="he-IL"/>
              </w:rPr>
              <w:t>ע.ליבני הנדסה אקוסטית בע"מ</w:t>
            </w:r>
          </w:ins>
        </w:sdtContent>
      </w:sdt>
      <w:r w:rsidR="000525E5"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sz w:val="24"/>
          <w:szCs w:val="24"/>
          <w:rtl/>
          <w:lang w:eastAsia="he-IL"/>
        </w:rPr>
        <w:t xml:space="preserve">(להלן: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היועץ</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72931EC8" w14:textId="77777777" w:rsidR="0047052D" w:rsidRPr="00BD794C" w:rsidRDefault="0047052D" w:rsidP="004705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E6AFC1F8E9614805A80CE836F7B93F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3T00:00:00Z">
            <w:dateFormat w:val="dd/MM/yyyy"/>
            <w:lid w:val="he-IL"/>
            <w:storeMappedDataAs w:val="dateTime"/>
            <w:calendar w:val="gregorian"/>
          </w:date>
        </w:sdtPr>
        <w:sdtEndPr/>
        <w:sdtContent>
          <w:ins w:id="25" w:author="Kook Sec" w:date="2019-12-30T16:50:00Z">
            <w:r w:rsidR="00681452">
              <w:rPr>
                <w:rFonts w:ascii="Times New Roman" w:eastAsia="Times New Roman" w:hAnsi="Times New Roman" w:cs="David" w:hint="cs"/>
                <w:sz w:val="24"/>
                <w:szCs w:val="24"/>
                <w:rtl/>
                <w:lang w:eastAsia="he-IL"/>
              </w:rPr>
              <w:t>‏13/01/2019</w:t>
            </w:r>
          </w:ins>
        </w:sdtContent>
      </w:sdt>
    </w:p>
    <w:p w14:paraId="1110DE43" w14:textId="77777777" w:rsidR="0047052D" w:rsidRPr="00BD794C" w:rsidRDefault="0047052D" w:rsidP="0047052D">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לבין היועץ</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90A422B18CB3414699AB22EEFBBFF5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6" w:author="Kook Sec" w:date="2019-12-30T16:50:00Z">
            <w:r w:rsidR="00681452">
              <w:rPr>
                <w:rFonts w:ascii="Times New Roman" w:eastAsia="Times New Roman" w:hAnsi="Times New Roman" w:cs="David" w:hint="cs"/>
                <w:sz w:val="24"/>
                <w:szCs w:val="24"/>
                <w:rtl/>
                <w:lang w:eastAsia="he-IL"/>
              </w:rPr>
              <w:t>תכנון אקוסטי עבור 216 יח"ד כולל מרתפי חנייה הגולל תכנון ראשוני, אישור תכנון, פיקוח עליון וטופס 4</w:t>
            </w:r>
          </w:ins>
        </w:sdtContent>
      </w:sdt>
      <w:r w:rsidRPr="00BD794C">
        <w:rPr>
          <w:rFonts w:ascii="Times New Roman" w:eastAsia="Times New Roman" w:hAnsi="Times New Roman" w:cs="David" w:hint="cs"/>
          <w:sz w:val="24"/>
          <w:szCs w:val="24"/>
          <w:rtl/>
          <w:lang w:eastAsia="he-IL"/>
        </w:rPr>
        <w:t xml:space="preserve"> </w:t>
      </w:r>
    </w:p>
    <w:p w14:paraId="4F2B70B4" w14:textId="77777777" w:rsidR="0047052D" w:rsidRPr="00BD794C" w:rsidRDefault="0047052D" w:rsidP="0047052D">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508F845A"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D55E2B"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lang w:eastAsia="he-IL"/>
        </w:rPr>
      </w:pPr>
    </w:p>
    <w:p w14:paraId="108A5990"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D794C">
        <w:rPr>
          <w:rFonts w:ascii="Times New Roman" w:eastAsia="Times New Roman" w:hAnsi="Times New Roman" w:cs="David" w:hint="cs"/>
          <w:sz w:val="24"/>
          <w:szCs w:val="24"/>
          <w:rtl/>
          <w:lang w:eastAsia="he-IL"/>
        </w:rPr>
        <w:t>יועץ</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269A96CC"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97CD67"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AFB239" w14:textId="77777777" w:rsidR="0047052D" w:rsidRPr="00BD794C" w:rsidRDefault="0047052D" w:rsidP="0047052D">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______________________</w:t>
      </w:r>
    </w:p>
    <w:p w14:paraId="0C550B54" w14:textId="77777777" w:rsidR="0047052D" w:rsidRPr="00BD794C" w:rsidRDefault="0047052D" w:rsidP="0047052D">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היועץ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Pr="00BD794C">
        <w:rPr>
          <w:rFonts w:ascii="Calibri Light" w:eastAsia="Times New Roman" w:hAnsi="Calibri Light" w:cs="David" w:hint="eastAsia"/>
          <w:kern w:val="32"/>
          <w:sz w:val="24"/>
          <w:szCs w:val="24"/>
          <w:rtl/>
          <w:lang w:eastAsia="he-IL"/>
        </w:rPr>
        <w:t>היועץ</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35A04818" w14:textId="77777777" w:rsidR="0047052D" w:rsidRPr="00BD794C" w:rsidRDefault="0047052D" w:rsidP="0047052D">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60FA8B7F" w14:textId="77777777" w:rsidR="0047052D" w:rsidRPr="00BD794C" w:rsidRDefault="0047052D" w:rsidP="0047052D">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היועץ 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היועץ.</w:t>
      </w:r>
    </w:p>
    <w:p w14:paraId="06C66B9F" w14:textId="77777777" w:rsidR="0047052D" w:rsidRPr="00BD794C" w:rsidRDefault="0047052D" w:rsidP="004705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ב.ר. 2011". </w:t>
      </w:r>
    </w:p>
    <w:p w14:paraId="051B5622" w14:textId="77777777" w:rsidR="0047052D" w:rsidRPr="00BD794C" w:rsidRDefault="0047052D" w:rsidP="0047052D">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4C3FFA4"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32ED46" w14:textId="77777777" w:rsidR="0047052D" w:rsidRPr="00BD794C" w:rsidRDefault="0047052D" w:rsidP="0047052D">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32C58733" w14:textId="77777777" w:rsidR="0047052D" w:rsidRPr="00BD794C" w:rsidRDefault="0047052D" w:rsidP="004705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חבותו</w:t>
      </w:r>
      <w:r w:rsidRPr="00BD794C">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היועץ 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היועץ</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5EE0713D"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651676" w14:textId="77777777" w:rsidR="0047052D" w:rsidRPr="00BD794C" w:rsidRDefault="0047052D" w:rsidP="0047052D">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381B9CE3" w14:textId="77777777" w:rsidR="0047052D" w:rsidRPr="00BD794C" w:rsidRDefault="0047052D" w:rsidP="0047052D">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אחריות היועץ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היועץ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165E7926" w14:textId="77777777" w:rsidR="0047052D" w:rsidRPr="00BD794C" w:rsidRDefault="0047052D" w:rsidP="0047052D">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15A61A0" w14:textId="77777777" w:rsidR="0047052D" w:rsidRPr="00BD794C" w:rsidRDefault="0047052D" w:rsidP="0047052D">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3600127"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551920B0"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4007F2E1"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FD6DA5" w14:textId="77777777" w:rsidR="0047052D" w:rsidRPr="00BD794C" w:rsidRDefault="0047052D" w:rsidP="0047052D">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1464067F" w14:textId="77777777" w:rsidR="0047052D" w:rsidRPr="00BD794C" w:rsidRDefault="0047052D" w:rsidP="0047052D">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5C59E86A" w14:textId="77777777" w:rsidR="0047052D" w:rsidRPr="00BD794C" w:rsidRDefault="0047052D" w:rsidP="0047052D">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0035FFC8" w14:textId="77777777" w:rsidR="0047052D" w:rsidRPr="00BD794C" w:rsidRDefault="0047052D" w:rsidP="0047052D">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32A243E5" w14:textId="77777777" w:rsidR="0047052D" w:rsidRPr="00BD794C" w:rsidRDefault="0047052D" w:rsidP="0047052D">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היועץ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1613706D"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CCCB5C" w14:textId="77777777" w:rsidR="0047052D" w:rsidRPr="00BD794C" w:rsidRDefault="0047052D" w:rsidP="0047052D">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05A24006" w14:textId="77777777" w:rsidR="0047052D" w:rsidRPr="00BD794C" w:rsidRDefault="0047052D" w:rsidP="0047052D">
      <w:pPr>
        <w:spacing w:before="0" w:beforeAutospacing="0" w:after="0" w:afterAutospacing="0" w:line="360" w:lineRule="auto"/>
        <w:ind w:left="720"/>
        <w:rPr>
          <w:rFonts w:ascii="Times New Roman" w:eastAsia="Times New Roman" w:hAnsi="Times New Roman" w:cs="David"/>
          <w:sz w:val="24"/>
          <w:szCs w:val="24"/>
          <w:rtl/>
        </w:rPr>
      </w:pPr>
    </w:p>
    <w:p w14:paraId="3C7ED11E" w14:textId="77777777" w:rsidR="0047052D" w:rsidRPr="00BD794C" w:rsidRDefault="0047052D" w:rsidP="0047052D">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68293970"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8D6E88" w14:textId="77777777" w:rsidR="0047052D" w:rsidRPr="00BD794C" w:rsidRDefault="0047052D" w:rsidP="0047052D">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1CD62004"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96ED4D"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1A977E"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51325B32"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E15D45"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C3CADA"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49DC2C"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9048B1"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419DCC"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4F5960"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248F8A"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A38EE7"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AE11BB"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EAF64C"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F78066"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05AB22"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lang w:eastAsia="he-IL"/>
        </w:rPr>
      </w:pPr>
    </w:p>
    <w:p w14:paraId="0E832EB7"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59A3E384"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7F5C3244"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F014973"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F6B863C"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B099440"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98916AB"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37798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A3E475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2430AC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102378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194D2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EB278F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D839E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3160E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25E600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9976AB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0E533A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3FBC40C"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נספח "ח"</w:t>
      </w:r>
    </w:p>
    <w:p w14:paraId="0C9CB856"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735862A7"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20CD8F57"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0900BB0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C13946A"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1631B267"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0B95D1B1"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0D9A3697"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702CF6AD"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0800310E"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0A669046"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1BB98B06"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3817247F"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6ADFE244"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29F84B82"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357576FF"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7662D406"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486CDDA5"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137FD956"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AC17C4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C986E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D4A622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9A5530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66E347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CDF90A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7BDEF5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C9413A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7C2E43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AB9865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A64981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02AAEC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080B42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8C398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2879F1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7EF5E9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50DB9B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9BD93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7E9AE9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ADB7787"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085310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0B6180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C5B485"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FAB0737"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F40ABF5"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F11D42F"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05E46C"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18B27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825D2A"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13CCC01" w14:textId="77777777" w:rsidR="0047052D" w:rsidRPr="00B27B4C" w:rsidRDefault="00681452"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Kook Sec" w:date="2019-12-30T16:44: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246B2199"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CF4BF40"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59DDD5"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69FF737"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DBD3B8" w14:textId="77777777"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19-12-30T16:47:00Z">
            <w:r w:rsidR="00681452">
              <w:rPr>
                <w:rFonts w:ascii="Times New Roman" w:eastAsia="Times New Roman" w:hAnsi="Times New Roman" w:cs="David" w:hint="cs"/>
                <w:color w:val="008000"/>
                <w:sz w:val="24"/>
                <w:szCs w:val="24"/>
                <w:rtl/>
                <w:lang w:eastAsia="he-IL"/>
              </w:rPr>
              <w:t>ע.ליבני הנדסה אקוסטית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9" w:author="Kook Sec" w:date="2019-12-30T16:48:00Z">
            <w:r w:rsidR="00681452">
              <w:rPr>
                <w:rFonts w:ascii="Times New Roman" w:eastAsia="Times New Roman" w:hAnsi="Times New Roman" w:cs="David" w:hint="cs"/>
                <w:color w:val="008000"/>
                <w:sz w:val="24"/>
                <w:szCs w:val="24"/>
                <w:rtl/>
                <w:lang w:eastAsia="he-IL"/>
              </w:rPr>
              <w:t>נס ציונה מחיר למשתכן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0" w:author="Kook Sec" w:date="2019-12-30T16:50:00Z">
            <w:r w:rsidR="00681452">
              <w:rPr>
                <w:rFonts w:ascii="Times New Roman" w:eastAsia="Times New Roman" w:hAnsi="Times New Roman" w:cs="David" w:hint="cs"/>
                <w:color w:val="008000"/>
                <w:sz w:val="24"/>
                <w:szCs w:val="24"/>
                <w:rtl/>
              </w:rPr>
              <w:t>תכנון אקוסטי עבור 216 יח"ד כולל מרתפי חנייה הגולל תכנון ראשוני, אישור תכנון, פיקוח עליון וטופס 4</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9561268"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60D147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D62C35"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AE285"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80C623"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3DDA92"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EF6F32B"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DBBA8D"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906581"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92B4C5"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F2DB82B" w14:textId="77777777" w:rsidR="0047052D" w:rsidRPr="00B27B4C" w:rsidRDefault="00681452"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 w:author="Kook Sec" w:date="2019-12-30T16:47:00Z">
            <w:r>
              <w:rPr>
                <w:rFonts w:ascii="Times New Roman" w:eastAsia="Times New Roman" w:hAnsi="Times New Roman" w:cs="David" w:hint="cs"/>
                <w:color w:val="00B0F0"/>
                <w:sz w:val="24"/>
                <w:szCs w:val="24"/>
                <w:u w:val="single"/>
                <w:rtl/>
                <w:lang w:eastAsia="he-IL"/>
              </w:rPr>
              <w:t>ע.ליבני הנדסה אקוסטית בע"מ</w:t>
            </w:r>
          </w:ins>
        </w:sdtContent>
      </w:sdt>
    </w:p>
    <w:p w14:paraId="57FF11DA"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F5CB5EE"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2BC4E37"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D117D68"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304C810"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97BDA04"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F679AE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2" w:author="Kook Sec" w:date="2019-12-30T16:44:00Z">
            <w:r w:rsidR="00681452">
              <w:rPr>
                <w:rFonts w:ascii="Times New Roman" w:eastAsia="Times New Roman" w:hAnsi="Times New Roman" w:cs="David" w:hint="cs"/>
                <w:color w:val="008000"/>
                <w:sz w:val="24"/>
                <w:szCs w:val="24"/>
                <w:rtl/>
                <w:lang w:eastAsia="he-IL"/>
              </w:rPr>
              <w:br/>
              <w:t>א.מ. ישראל מגורים יזמות בע"מ</w:t>
            </w:r>
            <w:r w:rsidR="00681452">
              <w:rPr>
                <w:rFonts w:ascii="Times New Roman" w:eastAsia="Times New Roman" w:hAnsi="Times New Roman" w:cs="David" w:hint="cs"/>
                <w:color w:val="008000"/>
                <w:sz w:val="24"/>
                <w:szCs w:val="24"/>
                <w:rtl/>
                <w:lang w:eastAsia="he-IL"/>
              </w:rPr>
              <w:br/>
              <w:t>יוני נתניהו 1 אור יהודה</w:t>
            </w:r>
            <w:r w:rsidR="00681452">
              <w:rPr>
                <w:rFonts w:ascii="Times New Roman" w:eastAsia="Times New Roman" w:hAnsi="Times New Roman" w:cs="David" w:hint="cs"/>
                <w:color w:val="008000"/>
                <w:sz w:val="24"/>
                <w:szCs w:val="24"/>
                <w:rtl/>
                <w:lang w:eastAsia="he-IL"/>
              </w:rPr>
              <w:br/>
              <w:t>514957794</w:t>
            </w:r>
            <w:r w:rsidR="00681452">
              <w:rPr>
                <w:rFonts w:ascii="Times New Roman" w:eastAsia="Times New Roman" w:hAnsi="Times New Roman" w:cs="David" w:hint="cs"/>
                <w:color w:val="008000"/>
                <w:sz w:val="24"/>
                <w:szCs w:val="24"/>
                <w:rtl/>
                <w:lang w:eastAsia="he-IL"/>
              </w:rPr>
              <w:br/>
            </w:r>
          </w:ins>
        </w:sdtContent>
      </w:sdt>
    </w:p>
    <w:p w14:paraId="14AD71E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CF734F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2B781E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FE7DA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3" w:author="Kook Sec" w:date="2019-12-30T16:48:00Z">
            <w:r w:rsidR="00681452">
              <w:rPr>
                <w:rFonts w:ascii="Times New Roman" w:eastAsia="Times New Roman" w:hAnsi="Times New Roman" w:cs="David" w:hint="cs"/>
                <w:color w:val="008000"/>
                <w:sz w:val="24"/>
                <w:szCs w:val="24"/>
                <w:rtl/>
                <w:lang w:eastAsia="he-IL"/>
              </w:rPr>
              <w:t>נס ציונה מחיר למשתכן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3T00:00:00Z">
            <w:dateFormat w:val="dd/MM/yyyy"/>
            <w:lid w:val="he-IL"/>
            <w:storeMappedDataAs w:val="dateTime"/>
            <w:calendar w:val="gregorian"/>
          </w:date>
        </w:sdtPr>
        <w:sdtEndPr>
          <w:rPr>
            <w:rFonts w:hint="cs"/>
          </w:rPr>
        </w:sdtEndPr>
        <w:sdtContent>
          <w:ins w:id="34" w:author="Kook Sec" w:date="2019-12-30T16:50:00Z">
            <w:r w:rsidR="00681452">
              <w:rPr>
                <w:rFonts w:ascii="Times New Roman" w:eastAsia="Times New Roman" w:hAnsi="Times New Roman" w:cs="David" w:hint="cs"/>
                <w:color w:val="008000"/>
                <w:sz w:val="24"/>
                <w:szCs w:val="24"/>
                <w:rtl/>
                <w:lang w:eastAsia="he-IL"/>
              </w:rPr>
              <w:t>‏13/01/2019</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226BB7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2F1C71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6FFD4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3533AB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AFF8C3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B2FF3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5F57D4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D4E62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38DAD8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46BB3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D89A03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3D38F3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2AA7F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D79BCC5"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24B7A7B"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4A67AE6"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1C5CEEE"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CA0403A"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ACCBAA6" w14:textId="77777777"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5" w:author="Kook Sec" w:date="2019-12-30T16:47:00Z">
            <w:r w:rsidR="00681452">
              <w:rPr>
                <w:rFonts w:ascii="Times New Roman" w:eastAsia="Times New Roman" w:hAnsi="Times New Roman" w:cs="David" w:hint="cs"/>
                <w:color w:val="00B0F0"/>
                <w:sz w:val="24"/>
                <w:szCs w:val="24"/>
                <w:u w:val="single"/>
                <w:rtl/>
                <w:lang w:eastAsia="he-IL"/>
              </w:rPr>
              <w:t>ע.ליבני הנדסה אקוסטית בע"מ</w:t>
            </w:r>
          </w:ins>
        </w:sdtContent>
      </w:sdt>
    </w:p>
    <w:p w14:paraId="1B215A62"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995209D"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111E0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B990B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9F2843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7C71EDA"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CF7681E"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A61EEFD"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A1A1A34"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66C22DF"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D8280A7"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128E76FD"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7E77862C"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A634403"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68E1DB" w14:textId="77777777" w:rsidR="00681452" w:rsidRDefault="00681452" w:rsidP="00AF234B">
      <w:pPr>
        <w:spacing w:before="0" w:after="0" w:line="240" w:lineRule="auto"/>
      </w:pPr>
      <w:r>
        <w:separator/>
      </w:r>
    </w:p>
  </w:endnote>
  <w:endnote w:type="continuationSeparator" w:id="0">
    <w:p w14:paraId="2089DDBE" w14:textId="77777777" w:rsidR="00681452" w:rsidRDefault="00681452" w:rsidP="00AF234B">
      <w:pPr>
        <w:spacing w:before="0" w:after="0" w:line="240" w:lineRule="auto"/>
      </w:pPr>
      <w:r>
        <w:continuationSeparator/>
      </w:r>
    </w:p>
  </w:endnote>
  <w:endnote w:type="continuationNotice" w:id="1">
    <w:p w14:paraId="51A7ABC2" w14:textId="77777777" w:rsidR="00681452" w:rsidRDefault="0068145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3D5B2E" w:rsidRPr="003D5B2E" w14:paraId="678201DD" w14:textId="77777777" w:rsidTr="003D5B2E">
      <w:tc>
        <w:tcPr>
          <w:tcW w:w="810" w:type="dxa"/>
        </w:tcPr>
        <w:p w14:paraId="4D28ACDD"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2C7C819D" w14:textId="77777777" w:rsidR="003D5B2E" w:rsidRPr="003D5B2E" w:rsidRDefault="00681452" w:rsidP="003D5B2E">
              <w:pPr>
                <w:tabs>
                  <w:tab w:val="center" w:pos="4153"/>
                  <w:tab w:val="right" w:pos="8306"/>
                </w:tabs>
                <w:spacing w:before="0" w:after="0" w:line="240" w:lineRule="auto"/>
                <w:rPr>
                  <w:rFonts w:ascii="David" w:hAnsi="David"/>
                  <w:color w:val="00B0F0"/>
                  <w:sz w:val="20"/>
                  <w:szCs w:val="20"/>
                  <w:rtl/>
                </w:rPr>
              </w:pPr>
              <w:ins w:id="36" w:author="Kook Sec" w:date="2019-12-30T16:47:00Z">
                <w:r>
                  <w:rPr>
                    <w:rFonts w:ascii="David" w:hAnsi="David" w:hint="cs"/>
                    <w:color w:val="00B0F0"/>
                    <w:sz w:val="20"/>
                    <w:szCs w:val="20"/>
                    <w:rtl/>
                  </w:rPr>
                  <w:t>א.מ ישראל מגורים יזמות בע"מ</w:t>
                </w:r>
              </w:ins>
            </w:p>
          </w:tc>
        </w:sdtContent>
      </w:sdt>
      <w:tc>
        <w:tcPr>
          <w:tcW w:w="2810" w:type="dxa"/>
        </w:tcPr>
        <w:p w14:paraId="3F852A05"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אקוסטיקה</w:t>
              </w:r>
            </w:sdtContent>
          </w:sdt>
        </w:p>
      </w:tc>
      <w:tc>
        <w:tcPr>
          <w:tcW w:w="233" w:type="dxa"/>
        </w:tcPr>
        <w:p w14:paraId="72A9CE51" w14:textId="77777777" w:rsidR="003D5B2E" w:rsidRPr="003D5B2E" w:rsidRDefault="003D5B2E" w:rsidP="003D5B2E">
          <w:pPr>
            <w:tabs>
              <w:tab w:val="center" w:pos="4153"/>
              <w:tab w:val="right" w:pos="8306"/>
            </w:tabs>
            <w:spacing w:before="0" w:after="0" w:line="240" w:lineRule="auto"/>
            <w:rPr>
              <w:rFonts w:ascii="David" w:hAnsi="David"/>
              <w:sz w:val="16"/>
              <w:szCs w:val="16"/>
              <w:rtl/>
            </w:rPr>
          </w:pPr>
        </w:p>
      </w:tc>
      <w:tc>
        <w:tcPr>
          <w:tcW w:w="1044" w:type="dxa"/>
        </w:tcPr>
        <w:p w14:paraId="775CE4B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41BF6B3E"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CONT-5-657</w:t>
              </w:r>
            </w:p>
          </w:tc>
        </w:sdtContent>
      </w:sdt>
    </w:tr>
    <w:tr w:rsidR="003D5B2E" w:rsidRPr="003D5B2E" w14:paraId="3A5C76E5" w14:textId="77777777" w:rsidTr="003D5B2E">
      <w:tc>
        <w:tcPr>
          <w:tcW w:w="810" w:type="dxa"/>
        </w:tcPr>
        <w:p w14:paraId="018E5B0C"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D479414" w14:textId="77777777" w:rsidR="003D5B2E" w:rsidRPr="003D5B2E" w:rsidRDefault="00681452" w:rsidP="003D5B2E">
              <w:pPr>
                <w:tabs>
                  <w:tab w:val="center" w:pos="4153"/>
                  <w:tab w:val="right" w:pos="8306"/>
                </w:tabs>
                <w:spacing w:before="0" w:after="0" w:line="240" w:lineRule="auto"/>
                <w:rPr>
                  <w:rFonts w:ascii="David" w:hAnsi="David"/>
                  <w:color w:val="00B0F0"/>
                  <w:sz w:val="20"/>
                  <w:szCs w:val="20"/>
                  <w:rtl/>
                </w:rPr>
              </w:pPr>
              <w:ins w:id="37" w:author="Kook Sec" w:date="2019-12-30T16:47:00Z">
                <w:r>
                  <w:rPr>
                    <w:rFonts w:ascii="David" w:hAnsi="David" w:hint="cs"/>
                    <w:color w:val="00B0F0"/>
                    <w:sz w:val="20"/>
                    <w:szCs w:val="20"/>
                    <w:rtl/>
                  </w:rPr>
                  <w:t>ע.ליבני הנדסה אקוסטית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D5B2E" w:rsidRPr="003D5B2E" w14:paraId="6B21F02F" w14:textId="77777777" w:rsidTr="00623070">
            <w:trPr>
              <w:trHeight w:val="201"/>
            </w:trPr>
            <w:tc>
              <w:tcPr>
                <w:tcW w:w="926" w:type="dxa"/>
              </w:tcPr>
              <w:p w14:paraId="4E08B05D"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E62B0B5" w14:textId="77777777" w:rsidR="003D5B2E" w:rsidRPr="003D5B2E" w:rsidRDefault="003D5B2E"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10083283"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258693BF"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36DEDD2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1ED7080C" w14:textId="77777777" w:rsidR="003D5B2E" w:rsidRPr="003D5B2E" w:rsidRDefault="00681452"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3D5B2E" w:rsidRPr="003D5B2E">
                <w:rPr>
                  <w:rFonts w:ascii="David" w:hAnsi="David"/>
                  <w:color w:val="00B0F0"/>
                  <w:sz w:val="20"/>
                  <w:szCs w:val="20"/>
                  <w:rtl/>
                </w:rPr>
                <w:t>[סטטוס חוזה]</w:t>
              </w:r>
            </w:sdtContent>
          </w:sdt>
        </w:p>
      </w:tc>
    </w:tr>
    <w:tr w:rsidR="003D5B2E" w:rsidRPr="003D5B2E" w14:paraId="47DE8182" w14:textId="77777777" w:rsidTr="003D5B2E">
      <w:trPr>
        <w:trHeight w:val="80"/>
      </w:trPr>
      <w:tc>
        <w:tcPr>
          <w:tcW w:w="810" w:type="dxa"/>
        </w:tcPr>
        <w:p w14:paraId="084A146C"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646" w:type="dxa"/>
        </w:tcPr>
        <w:p w14:paraId="1CFE35EC" w14:textId="77777777"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5F676B89"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1D954794"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02E7C652"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763" w:type="dxa"/>
        </w:tcPr>
        <w:p w14:paraId="10AFEB31"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r>
  </w:tbl>
  <w:p w14:paraId="3E1B2661" w14:textId="77777777" w:rsidR="00ED380F" w:rsidRPr="003D5B2E" w:rsidRDefault="003D5B2E"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69799A" w14:textId="77777777" w:rsidR="00681452" w:rsidRDefault="00681452" w:rsidP="00AF234B">
      <w:pPr>
        <w:spacing w:before="0" w:after="0" w:line="240" w:lineRule="auto"/>
      </w:pPr>
      <w:r>
        <w:separator/>
      </w:r>
    </w:p>
  </w:footnote>
  <w:footnote w:type="continuationSeparator" w:id="0">
    <w:p w14:paraId="25E3FB2D" w14:textId="77777777" w:rsidR="00681452" w:rsidRDefault="00681452" w:rsidP="00AF234B">
      <w:pPr>
        <w:spacing w:before="0" w:after="0" w:line="240" w:lineRule="auto"/>
      </w:pPr>
      <w:r>
        <w:continuationSeparator/>
      </w:r>
    </w:p>
  </w:footnote>
  <w:footnote w:type="continuationNotice" w:id="1">
    <w:p w14:paraId="29E149DC" w14:textId="77777777" w:rsidR="00681452" w:rsidRDefault="00681452">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30D4EAD8" w14:textId="77777777" w:rsidR="00ED380F" w:rsidRDefault="00ED380F" w:rsidP="00CF334C">
        <w:pPr>
          <w:pStyle w:val="a3"/>
          <w:jc w:val="center"/>
        </w:pPr>
        <w:r>
          <w:fldChar w:fldCharType="begin"/>
        </w:r>
        <w:r>
          <w:instrText xml:space="preserve"> PAGE   \* MERGEFORMAT </w:instrText>
        </w:r>
        <w:r>
          <w:fldChar w:fldCharType="separate"/>
        </w:r>
        <w:r w:rsidR="00681452">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1">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2">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3">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4">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2"/>
  </w:num>
  <w:num w:numId="14">
    <w:abstractNumId w:val="10"/>
  </w:num>
  <w:num w:numId="15">
    <w:abstractNumId w:val="19"/>
  </w:num>
  <w:num w:numId="16">
    <w:abstractNumId w:val="24"/>
  </w:num>
  <w:num w:numId="17">
    <w:abstractNumId w:val="4"/>
  </w:num>
  <w:num w:numId="18">
    <w:abstractNumId w:val="9"/>
  </w:num>
  <w:num w:numId="19">
    <w:abstractNumId w:val="12"/>
  </w:num>
  <w:num w:numId="20">
    <w:abstractNumId w:val="11"/>
  </w:num>
  <w:num w:numId="21">
    <w:abstractNumId w:val="15"/>
  </w:num>
  <w:num w:numId="22">
    <w:abstractNumId w:val="14"/>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lvlOverride w:ilvl="0">
      <w:startOverride w:val="1"/>
    </w:lvlOverride>
  </w:num>
  <w:num w:numId="29">
    <w:abstractNumId w:val="3"/>
  </w:num>
  <w:num w:numId="30">
    <w:abstractNumId w:val="6"/>
  </w:num>
  <w:num w:numId="31">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607C8"/>
    <w:rsid w:val="0016188F"/>
    <w:rsid w:val="00165E87"/>
    <w:rsid w:val="001A0C3C"/>
    <w:rsid w:val="001A69D5"/>
    <w:rsid w:val="001B14FD"/>
    <w:rsid w:val="00201F06"/>
    <w:rsid w:val="00214ACF"/>
    <w:rsid w:val="003C30D7"/>
    <w:rsid w:val="003D5B2E"/>
    <w:rsid w:val="00450CD1"/>
    <w:rsid w:val="0047052D"/>
    <w:rsid w:val="005047EF"/>
    <w:rsid w:val="00552E11"/>
    <w:rsid w:val="006503BD"/>
    <w:rsid w:val="00666119"/>
    <w:rsid w:val="00681452"/>
    <w:rsid w:val="0072103C"/>
    <w:rsid w:val="00776496"/>
    <w:rsid w:val="007E46A2"/>
    <w:rsid w:val="008C64C6"/>
    <w:rsid w:val="00942177"/>
    <w:rsid w:val="00A06D7B"/>
    <w:rsid w:val="00A42271"/>
    <w:rsid w:val="00AC04FE"/>
    <w:rsid w:val="00AF234B"/>
    <w:rsid w:val="00B17F97"/>
    <w:rsid w:val="00BD72C4"/>
    <w:rsid w:val="00BE17B4"/>
    <w:rsid w:val="00CA65CB"/>
    <w:rsid w:val="00CF334C"/>
    <w:rsid w:val="00CF7A18"/>
    <w:rsid w:val="00DC5FD7"/>
    <w:rsid w:val="00DE118F"/>
    <w:rsid w:val="00E679C7"/>
    <w:rsid w:val="00EC37B6"/>
    <w:rsid w:val="00ED380F"/>
    <w:rsid w:val="00F865A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9C80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0"/>
    <w:link w:val="4"/>
    <w:rsid w:val="00776496"/>
    <w:rPr>
      <w:rFonts w:ascii="Calibri" w:eastAsia="Times New Roman" w:hAnsi="Calibri" w:cs="Arial"/>
      <w:b/>
      <w:bCs/>
      <w:sz w:val="28"/>
      <w:szCs w:val="28"/>
      <w:lang w:eastAsia="he-IL"/>
    </w:rPr>
  </w:style>
  <w:style w:type="character" w:customStyle="1" w:styleId="50">
    <w:name w:val="כותרת 5 תו"/>
    <w:basedOn w:val="a0"/>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776496"/>
    <w:rPr>
      <w:rFonts w:ascii="Calibri" w:eastAsia="Times New Roman" w:hAnsi="Calibri" w:cs="Arial"/>
      <w:i/>
      <w:iCs/>
      <w:sz w:val="24"/>
      <w:szCs w:val="24"/>
      <w:lang w:eastAsia="he-IL"/>
    </w:rPr>
  </w:style>
  <w:style w:type="numbering" w:customStyle="1" w:styleId="NoList1">
    <w:name w:val="No List1"/>
    <w:next w:val="a2"/>
    <w:semiHidden/>
    <w:rsid w:val="00776496"/>
  </w:style>
  <w:style w:type="paragraph" w:customStyle="1" w:styleId="Heading11">
    <w:name w:val="Heading 11"/>
    <w:basedOn w:val="a"/>
    <w:next w:val="a"/>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76496"/>
    <w:rPr>
      <w:rFonts w:ascii="Times New Roman" w:eastAsia="Times New Roman" w:hAnsi="Times New Roman" w:cs="David"/>
      <w:sz w:val="20"/>
      <w:szCs w:val="24"/>
      <w:lang w:eastAsia="he-IL"/>
    </w:rPr>
  </w:style>
  <w:style w:type="paragraph" w:styleId="ab">
    <w:name w:val="Title"/>
    <w:basedOn w:val="a"/>
    <w:link w:val="ac"/>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d">
    <w:name w:val="Block Text"/>
    <w:basedOn w:val="a"/>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76496"/>
    <w:rPr>
      <w:rFonts w:ascii="Times New Roman" w:eastAsia="Times New Roman" w:hAnsi="Times New Roman" w:cs="David"/>
      <w:sz w:val="24"/>
      <w:szCs w:val="24"/>
      <w:lang w:eastAsia="he-IL"/>
    </w:rPr>
  </w:style>
  <w:style w:type="paragraph" w:styleId="21">
    <w:name w:val="Body Text Indent 2"/>
    <w:basedOn w:val="a"/>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76496"/>
    <w:rPr>
      <w:rFonts w:ascii="Times New Roman" w:eastAsia="Times New Roman" w:hAnsi="Times New Roman" w:cs="David"/>
      <w:sz w:val="20"/>
      <w:szCs w:val="24"/>
      <w:lang w:eastAsia="he-IL"/>
    </w:rPr>
  </w:style>
  <w:style w:type="paragraph" w:styleId="ae">
    <w:name w:val="Balloon Text"/>
    <w:basedOn w:val="a"/>
    <w:link w:val="af"/>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776496"/>
    <w:rPr>
      <w:rFonts w:ascii="Tahoma" w:eastAsia="Times New Roman" w:hAnsi="Tahoma" w:cs="Tahoma"/>
      <w:sz w:val="16"/>
      <w:szCs w:val="16"/>
      <w:lang w:eastAsia="he-IL"/>
    </w:rPr>
  </w:style>
  <w:style w:type="paragraph" w:customStyle="1" w:styleId="af0">
    <w:name w:val="סגנון"/>
    <w:basedOn w:val="a"/>
    <w:next w:val="ad"/>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776496"/>
    <w:rPr>
      <w:rFonts w:cs="Times New Roman"/>
    </w:rPr>
  </w:style>
  <w:style w:type="paragraph" w:styleId="af2">
    <w:name w:val="Document Map"/>
    <w:basedOn w:val="a"/>
    <w:link w:val="af3"/>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776496"/>
    <w:rPr>
      <w:rFonts w:ascii="Tahoma" w:eastAsia="Times New Roman" w:hAnsi="Tahoma" w:cs="Tahoma"/>
      <w:sz w:val="20"/>
      <w:szCs w:val="20"/>
      <w:shd w:val="clear" w:color="auto" w:fill="000080"/>
      <w:lang w:eastAsia="he-IL"/>
    </w:rPr>
  </w:style>
  <w:style w:type="paragraph" w:customStyle="1" w:styleId="af4">
    <w:name w:val="רשימה מימין"/>
    <w:basedOn w:val="a"/>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3D5B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7">
    <w:name w:val="היסט_כפול"/>
    <w:basedOn w:val="a"/>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a3"/>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a3"/>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a3"/>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a3"/>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a3"/>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a3"/>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a3"/>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a3"/>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a3"/>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a3"/>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a3"/>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a3"/>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a3"/>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a3"/>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a3"/>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a3"/>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a3"/>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a3"/>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a3"/>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a3"/>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a3"/>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a3"/>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a3"/>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a3"/>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a3"/>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a3"/>
              <w:rtl/>
            </w:rPr>
            <w:t>[שם ספק]</w:t>
          </w:r>
        </w:p>
      </w:docPartBody>
    </w:docPart>
    <w:docPart>
      <w:docPartPr>
        <w:name w:val="A46CE03E7FC64D01B030AD2AF9BB28E0"/>
        <w:category>
          <w:name w:val="כללי"/>
          <w:gallery w:val="placeholder"/>
        </w:category>
        <w:types>
          <w:type w:val="bbPlcHdr"/>
        </w:types>
        <w:behaviors>
          <w:behavior w:val="content"/>
        </w:behaviors>
        <w:guid w:val="{529A390C-92BD-4656-99E2-F96656D371AE}"/>
      </w:docPartPr>
      <w:docPartBody>
        <w:p w:rsidR="009837A9" w:rsidRDefault="007401A6" w:rsidP="007401A6">
          <w:pPr>
            <w:pStyle w:val="A46CE03E7FC64D01B030AD2AF9BB28E0"/>
          </w:pPr>
          <w:r w:rsidRPr="00F936C8">
            <w:rPr>
              <w:rStyle w:val="a3"/>
              <w:rtl/>
            </w:rPr>
            <w:t>[צד א בחוזה]</w:t>
          </w:r>
        </w:p>
      </w:docPartBody>
    </w:docPart>
    <w:docPart>
      <w:docPartPr>
        <w:name w:val="E6AFC1F8E9614805A80CE836F7B93FA2"/>
        <w:category>
          <w:name w:val="כללי"/>
          <w:gallery w:val="placeholder"/>
        </w:category>
        <w:types>
          <w:type w:val="bbPlcHdr"/>
        </w:types>
        <w:behaviors>
          <w:behavior w:val="content"/>
        </w:behaviors>
        <w:guid w:val="{ECF28A54-3DC9-4087-BA3A-F4B9E5CDF71B}"/>
      </w:docPartPr>
      <w:docPartBody>
        <w:p w:rsidR="009837A9" w:rsidRDefault="007401A6" w:rsidP="007401A6">
          <w:pPr>
            <w:pStyle w:val="E6AFC1F8E9614805A80CE836F7B93FA2"/>
          </w:pPr>
          <w:r w:rsidRPr="00EA366E">
            <w:rPr>
              <w:rStyle w:val="a3"/>
              <w:rtl/>
            </w:rPr>
            <w:t>[תאריך חתימת חוזה]</w:t>
          </w:r>
        </w:p>
      </w:docPartBody>
    </w:docPart>
    <w:docPart>
      <w:docPartPr>
        <w:name w:val="90A422B18CB3414699AB22EEFBBFF5CC"/>
        <w:category>
          <w:name w:val="כללי"/>
          <w:gallery w:val="placeholder"/>
        </w:category>
        <w:types>
          <w:type w:val="bbPlcHdr"/>
        </w:types>
        <w:behaviors>
          <w:behavior w:val="content"/>
        </w:behaviors>
        <w:guid w:val="{2BC47174-DD1F-4498-A1F7-ECE04A13543F}"/>
      </w:docPartPr>
      <w:docPartBody>
        <w:p w:rsidR="009837A9" w:rsidRDefault="007401A6" w:rsidP="007401A6">
          <w:pPr>
            <w:pStyle w:val="90A422B18CB3414699AB22EEFBBFF5CC"/>
          </w:pPr>
          <w:r w:rsidRPr="008D1105">
            <w:rPr>
              <w:rStyle w:val="a3"/>
              <w:rtl/>
            </w:rPr>
            <w:t>[תיאור עבודה]</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a3"/>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a3"/>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a3"/>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a3"/>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a3"/>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a3"/>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a3"/>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a3"/>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a3"/>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a3"/>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a3"/>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a3"/>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a3"/>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a3"/>
              <w:rtl/>
            </w:rPr>
            <w:t>[שם ספק]</w:t>
          </w:r>
        </w:p>
      </w:docPartBody>
    </w:docPart>
    <w:docPart>
      <w:docPartPr>
        <w:name w:val="09CB42DB332F414488CC8B62A1B0DEAB"/>
        <w:category>
          <w:name w:val="כללי"/>
          <w:gallery w:val="placeholder"/>
        </w:category>
        <w:types>
          <w:type w:val="bbPlcHdr"/>
        </w:types>
        <w:behaviors>
          <w:behavior w:val="content"/>
        </w:behaviors>
        <w:guid w:val="{810A02A1-1AD2-4296-A0B5-A0F565E7696F}"/>
      </w:docPartPr>
      <w:docPartBody>
        <w:p w:rsidR="0008438A" w:rsidRDefault="006F4F3E" w:rsidP="006F4F3E">
          <w:pPr>
            <w:pStyle w:val="09CB42DB332F414488CC8B62A1B0DEAB"/>
          </w:pPr>
          <w:r w:rsidRPr="000E16FF">
            <w:rPr>
              <w:rStyle w:val="a3"/>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a3"/>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6865A5"/>
    <w:rsid w:val="006F4F3E"/>
    <w:rsid w:val="007401A6"/>
    <w:rsid w:val="009837A9"/>
    <w:rsid w:val="00BB6840"/>
    <w:rsid w:val="00CA64F8"/>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8438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2F6F3-9795-44E3-AD02-AC90AAA6128D}"/>
</file>

<file path=customXml/itemProps2.xml><?xml version="1.0" encoding="utf-8"?>
<ds:datastoreItem xmlns:ds="http://schemas.openxmlformats.org/officeDocument/2006/customXml" ds:itemID="{23FAD796-177D-48B4-A0EA-01E508BBF754}"/>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516F5301-E64E-44C6-97F8-8A1494AEBC52}"/>
</file>

<file path=docProps/app.xml><?xml version="1.0" encoding="utf-8"?>
<Properties xmlns="http://schemas.openxmlformats.org/officeDocument/2006/extended-properties" xmlns:vt="http://schemas.openxmlformats.org/officeDocument/2006/docPropsVTypes">
  <Template>Normal.dotm</Template>
  <TotalTime>9</TotalTime>
  <Pages>32</Pages>
  <Words>8961</Words>
  <Characters>44808</Characters>
  <Application>Microsoft Office Word</Application>
  <DocSecurity>0</DocSecurity>
  <Lines>373</Lines>
  <Paragraphs>107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2019-12-30T14:43:00Z</dcterms:created>
  <dcterms:modified xsi:type="dcterms:W3CDTF">2019-12-30T14:52:00Z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5a85fc7b-034a-4b9d-88b7-ec68462b15d4</vt:lpwstr>
  </property>
</Properties>
</file>