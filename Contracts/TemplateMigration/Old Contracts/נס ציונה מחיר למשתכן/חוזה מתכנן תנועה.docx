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776495" w14:textId="77777777" w:rsidR="00650D2D" w:rsidRPr="00AD5400"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35A687F" w14:textId="77777777" w:rsidR="00650D2D" w:rsidRPr="00AD5400"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E6784BD" w14:textId="77777777" w:rsidR="00650D2D" w:rsidRPr="00AD5400"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5C0DC5" w14:textId="77777777" w:rsidR="00650D2D" w:rsidRPr="00AD5400"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A890081" w14:textId="77777777" w:rsidR="00650D2D" w:rsidRPr="00AD5400"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4E528B6" w14:textId="77777777" w:rsidR="00650D2D" w:rsidRPr="00AD5400"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AD5400">
        <w:rPr>
          <w:rFonts w:ascii="Times New Roman" w:eastAsia="Times New Roman" w:hAnsi="Times New Roman" w:cs="David"/>
          <w:bCs/>
          <w:i/>
          <w:iCs/>
          <w:noProof/>
          <w:sz w:val="32"/>
          <w:szCs w:val="32"/>
        </w:rPr>
        <w:drawing>
          <wp:inline distT="0" distB="0" distL="0" distR="0" wp14:anchorId="36B439AE" wp14:editId="3B15A426">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66578B68" w14:textId="77777777" w:rsidR="00650D2D" w:rsidRPr="00AD5400"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78C04F3" w14:textId="77777777" w:rsidR="00650D2D" w:rsidRPr="00AD5400"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A6B4E5" w14:textId="77777777" w:rsidR="0006071E" w:rsidRPr="00AD5400" w:rsidRDefault="0006071E"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768E21" w14:textId="77777777" w:rsidR="00650D2D" w:rsidRPr="00AD5400"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AD5400">
        <w:rPr>
          <w:rFonts w:ascii="Times New Roman" w:eastAsia="Times New Roman" w:hAnsi="Times New Roman" w:cs="David" w:hint="cs"/>
          <w:bCs/>
          <w:sz w:val="32"/>
          <w:szCs w:val="32"/>
          <w:u w:val="single"/>
          <w:rtl/>
          <w:lang w:eastAsia="he-IL"/>
        </w:rPr>
        <w:t>חוזה מתכנן תנועה</w:t>
      </w:r>
    </w:p>
    <w:p w14:paraId="06377922" w14:textId="77777777" w:rsidR="00650D2D" w:rsidRPr="00AD5400"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2ECB78" w14:textId="77777777" w:rsidR="0006071E" w:rsidRPr="00AD5400"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BF56B3FFBC8447B4A4F1AC68243E7B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33408453" w14:textId="77777777" w:rsidR="0006071E" w:rsidRPr="00AD5400" w:rsidRDefault="00B70140"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AD5400">
            <w:rPr>
              <w:rFonts w:ascii="Times New Roman" w:eastAsia="Times New Roman" w:hAnsi="Times New Roman" w:cs="David" w:hint="cs"/>
              <w:bCs/>
              <w:sz w:val="32"/>
              <w:szCs w:val="32"/>
              <w:u w:val="single"/>
              <w:rtl/>
              <w:lang w:eastAsia="he-IL"/>
            </w:rPr>
            <w:t>א.מ ישראל מגורים יזמות בע"מ</w:t>
          </w:r>
        </w:p>
      </w:sdtContent>
    </w:sdt>
    <w:p w14:paraId="4D2133CD" w14:textId="77777777" w:rsidR="0006071E" w:rsidRPr="00AD5400"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D4FEDEF2E5449A7B8B305902F71D9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0DCD1C89" w14:textId="77777777" w:rsidR="0006071E" w:rsidRPr="00AD5400" w:rsidRDefault="00B70140"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AD5400">
            <w:rPr>
              <w:rFonts w:ascii="Times New Roman" w:eastAsia="Times New Roman" w:hAnsi="Times New Roman" w:cs="David" w:hint="cs"/>
              <w:bCs/>
              <w:sz w:val="32"/>
              <w:szCs w:val="32"/>
              <w:u w:val="single"/>
              <w:rtl/>
              <w:lang w:eastAsia="he-IL"/>
            </w:rPr>
            <w:t>נס ציונה מחיר למשתכן</w:t>
          </w:r>
        </w:p>
      </w:sdtContent>
    </w:sdt>
    <w:p w14:paraId="10CC7E2D" w14:textId="77777777" w:rsidR="0006071E" w:rsidRPr="00AD5400"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1145FD"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1B6B2E3"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8F955E0"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060610B"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C77DEB4"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DA77508"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C41A558"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D712151"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8182678"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188C826"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7732BB5"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8606052"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45C1203"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B2BF054"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FAFAE4B"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1BE3CC0"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A2D72DB"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C9C24FC"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D43A0D4"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67DB138"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F0480C4"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ACCCDBA"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DFD090D"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F50FF35"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15B52AB"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77F4FBA"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A2251BD"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1A677DC"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A50EF3D"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DF6D978"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2019B86"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2B82FBB"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F0C00C8"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A86EF6C"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59BB1F6"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1071F41"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946E83D"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0484E17"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0E8B1B5"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9F62F38"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47E2F3E"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7E72455"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9699D4F"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3C49DAA"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8E164EB"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9E93CE7"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3D21FDE"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F1D5918"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3EFD891" w14:textId="77777777" w:rsidR="00650D2D" w:rsidRPr="00AD5400"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AD5400">
        <w:rPr>
          <w:rFonts w:ascii="Times New Roman" w:eastAsia="Times New Roman" w:hAnsi="Times New Roman" w:cs="David" w:hint="cs"/>
          <w:bCs/>
          <w:sz w:val="32"/>
          <w:szCs w:val="32"/>
          <w:u w:val="single"/>
          <w:rtl/>
          <w:lang w:eastAsia="he-IL"/>
        </w:rPr>
        <w:t>חוזה</w:t>
      </w:r>
      <w:r w:rsidR="0006071E" w:rsidRPr="00AD5400">
        <w:rPr>
          <w:rFonts w:ascii="Times New Roman" w:eastAsia="Times New Roman" w:hAnsi="Times New Roman" w:cs="David" w:hint="cs"/>
          <w:bCs/>
          <w:sz w:val="32"/>
          <w:szCs w:val="32"/>
          <w:u w:val="single"/>
          <w:rtl/>
          <w:lang w:eastAsia="he-IL"/>
        </w:rPr>
        <w:t xml:space="preserve"> מתכנן תנועה</w:t>
      </w:r>
    </w:p>
    <w:p w14:paraId="13540D44" w14:textId="77777777" w:rsidR="00650D2D" w:rsidRPr="00AD5400"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A8DB456" w14:textId="77777777" w:rsidR="00650D2D" w:rsidRPr="00AD5400"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rPr>
      </w:pPr>
      <w:r w:rsidRPr="00AD5400">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sz w:val="24"/>
            <w:szCs w:val="24"/>
            <w:rtl/>
            <w:lang w:eastAsia="he-IL"/>
          </w:rPr>
          <w:alias w:val="תאריך חתימת חוזה"/>
          <w:tag w:val="cntSignDate"/>
          <w:id w:val="-1445996448"/>
          <w:placeholder>
            <w:docPart w:val="06E56B603E8444B7BDE047F54FEBF4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12-30T00:00:00Z">
            <w:dateFormat w:val="dd/MM/yyyy"/>
            <w:lid w:val="he-IL"/>
            <w:storeMappedDataAs w:val="dateTime"/>
            <w:calendar w:val="gregorian"/>
          </w:date>
        </w:sdtPr>
        <w:sdtEndPr>
          <w:rPr>
            <w:rFonts w:hint="cs"/>
          </w:rPr>
        </w:sdtEndPr>
        <w:sdtContent>
          <w:r w:rsidR="00B70140" w:rsidRPr="00AD5400">
            <w:rPr>
              <w:rFonts w:ascii="Times New Roman" w:eastAsia="Times New Roman" w:hAnsi="Times New Roman" w:cs="David" w:hint="cs"/>
              <w:sz w:val="24"/>
              <w:szCs w:val="24"/>
              <w:rtl/>
              <w:lang w:eastAsia="he-IL"/>
            </w:rPr>
            <w:t>‏30/12/2018</w:t>
          </w:r>
        </w:sdtContent>
      </w:sdt>
    </w:p>
    <w:p w14:paraId="494BF76C" w14:textId="77777777" w:rsidR="00650D2D" w:rsidRPr="00AD5400" w:rsidRDefault="00650D2D" w:rsidP="00650D2D">
      <w:pPr>
        <w:widowControl w:val="0"/>
        <w:spacing w:before="0" w:beforeAutospacing="0" w:after="0" w:afterAutospacing="0" w:line="240" w:lineRule="auto"/>
        <w:rPr>
          <w:rFonts w:ascii="Times New Roman" w:eastAsia="Times New Roman" w:hAnsi="Times New Roman" w:cs="Times New Roman"/>
          <w:sz w:val="20"/>
          <w:szCs w:val="20"/>
          <w:rtl/>
        </w:rPr>
      </w:pPr>
    </w:p>
    <w:p w14:paraId="025FBC36" w14:textId="77777777" w:rsidR="00650D2D" w:rsidRPr="00AD5400"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DC40C28"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131846" w14:textId="77777777" w:rsidR="00650D2D" w:rsidRPr="00AD5400" w:rsidRDefault="00650D2D" w:rsidP="00650D2D">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AD5400">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sz w:val="24"/>
          <w:szCs w:val="24"/>
          <w:rtl/>
        </w:rPr>
        <w:alias w:val="צד א בחוזה"/>
        <w:tag w:val="cntTzadA"/>
        <w:id w:val="189419012"/>
        <w:placeholder>
          <w:docPart w:val="D5057A60FE39499FADBBA7C19C2E55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589719AF" w14:textId="77777777" w:rsidR="00650D2D" w:rsidRPr="00AD5400" w:rsidRDefault="001442C6" w:rsidP="00650D2D">
          <w:pPr>
            <w:widowControl w:val="0"/>
            <w:spacing w:before="0" w:beforeAutospacing="0" w:after="0" w:afterAutospacing="0" w:line="240" w:lineRule="auto"/>
            <w:ind w:left="2880" w:firstLine="720"/>
            <w:rPr>
              <w:rFonts w:ascii="Times New Roman" w:eastAsia="Times New Roman" w:hAnsi="Times New Roman" w:cs="David"/>
              <w:sz w:val="24"/>
              <w:szCs w:val="24"/>
              <w:rtl/>
            </w:rPr>
          </w:pPr>
          <w:r w:rsidRPr="00AD5400">
            <w:rPr>
              <w:rFonts w:ascii="Times New Roman" w:eastAsia="Times New Roman" w:hAnsi="Times New Roman" w:cs="David" w:hint="cs"/>
              <w:sz w:val="24"/>
              <w:szCs w:val="24"/>
              <w:rtl/>
            </w:rPr>
            <w:br/>
            <w:t>א.מ ישראל מגורים יזמות בע"מ.</w:t>
          </w:r>
          <w:r w:rsidRPr="00AD5400">
            <w:rPr>
              <w:rFonts w:ascii="Times New Roman" w:eastAsia="Times New Roman" w:hAnsi="Times New Roman" w:cs="David" w:hint="cs"/>
              <w:sz w:val="24"/>
              <w:szCs w:val="24"/>
              <w:rtl/>
            </w:rPr>
            <w:br/>
            <w:t>מ.ז 514957794</w:t>
          </w:r>
          <w:r w:rsidRPr="00AD5400">
            <w:rPr>
              <w:rFonts w:ascii="Times New Roman" w:eastAsia="Times New Roman" w:hAnsi="Times New Roman" w:cs="David" w:hint="cs"/>
              <w:sz w:val="24"/>
              <w:szCs w:val="24"/>
              <w:rtl/>
            </w:rPr>
            <w:br/>
          </w:r>
        </w:p>
      </w:sdtContent>
    </w:sdt>
    <w:p w14:paraId="37C129C3" w14:textId="77777777" w:rsidR="00650D2D" w:rsidRPr="00AD5400"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AD5400">
        <w:rPr>
          <w:rFonts w:ascii="Times New Roman" w:eastAsia="Times New Roman" w:hAnsi="Times New Roman" w:cs="David" w:hint="cs"/>
          <w:sz w:val="20"/>
          <w:szCs w:val="24"/>
          <w:rtl/>
          <w:lang w:eastAsia="he-IL"/>
        </w:rPr>
        <w:t>(להלן: "</w:t>
      </w:r>
      <w:r w:rsidRPr="00AD5400">
        <w:rPr>
          <w:rFonts w:ascii="Times New Roman" w:eastAsia="Times New Roman" w:hAnsi="Times New Roman" w:cs="David" w:hint="cs"/>
          <w:b/>
          <w:bCs/>
          <w:sz w:val="20"/>
          <w:szCs w:val="24"/>
          <w:rtl/>
          <w:lang w:eastAsia="he-IL"/>
        </w:rPr>
        <w:t>המזמין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hint="cs"/>
          <w:bCs/>
          <w:sz w:val="20"/>
          <w:szCs w:val="24"/>
          <w:rtl/>
          <w:lang w:eastAsia="he-IL"/>
        </w:rPr>
        <w:t xml:space="preserve">       </w:t>
      </w:r>
    </w:p>
    <w:p w14:paraId="086BF9DB" w14:textId="77777777" w:rsidR="00650D2D" w:rsidRPr="00AD5400"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AD5400">
        <w:rPr>
          <w:rFonts w:ascii="Times New Roman" w:eastAsia="Times New Roman" w:hAnsi="Times New Roman" w:cs="David" w:hint="cs"/>
          <w:bCs/>
          <w:sz w:val="20"/>
          <w:szCs w:val="24"/>
          <w:rtl/>
          <w:lang w:eastAsia="he-IL"/>
        </w:rPr>
        <w:t xml:space="preserve">         מצד אחד;</w:t>
      </w:r>
    </w:p>
    <w:p w14:paraId="315CFC22" w14:textId="77777777" w:rsidR="00650D2D" w:rsidRPr="00AD5400"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57417952" w14:textId="77777777" w:rsidR="00650D2D" w:rsidRPr="00AD5400"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AD5400">
        <w:rPr>
          <w:rFonts w:ascii="Times New Roman" w:eastAsia="Times New Roman" w:hAnsi="Times New Roman" w:cs="David" w:hint="cs"/>
          <w:bCs/>
          <w:sz w:val="20"/>
          <w:szCs w:val="24"/>
          <w:rtl/>
          <w:lang w:eastAsia="he-IL"/>
        </w:rPr>
        <w:t>ל ב י ן</w:t>
      </w:r>
    </w:p>
    <w:p w14:paraId="05D817E2" w14:textId="77777777" w:rsidR="00650D2D" w:rsidRPr="00AD5400"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E18EB74" w14:textId="77777777" w:rsidR="001442C6" w:rsidRPr="00AD5400" w:rsidRDefault="001442C6" w:rsidP="001442C6">
      <w:pPr>
        <w:widowControl w:val="0"/>
        <w:spacing w:before="0" w:beforeAutospacing="0" w:after="0" w:afterAutospacing="0" w:line="240" w:lineRule="auto"/>
        <w:jc w:val="center"/>
        <w:rPr>
          <w:rFonts w:ascii="Times New Roman" w:eastAsia="Times New Roman" w:hAnsi="Times New Roman" w:cs="David"/>
          <w:b/>
          <w:bCs/>
          <w:sz w:val="24"/>
          <w:szCs w:val="24"/>
        </w:rPr>
      </w:pPr>
      <w:r w:rsidRPr="00AD5400">
        <w:rPr>
          <w:rFonts w:ascii="Times New Roman" w:eastAsia="Times New Roman" w:hAnsi="Times New Roman" w:cs="David"/>
          <w:b/>
          <w:bCs/>
          <w:sz w:val="24"/>
          <w:szCs w:val="24"/>
          <w:rtl/>
        </w:rPr>
        <w:t>אייל קראוס הנדסת כבישים בע"מ</w:t>
      </w:r>
    </w:p>
    <w:p w14:paraId="2D0D9D61" w14:textId="77777777" w:rsidR="001442C6" w:rsidRPr="00AD5400" w:rsidRDefault="001442C6" w:rsidP="001442C6">
      <w:pPr>
        <w:widowControl w:val="0"/>
        <w:spacing w:before="0" w:beforeAutospacing="0" w:after="0" w:afterAutospacing="0" w:line="240" w:lineRule="auto"/>
        <w:ind w:left="2880" w:firstLine="720"/>
        <w:rPr>
          <w:rFonts w:ascii="Times New Roman" w:eastAsia="Times New Roman" w:hAnsi="Times New Roman" w:cs="David"/>
          <w:sz w:val="24"/>
          <w:szCs w:val="24"/>
          <w:rtl/>
        </w:rPr>
      </w:pPr>
      <w:r w:rsidRPr="00AD5400" w:rsidDel="001442C6">
        <w:rPr>
          <w:rFonts w:ascii="Times New Roman" w:eastAsia="Times New Roman" w:hAnsi="Times New Roman" w:cs="David"/>
          <w:sz w:val="24"/>
          <w:szCs w:val="24"/>
          <w:rtl/>
        </w:rPr>
        <w:t xml:space="preserve"> </w:t>
      </w:r>
      <w:r w:rsidRPr="00AD5400">
        <w:rPr>
          <w:rFonts w:ascii="Times New Roman" w:eastAsia="Times New Roman" w:hAnsi="Times New Roman" w:cs="David" w:hint="cs"/>
          <w:sz w:val="24"/>
          <w:szCs w:val="24"/>
          <w:rtl/>
        </w:rPr>
        <w:t>הרטום 14 ירושלים</w:t>
      </w:r>
    </w:p>
    <w:p w14:paraId="1200C774" w14:textId="297015BF" w:rsidR="00650D2D" w:rsidRPr="00AD5400" w:rsidRDefault="001442C6"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AD5400">
        <w:rPr>
          <w:rFonts w:ascii="Times New Roman" w:eastAsia="Times New Roman" w:hAnsi="Times New Roman" w:cs="David"/>
          <w:sz w:val="24"/>
          <w:szCs w:val="24"/>
        </w:rPr>
        <w:t>512699851</w:t>
      </w:r>
      <w:r w:rsidR="00650D2D" w:rsidRPr="00AD5400">
        <w:rPr>
          <w:rFonts w:ascii="Times New Roman" w:eastAsia="Times New Roman" w:hAnsi="Times New Roman" w:cs="David" w:hint="cs"/>
          <w:sz w:val="20"/>
          <w:szCs w:val="24"/>
          <w:rtl/>
          <w:lang w:eastAsia="he-IL"/>
        </w:rPr>
        <w:t>(להלן: "</w:t>
      </w:r>
      <w:r w:rsidR="00650D2D" w:rsidRPr="00AD5400">
        <w:rPr>
          <w:rFonts w:ascii="Times New Roman" w:eastAsia="Times New Roman" w:hAnsi="Times New Roman" w:cs="David" w:hint="cs"/>
          <w:b/>
          <w:bCs/>
          <w:sz w:val="20"/>
          <w:szCs w:val="24"/>
          <w:rtl/>
          <w:lang w:eastAsia="he-IL"/>
        </w:rPr>
        <w:t>המתכנן</w:t>
      </w:r>
      <w:r w:rsidR="00650D2D" w:rsidRPr="00AD5400">
        <w:rPr>
          <w:rFonts w:ascii="Times New Roman" w:eastAsia="Times New Roman" w:hAnsi="Times New Roman" w:cs="David" w:hint="cs"/>
          <w:sz w:val="20"/>
          <w:szCs w:val="24"/>
          <w:rtl/>
          <w:lang w:eastAsia="he-IL"/>
        </w:rPr>
        <w:t>")</w:t>
      </w:r>
      <w:r w:rsidR="00650D2D" w:rsidRPr="00AD5400">
        <w:rPr>
          <w:rFonts w:ascii="Times New Roman" w:eastAsia="Times New Roman" w:hAnsi="Times New Roman" w:cs="David" w:hint="cs"/>
          <w:bCs/>
          <w:sz w:val="20"/>
          <w:szCs w:val="24"/>
          <w:rtl/>
          <w:lang w:eastAsia="he-IL"/>
        </w:rPr>
        <w:t xml:space="preserve">  </w:t>
      </w:r>
    </w:p>
    <w:p w14:paraId="42F06111" w14:textId="77777777" w:rsidR="00650D2D" w:rsidRPr="00AD5400"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AD5400">
        <w:rPr>
          <w:rFonts w:ascii="Times New Roman" w:eastAsia="Times New Roman" w:hAnsi="Times New Roman" w:cs="David" w:hint="cs"/>
          <w:bCs/>
          <w:sz w:val="20"/>
          <w:szCs w:val="24"/>
          <w:rtl/>
          <w:lang w:eastAsia="he-IL"/>
        </w:rPr>
        <w:t xml:space="preserve">         מצד שני;</w:t>
      </w:r>
    </w:p>
    <w:p w14:paraId="1AC89E4C" w14:textId="77777777" w:rsidR="00650D2D" w:rsidRPr="00AD5400" w:rsidRDefault="00650D2D" w:rsidP="00650D2D">
      <w:pPr>
        <w:widowControl w:val="0"/>
        <w:spacing w:before="0" w:beforeAutospacing="0" w:after="0" w:afterAutospacing="0" w:line="240" w:lineRule="auto"/>
        <w:ind w:left="2880" w:firstLine="720"/>
        <w:rPr>
          <w:rFonts w:ascii="Times New Roman" w:eastAsia="Times New Roman" w:hAnsi="Times New Roman" w:cs="David" w:hint="cs"/>
          <w:sz w:val="20"/>
          <w:szCs w:val="24"/>
          <w:rtl/>
          <w:lang w:eastAsia="he-IL"/>
        </w:rPr>
      </w:pPr>
      <w:bookmarkStart w:id="0" w:name="_GoBack"/>
      <w:bookmarkEnd w:id="0"/>
    </w:p>
    <w:p w14:paraId="1D6D8A46" w14:textId="77777777" w:rsidR="00650D2D" w:rsidRPr="00AD5400" w:rsidRDefault="00650D2D" w:rsidP="00650D2D">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AD5400">
        <w:rPr>
          <w:rFonts w:ascii="Times New Roman" w:eastAsia="Times New Roman" w:hAnsi="Times New Roman" w:cs="David"/>
          <w:bCs/>
          <w:sz w:val="20"/>
          <w:szCs w:val="24"/>
          <w:rtl/>
          <w:lang w:eastAsia="he-IL"/>
        </w:rPr>
        <w:t>והואיל:</w:t>
      </w:r>
      <w:r w:rsidRPr="00AD5400">
        <w:rPr>
          <w:rFonts w:ascii="Times New Roman" w:eastAsia="Times New Roman" w:hAnsi="Times New Roman" w:cs="David"/>
          <w:bCs/>
          <w:sz w:val="20"/>
          <w:szCs w:val="24"/>
          <w:rtl/>
          <w:lang w:eastAsia="he-IL"/>
        </w:rPr>
        <w:tab/>
      </w:r>
      <w:r w:rsidRPr="00AD5400">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E5E6FE8" w14:textId="77777777" w:rsidR="00650D2D" w:rsidRPr="00AD5400" w:rsidRDefault="00650D2D" w:rsidP="00650D2D">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AD5400">
        <w:rPr>
          <w:rFonts w:ascii="Times New Roman" w:eastAsia="Times New Roman" w:hAnsi="Times New Roman" w:cs="David"/>
          <w:bCs/>
          <w:sz w:val="20"/>
          <w:szCs w:val="24"/>
          <w:rtl/>
          <w:lang w:eastAsia="he-IL"/>
        </w:rPr>
        <w:t>לפיכך הותנה והוסכם בין הצדדים כדלקמן:</w:t>
      </w:r>
    </w:p>
    <w:p w14:paraId="57F7CDE7" w14:textId="77777777" w:rsidR="00650D2D" w:rsidRPr="00AD5400"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AD5400">
        <w:rPr>
          <w:rFonts w:ascii="Times New Roman" w:eastAsia="Times New Roman" w:hAnsi="Times New Roman" w:cs="David"/>
          <w:b/>
          <w:bCs/>
          <w:sz w:val="20"/>
          <w:szCs w:val="24"/>
          <w:u w:val="single"/>
          <w:rtl/>
          <w:lang w:eastAsia="he-IL"/>
        </w:rPr>
        <w:t>מבוא</w:t>
      </w:r>
    </w:p>
    <w:p w14:paraId="58A300B7" w14:textId="77777777" w:rsidR="00650D2D" w:rsidRPr="00AD5400" w:rsidRDefault="00650D2D" w:rsidP="00650D2D">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למונחים הבאים יהא הפרוש הנקוב בצידם דהיינו:</w:t>
      </w:r>
    </w:p>
    <w:p w14:paraId="005F589B" w14:textId="77777777" w:rsidR="00650D2D" w:rsidRPr="00AD5400" w:rsidRDefault="00650D2D" w:rsidP="00650D2D">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64D6E9E7" w14:textId="77777777" w:rsidR="00650D2D" w:rsidRPr="00AD5400"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AD5400">
        <w:rPr>
          <w:rFonts w:ascii="Times New Roman" w:eastAsia="Times New Roman" w:hAnsi="Times New Roman" w:cs="David"/>
          <w:bCs/>
          <w:sz w:val="20"/>
          <w:szCs w:val="24"/>
          <w:rtl/>
          <w:lang w:eastAsia="he-IL"/>
        </w:rPr>
        <w:t>"הפרויקט"</w:t>
      </w: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sz w:val="20"/>
          <w:szCs w:val="24"/>
          <w:rtl/>
          <w:lang w:eastAsia="he-IL"/>
        </w:rPr>
        <w:tab/>
      </w:r>
      <w:r w:rsidRPr="00AD5400">
        <w:rPr>
          <w:rFonts w:ascii="Times New Roman" w:eastAsia="Times New Roman" w:hAnsi="Times New Roman" w:cs="David"/>
          <w:sz w:val="20"/>
          <w:szCs w:val="24"/>
          <w:rtl/>
          <w:lang w:eastAsia="he-IL"/>
        </w:rPr>
        <w:tab/>
        <w:t xml:space="preserve">כמוגדר בנספח </w:t>
      </w:r>
      <w:r w:rsidRPr="00AD5400">
        <w:rPr>
          <w:rFonts w:ascii="Times New Roman" w:eastAsia="Times New Roman" w:hAnsi="Times New Roman" w:cs="David"/>
          <w:b/>
          <w:bCs/>
          <w:sz w:val="20"/>
          <w:szCs w:val="24"/>
          <w:rtl/>
          <w:lang w:eastAsia="he-IL"/>
        </w:rPr>
        <w:t>א'</w:t>
      </w:r>
      <w:r w:rsidRPr="00AD5400">
        <w:rPr>
          <w:rFonts w:ascii="Times New Roman" w:eastAsia="Times New Roman" w:hAnsi="Times New Roman" w:cs="David"/>
          <w:sz w:val="20"/>
          <w:szCs w:val="24"/>
          <w:rtl/>
          <w:lang w:eastAsia="he-IL"/>
        </w:rPr>
        <w:t xml:space="preserve"> המצ"ב.</w:t>
      </w:r>
    </w:p>
    <w:p w14:paraId="23D83A95" w14:textId="77777777" w:rsidR="00650D2D" w:rsidRPr="00AD5400"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94C2B10" w14:textId="77777777" w:rsidR="00650D2D" w:rsidRPr="00AD5400"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AD5400">
        <w:rPr>
          <w:rFonts w:ascii="Times New Roman" w:eastAsia="Times New Roman" w:hAnsi="Times New Roman" w:cs="David"/>
          <w:bCs/>
          <w:sz w:val="20"/>
          <w:szCs w:val="24"/>
          <w:rtl/>
          <w:lang w:eastAsia="he-IL"/>
        </w:rPr>
        <w:t xml:space="preserve">"התכנית" </w:t>
      </w:r>
      <w:r w:rsidRPr="00AD5400">
        <w:rPr>
          <w:rFonts w:ascii="Times New Roman" w:eastAsia="Times New Roman" w:hAnsi="Times New Roman" w:cs="David"/>
          <w:sz w:val="20"/>
          <w:szCs w:val="24"/>
          <w:rtl/>
          <w:lang w:eastAsia="he-IL"/>
        </w:rPr>
        <w:t>/</w:t>
      </w:r>
    </w:p>
    <w:p w14:paraId="3A1CE2D9" w14:textId="77777777" w:rsidR="00650D2D" w:rsidRPr="00AD5400"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AD5400">
        <w:rPr>
          <w:rFonts w:ascii="Times New Roman" w:eastAsia="Times New Roman" w:hAnsi="Times New Roman" w:cs="David"/>
          <w:b/>
          <w:bCs/>
          <w:sz w:val="20"/>
          <w:szCs w:val="24"/>
          <w:rtl/>
          <w:lang w:eastAsia="he-IL"/>
        </w:rPr>
        <w:t>"המקרקעין"</w:t>
      </w: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sz w:val="20"/>
          <w:szCs w:val="24"/>
          <w:rtl/>
          <w:lang w:eastAsia="he-IL"/>
        </w:rPr>
        <w:tab/>
        <w:t xml:space="preserve">כמוגדר בנספח </w:t>
      </w:r>
      <w:r w:rsidRPr="00AD5400">
        <w:rPr>
          <w:rFonts w:ascii="Times New Roman" w:eastAsia="Times New Roman" w:hAnsi="Times New Roman" w:cs="David"/>
          <w:b/>
          <w:bCs/>
          <w:sz w:val="20"/>
          <w:szCs w:val="24"/>
          <w:rtl/>
          <w:lang w:eastAsia="he-IL"/>
        </w:rPr>
        <w:t>א'</w:t>
      </w:r>
      <w:r w:rsidRPr="00AD5400">
        <w:rPr>
          <w:rFonts w:ascii="Times New Roman" w:eastAsia="Times New Roman" w:hAnsi="Times New Roman" w:cs="David"/>
          <w:sz w:val="20"/>
          <w:szCs w:val="24"/>
          <w:rtl/>
          <w:lang w:eastAsia="he-IL"/>
        </w:rPr>
        <w:t xml:space="preserve"> המצ"ב.</w:t>
      </w:r>
    </w:p>
    <w:p w14:paraId="0137771A" w14:textId="77777777" w:rsidR="00650D2D" w:rsidRPr="00AD5400"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7E0D2DF" w14:textId="77777777" w:rsidR="00650D2D" w:rsidRPr="00AD5400"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AD5400">
        <w:rPr>
          <w:rFonts w:ascii="Times New Roman" w:eastAsia="Times New Roman" w:hAnsi="Times New Roman" w:cs="David"/>
          <w:bCs/>
          <w:sz w:val="20"/>
          <w:szCs w:val="24"/>
          <w:rtl/>
          <w:lang w:eastAsia="he-IL"/>
        </w:rPr>
        <w:t>"האתר"</w:t>
      </w: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sz w:val="20"/>
          <w:szCs w:val="24"/>
          <w:rtl/>
          <w:lang w:eastAsia="he-IL"/>
        </w:rPr>
        <w:tab/>
      </w:r>
      <w:r w:rsidRPr="00AD5400">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17069839" w14:textId="77777777" w:rsidR="00650D2D" w:rsidRPr="00AD5400"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30A6E2A" w14:textId="77777777" w:rsidR="00650D2D" w:rsidRPr="00AD5400"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b/>
          <w:bCs/>
          <w:sz w:val="20"/>
          <w:szCs w:val="24"/>
          <w:rtl/>
          <w:lang w:eastAsia="he-IL"/>
        </w:rPr>
        <w:t>היועצים</w:t>
      </w: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sz w:val="20"/>
          <w:szCs w:val="24"/>
          <w:rtl/>
          <w:lang w:eastAsia="he-IL"/>
        </w:rPr>
        <w:tab/>
      </w:r>
      <w:r w:rsidRPr="00AD5400">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72312895" w14:textId="77777777" w:rsidR="00650D2D" w:rsidRPr="00AD5400"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2EEC88C" w14:textId="77777777" w:rsidR="00650D2D" w:rsidRPr="00AD5400"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b/>
          <w:bCs/>
          <w:sz w:val="20"/>
          <w:szCs w:val="24"/>
          <w:rtl/>
          <w:lang w:eastAsia="he-IL"/>
        </w:rPr>
        <w:t>התכניות</w:t>
      </w: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sz w:val="20"/>
          <w:szCs w:val="24"/>
          <w:rtl/>
          <w:lang w:eastAsia="he-IL"/>
        </w:rPr>
        <w:tab/>
      </w:r>
      <w:r w:rsidRPr="00AD5400">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שרותי המתכנן, ע</w:t>
      </w:r>
      <w:r w:rsidRPr="00AD5400">
        <w:rPr>
          <w:rFonts w:ascii="Times New Roman" w:eastAsia="Times New Roman" w:hAnsi="Times New Roman" w:cs="David" w:hint="cs"/>
          <w:sz w:val="20"/>
          <w:szCs w:val="24"/>
          <w:rtl/>
          <w:lang w:eastAsia="he-IL"/>
        </w:rPr>
        <w:t>ל פי</w:t>
      </w:r>
      <w:r w:rsidRPr="00AD5400">
        <w:rPr>
          <w:rFonts w:ascii="Times New Roman" w:eastAsia="Times New Roman" w:hAnsi="Times New Roman" w:cs="David"/>
          <w:sz w:val="20"/>
          <w:szCs w:val="24"/>
          <w:rtl/>
          <w:lang w:eastAsia="he-IL"/>
        </w:rPr>
        <w:t xml:space="preserve"> דרישת המזמין, לשם ביצוע הפרויקט ו/או כל חלק הימנו, לפי </w:t>
      </w:r>
      <w:r w:rsidRPr="00AD5400">
        <w:rPr>
          <w:rFonts w:ascii="Times New Roman" w:eastAsia="Times New Roman" w:hAnsi="Times New Roman" w:cs="David"/>
          <w:sz w:val="20"/>
          <w:szCs w:val="24"/>
          <w:rtl/>
          <w:lang w:eastAsia="he-IL"/>
        </w:rPr>
        <w:lastRenderedPageBreak/>
        <w:t xml:space="preserve">קביעת המזמין, לרבות ומבלי לפגוע בכלליות האמור לעיל, כל המסמכים המצוינים ברשימת התכניות ומסמכים המצורפת לחוזה זה במסגרת נספח </w:t>
      </w:r>
      <w:r w:rsidRPr="00AD5400">
        <w:rPr>
          <w:rFonts w:ascii="Times New Roman" w:eastAsia="Times New Roman" w:hAnsi="Times New Roman" w:cs="David"/>
          <w:b/>
          <w:bCs/>
          <w:sz w:val="20"/>
          <w:szCs w:val="24"/>
          <w:rtl/>
          <w:lang w:eastAsia="he-IL"/>
        </w:rPr>
        <w:t>ח'</w:t>
      </w:r>
      <w:r w:rsidRPr="00AD5400">
        <w:rPr>
          <w:rFonts w:ascii="Times New Roman" w:eastAsia="Times New Roman" w:hAnsi="Times New Roman" w:cs="David"/>
          <w:sz w:val="20"/>
          <w:szCs w:val="24"/>
          <w:rtl/>
          <w:lang w:eastAsia="he-IL"/>
        </w:rPr>
        <w:t>. כל המסמכים שיערכו ע"י המתכנן כאמור יערכו בשפה העברית.</w:t>
      </w:r>
    </w:p>
    <w:p w14:paraId="7D909CC4" w14:textId="77777777" w:rsidR="00650D2D" w:rsidRPr="00AD5400"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FDAF959" w14:textId="77777777" w:rsidR="00650D2D" w:rsidRPr="00AD5400"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b/>
          <w:bCs/>
          <w:sz w:val="20"/>
          <w:szCs w:val="24"/>
          <w:rtl/>
          <w:lang w:eastAsia="he-IL"/>
        </w:rPr>
        <w:t>שירותי</w:t>
      </w:r>
    </w:p>
    <w:p w14:paraId="7E9CA5C4" w14:textId="77777777" w:rsidR="00650D2D" w:rsidRPr="00AD5400"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AD5400">
        <w:rPr>
          <w:rFonts w:ascii="Times New Roman" w:eastAsia="Times New Roman" w:hAnsi="Times New Roman" w:cs="David"/>
          <w:b/>
          <w:bCs/>
          <w:sz w:val="20"/>
          <w:szCs w:val="24"/>
          <w:rtl/>
          <w:lang w:eastAsia="he-IL"/>
        </w:rPr>
        <w:t xml:space="preserve"> המתכנן</w:t>
      </w: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sz w:val="20"/>
          <w:szCs w:val="24"/>
          <w:rtl/>
          <w:lang w:eastAsia="he-IL"/>
        </w:rPr>
        <w:tab/>
      </w:r>
    </w:p>
    <w:p w14:paraId="5A90599F" w14:textId="77777777" w:rsidR="00650D2D" w:rsidRPr="00AD5400"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b/>
          <w:bCs/>
          <w:sz w:val="20"/>
          <w:szCs w:val="24"/>
          <w:rtl/>
          <w:lang w:eastAsia="he-IL"/>
        </w:rPr>
        <w:t>השירותים</w:t>
      </w: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sz w:val="20"/>
          <w:szCs w:val="24"/>
          <w:rtl/>
          <w:lang w:eastAsia="he-IL"/>
        </w:rPr>
        <w:tab/>
        <w:t xml:space="preserve">השירותים כמוגדר וכמפורט בחוזה זה ובנספח </w:t>
      </w:r>
      <w:r w:rsidRPr="00AD5400">
        <w:rPr>
          <w:rFonts w:ascii="Times New Roman" w:eastAsia="Times New Roman" w:hAnsi="Times New Roman" w:cs="David"/>
          <w:b/>
          <w:bCs/>
          <w:sz w:val="20"/>
          <w:szCs w:val="24"/>
          <w:rtl/>
          <w:lang w:eastAsia="he-IL"/>
        </w:rPr>
        <w:t>ב'</w:t>
      </w:r>
      <w:r w:rsidRPr="00AD5400">
        <w:rPr>
          <w:rFonts w:ascii="Times New Roman" w:eastAsia="Times New Roman" w:hAnsi="Times New Roman" w:cs="David" w:hint="cs"/>
          <w:b/>
          <w:bCs/>
          <w:sz w:val="20"/>
          <w:szCs w:val="24"/>
          <w:rtl/>
          <w:lang w:eastAsia="he-IL"/>
        </w:rPr>
        <w:t xml:space="preserve"> </w:t>
      </w:r>
      <w:r w:rsidRPr="00AD5400">
        <w:rPr>
          <w:rFonts w:ascii="Times New Roman" w:eastAsia="Times New Roman" w:hAnsi="Times New Roman" w:cs="David" w:hint="cs"/>
          <w:sz w:val="20"/>
          <w:szCs w:val="24"/>
          <w:rtl/>
          <w:lang w:eastAsia="he-IL"/>
        </w:rPr>
        <w:t>המצ"ב</w:t>
      </w:r>
      <w:r w:rsidRPr="00AD5400">
        <w:rPr>
          <w:rFonts w:ascii="Times New Roman" w:eastAsia="Times New Roman" w:hAnsi="Times New Roman" w:cs="David"/>
          <w:sz w:val="20"/>
          <w:szCs w:val="24"/>
          <w:rtl/>
          <w:lang w:eastAsia="he-IL"/>
        </w:rPr>
        <w:t>.</w:t>
      </w:r>
    </w:p>
    <w:p w14:paraId="6ECB07B1" w14:textId="77777777" w:rsidR="00650D2D" w:rsidRPr="00AD5400"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DF316D2" w14:textId="77777777" w:rsidR="00650D2D" w:rsidRPr="00AD5400"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b/>
          <w:bCs/>
          <w:sz w:val="20"/>
          <w:szCs w:val="24"/>
          <w:rtl/>
          <w:lang w:eastAsia="he-IL"/>
        </w:rPr>
        <w:t>המנהל</w:t>
      </w: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sz w:val="20"/>
          <w:szCs w:val="24"/>
          <w:rtl/>
          <w:lang w:eastAsia="he-IL"/>
        </w:rPr>
        <w:tab/>
      </w:r>
      <w:r w:rsidRPr="00AD5400">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1BF6A80" w14:textId="77777777" w:rsidR="00650D2D" w:rsidRPr="00AD5400"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765A636" w14:textId="77777777" w:rsidR="00650D2D" w:rsidRPr="00AD5400"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ab/>
      </w:r>
      <w:r w:rsidRPr="00AD5400">
        <w:rPr>
          <w:rFonts w:ascii="Times New Roman" w:eastAsia="Times New Roman" w:hAnsi="Times New Roman" w:cs="David"/>
          <w:sz w:val="20"/>
          <w:szCs w:val="24"/>
          <w:rtl/>
          <w:lang w:eastAsia="he-IL"/>
        </w:rPr>
        <w:tab/>
        <w:t>מקום שמדובר בחוזה זה במזמין - גם המנהל במשמע.</w:t>
      </w:r>
    </w:p>
    <w:p w14:paraId="71A64D3E" w14:textId="77777777" w:rsidR="00650D2D" w:rsidRPr="00AD5400"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3EE2562" w14:textId="77777777" w:rsidR="00650D2D" w:rsidRPr="00AD5400"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b/>
          <w:bCs/>
          <w:sz w:val="20"/>
          <w:szCs w:val="24"/>
          <w:rtl/>
          <w:lang w:eastAsia="he-IL"/>
        </w:rPr>
        <w:t>החוזה</w:t>
      </w: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hint="cs"/>
          <w:sz w:val="20"/>
          <w:szCs w:val="24"/>
          <w:rtl/>
          <w:lang w:eastAsia="he-IL"/>
        </w:rPr>
        <w:t>/</w:t>
      </w:r>
    </w:p>
    <w:p w14:paraId="321CDCC5" w14:textId="77777777" w:rsidR="00650D2D" w:rsidRPr="00AD5400"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hint="cs"/>
          <w:b/>
          <w:bCs/>
          <w:sz w:val="20"/>
          <w:szCs w:val="24"/>
          <w:rtl/>
          <w:lang w:eastAsia="he-IL"/>
        </w:rPr>
        <w:t>ההסכם</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sz w:val="20"/>
          <w:szCs w:val="24"/>
          <w:rtl/>
          <w:lang w:eastAsia="he-IL"/>
        </w:rPr>
        <w:tab/>
      </w:r>
      <w:r w:rsidRPr="00AD5400">
        <w:rPr>
          <w:rFonts w:ascii="Times New Roman" w:eastAsia="Times New Roman" w:hAnsi="Times New Roman" w:cs="David"/>
          <w:sz w:val="20"/>
          <w:szCs w:val="24"/>
          <w:rtl/>
          <w:lang w:eastAsia="he-IL"/>
        </w:rPr>
        <w:tab/>
        <w:t>חוזה זה על נספחיו.</w:t>
      </w:r>
    </w:p>
    <w:p w14:paraId="184E45F0" w14:textId="77777777" w:rsidR="00650D2D" w:rsidRPr="00AD5400"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DDDCFE6" w14:textId="77777777" w:rsidR="00650D2D" w:rsidRPr="00AD5400"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b/>
          <w:bCs/>
          <w:sz w:val="20"/>
          <w:szCs w:val="24"/>
          <w:rtl/>
          <w:lang w:eastAsia="he-IL"/>
        </w:rPr>
        <w:t>הדין</w:t>
      </w: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sz w:val="20"/>
          <w:szCs w:val="24"/>
          <w:rtl/>
          <w:lang w:eastAsia="he-IL"/>
        </w:rPr>
        <w:tab/>
      </w:r>
      <w:r w:rsidRPr="00AD5400">
        <w:rPr>
          <w:rFonts w:ascii="Times New Roman" w:eastAsia="Times New Roman" w:hAnsi="Times New Roman" w:cs="David"/>
          <w:sz w:val="20"/>
          <w:szCs w:val="24"/>
          <w:rtl/>
          <w:lang w:eastAsia="he-IL"/>
        </w:rPr>
        <w:tab/>
        <w:t>כהגדרתו בחוק ה</w:t>
      </w:r>
      <w:r w:rsidRPr="00AD5400">
        <w:rPr>
          <w:rFonts w:ascii="Times New Roman" w:eastAsia="Times New Roman" w:hAnsi="Times New Roman" w:cs="David" w:hint="cs"/>
          <w:sz w:val="20"/>
          <w:szCs w:val="24"/>
          <w:rtl/>
          <w:lang w:eastAsia="he-IL"/>
        </w:rPr>
        <w:t>פרשנות, התשמ"א-1981</w:t>
      </w:r>
      <w:r w:rsidRPr="00AD5400">
        <w:rPr>
          <w:rFonts w:ascii="Times New Roman" w:eastAsia="Times New Roman" w:hAnsi="Times New Roman" w:cs="David"/>
          <w:sz w:val="20"/>
          <w:szCs w:val="24"/>
          <w:rtl/>
          <w:lang w:eastAsia="he-IL"/>
        </w:rPr>
        <w:t xml:space="preserve"> לרבות כל </w:t>
      </w:r>
      <w:r w:rsidRPr="00AD5400">
        <w:rPr>
          <w:rFonts w:ascii="Times New Roman" w:eastAsia="Times New Roman" w:hAnsi="Times New Roman" w:cs="David" w:hint="cs"/>
          <w:sz w:val="20"/>
          <w:szCs w:val="24"/>
          <w:rtl/>
          <w:lang w:eastAsia="he-IL"/>
        </w:rPr>
        <w:t xml:space="preserve">תקנה ו/או </w:t>
      </w:r>
      <w:r w:rsidRPr="00AD5400">
        <w:rPr>
          <w:rFonts w:ascii="Times New Roman" w:eastAsia="Times New Roman" w:hAnsi="Times New Roman" w:cs="David"/>
          <w:sz w:val="20"/>
          <w:szCs w:val="24"/>
          <w:rtl/>
          <w:lang w:eastAsia="he-IL"/>
        </w:rPr>
        <w:t>הוראה של רשות מוסמכת בתוקף סמכותה על פי הדין.</w:t>
      </w:r>
    </w:p>
    <w:p w14:paraId="117D5784" w14:textId="77777777" w:rsidR="00650D2D" w:rsidRPr="00AD5400"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09315D5" w14:textId="77777777" w:rsidR="00650D2D" w:rsidRPr="00AD5400"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b/>
          <w:bCs/>
          <w:sz w:val="20"/>
          <w:szCs w:val="24"/>
          <w:rtl/>
          <w:lang w:eastAsia="he-IL"/>
        </w:rPr>
        <w:t>הרשות</w:t>
      </w:r>
    </w:p>
    <w:p w14:paraId="75B94CAA" w14:textId="77777777" w:rsidR="00650D2D" w:rsidRPr="00AD5400"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AD5400">
        <w:rPr>
          <w:rFonts w:ascii="Times New Roman" w:eastAsia="Times New Roman" w:hAnsi="Times New Roman" w:cs="David"/>
          <w:b/>
          <w:bCs/>
          <w:sz w:val="20"/>
          <w:szCs w:val="24"/>
          <w:rtl/>
          <w:lang w:eastAsia="he-IL"/>
        </w:rPr>
        <w:t xml:space="preserve"> המקומית</w:t>
      </w: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sz w:val="20"/>
          <w:szCs w:val="24"/>
          <w:rtl/>
          <w:lang w:eastAsia="he-IL"/>
        </w:rPr>
        <w:tab/>
      </w:r>
      <w:r w:rsidRPr="00AD5400">
        <w:rPr>
          <w:rFonts w:ascii="Times New Roman" w:eastAsia="Times New Roman" w:hAnsi="Times New Roman" w:cs="David"/>
          <w:sz w:val="20"/>
          <w:szCs w:val="24"/>
          <w:rtl/>
          <w:lang w:eastAsia="he-IL"/>
        </w:rPr>
        <w:tab/>
        <w:t xml:space="preserve">כמוגדר בנספח </w:t>
      </w:r>
      <w:r w:rsidRPr="00AD5400">
        <w:rPr>
          <w:rFonts w:ascii="Times New Roman" w:eastAsia="Times New Roman" w:hAnsi="Times New Roman" w:cs="David"/>
          <w:b/>
          <w:bCs/>
          <w:sz w:val="20"/>
          <w:szCs w:val="24"/>
          <w:rtl/>
          <w:lang w:eastAsia="he-IL"/>
        </w:rPr>
        <w:t>א'</w:t>
      </w:r>
      <w:r w:rsidRPr="00AD5400">
        <w:rPr>
          <w:rFonts w:ascii="Times New Roman" w:eastAsia="Times New Roman" w:hAnsi="Times New Roman" w:cs="David"/>
          <w:sz w:val="20"/>
          <w:szCs w:val="24"/>
          <w:rtl/>
          <w:lang w:eastAsia="he-IL"/>
        </w:rPr>
        <w:t xml:space="preserve"> המצ"ב.</w:t>
      </w:r>
    </w:p>
    <w:p w14:paraId="60BF101D" w14:textId="77777777" w:rsidR="00650D2D" w:rsidRPr="00AD5400"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CDA1A34" w14:textId="77777777" w:rsidR="00650D2D" w:rsidRPr="00AD5400"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b/>
          <w:bCs/>
          <w:sz w:val="20"/>
          <w:szCs w:val="24"/>
          <w:rtl/>
          <w:lang w:eastAsia="he-IL"/>
        </w:rPr>
        <w:t>חוזה</w:t>
      </w:r>
    </w:p>
    <w:p w14:paraId="762C056B" w14:textId="77777777" w:rsidR="00650D2D" w:rsidRPr="00AD5400"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AD5400">
        <w:rPr>
          <w:rFonts w:ascii="Times New Roman" w:eastAsia="Times New Roman" w:hAnsi="Times New Roman" w:cs="David"/>
          <w:b/>
          <w:bCs/>
          <w:sz w:val="20"/>
          <w:szCs w:val="24"/>
          <w:rtl/>
          <w:lang w:eastAsia="he-IL"/>
        </w:rPr>
        <w:t xml:space="preserve"> הפיתוח</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sz w:val="20"/>
          <w:szCs w:val="24"/>
          <w:rtl/>
          <w:lang w:eastAsia="he-IL"/>
        </w:rPr>
        <w:tab/>
      </w:r>
      <w:r w:rsidRPr="00AD5400">
        <w:rPr>
          <w:rFonts w:ascii="Times New Roman" w:eastAsia="Times New Roman" w:hAnsi="Times New Roman" w:cs="David"/>
          <w:sz w:val="20"/>
          <w:szCs w:val="24"/>
          <w:rtl/>
          <w:lang w:eastAsia="he-IL"/>
        </w:rPr>
        <w:tab/>
        <w:t xml:space="preserve">כמוגדר בנספח </w:t>
      </w:r>
      <w:r w:rsidRPr="00AD5400">
        <w:rPr>
          <w:rFonts w:ascii="Times New Roman" w:eastAsia="Times New Roman" w:hAnsi="Times New Roman" w:cs="David"/>
          <w:b/>
          <w:bCs/>
          <w:sz w:val="20"/>
          <w:szCs w:val="24"/>
          <w:rtl/>
          <w:lang w:eastAsia="he-IL"/>
        </w:rPr>
        <w:t>א'</w:t>
      </w:r>
      <w:r w:rsidRPr="00AD5400">
        <w:rPr>
          <w:rFonts w:ascii="Times New Roman" w:eastAsia="Times New Roman" w:hAnsi="Times New Roman" w:cs="David" w:hint="cs"/>
          <w:sz w:val="20"/>
          <w:szCs w:val="24"/>
          <w:rtl/>
          <w:lang w:eastAsia="he-IL"/>
        </w:rPr>
        <w:t xml:space="preserve"> המצ"ב</w:t>
      </w:r>
      <w:r w:rsidRPr="00AD5400">
        <w:rPr>
          <w:rFonts w:ascii="Times New Roman" w:eastAsia="Times New Roman" w:hAnsi="Times New Roman" w:cs="David"/>
          <w:sz w:val="20"/>
          <w:szCs w:val="24"/>
          <w:rtl/>
          <w:lang w:eastAsia="he-IL"/>
        </w:rPr>
        <w:t>.</w:t>
      </w:r>
    </w:p>
    <w:p w14:paraId="11D8D37C" w14:textId="77777777" w:rsidR="00650D2D" w:rsidRPr="00AD5400"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4635E808" w14:textId="77777777" w:rsidR="00650D2D" w:rsidRPr="00AD5400"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הכותרות בחוזה זה </w:t>
      </w:r>
      <w:r w:rsidRPr="00AD5400">
        <w:rPr>
          <w:rFonts w:ascii="Times New Roman" w:eastAsia="Times New Roman" w:hAnsi="Times New Roman" w:cs="David" w:hint="cs"/>
          <w:sz w:val="20"/>
          <w:szCs w:val="24"/>
          <w:rtl/>
          <w:lang w:eastAsia="he-IL"/>
        </w:rPr>
        <w:t xml:space="preserve">הינן לנוחיות בלבד ובכל מקרה </w:t>
      </w:r>
      <w:r w:rsidRPr="00AD5400">
        <w:rPr>
          <w:rFonts w:ascii="Times New Roman" w:eastAsia="Times New Roman" w:hAnsi="Times New Roman" w:cs="David"/>
          <w:sz w:val="20"/>
          <w:szCs w:val="24"/>
          <w:rtl/>
          <w:lang w:eastAsia="he-IL"/>
        </w:rPr>
        <w:t xml:space="preserve">לא ישמשו </w:t>
      </w:r>
      <w:r w:rsidRPr="00AD5400">
        <w:rPr>
          <w:rFonts w:ascii="Times New Roman" w:eastAsia="Times New Roman" w:hAnsi="Times New Roman" w:cs="David" w:hint="cs"/>
          <w:sz w:val="20"/>
          <w:szCs w:val="24"/>
          <w:rtl/>
          <w:lang w:eastAsia="he-IL"/>
        </w:rPr>
        <w:t>ל</w:t>
      </w:r>
      <w:r w:rsidRPr="00AD5400">
        <w:rPr>
          <w:rFonts w:ascii="Times New Roman" w:eastAsia="Times New Roman" w:hAnsi="Times New Roman" w:cs="David"/>
          <w:sz w:val="20"/>
          <w:szCs w:val="24"/>
          <w:rtl/>
          <w:lang w:eastAsia="he-IL"/>
        </w:rPr>
        <w:t>פרש</w:t>
      </w:r>
      <w:r w:rsidRPr="00AD5400">
        <w:rPr>
          <w:rFonts w:ascii="Times New Roman" w:eastAsia="Times New Roman" w:hAnsi="Times New Roman" w:cs="David" w:hint="cs"/>
          <w:sz w:val="20"/>
          <w:szCs w:val="24"/>
          <w:rtl/>
          <w:lang w:eastAsia="he-IL"/>
        </w:rPr>
        <w:t>נות</w:t>
      </w:r>
      <w:r w:rsidRPr="00AD5400">
        <w:rPr>
          <w:rFonts w:ascii="Times New Roman" w:eastAsia="Times New Roman" w:hAnsi="Times New Roman" w:cs="David"/>
          <w:sz w:val="20"/>
          <w:szCs w:val="24"/>
          <w:rtl/>
          <w:lang w:eastAsia="he-IL"/>
        </w:rPr>
        <w:t>ו.</w:t>
      </w:r>
    </w:p>
    <w:p w14:paraId="1D134649" w14:textId="77777777" w:rsidR="00650D2D" w:rsidRPr="00AD5400"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הנספחים לחוזה זה מהווים חלק בלתי נפרד הימנו ואלה הם:</w:t>
      </w:r>
    </w:p>
    <w:p w14:paraId="077C2E06" w14:textId="77777777" w:rsidR="00650D2D" w:rsidRPr="00AD5400" w:rsidRDefault="00650D2D" w:rsidP="00650D2D">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1FE44F1" w14:textId="77777777" w:rsidR="00650D2D" w:rsidRPr="00AD5400"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AD5400">
        <w:rPr>
          <w:rFonts w:ascii="Times New Roman" w:eastAsia="Times New Roman" w:hAnsi="Times New Roman" w:cs="David"/>
          <w:bCs/>
          <w:sz w:val="20"/>
          <w:szCs w:val="24"/>
          <w:rtl/>
          <w:lang w:eastAsia="he-IL"/>
        </w:rPr>
        <w:t xml:space="preserve">נספח א' </w:t>
      </w: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sz w:val="20"/>
          <w:szCs w:val="24"/>
          <w:rtl/>
          <w:lang w:eastAsia="he-IL"/>
        </w:rPr>
        <w:tab/>
        <w:t>נספח כללי;</w:t>
      </w:r>
    </w:p>
    <w:p w14:paraId="52A7A432" w14:textId="77777777" w:rsidR="00650D2D" w:rsidRPr="00AD5400"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AD5400">
        <w:rPr>
          <w:rFonts w:ascii="Times New Roman" w:eastAsia="Times New Roman" w:hAnsi="Times New Roman" w:cs="David"/>
          <w:bCs/>
          <w:sz w:val="20"/>
          <w:szCs w:val="24"/>
          <w:rtl/>
          <w:lang w:eastAsia="he-IL"/>
        </w:rPr>
        <w:t>נספח ב'</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sz w:val="20"/>
          <w:szCs w:val="24"/>
          <w:rtl/>
          <w:lang w:eastAsia="he-IL"/>
        </w:rPr>
        <w:tab/>
        <w:t>שירותי המתכנן;</w:t>
      </w:r>
    </w:p>
    <w:p w14:paraId="0452F96B" w14:textId="77777777" w:rsidR="00650D2D" w:rsidRPr="00AD5400"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AD5400">
        <w:rPr>
          <w:rFonts w:ascii="Times New Roman" w:eastAsia="Times New Roman" w:hAnsi="Times New Roman" w:cs="David"/>
          <w:b/>
          <w:bCs/>
          <w:sz w:val="20"/>
          <w:szCs w:val="24"/>
          <w:rtl/>
          <w:lang w:eastAsia="he-IL"/>
        </w:rPr>
        <w:t>נספח ג'</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sz w:val="20"/>
          <w:szCs w:val="24"/>
          <w:lang w:eastAsia="he-IL"/>
        </w:rPr>
        <w:t>–</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sz w:val="20"/>
          <w:szCs w:val="24"/>
          <w:rtl/>
          <w:lang w:eastAsia="he-IL"/>
        </w:rPr>
        <w:tab/>
        <w:t>לוח זמנים;</w:t>
      </w:r>
    </w:p>
    <w:p w14:paraId="7E373CE2" w14:textId="77777777" w:rsidR="00650D2D" w:rsidRPr="00AD5400"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AD5400">
        <w:rPr>
          <w:rFonts w:ascii="Times New Roman" w:eastAsia="Times New Roman" w:hAnsi="Times New Roman" w:cs="David"/>
          <w:b/>
          <w:bCs/>
          <w:sz w:val="20"/>
          <w:szCs w:val="24"/>
          <w:rtl/>
          <w:lang w:eastAsia="he-IL"/>
        </w:rPr>
        <w:t>נספח ד'</w:t>
      </w:r>
      <w:r w:rsidRPr="00AD5400">
        <w:rPr>
          <w:rFonts w:ascii="Times New Roman" w:eastAsia="Times New Roman" w:hAnsi="Times New Roman" w:cs="David"/>
          <w:sz w:val="20"/>
          <w:szCs w:val="24"/>
          <w:rtl/>
          <w:lang w:eastAsia="he-IL"/>
        </w:rPr>
        <w:t xml:space="preserve"> - </w:t>
      </w:r>
      <w:r w:rsidRPr="00AD5400">
        <w:rPr>
          <w:rFonts w:ascii="Times New Roman" w:eastAsia="Times New Roman" w:hAnsi="Times New Roman" w:cs="David"/>
          <w:sz w:val="20"/>
          <w:szCs w:val="24"/>
          <w:rtl/>
          <w:lang w:eastAsia="he-IL"/>
        </w:rPr>
        <w:tab/>
        <w:t>שכר המתכנן;</w:t>
      </w:r>
    </w:p>
    <w:p w14:paraId="2827A117" w14:textId="77777777" w:rsidR="00650D2D" w:rsidRPr="00AD5400"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AD5400">
        <w:rPr>
          <w:rFonts w:ascii="Times New Roman" w:eastAsia="Times New Roman" w:hAnsi="Times New Roman" w:cs="David"/>
          <w:b/>
          <w:bCs/>
          <w:sz w:val="20"/>
          <w:szCs w:val="24"/>
          <w:rtl/>
          <w:lang w:eastAsia="he-IL"/>
        </w:rPr>
        <w:t>נספח ה'</w:t>
      </w:r>
      <w:r w:rsidRPr="00AD5400">
        <w:rPr>
          <w:rFonts w:ascii="Times New Roman" w:eastAsia="Times New Roman" w:hAnsi="Times New Roman" w:cs="David"/>
          <w:sz w:val="20"/>
          <w:szCs w:val="24"/>
          <w:rtl/>
          <w:lang w:eastAsia="he-IL"/>
        </w:rPr>
        <w:t xml:space="preserve"> - </w:t>
      </w:r>
      <w:r w:rsidRPr="00AD5400">
        <w:rPr>
          <w:rFonts w:ascii="Times New Roman" w:eastAsia="Times New Roman" w:hAnsi="Times New Roman" w:cs="David"/>
          <w:sz w:val="20"/>
          <w:szCs w:val="24"/>
          <w:rtl/>
          <w:lang w:eastAsia="he-IL"/>
        </w:rPr>
        <w:tab/>
        <w:t>תשלומי שכר המתכנן;</w:t>
      </w:r>
    </w:p>
    <w:p w14:paraId="135BB3EB" w14:textId="77777777" w:rsidR="00650D2D" w:rsidRPr="00AD5400"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AD5400">
        <w:rPr>
          <w:rFonts w:ascii="Times New Roman" w:eastAsia="Times New Roman" w:hAnsi="Times New Roman" w:cs="David"/>
          <w:bCs/>
          <w:sz w:val="20"/>
          <w:szCs w:val="24"/>
          <w:rtl/>
          <w:lang w:eastAsia="he-IL"/>
        </w:rPr>
        <w:t xml:space="preserve">נספח ו </w:t>
      </w: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sz w:val="20"/>
          <w:szCs w:val="24"/>
          <w:rtl/>
          <w:lang w:eastAsia="he-IL"/>
        </w:rPr>
        <w:tab/>
        <w:t>הצהרה והתחייבות לשמירת סודיות;</w:t>
      </w:r>
    </w:p>
    <w:p w14:paraId="4011F991" w14:textId="77777777" w:rsidR="00650D2D" w:rsidRPr="00AD5400"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AD5400">
        <w:rPr>
          <w:rFonts w:ascii="Times New Roman" w:eastAsia="Times New Roman" w:hAnsi="Times New Roman" w:cs="David"/>
          <w:bCs/>
          <w:sz w:val="20"/>
          <w:szCs w:val="24"/>
          <w:rtl/>
          <w:lang w:eastAsia="he-IL"/>
        </w:rPr>
        <w:t>נספח ז</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sz w:val="20"/>
          <w:szCs w:val="24"/>
          <w:rtl/>
          <w:lang w:eastAsia="he-IL"/>
        </w:rPr>
        <w:tab/>
        <w:t>אישור על קיום ביטוחי המתכנן;</w:t>
      </w:r>
    </w:p>
    <w:p w14:paraId="0C9FF630" w14:textId="77777777" w:rsidR="00650D2D" w:rsidRPr="00AD5400"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AD5400">
        <w:rPr>
          <w:rFonts w:ascii="Times New Roman" w:eastAsia="Times New Roman" w:hAnsi="Times New Roman" w:cs="David"/>
          <w:b/>
          <w:bCs/>
          <w:sz w:val="20"/>
          <w:szCs w:val="24"/>
          <w:rtl/>
          <w:lang w:eastAsia="he-IL"/>
        </w:rPr>
        <w:t>נספח ח'</w:t>
      </w:r>
      <w:r w:rsidRPr="00AD5400">
        <w:rPr>
          <w:rFonts w:ascii="Times New Roman" w:eastAsia="Times New Roman" w:hAnsi="Times New Roman" w:cs="David"/>
          <w:sz w:val="20"/>
          <w:szCs w:val="24"/>
          <w:rtl/>
          <w:lang w:eastAsia="he-IL"/>
        </w:rPr>
        <w:t xml:space="preserve"> - </w:t>
      </w:r>
      <w:r w:rsidRPr="00AD5400">
        <w:rPr>
          <w:rFonts w:ascii="Times New Roman" w:eastAsia="Times New Roman" w:hAnsi="Times New Roman" w:cs="David"/>
          <w:sz w:val="20"/>
          <w:szCs w:val="24"/>
          <w:rtl/>
          <w:lang w:eastAsia="he-IL"/>
        </w:rPr>
        <w:tab/>
        <w:t>רשימת התכניות והמסמכים שעל המתכנן להנפיק.</w:t>
      </w:r>
    </w:p>
    <w:p w14:paraId="6FB43FFD" w14:textId="77777777" w:rsidR="00650D2D" w:rsidRPr="00AD5400"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AD5400">
        <w:rPr>
          <w:rFonts w:ascii="Times New Roman" w:eastAsia="Times New Roman" w:hAnsi="Times New Roman" w:cs="David"/>
          <w:b/>
          <w:bCs/>
          <w:sz w:val="20"/>
          <w:szCs w:val="24"/>
          <w:rtl/>
          <w:lang w:eastAsia="he-IL"/>
        </w:rPr>
        <w:t>נספח ט'</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sz w:val="20"/>
          <w:szCs w:val="24"/>
          <w:rtl/>
          <w:lang w:eastAsia="he-IL"/>
        </w:rPr>
        <w:tab/>
        <w:t>אישור להשלמת הפרויקט/קטע מהפרויקט.</w:t>
      </w:r>
    </w:p>
    <w:p w14:paraId="7107C1B8" w14:textId="77777777" w:rsidR="00650D2D" w:rsidRPr="00AD5400" w:rsidRDefault="00650D2D" w:rsidP="00650D2D">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AD5400">
        <w:rPr>
          <w:rFonts w:ascii="Times New Roman" w:eastAsia="Times New Roman" w:hAnsi="Times New Roman" w:cs="David"/>
          <w:b/>
          <w:bCs/>
          <w:sz w:val="20"/>
          <w:szCs w:val="24"/>
          <w:rtl/>
          <w:lang w:eastAsia="he-IL"/>
        </w:rPr>
        <w:t xml:space="preserve">נספח י' </w:t>
      </w:r>
      <w:r w:rsidRPr="00AD5400">
        <w:rPr>
          <w:rFonts w:ascii="Times New Roman" w:eastAsia="Times New Roman" w:hAnsi="Times New Roman" w:cs="David"/>
          <w:sz w:val="20"/>
          <w:szCs w:val="24"/>
          <w:rtl/>
          <w:lang w:eastAsia="he-IL"/>
        </w:rPr>
        <w:t>-</w:t>
      </w:r>
      <w:r w:rsidRPr="00AD5400">
        <w:rPr>
          <w:rFonts w:ascii="Times New Roman" w:eastAsia="Times New Roman" w:hAnsi="Times New Roman" w:cs="David"/>
          <w:sz w:val="20"/>
          <w:szCs w:val="24"/>
          <w:rtl/>
          <w:lang w:eastAsia="he-IL"/>
        </w:rPr>
        <w:tab/>
        <w:t>נספח היעדר תביעות.</w:t>
      </w:r>
    </w:p>
    <w:p w14:paraId="519FB6F0" w14:textId="77777777" w:rsidR="00650D2D" w:rsidRPr="00AD5400"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AD5400">
        <w:rPr>
          <w:rFonts w:ascii="Times New Roman" w:eastAsia="Times New Roman" w:hAnsi="Times New Roman" w:cs="David"/>
          <w:bCs/>
          <w:sz w:val="20"/>
          <w:szCs w:val="24"/>
          <w:u w:val="single"/>
          <w:rtl/>
          <w:lang w:eastAsia="he-IL"/>
        </w:rPr>
        <w:t>שירותי המתכנן</w:t>
      </w:r>
    </w:p>
    <w:p w14:paraId="773A0235"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המזמין מוסר בזה למתכנן והמתכנן מקבל על עצמו את 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רותי המתכנן.</w:t>
      </w:r>
    </w:p>
    <w:p w14:paraId="0773901C"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מצהיר ומאשר</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כי הינו מכיר ויודע את כל הנדרש למטרת 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 xml:space="preserve">רותי המתכנן וכי הינו מורשה על פי </w:t>
      </w:r>
      <w:r w:rsidRPr="00AD5400">
        <w:rPr>
          <w:rFonts w:ascii="Times New Roman" w:eastAsia="Times New Roman" w:hAnsi="Times New Roman" w:cs="David" w:hint="cs"/>
          <w:sz w:val="20"/>
          <w:szCs w:val="24"/>
          <w:rtl/>
          <w:lang w:eastAsia="he-IL"/>
        </w:rPr>
        <w:t xml:space="preserve">כל </w:t>
      </w:r>
      <w:r w:rsidRPr="00AD5400">
        <w:rPr>
          <w:rFonts w:ascii="Times New Roman" w:eastAsia="Times New Roman" w:hAnsi="Times New Roman" w:cs="David"/>
          <w:sz w:val="20"/>
          <w:szCs w:val="24"/>
          <w:rtl/>
          <w:lang w:eastAsia="he-IL"/>
        </w:rPr>
        <w:t>דין למתן 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רותי</w:t>
      </w:r>
      <w:r w:rsidRPr="00AD5400">
        <w:rPr>
          <w:rFonts w:ascii="Times New Roman" w:eastAsia="Times New Roman" w:hAnsi="Times New Roman" w:cs="David" w:hint="cs"/>
          <w:sz w:val="20"/>
          <w:szCs w:val="24"/>
          <w:rtl/>
          <w:lang w:eastAsia="he-IL"/>
        </w:rPr>
        <w:t xml:space="preserve"> </w:t>
      </w:r>
      <w:r w:rsidRPr="00AD5400">
        <w:rPr>
          <w:rFonts w:ascii="Times New Roman" w:eastAsia="Times New Roman" w:hAnsi="Times New Roman" w:cs="David"/>
          <w:sz w:val="20"/>
          <w:szCs w:val="24"/>
          <w:rtl/>
          <w:lang w:eastAsia="he-IL"/>
        </w:rPr>
        <w:t xml:space="preserve"> המתכנן, לרבות</w:t>
      </w:r>
      <w:r w:rsidRPr="00AD5400">
        <w:rPr>
          <w:rFonts w:ascii="Times New Roman" w:eastAsia="Times New Roman" w:hAnsi="Times New Roman" w:cs="David" w:hint="cs"/>
          <w:sz w:val="20"/>
          <w:szCs w:val="24"/>
          <w:rtl/>
          <w:lang w:eastAsia="he-IL"/>
        </w:rPr>
        <w:t xml:space="preserve"> אך לא רק</w:t>
      </w:r>
      <w:r w:rsidRPr="00AD5400">
        <w:rPr>
          <w:rFonts w:ascii="Times New Roman" w:eastAsia="Times New Roman" w:hAnsi="Times New Roman" w:cs="David"/>
          <w:sz w:val="20"/>
          <w:szCs w:val="24"/>
          <w:rtl/>
          <w:lang w:eastAsia="he-IL"/>
        </w:rPr>
        <w:t>, ע</w:t>
      </w:r>
      <w:r w:rsidRPr="00AD5400">
        <w:rPr>
          <w:rFonts w:ascii="Times New Roman" w:eastAsia="Times New Roman" w:hAnsi="Times New Roman" w:cs="David" w:hint="cs"/>
          <w:sz w:val="20"/>
          <w:szCs w:val="24"/>
          <w:rtl/>
          <w:lang w:eastAsia="he-IL"/>
        </w:rPr>
        <w:t>ל פי</w:t>
      </w:r>
      <w:r w:rsidRPr="00AD5400">
        <w:rPr>
          <w:rFonts w:ascii="Times New Roman" w:eastAsia="Times New Roman" w:hAnsi="Times New Roman" w:cs="David"/>
          <w:sz w:val="20"/>
          <w:szCs w:val="24"/>
          <w:rtl/>
          <w:lang w:eastAsia="he-IL"/>
        </w:rPr>
        <w:t xml:space="preserve"> חוק המהנדסים והאדריכלים</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hint="cs"/>
          <w:sz w:val="20"/>
          <w:szCs w:val="24"/>
          <w:rtl/>
          <w:lang w:eastAsia="he-IL"/>
        </w:rPr>
        <w:t>ה</w:t>
      </w:r>
      <w:r w:rsidRPr="00AD5400">
        <w:rPr>
          <w:rFonts w:ascii="Times New Roman" w:eastAsia="Times New Roman" w:hAnsi="Times New Roman" w:cs="David"/>
          <w:sz w:val="20"/>
          <w:szCs w:val="24"/>
          <w:rtl/>
          <w:lang w:eastAsia="he-IL"/>
        </w:rPr>
        <w:t>תשי"ח - 1958, כי יש בידו ר</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 xml:space="preserve">שיון </w:t>
      </w:r>
      <w:r w:rsidRPr="00AD5400">
        <w:rPr>
          <w:rFonts w:ascii="Times New Roman" w:eastAsia="Times New Roman" w:hAnsi="Times New Roman" w:cs="David" w:hint="cs"/>
          <w:sz w:val="20"/>
          <w:szCs w:val="24"/>
          <w:rtl/>
          <w:lang w:eastAsia="he-IL"/>
        </w:rPr>
        <w:t xml:space="preserve">בר </w:t>
      </w:r>
      <w:r w:rsidRPr="00AD5400">
        <w:rPr>
          <w:rFonts w:ascii="Times New Roman" w:eastAsia="Times New Roman" w:hAnsi="Times New Roman" w:cs="David"/>
          <w:sz w:val="20"/>
          <w:szCs w:val="24"/>
          <w:rtl/>
          <w:lang w:eastAsia="he-IL"/>
        </w:rPr>
        <w:t>ת</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 xml:space="preserve">קף לביצוע שירותי </w:t>
      </w:r>
      <w:r w:rsidRPr="00AD5400">
        <w:rPr>
          <w:rFonts w:ascii="Times New Roman" w:eastAsia="Times New Roman" w:hAnsi="Times New Roman" w:cs="David" w:hint="cs"/>
          <w:sz w:val="20"/>
          <w:szCs w:val="24"/>
          <w:rtl/>
          <w:lang w:eastAsia="he-IL"/>
        </w:rPr>
        <w:t xml:space="preserve"> המתכנן על פי הדין</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כי הוא בעל הכישורים, הר</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 xml:space="preserve">שיונות, הידע, הניסיון והאמצעים המאפשרים לו </w:t>
      </w:r>
      <w:r w:rsidRPr="00AD5400">
        <w:rPr>
          <w:rFonts w:ascii="Times New Roman" w:eastAsia="Times New Roman" w:hAnsi="Times New Roman" w:cs="David" w:hint="cs"/>
          <w:sz w:val="20"/>
          <w:szCs w:val="24"/>
          <w:rtl/>
          <w:lang w:eastAsia="he-IL"/>
        </w:rPr>
        <w:t xml:space="preserve">את </w:t>
      </w:r>
      <w:r w:rsidRPr="00AD5400">
        <w:rPr>
          <w:rFonts w:ascii="Times New Roman" w:eastAsia="Times New Roman" w:hAnsi="Times New Roman" w:cs="David"/>
          <w:sz w:val="20"/>
          <w:szCs w:val="24"/>
          <w:rtl/>
          <w:lang w:eastAsia="he-IL"/>
        </w:rPr>
        <w:t>ביצועם ברמה מקצועית גבוהה ובהתאם למותנה בחוזה.</w:t>
      </w:r>
    </w:p>
    <w:p w14:paraId="776C4887"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מצהיר</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כי ידוע לו שש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רותי המתכנן ע</w:t>
      </w:r>
      <w:r w:rsidRPr="00AD5400">
        <w:rPr>
          <w:rFonts w:ascii="Times New Roman" w:eastAsia="Times New Roman" w:hAnsi="Times New Roman" w:cs="David" w:hint="cs"/>
          <w:sz w:val="20"/>
          <w:szCs w:val="24"/>
          <w:rtl/>
          <w:lang w:eastAsia="he-IL"/>
        </w:rPr>
        <w:t>ל פי</w:t>
      </w:r>
      <w:r w:rsidRPr="00AD5400">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AD5400">
        <w:rPr>
          <w:rFonts w:ascii="Times New Roman" w:eastAsia="Times New Roman" w:hAnsi="Times New Roman" w:cs="David" w:hint="cs"/>
          <w:sz w:val="20"/>
          <w:szCs w:val="24"/>
          <w:rtl/>
          <w:lang w:eastAsia="he-IL"/>
        </w:rPr>
        <w:t>ל פי</w:t>
      </w:r>
      <w:r w:rsidRPr="00AD5400">
        <w:rPr>
          <w:rFonts w:ascii="Times New Roman" w:eastAsia="Times New Roman" w:hAnsi="Times New Roman" w:cs="David"/>
          <w:sz w:val="20"/>
          <w:szCs w:val="24"/>
          <w:rtl/>
          <w:lang w:eastAsia="he-IL"/>
        </w:rPr>
        <w:t xml:space="preserve"> שיקול דעתו</w:t>
      </w:r>
      <w:r w:rsidRPr="00AD5400">
        <w:rPr>
          <w:rFonts w:ascii="Times New Roman" w:eastAsia="Times New Roman" w:hAnsi="Times New Roman" w:cs="David" w:hint="cs"/>
          <w:sz w:val="20"/>
          <w:szCs w:val="24"/>
          <w:rtl/>
          <w:lang w:eastAsia="he-IL"/>
        </w:rPr>
        <w:t xml:space="preserve"> הבלעדי</w:t>
      </w:r>
      <w:r w:rsidRPr="00AD5400">
        <w:rPr>
          <w:rFonts w:ascii="Times New Roman" w:eastAsia="Times New Roman" w:hAnsi="Times New Roman" w:cs="David"/>
          <w:sz w:val="20"/>
          <w:szCs w:val="24"/>
          <w:rtl/>
          <w:lang w:eastAsia="he-IL"/>
        </w:rPr>
        <w:t xml:space="preserve"> ו</w:t>
      </w:r>
      <w:r w:rsidRPr="00AD5400">
        <w:rPr>
          <w:rFonts w:ascii="Times New Roman" w:eastAsia="Times New Roman" w:hAnsi="Times New Roman" w:cs="David" w:hint="cs"/>
          <w:sz w:val="20"/>
          <w:szCs w:val="24"/>
          <w:rtl/>
          <w:lang w:eastAsia="he-IL"/>
        </w:rPr>
        <w:t xml:space="preserve">כי </w:t>
      </w:r>
      <w:r w:rsidRPr="00AD5400">
        <w:rPr>
          <w:rFonts w:ascii="Times New Roman" w:eastAsia="Times New Roman" w:hAnsi="Times New Roman" w:cs="David"/>
          <w:sz w:val="20"/>
          <w:szCs w:val="24"/>
          <w:rtl/>
          <w:lang w:eastAsia="he-IL"/>
        </w:rPr>
        <w:t xml:space="preserve">הם יינתנו על ידו בשלבי עבודה כמפורט בנספח </w:t>
      </w:r>
      <w:r w:rsidRPr="00AD5400">
        <w:rPr>
          <w:rFonts w:ascii="Times New Roman" w:eastAsia="Times New Roman" w:hAnsi="Times New Roman" w:cs="David"/>
          <w:bCs/>
          <w:sz w:val="20"/>
          <w:szCs w:val="24"/>
          <w:rtl/>
          <w:lang w:eastAsia="he-IL"/>
        </w:rPr>
        <w:t>ב'</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hint="cs"/>
          <w:sz w:val="20"/>
          <w:szCs w:val="24"/>
          <w:rtl/>
          <w:lang w:eastAsia="he-IL"/>
        </w:rPr>
        <w:t>המצ"ב</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hint="cs"/>
          <w:sz w:val="20"/>
          <w:szCs w:val="24"/>
          <w:rtl/>
          <w:lang w:eastAsia="he-IL"/>
        </w:rPr>
        <w:t>עוד</w:t>
      </w:r>
      <w:r w:rsidRPr="00AD5400">
        <w:rPr>
          <w:rFonts w:ascii="Times New Roman" w:eastAsia="Times New Roman" w:hAnsi="Times New Roman" w:cs="David"/>
          <w:sz w:val="20"/>
          <w:szCs w:val="24"/>
          <w:rtl/>
          <w:lang w:eastAsia="he-IL"/>
        </w:rPr>
        <w:t xml:space="preserve"> מוסיף ומצהיר</w:t>
      </w:r>
      <w:r w:rsidRPr="00AD5400">
        <w:rPr>
          <w:rFonts w:ascii="Times New Roman" w:eastAsia="Times New Roman" w:hAnsi="Times New Roman" w:cs="David" w:hint="cs"/>
          <w:sz w:val="20"/>
          <w:szCs w:val="24"/>
          <w:rtl/>
          <w:lang w:eastAsia="he-IL"/>
        </w:rPr>
        <w:t xml:space="preserve"> המתכנן,</w:t>
      </w:r>
      <w:r w:rsidRPr="00AD5400">
        <w:rPr>
          <w:rFonts w:ascii="Times New Roman" w:eastAsia="Times New Roman" w:hAnsi="Times New Roman" w:cs="David"/>
          <w:sz w:val="20"/>
          <w:szCs w:val="24"/>
          <w:rtl/>
          <w:lang w:eastAsia="he-IL"/>
        </w:rPr>
        <w:t xml:space="preserve"> כי ידוע לו </w:t>
      </w:r>
      <w:r w:rsidRPr="00AD5400">
        <w:rPr>
          <w:rFonts w:ascii="Times New Roman" w:eastAsia="Times New Roman" w:hAnsi="Times New Roman" w:cs="David"/>
          <w:sz w:val="20"/>
          <w:szCs w:val="24"/>
          <w:rtl/>
          <w:lang w:eastAsia="he-IL"/>
        </w:rPr>
        <w:lastRenderedPageBreak/>
        <w:t>שהמזמין אינו מתחייב להזמין מ</w:t>
      </w:r>
      <w:r w:rsidRPr="00AD5400">
        <w:rPr>
          <w:rFonts w:ascii="Times New Roman" w:eastAsia="Times New Roman" w:hAnsi="Times New Roman" w:cs="David" w:hint="cs"/>
          <w:sz w:val="20"/>
          <w:szCs w:val="24"/>
          <w:rtl/>
          <w:lang w:eastAsia="he-IL"/>
        </w:rPr>
        <w:t>מנו</w:t>
      </w:r>
      <w:r w:rsidRPr="00AD5400">
        <w:rPr>
          <w:rFonts w:ascii="Times New Roman" w:eastAsia="Times New Roman" w:hAnsi="Times New Roman" w:cs="David"/>
          <w:sz w:val="20"/>
          <w:szCs w:val="24"/>
          <w:rtl/>
          <w:lang w:eastAsia="he-IL"/>
        </w:rPr>
        <w:t xml:space="preserve"> שירותים נוספים מעבר לנקוב בחוזה זה ו</w:t>
      </w:r>
      <w:r w:rsidRPr="00AD5400">
        <w:rPr>
          <w:rFonts w:ascii="Times New Roman" w:eastAsia="Times New Roman" w:hAnsi="Times New Roman" w:cs="David" w:hint="cs"/>
          <w:sz w:val="20"/>
          <w:szCs w:val="24"/>
          <w:rtl/>
          <w:lang w:eastAsia="he-IL"/>
        </w:rPr>
        <w:t xml:space="preserve">כמפורט </w:t>
      </w:r>
      <w:r w:rsidRPr="00AD5400">
        <w:rPr>
          <w:rFonts w:ascii="Times New Roman" w:eastAsia="Times New Roman" w:hAnsi="Times New Roman" w:cs="David"/>
          <w:sz w:val="20"/>
          <w:szCs w:val="24"/>
          <w:rtl/>
          <w:lang w:eastAsia="he-IL"/>
        </w:rPr>
        <w:t xml:space="preserve">בנספח </w:t>
      </w:r>
      <w:r w:rsidRPr="00AD5400">
        <w:rPr>
          <w:rFonts w:ascii="Times New Roman" w:eastAsia="Times New Roman" w:hAnsi="Times New Roman" w:cs="David"/>
          <w:bCs/>
          <w:sz w:val="20"/>
          <w:szCs w:val="24"/>
          <w:rtl/>
          <w:lang w:eastAsia="he-IL"/>
        </w:rPr>
        <w:t xml:space="preserve">ב' </w:t>
      </w:r>
      <w:r w:rsidRPr="00AD5400">
        <w:rPr>
          <w:rFonts w:ascii="Times New Roman" w:eastAsia="Times New Roman" w:hAnsi="Times New Roman" w:cs="David" w:hint="cs"/>
          <w:sz w:val="20"/>
          <w:szCs w:val="24"/>
          <w:rtl/>
          <w:lang w:eastAsia="he-IL"/>
        </w:rPr>
        <w:t>המצ"ב</w:t>
      </w:r>
      <w:r w:rsidRPr="00AD5400">
        <w:rPr>
          <w:rFonts w:ascii="Times New Roman" w:eastAsia="Times New Roman" w:hAnsi="Times New Roman" w:cs="David"/>
          <w:sz w:val="20"/>
          <w:szCs w:val="24"/>
          <w:rtl/>
          <w:lang w:eastAsia="he-IL"/>
        </w:rPr>
        <w:t>.</w:t>
      </w:r>
    </w:p>
    <w:p w14:paraId="10275264" w14:textId="77777777" w:rsidR="00650D2D" w:rsidRPr="00AD5400"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4F9076CE"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כפי שיקבעו מ</w:t>
      </w:r>
      <w:r w:rsidRPr="00AD5400">
        <w:rPr>
          <w:rFonts w:ascii="Times New Roman" w:eastAsia="Times New Roman" w:hAnsi="Times New Roman" w:cs="David" w:hint="cs"/>
          <w:sz w:val="20"/>
          <w:szCs w:val="24"/>
          <w:rtl/>
          <w:lang w:eastAsia="he-IL"/>
        </w:rPr>
        <w:t>עת לעת</w:t>
      </w:r>
      <w:r w:rsidRPr="00AD5400">
        <w:rPr>
          <w:rFonts w:ascii="Times New Roman" w:eastAsia="Times New Roman" w:hAnsi="Times New Roman" w:cs="David"/>
          <w:sz w:val="20"/>
          <w:szCs w:val="24"/>
          <w:rtl/>
          <w:lang w:eastAsia="he-IL"/>
        </w:rPr>
        <w:t xml:space="preserve"> ע"י המזמין ויהיה חייב לנהוג לפיהם ולקיימם ללא סטייה</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אלא אם כן ק</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בל הוראה</w:t>
      </w:r>
      <w:r w:rsidRPr="00AD5400">
        <w:rPr>
          <w:rFonts w:ascii="Times New Roman" w:eastAsia="Times New Roman" w:hAnsi="Times New Roman" w:cs="David" w:hint="cs"/>
          <w:sz w:val="20"/>
          <w:szCs w:val="24"/>
          <w:rtl/>
          <w:lang w:eastAsia="he-IL"/>
        </w:rPr>
        <w:t xml:space="preserve"> מפורשת</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א</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שור בכתב מהמזמין.</w:t>
      </w:r>
    </w:p>
    <w:p w14:paraId="742AAAAE"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 xml:space="preserve">רותי המתכנן,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הכל כפי שיקבע ע"י המנהל. כן מתחייב המתכנן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להשתתף בת</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אום מראש בכל ישיבות התיאום אליהן יוזמן.</w:t>
      </w:r>
    </w:p>
    <w:p w14:paraId="23E2B9FE"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ישמור על נוהלי קשר, תיאום, ר</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שום וצורת המסמכים לפי דרישת המנהל.</w:t>
      </w:r>
    </w:p>
    <w:p w14:paraId="4C060496"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כל עוד לא יקבע אחרת ע"י המזמין, יהיה המנהל כ</w:t>
      </w:r>
      <w:r w:rsidRPr="00AD5400">
        <w:rPr>
          <w:rFonts w:ascii="Times New Roman" w:eastAsia="Times New Roman" w:hAnsi="Times New Roman" w:cs="David" w:hint="cs"/>
          <w:sz w:val="20"/>
          <w:szCs w:val="24"/>
          <w:rtl/>
          <w:lang w:eastAsia="he-IL"/>
        </w:rPr>
        <w:t>הגדרתו</w:t>
      </w:r>
      <w:r w:rsidRPr="00AD5400">
        <w:rPr>
          <w:rFonts w:ascii="Times New Roman" w:eastAsia="Times New Roman" w:hAnsi="Times New Roman" w:cs="David"/>
          <w:sz w:val="20"/>
          <w:szCs w:val="24"/>
          <w:rtl/>
          <w:lang w:eastAsia="he-IL"/>
        </w:rPr>
        <w:t xml:space="preserve"> בנספח </w:t>
      </w:r>
      <w:r w:rsidRPr="00AD5400">
        <w:rPr>
          <w:rFonts w:ascii="Times New Roman" w:eastAsia="Times New Roman" w:hAnsi="Times New Roman" w:cs="David"/>
          <w:bCs/>
          <w:sz w:val="20"/>
          <w:szCs w:val="24"/>
          <w:rtl/>
          <w:lang w:eastAsia="he-IL"/>
        </w:rPr>
        <w:t xml:space="preserve">א' </w:t>
      </w:r>
      <w:r w:rsidRPr="00AD5400">
        <w:rPr>
          <w:rFonts w:ascii="Times New Roman" w:eastAsia="Times New Roman" w:hAnsi="Times New Roman" w:cs="David"/>
          <w:sz w:val="20"/>
          <w:szCs w:val="24"/>
          <w:rtl/>
          <w:lang w:eastAsia="he-IL"/>
        </w:rPr>
        <w:t>ועל המתכנן להיות</w:t>
      </w:r>
      <w:r w:rsidRPr="00AD5400">
        <w:rPr>
          <w:rFonts w:ascii="Times New Roman" w:eastAsia="Times New Roman" w:hAnsi="Times New Roman" w:cs="David" w:hint="cs"/>
          <w:sz w:val="20"/>
          <w:szCs w:val="24"/>
          <w:rtl/>
          <w:lang w:eastAsia="he-IL"/>
        </w:rPr>
        <w:t xml:space="preserve"> עמו</w:t>
      </w:r>
      <w:r w:rsidRPr="00AD5400">
        <w:rPr>
          <w:rFonts w:ascii="Times New Roman" w:eastAsia="Times New Roman" w:hAnsi="Times New Roman" w:cs="David"/>
          <w:sz w:val="20"/>
          <w:szCs w:val="24"/>
          <w:rtl/>
          <w:lang w:eastAsia="he-IL"/>
        </w:rPr>
        <w:t xml:space="preserve"> בקשר מתמי</w:t>
      </w:r>
      <w:r w:rsidRPr="00AD5400">
        <w:rPr>
          <w:rFonts w:ascii="Times New Roman" w:eastAsia="Times New Roman" w:hAnsi="Times New Roman" w:cs="David" w:hint="cs"/>
          <w:sz w:val="20"/>
          <w:szCs w:val="24"/>
          <w:rtl/>
          <w:lang w:eastAsia="he-IL"/>
        </w:rPr>
        <w:t>ד</w:t>
      </w:r>
      <w:r w:rsidRPr="00AD5400">
        <w:rPr>
          <w:rFonts w:ascii="Times New Roman" w:eastAsia="Times New Roman" w:hAnsi="Times New Roman" w:cs="David"/>
          <w:sz w:val="20"/>
          <w:szCs w:val="24"/>
          <w:rtl/>
          <w:lang w:eastAsia="he-IL"/>
        </w:rPr>
        <w:t xml:space="preserve"> ולתאם עמו את כל פעולותיו, אלא אם נקבע </w:t>
      </w:r>
      <w:r w:rsidRPr="00AD5400">
        <w:rPr>
          <w:rFonts w:ascii="Times New Roman" w:eastAsia="Times New Roman" w:hAnsi="Times New Roman" w:cs="David" w:hint="cs"/>
          <w:sz w:val="20"/>
          <w:szCs w:val="24"/>
          <w:rtl/>
          <w:lang w:eastAsia="he-IL"/>
        </w:rPr>
        <w:t xml:space="preserve">מפורשות </w:t>
      </w:r>
      <w:r w:rsidRPr="00AD5400">
        <w:rPr>
          <w:rFonts w:ascii="Times New Roman" w:eastAsia="Times New Roman" w:hAnsi="Times New Roman" w:cs="David"/>
          <w:sz w:val="20"/>
          <w:szCs w:val="24"/>
          <w:rtl/>
          <w:lang w:eastAsia="he-IL"/>
        </w:rPr>
        <w:t>אחרת ע"י המזמין.</w:t>
      </w:r>
    </w:p>
    <w:p w14:paraId="1DEADAFE"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מצהיר</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כי ידועות לו הוראות כל התכניות הקיימות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AD5400">
        <w:rPr>
          <w:rFonts w:ascii="Times New Roman" w:eastAsia="Times New Roman" w:hAnsi="Times New Roman" w:cs="David" w:hint="cs"/>
          <w:sz w:val="20"/>
          <w:szCs w:val="24"/>
          <w:rtl/>
          <w:lang w:eastAsia="he-IL"/>
        </w:rPr>
        <w:t>יהם של</w:t>
      </w:r>
      <w:r w:rsidRPr="00AD5400">
        <w:rPr>
          <w:rFonts w:ascii="Times New Roman" w:eastAsia="Times New Roman" w:hAnsi="Times New Roman" w:cs="David"/>
          <w:sz w:val="20"/>
          <w:szCs w:val="24"/>
          <w:rtl/>
          <w:lang w:eastAsia="he-IL"/>
        </w:rPr>
        <w:t xml:space="preserve"> הדין</w:t>
      </w:r>
      <w:r w:rsidRPr="00AD5400">
        <w:rPr>
          <w:rFonts w:ascii="Times New Roman" w:eastAsia="Times New Roman" w:hAnsi="Times New Roman" w:cs="David" w:hint="cs"/>
          <w:sz w:val="20"/>
          <w:szCs w:val="24"/>
          <w:rtl/>
          <w:lang w:eastAsia="he-IL"/>
        </w:rPr>
        <w:t xml:space="preserve"> ו/או</w:t>
      </w:r>
      <w:r w:rsidRPr="00AD5400">
        <w:rPr>
          <w:rFonts w:ascii="Times New Roman" w:eastAsia="Times New Roman" w:hAnsi="Times New Roman" w:cs="David"/>
          <w:sz w:val="20"/>
          <w:szCs w:val="24"/>
          <w:rtl/>
          <w:lang w:eastAsia="he-IL"/>
        </w:rPr>
        <w:t xml:space="preserve"> הנהלים</w:t>
      </w:r>
      <w:r w:rsidRPr="00AD5400">
        <w:rPr>
          <w:rFonts w:ascii="Times New Roman" w:eastAsia="Times New Roman" w:hAnsi="Times New Roman" w:cs="David" w:hint="cs"/>
          <w:sz w:val="20"/>
          <w:szCs w:val="24"/>
          <w:rtl/>
          <w:lang w:eastAsia="he-IL"/>
        </w:rPr>
        <w:t xml:space="preserve"> ו/או</w:t>
      </w:r>
      <w:r w:rsidRPr="00AD5400">
        <w:rPr>
          <w:rFonts w:ascii="Times New Roman" w:eastAsia="Times New Roman" w:hAnsi="Times New Roman" w:cs="David"/>
          <w:sz w:val="20"/>
          <w:szCs w:val="24"/>
          <w:rtl/>
          <w:lang w:eastAsia="he-IL"/>
        </w:rPr>
        <w:t xml:space="preserve"> התקנים ו</w:t>
      </w:r>
      <w:r w:rsidRPr="00AD5400">
        <w:rPr>
          <w:rFonts w:ascii="Times New Roman" w:eastAsia="Times New Roman" w:hAnsi="Times New Roman" w:cs="David" w:hint="cs"/>
          <w:sz w:val="20"/>
          <w:szCs w:val="24"/>
          <w:rtl/>
          <w:lang w:eastAsia="he-IL"/>
        </w:rPr>
        <w:t xml:space="preserve">/או </w:t>
      </w:r>
      <w:r w:rsidRPr="00AD5400">
        <w:rPr>
          <w:rFonts w:ascii="Times New Roman" w:eastAsia="Times New Roman" w:hAnsi="Times New Roman" w:cs="David"/>
          <w:sz w:val="20"/>
          <w:szCs w:val="24"/>
          <w:rtl/>
          <w:lang w:eastAsia="he-IL"/>
        </w:rPr>
        <w:t>התקנות החלים בקשר עם 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שרותי המתכנן והוא מתחייב לפעול בהתאם לקבוע בהם. כמו כן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מצהיר המתכנן כי </w:t>
      </w:r>
      <w:r w:rsidRPr="00AD5400">
        <w:rPr>
          <w:rFonts w:ascii="Times New Roman" w:eastAsia="Times New Roman" w:hAnsi="Times New Roman" w:cs="David" w:hint="cs"/>
          <w:sz w:val="20"/>
          <w:szCs w:val="24"/>
          <w:rtl/>
          <w:lang w:eastAsia="he-IL"/>
        </w:rPr>
        <w:t xml:space="preserve">הוא </w:t>
      </w:r>
      <w:r w:rsidRPr="00AD5400">
        <w:rPr>
          <w:rFonts w:ascii="Times New Roman" w:eastAsia="Times New Roman" w:hAnsi="Times New Roman" w:cs="David"/>
          <w:sz w:val="20"/>
          <w:szCs w:val="24"/>
          <w:rtl/>
          <w:lang w:eastAsia="he-IL"/>
        </w:rPr>
        <w:t xml:space="preserve">בדק בעצמו את כל הנושאים הרלוונטיים </w:t>
      </w:r>
      <w:r w:rsidRPr="00AD5400">
        <w:rPr>
          <w:rFonts w:ascii="Times New Roman" w:eastAsia="Times New Roman" w:hAnsi="Times New Roman" w:cs="David" w:hint="cs"/>
          <w:sz w:val="20"/>
          <w:szCs w:val="24"/>
          <w:rtl/>
          <w:lang w:eastAsia="he-IL"/>
        </w:rPr>
        <w:t xml:space="preserve">ו/או </w:t>
      </w:r>
      <w:r w:rsidRPr="00AD5400">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55DFF659"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מתחייב</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להפיק את כל התכניות </w:t>
      </w:r>
      <w:r w:rsidRPr="00AD5400">
        <w:rPr>
          <w:rFonts w:ascii="Times New Roman" w:eastAsia="Times New Roman" w:hAnsi="Times New Roman" w:cs="David" w:hint="cs"/>
          <w:sz w:val="20"/>
          <w:szCs w:val="24"/>
          <w:rtl/>
          <w:lang w:eastAsia="he-IL"/>
        </w:rPr>
        <w:t>נשוא</w:t>
      </w:r>
      <w:r w:rsidRPr="00AD5400">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באמצעות מחשב בתוכנה או בקבצים במתכונת הקבועה בנספח </w:t>
      </w:r>
      <w:r w:rsidRPr="00AD5400">
        <w:rPr>
          <w:rFonts w:ascii="Times New Roman" w:eastAsia="Times New Roman" w:hAnsi="Times New Roman" w:cs="David"/>
          <w:b/>
          <w:bCs/>
          <w:sz w:val="20"/>
          <w:szCs w:val="24"/>
          <w:rtl/>
          <w:lang w:eastAsia="he-IL"/>
        </w:rPr>
        <w:t>א'</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hint="cs"/>
          <w:sz w:val="20"/>
          <w:szCs w:val="24"/>
          <w:rtl/>
          <w:lang w:eastAsia="he-IL"/>
        </w:rPr>
        <w:t xml:space="preserve">המצ"ב </w:t>
      </w:r>
      <w:r w:rsidRPr="00AD5400">
        <w:rPr>
          <w:rFonts w:ascii="Times New Roman" w:eastAsia="Times New Roman" w:hAnsi="Times New Roman" w:cs="David"/>
          <w:sz w:val="20"/>
          <w:szCs w:val="24"/>
          <w:rtl/>
          <w:lang w:eastAsia="he-IL"/>
        </w:rPr>
        <w:t>וע</w:t>
      </w:r>
      <w:r w:rsidRPr="00AD5400">
        <w:rPr>
          <w:rFonts w:ascii="Times New Roman" w:eastAsia="Times New Roman" w:hAnsi="Times New Roman" w:cs="David" w:hint="cs"/>
          <w:sz w:val="20"/>
          <w:szCs w:val="24"/>
          <w:rtl/>
          <w:lang w:eastAsia="he-IL"/>
        </w:rPr>
        <w:t>ל פי</w:t>
      </w:r>
      <w:r w:rsidRPr="00AD5400">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AD5400">
        <w:rPr>
          <w:rFonts w:ascii="Times New Roman" w:eastAsia="Times New Roman" w:hAnsi="Times New Roman" w:cs="David" w:hint="cs"/>
          <w:sz w:val="20"/>
          <w:szCs w:val="24"/>
          <w:rtl/>
          <w:lang w:eastAsia="he-IL"/>
        </w:rPr>
        <w:t xml:space="preserve"> בנספח </w:t>
      </w:r>
      <w:r w:rsidRPr="00AD5400">
        <w:rPr>
          <w:rFonts w:ascii="Times New Roman" w:eastAsia="Times New Roman" w:hAnsi="Times New Roman" w:cs="David" w:hint="cs"/>
          <w:b/>
          <w:bCs/>
          <w:sz w:val="20"/>
          <w:szCs w:val="24"/>
          <w:rtl/>
          <w:lang w:eastAsia="he-IL"/>
        </w:rPr>
        <w:t>א'</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כאמור.</w:t>
      </w:r>
    </w:p>
    <w:p w14:paraId="0BFA9764"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לא יגיש ליועצים</w:t>
      </w:r>
      <w:r w:rsidRPr="00AD5400">
        <w:rPr>
          <w:rFonts w:ascii="Times New Roman" w:eastAsia="Times New Roman" w:hAnsi="Times New Roman" w:cs="David" w:hint="cs"/>
          <w:sz w:val="20"/>
          <w:szCs w:val="24"/>
          <w:rtl/>
          <w:lang w:eastAsia="he-IL"/>
        </w:rPr>
        <w:t xml:space="preserve"> ו/או</w:t>
      </w:r>
      <w:r w:rsidRPr="00AD5400">
        <w:rPr>
          <w:rFonts w:ascii="Times New Roman" w:eastAsia="Times New Roman" w:hAnsi="Times New Roman" w:cs="David"/>
          <w:sz w:val="20"/>
          <w:szCs w:val="24"/>
          <w:rtl/>
          <w:lang w:eastAsia="he-IL"/>
        </w:rPr>
        <w:t xml:space="preserve"> לקבלנים ו</w:t>
      </w:r>
      <w:r w:rsidRPr="00AD5400">
        <w:rPr>
          <w:rFonts w:ascii="Times New Roman" w:eastAsia="Times New Roman" w:hAnsi="Times New Roman" w:cs="David" w:hint="cs"/>
          <w:sz w:val="20"/>
          <w:szCs w:val="24"/>
          <w:rtl/>
          <w:lang w:eastAsia="he-IL"/>
        </w:rPr>
        <w:t xml:space="preserve">/או </w:t>
      </w:r>
      <w:r w:rsidRPr="00AD5400">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AD5400">
        <w:rPr>
          <w:rFonts w:ascii="Times New Roman" w:eastAsia="Times New Roman" w:hAnsi="Times New Roman" w:cs="David" w:hint="cs"/>
          <w:sz w:val="20"/>
          <w:szCs w:val="24"/>
          <w:rtl/>
          <w:lang w:eastAsia="he-IL"/>
        </w:rPr>
        <w:t xml:space="preserve">מפורשות על פי </w:t>
      </w:r>
      <w:r w:rsidRPr="00AD5400">
        <w:rPr>
          <w:rFonts w:ascii="Times New Roman" w:eastAsia="Times New Roman" w:hAnsi="Times New Roman" w:cs="David"/>
          <w:sz w:val="20"/>
          <w:szCs w:val="24"/>
          <w:rtl/>
          <w:lang w:eastAsia="he-IL"/>
        </w:rPr>
        <w:t>חוזה זה.</w:t>
      </w:r>
    </w:p>
    <w:p w14:paraId="278E8FC0"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כי אין לו ולא תהינה לו </w:t>
      </w:r>
      <w:r w:rsidRPr="00AD5400">
        <w:rPr>
          <w:rFonts w:ascii="Times New Roman" w:eastAsia="Times New Roman" w:hAnsi="Times New Roman" w:cs="David" w:hint="cs"/>
          <w:sz w:val="20"/>
          <w:szCs w:val="24"/>
          <w:rtl/>
          <w:lang w:eastAsia="he-IL"/>
        </w:rPr>
        <w:t xml:space="preserve">כל </w:t>
      </w:r>
      <w:r w:rsidRPr="00AD5400">
        <w:rPr>
          <w:rFonts w:ascii="Times New Roman" w:eastAsia="Times New Roman" w:hAnsi="Times New Roman" w:cs="David"/>
          <w:sz w:val="20"/>
          <w:szCs w:val="24"/>
          <w:rtl/>
          <w:lang w:eastAsia="he-IL"/>
        </w:rPr>
        <w:t>תביעות ו/או טענות</w:t>
      </w:r>
      <w:r w:rsidRPr="00AD5400">
        <w:rPr>
          <w:rFonts w:ascii="Times New Roman" w:eastAsia="Times New Roman" w:hAnsi="Times New Roman" w:cs="David" w:hint="cs"/>
          <w:sz w:val="20"/>
          <w:szCs w:val="24"/>
          <w:rtl/>
          <w:lang w:eastAsia="he-IL"/>
        </w:rPr>
        <w:t xml:space="preserve"> ו/או דרישות ו/או תלונות</w:t>
      </w:r>
      <w:r w:rsidRPr="00AD5400">
        <w:rPr>
          <w:rFonts w:ascii="Times New Roman" w:eastAsia="Times New Roman" w:hAnsi="Times New Roman" w:cs="David"/>
          <w:sz w:val="20"/>
          <w:szCs w:val="24"/>
          <w:rtl/>
          <w:lang w:eastAsia="he-IL"/>
        </w:rPr>
        <w:t xml:space="preserve"> כלפי המזמין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כלפי המתכננים האחרים בגין מסירת העבודות</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כאמור. משמסר המזמין </w:t>
      </w:r>
      <w:r w:rsidRPr="00AD5400">
        <w:rPr>
          <w:rFonts w:ascii="Times New Roman" w:eastAsia="Times New Roman" w:hAnsi="Times New Roman" w:cs="David" w:hint="cs"/>
          <w:sz w:val="20"/>
          <w:szCs w:val="24"/>
          <w:rtl/>
          <w:lang w:eastAsia="he-IL"/>
        </w:rPr>
        <w:t xml:space="preserve">את </w:t>
      </w:r>
      <w:r w:rsidRPr="00AD5400">
        <w:rPr>
          <w:rFonts w:ascii="Times New Roman" w:eastAsia="Times New Roman" w:hAnsi="Times New Roman" w:cs="David"/>
          <w:sz w:val="20"/>
          <w:szCs w:val="24"/>
          <w:rtl/>
          <w:lang w:eastAsia="he-IL"/>
        </w:rPr>
        <w:t xml:space="preserve">ביצוע </w:t>
      </w:r>
      <w:r w:rsidRPr="00AD5400">
        <w:rPr>
          <w:rFonts w:ascii="Times New Roman" w:eastAsia="Times New Roman" w:hAnsi="Times New Roman" w:cs="David" w:hint="cs"/>
          <w:sz w:val="20"/>
          <w:szCs w:val="24"/>
          <w:rtl/>
          <w:lang w:eastAsia="he-IL"/>
        </w:rPr>
        <w:t>ה</w:t>
      </w:r>
      <w:r w:rsidRPr="00AD5400">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32D89F9" w14:textId="77777777" w:rsidR="00650D2D" w:rsidRPr="00AD5400"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AD5400">
        <w:rPr>
          <w:rFonts w:ascii="Times New Roman" w:eastAsia="Times New Roman" w:hAnsi="Times New Roman" w:cs="David"/>
          <w:sz w:val="24"/>
          <w:szCs w:val="24"/>
          <w:lang w:eastAsia="he-IL"/>
        </w:rPr>
        <w:t>view</w:t>
      </w:r>
      <w:r w:rsidRPr="00AD5400">
        <w:rPr>
          <w:rFonts w:ascii="Times New Roman" w:eastAsia="Times New Roman" w:hAnsi="Times New Roman" w:cs="David"/>
          <w:sz w:val="24"/>
          <w:szCs w:val="24"/>
          <w:rtl/>
          <w:lang w:eastAsia="he-IL"/>
        </w:rPr>
        <w:t>@</w:t>
      </w:r>
      <w:r w:rsidRPr="00AD5400">
        <w:rPr>
          <w:rFonts w:ascii="Times New Roman" w:eastAsia="Times New Roman" w:hAnsi="Times New Roman" w:cs="David" w:hint="cs"/>
          <w:sz w:val="20"/>
          <w:szCs w:val="24"/>
          <w:rtl/>
          <w:lang w:eastAsia="he-IL"/>
        </w:rPr>
        <w:t>", "רמדורנט"</w:t>
      </w:r>
      <w:r w:rsidRPr="00AD5400">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AD5400">
        <w:rPr>
          <w:rFonts w:ascii="Times New Roman" w:eastAsia="Times New Roman" w:hAnsi="Times New Roman" w:cs="David" w:hint="cs"/>
          <w:sz w:val="20"/>
          <w:szCs w:val="24"/>
          <w:rtl/>
          <w:lang w:eastAsia="he-IL"/>
        </w:rPr>
        <w:t>.</w:t>
      </w:r>
    </w:p>
    <w:p w14:paraId="2512EB67" w14:textId="77777777" w:rsidR="00650D2D" w:rsidRPr="00AD5400"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AD5400">
        <w:rPr>
          <w:rFonts w:ascii="Times New Roman" w:eastAsia="Times New Roman" w:hAnsi="Times New Roman" w:cs="David"/>
          <w:bCs/>
          <w:sz w:val="20"/>
          <w:szCs w:val="24"/>
          <w:u w:val="single"/>
          <w:rtl/>
          <w:lang w:eastAsia="he-IL"/>
        </w:rPr>
        <w:t>צוות עובדים ואמצעים</w:t>
      </w:r>
    </w:p>
    <w:p w14:paraId="61DD8F01"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lastRenderedPageBreak/>
        <w:t>המתכנן מתחייב</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כי במשך כל תקופת 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שרותי המתכנן יקיים משרד מאויש</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מאורגן ומצויד</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באופן שיאפשר </w:t>
      </w:r>
      <w:r w:rsidRPr="00AD5400">
        <w:rPr>
          <w:rFonts w:ascii="Times New Roman" w:eastAsia="Times New Roman" w:hAnsi="Times New Roman" w:cs="David" w:hint="cs"/>
          <w:sz w:val="20"/>
          <w:szCs w:val="24"/>
          <w:rtl/>
          <w:lang w:eastAsia="he-IL"/>
        </w:rPr>
        <w:t xml:space="preserve">את </w:t>
      </w:r>
      <w:r w:rsidRPr="00AD5400">
        <w:rPr>
          <w:rFonts w:ascii="Times New Roman" w:eastAsia="Times New Roman" w:hAnsi="Times New Roman" w:cs="David"/>
          <w:sz w:val="20"/>
          <w:szCs w:val="24"/>
          <w:rtl/>
          <w:lang w:eastAsia="he-IL"/>
        </w:rPr>
        <w:t>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רותי המתכנן בהתאם להוראות חוזה זה.</w:t>
      </w:r>
    </w:p>
    <w:p w14:paraId="0BC4093C"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מתחייב</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שהרכבם המספרי והמקצועי של צוות עובדיו, כמפורט בנספח </w:t>
      </w:r>
      <w:r w:rsidRPr="00AD5400">
        <w:rPr>
          <w:rFonts w:ascii="Times New Roman" w:eastAsia="Times New Roman" w:hAnsi="Times New Roman" w:cs="David"/>
          <w:bCs/>
          <w:sz w:val="20"/>
          <w:szCs w:val="24"/>
          <w:rtl/>
          <w:lang w:eastAsia="he-IL"/>
        </w:rPr>
        <w:t>א'</w:t>
      </w:r>
      <w:r w:rsidRPr="00AD5400">
        <w:rPr>
          <w:rFonts w:ascii="Times New Roman" w:eastAsia="Times New Roman" w:hAnsi="Times New Roman" w:cs="David" w:hint="cs"/>
          <w:bCs/>
          <w:sz w:val="20"/>
          <w:szCs w:val="24"/>
          <w:rtl/>
          <w:lang w:eastAsia="he-IL"/>
        </w:rPr>
        <w:t xml:space="preserve"> </w:t>
      </w:r>
      <w:r w:rsidRPr="00AD5400">
        <w:rPr>
          <w:rFonts w:ascii="Times New Roman" w:eastAsia="Times New Roman" w:hAnsi="Times New Roman" w:cs="David" w:hint="cs"/>
          <w:b/>
          <w:sz w:val="20"/>
          <w:szCs w:val="24"/>
          <w:rtl/>
          <w:lang w:eastAsia="he-IL"/>
        </w:rPr>
        <w:t>המצ"ב,</w:t>
      </w:r>
      <w:r w:rsidRPr="00AD5400">
        <w:rPr>
          <w:rFonts w:ascii="Times New Roman" w:eastAsia="Times New Roman" w:hAnsi="Times New Roman" w:cs="David"/>
          <w:sz w:val="20"/>
          <w:szCs w:val="24"/>
          <w:rtl/>
          <w:lang w:eastAsia="he-IL"/>
        </w:rPr>
        <w:t xml:space="preserve"> יתאים לביצוע 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רותי המתכנן ברמה ובמועדים</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7AA2FD8A"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AD5400">
        <w:rPr>
          <w:rFonts w:ascii="Times New Roman" w:eastAsia="Times New Roman" w:hAnsi="Times New Roman" w:cs="David" w:hint="cs"/>
          <w:sz w:val="20"/>
          <w:szCs w:val="24"/>
          <w:rtl/>
          <w:lang w:eastAsia="he-IL"/>
        </w:rPr>
        <w:t xml:space="preserve">המוחלט </w:t>
      </w:r>
      <w:r w:rsidRPr="00AD5400">
        <w:rPr>
          <w:rFonts w:ascii="Times New Roman" w:eastAsia="Times New Roman" w:hAnsi="Times New Roman" w:cs="David"/>
          <w:sz w:val="20"/>
          <w:szCs w:val="24"/>
          <w:rtl/>
          <w:lang w:eastAsia="he-IL"/>
        </w:rPr>
        <w:t>- להורות למתכנן מ</w:t>
      </w:r>
      <w:r w:rsidRPr="00AD5400">
        <w:rPr>
          <w:rFonts w:ascii="Times New Roman" w:eastAsia="Times New Roman" w:hAnsi="Times New Roman" w:cs="David" w:hint="cs"/>
          <w:sz w:val="20"/>
          <w:szCs w:val="24"/>
          <w:rtl/>
          <w:lang w:eastAsia="he-IL"/>
        </w:rPr>
        <w:t>עת לעת,</w:t>
      </w:r>
      <w:r w:rsidRPr="00AD5400">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59E5808E"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מוסכם בזה</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AD5400">
        <w:rPr>
          <w:rFonts w:ascii="Times New Roman" w:eastAsia="Times New Roman" w:hAnsi="Times New Roman" w:cs="David"/>
          <w:bCs/>
          <w:sz w:val="20"/>
          <w:szCs w:val="24"/>
          <w:rtl/>
          <w:lang w:eastAsia="he-IL"/>
        </w:rPr>
        <w:t>א'</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hint="cs"/>
          <w:sz w:val="20"/>
          <w:szCs w:val="24"/>
          <w:rtl/>
          <w:lang w:eastAsia="he-IL"/>
        </w:rPr>
        <w:t>המצ"ב</w:t>
      </w:r>
      <w:r w:rsidRPr="00AD5400">
        <w:rPr>
          <w:rFonts w:ascii="Times New Roman" w:eastAsia="Times New Roman" w:hAnsi="Times New Roman" w:cs="David"/>
          <w:sz w:val="20"/>
          <w:szCs w:val="24"/>
          <w:rtl/>
          <w:lang w:eastAsia="he-IL"/>
        </w:rPr>
        <w:t>, מנהלו הראשי של המתכנן למטרת 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חוזה</w:t>
      </w:r>
      <w:r w:rsidRPr="00AD5400">
        <w:rPr>
          <w:rFonts w:ascii="Times New Roman" w:eastAsia="Times New Roman" w:hAnsi="Times New Roman" w:cs="David" w:hint="cs"/>
          <w:sz w:val="20"/>
          <w:szCs w:val="24"/>
          <w:rtl/>
          <w:lang w:eastAsia="he-IL"/>
        </w:rPr>
        <w:t xml:space="preserve"> זה</w:t>
      </w:r>
      <w:r w:rsidRPr="00AD5400">
        <w:rPr>
          <w:rFonts w:ascii="Times New Roman" w:eastAsia="Times New Roman" w:hAnsi="Times New Roman" w:cs="David"/>
          <w:sz w:val="20"/>
          <w:szCs w:val="24"/>
          <w:rtl/>
          <w:lang w:eastAsia="he-IL"/>
        </w:rPr>
        <w:t xml:space="preserve"> (להלן: "</w:t>
      </w:r>
      <w:r w:rsidRPr="00AD5400">
        <w:rPr>
          <w:rFonts w:ascii="Times New Roman" w:eastAsia="Times New Roman" w:hAnsi="Times New Roman" w:cs="David"/>
          <w:b/>
          <w:bCs/>
          <w:sz w:val="20"/>
          <w:szCs w:val="24"/>
          <w:rtl/>
          <w:lang w:eastAsia="he-IL"/>
        </w:rPr>
        <w:t>המנהל הראשי</w:t>
      </w:r>
      <w:r w:rsidRPr="00AD5400">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AD5400">
        <w:rPr>
          <w:rFonts w:ascii="Times New Roman" w:eastAsia="Times New Roman" w:hAnsi="Times New Roman" w:cs="David" w:hint="cs"/>
          <w:sz w:val="20"/>
          <w:szCs w:val="24"/>
          <w:rtl/>
          <w:lang w:eastAsia="he-IL"/>
        </w:rPr>
        <w:t xml:space="preserve"> מראש ובכתב</w:t>
      </w:r>
      <w:r w:rsidRPr="00AD5400">
        <w:rPr>
          <w:rFonts w:ascii="Times New Roman" w:eastAsia="Times New Roman" w:hAnsi="Times New Roman" w:cs="David"/>
          <w:sz w:val="20"/>
          <w:szCs w:val="24"/>
          <w:rtl/>
          <w:lang w:eastAsia="he-IL"/>
        </w:rPr>
        <w:t>.</w:t>
      </w:r>
    </w:p>
    <w:p w14:paraId="5481B74E" w14:textId="77777777" w:rsidR="00650D2D" w:rsidRPr="00AD5400"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מ</w:t>
      </w:r>
      <w:r w:rsidRPr="00AD5400">
        <w:rPr>
          <w:rFonts w:ascii="Times New Roman" w:eastAsia="Times New Roman" w:hAnsi="Times New Roman" w:cs="David" w:hint="cs"/>
          <w:sz w:val="20"/>
          <w:szCs w:val="24"/>
          <w:rtl/>
          <w:lang w:eastAsia="he-IL"/>
        </w:rPr>
        <w:t>צהיר, כי ידוע לו, ש</w:t>
      </w:r>
      <w:r w:rsidRPr="00AD5400">
        <w:rPr>
          <w:rFonts w:ascii="Times New Roman" w:eastAsia="Times New Roman" w:hAnsi="Times New Roman" w:cs="David"/>
          <w:sz w:val="20"/>
          <w:szCs w:val="24"/>
          <w:rtl/>
          <w:lang w:eastAsia="he-IL"/>
        </w:rPr>
        <w:t>במשך כל ת</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קפ</w:t>
      </w:r>
      <w:r w:rsidRPr="00AD5400">
        <w:rPr>
          <w:rFonts w:ascii="Times New Roman" w:eastAsia="Times New Roman" w:hAnsi="Times New Roman" w:cs="David" w:hint="cs"/>
          <w:sz w:val="20"/>
          <w:szCs w:val="24"/>
          <w:rtl/>
          <w:lang w:eastAsia="he-IL"/>
        </w:rPr>
        <w:t>ו של</w:t>
      </w:r>
      <w:r w:rsidRPr="00AD5400">
        <w:rPr>
          <w:rFonts w:ascii="Times New Roman" w:eastAsia="Times New Roman" w:hAnsi="Times New Roman" w:cs="David"/>
          <w:sz w:val="20"/>
          <w:szCs w:val="24"/>
          <w:rtl/>
          <w:lang w:eastAsia="he-IL"/>
        </w:rPr>
        <w:t xml:space="preserve"> חוזה</w:t>
      </w:r>
      <w:r w:rsidRPr="00AD5400">
        <w:rPr>
          <w:rFonts w:ascii="Times New Roman" w:eastAsia="Times New Roman" w:hAnsi="Times New Roman" w:cs="David" w:hint="cs"/>
          <w:sz w:val="20"/>
          <w:szCs w:val="24"/>
          <w:rtl/>
          <w:lang w:eastAsia="he-IL"/>
        </w:rPr>
        <w:t xml:space="preserve"> זה</w:t>
      </w:r>
      <w:r w:rsidRPr="00AD5400">
        <w:rPr>
          <w:rFonts w:ascii="Times New Roman" w:eastAsia="Times New Roman" w:hAnsi="Times New Roman" w:cs="David"/>
          <w:sz w:val="20"/>
          <w:szCs w:val="24"/>
          <w:rtl/>
          <w:lang w:eastAsia="he-IL"/>
        </w:rPr>
        <w:t xml:space="preserve"> יעמוד המנהל הראשי בראשו, יהיה מעורב אישית בב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רותי התכנון. מבלי לגרוע מהתחייבויות המתכנן כמתחייב מ</w:t>
      </w:r>
      <w:r w:rsidRPr="00AD5400">
        <w:rPr>
          <w:rFonts w:ascii="Times New Roman" w:eastAsia="Times New Roman" w:hAnsi="Times New Roman" w:cs="David" w:hint="cs"/>
          <w:sz w:val="20"/>
          <w:szCs w:val="24"/>
          <w:rtl/>
          <w:lang w:eastAsia="he-IL"/>
        </w:rPr>
        <w:t>חוזה זה,</w:t>
      </w:r>
      <w:r w:rsidRPr="00AD5400">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F61FE82" w14:textId="77777777" w:rsidR="00650D2D" w:rsidRPr="00AD5400"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3D6D8C88" w14:textId="77777777" w:rsidR="00650D2D" w:rsidRPr="00AD5400"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AD5400">
        <w:rPr>
          <w:rFonts w:ascii="Times New Roman" w:eastAsia="Times New Roman" w:hAnsi="Times New Roman" w:cs="David" w:hint="cs"/>
          <w:sz w:val="20"/>
          <w:szCs w:val="24"/>
          <w:rtl/>
          <w:lang w:eastAsia="he-IL"/>
        </w:rPr>
        <w:t xml:space="preserve">המזמין רשאי </w:t>
      </w:r>
      <w:r w:rsidRPr="00AD5400">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AD5400">
        <w:rPr>
          <w:rFonts w:ascii="Times New Roman" w:eastAsia="Times New Roman" w:hAnsi="Times New Roman" w:cs="David" w:hint="cs"/>
          <w:sz w:val="20"/>
          <w:szCs w:val="24"/>
          <w:rtl/>
          <w:lang w:eastAsia="he-IL"/>
        </w:rPr>
        <w:t xml:space="preserve">אחר </w:t>
      </w:r>
      <w:r w:rsidRPr="00AD5400">
        <w:rPr>
          <w:rFonts w:ascii="Times New Roman" w:eastAsia="Times New Roman" w:hAnsi="Times New Roman" w:cs="David"/>
          <w:sz w:val="20"/>
          <w:szCs w:val="24"/>
          <w:rtl/>
          <w:lang w:eastAsia="he-IL"/>
        </w:rPr>
        <w:t>דרישת המזמין לאלתר.</w:t>
      </w:r>
    </w:p>
    <w:p w14:paraId="2EB505F0" w14:textId="77777777" w:rsidR="00650D2D" w:rsidRPr="00AD5400"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החלטות המזמין בדבר א</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שור ו/או החלפת עובד מעובדי המתכנן תינתנה לפי 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קול דעתו המוחלט</w:t>
      </w:r>
      <w:r w:rsidRPr="00AD5400">
        <w:rPr>
          <w:rFonts w:ascii="Times New Roman" w:eastAsia="Times New Roman" w:hAnsi="Times New Roman" w:cs="David" w:hint="cs"/>
          <w:sz w:val="20"/>
          <w:szCs w:val="24"/>
          <w:rtl/>
          <w:lang w:eastAsia="he-IL"/>
        </w:rPr>
        <w:t xml:space="preserve"> של המזמין</w:t>
      </w:r>
      <w:r w:rsidRPr="00AD5400">
        <w:rPr>
          <w:rFonts w:ascii="Times New Roman" w:eastAsia="Times New Roman" w:hAnsi="Times New Roman" w:cs="David"/>
          <w:sz w:val="20"/>
          <w:szCs w:val="24"/>
          <w:rtl/>
          <w:lang w:eastAsia="he-IL"/>
        </w:rPr>
        <w:t xml:space="preserve"> וללא צורך במתן נימוקים</w:t>
      </w:r>
      <w:r w:rsidRPr="00AD5400">
        <w:rPr>
          <w:rFonts w:ascii="Times New Roman" w:eastAsia="Times New Roman" w:hAnsi="Times New Roman" w:cs="David" w:hint="cs"/>
          <w:sz w:val="20"/>
          <w:szCs w:val="24"/>
          <w:rtl/>
          <w:lang w:eastAsia="he-IL"/>
        </w:rPr>
        <w:t xml:space="preserve"> כאלה ואחרים</w:t>
      </w:r>
      <w:r w:rsidRPr="00AD5400">
        <w:rPr>
          <w:rFonts w:ascii="Times New Roman" w:eastAsia="Times New Roman" w:hAnsi="Times New Roman" w:cs="David"/>
          <w:sz w:val="20"/>
          <w:szCs w:val="24"/>
          <w:rtl/>
          <w:lang w:eastAsia="he-IL"/>
        </w:rPr>
        <w:t>. אין בהחלטות אלה</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כדי לשחרר את המתכנן מאי</w:t>
      </w:r>
      <w:r w:rsidRPr="00AD5400">
        <w:rPr>
          <w:rFonts w:ascii="Times New Roman" w:eastAsia="Times New Roman" w:hAnsi="Times New Roman" w:cs="David" w:hint="cs"/>
          <w:sz w:val="20"/>
          <w:szCs w:val="24"/>
          <w:rtl/>
          <w:lang w:eastAsia="he-IL"/>
        </w:rPr>
        <w:t>לו</w:t>
      </w:r>
      <w:r w:rsidRPr="00AD5400">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AD5400">
        <w:rPr>
          <w:rFonts w:ascii="Times New Roman" w:eastAsia="Times New Roman" w:hAnsi="Times New Roman" w:cs="David" w:hint="cs"/>
          <w:sz w:val="20"/>
          <w:szCs w:val="24"/>
          <w:rtl/>
          <w:lang w:eastAsia="he-IL"/>
        </w:rPr>
        <w:t xml:space="preserve"> ו/או חבות</w:t>
      </w:r>
      <w:r w:rsidRPr="00AD5400">
        <w:rPr>
          <w:rFonts w:ascii="Times New Roman" w:eastAsia="Times New Roman" w:hAnsi="Times New Roman" w:cs="David"/>
          <w:sz w:val="20"/>
          <w:szCs w:val="24"/>
          <w:rtl/>
          <w:lang w:eastAsia="he-IL"/>
        </w:rPr>
        <w:t xml:space="preserve"> שהיא.</w:t>
      </w:r>
    </w:p>
    <w:p w14:paraId="71B19B6E" w14:textId="77777777" w:rsidR="00650D2D" w:rsidRPr="00AD5400"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מתחייב</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לצייד על חשבונו את צוות עובדיו בכל הציוד הדרוש לב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 xml:space="preserve">צוע שרותי המתכנן. </w:t>
      </w:r>
      <w:r w:rsidRPr="00AD5400">
        <w:rPr>
          <w:rFonts w:ascii="Times New Roman" w:eastAsia="Times New Roman" w:hAnsi="Times New Roman" w:cs="David" w:hint="cs"/>
          <w:sz w:val="20"/>
          <w:szCs w:val="24"/>
          <w:rtl/>
          <w:lang w:eastAsia="he-IL"/>
        </w:rPr>
        <w:t>האחריות בגין אחזקת</w:t>
      </w:r>
      <w:r w:rsidRPr="00AD5400">
        <w:rPr>
          <w:rFonts w:ascii="Times New Roman" w:eastAsia="Times New Roman" w:hAnsi="Times New Roman" w:cs="David"/>
          <w:sz w:val="20"/>
          <w:szCs w:val="24"/>
          <w:rtl/>
          <w:lang w:eastAsia="he-IL"/>
        </w:rPr>
        <w:t xml:space="preserve"> ושמיר</w:t>
      </w:r>
      <w:r w:rsidRPr="00AD5400">
        <w:rPr>
          <w:rFonts w:ascii="Times New Roman" w:eastAsia="Times New Roman" w:hAnsi="Times New Roman" w:cs="David" w:hint="cs"/>
          <w:sz w:val="20"/>
          <w:szCs w:val="24"/>
          <w:rtl/>
          <w:lang w:eastAsia="he-IL"/>
        </w:rPr>
        <w:t>ת</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hint="cs"/>
          <w:sz w:val="20"/>
          <w:szCs w:val="24"/>
          <w:rtl/>
          <w:lang w:eastAsia="he-IL"/>
        </w:rPr>
        <w:t>ה</w:t>
      </w:r>
      <w:r w:rsidRPr="00AD5400">
        <w:rPr>
          <w:rFonts w:ascii="Times New Roman" w:eastAsia="Times New Roman" w:hAnsi="Times New Roman" w:cs="David"/>
          <w:sz w:val="20"/>
          <w:szCs w:val="24"/>
          <w:rtl/>
          <w:lang w:eastAsia="he-IL"/>
        </w:rPr>
        <w:t>ציוד</w:t>
      </w:r>
      <w:r w:rsidRPr="00AD5400">
        <w:rPr>
          <w:rFonts w:ascii="Times New Roman" w:eastAsia="Times New Roman" w:hAnsi="Times New Roman" w:cs="David" w:hint="cs"/>
          <w:sz w:val="20"/>
          <w:szCs w:val="24"/>
          <w:rtl/>
          <w:lang w:eastAsia="he-IL"/>
        </w:rPr>
        <w:t xml:space="preserve"> כאמור,</w:t>
      </w:r>
      <w:r w:rsidRPr="00AD5400">
        <w:rPr>
          <w:rFonts w:ascii="Times New Roman" w:eastAsia="Times New Roman" w:hAnsi="Times New Roman" w:cs="David"/>
          <w:sz w:val="20"/>
          <w:szCs w:val="24"/>
          <w:rtl/>
          <w:lang w:eastAsia="he-IL"/>
        </w:rPr>
        <w:t xml:space="preserve"> תהיה בידי המתכנן ועל חשבונו, והמזמין לא </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 xml:space="preserve">ישא בכל אחריות </w:t>
      </w:r>
      <w:r w:rsidRPr="00AD5400">
        <w:rPr>
          <w:rFonts w:ascii="Times New Roman" w:eastAsia="Times New Roman" w:hAnsi="Times New Roman" w:cs="David" w:hint="cs"/>
          <w:sz w:val="20"/>
          <w:szCs w:val="24"/>
          <w:rtl/>
          <w:lang w:eastAsia="he-IL"/>
        </w:rPr>
        <w:t xml:space="preserve">ו/או חבות </w:t>
      </w:r>
      <w:r w:rsidRPr="00AD5400">
        <w:rPr>
          <w:rFonts w:ascii="Times New Roman" w:eastAsia="Times New Roman" w:hAnsi="Times New Roman" w:cs="David"/>
          <w:sz w:val="20"/>
          <w:szCs w:val="24"/>
          <w:rtl/>
          <w:lang w:eastAsia="he-IL"/>
        </w:rPr>
        <w:t>בגין א</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 xml:space="preserve">בדן </w:t>
      </w:r>
      <w:r w:rsidRPr="00AD5400">
        <w:rPr>
          <w:rFonts w:ascii="Times New Roman" w:eastAsia="Times New Roman" w:hAnsi="Times New Roman" w:cs="David" w:hint="cs"/>
          <w:sz w:val="20"/>
          <w:szCs w:val="24"/>
          <w:rtl/>
          <w:lang w:eastAsia="he-IL"/>
        </w:rPr>
        <w:t>ן/</w:t>
      </w:r>
      <w:r w:rsidRPr="00AD5400">
        <w:rPr>
          <w:rFonts w:ascii="Times New Roman" w:eastAsia="Times New Roman" w:hAnsi="Times New Roman" w:cs="David"/>
          <w:sz w:val="20"/>
          <w:szCs w:val="24"/>
          <w:rtl/>
          <w:lang w:eastAsia="he-IL"/>
        </w:rPr>
        <w:t>או נזק</w:t>
      </w:r>
      <w:r w:rsidRPr="00AD5400">
        <w:rPr>
          <w:rFonts w:ascii="Times New Roman" w:eastAsia="Times New Roman" w:hAnsi="Times New Roman" w:cs="David" w:hint="cs"/>
          <w:sz w:val="20"/>
          <w:szCs w:val="24"/>
          <w:rtl/>
          <w:lang w:eastAsia="he-IL"/>
        </w:rPr>
        <w:t xml:space="preserve"> ו/או קלקול</w:t>
      </w:r>
      <w:r w:rsidRPr="00AD5400">
        <w:rPr>
          <w:rFonts w:ascii="Times New Roman" w:eastAsia="Times New Roman" w:hAnsi="Times New Roman" w:cs="David"/>
          <w:sz w:val="20"/>
          <w:szCs w:val="24"/>
          <w:rtl/>
          <w:lang w:eastAsia="he-IL"/>
        </w:rPr>
        <w:t xml:space="preserve"> כלשהו לציוד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לכל חלק ממנו מכל סיבה שהיא.</w:t>
      </w:r>
    </w:p>
    <w:p w14:paraId="45A4C398" w14:textId="77777777" w:rsidR="00650D2D" w:rsidRPr="00AD5400"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AD5400">
        <w:rPr>
          <w:rFonts w:ascii="Times New Roman" w:eastAsia="Times New Roman" w:hAnsi="Times New Roman" w:cs="David"/>
          <w:bCs/>
          <w:sz w:val="20"/>
          <w:szCs w:val="24"/>
          <w:u w:val="single"/>
          <w:rtl/>
          <w:lang w:eastAsia="he-IL"/>
        </w:rPr>
        <w:t>סמכויות המתכנן</w:t>
      </w:r>
    </w:p>
    <w:p w14:paraId="5CF08924"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במגעים עם רשויות מוסמכות</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לרבות עם הרשות המקומית</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בכל הנוגע לש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רותי המתכנן וכל הכרוך בכך</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ובלבד:</w:t>
      </w:r>
    </w:p>
    <w:p w14:paraId="12CA0BA3" w14:textId="77777777" w:rsidR="00650D2D" w:rsidRPr="00AD5400"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שהמתכנן לא יגיש תכניות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תיקונים לתכניות לא</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שור הרשויות המוסמכות</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אלא אם כן אושרו קודם לכן</w:t>
      </w:r>
      <w:r w:rsidRPr="00AD5400">
        <w:rPr>
          <w:rFonts w:ascii="Times New Roman" w:eastAsia="Times New Roman" w:hAnsi="Times New Roman" w:cs="David" w:hint="cs"/>
          <w:sz w:val="20"/>
          <w:szCs w:val="24"/>
          <w:rtl/>
          <w:lang w:eastAsia="he-IL"/>
        </w:rPr>
        <w:t>, מראש ובכתב,</w:t>
      </w:r>
      <w:r w:rsidRPr="00AD5400">
        <w:rPr>
          <w:rFonts w:ascii="Times New Roman" w:eastAsia="Times New Roman" w:hAnsi="Times New Roman" w:cs="David"/>
          <w:sz w:val="20"/>
          <w:szCs w:val="24"/>
          <w:rtl/>
          <w:lang w:eastAsia="he-IL"/>
        </w:rPr>
        <w:t xml:space="preserve"> ע"י המזמין.</w:t>
      </w:r>
    </w:p>
    <w:p w14:paraId="6C2D32B8" w14:textId="77777777" w:rsidR="00650D2D" w:rsidRPr="00AD5400"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הכרוך בהתחייבות חוקית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כספית</w:t>
      </w:r>
      <w:r w:rsidRPr="00AD5400">
        <w:rPr>
          <w:rFonts w:ascii="Times New Roman" w:eastAsia="Times New Roman" w:hAnsi="Times New Roman" w:cs="David" w:hint="cs"/>
          <w:sz w:val="20"/>
          <w:szCs w:val="24"/>
          <w:rtl/>
          <w:lang w:eastAsia="he-IL"/>
        </w:rPr>
        <w:t xml:space="preserve"> ו/או אחרת,</w:t>
      </w:r>
      <w:r w:rsidRPr="00AD5400">
        <w:rPr>
          <w:rFonts w:ascii="Times New Roman" w:eastAsia="Times New Roman" w:hAnsi="Times New Roman" w:cs="David"/>
          <w:sz w:val="20"/>
          <w:szCs w:val="24"/>
          <w:rtl/>
          <w:lang w:eastAsia="he-IL"/>
        </w:rPr>
        <w:t xml:space="preserve"> אלא בא</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שורו של המזמין</w:t>
      </w:r>
      <w:r w:rsidRPr="00AD5400">
        <w:rPr>
          <w:rFonts w:ascii="Times New Roman" w:eastAsia="Times New Roman" w:hAnsi="Times New Roman" w:cs="David" w:hint="cs"/>
          <w:sz w:val="20"/>
          <w:szCs w:val="24"/>
          <w:rtl/>
          <w:lang w:eastAsia="he-IL"/>
        </w:rPr>
        <w:t xml:space="preserve"> מראש ובכתב</w:t>
      </w:r>
      <w:r w:rsidRPr="00AD5400">
        <w:rPr>
          <w:rFonts w:ascii="Times New Roman" w:eastAsia="Times New Roman" w:hAnsi="Times New Roman" w:cs="David"/>
          <w:sz w:val="20"/>
          <w:szCs w:val="24"/>
          <w:rtl/>
          <w:lang w:eastAsia="he-IL"/>
        </w:rPr>
        <w:t>.</w:t>
      </w:r>
    </w:p>
    <w:p w14:paraId="1CFFBA20" w14:textId="77777777" w:rsidR="00650D2D" w:rsidRPr="00AD5400"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AD5400">
        <w:rPr>
          <w:rFonts w:ascii="Times New Roman" w:eastAsia="Times New Roman" w:hAnsi="Times New Roman" w:cs="David" w:hint="cs"/>
          <w:sz w:val="20"/>
          <w:szCs w:val="24"/>
          <w:rtl/>
          <w:lang w:eastAsia="he-IL"/>
        </w:rPr>
        <w:lastRenderedPageBreak/>
        <w:t>זולת אם</w:t>
      </w:r>
      <w:r w:rsidRPr="00AD5400">
        <w:rPr>
          <w:rFonts w:ascii="Times New Roman" w:eastAsia="Times New Roman" w:hAnsi="Times New Roman" w:cs="David"/>
          <w:sz w:val="20"/>
          <w:szCs w:val="24"/>
          <w:rtl/>
          <w:lang w:eastAsia="he-IL"/>
        </w:rPr>
        <w:t xml:space="preserve"> יוסמך לכך ע"י המזמין </w:t>
      </w:r>
      <w:r w:rsidRPr="00AD5400">
        <w:rPr>
          <w:rFonts w:ascii="Times New Roman" w:eastAsia="Times New Roman" w:hAnsi="Times New Roman" w:cs="David" w:hint="cs"/>
          <w:sz w:val="20"/>
          <w:szCs w:val="24"/>
          <w:rtl/>
          <w:lang w:eastAsia="he-IL"/>
        </w:rPr>
        <w:t>מראש ו</w:t>
      </w:r>
      <w:r w:rsidRPr="00AD5400">
        <w:rPr>
          <w:rFonts w:ascii="Times New Roman" w:eastAsia="Times New Roman" w:hAnsi="Times New Roman" w:cs="David"/>
          <w:sz w:val="20"/>
          <w:szCs w:val="24"/>
          <w:rtl/>
          <w:lang w:eastAsia="he-IL"/>
        </w:rPr>
        <w:t>בכתב</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לא יהיה המתכנן רשאי ליתן הוראות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הנחיות</w:t>
      </w:r>
      <w:r w:rsidRPr="00AD5400">
        <w:rPr>
          <w:rFonts w:ascii="Times New Roman" w:eastAsia="Times New Roman" w:hAnsi="Times New Roman" w:cs="David" w:hint="cs"/>
          <w:sz w:val="20"/>
          <w:szCs w:val="24"/>
          <w:rtl/>
          <w:lang w:eastAsia="he-IL"/>
        </w:rPr>
        <w:t>, בין</w:t>
      </w:r>
      <w:r w:rsidRPr="00AD5400">
        <w:rPr>
          <w:rFonts w:ascii="Times New Roman" w:eastAsia="Times New Roman" w:hAnsi="Times New Roman" w:cs="David"/>
          <w:sz w:val="20"/>
          <w:szCs w:val="24"/>
          <w:rtl/>
          <w:lang w:eastAsia="he-IL"/>
        </w:rPr>
        <w:t xml:space="preserve"> במישרין</w:t>
      </w:r>
      <w:r w:rsidRPr="00AD5400">
        <w:rPr>
          <w:rFonts w:ascii="Times New Roman" w:eastAsia="Times New Roman" w:hAnsi="Times New Roman" w:cs="David" w:hint="cs"/>
          <w:sz w:val="20"/>
          <w:szCs w:val="24"/>
          <w:rtl/>
          <w:lang w:eastAsia="he-IL"/>
        </w:rPr>
        <w:t xml:space="preserve"> ובין בעקיפין,</w:t>
      </w:r>
      <w:r w:rsidRPr="00AD5400">
        <w:rPr>
          <w:rFonts w:ascii="Times New Roman" w:eastAsia="Times New Roman" w:hAnsi="Times New Roman" w:cs="David"/>
          <w:sz w:val="20"/>
          <w:szCs w:val="24"/>
          <w:rtl/>
          <w:lang w:eastAsia="he-IL"/>
        </w:rPr>
        <w:t xml:space="preserve"> לקבלן הראשי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 xml:space="preserve">או לקבלן העבודות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 xml:space="preserve">או לנהל עמם מו"מ ביחס למחירים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 xml:space="preserve">או </w:t>
      </w:r>
      <w:r w:rsidRPr="00AD5400">
        <w:rPr>
          <w:rFonts w:ascii="Times New Roman" w:eastAsia="Times New Roman" w:hAnsi="Times New Roman" w:cs="David" w:hint="cs"/>
          <w:sz w:val="20"/>
          <w:szCs w:val="24"/>
          <w:rtl/>
          <w:lang w:eastAsia="he-IL"/>
        </w:rPr>
        <w:t>ל</w:t>
      </w:r>
      <w:r w:rsidRPr="00AD5400">
        <w:rPr>
          <w:rFonts w:ascii="Times New Roman" w:eastAsia="Times New Roman" w:hAnsi="Times New Roman" w:cs="David"/>
          <w:sz w:val="20"/>
          <w:szCs w:val="24"/>
          <w:rtl/>
          <w:lang w:eastAsia="he-IL"/>
        </w:rPr>
        <w:t>דרכי ביצוע הכרוכים בש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נוי מחירים</w:t>
      </w:r>
      <w:r w:rsidRPr="00AD5400">
        <w:rPr>
          <w:rFonts w:ascii="Times New Roman" w:eastAsia="Times New Roman" w:hAnsi="Times New Roman" w:cs="David" w:hint="cs"/>
          <w:sz w:val="20"/>
          <w:szCs w:val="24"/>
          <w:rtl/>
          <w:lang w:eastAsia="he-IL"/>
        </w:rPr>
        <w:t xml:space="preserve"> ו/או כמויות</w:t>
      </w:r>
      <w:r w:rsidRPr="00AD5400">
        <w:rPr>
          <w:rFonts w:ascii="Times New Roman" w:eastAsia="Times New Roman" w:hAnsi="Times New Roman" w:cs="David"/>
          <w:sz w:val="20"/>
          <w:szCs w:val="24"/>
          <w:rtl/>
          <w:lang w:eastAsia="he-IL"/>
        </w:rPr>
        <w:t>, אלא באמצעות המזמין או המנהל.</w:t>
      </w:r>
    </w:p>
    <w:p w14:paraId="19942C14" w14:textId="77777777" w:rsidR="00650D2D" w:rsidRPr="00AD5400"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AD5400">
        <w:rPr>
          <w:rFonts w:ascii="Times New Roman" w:eastAsia="Times New Roman" w:hAnsi="Times New Roman" w:cs="David"/>
          <w:bCs/>
          <w:sz w:val="20"/>
          <w:szCs w:val="24"/>
          <w:u w:val="single"/>
          <w:rtl/>
          <w:lang w:eastAsia="he-IL"/>
        </w:rPr>
        <w:t>סמכויות המנהל</w:t>
      </w:r>
    </w:p>
    <w:p w14:paraId="646BB58F"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המנהל רשאי לבדוק</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בכל עת</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את שרותי המתכנן כולם או </w:t>
      </w:r>
      <w:r w:rsidRPr="00AD5400">
        <w:rPr>
          <w:rFonts w:ascii="Times New Roman" w:eastAsia="Times New Roman" w:hAnsi="Times New Roman" w:cs="David" w:hint="cs"/>
          <w:sz w:val="20"/>
          <w:szCs w:val="24"/>
          <w:rtl/>
          <w:lang w:eastAsia="he-IL"/>
        </w:rPr>
        <w:t>מקצתם</w:t>
      </w:r>
      <w:r w:rsidRPr="00AD5400">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 xml:space="preserve">או </w:t>
      </w:r>
      <w:r w:rsidRPr="00AD5400">
        <w:rPr>
          <w:rFonts w:ascii="Times New Roman" w:eastAsia="Times New Roman" w:hAnsi="Times New Roman" w:cs="David" w:hint="cs"/>
          <w:sz w:val="20"/>
          <w:szCs w:val="24"/>
          <w:rtl/>
          <w:lang w:eastAsia="he-IL"/>
        </w:rPr>
        <w:t xml:space="preserve">על ידי מי </w:t>
      </w:r>
      <w:r w:rsidRPr="00AD5400">
        <w:rPr>
          <w:rFonts w:ascii="Times New Roman" w:eastAsia="Times New Roman" w:hAnsi="Times New Roman" w:cs="David"/>
          <w:sz w:val="20"/>
          <w:szCs w:val="24"/>
          <w:rtl/>
          <w:lang w:eastAsia="he-IL"/>
        </w:rPr>
        <w:t>מטעמו. כן רשאי המנהל</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132114EE"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AD5400">
        <w:rPr>
          <w:rFonts w:ascii="Times New Roman" w:eastAsia="Times New Roman" w:hAnsi="Times New Roman" w:cs="David"/>
          <w:bCs/>
          <w:sz w:val="20"/>
          <w:szCs w:val="24"/>
          <w:rtl/>
          <w:lang w:eastAsia="he-IL"/>
        </w:rPr>
        <w:t>א'</w:t>
      </w:r>
      <w:r w:rsidRPr="00AD5400">
        <w:rPr>
          <w:rFonts w:ascii="Times New Roman" w:eastAsia="Times New Roman" w:hAnsi="Times New Roman" w:cs="David" w:hint="cs"/>
          <w:b/>
          <w:sz w:val="20"/>
          <w:szCs w:val="24"/>
          <w:rtl/>
          <w:lang w:eastAsia="he-IL"/>
        </w:rPr>
        <w:t xml:space="preserve"> המצ"ב</w:t>
      </w:r>
      <w:r w:rsidRPr="00AD5400">
        <w:rPr>
          <w:rFonts w:ascii="Times New Roman" w:eastAsia="Times New Roman" w:hAnsi="Times New Roman" w:cs="David"/>
          <w:sz w:val="20"/>
          <w:szCs w:val="24"/>
          <w:rtl/>
          <w:lang w:eastAsia="he-IL"/>
        </w:rPr>
        <w:t>.</w:t>
      </w:r>
    </w:p>
    <w:p w14:paraId="772CAA1A"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לצורך הפעלת סמכויותיו</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רשאי המנהל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 xml:space="preserve">או מי מטעמו לבקר במשרד המתכנן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בכל מקום אחר</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AD5400">
        <w:rPr>
          <w:rFonts w:ascii="Times New Roman" w:eastAsia="Times New Roman" w:hAnsi="Times New Roman" w:cs="David" w:hint="cs"/>
          <w:sz w:val="20"/>
          <w:szCs w:val="24"/>
          <w:rtl/>
          <w:lang w:eastAsia="he-IL"/>
        </w:rPr>
        <w:t>י המנהל ו/</w:t>
      </w:r>
      <w:r w:rsidRPr="00AD5400">
        <w:rPr>
          <w:rFonts w:ascii="Times New Roman" w:eastAsia="Times New Roman" w:hAnsi="Times New Roman" w:cs="David"/>
          <w:sz w:val="20"/>
          <w:szCs w:val="24"/>
          <w:rtl/>
          <w:lang w:eastAsia="he-IL"/>
        </w:rPr>
        <w:t xml:space="preserve">או </w:t>
      </w:r>
      <w:r w:rsidRPr="00AD5400">
        <w:rPr>
          <w:rFonts w:ascii="Times New Roman" w:eastAsia="Times New Roman" w:hAnsi="Times New Roman" w:cs="David" w:hint="cs"/>
          <w:sz w:val="20"/>
          <w:szCs w:val="24"/>
          <w:rtl/>
          <w:lang w:eastAsia="he-IL"/>
        </w:rPr>
        <w:t xml:space="preserve">על ידי מי </w:t>
      </w:r>
      <w:r w:rsidRPr="00AD5400">
        <w:rPr>
          <w:rFonts w:ascii="Times New Roman" w:eastAsia="Times New Roman" w:hAnsi="Times New Roman" w:cs="David"/>
          <w:sz w:val="20"/>
          <w:szCs w:val="24"/>
          <w:rtl/>
          <w:lang w:eastAsia="he-IL"/>
        </w:rPr>
        <w:t>מטעמו.</w:t>
      </w:r>
    </w:p>
    <w:p w14:paraId="078697C4"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אין בהפעלת סמכויות המנהל על פי חוזה זה</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כדי לגרוע </w:t>
      </w:r>
      <w:r w:rsidRPr="00AD5400">
        <w:rPr>
          <w:rFonts w:ascii="Times New Roman" w:eastAsia="Times New Roman" w:hAnsi="Times New Roman" w:cs="David" w:hint="cs"/>
          <w:sz w:val="20"/>
          <w:szCs w:val="24"/>
          <w:rtl/>
          <w:lang w:eastAsia="he-IL"/>
        </w:rPr>
        <w:t xml:space="preserve">ו/או לשחרר </w:t>
      </w:r>
      <w:r w:rsidRPr="00AD5400">
        <w:rPr>
          <w:rFonts w:ascii="Times New Roman" w:eastAsia="Times New Roman" w:hAnsi="Times New Roman" w:cs="David"/>
          <w:sz w:val="20"/>
          <w:szCs w:val="24"/>
          <w:rtl/>
          <w:lang w:eastAsia="he-IL"/>
        </w:rPr>
        <w:t xml:space="preserve">מאחריות </w:t>
      </w:r>
      <w:r w:rsidRPr="00AD5400">
        <w:rPr>
          <w:rFonts w:ascii="Times New Roman" w:eastAsia="Times New Roman" w:hAnsi="Times New Roman" w:cs="David" w:hint="cs"/>
          <w:sz w:val="20"/>
          <w:szCs w:val="24"/>
          <w:rtl/>
          <w:lang w:eastAsia="he-IL"/>
        </w:rPr>
        <w:t>המתכנן על פי חוזה זה ו/או על פי כל דין.</w:t>
      </w:r>
      <w:r w:rsidRPr="00AD5400">
        <w:rPr>
          <w:rFonts w:ascii="Times New Roman" w:eastAsia="Times New Roman" w:hAnsi="Times New Roman" w:cs="David"/>
          <w:sz w:val="20"/>
          <w:szCs w:val="24"/>
          <w:rtl/>
          <w:lang w:eastAsia="he-IL"/>
        </w:rPr>
        <w:t xml:space="preserve"> בהקשר זה מובהר</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5178F878" w14:textId="77777777" w:rsidR="00650D2D" w:rsidRPr="00AD5400"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אישר המנהל תכניות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AD5400">
        <w:rPr>
          <w:rFonts w:ascii="Times New Roman" w:eastAsia="Times New Roman" w:hAnsi="Times New Roman" w:cs="David" w:hint="cs"/>
          <w:sz w:val="20"/>
          <w:szCs w:val="24"/>
          <w:rtl/>
          <w:lang w:eastAsia="he-IL"/>
        </w:rPr>
        <w:t>חוזה</w:t>
      </w:r>
      <w:r w:rsidRPr="00AD5400">
        <w:rPr>
          <w:rFonts w:ascii="Times New Roman" w:eastAsia="Times New Roman" w:hAnsi="Times New Roman" w:cs="David"/>
          <w:sz w:val="20"/>
          <w:szCs w:val="24"/>
          <w:rtl/>
          <w:lang w:eastAsia="he-IL"/>
        </w:rPr>
        <w:t xml:space="preserve"> זה, </w:t>
      </w:r>
      <w:r w:rsidRPr="00AD5400">
        <w:rPr>
          <w:rFonts w:ascii="Times New Roman" w:eastAsia="Times New Roman" w:hAnsi="Times New Roman" w:cs="David" w:hint="cs"/>
          <w:sz w:val="20"/>
          <w:szCs w:val="24"/>
          <w:rtl/>
          <w:lang w:eastAsia="he-IL"/>
        </w:rPr>
        <w:t>לא יהא</w:t>
      </w:r>
      <w:r w:rsidRPr="00AD5400">
        <w:rPr>
          <w:rFonts w:ascii="Times New Roman" w:eastAsia="Times New Roman" w:hAnsi="Times New Roman" w:cs="David"/>
          <w:sz w:val="20"/>
          <w:szCs w:val="24"/>
          <w:rtl/>
          <w:lang w:eastAsia="he-IL"/>
        </w:rPr>
        <w:t xml:space="preserve"> בכך כדי לשחרר את המתכנן מאחריותו המקצועית המלאה ו</w:t>
      </w:r>
      <w:r w:rsidRPr="00AD5400">
        <w:rPr>
          <w:rFonts w:ascii="Times New Roman" w:eastAsia="Times New Roman" w:hAnsi="Times New Roman" w:cs="David" w:hint="cs"/>
          <w:sz w:val="20"/>
          <w:szCs w:val="24"/>
          <w:rtl/>
          <w:lang w:eastAsia="he-IL"/>
        </w:rPr>
        <w:t>לא יהא</w:t>
      </w:r>
      <w:r w:rsidRPr="00AD5400">
        <w:rPr>
          <w:rFonts w:ascii="Times New Roman" w:eastAsia="Times New Roman" w:hAnsi="Times New Roman" w:cs="David"/>
          <w:sz w:val="20"/>
          <w:szCs w:val="24"/>
          <w:rtl/>
          <w:lang w:eastAsia="he-IL"/>
        </w:rPr>
        <w:t xml:space="preserve"> בכך כדי להטיל על המנהל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 xml:space="preserve">או על המזמין אחריות כלשהי לטיב התכניות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המסמכים האמורים.</w:t>
      </w:r>
    </w:p>
    <w:p w14:paraId="28E0EB43" w14:textId="77777777" w:rsidR="00650D2D" w:rsidRPr="00AD5400"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AD5400">
        <w:rPr>
          <w:rFonts w:ascii="Times New Roman" w:eastAsia="Times New Roman" w:hAnsi="Times New Roman" w:cs="David"/>
          <w:bCs/>
          <w:sz w:val="20"/>
          <w:szCs w:val="24"/>
          <w:u w:val="single"/>
          <w:rtl/>
          <w:lang w:eastAsia="he-IL"/>
        </w:rPr>
        <w:t>לוח זמנים ושלבי ב</w:t>
      </w:r>
      <w:r w:rsidRPr="00AD5400">
        <w:rPr>
          <w:rFonts w:ascii="Times New Roman" w:eastAsia="Times New Roman" w:hAnsi="Times New Roman" w:cs="David" w:hint="cs"/>
          <w:bCs/>
          <w:sz w:val="20"/>
          <w:szCs w:val="24"/>
          <w:u w:val="single"/>
          <w:rtl/>
          <w:lang w:eastAsia="he-IL"/>
        </w:rPr>
        <w:t>י</w:t>
      </w:r>
      <w:r w:rsidRPr="00AD5400">
        <w:rPr>
          <w:rFonts w:ascii="Times New Roman" w:eastAsia="Times New Roman" w:hAnsi="Times New Roman" w:cs="David"/>
          <w:bCs/>
          <w:sz w:val="20"/>
          <w:szCs w:val="24"/>
          <w:u w:val="single"/>
          <w:rtl/>
          <w:lang w:eastAsia="he-IL"/>
        </w:rPr>
        <w:t>צוע</w:t>
      </w:r>
    </w:p>
    <w:p w14:paraId="57AE30BF"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AD5400">
        <w:rPr>
          <w:rFonts w:ascii="Times New Roman" w:eastAsia="Times New Roman" w:hAnsi="Times New Roman" w:cs="David"/>
          <w:b/>
          <w:bCs/>
          <w:sz w:val="20"/>
          <w:szCs w:val="24"/>
          <w:rtl/>
          <w:lang w:eastAsia="he-IL"/>
        </w:rPr>
        <w:t>ג'</w:t>
      </w:r>
      <w:r w:rsidRPr="00AD5400">
        <w:rPr>
          <w:rFonts w:ascii="Times New Roman" w:eastAsia="Times New Roman" w:hAnsi="Times New Roman" w:cs="David" w:hint="cs"/>
          <w:sz w:val="20"/>
          <w:szCs w:val="24"/>
          <w:rtl/>
          <w:lang w:eastAsia="he-IL"/>
        </w:rPr>
        <w:t xml:space="preserve"> המצ"ב</w:t>
      </w:r>
      <w:r w:rsidRPr="00AD5400">
        <w:rPr>
          <w:rFonts w:ascii="Times New Roman" w:eastAsia="Times New Roman" w:hAnsi="Times New Roman" w:cs="David"/>
          <w:sz w:val="20"/>
          <w:szCs w:val="24"/>
          <w:rtl/>
          <w:lang w:eastAsia="he-IL"/>
        </w:rPr>
        <w:t xml:space="preserve"> (להלן: "</w:t>
      </w:r>
      <w:r w:rsidRPr="00AD5400">
        <w:rPr>
          <w:rFonts w:ascii="Times New Roman" w:eastAsia="Times New Roman" w:hAnsi="Times New Roman" w:cs="David"/>
          <w:b/>
          <w:bCs/>
          <w:sz w:val="20"/>
          <w:szCs w:val="24"/>
          <w:rtl/>
          <w:lang w:eastAsia="he-IL"/>
        </w:rPr>
        <w:t>לוח הזמנים</w:t>
      </w:r>
      <w:r w:rsidRPr="00AD5400">
        <w:rPr>
          <w:rFonts w:ascii="Times New Roman" w:eastAsia="Times New Roman" w:hAnsi="Times New Roman" w:cs="David"/>
          <w:sz w:val="20"/>
          <w:szCs w:val="24"/>
          <w:rtl/>
          <w:lang w:eastAsia="he-IL"/>
        </w:rPr>
        <w:t>"). כל 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רות הכלול בשרותי המתכנן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אשר לא נקבע לו מועד בלוח הזמנים</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יבוצע על ידי המתכנן במועד שיהיה דרוש על מנת להבטיח</w:t>
      </w:r>
      <w:r w:rsidRPr="00AD5400">
        <w:rPr>
          <w:rFonts w:ascii="Times New Roman" w:eastAsia="Times New Roman" w:hAnsi="Times New Roman" w:cs="David" w:hint="cs"/>
          <w:sz w:val="20"/>
          <w:szCs w:val="24"/>
          <w:rtl/>
          <w:lang w:eastAsia="he-IL"/>
        </w:rPr>
        <w:t xml:space="preserve"> את</w:t>
      </w:r>
      <w:r w:rsidRPr="00AD5400">
        <w:rPr>
          <w:rFonts w:ascii="Times New Roman" w:eastAsia="Times New Roman" w:hAnsi="Times New Roman" w:cs="David"/>
          <w:sz w:val="20"/>
          <w:szCs w:val="24"/>
          <w:rtl/>
          <w:lang w:eastAsia="he-IL"/>
        </w:rPr>
        <w:t xml:space="preserve"> 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AD5400">
        <w:rPr>
          <w:rFonts w:ascii="Times New Roman" w:eastAsia="Times New Roman" w:hAnsi="Times New Roman" w:cs="David" w:hint="cs"/>
          <w:sz w:val="20"/>
          <w:szCs w:val="24"/>
          <w:rtl/>
          <w:lang w:eastAsia="he-IL"/>
        </w:rPr>
        <w:t>ה</w:t>
      </w:r>
      <w:r w:rsidRPr="00AD5400">
        <w:rPr>
          <w:rFonts w:ascii="Times New Roman" w:eastAsia="Times New Roman" w:hAnsi="Times New Roman" w:cs="David"/>
          <w:sz w:val="20"/>
          <w:szCs w:val="24"/>
          <w:rtl/>
          <w:lang w:eastAsia="he-IL"/>
        </w:rPr>
        <w:t xml:space="preserve">קבלנים </w:t>
      </w:r>
      <w:r w:rsidRPr="00AD5400">
        <w:rPr>
          <w:rFonts w:ascii="Times New Roman" w:eastAsia="Times New Roman" w:hAnsi="Times New Roman" w:cs="David" w:hint="cs"/>
          <w:sz w:val="20"/>
          <w:szCs w:val="24"/>
          <w:rtl/>
          <w:lang w:eastAsia="he-IL"/>
        </w:rPr>
        <w:t>ה</w:t>
      </w:r>
      <w:r w:rsidRPr="00AD5400">
        <w:rPr>
          <w:rFonts w:ascii="Times New Roman" w:eastAsia="Times New Roman" w:hAnsi="Times New Roman" w:cs="David"/>
          <w:sz w:val="20"/>
          <w:szCs w:val="24"/>
          <w:rtl/>
          <w:lang w:eastAsia="he-IL"/>
        </w:rPr>
        <w:t>אחרים בהתאם ללוח הזמנים המוסכם ע</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מם.</w:t>
      </w:r>
    </w:p>
    <w:p w14:paraId="5090ED32"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לא יתחיל המתכנן בב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 xml:space="preserve">צוע קטע מהפרויקט ו/או שלב משלבי העבודה כמפורט בנספח </w:t>
      </w:r>
      <w:r w:rsidRPr="00AD5400">
        <w:rPr>
          <w:rFonts w:ascii="Times New Roman" w:eastAsia="Times New Roman" w:hAnsi="Times New Roman" w:cs="David"/>
          <w:bCs/>
          <w:sz w:val="20"/>
          <w:szCs w:val="24"/>
          <w:rtl/>
          <w:lang w:eastAsia="he-IL"/>
        </w:rPr>
        <w:t>ב'</w:t>
      </w:r>
      <w:r w:rsidRPr="00AD5400">
        <w:rPr>
          <w:rFonts w:ascii="Times New Roman" w:eastAsia="Times New Roman" w:hAnsi="Times New Roman" w:cs="David"/>
          <w:sz w:val="20"/>
          <w:szCs w:val="24"/>
          <w:rtl/>
          <w:lang w:eastAsia="he-IL"/>
        </w:rPr>
        <w:t xml:space="preserve"> או </w:t>
      </w:r>
      <w:r w:rsidRPr="00AD5400">
        <w:rPr>
          <w:rFonts w:ascii="Times New Roman" w:eastAsia="Times New Roman" w:hAnsi="Times New Roman" w:cs="David"/>
          <w:b/>
          <w:bCs/>
          <w:sz w:val="20"/>
          <w:szCs w:val="24"/>
          <w:rtl/>
          <w:lang w:eastAsia="he-IL"/>
        </w:rPr>
        <w:t xml:space="preserve">ג' </w:t>
      </w:r>
      <w:r w:rsidRPr="00AD5400">
        <w:rPr>
          <w:rFonts w:ascii="Times New Roman" w:eastAsia="Times New Roman" w:hAnsi="Times New Roman" w:cs="David" w:hint="cs"/>
          <w:sz w:val="20"/>
          <w:szCs w:val="24"/>
          <w:rtl/>
          <w:lang w:eastAsia="he-IL"/>
        </w:rPr>
        <w:t xml:space="preserve">המצ"ב, </w:t>
      </w:r>
      <w:r w:rsidRPr="00AD5400">
        <w:rPr>
          <w:rFonts w:ascii="Times New Roman" w:eastAsia="Times New Roman" w:hAnsi="Times New Roman" w:cs="David"/>
          <w:sz w:val="20"/>
          <w:szCs w:val="24"/>
          <w:rtl/>
          <w:lang w:eastAsia="he-IL"/>
        </w:rPr>
        <w:t>אלא אם כן הודיע למזמין תחילה</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כי הגיע לדעתו מועד 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שלב זה וק</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בל מהמזמין א</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שור בכתב לביצועו.</w:t>
      </w:r>
    </w:p>
    <w:p w14:paraId="62E880E3"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יש לראות </w:t>
      </w:r>
      <w:r w:rsidRPr="00AD5400">
        <w:rPr>
          <w:rFonts w:ascii="Times New Roman" w:eastAsia="Times New Roman" w:hAnsi="Times New Roman" w:cs="David" w:hint="cs"/>
          <w:sz w:val="20"/>
          <w:szCs w:val="24"/>
          <w:rtl/>
          <w:lang w:eastAsia="he-IL"/>
        </w:rPr>
        <w:t>ב</w:t>
      </w:r>
      <w:r w:rsidRPr="00AD5400">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CA5699F" w14:textId="77777777" w:rsidR="00650D2D" w:rsidRPr="00AD5400"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ידוע למתכנן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כי התחייבויות היועצים</w:t>
      </w:r>
      <w:r w:rsidRPr="00AD5400">
        <w:rPr>
          <w:rFonts w:ascii="Times New Roman" w:eastAsia="Times New Roman" w:hAnsi="Times New Roman" w:cs="David" w:hint="cs"/>
          <w:sz w:val="20"/>
          <w:szCs w:val="24"/>
          <w:rtl/>
          <w:lang w:eastAsia="he-IL"/>
        </w:rPr>
        <w:t xml:space="preserve"> ו/או</w:t>
      </w:r>
      <w:r w:rsidRPr="00AD5400">
        <w:rPr>
          <w:rFonts w:ascii="Times New Roman" w:eastAsia="Times New Roman" w:hAnsi="Times New Roman" w:cs="David"/>
          <w:sz w:val="20"/>
          <w:szCs w:val="24"/>
          <w:rtl/>
          <w:lang w:eastAsia="he-IL"/>
        </w:rPr>
        <w:t xml:space="preserve"> הקבלנים ו</w:t>
      </w:r>
      <w:r w:rsidRPr="00AD5400">
        <w:rPr>
          <w:rFonts w:ascii="Times New Roman" w:eastAsia="Times New Roman" w:hAnsi="Times New Roman" w:cs="David" w:hint="cs"/>
          <w:sz w:val="20"/>
          <w:szCs w:val="24"/>
          <w:rtl/>
          <w:lang w:eastAsia="he-IL"/>
        </w:rPr>
        <w:t xml:space="preserve">/או </w:t>
      </w:r>
      <w:r w:rsidRPr="00AD5400">
        <w:rPr>
          <w:rFonts w:ascii="Times New Roman" w:eastAsia="Times New Roman" w:hAnsi="Times New Roman" w:cs="David"/>
          <w:sz w:val="20"/>
          <w:szCs w:val="24"/>
          <w:rtl/>
          <w:lang w:eastAsia="he-IL"/>
        </w:rPr>
        <w:t>יתר הגורמים, מותנות בכך שיסופקו להם כל התכניות</w:t>
      </w:r>
      <w:r w:rsidRPr="00AD5400">
        <w:rPr>
          <w:rFonts w:ascii="Times New Roman" w:eastAsia="Times New Roman" w:hAnsi="Times New Roman" w:cs="David" w:hint="cs"/>
          <w:sz w:val="20"/>
          <w:szCs w:val="24"/>
          <w:rtl/>
          <w:lang w:eastAsia="he-IL"/>
        </w:rPr>
        <w:t xml:space="preserve"> ו/או</w:t>
      </w:r>
      <w:r w:rsidRPr="00AD5400">
        <w:rPr>
          <w:rFonts w:ascii="Times New Roman" w:eastAsia="Times New Roman" w:hAnsi="Times New Roman" w:cs="David"/>
          <w:sz w:val="20"/>
          <w:szCs w:val="24"/>
          <w:rtl/>
          <w:lang w:eastAsia="he-IL"/>
        </w:rPr>
        <w:t xml:space="preserve"> ההנחיות</w:t>
      </w:r>
      <w:r w:rsidRPr="00AD5400">
        <w:rPr>
          <w:rFonts w:ascii="Times New Roman" w:eastAsia="Times New Roman" w:hAnsi="Times New Roman" w:cs="David" w:hint="cs"/>
          <w:sz w:val="20"/>
          <w:szCs w:val="24"/>
          <w:rtl/>
          <w:lang w:eastAsia="he-IL"/>
        </w:rPr>
        <w:t xml:space="preserve"> ו/או</w:t>
      </w:r>
      <w:r w:rsidRPr="00AD5400">
        <w:rPr>
          <w:rFonts w:ascii="Times New Roman" w:eastAsia="Times New Roman" w:hAnsi="Times New Roman" w:cs="David"/>
          <w:sz w:val="20"/>
          <w:szCs w:val="24"/>
          <w:rtl/>
          <w:lang w:eastAsia="he-IL"/>
        </w:rPr>
        <w:t xml:space="preserve"> ההוראות</w:t>
      </w:r>
      <w:r w:rsidRPr="00AD5400">
        <w:rPr>
          <w:rFonts w:ascii="Times New Roman" w:eastAsia="Times New Roman" w:hAnsi="Times New Roman" w:cs="David" w:hint="cs"/>
          <w:sz w:val="20"/>
          <w:szCs w:val="24"/>
          <w:rtl/>
          <w:lang w:eastAsia="he-IL"/>
        </w:rPr>
        <w:t xml:space="preserve"> ו/או</w:t>
      </w:r>
      <w:r w:rsidRPr="00AD5400">
        <w:rPr>
          <w:rFonts w:ascii="Times New Roman" w:eastAsia="Times New Roman" w:hAnsi="Times New Roman" w:cs="David"/>
          <w:sz w:val="20"/>
          <w:szCs w:val="24"/>
          <w:rtl/>
          <w:lang w:eastAsia="he-IL"/>
        </w:rPr>
        <w:t xml:space="preserve"> הפרטים ו</w:t>
      </w:r>
      <w:r w:rsidRPr="00AD5400">
        <w:rPr>
          <w:rFonts w:ascii="Times New Roman" w:eastAsia="Times New Roman" w:hAnsi="Times New Roman" w:cs="David" w:hint="cs"/>
          <w:sz w:val="20"/>
          <w:szCs w:val="24"/>
          <w:rtl/>
          <w:lang w:eastAsia="he-IL"/>
        </w:rPr>
        <w:t xml:space="preserve">/או </w:t>
      </w:r>
      <w:r w:rsidRPr="00AD5400">
        <w:rPr>
          <w:rFonts w:ascii="Times New Roman" w:eastAsia="Times New Roman" w:hAnsi="Times New Roman" w:cs="David"/>
          <w:sz w:val="20"/>
          <w:szCs w:val="24"/>
          <w:rtl/>
          <w:lang w:eastAsia="he-IL"/>
        </w:rPr>
        <w:t>הביאורים שידרשו לב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AD5400">
        <w:rPr>
          <w:rFonts w:ascii="Times New Roman" w:eastAsia="Times New Roman" w:hAnsi="Times New Roman" w:cs="David" w:hint="cs"/>
          <w:sz w:val="20"/>
          <w:szCs w:val="24"/>
          <w:rtl/>
          <w:lang w:eastAsia="he-IL"/>
        </w:rPr>
        <w:t xml:space="preserve">/או </w:t>
      </w:r>
      <w:r w:rsidRPr="00AD5400">
        <w:rPr>
          <w:rFonts w:ascii="Times New Roman" w:eastAsia="Times New Roman" w:hAnsi="Times New Roman" w:cs="David"/>
          <w:sz w:val="20"/>
          <w:szCs w:val="24"/>
          <w:rtl/>
          <w:lang w:eastAsia="he-IL"/>
        </w:rPr>
        <w:t>מהקבלנים מלטעון לעיכוב מוצדק בב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0D1B47B" w14:textId="77777777" w:rsidR="00650D2D" w:rsidRPr="00AD5400"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AD5400">
        <w:rPr>
          <w:rFonts w:ascii="Times New Roman" w:eastAsia="Times New Roman" w:hAnsi="Times New Roman" w:cs="David"/>
          <w:sz w:val="20"/>
          <w:szCs w:val="24"/>
          <w:rtl/>
          <w:lang w:eastAsia="he-IL"/>
        </w:rPr>
        <w:lastRenderedPageBreak/>
        <w:t>עיכוב בב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שירותי המתכנן יוכר כמוצדק</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hint="cs"/>
          <w:sz w:val="20"/>
          <w:szCs w:val="24"/>
          <w:rtl/>
          <w:lang w:eastAsia="he-IL"/>
        </w:rPr>
        <w:t>אך ו</w:t>
      </w:r>
      <w:r w:rsidRPr="00AD5400">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4805A39B" w14:textId="77777777" w:rsidR="00650D2D" w:rsidRPr="00AD5400"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הוא נובע מכ</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ח עליון או גורם אחר (להלן יחדיו: "</w:t>
      </w:r>
      <w:r w:rsidRPr="00AD5400">
        <w:rPr>
          <w:rFonts w:ascii="Times New Roman" w:eastAsia="Times New Roman" w:hAnsi="Times New Roman" w:cs="David"/>
          <w:b/>
          <w:bCs/>
          <w:sz w:val="20"/>
          <w:szCs w:val="24"/>
          <w:rtl/>
          <w:lang w:eastAsia="he-IL"/>
        </w:rPr>
        <w:t>אירוע דוחה</w:t>
      </w:r>
      <w:r w:rsidRPr="00AD5400">
        <w:rPr>
          <w:rFonts w:ascii="Times New Roman" w:eastAsia="Times New Roman" w:hAnsi="Times New Roman" w:cs="David"/>
          <w:sz w:val="20"/>
          <w:szCs w:val="24"/>
          <w:rtl/>
          <w:lang w:eastAsia="he-IL"/>
        </w:rPr>
        <w:t>") שלדעת המנהל לא הייתה למתכנן שליטה עליו.</w:t>
      </w:r>
    </w:p>
    <w:p w14:paraId="1B6251BE" w14:textId="77777777" w:rsidR="00650D2D" w:rsidRPr="00AD5400"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25E6B719" w14:textId="77777777" w:rsidR="00650D2D" w:rsidRPr="00AD5400"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לא קיבל תכניות, הנחיות, הוראות, פרטים וב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1F0B0217" w14:textId="77777777" w:rsidR="00650D2D" w:rsidRPr="00AD5400"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המנהל אישר</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כי האירוע הדוחה אכן מצדיק עיכוב בב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השירות ואת משך הדחייה.</w:t>
      </w:r>
    </w:p>
    <w:p w14:paraId="045BF531" w14:textId="77777777" w:rsidR="00650D2D" w:rsidRPr="00AD5400" w:rsidRDefault="00650D2D" w:rsidP="00650D2D">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מבלי לגרוע מ</w:t>
      </w:r>
      <w:r w:rsidRPr="00AD5400">
        <w:rPr>
          <w:rFonts w:ascii="Times New Roman" w:eastAsia="Times New Roman" w:hAnsi="Times New Roman" w:cs="David" w:hint="cs"/>
          <w:sz w:val="20"/>
          <w:szCs w:val="24"/>
          <w:rtl/>
          <w:lang w:eastAsia="he-IL"/>
        </w:rPr>
        <w:t xml:space="preserve">כלליות </w:t>
      </w:r>
      <w:r w:rsidRPr="00AD5400">
        <w:rPr>
          <w:rFonts w:ascii="Times New Roman" w:eastAsia="Times New Roman" w:hAnsi="Times New Roman" w:cs="David"/>
          <w:sz w:val="20"/>
          <w:szCs w:val="24"/>
          <w:rtl/>
          <w:lang w:eastAsia="he-IL"/>
        </w:rPr>
        <w:t>האמור לעיל</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מותנה בזה</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כי א</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חור בב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עבודות תכנון ע"י אחרים לא יהווה עילה לעיכוב בב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שירותי המתכנן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אלא בא</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 xml:space="preserve">שור המנהל </w:t>
      </w:r>
      <w:r w:rsidRPr="00AD5400">
        <w:rPr>
          <w:rFonts w:ascii="Times New Roman" w:eastAsia="Times New Roman" w:hAnsi="Times New Roman" w:cs="David" w:hint="cs"/>
          <w:sz w:val="20"/>
          <w:szCs w:val="24"/>
          <w:rtl/>
          <w:lang w:eastAsia="he-IL"/>
        </w:rPr>
        <w:t>מראש ו</w:t>
      </w:r>
      <w:r w:rsidRPr="00AD5400">
        <w:rPr>
          <w:rFonts w:ascii="Times New Roman" w:eastAsia="Times New Roman" w:hAnsi="Times New Roman" w:cs="David"/>
          <w:sz w:val="20"/>
          <w:szCs w:val="24"/>
          <w:rtl/>
          <w:lang w:eastAsia="he-IL"/>
        </w:rPr>
        <w:t>בכתב.</w:t>
      </w:r>
    </w:p>
    <w:p w14:paraId="56D9FB31"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מתחייב להודיע למנהל מידית, על כל עיכוב</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אשר לפי הערכתו עלול לגרום לאיחור בקיום לוח הזמנים.</w:t>
      </w:r>
    </w:p>
    <w:p w14:paraId="03866EF5"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75B4C8C" w14:textId="77777777" w:rsidR="00650D2D" w:rsidRPr="00AD5400"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המנהל רשאי לבקר במשרד המתכנן ולעיין בהתקדמות ובאופן 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 xml:space="preserve">צוע שרותי המתכנן, והמתכנן ימסור למנהל כל הסבר </w:t>
      </w:r>
      <w:r w:rsidRPr="00AD5400">
        <w:rPr>
          <w:rFonts w:ascii="Times New Roman" w:eastAsia="Times New Roman" w:hAnsi="Times New Roman" w:cs="David" w:hint="cs"/>
          <w:sz w:val="20"/>
          <w:szCs w:val="24"/>
          <w:rtl/>
          <w:lang w:eastAsia="he-IL"/>
        </w:rPr>
        <w:t xml:space="preserve">ו/או </w:t>
      </w:r>
      <w:r w:rsidRPr="00AD5400">
        <w:rPr>
          <w:rFonts w:ascii="Times New Roman" w:eastAsia="Times New Roman" w:hAnsi="Times New Roman" w:cs="David"/>
          <w:sz w:val="20"/>
          <w:szCs w:val="24"/>
          <w:rtl/>
          <w:lang w:eastAsia="he-IL"/>
        </w:rPr>
        <w:t>פרט ו</w:t>
      </w:r>
      <w:r w:rsidRPr="00AD5400">
        <w:rPr>
          <w:rFonts w:ascii="Times New Roman" w:eastAsia="Times New Roman" w:hAnsi="Times New Roman" w:cs="David" w:hint="cs"/>
          <w:sz w:val="20"/>
          <w:szCs w:val="24"/>
          <w:rtl/>
          <w:lang w:eastAsia="he-IL"/>
        </w:rPr>
        <w:t xml:space="preserve">/או </w:t>
      </w:r>
      <w:r w:rsidRPr="00AD5400">
        <w:rPr>
          <w:rFonts w:ascii="Times New Roman" w:eastAsia="Times New Roman" w:hAnsi="Times New Roman" w:cs="David"/>
          <w:sz w:val="20"/>
          <w:szCs w:val="24"/>
          <w:rtl/>
          <w:lang w:eastAsia="he-IL"/>
        </w:rPr>
        <w:t>דיווח</w:t>
      </w:r>
      <w:r w:rsidRPr="00AD5400">
        <w:rPr>
          <w:rFonts w:ascii="Times New Roman" w:eastAsia="Times New Roman" w:hAnsi="Times New Roman" w:cs="David" w:hint="cs"/>
          <w:sz w:val="20"/>
          <w:szCs w:val="24"/>
          <w:rtl/>
          <w:lang w:eastAsia="he-IL"/>
        </w:rPr>
        <w:t>, מיד</w:t>
      </w:r>
      <w:r w:rsidRPr="00AD5400">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AD5400">
        <w:rPr>
          <w:rFonts w:ascii="Times New Roman" w:eastAsia="Times New Roman" w:hAnsi="Times New Roman" w:cs="David" w:hint="cs"/>
          <w:sz w:val="20"/>
          <w:szCs w:val="24"/>
          <w:rtl/>
          <w:lang w:eastAsia="he-IL"/>
        </w:rPr>
        <w:t xml:space="preserve"> זה ו/או לפי כל דין</w:t>
      </w:r>
      <w:r w:rsidRPr="00AD5400">
        <w:rPr>
          <w:rFonts w:ascii="Times New Roman" w:eastAsia="Times New Roman" w:hAnsi="Times New Roman" w:cs="David"/>
          <w:sz w:val="20"/>
          <w:szCs w:val="24"/>
          <w:rtl/>
          <w:lang w:eastAsia="he-IL"/>
        </w:rPr>
        <w:t>.</w:t>
      </w:r>
    </w:p>
    <w:p w14:paraId="649482C1" w14:textId="77777777" w:rsidR="00650D2D" w:rsidRPr="00AD5400"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AD5400">
        <w:rPr>
          <w:rFonts w:ascii="Times New Roman" w:eastAsia="Times New Roman" w:hAnsi="Times New Roman" w:cs="David"/>
          <w:bCs/>
          <w:sz w:val="20"/>
          <w:szCs w:val="24"/>
          <w:u w:val="single"/>
          <w:rtl/>
          <w:lang w:eastAsia="he-IL"/>
        </w:rPr>
        <w:t>שכר המתכנן</w:t>
      </w:r>
    </w:p>
    <w:p w14:paraId="30691588" w14:textId="77777777" w:rsidR="00650D2D" w:rsidRPr="00AD5400"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תמורת שרותי המתכנן וכל יתר התחייבויותיו לפי חוזה זה</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ישלם המזמין למתכנן שכר כמפורט בנספח </w:t>
      </w:r>
      <w:r w:rsidRPr="00AD5400">
        <w:rPr>
          <w:rFonts w:ascii="Times New Roman" w:eastAsia="Times New Roman" w:hAnsi="Times New Roman" w:cs="David"/>
          <w:bCs/>
          <w:sz w:val="20"/>
          <w:szCs w:val="24"/>
          <w:rtl/>
          <w:lang w:eastAsia="he-IL"/>
        </w:rPr>
        <w:t xml:space="preserve">ד' </w:t>
      </w:r>
      <w:r w:rsidRPr="00AD5400">
        <w:rPr>
          <w:rFonts w:ascii="Times New Roman" w:eastAsia="Times New Roman" w:hAnsi="Times New Roman" w:cs="David" w:hint="cs"/>
          <w:b/>
          <w:sz w:val="20"/>
          <w:szCs w:val="24"/>
          <w:rtl/>
          <w:lang w:eastAsia="he-IL"/>
        </w:rPr>
        <w:t xml:space="preserve">המצ"ב </w:t>
      </w:r>
      <w:r w:rsidRPr="00AD5400">
        <w:rPr>
          <w:rFonts w:ascii="Times New Roman" w:eastAsia="Times New Roman" w:hAnsi="Times New Roman" w:cs="David"/>
          <w:sz w:val="20"/>
          <w:szCs w:val="24"/>
          <w:rtl/>
          <w:lang w:eastAsia="he-IL"/>
        </w:rPr>
        <w:t>(להלן: "</w:t>
      </w:r>
      <w:r w:rsidRPr="00AD5400">
        <w:rPr>
          <w:rFonts w:ascii="Times New Roman" w:eastAsia="Times New Roman" w:hAnsi="Times New Roman" w:cs="David"/>
          <w:b/>
          <w:bCs/>
          <w:sz w:val="20"/>
          <w:szCs w:val="24"/>
          <w:rtl/>
          <w:lang w:eastAsia="he-IL"/>
        </w:rPr>
        <w:t>שכר המתכנן</w:t>
      </w:r>
      <w:r w:rsidRPr="00AD5400">
        <w:rPr>
          <w:rFonts w:ascii="Times New Roman" w:eastAsia="Times New Roman" w:hAnsi="Times New Roman" w:cs="David"/>
          <w:sz w:val="20"/>
          <w:szCs w:val="24"/>
          <w:rtl/>
          <w:lang w:eastAsia="he-IL"/>
        </w:rPr>
        <w:t>").</w:t>
      </w:r>
    </w:p>
    <w:p w14:paraId="4A6BE011" w14:textId="77777777" w:rsidR="00650D2D" w:rsidRPr="00AD5400"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בהוצאות הממשיות בשרותי העזר המפורטים להלן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י</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שא המזמין:</w:t>
      </w:r>
    </w:p>
    <w:p w14:paraId="277FC7F7" w14:textId="77777777" w:rsidR="00650D2D" w:rsidRPr="00AD5400"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הדפסות בתוויין המיועדות להפצה לאחרים</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AD5400">
        <w:rPr>
          <w:rFonts w:ascii="Times New Roman" w:eastAsia="Times New Roman" w:hAnsi="Times New Roman" w:cs="David" w:hint="cs"/>
          <w:sz w:val="20"/>
          <w:szCs w:val="24"/>
          <w:rtl/>
          <w:lang w:eastAsia="he-IL"/>
        </w:rPr>
        <w:t>ת</w:t>
      </w:r>
      <w:r w:rsidRPr="00AD5400">
        <w:rPr>
          <w:rFonts w:ascii="Times New Roman" w:eastAsia="Times New Roman" w:hAnsi="Times New Roman" w:cs="David"/>
          <w:sz w:val="20"/>
          <w:szCs w:val="24"/>
          <w:rtl/>
          <w:lang w:eastAsia="he-IL"/>
        </w:rPr>
        <w:t xml:space="preserve"> החזר.</w:t>
      </w:r>
    </w:p>
    <w:p w14:paraId="6C2715C3" w14:textId="77777777" w:rsidR="00650D2D" w:rsidRPr="00AD5400"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העתקות שנמסרו ע"י המתכנן למזמין</w:t>
      </w:r>
      <w:r w:rsidRPr="00AD5400">
        <w:rPr>
          <w:rFonts w:ascii="Times New Roman" w:eastAsia="Times New Roman" w:hAnsi="Times New Roman" w:cs="David" w:hint="cs"/>
          <w:sz w:val="20"/>
          <w:szCs w:val="24"/>
          <w:rtl/>
          <w:lang w:eastAsia="he-IL"/>
        </w:rPr>
        <w:t xml:space="preserve"> ו/או</w:t>
      </w:r>
      <w:r w:rsidRPr="00AD5400">
        <w:rPr>
          <w:rFonts w:ascii="Times New Roman" w:eastAsia="Times New Roman" w:hAnsi="Times New Roman" w:cs="David"/>
          <w:sz w:val="20"/>
          <w:szCs w:val="24"/>
          <w:rtl/>
          <w:lang w:eastAsia="he-IL"/>
        </w:rPr>
        <w:t xml:space="preserve"> לרשויות המוסמכות</w:t>
      </w:r>
      <w:r w:rsidRPr="00AD5400">
        <w:rPr>
          <w:rFonts w:ascii="Times New Roman" w:eastAsia="Times New Roman" w:hAnsi="Times New Roman" w:cs="David" w:hint="cs"/>
          <w:sz w:val="20"/>
          <w:szCs w:val="24"/>
          <w:rtl/>
          <w:lang w:eastAsia="he-IL"/>
        </w:rPr>
        <w:t xml:space="preserve"> ו/או</w:t>
      </w:r>
      <w:r w:rsidRPr="00AD5400">
        <w:rPr>
          <w:rFonts w:ascii="Times New Roman" w:eastAsia="Times New Roman" w:hAnsi="Times New Roman" w:cs="David"/>
          <w:sz w:val="20"/>
          <w:szCs w:val="24"/>
          <w:rtl/>
          <w:lang w:eastAsia="he-IL"/>
        </w:rPr>
        <w:t xml:space="preserve"> ליועצים, למעט העתקות וצילומים שיפיק המתכנן במשרדו.</w:t>
      </w:r>
    </w:p>
    <w:p w14:paraId="327ABB2C" w14:textId="77777777" w:rsidR="00650D2D" w:rsidRPr="00AD5400"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שכפול מסמכים.</w:t>
      </w:r>
    </w:p>
    <w:p w14:paraId="296B5F07" w14:textId="77777777" w:rsidR="00650D2D" w:rsidRPr="00AD5400"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729536E" w14:textId="77777777" w:rsidR="00650D2D" w:rsidRPr="00AD5400"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מדידות וצילומי אויר.</w:t>
      </w:r>
    </w:p>
    <w:p w14:paraId="27726C2B" w14:textId="77777777" w:rsidR="00650D2D" w:rsidRPr="00AD5400"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קידוחים ובדיקות קרקע.</w:t>
      </w:r>
    </w:p>
    <w:p w14:paraId="6BAC72DA" w14:textId="77777777" w:rsidR="00650D2D" w:rsidRPr="00AD5400"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שליחויות.</w:t>
      </w:r>
    </w:p>
    <w:p w14:paraId="51BF0F1A" w14:textId="77777777" w:rsidR="00650D2D" w:rsidRPr="00AD5400"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lastRenderedPageBreak/>
        <w:t>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רותי העזר המפורטים בסעיפים 7.2.1 עד 7.2.3 לעיל</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יוזמנו על ידי המתכנן באמצעות מערכת ניהול פרויקטים </w:t>
      </w:r>
      <w:r w:rsidRPr="00AD5400">
        <w:rPr>
          <w:rFonts w:ascii="Times New Roman" w:eastAsia="Times New Roman" w:hAnsi="Times New Roman" w:cs="David"/>
          <w:sz w:val="20"/>
          <w:szCs w:val="24"/>
          <w:lang w:eastAsia="he-IL"/>
        </w:rPr>
        <w:t>VIEW</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 מערכת רמדורנט מודול ניהול מסמכים (</w:t>
      </w:r>
      <w:r w:rsidRPr="00AD5400">
        <w:rPr>
          <w:rFonts w:ascii="Times New Roman" w:eastAsia="Times New Roman" w:hAnsi="Times New Roman" w:cs="David"/>
          <w:sz w:val="20"/>
          <w:szCs w:val="24"/>
          <w:lang w:eastAsia="he-IL"/>
        </w:rPr>
        <w:t>DM</w:t>
      </w:r>
      <w:r w:rsidRPr="00AD5400">
        <w:rPr>
          <w:rFonts w:ascii="Times New Roman" w:eastAsia="Times New Roman" w:hAnsi="Times New Roman" w:cs="David"/>
          <w:sz w:val="20"/>
          <w:szCs w:val="24"/>
          <w:rtl/>
          <w:lang w:eastAsia="he-IL"/>
        </w:rPr>
        <w:t>) רק ממכונים המאושרים ע"י המזמין לבצע עבודות עבורו</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29B346AB"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על חשבון שכר המתכנן ישולמו למתכנן תשלומי ביניים בש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עורים ובמועדים המפורטים בנספח</w:t>
      </w:r>
      <w:r w:rsidRPr="00AD5400">
        <w:rPr>
          <w:rFonts w:ascii="Times New Roman" w:eastAsia="Times New Roman" w:hAnsi="Times New Roman" w:cs="David"/>
          <w:bCs/>
          <w:sz w:val="20"/>
          <w:szCs w:val="24"/>
          <w:rtl/>
          <w:lang w:eastAsia="he-IL"/>
        </w:rPr>
        <w:t xml:space="preserve"> ה'</w:t>
      </w:r>
      <w:r w:rsidRPr="00AD5400">
        <w:rPr>
          <w:rFonts w:ascii="Times New Roman" w:eastAsia="Times New Roman" w:hAnsi="Times New Roman" w:cs="David" w:hint="cs"/>
          <w:sz w:val="20"/>
          <w:szCs w:val="24"/>
          <w:rtl/>
          <w:lang w:eastAsia="he-IL"/>
        </w:rPr>
        <w:t xml:space="preserve"> המצ"ב,</w:t>
      </w:r>
      <w:r w:rsidRPr="00AD5400">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קול דעתו הבלעדי.</w:t>
      </w:r>
    </w:p>
    <w:p w14:paraId="5DAAC903" w14:textId="77777777" w:rsidR="00650D2D" w:rsidRPr="00AD5400"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כל תשלומי הביניים לפי פסקה זו</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שלב משלבי שירותי המתכנן ו/או טיב הש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7BEE6F73"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AD5400">
        <w:rPr>
          <w:rFonts w:ascii="Times New Roman" w:eastAsia="Times New Roman" w:hAnsi="Times New Roman" w:cs="David"/>
          <w:sz w:val="20"/>
          <w:szCs w:val="24"/>
          <w:rtl/>
          <w:lang w:eastAsia="he-IL"/>
        </w:rPr>
        <w:t>מוסכם במפורש</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כי השכר האמור בנספח </w:t>
      </w:r>
      <w:r w:rsidRPr="00AD5400">
        <w:rPr>
          <w:rFonts w:ascii="Times New Roman" w:eastAsia="Times New Roman" w:hAnsi="Times New Roman" w:cs="David"/>
          <w:b/>
          <w:bCs/>
          <w:sz w:val="20"/>
          <w:szCs w:val="24"/>
          <w:rtl/>
          <w:lang w:eastAsia="he-IL"/>
        </w:rPr>
        <w:t xml:space="preserve">ד' </w:t>
      </w:r>
      <w:r w:rsidRPr="00AD5400">
        <w:rPr>
          <w:rFonts w:ascii="Times New Roman" w:eastAsia="Times New Roman" w:hAnsi="Times New Roman" w:cs="David" w:hint="cs"/>
          <w:sz w:val="20"/>
          <w:szCs w:val="24"/>
          <w:rtl/>
          <w:lang w:eastAsia="he-IL"/>
        </w:rPr>
        <w:t xml:space="preserve">המצ"ב, </w:t>
      </w:r>
      <w:r w:rsidRPr="00AD5400">
        <w:rPr>
          <w:rFonts w:ascii="Times New Roman" w:eastAsia="Times New Roman" w:hAnsi="Times New Roman" w:cs="David"/>
          <w:sz w:val="20"/>
          <w:szCs w:val="24"/>
          <w:rtl/>
          <w:lang w:eastAsia="he-IL"/>
        </w:rPr>
        <w:t>ה</w:t>
      </w:r>
      <w:r w:rsidRPr="00AD5400">
        <w:rPr>
          <w:rFonts w:ascii="Times New Roman" w:eastAsia="Times New Roman" w:hAnsi="Times New Roman" w:cs="David" w:hint="cs"/>
          <w:sz w:val="20"/>
          <w:szCs w:val="24"/>
          <w:rtl/>
          <w:lang w:eastAsia="he-IL"/>
        </w:rPr>
        <w:t xml:space="preserve">ינו </w:t>
      </w:r>
      <w:r w:rsidRPr="00AD5400">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AD5400">
        <w:rPr>
          <w:rFonts w:ascii="Times New Roman" w:eastAsia="Times New Roman" w:hAnsi="Times New Roman" w:cs="David" w:hint="cs"/>
          <w:sz w:val="20"/>
          <w:szCs w:val="24"/>
          <w:rtl/>
          <w:lang w:eastAsia="he-IL"/>
        </w:rPr>
        <w:t xml:space="preserve">זה </w:t>
      </w:r>
      <w:r w:rsidRPr="00AD5400">
        <w:rPr>
          <w:rFonts w:ascii="Times New Roman" w:eastAsia="Times New Roman" w:hAnsi="Times New Roman" w:cs="David"/>
          <w:sz w:val="20"/>
          <w:szCs w:val="24"/>
          <w:rtl/>
          <w:lang w:eastAsia="he-IL"/>
        </w:rPr>
        <w:t>במפורש אחרת. תנאי לתשלום שכר המתכנן במלואו</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הינו המצאת הצהרה</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AD5400">
        <w:rPr>
          <w:rFonts w:ascii="Times New Roman" w:eastAsia="Times New Roman" w:hAnsi="Times New Roman" w:cs="David"/>
          <w:b/>
          <w:bCs/>
          <w:sz w:val="20"/>
          <w:szCs w:val="24"/>
          <w:rtl/>
          <w:lang w:eastAsia="he-IL"/>
        </w:rPr>
        <w:t>ט'</w:t>
      </w:r>
      <w:r w:rsidRPr="00AD5400">
        <w:rPr>
          <w:rFonts w:ascii="Times New Roman" w:eastAsia="Times New Roman" w:hAnsi="Times New Roman" w:cs="David"/>
          <w:sz w:val="20"/>
          <w:szCs w:val="24"/>
          <w:rtl/>
          <w:lang w:eastAsia="he-IL"/>
        </w:rPr>
        <w:t xml:space="preserve"> לחוזה זה וכתב היעדר תביעות המצורף כנספח</w:t>
      </w:r>
      <w:r w:rsidRPr="00AD5400">
        <w:rPr>
          <w:rFonts w:ascii="Times New Roman" w:eastAsia="Times New Roman" w:hAnsi="Times New Roman" w:cs="David"/>
          <w:b/>
          <w:bCs/>
          <w:sz w:val="20"/>
          <w:szCs w:val="24"/>
          <w:rtl/>
          <w:lang w:eastAsia="he-IL"/>
        </w:rPr>
        <w:t xml:space="preserve"> י'</w:t>
      </w:r>
      <w:r w:rsidRPr="00AD5400">
        <w:rPr>
          <w:rFonts w:ascii="Times New Roman" w:eastAsia="Times New Roman" w:hAnsi="Times New Roman" w:cs="David"/>
          <w:sz w:val="20"/>
          <w:szCs w:val="24"/>
          <w:rtl/>
          <w:lang w:eastAsia="he-IL"/>
        </w:rPr>
        <w:t xml:space="preserve"> לחוזה זה למזמין, חתום ע"י המתכנן ומאומת כנדרש בו.</w:t>
      </w:r>
    </w:p>
    <w:p w14:paraId="0536762F"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AD5400">
        <w:rPr>
          <w:rFonts w:ascii="Times New Roman" w:eastAsia="Times New Roman" w:hAnsi="Times New Roman" w:cs="David"/>
          <w:sz w:val="20"/>
          <w:szCs w:val="24"/>
          <w:rtl/>
          <w:lang w:eastAsia="he-IL"/>
        </w:rPr>
        <w:t xml:space="preserve">מבלי לפגוע בכלליות האמור בסעיף </w:t>
      </w:r>
      <w:r w:rsidRPr="00AD5400">
        <w:rPr>
          <w:rFonts w:ascii="Times New Roman" w:eastAsia="Times New Roman" w:hAnsi="Times New Roman" w:cs="David" w:hint="cs"/>
          <w:sz w:val="20"/>
          <w:szCs w:val="24"/>
          <w:rtl/>
          <w:lang w:eastAsia="he-IL"/>
        </w:rPr>
        <w:t>7 לעיל</w:t>
      </w:r>
      <w:r w:rsidRPr="00AD5400">
        <w:rPr>
          <w:rFonts w:ascii="Times New Roman" w:eastAsia="Times New Roman" w:hAnsi="Times New Roman" w:cs="David"/>
          <w:sz w:val="20"/>
          <w:szCs w:val="24"/>
          <w:rtl/>
          <w:lang w:eastAsia="he-IL"/>
        </w:rPr>
        <w:t>, מוסכם בזה</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יהיה רכוש ה</w:t>
      </w:r>
      <w:r w:rsidRPr="00AD5400">
        <w:rPr>
          <w:rFonts w:ascii="Times New Roman" w:eastAsia="Times New Roman" w:hAnsi="Times New Roman" w:cs="David" w:hint="cs"/>
          <w:sz w:val="20"/>
          <w:szCs w:val="24"/>
          <w:rtl/>
          <w:lang w:eastAsia="he-IL"/>
        </w:rPr>
        <w:t>מזמין</w:t>
      </w:r>
      <w:r w:rsidRPr="00AD5400">
        <w:rPr>
          <w:rFonts w:ascii="Times New Roman" w:eastAsia="Times New Roman" w:hAnsi="Times New Roman" w:cs="David"/>
          <w:sz w:val="20"/>
          <w:szCs w:val="24"/>
          <w:rtl/>
          <w:lang w:eastAsia="he-IL"/>
        </w:rPr>
        <w:t>. מובהר בזה</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כי הפרת סעיף זה על ידי המתכנן תה</w:t>
      </w:r>
      <w:r w:rsidRPr="00AD5400">
        <w:rPr>
          <w:rFonts w:ascii="Times New Roman" w:eastAsia="Times New Roman" w:hAnsi="Times New Roman" w:cs="David" w:hint="cs"/>
          <w:sz w:val="20"/>
          <w:szCs w:val="24"/>
          <w:rtl/>
          <w:lang w:eastAsia="he-IL"/>
        </w:rPr>
        <w:t>ווה</w:t>
      </w:r>
      <w:r w:rsidRPr="00AD5400">
        <w:rPr>
          <w:rFonts w:ascii="Times New Roman" w:eastAsia="Times New Roman" w:hAnsi="Times New Roman" w:cs="David"/>
          <w:sz w:val="20"/>
          <w:szCs w:val="24"/>
          <w:rtl/>
          <w:lang w:eastAsia="he-IL"/>
        </w:rPr>
        <w:t xml:space="preserve"> הפרה יסודית של חוזה</w:t>
      </w:r>
      <w:r w:rsidRPr="00AD5400">
        <w:rPr>
          <w:rFonts w:ascii="Times New Roman" w:eastAsia="Times New Roman" w:hAnsi="Times New Roman" w:cs="David" w:hint="cs"/>
          <w:sz w:val="20"/>
          <w:szCs w:val="24"/>
          <w:rtl/>
          <w:lang w:eastAsia="he-IL"/>
        </w:rPr>
        <w:t xml:space="preserve"> זה. </w:t>
      </w:r>
    </w:p>
    <w:p w14:paraId="15608FAA" w14:textId="77777777" w:rsidR="00650D2D" w:rsidRPr="00AD5400"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תנאים מקדמיים לביצוע תשלום כלשהו ע"ח שכר המתכנן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הינם הצגת ר</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AD5400">
        <w:rPr>
          <w:rFonts w:ascii="Times New Roman" w:eastAsia="Times New Roman" w:hAnsi="Times New Roman" w:cs="David" w:hint="cs"/>
          <w:sz w:val="20"/>
          <w:szCs w:val="24"/>
          <w:rtl/>
          <w:lang w:eastAsia="he-IL"/>
        </w:rPr>
        <w:t>עובר</w:t>
      </w:r>
      <w:r w:rsidRPr="00AD5400">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34743524" w14:textId="77777777" w:rsidR="00650D2D" w:rsidRPr="00AD5400"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AD5400">
        <w:rPr>
          <w:rFonts w:ascii="Times New Roman" w:eastAsia="Times New Roman" w:hAnsi="Times New Roman" w:cs="David"/>
          <w:bCs/>
          <w:sz w:val="20"/>
          <w:szCs w:val="24"/>
          <w:u w:val="single"/>
          <w:rtl/>
          <w:lang w:eastAsia="he-IL"/>
        </w:rPr>
        <w:t>שנויים בתכנון</w:t>
      </w:r>
    </w:p>
    <w:p w14:paraId="69276B62" w14:textId="77777777" w:rsidR="00264D14" w:rsidRPr="00AD5400"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AD5400">
        <w:rPr>
          <w:rFonts w:ascii="Times New Roman" w:eastAsia="Times New Roman" w:hAnsi="Times New Roman" w:cs="David"/>
          <w:sz w:val="20"/>
          <w:szCs w:val="24"/>
          <w:rtl/>
          <w:lang w:eastAsia="he-IL"/>
        </w:rPr>
        <w:t>המתכנן מתחייב</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לפי דרישת המנהל</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84F8F7B" w14:textId="77777777" w:rsidR="00650D2D" w:rsidRPr="00AD5400"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AD5400">
        <w:rPr>
          <w:rFonts w:ascii="Times New Roman" w:eastAsia="Times New Roman" w:hAnsi="Times New Roman" w:cs="David" w:hint="cs"/>
          <w:sz w:val="20"/>
          <w:szCs w:val="24"/>
          <w:rtl/>
          <w:lang w:eastAsia="he-IL"/>
        </w:rPr>
        <w:t>ים</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bCs/>
          <w:sz w:val="20"/>
          <w:szCs w:val="24"/>
          <w:rtl/>
          <w:lang w:eastAsia="he-IL"/>
        </w:rPr>
        <w:t>ב' או ג'</w:t>
      </w:r>
      <w:r w:rsidRPr="00AD5400">
        <w:rPr>
          <w:rFonts w:ascii="Times New Roman" w:eastAsia="Times New Roman" w:hAnsi="Times New Roman" w:cs="David" w:hint="cs"/>
          <w:b/>
          <w:sz w:val="20"/>
          <w:szCs w:val="24"/>
          <w:rtl/>
          <w:lang w:eastAsia="he-IL"/>
        </w:rPr>
        <w:t xml:space="preserve"> המצ"ב</w:t>
      </w:r>
      <w:r w:rsidRPr="00AD5400">
        <w:rPr>
          <w:rFonts w:ascii="Times New Roman" w:eastAsia="Times New Roman" w:hAnsi="Times New Roman" w:cs="David"/>
          <w:sz w:val="20"/>
          <w:szCs w:val="24"/>
          <w:rtl/>
          <w:lang w:eastAsia="he-IL"/>
        </w:rPr>
        <w:t>, וב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רותי המתכנן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אלמלא השנויים</w:t>
      </w:r>
      <w:r w:rsidRPr="00AD5400">
        <w:rPr>
          <w:rFonts w:ascii="Times New Roman" w:eastAsia="Times New Roman" w:hAnsi="Times New Roman" w:cs="David" w:hint="cs"/>
          <w:sz w:val="20"/>
          <w:szCs w:val="24"/>
          <w:rtl/>
          <w:lang w:eastAsia="he-IL"/>
        </w:rPr>
        <w:t xml:space="preserve"> כאמור</w:t>
      </w:r>
      <w:r w:rsidRPr="00AD5400">
        <w:rPr>
          <w:rFonts w:ascii="Times New Roman" w:eastAsia="Times New Roman" w:hAnsi="Times New Roman" w:cs="David"/>
          <w:sz w:val="20"/>
          <w:szCs w:val="24"/>
          <w:rtl/>
          <w:lang w:eastAsia="he-IL"/>
        </w:rPr>
        <w:t>, יהיה</w:t>
      </w:r>
      <w:r w:rsidRPr="00AD5400">
        <w:rPr>
          <w:rFonts w:ascii="Times New Roman" w:eastAsia="Times New Roman" w:hAnsi="Times New Roman" w:cs="David" w:hint="cs"/>
          <w:sz w:val="20"/>
          <w:szCs w:val="24"/>
          <w:rtl/>
          <w:lang w:eastAsia="he-IL"/>
        </w:rPr>
        <w:t xml:space="preserve"> </w:t>
      </w:r>
      <w:r w:rsidRPr="00AD5400">
        <w:rPr>
          <w:rFonts w:ascii="Times New Roman" w:eastAsia="Times New Roman" w:hAnsi="Times New Roman" w:cs="David"/>
          <w:sz w:val="20"/>
          <w:szCs w:val="24"/>
          <w:rtl/>
          <w:lang w:eastAsia="he-IL"/>
        </w:rPr>
        <w:t>זכאי לפיצוי בעד העבודה הנוספת שב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צע עקב השנויים</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hint="cs"/>
          <w:sz w:val="20"/>
          <w:szCs w:val="24"/>
          <w:rtl/>
          <w:lang w:eastAsia="he-IL"/>
        </w:rPr>
        <w:t>כאמור</w:t>
      </w:r>
      <w:r w:rsidRPr="00AD5400">
        <w:rPr>
          <w:rFonts w:ascii="Times New Roman" w:eastAsia="Times New Roman" w:hAnsi="Times New Roman" w:cs="David"/>
          <w:sz w:val="20"/>
          <w:szCs w:val="24"/>
          <w:rtl/>
          <w:lang w:eastAsia="he-IL"/>
        </w:rPr>
        <w:t>. הפיצוי ישולם בגין העבודה הנוספת שהמתכנן 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AD5400">
        <w:rPr>
          <w:rFonts w:ascii="Times New Roman" w:eastAsia="Times New Roman" w:hAnsi="Times New Roman" w:cs="David" w:hint="cs"/>
          <w:sz w:val="20"/>
          <w:szCs w:val="24"/>
          <w:rtl/>
          <w:lang w:eastAsia="he-IL"/>
        </w:rPr>
        <w:t xml:space="preserve"> </w:t>
      </w:r>
      <w:r w:rsidRPr="00AD5400">
        <w:rPr>
          <w:rFonts w:ascii="Times New Roman" w:eastAsia="Times New Roman" w:hAnsi="Times New Roman" w:cs="David"/>
          <w:sz w:val="20"/>
          <w:szCs w:val="24"/>
          <w:rtl/>
          <w:lang w:eastAsia="he-IL"/>
        </w:rPr>
        <w:t xml:space="preserve"> המתכנן ושכר המתכנן. בכל מקרה</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hint="cs"/>
          <w:sz w:val="20"/>
          <w:szCs w:val="24"/>
          <w:rtl/>
          <w:lang w:eastAsia="he-IL"/>
        </w:rPr>
        <w:t>ה</w:t>
      </w:r>
      <w:r w:rsidRPr="00AD5400">
        <w:rPr>
          <w:rFonts w:ascii="Times New Roman" w:eastAsia="Times New Roman" w:hAnsi="Times New Roman" w:cs="David"/>
          <w:sz w:val="20"/>
          <w:szCs w:val="24"/>
          <w:rtl/>
          <w:lang w:eastAsia="he-IL"/>
        </w:rPr>
        <w:t>שנויים</w:t>
      </w:r>
      <w:r w:rsidRPr="00AD5400">
        <w:rPr>
          <w:rFonts w:ascii="Times New Roman" w:eastAsia="Times New Roman" w:hAnsi="Times New Roman" w:cs="David" w:hint="cs"/>
          <w:sz w:val="20"/>
          <w:szCs w:val="24"/>
          <w:rtl/>
          <w:lang w:eastAsia="he-IL"/>
        </w:rPr>
        <w:t xml:space="preserve"> כאמור, לא יהוו</w:t>
      </w:r>
      <w:r w:rsidRPr="00AD5400">
        <w:rPr>
          <w:rFonts w:ascii="Times New Roman" w:eastAsia="Times New Roman" w:hAnsi="Times New Roman" w:cs="David"/>
          <w:sz w:val="20"/>
          <w:szCs w:val="24"/>
          <w:rtl/>
          <w:lang w:eastAsia="he-IL"/>
        </w:rPr>
        <w:t xml:space="preserve"> עילה לש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נוי בלוח הזמנים</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אלא בא</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 xml:space="preserve">שור המנהל </w:t>
      </w:r>
      <w:r w:rsidRPr="00AD5400">
        <w:rPr>
          <w:rFonts w:ascii="Times New Roman" w:eastAsia="Times New Roman" w:hAnsi="Times New Roman" w:cs="David" w:hint="cs"/>
          <w:sz w:val="20"/>
          <w:szCs w:val="24"/>
          <w:rtl/>
          <w:lang w:eastAsia="he-IL"/>
        </w:rPr>
        <w:t>מראש ו</w:t>
      </w:r>
      <w:r w:rsidRPr="00AD5400">
        <w:rPr>
          <w:rFonts w:ascii="Times New Roman" w:eastAsia="Times New Roman" w:hAnsi="Times New Roman" w:cs="David"/>
          <w:sz w:val="20"/>
          <w:szCs w:val="24"/>
          <w:rtl/>
          <w:lang w:eastAsia="he-IL"/>
        </w:rPr>
        <w:t>בכתב.</w:t>
      </w:r>
    </w:p>
    <w:p w14:paraId="0F402559"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hint="cs"/>
          <w:sz w:val="20"/>
          <w:szCs w:val="24"/>
          <w:rtl/>
          <w:lang w:eastAsia="he-IL"/>
        </w:rPr>
        <w:t>על אף</w:t>
      </w:r>
      <w:r w:rsidRPr="00AD5400">
        <w:rPr>
          <w:rFonts w:ascii="Times New Roman" w:eastAsia="Times New Roman" w:hAnsi="Times New Roman" w:cs="David"/>
          <w:sz w:val="20"/>
          <w:szCs w:val="24"/>
          <w:rtl/>
          <w:lang w:eastAsia="he-IL"/>
        </w:rPr>
        <w:t xml:space="preserve"> האמור בסעיף 8.2 לעיל</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לא יגיע למתכנן דבר בגין שינויים הנובעים מ:</w:t>
      </w:r>
    </w:p>
    <w:p w14:paraId="2AE57BA2" w14:textId="77777777" w:rsidR="00650D2D" w:rsidRPr="00AD5400"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טעות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ל</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 xml:space="preserve">קוי בתכנון ו/או באומדן של המתכנן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של היועצים.</w:t>
      </w:r>
    </w:p>
    <w:p w14:paraId="40C4C773" w14:textId="77777777" w:rsidR="00650D2D" w:rsidRPr="00AD5400"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lastRenderedPageBreak/>
        <w:t>התכנון אינו התכנון היעיל ביותר.</w:t>
      </w:r>
    </w:p>
    <w:p w14:paraId="58245933" w14:textId="77777777" w:rsidR="00650D2D" w:rsidRPr="00AD5400"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057ECBE1" w14:textId="77777777" w:rsidR="00650D2D" w:rsidRPr="00AD5400"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השינויים מתחייבים מדרישת רשויות מוסמכות. </w:t>
      </w:r>
    </w:p>
    <w:p w14:paraId="6C601BC0"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מתחייב להכין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עבור רוכשים שיבקשו זאת</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3E158A9D" w14:textId="77777777" w:rsidR="00650D2D" w:rsidRPr="00AD5400" w:rsidRDefault="00650D2D" w:rsidP="00650D2D">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מחיר השינויים ותנאי התשלום בגין תכנון השינויים </w:t>
      </w:r>
      <w:r w:rsidRPr="00AD5400">
        <w:rPr>
          <w:rFonts w:ascii="Times New Roman" w:eastAsia="Times New Roman" w:hAnsi="Times New Roman" w:cs="David" w:hint="cs"/>
          <w:sz w:val="20"/>
          <w:szCs w:val="24"/>
          <w:rtl/>
          <w:lang w:eastAsia="he-IL"/>
        </w:rPr>
        <w:t xml:space="preserve">כאמור, </w:t>
      </w:r>
      <w:r w:rsidRPr="00AD5400">
        <w:rPr>
          <w:rFonts w:ascii="Times New Roman" w:eastAsia="Times New Roman" w:hAnsi="Times New Roman" w:cs="David"/>
          <w:sz w:val="20"/>
          <w:szCs w:val="24"/>
          <w:rtl/>
          <w:lang w:eastAsia="he-IL"/>
        </w:rPr>
        <w:t>יסוכמו בין המתכנן לרוכשים. המתכנן יתקשר עם הרוכש</w:t>
      </w:r>
      <w:r w:rsidRPr="00AD5400">
        <w:rPr>
          <w:rFonts w:ascii="Times New Roman" w:eastAsia="Times New Roman" w:hAnsi="Times New Roman" w:cs="David" w:hint="cs"/>
          <w:sz w:val="20"/>
          <w:szCs w:val="24"/>
          <w:rtl/>
          <w:lang w:eastAsia="he-IL"/>
        </w:rPr>
        <w:t>ים</w:t>
      </w:r>
      <w:r w:rsidRPr="00AD5400">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AD5400">
        <w:rPr>
          <w:rFonts w:ascii="Times New Roman" w:eastAsia="Times New Roman" w:hAnsi="Times New Roman" w:cs="David" w:hint="cs"/>
          <w:sz w:val="20"/>
          <w:szCs w:val="24"/>
          <w:rtl/>
          <w:lang w:eastAsia="he-IL"/>
        </w:rPr>
        <w:t>ה</w:t>
      </w:r>
      <w:r w:rsidRPr="00AD5400">
        <w:rPr>
          <w:rFonts w:ascii="Times New Roman" w:eastAsia="Times New Roman" w:hAnsi="Times New Roman" w:cs="David"/>
          <w:sz w:val="20"/>
          <w:szCs w:val="24"/>
          <w:rtl/>
          <w:lang w:eastAsia="he-IL"/>
        </w:rPr>
        <w:t>רוכש</w:t>
      </w:r>
      <w:r w:rsidRPr="00AD5400">
        <w:rPr>
          <w:rFonts w:ascii="Times New Roman" w:eastAsia="Times New Roman" w:hAnsi="Times New Roman" w:cs="David" w:hint="cs"/>
          <w:sz w:val="20"/>
          <w:szCs w:val="24"/>
          <w:rtl/>
          <w:lang w:eastAsia="he-IL"/>
        </w:rPr>
        <w:t>ים</w:t>
      </w:r>
      <w:r w:rsidRPr="00AD5400">
        <w:rPr>
          <w:rFonts w:ascii="Times New Roman" w:eastAsia="Times New Roman" w:hAnsi="Times New Roman" w:cs="David"/>
          <w:sz w:val="20"/>
          <w:szCs w:val="24"/>
          <w:rtl/>
          <w:lang w:eastAsia="he-IL"/>
        </w:rPr>
        <w:t xml:space="preserve"> בענ</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ין קביעת מחיר השינויים</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תובא בפני המנהל והוא יהיה המוסמך להכריע בה.</w:t>
      </w:r>
    </w:p>
    <w:p w14:paraId="5B73783C" w14:textId="77777777" w:rsidR="00650D2D" w:rsidRPr="00AD5400"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AD5400">
        <w:rPr>
          <w:rFonts w:ascii="Times New Roman" w:eastAsia="Times New Roman" w:hAnsi="Times New Roman" w:cs="David"/>
          <w:bCs/>
          <w:sz w:val="20"/>
          <w:szCs w:val="24"/>
          <w:u w:val="single"/>
          <w:rtl/>
          <w:lang w:eastAsia="he-IL"/>
        </w:rPr>
        <w:t>אחריות וביטוח</w:t>
      </w:r>
    </w:p>
    <w:p w14:paraId="77D86F68" w14:textId="77777777" w:rsidR="00F50AAD" w:rsidRPr="00AD5400" w:rsidRDefault="00F50AAD" w:rsidP="00F50AAD">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AD5400">
        <w:rPr>
          <w:rFonts w:ascii="Times New Roman" w:eastAsia="Times New Roman" w:hAnsi="Times New Roman" w:cs="David" w:hint="cs"/>
          <w:b/>
          <w:bCs/>
          <w:sz w:val="20"/>
          <w:szCs w:val="24"/>
          <w:u w:val="single"/>
          <w:rtl/>
          <w:lang w:eastAsia="he-IL"/>
        </w:rPr>
        <w:t>אחריות</w:t>
      </w:r>
    </w:p>
    <w:p w14:paraId="4536F246" w14:textId="77777777" w:rsidR="00F50AAD" w:rsidRPr="00AD5400" w:rsidRDefault="00F50AAD" w:rsidP="00F50AAD">
      <w:pPr>
        <w:pStyle w:val="af7"/>
        <w:numPr>
          <w:ilvl w:val="1"/>
          <w:numId w:val="1"/>
        </w:numPr>
        <w:ind w:right="0"/>
        <w:rPr>
          <w:rFonts w:eastAsia="Times New Roman" w:cs="David"/>
          <w:color w:val="auto"/>
          <w:szCs w:val="24"/>
        </w:rPr>
      </w:pPr>
      <w:r w:rsidRPr="00AD5400">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67F94D41" w14:textId="77777777" w:rsidR="00F50AAD" w:rsidRPr="00AD5400" w:rsidRDefault="00F50AAD" w:rsidP="00F50AAD">
      <w:pPr>
        <w:pStyle w:val="af7"/>
        <w:ind w:left="792" w:right="0" w:firstLine="0"/>
        <w:rPr>
          <w:rFonts w:eastAsia="Times New Roman" w:cs="David"/>
          <w:color w:val="auto"/>
          <w:szCs w:val="24"/>
          <w:rtl/>
        </w:rPr>
      </w:pPr>
      <w:r w:rsidRPr="00AD5400">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215B10B" w14:textId="77777777" w:rsidR="00F50AAD" w:rsidRPr="00AD5400" w:rsidRDefault="00F50AAD" w:rsidP="00F50AAD">
      <w:pPr>
        <w:pStyle w:val="af7"/>
        <w:numPr>
          <w:ilvl w:val="1"/>
          <w:numId w:val="1"/>
        </w:numPr>
        <w:ind w:right="0"/>
        <w:rPr>
          <w:rFonts w:eastAsia="Times New Roman" w:cs="David"/>
          <w:color w:val="auto"/>
          <w:szCs w:val="24"/>
        </w:rPr>
      </w:pPr>
      <w:r w:rsidRPr="00AD5400">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535EB8E" w14:textId="77777777" w:rsidR="00F50AAD" w:rsidRPr="00AD5400" w:rsidRDefault="00F50AAD" w:rsidP="00F50AAD">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09A8A64" w14:textId="77777777" w:rsidR="00F50AAD" w:rsidRPr="00AD5400" w:rsidRDefault="00F50AAD" w:rsidP="00F50AAD">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AD5400">
        <w:rPr>
          <w:rFonts w:ascii="Times New Roman" w:eastAsia="Times New Roman" w:hAnsi="Times New Roman" w:cs="David" w:hint="cs"/>
          <w:b/>
          <w:bCs/>
          <w:sz w:val="20"/>
          <w:szCs w:val="24"/>
          <w:u w:val="single"/>
          <w:rtl/>
          <w:lang w:eastAsia="he-IL"/>
        </w:rPr>
        <w:t>ביטוח</w:t>
      </w:r>
    </w:p>
    <w:p w14:paraId="33BBF612" w14:textId="77777777" w:rsidR="00F50AAD" w:rsidRPr="00AD5400" w:rsidRDefault="00F50AAD" w:rsidP="00F50AA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sidRPr="00AD5400">
        <w:rPr>
          <w:rFonts w:ascii="Times New Roman" w:eastAsia="Times New Roman" w:hAnsi="Times New Roman" w:cs="David" w:hint="cs"/>
          <w:sz w:val="20"/>
          <w:szCs w:val="24"/>
          <w:rtl/>
          <w:lang w:eastAsia="he-IL"/>
        </w:rPr>
        <w:t>ז'</w:t>
      </w:r>
      <w:r w:rsidRPr="00AD5400">
        <w:rPr>
          <w:rFonts w:ascii="Times New Roman" w:eastAsia="Times New Roman" w:hAnsi="Times New Roman" w:cs="David"/>
          <w:sz w:val="20"/>
          <w:szCs w:val="24"/>
          <w:rtl/>
          <w:lang w:eastAsia="he-IL"/>
        </w:rPr>
        <w:t xml:space="preserve">, והמהווה חלק בלתי נפרד ממנו (להלן: </w:t>
      </w:r>
      <w:r w:rsidRPr="00AD5400">
        <w:rPr>
          <w:rFonts w:ascii="Times New Roman" w:eastAsia="Times New Roman" w:hAnsi="Times New Roman" w:cs="David"/>
          <w:b/>
          <w:bCs/>
          <w:sz w:val="20"/>
          <w:szCs w:val="24"/>
          <w:rtl/>
          <w:lang w:eastAsia="he-IL"/>
        </w:rPr>
        <w:t>"ביטוחי המתכנן"</w:t>
      </w:r>
      <w:r w:rsidRPr="00AD5400">
        <w:rPr>
          <w:rFonts w:ascii="Times New Roman" w:eastAsia="Times New Roman" w:hAnsi="Times New Roman" w:cs="David"/>
          <w:sz w:val="20"/>
          <w:szCs w:val="24"/>
          <w:rtl/>
          <w:lang w:eastAsia="he-IL"/>
        </w:rPr>
        <w:t xml:space="preserve"> ו/או </w:t>
      </w:r>
      <w:r w:rsidRPr="00AD5400">
        <w:rPr>
          <w:rFonts w:ascii="Times New Roman" w:eastAsia="Times New Roman" w:hAnsi="Times New Roman" w:cs="David"/>
          <w:b/>
          <w:bCs/>
          <w:sz w:val="20"/>
          <w:szCs w:val="24"/>
          <w:rtl/>
          <w:lang w:eastAsia="he-IL"/>
        </w:rPr>
        <w:t>"אישור עריכת הביטוח"</w:t>
      </w:r>
      <w:r w:rsidRPr="00AD5400">
        <w:rPr>
          <w:rFonts w:ascii="Times New Roman" w:eastAsia="Times New Roman" w:hAnsi="Times New Roman" w:cs="David"/>
          <w:sz w:val="20"/>
          <w:szCs w:val="24"/>
          <w:rtl/>
          <w:lang w:eastAsia="he-IL"/>
        </w:rPr>
        <w:t>, לפי העניין), אצל חברת ביטוח מורשית כדין בישראל</w:t>
      </w:r>
      <w:r w:rsidRPr="00AD5400">
        <w:rPr>
          <w:rFonts w:ascii="Times New Roman" w:eastAsia="Times New Roman" w:hAnsi="Times New Roman" w:cs="David"/>
          <w:sz w:val="20"/>
          <w:szCs w:val="24"/>
          <w:lang w:eastAsia="he-IL"/>
        </w:rPr>
        <w:t>.</w:t>
      </w:r>
    </w:p>
    <w:p w14:paraId="4CDBDEEA" w14:textId="77777777" w:rsidR="00F50AAD" w:rsidRPr="00AD5400" w:rsidRDefault="00F50AAD" w:rsidP="00F50AA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w:t>
      </w:r>
      <w:r w:rsidRPr="00AD5400">
        <w:rPr>
          <w:rFonts w:ascii="Times New Roman" w:eastAsia="Times New Roman" w:hAnsi="Times New Roman" w:cs="David" w:hint="cs"/>
          <w:sz w:val="20"/>
          <w:szCs w:val="24"/>
          <w:rtl/>
          <w:lang w:eastAsia="he-IL"/>
        </w:rPr>
        <w:t xml:space="preserve">המזמין </w:t>
      </w:r>
      <w:r w:rsidRPr="00AD5400">
        <w:rPr>
          <w:rFonts w:ascii="Times New Roman" w:eastAsia="Times New Roman" w:hAnsi="Times New Roman" w:cs="David"/>
          <w:sz w:val="20"/>
          <w:szCs w:val="24"/>
          <w:rtl/>
          <w:lang w:eastAsia="he-IL"/>
        </w:rPr>
        <w:t>ו/או מי מטעמ</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 xml:space="preserve"> בכל הקשור לגבולות האחריות כאמור</w:t>
      </w:r>
      <w:r w:rsidRPr="00AD5400">
        <w:rPr>
          <w:rFonts w:ascii="Times New Roman" w:eastAsia="Times New Roman" w:hAnsi="Times New Roman" w:cs="David"/>
          <w:sz w:val="20"/>
          <w:szCs w:val="24"/>
          <w:lang w:eastAsia="he-IL"/>
        </w:rPr>
        <w:t>.</w:t>
      </w:r>
    </w:p>
    <w:p w14:paraId="2A0390B3" w14:textId="77777777" w:rsidR="00F50AAD" w:rsidRPr="00AD5400" w:rsidRDefault="00F50AAD" w:rsidP="00F50AA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ביטוחי המתכנן יהיו קודמים לכל ביטוח הנערך על ידי </w:t>
      </w:r>
      <w:r w:rsidRPr="00AD5400">
        <w:rPr>
          <w:rFonts w:ascii="Times New Roman" w:eastAsia="Times New Roman" w:hAnsi="Times New Roman" w:cs="David" w:hint="cs"/>
          <w:sz w:val="20"/>
          <w:szCs w:val="24"/>
          <w:rtl/>
          <w:lang w:eastAsia="he-IL"/>
        </w:rPr>
        <w:t xml:space="preserve">המזמין </w:t>
      </w:r>
      <w:r w:rsidRPr="00AD5400">
        <w:rPr>
          <w:rFonts w:ascii="Times New Roman" w:eastAsia="Times New Roman" w:hAnsi="Times New Roman" w:cs="David"/>
          <w:sz w:val="20"/>
          <w:szCs w:val="24"/>
          <w:rtl/>
          <w:lang w:eastAsia="he-IL"/>
        </w:rPr>
        <w:t xml:space="preserve">ויכללו סעיף לפיו מוותרים המבטחים על כל טענה ו/או דרישה ו/או תביעה בדבר שיתוף בביטוחי </w:t>
      </w:r>
      <w:r w:rsidRPr="00AD5400">
        <w:rPr>
          <w:rFonts w:ascii="Times New Roman" w:eastAsia="Times New Roman" w:hAnsi="Times New Roman" w:cs="David" w:hint="cs"/>
          <w:sz w:val="20"/>
          <w:szCs w:val="24"/>
          <w:rtl/>
          <w:lang w:eastAsia="he-IL"/>
        </w:rPr>
        <w:t>המזמין</w:t>
      </w:r>
      <w:r w:rsidRPr="00AD5400">
        <w:rPr>
          <w:rFonts w:ascii="Times New Roman" w:eastAsia="Times New Roman" w:hAnsi="Times New Roman" w:cs="David"/>
          <w:sz w:val="20"/>
          <w:szCs w:val="24"/>
          <w:rtl/>
          <w:lang w:eastAsia="he-IL"/>
        </w:rPr>
        <w:t xml:space="preserve">. כן יכללו הביטוחים כאמור הוראה לפיה לא יבוטלו ולא יצומצמו במשך תקופת הביטוח, אלא </w:t>
      </w:r>
      <w:r w:rsidRPr="00AD5400">
        <w:rPr>
          <w:rFonts w:ascii="Times New Roman" w:eastAsia="Times New Roman" w:hAnsi="Times New Roman" w:cs="David"/>
          <w:sz w:val="20"/>
          <w:szCs w:val="24"/>
          <w:rtl/>
          <w:lang w:eastAsia="he-IL"/>
        </w:rPr>
        <w:lastRenderedPageBreak/>
        <w:t>בהודעה ל</w:t>
      </w:r>
      <w:r w:rsidRPr="00AD5400">
        <w:rPr>
          <w:rFonts w:ascii="Times New Roman" w:eastAsia="Times New Roman" w:hAnsi="Times New Roman" w:cs="David" w:hint="cs"/>
          <w:sz w:val="20"/>
          <w:szCs w:val="24"/>
          <w:rtl/>
          <w:lang w:eastAsia="he-IL"/>
        </w:rPr>
        <w:t xml:space="preserve">מזמין </w:t>
      </w:r>
      <w:r w:rsidRPr="00AD5400">
        <w:rPr>
          <w:rFonts w:ascii="Times New Roman" w:eastAsia="Times New Roman" w:hAnsi="Times New Roman" w:cs="David"/>
          <w:sz w:val="20"/>
          <w:szCs w:val="24"/>
          <w:rtl/>
          <w:lang w:eastAsia="he-IL"/>
        </w:rPr>
        <w:t>60 יום מראש ובכתב (בדואר רשום</w:t>
      </w:r>
      <w:r w:rsidRPr="00AD5400">
        <w:rPr>
          <w:rFonts w:ascii="Times New Roman" w:eastAsia="Times New Roman" w:hAnsi="Times New Roman" w:cs="David" w:hint="cs"/>
          <w:sz w:val="20"/>
          <w:szCs w:val="24"/>
          <w:rtl/>
          <w:lang w:eastAsia="he-IL"/>
        </w:rPr>
        <w:t>).</w:t>
      </w:r>
    </w:p>
    <w:p w14:paraId="65D2E6C3" w14:textId="77777777" w:rsidR="00F50AAD" w:rsidRPr="00AD5400" w:rsidRDefault="00F50AAD" w:rsidP="00F50AA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ללא צורך בכל דרישה מצד </w:t>
      </w:r>
      <w:r w:rsidRPr="00AD5400">
        <w:rPr>
          <w:rFonts w:ascii="Times New Roman" w:eastAsia="Times New Roman" w:hAnsi="Times New Roman" w:cs="David" w:hint="cs"/>
          <w:sz w:val="20"/>
          <w:szCs w:val="24"/>
          <w:rtl/>
          <w:lang w:eastAsia="he-IL"/>
        </w:rPr>
        <w:t>המזמין</w:t>
      </w:r>
      <w:r w:rsidRPr="00AD5400">
        <w:rPr>
          <w:rFonts w:ascii="Times New Roman" w:eastAsia="Times New Roman" w:hAnsi="Times New Roman" w:cs="David"/>
          <w:sz w:val="20"/>
          <w:szCs w:val="24"/>
          <w:rtl/>
          <w:lang w:eastAsia="he-IL"/>
        </w:rPr>
        <w:t xml:space="preserve">, מתחייב המתכנן להמציא לידי </w:t>
      </w:r>
      <w:r w:rsidRPr="00AD5400">
        <w:rPr>
          <w:rFonts w:ascii="Times New Roman" w:eastAsia="Times New Roman" w:hAnsi="Times New Roman" w:cs="David" w:hint="cs"/>
          <w:sz w:val="20"/>
          <w:szCs w:val="24"/>
          <w:rtl/>
          <w:lang w:eastAsia="he-IL"/>
        </w:rPr>
        <w:t>המזמין</w:t>
      </w:r>
      <w:r w:rsidRPr="00AD5400">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AD5400">
        <w:rPr>
          <w:rFonts w:ascii="Times New Roman" w:eastAsia="Times New Roman" w:hAnsi="Times New Roman" w:cs="David"/>
          <w:sz w:val="20"/>
          <w:szCs w:val="24"/>
          <w:lang w:eastAsia="he-IL"/>
        </w:rPr>
        <w:t xml:space="preserve">. </w:t>
      </w:r>
    </w:p>
    <w:p w14:paraId="66EBA878" w14:textId="77777777" w:rsidR="00F50AAD" w:rsidRPr="00AD5400" w:rsidRDefault="00F50AAD" w:rsidP="00F50AA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מיד בתום תקופת הביטוח, מתחייב המתכנן להמציא לידי </w:t>
      </w:r>
      <w:r w:rsidRPr="00AD5400">
        <w:rPr>
          <w:rFonts w:ascii="Times New Roman" w:eastAsia="Times New Roman" w:hAnsi="Times New Roman" w:cs="David" w:hint="cs"/>
          <w:sz w:val="20"/>
          <w:szCs w:val="24"/>
          <w:rtl/>
          <w:lang w:eastAsia="he-IL"/>
        </w:rPr>
        <w:t>המזמין</w:t>
      </w:r>
      <w:r w:rsidRPr="00AD5400">
        <w:rPr>
          <w:rFonts w:ascii="Times New Roman" w:eastAsia="Times New Roman" w:hAnsi="Times New Roman" w:cs="David"/>
          <w:sz w:val="20"/>
          <w:szCs w:val="24"/>
          <w:rtl/>
          <w:lang w:eastAsia="he-IL"/>
        </w:rPr>
        <w:t xml:space="preserve"> אישור עריכת ביטוח מעודכן בגין חידוש תוקף ביטוחי המתכנן לתקופת ביטוח נוספת, ומידי תקופת ביטוח, כל עוד הסכם זה בתוקף</w:t>
      </w:r>
      <w:r w:rsidRPr="00AD5400">
        <w:rPr>
          <w:rFonts w:ascii="Times New Roman" w:eastAsia="Times New Roman" w:hAnsi="Times New Roman" w:cs="David"/>
          <w:sz w:val="20"/>
          <w:szCs w:val="24"/>
          <w:lang w:eastAsia="he-IL"/>
        </w:rPr>
        <w:t>.</w:t>
      </w:r>
    </w:p>
    <w:p w14:paraId="79AAF76E" w14:textId="77777777" w:rsidR="00F50AAD" w:rsidRPr="00AD5400" w:rsidRDefault="00F50AAD" w:rsidP="00F50AA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w:t>
      </w:r>
      <w:r w:rsidRPr="00AD5400">
        <w:rPr>
          <w:rFonts w:ascii="Times New Roman" w:eastAsia="Times New Roman" w:hAnsi="Times New Roman" w:cs="David" w:hint="cs"/>
          <w:sz w:val="20"/>
          <w:szCs w:val="24"/>
          <w:rtl/>
          <w:lang w:eastAsia="he-IL"/>
        </w:rPr>
        <w:t>המזמין</w:t>
      </w:r>
      <w:r w:rsidRPr="00AD5400">
        <w:rPr>
          <w:rFonts w:ascii="Times New Roman" w:eastAsia="Times New Roman" w:hAnsi="Times New Roman" w:cs="David"/>
          <w:sz w:val="20"/>
          <w:szCs w:val="24"/>
          <w:rtl/>
          <w:lang w:eastAsia="he-IL"/>
        </w:rPr>
        <w:t xml:space="preserve"> אישור עריכת ביטוח בגינו, במועדים כאמור ולמשך 7 (שבע) שנים נוספות לפחות ממועד תום מתן השירותים על פי ההסכם</w:t>
      </w:r>
      <w:r w:rsidRPr="00AD5400">
        <w:rPr>
          <w:rFonts w:ascii="Times New Roman" w:eastAsia="Times New Roman" w:hAnsi="Times New Roman" w:cs="David"/>
          <w:sz w:val="20"/>
          <w:szCs w:val="24"/>
          <w:lang w:eastAsia="he-IL"/>
        </w:rPr>
        <w:t>.</w:t>
      </w:r>
    </w:p>
    <w:p w14:paraId="2EE3301F" w14:textId="77777777" w:rsidR="00F50AAD" w:rsidRPr="00AD5400" w:rsidRDefault="00F50AAD" w:rsidP="00F50AA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המתכנן פוטר את </w:t>
      </w:r>
      <w:r w:rsidRPr="00AD5400">
        <w:rPr>
          <w:rFonts w:ascii="Times New Roman" w:eastAsia="Times New Roman" w:hAnsi="Times New Roman" w:cs="David" w:hint="cs"/>
          <w:sz w:val="20"/>
          <w:szCs w:val="24"/>
          <w:rtl/>
          <w:lang w:eastAsia="he-IL"/>
        </w:rPr>
        <w:t>המזמין</w:t>
      </w:r>
      <w:r w:rsidRPr="00AD5400">
        <w:rPr>
          <w:rFonts w:ascii="Times New Roman" w:eastAsia="Times New Roman" w:hAnsi="Times New Roman" w:cs="David"/>
          <w:sz w:val="20"/>
          <w:szCs w:val="24"/>
          <w:rtl/>
          <w:lang w:eastAsia="he-IL"/>
        </w:rPr>
        <w:t xml:space="preserve"> ו/או מי מטעמ</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sidRPr="00AD5400">
        <w:rPr>
          <w:rFonts w:ascii="Times New Roman" w:eastAsia="Times New Roman" w:hAnsi="Times New Roman" w:cs="David" w:hint="cs"/>
          <w:sz w:val="20"/>
          <w:szCs w:val="24"/>
          <w:rtl/>
          <w:lang w:eastAsia="he-IL"/>
        </w:rPr>
        <w:t>המזמין</w:t>
      </w:r>
      <w:r w:rsidRPr="00AD5400">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sidRPr="00AD5400">
        <w:rPr>
          <w:rFonts w:ascii="Times New Roman" w:eastAsia="Times New Roman" w:hAnsi="Times New Roman" w:cs="David" w:hint="cs"/>
          <w:sz w:val="20"/>
          <w:szCs w:val="24"/>
          <w:rtl/>
          <w:lang w:eastAsia="he-IL"/>
        </w:rPr>
        <w:t>המזמין</w:t>
      </w:r>
      <w:r w:rsidRPr="00AD5400">
        <w:rPr>
          <w:rFonts w:ascii="Times New Roman" w:eastAsia="Times New Roman" w:hAnsi="Times New Roman" w:cs="David"/>
          <w:sz w:val="20"/>
          <w:szCs w:val="24"/>
          <w:rtl/>
          <w:lang w:eastAsia="he-IL"/>
        </w:rPr>
        <w:t xml:space="preserve"> ו/או מי מטעמה בגין אובדן ו/או נזק כאמור; הפטור כאמור לא יחול לטובת אדם שגרם לנזק בזדון</w:t>
      </w:r>
      <w:r w:rsidRPr="00AD5400">
        <w:rPr>
          <w:rFonts w:ascii="Times New Roman" w:eastAsia="Times New Roman" w:hAnsi="Times New Roman" w:cs="David"/>
          <w:sz w:val="20"/>
          <w:szCs w:val="24"/>
          <w:lang w:eastAsia="he-IL"/>
        </w:rPr>
        <w:t>.</w:t>
      </w:r>
    </w:p>
    <w:p w14:paraId="5CB9E429" w14:textId="77777777" w:rsidR="00F50AAD" w:rsidRPr="00AD5400" w:rsidRDefault="00F50AAD" w:rsidP="00F50AAD">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sidRPr="00AD5400">
        <w:rPr>
          <w:rFonts w:ascii="Times New Roman" w:eastAsia="Times New Roman" w:hAnsi="Times New Roman" w:cs="David" w:hint="cs"/>
          <w:sz w:val="20"/>
          <w:szCs w:val="24"/>
          <w:rtl/>
          <w:lang w:eastAsia="he-IL"/>
        </w:rPr>
        <w:t xml:space="preserve">9.10    </w:t>
      </w:r>
      <w:r w:rsidRPr="00AD5400">
        <w:rPr>
          <w:rFonts w:ascii="Times New Roman" w:eastAsia="Times New Roman" w:hAnsi="Times New Roman" w:cs="David"/>
          <w:sz w:val="20"/>
          <w:szCs w:val="24"/>
          <w:rtl/>
          <w:lang w:eastAsia="he-IL"/>
        </w:rPr>
        <w:t>הפרת סעיף זה על כל תנאיו תיחשב להפרה יסודית של ההסכם.</w:t>
      </w:r>
    </w:p>
    <w:p w14:paraId="6272DCFF" w14:textId="77777777" w:rsidR="00650D2D" w:rsidRPr="00AD5400"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AD5400">
        <w:rPr>
          <w:rFonts w:ascii="Times New Roman" w:eastAsia="Times New Roman" w:hAnsi="Times New Roman" w:cs="David"/>
          <w:bCs/>
          <w:sz w:val="20"/>
          <w:szCs w:val="24"/>
          <w:u w:val="single"/>
          <w:rtl/>
          <w:lang w:eastAsia="he-IL"/>
        </w:rPr>
        <w:t>אספקת תכניות</w:t>
      </w:r>
    </w:p>
    <w:p w14:paraId="6B951640"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בכל עת במהלך 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רותי המתכנן וכן בתקופת הבדק של העבודות</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AD5400">
        <w:rPr>
          <w:rFonts w:ascii="Times New Roman" w:eastAsia="Times New Roman" w:hAnsi="Times New Roman" w:cs="David"/>
          <w:b/>
          <w:bCs/>
          <w:sz w:val="20"/>
          <w:szCs w:val="24"/>
          <w:rtl/>
          <w:lang w:eastAsia="he-IL"/>
        </w:rPr>
        <w:t>ח'</w:t>
      </w:r>
      <w:r w:rsidRPr="00AD5400">
        <w:rPr>
          <w:rFonts w:ascii="Times New Roman" w:eastAsia="Times New Roman" w:hAnsi="Times New Roman" w:cs="David"/>
          <w:sz w:val="20"/>
          <w:szCs w:val="24"/>
          <w:rtl/>
          <w:lang w:eastAsia="he-IL"/>
        </w:rPr>
        <w:t xml:space="preserve"> לחוזה זה, ובמידה והדרישה מתייחסת לתכניות שאינ</w:t>
      </w:r>
      <w:r w:rsidRPr="00AD5400">
        <w:rPr>
          <w:rFonts w:ascii="Times New Roman" w:eastAsia="Times New Roman" w:hAnsi="Times New Roman" w:cs="David" w:hint="cs"/>
          <w:sz w:val="20"/>
          <w:szCs w:val="24"/>
          <w:rtl/>
          <w:lang w:eastAsia="he-IL"/>
        </w:rPr>
        <w:t>ן</w:t>
      </w:r>
      <w:r w:rsidRPr="00AD5400">
        <w:rPr>
          <w:rFonts w:ascii="Times New Roman" w:eastAsia="Times New Roman" w:hAnsi="Times New Roman" w:cs="David"/>
          <w:sz w:val="20"/>
          <w:szCs w:val="24"/>
          <w:rtl/>
          <w:lang w:eastAsia="he-IL"/>
        </w:rPr>
        <w:t xml:space="preserve"> בידו</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יערכ</w:t>
      </w:r>
      <w:r w:rsidRPr="00AD5400">
        <w:rPr>
          <w:rFonts w:ascii="Times New Roman" w:eastAsia="Times New Roman" w:hAnsi="Times New Roman" w:cs="David" w:hint="cs"/>
          <w:sz w:val="20"/>
          <w:szCs w:val="24"/>
          <w:rtl/>
          <w:lang w:eastAsia="he-IL"/>
        </w:rPr>
        <w:t>ן</w:t>
      </w:r>
      <w:r w:rsidRPr="00AD5400">
        <w:rPr>
          <w:rFonts w:ascii="Times New Roman" w:eastAsia="Times New Roman" w:hAnsi="Times New Roman" w:cs="David"/>
          <w:sz w:val="20"/>
          <w:szCs w:val="24"/>
          <w:rtl/>
          <w:lang w:eastAsia="he-IL"/>
        </w:rPr>
        <w:t xml:space="preserve"> המתכנן בהקדם האפשרי וימסר</w:t>
      </w:r>
      <w:r w:rsidRPr="00AD5400">
        <w:rPr>
          <w:rFonts w:ascii="Times New Roman" w:eastAsia="Times New Roman" w:hAnsi="Times New Roman" w:cs="David" w:hint="cs"/>
          <w:sz w:val="20"/>
          <w:szCs w:val="24"/>
          <w:rtl/>
          <w:lang w:eastAsia="he-IL"/>
        </w:rPr>
        <w:t>ן</w:t>
      </w:r>
      <w:r w:rsidRPr="00AD5400">
        <w:rPr>
          <w:rFonts w:ascii="Times New Roman" w:eastAsia="Times New Roman" w:hAnsi="Times New Roman" w:cs="David"/>
          <w:sz w:val="20"/>
          <w:szCs w:val="24"/>
          <w:rtl/>
          <w:lang w:eastAsia="he-IL"/>
        </w:rPr>
        <w:t xml:space="preserve"> למזמין.</w:t>
      </w:r>
    </w:p>
    <w:p w14:paraId="51837981"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עם גמר שרותי </w:t>
      </w:r>
      <w:r w:rsidRPr="00AD5400">
        <w:rPr>
          <w:rFonts w:ascii="Times New Roman" w:eastAsia="Times New Roman" w:hAnsi="Times New Roman" w:cs="David" w:hint="cs"/>
          <w:sz w:val="20"/>
          <w:szCs w:val="24"/>
          <w:rtl/>
          <w:lang w:eastAsia="he-IL"/>
        </w:rPr>
        <w:t>המתכנן,</w:t>
      </w:r>
      <w:r w:rsidRPr="00AD5400">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 xml:space="preserve">צוע הסופי בשטח </w:t>
      </w:r>
      <w:r w:rsidRPr="00AD5400">
        <w:rPr>
          <w:rFonts w:ascii="Times New Roman" w:eastAsia="Times New Roman" w:hAnsi="Times New Roman" w:cs="David"/>
          <w:sz w:val="20"/>
          <w:szCs w:val="24"/>
          <w:lang w:eastAsia="he-IL"/>
        </w:rPr>
        <w:t>(AS MADE)</w:t>
      </w:r>
      <w:r w:rsidRPr="00AD5400">
        <w:rPr>
          <w:rFonts w:ascii="Times New Roman" w:eastAsia="Times New Roman" w:hAnsi="Times New Roman" w:cs="David"/>
          <w:sz w:val="20"/>
          <w:szCs w:val="24"/>
          <w:rtl/>
          <w:lang w:eastAsia="he-IL"/>
        </w:rPr>
        <w:t xml:space="preserve">, למעט שינויי דיירים, </w:t>
      </w:r>
      <w:r w:rsidRPr="00AD5400">
        <w:rPr>
          <w:rFonts w:ascii="Times New Roman" w:eastAsia="Times New Roman" w:hAnsi="Times New Roman" w:cs="David" w:hint="cs"/>
          <w:sz w:val="20"/>
          <w:szCs w:val="24"/>
          <w:rtl/>
          <w:lang w:eastAsia="he-IL"/>
        </w:rPr>
        <w:t xml:space="preserve">וקבצים </w:t>
      </w:r>
      <w:r w:rsidRPr="00AD5400">
        <w:rPr>
          <w:rFonts w:ascii="Times New Roman" w:eastAsia="Times New Roman" w:hAnsi="Times New Roman" w:cs="David"/>
          <w:sz w:val="20"/>
          <w:szCs w:val="24"/>
          <w:rtl/>
          <w:lang w:eastAsia="he-IL"/>
        </w:rPr>
        <w:t>המכילים את התכנון במדיה ממוחשבת.</w:t>
      </w:r>
    </w:p>
    <w:p w14:paraId="3BD92534"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AD5400">
        <w:rPr>
          <w:rFonts w:ascii="Times New Roman" w:eastAsia="Times New Roman" w:hAnsi="Times New Roman" w:cs="David" w:hint="cs"/>
          <w:sz w:val="20"/>
          <w:szCs w:val="24"/>
          <w:rtl/>
          <w:lang w:eastAsia="he-IL"/>
        </w:rPr>
        <w:t>הקבצים</w:t>
      </w:r>
      <w:r w:rsidRPr="00AD5400">
        <w:rPr>
          <w:rFonts w:ascii="Times New Roman" w:eastAsia="Times New Roman" w:hAnsi="Times New Roman" w:cs="David"/>
          <w:sz w:val="20"/>
          <w:szCs w:val="24"/>
          <w:rtl/>
          <w:lang w:eastAsia="he-IL"/>
        </w:rPr>
        <w:t xml:space="preserve"> כשה</w:t>
      </w:r>
      <w:r w:rsidRPr="00AD5400">
        <w:rPr>
          <w:rFonts w:ascii="Times New Roman" w:eastAsia="Times New Roman" w:hAnsi="Times New Roman" w:cs="David" w:hint="cs"/>
          <w:sz w:val="20"/>
          <w:szCs w:val="24"/>
          <w:rtl/>
          <w:lang w:eastAsia="he-IL"/>
        </w:rPr>
        <w:t>ם</w:t>
      </w:r>
      <w:r w:rsidRPr="00AD5400">
        <w:rPr>
          <w:rFonts w:ascii="Times New Roman" w:eastAsia="Times New Roman" w:hAnsi="Times New Roman" w:cs="David"/>
          <w:sz w:val="20"/>
          <w:szCs w:val="24"/>
          <w:rtl/>
          <w:lang w:eastAsia="he-IL"/>
        </w:rPr>
        <w:t xml:space="preserve"> מעודכנ</w:t>
      </w:r>
      <w:r w:rsidRPr="00AD5400">
        <w:rPr>
          <w:rFonts w:ascii="Times New Roman" w:eastAsia="Times New Roman" w:hAnsi="Times New Roman" w:cs="David" w:hint="cs"/>
          <w:sz w:val="20"/>
          <w:szCs w:val="24"/>
          <w:rtl/>
          <w:lang w:eastAsia="he-IL"/>
        </w:rPr>
        <w:t>ים</w:t>
      </w:r>
      <w:r w:rsidRPr="00AD5400">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1474FF7B" w14:textId="77777777" w:rsidR="00650D2D" w:rsidRPr="00AD5400"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כמו כן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6779BF03" w14:textId="77777777" w:rsidR="00650D2D" w:rsidRPr="00AD5400"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AD5400">
        <w:rPr>
          <w:rFonts w:ascii="Times New Roman" w:eastAsia="Times New Roman" w:hAnsi="Times New Roman" w:cs="David"/>
          <w:sz w:val="20"/>
          <w:szCs w:val="24"/>
          <w:rtl/>
          <w:lang w:eastAsia="he-IL"/>
        </w:rPr>
        <w:t>המתכנן לא יהיה זכאי לכל תשלום נוסף בעד תכניות שימסור למזמין ע</w:t>
      </w:r>
      <w:r w:rsidRPr="00AD5400">
        <w:rPr>
          <w:rFonts w:ascii="Times New Roman" w:eastAsia="Times New Roman" w:hAnsi="Times New Roman" w:cs="David" w:hint="cs"/>
          <w:sz w:val="20"/>
          <w:szCs w:val="24"/>
          <w:rtl/>
          <w:lang w:eastAsia="he-IL"/>
        </w:rPr>
        <w:t>ל פי</w:t>
      </w:r>
      <w:r w:rsidRPr="00AD5400">
        <w:rPr>
          <w:rFonts w:ascii="Times New Roman" w:eastAsia="Times New Roman" w:hAnsi="Times New Roman" w:cs="David"/>
          <w:sz w:val="20"/>
          <w:szCs w:val="24"/>
          <w:rtl/>
          <w:lang w:eastAsia="he-IL"/>
        </w:rPr>
        <w:t xml:space="preserve"> סעיף 10 זה.</w:t>
      </w:r>
    </w:p>
    <w:p w14:paraId="44A1D22C" w14:textId="77777777" w:rsidR="00650D2D" w:rsidRPr="00AD5400"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זכות הקניין בכל התכניות שייכת למזמין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ובלבד ששולם שכר המתכנן בהתאם להוראות חוזה</w:t>
      </w:r>
      <w:r w:rsidRPr="00AD5400">
        <w:rPr>
          <w:rFonts w:ascii="Times New Roman" w:eastAsia="Times New Roman" w:hAnsi="Times New Roman" w:cs="David" w:hint="cs"/>
          <w:sz w:val="20"/>
          <w:szCs w:val="24"/>
          <w:rtl/>
          <w:lang w:eastAsia="he-IL"/>
        </w:rPr>
        <w:t xml:space="preserve"> זה</w:t>
      </w:r>
      <w:r w:rsidRPr="00AD5400">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AD5400">
        <w:rPr>
          <w:rFonts w:ascii="Times New Roman" w:eastAsia="Times New Roman" w:hAnsi="Times New Roman" w:cs="David" w:hint="cs"/>
          <w:sz w:val="20"/>
          <w:szCs w:val="24"/>
          <w:rtl/>
          <w:lang w:eastAsia="he-IL"/>
        </w:rPr>
        <w:t>ל פי</w:t>
      </w:r>
      <w:r w:rsidRPr="00AD5400">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0F08B409" w14:textId="77777777" w:rsidR="00650D2D" w:rsidRPr="00AD5400"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AD5400">
        <w:rPr>
          <w:rFonts w:ascii="Times New Roman" w:eastAsia="Times New Roman" w:hAnsi="Times New Roman" w:cs="David"/>
          <w:bCs/>
          <w:sz w:val="20"/>
          <w:szCs w:val="24"/>
          <w:u w:val="single"/>
          <w:rtl/>
          <w:lang w:eastAsia="he-IL"/>
        </w:rPr>
        <w:t>מעמד המתכנן</w:t>
      </w:r>
    </w:p>
    <w:p w14:paraId="5BEF6CC6"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4"/>
          <w:szCs w:val="24"/>
          <w:rtl/>
          <w:lang w:eastAsia="he-IL"/>
        </w:rPr>
        <w:t>מוסכם ומובהר על ידי הצדדים לחוזה זה</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AD5400">
        <w:rPr>
          <w:rFonts w:ascii="Times New Roman" w:eastAsia="Times New Roman" w:hAnsi="Times New Roman" w:cs="David" w:hint="cs"/>
          <w:sz w:val="20"/>
          <w:szCs w:val="24"/>
          <w:rtl/>
          <w:lang w:eastAsia="he-IL"/>
        </w:rPr>
        <w:t xml:space="preserve"> של המתכנן</w:t>
      </w:r>
      <w:r w:rsidRPr="00AD5400">
        <w:rPr>
          <w:rFonts w:ascii="Times New Roman" w:eastAsia="Times New Roman" w:hAnsi="Times New Roman" w:cs="David"/>
          <w:sz w:val="20"/>
          <w:szCs w:val="24"/>
          <w:rtl/>
          <w:lang w:eastAsia="he-IL"/>
        </w:rPr>
        <w:t>.</w:t>
      </w:r>
    </w:p>
    <w:p w14:paraId="0B2CC7EB"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AD5400">
        <w:rPr>
          <w:rFonts w:ascii="Times New Roman" w:eastAsia="Times New Roman" w:hAnsi="Times New Roman" w:cs="David"/>
          <w:sz w:val="20"/>
          <w:szCs w:val="24"/>
          <w:rtl/>
          <w:lang w:eastAsia="he-IL"/>
        </w:rPr>
        <w:lastRenderedPageBreak/>
        <w:t xml:space="preserve">אין ולא יהיו יחסי עובד-מעביד בין המזמין ובין </w:t>
      </w:r>
      <w:r w:rsidRPr="00AD5400">
        <w:rPr>
          <w:rFonts w:ascii="Times New Roman" w:eastAsia="Times New Roman" w:hAnsi="Times New Roman" w:cs="David"/>
          <w:sz w:val="24"/>
          <w:szCs w:val="24"/>
          <w:rtl/>
          <w:lang w:eastAsia="he-IL"/>
        </w:rPr>
        <w:t xml:space="preserve">המתכנן ו/או </w:t>
      </w:r>
      <w:r w:rsidRPr="00AD5400">
        <w:rPr>
          <w:rFonts w:ascii="Times New Roman" w:eastAsia="Times New Roman" w:hAnsi="Times New Roman" w:cs="David" w:hint="cs"/>
          <w:sz w:val="24"/>
          <w:szCs w:val="24"/>
          <w:rtl/>
          <w:lang w:eastAsia="he-IL"/>
        </w:rPr>
        <w:t>מי מטעמו ו</w:t>
      </w:r>
      <w:r w:rsidRPr="00AD5400">
        <w:rPr>
          <w:rFonts w:ascii="Times New Roman" w:eastAsia="Times New Roman" w:hAnsi="Times New Roman" w:cs="David"/>
          <w:sz w:val="24"/>
          <w:szCs w:val="24"/>
          <w:rtl/>
          <w:lang w:eastAsia="he-IL"/>
        </w:rPr>
        <w:t xml:space="preserve">בין המזמין לבין עובדי </w:t>
      </w:r>
      <w:r w:rsidRPr="00AD5400">
        <w:rPr>
          <w:rFonts w:ascii="Times New Roman" w:eastAsia="Times New Roman" w:hAnsi="Times New Roman" w:cs="David" w:hint="cs"/>
          <w:sz w:val="24"/>
          <w:szCs w:val="24"/>
          <w:rtl/>
          <w:lang w:eastAsia="he-IL"/>
        </w:rPr>
        <w:t xml:space="preserve"> המתכנן ו/או מי מטעמיהם</w:t>
      </w:r>
      <w:r w:rsidRPr="00AD5400">
        <w:rPr>
          <w:rFonts w:ascii="Times New Roman" w:eastAsia="Times New Roman" w:hAnsi="Times New Roman" w:cs="David"/>
          <w:sz w:val="24"/>
          <w:szCs w:val="24"/>
          <w:rtl/>
          <w:lang w:eastAsia="he-IL"/>
        </w:rPr>
        <w:t xml:space="preserve"> </w:t>
      </w:r>
      <w:r w:rsidRPr="00AD5400">
        <w:rPr>
          <w:rFonts w:ascii="Times New Roman" w:eastAsia="Times New Roman" w:hAnsi="Times New Roman" w:cs="David"/>
          <w:sz w:val="20"/>
          <w:szCs w:val="24"/>
          <w:rtl/>
          <w:lang w:eastAsia="he-IL"/>
        </w:rPr>
        <w:t>ואין בהוראות חוזה זה</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כדי ליצור בין המתכנן ו/או מי מעובדיו</w:t>
      </w:r>
      <w:r w:rsidRPr="00AD5400">
        <w:rPr>
          <w:rFonts w:ascii="Times New Roman" w:eastAsia="Times New Roman" w:hAnsi="Times New Roman" w:cs="David" w:hint="cs"/>
          <w:sz w:val="20"/>
          <w:szCs w:val="24"/>
          <w:rtl/>
          <w:lang w:eastAsia="he-IL"/>
        </w:rPr>
        <w:t xml:space="preserve"> ו/או מי מטעמו</w:t>
      </w:r>
      <w:r w:rsidRPr="00AD5400">
        <w:rPr>
          <w:rFonts w:ascii="Times New Roman" w:eastAsia="Times New Roman" w:hAnsi="Times New Roman" w:cs="David"/>
          <w:sz w:val="20"/>
          <w:szCs w:val="24"/>
          <w:rtl/>
          <w:lang w:eastAsia="he-IL"/>
        </w:rPr>
        <w:t xml:space="preserve"> לבין המזמין ו/או המנהל ו/או מי מטעמו יחסי עובד מעביד</w:t>
      </w:r>
      <w:r w:rsidRPr="00AD5400">
        <w:rPr>
          <w:rFonts w:ascii="Times New Roman" w:eastAsia="Times New Roman" w:hAnsi="Times New Roman" w:cs="David"/>
          <w:sz w:val="24"/>
          <w:szCs w:val="24"/>
          <w:rtl/>
          <w:lang w:eastAsia="he-IL"/>
        </w:rPr>
        <w:t>, לכל ענין ודבר. בכלל זה</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sz w:val="24"/>
          <w:szCs w:val="24"/>
          <w:rtl/>
          <w:lang w:eastAsia="he-IL"/>
        </w:rPr>
        <w:t xml:space="preserve"> מוסכם ומובהר בין הצדדים</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sz w:val="24"/>
          <w:szCs w:val="24"/>
          <w:rtl/>
          <w:lang w:eastAsia="he-IL"/>
        </w:rPr>
        <w:t xml:space="preserve"> כי המתכנן ו/או עובדיו לא יהיו זכאים כלפי המזמין לכל זכות החלה ע</w:t>
      </w:r>
      <w:r w:rsidRPr="00AD5400">
        <w:rPr>
          <w:rFonts w:ascii="Times New Roman" w:eastAsia="Times New Roman" w:hAnsi="Times New Roman" w:cs="David" w:hint="cs"/>
          <w:sz w:val="24"/>
          <w:szCs w:val="24"/>
          <w:rtl/>
          <w:lang w:eastAsia="he-IL"/>
        </w:rPr>
        <w:t>ל פ</w:t>
      </w:r>
      <w:r w:rsidRPr="00AD5400">
        <w:rPr>
          <w:rFonts w:ascii="Times New Roman" w:eastAsia="Times New Roman" w:hAnsi="Times New Roman" w:cs="David"/>
          <w:sz w:val="24"/>
          <w:szCs w:val="24"/>
          <w:rtl/>
          <w:lang w:eastAsia="he-IL"/>
        </w:rPr>
        <w:t>י הדין ו/או מכח צו הרחבה ו/או מכח הסכם כלשהו על עובד</w:t>
      </w:r>
      <w:r w:rsidRPr="00AD5400">
        <w:rPr>
          <w:rFonts w:ascii="Times New Roman" w:eastAsia="Times New Roman" w:hAnsi="Times New Roman" w:cs="David" w:hint="cs"/>
          <w:sz w:val="20"/>
          <w:szCs w:val="24"/>
          <w:rtl/>
          <w:lang w:eastAsia="he-IL"/>
        </w:rPr>
        <w:t>.</w:t>
      </w:r>
    </w:p>
    <w:p w14:paraId="4FFE29A2"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4"/>
          <w:szCs w:val="24"/>
          <w:rtl/>
          <w:lang w:eastAsia="he-IL"/>
        </w:rPr>
        <w:t>מוסכם בזה</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sz w:val="24"/>
          <w:szCs w:val="24"/>
          <w:rtl/>
          <w:lang w:eastAsia="he-IL"/>
        </w:rPr>
        <w:t xml:space="preserve"> כי המתכנן ו/או עובדיו</w:t>
      </w:r>
      <w:r w:rsidRPr="00AD5400">
        <w:rPr>
          <w:rFonts w:ascii="Times New Roman" w:eastAsia="Times New Roman" w:hAnsi="Times New Roman" w:cs="David" w:hint="cs"/>
          <w:sz w:val="24"/>
          <w:szCs w:val="24"/>
          <w:rtl/>
          <w:lang w:eastAsia="he-IL"/>
        </w:rPr>
        <w:t xml:space="preserve"> ו/או שלוחיו ו/או אחר מטעמו או מטעמם של אלו</w:t>
      </w:r>
      <w:r w:rsidRPr="00AD5400">
        <w:rPr>
          <w:rFonts w:ascii="Times New Roman" w:eastAsia="Times New Roman" w:hAnsi="Times New Roman" w:cs="David"/>
          <w:sz w:val="24"/>
          <w:szCs w:val="24"/>
          <w:rtl/>
          <w:lang w:eastAsia="he-IL"/>
        </w:rPr>
        <w:t xml:space="preserve"> מוותרים על כל טענות ו/או</w:t>
      </w:r>
      <w:r w:rsidRPr="00AD5400">
        <w:rPr>
          <w:rFonts w:ascii="Times New Roman" w:eastAsia="Times New Roman" w:hAnsi="Times New Roman" w:cs="David" w:hint="cs"/>
          <w:sz w:val="24"/>
          <w:szCs w:val="24"/>
          <w:rtl/>
          <w:lang w:eastAsia="he-IL"/>
        </w:rPr>
        <w:t xml:space="preserve"> דרישות ו/או תלונות ו/או</w:t>
      </w:r>
      <w:r w:rsidRPr="00AD5400">
        <w:rPr>
          <w:rFonts w:ascii="Times New Roman" w:eastAsia="Times New Roman" w:hAnsi="Times New Roman" w:cs="David"/>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4900C95"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מצהיר ומתחייב</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כי ישא לבדו </w:t>
      </w:r>
      <w:r w:rsidRPr="00AD5400">
        <w:rPr>
          <w:rFonts w:ascii="Times New Roman" w:eastAsia="Times New Roman" w:hAnsi="Times New Roman" w:cs="David"/>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AD5400">
        <w:rPr>
          <w:rFonts w:ascii="Times New Roman" w:eastAsia="Times New Roman" w:hAnsi="Times New Roman" w:cs="David" w:hint="cs"/>
          <w:sz w:val="24"/>
          <w:szCs w:val="24"/>
          <w:rtl/>
          <w:lang w:eastAsia="he-IL"/>
        </w:rPr>
        <w:t>ל פי</w:t>
      </w:r>
      <w:r w:rsidRPr="00AD5400">
        <w:rPr>
          <w:rFonts w:ascii="Times New Roman" w:eastAsia="Times New Roman" w:hAnsi="Times New Roman" w:cs="David"/>
          <w:sz w:val="24"/>
          <w:szCs w:val="24"/>
          <w:rtl/>
          <w:lang w:eastAsia="he-IL"/>
        </w:rPr>
        <w:t xml:space="preserve"> חוזה זה</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sz w:val="24"/>
          <w:szCs w:val="24"/>
          <w:rtl/>
          <w:lang w:eastAsia="he-IL"/>
        </w:rPr>
        <w:t xml:space="preserve"> ובכלל זה</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sz w:val="20"/>
          <w:szCs w:val="24"/>
          <w:rtl/>
          <w:lang w:eastAsia="he-IL"/>
        </w:rPr>
        <w:t xml:space="preserve"> תשלומי מס הכנסה והב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טוח הלאומי שהוא חב בגין מתן שרותי המתכנן.</w:t>
      </w:r>
    </w:p>
    <w:p w14:paraId="053F9D14"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המתכנן </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טוח לאומי, תשלומים לקרנות איגודים מקצוע</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479BFC9"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מבלי לגרוע מ</w:t>
      </w:r>
      <w:r w:rsidRPr="00AD5400">
        <w:rPr>
          <w:rFonts w:ascii="Times New Roman" w:eastAsia="Times New Roman" w:hAnsi="Times New Roman" w:cs="David" w:hint="cs"/>
          <w:sz w:val="24"/>
          <w:szCs w:val="24"/>
          <w:rtl/>
          <w:lang w:eastAsia="he-IL"/>
        </w:rPr>
        <w:t xml:space="preserve">כלליות </w:t>
      </w:r>
      <w:r w:rsidRPr="00AD5400">
        <w:rPr>
          <w:rFonts w:ascii="Times New Roman" w:eastAsia="Times New Roman" w:hAnsi="Times New Roman" w:cs="David"/>
          <w:sz w:val="24"/>
          <w:szCs w:val="24"/>
          <w:rtl/>
          <w:lang w:eastAsia="he-IL"/>
        </w:rPr>
        <w:t>האמור לעיל, המתכנן מצהיר ומתחייב</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sz w:val="24"/>
          <w:szCs w:val="24"/>
          <w:rtl/>
          <w:lang w:eastAsia="he-IL"/>
        </w:rPr>
        <w:t xml:space="preserve"> כי אם י</w:t>
      </w:r>
      <w:r w:rsidRPr="00AD5400">
        <w:rPr>
          <w:rFonts w:ascii="Times New Roman" w:eastAsia="Times New Roman" w:hAnsi="Times New Roman" w:cs="David" w:hint="cs"/>
          <w:sz w:val="24"/>
          <w:szCs w:val="24"/>
          <w:rtl/>
          <w:lang w:eastAsia="he-IL"/>
        </w:rPr>
        <w:t>י</w:t>
      </w:r>
      <w:r w:rsidRPr="00AD5400">
        <w:rPr>
          <w:rFonts w:ascii="Times New Roman" w:eastAsia="Times New Roman" w:hAnsi="Times New Roman" w:cs="David"/>
          <w:sz w:val="24"/>
          <w:szCs w:val="24"/>
          <w:rtl/>
          <w:lang w:eastAsia="he-IL"/>
        </w:rPr>
        <w:t>דרש המזמין על ידי המתכנן ו/או על ידי מי מ</w:t>
      </w:r>
      <w:r w:rsidRPr="00AD5400">
        <w:rPr>
          <w:rFonts w:ascii="Times New Roman" w:eastAsia="Times New Roman" w:hAnsi="Times New Roman" w:cs="David" w:hint="cs"/>
          <w:sz w:val="24"/>
          <w:szCs w:val="24"/>
          <w:rtl/>
          <w:lang w:eastAsia="he-IL"/>
        </w:rPr>
        <w:t>שלוחיו ו/או עובדיו</w:t>
      </w:r>
      <w:r w:rsidRPr="00AD5400">
        <w:rPr>
          <w:rFonts w:ascii="Times New Roman" w:eastAsia="Times New Roman" w:hAnsi="Times New Roman" w:cs="David"/>
          <w:sz w:val="24"/>
          <w:szCs w:val="24"/>
          <w:rtl/>
          <w:lang w:eastAsia="he-IL"/>
        </w:rPr>
        <w:t xml:space="preserve"> ו/או</w:t>
      </w:r>
      <w:r w:rsidRPr="00AD5400">
        <w:rPr>
          <w:rFonts w:ascii="Times New Roman" w:eastAsia="Times New Roman" w:hAnsi="Times New Roman" w:cs="David" w:hint="cs"/>
          <w:sz w:val="24"/>
          <w:szCs w:val="24"/>
          <w:rtl/>
          <w:lang w:eastAsia="he-IL"/>
        </w:rPr>
        <w:t xml:space="preserve"> אחר מטעמו ו/או</w:t>
      </w:r>
      <w:r w:rsidRPr="00AD5400">
        <w:rPr>
          <w:rFonts w:ascii="Times New Roman" w:eastAsia="Times New Roman" w:hAnsi="Times New Roman" w:cs="David"/>
          <w:sz w:val="24"/>
          <w:szCs w:val="24"/>
          <w:rtl/>
          <w:lang w:eastAsia="he-IL"/>
        </w:rPr>
        <w:t xml:space="preserve"> על ידי כל צד ג' לשאת בתשלום ו/או הוצאה ו/או עלות</w:t>
      </w:r>
      <w:r w:rsidRPr="00AD5400">
        <w:rPr>
          <w:rFonts w:ascii="Times New Roman" w:eastAsia="Times New Roman" w:hAnsi="Times New Roman" w:cs="David" w:hint="cs"/>
          <w:sz w:val="24"/>
          <w:szCs w:val="24"/>
          <w:rtl/>
          <w:lang w:eastAsia="he-IL"/>
        </w:rPr>
        <w:t xml:space="preserve"> ו/או פיצוי ו/או שיפוי</w:t>
      </w:r>
      <w:r w:rsidRPr="00AD5400">
        <w:rPr>
          <w:rFonts w:ascii="Times New Roman" w:eastAsia="Times New Roman" w:hAnsi="Times New Roman" w:cs="David"/>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AD5400">
        <w:rPr>
          <w:rFonts w:ascii="Times New Roman" w:eastAsia="Times New Roman" w:hAnsi="Times New Roman" w:cs="David" w:hint="cs"/>
          <w:sz w:val="24"/>
          <w:szCs w:val="24"/>
          <w:rtl/>
          <w:lang w:eastAsia="he-IL"/>
        </w:rPr>
        <w:t xml:space="preserve"> ו/או פיצוי ו/או שיפוי</w:t>
      </w:r>
      <w:r w:rsidRPr="00AD5400">
        <w:rPr>
          <w:rFonts w:ascii="Times New Roman" w:eastAsia="Times New Roman" w:hAnsi="Times New Roman" w:cs="David"/>
          <w:sz w:val="24"/>
          <w:szCs w:val="24"/>
          <w:rtl/>
          <w:lang w:eastAsia="he-IL"/>
        </w:rPr>
        <w:t xml:space="preserve"> כלשהם כאמור, אזי ישפה המתכנן את המזמין מיד עם דרישתו הראשונה של המזמין, בגין כל תשלום ו/או הוצאה ו/או עלות</w:t>
      </w:r>
      <w:r w:rsidRPr="00AD5400">
        <w:rPr>
          <w:rFonts w:ascii="Times New Roman" w:eastAsia="Times New Roman" w:hAnsi="Times New Roman" w:cs="David" w:hint="cs"/>
          <w:sz w:val="24"/>
          <w:szCs w:val="24"/>
          <w:rtl/>
          <w:lang w:eastAsia="he-IL"/>
        </w:rPr>
        <w:t xml:space="preserve"> ו/או פיצוי ו/או שיפוי</w:t>
      </w:r>
      <w:r w:rsidRPr="00AD5400">
        <w:rPr>
          <w:rFonts w:ascii="Times New Roman" w:eastAsia="Times New Roman" w:hAnsi="Times New Roman" w:cs="David"/>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sz w:val="24"/>
          <w:szCs w:val="24"/>
          <w:rtl/>
          <w:lang w:eastAsia="he-IL"/>
        </w:rPr>
        <w:t xml:space="preserve"> ייחשב </w:t>
      </w:r>
      <w:r w:rsidRPr="00AD5400">
        <w:rPr>
          <w:rFonts w:ascii="Times New Roman" w:eastAsia="Times New Roman" w:hAnsi="Times New Roman" w:cs="David" w:hint="cs"/>
          <w:sz w:val="24"/>
          <w:szCs w:val="24"/>
          <w:rtl/>
          <w:lang w:eastAsia="he-IL"/>
        </w:rPr>
        <w:t>כ</w:t>
      </w:r>
      <w:r w:rsidRPr="00AD5400">
        <w:rPr>
          <w:rFonts w:ascii="Times New Roman" w:eastAsia="Times New Roman" w:hAnsi="Times New Roman" w:cs="David"/>
          <w:sz w:val="24"/>
          <w:szCs w:val="24"/>
          <w:rtl/>
          <w:lang w:eastAsia="he-IL"/>
        </w:rPr>
        <w:t>חוב המגיע למזמין מאת המתכנן על פי הוראות חוזה זה, אשר המזמין רשאי לקזז בגינו סכומים ע"ח התמורה המגיעה למתכנן.</w:t>
      </w:r>
    </w:p>
    <w:p w14:paraId="7DBF72B5" w14:textId="77777777" w:rsidR="00650D2D" w:rsidRPr="00AD5400"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4"/>
          <w:szCs w:val="24"/>
          <w:rtl/>
          <w:lang w:eastAsia="he-IL"/>
        </w:rPr>
        <w:t>בשים לב לאמור לעיל, אם יקבע פורום מוסמך כלשהו</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sz w:val="24"/>
          <w:szCs w:val="24"/>
          <w:rtl/>
          <w:lang w:eastAsia="he-IL"/>
        </w:rPr>
        <w:t xml:space="preserve"> כי נתקיימו יחסי עובד ומעביד בין המתכנן ו/או מי מעובדיו</w:t>
      </w:r>
      <w:r w:rsidRPr="00AD5400">
        <w:rPr>
          <w:rFonts w:ascii="Times New Roman" w:eastAsia="Times New Roman" w:hAnsi="Times New Roman" w:cs="David" w:hint="cs"/>
          <w:sz w:val="24"/>
          <w:szCs w:val="24"/>
          <w:rtl/>
          <w:lang w:eastAsia="he-IL"/>
        </w:rPr>
        <w:t xml:space="preserve"> ו/או מי משלוחיו ו/או אחר מטעמו</w:t>
      </w:r>
      <w:r w:rsidRPr="00AD5400">
        <w:rPr>
          <w:rFonts w:ascii="Times New Roman" w:eastAsia="Times New Roman" w:hAnsi="Times New Roman" w:cs="David"/>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AD5400">
        <w:rPr>
          <w:rFonts w:ascii="Times New Roman" w:eastAsia="Times New Roman" w:hAnsi="Times New Roman" w:cs="David" w:hint="cs"/>
          <w:sz w:val="24"/>
          <w:szCs w:val="24"/>
          <w:rtl/>
          <w:lang w:eastAsia="he-IL"/>
        </w:rPr>
        <w:t>.</w:t>
      </w:r>
    </w:p>
    <w:p w14:paraId="34A09126" w14:textId="77777777" w:rsidR="00650D2D" w:rsidRPr="00AD5400"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AD5400">
        <w:rPr>
          <w:rFonts w:ascii="Times New Roman" w:eastAsia="Times New Roman" w:hAnsi="Times New Roman" w:cs="David"/>
          <w:bCs/>
          <w:sz w:val="20"/>
          <w:szCs w:val="24"/>
          <w:u w:val="single"/>
          <w:rtl/>
          <w:lang w:eastAsia="he-IL"/>
        </w:rPr>
        <w:t>הבאת החוזה לגמר או ביטולו</w:t>
      </w:r>
    </w:p>
    <w:p w14:paraId="0EED4157"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3EF0549D" w14:textId="77777777" w:rsidR="00650D2D" w:rsidRPr="00AD5400"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על אף האמור בכל מקום אחר בחוזה </w:t>
      </w:r>
      <w:r w:rsidRPr="00AD5400">
        <w:rPr>
          <w:rFonts w:ascii="Times New Roman" w:eastAsia="Times New Roman" w:hAnsi="Times New Roman" w:cs="David" w:hint="cs"/>
          <w:sz w:val="20"/>
          <w:szCs w:val="24"/>
          <w:rtl/>
          <w:lang w:eastAsia="he-IL"/>
        </w:rPr>
        <w:t xml:space="preserve">זה על נספחיו, </w:t>
      </w:r>
      <w:r w:rsidRPr="00AD5400">
        <w:rPr>
          <w:rFonts w:ascii="Times New Roman" w:eastAsia="Times New Roman" w:hAnsi="Times New Roman" w:cs="David"/>
          <w:sz w:val="20"/>
          <w:szCs w:val="24"/>
          <w:rtl/>
          <w:lang w:eastAsia="he-IL"/>
        </w:rPr>
        <w:t>רשאי המזמין, לפי 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AD5400">
        <w:rPr>
          <w:rFonts w:ascii="Times New Roman" w:eastAsia="Times New Roman" w:hAnsi="Times New Roman" w:cs="David" w:hint="cs"/>
          <w:sz w:val="20"/>
          <w:szCs w:val="24"/>
          <w:rtl/>
          <w:lang w:eastAsia="he-IL"/>
        </w:rPr>
        <w:t>-7</w:t>
      </w:r>
      <w:r w:rsidRPr="00AD5400">
        <w:rPr>
          <w:rFonts w:ascii="Times New Roman" w:eastAsia="Times New Roman" w:hAnsi="Times New Roman" w:cs="David"/>
          <w:sz w:val="20"/>
          <w:szCs w:val="24"/>
          <w:rtl/>
          <w:lang w:eastAsia="he-IL"/>
        </w:rPr>
        <w:t xml:space="preserve"> י</w:t>
      </w:r>
      <w:r w:rsidRPr="00AD5400">
        <w:rPr>
          <w:rFonts w:ascii="Times New Roman" w:eastAsia="Times New Roman" w:hAnsi="Times New Roman" w:cs="David" w:hint="cs"/>
          <w:sz w:val="20"/>
          <w:szCs w:val="24"/>
          <w:rtl/>
          <w:lang w:eastAsia="he-IL"/>
        </w:rPr>
        <w:t>מים</w:t>
      </w:r>
      <w:r w:rsidRPr="00AD5400">
        <w:rPr>
          <w:rFonts w:ascii="Times New Roman" w:eastAsia="Times New Roman" w:hAnsi="Times New Roman" w:cs="David"/>
          <w:sz w:val="20"/>
          <w:szCs w:val="24"/>
          <w:rtl/>
          <w:lang w:eastAsia="he-IL"/>
        </w:rPr>
        <w:t xml:space="preserve"> מיום משלוחה (להלן: "</w:t>
      </w:r>
      <w:r w:rsidRPr="00AD5400">
        <w:rPr>
          <w:rFonts w:ascii="Times New Roman" w:eastAsia="Times New Roman" w:hAnsi="Times New Roman" w:cs="David"/>
          <w:b/>
          <w:bCs/>
          <w:sz w:val="20"/>
          <w:szCs w:val="24"/>
          <w:rtl/>
          <w:lang w:eastAsia="he-IL"/>
        </w:rPr>
        <w:t>תאריך הפסקת השרות</w:t>
      </w:r>
      <w:r w:rsidRPr="00AD5400">
        <w:rPr>
          <w:rFonts w:ascii="Times New Roman" w:eastAsia="Times New Roman" w:hAnsi="Times New Roman" w:cs="David"/>
          <w:sz w:val="20"/>
          <w:szCs w:val="24"/>
          <w:rtl/>
          <w:lang w:eastAsia="he-IL"/>
        </w:rPr>
        <w:t>").</w:t>
      </w:r>
    </w:p>
    <w:p w14:paraId="24EAD2BE" w14:textId="77777777" w:rsidR="00650D2D" w:rsidRPr="00AD5400"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AD5400">
        <w:rPr>
          <w:rFonts w:ascii="Times New Roman" w:eastAsia="Times New Roman" w:hAnsi="Times New Roman" w:cs="David" w:hint="cs"/>
          <w:sz w:val="20"/>
          <w:szCs w:val="24"/>
          <w:rtl/>
          <w:lang w:eastAsia="he-IL"/>
        </w:rPr>
        <w:t>ל פי</w:t>
      </w:r>
      <w:r w:rsidRPr="00AD5400">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צע עד לתאריך הפסקת הש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רות</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וזאת לפי השיעור המפורט בנספחים </w:t>
      </w:r>
      <w:r w:rsidRPr="00AD5400">
        <w:rPr>
          <w:rFonts w:ascii="Times New Roman" w:eastAsia="Times New Roman" w:hAnsi="Times New Roman" w:cs="David"/>
          <w:bCs/>
          <w:sz w:val="20"/>
          <w:szCs w:val="24"/>
          <w:rtl/>
          <w:lang w:eastAsia="he-IL"/>
        </w:rPr>
        <w:t>ד' ו - ה'</w:t>
      </w:r>
      <w:r w:rsidRPr="00AD5400">
        <w:rPr>
          <w:rFonts w:ascii="Times New Roman" w:eastAsia="Times New Roman" w:hAnsi="Times New Roman" w:cs="David"/>
          <w:sz w:val="20"/>
          <w:szCs w:val="24"/>
          <w:rtl/>
          <w:lang w:eastAsia="he-IL"/>
        </w:rPr>
        <w:t>. במקרה שבוצע חלק של קטע ו/או שלב</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ישולם חלק יחסי מתאים מהשכר הקבוע בנספחים </w:t>
      </w:r>
      <w:r w:rsidRPr="00AD5400">
        <w:rPr>
          <w:rFonts w:ascii="Times New Roman" w:eastAsia="Times New Roman" w:hAnsi="Times New Roman" w:cs="David"/>
          <w:bCs/>
          <w:sz w:val="20"/>
          <w:szCs w:val="24"/>
          <w:rtl/>
          <w:lang w:eastAsia="he-IL"/>
        </w:rPr>
        <w:t xml:space="preserve">ד' ו-ה' </w:t>
      </w:r>
      <w:r w:rsidRPr="00AD5400">
        <w:rPr>
          <w:rFonts w:ascii="Times New Roman" w:eastAsia="Times New Roman" w:hAnsi="Times New Roman" w:cs="David"/>
          <w:sz w:val="20"/>
          <w:szCs w:val="24"/>
          <w:rtl/>
          <w:lang w:eastAsia="he-IL"/>
        </w:rPr>
        <w:t>לאותו שלב</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כפי שיקבע המנהל.</w:t>
      </w:r>
    </w:p>
    <w:p w14:paraId="5FA39658" w14:textId="77777777" w:rsidR="00650D2D" w:rsidRPr="00AD5400"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AD5400">
        <w:rPr>
          <w:rFonts w:ascii="Times New Roman" w:eastAsia="Times New Roman" w:hAnsi="Times New Roman" w:cs="David" w:hint="cs"/>
          <w:sz w:val="20"/>
          <w:szCs w:val="24"/>
          <w:rtl/>
          <w:lang w:eastAsia="he-IL"/>
        </w:rPr>
        <w:t xml:space="preserve"> ו/או</w:t>
      </w:r>
      <w:r w:rsidRPr="00AD5400">
        <w:rPr>
          <w:rFonts w:ascii="Times New Roman" w:eastAsia="Times New Roman" w:hAnsi="Times New Roman" w:cs="David"/>
          <w:sz w:val="20"/>
          <w:szCs w:val="24"/>
          <w:rtl/>
          <w:lang w:eastAsia="he-IL"/>
        </w:rPr>
        <w:t xml:space="preserve"> לטענה </w:t>
      </w:r>
      <w:r w:rsidRPr="00AD5400">
        <w:rPr>
          <w:rFonts w:ascii="Times New Roman" w:eastAsia="Times New Roman" w:hAnsi="Times New Roman" w:cs="David" w:hint="cs"/>
          <w:sz w:val="20"/>
          <w:szCs w:val="24"/>
          <w:rtl/>
          <w:lang w:eastAsia="he-IL"/>
        </w:rPr>
        <w:t>ו/או דרישה ו/או תלונה ו/</w:t>
      </w:r>
      <w:r w:rsidRPr="00AD5400">
        <w:rPr>
          <w:rFonts w:ascii="Times New Roman" w:eastAsia="Times New Roman" w:hAnsi="Times New Roman" w:cs="David"/>
          <w:sz w:val="20"/>
          <w:szCs w:val="24"/>
          <w:rtl/>
          <w:lang w:eastAsia="he-IL"/>
        </w:rPr>
        <w:t xml:space="preserve">או תביעה </w:t>
      </w:r>
      <w:r w:rsidRPr="00AD5400">
        <w:rPr>
          <w:rFonts w:ascii="Times New Roman" w:eastAsia="Times New Roman" w:hAnsi="Times New Roman" w:cs="David"/>
          <w:sz w:val="20"/>
          <w:szCs w:val="24"/>
          <w:rtl/>
          <w:lang w:eastAsia="he-IL"/>
        </w:rPr>
        <w:lastRenderedPageBreak/>
        <w:t>כלשהי, פרט לאמור בסעיף 12.1.2 לעיל</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והשכר שישולם לפי סעיף 12.1.2 לעיל</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יהיה לסילוק כל המגיע למתכנן מהמזמין לפי חוזה</w:t>
      </w:r>
      <w:r w:rsidRPr="00AD5400">
        <w:rPr>
          <w:rFonts w:ascii="Times New Roman" w:eastAsia="Times New Roman" w:hAnsi="Times New Roman" w:cs="David" w:hint="cs"/>
          <w:sz w:val="20"/>
          <w:szCs w:val="24"/>
          <w:rtl/>
          <w:lang w:eastAsia="he-IL"/>
        </w:rPr>
        <w:t xml:space="preserve"> זה</w:t>
      </w:r>
      <w:r w:rsidRPr="00AD5400">
        <w:rPr>
          <w:rFonts w:ascii="Times New Roman" w:eastAsia="Times New Roman" w:hAnsi="Times New Roman" w:cs="David"/>
          <w:sz w:val="20"/>
          <w:szCs w:val="24"/>
          <w:rtl/>
          <w:lang w:eastAsia="he-IL"/>
        </w:rPr>
        <w:t xml:space="preserve"> ו/או עקב הבאתו לידי גמר כאמור, בין ע</w:t>
      </w:r>
      <w:r w:rsidRPr="00AD5400">
        <w:rPr>
          <w:rFonts w:ascii="Times New Roman" w:eastAsia="Times New Roman" w:hAnsi="Times New Roman" w:cs="David" w:hint="cs"/>
          <w:sz w:val="20"/>
          <w:szCs w:val="24"/>
          <w:rtl/>
          <w:lang w:eastAsia="he-IL"/>
        </w:rPr>
        <w:t>ל פי</w:t>
      </w:r>
      <w:r w:rsidRPr="00AD5400">
        <w:rPr>
          <w:rFonts w:ascii="Times New Roman" w:eastAsia="Times New Roman" w:hAnsi="Times New Roman" w:cs="David"/>
          <w:sz w:val="20"/>
          <w:szCs w:val="24"/>
          <w:rtl/>
          <w:lang w:eastAsia="he-IL"/>
        </w:rPr>
        <w:t xml:space="preserve"> חוזה</w:t>
      </w:r>
      <w:r w:rsidRPr="00AD5400">
        <w:rPr>
          <w:rFonts w:ascii="Times New Roman" w:eastAsia="Times New Roman" w:hAnsi="Times New Roman" w:cs="David" w:hint="cs"/>
          <w:sz w:val="20"/>
          <w:szCs w:val="24"/>
          <w:rtl/>
          <w:lang w:eastAsia="he-IL"/>
        </w:rPr>
        <w:t xml:space="preserve"> זה</w:t>
      </w:r>
      <w:r w:rsidRPr="00AD5400">
        <w:rPr>
          <w:rFonts w:ascii="Times New Roman" w:eastAsia="Times New Roman" w:hAnsi="Times New Roman" w:cs="David"/>
          <w:sz w:val="20"/>
          <w:szCs w:val="24"/>
          <w:rtl/>
          <w:lang w:eastAsia="he-IL"/>
        </w:rPr>
        <w:t xml:space="preserve"> ובין מכוח עילה כלשהי ע</w:t>
      </w:r>
      <w:r w:rsidRPr="00AD5400">
        <w:rPr>
          <w:rFonts w:ascii="Times New Roman" w:eastAsia="Times New Roman" w:hAnsi="Times New Roman" w:cs="David" w:hint="cs"/>
          <w:sz w:val="20"/>
          <w:szCs w:val="24"/>
          <w:rtl/>
          <w:lang w:eastAsia="he-IL"/>
        </w:rPr>
        <w:t>ל פי</w:t>
      </w:r>
      <w:r w:rsidRPr="00AD5400">
        <w:rPr>
          <w:rFonts w:ascii="Times New Roman" w:eastAsia="Times New Roman" w:hAnsi="Times New Roman" w:cs="David"/>
          <w:sz w:val="20"/>
          <w:szCs w:val="24"/>
          <w:rtl/>
          <w:lang w:eastAsia="he-IL"/>
        </w:rPr>
        <w:t xml:space="preserve"> הדין.</w:t>
      </w:r>
    </w:p>
    <w:p w14:paraId="21CB8736" w14:textId="77777777" w:rsidR="00650D2D" w:rsidRPr="00AD5400"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תוך 12 חודש</w:t>
      </w:r>
      <w:r w:rsidRPr="00AD5400">
        <w:rPr>
          <w:rFonts w:ascii="Times New Roman" w:eastAsia="Times New Roman" w:hAnsi="Times New Roman" w:cs="David" w:hint="cs"/>
          <w:sz w:val="20"/>
          <w:szCs w:val="24"/>
          <w:rtl/>
          <w:lang w:eastAsia="he-IL"/>
        </w:rPr>
        <w:t>ים</w:t>
      </w:r>
      <w:r w:rsidRPr="00AD5400">
        <w:rPr>
          <w:rFonts w:ascii="Times New Roman" w:eastAsia="Times New Roman" w:hAnsi="Times New Roman" w:cs="David"/>
          <w:sz w:val="20"/>
          <w:szCs w:val="24"/>
          <w:rtl/>
          <w:lang w:eastAsia="he-IL"/>
        </w:rPr>
        <w:t xml:space="preserve"> מהבאת חוזה</w:t>
      </w:r>
      <w:r w:rsidRPr="00AD5400">
        <w:rPr>
          <w:rFonts w:ascii="Times New Roman" w:eastAsia="Times New Roman" w:hAnsi="Times New Roman" w:cs="David" w:hint="cs"/>
          <w:sz w:val="20"/>
          <w:szCs w:val="24"/>
          <w:rtl/>
          <w:lang w:eastAsia="he-IL"/>
        </w:rPr>
        <w:t xml:space="preserve"> זה לידי</w:t>
      </w:r>
      <w:r w:rsidRPr="00AD5400">
        <w:rPr>
          <w:rFonts w:ascii="Times New Roman" w:eastAsia="Times New Roman" w:hAnsi="Times New Roman" w:cs="David"/>
          <w:sz w:val="20"/>
          <w:szCs w:val="24"/>
          <w:rtl/>
          <w:lang w:eastAsia="he-IL"/>
        </w:rPr>
        <w:t xml:space="preserve"> גמר כאמור</w:t>
      </w:r>
      <w:r w:rsidRPr="00AD5400">
        <w:rPr>
          <w:rFonts w:ascii="Times New Roman" w:eastAsia="Times New Roman" w:hAnsi="Times New Roman" w:cs="David" w:hint="cs"/>
          <w:sz w:val="20"/>
          <w:szCs w:val="24"/>
          <w:rtl/>
          <w:lang w:eastAsia="he-IL"/>
        </w:rPr>
        <w:t>, רשאי המזמין</w:t>
      </w:r>
      <w:r w:rsidRPr="00AD5400">
        <w:rPr>
          <w:rFonts w:ascii="Times New Roman" w:eastAsia="Times New Roman" w:hAnsi="Times New Roman" w:cs="David"/>
          <w:sz w:val="20"/>
          <w:szCs w:val="24"/>
          <w:rtl/>
          <w:lang w:eastAsia="he-IL"/>
        </w:rPr>
        <w:t xml:space="preserve"> לחדשו</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במקרה זה</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יהיה המתכנן חייב</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לפי דרישת המזמין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לחדש את 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רותי המתכנן ע</w:t>
      </w:r>
      <w:r w:rsidRPr="00AD5400">
        <w:rPr>
          <w:rFonts w:ascii="Times New Roman" w:eastAsia="Times New Roman" w:hAnsi="Times New Roman" w:cs="David" w:hint="cs"/>
          <w:sz w:val="20"/>
          <w:szCs w:val="24"/>
          <w:rtl/>
          <w:lang w:eastAsia="he-IL"/>
        </w:rPr>
        <w:t>ל פי</w:t>
      </w:r>
      <w:r w:rsidRPr="00AD5400">
        <w:rPr>
          <w:rFonts w:ascii="Times New Roman" w:eastAsia="Times New Roman" w:hAnsi="Times New Roman" w:cs="David"/>
          <w:sz w:val="20"/>
          <w:szCs w:val="24"/>
          <w:rtl/>
          <w:lang w:eastAsia="he-IL"/>
        </w:rPr>
        <w:t xml:space="preserve"> תנאי חוזה</w:t>
      </w:r>
      <w:r w:rsidRPr="00AD5400">
        <w:rPr>
          <w:rFonts w:ascii="Times New Roman" w:eastAsia="Times New Roman" w:hAnsi="Times New Roman" w:cs="David" w:hint="cs"/>
          <w:sz w:val="20"/>
          <w:szCs w:val="24"/>
          <w:rtl/>
          <w:lang w:eastAsia="he-IL"/>
        </w:rPr>
        <w:t xml:space="preserve"> זה</w:t>
      </w:r>
      <w:r w:rsidRPr="00AD5400">
        <w:rPr>
          <w:rFonts w:ascii="Times New Roman" w:eastAsia="Times New Roman" w:hAnsi="Times New Roman" w:cs="David"/>
          <w:sz w:val="20"/>
          <w:szCs w:val="24"/>
          <w:rtl/>
          <w:lang w:eastAsia="he-IL"/>
        </w:rPr>
        <w:t>.</w:t>
      </w:r>
    </w:p>
    <w:p w14:paraId="180EE2E9" w14:textId="77777777" w:rsidR="00650D2D" w:rsidRPr="00AD5400"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במקרה שחוזה</w:t>
      </w:r>
      <w:r w:rsidRPr="00AD5400">
        <w:rPr>
          <w:rFonts w:ascii="Times New Roman" w:eastAsia="Times New Roman" w:hAnsi="Times New Roman" w:cs="David" w:hint="cs"/>
          <w:sz w:val="20"/>
          <w:szCs w:val="24"/>
          <w:rtl/>
          <w:lang w:eastAsia="he-IL"/>
        </w:rPr>
        <w:t xml:space="preserve"> זה</w:t>
      </w:r>
      <w:r w:rsidRPr="00AD5400">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AD5400">
        <w:rPr>
          <w:rFonts w:ascii="Times New Roman" w:eastAsia="Times New Roman" w:hAnsi="Times New Roman" w:cs="David" w:hint="cs"/>
          <w:sz w:val="20"/>
          <w:szCs w:val="24"/>
          <w:rtl/>
          <w:lang w:eastAsia="he-IL"/>
        </w:rPr>
        <w:t>ל פי</w:t>
      </w:r>
      <w:r w:rsidRPr="00AD5400">
        <w:rPr>
          <w:rFonts w:ascii="Times New Roman" w:eastAsia="Times New Roman" w:hAnsi="Times New Roman" w:cs="David"/>
          <w:sz w:val="20"/>
          <w:szCs w:val="24"/>
          <w:rtl/>
          <w:lang w:eastAsia="he-IL"/>
        </w:rPr>
        <w:t xml:space="preserve"> מצוות הדין)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יהיה המתכנן זכאי לתשלום כמוגדר בסעיף 12.3.2 להלן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ויחולו הסעיפים 12.1.3 ו- 12.1.4 לעיל.</w:t>
      </w:r>
    </w:p>
    <w:p w14:paraId="0E23B247"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0A7B1906" w14:textId="77777777" w:rsidR="00650D2D" w:rsidRPr="00AD5400"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מבלי לגרוע מזכויות מזמין לפי סעיף 12.1 לעיל</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זכאי המזמין לבטל חוזה</w:t>
      </w:r>
      <w:r w:rsidRPr="00AD5400">
        <w:rPr>
          <w:rFonts w:ascii="Times New Roman" w:eastAsia="Times New Roman" w:hAnsi="Times New Roman" w:cs="David" w:hint="cs"/>
          <w:sz w:val="20"/>
          <w:szCs w:val="24"/>
          <w:rtl/>
          <w:lang w:eastAsia="he-IL"/>
        </w:rPr>
        <w:t xml:space="preserve"> זה</w:t>
      </w:r>
      <w:r w:rsidRPr="00AD5400">
        <w:rPr>
          <w:rFonts w:ascii="Times New Roman" w:eastAsia="Times New Roman" w:hAnsi="Times New Roman" w:cs="David"/>
          <w:sz w:val="20"/>
          <w:szCs w:val="24"/>
          <w:rtl/>
          <w:lang w:eastAsia="he-IL"/>
        </w:rPr>
        <w:t>, לפי 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קול דעתו הבלעדי</w:t>
      </w:r>
      <w:r w:rsidRPr="00AD5400">
        <w:rPr>
          <w:rFonts w:ascii="Times New Roman" w:eastAsia="Times New Roman" w:hAnsi="Times New Roman" w:cs="David" w:hint="cs"/>
          <w:sz w:val="20"/>
          <w:szCs w:val="24"/>
          <w:rtl/>
          <w:lang w:eastAsia="he-IL"/>
        </w:rPr>
        <w:t xml:space="preserve">, </w:t>
      </w:r>
      <w:r w:rsidRPr="00AD5400">
        <w:rPr>
          <w:rFonts w:ascii="Times New Roman" w:eastAsia="Times New Roman" w:hAnsi="Times New Roman" w:cs="David"/>
          <w:sz w:val="20"/>
          <w:szCs w:val="24"/>
          <w:rtl/>
          <w:lang w:eastAsia="he-IL"/>
        </w:rPr>
        <w:t>בלא צורך בהודעה מוקדמת</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בכל אחד מהמקרים הבאים:</w:t>
      </w:r>
    </w:p>
    <w:p w14:paraId="2F7BBCBE" w14:textId="77777777" w:rsidR="00650D2D" w:rsidRPr="00AD5400"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הפר ו/או לא קיים איזה מהוראות החוזה ולא ת</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 xml:space="preserve">קן </w:t>
      </w:r>
      <w:r w:rsidRPr="00AD5400">
        <w:rPr>
          <w:rFonts w:ascii="Times New Roman" w:eastAsia="Times New Roman" w:hAnsi="Times New Roman" w:cs="David" w:hint="cs"/>
          <w:sz w:val="20"/>
          <w:szCs w:val="24"/>
          <w:rtl/>
          <w:lang w:eastAsia="he-IL"/>
        </w:rPr>
        <w:t>את ה</w:t>
      </w:r>
      <w:r w:rsidRPr="00AD5400">
        <w:rPr>
          <w:rFonts w:ascii="Times New Roman" w:eastAsia="Times New Roman" w:hAnsi="Times New Roman" w:cs="David"/>
          <w:sz w:val="20"/>
          <w:szCs w:val="24"/>
          <w:rtl/>
          <w:lang w:eastAsia="he-IL"/>
        </w:rPr>
        <w:t>הפרה</w:t>
      </w:r>
      <w:r w:rsidRPr="00AD5400">
        <w:rPr>
          <w:rFonts w:ascii="Times New Roman" w:eastAsia="Times New Roman" w:hAnsi="Times New Roman" w:cs="David" w:hint="cs"/>
          <w:sz w:val="20"/>
          <w:szCs w:val="24"/>
          <w:rtl/>
          <w:lang w:eastAsia="he-IL"/>
        </w:rPr>
        <w:t xml:space="preserve"> כאמור,</w:t>
      </w:r>
      <w:r w:rsidRPr="00AD5400">
        <w:rPr>
          <w:rFonts w:ascii="Times New Roman" w:eastAsia="Times New Roman" w:hAnsi="Times New Roman" w:cs="David"/>
          <w:sz w:val="20"/>
          <w:szCs w:val="24"/>
          <w:rtl/>
          <w:lang w:eastAsia="he-IL"/>
        </w:rPr>
        <w:t xml:space="preserve"> לאחר שק</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בל התראה על כך מהמזמין בתוך הזמן הנקוב בהתראה.</w:t>
      </w:r>
    </w:p>
    <w:p w14:paraId="39049C64" w14:textId="77777777" w:rsidR="00650D2D" w:rsidRPr="00AD5400"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המזמין התרה במתכנן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שאין הוא מבצע את עבודתו בצורה המבטיחה את 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צועה התקין ו/או התקדמותה וסיומה לפי לוח הזמנים.</w:t>
      </w:r>
    </w:p>
    <w:p w14:paraId="00F07A3B" w14:textId="77777777" w:rsidR="00650D2D" w:rsidRPr="00AD5400"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הפר את הוראת סעיף 7.5 לעיל.</w:t>
      </w:r>
    </w:p>
    <w:p w14:paraId="248DCB01" w14:textId="77777777" w:rsidR="00650D2D" w:rsidRPr="00AD5400"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AD5400">
        <w:rPr>
          <w:rFonts w:ascii="Times New Roman" w:eastAsia="Times New Roman" w:hAnsi="Times New Roman" w:cs="David"/>
          <w:sz w:val="20"/>
          <w:szCs w:val="24"/>
          <w:rtl/>
          <w:lang w:eastAsia="he-IL"/>
        </w:rPr>
        <w:t>נבצר מהמתכנן או מהמנהל הראשי לקיים את ה</w:t>
      </w:r>
      <w:r w:rsidRPr="00AD5400">
        <w:rPr>
          <w:rFonts w:ascii="Times New Roman" w:eastAsia="Times New Roman" w:hAnsi="Times New Roman" w:cs="David" w:hint="cs"/>
          <w:sz w:val="20"/>
          <w:szCs w:val="24"/>
          <w:rtl/>
          <w:lang w:eastAsia="he-IL"/>
        </w:rPr>
        <w:t xml:space="preserve">וראות </w:t>
      </w:r>
      <w:r w:rsidRPr="00AD5400">
        <w:rPr>
          <w:rFonts w:ascii="Times New Roman" w:eastAsia="Times New Roman" w:hAnsi="Times New Roman" w:cs="David"/>
          <w:sz w:val="20"/>
          <w:szCs w:val="24"/>
          <w:rtl/>
          <w:lang w:eastAsia="he-IL"/>
        </w:rPr>
        <w:t>חוזה</w:t>
      </w:r>
      <w:r w:rsidRPr="00AD5400">
        <w:rPr>
          <w:rFonts w:ascii="Times New Roman" w:eastAsia="Times New Roman" w:hAnsi="Times New Roman" w:cs="David" w:hint="cs"/>
          <w:sz w:val="20"/>
          <w:szCs w:val="24"/>
          <w:rtl/>
          <w:lang w:eastAsia="he-IL"/>
        </w:rPr>
        <w:t xml:space="preserve"> זה,</w:t>
      </w:r>
      <w:r w:rsidRPr="00AD5400">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ר לפעולה משפטית או בלתי כש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ר למתן שירותי המתכנן או אם ארע אירוע דומה.</w:t>
      </w:r>
    </w:p>
    <w:p w14:paraId="6EB1A739" w14:textId="77777777" w:rsidR="00650D2D" w:rsidRPr="00AD5400"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חל שינוי בהחזקת המניות ו/או בהרכב המנהלים של המתכנן.</w:t>
      </w:r>
    </w:p>
    <w:p w14:paraId="30693473" w14:textId="77777777" w:rsidR="00650D2D" w:rsidRPr="00AD5400"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בוטל החוזה כאמור בסעיף 12.3.1 לעיל</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צע עד לב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טול החוזה</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וזאת לפי השיעור המפורט בנספחים </w:t>
      </w:r>
      <w:r w:rsidRPr="00AD5400">
        <w:rPr>
          <w:rFonts w:ascii="Times New Roman" w:eastAsia="Times New Roman" w:hAnsi="Times New Roman" w:cs="David"/>
          <w:bCs/>
          <w:sz w:val="20"/>
          <w:szCs w:val="24"/>
          <w:rtl/>
          <w:lang w:eastAsia="he-IL"/>
        </w:rPr>
        <w:t>ד'</w:t>
      </w:r>
      <w:r w:rsidRPr="00AD5400">
        <w:rPr>
          <w:rFonts w:ascii="Times New Roman" w:eastAsia="Times New Roman" w:hAnsi="Times New Roman" w:cs="David" w:hint="cs"/>
          <w:bCs/>
          <w:sz w:val="20"/>
          <w:szCs w:val="24"/>
          <w:rtl/>
          <w:lang w:eastAsia="he-IL"/>
        </w:rPr>
        <w:t xml:space="preserve"> </w:t>
      </w:r>
      <w:r w:rsidRPr="00AD5400">
        <w:rPr>
          <w:rFonts w:ascii="Times New Roman" w:eastAsia="Times New Roman" w:hAnsi="Times New Roman" w:cs="David"/>
          <w:bCs/>
          <w:sz w:val="20"/>
          <w:szCs w:val="24"/>
          <w:rtl/>
          <w:lang w:eastAsia="he-IL"/>
        </w:rPr>
        <w:t xml:space="preserve">ו -ה' </w:t>
      </w:r>
      <w:r w:rsidRPr="00AD5400">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AD5400">
        <w:rPr>
          <w:rFonts w:ascii="Times New Roman" w:eastAsia="Times New Roman" w:hAnsi="Times New Roman" w:cs="David"/>
          <w:bCs/>
          <w:sz w:val="20"/>
          <w:szCs w:val="24"/>
          <w:rtl/>
          <w:lang w:eastAsia="he-IL"/>
        </w:rPr>
        <w:t xml:space="preserve">ד' ו-ה' </w:t>
      </w:r>
      <w:r w:rsidRPr="00AD5400">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4F0DEFE0" w14:textId="77777777" w:rsidR="00650D2D" w:rsidRPr="00AD5400"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הודעה בדבר הבאת החוזה לידי גמר כאמור בסעיף 12.3.1 לעיל</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לא תשמש עילה למתכנן לתביעת פיצויים כלשהם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לטענה</w:t>
      </w:r>
      <w:r w:rsidRPr="00AD5400">
        <w:rPr>
          <w:rFonts w:ascii="Times New Roman" w:eastAsia="Times New Roman" w:hAnsi="Times New Roman" w:cs="David" w:hint="cs"/>
          <w:sz w:val="20"/>
          <w:szCs w:val="24"/>
          <w:rtl/>
          <w:lang w:eastAsia="he-IL"/>
        </w:rPr>
        <w:t xml:space="preserve"> ו/או לדרישה ו/או לתלונה</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 xml:space="preserve">או </w:t>
      </w:r>
      <w:r w:rsidRPr="00AD5400">
        <w:rPr>
          <w:rFonts w:ascii="Times New Roman" w:eastAsia="Times New Roman" w:hAnsi="Times New Roman" w:cs="David" w:hint="cs"/>
          <w:sz w:val="20"/>
          <w:szCs w:val="24"/>
          <w:rtl/>
          <w:lang w:eastAsia="he-IL"/>
        </w:rPr>
        <w:t>ל</w:t>
      </w:r>
      <w:r w:rsidRPr="00AD5400">
        <w:rPr>
          <w:rFonts w:ascii="Times New Roman" w:eastAsia="Times New Roman" w:hAnsi="Times New Roman" w:cs="David"/>
          <w:sz w:val="20"/>
          <w:szCs w:val="24"/>
          <w:rtl/>
          <w:lang w:eastAsia="he-IL"/>
        </w:rPr>
        <w:t>תביעה כלשהי, פרט לאמור בסעיף 12.3.2 לעיל, והשכר שישולם לפי סעיף 12.3.2</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AD5400">
        <w:rPr>
          <w:rFonts w:ascii="Times New Roman" w:eastAsia="Times New Roman" w:hAnsi="Times New Roman" w:cs="David" w:hint="cs"/>
          <w:sz w:val="20"/>
          <w:szCs w:val="24"/>
          <w:rtl/>
          <w:lang w:eastAsia="he-IL"/>
        </w:rPr>
        <w:t>ל פי</w:t>
      </w:r>
      <w:r w:rsidRPr="00AD5400">
        <w:rPr>
          <w:rFonts w:ascii="Times New Roman" w:eastAsia="Times New Roman" w:hAnsi="Times New Roman" w:cs="David"/>
          <w:sz w:val="20"/>
          <w:szCs w:val="24"/>
          <w:rtl/>
          <w:lang w:eastAsia="he-IL"/>
        </w:rPr>
        <w:t xml:space="preserve"> חוזה</w:t>
      </w:r>
      <w:r w:rsidRPr="00AD5400">
        <w:rPr>
          <w:rFonts w:ascii="Times New Roman" w:eastAsia="Times New Roman" w:hAnsi="Times New Roman" w:cs="David" w:hint="cs"/>
          <w:sz w:val="20"/>
          <w:szCs w:val="24"/>
          <w:rtl/>
          <w:lang w:eastAsia="he-IL"/>
        </w:rPr>
        <w:t xml:space="preserve"> זה</w:t>
      </w:r>
      <w:r w:rsidRPr="00AD5400">
        <w:rPr>
          <w:rFonts w:ascii="Times New Roman" w:eastAsia="Times New Roman" w:hAnsi="Times New Roman" w:cs="David"/>
          <w:sz w:val="20"/>
          <w:szCs w:val="24"/>
          <w:rtl/>
          <w:lang w:eastAsia="he-IL"/>
        </w:rPr>
        <w:t xml:space="preserve"> ובין מכוח עילה כלשהי ע</w:t>
      </w:r>
      <w:r w:rsidRPr="00AD5400">
        <w:rPr>
          <w:rFonts w:ascii="Times New Roman" w:eastAsia="Times New Roman" w:hAnsi="Times New Roman" w:cs="David" w:hint="cs"/>
          <w:sz w:val="20"/>
          <w:szCs w:val="24"/>
          <w:rtl/>
          <w:lang w:eastAsia="he-IL"/>
        </w:rPr>
        <w:t>ל פי</w:t>
      </w:r>
      <w:r w:rsidRPr="00AD5400">
        <w:rPr>
          <w:rFonts w:ascii="Times New Roman" w:eastAsia="Times New Roman" w:hAnsi="Times New Roman" w:cs="David"/>
          <w:sz w:val="20"/>
          <w:szCs w:val="24"/>
          <w:rtl/>
          <w:lang w:eastAsia="he-IL"/>
        </w:rPr>
        <w:t xml:space="preserve"> הדין.</w:t>
      </w:r>
    </w:p>
    <w:p w14:paraId="64B844E1"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ר למתן השירותים ע</w:t>
      </w:r>
      <w:r w:rsidRPr="00AD5400">
        <w:rPr>
          <w:rFonts w:ascii="Times New Roman" w:eastAsia="Times New Roman" w:hAnsi="Times New Roman" w:cs="David" w:hint="cs"/>
          <w:sz w:val="20"/>
          <w:szCs w:val="24"/>
          <w:rtl/>
          <w:lang w:eastAsia="he-IL"/>
        </w:rPr>
        <w:t>ל פ</w:t>
      </w:r>
      <w:r w:rsidRPr="00AD5400">
        <w:rPr>
          <w:rFonts w:ascii="Times New Roman" w:eastAsia="Times New Roman" w:hAnsi="Times New Roman" w:cs="David"/>
          <w:sz w:val="20"/>
          <w:szCs w:val="24"/>
          <w:rtl/>
          <w:lang w:eastAsia="he-IL"/>
        </w:rPr>
        <w:t>י חוזה זה או אם אירע אירוע דומה למתכנן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יהיה המזמין זכאי לבטל </w:t>
      </w:r>
      <w:r w:rsidRPr="00AD5400">
        <w:rPr>
          <w:rFonts w:ascii="Times New Roman" w:eastAsia="Times New Roman" w:hAnsi="Times New Roman" w:cs="David" w:hint="cs"/>
          <w:sz w:val="20"/>
          <w:szCs w:val="24"/>
          <w:rtl/>
          <w:lang w:eastAsia="he-IL"/>
        </w:rPr>
        <w:t xml:space="preserve">את </w:t>
      </w:r>
      <w:r w:rsidRPr="00AD5400">
        <w:rPr>
          <w:rFonts w:ascii="Times New Roman" w:eastAsia="Times New Roman" w:hAnsi="Times New Roman" w:cs="David"/>
          <w:sz w:val="20"/>
          <w:szCs w:val="24"/>
          <w:rtl/>
          <w:lang w:eastAsia="he-IL"/>
        </w:rPr>
        <w:t>החוזה ויחולו הוראות סעיפים 12.3.2 ו - 12.3.3 לעיל.</w:t>
      </w:r>
    </w:p>
    <w:p w14:paraId="0C376A25"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התשלום ע</w:t>
      </w:r>
      <w:r w:rsidRPr="00AD5400">
        <w:rPr>
          <w:rFonts w:ascii="Times New Roman" w:eastAsia="Times New Roman" w:hAnsi="Times New Roman" w:cs="David" w:hint="cs"/>
          <w:sz w:val="20"/>
          <w:szCs w:val="24"/>
          <w:rtl/>
          <w:lang w:eastAsia="he-IL"/>
        </w:rPr>
        <w:t>ל פי</w:t>
      </w:r>
      <w:r w:rsidRPr="00AD5400">
        <w:rPr>
          <w:rFonts w:ascii="Times New Roman" w:eastAsia="Times New Roman" w:hAnsi="Times New Roman" w:cs="David"/>
          <w:sz w:val="20"/>
          <w:szCs w:val="24"/>
          <w:rtl/>
          <w:lang w:eastAsia="he-IL"/>
        </w:rPr>
        <w:t xml:space="preserve"> סעיפים 12.1, 12.2 ו-12.3 לעיל</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AD5400">
        <w:rPr>
          <w:rFonts w:ascii="Times New Roman" w:eastAsia="Times New Roman" w:hAnsi="Times New Roman" w:cs="David" w:hint="cs"/>
          <w:sz w:val="20"/>
          <w:szCs w:val="24"/>
          <w:rtl/>
          <w:lang w:eastAsia="he-IL"/>
        </w:rPr>
        <w:t>ל פי</w:t>
      </w:r>
      <w:r w:rsidRPr="00AD5400">
        <w:rPr>
          <w:rFonts w:ascii="Times New Roman" w:eastAsia="Times New Roman" w:hAnsi="Times New Roman" w:cs="David"/>
          <w:sz w:val="20"/>
          <w:szCs w:val="24"/>
          <w:rtl/>
          <w:lang w:eastAsia="he-IL"/>
        </w:rPr>
        <w:t xml:space="preserve"> הסעיפים הנ"ל.</w:t>
      </w:r>
    </w:p>
    <w:p w14:paraId="44EFD154"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בכל מקרה של הבאת חוזה</w:t>
      </w:r>
      <w:r w:rsidRPr="00AD5400">
        <w:rPr>
          <w:rFonts w:ascii="Times New Roman" w:eastAsia="Times New Roman" w:hAnsi="Times New Roman" w:cs="David" w:hint="cs"/>
          <w:sz w:val="20"/>
          <w:szCs w:val="24"/>
          <w:rtl/>
          <w:lang w:eastAsia="he-IL"/>
        </w:rPr>
        <w:t xml:space="preserve"> זה לידי</w:t>
      </w:r>
      <w:r w:rsidRPr="00AD5400">
        <w:rPr>
          <w:rFonts w:ascii="Times New Roman" w:eastAsia="Times New Roman" w:hAnsi="Times New Roman" w:cs="David"/>
          <w:sz w:val="20"/>
          <w:szCs w:val="24"/>
          <w:rtl/>
          <w:lang w:eastAsia="he-IL"/>
        </w:rPr>
        <w:t xml:space="preserve"> גמר או ביטולו</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יהיה המזמין זכאי למסור את 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המשך 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F3E4CB9"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כל אימת שהמתכנן לא יקיים איזו מהתחייבויותיו לפי חוזה</w:t>
      </w:r>
      <w:r w:rsidRPr="00AD5400">
        <w:rPr>
          <w:rFonts w:ascii="Times New Roman" w:eastAsia="Times New Roman" w:hAnsi="Times New Roman" w:cs="David" w:hint="cs"/>
          <w:sz w:val="20"/>
          <w:szCs w:val="24"/>
          <w:rtl/>
          <w:lang w:eastAsia="he-IL"/>
        </w:rPr>
        <w:t xml:space="preserve"> זה</w:t>
      </w:r>
      <w:r w:rsidRPr="00AD5400">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4121A71" w14:textId="77777777" w:rsidR="00650D2D" w:rsidRPr="00AD5400" w:rsidRDefault="00650D2D" w:rsidP="0006071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558D3498" w14:textId="77777777" w:rsidR="00650D2D" w:rsidRPr="00AD5400"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AD5400">
        <w:rPr>
          <w:rFonts w:ascii="Times New Roman" w:eastAsia="Times New Roman" w:hAnsi="Times New Roman" w:cs="David"/>
          <w:bCs/>
          <w:sz w:val="20"/>
          <w:szCs w:val="24"/>
          <w:u w:val="single"/>
          <w:rtl/>
          <w:lang w:eastAsia="he-IL"/>
        </w:rPr>
        <w:t>העברת זכויות</w:t>
      </w:r>
    </w:p>
    <w:p w14:paraId="2527995E"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אין המתכנן רשאי להסב לאחר את החוזה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 xml:space="preserve">או כל חלק ממנו, וכן אין הוא רשאי להעביר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 xml:space="preserve">או להסב לאחר כל זכות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חובה לפי חוזה</w:t>
      </w:r>
      <w:r w:rsidRPr="00AD5400">
        <w:rPr>
          <w:rFonts w:ascii="Times New Roman" w:eastAsia="Times New Roman" w:hAnsi="Times New Roman" w:cs="David" w:hint="cs"/>
          <w:sz w:val="20"/>
          <w:szCs w:val="24"/>
          <w:rtl/>
          <w:lang w:eastAsia="he-IL"/>
        </w:rPr>
        <w:t xml:space="preserve"> זה</w:t>
      </w:r>
      <w:r w:rsidRPr="00AD5400">
        <w:rPr>
          <w:rFonts w:ascii="Times New Roman" w:eastAsia="Times New Roman" w:hAnsi="Times New Roman" w:cs="David"/>
          <w:sz w:val="20"/>
          <w:szCs w:val="24"/>
          <w:rtl/>
          <w:lang w:eastAsia="he-IL"/>
        </w:rPr>
        <w:t>, אלא בהסכמת המזמין בכתב ומראש.</w:t>
      </w:r>
    </w:p>
    <w:p w14:paraId="7B335F12"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אין המתכנן רשאי למסור לאחר את 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שרותי המתכנן, כולם או מקצתם, אלא בהסכמת המזמין בכתב ומראש.</w:t>
      </w:r>
    </w:p>
    <w:p w14:paraId="7CD33104"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ניתנה הסכמת המזמין לפי סעיפים 13.1 או 13.2 לעיל, הרי </w:t>
      </w:r>
      <w:r w:rsidRPr="00AD5400">
        <w:rPr>
          <w:rFonts w:ascii="Times New Roman" w:eastAsia="Times New Roman" w:hAnsi="Times New Roman" w:cs="David" w:hint="cs"/>
          <w:sz w:val="20"/>
          <w:szCs w:val="24"/>
          <w:rtl/>
          <w:lang w:eastAsia="he-IL"/>
        </w:rPr>
        <w:t>ש</w:t>
      </w:r>
      <w:r w:rsidRPr="00AD5400">
        <w:rPr>
          <w:rFonts w:ascii="Times New Roman" w:eastAsia="Times New Roman" w:hAnsi="Times New Roman" w:cs="David"/>
          <w:sz w:val="20"/>
          <w:szCs w:val="24"/>
          <w:rtl/>
          <w:lang w:eastAsia="he-IL"/>
        </w:rPr>
        <w:t>אין בכך כדי לפטור את המתכנן מאחריותו והתחייבויותיו לפי חוזה</w:t>
      </w:r>
      <w:r w:rsidRPr="00AD5400">
        <w:rPr>
          <w:rFonts w:ascii="Times New Roman" w:eastAsia="Times New Roman" w:hAnsi="Times New Roman" w:cs="David" w:hint="cs"/>
          <w:sz w:val="20"/>
          <w:szCs w:val="24"/>
          <w:rtl/>
          <w:lang w:eastAsia="he-IL"/>
        </w:rPr>
        <w:t xml:space="preserve"> זה על נספחיו</w:t>
      </w:r>
      <w:r w:rsidRPr="00AD5400">
        <w:rPr>
          <w:rFonts w:ascii="Times New Roman" w:eastAsia="Times New Roman" w:hAnsi="Times New Roman" w:cs="David"/>
          <w:sz w:val="20"/>
          <w:szCs w:val="24"/>
          <w:rtl/>
          <w:lang w:eastAsia="he-IL"/>
        </w:rPr>
        <w:t xml:space="preserve"> ומזכויות המזמין על פיו, והמתכנן </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 xml:space="preserve">ישא באחריות מלאה, כלפי המזמין וכלפי </w:t>
      </w:r>
      <w:r w:rsidRPr="00AD5400">
        <w:rPr>
          <w:rFonts w:ascii="Times New Roman" w:eastAsia="Times New Roman" w:hAnsi="Times New Roman" w:cs="David" w:hint="cs"/>
          <w:sz w:val="20"/>
          <w:szCs w:val="24"/>
          <w:rtl/>
          <w:lang w:eastAsia="he-IL"/>
        </w:rPr>
        <w:t xml:space="preserve">כל </w:t>
      </w:r>
      <w:r w:rsidRPr="00AD5400">
        <w:rPr>
          <w:rFonts w:ascii="Times New Roman" w:eastAsia="Times New Roman" w:hAnsi="Times New Roman" w:cs="David"/>
          <w:sz w:val="20"/>
          <w:szCs w:val="24"/>
          <w:rtl/>
          <w:lang w:eastAsia="he-IL"/>
        </w:rPr>
        <w:t xml:space="preserve">צד שלישי שהוא, גם לכל מעשה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AD5400">
        <w:rPr>
          <w:rFonts w:ascii="Times New Roman" w:eastAsia="Times New Roman" w:hAnsi="Times New Roman" w:cs="David" w:hint="cs"/>
          <w:sz w:val="20"/>
          <w:szCs w:val="24"/>
          <w:rtl/>
          <w:lang w:eastAsia="he-IL"/>
        </w:rPr>
        <w:t xml:space="preserve"> ו/או</w:t>
      </w:r>
      <w:r w:rsidRPr="00AD5400">
        <w:rPr>
          <w:rFonts w:ascii="Times New Roman" w:eastAsia="Times New Roman" w:hAnsi="Times New Roman" w:cs="David"/>
          <w:sz w:val="20"/>
          <w:szCs w:val="24"/>
          <w:rtl/>
          <w:lang w:eastAsia="he-IL"/>
        </w:rPr>
        <w:t xml:space="preserve"> באי כחם ו</w:t>
      </w:r>
      <w:r w:rsidRPr="00AD5400">
        <w:rPr>
          <w:rFonts w:ascii="Times New Roman" w:eastAsia="Times New Roman" w:hAnsi="Times New Roman" w:cs="David" w:hint="cs"/>
          <w:sz w:val="20"/>
          <w:szCs w:val="24"/>
          <w:rtl/>
          <w:lang w:eastAsia="he-IL"/>
        </w:rPr>
        <w:t xml:space="preserve">/או </w:t>
      </w:r>
      <w:r w:rsidRPr="00AD5400">
        <w:rPr>
          <w:rFonts w:ascii="Times New Roman" w:eastAsia="Times New Roman" w:hAnsi="Times New Roman" w:cs="David"/>
          <w:sz w:val="20"/>
          <w:szCs w:val="24"/>
          <w:rtl/>
          <w:lang w:eastAsia="he-IL"/>
        </w:rPr>
        <w:t>עובדיהם</w:t>
      </w:r>
      <w:r w:rsidRPr="00AD5400">
        <w:rPr>
          <w:rFonts w:ascii="Times New Roman" w:eastAsia="Times New Roman" w:hAnsi="Times New Roman" w:cs="David" w:hint="cs"/>
          <w:sz w:val="20"/>
          <w:szCs w:val="24"/>
          <w:rtl/>
          <w:lang w:eastAsia="he-IL"/>
        </w:rPr>
        <w:t xml:space="preserve"> ו/או מי מטעמם</w:t>
      </w:r>
      <w:r w:rsidRPr="00AD5400">
        <w:rPr>
          <w:rFonts w:ascii="Times New Roman" w:eastAsia="Times New Roman" w:hAnsi="Times New Roman" w:cs="David"/>
          <w:sz w:val="20"/>
          <w:szCs w:val="24"/>
          <w:rtl/>
          <w:lang w:eastAsia="he-IL"/>
        </w:rPr>
        <w:t>, ואילו למזמין ישמרו כל זכויותיו כלפי המתכנן.</w:t>
      </w:r>
    </w:p>
    <w:p w14:paraId="4D0C73D8"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בות המתכנן כמתחייב מהאמור</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AD5400">
        <w:rPr>
          <w:rFonts w:ascii="Times New Roman" w:eastAsia="Times New Roman" w:hAnsi="Times New Roman" w:cs="David" w:hint="cs"/>
          <w:sz w:val="20"/>
          <w:szCs w:val="24"/>
          <w:rtl/>
          <w:lang w:eastAsia="he-IL"/>
        </w:rPr>
        <w:t xml:space="preserve">את </w:t>
      </w:r>
      <w:r w:rsidRPr="00AD5400">
        <w:rPr>
          <w:rFonts w:ascii="Times New Roman" w:eastAsia="Times New Roman" w:hAnsi="Times New Roman" w:cs="David"/>
          <w:sz w:val="20"/>
          <w:szCs w:val="24"/>
          <w:rtl/>
          <w:lang w:eastAsia="he-IL"/>
        </w:rPr>
        <w:t>החוזה ויחולו הוראות סעיף 12.3.2 ו-12.3.3 לעיל.</w:t>
      </w:r>
    </w:p>
    <w:p w14:paraId="71C4F604" w14:textId="77777777" w:rsidR="00650D2D" w:rsidRPr="00AD5400"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2C1EDB69" w14:textId="77777777" w:rsidR="00650D2D" w:rsidRPr="00AD5400" w:rsidRDefault="00650D2D" w:rsidP="00650D2D">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AD5400">
        <w:rPr>
          <w:rFonts w:ascii="Times New Roman" w:eastAsia="Times New Roman" w:hAnsi="Times New Roman" w:cs="David"/>
          <w:bCs/>
          <w:sz w:val="20"/>
          <w:szCs w:val="24"/>
          <w:u w:val="single"/>
          <w:rtl/>
          <w:lang w:eastAsia="he-IL"/>
        </w:rPr>
        <w:t>סיום שרותי המתכנן</w:t>
      </w:r>
    </w:p>
    <w:p w14:paraId="36D40A9C" w14:textId="77777777" w:rsidR="00650D2D" w:rsidRPr="00AD5400"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רותי המתכנן יחושבו כבאים לסיום בכל אחד מהמקרים הבאים:</w:t>
      </w:r>
    </w:p>
    <w:p w14:paraId="7FA7D6BD" w14:textId="77777777" w:rsidR="00650D2D" w:rsidRPr="00AD5400"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חוזה</w:t>
      </w:r>
      <w:r w:rsidRPr="00AD5400">
        <w:rPr>
          <w:rFonts w:ascii="Times New Roman" w:eastAsia="Times New Roman" w:hAnsi="Times New Roman" w:cs="David" w:hint="cs"/>
          <w:sz w:val="20"/>
          <w:szCs w:val="24"/>
          <w:rtl/>
          <w:lang w:eastAsia="he-IL"/>
        </w:rPr>
        <w:t xml:space="preserve"> זה</w:t>
      </w:r>
      <w:r w:rsidRPr="00AD5400">
        <w:rPr>
          <w:rFonts w:ascii="Times New Roman" w:eastAsia="Times New Roman" w:hAnsi="Times New Roman" w:cs="David"/>
          <w:sz w:val="20"/>
          <w:szCs w:val="24"/>
          <w:rtl/>
          <w:lang w:eastAsia="he-IL"/>
        </w:rPr>
        <w:t xml:space="preserve"> הובא לידי </w:t>
      </w:r>
      <w:r w:rsidRPr="00AD5400">
        <w:rPr>
          <w:rFonts w:ascii="Times New Roman" w:eastAsia="Times New Roman" w:hAnsi="Times New Roman" w:cs="David" w:hint="cs"/>
          <w:sz w:val="20"/>
          <w:szCs w:val="24"/>
          <w:rtl/>
          <w:lang w:eastAsia="he-IL"/>
        </w:rPr>
        <w:t>גמר</w:t>
      </w:r>
      <w:r w:rsidRPr="00AD5400">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64E60938" w14:textId="77777777" w:rsidR="00650D2D" w:rsidRPr="00AD5400"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עם מתן א</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שור בכתב ע"י המזמין למתכנן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כי הושלם מתן שרותי המתכנן ע</w:t>
      </w:r>
      <w:r w:rsidRPr="00AD5400">
        <w:rPr>
          <w:rFonts w:ascii="Times New Roman" w:eastAsia="Times New Roman" w:hAnsi="Times New Roman" w:cs="David" w:hint="cs"/>
          <w:sz w:val="20"/>
          <w:szCs w:val="24"/>
          <w:rtl/>
          <w:lang w:eastAsia="he-IL"/>
        </w:rPr>
        <w:t>ל פי</w:t>
      </w:r>
      <w:r w:rsidRPr="00AD5400">
        <w:rPr>
          <w:rFonts w:ascii="Times New Roman" w:eastAsia="Times New Roman" w:hAnsi="Times New Roman" w:cs="David"/>
          <w:sz w:val="20"/>
          <w:szCs w:val="24"/>
          <w:rtl/>
          <w:lang w:eastAsia="he-IL"/>
        </w:rPr>
        <w:t xml:space="preserve"> חוזה</w:t>
      </w:r>
      <w:r w:rsidRPr="00AD5400">
        <w:rPr>
          <w:rFonts w:ascii="Times New Roman" w:eastAsia="Times New Roman" w:hAnsi="Times New Roman" w:cs="David" w:hint="cs"/>
          <w:sz w:val="20"/>
          <w:szCs w:val="24"/>
          <w:rtl/>
          <w:lang w:eastAsia="he-IL"/>
        </w:rPr>
        <w:t xml:space="preserve"> זה</w:t>
      </w:r>
      <w:r w:rsidRPr="00AD5400">
        <w:rPr>
          <w:rFonts w:ascii="Times New Roman" w:eastAsia="Times New Roman" w:hAnsi="Times New Roman" w:cs="David"/>
          <w:sz w:val="20"/>
          <w:szCs w:val="24"/>
          <w:rtl/>
          <w:lang w:eastAsia="he-IL"/>
        </w:rPr>
        <w:t>.</w:t>
      </w:r>
    </w:p>
    <w:p w14:paraId="67FC8D39" w14:textId="77777777" w:rsidR="00650D2D" w:rsidRPr="00AD5400"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AD5400">
        <w:rPr>
          <w:rFonts w:ascii="Times New Roman" w:eastAsia="Times New Roman" w:hAnsi="Times New Roman" w:cs="David"/>
          <w:bCs/>
          <w:sz w:val="20"/>
          <w:szCs w:val="24"/>
          <w:u w:val="single"/>
          <w:rtl/>
          <w:lang w:eastAsia="he-IL"/>
        </w:rPr>
        <w:t>סודיות והמצאת מסמכים</w:t>
      </w:r>
    </w:p>
    <w:p w14:paraId="5EC2A26A"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רותי המתכנן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AD5400">
        <w:rPr>
          <w:rFonts w:ascii="Times New Roman" w:eastAsia="Times New Roman" w:hAnsi="Times New Roman" w:cs="David" w:hint="cs"/>
          <w:sz w:val="20"/>
          <w:szCs w:val="24"/>
          <w:rtl/>
          <w:lang w:eastAsia="he-IL"/>
        </w:rPr>
        <w:t>ו/או על ידי</w:t>
      </w:r>
      <w:r w:rsidRPr="00AD5400">
        <w:rPr>
          <w:rFonts w:ascii="Times New Roman" w:eastAsia="Times New Roman" w:hAnsi="Times New Roman" w:cs="David"/>
          <w:sz w:val="20"/>
          <w:szCs w:val="24"/>
          <w:rtl/>
          <w:lang w:eastAsia="he-IL"/>
        </w:rPr>
        <w:t xml:space="preserve"> מ</w:t>
      </w:r>
      <w:r w:rsidRPr="00AD5400">
        <w:rPr>
          <w:rFonts w:ascii="Times New Roman" w:eastAsia="Times New Roman" w:hAnsi="Times New Roman" w:cs="David" w:hint="cs"/>
          <w:sz w:val="20"/>
          <w:szCs w:val="24"/>
          <w:rtl/>
          <w:lang w:eastAsia="he-IL"/>
        </w:rPr>
        <w:t>י מ</w:t>
      </w:r>
      <w:r w:rsidRPr="00AD5400">
        <w:rPr>
          <w:rFonts w:ascii="Times New Roman" w:eastAsia="Times New Roman" w:hAnsi="Times New Roman" w:cs="David"/>
          <w:sz w:val="20"/>
          <w:szCs w:val="24"/>
          <w:rtl/>
          <w:lang w:eastAsia="he-IL"/>
        </w:rPr>
        <w:t xml:space="preserve">טעמו ובין שהוכנו על ידי המזמין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 xml:space="preserve">או המנהל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 xml:space="preserve">או </w:t>
      </w:r>
      <w:r w:rsidRPr="00AD5400">
        <w:rPr>
          <w:rFonts w:ascii="Times New Roman" w:eastAsia="Times New Roman" w:hAnsi="Times New Roman" w:cs="David" w:hint="cs"/>
          <w:sz w:val="20"/>
          <w:szCs w:val="24"/>
          <w:rtl/>
          <w:lang w:eastAsia="he-IL"/>
        </w:rPr>
        <w:t xml:space="preserve">מי </w:t>
      </w:r>
      <w:r w:rsidRPr="00AD5400">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BDDAD1F"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מבלי לגרוע מאחריותו </w:t>
      </w:r>
      <w:r w:rsidRPr="00AD5400">
        <w:rPr>
          <w:rFonts w:ascii="Times New Roman" w:eastAsia="Times New Roman" w:hAnsi="Times New Roman" w:cs="David" w:hint="cs"/>
          <w:sz w:val="20"/>
          <w:szCs w:val="24"/>
          <w:rtl/>
          <w:lang w:eastAsia="he-IL"/>
        </w:rPr>
        <w:t xml:space="preserve">של המתכנן </w:t>
      </w:r>
      <w:r w:rsidRPr="00AD5400">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יציית המתכנן לכל דרישה של המנהל בדבר נקיטת אמצעי 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2477EB1"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יחתים את עובדיו</w:t>
      </w:r>
      <w:r w:rsidRPr="00AD5400">
        <w:rPr>
          <w:rFonts w:ascii="Times New Roman" w:eastAsia="Times New Roman" w:hAnsi="Times New Roman" w:cs="David" w:hint="cs"/>
          <w:sz w:val="20"/>
          <w:szCs w:val="24"/>
          <w:rtl/>
          <w:lang w:eastAsia="he-IL"/>
        </w:rPr>
        <w:t xml:space="preserve"> ו/או שלוחיו ו/או אחר מטעמו</w:t>
      </w:r>
      <w:r w:rsidRPr="00AD5400">
        <w:rPr>
          <w:rFonts w:ascii="Times New Roman" w:eastAsia="Times New Roman" w:hAnsi="Times New Roman" w:cs="David"/>
          <w:sz w:val="20"/>
          <w:szCs w:val="24"/>
          <w:rtl/>
          <w:lang w:eastAsia="he-IL"/>
        </w:rPr>
        <w:t xml:space="preserve"> בקשר עם ביצוע הסכם זה</w:t>
      </w:r>
      <w:r w:rsidRPr="00AD5400">
        <w:rPr>
          <w:rFonts w:ascii="Times New Roman" w:eastAsia="Times New Roman" w:hAnsi="Times New Roman" w:cs="David" w:hint="cs"/>
          <w:sz w:val="20"/>
          <w:szCs w:val="24"/>
          <w:rtl/>
          <w:lang w:eastAsia="he-IL"/>
        </w:rPr>
        <w:t xml:space="preserve"> על נספחיו,</w:t>
      </w:r>
      <w:r w:rsidRPr="00AD5400">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AD5400">
        <w:rPr>
          <w:rFonts w:ascii="Times New Roman" w:eastAsia="Times New Roman" w:hAnsi="Times New Roman" w:cs="David"/>
          <w:bCs/>
          <w:sz w:val="20"/>
          <w:szCs w:val="24"/>
          <w:rtl/>
          <w:lang w:eastAsia="he-IL"/>
        </w:rPr>
        <w:t>ו'</w:t>
      </w:r>
      <w:r w:rsidRPr="00AD5400">
        <w:rPr>
          <w:rFonts w:ascii="Times New Roman" w:eastAsia="Times New Roman" w:hAnsi="Times New Roman" w:cs="David"/>
          <w:sz w:val="20"/>
          <w:szCs w:val="24"/>
          <w:rtl/>
          <w:lang w:eastAsia="he-IL"/>
        </w:rPr>
        <w:t>,.</w:t>
      </w:r>
    </w:p>
    <w:p w14:paraId="7BD40CA9" w14:textId="77777777" w:rsidR="00650D2D" w:rsidRPr="00AD5400"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לפי דרישת המזמין ועם סיום שרותי המתכנן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AD5400">
        <w:rPr>
          <w:rFonts w:ascii="Times New Roman" w:eastAsia="Times New Roman" w:hAnsi="Times New Roman" w:cs="David" w:hint="cs"/>
          <w:sz w:val="20"/>
          <w:szCs w:val="24"/>
          <w:rtl/>
          <w:lang w:eastAsia="he-IL"/>
        </w:rPr>
        <w:t>.</w:t>
      </w:r>
    </w:p>
    <w:p w14:paraId="10F6B0B9" w14:textId="77777777" w:rsidR="00650D2D" w:rsidRPr="00AD5400"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AD5400">
        <w:rPr>
          <w:rFonts w:ascii="Times New Roman" w:eastAsia="Times New Roman" w:hAnsi="Times New Roman" w:cs="David"/>
          <w:bCs/>
          <w:sz w:val="20"/>
          <w:szCs w:val="24"/>
          <w:u w:val="single"/>
          <w:rtl/>
          <w:lang w:eastAsia="he-IL"/>
        </w:rPr>
        <w:t>ויתור על זכויות מצד המתכנן</w:t>
      </w:r>
    </w:p>
    <w:p w14:paraId="62E67076" w14:textId="77777777" w:rsidR="00650D2D" w:rsidRPr="00AD5400"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השתמש המזמין כדין בסמכות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AD5400">
        <w:rPr>
          <w:rFonts w:ascii="Times New Roman" w:eastAsia="Times New Roman" w:hAnsi="Times New Roman" w:cs="David" w:hint="cs"/>
          <w:sz w:val="20"/>
          <w:szCs w:val="24"/>
          <w:rtl/>
          <w:lang w:eastAsia="he-IL"/>
        </w:rPr>
        <w:t>מתכנן כל טענה ו/או דרישה ו/או תלונה ו/או</w:t>
      </w:r>
      <w:r w:rsidRPr="00AD5400">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w:t>
      </w:r>
      <w:r w:rsidRPr="00AD5400">
        <w:rPr>
          <w:rFonts w:ascii="Times New Roman" w:eastAsia="Times New Roman" w:hAnsi="Times New Roman" w:cs="David" w:hint="cs"/>
          <w:sz w:val="20"/>
          <w:szCs w:val="24"/>
          <w:rtl/>
          <w:lang w:eastAsia="he-IL"/>
        </w:rPr>
        <w:t xml:space="preserve"> שיפוי ו/או</w:t>
      </w:r>
      <w:r w:rsidRPr="00AD5400">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AD5400">
        <w:rPr>
          <w:rFonts w:ascii="Times New Roman" w:eastAsia="Times New Roman" w:hAnsi="Times New Roman" w:cs="David" w:hint="cs"/>
          <w:sz w:val="20"/>
          <w:szCs w:val="24"/>
          <w:rtl/>
          <w:lang w:eastAsia="he-IL"/>
        </w:rPr>
        <w:t xml:space="preserve"> ו/או</w:t>
      </w:r>
      <w:r w:rsidRPr="00AD5400">
        <w:rPr>
          <w:rFonts w:ascii="Times New Roman" w:eastAsia="Times New Roman" w:hAnsi="Times New Roman" w:cs="David"/>
          <w:sz w:val="20"/>
          <w:szCs w:val="24"/>
          <w:rtl/>
          <w:lang w:eastAsia="he-IL"/>
        </w:rPr>
        <w:t xml:space="preserve"> פגיעה במוניטין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הפסד</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לרבות הפסד רווח העלולים להיגרם לו עקב הביטול</w:t>
      </w:r>
      <w:r w:rsidRPr="00AD5400">
        <w:rPr>
          <w:rFonts w:ascii="Times New Roman" w:eastAsia="Times New Roman" w:hAnsi="Times New Roman" w:cs="David" w:hint="cs"/>
          <w:sz w:val="20"/>
          <w:szCs w:val="24"/>
          <w:rtl/>
          <w:lang w:eastAsia="he-IL"/>
        </w:rPr>
        <w:t xml:space="preserve"> או</w:t>
      </w:r>
      <w:r w:rsidRPr="00AD5400">
        <w:rPr>
          <w:rFonts w:ascii="Times New Roman" w:eastAsia="Times New Roman" w:hAnsi="Times New Roman" w:cs="David"/>
          <w:sz w:val="20"/>
          <w:szCs w:val="24"/>
          <w:rtl/>
          <w:lang w:eastAsia="he-IL"/>
        </w:rPr>
        <w:t xml:space="preserve"> ההפסקה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מכל סיבה אחרת.</w:t>
      </w:r>
    </w:p>
    <w:p w14:paraId="3D75551B" w14:textId="77777777" w:rsidR="00650D2D" w:rsidRPr="00AD5400"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AD5400">
        <w:rPr>
          <w:rFonts w:ascii="Times New Roman" w:eastAsia="Times New Roman" w:hAnsi="Times New Roman" w:cs="David" w:hint="cs"/>
          <w:sz w:val="20"/>
          <w:szCs w:val="24"/>
          <w:rtl/>
          <w:lang w:eastAsia="he-IL"/>
        </w:rPr>
        <w:t xml:space="preserve">, </w:t>
      </w:r>
      <w:r w:rsidRPr="00AD5400">
        <w:rPr>
          <w:rFonts w:ascii="Times New Roman" w:eastAsia="Times New Roman" w:hAnsi="Times New Roman" w:cs="David"/>
          <w:sz w:val="20"/>
          <w:szCs w:val="24"/>
          <w:rtl/>
          <w:lang w:eastAsia="he-IL"/>
        </w:rPr>
        <w:t>שביצע המתכנן על פי חוזה זה.</w:t>
      </w:r>
    </w:p>
    <w:p w14:paraId="594EB869" w14:textId="77777777" w:rsidR="00650D2D" w:rsidRPr="00AD5400"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AD5400">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AD5400">
        <w:rPr>
          <w:rFonts w:ascii="Times New Roman" w:eastAsia="Times New Roman" w:hAnsi="Times New Roman" w:cs="David" w:hint="cs"/>
          <w:sz w:val="20"/>
          <w:szCs w:val="24"/>
          <w:rtl/>
          <w:lang w:eastAsia="he-IL"/>
        </w:rPr>
        <w:t xml:space="preserve">את </w:t>
      </w:r>
      <w:r w:rsidRPr="00AD5400">
        <w:rPr>
          <w:rFonts w:ascii="Times New Roman" w:eastAsia="Times New Roman" w:hAnsi="Times New Roman" w:cs="David"/>
          <w:sz w:val="20"/>
          <w:szCs w:val="24"/>
          <w:rtl/>
          <w:lang w:eastAsia="he-IL"/>
        </w:rPr>
        <w:t>המשך ביצוע 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 xml:space="preserve">רותי המתכנן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מסירתם לידי מתכנן אחר, והינו מתחייב</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3C05788D" w14:textId="77777777" w:rsidR="00650D2D" w:rsidRPr="00AD5400"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AD5400">
        <w:rPr>
          <w:rFonts w:ascii="Times New Roman" w:eastAsia="Times New Roman" w:hAnsi="Times New Roman" w:cs="David"/>
          <w:bCs/>
          <w:sz w:val="20"/>
          <w:szCs w:val="24"/>
          <w:u w:val="single"/>
          <w:rtl/>
          <w:lang w:eastAsia="he-IL"/>
        </w:rPr>
        <w:t>שונות</w:t>
      </w:r>
    </w:p>
    <w:p w14:paraId="38EE7BFC"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המנהל הראשי במשרד המתכנן</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מתחייב לבצע את השירותים שעליו לבצע אישית ע</w:t>
      </w:r>
      <w:r w:rsidRPr="00AD5400">
        <w:rPr>
          <w:rFonts w:ascii="Times New Roman" w:eastAsia="Times New Roman" w:hAnsi="Times New Roman" w:cs="David" w:hint="cs"/>
          <w:sz w:val="20"/>
          <w:szCs w:val="24"/>
          <w:rtl/>
          <w:lang w:eastAsia="he-IL"/>
        </w:rPr>
        <w:t>ל פ</w:t>
      </w:r>
      <w:r w:rsidRPr="00AD5400">
        <w:rPr>
          <w:rFonts w:ascii="Times New Roman" w:eastAsia="Times New Roman" w:hAnsi="Times New Roman" w:cs="David"/>
          <w:sz w:val="20"/>
          <w:szCs w:val="24"/>
          <w:rtl/>
          <w:lang w:eastAsia="he-IL"/>
        </w:rPr>
        <w:t>י חוזה</w:t>
      </w:r>
      <w:r w:rsidRPr="00AD5400">
        <w:rPr>
          <w:rFonts w:ascii="Times New Roman" w:eastAsia="Times New Roman" w:hAnsi="Times New Roman" w:cs="David" w:hint="cs"/>
          <w:sz w:val="20"/>
          <w:szCs w:val="24"/>
          <w:rtl/>
          <w:lang w:eastAsia="he-IL"/>
        </w:rPr>
        <w:t xml:space="preserve"> זה והינו</w:t>
      </w:r>
      <w:r w:rsidRPr="00AD5400">
        <w:rPr>
          <w:rFonts w:ascii="Times New Roman" w:eastAsia="Times New Roman" w:hAnsi="Times New Roman" w:cs="David"/>
          <w:sz w:val="20"/>
          <w:szCs w:val="24"/>
          <w:rtl/>
          <w:lang w:eastAsia="he-IL"/>
        </w:rPr>
        <w:t xml:space="preserve"> אחראי וערב כלפי המזמין לב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התחייבויות המתכנן לפי חוזה</w:t>
      </w:r>
      <w:r w:rsidRPr="00AD5400">
        <w:rPr>
          <w:rFonts w:ascii="Times New Roman" w:eastAsia="Times New Roman" w:hAnsi="Times New Roman" w:cs="David" w:hint="cs"/>
          <w:sz w:val="20"/>
          <w:szCs w:val="24"/>
          <w:rtl/>
          <w:lang w:eastAsia="he-IL"/>
        </w:rPr>
        <w:t xml:space="preserve"> זה על נספחיו</w:t>
      </w:r>
      <w:r w:rsidRPr="00AD5400">
        <w:rPr>
          <w:rFonts w:ascii="Times New Roman" w:eastAsia="Times New Roman" w:hAnsi="Times New Roman" w:cs="David"/>
          <w:sz w:val="20"/>
          <w:szCs w:val="24"/>
          <w:rtl/>
          <w:lang w:eastAsia="he-IL"/>
        </w:rPr>
        <w:t>.</w:t>
      </w:r>
    </w:p>
    <w:p w14:paraId="30174651"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כל צד אשר יפר או לא יקיים איזו מהתחייבויותיו ע</w:t>
      </w:r>
      <w:r w:rsidRPr="00AD5400">
        <w:rPr>
          <w:rFonts w:ascii="Times New Roman" w:eastAsia="Times New Roman" w:hAnsi="Times New Roman" w:cs="David" w:hint="cs"/>
          <w:sz w:val="20"/>
          <w:szCs w:val="24"/>
          <w:rtl/>
          <w:lang w:eastAsia="he-IL"/>
        </w:rPr>
        <w:t>ל פי</w:t>
      </w:r>
      <w:r w:rsidRPr="00AD5400">
        <w:rPr>
          <w:rFonts w:ascii="Times New Roman" w:eastAsia="Times New Roman" w:hAnsi="Times New Roman" w:cs="David"/>
          <w:sz w:val="20"/>
          <w:szCs w:val="24"/>
          <w:rtl/>
          <w:lang w:eastAsia="he-IL"/>
        </w:rPr>
        <w:t xml:space="preserve"> חוזה</w:t>
      </w:r>
      <w:r w:rsidRPr="00AD5400">
        <w:rPr>
          <w:rFonts w:ascii="Times New Roman" w:eastAsia="Times New Roman" w:hAnsi="Times New Roman" w:cs="David" w:hint="cs"/>
          <w:sz w:val="20"/>
          <w:szCs w:val="24"/>
          <w:rtl/>
          <w:lang w:eastAsia="he-IL"/>
        </w:rPr>
        <w:t xml:space="preserve"> זה,</w:t>
      </w:r>
      <w:r w:rsidRPr="00AD5400">
        <w:rPr>
          <w:rFonts w:ascii="Times New Roman" w:eastAsia="Times New Roman" w:hAnsi="Times New Roman" w:cs="David"/>
          <w:sz w:val="20"/>
          <w:szCs w:val="24"/>
          <w:rtl/>
          <w:lang w:eastAsia="he-IL"/>
        </w:rPr>
        <w:t xml:space="preserve"> יהיה חייב לפצות את הצד המקיים על כל הנזקים ו</w:t>
      </w:r>
      <w:r w:rsidRPr="00AD5400">
        <w:rPr>
          <w:rFonts w:ascii="Times New Roman" w:eastAsia="Times New Roman" w:hAnsi="Times New Roman" w:cs="David" w:hint="cs"/>
          <w:sz w:val="20"/>
          <w:szCs w:val="24"/>
          <w:rtl/>
          <w:lang w:eastAsia="he-IL"/>
        </w:rPr>
        <w:t xml:space="preserve">/או </w:t>
      </w:r>
      <w:r w:rsidRPr="00AD5400">
        <w:rPr>
          <w:rFonts w:ascii="Times New Roman" w:eastAsia="Times New Roman" w:hAnsi="Times New Roman" w:cs="David"/>
          <w:sz w:val="20"/>
          <w:szCs w:val="24"/>
          <w:rtl/>
          <w:lang w:eastAsia="he-IL"/>
        </w:rPr>
        <w:t>ההפסדים שיגרמו לו עקב כך</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וזאת מבלי לגרוע מזכות הצד המקיים לכל סעד ו</w:t>
      </w:r>
      <w:r w:rsidRPr="00AD5400">
        <w:rPr>
          <w:rFonts w:ascii="Times New Roman" w:eastAsia="Times New Roman" w:hAnsi="Times New Roman" w:cs="David" w:hint="cs"/>
          <w:sz w:val="20"/>
          <w:szCs w:val="24"/>
          <w:rtl/>
          <w:lang w:eastAsia="he-IL"/>
        </w:rPr>
        <w:t xml:space="preserve">/או </w:t>
      </w:r>
      <w:r w:rsidRPr="00AD5400">
        <w:rPr>
          <w:rFonts w:ascii="Times New Roman" w:eastAsia="Times New Roman" w:hAnsi="Times New Roman" w:cs="David"/>
          <w:sz w:val="20"/>
          <w:szCs w:val="24"/>
          <w:rtl/>
          <w:lang w:eastAsia="he-IL"/>
        </w:rPr>
        <w:t>תרופה אחרים ו/או נוספים.</w:t>
      </w:r>
    </w:p>
    <w:p w14:paraId="07F16E1E" w14:textId="77777777" w:rsidR="00650D2D" w:rsidRPr="00AD5400"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למניעת ספקות מוצהר במפורש</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41A1C76" w14:textId="77777777" w:rsidR="00650D2D" w:rsidRPr="00AD5400"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מצהיר</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AD5400">
        <w:rPr>
          <w:rFonts w:ascii="Times New Roman" w:eastAsia="Times New Roman" w:hAnsi="Times New Roman" w:cs="David" w:hint="cs"/>
          <w:sz w:val="20"/>
          <w:szCs w:val="24"/>
          <w:rtl/>
          <w:lang w:eastAsia="he-IL"/>
        </w:rPr>
        <w:t>נבע</w:t>
      </w:r>
      <w:r w:rsidRPr="00AD5400">
        <w:rPr>
          <w:rFonts w:ascii="Times New Roman" w:eastAsia="Times New Roman" w:hAnsi="Times New Roman" w:cs="David"/>
          <w:sz w:val="20"/>
          <w:szCs w:val="24"/>
          <w:rtl/>
          <w:lang w:eastAsia="he-IL"/>
        </w:rPr>
        <w:t xml:space="preserve"> מאי עמידתו בהתחייבויותיו ע</w:t>
      </w:r>
      <w:r w:rsidRPr="00AD5400">
        <w:rPr>
          <w:rFonts w:ascii="Times New Roman" w:eastAsia="Times New Roman" w:hAnsi="Times New Roman" w:cs="David" w:hint="cs"/>
          <w:sz w:val="20"/>
          <w:szCs w:val="24"/>
          <w:rtl/>
          <w:lang w:eastAsia="he-IL"/>
        </w:rPr>
        <w:t>ל פי</w:t>
      </w:r>
      <w:r w:rsidRPr="00AD5400">
        <w:rPr>
          <w:rFonts w:ascii="Times New Roman" w:eastAsia="Times New Roman" w:hAnsi="Times New Roman" w:cs="David"/>
          <w:sz w:val="20"/>
          <w:szCs w:val="24"/>
          <w:rtl/>
          <w:lang w:eastAsia="he-IL"/>
        </w:rPr>
        <w:t xml:space="preserve"> חוזה זה.</w:t>
      </w:r>
    </w:p>
    <w:p w14:paraId="08C2B11D"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AD5400">
        <w:rPr>
          <w:rFonts w:ascii="Times New Roman" w:eastAsia="Times New Roman" w:hAnsi="Times New Roman" w:cs="David" w:hint="cs"/>
          <w:sz w:val="20"/>
          <w:szCs w:val="24"/>
          <w:rtl/>
          <w:lang w:eastAsia="he-IL"/>
        </w:rPr>
        <w:t xml:space="preserve"> זה,</w:t>
      </w:r>
      <w:r w:rsidRPr="00AD5400">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0115BA2"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מוסכם במפורש</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כי 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 xml:space="preserve">צוע כל </w:t>
      </w:r>
      <w:r w:rsidRPr="00AD5400">
        <w:rPr>
          <w:rFonts w:ascii="Times New Roman" w:eastAsia="Times New Roman" w:hAnsi="Times New Roman" w:cs="David" w:hint="cs"/>
          <w:sz w:val="20"/>
          <w:szCs w:val="24"/>
          <w:rtl/>
          <w:lang w:eastAsia="he-IL"/>
        </w:rPr>
        <w:t>אחת</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אחת מהתחייבויות המזמין ע</w:t>
      </w:r>
      <w:r w:rsidRPr="00AD5400">
        <w:rPr>
          <w:rFonts w:ascii="Times New Roman" w:eastAsia="Times New Roman" w:hAnsi="Times New Roman" w:cs="David" w:hint="cs"/>
          <w:sz w:val="20"/>
          <w:szCs w:val="24"/>
          <w:rtl/>
          <w:lang w:eastAsia="he-IL"/>
        </w:rPr>
        <w:t>ל פ</w:t>
      </w:r>
      <w:r w:rsidRPr="00AD5400">
        <w:rPr>
          <w:rFonts w:ascii="Times New Roman" w:eastAsia="Times New Roman" w:hAnsi="Times New Roman" w:cs="David"/>
          <w:sz w:val="20"/>
          <w:szCs w:val="24"/>
          <w:rtl/>
          <w:lang w:eastAsia="he-IL"/>
        </w:rPr>
        <w:t>י</w:t>
      </w:r>
      <w:r w:rsidRPr="00AD5400">
        <w:rPr>
          <w:rFonts w:ascii="Times New Roman" w:eastAsia="Times New Roman" w:hAnsi="Times New Roman" w:cs="David" w:hint="cs"/>
          <w:sz w:val="20"/>
          <w:szCs w:val="24"/>
          <w:rtl/>
          <w:lang w:eastAsia="he-IL"/>
        </w:rPr>
        <w:t xml:space="preserve"> </w:t>
      </w:r>
      <w:r w:rsidRPr="00AD5400">
        <w:rPr>
          <w:rFonts w:ascii="Times New Roman" w:eastAsia="Times New Roman" w:hAnsi="Times New Roman" w:cs="David"/>
          <w:sz w:val="20"/>
          <w:szCs w:val="24"/>
          <w:rtl/>
          <w:lang w:eastAsia="he-IL"/>
        </w:rPr>
        <w:t>חוזה</w:t>
      </w:r>
      <w:r w:rsidRPr="00AD5400">
        <w:rPr>
          <w:rFonts w:ascii="Times New Roman" w:eastAsia="Times New Roman" w:hAnsi="Times New Roman" w:cs="David" w:hint="cs"/>
          <w:sz w:val="20"/>
          <w:szCs w:val="24"/>
          <w:rtl/>
          <w:lang w:eastAsia="he-IL"/>
        </w:rPr>
        <w:t xml:space="preserve"> זה,</w:t>
      </w:r>
      <w:r w:rsidRPr="00AD5400">
        <w:rPr>
          <w:rFonts w:ascii="Times New Roman" w:eastAsia="Times New Roman" w:hAnsi="Times New Roman" w:cs="David"/>
          <w:sz w:val="20"/>
          <w:szCs w:val="24"/>
          <w:rtl/>
          <w:lang w:eastAsia="he-IL"/>
        </w:rPr>
        <w:t xml:space="preserve"> מותנה בכך שהמתכנן יקיים תחילה את התחייבויותיו ע</w:t>
      </w:r>
      <w:r w:rsidRPr="00AD5400">
        <w:rPr>
          <w:rFonts w:ascii="Times New Roman" w:eastAsia="Times New Roman" w:hAnsi="Times New Roman" w:cs="David" w:hint="cs"/>
          <w:sz w:val="20"/>
          <w:szCs w:val="24"/>
          <w:rtl/>
          <w:lang w:eastAsia="he-IL"/>
        </w:rPr>
        <w:t>ל פי</w:t>
      </w:r>
      <w:r w:rsidRPr="00AD5400">
        <w:rPr>
          <w:rFonts w:ascii="Times New Roman" w:eastAsia="Times New Roman" w:hAnsi="Times New Roman" w:cs="David"/>
          <w:sz w:val="20"/>
          <w:szCs w:val="24"/>
          <w:rtl/>
          <w:lang w:eastAsia="he-IL"/>
        </w:rPr>
        <w:t xml:space="preserve"> חוזה</w:t>
      </w:r>
      <w:r w:rsidRPr="00AD5400">
        <w:rPr>
          <w:rFonts w:ascii="Times New Roman" w:eastAsia="Times New Roman" w:hAnsi="Times New Roman" w:cs="David" w:hint="cs"/>
          <w:sz w:val="20"/>
          <w:szCs w:val="24"/>
          <w:rtl/>
          <w:lang w:eastAsia="he-IL"/>
        </w:rPr>
        <w:t xml:space="preserve"> זה,</w:t>
      </w:r>
      <w:r w:rsidRPr="00AD5400">
        <w:rPr>
          <w:rFonts w:ascii="Times New Roman" w:eastAsia="Times New Roman" w:hAnsi="Times New Roman" w:cs="David"/>
          <w:sz w:val="20"/>
          <w:szCs w:val="24"/>
          <w:rtl/>
          <w:lang w:eastAsia="he-IL"/>
        </w:rPr>
        <w:t xml:space="preserve"> עד לאותו מועד. המזמין זכאי, מבלי לפגוע </w:t>
      </w:r>
      <w:r w:rsidRPr="00AD5400">
        <w:rPr>
          <w:rFonts w:ascii="Times New Roman" w:eastAsia="Times New Roman" w:hAnsi="Times New Roman" w:cs="David" w:hint="cs"/>
          <w:sz w:val="20"/>
          <w:szCs w:val="24"/>
          <w:rtl/>
          <w:lang w:eastAsia="he-IL"/>
        </w:rPr>
        <w:t>מכלליות ה</w:t>
      </w:r>
      <w:r w:rsidRPr="00AD5400">
        <w:rPr>
          <w:rFonts w:ascii="Times New Roman" w:eastAsia="Times New Roman" w:hAnsi="Times New Roman" w:cs="David"/>
          <w:sz w:val="20"/>
          <w:szCs w:val="24"/>
          <w:rtl/>
          <w:lang w:eastAsia="he-IL"/>
        </w:rPr>
        <w:t>אמור בכל מקום אחר בחוזה</w:t>
      </w:r>
      <w:r w:rsidRPr="00AD5400">
        <w:rPr>
          <w:rFonts w:ascii="Times New Roman" w:eastAsia="Times New Roman" w:hAnsi="Times New Roman" w:cs="David" w:hint="cs"/>
          <w:sz w:val="20"/>
          <w:szCs w:val="24"/>
          <w:rtl/>
          <w:lang w:eastAsia="he-IL"/>
        </w:rPr>
        <w:t xml:space="preserve"> זה</w:t>
      </w:r>
      <w:r w:rsidRPr="00AD5400">
        <w:rPr>
          <w:rFonts w:ascii="Times New Roman" w:eastAsia="Times New Roman" w:hAnsi="Times New Roman" w:cs="David"/>
          <w:sz w:val="20"/>
          <w:szCs w:val="24"/>
          <w:rtl/>
          <w:lang w:eastAsia="he-IL"/>
        </w:rPr>
        <w:t>, לעכב 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התחי</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24F5353D"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שום התנהגות מצד</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hint="cs"/>
          <w:sz w:val="20"/>
          <w:szCs w:val="24"/>
          <w:rtl/>
          <w:lang w:eastAsia="he-IL"/>
        </w:rPr>
        <w:t>של מי</w:t>
      </w:r>
      <w:r w:rsidRPr="00AD5400">
        <w:rPr>
          <w:rFonts w:ascii="Times New Roman" w:eastAsia="Times New Roman" w:hAnsi="Times New Roman" w:cs="David"/>
          <w:sz w:val="20"/>
          <w:szCs w:val="24"/>
          <w:rtl/>
          <w:lang w:eastAsia="he-IL"/>
        </w:rPr>
        <w:t xml:space="preserve"> מהצדדים לא תחשב כויתור על איזה מזכויותיו ע</w:t>
      </w:r>
      <w:r w:rsidRPr="00AD5400">
        <w:rPr>
          <w:rFonts w:ascii="Times New Roman" w:eastAsia="Times New Roman" w:hAnsi="Times New Roman" w:cs="David" w:hint="cs"/>
          <w:sz w:val="20"/>
          <w:szCs w:val="24"/>
          <w:rtl/>
          <w:lang w:eastAsia="he-IL"/>
        </w:rPr>
        <w:t>ל פי</w:t>
      </w:r>
      <w:r w:rsidRPr="00AD5400">
        <w:rPr>
          <w:rFonts w:ascii="Times New Roman" w:eastAsia="Times New Roman" w:hAnsi="Times New Roman" w:cs="David"/>
          <w:sz w:val="20"/>
          <w:szCs w:val="24"/>
          <w:rtl/>
          <w:lang w:eastAsia="he-IL"/>
        </w:rPr>
        <w:t xml:space="preserve"> חוזה</w:t>
      </w:r>
      <w:r w:rsidRPr="00AD5400">
        <w:rPr>
          <w:rFonts w:ascii="Times New Roman" w:eastAsia="Times New Roman" w:hAnsi="Times New Roman" w:cs="David" w:hint="cs"/>
          <w:sz w:val="20"/>
          <w:szCs w:val="24"/>
          <w:rtl/>
          <w:lang w:eastAsia="he-IL"/>
        </w:rPr>
        <w:t xml:space="preserve"> זה</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hint="cs"/>
          <w:sz w:val="20"/>
          <w:szCs w:val="24"/>
          <w:rtl/>
          <w:lang w:eastAsia="he-IL"/>
        </w:rPr>
        <w:t>ו/או</w:t>
      </w:r>
      <w:r w:rsidRPr="00AD5400">
        <w:rPr>
          <w:rFonts w:ascii="Times New Roman" w:eastAsia="Times New Roman" w:hAnsi="Times New Roman" w:cs="David"/>
          <w:sz w:val="20"/>
          <w:szCs w:val="24"/>
          <w:rtl/>
          <w:lang w:eastAsia="he-IL"/>
        </w:rPr>
        <w:t xml:space="preserve"> ע</w:t>
      </w:r>
      <w:r w:rsidRPr="00AD5400">
        <w:rPr>
          <w:rFonts w:ascii="Times New Roman" w:eastAsia="Times New Roman" w:hAnsi="Times New Roman" w:cs="David" w:hint="cs"/>
          <w:sz w:val="20"/>
          <w:szCs w:val="24"/>
          <w:rtl/>
          <w:lang w:eastAsia="he-IL"/>
        </w:rPr>
        <w:t>ל פי כל</w:t>
      </w:r>
      <w:r w:rsidRPr="00AD5400">
        <w:rPr>
          <w:rFonts w:ascii="Times New Roman" w:eastAsia="Times New Roman" w:hAnsi="Times New Roman" w:cs="David"/>
          <w:sz w:val="20"/>
          <w:szCs w:val="24"/>
          <w:rtl/>
          <w:lang w:eastAsia="he-IL"/>
        </w:rPr>
        <w:t xml:space="preserve"> דין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 xml:space="preserve">או כויתור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 xml:space="preserve">או כהסכמה מצדו לאיזה הפרה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אי קיום של תנאי מתנאי חוזה</w:t>
      </w:r>
      <w:r w:rsidRPr="00AD5400">
        <w:rPr>
          <w:rFonts w:ascii="Times New Roman" w:eastAsia="Times New Roman" w:hAnsi="Times New Roman" w:cs="David" w:hint="cs"/>
          <w:sz w:val="20"/>
          <w:szCs w:val="24"/>
          <w:rtl/>
          <w:lang w:eastAsia="he-IL"/>
        </w:rPr>
        <w:t xml:space="preserve"> זה ו/</w:t>
      </w:r>
      <w:r w:rsidRPr="00AD5400">
        <w:rPr>
          <w:rFonts w:ascii="Times New Roman" w:eastAsia="Times New Roman" w:hAnsi="Times New Roman" w:cs="David"/>
          <w:sz w:val="20"/>
          <w:szCs w:val="24"/>
          <w:rtl/>
          <w:lang w:eastAsia="he-IL"/>
        </w:rPr>
        <w:t xml:space="preserve"> או כנותנת דחייה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ארכה לב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צוע כל פעולה</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hint="cs"/>
          <w:sz w:val="20"/>
          <w:szCs w:val="24"/>
          <w:rtl/>
          <w:lang w:eastAsia="he-IL"/>
        </w:rPr>
        <w:t>ש</w:t>
      </w:r>
      <w:r w:rsidRPr="00AD5400">
        <w:rPr>
          <w:rFonts w:ascii="Times New Roman" w:eastAsia="Times New Roman" w:hAnsi="Times New Roman" w:cs="David"/>
          <w:sz w:val="20"/>
          <w:szCs w:val="24"/>
          <w:rtl/>
          <w:lang w:eastAsia="he-IL"/>
        </w:rPr>
        <w:t>יש לעשותה ע</w:t>
      </w:r>
      <w:r w:rsidRPr="00AD5400">
        <w:rPr>
          <w:rFonts w:ascii="Times New Roman" w:eastAsia="Times New Roman" w:hAnsi="Times New Roman" w:cs="David" w:hint="cs"/>
          <w:sz w:val="20"/>
          <w:szCs w:val="24"/>
          <w:rtl/>
          <w:lang w:eastAsia="he-IL"/>
        </w:rPr>
        <w:t>ל פי</w:t>
      </w:r>
      <w:r w:rsidRPr="00AD5400">
        <w:rPr>
          <w:rFonts w:ascii="Times New Roman" w:eastAsia="Times New Roman" w:hAnsi="Times New Roman" w:cs="David"/>
          <w:sz w:val="20"/>
          <w:szCs w:val="24"/>
          <w:rtl/>
          <w:lang w:eastAsia="he-IL"/>
        </w:rPr>
        <w:t xml:space="preserve"> חוזה</w:t>
      </w:r>
      <w:r w:rsidRPr="00AD5400">
        <w:rPr>
          <w:rFonts w:ascii="Times New Roman" w:eastAsia="Times New Roman" w:hAnsi="Times New Roman" w:cs="David" w:hint="cs"/>
          <w:sz w:val="20"/>
          <w:szCs w:val="24"/>
          <w:rtl/>
          <w:lang w:eastAsia="he-IL"/>
        </w:rPr>
        <w:t xml:space="preserve"> זה</w:t>
      </w:r>
      <w:r w:rsidRPr="00AD5400">
        <w:rPr>
          <w:rFonts w:ascii="Times New Roman" w:eastAsia="Times New Roman" w:hAnsi="Times New Roman" w:cs="David"/>
          <w:sz w:val="20"/>
          <w:szCs w:val="24"/>
          <w:rtl/>
          <w:lang w:eastAsia="he-IL"/>
        </w:rPr>
        <w:t xml:space="preserve">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או כש</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נוי</w:t>
      </w:r>
      <w:r w:rsidRPr="00AD5400">
        <w:rPr>
          <w:rFonts w:ascii="Times New Roman" w:eastAsia="Times New Roman" w:hAnsi="Times New Roman" w:cs="David" w:hint="cs"/>
          <w:sz w:val="20"/>
          <w:szCs w:val="24"/>
          <w:rtl/>
          <w:lang w:eastAsia="he-IL"/>
        </w:rPr>
        <w:t xml:space="preserve"> ו/או</w:t>
      </w:r>
      <w:r w:rsidRPr="00AD5400">
        <w:rPr>
          <w:rFonts w:ascii="Times New Roman" w:eastAsia="Times New Roman" w:hAnsi="Times New Roman" w:cs="David"/>
          <w:sz w:val="20"/>
          <w:szCs w:val="24"/>
          <w:rtl/>
          <w:lang w:eastAsia="he-IL"/>
        </w:rPr>
        <w:t xml:space="preserve"> ב</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 xml:space="preserve">טול </w:t>
      </w:r>
      <w:r w:rsidRPr="00AD5400">
        <w:rPr>
          <w:rFonts w:ascii="Times New Roman" w:eastAsia="Times New Roman" w:hAnsi="Times New Roman" w:cs="David" w:hint="cs"/>
          <w:sz w:val="20"/>
          <w:szCs w:val="24"/>
          <w:rtl/>
          <w:lang w:eastAsia="he-IL"/>
        </w:rPr>
        <w:t>ו/</w:t>
      </w:r>
      <w:r w:rsidRPr="00AD5400">
        <w:rPr>
          <w:rFonts w:ascii="Times New Roman" w:eastAsia="Times New Roman" w:hAnsi="Times New Roman" w:cs="David"/>
          <w:sz w:val="20"/>
          <w:szCs w:val="24"/>
          <w:rtl/>
          <w:lang w:eastAsia="he-IL"/>
        </w:rPr>
        <w:t xml:space="preserve">או תוספת של תנאי </w:t>
      </w:r>
      <w:r w:rsidRPr="00AD5400">
        <w:rPr>
          <w:rFonts w:ascii="Times New Roman" w:eastAsia="Times New Roman" w:hAnsi="Times New Roman" w:cs="David" w:hint="cs"/>
          <w:sz w:val="20"/>
          <w:szCs w:val="24"/>
          <w:rtl/>
          <w:lang w:eastAsia="he-IL"/>
        </w:rPr>
        <w:t>כלשהו</w:t>
      </w:r>
      <w:r w:rsidRPr="00AD5400">
        <w:rPr>
          <w:rFonts w:ascii="Times New Roman" w:eastAsia="Times New Roman" w:hAnsi="Times New Roman" w:cs="David"/>
          <w:sz w:val="20"/>
          <w:szCs w:val="24"/>
          <w:rtl/>
          <w:lang w:eastAsia="he-IL"/>
        </w:rPr>
        <w:t>, אלא אם נעשו במפורש ובכתב.</w:t>
      </w:r>
    </w:p>
    <w:p w14:paraId="6E082166" w14:textId="77777777" w:rsidR="00650D2D" w:rsidRPr="00AD5400"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מבלי לגרוע מכלליות האמור לעיל -</w:t>
      </w:r>
    </w:p>
    <w:p w14:paraId="48F647C1" w14:textId="77777777" w:rsidR="00650D2D" w:rsidRPr="00AD5400"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2B2BA123" w14:textId="77777777" w:rsidR="00650D2D" w:rsidRPr="00AD5400"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תור כלשהו על זכויות וחובות לפי החוזה.</w:t>
      </w:r>
    </w:p>
    <w:p w14:paraId="43D19661" w14:textId="77777777" w:rsidR="00650D2D" w:rsidRPr="00AD5400"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במידה והמתכנן כולל מספר גופים או יחידים</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5A82D8D5"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AD5400">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AD5400">
        <w:rPr>
          <w:rFonts w:ascii="Times New Roman" w:eastAsia="Times New Roman" w:hAnsi="Times New Roman" w:cs="David" w:hint="cs"/>
          <w:b/>
          <w:bCs/>
          <w:sz w:val="24"/>
          <w:szCs w:val="24"/>
          <w:rtl/>
          <w:lang w:eastAsia="he-IL"/>
        </w:rPr>
        <w:t>א</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sz w:val="24"/>
          <w:szCs w:val="24"/>
          <w:rtl/>
          <w:lang w:eastAsia="he-IL"/>
        </w:rPr>
        <w:t xml:space="preserve"> בגין כל חיוב מחיובי המזמין </w:t>
      </w:r>
      <w:r w:rsidRPr="00AD5400">
        <w:rPr>
          <w:rFonts w:ascii="Times New Roman" w:eastAsia="Times New Roman" w:hAnsi="Times New Roman" w:cs="David" w:hint="cs"/>
          <w:sz w:val="24"/>
          <w:szCs w:val="24"/>
          <w:rtl/>
          <w:lang w:eastAsia="he-IL"/>
        </w:rPr>
        <w:t>על פי</w:t>
      </w:r>
      <w:r w:rsidRPr="00AD5400">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AD5400">
        <w:rPr>
          <w:rFonts w:ascii="Times New Roman" w:eastAsia="Times New Roman" w:hAnsi="Times New Roman" w:cs="David" w:hint="cs"/>
          <w:sz w:val="24"/>
          <w:szCs w:val="24"/>
          <w:rtl/>
          <w:lang w:eastAsia="he-IL"/>
        </w:rPr>
        <w:t>על פ</w:t>
      </w:r>
      <w:r w:rsidRPr="00AD5400">
        <w:rPr>
          <w:rFonts w:ascii="Times New Roman" w:eastAsia="Times New Roman" w:hAnsi="Times New Roman" w:cs="David"/>
          <w:sz w:val="24"/>
          <w:szCs w:val="24"/>
          <w:rtl/>
          <w:lang w:eastAsia="he-IL"/>
        </w:rPr>
        <w:t>י חוזה זה. וזאת מבלי לגרוע מהאמור להלן בסיפא לס"ק זה.</w:t>
      </w:r>
    </w:p>
    <w:p w14:paraId="68C55C29" w14:textId="77777777" w:rsidR="00650D2D" w:rsidRPr="00AD5400" w:rsidRDefault="00650D2D" w:rsidP="00650D2D">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AD5400">
        <w:rPr>
          <w:rFonts w:ascii="Times New Roman" w:eastAsia="Times New Roman" w:hAnsi="Times New Roman" w:cs="David"/>
          <w:sz w:val="24"/>
          <w:szCs w:val="24"/>
          <w:rtl/>
          <w:lang w:eastAsia="he-IL"/>
        </w:rPr>
        <w:t>המתכנן מתחייב בזה</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sz w:val="24"/>
          <w:szCs w:val="24"/>
          <w:rtl/>
          <w:lang w:eastAsia="he-IL"/>
        </w:rPr>
        <w:t xml:space="preserve"> כי כל דרישה</w:t>
      </w:r>
      <w:r w:rsidRPr="00AD5400">
        <w:rPr>
          <w:rFonts w:ascii="Times New Roman" w:eastAsia="Times New Roman" w:hAnsi="Times New Roman" w:cs="David" w:hint="cs"/>
          <w:sz w:val="24"/>
          <w:szCs w:val="24"/>
          <w:rtl/>
          <w:lang w:eastAsia="he-IL"/>
        </w:rPr>
        <w:t xml:space="preserve"> ו/או תלונה</w:t>
      </w:r>
      <w:r w:rsidRPr="00AD5400">
        <w:rPr>
          <w:rFonts w:ascii="Times New Roman" w:eastAsia="Times New Roman" w:hAnsi="Times New Roman" w:cs="David"/>
          <w:sz w:val="24"/>
          <w:szCs w:val="24"/>
          <w:rtl/>
          <w:lang w:eastAsia="he-IL"/>
        </w:rPr>
        <w:t xml:space="preserve"> </w:t>
      </w:r>
      <w:r w:rsidRPr="00AD5400">
        <w:rPr>
          <w:rFonts w:ascii="Times New Roman" w:eastAsia="Times New Roman" w:hAnsi="Times New Roman" w:cs="David" w:hint="cs"/>
          <w:sz w:val="24"/>
          <w:szCs w:val="24"/>
          <w:rtl/>
          <w:lang w:eastAsia="he-IL"/>
        </w:rPr>
        <w:t xml:space="preserve">ו/או </w:t>
      </w:r>
      <w:r w:rsidRPr="00AD5400">
        <w:rPr>
          <w:rFonts w:ascii="Times New Roman" w:eastAsia="Times New Roman" w:hAnsi="Times New Roman" w:cs="David"/>
          <w:sz w:val="24"/>
          <w:szCs w:val="24"/>
          <w:rtl/>
          <w:lang w:eastAsia="he-IL"/>
        </w:rPr>
        <w:t>טענה ו/או תביעה, ככל שתהיינה לו כנגד המזמין בגין חיובי המזמין ע</w:t>
      </w:r>
      <w:r w:rsidRPr="00AD5400">
        <w:rPr>
          <w:rFonts w:ascii="Times New Roman" w:eastAsia="Times New Roman" w:hAnsi="Times New Roman" w:cs="David" w:hint="cs"/>
          <w:sz w:val="24"/>
          <w:szCs w:val="24"/>
          <w:rtl/>
          <w:lang w:eastAsia="he-IL"/>
        </w:rPr>
        <w:t>ל פי</w:t>
      </w:r>
      <w:r w:rsidRPr="00AD5400">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AD5400">
        <w:rPr>
          <w:rFonts w:ascii="Times New Roman" w:eastAsia="Times New Roman" w:hAnsi="Times New Roman" w:cs="David" w:hint="cs"/>
          <w:b/>
          <w:bCs/>
          <w:sz w:val="24"/>
          <w:szCs w:val="24"/>
          <w:rtl/>
          <w:lang w:eastAsia="he-IL"/>
        </w:rPr>
        <w:t>א</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sz w:val="24"/>
          <w:szCs w:val="24"/>
          <w:rtl/>
          <w:lang w:eastAsia="he-IL"/>
        </w:rPr>
        <w:t>. אותו דין</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sz w:val="24"/>
          <w:szCs w:val="24"/>
          <w:rtl/>
          <w:lang w:eastAsia="he-IL"/>
        </w:rPr>
        <w:t xml:space="preserve"> יחול לגבי תביעה של מי מיחידי המזמין כנגד המתכנן</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sz w:val="24"/>
          <w:szCs w:val="24"/>
          <w:rtl/>
          <w:lang w:eastAsia="he-IL"/>
        </w:rPr>
        <w:t xml:space="preserve"> קרי</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sz w:val="24"/>
          <w:szCs w:val="24"/>
          <w:rtl/>
          <w:lang w:eastAsia="he-IL"/>
        </w:rPr>
        <w:t xml:space="preserve"> תביעה כאמור</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AD5400">
        <w:rPr>
          <w:rFonts w:ascii="Times New Roman" w:eastAsia="Times New Roman" w:hAnsi="Times New Roman" w:cs="David" w:hint="cs"/>
          <w:b/>
          <w:bCs/>
          <w:sz w:val="24"/>
          <w:szCs w:val="24"/>
          <w:rtl/>
          <w:lang w:eastAsia="he-IL"/>
        </w:rPr>
        <w:t>א</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sz w:val="24"/>
          <w:szCs w:val="24"/>
          <w:rtl/>
          <w:lang w:eastAsia="he-IL"/>
        </w:rPr>
        <w:t>.</w:t>
      </w:r>
    </w:p>
    <w:p w14:paraId="766D899A"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6344CAAF" w14:textId="77777777" w:rsidR="00650D2D" w:rsidRPr="00AD5400"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למען הסר ספק</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מוסכם ומוצהר</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1209196"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97E048E" w14:textId="77777777" w:rsidR="00650D2D" w:rsidRPr="00AD5400"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חוזה זה על נספחיו</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328185FE" w14:textId="57EED6A8" w:rsidR="0006071E" w:rsidRPr="00AD5400" w:rsidRDefault="00650D2D" w:rsidP="0006071E">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lang w:eastAsia="he-IL"/>
        </w:rPr>
      </w:pPr>
      <w:r w:rsidRPr="00AD5400">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AD5400">
        <w:rPr>
          <w:rFonts w:ascii="Times New Roman" w:eastAsia="Times New Roman" w:hAnsi="Times New Roman" w:cs="David" w:hint="cs"/>
          <w:sz w:val="20"/>
          <w:szCs w:val="24"/>
          <w:rtl/>
          <w:lang w:eastAsia="he-IL"/>
        </w:rPr>
        <w:t>רשום</w:t>
      </w:r>
      <w:r w:rsidRPr="00AD5400">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AD5400">
        <w:rPr>
          <w:rFonts w:ascii="Times New Roman" w:eastAsia="Times New Roman" w:hAnsi="Times New Roman" w:cs="David" w:hint="cs"/>
          <w:sz w:val="20"/>
          <w:szCs w:val="24"/>
          <w:rtl/>
          <w:lang w:eastAsia="he-IL"/>
        </w:rPr>
        <w:t>,</w:t>
      </w:r>
      <w:r w:rsidRPr="00AD5400">
        <w:rPr>
          <w:rFonts w:ascii="Times New Roman" w:eastAsia="Times New Roman" w:hAnsi="Times New Roman" w:cs="David"/>
          <w:sz w:val="20"/>
          <w:szCs w:val="24"/>
          <w:rtl/>
          <w:lang w:eastAsia="he-IL"/>
        </w:rPr>
        <w:t xml:space="preserve"> תחשב היא כמתקבלת ביום משלוח או מסירתה כאמור.</w:t>
      </w:r>
    </w:p>
    <w:p w14:paraId="098E22FC" w14:textId="227FFFD4" w:rsidR="0006071E" w:rsidRPr="00AD5400" w:rsidRDefault="0006071E" w:rsidP="0006071E">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AD5400">
        <w:rPr>
          <w:rFonts w:ascii="Times New Roman" w:eastAsia="Times New Roman" w:hAnsi="Times New Roman" w:cs="David"/>
          <w:bCs/>
          <w:sz w:val="20"/>
          <w:szCs w:val="24"/>
          <w:rtl/>
          <w:lang w:eastAsia="he-IL"/>
        </w:rPr>
        <w:t>ולראיה באו הצדדים על החתום:</w:t>
      </w:r>
    </w:p>
    <w:p w14:paraId="43DB8030" w14:textId="22A4BC2E" w:rsidR="0006071E" w:rsidRPr="00AD5400" w:rsidRDefault="0006071E" w:rsidP="00860E7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6D19012" w14:textId="247B0F73" w:rsidR="0006071E" w:rsidRPr="00AD5400" w:rsidRDefault="0006071E" w:rsidP="00860E7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u w:val="single"/>
          <w:rtl/>
          <w:lang w:eastAsia="he-IL"/>
        </w:rPr>
      </w:pPr>
      <w:r w:rsidRPr="00AD5400">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u w:val="single"/>
            <w:rtl/>
            <w:lang w:eastAsia="he-IL"/>
          </w:rPr>
          <w:alias w:val="שם ספק"/>
          <w:tag w:val="cntSupllierName"/>
          <w:id w:val="368116510"/>
          <w:placeholder>
            <w:docPart w:val="4C8980C090C047C09F616B18A20A8C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1442C6" w:rsidRPr="00AD5400">
            <w:rPr>
              <w:rFonts w:ascii="Times New Roman" w:eastAsia="Times New Roman" w:hAnsi="Times New Roman" w:cs="David" w:hint="cs"/>
              <w:sz w:val="20"/>
              <w:szCs w:val="24"/>
              <w:u w:val="single"/>
              <w:rtl/>
              <w:lang w:eastAsia="he-IL"/>
            </w:rPr>
            <w:t>אייל קראוס הנדסת כבישים בע"מ</w:t>
          </w:r>
        </w:sdtContent>
      </w:sdt>
      <w:r w:rsidRPr="00AD5400">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u w:val="single"/>
            <w:rtl/>
            <w:lang w:eastAsia="he-IL"/>
          </w:rPr>
          <w:alias w:val="שם צד א"/>
          <w:tag w:val="cmtTzadAName"/>
          <w:id w:val="-1697851747"/>
          <w:placeholder>
            <w:docPart w:val="0CA3E1C064724DA3BDAC788592C7A04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860E7D" w:rsidRPr="00860E7D">
            <w:rPr>
              <w:rFonts w:ascii="Times New Roman" w:eastAsia="Times New Roman" w:hAnsi="Times New Roman" w:cs="David" w:hint="cs"/>
              <w:sz w:val="20"/>
              <w:szCs w:val="24"/>
              <w:u w:val="single"/>
              <w:rtl/>
              <w:lang w:eastAsia="he-IL"/>
            </w:rPr>
            <w:t>א</w:t>
          </w:r>
          <w:r w:rsidR="00860E7D" w:rsidRPr="00860E7D">
            <w:rPr>
              <w:rFonts w:ascii="Times New Roman" w:eastAsia="Times New Roman" w:hAnsi="Times New Roman" w:cs="David"/>
              <w:sz w:val="20"/>
              <w:szCs w:val="24"/>
              <w:u w:val="single"/>
              <w:rtl/>
              <w:lang w:eastAsia="he-IL"/>
            </w:rPr>
            <w:t>.</w:t>
          </w:r>
          <w:r w:rsidR="00860E7D" w:rsidRPr="00860E7D">
            <w:rPr>
              <w:rFonts w:ascii="Times New Roman" w:eastAsia="Times New Roman" w:hAnsi="Times New Roman" w:cs="David" w:hint="cs"/>
              <w:sz w:val="20"/>
              <w:szCs w:val="24"/>
              <w:u w:val="single"/>
              <w:rtl/>
              <w:lang w:eastAsia="he-IL"/>
            </w:rPr>
            <w:t>מ</w:t>
          </w:r>
          <w:r w:rsidR="00860E7D" w:rsidRPr="00860E7D">
            <w:rPr>
              <w:rFonts w:ascii="Times New Roman" w:eastAsia="Times New Roman" w:hAnsi="Times New Roman" w:cs="David"/>
              <w:sz w:val="20"/>
              <w:szCs w:val="24"/>
              <w:u w:val="single"/>
              <w:rtl/>
              <w:lang w:eastAsia="he-IL"/>
            </w:rPr>
            <w:t xml:space="preserve"> </w:t>
          </w:r>
          <w:r w:rsidR="00860E7D" w:rsidRPr="00860E7D">
            <w:rPr>
              <w:rFonts w:ascii="Times New Roman" w:eastAsia="Times New Roman" w:hAnsi="Times New Roman" w:cs="David" w:hint="cs"/>
              <w:sz w:val="20"/>
              <w:szCs w:val="24"/>
              <w:u w:val="single"/>
              <w:rtl/>
              <w:lang w:eastAsia="he-IL"/>
            </w:rPr>
            <w:t>ישראל</w:t>
          </w:r>
          <w:r w:rsidR="00860E7D" w:rsidRPr="00860E7D">
            <w:rPr>
              <w:rFonts w:ascii="Times New Roman" w:eastAsia="Times New Roman" w:hAnsi="Times New Roman" w:cs="David"/>
              <w:sz w:val="20"/>
              <w:szCs w:val="24"/>
              <w:u w:val="single"/>
              <w:rtl/>
              <w:lang w:eastAsia="he-IL"/>
            </w:rPr>
            <w:t xml:space="preserve"> </w:t>
          </w:r>
          <w:r w:rsidR="00860E7D" w:rsidRPr="00860E7D">
            <w:rPr>
              <w:rFonts w:ascii="Times New Roman" w:eastAsia="Times New Roman" w:hAnsi="Times New Roman" w:cs="David" w:hint="cs"/>
              <w:sz w:val="20"/>
              <w:szCs w:val="24"/>
              <w:u w:val="single"/>
              <w:rtl/>
              <w:lang w:eastAsia="he-IL"/>
            </w:rPr>
            <w:t>מגורים</w:t>
          </w:r>
          <w:r w:rsidR="00860E7D" w:rsidRPr="00860E7D">
            <w:rPr>
              <w:rFonts w:ascii="Times New Roman" w:eastAsia="Times New Roman" w:hAnsi="Times New Roman" w:cs="David"/>
              <w:sz w:val="20"/>
              <w:szCs w:val="24"/>
              <w:u w:val="single"/>
              <w:rtl/>
              <w:lang w:eastAsia="he-IL"/>
            </w:rPr>
            <w:t xml:space="preserve"> </w:t>
          </w:r>
          <w:r w:rsidR="00860E7D" w:rsidRPr="00860E7D">
            <w:rPr>
              <w:rFonts w:ascii="Times New Roman" w:eastAsia="Times New Roman" w:hAnsi="Times New Roman" w:cs="David" w:hint="cs"/>
              <w:sz w:val="20"/>
              <w:szCs w:val="24"/>
              <w:u w:val="single"/>
              <w:rtl/>
              <w:lang w:eastAsia="he-IL"/>
            </w:rPr>
            <w:t>יזמות</w:t>
          </w:r>
          <w:r w:rsidR="00860E7D" w:rsidRPr="00860E7D">
            <w:rPr>
              <w:rFonts w:ascii="Times New Roman" w:eastAsia="Times New Roman" w:hAnsi="Times New Roman" w:cs="David"/>
              <w:sz w:val="20"/>
              <w:szCs w:val="24"/>
              <w:u w:val="single"/>
              <w:rtl/>
              <w:lang w:eastAsia="he-IL"/>
            </w:rPr>
            <w:t xml:space="preserve"> </w:t>
          </w:r>
          <w:r w:rsidR="00860E7D" w:rsidRPr="00860E7D">
            <w:rPr>
              <w:rFonts w:ascii="Times New Roman" w:eastAsia="Times New Roman" w:hAnsi="Times New Roman" w:cs="David" w:hint="cs"/>
              <w:sz w:val="20"/>
              <w:szCs w:val="24"/>
              <w:u w:val="single"/>
              <w:rtl/>
              <w:lang w:eastAsia="he-IL"/>
            </w:rPr>
            <w:t>בע</w:t>
          </w:r>
          <w:r w:rsidR="00860E7D" w:rsidRPr="00860E7D">
            <w:rPr>
              <w:rFonts w:ascii="Times New Roman" w:eastAsia="Times New Roman" w:hAnsi="Times New Roman" w:cs="David"/>
              <w:sz w:val="20"/>
              <w:szCs w:val="24"/>
              <w:u w:val="single"/>
              <w:rtl/>
              <w:lang w:eastAsia="he-IL"/>
            </w:rPr>
            <w:t>"</w:t>
          </w:r>
          <w:r w:rsidR="00860E7D" w:rsidRPr="00860E7D">
            <w:rPr>
              <w:rFonts w:ascii="Times New Roman" w:eastAsia="Times New Roman" w:hAnsi="Times New Roman" w:cs="David" w:hint="cs"/>
              <w:sz w:val="20"/>
              <w:szCs w:val="24"/>
              <w:u w:val="single"/>
              <w:rtl/>
              <w:lang w:eastAsia="he-IL"/>
            </w:rPr>
            <w:t>מ</w:t>
          </w:r>
        </w:sdtContent>
      </w:sdt>
    </w:p>
    <w:p w14:paraId="4090EC30" w14:textId="77777777" w:rsidR="0006071E" w:rsidRPr="00AD5400" w:rsidRDefault="0006071E" w:rsidP="0006071E">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ab/>
        <w:t>המתכנן</w:t>
      </w:r>
      <w:r w:rsidRPr="00AD5400">
        <w:rPr>
          <w:rFonts w:ascii="Times New Roman" w:eastAsia="Times New Roman" w:hAnsi="Times New Roman" w:cs="David"/>
          <w:sz w:val="20"/>
          <w:szCs w:val="24"/>
          <w:lang w:eastAsia="he-IL"/>
        </w:rPr>
        <w:t xml:space="preserve"> </w:t>
      </w:r>
      <w:r w:rsidRPr="00AD5400">
        <w:rPr>
          <w:rFonts w:ascii="Times New Roman" w:eastAsia="Times New Roman" w:hAnsi="Times New Roman" w:cs="David"/>
          <w:sz w:val="20"/>
          <w:szCs w:val="24"/>
          <w:rtl/>
          <w:lang w:eastAsia="he-IL"/>
        </w:rPr>
        <w:tab/>
      </w:r>
      <w:r w:rsidRPr="00AD5400">
        <w:rPr>
          <w:rFonts w:ascii="Times New Roman" w:eastAsia="Times New Roman" w:hAnsi="Times New Roman" w:cs="David"/>
          <w:sz w:val="20"/>
          <w:szCs w:val="24"/>
          <w:lang w:eastAsia="he-IL"/>
        </w:rPr>
        <w:t xml:space="preserve"> </w:t>
      </w:r>
      <w:r w:rsidRPr="00AD5400">
        <w:rPr>
          <w:rFonts w:ascii="Times New Roman" w:eastAsia="Times New Roman" w:hAnsi="Times New Roman" w:cs="David"/>
          <w:sz w:val="20"/>
          <w:szCs w:val="24"/>
          <w:rtl/>
          <w:lang w:eastAsia="he-IL"/>
        </w:rPr>
        <w:t>המזמין</w:t>
      </w:r>
      <w:r w:rsidRPr="00AD5400">
        <w:rPr>
          <w:rFonts w:ascii="Times New Roman" w:eastAsia="Times New Roman" w:hAnsi="Times New Roman" w:cs="David"/>
          <w:sz w:val="20"/>
          <w:szCs w:val="24"/>
          <w:lang w:eastAsia="he-IL"/>
        </w:rPr>
        <w:t xml:space="preserve"> </w:t>
      </w:r>
    </w:p>
    <w:p w14:paraId="12C1CBA0" w14:textId="77777777" w:rsidR="0006071E" w:rsidRPr="00AD5400"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FAD78F7" w14:textId="77777777" w:rsidR="0006071E" w:rsidRPr="00AD5400"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D066C48" w14:textId="77777777" w:rsidR="0006071E" w:rsidRPr="00AD5400"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AD5400">
        <w:rPr>
          <w:rFonts w:ascii="Times New Roman" w:eastAsia="Times New Roman" w:hAnsi="Times New Roman" w:cs="David" w:hint="cs"/>
          <w:sz w:val="20"/>
          <w:szCs w:val="24"/>
          <w:rtl/>
          <w:lang w:eastAsia="he-IL"/>
        </w:rPr>
        <w:t>י</w:t>
      </w:r>
      <w:r w:rsidRPr="00AD5400">
        <w:rPr>
          <w:rFonts w:ascii="Times New Roman" w:eastAsia="Times New Roman" w:hAnsi="Times New Roman" w:cs="David"/>
          <w:sz w:val="20"/>
          <w:szCs w:val="24"/>
          <w:rtl/>
          <w:lang w:eastAsia="he-IL"/>
        </w:rPr>
        <w:t xml:space="preserve">ן זה. </w:t>
      </w:r>
    </w:p>
    <w:p w14:paraId="6A74C3BF" w14:textId="77777777" w:rsidR="0006071E" w:rsidRPr="00AD5400"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865C11" w14:textId="77777777" w:rsidR="0006071E" w:rsidRPr="00AD5400"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תאריך :  _______________</w:t>
      </w:r>
      <w:r w:rsidRPr="00AD5400">
        <w:rPr>
          <w:rFonts w:ascii="Times New Roman" w:eastAsia="Times New Roman" w:hAnsi="Times New Roman" w:cs="David"/>
          <w:sz w:val="20"/>
          <w:szCs w:val="24"/>
          <w:rtl/>
          <w:lang w:eastAsia="he-IL"/>
        </w:rPr>
        <w:tab/>
      </w:r>
      <w:r w:rsidRPr="00AD5400">
        <w:rPr>
          <w:rFonts w:ascii="Times New Roman" w:eastAsia="Times New Roman" w:hAnsi="Times New Roman" w:cs="David"/>
          <w:sz w:val="20"/>
          <w:szCs w:val="24"/>
          <w:rtl/>
          <w:lang w:eastAsia="he-IL"/>
        </w:rPr>
        <w:tab/>
      </w:r>
      <w:r w:rsidRPr="00AD5400">
        <w:rPr>
          <w:rFonts w:ascii="Times New Roman" w:eastAsia="Times New Roman" w:hAnsi="Times New Roman" w:cs="David"/>
          <w:sz w:val="20"/>
          <w:szCs w:val="24"/>
          <w:rtl/>
          <w:lang w:eastAsia="he-IL"/>
        </w:rPr>
        <w:tab/>
      </w:r>
    </w:p>
    <w:p w14:paraId="6986BE4E" w14:textId="77777777" w:rsidR="0006071E" w:rsidRPr="00AD5400"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חתימה וחותמת עו"ד/ רו"ח : ________________</w:t>
      </w:r>
    </w:p>
    <w:p w14:paraId="713FB723" w14:textId="77777777" w:rsidR="0006071E" w:rsidRPr="00AD5400"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4619CC5" w14:textId="77777777" w:rsidR="0006071E" w:rsidRPr="00AD5400" w:rsidRDefault="0006071E" w:rsidP="0006071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FC81081" w14:textId="77777777" w:rsidR="00650D2D" w:rsidRPr="00AD5400"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92DDDA8" w14:textId="77777777" w:rsidR="00650D2D" w:rsidRPr="00AD5400" w:rsidRDefault="00650D2D" w:rsidP="00650D2D">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4F9D6A18" w14:textId="77777777" w:rsidR="00650D2D" w:rsidRPr="00AD5400" w:rsidRDefault="00650D2D" w:rsidP="00650D2D">
      <w:pPr>
        <w:widowControl w:val="0"/>
        <w:bidi w:val="0"/>
        <w:spacing w:before="0" w:beforeAutospacing="0" w:after="0" w:afterAutospacing="0" w:line="240" w:lineRule="auto"/>
        <w:jc w:val="right"/>
        <w:rPr>
          <w:rFonts w:ascii="Times New Roman" w:eastAsia="Times New Roman" w:hAnsi="Times New Roman" w:cs="David"/>
          <w:sz w:val="20"/>
          <w:szCs w:val="20"/>
          <w:lang w:eastAsia="he-IL"/>
        </w:rPr>
      </w:pPr>
    </w:p>
    <w:p w14:paraId="64FC026B" w14:textId="77777777" w:rsidR="00650D2D" w:rsidRPr="00AD5400"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2F5ABB2" w14:textId="77777777" w:rsidR="001442C6" w:rsidRPr="00AD5400" w:rsidRDefault="001442C6"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5C8A9ED" w14:textId="77777777" w:rsidR="001442C6" w:rsidRPr="00AD5400" w:rsidRDefault="001442C6"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E2BAFE8" w14:textId="77777777" w:rsidR="001442C6" w:rsidRPr="00AD5400" w:rsidRDefault="001442C6"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D0823B4" w14:textId="77777777" w:rsidR="001442C6" w:rsidRPr="00AD5400" w:rsidRDefault="001442C6"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C4EBB15" w14:textId="77777777" w:rsidR="001442C6" w:rsidRPr="00AD5400" w:rsidRDefault="001442C6"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36BF6DC" w14:textId="77777777" w:rsidR="00650D2D" w:rsidRPr="00AD5400"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FEA34C8" w14:textId="77777777" w:rsidR="00650D2D" w:rsidRPr="00AD5400"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6F7B4D8" w14:textId="77777777" w:rsidR="00650D2D" w:rsidRPr="00AD5400"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7E1BAA7" w14:textId="77777777" w:rsidR="0006071E" w:rsidRPr="00AD5400"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AD5400">
        <w:rPr>
          <w:rFonts w:ascii="Times New Roman" w:eastAsia="Times New Roman" w:hAnsi="Times New Roman" w:cs="David" w:hint="cs"/>
          <w:bCs/>
          <w:sz w:val="20"/>
          <w:szCs w:val="24"/>
          <w:u w:val="single"/>
          <w:rtl/>
          <w:lang w:eastAsia="he-IL"/>
        </w:rPr>
        <w:t>נספח ''א''</w:t>
      </w:r>
    </w:p>
    <w:p w14:paraId="39C27FFF" w14:textId="77777777" w:rsidR="0006071E" w:rsidRPr="00AD5400"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AD5400">
        <w:rPr>
          <w:rFonts w:ascii="Times New Roman" w:eastAsia="Times New Roman" w:hAnsi="Times New Roman" w:cs="David" w:hint="cs"/>
          <w:bCs/>
          <w:sz w:val="20"/>
          <w:szCs w:val="24"/>
          <w:u w:val="single"/>
          <w:rtl/>
          <w:lang w:eastAsia="he-IL"/>
        </w:rPr>
        <w:t>נספח כללי</w:t>
      </w:r>
    </w:p>
    <w:p w14:paraId="75B51F9E" w14:textId="77777777" w:rsidR="0006071E" w:rsidRPr="00AD5400"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1.1</w:t>
      </w:r>
      <w:r w:rsidRPr="00AD5400">
        <w:rPr>
          <w:rFonts w:ascii="Times New Roman" w:eastAsia="Times New Roman" w:hAnsi="Times New Roman" w:cs="David" w:hint="cs"/>
          <w:sz w:val="24"/>
          <w:szCs w:val="24"/>
          <w:rtl/>
          <w:lang w:eastAsia="he-IL"/>
        </w:rPr>
        <w:tab/>
        <w:t>הגדרות -</w:t>
      </w:r>
    </w:p>
    <w:p w14:paraId="408AE344" w14:textId="77777777" w:rsidR="0006071E" w:rsidRPr="00AD5400"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3D6CB7" w14:textId="77777777" w:rsidR="0006071E" w:rsidRPr="00AD5400"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hint="cs"/>
          <w:b/>
          <w:bCs/>
          <w:sz w:val="24"/>
          <w:szCs w:val="24"/>
          <w:rtl/>
          <w:lang w:eastAsia="he-IL"/>
        </w:rPr>
        <w:t>הפרויקט</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hint="cs"/>
          <w:sz w:val="24"/>
          <w:szCs w:val="24"/>
          <w:lang w:eastAsia="he-IL"/>
        </w:rPr>
        <w:t xml:space="preserve"> </w:t>
      </w:r>
      <w:r w:rsidRPr="00AD5400">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sz w:val="24"/>
            <w:szCs w:val="24"/>
            <w:rtl/>
            <w:lang w:eastAsia="he-IL"/>
          </w:rPr>
          <w:alias w:val="רשות מקומית"/>
          <w:tag w:val="cntLocalAuth"/>
          <w:id w:val="1782831239"/>
          <w:placeholder>
            <w:docPart w:val="05B742FB85C94BC189C414DFB3286E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B70140" w:rsidRPr="00AD5400">
            <w:rPr>
              <w:rFonts w:ascii="Times New Roman" w:eastAsia="Times New Roman" w:hAnsi="Times New Roman" w:cs="David" w:hint="cs"/>
              <w:sz w:val="24"/>
              <w:szCs w:val="24"/>
              <w:rtl/>
              <w:lang w:eastAsia="he-IL"/>
            </w:rPr>
            <w:t>נס ציונה</w:t>
          </w:r>
        </w:sdtContent>
      </w:sdt>
      <w:r w:rsidRPr="00AD5400">
        <w:rPr>
          <w:rFonts w:ascii="Times New Roman" w:eastAsia="Times New Roman" w:hAnsi="Times New Roman" w:cs="David" w:hint="cs"/>
          <w:sz w:val="24"/>
          <w:szCs w:val="24"/>
          <w:rtl/>
          <w:lang w:eastAsia="he-IL"/>
        </w:rPr>
        <w:t xml:space="preserve"> - </w:t>
      </w:r>
      <w:sdt>
        <w:sdtPr>
          <w:rPr>
            <w:rFonts w:ascii="Times New Roman" w:eastAsia="Times New Roman" w:hAnsi="Times New Roman" w:cs="David" w:hint="cs"/>
            <w:sz w:val="24"/>
            <w:szCs w:val="24"/>
            <w:rtl/>
          </w:rPr>
          <w:alias w:val="שם אתר"/>
          <w:tag w:val="cntSite"/>
          <w:id w:val="-1682512962"/>
          <w:placeholder>
            <w:docPart w:val="8A352C8070254DE186BBAA77552561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B70140" w:rsidRPr="00AD5400">
            <w:rPr>
              <w:rFonts w:ascii="Times New Roman" w:eastAsia="Times New Roman" w:hAnsi="Times New Roman" w:cs="David" w:hint="cs"/>
              <w:sz w:val="24"/>
              <w:szCs w:val="24"/>
              <w:rtl/>
            </w:rPr>
            <w:t>נס ציונה מחיר למשתכן</w:t>
          </w:r>
        </w:sdtContent>
      </w:sdt>
      <w:r w:rsidRPr="00AD540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rtl/>
          </w:rPr>
          <w:alias w:val="שם הפרויקט"/>
          <w:tag w:val="cntProjectName"/>
          <w:id w:val="-1647974920"/>
          <w:placeholder>
            <w:docPart w:val="7FA116CB44794CC8B1AEE296B66860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B70140" w:rsidRPr="00AD5400">
            <w:rPr>
              <w:rFonts w:ascii="Times New Roman" w:eastAsia="Times New Roman" w:hAnsi="Times New Roman" w:cs="David" w:hint="cs"/>
              <w:sz w:val="24"/>
              <w:szCs w:val="24"/>
              <w:rtl/>
            </w:rPr>
            <w:t>א.מ ישראל מגורים יזמות בע"מ</w:t>
          </w:r>
        </w:sdtContent>
      </w:sdt>
      <w:r w:rsidRPr="00AD5400">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E80671E" w14:textId="77777777" w:rsidR="0006071E" w:rsidRPr="00AD5400"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00E468" w14:textId="77777777" w:rsidR="0006071E" w:rsidRPr="00AD5400"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hint="cs"/>
          <w:b/>
          <w:bCs/>
          <w:sz w:val="24"/>
          <w:szCs w:val="24"/>
          <w:rtl/>
          <w:lang w:eastAsia="he-IL"/>
        </w:rPr>
        <w:t>התכנית</w:t>
      </w:r>
      <w:r w:rsidRPr="00AD5400">
        <w:rPr>
          <w:rFonts w:ascii="Times New Roman" w:eastAsia="Times New Roman" w:hAnsi="Times New Roman" w:cs="David" w:hint="cs"/>
          <w:sz w:val="24"/>
          <w:szCs w:val="24"/>
          <w:rtl/>
          <w:lang w:eastAsia="he-IL"/>
        </w:rPr>
        <w:t xml:space="preserve">" או </w:t>
      </w:r>
      <w:r w:rsidRPr="00AD5400">
        <w:rPr>
          <w:rFonts w:ascii="Times New Roman" w:eastAsia="Times New Roman" w:hAnsi="Times New Roman" w:cs="David" w:hint="cs"/>
          <w:b/>
          <w:bCs/>
          <w:sz w:val="24"/>
          <w:szCs w:val="24"/>
          <w:rtl/>
          <w:lang w:eastAsia="he-IL"/>
        </w:rPr>
        <w:t xml:space="preserve">"המקרקעין" </w:t>
      </w:r>
      <w:r w:rsidRPr="00AD5400">
        <w:rPr>
          <w:rFonts w:ascii="Times New Roman" w:eastAsia="Times New Roman" w:hAnsi="Times New Roman" w:cs="David"/>
          <w:sz w:val="24"/>
          <w:szCs w:val="24"/>
          <w:lang w:eastAsia="he-IL"/>
        </w:rPr>
        <w:t>–</w:t>
      </w:r>
      <w:r w:rsidRPr="00AD5400">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sz w:val="24"/>
            <w:szCs w:val="24"/>
            <w:rtl/>
          </w:rPr>
          <w:alias w:val="שדה נוסף 2"/>
          <w:tag w:val="cntCustomField2"/>
          <w:id w:val="1880663104"/>
          <w:placeholder>
            <w:docPart w:val="DF37FF1AA0B74DBF8946F44776ED49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AD5400">
            <w:rPr>
              <w:rStyle w:val="a7"/>
              <w:color w:val="auto"/>
              <w:rtl/>
            </w:rPr>
            <w:t>[שדה נוסף 2]</w:t>
          </w:r>
        </w:sdtContent>
      </w:sdt>
      <w:r w:rsidRPr="00AD5400">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7F9C3A6342704E1DAD6BD52860896C6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AD5400">
            <w:rPr>
              <w:rStyle w:val="a7"/>
              <w:color w:val="auto"/>
              <w:rtl/>
            </w:rPr>
            <w:t>[שדה נוסף 1]</w:t>
          </w:r>
        </w:sdtContent>
      </w:sdt>
      <w:r w:rsidRPr="00AD5400">
        <w:rPr>
          <w:rFonts w:ascii="Times New Roman" w:eastAsia="Times New Roman" w:hAnsi="Times New Roman" w:cs="David" w:hint="cs"/>
          <w:sz w:val="24"/>
          <w:szCs w:val="24"/>
          <w:rtl/>
          <w:lang w:eastAsia="he-IL"/>
        </w:rPr>
        <w:t>.</w:t>
      </w:r>
    </w:p>
    <w:p w14:paraId="70474305" w14:textId="77777777" w:rsidR="0006071E" w:rsidRPr="00AD5400"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8E2FD77" w14:textId="77777777" w:rsidR="0006071E" w:rsidRPr="00AD5400"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722B8BD" w14:textId="77777777" w:rsidR="0006071E" w:rsidRPr="00AD5400" w:rsidRDefault="0006071E" w:rsidP="0006071E">
      <w:pPr>
        <w:spacing w:before="0" w:beforeAutospacing="0" w:after="0" w:afterAutospacing="0" w:line="240" w:lineRule="auto"/>
        <w:ind w:left="720"/>
        <w:rPr>
          <w:rFonts w:ascii="Times New Roman" w:eastAsia="Times New Roman" w:hAnsi="Times New Roman" w:cs="David"/>
          <w:sz w:val="24"/>
          <w:szCs w:val="24"/>
          <w:rtl/>
        </w:rPr>
      </w:pPr>
      <w:r w:rsidRPr="00AD5400">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sz w:val="24"/>
            <w:szCs w:val="24"/>
            <w:rtl/>
          </w:rPr>
          <w:alias w:val="רשות מקומית"/>
          <w:tag w:val="cntLocalAuth"/>
          <w:id w:val="1088732537"/>
          <w:placeholder>
            <w:docPart w:val="0379AC149ADC4FE6BB67614BF39359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B70140" w:rsidRPr="00AD5400">
            <w:rPr>
              <w:rFonts w:ascii="Times New Roman" w:eastAsia="Times New Roman" w:hAnsi="Times New Roman" w:cs="David" w:hint="cs"/>
              <w:sz w:val="24"/>
              <w:szCs w:val="24"/>
              <w:rtl/>
            </w:rPr>
            <w:t>נס ציונה</w:t>
          </w:r>
        </w:sdtContent>
      </w:sdt>
      <w:r w:rsidRPr="00AD5400">
        <w:rPr>
          <w:rFonts w:ascii="Times New Roman" w:eastAsia="Times New Roman" w:hAnsi="Times New Roman" w:cs="David" w:hint="cs"/>
          <w:sz w:val="24"/>
          <w:szCs w:val="24"/>
          <w:rtl/>
        </w:rPr>
        <w:t>.</w:t>
      </w:r>
    </w:p>
    <w:p w14:paraId="4A1603E6" w14:textId="77777777" w:rsidR="0006071E" w:rsidRPr="00AD5400" w:rsidRDefault="0006071E" w:rsidP="0006071E">
      <w:pPr>
        <w:spacing w:before="0" w:beforeAutospacing="0" w:after="0" w:afterAutospacing="0" w:line="240" w:lineRule="auto"/>
        <w:ind w:left="720"/>
        <w:rPr>
          <w:rFonts w:ascii="Times New Roman" w:eastAsia="Times New Roman" w:hAnsi="Times New Roman" w:cs="David"/>
          <w:sz w:val="24"/>
          <w:szCs w:val="24"/>
          <w:rtl/>
        </w:rPr>
      </w:pPr>
    </w:p>
    <w:p w14:paraId="49A07535" w14:textId="77777777" w:rsidR="0006071E" w:rsidRPr="00AD5400" w:rsidRDefault="0006071E" w:rsidP="0006071E">
      <w:pPr>
        <w:spacing w:before="0" w:beforeAutospacing="0" w:after="0" w:afterAutospacing="0" w:line="240" w:lineRule="auto"/>
        <w:ind w:left="720"/>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rPr>
        <w:t xml:space="preserve">"חוזה הפיתוח" </w:t>
      </w:r>
      <w:r w:rsidRPr="00AD5400">
        <w:rPr>
          <w:rFonts w:ascii="Times New Roman" w:eastAsia="Times New Roman" w:hAnsi="Times New Roman" w:cs="David"/>
          <w:sz w:val="24"/>
          <w:szCs w:val="24"/>
        </w:rPr>
        <w:t>–</w:t>
      </w:r>
      <w:r w:rsidRPr="00AD5400">
        <w:rPr>
          <w:rFonts w:ascii="Times New Roman" w:eastAsia="Times New Roman" w:hAnsi="Times New Roman" w:cs="David" w:hint="cs"/>
          <w:sz w:val="24"/>
          <w:szCs w:val="24"/>
          <w:rtl/>
        </w:rPr>
        <w:t xml:space="preserve"> חוזה הפיתוח אשר נחתם בין המזמין לבין הרשות המקומית.</w:t>
      </w:r>
    </w:p>
    <w:p w14:paraId="2BBD4640" w14:textId="77777777" w:rsidR="0006071E" w:rsidRPr="00AD5400"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3CD07B" w14:textId="77777777" w:rsidR="0006071E" w:rsidRPr="00AD5400" w:rsidRDefault="0006071E" w:rsidP="0006071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AD5400">
        <w:rPr>
          <w:rFonts w:ascii="Times New Roman" w:eastAsia="Times New Roman" w:hAnsi="Times New Roman" w:cs="David" w:hint="cs"/>
          <w:sz w:val="24"/>
          <w:szCs w:val="24"/>
          <w:rtl/>
          <w:lang w:eastAsia="he-IL"/>
        </w:rPr>
        <w:t>2.8</w:t>
      </w:r>
      <w:r w:rsidRPr="00AD5400">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AD011AD77CA458084DEBF7D70E959C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AD5400">
            <w:rPr>
              <w:rStyle w:val="a7"/>
              <w:color w:val="auto"/>
              <w:rtl/>
            </w:rPr>
            <w:t>[שדה נוסף 3]</w:t>
          </w:r>
        </w:sdtContent>
      </w:sdt>
    </w:p>
    <w:p w14:paraId="1316C040" w14:textId="77777777" w:rsidR="0006071E" w:rsidRPr="00AD5400" w:rsidRDefault="0006071E" w:rsidP="0006071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ADA0840" w14:textId="77777777" w:rsidR="00071F07" w:rsidRPr="00AD5400"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2.10</w:t>
      </w:r>
      <w:r w:rsidRPr="00AD5400">
        <w:rPr>
          <w:rFonts w:ascii="Times New Roman" w:eastAsia="Times New Roman" w:hAnsi="Times New Roman" w:cs="David" w:hint="cs"/>
          <w:sz w:val="24"/>
          <w:szCs w:val="24"/>
          <w:rtl/>
          <w:lang w:eastAsia="he-IL"/>
        </w:rPr>
        <w:tab/>
      </w:r>
      <w:r w:rsidR="00071F07" w:rsidRPr="00AD5400">
        <w:rPr>
          <w:rFonts w:ascii="Times New Roman" w:eastAsia="Times New Roman" w:hAnsi="Times New Roman" w:cs="David" w:hint="cs"/>
          <w:sz w:val="24"/>
          <w:szCs w:val="24"/>
          <w:rtl/>
          <w:lang w:eastAsia="he-IL"/>
        </w:rPr>
        <w:t xml:space="preserve">התכנון יתבצע במודל תלת מימד ע"י תוכנת </w:t>
      </w:r>
      <w:r w:rsidR="00071F07" w:rsidRPr="00AD5400">
        <w:rPr>
          <w:rFonts w:ascii="Times New Roman" w:eastAsia="Times New Roman" w:hAnsi="Times New Roman" w:cs="David"/>
          <w:sz w:val="24"/>
          <w:szCs w:val="24"/>
          <w:lang w:eastAsia="he-IL"/>
        </w:rPr>
        <w:t>REVIT</w:t>
      </w:r>
      <w:r w:rsidR="00071F07" w:rsidRPr="00AD5400">
        <w:rPr>
          <w:rFonts w:ascii="Times New Roman" w:eastAsia="Times New Roman" w:hAnsi="Times New Roman" w:cs="David" w:hint="cs"/>
          <w:sz w:val="24"/>
          <w:szCs w:val="24"/>
          <w:rtl/>
          <w:lang w:eastAsia="he-IL"/>
        </w:rPr>
        <w:t>, במתודולוגיי</w:t>
      </w:r>
      <w:r w:rsidR="00071F07" w:rsidRPr="00AD5400">
        <w:rPr>
          <w:rFonts w:ascii="Times New Roman" w:eastAsia="Times New Roman" w:hAnsi="Times New Roman" w:cs="David" w:hint="eastAsia"/>
          <w:sz w:val="24"/>
          <w:szCs w:val="24"/>
          <w:rtl/>
          <w:lang w:eastAsia="he-IL"/>
        </w:rPr>
        <w:t>ת</w:t>
      </w:r>
      <w:r w:rsidR="00071F07" w:rsidRPr="00AD5400">
        <w:rPr>
          <w:rFonts w:ascii="Times New Roman" w:eastAsia="Times New Roman" w:hAnsi="Times New Roman" w:cs="David" w:hint="cs"/>
          <w:sz w:val="24"/>
          <w:szCs w:val="24"/>
          <w:rtl/>
          <w:lang w:eastAsia="he-IL"/>
        </w:rPr>
        <w:t xml:space="preserve"> </w:t>
      </w:r>
      <w:r w:rsidR="00071F07" w:rsidRPr="00AD5400">
        <w:rPr>
          <w:rFonts w:ascii="Times New Roman" w:eastAsia="Times New Roman" w:hAnsi="Times New Roman" w:cs="David" w:hint="cs"/>
          <w:sz w:val="24"/>
          <w:szCs w:val="24"/>
          <w:lang w:eastAsia="he-IL"/>
        </w:rPr>
        <w:t>BIM</w:t>
      </w:r>
      <w:r w:rsidR="00071F07" w:rsidRPr="00AD5400">
        <w:rPr>
          <w:rFonts w:ascii="Times New Roman" w:eastAsia="Times New Roman" w:hAnsi="Times New Roman" w:cs="David" w:hint="cs"/>
          <w:sz w:val="24"/>
          <w:szCs w:val="24"/>
          <w:rtl/>
          <w:lang w:eastAsia="he-IL"/>
        </w:rPr>
        <w:t>, בענן – "</w:t>
      </w:r>
      <w:r w:rsidR="00071F07" w:rsidRPr="00AD5400">
        <w:rPr>
          <w:rFonts w:ascii="Times New Roman" w:eastAsia="Times New Roman" w:hAnsi="Times New Roman" w:cs="David" w:hint="cs"/>
          <w:sz w:val="24"/>
          <w:szCs w:val="24"/>
          <w:lang w:eastAsia="he-IL"/>
        </w:rPr>
        <w:t>BIM360</w:t>
      </w:r>
      <w:r w:rsidR="00071F07" w:rsidRPr="00AD5400">
        <w:rPr>
          <w:rFonts w:ascii="Times New Roman" w:eastAsia="Times New Roman" w:hAnsi="Times New Roman" w:cs="David" w:hint="cs"/>
          <w:sz w:val="24"/>
          <w:szCs w:val="24"/>
          <w:rtl/>
          <w:lang w:eastAsia="he-IL"/>
        </w:rPr>
        <w:t xml:space="preserve">" שם ישמרו כל קבצי ה </w:t>
      </w:r>
      <w:r w:rsidR="00071F07" w:rsidRPr="00AD5400">
        <w:rPr>
          <w:rFonts w:ascii="Times New Roman" w:eastAsia="Times New Roman" w:hAnsi="Times New Roman" w:cs="David" w:hint="cs"/>
          <w:sz w:val="24"/>
          <w:szCs w:val="24"/>
          <w:lang w:eastAsia="he-IL"/>
        </w:rPr>
        <w:t>REVIT</w:t>
      </w:r>
      <w:r w:rsidR="00071F07" w:rsidRPr="00AD5400">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071F07" w:rsidRPr="00AD5400">
        <w:rPr>
          <w:rFonts w:ascii="Times New Roman" w:eastAsia="Times New Roman" w:hAnsi="Times New Roman" w:cs="David" w:hint="cs"/>
          <w:sz w:val="24"/>
          <w:szCs w:val="24"/>
          <w:lang w:eastAsia="he-IL"/>
        </w:rPr>
        <w:t>BIM360</w:t>
      </w:r>
      <w:r w:rsidR="00071F07" w:rsidRPr="00AD5400">
        <w:rPr>
          <w:rFonts w:ascii="Times New Roman" w:eastAsia="Times New Roman" w:hAnsi="Times New Roman" w:cs="David" w:hint="cs"/>
          <w:sz w:val="24"/>
          <w:szCs w:val="24"/>
          <w:rtl/>
          <w:lang w:eastAsia="he-IL"/>
        </w:rPr>
        <w:t xml:space="preserve">". העבודה במודל תהיה כפופה להוראות מנהל המודל ולמסמך ה </w:t>
      </w:r>
      <w:r w:rsidR="00071F07" w:rsidRPr="00AD5400">
        <w:rPr>
          <w:rFonts w:ascii="Times New Roman" w:eastAsia="Times New Roman" w:hAnsi="Times New Roman" w:cs="David" w:hint="cs"/>
          <w:sz w:val="24"/>
          <w:szCs w:val="24"/>
          <w:lang w:eastAsia="he-IL"/>
        </w:rPr>
        <w:t>BEP</w:t>
      </w:r>
      <w:r w:rsidR="00071F07" w:rsidRPr="00AD5400">
        <w:rPr>
          <w:rFonts w:ascii="Times New Roman" w:eastAsia="Times New Roman" w:hAnsi="Times New Roman" w:cs="David" w:hint="cs"/>
          <w:sz w:val="24"/>
          <w:szCs w:val="24"/>
          <w:rtl/>
          <w:lang w:eastAsia="he-IL"/>
        </w:rPr>
        <w:t xml:space="preserve"> שיופץ בהמשך ע"י מנהל המודל. שמירה, הדפסת תכניות וקבצים (</w:t>
      </w:r>
      <w:r w:rsidR="00071F07" w:rsidRPr="00AD5400">
        <w:rPr>
          <w:rFonts w:ascii="Times New Roman" w:eastAsia="Times New Roman" w:hAnsi="Times New Roman" w:cs="David" w:hint="cs"/>
          <w:sz w:val="24"/>
          <w:szCs w:val="24"/>
          <w:lang w:eastAsia="he-IL"/>
        </w:rPr>
        <w:t>PLT</w:t>
      </w:r>
      <w:r w:rsidR="00071F07" w:rsidRPr="00AD5400">
        <w:rPr>
          <w:rFonts w:ascii="Times New Roman" w:eastAsia="Times New Roman" w:hAnsi="Times New Roman" w:cs="David" w:hint="cs"/>
          <w:sz w:val="24"/>
          <w:szCs w:val="24"/>
          <w:rtl/>
          <w:lang w:eastAsia="he-IL"/>
        </w:rPr>
        <w:t>/</w:t>
      </w:r>
      <w:r w:rsidR="00071F07" w:rsidRPr="00AD5400">
        <w:rPr>
          <w:rFonts w:ascii="Times New Roman" w:eastAsia="Times New Roman" w:hAnsi="Times New Roman" w:cs="David" w:hint="cs"/>
          <w:sz w:val="24"/>
          <w:szCs w:val="24"/>
          <w:lang w:eastAsia="he-IL"/>
        </w:rPr>
        <w:t>PDF</w:t>
      </w:r>
      <w:r w:rsidR="00071F07" w:rsidRPr="00AD5400">
        <w:rPr>
          <w:rFonts w:ascii="Times New Roman" w:eastAsia="Times New Roman" w:hAnsi="Times New Roman" w:cs="David" w:hint="cs"/>
          <w:sz w:val="24"/>
          <w:szCs w:val="24"/>
          <w:rtl/>
          <w:lang w:eastAsia="he-IL"/>
        </w:rPr>
        <w:t>/</w:t>
      </w:r>
      <w:r w:rsidR="00071F07" w:rsidRPr="00AD5400">
        <w:rPr>
          <w:rFonts w:ascii="Times New Roman" w:eastAsia="Times New Roman" w:hAnsi="Times New Roman" w:cs="David" w:hint="cs"/>
          <w:sz w:val="24"/>
          <w:szCs w:val="24"/>
          <w:lang w:eastAsia="he-IL"/>
        </w:rPr>
        <w:t>DWG</w:t>
      </w:r>
      <w:r w:rsidR="00071F07" w:rsidRPr="00AD5400">
        <w:rPr>
          <w:rFonts w:ascii="Times New Roman" w:eastAsia="Times New Roman" w:hAnsi="Times New Roman" w:cs="David" w:hint="cs"/>
          <w:sz w:val="24"/>
          <w:szCs w:val="24"/>
          <w:rtl/>
          <w:lang w:eastAsia="he-IL"/>
        </w:rPr>
        <w:t xml:space="preserve">), שיתוף, תיאום וקליטת </w:t>
      </w:r>
      <w:r w:rsidR="00071F07" w:rsidRPr="00AD5400">
        <w:rPr>
          <w:rFonts w:ascii="Times New Roman" w:eastAsia="Times New Roman" w:hAnsi="Times New Roman" w:cs="David" w:hint="cs"/>
          <w:sz w:val="24"/>
          <w:szCs w:val="24"/>
          <w:rtl/>
          <w:lang w:eastAsia="he-IL"/>
        </w:rPr>
        <w:lastRenderedPageBreak/>
        <w:t xml:space="preserve">קבצים ממתכננים ויועצים אחרים יבוצע באמצעות תוכנה כדוגמת </w:t>
      </w:r>
      <w:r w:rsidR="00071F07" w:rsidRPr="00AD5400">
        <w:rPr>
          <w:rFonts w:ascii="Times New Roman" w:eastAsia="Times New Roman" w:hAnsi="Times New Roman" w:cs="David"/>
          <w:sz w:val="24"/>
          <w:szCs w:val="24"/>
          <w:lang w:eastAsia="he-IL"/>
        </w:rPr>
        <w:t>@view</w:t>
      </w:r>
      <w:r w:rsidR="00071F07" w:rsidRPr="00AD5400">
        <w:rPr>
          <w:rFonts w:ascii="Times New Roman" w:eastAsia="Times New Roman" w:hAnsi="Times New Roman" w:cs="David" w:hint="cs"/>
          <w:sz w:val="24"/>
          <w:szCs w:val="24"/>
          <w:rtl/>
          <w:lang w:eastAsia="he-IL"/>
        </w:rPr>
        <w:t xml:space="preserve">. </w:t>
      </w:r>
      <w:r w:rsidR="00071F07" w:rsidRPr="00AD5400">
        <w:rPr>
          <w:rFonts w:ascii="Times New Roman" w:eastAsia="Times New Roman" w:hAnsi="Times New Roman" w:cs="David"/>
          <w:sz w:val="24"/>
          <w:szCs w:val="24"/>
          <w:rtl/>
          <w:lang w:eastAsia="he-IL"/>
        </w:rPr>
        <w:t>כל תעבורת הקבצים תבוצע באמצע</w:t>
      </w:r>
      <w:r w:rsidR="00071F07" w:rsidRPr="00AD5400">
        <w:rPr>
          <w:rFonts w:ascii="Times New Roman" w:eastAsia="Times New Roman" w:hAnsi="Times New Roman" w:cs="David" w:hint="cs"/>
          <w:sz w:val="24"/>
          <w:szCs w:val="24"/>
          <w:rtl/>
          <w:lang w:eastAsia="he-IL"/>
        </w:rPr>
        <w:t>ות התוכנה בלבד או תוכנה אחרת לפי החלטת המזמין.</w:t>
      </w:r>
    </w:p>
    <w:p w14:paraId="497B7782" w14:textId="77777777" w:rsidR="0006071E" w:rsidRPr="00AD5400"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p>
    <w:p w14:paraId="20A4A499" w14:textId="77777777" w:rsidR="0006071E" w:rsidRPr="00AD5400"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3.2</w:t>
      </w:r>
      <w:r w:rsidRPr="00AD5400">
        <w:rPr>
          <w:rFonts w:ascii="Times New Roman" w:eastAsia="Times New Roman" w:hAnsi="Times New Roman" w:cs="David" w:hint="cs"/>
          <w:sz w:val="24"/>
          <w:szCs w:val="24"/>
          <w:rtl/>
          <w:lang w:eastAsia="he-IL"/>
        </w:rPr>
        <w:tab/>
        <w:t>בעלי המקצוע במשרד המתכנן הם:</w:t>
      </w:r>
    </w:p>
    <w:p w14:paraId="674B4A69" w14:textId="77777777" w:rsidR="0006071E" w:rsidRPr="00AD5400"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728D43" w14:textId="77777777" w:rsidR="0006071E" w:rsidRPr="00AD5400"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א.</w:t>
      </w:r>
      <w:r w:rsidRPr="00AD5400">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sz w:val="24"/>
            <w:szCs w:val="24"/>
            <w:rtl/>
            <w:lang w:eastAsia="he-IL"/>
          </w:rPr>
          <w:alias w:val="שדה נוסף 4"/>
          <w:tag w:val="cntCustomField4"/>
          <w:id w:val="-571968739"/>
          <w:placeholder>
            <w:docPart w:val="2DA2DF2BA2814A0A954B7641002352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AD5400">
            <w:rPr>
              <w:rStyle w:val="a7"/>
              <w:color w:val="auto"/>
              <w:rtl/>
            </w:rPr>
            <w:t>[שדה נוסף 4]</w:t>
          </w:r>
        </w:sdtContent>
      </w:sdt>
    </w:p>
    <w:p w14:paraId="1BA22B7E" w14:textId="77777777" w:rsidR="0006071E" w:rsidRPr="00AD5400" w:rsidRDefault="0006071E" w:rsidP="0006071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 xml:space="preserve">ב. </w:t>
      </w:r>
      <w:r w:rsidRPr="00AD5400">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sz w:val="24"/>
            <w:szCs w:val="24"/>
            <w:rtl/>
            <w:lang w:eastAsia="he-IL"/>
          </w:rPr>
          <w:alias w:val="שדה נוסף 5"/>
          <w:tag w:val="cntCustomField5"/>
          <w:id w:val="670996116"/>
          <w:placeholder>
            <w:docPart w:val="23DE26A60DEC495889BB3AAB1AC246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AD5400">
            <w:rPr>
              <w:rStyle w:val="a7"/>
              <w:color w:val="auto"/>
              <w:rtl/>
            </w:rPr>
            <w:t>[שדה נוסף 5]</w:t>
          </w:r>
        </w:sdtContent>
      </w:sdt>
    </w:p>
    <w:p w14:paraId="376B46AF" w14:textId="77777777" w:rsidR="0006071E" w:rsidRPr="00AD5400"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836D1C" w14:textId="77777777" w:rsidR="0006071E" w:rsidRPr="00AD5400"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3.4</w:t>
      </w:r>
      <w:r w:rsidRPr="00AD5400">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sz w:val="24"/>
            <w:szCs w:val="24"/>
            <w:rtl/>
            <w:lang w:eastAsia="he-IL"/>
          </w:rPr>
          <w:alias w:val="שדה נוסף 6"/>
          <w:tag w:val="cntCustomField6"/>
          <w:id w:val="-1464726949"/>
          <w:placeholder>
            <w:docPart w:val="255B4AA4D5C149C2BCF4F7CB1C7643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AD5400">
            <w:rPr>
              <w:rStyle w:val="a7"/>
              <w:color w:val="auto"/>
              <w:rtl/>
            </w:rPr>
            <w:t>[שדה נוסף 6]</w:t>
          </w:r>
        </w:sdtContent>
      </w:sdt>
    </w:p>
    <w:p w14:paraId="31FD943A" w14:textId="77777777" w:rsidR="0006071E" w:rsidRPr="00AD5400"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2C52BB" w14:textId="77777777" w:rsidR="0006071E" w:rsidRPr="00AD5400"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5.2</w:t>
      </w:r>
      <w:r w:rsidRPr="00AD5400">
        <w:rPr>
          <w:rFonts w:ascii="Times New Roman" w:eastAsia="Times New Roman" w:hAnsi="Times New Roman" w:cs="David" w:hint="cs"/>
          <w:sz w:val="24"/>
          <w:szCs w:val="24"/>
          <w:rtl/>
          <w:lang w:eastAsia="he-IL"/>
        </w:rPr>
        <w:tab/>
        <w:t>הנושאים הם:</w:t>
      </w:r>
    </w:p>
    <w:p w14:paraId="076EABB9" w14:textId="77777777" w:rsidR="0006071E" w:rsidRPr="00AD5400"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BE9F3D" w14:textId="77777777" w:rsidR="0006071E" w:rsidRPr="00AD5400"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א.</w:t>
      </w:r>
      <w:r w:rsidRPr="00AD5400">
        <w:rPr>
          <w:rFonts w:ascii="Times New Roman" w:eastAsia="Times New Roman" w:hAnsi="Times New Roman" w:cs="David" w:hint="cs"/>
          <w:sz w:val="24"/>
          <w:szCs w:val="24"/>
          <w:rtl/>
          <w:lang w:eastAsia="he-IL"/>
        </w:rPr>
        <w:tab/>
        <w:t>התקדמות שרותי המתכנן.</w:t>
      </w:r>
    </w:p>
    <w:p w14:paraId="1AEFC87F" w14:textId="77777777" w:rsidR="0006071E" w:rsidRPr="00AD5400"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ב.</w:t>
      </w:r>
      <w:r w:rsidRPr="00AD5400">
        <w:rPr>
          <w:rFonts w:ascii="Times New Roman" w:eastAsia="Times New Roman" w:hAnsi="Times New Roman" w:cs="David" w:hint="cs"/>
          <w:sz w:val="24"/>
          <w:szCs w:val="24"/>
          <w:rtl/>
          <w:lang w:eastAsia="he-IL"/>
        </w:rPr>
        <w:tab/>
        <w:t>סטיות מלוח הזמנים לרבות סיבת הסטייה.</w:t>
      </w:r>
    </w:p>
    <w:p w14:paraId="7BEB61BC" w14:textId="77777777" w:rsidR="0006071E" w:rsidRPr="00AD5400"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ג.</w:t>
      </w:r>
      <w:r w:rsidRPr="00AD5400">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101172F2" w14:textId="77777777" w:rsidR="0006071E" w:rsidRPr="00AD5400"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ד.</w:t>
      </w:r>
      <w:r w:rsidRPr="00AD5400">
        <w:rPr>
          <w:rFonts w:ascii="Times New Roman" w:eastAsia="Times New Roman" w:hAnsi="Times New Roman" w:cs="David" w:hint="cs"/>
          <w:sz w:val="24"/>
          <w:szCs w:val="24"/>
          <w:rtl/>
          <w:lang w:eastAsia="he-IL"/>
        </w:rPr>
        <w:tab/>
        <w:t>סטיות מהערכות ו/או תחזיות תקציביות והשלכותיהן.</w:t>
      </w:r>
    </w:p>
    <w:p w14:paraId="087354F5" w14:textId="77777777" w:rsidR="0006071E" w:rsidRPr="00AD5400"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ה.</w:t>
      </w:r>
      <w:r w:rsidRPr="00AD5400">
        <w:rPr>
          <w:rFonts w:ascii="Times New Roman" w:eastAsia="Times New Roman" w:hAnsi="Times New Roman" w:cs="David" w:hint="cs"/>
          <w:sz w:val="24"/>
          <w:szCs w:val="24"/>
          <w:rtl/>
          <w:lang w:eastAsia="he-IL"/>
        </w:rPr>
        <w:tab/>
        <w:t>ריכוז הוראות שנויים.</w:t>
      </w:r>
    </w:p>
    <w:p w14:paraId="4B8EE078" w14:textId="77777777" w:rsidR="0006071E" w:rsidRPr="00AD5400" w:rsidRDefault="0006071E" w:rsidP="0006071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3462E8A" w14:textId="77777777" w:rsidR="0006071E" w:rsidRPr="00AD5400" w:rsidRDefault="0006071E" w:rsidP="0006071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 xml:space="preserve">17.7 </w:t>
      </w:r>
      <w:r w:rsidRPr="00AD5400">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AD5400" w:rsidRPr="00AD5400" w14:paraId="1E914F44" w14:textId="77777777" w:rsidTr="0006071E">
        <w:tc>
          <w:tcPr>
            <w:tcW w:w="3366" w:type="dxa"/>
          </w:tcPr>
          <w:p w14:paraId="767440E4" w14:textId="77777777" w:rsidR="0006071E" w:rsidRPr="00AD5400" w:rsidRDefault="00AD5400"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
                <w:alias w:val="אחוז השתתפות צד א"/>
                <w:tag w:val="cmtTzadAPercent"/>
                <w:id w:val="160592806"/>
                <w:placeholder>
                  <w:docPart w:val="F672DBB09BD44D42B6F452EB86F746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B70140" w:rsidRPr="00AD5400">
                  <w:rPr>
                    <w:rFonts w:ascii="Times New Roman" w:eastAsia="Times New Roman" w:hAnsi="Times New Roman" w:cs="David" w:hint="cs"/>
                    <w:sz w:val="24"/>
                    <w:szCs w:val="24"/>
                    <w:rtl/>
                    <w:lang w:eastAsia="he-IL"/>
                  </w:rPr>
                  <w:t>100</w:t>
                </w:r>
              </w:sdtContent>
            </w:sdt>
          </w:p>
          <w:p w14:paraId="64EA6615" w14:textId="77777777" w:rsidR="0006071E" w:rsidRPr="00AD5400"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 xml:space="preserve">             </w:t>
            </w:r>
          </w:p>
        </w:tc>
        <w:tc>
          <w:tcPr>
            <w:tcW w:w="2163" w:type="dxa"/>
          </w:tcPr>
          <w:p w14:paraId="0F5B2C31" w14:textId="77777777" w:rsidR="0006071E" w:rsidRPr="00AD5400" w:rsidRDefault="0006071E" w:rsidP="0006071E">
            <w:pPr>
              <w:widowControl w:val="0"/>
              <w:spacing w:before="0" w:beforeAutospacing="0" w:after="0" w:afterAutospacing="0" w:line="240" w:lineRule="auto"/>
              <w:ind w:left="720"/>
              <w:outlineLvl w:val="2"/>
            </w:pPr>
          </w:p>
          <w:p w14:paraId="37BB113E" w14:textId="77777777" w:rsidR="0006071E" w:rsidRPr="00AD5400"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79AB214" w14:textId="77777777" w:rsidR="00650D2D" w:rsidRPr="00AD5400"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lang w:eastAsia="he-IL"/>
        </w:rPr>
      </w:pPr>
      <w:r w:rsidRPr="00AD5400">
        <w:rPr>
          <w:rFonts w:ascii="Times New Roman" w:eastAsia="Times New Roman" w:hAnsi="Times New Roman" w:cs="David"/>
          <w:sz w:val="20"/>
          <w:szCs w:val="24"/>
          <w:rtl/>
        </w:rPr>
        <w:br w:type="page"/>
      </w:r>
      <w:r w:rsidRPr="00AD5400">
        <w:rPr>
          <w:rFonts w:ascii="Times New Roman" w:eastAsia="Times New Roman" w:hAnsi="Times New Roman" w:cs="David"/>
          <w:b/>
          <w:bCs/>
          <w:sz w:val="24"/>
          <w:szCs w:val="24"/>
          <w:u w:val="single"/>
          <w:rtl/>
          <w:lang w:eastAsia="he-IL"/>
        </w:rPr>
        <w:lastRenderedPageBreak/>
        <w:t xml:space="preserve">נספח </w:t>
      </w:r>
      <w:r w:rsidR="0006071E" w:rsidRPr="00AD5400">
        <w:rPr>
          <w:rFonts w:ascii="Times New Roman" w:eastAsia="Times New Roman" w:hAnsi="Times New Roman" w:cs="David" w:hint="cs"/>
          <w:b/>
          <w:bCs/>
          <w:sz w:val="24"/>
          <w:szCs w:val="24"/>
          <w:u w:val="single"/>
          <w:rtl/>
          <w:lang w:eastAsia="he-IL"/>
        </w:rPr>
        <w:t>"</w:t>
      </w:r>
      <w:r w:rsidRPr="00AD5400">
        <w:rPr>
          <w:rFonts w:ascii="Times New Roman" w:eastAsia="Times New Roman" w:hAnsi="Times New Roman" w:cs="David"/>
          <w:b/>
          <w:bCs/>
          <w:sz w:val="24"/>
          <w:szCs w:val="24"/>
          <w:u w:val="single"/>
          <w:rtl/>
          <w:lang w:eastAsia="he-IL"/>
        </w:rPr>
        <w:t>ב</w:t>
      </w:r>
      <w:r w:rsidR="0006071E" w:rsidRPr="00AD5400">
        <w:rPr>
          <w:rFonts w:ascii="Times New Roman" w:eastAsia="Times New Roman" w:hAnsi="Times New Roman" w:cs="David" w:hint="cs"/>
          <w:b/>
          <w:bCs/>
          <w:sz w:val="24"/>
          <w:szCs w:val="24"/>
          <w:u w:val="single"/>
          <w:rtl/>
          <w:lang w:eastAsia="he-IL"/>
        </w:rPr>
        <w:t>'</w:t>
      </w:r>
      <w:r w:rsidRPr="00AD5400">
        <w:rPr>
          <w:rFonts w:ascii="Times New Roman" w:eastAsia="Times New Roman" w:hAnsi="Times New Roman" w:cs="David"/>
          <w:b/>
          <w:bCs/>
          <w:sz w:val="24"/>
          <w:szCs w:val="24"/>
          <w:u w:val="single"/>
          <w:rtl/>
          <w:lang w:eastAsia="he-IL"/>
        </w:rPr>
        <w:t>'</w:t>
      </w:r>
    </w:p>
    <w:p w14:paraId="14AE82F5" w14:textId="77777777" w:rsidR="00650D2D" w:rsidRPr="00AD5400"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p>
    <w:p w14:paraId="05E2B4BE" w14:textId="77777777" w:rsidR="00650D2D" w:rsidRPr="00AD5400"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AD5400">
        <w:rPr>
          <w:rFonts w:ascii="Times New Roman" w:eastAsia="Times New Roman" w:hAnsi="Times New Roman" w:cs="David"/>
          <w:b/>
          <w:bCs/>
          <w:sz w:val="24"/>
          <w:szCs w:val="24"/>
          <w:u w:val="single"/>
          <w:rtl/>
          <w:lang w:eastAsia="he-IL"/>
        </w:rPr>
        <w:t>שרותי המתכנן</w:t>
      </w:r>
    </w:p>
    <w:p w14:paraId="653C984A" w14:textId="77777777" w:rsidR="00650D2D" w:rsidRPr="00AD5400"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0AB42B8"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1.</w:t>
      </w:r>
      <w:r w:rsidRPr="00AD5400">
        <w:rPr>
          <w:rFonts w:ascii="Times New Roman" w:eastAsia="Times New Roman" w:hAnsi="Times New Roman" w:cs="David"/>
          <w:sz w:val="24"/>
          <w:szCs w:val="24"/>
          <w:rtl/>
          <w:lang w:eastAsia="he-IL"/>
        </w:rPr>
        <w:tab/>
      </w:r>
      <w:r w:rsidRPr="00AD5400">
        <w:rPr>
          <w:rFonts w:ascii="Times New Roman" w:eastAsia="Times New Roman" w:hAnsi="Times New Roman" w:cs="David"/>
          <w:b/>
          <w:bCs/>
          <w:sz w:val="24"/>
          <w:szCs w:val="24"/>
          <w:u w:val="single"/>
          <w:rtl/>
          <w:lang w:eastAsia="he-IL"/>
        </w:rPr>
        <w:t>כללי</w:t>
      </w:r>
    </w:p>
    <w:p w14:paraId="252B8601"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C0A331" w14:textId="77777777" w:rsidR="00650D2D" w:rsidRPr="00AD5400"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1.1</w:t>
      </w:r>
      <w:r w:rsidRPr="00AD5400">
        <w:rPr>
          <w:rFonts w:ascii="Times New Roman" w:eastAsia="Times New Roman" w:hAnsi="Times New Roman" w:cs="David"/>
          <w:sz w:val="24"/>
          <w:szCs w:val="24"/>
          <w:rtl/>
          <w:lang w:eastAsia="he-IL"/>
        </w:rPr>
        <w:tab/>
      </w:r>
      <w:r w:rsidRPr="00AD5400">
        <w:rPr>
          <w:rFonts w:ascii="Times New Roman" w:eastAsia="Times New Roman" w:hAnsi="Times New Roman" w:cs="David"/>
          <w:sz w:val="24"/>
          <w:szCs w:val="24"/>
          <w:u w:val="single"/>
          <w:rtl/>
          <w:lang w:eastAsia="he-IL"/>
        </w:rPr>
        <w:t>שירותי המתכנן יכללו:</w:t>
      </w:r>
    </w:p>
    <w:p w14:paraId="26414593" w14:textId="77777777" w:rsidR="00650D2D" w:rsidRPr="00AD5400" w:rsidRDefault="00650D2D" w:rsidP="00071F0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116E9C7" w14:textId="77777777" w:rsidR="00650D2D" w:rsidRPr="00AD5400"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א.</w:t>
      </w:r>
      <w:r w:rsidRPr="00AD5400">
        <w:rPr>
          <w:rFonts w:ascii="Times New Roman" w:eastAsia="Times New Roman" w:hAnsi="Times New Roman" w:cs="David"/>
          <w:sz w:val="24"/>
          <w:szCs w:val="24"/>
          <w:rtl/>
          <w:lang w:eastAsia="he-IL"/>
        </w:rPr>
        <w:tab/>
        <w:t>תכנון תנועה לתכנית</w:t>
      </w:r>
      <w:r w:rsidRPr="00AD5400">
        <w:rPr>
          <w:rFonts w:ascii="Times New Roman" w:eastAsia="Times New Roman" w:hAnsi="Times New Roman" w:cs="David" w:hint="cs"/>
          <w:sz w:val="24"/>
          <w:szCs w:val="24"/>
          <w:rtl/>
          <w:lang w:eastAsia="he-IL"/>
        </w:rPr>
        <w:t xml:space="preserve"> </w:t>
      </w:r>
      <w:r w:rsidRPr="00AD5400">
        <w:rPr>
          <w:rFonts w:ascii="Times New Roman" w:eastAsia="Times New Roman" w:hAnsi="Times New Roman" w:cs="David"/>
          <w:sz w:val="24"/>
          <w:szCs w:val="24"/>
          <w:rtl/>
          <w:lang w:eastAsia="he-IL"/>
        </w:rPr>
        <w:t>בנין עיר בסמכות ועדה מקומית.</w:t>
      </w:r>
    </w:p>
    <w:p w14:paraId="571334CF" w14:textId="77777777" w:rsidR="00650D2D" w:rsidRPr="00AD5400"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ב.</w:t>
      </w:r>
      <w:r w:rsidRPr="00AD5400">
        <w:rPr>
          <w:rFonts w:ascii="Times New Roman" w:eastAsia="Times New Roman" w:hAnsi="Times New Roman" w:cs="David"/>
          <w:sz w:val="24"/>
          <w:szCs w:val="24"/>
          <w:rtl/>
          <w:lang w:eastAsia="he-IL"/>
        </w:rPr>
        <w:tab/>
        <w:t>תכנון תנועת כלי רכב, סידורי חניה, פנוי אשפה, תנועת רכבי חרום במגרשי הבניה, לרבות בחלק הציבורי הצמוד לכניסות וליציאות למגרשי הבניה, בחלק הציבורי הצמוד לכניסות/יציאות למשרד מכירות ו/או לדירה לדוגמא, תכנון מגרשי חניה זמניים.</w:t>
      </w:r>
    </w:p>
    <w:p w14:paraId="16DDC7E9" w14:textId="77777777" w:rsidR="00650D2D" w:rsidRPr="00AD5400"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ג.</w:t>
      </w:r>
      <w:r w:rsidRPr="00AD5400">
        <w:rPr>
          <w:rFonts w:ascii="Times New Roman" w:eastAsia="Times New Roman" w:hAnsi="Times New Roman" w:cs="David"/>
          <w:sz w:val="24"/>
          <w:szCs w:val="24"/>
          <w:rtl/>
          <w:lang w:eastAsia="he-IL"/>
        </w:rPr>
        <w:tab/>
        <w:t>תכנון תנועת כלי רכב וסידורי חניה בשטחים פרטיים בהם לא מתוכננים מבנים.</w:t>
      </w:r>
    </w:p>
    <w:p w14:paraId="554AFFE6" w14:textId="77777777" w:rsidR="00650D2D" w:rsidRPr="00AD5400"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ד.</w:t>
      </w:r>
      <w:r w:rsidRPr="00AD5400">
        <w:rPr>
          <w:rFonts w:ascii="Times New Roman" w:eastAsia="Times New Roman" w:hAnsi="Times New Roman" w:cs="David"/>
          <w:sz w:val="24"/>
          <w:szCs w:val="24"/>
          <w:rtl/>
          <w:lang w:eastAsia="he-IL"/>
        </w:rPr>
        <w:tab/>
        <w:t>תכנון תנועת כלי רכב וס</w:t>
      </w:r>
      <w:r w:rsidRPr="00AD5400">
        <w:rPr>
          <w:rFonts w:ascii="Times New Roman" w:eastAsia="Times New Roman" w:hAnsi="Times New Roman" w:cs="David" w:hint="cs"/>
          <w:sz w:val="24"/>
          <w:szCs w:val="24"/>
          <w:rtl/>
          <w:lang w:eastAsia="he-IL"/>
        </w:rPr>
        <w:t>י</w:t>
      </w:r>
      <w:r w:rsidRPr="00AD5400">
        <w:rPr>
          <w:rFonts w:ascii="Times New Roman" w:eastAsia="Times New Roman" w:hAnsi="Times New Roman" w:cs="David"/>
          <w:sz w:val="24"/>
          <w:szCs w:val="24"/>
          <w:rtl/>
          <w:lang w:eastAsia="he-IL"/>
        </w:rPr>
        <w:t>דורי חניה, רכבים תפעוליים, רכבי חרום, תחבורה ציבורית בשטחים ציבוריים, ברחובות, שדרות, רחובות משולבים, רחבות וחניונים ציבוריים.</w:t>
      </w:r>
    </w:p>
    <w:p w14:paraId="3947F49F" w14:textId="77777777" w:rsidR="00650D2D" w:rsidRPr="00AD5400"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ה.</w:t>
      </w:r>
      <w:r w:rsidRPr="00AD5400">
        <w:rPr>
          <w:rFonts w:ascii="Times New Roman" w:eastAsia="Times New Roman" w:hAnsi="Times New Roman" w:cs="David"/>
          <w:sz w:val="24"/>
          <w:szCs w:val="24"/>
          <w:rtl/>
          <w:lang w:eastAsia="he-IL"/>
        </w:rPr>
        <w:tab/>
        <w:t>תכנון פיזי של כבישים, רחובות משולבים וחניונים ציבוריים.</w:t>
      </w:r>
    </w:p>
    <w:p w14:paraId="188037FA" w14:textId="77777777" w:rsidR="00650D2D" w:rsidRPr="00AD5400"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ו.</w:t>
      </w:r>
      <w:r w:rsidRPr="00AD5400">
        <w:rPr>
          <w:rFonts w:ascii="Times New Roman" w:eastAsia="Times New Roman" w:hAnsi="Times New Roman" w:cs="David"/>
          <w:sz w:val="24"/>
          <w:szCs w:val="24"/>
          <w:rtl/>
          <w:lang w:eastAsia="he-IL"/>
        </w:rPr>
        <w:tab/>
        <w:t>תאום מערכות ותשתיות בכבישים, מדרכות ורחובות משולבים ציבוריים.</w:t>
      </w:r>
    </w:p>
    <w:p w14:paraId="09F03EDA" w14:textId="77777777" w:rsidR="00071F07" w:rsidRPr="00AD5400" w:rsidRDefault="00071F07" w:rsidP="00071F07">
      <w:pPr>
        <w:widowControl w:val="0"/>
        <w:spacing w:after="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rPr>
        <w:t>1.2</w:t>
      </w:r>
      <w:r w:rsidRPr="00AD5400">
        <w:rPr>
          <w:rFonts w:ascii="Times New Roman" w:eastAsia="Times New Roman" w:hAnsi="Times New Roman" w:cs="David" w:hint="cs"/>
          <w:sz w:val="24"/>
          <w:szCs w:val="24"/>
          <w:rtl/>
        </w:rPr>
        <w:tab/>
      </w:r>
      <w:r w:rsidRPr="00AD5400">
        <w:rPr>
          <w:rFonts w:ascii="Times New Roman" w:eastAsia="Times New Roman" w:hAnsi="Times New Roman" w:cs="David"/>
          <w:sz w:val="24"/>
          <w:szCs w:val="24"/>
          <w:u w:val="single"/>
          <w:rtl/>
        </w:rPr>
        <w:t>המ</w:t>
      </w:r>
      <w:r w:rsidRPr="00AD5400">
        <w:rPr>
          <w:rFonts w:ascii="Times New Roman" w:eastAsia="Times New Roman" w:hAnsi="Times New Roman" w:cs="David" w:hint="cs"/>
          <w:sz w:val="24"/>
          <w:szCs w:val="24"/>
          <w:u w:val="single"/>
          <w:rtl/>
        </w:rPr>
        <w:t>תכנן</w:t>
      </w:r>
      <w:r w:rsidRPr="00AD5400">
        <w:rPr>
          <w:rFonts w:ascii="Times New Roman" w:eastAsia="Times New Roman" w:hAnsi="Times New Roman" w:cs="David"/>
          <w:sz w:val="24"/>
          <w:szCs w:val="24"/>
          <w:u w:val="single"/>
          <w:rtl/>
        </w:rPr>
        <w:t>, צוות עובדים ואמצעים</w:t>
      </w:r>
      <w:r w:rsidRPr="00AD5400">
        <w:rPr>
          <w:rFonts w:ascii="Times New Roman" w:eastAsia="Times New Roman" w:hAnsi="Times New Roman" w:cs="David" w:hint="cs"/>
          <w:sz w:val="24"/>
          <w:szCs w:val="24"/>
          <w:rtl/>
          <w:lang w:eastAsia="he-IL"/>
        </w:rPr>
        <w:t>:</w:t>
      </w:r>
    </w:p>
    <w:p w14:paraId="60A7DA2E" w14:textId="77777777" w:rsidR="00071F07" w:rsidRPr="00AD5400" w:rsidRDefault="00071F07" w:rsidP="00071F07">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א</w:t>
      </w:r>
      <w:r w:rsidRPr="00AD5400">
        <w:rPr>
          <w:rFonts w:ascii="Times New Roman" w:eastAsia="Times New Roman" w:hAnsi="Times New Roman" w:cs="David"/>
          <w:sz w:val="24"/>
          <w:szCs w:val="24"/>
          <w:rtl/>
          <w:lang w:eastAsia="he-IL"/>
        </w:rPr>
        <w:t>.</w:t>
      </w:r>
      <w:r w:rsidRPr="00AD5400">
        <w:rPr>
          <w:rFonts w:ascii="Times New Roman" w:eastAsia="Times New Roman" w:hAnsi="Times New Roman" w:cs="David"/>
          <w:sz w:val="24"/>
          <w:szCs w:val="24"/>
          <w:rtl/>
          <w:lang w:eastAsia="he-IL"/>
        </w:rPr>
        <w:tab/>
        <w:t>המ</w:t>
      </w:r>
      <w:r w:rsidRPr="00AD5400">
        <w:rPr>
          <w:rFonts w:ascii="Times New Roman" w:eastAsia="Times New Roman" w:hAnsi="Times New Roman" w:cs="David" w:hint="cs"/>
          <w:sz w:val="24"/>
          <w:szCs w:val="24"/>
          <w:rtl/>
          <w:lang w:eastAsia="he-IL"/>
        </w:rPr>
        <w:t>תכנן</w:t>
      </w:r>
      <w:r w:rsidRPr="00AD5400">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AD5400">
        <w:rPr>
          <w:rFonts w:ascii="Times New Roman" w:eastAsia="Times New Roman" w:hAnsi="Times New Roman" w:cs="David" w:hint="cs"/>
          <w:sz w:val="24"/>
          <w:szCs w:val="24"/>
          <w:lang w:eastAsia="he-IL"/>
        </w:rPr>
        <w:t xml:space="preserve"> </w:t>
      </w:r>
      <w:r w:rsidRPr="00AD5400">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AD5400">
        <w:rPr>
          <w:rFonts w:ascii="Times New Roman" w:eastAsia="Times New Roman" w:hAnsi="Times New Roman" w:cs="David" w:hint="cs"/>
          <w:sz w:val="24"/>
          <w:szCs w:val="24"/>
          <w:lang w:eastAsia="he-IL"/>
        </w:rPr>
        <w:t>BIM</w:t>
      </w:r>
      <w:r w:rsidRPr="00AD5400">
        <w:rPr>
          <w:rFonts w:ascii="Times New Roman" w:eastAsia="Times New Roman" w:hAnsi="Times New Roman" w:cs="David" w:hint="cs"/>
          <w:sz w:val="24"/>
          <w:szCs w:val="24"/>
          <w:rtl/>
          <w:lang w:eastAsia="he-IL"/>
        </w:rPr>
        <w:t xml:space="preserve"> על המודל.</w:t>
      </w:r>
    </w:p>
    <w:p w14:paraId="2269FE44" w14:textId="77777777" w:rsidR="00071F07" w:rsidRPr="00AD5400"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ב</w:t>
      </w:r>
      <w:r w:rsidRPr="00AD5400">
        <w:rPr>
          <w:rFonts w:ascii="Times New Roman" w:eastAsia="Times New Roman" w:hAnsi="Times New Roman" w:cs="David"/>
          <w:sz w:val="24"/>
          <w:szCs w:val="24"/>
          <w:rtl/>
          <w:lang w:eastAsia="he-IL"/>
        </w:rPr>
        <w:t>.</w:t>
      </w:r>
      <w:r w:rsidRPr="00AD5400">
        <w:rPr>
          <w:rFonts w:ascii="Times New Roman" w:eastAsia="Times New Roman" w:hAnsi="Times New Roman" w:cs="David"/>
          <w:sz w:val="24"/>
          <w:szCs w:val="24"/>
          <w:rtl/>
          <w:lang w:eastAsia="he-IL"/>
        </w:rPr>
        <w:tab/>
        <w:t xml:space="preserve">ראש הצוות ישתתף בכל ישיבות התכנון שיזומן אליהן </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sz w:val="24"/>
          <w:szCs w:val="24"/>
          <w:rtl/>
          <w:lang w:eastAsia="he-IL"/>
        </w:rPr>
        <w:t xml:space="preserve"> </w:t>
      </w:r>
    </w:p>
    <w:p w14:paraId="574C2B3A" w14:textId="77777777" w:rsidR="00071F07" w:rsidRPr="00AD5400"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ג</w:t>
      </w:r>
      <w:r w:rsidRPr="00AD5400">
        <w:rPr>
          <w:rFonts w:ascii="Times New Roman" w:eastAsia="Times New Roman" w:hAnsi="Times New Roman" w:cs="David"/>
          <w:sz w:val="24"/>
          <w:szCs w:val="24"/>
          <w:rtl/>
          <w:lang w:eastAsia="he-IL"/>
        </w:rPr>
        <w:t>.</w:t>
      </w:r>
      <w:r w:rsidRPr="00AD5400">
        <w:rPr>
          <w:rFonts w:ascii="Times New Roman" w:eastAsia="Times New Roman" w:hAnsi="Times New Roman" w:cs="David"/>
          <w:sz w:val="24"/>
          <w:szCs w:val="24"/>
          <w:rtl/>
          <w:lang w:eastAsia="he-IL"/>
        </w:rPr>
        <w:tab/>
      </w:r>
      <w:r w:rsidRPr="00AD5400">
        <w:rPr>
          <w:rFonts w:ascii="Times New Roman" w:eastAsia="Times New Roman" w:hAnsi="Times New Roman" w:cs="David" w:hint="cs"/>
          <w:sz w:val="24"/>
          <w:szCs w:val="24"/>
          <w:rtl/>
          <w:lang w:eastAsia="he-IL"/>
        </w:rPr>
        <w:t>ר</w:t>
      </w:r>
      <w:r w:rsidRPr="00AD5400">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AD5400">
        <w:rPr>
          <w:rFonts w:ascii="Times New Roman" w:eastAsia="Times New Roman" w:hAnsi="Times New Roman" w:cs="David" w:hint="cs"/>
          <w:sz w:val="24"/>
          <w:szCs w:val="24"/>
          <w:rtl/>
          <w:lang w:eastAsia="he-IL"/>
        </w:rPr>
        <w:t>. ככל ויתבקש ,אי השתתפות תאושר קודם לכן אצל מנהל הפרויקט.</w:t>
      </w:r>
    </w:p>
    <w:p w14:paraId="20233693" w14:textId="77777777" w:rsidR="00071F07" w:rsidRPr="00AD5400" w:rsidRDefault="00071F07" w:rsidP="00071F07">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ד</w:t>
      </w:r>
      <w:r w:rsidRPr="00AD5400">
        <w:rPr>
          <w:rFonts w:ascii="Times New Roman" w:eastAsia="Times New Roman" w:hAnsi="Times New Roman" w:cs="David"/>
          <w:sz w:val="24"/>
          <w:szCs w:val="24"/>
          <w:rtl/>
          <w:lang w:eastAsia="he-IL"/>
        </w:rPr>
        <w:t>.</w:t>
      </w:r>
      <w:r w:rsidRPr="00AD5400">
        <w:rPr>
          <w:rFonts w:ascii="Times New Roman" w:eastAsia="Times New Roman" w:hAnsi="Times New Roman" w:cs="David" w:hint="cs"/>
          <w:sz w:val="24"/>
          <w:szCs w:val="24"/>
          <w:lang w:eastAsia="he-IL"/>
        </w:rPr>
        <w:t xml:space="preserve">    </w:t>
      </w:r>
      <w:r w:rsidRPr="00AD5400">
        <w:rPr>
          <w:rFonts w:ascii="Times New Roman" w:eastAsia="Times New Roman" w:hAnsi="Times New Roman" w:cs="David"/>
          <w:sz w:val="24"/>
          <w:szCs w:val="24"/>
          <w:rtl/>
          <w:lang w:eastAsia="he-IL"/>
        </w:rPr>
        <w:t>צוות השרטטים של המ</w:t>
      </w:r>
      <w:r w:rsidRPr="00AD5400">
        <w:rPr>
          <w:rFonts w:ascii="Times New Roman" w:eastAsia="Times New Roman" w:hAnsi="Times New Roman" w:cs="David" w:hint="cs"/>
          <w:sz w:val="24"/>
          <w:szCs w:val="24"/>
          <w:rtl/>
          <w:lang w:eastAsia="he-IL"/>
        </w:rPr>
        <w:t>תכנן</w:t>
      </w:r>
      <w:r w:rsidRPr="00AD5400">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01F16B77" w14:textId="77777777" w:rsidR="00071F07" w:rsidRPr="00AD5400" w:rsidRDefault="00071F07" w:rsidP="00071F07">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5B46157" w14:textId="77777777" w:rsidR="00071F07" w:rsidRPr="00AD5400" w:rsidRDefault="00071F07" w:rsidP="00071F07">
      <w:pPr>
        <w:widowControl w:val="0"/>
        <w:spacing w:before="0" w:beforeAutospacing="0" w:after="0" w:afterAutospacing="0" w:line="240" w:lineRule="auto"/>
        <w:ind w:left="793" w:hanging="709"/>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1.3</w:t>
      </w:r>
      <w:r w:rsidRPr="00AD5400">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1407076C" w14:textId="77777777" w:rsidR="00650D2D" w:rsidRPr="00AD5400" w:rsidRDefault="00650D2D" w:rsidP="00071F07">
      <w:pPr>
        <w:widowControl w:val="0"/>
        <w:spacing w:before="0" w:beforeAutospacing="0" w:after="0" w:afterAutospacing="0" w:line="240" w:lineRule="auto"/>
        <w:ind w:left="1502" w:hanging="851"/>
        <w:jc w:val="both"/>
        <w:rPr>
          <w:rFonts w:ascii="Times New Roman" w:eastAsia="Times New Roman" w:hAnsi="Times New Roman" w:cs="David"/>
          <w:sz w:val="24"/>
          <w:szCs w:val="24"/>
          <w:rtl/>
          <w:lang w:eastAsia="he-IL"/>
        </w:rPr>
      </w:pPr>
    </w:p>
    <w:p w14:paraId="6CB48948"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038132"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2.</w:t>
      </w:r>
      <w:r w:rsidRPr="00AD5400">
        <w:rPr>
          <w:rFonts w:ascii="Times New Roman" w:eastAsia="Times New Roman" w:hAnsi="Times New Roman" w:cs="David"/>
          <w:sz w:val="24"/>
          <w:szCs w:val="24"/>
          <w:rtl/>
          <w:lang w:eastAsia="he-IL"/>
        </w:rPr>
        <w:tab/>
      </w:r>
      <w:r w:rsidRPr="00AD5400">
        <w:rPr>
          <w:rFonts w:ascii="Times New Roman" w:eastAsia="Times New Roman" w:hAnsi="Times New Roman" w:cs="David"/>
          <w:b/>
          <w:bCs/>
          <w:sz w:val="24"/>
          <w:szCs w:val="24"/>
          <w:u w:val="single"/>
          <w:rtl/>
          <w:lang w:eastAsia="he-IL"/>
        </w:rPr>
        <w:t>פרוט שרותי המתכנן:</w:t>
      </w:r>
    </w:p>
    <w:p w14:paraId="528046AF" w14:textId="77777777" w:rsidR="00650D2D" w:rsidRPr="00AD5400"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E249A84" w14:textId="77777777" w:rsidR="00650D2D" w:rsidRPr="00AD5400" w:rsidRDefault="00650D2D"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שרותי המתכנן יבוצעו בקטעים לפי התקדמות הפרויקט והנחיות המנהל,</w:t>
      </w:r>
      <w:r w:rsidR="0006071E" w:rsidRPr="00AD5400">
        <w:rPr>
          <w:rFonts w:ascii="Times New Roman" w:eastAsia="Times New Roman" w:hAnsi="Times New Roman" w:cs="David" w:hint="cs"/>
          <w:sz w:val="24"/>
          <w:szCs w:val="24"/>
          <w:rtl/>
          <w:lang w:eastAsia="he-IL"/>
        </w:rPr>
        <w:t xml:space="preserve"> </w:t>
      </w:r>
      <w:r w:rsidRPr="00AD5400">
        <w:rPr>
          <w:rFonts w:ascii="Times New Roman" w:eastAsia="Times New Roman" w:hAnsi="Times New Roman" w:cs="David"/>
          <w:sz w:val="24"/>
          <w:szCs w:val="24"/>
          <w:rtl/>
          <w:lang w:eastAsia="he-IL"/>
        </w:rPr>
        <w:t xml:space="preserve">לרבות להסדרי ביניים לבנייה ואכלוס בשלבים. שרותי המתכנן יבוצעו בשלבים הכוללים את השירותים </w:t>
      </w:r>
      <w:r w:rsidRPr="00AD5400">
        <w:rPr>
          <w:rFonts w:ascii="Times New Roman" w:eastAsia="Times New Roman" w:hAnsi="Times New Roman" w:cs="David"/>
          <w:sz w:val="24"/>
          <w:szCs w:val="24"/>
          <w:rtl/>
          <w:lang w:eastAsia="he-IL"/>
        </w:rPr>
        <w:lastRenderedPageBreak/>
        <w:t>כלהלן:</w:t>
      </w:r>
    </w:p>
    <w:p w14:paraId="7D4885DA"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43FC79" w14:textId="77777777" w:rsidR="0006071E" w:rsidRPr="00AD5400" w:rsidRDefault="00650D2D"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2.1</w:t>
      </w:r>
      <w:r w:rsidRPr="00AD5400">
        <w:rPr>
          <w:rFonts w:ascii="Times New Roman" w:eastAsia="Times New Roman" w:hAnsi="Times New Roman" w:cs="David"/>
          <w:sz w:val="24"/>
          <w:szCs w:val="24"/>
          <w:rtl/>
          <w:lang w:eastAsia="he-IL"/>
        </w:rPr>
        <w:tab/>
        <w:t>תכנון מוקדם</w:t>
      </w:r>
      <w:r w:rsidRPr="00AD5400">
        <w:rPr>
          <w:rFonts w:ascii="Times New Roman" w:eastAsia="Times New Roman" w:hAnsi="Times New Roman" w:cs="David" w:hint="cs"/>
          <w:sz w:val="24"/>
          <w:szCs w:val="24"/>
          <w:rtl/>
          <w:lang w:eastAsia="he-IL"/>
        </w:rPr>
        <w:t xml:space="preserve"> ו/או </w:t>
      </w:r>
      <w:r w:rsidR="0006071E" w:rsidRPr="00AD5400">
        <w:rPr>
          <w:rFonts w:ascii="Times New Roman" w:eastAsia="Times New Roman" w:hAnsi="Times New Roman" w:cs="David" w:hint="cs"/>
          <w:sz w:val="24"/>
          <w:szCs w:val="24"/>
          <w:rtl/>
          <w:lang w:eastAsia="he-IL"/>
        </w:rPr>
        <w:t>תכנון ת</w:t>
      </w:r>
      <w:r w:rsidRPr="00AD5400">
        <w:rPr>
          <w:rFonts w:ascii="Times New Roman" w:eastAsia="Times New Roman" w:hAnsi="Times New Roman" w:cs="David" w:hint="cs"/>
          <w:sz w:val="24"/>
          <w:szCs w:val="24"/>
          <w:rtl/>
          <w:lang w:eastAsia="he-IL"/>
        </w:rPr>
        <w:t>כנית</w:t>
      </w:r>
      <w:r w:rsidR="0006071E" w:rsidRPr="00AD5400">
        <w:rPr>
          <w:rFonts w:ascii="Times New Roman" w:eastAsia="Times New Roman" w:hAnsi="Times New Roman" w:cs="David" w:hint="cs"/>
          <w:sz w:val="24"/>
          <w:szCs w:val="24"/>
          <w:rtl/>
          <w:lang w:eastAsia="he-IL"/>
        </w:rPr>
        <w:t xml:space="preserve"> בניין עיר בסמכות מקומית ו/או ת</w:t>
      </w:r>
      <w:r w:rsidRPr="00AD5400">
        <w:rPr>
          <w:rFonts w:ascii="Times New Roman" w:eastAsia="Times New Roman" w:hAnsi="Times New Roman" w:cs="David" w:hint="cs"/>
          <w:sz w:val="24"/>
          <w:szCs w:val="24"/>
          <w:rtl/>
          <w:lang w:eastAsia="he-IL"/>
        </w:rPr>
        <w:t xml:space="preserve">כנית עיצוב </w:t>
      </w:r>
    </w:p>
    <w:p w14:paraId="65398698" w14:textId="77777777" w:rsidR="00650D2D" w:rsidRPr="00AD5400" w:rsidRDefault="0006071E"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 xml:space="preserve">            </w:t>
      </w:r>
      <w:r w:rsidR="00650D2D" w:rsidRPr="00AD5400">
        <w:rPr>
          <w:rFonts w:ascii="Times New Roman" w:eastAsia="Times New Roman" w:hAnsi="Times New Roman" w:cs="David" w:hint="cs"/>
          <w:sz w:val="24"/>
          <w:szCs w:val="24"/>
          <w:rtl/>
          <w:lang w:eastAsia="he-IL"/>
        </w:rPr>
        <w:t>אדריכלי</w:t>
      </w:r>
      <w:r w:rsidR="00650D2D" w:rsidRPr="00AD5400">
        <w:rPr>
          <w:rFonts w:ascii="Times New Roman" w:eastAsia="Times New Roman" w:hAnsi="Times New Roman" w:cs="David"/>
          <w:sz w:val="24"/>
          <w:szCs w:val="24"/>
          <w:rtl/>
          <w:lang w:eastAsia="he-IL"/>
        </w:rPr>
        <w:t>:</w:t>
      </w:r>
    </w:p>
    <w:p w14:paraId="6AED70D9" w14:textId="77777777" w:rsidR="00650D2D" w:rsidRPr="00AD5400"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20F29CC" w14:textId="77777777" w:rsidR="00650D2D" w:rsidRPr="00AD5400"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עריכת בירורים, ביקורים באתר, חקירות מוקדמות, קיום התייעצויות מוקדמות עם המנהל ועם מתכנן התוכנית, עם האדריכל ועם מתכנן הפתוח. השתתפות בהתייעצויות מוקדמות עם המתכננים והיועצים.</w:t>
      </w:r>
    </w:p>
    <w:p w14:paraId="0AC33F6B" w14:textId="77777777" w:rsidR="00650D2D" w:rsidRPr="00AD5400"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ריכוז ולימוד חומר הרקע וכל חומר רלוונטי לשירותי התכנון כגון: תכניות מתאר, מפות טופוגרפיות, פרוגרמת תכנון וכל חומר רקע נדרש.</w:t>
      </w:r>
    </w:p>
    <w:p w14:paraId="7F64AA35" w14:textId="77777777" w:rsidR="00650D2D" w:rsidRPr="00AD5400"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AD5400">
        <w:rPr>
          <w:rFonts w:ascii="Times New Roman" w:eastAsia="Times New Roman" w:hAnsi="Times New Roman" w:cs="David"/>
          <w:sz w:val="24"/>
          <w:szCs w:val="24"/>
          <w:rtl/>
          <w:lang w:eastAsia="he-IL"/>
        </w:rPr>
        <w:t>עריכת בירורים ברשויות המוסמכות, לרבות ברשות המקומית, במשרד התחבורה, במ.ע.צ, בנתיבי אילון, בנתיבי נוף וכד' ועם כל הגורמים האחרים,  בקשר לכל הנושאים הקשורים בתכנון הפרויקט או בקבלת אישור הרשויות הנ"ל לביצוע הפרויקט</w:t>
      </w:r>
      <w:r w:rsidRPr="00AD5400">
        <w:rPr>
          <w:rFonts w:ascii="Times New Roman" w:eastAsia="Times New Roman" w:hAnsi="Times New Roman" w:cs="David" w:hint="cs"/>
          <w:sz w:val="24"/>
          <w:szCs w:val="24"/>
          <w:rtl/>
          <w:lang w:eastAsia="he-IL"/>
        </w:rPr>
        <w:t xml:space="preserve"> לרבות הליכים כגון ועדת תנועה וכדומה.</w:t>
      </w:r>
    </w:p>
    <w:p w14:paraId="53E2B840" w14:textId="77777777" w:rsidR="00650D2D" w:rsidRPr="00AD5400"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אנליזה תנועתית של נפחי התנועה, הכנת הצעה לקביעת תקני חניה (בשלב תכנית בנין עיר, ככל ששירותי המתכנן כוללים תכנון תנועה לתכנית בנין עיר) והכנת טבלאות מקומות חניה נדרשים לכל בנין במגרש ובשטחים ציבוריים עפ"י התקנים ודרישת הרשויות (בשלב תכנון לרישוי, ככל ששירותי המתכנן כוללים תכנון תנועה לרישוי).</w:t>
      </w:r>
    </w:p>
    <w:p w14:paraId="3BC358F9" w14:textId="77777777" w:rsidR="00650D2D" w:rsidRPr="00AD5400"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AD5400">
        <w:rPr>
          <w:rFonts w:ascii="Times New Roman" w:eastAsia="Times New Roman" w:hAnsi="Times New Roman" w:cs="David"/>
          <w:sz w:val="24"/>
          <w:szCs w:val="24"/>
          <w:rtl/>
          <w:lang w:eastAsia="he-IL"/>
        </w:rPr>
        <w:t>מתן הצעות, הנחיות ויעוץ לאדריכל ולמתכנן הפתוח בדבר העקרונות האפשריים לתכנון תחבורתי.</w:t>
      </w:r>
    </w:p>
    <w:p w14:paraId="50392D9C" w14:textId="77777777" w:rsidR="00650D2D" w:rsidRPr="00AD5400" w:rsidRDefault="0006071E"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הכנת ת</w:t>
      </w:r>
      <w:r w:rsidR="00650D2D" w:rsidRPr="00AD5400">
        <w:rPr>
          <w:rFonts w:ascii="Times New Roman" w:eastAsia="Times New Roman" w:hAnsi="Times New Roman" w:cs="David"/>
          <w:sz w:val="24"/>
          <w:szCs w:val="24"/>
          <w:rtl/>
          <w:lang w:eastAsia="he-IL"/>
        </w:rPr>
        <w:t>כניות מוקדמות במספר חלופות לתיאור בקווים כלליים של הצורה הפלנימטרית של הפתרונות התחבורתיים. (בתוכניות בנין עיר – גם מחוץ לגבולות התכנית והפרויקט).</w:t>
      </w:r>
    </w:p>
    <w:p w14:paraId="3C979BC1" w14:textId="77777777" w:rsidR="00650D2D" w:rsidRPr="00AD5400"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בדיקת תכניות האדריכל ומתכנן הפיתוח, לרבות בדיקת התאמת הבינוי המוצע ע"י האדריכל למערכות התחבורה הקיימות והכנת פתרונות חלופיים לתכנית הרעיונית של האדריכל ומתכנן הפתוח, הצגתם, הסברתם ובירורם עם האדריכל, מתכנן הפתוח והמנהל.</w:t>
      </w:r>
    </w:p>
    <w:p w14:paraId="1F3F0C0A" w14:textId="77777777" w:rsidR="00650D2D" w:rsidRPr="00AD5400"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קביעת התנוחה של החניות ודרכי הגישה כולל חתך טיפוסי, רוחב, גובה חניונים.</w:t>
      </w:r>
    </w:p>
    <w:p w14:paraId="50BD95B4" w14:textId="77777777" w:rsidR="00650D2D" w:rsidRPr="00AD5400"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 xml:space="preserve">הצגת פתרונות לתנועת רכב תפעולי, הדרוש </w:t>
      </w:r>
      <w:r w:rsidR="0006071E" w:rsidRPr="00AD5400">
        <w:rPr>
          <w:rFonts w:ascii="Times New Roman" w:eastAsia="Times New Roman" w:hAnsi="Times New Roman" w:cs="David"/>
          <w:sz w:val="24"/>
          <w:szCs w:val="24"/>
          <w:rtl/>
          <w:lang w:eastAsia="he-IL"/>
        </w:rPr>
        <w:t>לפרו</w:t>
      </w:r>
      <w:r w:rsidRPr="00AD5400">
        <w:rPr>
          <w:rFonts w:ascii="Times New Roman" w:eastAsia="Times New Roman" w:hAnsi="Times New Roman" w:cs="David"/>
          <w:sz w:val="24"/>
          <w:szCs w:val="24"/>
          <w:rtl/>
          <w:lang w:eastAsia="he-IL"/>
        </w:rPr>
        <w:t>יקט, כגון משאיות וכיו"ב, לרבות הקצאת שטחים ודרכי גישה לפינוי אשפה, לחדרי מכונות, לחדרי טרנספורמציה ובזק ולרכבי כיבוי והצלה.</w:t>
      </w:r>
    </w:p>
    <w:p w14:paraId="1424EB77" w14:textId="77777777" w:rsidR="00650D2D" w:rsidRPr="00AD5400"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תכנון חלופות לחתכים טיפוסיים למיקום נתיבים ברחובות, תכנון כיווני הנסיעה, הקצאת נתיבי נסיעה לתנועות השונות (פניות), רוחב נתיבים, איי הפרדה והכוונה, מדרכות (או שוליים), שבילים להולכי רגל ולרוכבי אופניים, מרחבי ראיה, מפרצי חניה, מפרצים ותחנות לתחבורה ציבורית, גבולות התחברות לצמתים/כבישים עירוניים ובין עירוניים, מדרכות, שוליים, תעלות וכו'.</w:t>
      </w:r>
    </w:p>
    <w:p w14:paraId="6769FC3C" w14:textId="77777777" w:rsidR="00650D2D" w:rsidRPr="00AD5400"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AD5400">
        <w:rPr>
          <w:rFonts w:ascii="Times New Roman" w:eastAsia="Times New Roman" w:hAnsi="Times New Roman" w:cs="David"/>
          <w:sz w:val="24"/>
          <w:szCs w:val="24"/>
          <w:rtl/>
          <w:lang w:eastAsia="he-IL"/>
        </w:rPr>
        <w:t>בחירת האלטרנטיבה התחבורתית המועדפת המקובלת והמוסכמת על האדריכל, מתכנן הפתוח והמזמין ובתיאום עם הרשויות.</w:t>
      </w:r>
    </w:p>
    <w:p w14:paraId="67FE78FD" w14:textId="77777777" w:rsidR="00650D2D" w:rsidRPr="00AD5400"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 xml:space="preserve">טפול בקבלת אישור הרשויות המוסמכות ו/או כל הגורמים המוסמכים האחרים לתכנון התנועה והתחבורה, בתיאום עם המזמין ובהסכמתו. </w:t>
      </w:r>
    </w:p>
    <w:p w14:paraId="28747108" w14:textId="77777777" w:rsidR="00650D2D" w:rsidRPr="00AD5400"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קביעת גבהים ושפועים עקרוניים בנקודות מפתח.</w:t>
      </w:r>
    </w:p>
    <w:p w14:paraId="162101B2" w14:textId="77777777" w:rsidR="00650D2D" w:rsidRPr="00AD5400" w:rsidRDefault="0006071E"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יג.</w:t>
      </w:r>
      <w:r w:rsidRPr="00AD5400">
        <w:rPr>
          <w:rFonts w:ascii="Times New Roman" w:eastAsia="Times New Roman" w:hAnsi="Times New Roman" w:cs="David"/>
          <w:sz w:val="24"/>
          <w:szCs w:val="24"/>
          <w:rtl/>
          <w:lang w:eastAsia="he-IL"/>
        </w:rPr>
        <w:tab/>
        <w:t>הכנת ת</w:t>
      </w:r>
      <w:r w:rsidR="00650D2D" w:rsidRPr="00AD5400">
        <w:rPr>
          <w:rFonts w:ascii="Times New Roman" w:eastAsia="Times New Roman" w:hAnsi="Times New Roman" w:cs="David"/>
          <w:sz w:val="24"/>
          <w:szCs w:val="24"/>
          <w:rtl/>
          <w:lang w:eastAsia="he-IL"/>
        </w:rPr>
        <w:t xml:space="preserve">כניות מוקדמות למפלסי עבודות עפר, פתרונות ניקוז ומיקום קירות תומכים, על רקע מפות טופוגרפיות שיבוצעו על ידי המזמין ו/או מי מטעמו ועל חשבונו. </w:t>
      </w:r>
    </w:p>
    <w:p w14:paraId="0B4ACF93" w14:textId="77777777" w:rsidR="00650D2D" w:rsidRPr="00AD5400"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יד.</w:t>
      </w:r>
      <w:r w:rsidRPr="00AD540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5009FFEF" w14:textId="77777777" w:rsidR="00650D2D" w:rsidRPr="00AD5400"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u w:val="single"/>
          <w:rtl/>
          <w:lang w:eastAsia="he-IL"/>
        </w:rPr>
        <w:t>תכנון סופי</w:t>
      </w:r>
      <w:r w:rsidRPr="00AD5400">
        <w:rPr>
          <w:rFonts w:ascii="Times New Roman" w:eastAsia="Times New Roman" w:hAnsi="Times New Roman" w:cs="David"/>
          <w:sz w:val="24"/>
          <w:szCs w:val="24"/>
          <w:rtl/>
          <w:lang w:eastAsia="he-IL"/>
        </w:rPr>
        <w:t>:</w:t>
      </w:r>
    </w:p>
    <w:p w14:paraId="2AAC633F" w14:textId="77777777" w:rsidR="00650D2D" w:rsidRPr="00AD5400"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32681F2F" w14:textId="77777777" w:rsidR="00650D2D" w:rsidRPr="00AD5400"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א.</w:t>
      </w:r>
      <w:r w:rsidRPr="00AD5400">
        <w:rPr>
          <w:rFonts w:ascii="Times New Roman" w:eastAsia="Times New Roman" w:hAnsi="Times New Roman" w:cs="David"/>
          <w:sz w:val="24"/>
          <w:szCs w:val="24"/>
          <w:rtl/>
          <w:lang w:eastAsia="he-IL"/>
        </w:rPr>
        <w:tab/>
        <w:t xml:space="preserve">מתן הנחיות, הצעות ויעוץ לאדריכל לעריכת תכנית בנין העיר, לרבות </w:t>
      </w:r>
      <w:r w:rsidRPr="00AD5400">
        <w:rPr>
          <w:rFonts w:ascii="Times New Roman" w:eastAsia="Times New Roman" w:hAnsi="Times New Roman" w:cs="David"/>
          <w:sz w:val="24"/>
          <w:szCs w:val="24"/>
          <w:rtl/>
          <w:lang w:eastAsia="he-IL"/>
        </w:rPr>
        <w:lastRenderedPageBreak/>
        <w:t>ניסוח תקנון התכנית בכל הקשור לנושאים התחבורתיים.</w:t>
      </w:r>
    </w:p>
    <w:p w14:paraId="5F8129DC" w14:textId="77777777" w:rsidR="00650D2D" w:rsidRPr="00AD5400"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ב.</w:t>
      </w:r>
      <w:r w:rsidRPr="00AD5400">
        <w:rPr>
          <w:rFonts w:ascii="Times New Roman" w:eastAsia="Times New Roman" w:hAnsi="Times New Roman" w:cs="David"/>
          <w:sz w:val="24"/>
          <w:szCs w:val="24"/>
          <w:rtl/>
          <w:lang w:eastAsia="he-IL"/>
        </w:rPr>
        <w:tab/>
        <w:t>הכנת נספחי תנועה (מנחים) לתכנית בנין העיר לרבות פתרונות בשטחים שמחוץ לגבולות התכנית, הגשתם לרשויות, בתאום עם האדריכל והמזמין ובאשור המזמין.</w:t>
      </w:r>
    </w:p>
    <w:p w14:paraId="792FCA50" w14:textId="77777777" w:rsidR="00650D2D" w:rsidRPr="00AD5400"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ab/>
        <w:t>סיוע לאדריכל בכל הקשור לעריכת תכנית בנין העיר וא</w:t>
      </w:r>
      <w:r w:rsidR="0006071E" w:rsidRPr="00AD5400">
        <w:rPr>
          <w:rFonts w:ascii="Times New Roman" w:eastAsia="Times New Roman" w:hAnsi="Times New Roman" w:cs="David" w:hint="cs"/>
          <w:sz w:val="24"/>
          <w:szCs w:val="24"/>
          <w:rtl/>
          <w:lang w:eastAsia="he-IL"/>
        </w:rPr>
        <w:t>י</w:t>
      </w:r>
      <w:r w:rsidRPr="00AD5400">
        <w:rPr>
          <w:rFonts w:ascii="Times New Roman" w:eastAsia="Times New Roman" w:hAnsi="Times New Roman" w:cs="David"/>
          <w:sz w:val="24"/>
          <w:szCs w:val="24"/>
          <w:rtl/>
          <w:lang w:eastAsia="he-IL"/>
        </w:rPr>
        <w:t xml:space="preserve">שורה על ידי הועדות הסטטוטוריות, לרבות הופעה בפני צוותי התכנון, וועדות התכנון. </w:t>
      </w:r>
    </w:p>
    <w:p w14:paraId="397166C2" w14:textId="77777777" w:rsidR="00650D2D" w:rsidRPr="00AD5400"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ab/>
        <w:t>העברת השלמות והבהרות בכתב ובע"פ, תיקונים בתוכניות, לפי דרישת המזמין או לפי דרישות הגורמים המקצועיים ברשויות ובו</w:t>
      </w:r>
      <w:r w:rsidR="0006071E" w:rsidRPr="00AD5400">
        <w:rPr>
          <w:rFonts w:ascii="Times New Roman" w:eastAsia="Times New Roman" w:hAnsi="Times New Roman" w:cs="David" w:hint="cs"/>
          <w:sz w:val="24"/>
          <w:szCs w:val="24"/>
          <w:rtl/>
          <w:lang w:eastAsia="he-IL"/>
        </w:rPr>
        <w:t>ו</w:t>
      </w:r>
      <w:r w:rsidRPr="00AD5400">
        <w:rPr>
          <w:rFonts w:ascii="Times New Roman" w:eastAsia="Times New Roman" w:hAnsi="Times New Roman" w:cs="David"/>
          <w:sz w:val="24"/>
          <w:szCs w:val="24"/>
          <w:rtl/>
          <w:lang w:eastAsia="he-IL"/>
        </w:rPr>
        <w:t xml:space="preserve">עדות באישור המזמין, והכל עד למתן תוקף לתכנית בנין העיר. </w:t>
      </w:r>
    </w:p>
    <w:p w14:paraId="4E7FF884" w14:textId="77777777" w:rsidR="00650D2D" w:rsidRPr="00AD5400"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ג.</w:t>
      </w:r>
      <w:r w:rsidRPr="00AD5400">
        <w:rPr>
          <w:rFonts w:ascii="Times New Roman" w:eastAsia="Times New Roman" w:hAnsi="Times New Roman" w:cs="David"/>
          <w:sz w:val="24"/>
          <w:szCs w:val="24"/>
          <w:rtl/>
          <w:lang w:eastAsia="he-IL"/>
        </w:rPr>
        <w:tab/>
        <w:t xml:space="preserve">הכנת התכניות והמסמכים הנדרשים ע"י הרשויות המוסמכות למתן היתרי בניה לבצוע עבודות בכבישים, מדרכות, שצ"פים וכו', הגשתם לרשויות – לאחר אשור המנהל – וטיפול באישורם. </w:t>
      </w:r>
    </w:p>
    <w:p w14:paraId="1E6DCA34" w14:textId="77777777" w:rsidR="00650D2D" w:rsidRPr="00AD5400"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ab/>
        <w:t xml:space="preserve">חתימה על כל המסמכים, התכניות והבקשות אשר חתימת המתכנן </w:t>
      </w:r>
      <w:r w:rsidRPr="00AD5400">
        <w:rPr>
          <w:rFonts w:ascii="Times New Roman" w:eastAsia="Times New Roman" w:hAnsi="Times New Roman" w:cs="David" w:hint="cs"/>
          <w:sz w:val="24"/>
          <w:szCs w:val="24"/>
          <w:rtl/>
          <w:lang w:eastAsia="he-IL"/>
        </w:rPr>
        <w:t>תידר</w:t>
      </w:r>
      <w:r w:rsidRPr="00AD5400">
        <w:rPr>
          <w:rFonts w:ascii="Times New Roman" w:eastAsia="Times New Roman" w:hAnsi="Times New Roman" w:cs="David" w:hint="eastAsia"/>
          <w:sz w:val="24"/>
          <w:szCs w:val="24"/>
          <w:rtl/>
          <w:lang w:eastAsia="he-IL"/>
        </w:rPr>
        <w:t>ש</w:t>
      </w:r>
      <w:r w:rsidRPr="00AD5400">
        <w:rPr>
          <w:rFonts w:ascii="Times New Roman" w:eastAsia="Times New Roman" w:hAnsi="Times New Roman" w:cs="David"/>
          <w:sz w:val="24"/>
          <w:szCs w:val="24"/>
          <w:rtl/>
          <w:lang w:eastAsia="he-IL"/>
        </w:rPr>
        <w:t xml:space="preserve"> עליהם עד לקבלת תעודת גמר לפרויקט, כאחראי לתכנון, לפקוח עליון, ולביקורת, בתחום התנועה והתכנון הפיזי של העבודות, לרבות בקשות להיתרי בניה, </w:t>
      </w:r>
      <w:r w:rsidRPr="00AD5400">
        <w:rPr>
          <w:rFonts w:ascii="Times New Roman" w:eastAsia="Times New Roman" w:hAnsi="Times New Roman" w:cs="David" w:hint="cs"/>
          <w:sz w:val="24"/>
          <w:szCs w:val="24"/>
          <w:rtl/>
          <w:lang w:eastAsia="he-IL"/>
        </w:rPr>
        <w:t>לטפסי</w:t>
      </w:r>
      <w:r w:rsidRPr="00AD5400">
        <w:rPr>
          <w:rFonts w:ascii="Times New Roman" w:eastAsia="Times New Roman" w:hAnsi="Times New Roman" w:cs="David" w:hint="eastAsia"/>
          <w:sz w:val="24"/>
          <w:szCs w:val="24"/>
          <w:rtl/>
          <w:lang w:eastAsia="he-IL"/>
        </w:rPr>
        <w:t>י</w:t>
      </w:r>
      <w:r w:rsidRPr="00AD5400">
        <w:rPr>
          <w:rFonts w:ascii="Times New Roman" w:eastAsia="Times New Roman" w:hAnsi="Times New Roman" w:cs="David"/>
          <w:sz w:val="24"/>
          <w:szCs w:val="24"/>
          <w:rtl/>
          <w:lang w:eastAsia="he-IL"/>
        </w:rPr>
        <w:t xml:space="preserve"> 4 ולתעודות גמר. </w:t>
      </w:r>
    </w:p>
    <w:p w14:paraId="74F2F618" w14:textId="77777777" w:rsidR="00650D2D" w:rsidRPr="00AD5400"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ד.</w:t>
      </w:r>
      <w:r w:rsidRPr="00AD5400">
        <w:rPr>
          <w:rFonts w:ascii="Times New Roman" w:eastAsia="Times New Roman" w:hAnsi="Times New Roman" w:cs="David"/>
          <w:sz w:val="24"/>
          <w:szCs w:val="24"/>
          <w:rtl/>
          <w:lang w:eastAsia="he-IL"/>
        </w:rPr>
        <w:tab/>
        <w:t xml:space="preserve">תכנון סופי של הסדרי החניה, הכולל בין היתר: קביעה עקרונית של שיטת החניה תוך ציון מידות כלליות, סדור תאי החניה, מספורם, מידות כלליות של דרכי הגישה ורדיוסי </w:t>
      </w:r>
      <w:r w:rsidRPr="00AD5400">
        <w:rPr>
          <w:rFonts w:ascii="Times New Roman" w:eastAsia="Times New Roman" w:hAnsi="Times New Roman" w:cs="David" w:hint="cs"/>
          <w:sz w:val="24"/>
          <w:szCs w:val="24"/>
          <w:rtl/>
          <w:lang w:eastAsia="he-IL"/>
        </w:rPr>
        <w:t>הסיבו</w:t>
      </w:r>
      <w:r w:rsidRPr="00AD5400">
        <w:rPr>
          <w:rFonts w:ascii="Times New Roman" w:eastAsia="Times New Roman" w:hAnsi="Times New Roman" w:cs="David" w:hint="eastAsia"/>
          <w:sz w:val="24"/>
          <w:szCs w:val="24"/>
          <w:rtl/>
          <w:lang w:eastAsia="he-IL"/>
        </w:rPr>
        <w:t>ב</w:t>
      </w:r>
      <w:r w:rsidRPr="00AD5400">
        <w:rPr>
          <w:rFonts w:ascii="Times New Roman" w:eastAsia="Times New Roman" w:hAnsi="Times New Roman" w:cs="David"/>
          <w:sz w:val="24"/>
          <w:szCs w:val="24"/>
          <w:rtl/>
          <w:lang w:eastAsia="he-IL"/>
        </w:rPr>
        <w:t>, דרכים פנימיות, רמפות, שפועים, תמרור, צביעה ושילוט תנועתי.</w:t>
      </w:r>
    </w:p>
    <w:p w14:paraId="27D7E251" w14:textId="77777777" w:rsidR="00650D2D" w:rsidRPr="00AD5400"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ה.</w:t>
      </w:r>
      <w:r w:rsidRPr="00AD5400">
        <w:rPr>
          <w:rFonts w:ascii="Times New Roman" w:eastAsia="Times New Roman" w:hAnsi="Times New Roman" w:cs="David"/>
          <w:sz w:val="24"/>
          <w:szCs w:val="24"/>
          <w:rtl/>
          <w:lang w:eastAsia="he-IL"/>
        </w:rPr>
        <w:tab/>
        <w:t>תאום תכנון כניסות ויציאות לכל מגרש ושינויים בתכנון התנועתי והפיזי בשטחים הציבוריים הצמודים למגרש בהתאמה, כולל אישור השינויים ברשויות.</w:t>
      </w:r>
    </w:p>
    <w:p w14:paraId="201210F9" w14:textId="77777777" w:rsidR="00650D2D" w:rsidRPr="00AD5400"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AD5400">
        <w:rPr>
          <w:rFonts w:ascii="Times New Roman" w:eastAsia="Times New Roman" w:hAnsi="Times New Roman" w:cs="David"/>
          <w:sz w:val="24"/>
          <w:szCs w:val="24"/>
          <w:rtl/>
          <w:lang w:eastAsia="he-IL"/>
        </w:rPr>
        <w:t>ו.</w:t>
      </w:r>
      <w:r w:rsidRPr="00AD5400">
        <w:rPr>
          <w:rFonts w:ascii="Times New Roman" w:eastAsia="Times New Roman" w:hAnsi="Times New Roman" w:cs="David"/>
          <w:sz w:val="24"/>
          <w:szCs w:val="24"/>
          <w:rtl/>
          <w:lang w:eastAsia="he-IL"/>
        </w:rPr>
        <w:tab/>
        <w:t>תכנון סופי של מערכות הדרכים, הכולל בין היתר: תנוחה עם סדור הנתיבים, מיקום חניות, איי תנועה, מיקום מפרצי חניה ותחנות לתחבורה ציבורית, כניסות למגרשים, התווית צמתים, רדיוסי סבוב, עקומי מעבר, שפועים צידיים ומעברי שיפועים, תמרור, צביעה ושלוט תנועתי, מיקום מעברי חציה להולכי רגל.</w:t>
      </w:r>
    </w:p>
    <w:p w14:paraId="7021E83C" w14:textId="77777777" w:rsidR="00650D2D" w:rsidRPr="00AD5400"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lang w:eastAsia="he-IL"/>
        </w:rPr>
      </w:pPr>
      <w:r w:rsidRPr="00AD5400">
        <w:rPr>
          <w:rFonts w:ascii="Times New Roman" w:eastAsia="Times New Roman" w:hAnsi="Times New Roman" w:cs="David"/>
          <w:sz w:val="24"/>
          <w:szCs w:val="24"/>
          <w:rtl/>
          <w:lang w:eastAsia="he-IL"/>
        </w:rPr>
        <w:t>ז.</w:t>
      </w:r>
      <w:r w:rsidRPr="00AD5400">
        <w:rPr>
          <w:rFonts w:ascii="Times New Roman" w:eastAsia="Times New Roman" w:hAnsi="Times New Roman" w:cs="David"/>
          <w:sz w:val="24"/>
          <w:szCs w:val="24"/>
          <w:rtl/>
          <w:lang w:eastAsia="he-IL"/>
        </w:rPr>
        <w:tab/>
        <w:t>תכנו</w:t>
      </w:r>
      <w:r w:rsidR="0006071E" w:rsidRPr="00AD5400">
        <w:rPr>
          <w:rFonts w:ascii="Times New Roman" w:eastAsia="Times New Roman" w:hAnsi="Times New Roman" w:cs="David"/>
          <w:sz w:val="24"/>
          <w:szCs w:val="24"/>
          <w:rtl/>
          <w:lang w:eastAsia="he-IL"/>
        </w:rPr>
        <w:t>ן סופי של מפלסי הדרכים על רקע ת</w:t>
      </w:r>
      <w:r w:rsidRPr="00AD5400">
        <w:rPr>
          <w:rFonts w:ascii="Times New Roman" w:eastAsia="Times New Roman" w:hAnsi="Times New Roman" w:cs="David"/>
          <w:sz w:val="24"/>
          <w:szCs w:val="24"/>
          <w:rtl/>
          <w:lang w:eastAsia="he-IL"/>
        </w:rPr>
        <w:t xml:space="preserve">כניות מדידה של המצב הקיים. </w:t>
      </w:r>
    </w:p>
    <w:p w14:paraId="5FD74672" w14:textId="77777777" w:rsidR="00650D2D" w:rsidRPr="00AD5400"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ח.</w:t>
      </w:r>
      <w:r w:rsidRPr="00AD5400">
        <w:rPr>
          <w:rFonts w:ascii="Times New Roman" w:eastAsia="Times New Roman" w:hAnsi="Times New Roman" w:cs="David"/>
          <w:sz w:val="24"/>
          <w:szCs w:val="24"/>
          <w:rtl/>
          <w:lang w:eastAsia="he-IL"/>
        </w:rPr>
        <w:tab/>
        <w:t>חתכים עקרוניים לאורך ולרוחב כבישים, דרכים, חניונים.</w:t>
      </w:r>
    </w:p>
    <w:p w14:paraId="60B67EF8" w14:textId="77777777" w:rsidR="00650D2D" w:rsidRPr="00AD5400"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ט.</w:t>
      </w:r>
      <w:r w:rsidRPr="00AD5400">
        <w:rPr>
          <w:rFonts w:ascii="Times New Roman" w:eastAsia="Times New Roman" w:hAnsi="Times New Roman" w:cs="David"/>
          <w:sz w:val="24"/>
          <w:szCs w:val="24"/>
          <w:rtl/>
          <w:lang w:eastAsia="he-IL"/>
        </w:rPr>
        <w:tab/>
        <w:t>בדיקה ואישור של תכניות ההגשה של האדריכל ו/או מתכנן הפתוח ו/או מתכנן הכבישים, ככל שיהיה בכל הנוגע לנושאים התחבורתיים והכנת נספחי תנועה וחניה, בתיאום עימם ועם המזמין.</w:t>
      </w:r>
    </w:p>
    <w:p w14:paraId="5431DE16" w14:textId="77777777" w:rsidR="00650D2D" w:rsidRPr="00AD5400" w:rsidRDefault="00650D2D" w:rsidP="00650D2D">
      <w:pPr>
        <w:widowControl w:val="0"/>
        <w:spacing w:before="0" w:beforeAutospacing="0" w:after="0" w:afterAutospacing="0" w:line="240" w:lineRule="auto"/>
        <w:ind w:left="2160" w:right="-142"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י.</w:t>
      </w:r>
      <w:r w:rsidRPr="00AD5400">
        <w:rPr>
          <w:rFonts w:ascii="Times New Roman" w:eastAsia="Times New Roman" w:hAnsi="Times New Roman" w:cs="David"/>
          <w:sz w:val="24"/>
          <w:szCs w:val="24"/>
          <w:rtl/>
          <w:lang w:eastAsia="he-IL"/>
        </w:rPr>
        <w:tab/>
        <w:t>טפול ברשויות ביחס לכל ההיבטים התנועתיים, לרבות לשם קבלת אשור לתכניות בינוי ופיתוח/עיצוב ארכיטקטוני, לשם קבלת היתרי בניה, טפסי 4 ותעודת גמר</w:t>
      </w:r>
      <w:r w:rsidRPr="00AD5400">
        <w:rPr>
          <w:rFonts w:ascii="Times New Roman" w:eastAsia="Times New Roman" w:hAnsi="Times New Roman" w:cs="David" w:hint="cs"/>
          <w:sz w:val="24"/>
          <w:szCs w:val="24"/>
          <w:rtl/>
          <w:lang w:eastAsia="he-IL"/>
        </w:rPr>
        <w:t>, הכנת חוות דעת תנועתיות לו</w:t>
      </w:r>
      <w:r w:rsidR="0006071E" w:rsidRPr="00AD5400">
        <w:rPr>
          <w:rFonts w:ascii="Times New Roman" w:eastAsia="Times New Roman" w:hAnsi="Times New Roman" w:cs="David" w:hint="cs"/>
          <w:sz w:val="24"/>
          <w:szCs w:val="24"/>
          <w:rtl/>
          <w:lang w:eastAsia="he-IL"/>
        </w:rPr>
        <w:t>ו</w:t>
      </w:r>
      <w:r w:rsidRPr="00AD5400">
        <w:rPr>
          <w:rFonts w:ascii="Times New Roman" w:eastAsia="Times New Roman" w:hAnsi="Times New Roman" w:cs="David" w:hint="cs"/>
          <w:sz w:val="24"/>
          <w:szCs w:val="24"/>
          <w:rtl/>
          <w:lang w:eastAsia="he-IL"/>
        </w:rPr>
        <w:t>עדות השונות במסגרת שינוי תב"ע בסמכות הועדה המקומית כולל הופעה בישיבות בו</w:t>
      </w:r>
      <w:r w:rsidR="0006071E" w:rsidRPr="00AD5400">
        <w:rPr>
          <w:rFonts w:ascii="Times New Roman" w:eastAsia="Times New Roman" w:hAnsi="Times New Roman" w:cs="David" w:hint="cs"/>
          <w:sz w:val="24"/>
          <w:szCs w:val="24"/>
          <w:rtl/>
          <w:lang w:eastAsia="he-IL"/>
        </w:rPr>
        <w:t>ו</w:t>
      </w:r>
      <w:r w:rsidRPr="00AD5400">
        <w:rPr>
          <w:rFonts w:ascii="Times New Roman" w:eastAsia="Times New Roman" w:hAnsi="Times New Roman" w:cs="David" w:hint="cs"/>
          <w:sz w:val="24"/>
          <w:szCs w:val="24"/>
          <w:rtl/>
          <w:lang w:eastAsia="he-IL"/>
        </w:rPr>
        <w:t>עדות, ככל שיידרש</w:t>
      </w:r>
      <w:r w:rsidRPr="00AD5400">
        <w:rPr>
          <w:rFonts w:ascii="Times New Roman" w:eastAsia="Times New Roman" w:hAnsi="Times New Roman" w:cs="David"/>
          <w:sz w:val="24"/>
          <w:szCs w:val="24"/>
          <w:rtl/>
          <w:lang w:eastAsia="he-IL"/>
        </w:rPr>
        <w:t xml:space="preserve">. </w:t>
      </w:r>
    </w:p>
    <w:p w14:paraId="1821E4B6" w14:textId="77777777" w:rsidR="00650D2D" w:rsidRPr="00AD5400"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יא.</w:t>
      </w:r>
      <w:r w:rsidRPr="00AD5400">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המזמין ו/או לפי דרישת הרשויות המוסמכות, באישור המזמין, הגשתם לרשויות וטפול בא</w:t>
      </w:r>
      <w:r w:rsidR="0006071E" w:rsidRPr="00AD5400">
        <w:rPr>
          <w:rFonts w:ascii="Times New Roman" w:eastAsia="Times New Roman" w:hAnsi="Times New Roman" w:cs="David" w:hint="cs"/>
          <w:sz w:val="24"/>
          <w:szCs w:val="24"/>
          <w:rtl/>
          <w:lang w:eastAsia="he-IL"/>
        </w:rPr>
        <w:t>י</w:t>
      </w:r>
      <w:r w:rsidRPr="00AD5400">
        <w:rPr>
          <w:rFonts w:ascii="Times New Roman" w:eastAsia="Times New Roman" w:hAnsi="Times New Roman" w:cs="David"/>
          <w:sz w:val="24"/>
          <w:szCs w:val="24"/>
          <w:rtl/>
          <w:lang w:eastAsia="he-IL"/>
        </w:rPr>
        <w:t>שורם.</w:t>
      </w:r>
    </w:p>
    <w:p w14:paraId="674FD11D" w14:textId="77777777" w:rsidR="00650D2D" w:rsidRPr="00AD5400"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AD5400">
        <w:rPr>
          <w:rFonts w:ascii="Times New Roman" w:eastAsia="Times New Roman" w:hAnsi="Times New Roman" w:cs="David"/>
          <w:sz w:val="24"/>
          <w:szCs w:val="24"/>
          <w:rtl/>
          <w:lang w:eastAsia="he-IL"/>
        </w:rPr>
        <w:t>יב.</w:t>
      </w:r>
      <w:r w:rsidRPr="00AD5400">
        <w:rPr>
          <w:rFonts w:ascii="Times New Roman" w:eastAsia="Times New Roman" w:hAnsi="Times New Roman" w:cs="David"/>
          <w:sz w:val="24"/>
          <w:szCs w:val="24"/>
          <w:rtl/>
          <w:lang w:eastAsia="he-IL"/>
        </w:rPr>
        <w:tab/>
        <w:t>בדיקת מפרטי ותוכניות המכר, לרבות התאמתם לתכנון, ואשור הנוסח.</w:t>
      </w:r>
    </w:p>
    <w:p w14:paraId="7C162BCF" w14:textId="77777777" w:rsidR="00650D2D" w:rsidRPr="00AD5400"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יג.</w:t>
      </w:r>
      <w:r w:rsidRPr="00AD540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799BA213" w14:textId="77777777" w:rsidR="00650D2D" w:rsidRPr="00AD5400" w:rsidRDefault="00650D2D"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A5B919"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BADA36" w14:textId="77777777" w:rsidR="00650D2D" w:rsidRPr="00AD5400"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u w:val="single"/>
          <w:rtl/>
          <w:lang w:eastAsia="he-IL"/>
        </w:rPr>
        <w:t>תכנון מפורט</w:t>
      </w:r>
      <w:r w:rsidRPr="00AD5400">
        <w:rPr>
          <w:rFonts w:ascii="Times New Roman" w:eastAsia="Times New Roman" w:hAnsi="Times New Roman" w:cs="David"/>
          <w:sz w:val="24"/>
          <w:szCs w:val="24"/>
          <w:rtl/>
          <w:lang w:eastAsia="he-IL"/>
        </w:rPr>
        <w:t>:</w:t>
      </w:r>
    </w:p>
    <w:p w14:paraId="3D521332" w14:textId="77777777" w:rsidR="00650D2D" w:rsidRPr="00AD5400"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AD5400">
        <w:rPr>
          <w:rFonts w:ascii="Times New Roman" w:eastAsia="Times New Roman" w:hAnsi="Times New Roman" w:cs="David"/>
          <w:sz w:val="24"/>
          <w:szCs w:val="24"/>
          <w:rtl/>
          <w:lang w:eastAsia="he-IL"/>
        </w:rPr>
        <w:t xml:space="preserve">מבלי לגרוע מכלליות כל האמור לעיל ולהלן יובהר כי התכנון המפורט יעשה בהתאם למפרט לתכנון דרכים מטעם משרד </w:t>
      </w:r>
      <w:r w:rsidRPr="00AD5400">
        <w:rPr>
          <w:rFonts w:ascii="Times New Roman" w:eastAsia="Times New Roman" w:hAnsi="Times New Roman" w:cs="David" w:hint="cs"/>
          <w:sz w:val="24"/>
          <w:szCs w:val="24"/>
          <w:rtl/>
          <w:lang w:eastAsia="he-IL"/>
        </w:rPr>
        <w:t>השיכו</w:t>
      </w:r>
      <w:r w:rsidRPr="00AD5400">
        <w:rPr>
          <w:rFonts w:ascii="Times New Roman" w:eastAsia="Times New Roman" w:hAnsi="Times New Roman" w:cs="David" w:hint="eastAsia"/>
          <w:sz w:val="24"/>
          <w:szCs w:val="24"/>
          <w:rtl/>
          <w:lang w:eastAsia="he-IL"/>
        </w:rPr>
        <w:t>ן</w:t>
      </w:r>
      <w:r w:rsidRPr="00AD5400">
        <w:rPr>
          <w:rFonts w:ascii="Times New Roman" w:eastAsia="Times New Roman" w:hAnsi="Times New Roman" w:cs="David"/>
          <w:sz w:val="24"/>
          <w:szCs w:val="24"/>
          <w:rtl/>
          <w:lang w:eastAsia="he-IL"/>
        </w:rPr>
        <w:t xml:space="preserve"> ובהתאם לנדרש בחוברת מס' 2.7 בקובץ "הנחיות לעבודות תכנון מאת משרד </w:t>
      </w:r>
      <w:r w:rsidRPr="00AD5400">
        <w:rPr>
          <w:rFonts w:ascii="Times New Roman" w:eastAsia="Times New Roman" w:hAnsi="Times New Roman" w:cs="David" w:hint="cs"/>
          <w:sz w:val="24"/>
          <w:szCs w:val="24"/>
          <w:rtl/>
          <w:lang w:eastAsia="he-IL"/>
        </w:rPr>
        <w:t>השיכו</w:t>
      </w:r>
      <w:r w:rsidRPr="00AD5400">
        <w:rPr>
          <w:rFonts w:ascii="Times New Roman" w:eastAsia="Times New Roman" w:hAnsi="Times New Roman" w:cs="David" w:hint="eastAsia"/>
          <w:sz w:val="24"/>
          <w:szCs w:val="24"/>
          <w:rtl/>
          <w:lang w:eastAsia="he-IL"/>
        </w:rPr>
        <w:t>ן</w:t>
      </w:r>
      <w:r w:rsidRPr="00AD5400">
        <w:rPr>
          <w:rFonts w:ascii="Times New Roman" w:eastAsia="Times New Roman" w:hAnsi="Times New Roman" w:cs="David"/>
          <w:sz w:val="24"/>
          <w:szCs w:val="24"/>
          <w:rtl/>
          <w:lang w:eastAsia="he-IL"/>
        </w:rPr>
        <w:t>".</w:t>
      </w:r>
    </w:p>
    <w:p w14:paraId="10B74D3E" w14:textId="77777777" w:rsidR="00650D2D" w:rsidRPr="00AD5400"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31B0276" w14:textId="77777777" w:rsidR="00650D2D" w:rsidRPr="00AD5400"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AD5400">
        <w:rPr>
          <w:rFonts w:ascii="Times New Roman" w:eastAsia="Times New Roman" w:hAnsi="Times New Roman" w:cs="David" w:hint="cs"/>
          <w:sz w:val="24"/>
          <w:szCs w:val="24"/>
          <w:rtl/>
          <w:lang w:eastAsia="he-IL"/>
        </w:rPr>
        <w:t xml:space="preserve">עריכת, תכנון ואישור הסדרי תנועה זמניים ככל וכמה שנדרש בכל שלב במהלך הביצוע, מספר פעמים </w:t>
      </w:r>
      <w:r w:rsidRPr="00AD5400">
        <w:rPr>
          <w:rFonts w:ascii="Times New Roman" w:eastAsia="Times New Roman" w:hAnsi="Times New Roman" w:cs="David"/>
          <w:sz w:val="24"/>
          <w:szCs w:val="24"/>
          <w:rtl/>
          <w:lang w:eastAsia="he-IL"/>
        </w:rPr>
        <w:t>–</w:t>
      </w:r>
      <w:r w:rsidRPr="00AD5400">
        <w:rPr>
          <w:rFonts w:ascii="Times New Roman" w:eastAsia="Times New Roman" w:hAnsi="Times New Roman" w:cs="David" w:hint="cs"/>
          <w:sz w:val="24"/>
          <w:szCs w:val="24"/>
          <w:rtl/>
          <w:lang w:eastAsia="he-IL"/>
        </w:rPr>
        <w:t xml:space="preserve"> הכל מול הרשויות הנדרשות.</w:t>
      </w:r>
    </w:p>
    <w:p w14:paraId="1E3A58E3" w14:textId="77777777" w:rsidR="00650D2D" w:rsidRPr="00AD5400"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 xml:space="preserve">תכנון תנועתי ופיזי מפורט, הכולל בין היתר: סימון תאי חניה, מיקום </w:t>
      </w:r>
      <w:r w:rsidRPr="00AD5400">
        <w:rPr>
          <w:rFonts w:ascii="Times New Roman" w:eastAsia="Times New Roman" w:hAnsi="Times New Roman" w:cs="David"/>
          <w:sz w:val="24"/>
          <w:szCs w:val="24"/>
          <w:rtl/>
          <w:lang w:eastAsia="he-IL"/>
        </w:rPr>
        <w:lastRenderedPageBreak/>
        <w:t>אבני שפה (ו/או מחסומי רכב), מדרכות והגבהות, עריכת כל התכניות והמסמכים הדרושים לאדריכל, למתכנן הפתוח, למתכנן הכבישים</w:t>
      </w:r>
      <w:r w:rsidR="0006071E" w:rsidRPr="00AD5400">
        <w:rPr>
          <w:rFonts w:ascii="Times New Roman" w:eastAsia="Times New Roman" w:hAnsi="Times New Roman" w:cs="David"/>
          <w:sz w:val="24"/>
          <w:szCs w:val="24"/>
          <w:rtl/>
          <w:lang w:eastAsia="he-IL"/>
        </w:rPr>
        <w:t>, ככל שיהיה וליועצים לשם הכנת ת</w:t>
      </w:r>
      <w:r w:rsidRPr="00AD5400">
        <w:rPr>
          <w:rFonts w:ascii="Times New Roman" w:eastAsia="Times New Roman" w:hAnsi="Times New Roman" w:cs="David"/>
          <w:sz w:val="24"/>
          <w:szCs w:val="24"/>
          <w:rtl/>
          <w:lang w:eastAsia="he-IL"/>
        </w:rPr>
        <w:t>כניות עבודה לבצוע.</w:t>
      </w:r>
    </w:p>
    <w:p w14:paraId="3F70C525" w14:textId="77777777" w:rsidR="00650D2D" w:rsidRPr="00AD5400"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 xml:space="preserve">ליווי עריכת התכנון המפורט על ידי האדריכל, מתכנן הפתוח, מתכנן הכבישים, ככל שיהיה והיועצים ובדיקת התאמתם לדרישות הרשויות ולתכנית המאושרת ע"י הרשויות, בכל הנוגע לנושאים התחבורתיים. </w:t>
      </w:r>
    </w:p>
    <w:p w14:paraId="6447FD9F" w14:textId="77777777" w:rsidR="00650D2D" w:rsidRPr="00AD5400" w:rsidRDefault="0006071E"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sidRPr="00AD5400">
        <w:rPr>
          <w:rFonts w:ascii="Times New Roman" w:eastAsia="Times New Roman" w:hAnsi="Times New Roman" w:cs="David"/>
          <w:sz w:val="24"/>
          <w:szCs w:val="24"/>
          <w:rtl/>
          <w:lang w:eastAsia="he-IL"/>
        </w:rPr>
        <w:t>בדיקת אשור ת</w:t>
      </w:r>
      <w:r w:rsidR="00650D2D" w:rsidRPr="00AD5400">
        <w:rPr>
          <w:rFonts w:ascii="Times New Roman" w:eastAsia="Times New Roman" w:hAnsi="Times New Roman" w:cs="David"/>
          <w:sz w:val="24"/>
          <w:szCs w:val="24"/>
          <w:rtl/>
          <w:lang w:eastAsia="he-IL"/>
        </w:rPr>
        <w:t>כניות התנוחה שיערכו על ידי האדריכל ו/או מתכנן הפתוח ו/או מתכנן הכבישים, ככל שיהיה.</w:t>
      </w:r>
    </w:p>
    <w:p w14:paraId="38D9AD28" w14:textId="77777777" w:rsidR="00650D2D" w:rsidRPr="00AD5400"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בדיקת ואישור ת</w:t>
      </w:r>
      <w:r w:rsidR="00650D2D" w:rsidRPr="00AD5400">
        <w:rPr>
          <w:rFonts w:ascii="Times New Roman" w:eastAsia="Times New Roman" w:hAnsi="Times New Roman" w:cs="David"/>
          <w:sz w:val="24"/>
          <w:szCs w:val="24"/>
          <w:rtl/>
          <w:lang w:eastAsia="he-IL"/>
        </w:rPr>
        <w:t>כניות מפורטות שיערכו על ידי האדריכל ו/או מתכנן הפתוח ו/או מתכנן הכבישים, ככל שיהיה.</w:t>
      </w:r>
    </w:p>
    <w:p w14:paraId="11D49CB1" w14:textId="77777777" w:rsidR="00650D2D" w:rsidRPr="00AD5400"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 xml:space="preserve">הכנת תכניות בצוע למגרשים, לצמתים, לרחובות ולדרכים, בין היתר בנושאי: תמרור, צביעה ושלוט תנועתי, קביעת ציוד ואביזרים תחבורתיים. </w:t>
      </w:r>
    </w:p>
    <w:p w14:paraId="248BFEE1" w14:textId="77777777" w:rsidR="00650D2D" w:rsidRPr="00AD5400"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 xml:space="preserve">הכנת מפרטים וכתבי כמויות תוך שלוב המפרט הכללי לעבודות בנין של הוועדה </w:t>
      </w:r>
      <w:r w:rsidR="0006071E" w:rsidRPr="00AD5400">
        <w:rPr>
          <w:rFonts w:ascii="Times New Roman" w:eastAsia="Times New Roman" w:hAnsi="Times New Roman" w:cs="David" w:hint="cs"/>
          <w:sz w:val="24"/>
          <w:szCs w:val="24"/>
          <w:rtl/>
          <w:lang w:eastAsia="he-IL"/>
        </w:rPr>
        <w:t>הבין-משרדי</w:t>
      </w:r>
      <w:r w:rsidR="0006071E" w:rsidRPr="00AD5400">
        <w:rPr>
          <w:rFonts w:ascii="Times New Roman" w:eastAsia="Times New Roman" w:hAnsi="Times New Roman" w:cs="David" w:hint="eastAsia"/>
          <w:sz w:val="24"/>
          <w:szCs w:val="24"/>
          <w:rtl/>
          <w:lang w:eastAsia="he-IL"/>
        </w:rPr>
        <w:t>ת</w:t>
      </w:r>
      <w:r w:rsidRPr="00AD5400">
        <w:rPr>
          <w:rFonts w:ascii="Times New Roman" w:eastAsia="Times New Roman" w:hAnsi="Times New Roman" w:cs="David"/>
          <w:sz w:val="24"/>
          <w:szCs w:val="24"/>
          <w:rtl/>
          <w:lang w:eastAsia="he-IL"/>
        </w:rPr>
        <w:t xml:space="preserve"> במפרטים מיוחדים בנושאי עבודות עפר, תשתית, שתית, אספלט, אבני שפה ואבני אי, ריצוף כבישים, תמרור, צביעה, שילוט וציוד תחבורתיים על יסוד ספריית הסעיפים לעבודות בנין של הוועדה הנ"ל </w:t>
      </w:r>
      <w:r w:rsidRPr="00AD5400">
        <w:rPr>
          <w:rFonts w:ascii="Times New Roman" w:eastAsia="Times New Roman" w:hAnsi="Times New Roman" w:cs="David"/>
          <w:sz w:val="24"/>
          <w:szCs w:val="24"/>
          <w:lang w:eastAsia="he-IL"/>
        </w:rPr>
        <w:t>–</w:t>
      </w:r>
      <w:r w:rsidRPr="00AD5400">
        <w:rPr>
          <w:rFonts w:ascii="Times New Roman" w:eastAsia="Times New Roman" w:hAnsi="Times New Roman" w:cs="David"/>
          <w:sz w:val="24"/>
          <w:szCs w:val="24"/>
          <w:rtl/>
          <w:lang w:eastAsia="he-IL"/>
        </w:rPr>
        <w:t xml:space="preserve"> הכל כנדרש לעריכת מכרז למדידה ו/או פאושלי.</w:t>
      </w:r>
    </w:p>
    <w:p w14:paraId="29BDC9A4" w14:textId="77777777" w:rsidR="00650D2D" w:rsidRPr="00AD5400"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המפרטים יודפסו באמצעות מעבד תמלילים, והם יוצאו בקבצי "אסקי", כך שניתן יהיה להעתיקם לכל מעבד תמלילים אחר, ע"ג דיסקט ובתדפיס.</w:t>
      </w:r>
    </w:p>
    <w:p w14:paraId="70ED727D" w14:textId="77777777" w:rsidR="00650D2D" w:rsidRPr="00AD5400"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AD5400">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של כתבי כמויות, ע"ג דיסקט ובתדפיס.</w:t>
      </w:r>
    </w:p>
    <w:p w14:paraId="604E2469" w14:textId="77777777" w:rsidR="00650D2D" w:rsidRPr="00AD5400"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AD5400">
        <w:rPr>
          <w:rFonts w:ascii="Times New Roman" w:eastAsia="Times New Roman" w:hAnsi="Times New Roman" w:cs="David"/>
          <w:sz w:val="24"/>
          <w:szCs w:val="24"/>
          <w:rtl/>
          <w:lang w:eastAsia="he-IL"/>
        </w:rPr>
        <w:t>בדיקה חוזרת של נוסח מפרטי ותוכניות המכר הסופיים ואשור הנוסח וההתאמה לתכנון.</w:t>
      </w:r>
    </w:p>
    <w:p w14:paraId="30D7CBDA" w14:textId="77777777" w:rsidR="00650D2D" w:rsidRPr="00AD5400"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הכנת אומדן מפורט בתכנת "סופר מכרז" המבוסס על המפרטים וכתבי הכמויות, תוך ציון מדד המחירים לצרכן הידוע במועד הכנת האומדן.</w:t>
      </w:r>
    </w:p>
    <w:p w14:paraId="61B43FC3" w14:textId="77777777" w:rsidR="00650D2D" w:rsidRPr="00AD5400"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AD5400">
        <w:rPr>
          <w:rFonts w:ascii="Times New Roman" w:eastAsia="Times New Roman" w:hAnsi="Times New Roman" w:cs="David"/>
          <w:sz w:val="24"/>
          <w:szCs w:val="24"/>
          <w:rtl/>
          <w:lang w:eastAsia="he-IL"/>
        </w:rPr>
        <w:t>הכנסת שנויים בתכניות ככל שיתחייב להתאמת התכנון למסגרת התקציבית אשר תקבע ע"י המזמין.</w:t>
      </w:r>
    </w:p>
    <w:p w14:paraId="5AFF0650" w14:textId="77777777" w:rsidR="00650D2D" w:rsidRPr="00AD5400"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מתן חוות דעת ויעוץ בכל הקשור בהכנת המכרזים לקבלנים לבצוע התכנון.</w:t>
      </w:r>
    </w:p>
    <w:p w14:paraId="04A2092D" w14:textId="77777777" w:rsidR="00650D2D" w:rsidRPr="00AD5400" w:rsidRDefault="00650D2D"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sidRPr="00AD5400">
        <w:rPr>
          <w:rFonts w:ascii="Times New Roman" w:eastAsia="Times New Roman" w:hAnsi="Times New Roman" w:cs="David"/>
          <w:sz w:val="24"/>
          <w:szCs w:val="24"/>
          <w:rtl/>
          <w:lang w:eastAsia="he-IL"/>
        </w:rPr>
        <w:t>השתתפות לפי דרישת המזמין בסיורי הקבלנים. הכנת תשובות לשאלות הקבלנים והגשתן למנהל.</w:t>
      </w:r>
    </w:p>
    <w:p w14:paraId="5746BC38" w14:textId="77777777" w:rsidR="00650D2D" w:rsidRPr="00AD5400"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AD5400">
        <w:rPr>
          <w:rFonts w:ascii="Times New Roman" w:eastAsia="Times New Roman" w:hAnsi="Times New Roman" w:cs="David"/>
          <w:sz w:val="24"/>
          <w:szCs w:val="24"/>
          <w:rtl/>
          <w:lang w:eastAsia="he-IL"/>
        </w:rPr>
        <w:t>מתן חוות דעת בכל הקשור להצעות הקבלנים.</w:t>
      </w:r>
    </w:p>
    <w:p w14:paraId="4FAF8503" w14:textId="77777777" w:rsidR="00650D2D" w:rsidRPr="00AD5400"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AD5400">
        <w:rPr>
          <w:rFonts w:ascii="Times New Roman" w:eastAsia="Times New Roman" w:hAnsi="Times New Roman" w:cs="David"/>
          <w:sz w:val="24"/>
          <w:szCs w:val="24"/>
          <w:rtl/>
          <w:lang w:eastAsia="he-IL"/>
        </w:rPr>
        <w:t>הכנת ת</w:t>
      </w:r>
      <w:r w:rsidR="00650D2D" w:rsidRPr="00AD5400">
        <w:rPr>
          <w:rFonts w:ascii="Times New Roman" w:eastAsia="Times New Roman" w:hAnsi="Times New Roman" w:cs="David"/>
          <w:sz w:val="24"/>
          <w:szCs w:val="24"/>
          <w:rtl/>
          <w:lang w:eastAsia="he-IL"/>
        </w:rPr>
        <w:t>כניות עבודה, פרטים ומפרטים משלימים כפי שי</w:t>
      </w:r>
      <w:r w:rsidRPr="00AD5400">
        <w:rPr>
          <w:rFonts w:ascii="Times New Roman" w:eastAsia="Times New Roman" w:hAnsi="Times New Roman" w:cs="David" w:hint="cs"/>
          <w:sz w:val="24"/>
          <w:szCs w:val="24"/>
          <w:rtl/>
          <w:lang w:eastAsia="he-IL"/>
        </w:rPr>
        <w:t>י</w:t>
      </w:r>
      <w:r w:rsidR="00650D2D" w:rsidRPr="00AD5400">
        <w:rPr>
          <w:rFonts w:ascii="Times New Roman" w:eastAsia="Times New Roman" w:hAnsi="Times New Roman" w:cs="David"/>
          <w:sz w:val="24"/>
          <w:szCs w:val="24"/>
          <w:rtl/>
          <w:lang w:eastAsia="he-IL"/>
        </w:rPr>
        <w:t xml:space="preserve">דרש לביצוע העבודות. </w:t>
      </w:r>
    </w:p>
    <w:p w14:paraId="1B8EA7AC" w14:textId="77777777" w:rsidR="00650D2D" w:rsidRPr="00AD5400"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AD5400">
        <w:rPr>
          <w:rFonts w:ascii="Times New Roman" w:eastAsia="Times New Roman" w:hAnsi="Times New Roman" w:cs="David"/>
          <w:sz w:val="24"/>
          <w:szCs w:val="24"/>
          <w:rtl/>
          <w:lang w:eastAsia="he-IL"/>
        </w:rPr>
        <w:t>מובהר בזאת שהמתכנן יכין, אם י</w:t>
      </w:r>
      <w:r w:rsidR="0006071E" w:rsidRPr="00AD5400">
        <w:rPr>
          <w:rFonts w:ascii="Times New Roman" w:eastAsia="Times New Roman" w:hAnsi="Times New Roman" w:cs="David" w:hint="cs"/>
          <w:sz w:val="24"/>
          <w:szCs w:val="24"/>
          <w:rtl/>
          <w:lang w:eastAsia="he-IL"/>
        </w:rPr>
        <w:t>י</w:t>
      </w:r>
      <w:r w:rsidRPr="00AD5400">
        <w:rPr>
          <w:rFonts w:ascii="Times New Roman" w:eastAsia="Times New Roman" w:hAnsi="Times New Roman" w:cs="David"/>
          <w:sz w:val="24"/>
          <w:szCs w:val="24"/>
          <w:rtl/>
          <w:lang w:eastAsia="he-IL"/>
        </w:rPr>
        <w:t>דרש, מסמכים למכרזים עוד לפני השלמת התכנון המפורט.</w:t>
      </w:r>
    </w:p>
    <w:p w14:paraId="4AC33452"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BB0887" w14:textId="77777777" w:rsidR="00650D2D" w:rsidRPr="00AD5400"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u w:val="single"/>
          <w:rtl/>
          <w:lang w:eastAsia="he-IL"/>
        </w:rPr>
        <w:t>פקוח עליון</w:t>
      </w:r>
      <w:r w:rsidRPr="00AD5400">
        <w:rPr>
          <w:rFonts w:ascii="Times New Roman" w:eastAsia="Times New Roman" w:hAnsi="Times New Roman" w:cs="David"/>
          <w:sz w:val="24"/>
          <w:szCs w:val="24"/>
          <w:rtl/>
          <w:lang w:eastAsia="he-IL"/>
        </w:rPr>
        <w:t>:</w:t>
      </w:r>
    </w:p>
    <w:p w14:paraId="4B42FB9C" w14:textId="77777777" w:rsidR="00650D2D" w:rsidRPr="00AD5400"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63BB5DF8" w14:textId="77777777" w:rsidR="00650D2D" w:rsidRPr="00AD5400"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פקוח עליון על העבודות המבוצעות בהתאם לתכניות והמפרטים של המתכנן, לרבות על בצוע התיקונים הן לפני מסירת העבודות והן בתקופת הבדק.</w:t>
      </w:r>
    </w:p>
    <w:p w14:paraId="2610EC2E" w14:textId="77777777" w:rsidR="00650D2D" w:rsidRPr="00AD5400"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הדרכה ומתן הסברים למפקח באתר, למנהל, ליועצים ולקבלנים, בתיאום עם יתר המתכננים.</w:t>
      </w:r>
    </w:p>
    <w:p w14:paraId="72416890" w14:textId="77777777" w:rsidR="00650D2D" w:rsidRPr="00AD5400"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AD5400">
        <w:rPr>
          <w:rFonts w:ascii="Times New Roman" w:eastAsia="Times New Roman" w:hAnsi="Times New Roman" w:cs="David"/>
          <w:sz w:val="24"/>
          <w:szCs w:val="24"/>
          <w:rtl/>
          <w:lang w:eastAsia="he-IL"/>
        </w:rPr>
        <w:t>יעוץ והמלצה לגבי בחירה, בדיקה ואשור של חומרים וציוד.</w:t>
      </w:r>
    </w:p>
    <w:p w14:paraId="525563EF" w14:textId="77777777" w:rsidR="00650D2D" w:rsidRPr="00AD5400"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AD5400">
        <w:rPr>
          <w:rFonts w:ascii="Times New Roman" w:eastAsia="Times New Roman" w:hAnsi="Times New Roman" w:cs="David"/>
          <w:sz w:val="24"/>
          <w:szCs w:val="24"/>
          <w:rtl/>
          <w:lang w:eastAsia="he-IL"/>
        </w:rPr>
        <w:t>דווח למנהל על הממצאים ועל התקדמות ביצוע העבודות לאחר כל ביקור באתר.</w:t>
      </w:r>
    </w:p>
    <w:p w14:paraId="30E798F9" w14:textId="77777777" w:rsidR="00650D2D" w:rsidRPr="00AD5400"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AD5400">
        <w:rPr>
          <w:rFonts w:ascii="Times New Roman" w:eastAsia="Times New Roman" w:hAnsi="Times New Roman" w:cs="David"/>
          <w:sz w:val="24"/>
          <w:szCs w:val="24"/>
          <w:rtl/>
          <w:lang w:eastAsia="he-IL"/>
        </w:rPr>
        <w:t>עדכון התוכניות וכל יתר המסמכים הדרושים בהתאם לשינויים שיתחייבו מדרישת הרשויות או שינויים שיהיה בהם צורך במהלך בצוע העבודות. כל עדכון יבוצע בתאום עם המנהל בכתב.</w:t>
      </w:r>
    </w:p>
    <w:p w14:paraId="3FE4576F" w14:textId="77777777" w:rsidR="00650D2D" w:rsidRPr="00AD5400"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AD5400">
        <w:rPr>
          <w:rFonts w:ascii="Times New Roman" w:eastAsia="Times New Roman" w:hAnsi="Times New Roman" w:cs="David"/>
          <w:sz w:val="24"/>
          <w:szCs w:val="24"/>
          <w:rtl/>
          <w:lang w:eastAsia="he-IL"/>
        </w:rPr>
        <w:lastRenderedPageBreak/>
        <w:t>יעוץ לפתרונות במקרים יתגלו כשלים בבצוע העבודות לעומת התכנון.</w:t>
      </w:r>
    </w:p>
    <w:p w14:paraId="35FB0209" w14:textId="77777777" w:rsidR="00650D2D" w:rsidRPr="00AD5400"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קבלה ואישור גמר ביצוע של הקטעים המבוצעים בהתאם לתכניות והמפרטים של המתכנן.</w:t>
      </w:r>
    </w:p>
    <w:p w14:paraId="7989DC65" w14:textId="77777777" w:rsidR="00650D2D" w:rsidRPr="00AD5400"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השתתפות, לפי דרישת המזמין, בברורים עם הקבלנים ביחס לתביעות בגין שינויים ולגמר חשבון סופי של עבודות הקבלן, לגבי מחירים ו/או הבהרת כוונות המפרט וכתב הכמויות, בהתאמה לחשבון ולחריגים.</w:t>
      </w:r>
    </w:p>
    <w:p w14:paraId="38D919AF" w14:textId="77777777" w:rsidR="00650D2D" w:rsidRPr="00AD5400"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השתתפות, לפי דרישת המזמין, בסיורי ביקורת של הרשויות לקבלת טופס 4, אשור אכלוס, תעודת גמר, והסדרת האישורים הנדרשים.</w:t>
      </w:r>
    </w:p>
    <w:p w14:paraId="7BBB2650" w14:textId="77777777" w:rsidR="00650D2D" w:rsidRPr="00AD5400"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סיוע למזמין במתן מענה לכל הפניות אשר יופנו אליו בקשר לתכנון ובצוע העבודות.</w:t>
      </w:r>
    </w:p>
    <w:p w14:paraId="55B9BFCD" w14:textId="77777777" w:rsidR="00650D2D" w:rsidRPr="00AD5400"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51FFF550" w14:textId="77777777" w:rsidR="00650D2D" w:rsidRPr="00AD5400"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AD5400">
        <w:rPr>
          <w:rFonts w:ascii="Times New Roman" w:eastAsia="Times New Roman" w:hAnsi="Times New Roman" w:cs="David"/>
          <w:sz w:val="24"/>
          <w:szCs w:val="24"/>
          <w:rtl/>
          <w:lang w:eastAsia="he-IL"/>
        </w:rPr>
        <w:t>אין המתכנן רשאי לתת הוראות במישרין או לנהל משא ומתן עם הקבלנים אלא באמצעות נציגו המוסמך של המזמין.</w:t>
      </w:r>
    </w:p>
    <w:p w14:paraId="6372CFBC" w14:textId="77777777" w:rsidR="00650D2D" w:rsidRPr="00AD5400"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יג.</w:t>
      </w:r>
      <w:r w:rsidRPr="00AD5400">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הפרויקט. בגמר העבודות יגיש המתכנן לנציג המזמין הצהרה, בנוסח נספח ט', כי בדק את בי</w:t>
      </w:r>
      <w:r w:rsidR="0006071E" w:rsidRPr="00AD5400">
        <w:rPr>
          <w:rFonts w:ascii="Times New Roman" w:eastAsia="Times New Roman" w:hAnsi="Times New Roman" w:cs="David"/>
          <w:sz w:val="24"/>
          <w:szCs w:val="24"/>
          <w:rtl/>
          <w:lang w:eastAsia="he-IL"/>
        </w:rPr>
        <w:t>צוע העבודות ומצא אותן תואמות לת</w:t>
      </w:r>
      <w:r w:rsidRPr="00AD5400">
        <w:rPr>
          <w:rFonts w:ascii="Times New Roman" w:eastAsia="Times New Roman" w:hAnsi="Times New Roman" w:cs="David"/>
          <w:sz w:val="24"/>
          <w:szCs w:val="24"/>
          <w:rtl/>
          <w:lang w:eastAsia="he-IL"/>
        </w:rPr>
        <w:t>כניותיו ולתקנים מחייבים וכי בוצעו לשביעות רצונו.</w:t>
      </w:r>
    </w:p>
    <w:p w14:paraId="469838B0" w14:textId="77777777" w:rsidR="00650D2D" w:rsidRPr="00AD5400"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58C38629" w14:textId="77777777" w:rsidR="00650D2D" w:rsidRPr="00AD5400"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FFEC502" w14:textId="77777777" w:rsidR="00650D2D" w:rsidRPr="00AD5400"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3.</w:t>
      </w:r>
      <w:r w:rsidRPr="00AD5400">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צילומים וכו' וכך שניתן יהיה לבצע בהם תיקונים ושינויים.</w:t>
      </w:r>
    </w:p>
    <w:p w14:paraId="4BD8D011"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B2FD0F" w14:textId="77777777" w:rsidR="00650D2D" w:rsidRPr="00AD5400"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4.</w:t>
      </w:r>
      <w:r w:rsidRPr="00AD5400">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08A2FCF9" w14:textId="290931CC" w:rsidR="00650D2D" w:rsidRPr="00AD5400"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0"/>
          <w:szCs w:val="20"/>
          <w:rtl/>
          <w:lang w:eastAsia="he-IL"/>
        </w:rPr>
      </w:pPr>
    </w:p>
    <w:p w14:paraId="6FCF8BBC" w14:textId="6D4A33F4"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sidRPr="00AD5400">
        <w:rPr>
          <w:rFonts w:ascii="Times New Roman" w:eastAsia="Times New Roman" w:hAnsi="Times New Roman" w:cs="David"/>
          <w:b/>
          <w:bCs/>
          <w:sz w:val="24"/>
          <w:szCs w:val="24"/>
          <w:u w:val="single"/>
          <w:rtl/>
          <w:lang w:eastAsia="he-IL"/>
        </w:rPr>
        <w:br w:type="page"/>
      </w:r>
    </w:p>
    <w:p w14:paraId="08309CBE" w14:textId="77777777" w:rsidR="00650D2D" w:rsidRPr="00AD5400" w:rsidRDefault="00650D2D" w:rsidP="00650D2D">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p>
    <w:p w14:paraId="4BF9D8CC" w14:textId="77777777" w:rsidR="00650D2D" w:rsidRPr="00AD5400"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AD5400">
        <w:rPr>
          <w:rFonts w:ascii="Times New Roman" w:eastAsia="Times New Roman" w:hAnsi="Times New Roman" w:cs="David"/>
          <w:bCs/>
          <w:sz w:val="20"/>
          <w:szCs w:val="24"/>
          <w:u w:val="single"/>
          <w:rtl/>
          <w:lang w:eastAsia="he-IL"/>
        </w:rPr>
        <w:t xml:space="preserve">נספח </w:t>
      </w:r>
      <w:r w:rsidR="0006071E" w:rsidRPr="00AD5400">
        <w:rPr>
          <w:rFonts w:ascii="Times New Roman" w:eastAsia="Times New Roman" w:hAnsi="Times New Roman" w:cs="David" w:hint="cs"/>
          <w:bCs/>
          <w:sz w:val="20"/>
          <w:szCs w:val="24"/>
          <w:u w:val="single"/>
          <w:rtl/>
          <w:lang w:eastAsia="he-IL"/>
        </w:rPr>
        <w:t>"</w:t>
      </w:r>
      <w:r w:rsidRPr="00AD5400">
        <w:rPr>
          <w:rFonts w:ascii="Times New Roman" w:eastAsia="Times New Roman" w:hAnsi="Times New Roman" w:cs="David"/>
          <w:bCs/>
          <w:sz w:val="20"/>
          <w:szCs w:val="24"/>
          <w:u w:val="single"/>
          <w:rtl/>
          <w:lang w:eastAsia="he-IL"/>
        </w:rPr>
        <w:t>ג'</w:t>
      </w:r>
      <w:r w:rsidR="0006071E" w:rsidRPr="00AD5400">
        <w:rPr>
          <w:rFonts w:ascii="Times New Roman" w:eastAsia="Times New Roman" w:hAnsi="Times New Roman" w:cs="David" w:hint="cs"/>
          <w:bCs/>
          <w:sz w:val="20"/>
          <w:szCs w:val="24"/>
          <w:u w:val="single"/>
          <w:rtl/>
          <w:lang w:eastAsia="he-IL"/>
        </w:rPr>
        <w:t>'</w:t>
      </w:r>
    </w:p>
    <w:p w14:paraId="4AFEF7A7" w14:textId="77777777" w:rsidR="00650D2D" w:rsidRPr="00AD5400"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26FB0F0" w14:textId="77777777" w:rsidR="00650D2D" w:rsidRPr="00AD5400"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AD5400">
        <w:rPr>
          <w:rFonts w:ascii="Times New Roman" w:eastAsia="Times New Roman" w:hAnsi="Times New Roman" w:cs="David"/>
          <w:bCs/>
          <w:sz w:val="20"/>
          <w:szCs w:val="24"/>
          <w:u w:val="single"/>
          <w:rtl/>
          <w:lang w:eastAsia="he-IL"/>
        </w:rPr>
        <w:t>לוח זמנים ושלבי עבודה</w:t>
      </w:r>
    </w:p>
    <w:p w14:paraId="01E3B6EA" w14:textId="77777777" w:rsidR="00650D2D" w:rsidRPr="00AD5400"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7ECECAD"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77406F21"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AD5400">
        <w:rPr>
          <w:rFonts w:ascii="Times New Roman" w:eastAsia="Times New Roman" w:hAnsi="Times New Roman" w:cs="David"/>
          <w:sz w:val="20"/>
          <w:szCs w:val="24"/>
          <w:lang w:eastAsia="he-IL"/>
        </w:rPr>
        <w:t>–</w:t>
      </w:r>
      <w:r w:rsidRPr="00AD5400">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DF4445D"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EEF9BE6"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693C809F"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11F4B32"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894AB89"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A856F9A"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AD5400">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2C172FB4"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08DCE2E"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2B809F" w14:textId="77777777" w:rsidR="00650D2D" w:rsidRPr="00AD5400" w:rsidRDefault="00650D2D" w:rsidP="00650D2D">
      <w:pPr>
        <w:spacing w:line="240" w:lineRule="auto"/>
        <w:jc w:val="center"/>
        <w:rPr>
          <w:rFonts w:ascii="Times New Roman" w:eastAsia="Times New Roman" w:hAnsi="Times New Roman" w:cs="David"/>
          <w:b/>
          <w:bCs/>
          <w:sz w:val="20"/>
          <w:szCs w:val="24"/>
          <w:u w:val="single"/>
        </w:rPr>
      </w:pPr>
      <w:r w:rsidRPr="00AD5400">
        <w:rPr>
          <w:rFonts w:ascii="Times New Roman" w:eastAsia="Times New Roman" w:hAnsi="Times New Roman" w:cs="Times New Roman"/>
          <w:bCs/>
          <w:sz w:val="24"/>
          <w:szCs w:val="24"/>
          <w:u w:val="single"/>
          <w:rtl/>
        </w:rPr>
        <w:br w:type="page"/>
      </w:r>
      <w:r w:rsidRPr="00AD5400">
        <w:rPr>
          <w:rFonts w:ascii="Times New Roman" w:eastAsia="Times New Roman" w:hAnsi="Times New Roman" w:cs="David"/>
          <w:b/>
          <w:bCs/>
          <w:sz w:val="20"/>
          <w:szCs w:val="24"/>
          <w:u w:val="single"/>
          <w:rtl/>
        </w:rPr>
        <w:lastRenderedPageBreak/>
        <w:t xml:space="preserve">נספח </w:t>
      </w:r>
      <w:r w:rsidR="0006071E" w:rsidRPr="00AD5400">
        <w:rPr>
          <w:rFonts w:ascii="Times New Roman" w:eastAsia="Times New Roman" w:hAnsi="Times New Roman" w:cs="David" w:hint="cs"/>
          <w:b/>
          <w:bCs/>
          <w:sz w:val="20"/>
          <w:szCs w:val="24"/>
          <w:u w:val="single"/>
          <w:rtl/>
        </w:rPr>
        <w:t>"</w:t>
      </w:r>
      <w:r w:rsidRPr="00AD5400">
        <w:rPr>
          <w:rFonts w:ascii="Times New Roman" w:eastAsia="Times New Roman" w:hAnsi="Times New Roman" w:cs="David"/>
          <w:b/>
          <w:bCs/>
          <w:sz w:val="20"/>
          <w:szCs w:val="24"/>
          <w:u w:val="single"/>
          <w:rtl/>
        </w:rPr>
        <w:t>ד'</w:t>
      </w:r>
      <w:r w:rsidR="0006071E" w:rsidRPr="00AD5400">
        <w:rPr>
          <w:rFonts w:ascii="Times New Roman" w:eastAsia="Times New Roman" w:hAnsi="Times New Roman" w:cs="David" w:hint="cs"/>
          <w:b/>
          <w:bCs/>
          <w:sz w:val="20"/>
          <w:szCs w:val="24"/>
          <w:u w:val="single"/>
          <w:rtl/>
        </w:rPr>
        <w:t>'</w:t>
      </w:r>
    </w:p>
    <w:p w14:paraId="3EF2194C" w14:textId="77777777" w:rsidR="00650D2D" w:rsidRPr="00AD5400" w:rsidRDefault="00650D2D" w:rsidP="00650D2D">
      <w:pPr>
        <w:spacing w:line="240" w:lineRule="auto"/>
        <w:jc w:val="center"/>
        <w:rPr>
          <w:rFonts w:ascii="Times New Roman" w:eastAsia="Times New Roman" w:hAnsi="Times New Roman" w:cs="David"/>
          <w:b/>
          <w:bCs/>
          <w:sz w:val="20"/>
          <w:szCs w:val="24"/>
          <w:u w:val="single"/>
          <w:rtl/>
        </w:rPr>
      </w:pPr>
      <w:r w:rsidRPr="00AD5400">
        <w:rPr>
          <w:rFonts w:ascii="Times New Roman" w:eastAsia="Times New Roman" w:hAnsi="Times New Roman" w:cs="David"/>
          <w:b/>
          <w:bCs/>
          <w:sz w:val="20"/>
          <w:szCs w:val="24"/>
          <w:u w:val="single"/>
          <w:rtl/>
        </w:rPr>
        <w:t>שכר המתכנן</w:t>
      </w:r>
    </w:p>
    <w:p w14:paraId="68C141AA"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p>
    <w:p w14:paraId="5900F46B" w14:textId="77777777" w:rsidR="00650D2D" w:rsidRPr="00AD5400" w:rsidRDefault="00650D2D" w:rsidP="00650D2D">
      <w:pPr>
        <w:widowControl w:val="0"/>
        <w:numPr>
          <w:ilvl w:val="0"/>
          <w:numId w:val="30"/>
        </w:numPr>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תמורת בצוע מלוא שרותי המתכנן, כמפורט בנספח ב'</w:t>
      </w:r>
      <w:r w:rsidRPr="00AD5400">
        <w:rPr>
          <w:rFonts w:ascii="Times New Roman" w:eastAsia="Times New Roman" w:hAnsi="Times New Roman" w:cs="David" w:hint="cs"/>
          <w:sz w:val="24"/>
          <w:szCs w:val="24"/>
          <w:rtl/>
          <w:lang w:eastAsia="he-IL"/>
        </w:rPr>
        <w:t xml:space="preserve"> ובנספח ח'</w:t>
      </w:r>
      <w:r w:rsidRPr="00AD5400">
        <w:rPr>
          <w:rFonts w:ascii="Times New Roman" w:eastAsia="Times New Roman" w:hAnsi="Times New Roman" w:cs="David"/>
          <w:sz w:val="24"/>
          <w:szCs w:val="24"/>
          <w:rtl/>
          <w:lang w:eastAsia="he-IL"/>
        </w:rPr>
        <w:t>, ישלם המזמין למתכנן את שכר המתכנן בשעורים ובמועדים כדלקמן:</w:t>
      </w:r>
    </w:p>
    <w:p w14:paraId="14AD88A9"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91326E" w14:textId="77777777" w:rsidR="00650D2D" w:rsidRPr="00AD5400"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1486307" w14:textId="35881781" w:rsidR="00650D2D" w:rsidRPr="00AD5400"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1.2</w:t>
      </w:r>
      <w:r w:rsidRPr="00AD5400">
        <w:rPr>
          <w:rFonts w:ascii="Times New Roman" w:eastAsia="Times New Roman" w:hAnsi="Times New Roman" w:cs="David"/>
          <w:sz w:val="24"/>
          <w:szCs w:val="24"/>
          <w:rtl/>
          <w:lang w:eastAsia="he-IL"/>
        </w:rPr>
        <w:tab/>
        <w:t>עבור שרותי המתכנן בתחום המגרשים בהם מתוכננים מבני מגורים לרבות בחלק הציבורי הצמוד לכניסות וליציאות למגרשים, בחלק הציבורי הצמוד לכניסות/יציאות למשרד המכירות ו/או לדירה לדוגמא, עבור תכנון מגרשי חניה זמניים עבור המגורים, ועבור תכנון בשטחים פרטיים בהם לא מתוכננים מבנים: סכום קבוע ומוחלט של ____</w:t>
      </w:r>
      <w:r w:rsidR="00022339" w:rsidRPr="00AD5400">
        <w:rPr>
          <w:rFonts w:ascii="Times New Roman" w:eastAsia="Times New Roman" w:hAnsi="Times New Roman" w:cs="David" w:hint="cs"/>
          <w:sz w:val="24"/>
          <w:szCs w:val="24"/>
          <w:rtl/>
          <w:lang w:eastAsia="he-IL"/>
        </w:rPr>
        <w:t>129,000</w:t>
      </w:r>
      <w:r w:rsidRPr="00AD5400">
        <w:rPr>
          <w:rFonts w:ascii="Times New Roman" w:eastAsia="Times New Roman" w:hAnsi="Times New Roman" w:cs="David"/>
          <w:sz w:val="24"/>
          <w:szCs w:val="24"/>
          <w:rtl/>
          <w:lang w:eastAsia="he-IL"/>
        </w:rPr>
        <w:t>____ ₪ (במילים: __</w:t>
      </w:r>
      <w:r w:rsidR="00022339" w:rsidRPr="00AD5400">
        <w:rPr>
          <w:rFonts w:ascii="Times New Roman" w:eastAsia="Times New Roman" w:hAnsi="Times New Roman" w:cs="David" w:hint="cs"/>
          <w:sz w:val="24"/>
          <w:szCs w:val="24"/>
          <w:rtl/>
          <w:lang w:eastAsia="he-IL"/>
        </w:rPr>
        <w:t xml:space="preserve">מאה </w:t>
      </w:r>
      <w:r w:rsidR="007240AC" w:rsidRPr="00AD5400">
        <w:rPr>
          <w:rFonts w:ascii="Times New Roman" w:eastAsia="Times New Roman" w:hAnsi="Times New Roman" w:cs="David" w:hint="cs"/>
          <w:sz w:val="24"/>
          <w:szCs w:val="24"/>
          <w:rtl/>
          <w:lang w:eastAsia="he-IL"/>
        </w:rPr>
        <w:t>עשרים ו</w:t>
      </w:r>
      <w:r w:rsidR="003C5B13" w:rsidRPr="00AD5400">
        <w:rPr>
          <w:rFonts w:ascii="Times New Roman" w:eastAsia="Times New Roman" w:hAnsi="Times New Roman" w:cs="David" w:hint="cs"/>
          <w:sz w:val="24"/>
          <w:szCs w:val="24"/>
          <w:rtl/>
          <w:lang w:eastAsia="he-IL"/>
        </w:rPr>
        <w:t>תשעת אלפים</w:t>
      </w:r>
      <w:r w:rsidRPr="00AD5400">
        <w:rPr>
          <w:rFonts w:ascii="Times New Roman" w:eastAsia="Times New Roman" w:hAnsi="Times New Roman" w:cs="David"/>
          <w:sz w:val="24"/>
          <w:szCs w:val="24"/>
          <w:rtl/>
          <w:lang w:eastAsia="he-IL"/>
        </w:rPr>
        <w:t>______ ₪) לכל יח"ד במגרש.</w:t>
      </w:r>
    </w:p>
    <w:p w14:paraId="3FEE94BE" w14:textId="77777777" w:rsidR="00650D2D" w:rsidRPr="00AD5400"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ECD125E" w14:textId="51FB2EB0" w:rsidR="00650D2D" w:rsidRPr="00AD5400"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2.</w:t>
      </w:r>
      <w:r w:rsidRPr="00AD5400">
        <w:rPr>
          <w:rFonts w:ascii="Times New Roman" w:eastAsia="Times New Roman" w:hAnsi="Times New Roman" w:cs="David"/>
          <w:sz w:val="24"/>
          <w:szCs w:val="24"/>
          <w:rtl/>
          <w:lang w:eastAsia="he-IL"/>
        </w:rPr>
        <w:tab/>
        <w:t xml:space="preserve">הסכומים המפורטים בנספח זה יהיו צמודים ל </w:t>
      </w:r>
      <w:sdt>
        <w:sdtPr>
          <w:rPr>
            <w:rFonts w:ascii="Times New Roman" w:eastAsia="Times New Roman" w:hAnsi="Times New Roman" w:cs="David"/>
            <w:sz w:val="24"/>
            <w:szCs w:val="24"/>
            <w:rtl/>
            <w:lang w:eastAsia="he-IL"/>
          </w:rPr>
          <w:alias w:val="סוג מדד כותרת"/>
          <w:tag w:val="cntMadadTypeTitle"/>
          <w:id w:val="-1231219447"/>
          <w:placeholder>
            <w:docPart w:val="39D163B17BE14DE5BD3D77C63DCCE3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D419B7" w:rsidRPr="00AD5400">
            <w:rPr>
              <w:rFonts w:ascii="Times New Roman" w:eastAsia="Times New Roman" w:hAnsi="Times New Roman" w:cs="David" w:hint="cs"/>
              <w:sz w:val="24"/>
              <w:szCs w:val="24"/>
              <w:rtl/>
              <w:lang w:eastAsia="he-IL"/>
            </w:rPr>
            <w:t xml:space="preserve">מדד המחירים לצרכן </w:t>
          </w:r>
        </w:sdtContent>
      </w:sdt>
      <w:r w:rsidRPr="00AD5400">
        <w:rPr>
          <w:rFonts w:ascii="Times New Roman" w:eastAsia="Times New Roman" w:hAnsi="Times New Roman" w:cs="David"/>
          <w:sz w:val="24"/>
          <w:szCs w:val="24"/>
          <w:rtl/>
          <w:lang w:eastAsia="he-IL"/>
        </w:rPr>
        <w:t xml:space="preserve"> </w:t>
      </w:r>
      <w:sdt>
        <w:sdtPr>
          <w:rPr>
            <w:rFonts w:ascii="Times New Roman" w:eastAsia="Times New Roman" w:hAnsi="Times New Roman" w:cs="David"/>
            <w:sz w:val="24"/>
            <w:szCs w:val="24"/>
            <w:rtl/>
            <w:lang w:eastAsia="he-IL"/>
          </w:rPr>
          <w:alias w:val="מדד בגין/ידוע - כותרת"/>
          <w:tag w:val="cntIsKnownTitle"/>
          <w:id w:val="-1371520417"/>
          <w:placeholder>
            <w:docPart w:val="9333019055F64B09BCF2EE9E37DA68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D07893" w:rsidRPr="00AD5400">
            <w:rPr>
              <w:rFonts w:ascii="Times New Roman" w:eastAsia="Times New Roman" w:hAnsi="Times New Roman" w:cs="David" w:hint="cs"/>
              <w:sz w:val="24"/>
              <w:szCs w:val="24"/>
              <w:rtl/>
              <w:lang w:eastAsia="he-IL"/>
            </w:rPr>
            <w:t>הידוע ב 30/12/18</w:t>
          </w:r>
        </w:sdtContent>
      </w:sdt>
      <w:r w:rsidRPr="00AD5400">
        <w:rPr>
          <w:rFonts w:ascii="Times New Roman" w:eastAsia="Times New Roman" w:hAnsi="Times New Roman" w:cs="David"/>
          <w:sz w:val="24"/>
          <w:szCs w:val="24"/>
          <w:rtl/>
          <w:lang w:eastAsia="he-IL"/>
        </w:rPr>
        <w:t xml:space="preserve"> (העומד על </w:t>
      </w:r>
      <w:sdt>
        <w:sdtPr>
          <w:rPr>
            <w:rFonts w:ascii="Times New Roman" w:eastAsia="Times New Roman" w:hAnsi="Times New Roman" w:cs="David"/>
            <w:sz w:val="24"/>
            <w:szCs w:val="24"/>
            <w:rtl/>
            <w:lang w:eastAsia="he-IL"/>
          </w:rPr>
          <w:alias w:val="נקודות מדד"/>
          <w:tag w:val="cntMadadPoints"/>
          <w:id w:val="1930154234"/>
          <w:placeholder>
            <w:docPart w:val="42C267C51CAA4C87A963ECBBCFCED1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6A518E" w:rsidRPr="00AD5400">
            <w:rPr>
              <w:rFonts w:ascii="Times New Roman" w:eastAsia="Times New Roman" w:hAnsi="Times New Roman" w:cs="David"/>
              <w:sz w:val="24"/>
              <w:szCs w:val="24"/>
              <w:rtl/>
              <w:lang w:eastAsia="he-IL"/>
            </w:rPr>
            <w:t>223.3330</w:t>
          </w:r>
        </w:sdtContent>
      </w:sdt>
      <w:r w:rsidRPr="00AD5400">
        <w:rPr>
          <w:rFonts w:ascii="Times New Roman" w:eastAsia="Times New Roman" w:hAnsi="Times New Roman" w:cs="David"/>
          <w:sz w:val="24"/>
          <w:szCs w:val="24"/>
          <w:rtl/>
          <w:lang w:eastAsia="he-IL"/>
        </w:rPr>
        <w:t xml:space="preserve"> נק') עד למדד הידוע ביום הגשת כל חשבון.</w:t>
      </w:r>
    </w:p>
    <w:p w14:paraId="5C4675B7" w14:textId="77777777" w:rsidR="00650D2D" w:rsidRPr="00AD5400"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61ED7F5"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3.</w:t>
      </w:r>
      <w:r w:rsidRPr="00AD5400">
        <w:rPr>
          <w:rFonts w:ascii="Times New Roman" w:eastAsia="Times New Roman" w:hAnsi="Times New Roman" w:cs="David"/>
          <w:sz w:val="24"/>
          <w:szCs w:val="24"/>
          <w:rtl/>
          <w:lang w:eastAsia="he-IL"/>
        </w:rPr>
        <w:tab/>
        <w:t>למען הסר ספק:</w:t>
      </w:r>
    </w:p>
    <w:p w14:paraId="384F89C0" w14:textId="77777777" w:rsidR="00650D2D" w:rsidRPr="00AD5400"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E6469FB" w14:textId="77777777" w:rsidR="00650D2D" w:rsidRPr="00AD5400"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3.1</w:t>
      </w:r>
      <w:r w:rsidRPr="00AD5400">
        <w:rPr>
          <w:rFonts w:ascii="Times New Roman" w:eastAsia="Times New Roman" w:hAnsi="Times New Roman" w:cs="David"/>
          <w:sz w:val="24"/>
          <w:szCs w:val="24"/>
          <w:rtl/>
          <w:lang w:eastAsia="he-IL"/>
        </w:rPr>
        <w:tab/>
        <w:t>שכר המתכנן לפי סעיף 1.2 לעיל יחושב על פי כמות יחידות הדיור שבתכנון ושבכוונת המזמין לבצע בכל שלב של הפרויקט (לשם ההמחשה: אם בשלב א' בכוונת המזמין לבצע 60 יח"ד, והמתכנן נדרש לתכנן 60 יח"ד, יהיה חייב המזמין בתשלום עבור אותן יח"ד בלבד, גם אם התכנון יתאים לשלבים הבאים), באופן שהסך הנקוב בסעיפים אלו ישולם לשיעורין כנגד גמר כל שלב ושלב, ביחס לשירותי התכנון שניתנו באותו השלב.</w:t>
      </w:r>
    </w:p>
    <w:p w14:paraId="4D42BD37" w14:textId="77777777" w:rsidR="00650D2D" w:rsidRPr="00AD5400"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461CA90" w14:textId="77777777" w:rsidR="00650D2D" w:rsidRPr="00AD5400"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b/>
          <w:bCs/>
          <w:sz w:val="24"/>
          <w:szCs w:val="24"/>
          <w:rtl/>
          <w:lang w:eastAsia="he-IL"/>
        </w:rPr>
      </w:pPr>
      <w:r w:rsidRPr="00AD5400">
        <w:rPr>
          <w:rFonts w:ascii="Times New Roman" w:eastAsia="Times New Roman" w:hAnsi="Times New Roman" w:cs="David"/>
          <w:sz w:val="24"/>
          <w:szCs w:val="24"/>
          <w:rtl/>
          <w:lang w:eastAsia="he-IL"/>
        </w:rPr>
        <w:t>3.2</w:t>
      </w:r>
      <w:r w:rsidRPr="00AD5400">
        <w:rPr>
          <w:rFonts w:ascii="Times New Roman" w:eastAsia="Times New Roman" w:hAnsi="Times New Roman" w:cs="David"/>
          <w:sz w:val="24"/>
          <w:szCs w:val="24"/>
          <w:rtl/>
          <w:lang w:eastAsia="he-IL"/>
        </w:rPr>
        <w:tab/>
        <w:t xml:space="preserve">שכר המתכנן לפי סעיף 1.3 לעיל יחושב ביחס לכל קטע מתוך סך הקטעים בפרויקט, באופן שהסך הנקוב בסעיף ישולם לשיעורין כנגד גמר כל קטע וקטע, ביחס לשירותי התכנון שניתנו באותו הקטע. </w:t>
      </w:r>
    </w:p>
    <w:p w14:paraId="06A4B927" w14:textId="77777777" w:rsidR="00650D2D" w:rsidRPr="00AD5400"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785FC18A" w14:textId="77777777" w:rsidR="00650D2D" w:rsidRPr="00AD5400"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3.3</w:t>
      </w:r>
      <w:r w:rsidRPr="00AD5400">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שהוא, לרבות ומבלי לפגוע בכלליות האמור לעיל, הקטנת היקף היחידות בפרויקט, קצב הבניה, צורת ביצוע הבניה (קונבנציונאלי ו/או טרומי ו/או מתועש) ו/או מידת, אופי וסוג השינויים שידרשו ע"י המזמין.</w:t>
      </w:r>
    </w:p>
    <w:p w14:paraId="0C90CA11" w14:textId="77777777" w:rsidR="00650D2D" w:rsidRPr="00AD5400"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3.4</w:t>
      </w:r>
      <w:r w:rsidRPr="00AD5400">
        <w:rPr>
          <w:rFonts w:ascii="Times New Roman" w:eastAsia="Times New Roman" w:hAnsi="Times New Roman" w:cs="David"/>
          <w:sz w:val="24"/>
          <w:szCs w:val="24"/>
          <w:rtl/>
          <w:lang w:eastAsia="he-IL"/>
        </w:rPr>
        <w:tab/>
        <w:t>שכר התכנון כולל את כל המפורט בחוזה על כל נספחיו, לרבות נספח ב'.</w:t>
      </w:r>
    </w:p>
    <w:p w14:paraId="29A49644" w14:textId="77777777" w:rsidR="00650D2D" w:rsidRPr="00AD5400"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A256900" w14:textId="77777777" w:rsidR="00650D2D" w:rsidRPr="00AD5400"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4.</w:t>
      </w:r>
      <w:r w:rsidRPr="00AD5400">
        <w:rPr>
          <w:rFonts w:ascii="Times New Roman" w:eastAsia="Times New Roman" w:hAnsi="Times New Roman" w:cs="David"/>
          <w:sz w:val="24"/>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7839E49C" w14:textId="77777777" w:rsidR="00650D2D" w:rsidRPr="00AD5400"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0043D0A" w14:textId="77777777" w:rsidR="00650D2D" w:rsidRPr="00AD5400"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5.</w:t>
      </w:r>
      <w:r w:rsidRPr="00AD5400">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והשלמת כל עבודות התכנון הכלולות בשכר המתכנן, כמפורט בנספח ב', ומסירת כל המסמכים והתכניות למזמין.</w:t>
      </w:r>
    </w:p>
    <w:p w14:paraId="1DA698F4" w14:textId="77777777" w:rsidR="00650D2D" w:rsidRPr="00AD5400" w:rsidRDefault="00650D2D" w:rsidP="00650D2D">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p>
    <w:p w14:paraId="1B4686D5" w14:textId="77777777" w:rsidR="00650D2D" w:rsidRPr="00AD5400" w:rsidRDefault="00650D2D" w:rsidP="00650D2D">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br w:type="page"/>
      </w:r>
    </w:p>
    <w:p w14:paraId="7BAF6A13" w14:textId="77777777" w:rsidR="00650D2D" w:rsidRPr="00AD5400"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lang w:eastAsia="he-IL"/>
        </w:rPr>
      </w:pPr>
      <w:r w:rsidRPr="00AD5400">
        <w:rPr>
          <w:rFonts w:ascii="Times New Roman" w:eastAsia="Times New Roman" w:hAnsi="Times New Roman" w:cs="David"/>
          <w:b/>
          <w:bCs/>
          <w:sz w:val="24"/>
          <w:szCs w:val="24"/>
          <w:u w:val="single"/>
          <w:rtl/>
          <w:lang w:eastAsia="he-IL"/>
        </w:rPr>
        <w:lastRenderedPageBreak/>
        <w:t xml:space="preserve">נספח </w:t>
      </w:r>
      <w:r w:rsidR="0006071E" w:rsidRPr="00AD5400">
        <w:rPr>
          <w:rFonts w:ascii="Times New Roman" w:eastAsia="Times New Roman" w:hAnsi="Times New Roman" w:cs="David" w:hint="cs"/>
          <w:b/>
          <w:bCs/>
          <w:sz w:val="24"/>
          <w:szCs w:val="24"/>
          <w:u w:val="single"/>
          <w:rtl/>
          <w:lang w:eastAsia="he-IL"/>
        </w:rPr>
        <w:t>"</w:t>
      </w:r>
      <w:r w:rsidRPr="00AD5400">
        <w:rPr>
          <w:rFonts w:ascii="Times New Roman" w:eastAsia="Times New Roman" w:hAnsi="Times New Roman" w:cs="David"/>
          <w:b/>
          <w:bCs/>
          <w:sz w:val="24"/>
          <w:szCs w:val="24"/>
          <w:u w:val="single"/>
          <w:rtl/>
          <w:lang w:eastAsia="he-IL"/>
        </w:rPr>
        <w:t>ה</w:t>
      </w:r>
      <w:r w:rsidR="0006071E" w:rsidRPr="00AD5400">
        <w:rPr>
          <w:rFonts w:ascii="Times New Roman" w:eastAsia="Times New Roman" w:hAnsi="Times New Roman" w:cs="David" w:hint="cs"/>
          <w:b/>
          <w:bCs/>
          <w:sz w:val="24"/>
          <w:szCs w:val="24"/>
          <w:u w:val="single"/>
          <w:rtl/>
          <w:lang w:eastAsia="he-IL"/>
        </w:rPr>
        <w:t>'</w:t>
      </w:r>
      <w:r w:rsidRPr="00AD5400">
        <w:rPr>
          <w:rFonts w:ascii="Times New Roman" w:eastAsia="Times New Roman" w:hAnsi="Times New Roman" w:cs="David"/>
          <w:b/>
          <w:bCs/>
          <w:sz w:val="24"/>
          <w:szCs w:val="24"/>
          <w:u w:val="single"/>
          <w:rtl/>
          <w:lang w:eastAsia="he-IL"/>
        </w:rPr>
        <w:t>'</w:t>
      </w:r>
    </w:p>
    <w:p w14:paraId="13854CCC" w14:textId="77777777" w:rsidR="00650D2D" w:rsidRPr="00AD5400"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p>
    <w:p w14:paraId="7BDFE52E" w14:textId="77777777" w:rsidR="00650D2D" w:rsidRPr="00AD5400" w:rsidRDefault="00BF524C" w:rsidP="00BF524C">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sidRPr="00AD5400">
        <w:rPr>
          <w:rFonts w:ascii="Times New Roman" w:eastAsia="Times New Roman" w:hAnsi="Times New Roman" w:cs="David"/>
          <w:b/>
          <w:bCs/>
          <w:sz w:val="24"/>
          <w:szCs w:val="24"/>
          <w:u w:val="single"/>
          <w:rtl/>
          <w:lang w:eastAsia="he-IL"/>
        </w:rPr>
        <w:t>תשלומי שכר המתכנן</w:t>
      </w:r>
    </w:p>
    <w:p w14:paraId="576802F5"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46448C" w14:textId="77777777" w:rsidR="00650D2D" w:rsidRPr="00AD5400"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1.</w:t>
      </w:r>
      <w:r w:rsidRPr="00AD5400">
        <w:rPr>
          <w:rFonts w:ascii="Times New Roman" w:eastAsia="Times New Roman" w:hAnsi="Times New Roman" w:cs="David"/>
          <w:sz w:val="24"/>
          <w:szCs w:val="24"/>
          <w:rtl/>
          <w:lang w:eastAsia="he-IL"/>
        </w:rPr>
        <w:tab/>
        <w:t>שכר המתכנן ישולם לשיעורין כנגד גמר כל שלב ושלב של שרותי המתכנן כמוגדר בחוזה, לרבות בנספחים ב' ו-ח', כדלקמן:</w:t>
      </w:r>
    </w:p>
    <w:p w14:paraId="3EC09D01" w14:textId="77777777" w:rsidR="00650D2D" w:rsidRPr="00AD5400"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ab/>
      </w:r>
    </w:p>
    <w:p w14:paraId="3018CEA1" w14:textId="04ABEC8C" w:rsidR="00650D2D" w:rsidRPr="00AD5400" w:rsidRDefault="00650D2D" w:rsidP="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1.1</w:t>
      </w:r>
    </w:p>
    <w:p w14:paraId="42BBBFFE" w14:textId="77777777" w:rsidR="00650D2D" w:rsidRPr="00AD5400" w:rsidRDefault="00650D2D" w:rsidP="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ab/>
        <w:t>1.2</w:t>
      </w:r>
      <w:r w:rsidRPr="00AD5400">
        <w:rPr>
          <w:rFonts w:ascii="Times New Roman" w:eastAsia="Times New Roman" w:hAnsi="Times New Roman" w:cs="David"/>
          <w:sz w:val="24"/>
          <w:szCs w:val="24"/>
          <w:rtl/>
          <w:lang w:eastAsia="he-IL"/>
        </w:rPr>
        <w:tab/>
        <w:t>לתכנון האמור בסעיפים 1.2 ו- 1.3 לנספח ד' לעיל</w:t>
      </w:r>
      <w:r w:rsidRPr="00AD5400">
        <w:rPr>
          <w:rFonts w:ascii="Times New Roman" w:eastAsia="Times New Roman" w:hAnsi="Times New Roman" w:cs="David"/>
          <w:sz w:val="24"/>
          <w:szCs w:val="24"/>
          <w:u w:val="single"/>
          <w:rtl/>
          <w:lang w:eastAsia="he-IL"/>
        </w:rPr>
        <w:t xml:space="preserve"> </w:t>
      </w:r>
      <w:r w:rsidRPr="00AD5400">
        <w:rPr>
          <w:rFonts w:ascii="Times New Roman" w:eastAsia="Times New Roman" w:hAnsi="Times New Roman" w:cs="David"/>
          <w:sz w:val="24"/>
          <w:szCs w:val="24"/>
          <w:rtl/>
          <w:lang w:eastAsia="he-IL"/>
        </w:rPr>
        <w:t>(באחוזים משכר המתכנן הנקוב</w:t>
      </w:r>
    </w:p>
    <w:p w14:paraId="37C15462" w14:textId="77777777" w:rsidR="00650D2D" w:rsidRPr="00AD5400" w:rsidRDefault="00650D2D" w:rsidP="00650D2D">
      <w:pPr>
        <w:widowControl w:val="0"/>
        <w:spacing w:before="0" w:beforeAutospacing="0" w:after="0" w:afterAutospacing="0" w:line="240" w:lineRule="auto"/>
        <w:ind w:left="1440" w:right="-142"/>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 xml:space="preserve">בסעיף 1.2  ו- בסעיף 1.3 לנספח ד' לעיל, לפי </w:t>
      </w:r>
      <w:r w:rsidRPr="00AD5400">
        <w:rPr>
          <w:rFonts w:ascii="Times New Roman" w:eastAsia="Times New Roman" w:hAnsi="Times New Roman" w:cs="David" w:hint="cs"/>
          <w:sz w:val="24"/>
          <w:szCs w:val="24"/>
          <w:rtl/>
          <w:lang w:eastAsia="he-IL"/>
        </w:rPr>
        <w:t>העניי</w:t>
      </w:r>
      <w:r w:rsidRPr="00AD5400">
        <w:rPr>
          <w:rFonts w:ascii="Times New Roman" w:eastAsia="Times New Roman" w:hAnsi="Times New Roman" w:cs="David" w:hint="eastAsia"/>
          <w:sz w:val="24"/>
          <w:szCs w:val="24"/>
          <w:rtl/>
          <w:lang w:eastAsia="he-IL"/>
        </w:rPr>
        <w:t>ן</w:t>
      </w:r>
      <w:r w:rsidRPr="00AD5400">
        <w:rPr>
          <w:rFonts w:ascii="Times New Roman" w:eastAsia="Times New Roman" w:hAnsi="Times New Roman" w:cs="David"/>
          <w:sz w:val="24"/>
          <w:szCs w:val="24"/>
          <w:rtl/>
          <w:lang w:eastAsia="he-IL"/>
        </w:rPr>
        <w:t>):</w:t>
      </w:r>
    </w:p>
    <w:p w14:paraId="0ECEF6AA" w14:textId="77777777" w:rsidR="00650D2D" w:rsidRPr="00AD5400"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4D9A10A" w14:textId="77777777" w:rsidR="00650D2D" w:rsidRPr="00AD5400"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 xml:space="preserve">א. </w:t>
      </w:r>
      <w:r w:rsidRPr="00AD5400">
        <w:rPr>
          <w:rFonts w:ascii="Times New Roman" w:eastAsia="Times New Roman" w:hAnsi="Times New Roman" w:cs="David"/>
          <w:sz w:val="24"/>
          <w:szCs w:val="24"/>
          <w:rtl/>
          <w:lang w:eastAsia="he-IL"/>
        </w:rPr>
        <w:tab/>
        <w:t>לאחר גמר התכנון המוקדם, כאמור בנספח ב',</w:t>
      </w:r>
    </w:p>
    <w:p w14:paraId="1C03C8D6" w14:textId="77777777" w:rsidR="00650D2D" w:rsidRPr="00AD5400" w:rsidRDefault="00650D2D" w:rsidP="00295B2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ו</w:t>
      </w:r>
      <w:r w:rsidR="00295B2E" w:rsidRPr="00AD5400">
        <w:rPr>
          <w:rFonts w:ascii="Times New Roman" w:eastAsia="Times New Roman" w:hAnsi="Times New Roman" w:cs="David"/>
          <w:sz w:val="24"/>
          <w:szCs w:val="24"/>
          <w:rtl/>
          <w:lang w:eastAsia="he-IL"/>
        </w:rPr>
        <w:t xml:space="preserve">אישור עבודות שלב זה ע"י המזמין </w:t>
      </w:r>
      <w:r w:rsidRPr="00AD5400">
        <w:rPr>
          <w:rFonts w:ascii="Times New Roman" w:eastAsia="Times New Roman" w:hAnsi="Times New Roman" w:cs="David"/>
          <w:sz w:val="24"/>
          <w:szCs w:val="24"/>
          <w:u w:val="dotted"/>
          <w:rtl/>
          <w:lang w:eastAsia="he-IL"/>
        </w:rPr>
        <w:tab/>
      </w:r>
      <w:r w:rsidRPr="00AD5400">
        <w:rPr>
          <w:rFonts w:ascii="Times New Roman" w:eastAsia="Times New Roman" w:hAnsi="Times New Roman" w:cs="David"/>
          <w:sz w:val="24"/>
          <w:szCs w:val="24"/>
          <w:u w:val="dotted"/>
          <w:rtl/>
          <w:lang w:eastAsia="he-IL"/>
        </w:rPr>
        <w:tab/>
      </w:r>
      <w:r w:rsidR="00295B2E" w:rsidRPr="00AD5400">
        <w:rPr>
          <w:rFonts w:ascii="Times New Roman" w:eastAsia="Times New Roman" w:hAnsi="Times New Roman" w:cs="David" w:hint="cs"/>
          <w:sz w:val="24"/>
          <w:szCs w:val="24"/>
          <w:rtl/>
          <w:lang w:eastAsia="he-IL"/>
        </w:rPr>
        <w:t xml:space="preserve">  </w:t>
      </w:r>
      <w:r w:rsidRPr="00AD5400">
        <w:rPr>
          <w:rFonts w:ascii="Times New Roman" w:eastAsia="Times New Roman" w:hAnsi="Times New Roman" w:cs="David"/>
          <w:sz w:val="24"/>
          <w:szCs w:val="24"/>
          <w:rtl/>
          <w:lang w:eastAsia="he-IL"/>
        </w:rPr>
        <w:t>10% משכר המתכנן.</w:t>
      </w:r>
    </w:p>
    <w:p w14:paraId="583C892A" w14:textId="77777777" w:rsidR="00650D2D" w:rsidRPr="00AD5400"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566FEC7" w14:textId="77777777" w:rsidR="00650D2D" w:rsidRPr="00AD5400"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 xml:space="preserve">ב. </w:t>
      </w:r>
      <w:r w:rsidRPr="00AD5400">
        <w:rPr>
          <w:rFonts w:ascii="Times New Roman" w:eastAsia="Times New Roman" w:hAnsi="Times New Roman" w:cs="David"/>
          <w:sz w:val="24"/>
          <w:szCs w:val="24"/>
          <w:rtl/>
          <w:lang w:eastAsia="he-IL"/>
        </w:rPr>
        <w:tab/>
        <w:t xml:space="preserve">לאחר גמר התכנון הסופי, כאמור בנספח ב', </w:t>
      </w:r>
    </w:p>
    <w:p w14:paraId="7B48EF0E" w14:textId="529E7C04" w:rsidR="00650D2D" w:rsidRPr="00AD5400" w:rsidRDefault="00650D2D" w:rsidP="00295B2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 xml:space="preserve">ואישור עבודות שלב זה ע"י המזמין </w:t>
      </w:r>
      <w:r w:rsidRPr="00AD5400">
        <w:rPr>
          <w:rFonts w:ascii="Times New Roman" w:eastAsia="Times New Roman" w:hAnsi="Times New Roman" w:cs="David"/>
          <w:sz w:val="24"/>
          <w:szCs w:val="24"/>
          <w:u w:val="dotted"/>
          <w:rtl/>
          <w:lang w:eastAsia="he-IL"/>
        </w:rPr>
        <w:tab/>
      </w:r>
      <w:r w:rsidRPr="00AD5400">
        <w:rPr>
          <w:rFonts w:ascii="Times New Roman" w:eastAsia="Times New Roman" w:hAnsi="Times New Roman" w:cs="David"/>
          <w:sz w:val="24"/>
          <w:szCs w:val="24"/>
          <w:u w:val="dotted"/>
          <w:rtl/>
          <w:lang w:eastAsia="he-IL"/>
        </w:rPr>
        <w:tab/>
      </w:r>
      <w:r w:rsidR="00295B2E" w:rsidRPr="00AD5400">
        <w:rPr>
          <w:rFonts w:ascii="Times New Roman" w:eastAsia="Times New Roman" w:hAnsi="Times New Roman" w:cs="David" w:hint="cs"/>
          <w:sz w:val="24"/>
          <w:szCs w:val="24"/>
          <w:rtl/>
          <w:lang w:eastAsia="he-IL"/>
        </w:rPr>
        <w:t xml:space="preserve">  </w:t>
      </w:r>
      <w:r w:rsidR="00E02B8B" w:rsidRPr="00AD5400">
        <w:rPr>
          <w:rFonts w:ascii="Times New Roman" w:eastAsia="Times New Roman" w:hAnsi="Times New Roman" w:cs="David" w:hint="cs"/>
          <w:sz w:val="24"/>
          <w:szCs w:val="24"/>
          <w:rtl/>
          <w:lang w:eastAsia="he-IL"/>
        </w:rPr>
        <w:t>25</w:t>
      </w:r>
      <w:r w:rsidRPr="00AD5400">
        <w:rPr>
          <w:rFonts w:ascii="Times New Roman" w:eastAsia="Times New Roman" w:hAnsi="Times New Roman" w:cs="David"/>
          <w:sz w:val="24"/>
          <w:szCs w:val="24"/>
          <w:rtl/>
          <w:lang w:eastAsia="he-IL"/>
        </w:rPr>
        <w:t>% משכר המתכנן.</w:t>
      </w:r>
    </w:p>
    <w:p w14:paraId="3807F954" w14:textId="77777777" w:rsidR="00650D2D" w:rsidRPr="00AD5400"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24F4CE21" w14:textId="77777777" w:rsidR="00650D2D" w:rsidRPr="00AD5400"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 xml:space="preserve">ג.  </w:t>
      </w:r>
      <w:r w:rsidRPr="00AD5400">
        <w:rPr>
          <w:rFonts w:ascii="Times New Roman" w:eastAsia="Times New Roman" w:hAnsi="Times New Roman" w:cs="David"/>
          <w:sz w:val="24"/>
          <w:szCs w:val="24"/>
          <w:rtl/>
          <w:lang w:eastAsia="he-IL"/>
        </w:rPr>
        <w:tab/>
        <w:t xml:space="preserve">לאחר אישור הבקשות להיתרי בניה והוצאת </w:t>
      </w:r>
    </w:p>
    <w:p w14:paraId="5E948DD2" w14:textId="25089865" w:rsidR="00650D2D" w:rsidRPr="00AD5400" w:rsidRDefault="00295B2E" w:rsidP="00295B2E">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 xml:space="preserve">היתרי בניה </w:t>
      </w:r>
      <w:r w:rsidR="00650D2D" w:rsidRPr="00AD5400">
        <w:rPr>
          <w:rFonts w:ascii="Times New Roman" w:eastAsia="Times New Roman" w:hAnsi="Times New Roman" w:cs="David"/>
          <w:sz w:val="24"/>
          <w:szCs w:val="24"/>
          <w:u w:val="dotted"/>
          <w:rtl/>
          <w:lang w:eastAsia="he-IL"/>
        </w:rPr>
        <w:tab/>
      </w:r>
      <w:r w:rsidR="00650D2D" w:rsidRPr="00AD5400">
        <w:rPr>
          <w:rFonts w:ascii="Times New Roman" w:eastAsia="Times New Roman" w:hAnsi="Times New Roman" w:cs="David"/>
          <w:sz w:val="24"/>
          <w:szCs w:val="24"/>
          <w:u w:val="dotted"/>
          <w:rtl/>
          <w:lang w:eastAsia="he-IL"/>
        </w:rPr>
        <w:tab/>
      </w:r>
      <w:r w:rsidR="00650D2D" w:rsidRPr="00AD5400">
        <w:rPr>
          <w:rFonts w:ascii="Times New Roman" w:eastAsia="Times New Roman" w:hAnsi="Times New Roman" w:cs="David"/>
          <w:sz w:val="24"/>
          <w:szCs w:val="24"/>
          <w:u w:val="dotted"/>
          <w:rtl/>
          <w:lang w:eastAsia="he-IL"/>
        </w:rPr>
        <w:tab/>
      </w:r>
      <w:r w:rsidR="00650D2D" w:rsidRPr="00AD5400">
        <w:rPr>
          <w:rFonts w:ascii="Times New Roman" w:eastAsia="Times New Roman" w:hAnsi="Times New Roman" w:cs="David"/>
          <w:sz w:val="24"/>
          <w:szCs w:val="24"/>
          <w:u w:val="dotted"/>
          <w:rtl/>
          <w:lang w:eastAsia="he-IL"/>
        </w:rPr>
        <w:tab/>
      </w:r>
      <w:r w:rsidR="00650D2D" w:rsidRPr="00AD5400">
        <w:rPr>
          <w:rFonts w:ascii="Times New Roman" w:eastAsia="Times New Roman" w:hAnsi="Times New Roman" w:cs="David"/>
          <w:sz w:val="24"/>
          <w:szCs w:val="24"/>
          <w:u w:val="dotted"/>
          <w:rtl/>
          <w:lang w:eastAsia="he-IL"/>
        </w:rPr>
        <w:tab/>
      </w:r>
      <w:r w:rsidRPr="00AD5400">
        <w:rPr>
          <w:rFonts w:ascii="Times New Roman" w:eastAsia="Times New Roman" w:hAnsi="Times New Roman" w:cs="David" w:hint="cs"/>
          <w:sz w:val="24"/>
          <w:szCs w:val="24"/>
          <w:rtl/>
          <w:lang w:eastAsia="he-IL"/>
        </w:rPr>
        <w:t xml:space="preserve">   </w:t>
      </w:r>
      <w:r w:rsidR="00E02B8B" w:rsidRPr="00AD5400">
        <w:rPr>
          <w:rFonts w:ascii="Times New Roman" w:eastAsia="Times New Roman" w:hAnsi="Times New Roman" w:cs="David" w:hint="cs"/>
          <w:sz w:val="24"/>
          <w:szCs w:val="24"/>
          <w:rtl/>
          <w:lang w:eastAsia="he-IL"/>
        </w:rPr>
        <w:t>20</w:t>
      </w:r>
      <w:r w:rsidR="00650D2D" w:rsidRPr="00AD5400">
        <w:rPr>
          <w:rFonts w:ascii="Times New Roman" w:eastAsia="Times New Roman" w:hAnsi="Times New Roman" w:cs="David"/>
          <w:sz w:val="24"/>
          <w:szCs w:val="24"/>
          <w:rtl/>
          <w:lang w:eastAsia="he-IL"/>
        </w:rPr>
        <w:t>%  משכר המתכנן.</w:t>
      </w:r>
    </w:p>
    <w:p w14:paraId="04119639" w14:textId="77777777" w:rsidR="00650D2D" w:rsidRPr="00AD5400"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1BCAF85" w14:textId="77777777" w:rsidR="00650D2D" w:rsidRPr="00AD5400"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 xml:space="preserve">ד. </w:t>
      </w:r>
      <w:r w:rsidRPr="00AD5400">
        <w:rPr>
          <w:rFonts w:ascii="Times New Roman" w:eastAsia="Times New Roman" w:hAnsi="Times New Roman" w:cs="David"/>
          <w:sz w:val="24"/>
          <w:szCs w:val="24"/>
          <w:rtl/>
          <w:lang w:eastAsia="he-IL"/>
        </w:rPr>
        <w:tab/>
        <w:t xml:space="preserve">לאחר גמר התכנון המפורט והמכרזים, ואישור </w:t>
      </w:r>
    </w:p>
    <w:p w14:paraId="2EA65E9A" w14:textId="55CB2698" w:rsidR="00650D2D" w:rsidRPr="00AD5400" w:rsidRDefault="00650D2D" w:rsidP="006D145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 xml:space="preserve">עבודות שלב זה ע"י המזמין </w:t>
      </w:r>
      <w:r w:rsidRPr="00AD5400">
        <w:rPr>
          <w:rFonts w:ascii="Times New Roman" w:eastAsia="Times New Roman" w:hAnsi="Times New Roman" w:cs="David"/>
          <w:sz w:val="24"/>
          <w:szCs w:val="24"/>
          <w:u w:val="dotted"/>
          <w:rtl/>
          <w:lang w:eastAsia="he-IL"/>
        </w:rPr>
        <w:tab/>
      </w:r>
      <w:r w:rsidRPr="00AD5400">
        <w:rPr>
          <w:rFonts w:ascii="Times New Roman" w:eastAsia="Times New Roman" w:hAnsi="Times New Roman" w:cs="David"/>
          <w:sz w:val="24"/>
          <w:szCs w:val="24"/>
          <w:u w:val="dotted"/>
          <w:rtl/>
          <w:lang w:eastAsia="he-IL"/>
        </w:rPr>
        <w:tab/>
      </w:r>
      <w:r w:rsidRPr="00AD5400">
        <w:rPr>
          <w:rFonts w:ascii="Times New Roman" w:eastAsia="Times New Roman" w:hAnsi="Times New Roman" w:cs="David"/>
          <w:sz w:val="24"/>
          <w:szCs w:val="24"/>
          <w:u w:val="dotted"/>
          <w:rtl/>
          <w:lang w:eastAsia="he-IL"/>
        </w:rPr>
        <w:tab/>
      </w:r>
      <w:r w:rsidR="00295B2E" w:rsidRPr="00AD5400">
        <w:rPr>
          <w:rFonts w:ascii="Times New Roman" w:eastAsia="Times New Roman" w:hAnsi="Times New Roman" w:cs="David" w:hint="cs"/>
          <w:sz w:val="24"/>
          <w:szCs w:val="24"/>
          <w:rtl/>
          <w:lang w:eastAsia="he-IL"/>
        </w:rPr>
        <w:t xml:space="preserve">  </w:t>
      </w:r>
      <w:r w:rsidR="001758DE" w:rsidRPr="00AD5400">
        <w:rPr>
          <w:rFonts w:ascii="Times New Roman" w:eastAsia="Times New Roman" w:hAnsi="Times New Roman" w:cs="David" w:hint="cs"/>
          <w:sz w:val="24"/>
          <w:szCs w:val="24"/>
          <w:rtl/>
          <w:lang w:eastAsia="he-IL"/>
        </w:rPr>
        <w:t>30</w:t>
      </w:r>
      <w:r w:rsidRPr="00AD5400">
        <w:rPr>
          <w:rFonts w:ascii="Times New Roman" w:eastAsia="Times New Roman" w:hAnsi="Times New Roman" w:cs="David"/>
          <w:sz w:val="24"/>
          <w:szCs w:val="24"/>
          <w:rtl/>
          <w:lang w:eastAsia="he-IL"/>
        </w:rPr>
        <w:t>% משכר המתכנן.</w:t>
      </w:r>
    </w:p>
    <w:p w14:paraId="5052ACB5" w14:textId="77777777" w:rsidR="00650D2D" w:rsidRPr="00AD5400"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0EB88555" w14:textId="77777777" w:rsidR="00650D2D" w:rsidRPr="00AD5400" w:rsidRDefault="00650D2D" w:rsidP="00650D2D">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 xml:space="preserve"> </w:t>
      </w:r>
      <w:r w:rsidRPr="00AD5400">
        <w:rPr>
          <w:rFonts w:ascii="Times New Roman" w:eastAsia="Times New Roman" w:hAnsi="Times New Roman" w:cs="David"/>
          <w:sz w:val="24"/>
          <w:szCs w:val="24"/>
          <w:rtl/>
          <w:lang w:eastAsia="he-IL"/>
        </w:rPr>
        <w:tab/>
      </w:r>
      <w:r w:rsidRPr="00AD5400">
        <w:rPr>
          <w:rFonts w:ascii="Times New Roman" w:eastAsia="Times New Roman" w:hAnsi="Times New Roman" w:cs="David"/>
          <w:sz w:val="24"/>
          <w:szCs w:val="24"/>
          <w:rtl/>
          <w:lang w:eastAsia="he-IL"/>
        </w:rPr>
        <w:tab/>
        <w:t xml:space="preserve">ו. </w:t>
      </w:r>
      <w:r w:rsidRPr="00AD5400">
        <w:rPr>
          <w:rFonts w:ascii="Times New Roman" w:eastAsia="Times New Roman" w:hAnsi="Times New Roman" w:cs="David"/>
          <w:sz w:val="24"/>
          <w:szCs w:val="24"/>
          <w:rtl/>
          <w:lang w:eastAsia="he-IL"/>
        </w:rPr>
        <w:tab/>
        <w:t>במהלך ביצוע הפיקוח העליון,</w:t>
      </w:r>
      <w:r w:rsidRPr="00AD5400">
        <w:rPr>
          <w:rFonts w:ascii="Times New Roman" w:eastAsia="Times New Roman" w:hAnsi="Times New Roman" w:cs="David"/>
          <w:sz w:val="24"/>
          <w:szCs w:val="24"/>
          <w:rtl/>
          <w:lang w:eastAsia="he-IL"/>
        </w:rPr>
        <w:tab/>
      </w:r>
    </w:p>
    <w:p w14:paraId="57DFBEBB" w14:textId="687800B7" w:rsidR="00650D2D" w:rsidRPr="00AD5400" w:rsidRDefault="00295B2E" w:rsidP="00295B2E">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ab/>
      </w:r>
      <w:r w:rsidRPr="00AD5400">
        <w:rPr>
          <w:rFonts w:ascii="Times New Roman" w:eastAsia="Times New Roman" w:hAnsi="Times New Roman" w:cs="David"/>
          <w:sz w:val="24"/>
          <w:szCs w:val="24"/>
          <w:rtl/>
          <w:lang w:eastAsia="he-IL"/>
        </w:rPr>
        <w:tab/>
      </w:r>
      <w:r w:rsidRPr="00AD5400">
        <w:rPr>
          <w:rFonts w:ascii="Times New Roman" w:eastAsia="Times New Roman" w:hAnsi="Times New Roman" w:cs="David"/>
          <w:sz w:val="24"/>
          <w:szCs w:val="24"/>
          <w:rtl/>
          <w:lang w:eastAsia="he-IL"/>
        </w:rPr>
        <w:tab/>
        <w:t xml:space="preserve">לפי שיקול דעת המזמין </w:t>
      </w:r>
      <w:r w:rsidR="00650D2D" w:rsidRPr="00AD5400">
        <w:rPr>
          <w:rFonts w:ascii="Times New Roman" w:eastAsia="Times New Roman" w:hAnsi="Times New Roman" w:cs="David"/>
          <w:sz w:val="24"/>
          <w:szCs w:val="24"/>
          <w:u w:val="dotted"/>
          <w:rtl/>
          <w:lang w:eastAsia="he-IL"/>
        </w:rPr>
        <w:tab/>
      </w:r>
      <w:r w:rsidR="00650D2D" w:rsidRPr="00AD5400">
        <w:rPr>
          <w:rFonts w:ascii="Times New Roman" w:eastAsia="Times New Roman" w:hAnsi="Times New Roman" w:cs="David"/>
          <w:sz w:val="24"/>
          <w:szCs w:val="24"/>
          <w:u w:val="dotted"/>
          <w:rtl/>
          <w:lang w:eastAsia="he-IL"/>
        </w:rPr>
        <w:tab/>
      </w:r>
      <w:r w:rsidR="00650D2D" w:rsidRPr="00AD5400">
        <w:rPr>
          <w:rFonts w:ascii="Times New Roman" w:eastAsia="Times New Roman" w:hAnsi="Times New Roman" w:cs="David"/>
          <w:sz w:val="24"/>
          <w:szCs w:val="24"/>
          <w:u w:val="dotted"/>
          <w:rtl/>
          <w:lang w:eastAsia="he-IL"/>
        </w:rPr>
        <w:tab/>
      </w:r>
      <w:r w:rsidR="00650D2D" w:rsidRPr="00AD5400">
        <w:rPr>
          <w:rFonts w:ascii="Times New Roman" w:eastAsia="Times New Roman" w:hAnsi="Times New Roman" w:cs="David"/>
          <w:sz w:val="24"/>
          <w:szCs w:val="24"/>
          <w:u w:val="dotted"/>
          <w:rtl/>
          <w:lang w:eastAsia="he-IL"/>
        </w:rPr>
        <w:tab/>
      </w:r>
      <w:r w:rsidRPr="00AD5400">
        <w:rPr>
          <w:rFonts w:ascii="Times New Roman" w:eastAsia="Times New Roman" w:hAnsi="Times New Roman" w:cs="David" w:hint="cs"/>
          <w:sz w:val="24"/>
          <w:szCs w:val="24"/>
          <w:rtl/>
          <w:lang w:eastAsia="he-IL"/>
        </w:rPr>
        <w:t xml:space="preserve"> </w:t>
      </w:r>
      <w:r w:rsidR="00650D2D" w:rsidRPr="00AD5400">
        <w:rPr>
          <w:rFonts w:ascii="Times New Roman" w:eastAsia="Times New Roman" w:hAnsi="Times New Roman" w:cs="David"/>
          <w:sz w:val="24"/>
          <w:szCs w:val="24"/>
          <w:rtl/>
          <w:lang w:eastAsia="he-IL"/>
        </w:rPr>
        <w:t xml:space="preserve"> </w:t>
      </w:r>
      <w:r w:rsidR="00572490" w:rsidRPr="00AD5400">
        <w:rPr>
          <w:rFonts w:ascii="Times New Roman" w:eastAsia="Times New Roman" w:hAnsi="Times New Roman" w:cs="David" w:hint="cs"/>
          <w:sz w:val="24"/>
          <w:szCs w:val="24"/>
          <w:rtl/>
          <w:lang w:eastAsia="he-IL"/>
        </w:rPr>
        <w:t>10</w:t>
      </w:r>
      <w:r w:rsidR="00650D2D" w:rsidRPr="00AD5400">
        <w:rPr>
          <w:rFonts w:ascii="Times New Roman" w:eastAsia="Times New Roman" w:hAnsi="Times New Roman" w:cs="David"/>
          <w:sz w:val="24"/>
          <w:szCs w:val="24"/>
          <w:rtl/>
          <w:lang w:eastAsia="he-IL"/>
        </w:rPr>
        <w:t>% משכר המתכנן.</w:t>
      </w:r>
    </w:p>
    <w:p w14:paraId="207DFE9F"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9DCAC4" w14:textId="77777777" w:rsidR="00650D2D" w:rsidRPr="00AD5400"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 xml:space="preserve">ח. </w:t>
      </w:r>
      <w:r w:rsidRPr="00AD5400">
        <w:rPr>
          <w:rFonts w:ascii="Times New Roman" w:eastAsia="Times New Roman" w:hAnsi="Times New Roman" w:cs="David"/>
          <w:sz w:val="24"/>
          <w:szCs w:val="24"/>
          <w:rtl/>
          <w:lang w:eastAsia="he-IL"/>
        </w:rPr>
        <w:tab/>
        <w:t xml:space="preserve">לאחר גמר הפיקוח העליון, תיקוני הבדק וקבלת </w:t>
      </w:r>
    </w:p>
    <w:p w14:paraId="6C789319" w14:textId="77777777" w:rsidR="00650D2D" w:rsidRPr="00AD5400"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תעודת גמר לפרוי</w:t>
      </w:r>
      <w:r w:rsidR="00650D2D" w:rsidRPr="00AD5400">
        <w:rPr>
          <w:rFonts w:ascii="Times New Roman" w:eastAsia="Times New Roman" w:hAnsi="Times New Roman" w:cs="David"/>
          <w:sz w:val="24"/>
          <w:szCs w:val="24"/>
          <w:rtl/>
          <w:lang w:eastAsia="he-IL"/>
        </w:rPr>
        <w:t xml:space="preserve">קט, אישור המתכנן בכתב להשלמת </w:t>
      </w:r>
    </w:p>
    <w:p w14:paraId="68B01460" w14:textId="77777777" w:rsidR="00650D2D" w:rsidRPr="00AD5400"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הפרויקט בהתאם לת</w:t>
      </w:r>
      <w:r w:rsidR="00650D2D" w:rsidRPr="00AD5400">
        <w:rPr>
          <w:rFonts w:ascii="Times New Roman" w:eastAsia="Times New Roman" w:hAnsi="Times New Roman" w:cs="David"/>
          <w:sz w:val="24"/>
          <w:szCs w:val="24"/>
          <w:rtl/>
          <w:lang w:eastAsia="he-IL"/>
        </w:rPr>
        <w:t xml:space="preserve">כניותיו, לתקנים מחייבים </w:t>
      </w:r>
    </w:p>
    <w:p w14:paraId="460A8F1A" w14:textId="53ACBD98" w:rsidR="00650D2D" w:rsidRPr="00AD5400"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u w:val="single"/>
          <w:rtl/>
          <w:lang w:eastAsia="he-IL"/>
        </w:rPr>
      </w:pPr>
      <w:r w:rsidRPr="00AD5400">
        <w:rPr>
          <w:rFonts w:ascii="Times New Roman" w:eastAsia="Times New Roman" w:hAnsi="Times New Roman" w:cs="David"/>
          <w:sz w:val="24"/>
          <w:szCs w:val="24"/>
          <w:rtl/>
          <w:lang w:eastAsia="he-IL"/>
        </w:rPr>
        <w:t xml:space="preserve">ולשביעות רצונו </w:t>
      </w:r>
      <w:r w:rsidR="00650D2D" w:rsidRPr="00AD5400">
        <w:rPr>
          <w:rFonts w:ascii="Times New Roman" w:eastAsia="Times New Roman" w:hAnsi="Times New Roman" w:cs="David"/>
          <w:sz w:val="24"/>
          <w:szCs w:val="24"/>
          <w:u w:val="dotted"/>
          <w:rtl/>
          <w:lang w:eastAsia="he-IL"/>
        </w:rPr>
        <w:tab/>
      </w:r>
      <w:r w:rsidR="00650D2D" w:rsidRPr="00AD5400">
        <w:rPr>
          <w:rFonts w:ascii="Times New Roman" w:eastAsia="Times New Roman" w:hAnsi="Times New Roman" w:cs="David"/>
          <w:sz w:val="24"/>
          <w:szCs w:val="24"/>
          <w:u w:val="dotted"/>
          <w:rtl/>
          <w:lang w:eastAsia="he-IL"/>
        </w:rPr>
        <w:tab/>
      </w:r>
      <w:r w:rsidR="00650D2D" w:rsidRPr="00AD5400">
        <w:rPr>
          <w:rFonts w:ascii="Times New Roman" w:eastAsia="Times New Roman" w:hAnsi="Times New Roman" w:cs="David"/>
          <w:sz w:val="24"/>
          <w:szCs w:val="24"/>
          <w:u w:val="dotted"/>
          <w:rtl/>
          <w:lang w:eastAsia="he-IL"/>
        </w:rPr>
        <w:tab/>
      </w:r>
      <w:r w:rsidR="00650D2D" w:rsidRPr="00AD5400">
        <w:rPr>
          <w:rFonts w:ascii="Times New Roman" w:eastAsia="Times New Roman" w:hAnsi="Times New Roman" w:cs="David"/>
          <w:sz w:val="24"/>
          <w:szCs w:val="24"/>
          <w:u w:val="dotted"/>
          <w:rtl/>
          <w:lang w:eastAsia="he-IL"/>
        </w:rPr>
        <w:tab/>
      </w:r>
      <w:r w:rsidRPr="00AD5400">
        <w:rPr>
          <w:rFonts w:ascii="Times New Roman" w:eastAsia="Times New Roman" w:hAnsi="Times New Roman" w:cs="David" w:hint="cs"/>
          <w:sz w:val="24"/>
          <w:szCs w:val="24"/>
          <w:u w:val="dotted"/>
          <w:rtl/>
          <w:lang w:eastAsia="he-IL"/>
        </w:rPr>
        <w:t xml:space="preserve">  </w:t>
      </w:r>
      <w:r w:rsidR="00650D2D" w:rsidRPr="00AD5400">
        <w:rPr>
          <w:rFonts w:ascii="Times New Roman" w:eastAsia="Times New Roman" w:hAnsi="Times New Roman" w:cs="David"/>
          <w:sz w:val="24"/>
          <w:szCs w:val="24"/>
          <w:u w:val="dotted"/>
          <w:rtl/>
          <w:lang w:eastAsia="he-IL"/>
        </w:rPr>
        <w:tab/>
      </w:r>
      <w:r w:rsidRPr="00AD5400">
        <w:rPr>
          <w:rFonts w:ascii="Times New Roman" w:eastAsia="Times New Roman" w:hAnsi="Times New Roman" w:cs="David" w:hint="cs"/>
          <w:sz w:val="24"/>
          <w:szCs w:val="24"/>
          <w:rtl/>
          <w:lang w:eastAsia="he-IL"/>
        </w:rPr>
        <w:t xml:space="preserve">   </w:t>
      </w:r>
      <w:r w:rsidR="00572490" w:rsidRPr="00AD5400">
        <w:rPr>
          <w:rFonts w:ascii="Times New Roman" w:eastAsia="Times New Roman" w:hAnsi="Times New Roman" w:cs="David" w:hint="cs"/>
          <w:sz w:val="24"/>
          <w:szCs w:val="24"/>
          <w:rtl/>
          <w:lang w:eastAsia="he-IL"/>
        </w:rPr>
        <w:t>5</w:t>
      </w:r>
      <w:r w:rsidR="00650D2D" w:rsidRPr="00AD5400">
        <w:rPr>
          <w:rFonts w:ascii="Times New Roman" w:eastAsia="Times New Roman" w:hAnsi="Times New Roman" w:cs="David"/>
          <w:sz w:val="24"/>
          <w:szCs w:val="24"/>
          <w:rtl/>
          <w:lang w:eastAsia="he-IL"/>
        </w:rPr>
        <w:t>%  משכר המתכנן.</w:t>
      </w:r>
    </w:p>
    <w:p w14:paraId="1E20A553" w14:textId="77777777" w:rsidR="00650D2D" w:rsidRPr="00AD5400"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5732290" w14:textId="77777777" w:rsidR="00650D2D" w:rsidRPr="00AD5400" w:rsidRDefault="00650D2D" w:rsidP="00295B2E">
      <w:pPr>
        <w:widowControl w:val="0"/>
        <w:spacing w:before="0" w:beforeAutospacing="0" w:after="0" w:afterAutospacing="0" w:line="240" w:lineRule="auto"/>
        <w:ind w:left="226" w:right="-142" w:hanging="226"/>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ab/>
      </w:r>
      <w:r w:rsidRPr="00AD5400">
        <w:rPr>
          <w:rFonts w:ascii="Times New Roman" w:eastAsia="Times New Roman" w:hAnsi="Times New Roman" w:cs="David"/>
          <w:sz w:val="24"/>
          <w:szCs w:val="24"/>
          <w:rtl/>
          <w:lang w:eastAsia="he-IL"/>
        </w:rPr>
        <w:tab/>
      </w:r>
      <w:r w:rsidRPr="00AD5400">
        <w:rPr>
          <w:rFonts w:ascii="Times New Roman" w:eastAsia="Times New Roman" w:hAnsi="Times New Roman" w:cs="David"/>
          <w:sz w:val="24"/>
          <w:szCs w:val="24"/>
          <w:rtl/>
          <w:lang w:eastAsia="he-IL"/>
        </w:rPr>
        <w:tab/>
      </w:r>
      <w:r w:rsidRPr="00AD5400">
        <w:rPr>
          <w:rFonts w:ascii="Times New Roman" w:eastAsia="Times New Roman" w:hAnsi="Times New Roman" w:cs="David"/>
          <w:sz w:val="24"/>
          <w:szCs w:val="24"/>
          <w:rtl/>
          <w:lang w:eastAsia="he-IL"/>
        </w:rPr>
        <w:tab/>
      </w:r>
      <w:r w:rsidRPr="00AD5400">
        <w:rPr>
          <w:rFonts w:ascii="Times New Roman" w:eastAsia="Times New Roman" w:hAnsi="Times New Roman" w:cs="David"/>
          <w:sz w:val="24"/>
          <w:szCs w:val="24"/>
          <w:rtl/>
          <w:lang w:eastAsia="he-IL"/>
        </w:rPr>
        <w:tab/>
      </w:r>
      <w:r w:rsidRPr="00AD5400">
        <w:rPr>
          <w:rFonts w:ascii="Times New Roman" w:eastAsia="Times New Roman" w:hAnsi="Times New Roman" w:cs="David"/>
          <w:sz w:val="24"/>
          <w:szCs w:val="24"/>
          <w:rtl/>
          <w:lang w:eastAsia="he-IL"/>
        </w:rPr>
        <w:tab/>
      </w:r>
      <w:r w:rsidRPr="00AD5400">
        <w:rPr>
          <w:rFonts w:ascii="Times New Roman" w:eastAsia="Times New Roman" w:hAnsi="Times New Roman" w:cs="David"/>
          <w:sz w:val="24"/>
          <w:szCs w:val="24"/>
          <w:rtl/>
          <w:lang w:eastAsia="he-IL"/>
        </w:rPr>
        <w:tab/>
      </w:r>
      <w:r w:rsidRPr="00AD5400">
        <w:rPr>
          <w:rFonts w:ascii="Times New Roman" w:eastAsia="Times New Roman" w:hAnsi="Times New Roman" w:cs="David"/>
          <w:sz w:val="24"/>
          <w:szCs w:val="24"/>
          <w:rtl/>
          <w:lang w:eastAsia="he-IL"/>
        </w:rPr>
        <w:tab/>
      </w:r>
      <w:r w:rsidRPr="00AD5400">
        <w:rPr>
          <w:rFonts w:ascii="Times New Roman" w:eastAsia="Times New Roman" w:hAnsi="Times New Roman" w:cs="David"/>
          <w:sz w:val="24"/>
          <w:szCs w:val="24"/>
          <w:rtl/>
          <w:lang w:eastAsia="he-IL"/>
        </w:rPr>
        <w:tab/>
      </w:r>
      <w:r w:rsidRPr="00AD5400">
        <w:rPr>
          <w:rFonts w:ascii="Times New Roman" w:eastAsia="Times New Roman" w:hAnsi="Times New Roman" w:cs="David"/>
          <w:sz w:val="24"/>
          <w:szCs w:val="24"/>
          <w:u w:val="single"/>
          <w:rtl/>
          <w:lang w:eastAsia="he-IL"/>
        </w:rPr>
        <w:t>סה"כ</w:t>
      </w:r>
      <w:r w:rsidRPr="00AD5400">
        <w:rPr>
          <w:rFonts w:ascii="Times New Roman" w:eastAsia="Times New Roman" w:hAnsi="Times New Roman" w:cs="David"/>
          <w:sz w:val="24"/>
          <w:szCs w:val="24"/>
          <w:rtl/>
          <w:lang w:eastAsia="he-IL"/>
        </w:rPr>
        <w:t>:</w:t>
      </w:r>
      <w:r w:rsidRPr="00AD5400">
        <w:rPr>
          <w:rFonts w:ascii="Times New Roman" w:eastAsia="Times New Roman" w:hAnsi="Times New Roman" w:cs="David"/>
          <w:sz w:val="24"/>
          <w:szCs w:val="24"/>
          <w:rtl/>
          <w:lang w:eastAsia="he-IL"/>
        </w:rPr>
        <w:tab/>
        <w:t>100% משכר המתכנן.</w:t>
      </w:r>
    </w:p>
    <w:p w14:paraId="0D01DE1C" w14:textId="77777777" w:rsidR="00650D2D" w:rsidRPr="00AD5400" w:rsidRDefault="00650D2D" w:rsidP="00650D2D">
      <w:pPr>
        <w:widowControl w:val="0"/>
        <w:spacing w:before="0" w:beforeAutospacing="0" w:after="0" w:afterAutospacing="0" w:line="240" w:lineRule="auto"/>
        <w:ind w:left="226" w:hanging="226"/>
        <w:jc w:val="both"/>
        <w:rPr>
          <w:rFonts w:ascii="Times New Roman" w:eastAsia="Times New Roman" w:hAnsi="Times New Roman" w:cs="David"/>
          <w:sz w:val="24"/>
          <w:szCs w:val="24"/>
          <w:rtl/>
          <w:lang w:eastAsia="he-IL"/>
        </w:rPr>
      </w:pPr>
    </w:p>
    <w:p w14:paraId="1BB28BF3" w14:textId="77777777" w:rsidR="00650D2D" w:rsidRPr="00AD5400"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2.</w:t>
      </w:r>
      <w:r w:rsidRPr="00AD5400">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 ושקול דעתו הבלעדי של המזמין.</w:t>
      </w:r>
    </w:p>
    <w:p w14:paraId="2BAFB076" w14:textId="77777777" w:rsidR="00650D2D" w:rsidRPr="00AD5400"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p>
    <w:p w14:paraId="0E1167C7" w14:textId="77777777" w:rsidR="00650D2D" w:rsidRPr="00AD5400"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3.</w:t>
      </w:r>
      <w:r w:rsidRPr="00AD5400">
        <w:rPr>
          <w:rFonts w:ascii="Times New Roman" w:eastAsia="Times New Roman" w:hAnsi="Times New Roman" w:cs="David"/>
          <w:sz w:val="24"/>
          <w:szCs w:val="24"/>
          <w:rtl/>
          <w:lang w:eastAsia="he-IL"/>
        </w:rPr>
        <w:tab/>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4CC6E6A7" w14:textId="77777777" w:rsidR="00650D2D" w:rsidRPr="00AD5400"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ab/>
        <w:t>המזמין ישלם את שכר המתכנן תוך 60 יום מתאריך אשור החשבון ע"י המנהל.</w:t>
      </w:r>
    </w:p>
    <w:p w14:paraId="7E80A572" w14:textId="77777777" w:rsidR="00AD5400" w:rsidRDefault="00AD5400"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8580A4A" w14:textId="77777777" w:rsidR="00AD5400" w:rsidRDefault="00AD5400"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48F86BB" w14:textId="77777777" w:rsidR="00AD5400" w:rsidRDefault="00AD5400"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130A993" w14:textId="77777777" w:rsidR="00AD5400" w:rsidRDefault="00AD5400"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2E6269F" w14:textId="77777777" w:rsidR="00AD5400" w:rsidRDefault="00AD5400"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26480C6" w14:textId="77777777" w:rsidR="00AD5400" w:rsidRDefault="00AD5400"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4ACEBB1" w14:textId="77777777" w:rsidR="00AD5400" w:rsidRDefault="00AD5400"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8DAD53F" w14:textId="77777777" w:rsidR="00AD5400" w:rsidRDefault="00AD5400"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E339399" w14:textId="77777777" w:rsidR="00AD5400" w:rsidRDefault="00AD5400"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BB239E3" w14:textId="77777777" w:rsidR="00AD5400" w:rsidRDefault="00AD5400"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F63831E" w14:textId="77777777" w:rsidR="00AD5400" w:rsidRDefault="00AD5400"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7AA04F1" w14:textId="77777777" w:rsidR="00AD5400" w:rsidRDefault="00AD5400"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08C72E2" w14:textId="77777777" w:rsidR="00AD5400" w:rsidRDefault="00AD5400"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7202012" w14:textId="77777777" w:rsidR="00AD5400" w:rsidRDefault="00AD5400"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67B0F75" w14:textId="77777777" w:rsidR="00AD5400" w:rsidRDefault="00AD5400"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A0CC8D4" w14:textId="77777777" w:rsidR="00AD5400" w:rsidRDefault="00AD5400"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58B78B3" w14:textId="77777777" w:rsidR="00C936C9" w:rsidRPr="00AD5400" w:rsidRDefault="00C936C9" w:rsidP="00C936C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AD5400">
        <w:rPr>
          <w:rFonts w:ascii="Times New Roman" w:eastAsia="Times New Roman" w:hAnsi="Times New Roman" w:cs="David" w:hint="cs"/>
          <w:bCs/>
          <w:sz w:val="20"/>
          <w:szCs w:val="24"/>
          <w:u w:val="single"/>
          <w:rtl/>
          <w:lang w:eastAsia="he-IL"/>
        </w:rPr>
        <w:t>נספח "ו''</w:t>
      </w:r>
    </w:p>
    <w:p w14:paraId="52A2314F" w14:textId="77777777" w:rsidR="00C936C9" w:rsidRPr="00AD5400" w:rsidRDefault="00C936C9" w:rsidP="00C936C9">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sz w:val="24"/>
            <w:szCs w:val="24"/>
            <w:rtl/>
            <w:lang w:eastAsia="he-IL"/>
          </w:rPr>
          <w:alias w:val="תאריך חתימת חוזה"/>
          <w:tag w:val="cntSignDate"/>
          <w:id w:val="94216678"/>
          <w:placeholder>
            <w:docPart w:val="006D7A847C944065BF94D4143519B8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12-30T00:00:00Z">
            <w:dateFormat w:val="dd/MM/yyyy"/>
            <w:lid w:val="he-IL"/>
            <w:storeMappedDataAs w:val="dateTime"/>
            <w:calendar w:val="gregorian"/>
          </w:date>
        </w:sdtPr>
        <w:sdtEndPr>
          <w:rPr>
            <w:rFonts w:hint="cs"/>
          </w:rPr>
        </w:sdtEndPr>
        <w:sdtContent>
          <w:r w:rsidR="00B70140" w:rsidRPr="00AD5400">
            <w:rPr>
              <w:rFonts w:ascii="Times New Roman" w:eastAsia="Times New Roman" w:hAnsi="Times New Roman" w:cs="David" w:hint="cs"/>
              <w:sz w:val="24"/>
              <w:szCs w:val="24"/>
              <w:rtl/>
              <w:lang w:eastAsia="he-IL"/>
            </w:rPr>
            <w:t>‏30/12/2018</w:t>
          </w:r>
        </w:sdtContent>
      </w:sdt>
      <w:r w:rsidRPr="00AD5400">
        <w:rPr>
          <w:rFonts w:ascii="Times New Roman" w:eastAsia="Times New Roman" w:hAnsi="Times New Roman" w:cs="David" w:hint="cs"/>
          <w:bCs/>
          <w:sz w:val="24"/>
          <w:szCs w:val="24"/>
          <w:rtl/>
          <w:lang w:eastAsia="he-IL"/>
        </w:rPr>
        <w:br/>
      </w:r>
    </w:p>
    <w:p w14:paraId="334A8C13" w14:textId="77777777" w:rsidR="00C936C9" w:rsidRPr="00AD5400"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לכבוד</w:t>
      </w:r>
      <w:r w:rsidRPr="00AD5400">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sz w:val="24"/>
          <w:szCs w:val="24"/>
          <w:rtl/>
          <w:lang w:eastAsia="he-IL"/>
        </w:rPr>
        <w:alias w:val="צד א בחוזה"/>
        <w:tag w:val="cntTzadA"/>
        <w:id w:val="-827822700"/>
        <w:placeholder>
          <w:docPart w:val="4B1DA5EA7A1A45C6B17B7274AADC25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DEC8FB7" w14:textId="10840A2D" w:rsidR="00C936C9" w:rsidRPr="00AD5400" w:rsidRDefault="001442C6" w:rsidP="00AD5400">
          <w:pPr>
            <w:widowControl w:val="0"/>
            <w:spacing w:before="0" w:beforeAutospacing="0" w:after="0" w:afterAutospacing="0" w:line="240" w:lineRule="auto"/>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br/>
            <w:t>א</w:t>
          </w:r>
          <w:r w:rsidRPr="00AD5400">
            <w:rPr>
              <w:rFonts w:ascii="Times New Roman" w:eastAsia="Times New Roman" w:hAnsi="Times New Roman" w:cs="David"/>
              <w:sz w:val="24"/>
              <w:szCs w:val="24"/>
              <w:rtl/>
              <w:lang w:eastAsia="he-IL"/>
            </w:rPr>
            <w:t>.</w:t>
          </w:r>
          <w:r w:rsidRPr="00AD5400">
            <w:rPr>
              <w:rFonts w:ascii="Times New Roman" w:eastAsia="Times New Roman" w:hAnsi="Times New Roman" w:cs="David" w:hint="cs"/>
              <w:sz w:val="24"/>
              <w:szCs w:val="24"/>
              <w:rtl/>
              <w:lang w:eastAsia="he-IL"/>
            </w:rPr>
            <w:t>מ</w:t>
          </w:r>
          <w:r w:rsidR="00AD5400">
            <w:rPr>
              <w:rFonts w:ascii="Times New Roman" w:eastAsia="Times New Roman" w:hAnsi="Times New Roman" w:cs="David" w:hint="cs"/>
              <w:sz w:val="24"/>
              <w:szCs w:val="24"/>
              <w:rtl/>
              <w:lang w:eastAsia="he-IL"/>
            </w:rPr>
            <w:t xml:space="preserve"> </w:t>
          </w:r>
          <w:r w:rsidRPr="00AD5400">
            <w:rPr>
              <w:rFonts w:ascii="Times New Roman" w:eastAsia="Times New Roman" w:hAnsi="Times New Roman" w:cs="David" w:hint="cs"/>
              <w:sz w:val="24"/>
              <w:szCs w:val="24"/>
              <w:rtl/>
              <w:lang w:eastAsia="he-IL"/>
            </w:rPr>
            <w:t>ישראל</w:t>
          </w:r>
          <w:r w:rsidRPr="00AD5400">
            <w:rPr>
              <w:rFonts w:ascii="Times New Roman" w:eastAsia="Times New Roman" w:hAnsi="Times New Roman" w:cs="David"/>
              <w:sz w:val="24"/>
              <w:szCs w:val="24"/>
              <w:rtl/>
              <w:lang w:eastAsia="he-IL"/>
            </w:rPr>
            <w:t xml:space="preserve"> </w:t>
          </w:r>
          <w:r w:rsidRPr="00AD5400">
            <w:rPr>
              <w:rFonts w:ascii="Times New Roman" w:eastAsia="Times New Roman" w:hAnsi="Times New Roman" w:cs="David" w:hint="cs"/>
              <w:sz w:val="24"/>
              <w:szCs w:val="24"/>
              <w:rtl/>
              <w:lang w:eastAsia="he-IL"/>
            </w:rPr>
            <w:t>מגורים</w:t>
          </w:r>
          <w:r w:rsidRPr="00AD5400">
            <w:rPr>
              <w:rFonts w:ascii="Times New Roman" w:eastAsia="Times New Roman" w:hAnsi="Times New Roman" w:cs="David"/>
              <w:sz w:val="24"/>
              <w:szCs w:val="24"/>
              <w:rtl/>
              <w:lang w:eastAsia="he-IL"/>
            </w:rPr>
            <w:t xml:space="preserve"> </w:t>
          </w:r>
          <w:r w:rsidRPr="00AD5400">
            <w:rPr>
              <w:rFonts w:ascii="Times New Roman" w:eastAsia="Times New Roman" w:hAnsi="Times New Roman" w:cs="David" w:hint="cs"/>
              <w:sz w:val="24"/>
              <w:szCs w:val="24"/>
              <w:rtl/>
              <w:lang w:eastAsia="he-IL"/>
            </w:rPr>
            <w:t>יזמות</w:t>
          </w:r>
          <w:r w:rsidRPr="00AD5400">
            <w:rPr>
              <w:rFonts w:ascii="Times New Roman" w:eastAsia="Times New Roman" w:hAnsi="Times New Roman" w:cs="David"/>
              <w:sz w:val="24"/>
              <w:szCs w:val="24"/>
              <w:rtl/>
              <w:lang w:eastAsia="he-IL"/>
            </w:rPr>
            <w:t xml:space="preserve"> </w:t>
          </w:r>
          <w:r w:rsidRPr="00AD5400">
            <w:rPr>
              <w:rFonts w:ascii="Times New Roman" w:eastAsia="Times New Roman" w:hAnsi="Times New Roman" w:cs="David" w:hint="cs"/>
              <w:sz w:val="24"/>
              <w:szCs w:val="24"/>
              <w:rtl/>
              <w:lang w:eastAsia="he-IL"/>
            </w:rPr>
            <w:t>בע</w:t>
          </w:r>
          <w:r w:rsidRPr="00AD5400">
            <w:rPr>
              <w:rFonts w:ascii="Times New Roman" w:eastAsia="Times New Roman" w:hAnsi="Times New Roman" w:cs="David"/>
              <w:sz w:val="24"/>
              <w:szCs w:val="24"/>
              <w:rtl/>
              <w:lang w:eastAsia="he-IL"/>
            </w:rPr>
            <w:t>"</w:t>
          </w:r>
          <w:r w:rsidRPr="00AD5400">
            <w:rPr>
              <w:rFonts w:ascii="Times New Roman" w:eastAsia="Times New Roman" w:hAnsi="Times New Roman" w:cs="David" w:hint="cs"/>
              <w:sz w:val="24"/>
              <w:szCs w:val="24"/>
              <w:rtl/>
              <w:lang w:eastAsia="he-IL"/>
            </w:rPr>
            <w:t>מ</w:t>
          </w:r>
          <w:r w:rsidRPr="00AD5400">
            <w:rPr>
              <w:rFonts w:ascii="Times New Roman" w:eastAsia="Times New Roman" w:hAnsi="Times New Roman" w:cs="David"/>
              <w:sz w:val="24"/>
              <w:szCs w:val="24"/>
              <w:rtl/>
              <w:lang w:eastAsia="he-IL"/>
            </w:rPr>
            <w:t>.</w:t>
          </w:r>
          <w:r w:rsidRPr="00AD5400">
            <w:rPr>
              <w:rFonts w:ascii="Times New Roman" w:eastAsia="Times New Roman" w:hAnsi="Times New Roman" w:cs="David" w:hint="cs"/>
              <w:sz w:val="24"/>
              <w:szCs w:val="24"/>
              <w:rtl/>
              <w:lang w:eastAsia="he-IL"/>
            </w:rPr>
            <w:br/>
            <w:t>מ.ז 514957794</w:t>
          </w:r>
          <w:r w:rsidRPr="00AD5400">
            <w:rPr>
              <w:rFonts w:ascii="Times New Roman" w:eastAsia="Times New Roman" w:hAnsi="Times New Roman" w:cs="David" w:hint="cs"/>
              <w:sz w:val="24"/>
              <w:szCs w:val="24"/>
              <w:rtl/>
              <w:lang w:eastAsia="he-IL"/>
            </w:rPr>
            <w:br/>
          </w:r>
        </w:p>
      </w:sdtContent>
    </w:sdt>
    <w:p w14:paraId="07523F05" w14:textId="77777777" w:rsidR="00C936C9" w:rsidRPr="00AD5400" w:rsidRDefault="00C936C9" w:rsidP="00AD540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94846A1" w14:textId="77777777" w:rsidR="00C936C9" w:rsidRPr="00AD5400"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א.נ.,</w:t>
      </w:r>
    </w:p>
    <w:p w14:paraId="64CA87F2" w14:textId="77777777" w:rsidR="00C936C9" w:rsidRPr="00AD5400" w:rsidRDefault="00C936C9" w:rsidP="00C936C9">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8CE39B0" w14:textId="77777777" w:rsidR="00C936C9" w:rsidRPr="00AD5400" w:rsidRDefault="00C936C9" w:rsidP="00C936C9">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AD5400">
        <w:rPr>
          <w:rFonts w:ascii="Times New Roman" w:eastAsia="Times New Roman" w:hAnsi="Times New Roman" w:cs="David" w:hint="cs"/>
          <w:bCs/>
          <w:sz w:val="24"/>
          <w:szCs w:val="24"/>
          <w:u w:val="single"/>
          <w:rtl/>
          <w:lang w:eastAsia="he-IL"/>
        </w:rPr>
        <w:t>הצהרה והתחייבות לשמירת סודיות</w:t>
      </w:r>
    </w:p>
    <w:p w14:paraId="2A87E88F" w14:textId="77777777" w:rsidR="00C936C9" w:rsidRPr="00AD5400"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F184B3" w14:textId="77777777" w:rsidR="00C936C9" w:rsidRPr="00AD5400"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sz w:val="24"/>
            <w:szCs w:val="24"/>
            <w:rtl/>
            <w:lang w:eastAsia="he-IL"/>
          </w:rPr>
          <w:alias w:val="שם ספק"/>
          <w:tag w:val="cntSupllierName"/>
          <w:id w:val="-1468043177"/>
          <w:placeholder>
            <w:docPart w:val="9F0F824639EF43B1B0E149819BDF3F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442C6" w:rsidRPr="00AD5400">
            <w:rPr>
              <w:rFonts w:ascii="Times New Roman" w:eastAsia="Times New Roman" w:hAnsi="Times New Roman" w:cs="David" w:hint="cs"/>
              <w:sz w:val="24"/>
              <w:szCs w:val="24"/>
              <w:rtl/>
              <w:lang w:eastAsia="he-IL"/>
            </w:rPr>
            <w:t>אייל קראוס הנדסת כבישים בע"מ</w:t>
          </w:r>
        </w:sdtContent>
      </w:sdt>
      <w:r w:rsidRPr="00AD5400">
        <w:rPr>
          <w:rFonts w:ascii="Times New Roman" w:eastAsia="Times New Roman" w:hAnsi="Times New Roman" w:cs="David" w:hint="cs"/>
          <w:sz w:val="24"/>
          <w:szCs w:val="24"/>
          <w:rtl/>
          <w:lang w:eastAsia="he-IL"/>
        </w:rPr>
        <w:t xml:space="preserve"> / הפועל בשם חברת </w:t>
      </w:r>
      <w:r w:rsidRPr="00AD5400">
        <w:rPr>
          <w:rFonts w:ascii="Times New Roman" w:eastAsia="Times New Roman" w:hAnsi="Times New Roman" w:cs="David" w:hint="cs"/>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582374609"/>
          <w:placeholder>
            <w:docPart w:val="C630196263CD42709B429B702EA1C1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442C6" w:rsidRPr="00AD5400">
            <w:rPr>
              <w:rFonts w:ascii="Times New Roman" w:eastAsia="Times New Roman" w:hAnsi="Times New Roman" w:cs="David" w:hint="cs"/>
              <w:sz w:val="24"/>
              <w:szCs w:val="24"/>
              <w:rtl/>
              <w:lang w:eastAsia="he-IL"/>
            </w:rPr>
            <w:t>אייל קראוס הנדסת כבישים בע"מ</w:t>
          </w:r>
        </w:sdtContent>
      </w:sdt>
      <w:r w:rsidRPr="00AD5400">
        <w:rPr>
          <w:rFonts w:ascii="Times New Roman" w:eastAsia="Times New Roman" w:hAnsi="Times New Roman" w:cs="David" w:hint="cs"/>
          <w:bCs/>
          <w:sz w:val="24"/>
          <w:szCs w:val="24"/>
          <w:rtl/>
          <w:lang w:eastAsia="he-IL"/>
        </w:rPr>
        <w:t xml:space="preserve"> /</w:t>
      </w:r>
      <w:r w:rsidRPr="00AD5400">
        <w:rPr>
          <w:rFonts w:ascii="Times New Roman" w:eastAsia="Times New Roman" w:hAnsi="Times New Roman" w:cs="David" w:hint="cs"/>
          <w:sz w:val="24"/>
          <w:szCs w:val="24"/>
          <w:rtl/>
          <w:lang w:eastAsia="he-IL"/>
        </w:rPr>
        <w:t xml:space="preserve"> המספק שירותים לחברת </w:t>
      </w:r>
      <w:r w:rsidRPr="00AD5400">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637914054"/>
          <w:placeholder>
            <w:docPart w:val="61ED9F24B0834E87B5701339D07EC8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442C6" w:rsidRPr="00AD5400">
            <w:rPr>
              <w:rFonts w:ascii="Times New Roman" w:eastAsia="Times New Roman" w:hAnsi="Times New Roman" w:cs="David" w:hint="cs"/>
              <w:sz w:val="24"/>
              <w:szCs w:val="24"/>
              <w:rtl/>
              <w:lang w:eastAsia="he-IL"/>
            </w:rPr>
            <w:t>אייל קראוס הנדסת כבישים בע"מ</w:t>
          </w:r>
        </w:sdtContent>
      </w:sdt>
      <w:r w:rsidRPr="00AD5400">
        <w:rPr>
          <w:rFonts w:ascii="Times New Roman" w:eastAsia="Times New Roman" w:hAnsi="Times New Roman" w:cs="David" w:hint="cs"/>
          <w:sz w:val="24"/>
          <w:szCs w:val="24"/>
          <w:rtl/>
          <w:lang w:eastAsia="he-IL"/>
        </w:rPr>
        <w:t xml:space="preserve"> *,מצהיר בזאת </w:t>
      </w:r>
      <w:r w:rsidRPr="00AD5400">
        <w:rPr>
          <w:rFonts w:ascii="Times New Roman" w:eastAsia="Times New Roman" w:hAnsi="Times New Roman" w:cs="David" w:hint="cs"/>
          <w:sz w:val="24"/>
          <w:szCs w:val="24"/>
          <w:rtl/>
          <w:lang w:eastAsia="he-IL"/>
        </w:rPr>
        <w:lastRenderedPageBreak/>
        <w:t>ומתחייב כלפיכם כדלקמן:</w:t>
      </w:r>
    </w:p>
    <w:p w14:paraId="5E7C9D31" w14:textId="77777777" w:rsidR="00C936C9" w:rsidRPr="00AD5400" w:rsidRDefault="00C936C9" w:rsidP="00C936C9">
      <w:pPr>
        <w:widowControl w:val="0"/>
        <w:spacing w:before="0" w:beforeAutospacing="0" w:after="0" w:afterAutospacing="0" w:line="360" w:lineRule="auto"/>
        <w:jc w:val="both"/>
        <w:rPr>
          <w:rFonts w:ascii="Times New Roman" w:eastAsia="Times New Roman" w:hAnsi="Times New Roman" w:cs="David"/>
          <w:sz w:val="16"/>
          <w:szCs w:val="16"/>
          <w:rtl/>
          <w:lang w:eastAsia="he-IL"/>
        </w:rPr>
      </w:pPr>
    </w:p>
    <w:p w14:paraId="6DA75CA8" w14:textId="77777777" w:rsidR="00C936C9" w:rsidRPr="00AD5400"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sz w:val="24"/>
            <w:szCs w:val="24"/>
            <w:rtl/>
            <w:lang w:eastAsia="he-IL"/>
          </w:rPr>
          <w:alias w:val="שם ספק"/>
          <w:tag w:val="cntSupllierName"/>
          <w:id w:val="1282378856"/>
          <w:placeholder>
            <w:docPart w:val="BE5792F53B4F436AA58A10D683912B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442C6" w:rsidRPr="00AD5400">
            <w:rPr>
              <w:rFonts w:ascii="Times New Roman" w:eastAsia="Times New Roman" w:hAnsi="Times New Roman" w:cs="David" w:hint="cs"/>
              <w:sz w:val="24"/>
              <w:szCs w:val="24"/>
              <w:rtl/>
              <w:lang w:eastAsia="he-IL"/>
            </w:rPr>
            <w:t>אייל קראוס הנדסת כבישים בע"מ</w:t>
          </w:r>
        </w:sdtContent>
      </w:sdt>
      <w:r w:rsidRPr="00AD5400">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sz w:val="24"/>
            <w:szCs w:val="24"/>
            <w:rtl/>
            <w:lang w:eastAsia="he-IL"/>
          </w:rPr>
          <w:alias w:val="תבנית חוזה"/>
          <w:tag w:val="cntContractType"/>
          <w:id w:val="235442509"/>
          <w:placeholder>
            <w:docPart w:val="7FDA8225C04346F58A1601AAC56A27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Pr="00AD5400">
            <w:rPr>
              <w:rFonts w:ascii="Times New Roman" w:eastAsia="Times New Roman" w:hAnsi="Times New Roman" w:cs="David" w:hint="cs"/>
              <w:bCs/>
              <w:sz w:val="24"/>
              <w:szCs w:val="24"/>
              <w:rtl/>
              <w:lang w:eastAsia="he-IL"/>
            </w:rPr>
            <w:t>מתכנן תנועה</w:t>
          </w:r>
        </w:sdtContent>
      </w:sdt>
      <w:r w:rsidRPr="00AD5400">
        <w:rPr>
          <w:rFonts w:ascii="Times New Roman" w:eastAsia="Times New Roman" w:hAnsi="Times New Roman" w:cs="David" w:hint="cs"/>
          <w:bCs/>
          <w:sz w:val="24"/>
          <w:szCs w:val="24"/>
          <w:rtl/>
          <w:lang w:eastAsia="he-IL"/>
        </w:rPr>
        <w:t xml:space="preserve"> </w:t>
      </w:r>
      <w:r w:rsidRPr="00AD5400">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sz w:val="24"/>
            <w:szCs w:val="24"/>
            <w:rtl/>
            <w:lang w:eastAsia="he-IL"/>
          </w:rPr>
          <w:alias w:val="שם הפרויקט"/>
          <w:tag w:val="cntProjectName"/>
          <w:id w:val="2072999419"/>
          <w:placeholder>
            <w:docPart w:val="18971197E3E64863862D17379FEF44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B70140" w:rsidRPr="00AD5400">
            <w:rPr>
              <w:rFonts w:ascii="Times New Roman" w:eastAsia="Times New Roman" w:hAnsi="Times New Roman" w:cs="David" w:hint="cs"/>
              <w:bCs/>
              <w:sz w:val="24"/>
              <w:szCs w:val="24"/>
              <w:rtl/>
              <w:lang w:eastAsia="he-IL"/>
            </w:rPr>
            <w:t>א.מ ישראל מגורים יזמות בע"מ</w:t>
          </w:r>
        </w:sdtContent>
      </w:sdt>
      <w:r w:rsidRPr="00AD5400">
        <w:rPr>
          <w:rFonts w:ascii="Times New Roman" w:eastAsia="Times New Roman" w:hAnsi="Times New Roman" w:cs="David" w:hint="cs"/>
          <w:sz w:val="24"/>
          <w:szCs w:val="24"/>
          <w:rtl/>
          <w:lang w:eastAsia="he-IL"/>
        </w:rPr>
        <w:t>.</w:t>
      </w:r>
    </w:p>
    <w:p w14:paraId="489A7C89" w14:textId="77777777" w:rsidR="00C936C9" w:rsidRPr="00AD5400" w:rsidRDefault="00C936C9" w:rsidP="00C936C9">
      <w:pPr>
        <w:widowControl w:val="0"/>
        <w:spacing w:before="0" w:beforeAutospacing="0" w:after="0" w:afterAutospacing="0" w:line="360" w:lineRule="auto"/>
        <w:jc w:val="both"/>
        <w:rPr>
          <w:rFonts w:ascii="Times New Roman" w:eastAsia="Times New Roman" w:hAnsi="Times New Roman" w:cs="David"/>
          <w:sz w:val="16"/>
          <w:szCs w:val="16"/>
          <w:rtl/>
          <w:lang w:eastAsia="he-IL"/>
        </w:rPr>
      </w:pPr>
    </w:p>
    <w:p w14:paraId="69A87600" w14:textId="77777777" w:rsidR="00C936C9" w:rsidRPr="00AD5400"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sz w:val="24"/>
            <w:szCs w:val="24"/>
            <w:rtl/>
            <w:lang w:eastAsia="he-IL"/>
          </w:rPr>
          <w:alias w:val="שם ספק"/>
          <w:tag w:val="cntSupllierName"/>
          <w:id w:val="40961436"/>
          <w:placeholder>
            <w:docPart w:val="02F9CB7C20664FE3B332DDA25FD72E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442C6" w:rsidRPr="00AD5400">
            <w:rPr>
              <w:rFonts w:ascii="Times New Roman" w:eastAsia="Times New Roman" w:hAnsi="Times New Roman" w:cs="David" w:hint="cs"/>
              <w:sz w:val="24"/>
              <w:szCs w:val="24"/>
              <w:rtl/>
              <w:lang w:eastAsia="he-IL"/>
            </w:rPr>
            <w:t>אייל קראוס הנדסת כבישים בע"מ</w:t>
          </w:r>
        </w:sdtContent>
      </w:sdt>
      <w:r w:rsidRPr="00AD5400">
        <w:rPr>
          <w:rFonts w:ascii="Times New Roman" w:eastAsia="Times New Roman" w:hAnsi="Times New Roman" w:cs="David" w:hint="cs"/>
          <w:bCs/>
          <w:sz w:val="24"/>
          <w:szCs w:val="24"/>
          <w:rtl/>
          <w:lang w:eastAsia="he-IL"/>
        </w:rPr>
        <w:t xml:space="preserve"> </w:t>
      </w:r>
      <w:r w:rsidRPr="00AD5400">
        <w:rPr>
          <w:rFonts w:ascii="Times New Roman" w:eastAsia="Times New Roman" w:hAnsi="Times New Roman" w:cs="David" w:hint="cs"/>
          <w:sz w:val="24"/>
          <w:szCs w:val="24"/>
          <w:rtl/>
          <w:lang w:eastAsia="he-IL"/>
        </w:rPr>
        <w:t>עשוי להגיע לרשותי מידע חסוי כמוגדר להלן:</w:t>
      </w:r>
    </w:p>
    <w:p w14:paraId="7EC3BCDB" w14:textId="77777777" w:rsidR="00C936C9" w:rsidRPr="00AD5400"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16"/>
          <w:szCs w:val="16"/>
          <w:rtl/>
          <w:lang w:eastAsia="he-IL"/>
        </w:rPr>
      </w:pPr>
    </w:p>
    <w:p w14:paraId="36311C1D" w14:textId="77777777" w:rsidR="00C936C9" w:rsidRPr="00AD5400" w:rsidRDefault="00C936C9" w:rsidP="00C936C9">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ab/>
        <w:t>"</w:t>
      </w:r>
      <w:r w:rsidRPr="00AD5400">
        <w:rPr>
          <w:rFonts w:ascii="Times New Roman" w:eastAsia="Times New Roman" w:hAnsi="Times New Roman" w:cs="David" w:hint="cs"/>
          <w:b/>
          <w:bCs/>
          <w:sz w:val="24"/>
          <w:szCs w:val="24"/>
          <w:rtl/>
          <w:lang w:eastAsia="he-IL"/>
        </w:rPr>
        <w:t>מידע חסוי</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sz w:val="24"/>
            <w:szCs w:val="24"/>
            <w:rtl/>
            <w:lang w:eastAsia="he-IL"/>
          </w:rPr>
          <w:alias w:val="שם ספק"/>
          <w:tag w:val="cntSupllierName"/>
          <w:id w:val="845366929"/>
          <w:placeholder>
            <w:docPart w:val="C5798103B35644F9B99BDE0B43E87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1442C6" w:rsidRPr="00AD5400">
            <w:rPr>
              <w:rFonts w:ascii="Times New Roman" w:eastAsia="Times New Roman" w:hAnsi="Times New Roman" w:cs="David" w:hint="cs"/>
              <w:sz w:val="24"/>
              <w:szCs w:val="24"/>
              <w:rtl/>
              <w:lang w:eastAsia="he-IL"/>
            </w:rPr>
            <w:t>אייל קראוס הנדסת כבישים בע"מ</w:t>
          </w:r>
        </w:sdtContent>
      </w:sdt>
      <w:r w:rsidRPr="00AD5400">
        <w:rPr>
          <w:rFonts w:ascii="Times New Roman" w:eastAsia="Times New Roman" w:hAnsi="Times New Roman" w:cs="David"/>
          <w:bCs/>
          <w:sz w:val="24"/>
          <w:szCs w:val="24"/>
          <w:lang w:eastAsia="he-IL"/>
        </w:rPr>
        <w:t xml:space="preserve"> </w:t>
      </w:r>
      <w:r w:rsidRPr="00AD5400">
        <w:rPr>
          <w:rFonts w:ascii="Times New Roman" w:eastAsia="Times New Roman" w:hAnsi="Times New Roman" w:cs="David" w:hint="cs"/>
          <w:bCs/>
          <w:sz w:val="24"/>
          <w:szCs w:val="24"/>
          <w:rtl/>
          <w:lang w:eastAsia="he-IL"/>
        </w:rPr>
        <w:t xml:space="preserve"> </w:t>
      </w:r>
      <w:r w:rsidRPr="00AD5400">
        <w:rPr>
          <w:rFonts w:ascii="Times New Roman" w:eastAsia="Times New Roman" w:hAnsi="Times New Roman" w:cs="David" w:hint="cs"/>
          <w:sz w:val="24"/>
          <w:szCs w:val="24"/>
          <w:rtl/>
          <w:lang w:eastAsia="he-IL"/>
        </w:rPr>
        <w:t>.</w:t>
      </w:r>
    </w:p>
    <w:p w14:paraId="1510566F" w14:textId="77777777" w:rsidR="00C936C9" w:rsidRPr="00AD5400"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16"/>
          <w:szCs w:val="16"/>
          <w:rtl/>
          <w:lang w:eastAsia="he-IL"/>
        </w:rPr>
      </w:pPr>
    </w:p>
    <w:p w14:paraId="2ED0A842" w14:textId="77777777" w:rsidR="00C936C9" w:rsidRPr="00AD5400"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5D3ADD7" w14:textId="77777777" w:rsidR="00C936C9" w:rsidRPr="00AD5400"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4C0DDFB" w14:textId="77777777" w:rsidR="00C936C9" w:rsidRPr="00AD5400"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610CDF6" w14:textId="77777777" w:rsidR="00C936C9" w:rsidRPr="00AD5400" w:rsidRDefault="00C936C9" w:rsidP="00C936C9">
      <w:pPr>
        <w:widowControl w:val="0"/>
        <w:spacing w:before="0" w:beforeAutospacing="0" w:after="0" w:afterAutospacing="0" w:line="360" w:lineRule="auto"/>
        <w:jc w:val="both"/>
        <w:rPr>
          <w:rFonts w:ascii="Times New Roman" w:eastAsia="Times New Roman" w:hAnsi="Times New Roman" w:cs="David"/>
          <w:sz w:val="16"/>
          <w:szCs w:val="16"/>
          <w:rtl/>
          <w:lang w:eastAsia="he-IL"/>
        </w:rPr>
      </w:pPr>
    </w:p>
    <w:p w14:paraId="6DBA1FDF" w14:textId="77777777" w:rsidR="00C936C9" w:rsidRPr="00AD5400"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18658F1F" w14:textId="77777777" w:rsidR="00C936C9" w:rsidRPr="00AD5400" w:rsidRDefault="00C936C9" w:rsidP="00C936C9">
      <w:pPr>
        <w:widowControl w:val="0"/>
        <w:spacing w:before="0" w:beforeAutospacing="0" w:after="0" w:afterAutospacing="0" w:line="360" w:lineRule="auto"/>
        <w:jc w:val="both"/>
        <w:rPr>
          <w:rFonts w:ascii="Times New Roman" w:eastAsia="Times New Roman" w:hAnsi="Times New Roman" w:cs="David"/>
          <w:sz w:val="16"/>
          <w:szCs w:val="16"/>
          <w:rtl/>
          <w:lang w:eastAsia="he-IL"/>
        </w:rPr>
      </w:pPr>
    </w:p>
    <w:p w14:paraId="0B305B53" w14:textId="77777777" w:rsidR="00C936C9" w:rsidRPr="00AD5400"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בכבוד רב,</w:t>
      </w:r>
    </w:p>
    <w:p w14:paraId="12E39688" w14:textId="741C8AA2" w:rsidR="00C936C9" w:rsidRPr="00AD540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 xml:space="preserve">_______________________ </w:t>
      </w:r>
    </w:p>
    <w:p w14:paraId="40128878" w14:textId="5F8C14F6" w:rsidR="00C936C9" w:rsidRPr="00AD5400" w:rsidRDefault="00AD5400" w:rsidP="00AD540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sdt>
        <w:sdtPr>
          <w:rPr>
            <w:rFonts w:ascii="Times New Roman" w:eastAsia="Times New Roman" w:hAnsi="Times New Roman" w:cs="David"/>
            <w:sz w:val="20"/>
            <w:szCs w:val="24"/>
            <w:u w:val="single"/>
            <w:rtl/>
            <w:lang w:eastAsia="he-IL"/>
          </w:rPr>
          <w:alias w:val="שם ספק"/>
          <w:tag w:val="cntSupllierName"/>
          <w:id w:val="-1460642670"/>
          <w:placeholder>
            <w:docPart w:val="715F939B822C4F32A6FF013528C2CA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1442C6" w:rsidRPr="00AD5400">
            <w:rPr>
              <w:rFonts w:ascii="Times New Roman" w:eastAsia="Times New Roman" w:hAnsi="Times New Roman" w:cs="David" w:hint="cs"/>
              <w:sz w:val="20"/>
              <w:szCs w:val="24"/>
              <w:u w:val="single"/>
              <w:rtl/>
              <w:lang w:eastAsia="he-IL"/>
            </w:rPr>
            <w:t>אייל קראוס הנדסת כבישים בע"מ</w:t>
          </w:r>
        </w:sdtContent>
      </w:sdt>
    </w:p>
    <w:p w14:paraId="220A2BC0" w14:textId="77777777" w:rsidR="00C936C9" w:rsidRPr="00AD5400"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B3D3B84" w14:textId="77777777" w:rsidR="00C936C9" w:rsidRPr="00AD5400"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שם:____________</w:t>
      </w:r>
    </w:p>
    <w:p w14:paraId="77211DD4" w14:textId="77777777" w:rsidR="00C936C9" w:rsidRPr="00AD5400"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ת.ז:____________</w:t>
      </w:r>
    </w:p>
    <w:p w14:paraId="4C8236FD" w14:textId="77777777" w:rsidR="00C936C9" w:rsidRPr="00AD5400"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כתובת:__________</w:t>
      </w:r>
    </w:p>
    <w:p w14:paraId="3A84742F" w14:textId="77777777" w:rsidR="00C936C9" w:rsidRPr="00AD5400" w:rsidRDefault="00C936C9" w:rsidP="00C936C9">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AD5400">
        <w:rPr>
          <w:rFonts w:ascii="Times New Roman" w:eastAsia="Times New Roman" w:hAnsi="Times New Roman" w:cs="David" w:hint="cs"/>
          <w:sz w:val="24"/>
          <w:szCs w:val="24"/>
          <w:highlight w:val="yellow"/>
          <w:rtl/>
          <w:lang w:eastAsia="he-IL"/>
        </w:rPr>
        <w:t>*מחק את המיותר</w:t>
      </w:r>
    </w:p>
    <w:p w14:paraId="29D9CDBB" w14:textId="77777777" w:rsidR="00C936C9" w:rsidRPr="00AD5400" w:rsidRDefault="00C936C9" w:rsidP="00C936C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AD5400">
        <w:rPr>
          <w:rFonts w:ascii="Times New Roman" w:eastAsia="Times New Roman" w:hAnsi="Times New Roman" w:cs="David" w:hint="cs"/>
          <w:bCs/>
          <w:sz w:val="20"/>
          <w:szCs w:val="24"/>
          <w:u w:val="single"/>
          <w:rtl/>
          <w:lang w:eastAsia="he-IL"/>
        </w:rPr>
        <w:t>נספח "ז"</w:t>
      </w:r>
    </w:p>
    <w:p w14:paraId="23B6363C" w14:textId="77777777" w:rsidR="00C936C9" w:rsidRPr="00AD5400" w:rsidRDefault="00C936C9" w:rsidP="00C936C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04B5139" w14:textId="77777777" w:rsidR="00C936C9" w:rsidRPr="00AD5400" w:rsidRDefault="00C936C9" w:rsidP="00C936C9">
      <w:pPr>
        <w:widowControl w:val="0"/>
        <w:spacing w:before="240" w:beforeAutospacing="0" w:after="60" w:afterAutospacing="0" w:line="240" w:lineRule="auto"/>
        <w:jc w:val="center"/>
        <w:outlineLvl w:val="4"/>
        <w:rPr>
          <w:rFonts w:ascii="Times New Roman" w:eastAsia="Times New Roman" w:hAnsi="Times New Roman" w:cs="David"/>
          <w:b/>
          <w:bCs/>
          <w:sz w:val="24"/>
          <w:szCs w:val="24"/>
          <w:u w:val="single"/>
          <w:rtl/>
          <w:lang w:eastAsia="he-IL"/>
        </w:rPr>
      </w:pPr>
      <w:r w:rsidRPr="00AD5400">
        <w:rPr>
          <w:rFonts w:ascii="Times New Roman" w:eastAsia="Times New Roman" w:hAnsi="Times New Roman" w:cs="David" w:hint="cs"/>
          <w:b/>
          <w:bCs/>
          <w:sz w:val="24"/>
          <w:szCs w:val="24"/>
          <w:u w:val="single"/>
          <w:rtl/>
          <w:lang w:eastAsia="he-IL"/>
        </w:rPr>
        <w:t>אישור עריכת ביטוח</w:t>
      </w:r>
    </w:p>
    <w:p w14:paraId="0477BEBE"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0DD39FF" w14:textId="77777777" w:rsidR="00C936C9" w:rsidRPr="00AD5400" w:rsidRDefault="00C936C9" w:rsidP="00C936C9">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AD5400">
        <w:rPr>
          <w:rFonts w:ascii="Times New Roman" w:eastAsia="Times New Roman" w:hAnsi="Times New Roman" w:cs="David" w:hint="eastAsia"/>
          <w:sz w:val="24"/>
          <w:szCs w:val="24"/>
          <w:rtl/>
          <w:lang w:eastAsia="he-IL"/>
        </w:rPr>
        <w:t>תאריך</w:t>
      </w:r>
      <w:r w:rsidRPr="00AD5400">
        <w:rPr>
          <w:rFonts w:ascii="Times New Roman" w:eastAsia="Times New Roman" w:hAnsi="Times New Roman" w:cs="David"/>
          <w:sz w:val="24"/>
          <w:szCs w:val="24"/>
          <w:rtl/>
          <w:lang w:eastAsia="he-IL"/>
        </w:rPr>
        <w:t>: ________________</w:t>
      </w:r>
    </w:p>
    <w:p w14:paraId="42069D3D"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r w:rsidRPr="00AD5400">
        <w:rPr>
          <w:rFonts w:ascii="Times New Roman" w:eastAsia="Times New Roman" w:hAnsi="Times New Roman" w:cs="David" w:hint="eastAsia"/>
          <w:sz w:val="24"/>
          <w:szCs w:val="24"/>
          <w:rtl/>
          <w:lang w:eastAsia="he-IL"/>
        </w:rPr>
        <w:t>לכבוד</w:t>
      </w:r>
    </w:p>
    <w:sdt>
      <w:sdtPr>
        <w:rPr>
          <w:rFonts w:ascii="Times New Roman" w:eastAsia="Times New Roman" w:hAnsi="Times New Roman" w:cs="David" w:hint="cs"/>
          <w:sz w:val="24"/>
          <w:szCs w:val="24"/>
          <w:u w:val="single"/>
          <w:rtl/>
          <w:lang w:eastAsia="he-IL"/>
        </w:rPr>
        <w:alias w:val="צד א בחוזה"/>
        <w:tag w:val="cntTzadA"/>
        <w:id w:val="-1564100711"/>
        <w:placeholder>
          <w:docPart w:val="F42AA8C6BF6E4D0CAAD2E252D7F064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default"/>
        </w:rPr>
      </w:sdtEndPr>
      <w:sdtContent>
        <w:p w14:paraId="12CB1072" w14:textId="77777777" w:rsidR="00C936C9" w:rsidRPr="00AD5400" w:rsidRDefault="001442C6" w:rsidP="00C936C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sidRPr="00AD5400">
            <w:rPr>
              <w:rFonts w:ascii="Times New Roman" w:eastAsia="Times New Roman" w:hAnsi="Times New Roman" w:cs="David" w:hint="cs"/>
              <w:sz w:val="24"/>
              <w:szCs w:val="24"/>
              <w:u w:val="single"/>
              <w:rtl/>
              <w:lang w:eastAsia="he-IL"/>
            </w:rPr>
            <w:br/>
            <w:t>א.מ ישראל מגורים יזמות בע"מ.</w:t>
          </w:r>
          <w:r w:rsidRPr="00AD5400">
            <w:rPr>
              <w:rFonts w:ascii="Times New Roman" w:eastAsia="Times New Roman" w:hAnsi="Times New Roman" w:cs="David" w:hint="cs"/>
              <w:sz w:val="24"/>
              <w:szCs w:val="24"/>
              <w:u w:val="single"/>
              <w:rtl/>
              <w:lang w:eastAsia="he-IL"/>
            </w:rPr>
            <w:br/>
            <w:t>מ.ז 514957794</w:t>
          </w:r>
          <w:r w:rsidRPr="00AD5400">
            <w:rPr>
              <w:rFonts w:ascii="Times New Roman" w:eastAsia="Times New Roman" w:hAnsi="Times New Roman" w:cs="David" w:hint="cs"/>
              <w:sz w:val="24"/>
              <w:szCs w:val="24"/>
              <w:u w:val="single"/>
              <w:rtl/>
              <w:lang w:eastAsia="he-IL"/>
            </w:rPr>
            <w:br/>
          </w:r>
        </w:p>
      </w:sdtContent>
    </w:sdt>
    <w:p w14:paraId="134297D8" w14:textId="77777777" w:rsidR="00C936C9" w:rsidRPr="00AD5400" w:rsidRDefault="00C936C9" w:rsidP="00C936C9">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AD5400">
        <w:rPr>
          <w:rFonts w:ascii="Calibri" w:eastAsia="Times New Roman" w:hAnsi="Calibri" w:cs="David"/>
          <w:sz w:val="24"/>
          <w:szCs w:val="24"/>
          <w:rtl/>
          <w:lang w:eastAsia="he-IL"/>
        </w:rPr>
        <w:t xml:space="preserve">(להלן: </w:t>
      </w:r>
      <w:r w:rsidRPr="00AD5400">
        <w:rPr>
          <w:rFonts w:ascii="Calibri" w:eastAsia="Times New Roman" w:hAnsi="Calibri" w:cs="David"/>
          <w:b/>
          <w:bCs/>
          <w:sz w:val="24"/>
          <w:szCs w:val="24"/>
          <w:rtl/>
          <w:lang w:eastAsia="he-IL"/>
        </w:rPr>
        <w:t>"</w:t>
      </w:r>
      <w:r w:rsidRPr="00AD5400">
        <w:rPr>
          <w:rFonts w:ascii="Calibri" w:eastAsia="Times New Roman" w:hAnsi="Calibri" w:cs="David" w:hint="cs"/>
          <w:b/>
          <w:bCs/>
          <w:sz w:val="24"/>
          <w:szCs w:val="24"/>
          <w:rtl/>
          <w:lang w:eastAsia="he-IL"/>
        </w:rPr>
        <w:t>החברה</w:t>
      </w:r>
      <w:r w:rsidRPr="00AD5400">
        <w:rPr>
          <w:rFonts w:ascii="Calibri" w:eastAsia="Times New Roman" w:hAnsi="Calibri" w:cs="David"/>
          <w:b/>
          <w:bCs/>
          <w:sz w:val="24"/>
          <w:szCs w:val="24"/>
          <w:rtl/>
          <w:lang w:eastAsia="he-IL"/>
        </w:rPr>
        <w:t>"</w:t>
      </w:r>
      <w:r w:rsidRPr="00AD5400">
        <w:rPr>
          <w:rFonts w:ascii="Calibri" w:eastAsia="Times New Roman" w:hAnsi="Calibri" w:cs="David"/>
          <w:sz w:val="24"/>
          <w:szCs w:val="24"/>
          <w:rtl/>
          <w:lang w:eastAsia="he-IL"/>
        </w:rPr>
        <w:t>)</w:t>
      </w:r>
    </w:p>
    <w:p w14:paraId="7CC7F64F"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E41216C"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r w:rsidRPr="00AD5400">
        <w:rPr>
          <w:rFonts w:ascii="Times New Roman" w:eastAsia="Times New Roman" w:hAnsi="Times New Roman" w:cs="David" w:hint="eastAsia"/>
          <w:sz w:val="24"/>
          <w:szCs w:val="24"/>
          <w:rtl/>
          <w:lang w:eastAsia="he-IL"/>
        </w:rPr>
        <w:t>א</w:t>
      </w:r>
      <w:r w:rsidRPr="00AD5400">
        <w:rPr>
          <w:rFonts w:ascii="Times New Roman" w:eastAsia="Times New Roman" w:hAnsi="Times New Roman" w:cs="David"/>
          <w:sz w:val="24"/>
          <w:szCs w:val="24"/>
          <w:rtl/>
          <w:lang w:eastAsia="he-IL"/>
        </w:rPr>
        <w:t>.ג.נ.,</w:t>
      </w:r>
    </w:p>
    <w:p w14:paraId="43ABF54A" w14:textId="77777777" w:rsidR="00C936C9" w:rsidRPr="00AD5400" w:rsidRDefault="00C936C9" w:rsidP="00C936C9">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6EDF58B" w14:textId="77777777" w:rsidR="00C936C9" w:rsidRPr="00AD5400" w:rsidRDefault="00C936C9" w:rsidP="001442C6">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AD5400">
        <w:rPr>
          <w:rFonts w:ascii="Times New Roman" w:eastAsia="Times New Roman" w:hAnsi="Times New Roman" w:cs="David" w:hint="eastAsia"/>
          <w:sz w:val="24"/>
          <w:szCs w:val="24"/>
          <w:rtl/>
          <w:lang w:eastAsia="he-IL"/>
        </w:rPr>
        <w:t>הנדון</w:t>
      </w:r>
      <w:r w:rsidRPr="00AD5400">
        <w:rPr>
          <w:rFonts w:ascii="Times New Roman" w:eastAsia="Times New Roman" w:hAnsi="Times New Roman" w:cs="David"/>
          <w:sz w:val="24"/>
          <w:szCs w:val="24"/>
          <w:rtl/>
          <w:lang w:eastAsia="he-IL"/>
        </w:rPr>
        <w:t>:</w:t>
      </w:r>
      <w:r w:rsidRPr="00AD5400">
        <w:rPr>
          <w:rFonts w:ascii="Times New Roman" w:eastAsia="Times New Roman" w:hAnsi="Times New Roman" w:cs="David"/>
          <w:sz w:val="24"/>
          <w:szCs w:val="24"/>
          <w:rtl/>
          <w:lang w:eastAsia="he-IL"/>
        </w:rPr>
        <w:tab/>
      </w:r>
      <w:r w:rsidRPr="00AD5400">
        <w:rPr>
          <w:rFonts w:ascii="Times New Roman" w:eastAsia="Times New Roman" w:hAnsi="Times New Roman" w:cs="David" w:hint="eastAsia"/>
          <w:sz w:val="24"/>
          <w:szCs w:val="24"/>
          <w:rtl/>
          <w:lang w:eastAsia="he-IL"/>
        </w:rPr>
        <w:t>מבוטחנו</w:t>
      </w:r>
      <w:r w:rsidRPr="00AD5400">
        <w:rPr>
          <w:rFonts w:ascii="Times New Roman" w:eastAsia="Times New Roman" w:hAnsi="Times New Roman" w:cs="David"/>
          <w:sz w:val="24"/>
          <w:szCs w:val="24"/>
          <w:rtl/>
          <w:lang w:eastAsia="he-IL"/>
        </w:rPr>
        <w:t xml:space="preserve">: </w:t>
      </w:r>
      <w:sdt>
        <w:sdtPr>
          <w:rPr>
            <w:rFonts w:ascii="Times New Roman" w:eastAsia="Times New Roman" w:hAnsi="Times New Roman" w:cs="David"/>
            <w:sz w:val="20"/>
            <w:szCs w:val="24"/>
            <w:u w:val="single"/>
            <w:rtl/>
            <w:lang w:eastAsia="he-IL"/>
          </w:rPr>
          <w:alias w:val="שם ספק"/>
          <w:tag w:val="cntSupllierName"/>
          <w:id w:val="1611473901"/>
          <w:placeholder>
            <w:docPart w:val="57AAF0039D144E08A1420A354623B2B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1442C6" w:rsidRPr="00AD5400">
            <w:rPr>
              <w:rFonts w:ascii="Times New Roman" w:eastAsia="Times New Roman" w:hAnsi="Times New Roman" w:cs="David" w:hint="cs"/>
              <w:sz w:val="20"/>
              <w:szCs w:val="24"/>
              <w:u w:val="single"/>
              <w:rtl/>
              <w:lang w:eastAsia="he-IL"/>
            </w:rPr>
            <w:t>אייל</w:t>
          </w:r>
          <w:r w:rsidR="001442C6" w:rsidRPr="00AD5400">
            <w:rPr>
              <w:rFonts w:ascii="Times New Roman" w:eastAsia="Times New Roman" w:hAnsi="Times New Roman" w:cs="David"/>
              <w:sz w:val="20"/>
              <w:szCs w:val="24"/>
              <w:u w:val="single"/>
              <w:rtl/>
              <w:lang w:eastAsia="he-IL"/>
            </w:rPr>
            <w:t xml:space="preserve"> </w:t>
          </w:r>
          <w:r w:rsidR="001442C6" w:rsidRPr="00AD5400">
            <w:rPr>
              <w:rFonts w:ascii="Times New Roman" w:eastAsia="Times New Roman" w:hAnsi="Times New Roman" w:cs="David" w:hint="cs"/>
              <w:sz w:val="20"/>
              <w:szCs w:val="24"/>
              <w:u w:val="single"/>
              <w:rtl/>
              <w:lang w:eastAsia="he-IL"/>
            </w:rPr>
            <w:t>קראוס</w:t>
          </w:r>
          <w:r w:rsidR="001442C6" w:rsidRPr="00AD5400">
            <w:rPr>
              <w:rFonts w:ascii="Times New Roman" w:eastAsia="Times New Roman" w:hAnsi="Times New Roman" w:cs="David"/>
              <w:sz w:val="20"/>
              <w:szCs w:val="24"/>
              <w:u w:val="single"/>
              <w:rtl/>
              <w:lang w:eastAsia="he-IL"/>
            </w:rPr>
            <w:t xml:space="preserve"> </w:t>
          </w:r>
          <w:r w:rsidR="001442C6" w:rsidRPr="00AD5400">
            <w:rPr>
              <w:rFonts w:ascii="Times New Roman" w:eastAsia="Times New Roman" w:hAnsi="Times New Roman" w:cs="David" w:hint="cs"/>
              <w:sz w:val="20"/>
              <w:szCs w:val="24"/>
              <w:u w:val="single"/>
              <w:rtl/>
              <w:lang w:eastAsia="he-IL"/>
            </w:rPr>
            <w:t>הנדסת</w:t>
          </w:r>
          <w:r w:rsidR="001442C6" w:rsidRPr="00AD5400">
            <w:rPr>
              <w:rFonts w:ascii="Times New Roman" w:eastAsia="Times New Roman" w:hAnsi="Times New Roman" w:cs="David"/>
              <w:sz w:val="20"/>
              <w:szCs w:val="24"/>
              <w:u w:val="single"/>
              <w:rtl/>
              <w:lang w:eastAsia="he-IL"/>
            </w:rPr>
            <w:t xml:space="preserve"> </w:t>
          </w:r>
          <w:r w:rsidR="001442C6" w:rsidRPr="00AD5400">
            <w:rPr>
              <w:rFonts w:ascii="Times New Roman" w:eastAsia="Times New Roman" w:hAnsi="Times New Roman" w:cs="David" w:hint="cs"/>
              <w:sz w:val="20"/>
              <w:szCs w:val="24"/>
              <w:u w:val="single"/>
              <w:rtl/>
              <w:lang w:eastAsia="he-IL"/>
            </w:rPr>
            <w:t>כבישים</w:t>
          </w:r>
          <w:r w:rsidR="001442C6" w:rsidRPr="00AD5400">
            <w:rPr>
              <w:rFonts w:ascii="Times New Roman" w:eastAsia="Times New Roman" w:hAnsi="Times New Roman" w:cs="David"/>
              <w:sz w:val="20"/>
              <w:szCs w:val="24"/>
              <w:u w:val="single"/>
              <w:rtl/>
              <w:lang w:eastAsia="he-IL"/>
            </w:rPr>
            <w:t xml:space="preserve"> </w:t>
          </w:r>
          <w:r w:rsidR="001442C6" w:rsidRPr="00AD5400">
            <w:rPr>
              <w:rFonts w:ascii="Times New Roman" w:eastAsia="Times New Roman" w:hAnsi="Times New Roman" w:cs="David" w:hint="cs"/>
              <w:sz w:val="20"/>
              <w:szCs w:val="24"/>
              <w:u w:val="single"/>
              <w:rtl/>
              <w:lang w:eastAsia="he-IL"/>
            </w:rPr>
            <w:t>בע</w:t>
          </w:r>
          <w:r w:rsidR="001442C6" w:rsidRPr="00AD5400">
            <w:rPr>
              <w:rFonts w:ascii="Times New Roman" w:eastAsia="Times New Roman" w:hAnsi="Times New Roman" w:cs="David"/>
              <w:sz w:val="20"/>
              <w:szCs w:val="24"/>
              <w:u w:val="single"/>
              <w:rtl/>
              <w:lang w:eastAsia="he-IL"/>
            </w:rPr>
            <w:t>"</w:t>
          </w:r>
          <w:r w:rsidR="001442C6" w:rsidRPr="00AD5400">
            <w:rPr>
              <w:rFonts w:ascii="Times New Roman" w:eastAsia="Times New Roman" w:hAnsi="Times New Roman" w:cs="David" w:hint="cs"/>
              <w:sz w:val="20"/>
              <w:szCs w:val="24"/>
              <w:u w:val="single"/>
              <w:rtl/>
              <w:lang w:eastAsia="he-IL"/>
            </w:rPr>
            <w:t>מ</w:t>
          </w:r>
        </w:sdtContent>
      </w:sdt>
      <w:r w:rsidRPr="00AD5400">
        <w:rPr>
          <w:rFonts w:ascii="Times New Roman" w:eastAsia="Times New Roman" w:hAnsi="Times New Roman" w:cs="David"/>
          <w:sz w:val="24"/>
          <w:szCs w:val="24"/>
          <w:rtl/>
          <w:lang w:eastAsia="he-IL"/>
        </w:rPr>
        <w:t xml:space="preserve"> (להלן: </w:t>
      </w:r>
      <w:r w:rsidRPr="00AD5400">
        <w:rPr>
          <w:rFonts w:ascii="Times New Roman" w:eastAsia="Times New Roman" w:hAnsi="Times New Roman" w:cs="David"/>
          <w:b/>
          <w:bCs/>
          <w:sz w:val="24"/>
          <w:szCs w:val="24"/>
          <w:rtl/>
          <w:lang w:eastAsia="he-IL"/>
        </w:rPr>
        <w:t>"</w:t>
      </w:r>
      <w:r w:rsidRPr="00AD5400">
        <w:rPr>
          <w:rFonts w:ascii="Times New Roman" w:eastAsia="Times New Roman" w:hAnsi="Times New Roman" w:cs="David" w:hint="eastAsia"/>
          <w:b/>
          <w:bCs/>
          <w:sz w:val="24"/>
          <w:szCs w:val="24"/>
          <w:rtl/>
          <w:lang w:eastAsia="he-IL"/>
        </w:rPr>
        <w:t>היועץ</w:t>
      </w:r>
      <w:r w:rsidRPr="00AD5400">
        <w:rPr>
          <w:rFonts w:ascii="Times New Roman" w:eastAsia="Times New Roman" w:hAnsi="Times New Roman" w:cs="David"/>
          <w:b/>
          <w:bCs/>
          <w:sz w:val="24"/>
          <w:szCs w:val="24"/>
          <w:rtl/>
          <w:lang w:eastAsia="he-IL"/>
        </w:rPr>
        <w:t>"</w:t>
      </w:r>
      <w:r w:rsidRPr="00AD5400">
        <w:rPr>
          <w:rFonts w:ascii="Times New Roman" w:eastAsia="Times New Roman" w:hAnsi="Times New Roman" w:cs="David"/>
          <w:sz w:val="24"/>
          <w:szCs w:val="24"/>
          <w:rtl/>
          <w:lang w:eastAsia="he-IL"/>
        </w:rPr>
        <w:t>)</w:t>
      </w:r>
    </w:p>
    <w:p w14:paraId="61F1B148" w14:textId="77777777" w:rsidR="00C936C9" w:rsidRPr="00AD5400" w:rsidRDefault="00C936C9" w:rsidP="00C936C9">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ab/>
      </w:r>
      <w:r w:rsidRPr="00AD5400">
        <w:rPr>
          <w:rFonts w:ascii="Times New Roman" w:eastAsia="Times New Roman" w:hAnsi="Times New Roman" w:cs="David" w:hint="eastAsia"/>
          <w:sz w:val="24"/>
          <w:szCs w:val="24"/>
          <w:rtl/>
          <w:lang w:eastAsia="he-IL"/>
        </w:rPr>
        <w:t>אישור</w:t>
      </w:r>
      <w:r w:rsidRPr="00AD5400">
        <w:rPr>
          <w:rFonts w:ascii="Times New Roman" w:eastAsia="Times New Roman" w:hAnsi="Times New Roman" w:cs="David"/>
          <w:sz w:val="24"/>
          <w:szCs w:val="24"/>
          <w:rtl/>
          <w:lang w:eastAsia="he-IL"/>
        </w:rPr>
        <w:t xml:space="preserve"> עריכת פוליסות ביטוח בקשר להסכם מיום </w:t>
      </w:r>
      <w:sdt>
        <w:sdtPr>
          <w:rPr>
            <w:rFonts w:ascii="Times New Roman" w:eastAsia="Times New Roman" w:hAnsi="Times New Roman" w:cs="David"/>
            <w:sz w:val="24"/>
            <w:szCs w:val="24"/>
            <w:rtl/>
            <w:lang w:eastAsia="he-IL"/>
          </w:rPr>
          <w:alias w:val="תאריך חתימת חוזה"/>
          <w:tag w:val="cntSignDate"/>
          <w:id w:val="-795063597"/>
          <w:placeholder>
            <w:docPart w:val="6FD0CC0F3B944A3B9A29B3BE3E434D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12-30T00:00:00Z">
            <w:dateFormat w:val="dd/MM/yyyy"/>
            <w:lid w:val="he-IL"/>
            <w:storeMappedDataAs w:val="dateTime"/>
            <w:calendar w:val="gregorian"/>
          </w:date>
        </w:sdtPr>
        <w:sdtContent>
          <w:r w:rsidR="00B70140" w:rsidRPr="00AD5400">
            <w:rPr>
              <w:rFonts w:ascii="Times New Roman" w:eastAsia="Times New Roman" w:hAnsi="Times New Roman" w:cs="David" w:hint="cs"/>
              <w:sz w:val="24"/>
              <w:szCs w:val="24"/>
              <w:rtl/>
              <w:lang w:eastAsia="he-IL"/>
            </w:rPr>
            <w:t>‏30/12/2018</w:t>
          </w:r>
        </w:sdtContent>
      </w:sdt>
    </w:p>
    <w:p w14:paraId="102B048E" w14:textId="77777777" w:rsidR="00C936C9" w:rsidRPr="00AD5400" w:rsidRDefault="00C936C9" w:rsidP="00C936C9">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AD5400">
        <w:rPr>
          <w:rFonts w:ascii="Times New Roman" w:eastAsia="Times New Roman" w:hAnsi="Times New Roman" w:cs="David" w:hint="eastAsia"/>
          <w:sz w:val="24"/>
          <w:szCs w:val="24"/>
          <w:rtl/>
          <w:lang w:eastAsia="he-IL"/>
        </w:rPr>
        <w:t>בין</w:t>
      </w:r>
      <w:r w:rsidRPr="00AD5400">
        <w:rPr>
          <w:rFonts w:ascii="Times New Roman" w:eastAsia="Times New Roman" w:hAnsi="Times New Roman" w:cs="David"/>
          <w:sz w:val="24"/>
          <w:szCs w:val="24"/>
          <w:rtl/>
          <w:lang w:eastAsia="he-IL"/>
        </w:rPr>
        <w:t xml:space="preserve"> </w:t>
      </w:r>
      <w:r w:rsidRPr="00AD5400">
        <w:rPr>
          <w:rFonts w:ascii="Times New Roman" w:eastAsia="Times New Roman" w:hAnsi="Times New Roman" w:cs="David" w:hint="cs"/>
          <w:b/>
          <w:bCs/>
          <w:sz w:val="24"/>
          <w:szCs w:val="24"/>
          <w:rtl/>
          <w:lang w:eastAsia="he-IL"/>
        </w:rPr>
        <w:t>החברה</w:t>
      </w:r>
      <w:r w:rsidRPr="00AD5400">
        <w:rPr>
          <w:rFonts w:ascii="Times New Roman" w:eastAsia="Times New Roman" w:hAnsi="Times New Roman" w:cs="David" w:hint="cs"/>
          <w:sz w:val="24"/>
          <w:szCs w:val="24"/>
          <w:rtl/>
          <w:lang w:eastAsia="he-IL"/>
        </w:rPr>
        <w:t xml:space="preserve">  </w:t>
      </w:r>
      <w:r w:rsidRPr="00AD5400">
        <w:rPr>
          <w:rFonts w:ascii="Times New Roman" w:eastAsia="Times New Roman" w:hAnsi="Times New Roman" w:cs="David"/>
          <w:sz w:val="24"/>
          <w:szCs w:val="24"/>
          <w:rtl/>
          <w:lang w:eastAsia="he-IL"/>
        </w:rPr>
        <w:t>לבין היועץ</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sz w:val="24"/>
          <w:szCs w:val="24"/>
          <w:rtl/>
          <w:lang w:eastAsia="he-IL"/>
        </w:rPr>
        <w:t xml:space="preserve"> ל</w:t>
      </w:r>
      <w:r w:rsidRPr="00AD5400">
        <w:rPr>
          <w:rFonts w:ascii="Times New Roman" w:eastAsia="Times New Roman" w:hAnsi="Times New Roman" w:cs="David" w:hint="cs"/>
          <w:sz w:val="24"/>
          <w:szCs w:val="24"/>
          <w:rtl/>
          <w:lang w:eastAsia="he-IL"/>
        </w:rPr>
        <w:t xml:space="preserve">מתן שירותי </w:t>
      </w:r>
      <w:sdt>
        <w:sdtPr>
          <w:rPr>
            <w:rFonts w:ascii="Times New Roman" w:eastAsia="Times New Roman" w:hAnsi="Times New Roman" w:cs="David" w:hint="cs"/>
            <w:sz w:val="24"/>
            <w:szCs w:val="24"/>
            <w:rtl/>
            <w:lang w:eastAsia="he-IL"/>
          </w:rPr>
          <w:alias w:val="תיאור עבודה"/>
          <w:tag w:val="cntJobDesc"/>
          <w:id w:val="996229344"/>
          <w:placeholder>
            <w:docPart w:val="853AB52403D6470BAA42FE042FA32E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1442C6" w:rsidRPr="00AD5400">
            <w:rPr>
              <w:rFonts w:ascii="Times New Roman" w:eastAsia="Times New Roman" w:hAnsi="Times New Roman" w:cs="David" w:hint="cs"/>
              <w:sz w:val="24"/>
              <w:szCs w:val="24"/>
              <w:rtl/>
              <w:lang w:eastAsia="he-IL"/>
            </w:rPr>
            <w:t>ייעוץ תנועה וחניה הכולל 180 יח"ד ב-3 ממגרשים. התכנון יבוצע לצורך היתר בניה :תכנון מפורט</w:t>
          </w:r>
        </w:sdtContent>
      </w:sdt>
      <w:r w:rsidRPr="00AD5400">
        <w:rPr>
          <w:rFonts w:ascii="Times New Roman" w:eastAsia="Times New Roman" w:hAnsi="Times New Roman" w:cs="David" w:hint="cs"/>
          <w:sz w:val="24"/>
          <w:szCs w:val="24"/>
          <w:rtl/>
          <w:lang w:eastAsia="he-IL"/>
        </w:rPr>
        <w:t xml:space="preserve"> </w:t>
      </w:r>
    </w:p>
    <w:p w14:paraId="5D5A768E" w14:textId="77777777" w:rsidR="00C936C9" w:rsidRPr="00AD5400" w:rsidRDefault="00C936C9" w:rsidP="00C936C9">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 xml:space="preserve"> (להלן: </w:t>
      </w:r>
      <w:r w:rsidRPr="00AD5400">
        <w:rPr>
          <w:rFonts w:ascii="Times New Roman" w:eastAsia="Times New Roman" w:hAnsi="Times New Roman" w:cs="David"/>
          <w:b/>
          <w:bCs/>
          <w:sz w:val="24"/>
          <w:szCs w:val="24"/>
          <w:rtl/>
          <w:lang w:eastAsia="he-IL"/>
        </w:rPr>
        <w:t>"</w:t>
      </w:r>
      <w:r w:rsidRPr="00AD5400">
        <w:rPr>
          <w:rFonts w:ascii="Times New Roman" w:eastAsia="Times New Roman" w:hAnsi="Times New Roman" w:cs="David" w:hint="eastAsia"/>
          <w:b/>
          <w:bCs/>
          <w:sz w:val="24"/>
          <w:szCs w:val="24"/>
          <w:rtl/>
          <w:lang w:eastAsia="he-IL"/>
        </w:rPr>
        <w:t>ה</w:t>
      </w:r>
      <w:r w:rsidRPr="00AD5400">
        <w:rPr>
          <w:rFonts w:ascii="Times New Roman" w:eastAsia="Times New Roman" w:hAnsi="Times New Roman" w:cs="David" w:hint="cs"/>
          <w:b/>
          <w:bCs/>
          <w:sz w:val="24"/>
          <w:szCs w:val="24"/>
          <w:rtl/>
          <w:lang w:eastAsia="he-IL"/>
        </w:rPr>
        <w:t>שירותים</w:t>
      </w:r>
      <w:r w:rsidRPr="00AD5400">
        <w:rPr>
          <w:rFonts w:ascii="Times New Roman" w:eastAsia="Times New Roman" w:hAnsi="Times New Roman" w:cs="David"/>
          <w:b/>
          <w:bCs/>
          <w:sz w:val="24"/>
          <w:szCs w:val="24"/>
          <w:rtl/>
          <w:lang w:eastAsia="he-IL"/>
        </w:rPr>
        <w:t xml:space="preserve">" </w:t>
      </w:r>
      <w:r w:rsidRPr="00AD5400">
        <w:rPr>
          <w:rFonts w:ascii="Times New Roman" w:eastAsia="Times New Roman" w:hAnsi="Times New Roman" w:cs="David" w:hint="eastAsia"/>
          <w:sz w:val="24"/>
          <w:szCs w:val="24"/>
          <w:rtl/>
          <w:lang w:eastAsia="he-IL"/>
        </w:rPr>
        <w:t>ו</w:t>
      </w:r>
      <w:r w:rsidRPr="00AD5400">
        <w:rPr>
          <w:rFonts w:ascii="Times New Roman" w:eastAsia="Times New Roman" w:hAnsi="Times New Roman" w:cs="David"/>
          <w:sz w:val="24"/>
          <w:szCs w:val="24"/>
          <w:rtl/>
          <w:lang w:eastAsia="he-IL"/>
        </w:rPr>
        <w:t xml:space="preserve">/או </w:t>
      </w:r>
      <w:r w:rsidRPr="00AD5400">
        <w:rPr>
          <w:rFonts w:ascii="Times New Roman" w:eastAsia="Times New Roman" w:hAnsi="Times New Roman" w:cs="David"/>
          <w:b/>
          <w:bCs/>
          <w:sz w:val="24"/>
          <w:szCs w:val="24"/>
          <w:rtl/>
          <w:lang w:eastAsia="he-IL"/>
        </w:rPr>
        <w:t>"</w:t>
      </w:r>
      <w:r w:rsidRPr="00AD5400">
        <w:rPr>
          <w:rFonts w:ascii="Times New Roman" w:eastAsia="Times New Roman" w:hAnsi="Times New Roman" w:cs="David" w:hint="eastAsia"/>
          <w:b/>
          <w:bCs/>
          <w:sz w:val="24"/>
          <w:szCs w:val="24"/>
          <w:rtl/>
          <w:lang w:eastAsia="he-IL"/>
        </w:rPr>
        <w:t>ההסכם</w:t>
      </w:r>
      <w:r w:rsidRPr="00AD5400">
        <w:rPr>
          <w:rFonts w:ascii="Times New Roman" w:eastAsia="Times New Roman" w:hAnsi="Times New Roman" w:cs="David"/>
          <w:b/>
          <w:bCs/>
          <w:sz w:val="24"/>
          <w:szCs w:val="24"/>
          <w:rtl/>
          <w:lang w:eastAsia="he-IL"/>
        </w:rPr>
        <w:t>"</w:t>
      </w:r>
      <w:r w:rsidRPr="00AD5400">
        <w:rPr>
          <w:rFonts w:ascii="Times New Roman" w:eastAsia="Times New Roman" w:hAnsi="Times New Roman" w:cs="David"/>
          <w:sz w:val="24"/>
          <w:szCs w:val="24"/>
          <w:rtl/>
          <w:lang w:eastAsia="he-IL"/>
        </w:rPr>
        <w:t xml:space="preserve">, </w:t>
      </w:r>
      <w:r w:rsidRPr="00AD5400">
        <w:rPr>
          <w:rFonts w:ascii="Times New Roman" w:eastAsia="Times New Roman" w:hAnsi="Times New Roman" w:cs="David" w:hint="eastAsia"/>
          <w:sz w:val="24"/>
          <w:szCs w:val="24"/>
          <w:rtl/>
          <w:lang w:eastAsia="he-IL"/>
        </w:rPr>
        <w:t>לפי</w:t>
      </w:r>
      <w:r w:rsidRPr="00AD5400">
        <w:rPr>
          <w:rFonts w:ascii="Times New Roman" w:eastAsia="Times New Roman" w:hAnsi="Times New Roman" w:cs="David"/>
          <w:sz w:val="24"/>
          <w:szCs w:val="24"/>
          <w:rtl/>
          <w:lang w:eastAsia="he-IL"/>
        </w:rPr>
        <w:t xml:space="preserve"> העניין)</w:t>
      </w:r>
    </w:p>
    <w:p w14:paraId="7282FD8D"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645ED81"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lang w:eastAsia="he-IL"/>
        </w:rPr>
      </w:pPr>
    </w:p>
    <w:p w14:paraId="63B53B43"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r w:rsidRPr="00AD5400">
        <w:rPr>
          <w:rFonts w:ascii="Times New Roman" w:eastAsia="Times New Roman" w:hAnsi="Times New Roman" w:cs="David" w:hint="eastAsia"/>
          <w:sz w:val="24"/>
          <w:szCs w:val="24"/>
          <w:rtl/>
          <w:lang w:eastAsia="he-IL"/>
        </w:rPr>
        <w:t>הננו</w:t>
      </w:r>
      <w:r w:rsidRPr="00AD5400">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AD5400">
        <w:rPr>
          <w:rFonts w:ascii="Times New Roman" w:eastAsia="Times New Roman" w:hAnsi="Times New Roman" w:cs="David" w:hint="cs"/>
          <w:sz w:val="24"/>
          <w:szCs w:val="24"/>
          <w:rtl/>
          <w:lang w:eastAsia="he-IL"/>
        </w:rPr>
        <w:t>יועץ</w:t>
      </w:r>
      <w:r w:rsidRPr="00AD5400">
        <w:rPr>
          <w:rFonts w:ascii="Times New Roman" w:eastAsia="Times New Roman" w:hAnsi="Times New Roman" w:cs="David"/>
          <w:sz w:val="24"/>
          <w:szCs w:val="24"/>
          <w:rtl/>
          <w:lang w:eastAsia="he-IL"/>
        </w:rPr>
        <w:t xml:space="preserve">, </w:t>
      </w:r>
      <w:r w:rsidRPr="00AD5400">
        <w:rPr>
          <w:rFonts w:ascii="Times New Roman" w:eastAsia="Times New Roman" w:hAnsi="Times New Roman" w:cs="David" w:hint="eastAsia"/>
          <w:sz w:val="24"/>
          <w:szCs w:val="24"/>
          <w:rtl/>
          <w:lang w:eastAsia="he-IL"/>
        </w:rPr>
        <w:t>לרבות</w:t>
      </w:r>
      <w:r w:rsidRPr="00AD5400">
        <w:rPr>
          <w:rFonts w:ascii="Times New Roman" w:eastAsia="Times New Roman" w:hAnsi="Times New Roman" w:cs="David"/>
          <w:sz w:val="24"/>
          <w:szCs w:val="24"/>
          <w:rtl/>
          <w:lang w:eastAsia="he-IL"/>
        </w:rPr>
        <w:t xml:space="preserve"> ב</w:t>
      </w:r>
      <w:r w:rsidRPr="00AD5400">
        <w:rPr>
          <w:rFonts w:ascii="Times New Roman" w:eastAsia="Times New Roman" w:hAnsi="Times New Roman" w:cs="David" w:hint="cs"/>
          <w:sz w:val="24"/>
          <w:szCs w:val="24"/>
          <w:rtl/>
          <w:lang w:eastAsia="he-IL"/>
        </w:rPr>
        <w:t xml:space="preserve">גין השירותים </w:t>
      </w:r>
      <w:r w:rsidRPr="00AD5400">
        <w:rPr>
          <w:rFonts w:ascii="Times New Roman" w:eastAsia="Times New Roman" w:hAnsi="Times New Roman" w:cs="David" w:hint="cs"/>
          <w:b/>
          <w:bCs/>
          <w:sz w:val="24"/>
          <w:szCs w:val="24"/>
          <w:rtl/>
          <w:lang w:eastAsia="he-IL"/>
        </w:rPr>
        <w:t>לחברה</w:t>
      </w:r>
      <w:r w:rsidRPr="00AD5400">
        <w:rPr>
          <w:rFonts w:ascii="Times New Roman" w:eastAsia="Times New Roman" w:hAnsi="Times New Roman" w:cs="David"/>
          <w:sz w:val="24"/>
          <w:szCs w:val="24"/>
          <w:rtl/>
          <w:lang w:eastAsia="he-IL"/>
        </w:rPr>
        <w:t>:-</w:t>
      </w:r>
    </w:p>
    <w:p w14:paraId="3AAF6B88"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6BD1359"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E9C4075" w14:textId="77777777" w:rsidR="00C936C9" w:rsidRPr="00AD5400" w:rsidRDefault="00C936C9" w:rsidP="00C936C9">
      <w:pPr>
        <w:keepNext/>
        <w:widowControl w:val="0"/>
        <w:numPr>
          <w:ilvl w:val="0"/>
          <w:numId w:val="22"/>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AD5400">
        <w:rPr>
          <w:rFonts w:ascii="Calibri Light" w:eastAsia="Times New Roman" w:hAnsi="Calibri Light" w:cs="David" w:hint="eastAsia"/>
          <w:kern w:val="32"/>
          <w:sz w:val="24"/>
          <w:szCs w:val="24"/>
          <w:u w:val="single"/>
          <w:rtl/>
          <w:lang w:eastAsia="he-IL"/>
        </w:rPr>
        <w:t>ביטוח</w:t>
      </w:r>
      <w:r w:rsidRPr="00AD5400">
        <w:rPr>
          <w:rFonts w:ascii="Calibri Light" w:eastAsia="Times New Roman" w:hAnsi="Calibri Light" w:cs="David"/>
          <w:kern w:val="32"/>
          <w:sz w:val="24"/>
          <w:szCs w:val="24"/>
          <w:u w:val="single"/>
          <w:rtl/>
          <w:lang w:eastAsia="he-IL"/>
        </w:rPr>
        <w:t xml:space="preserve"> אחריות מקצועית</w:t>
      </w:r>
      <w:r w:rsidRPr="00AD5400">
        <w:rPr>
          <w:rFonts w:ascii="Calibri Light" w:eastAsia="Times New Roman" w:hAnsi="Calibri Light" w:cs="David" w:hint="cs"/>
          <w:kern w:val="32"/>
          <w:sz w:val="24"/>
          <w:szCs w:val="24"/>
          <w:rtl/>
          <w:lang w:eastAsia="he-IL"/>
        </w:rPr>
        <w:t xml:space="preserve">  - מ.פ. ______________________</w:t>
      </w:r>
    </w:p>
    <w:p w14:paraId="5B619D8C" w14:textId="77777777" w:rsidR="00C936C9" w:rsidRPr="00AD5400" w:rsidRDefault="00C936C9" w:rsidP="00C936C9">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AD5400">
        <w:rPr>
          <w:rFonts w:ascii="Calibri Light" w:eastAsia="Times New Roman" w:hAnsi="Calibri Light" w:cs="David" w:hint="eastAsia"/>
          <w:kern w:val="32"/>
          <w:sz w:val="24"/>
          <w:szCs w:val="24"/>
          <w:rtl/>
          <w:lang w:eastAsia="he-IL"/>
        </w:rPr>
        <w:t>לכיסוי</w:t>
      </w:r>
      <w:r w:rsidRPr="00AD5400">
        <w:rPr>
          <w:rFonts w:ascii="Calibri Light" w:eastAsia="Times New Roman" w:hAnsi="Calibri Light" w:cs="David"/>
          <w:kern w:val="32"/>
          <w:sz w:val="24"/>
          <w:szCs w:val="24"/>
          <w:rtl/>
          <w:lang w:eastAsia="he-IL"/>
        </w:rPr>
        <w:t xml:space="preserve"> אחריותו ש</w:t>
      </w:r>
      <w:r w:rsidRPr="00AD5400">
        <w:rPr>
          <w:rFonts w:ascii="Calibri Light" w:eastAsia="Times New Roman" w:hAnsi="Calibri Light" w:cs="David" w:hint="eastAsia"/>
          <w:kern w:val="32"/>
          <w:sz w:val="24"/>
          <w:szCs w:val="24"/>
          <w:rtl/>
          <w:lang w:eastAsia="he-IL"/>
        </w:rPr>
        <w:t>ל</w:t>
      </w:r>
      <w:r w:rsidRPr="00AD5400">
        <w:rPr>
          <w:rFonts w:ascii="Calibri Light" w:eastAsia="Times New Roman" w:hAnsi="Calibri Light" w:cs="David"/>
          <w:kern w:val="32"/>
          <w:sz w:val="24"/>
          <w:szCs w:val="24"/>
          <w:rtl/>
          <w:lang w:eastAsia="he-IL"/>
        </w:rPr>
        <w:t xml:space="preserve"> היועץ </w:t>
      </w:r>
      <w:r w:rsidRPr="00AD5400">
        <w:rPr>
          <w:rFonts w:ascii="Calibri Light" w:eastAsia="Times New Roman" w:hAnsi="Calibri Light" w:cs="David" w:hint="eastAsia"/>
          <w:kern w:val="32"/>
          <w:sz w:val="24"/>
          <w:szCs w:val="24"/>
          <w:rtl/>
          <w:lang w:eastAsia="he-IL"/>
        </w:rPr>
        <w:t>על</w:t>
      </w:r>
      <w:r w:rsidRPr="00AD5400">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AD5400">
        <w:rPr>
          <w:rFonts w:ascii="Calibri Light" w:eastAsia="Times New Roman" w:hAnsi="Calibri Light" w:cs="David" w:hint="cs"/>
          <w:kern w:val="32"/>
          <w:sz w:val="24"/>
          <w:szCs w:val="24"/>
          <w:rtl/>
          <w:lang w:eastAsia="he-IL"/>
        </w:rPr>
        <w:t>(</w:t>
      </w:r>
      <w:r w:rsidRPr="00AD5400">
        <w:rPr>
          <w:rFonts w:ascii="Calibri Light" w:eastAsia="Times New Roman" w:hAnsi="Calibri Light" w:cs="David"/>
          <w:kern w:val="32"/>
          <w:sz w:val="24"/>
          <w:szCs w:val="24"/>
          <w:rtl/>
          <w:lang w:eastAsia="he-IL"/>
        </w:rPr>
        <w:t xml:space="preserve">לרבות </w:t>
      </w:r>
      <w:r w:rsidRPr="00AD5400">
        <w:rPr>
          <w:rFonts w:ascii="Calibri Light" w:eastAsia="Times New Roman" w:hAnsi="Calibri Light" w:cs="David" w:hint="cs"/>
          <w:kern w:val="32"/>
          <w:sz w:val="24"/>
          <w:szCs w:val="24"/>
          <w:rtl/>
          <w:lang w:eastAsia="he-IL"/>
        </w:rPr>
        <w:t>במפורש</w:t>
      </w:r>
      <w:r w:rsidRPr="00AD5400">
        <w:rPr>
          <w:rFonts w:ascii="Calibri Light" w:eastAsia="Times New Roman" w:hAnsi="Calibri Light" w:cs="David"/>
          <w:kern w:val="32"/>
          <w:sz w:val="24"/>
          <w:szCs w:val="24"/>
          <w:rtl/>
          <w:lang w:eastAsia="he-IL"/>
        </w:rPr>
        <w:t xml:space="preserve"> </w:t>
      </w:r>
      <w:r w:rsidRPr="00AD5400">
        <w:rPr>
          <w:rFonts w:ascii="Calibri Light" w:eastAsia="Times New Roman" w:hAnsi="Calibri Light" w:cs="David" w:hint="cs"/>
          <w:kern w:val="32"/>
          <w:sz w:val="24"/>
          <w:szCs w:val="24"/>
          <w:rtl/>
          <w:lang w:eastAsia="he-IL"/>
        </w:rPr>
        <w:t>החברה</w:t>
      </w:r>
      <w:r w:rsidRPr="00AD5400">
        <w:rPr>
          <w:rFonts w:ascii="Calibri Light" w:eastAsia="Times New Roman" w:hAnsi="Calibri Light" w:cs="David"/>
          <w:kern w:val="32"/>
          <w:sz w:val="24"/>
          <w:szCs w:val="24"/>
          <w:rtl/>
          <w:lang w:eastAsia="he-IL"/>
        </w:rPr>
        <w:t xml:space="preserve"> </w:t>
      </w:r>
      <w:r w:rsidRPr="00AD5400">
        <w:rPr>
          <w:rFonts w:ascii="Calibri Light" w:eastAsia="Times New Roman" w:hAnsi="Calibri Light" w:cs="David" w:hint="cs"/>
          <w:kern w:val="32"/>
          <w:sz w:val="24"/>
          <w:szCs w:val="24"/>
          <w:rtl/>
          <w:lang w:eastAsia="he-IL"/>
        </w:rPr>
        <w:t>)</w:t>
      </w:r>
      <w:r w:rsidRPr="00AD5400">
        <w:rPr>
          <w:rFonts w:ascii="Calibri Light" w:eastAsia="Times New Roman" w:hAnsi="Calibri Light" w:cs="David"/>
          <w:kern w:val="32"/>
          <w:sz w:val="24"/>
          <w:szCs w:val="24"/>
          <w:rtl/>
          <w:lang w:eastAsia="he-IL"/>
        </w:rPr>
        <w:t xml:space="preserve">, כתוצאה ממעשה ו/או מחדל מקצועי של </w:t>
      </w:r>
      <w:r w:rsidRPr="00AD5400">
        <w:rPr>
          <w:rFonts w:ascii="Calibri Light" w:eastAsia="Times New Roman" w:hAnsi="Calibri Light" w:cs="David" w:hint="eastAsia"/>
          <w:kern w:val="32"/>
          <w:sz w:val="24"/>
          <w:szCs w:val="24"/>
          <w:rtl/>
          <w:lang w:eastAsia="he-IL"/>
        </w:rPr>
        <w:t>היועץ</w:t>
      </w:r>
      <w:r w:rsidRPr="00AD5400">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AD5400">
        <w:rPr>
          <w:rFonts w:ascii="Calibri Light" w:eastAsia="Times New Roman" w:hAnsi="Calibri Light" w:cs="David" w:hint="eastAsia"/>
          <w:kern w:val="32"/>
          <w:sz w:val="24"/>
          <w:szCs w:val="24"/>
          <w:rtl/>
          <w:lang w:eastAsia="he-IL"/>
        </w:rPr>
        <w:t>בגבולות</w:t>
      </w:r>
      <w:r w:rsidRPr="00AD5400">
        <w:rPr>
          <w:rFonts w:ascii="Calibri Light" w:eastAsia="Times New Roman" w:hAnsi="Calibri Light" w:cs="David"/>
          <w:kern w:val="32"/>
          <w:sz w:val="24"/>
          <w:szCs w:val="24"/>
          <w:rtl/>
          <w:lang w:eastAsia="he-IL"/>
        </w:rPr>
        <w:t xml:space="preserve"> אחריות בסך של </w:t>
      </w:r>
      <w:r w:rsidRPr="00AD5400">
        <w:rPr>
          <w:rFonts w:ascii="Calibri Light" w:eastAsia="Times New Roman" w:hAnsi="Calibri Light" w:cs="David" w:hint="cs"/>
          <w:kern w:val="32"/>
          <w:sz w:val="24"/>
          <w:szCs w:val="24"/>
          <w:rtl/>
          <w:lang w:eastAsia="he-IL"/>
        </w:rPr>
        <w:t xml:space="preserve">___________ ₪ </w:t>
      </w:r>
      <w:r w:rsidRPr="00AD5400">
        <w:rPr>
          <w:rFonts w:ascii="Calibri Light" w:eastAsia="Times New Roman" w:hAnsi="Calibri Light" w:cs="David"/>
          <w:kern w:val="32"/>
          <w:sz w:val="24"/>
          <w:szCs w:val="24"/>
          <w:rtl/>
          <w:lang w:eastAsia="he-IL"/>
        </w:rPr>
        <w:t xml:space="preserve">למקרה ובמצטבר לתקופת </w:t>
      </w:r>
      <w:r w:rsidRPr="00AD5400">
        <w:rPr>
          <w:rFonts w:ascii="Calibri Light" w:eastAsia="Times New Roman" w:hAnsi="Calibri Light" w:cs="David" w:hint="cs"/>
          <w:kern w:val="32"/>
          <w:sz w:val="24"/>
          <w:szCs w:val="24"/>
          <w:rtl/>
          <w:lang w:eastAsia="he-IL"/>
        </w:rPr>
        <w:t>ה</w:t>
      </w:r>
      <w:r w:rsidRPr="00AD5400">
        <w:rPr>
          <w:rFonts w:ascii="Calibri Light" w:eastAsia="Times New Roman" w:hAnsi="Calibri Light" w:cs="David"/>
          <w:kern w:val="32"/>
          <w:sz w:val="24"/>
          <w:szCs w:val="24"/>
          <w:rtl/>
          <w:lang w:eastAsia="he-IL"/>
        </w:rPr>
        <w:t xml:space="preserve">ביטוח. הביטוח אינו </w:t>
      </w:r>
      <w:r w:rsidRPr="00AD5400">
        <w:rPr>
          <w:rFonts w:ascii="Calibri Light" w:eastAsia="Times New Roman" w:hAnsi="Calibri Light" w:cs="David" w:hint="eastAsia"/>
          <w:kern w:val="32"/>
          <w:sz w:val="24"/>
          <w:szCs w:val="24"/>
          <w:rtl/>
          <w:lang w:eastAsia="he-IL"/>
        </w:rPr>
        <w:t>כולל</w:t>
      </w:r>
      <w:r w:rsidRPr="00AD5400">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AD5400">
        <w:rPr>
          <w:rFonts w:ascii="Calibri Light" w:eastAsia="Times New Roman" w:hAnsi="Calibri Light" w:cs="David" w:hint="eastAsia"/>
          <w:kern w:val="32"/>
          <w:sz w:val="24"/>
          <w:szCs w:val="24"/>
          <w:rtl/>
          <w:lang w:eastAsia="he-IL"/>
        </w:rPr>
        <w:t>מסמכים</w:t>
      </w:r>
      <w:r w:rsidRPr="00AD5400">
        <w:rPr>
          <w:rFonts w:ascii="Calibri Light" w:eastAsia="Times New Roman" w:hAnsi="Calibri Light" w:cs="David"/>
          <w:kern w:val="32"/>
          <w:sz w:val="24"/>
          <w:szCs w:val="24"/>
          <w:rtl/>
          <w:lang w:eastAsia="he-IL"/>
        </w:rPr>
        <w:t xml:space="preserve">, הפרת סודיות ואי יושר של עובדים. </w:t>
      </w:r>
    </w:p>
    <w:p w14:paraId="4AE5E3EB" w14:textId="77777777" w:rsidR="00C936C9" w:rsidRPr="00AD5400" w:rsidRDefault="00C936C9" w:rsidP="00C936C9">
      <w:pPr>
        <w:widowControl w:val="0"/>
        <w:tabs>
          <w:tab w:val="left" w:pos="8306"/>
        </w:tabs>
        <w:spacing w:before="0" w:beforeAutospacing="0" w:after="0" w:afterAutospacing="0" w:line="240" w:lineRule="auto"/>
        <w:ind w:left="720"/>
        <w:rPr>
          <w:rFonts w:ascii="Times New Roman" w:eastAsia="Times New Roman" w:hAnsi="Times New Roman" w:cs="David"/>
          <w:sz w:val="24"/>
          <w:szCs w:val="24"/>
          <w:rtl/>
          <w:lang w:eastAsia="he-IL"/>
        </w:rPr>
      </w:pPr>
      <w:r w:rsidRPr="00AD5400">
        <w:rPr>
          <w:rFonts w:ascii="Times New Roman" w:eastAsia="Times New Roman" w:hAnsi="Times New Roman" w:cs="David" w:hint="eastAsia"/>
          <w:sz w:val="24"/>
          <w:szCs w:val="24"/>
          <w:rtl/>
          <w:lang w:eastAsia="he-IL"/>
        </w:rPr>
        <w:t>הביטוח</w:t>
      </w:r>
      <w:r w:rsidRPr="00AD5400">
        <w:rPr>
          <w:rFonts w:ascii="Times New Roman" w:eastAsia="Times New Roman" w:hAnsi="Times New Roman" w:cs="David"/>
          <w:sz w:val="24"/>
          <w:szCs w:val="24"/>
          <w:rtl/>
          <w:lang w:eastAsia="he-IL"/>
        </w:rPr>
        <w:t xml:space="preserve"> הינו בעל תחולה רטרואקטיבית </w:t>
      </w:r>
      <w:r w:rsidRPr="00AD5400">
        <w:rPr>
          <w:rFonts w:ascii="Times New Roman" w:eastAsia="Times New Roman" w:hAnsi="Times New Roman" w:cs="David" w:hint="eastAsia"/>
          <w:sz w:val="24"/>
          <w:szCs w:val="24"/>
          <w:rtl/>
          <w:lang w:eastAsia="he-IL"/>
        </w:rPr>
        <w:t>מיום</w:t>
      </w:r>
      <w:r w:rsidRPr="00AD5400">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AD5400">
        <w:rPr>
          <w:rFonts w:ascii="Times New Roman" w:eastAsia="Times New Roman" w:hAnsi="Times New Roman" w:cs="David"/>
          <w:b/>
          <w:bCs/>
          <w:sz w:val="24"/>
          <w:szCs w:val="24"/>
          <w:rtl/>
          <w:lang w:eastAsia="he-IL"/>
        </w:rPr>
        <w:t>"</w:t>
      </w:r>
      <w:r w:rsidRPr="00AD5400">
        <w:rPr>
          <w:rFonts w:ascii="Times New Roman" w:eastAsia="Times New Roman" w:hAnsi="Times New Roman" w:cs="David" w:hint="eastAsia"/>
          <w:b/>
          <w:bCs/>
          <w:sz w:val="24"/>
          <w:szCs w:val="24"/>
          <w:rtl/>
          <w:lang w:eastAsia="he-IL"/>
        </w:rPr>
        <w:t>התאריך</w:t>
      </w:r>
      <w:r w:rsidRPr="00AD5400">
        <w:rPr>
          <w:rFonts w:ascii="Times New Roman" w:eastAsia="Times New Roman" w:hAnsi="Times New Roman" w:cs="David"/>
          <w:b/>
          <w:bCs/>
          <w:sz w:val="24"/>
          <w:szCs w:val="24"/>
          <w:rtl/>
          <w:lang w:eastAsia="he-IL"/>
        </w:rPr>
        <w:t xml:space="preserve"> הרטרואקטיבי"</w:t>
      </w:r>
      <w:r w:rsidRPr="00AD5400">
        <w:rPr>
          <w:rFonts w:ascii="Times New Roman" w:eastAsia="Times New Roman" w:hAnsi="Times New Roman" w:cs="David"/>
          <w:sz w:val="24"/>
          <w:szCs w:val="24"/>
          <w:rtl/>
          <w:lang w:eastAsia="he-IL"/>
        </w:rPr>
        <w:t xml:space="preserve">), וכולל תקופת גילוי </w:t>
      </w:r>
      <w:r w:rsidRPr="00AD5400">
        <w:rPr>
          <w:rFonts w:ascii="Times New Roman" w:eastAsia="Times New Roman" w:hAnsi="Times New Roman" w:cs="David" w:hint="eastAsia"/>
          <w:sz w:val="24"/>
          <w:szCs w:val="24"/>
          <w:rtl/>
          <w:lang w:eastAsia="he-IL"/>
        </w:rPr>
        <w:t>מורחבת</w:t>
      </w:r>
      <w:r w:rsidRPr="00AD5400">
        <w:rPr>
          <w:rFonts w:ascii="Times New Roman" w:eastAsia="Times New Roman" w:hAnsi="Times New Roman" w:cs="David"/>
          <w:sz w:val="24"/>
          <w:szCs w:val="24"/>
          <w:rtl/>
          <w:lang w:eastAsia="he-IL"/>
        </w:rPr>
        <w:t xml:space="preserve"> של </w:t>
      </w:r>
      <w:r w:rsidRPr="00AD5400">
        <w:rPr>
          <w:rFonts w:ascii="Times New Roman" w:eastAsia="Times New Roman" w:hAnsi="Times New Roman" w:cs="David" w:hint="cs"/>
          <w:sz w:val="24"/>
          <w:szCs w:val="24"/>
          <w:rtl/>
          <w:lang w:eastAsia="he-IL"/>
        </w:rPr>
        <w:t>6</w:t>
      </w:r>
      <w:r w:rsidRPr="00AD5400">
        <w:rPr>
          <w:rFonts w:ascii="Times New Roman" w:eastAsia="Times New Roman" w:hAnsi="Times New Roman" w:cs="David"/>
          <w:sz w:val="24"/>
          <w:szCs w:val="24"/>
          <w:rtl/>
          <w:lang w:eastAsia="he-IL"/>
        </w:rPr>
        <w:t xml:space="preserve"> חודשים לפחות.</w:t>
      </w:r>
    </w:p>
    <w:p w14:paraId="706582F6" w14:textId="77777777" w:rsidR="00C936C9" w:rsidRPr="00AD5400" w:rsidRDefault="00C936C9" w:rsidP="00C936C9">
      <w:pPr>
        <w:widowControl w:val="0"/>
        <w:tabs>
          <w:tab w:val="left" w:pos="8306"/>
        </w:tabs>
        <w:spacing w:before="0" w:beforeAutospacing="0" w:after="0" w:afterAutospacing="0" w:line="240" w:lineRule="auto"/>
        <w:ind w:left="720" w:firstLine="73"/>
        <w:rPr>
          <w:rFonts w:ascii="Times New Roman" w:eastAsia="Times New Roman" w:hAnsi="Times New Roman" w:cs="David"/>
          <w:sz w:val="24"/>
          <w:szCs w:val="24"/>
          <w:rtl/>
          <w:lang w:eastAsia="he-IL"/>
        </w:rPr>
      </w:pPr>
      <w:r w:rsidRPr="00AD5400">
        <w:rPr>
          <w:rFonts w:ascii="Times New Roman" w:eastAsia="Times New Roman" w:hAnsi="Times New Roman" w:cs="David" w:hint="eastAsia"/>
          <w:sz w:val="24"/>
          <w:szCs w:val="24"/>
          <w:rtl/>
          <w:lang w:eastAsia="he-IL"/>
        </w:rPr>
        <w:t>הביטוח</w:t>
      </w:r>
      <w:r w:rsidRPr="00AD5400">
        <w:rPr>
          <w:rFonts w:ascii="Times New Roman" w:eastAsia="Times New Roman" w:hAnsi="Times New Roman" w:cs="David"/>
          <w:sz w:val="24"/>
          <w:szCs w:val="24"/>
          <w:rtl/>
          <w:lang w:eastAsia="he-IL"/>
        </w:rPr>
        <w:t xml:space="preserve"> כאמור הורחב </w:t>
      </w:r>
      <w:r w:rsidRPr="00AD5400">
        <w:rPr>
          <w:rFonts w:ascii="Times New Roman" w:eastAsia="Times New Roman" w:hAnsi="Times New Roman" w:cs="David" w:hint="cs"/>
          <w:sz w:val="24"/>
          <w:szCs w:val="24"/>
          <w:rtl/>
          <w:lang w:eastAsia="he-IL"/>
        </w:rPr>
        <w:t>לשפות את</w:t>
      </w:r>
      <w:r w:rsidRPr="00AD5400">
        <w:rPr>
          <w:rFonts w:ascii="Times New Roman" w:eastAsia="Times New Roman" w:hAnsi="Times New Roman" w:cs="David"/>
          <w:sz w:val="24"/>
          <w:szCs w:val="24"/>
          <w:rtl/>
          <w:lang w:eastAsia="he-IL"/>
        </w:rPr>
        <w:t xml:space="preserve"> </w:t>
      </w:r>
      <w:r w:rsidRPr="00AD5400">
        <w:rPr>
          <w:rFonts w:ascii="Times New Roman" w:eastAsia="Times New Roman" w:hAnsi="Times New Roman" w:cs="David" w:hint="cs"/>
          <w:sz w:val="24"/>
          <w:szCs w:val="24"/>
          <w:rtl/>
          <w:lang w:eastAsia="he-IL"/>
        </w:rPr>
        <w:t>החברה</w:t>
      </w:r>
      <w:r w:rsidRPr="00AD5400">
        <w:rPr>
          <w:rFonts w:ascii="Times New Roman" w:eastAsia="Times New Roman" w:hAnsi="Times New Roman" w:cs="David" w:hint="eastAsia"/>
          <w:sz w:val="24"/>
          <w:szCs w:val="24"/>
          <w:rtl/>
          <w:lang w:eastAsia="he-IL"/>
        </w:rPr>
        <w:t xml:space="preserve"> </w:t>
      </w:r>
      <w:r w:rsidRPr="00AD5400">
        <w:rPr>
          <w:rFonts w:ascii="Times New Roman" w:eastAsia="Times New Roman" w:hAnsi="Times New Roman" w:cs="David" w:hint="cs"/>
          <w:sz w:val="24"/>
          <w:szCs w:val="24"/>
          <w:rtl/>
          <w:lang w:eastAsia="he-IL"/>
        </w:rPr>
        <w:t>בגין</w:t>
      </w:r>
      <w:r w:rsidRPr="00AD5400">
        <w:rPr>
          <w:rFonts w:ascii="Times New Roman" w:eastAsia="Times New Roman" w:hAnsi="Times New Roman" w:cs="David"/>
          <w:sz w:val="24"/>
          <w:szCs w:val="24"/>
          <w:rtl/>
          <w:lang w:eastAsia="he-IL"/>
        </w:rPr>
        <w:t xml:space="preserve"> אחריותה למעשי ו/או מחדלי היועץ ו/או עובדיו ו/או מי </w:t>
      </w:r>
      <w:r w:rsidRPr="00AD5400">
        <w:rPr>
          <w:rFonts w:ascii="Times New Roman" w:eastAsia="Times New Roman" w:hAnsi="Times New Roman" w:cs="David" w:hint="eastAsia"/>
          <w:sz w:val="24"/>
          <w:szCs w:val="24"/>
          <w:rtl/>
          <w:lang w:eastAsia="he-IL"/>
        </w:rPr>
        <w:t>מטעמו</w:t>
      </w:r>
      <w:r w:rsidRPr="00AD5400">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AD5400">
        <w:rPr>
          <w:rFonts w:ascii="Times New Roman" w:eastAsia="Times New Roman" w:hAnsi="Times New Roman" w:cs="David" w:hint="eastAsia"/>
          <w:sz w:val="24"/>
          <w:szCs w:val="24"/>
          <w:rtl/>
          <w:lang w:eastAsia="he-IL"/>
        </w:rPr>
        <w:t>מיחידי</w:t>
      </w:r>
      <w:r w:rsidRPr="00AD5400">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AD5400">
        <w:rPr>
          <w:rFonts w:ascii="Times New Roman" w:eastAsia="Times New Roman" w:hAnsi="Times New Roman" w:cs="David" w:hint="cs"/>
          <w:sz w:val="24"/>
          <w:szCs w:val="24"/>
          <w:rtl/>
          <w:lang w:eastAsia="he-IL"/>
        </w:rPr>
        <w:t>החברה</w:t>
      </w:r>
      <w:r w:rsidRPr="00AD5400">
        <w:rPr>
          <w:rFonts w:ascii="Times New Roman" w:eastAsia="Times New Roman" w:hAnsi="Times New Roman" w:cs="David"/>
          <w:sz w:val="24"/>
          <w:szCs w:val="24"/>
          <w:rtl/>
          <w:lang w:eastAsia="he-IL"/>
        </w:rPr>
        <w:t xml:space="preserve"> </w:t>
      </w:r>
      <w:r w:rsidRPr="00AD5400">
        <w:rPr>
          <w:rFonts w:ascii="Times New Roman" w:eastAsia="Times New Roman" w:hAnsi="Times New Roman" w:cs="David" w:hint="eastAsia"/>
          <w:sz w:val="24"/>
          <w:szCs w:val="24"/>
          <w:rtl/>
          <w:lang w:eastAsia="he-IL"/>
        </w:rPr>
        <w:t>כלפי</w:t>
      </w:r>
      <w:r w:rsidRPr="00AD5400">
        <w:rPr>
          <w:rFonts w:ascii="Times New Roman" w:eastAsia="Times New Roman" w:hAnsi="Times New Roman" w:cs="David"/>
          <w:sz w:val="24"/>
          <w:szCs w:val="24"/>
          <w:rtl/>
          <w:lang w:eastAsia="he-IL"/>
        </w:rPr>
        <w:t xml:space="preserve"> היועץ.</w:t>
      </w:r>
    </w:p>
    <w:p w14:paraId="015E1A59" w14:textId="77777777" w:rsidR="00C936C9" w:rsidRPr="00AD5400" w:rsidRDefault="00C936C9" w:rsidP="00C936C9">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נוסח הפוליסה לא יפחת מהנוסח הידוע כ- "שפי</w:t>
      </w:r>
      <w:r w:rsidRPr="00AD5400">
        <w:rPr>
          <w:rFonts w:ascii="Times New Roman" w:eastAsia="Times New Roman" w:hAnsi="Times New Roman" w:cs="David"/>
          <w:sz w:val="24"/>
          <w:szCs w:val="24"/>
          <w:rtl/>
          <w:lang w:eastAsia="he-IL"/>
        </w:rPr>
        <w:t>–</w:t>
      </w:r>
      <w:r w:rsidRPr="00AD5400">
        <w:rPr>
          <w:rFonts w:ascii="Times New Roman" w:eastAsia="Times New Roman" w:hAnsi="Times New Roman" w:cs="David" w:hint="cs"/>
          <w:sz w:val="24"/>
          <w:szCs w:val="24"/>
          <w:rtl/>
          <w:lang w:eastAsia="he-IL"/>
        </w:rPr>
        <w:t xml:space="preserve"> ב.ר. 2011". </w:t>
      </w:r>
    </w:p>
    <w:p w14:paraId="122568EE" w14:textId="77777777" w:rsidR="00C936C9" w:rsidRPr="00AD5400" w:rsidRDefault="00C936C9" w:rsidP="00C936C9">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40372676"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ECB6475" w14:textId="77777777" w:rsidR="00C936C9" w:rsidRPr="00AD5400" w:rsidRDefault="00C936C9" w:rsidP="00C936C9">
      <w:pPr>
        <w:widowControl w:val="0"/>
        <w:numPr>
          <w:ilvl w:val="0"/>
          <w:numId w:val="22"/>
        </w:numPr>
        <w:spacing w:before="0" w:beforeAutospacing="0" w:after="0" w:afterAutospacing="0" w:line="240" w:lineRule="auto"/>
        <w:rPr>
          <w:rFonts w:ascii="Times New Roman" w:eastAsia="Times New Roman" w:hAnsi="Times New Roman" w:cs="David"/>
          <w:sz w:val="24"/>
          <w:szCs w:val="24"/>
          <w:rtl/>
          <w:lang w:eastAsia="he-IL"/>
        </w:rPr>
      </w:pPr>
      <w:r w:rsidRPr="00AD5400">
        <w:rPr>
          <w:rFonts w:ascii="Times New Roman" w:eastAsia="Times New Roman" w:hAnsi="Times New Roman" w:cs="David" w:hint="eastAsia"/>
          <w:sz w:val="24"/>
          <w:szCs w:val="24"/>
          <w:u w:val="single"/>
          <w:rtl/>
          <w:lang w:eastAsia="he-IL"/>
        </w:rPr>
        <w:t>ביטוח</w:t>
      </w:r>
      <w:r w:rsidRPr="00AD5400">
        <w:rPr>
          <w:rFonts w:ascii="Times New Roman" w:eastAsia="Times New Roman" w:hAnsi="Times New Roman" w:cs="David"/>
          <w:sz w:val="24"/>
          <w:szCs w:val="24"/>
          <w:u w:val="single"/>
          <w:rtl/>
          <w:lang w:eastAsia="he-IL"/>
        </w:rPr>
        <w:t xml:space="preserve"> אחריות מעבידים</w:t>
      </w:r>
      <w:r w:rsidRPr="00AD5400">
        <w:rPr>
          <w:rFonts w:ascii="Times New Roman" w:eastAsia="Times New Roman" w:hAnsi="Times New Roman" w:cs="David"/>
          <w:sz w:val="24"/>
          <w:szCs w:val="24"/>
          <w:rtl/>
          <w:lang w:eastAsia="he-IL"/>
        </w:rPr>
        <w:t xml:space="preserve"> </w:t>
      </w:r>
      <w:r w:rsidRPr="00AD5400">
        <w:rPr>
          <w:rFonts w:ascii="Times New Roman" w:eastAsia="Times New Roman" w:hAnsi="Times New Roman" w:cs="David" w:hint="cs"/>
          <w:sz w:val="24"/>
          <w:szCs w:val="24"/>
          <w:rtl/>
          <w:lang w:eastAsia="he-IL"/>
        </w:rPr>
        <w:t xml:space="preserve"> - מ.פ. __________________________</w:t>
      </w:r>
    </w:p>
    <w:p w14:paraId="7BD9A7BB" w14:textId="77777777" w:rsidR="00C936C9" w:rsidRPr="00AD5400" w:rsidRDefault="00C936C9" w:rsidP="00C936C9">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AD5400">
        <w:rPr>
          <w:rFonts w:ascii="Times New Roman" w:eastAsia="Times New Roman" w:hAnsi="Times New Roman" w:cs="David" w:hint="eastAsia"/>
          <w:sz w:val="24"/>
          <w:szCs w:val="24"/>
          <w:rtl/>
          <w:lang w:eastAsia="he-IL"/>
        </w:rPr>
        <w:t>לכיסוי</w:t>
      </w:r>
      <w:r w:rsidRPr="00AD5400">
        <w:rPr>
          <w:rFonts w:ascii="Times New Roman" w:eastAsia="Times New Roman" w:hAnsi="Times New Roman" w:cs="David"/>
          <w:sz w:val="24"/>
          <w:szCs w:val="24"/>
          <w:rtl/>
          <w:lang w:eastAsia="he-IL"/>
        </w:rPr>
        <w:t xml:space="preserve"> </w:t>
      </w:r>
      <w:r w:rsidRPr="00AD5400">
        <w:rPr>
          <w:rFonts w:ascii="Times New Roman" w:eastAsia="Times New Roman" w:hAnsi="Times New Roman" w:cs="David" w:hint="eastAsia"/>
          <w:sz w:val="24"/>
          <w:szCs w:val="24"/>
          <w:rtl/>
          <w:lang w:eastAsia="he-IL"/>
        </w:rPr>
        <w:t>חבותו</w:t>
      </w:r>
      <w:r w:rsidRPr="00AD5400">
        <w:rPr>
          <w:rFonts w:ascii="Times New Roman" w:eastAsia="Times New Roman" w:hAnsi="Times New Roman" w:cs="David"/>
          <w:sz w:val="24"/>
          <w:szCs w:val="24"/>
          <w:rtl/>
          <w:lang w:eastAsia="he-IL"/>
        </w:rPr>
        <w:t xml:space="preserve"> של היועץ על פי פקודת הנזיקין [נוסח חדש] ו/או חוק האחריות למוצרים פגומים, התש"</w:t>
      </w:r>
      <w:r w:rsidRPr="00AD5400">
        <w:rPr>
          <w:rFonts w:ascii="Times New Roman" w:eastAsia="Times New Roman" w:hAnsi="Times New Roman" w:cs="David" w:hint="eastAsia"/>
          <w:sz w:val="24"/>
          <w:szCs w:val="24"/>
          <w:rtl/>
          <w:lang w:eastAsia="he-IL"/>
        </w:rPr>
        <w:t>ם</w:t>
      </w:r>
      <w:r w:rsidRPr="00AD5400">
        <w:rPr>
          <w:rFonts w:ascii="Times New Roman" w:eastAsia="Times New Roman" w:hAnsi="Times New Roman" w:cs="David"/>
          <w:sz w:val="24"/>
          <w:szCs w:val="24"/>
          <w:rtl/>
          <w:lang w:eastAsia="he-IL"/>
        </w:rPr>
        <w:t xml:space="preserve">-1980 </w:t>
      </w:r>
      <w:r w:rsidRPr="00AD5400">
        <w:rPr>
          <w:rFonts w:ascii="Times New Roman" w:eastAsia="Times New Roman" w:hAnsi="Times New Roman" w:cs="David" w:hint="eastAsia"/>
          <w:sz w:val="24"/>
          <w:szCs w:val="24"/>
          <w:rtl/>
          <w:lang w:eastAsia="he-IL"/>
        </w:rPr>
        <w:t>כלפי</w:t>
      </w:r>
      <w:r w:rsidRPr="00AD5400">
        <w:rPr>
          <w:rFonts w:ascii="Times New Roman" w:eastAsia="Times New Roman" w:hAnsi="Times New Roman" w:cs="David"/>
          <w:sz w:val="24"/>
          <w:szCs w:val="24"/>
          <w:rtl/>
          <w:lang w:eastAsia="he-IL"/>
        </w:rPr>
        <w:t xml:space="preserve"> </w:t>
      </w:r>
      <w:r w:rsidRPr="00AD5400">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AD5400">
        <w:rPr>
          <w:rFonts w:ascii="Times New Roman" w:eastAsia="Times New Roman" w:hAnsi="Times New Roman" w:cs="David"/>
          <w:sz w:val="24"/>
          <w:szCs w:val="24"/>
          <w:rtl/>
          <w:lang w:eastAsia="he-IL"/>
        </w:rPr>
        <w:t>בגבולות אחריות של</w:t>
      </w:r>
      <w:r w:rsidRPr="00AD5400">
        <w:rPr>
          <w:rFonts w:ascii="Times New Roman" w:eastAsia="Times New Roman" w:hAnsi="Times New Roman" w:cs="David" w:hint="cs"/>
          <w:sz w:val="24"/>
          <w:szCs w:val="24"/>
          <w:rtl/>
          <w:lang w:eastAsia="he-IL"/>
        </w:rPr>
        <w:t xml:space="preserve"> 20,000,000 ₪ לתובע, </w:t>
      </w:r>
      <w:r w:rsidRPr="00AD5400">
        <w:rPr>
          <w:rFonts w:ascii="Times New Roman" w:eastAsia="Times New Roman" w:hAnsi="Times New Roman" w:cs="David" w:hint="eastAsia"/>
          <w:sz w:val="24"/>
          <w:szCs w:val="24"/>
          <w:rtl/>
          <w:lang w:eastAsia="he-IL"/>
        </w:rPr>
        <w:t>למקרה</w:t>
      </w:r>
      <w:r w:rsidRPr="00AD5400">
        <w:rPr>
          <w:rFonts w:ascii="Times New Roman" w:eastAsia="Times New Roman" w:hAnsi="Times New Roman" w:cs="David"/>
          <w:sz w:val="24"/>
          <w:szCs w:val="24"/>
          <w:rtl/>
          <w:lang w:eastAsia="he-IL"/>
        </w:rPr>
        <w:t xml:space="preserve"> ובמצטבר ל</w:t>
      </w:r>
      <w:r w:rsidRPr="00AD5400">
        <w:rPr>
          <w:rFonts w:ascii="Times New Roman" w:eastAsia="Times New Roman" w:hAnsi="Times New Roman" w:cs="David" w:hint="cs"/>
          <w:sz w:val="24"/>
          <w:szCs w:val="24"/>
          <w:rtl/>
          <w:lang w:eastAsia="he-IL"/>
        </w:rPr>
        <w:t>תקופת הביטוח</w:t>
      </w:r>
      <w:r w:rsidRPr="00AD5400">
        <w:rPr>
          <w:rFonts w:ascii="Times New Roman" w:eastAsia="Times New Roman" w:hAnsi="Times New Roman" w:cs="David"/>
          <w:sz w:val="24"/>
          <w:szCs w:val="24"/>
          <w:rtl/>
          <w:lang w:eastAsia="he-IL"/>
        </w:rPr>
        <w:t xml:space="preserve">. הביטוח אינו כולל כל סייג בדבר </w:t>
      </w:r>
      <w:r w:rsidRPr="00AD5400">
        <w:rPr>
          <w:rFonts w:ascii="Times New Roman" w:eastAsia="Times New Roman" w:hAnsi="Times New Roman" w:cs="David" w:hint="cs"/>
          <w:sz w:val="24"/>
          <w:szCs w:val="24"/>
          <w:rtl/>
          <w:lang w:eastAsia="he-IL"/>
        </w:rPr>
        <w:t xml:space="preserve">שעות עבודה, העסקת נוער וכן בדבר </w:t>
      </w:r>
      <w:r w:rsidRPr="00AD5400">
        <w:rPr>
          <w:rFonts w:ascii="Times New Roman" w:eastAsia="Times New Roman" w:hAnsi="Times New Roman" w:cs="David"/>
          <w:sz w:val="24"/>
          <w:szCs w:val="24"/>
          <w:rtl/>
          <w:lang w:eastAsia="he-IL"/>
        </w:rPr>
        <w:t xml:space="preserve">חבות היועץ כלפי קבלנים, </w:t>
      </w:r>
      <w:r w:rsidRPr="00AD5400">
        <w:rPr>
          <w:rFonts w:ascii="Times New Roman" w:eastAsia="Times New Roman" w:hAnsi="Times New Roman" w:cs="David" w:hint="eastAsia"/>
          <w:sz w:val="24"/>
          <w:szCs w:val="24"/>
          <w:rtl/>
          <w:lang w:eastAsia="he-IL"/>
        </w:rPr>
        <w:t>קבלני</w:t>
      </w:r>
      <w:r w:rsidRPr="00AD5400">
        <w:rPr>
          <w:rFonts w:ascii="Times New Roman" w:eastAsia="Times New Roman" w:hAnsi="Times New Roman" w:cs="David"/>
          <w:sz w:val="24"/>
          <w:szCs w:val="24"/>
          <w:rtl/>
          <w:lang w:eastAsia="he-IL"/>
        </w:rPr>
        <w:t xml:space="preserve"> משנה ועובדיהם</w:t>
      </w:r>
      <w:r w:rsidRPr="00AD5400">
        <w:rPr>
          <w:rFonts w:ascii="Times New Roman" w:eastAsia="Times New Roman" w:hAnsi="Times New Roman" w:cs="David" w:hint="cs"/>
          <w:sz w:val="24"/>
          <w:szCs w:val="24"/>
          <w:rtl/>
          <w:lang w:eastAsia="he-IL"/>
        </w:rPr>
        <w:t xml:space="preserve"> היה ויחשבו לעובדי היועץ</w:t>
      </w:r>
      <w:r w:rsidRPr="00AD5400">
        <w:rPr>
          <w:rFonts w:ascii="Times New Roman" w:eastAsia="Times New Roman" w:hAnsi="Times New Roman" w:cs="David"/>
          <w:sz w:val="24"/>
          <w:szCs w:val="24"/>
          <w:rtl/>
          <w:lang w:eastAsia="he-IL"/>
        </w:rPr>
        <w:t>. הביטוח מורחב ל</w:t>
      </w:r>
      <w:r w:rsidRPr="00AD5400">
        <w:rPr>
          <w:rFonts w:ascii="Times New Roman" w:eastAsia="Times New Roman" w:hAnsi="Times New Roman" w:cs="David" w:hint="cs"/>
          <w:sz w:val="24"/>
          <w:szCs w:val="24"/>
          <w:rtl/>
          <w:lang w:eastAsia="he-IL"/>
        </w:rPr>
        <w:t xml:space="preserve">שפות את החברה </w:t>
      </w:r>
      <w:r w:rsidRPr="00AD5400">
        <w:rPr>
          <w:rFonts w:ascii="Times New Roman" w:eastAsia="Times New Roman" w:hAnsi="Times New Roman" w:cs="David"/>
          <w:sz w:val="24"/>
          <w:szCs w:val="24"/>
          <w:rtl/>
          <w:lang w:eastAsia="he-IL"/>
        </w:rPr>
        <w:t xml:space="preserve">היה ותיחשב למעביד של </w:t>
      </w:r>
      <w:r w:rsidRPr="00AD5400">
        <w:rPr>
          <w:rFonts w:ascii="Times New Roman" w:eastAsia="Times New Roman" w:hAnsi="Times New Roman" w:cs="David" w:hint="eastAsia"/>
          <w:sz w:val="24"/>
          <w:szCs w:val="24"/>
          <w:rtl/>
          <w:lang w:eastAsia="he-IL"/>
        </w:rPr>
        <w:t>מי</w:t>
      </w:r>
      <w:r w:rsidRPr="00AD5400">
        <w:rPr>
          <w:rFonts w:ascii="Times New Roman" w:eastAsia="Times New Roman" w:hAnsi="Times New Roman" w:cs="David"/>
          <w:sz w:val="24"/>
          <w:szCs w:val="24"/>
          <w:rtl/>
          <w:lang w:eastAsia="he-IL"/>
        </w:rPr>
        <w:t xml:space="preserve"> מ</w:t>
      </w:r>
      <w:r w:rsidRPr="00AD5400">
        <w:rPr>
          <w:rFonts w:ascii="Times New Roman" w:eastAsia="Times New Roman" w:hAnsi="Times New Roman" w:cs="David" w:hint="cs"/>
          <w:sz w:val="24"/>
          <w:szCs w:val="24"/>
          <w:rtl/>
          <w:lang w:eastAsia="he-IL"/>
        </w:rPr>
        <w:t>עובדי</w:t>
      </w:r>
      <w:r w:rsidRPr="00AD5400">
        <w:rPr>
          <w:rFonts w:ascii="Times New Roman" w:eastAsia="Times New Roman" w:hAnsi="Times New Roman" w:cs="David"/>
          <w:sz w:val="24"/>
          <w:szCs w:val="24"/>
          <w:rtl/>
          <w:lang w:eastAsia="he-IL"/>
        </w:rPr>
        <w:t xml:space="preserve"> היועץ או אם ייקבע כי היא נושאת באחריות שילוחית לעניין חבות היועץ כלפי </w:t>
      </w:r>
      <w:r w:rsidRPr="00AD5400">
        <w:rPr>
          <w:rFonts w:ascii="Times New Roman" w:eastAsia="Times New Roman" w:hAnsi="Times New Roman" w:cs="David" w:hint="eastAsia"/>
          <w:sz w:val="24"/>
          <w:szCs w:val="24"/>
          <w:rtl/>
          <w:lang w:eastAsia="he-IL"/>
        </w:rPr>
        <w:t>מי</w:t>
      </w:r>
      <w:r w:rsidRPr="00AD5400">
        <w:rPr>
          <w:rFonts w:ascii="Times New Roman" w:eastAsia="Times New Roman" w:hAnsi="Times New Roman" w:cs="David"/>
          <w:sz w:val="24"/>
          <w:szCs w:val="24"/>
          <w:rtl/>
          <w:lang w:eastAsia="he-IL"/>
        </w:rPr>
        <w:t xml:space="preserve"> מ</w:t>
      </w:r>
      <w:r w:rsidRPr="00AD5400">
        <w:rPr>
          <w:rFonts w:ascii="Times New Roman" w:eastAsia="Times New Roman" w:hAnsi="Times New Roman" w:cs="David" w:hint="cs"/>
          <w:sz w:val="24"/>
          <w:szCs w:val="24"/>
          <w:rtl/>
          <w:lang w:eastAsia="he-IL"/>
        </w:rPr>
        <w:t>עובדיו</w:t>
      </w:r>
      <w:r w:rsidRPr="00AD5400">
        <w:rPr>
          <w:rFonts w:ascii="Times New Roman" w:eastAsia="Times New Roman" w:hAnsi="Times New Roman" w:cs="David"/>
          <w:sz w:val="24"/>
          <w:szCs w:val="24"/>
          <w:rtl/>
          <w:lang w:eastAsia="he-IL"/>
        </w:rPr>
        <w:t>.</w:t>
      </w:r>
    </w:p>
    <w:p w14:paraId="680498DB"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369075E" w14:textId="77777777" w:rsidR="00C936C9" w:rsidRPr="00AD5400" w:rsidRDefault="00C936C9" w:rsidP="00C936C9">
      <w:pPr>
        <w:widowControl w:val="0"/>
        <w:numPr>
          <w:ilvl w:val="0"/>
          <w:numId w:val="22"/>
        </w:numPr>
        <w:spacing w:before="0" w:beforeAutospacing="0" w:after="0" w:afterAutospacing="0" w:line="240" w:lineRule="exact"/>
        <w:rPr>
          <w:rFonts w:ascii="Times New Roman" w:eastAsia="Times New Roman" w:hAnsi="Times New Roman" w:cs="David"/>
          <w:sz w:val="24"/>
          <w:szCs w:val="24"/>
          <w:rtl/>
          <w:lang w:eastAsia="he-IL"/>
        </w:rPr>
      </w:pPr>
      <w:r w:rsidRPr="00AD5400">
        <w:rPr>
          <w:rFonts w:ascii="Times New Roman" w:eastAsia="Times New Roman" w:hAnsi="Times New Roman" w:cs="David" w:hint="eastAsia"/>
          <w:sz w:val="24"/>
          <w:szCs w:val="24"/>
          <w:u w:val="single"/>
          <w:rtl/>
          <w:lang w:eastAsia="he-IL"/>
        </w:rPr>
        <w:t>ביטוח</w:t>
      </w:r>
      <w:r w:rsidRPr="00AD5400">
        <w:rPr>
          <w:rFonts w:ascii="Times New Roman" w:eastAsia="Times New Roman" w:hAnsi="Times New Roman" w:cs="David"/>
          <w:sz w:val="24"/>
          <w:szCs w:val="24"/>
          <w:u w:val="single"/>
          <w:rtl/>
          <w:lang w:eastAsia="he-IL"/>
        </w:rPr>
        <w:t xml:space="preserve"> אחריות כלפי צד שלישי</w:t>
      </w:r>
      <w:r w:rsidRPr="00AD5400">
        <w:rPr>
          <w:rFonts w:ascii="Times New Roman" w:eastAsia="Times New Roman" w:hAnsi="Times New Roman" w:cs="David"/>
          <w:sz w:val="24"/>
          <w:szCs w:val="24"/>
          <w:rtl/>
          <w:lang w:eastAsia="he-IL"/>
        </w:rPr>
        <w:t xml:space="preserve"> –</w:t>
      </w:r>
      <w:r w:rsidRPr="00AD5400">
        <w:rPr>
          <w:rFonts w:ascii="Times New Roman" w:eastAsia="Times New Roman" w:hAnsi="Times New Roman" w:cs="David" w:hint="cs"/>
          <w:sz w:val="24"/>
          <w:szCs w:val="24"/>
          <w:rtl/>
          <w:lang w:eastAsia="he-IL"/>
        </w:rPr>
        <w:t xml:space="preserve"> מ.פ. _______________________</w:t>
      </w:r>
    </w:p>
    <w:p w14:paraId="3F4C53A7" w14:textId="77777777" w:rsidR="00C936C9" w:rsidRPr="00AD5400" w:rsidRDefault="00C936C9" w:rsidP="00C936C9">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AD5400">
        <w:rPr>
          <w:rFonts w:ascii="Times New Roman" w:eastAsia="Times New Roman" w:hAnsi="Times New Roman" w:cs="David" w:hint="eastAsia"/>
          <w:sz w:val="24"/>
          <w:szCs w:val="24"/>
          <w:rtl/>
          <w:lang w:eastAsia="he-IL"/>
        </w:rPr>
        <w:t>לכיסוי</w:t>
      </w:r>
      <w:r w:rsidRPr="00AD5400">
        <w:rPr>
          <w:rFonts w:ascii="Times New Roman" w:eastAsia="Times New Roman" w:hAnsi="Times New Roman" w:cs="David"/>
          <w:sz w:val="24"/>
          <w:szCs w:val="24"/>
          <w:rtl/>
          <w:lang w:eastAsia="he-IL"/>
        </w:rPr>
        <w:t xml:space="preserve"> אחריות היועץ על פי דין </w:t>
      </w:r>
      <w:r w:rsidRPr="00AD5400">
        <w:rPr>
          <w:rFonts w:ascii="Times New Roman" w:eastAsia="Times New Roman" w:hAnsi="Times New Roman" w:cs="David" w:hint="eastAsia"/>
          <w:sz w:val="24"/>
          <w:szCs w:val="24"/>
          <w:rtl/>
          <w:lang w:eastAsia="he-IL"/>
        </w:rPr>
        <w:t>בגין</w:t>
      </w:r>
      <w:r w:rsidRPr="00AD5400">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AD5400">
        <w:rPr>
          <w:rFonts w:ascii="Times New Roman" w:eastAsia="Times New Roman" w:hAnsi="Times New Roman" w:cs="David" w:hint="cs"/>
          <w:sz w:val="24"/>
          <w:szCs w:val="24"/>
          <w:rtl/>
          <w:lang w:eastAsia="he-IL"/>
        </w:rPr>
        <w:t>(</w:t>
      </w:r>
      <w:r w:rsidRPr="00AD5400">
        <w:rPr>
          <w:rFonts w:ascii="Times New Roman" w:eastAsia="Times New Roman" w:hAnsi="Times New Roman" w:cs="David" w:hint="eastAsia"/>
          <w:sz w:val="24"/>
          <w:szCs w:val="24"/>
          <w:rtl/>
          <w:lang w:eastAsia="he-IL"/>
        </w:rPr>
        <w:t>לרבות</w:t>
      </w:r>
      <w:r w:rsidRPr="00AD5400">
        <w:rPr>
          <w:rFonts w:ascii="Times New Roman" w:eastAsia="Times New Roman" w:hAnsi="Times New Roman" w:cs="David"/>
          <w:sz w:val="24"/>
          <w:szCs w:val="24"/>
          <w:rtl/>
          <w:lang w:eastAsia="he-IL"/>
        </w:rPr>
        <w:t xml:space="preserve"> </w:t>
      </w:r>
      <w:r w:rsidRPr="00AD5400">
        <w:rPr>
          <w:rFonts w:ascii="Times New Roman" w:eastAsia="Times New Roman" w:hAnsi="Times New Roman" w:cs="David" w:hint="cs"/>
          <w:sz w:val="24"/>
          <w:szCs w:val="24"/>
          <w:rtl/>
          <w:lang w:eastAsia="he-IL"/>
        </w:rPr>
        <w:t>במפורש החברה)</w:t>
      </w:r>
      <w:r w:rsidRPr="00AD5400">
        <w:rPr>
          <w:rFonts w:ascii="Times New Roman" w:eastAsia="Times New Roman" w:hAnsi="Times New Roman" w:cs="David"/>
          <w:sz w:val="24"/>
          <w:szCs w:val="24"/>
          <w:rtl/>
          <w:lang w:eastAsia="he-IL"/>
        </w:rPr>
        <w:t>, בג</w:t>
      </w:r>
      <w:r w:rsidRPr="00AD5400">
        <w:rPr>
          <w:rFonts w:ascii="Times New Roman" w:eastAsia="Times New Roman" w:hAnsi="Times New Roman" w:cs="David" w:hint="eastAsia"/>
          <w:sz w:val="24"/>
          <w:szCs w:val="24"/>
          <w:rtl/>
          <w:lang w:eastAsia="he-IL"/>
        </w:rPr>
        <w:t>בולות</w:t>
      </w:r>
      <w:r w:rsidRPr="00AD5400">
        <w:rPr>
          <w:rFonts w:ascii="Times New Roman" w:eastAsia="Times New Roman" w:hAnsi="Times New Roman" w:cs="David"/>
          <w:sz w:val="24"/>
          <w:szCs w:val="24"/>
          <w:rtl/>
          <w:lang w:eastAsia="he-IL"/>
        </w:rPr>
        <w:t xml:space="preserve"> אחריות בסך של </w:t>
      </w:r>
      <w:r w:rsidRPr="00AD5400">
        <w:rPr>
          <w:rFonts w:ascii="Times New Roman" w:eastAsia="Times New Roman" w:hAnsi="Times New Roman" w:cs="David" w:hint="cs"/>
          <w:sz w:val="24"/>
          <w:szCs w:val="24"/>
          <w:rtl/>
          <w:lang w:eastAsia="he-IL"/>
        </w:rPr>
        <w:t>4</w:t>
      </w:r>
      <w:r w:rsidRPr="00AD5400">
        <w:rPr>
          <w:rFonts w:ascii="Times New Roman" w:eastAsia="Times New Roman" w:hAnsi="Times New Roman" w:cs="David"/>
          <w:sz w:val="24"/>
          <w:szCs w:val="24"/>
          <w:rtl/>
          <w:lang w:eastAsia="he-IL"/>
        </w:rPr>
        <w:t>,000,000</w:t>
      </w:r>
      <w:r w:rsidRPr="00AD5400">
        <w:rPr>
          <w:rFonts w:ascii="Times New Roman" w:eastAsia="Times New Roman" w:hAnsi="Times New Roman" w:cs="David" w:hint="cs"/>
          <w:sz w:val="24"/>
          <w:szCs w:val="24"/>
          <w:rtl/>
          <w:lang w:eastAsia="he-IL"/>
        </w:rPr>
        <w:t xml:space="preserve"> ₪ </w:t>
      </w:r>
      <w:r w:rsidRPr="00AD5400">
        <w:rPr>
          <w:rFonts w:ascii="Times New Roman" w:eastAsia="Times New Roman" w:hAnsi="Times New Roman" w:cs="David"/>
          <w:sz w:val="24"/>
          <w:szCs w:val="24"/>
          <w:rtl/>
          <w:lang w:eastAsia="he-IL"/>
        </w:rPr>
        <w:t xml:space="preserve">למקרה ובמצטבר לתקופת </w:t>
      </w:r>
      <w:r w:rsidRPr="00AD5400">
        <w:rPr>
          <w:rFonts w:ascii="Times New Roman" w:eastAsia="Times New Roman" w:hAnsi="Times New Roman" w:cs="David" w:hint="cs"/>
          <w:sz w:val="24"/>
          <w:szCs w:val="24"/>
          <w:rtl/>
          <w:lang w:eastAsia="he-IL"/>
        </w:rPr>
        <w:t>ה</w:t>
      </w:r>
      <w:r w:rsidRPr="00AD5400">
        <w:rPr>
          <w:rFonts w:ascii="Times New Roman" w:eastAsia="Times New Roman" w:hAnsi="Times New Roman" w:cs="David" w:hint="eastAsia"/>
          <w:sz w:val="24"/>
          <w:szCs w:val="24"/>
          <w:rtl/>
          <w:lang w:eastAsia="he-IL"/>
        </w:rPr>
        <w:t>ביטוח</w:t>
      </w:r>
      <w:r w:rsidRPr="00AD5400">
        <w:rPr>
          <w:rFonts w:ascii="Times New Roman" w:eastAsia="Times New Roman" w:hAnsi="Times New Roman" w:cs="David"/>
          <w:sz w:val="24"/>
          <w:szCs w:val="24"/>
          <w:rtl/>
          <w:lang w:eastAsia="he-IL"/>
        </w:rPr>
        <w:t xml:space="preserve">. </w:t>
      </w:r>
      <w:r w:rsidRPr="00AD5400">
        <w:rPr>
          <w:rFonts w:ascii="Times New Roman" w:eastAsia="Times New Roman" w:hAnsi="Times New Roman" w:cs="David" w:hint="eastAsia"/>
          <w:sz w:val="24"/>
          <w:szCs w:val="24"/>
          <w:rtl/>
          <w:lang w:eastAsia="he-IL"/>
        </w:rPr>
        <w:t>הביטוח</w:t>
      </w:r>
      <w:r w:rsidRPr="00AD5400">
        <w:rPr>
          <w:rFonts w:ascii="Times New Roman" w:eastAsia="Times New Roman" w:hAnsi="Times New Roman" w:cs="David"/>
          <w:sz w:val="24"/>
          <w:szCs w:val="24"/>
          <w:rtl/>
          <w:lang w:eastAsia="he-IL"/>
        </w:rPr>
        <w:t xml:space="preserve"> אינו כולל כל סייג בדבר חבות בגין וכלפי קבלנים, </w:t>
      </w:r>
      <w:r w:rsidRPr="00AD5400">
        <w:rPr>
          <w:rFonts w:ascii="Times New Roman" w:eastAsia="Times New Roman" w:hAnsi="Times New Roman" w:cs="David" w:hint="eastAsia"/>
          <w:sz w:val="24"/>
          <w:szCs w:val="24"/>
          <w:rtl/>
          <w:lang w:eastAsia="he-IL"/>
        </w:rPr>
        <w:t>קבלני</w:t>
      </w:r>
      <w:r w:rsidRPr="00AD5400">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AD5400">
        <w:rPr>
          <w:rFonts w:ascii="Times New Roman" w:eastAsia="Times New Roman" w:hAnsi="Times New Roman" w:cs="David" w:hint="cs"/>
          <w:sz w:val="24"/>
          <w:szCs w:val="24"/>
          <w:rtl/>
          <w:lang w:eastAsia="he-IL"/>
        </w:rPr>
        <w:t xml:space="preserve">שפות את החברה בגין </w:t>
      </w:r>
      <w:r w:rsidRPr="00AD5400">
        <w:rPr>
          <w:rFonts w:ascii="Times New Roman" w:eastAsia="Times New Roman" w:hAnsi="Times New Roman" w:cs="David"/>
          <w:sz w:val="24"/>
          <w:szCs w:val="24"/>
          <w:rtl/>
          <w:lang w:eastAsia="he-IL"/>
        </w:rPr>
        <w:t xml:space="preserve">אחריותה למעשי ו/או מחדלי היועץ ו/או מי מטעמו, בכפוף </w:t>
      </w:r>
      <w:r w:rsidRPr="00AD5400">
        <w:rPr>
          <w:rFonts w:ascii="Times New Roman" w:eastAsia="Times New Roman" w:hAnsi="Times New Roman" w:cs="David" w:hint="eastAsia"/>
          <w:sz w:val="24"/>
          <w:szCs w:val="24"/>
          <w:rtl/>
          <w:lang w:eastAsia="he-IL"/>
        </w:rPr>
        <w:t>לסעיף</w:t>
      </w:r>
      <w:r w:rsidRPr="00AD5400">
        <w:rPr>
          <w:rFonts w:ascii="Times New Roman" w:eastAsia="Times New Roman" w:hAnsi="Times New Roman" w:cs="David"/>
          <w:sz w:val="24"/>
          <w:szCs w:val="24"/>
          <w:rtl/>
          <w:lang w:eastAsia="he-IL"/>
        </w:rPr>
        <w:t xml:space="preserve"> אחריות צולבת.</w:t>
      </w:r>
    </w:p>
    <w:p w14:paraId="6E31F17A" w14:textId="77777777" w:rsidR="00C936C9" w:rsidRPr="00AD5400" w:rsidRDefault="00C936C9" w:rsidP="00C936C9">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0D09BDEC" w14:textId="77777777" w:rsidR="00C936C9" w:rsidRPr="00AD5400" w:rsidRDefault="00C936C9" w:rsidP="00C936C9">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49C7D017"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1186D587"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AD5400">
        <w:rPr>
          <w:rFonts w:ascii="Times New Roman" w:eastAsia="Times New Roman" w:hAnsi="Times New Roman" w:cs="David" w:hint="eastAsia"/>
          <w:b/>
          <w:bCs/>
          <w:sz w:val="24"/>
          <w:szCs w:val="24"/>
          <w:u w:val="single"/>
          <w:rtl/>
          <w:lang w:eastAsia="he-IL"/>
        </w:rPr>
        <w:t>כללי</w:t>
      </w:r>
      <w:r w:rsidRPr="00AD5400">
        <w:rPr>
          <w:rFonts w:ascii="Times New Roman" w:eastAsia="Times New Roman" w:hAnsi="Times New Roman" w:cs="David"/>
          <w:b/>
          <w:bCs/>
          <w:sz w:val="24"/>
          <w:szCs w:val="24"/>
          <w:u w:val="single"/>
          <w:rtl/>
          <w:lang w:eastAsia="he-IL"/>
        </w:rPr>
        <w:t xml:space="preserve"> לכל הפוליסות</w:t>
      </w:r>
      <w:r w:rsidRPr="00AD5400">
        <w:rPr>
          <w:rFonts w:ascii="Times New Roman" w:eastAsia="Times New Roman" w:hAnsi="Times New Roman" w:cs="David"/>
          <w:b/>
          <w:bCs/>
          <w:sz w:val="24"/>
          <w:szCs w:val="24"/>
          <w:rtl/>
          <w:lang w:eastAsia="he-IL"/>
        </w:rPr>
        <w:t xml:space="preserve"> </w:t>
      </w:r>
      <w:r w:rsidRPr="00AD5400">
        <w:rPr>
          <w:rFonts w:ascii="Times New Roman" w:eastAsia="Times New Roman" w:hAnsi="Times New Roman" w:cs="David" w:hint="eastAsia"/>
          <w:b/>
          <w:bCs/>
          <w:sz w:val="24"/>
          <w:szCs w:val="24"/>
          <w:rtl/>
          <w:lang w:eastAsia="he-IL"/>
        </w:rPr>
        <w:t>–</w:t>
      </w:r>
      <w:r w:rsidRPr="00AD5400">
        <w:rPr>
          <w:rFonts w:ascii="Times New Roman" w:eastAsia="Times New Roman" w:hAnsi="Times New Roman" w:cs="David"/>
          <w:b/>
          <w:bCs/>
          <w:sz w:val="24"/>
          <w:szCs w:val="24"/>
          <w:rtl/>
          <w:lang w:eastAsia="he-IL"/>
        </w:rPr>
        <w:t xml:space="preserve"> </w:t>
      </w:r>
    </w:p>
    <w:p w14:paraId="7CBA6758"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61B89DE" w14:textId="77777777" w:rsidR="00C936C9" w:rsidRPr="00AD5400" w:rsidRDefault="00C936C9" w:rsidP="00C936C9">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AD5400">
        <w:rPr>
          <w:rFonts w:ascii="Times New Roman" w:eastAsia="Times New Roman" w:hAnsi="Times New Roman" w:cs="David"/>
          <w:b/>
          <w:bCs/>
          <w:sz w:val="24"/>
          <w:szCs w:val="24"/>
          <w:rtl/>
          <w:lang w:eastAsia="he-IL"/>
        </w:rPr>
        <w:t>"</w:t>
      </w:r>
      <w:r w:rsidRPr="00AD5400">
        <w:rPr>
          <w:rFonts w:ascii="Times New Roman" w:eastAsia="Times New Roman" w:hAnsi="Times New Roman" w:cs="David" w:hint="cs"/>
          <w:b/>
          <w:bCs/>
          <w:sz w:val="24"/>
          <w:szCs w:val="24"/>
          <w:rtl/>
          <w:lang w:eastAsia="he-IL"/>
        </w:rPr>
        <w:t>החברה</w:t>
      </w:r>
      <w:r w:rsidRPr="00AD5400">
        <w:rPr>
          <w:rFonts w:ascii="Times New Roman" w:eastAsia="Times New Roman" w:hAnsi="Times New Roman" w:cs="David"/>
          <w:b/>
          <w:bCs/>
          <w:sz w:val="24"/>
          <w:szCs w:val="24"/>
          <w:rtl/>
          <w:lang w:eastAsia="he-IL"/>
        </w:rPr>
        <w:t>"</w:t>
      </w:r>
      <w:r w:rsidRPr="00AD5400">
        <w:rPr>
          <w:rFonts w:ascii="Times New Roman" w:eastAsia="Times New Roman" w:hAnsi="Times New Roman" w:cs="David"/>
          <w:sz w:val="24"/>
          <w:szCs w:val="24"/>
          <w:rtl/>
          <w:lang w:eastAsia="he-IL"/>
        </w:rPr>
        <w:t xml:space="preserve"> </w:t>
      </w:r>
      <w:r w:rsidRPr="00AD5400">
        <w:rPr>
          <w:rFonts w:ascii="Times New Roman" w:eastAsia="Times New Roman" w:hAnsi="Times New Roman" w:cs="David" w:hint="eastAsia"/>
          <w:sz w:val="24"/>
          <w:szCs w:val="24"/>
          <w:rtl/>
          <w:lang w:eastAsia="he-IL"/>
        </w:rPr>
        <w:t>לצורך</w:t>
      </w:r>
      <w:r w:rsidRPr="00AD5400">
        <w:rPr>
          <w:rFonts w:ascii="Times New Roman" w:eastAsia="Times New Roman" w:hAnsi="Times New Roman" w:cs="David"/>
          <w:sz w:val="24"/>
          <w:szCs w:val="24"/>
          <w:rtl/>
          <w:lang w:eastAsia="he-IL"/>
        </w:rPr>
        <w:t xml:space="preserve"> הביטוחים הנ"</w:t>
      </w:r>
      <w:r w:rsidRPr="00AD5400">
        <w:rPr>
          <w:rFonts w:ascii="Times New Roman" w:eastAsia="Times New Roman" w:hAnsi="Times New Roman" w:cs="David" w:hint="eastAsia"/>
          <w:sz w:val="24"/>
          <w:szCs w:val="24"/>
          <w:rtl/>
          <w:lang w:eastAsia="he-IL"/>
        </w:rPr>
        <w:t>ל</w:t>
      </w:r>
      <w:r w:rsidRPr="00AD5400">
        <w:rPr>
          <w:rFonts w:ascii="Times New Roman" w:eastAsia="Times New Roman" w:hAnsi="Times New Roman" w:cs="David"/>
          <w:sz w:val="24"/>
          <w:szCs w:val="24"/>
          <w:rtl/>
          <w:lang w:eastAsia="he-IL"/>
        </w:rPr>
        <w:t xml:space="preserve"> </w:t>
      </w:r>
      <w:r w:rsidRPr="00AD5400">
        <w:rPr>
          <w:rFonts w:ascii="Times New Roman" w:eastAsia="Times New Roman" w:hAnsi="Times New Roman" w:cs="David" w:hint="eastAsia"/>
          <w:sz w:val="24"/>
          <w:szCs w:val="24"/>
          <w:rtl/>
          <w:lang w:eastAsia="he-IL"/>
        </w:rPr>
        <w:t>ו</w:t>
      </w:r>
      <w:r w:rsidRPr="00AD5400">
        <w:rPr>
          <w:rFonts w:ascii="Times New Roman" w:eastAsia="Times New Roman" w:hAnsi="Times New Roman" w:cs="David"/>
          <w:sz w:val="24"/>
          <w:szCs w:val="24"/>
          <w:rtl/>
          <w:lang w:eastAsia="he-IL"/>
        </w:rPr>
        <w:t>/או אישור זה הינ</w:t>
      </w:r>
      <w:r w:rsidRPr="00AD5400">
        <w:rPr>
          <w:rFonts w:ascii="Times New Roman" w:eastAsia="Times New Roman" w:hAnsi="Times New Roman" w:cs="David" w:hint="cs"/>
          <w:sz w:val="24"/>
          <w:szCs w:val="24"/>
          <w:rtl/>
          <w:lang w:eastAsia="he-IL"/>
        </w:rPr>
        <w:t>ה</w:t>
      </w:r>
      <w:r w:rsidRPr="00AD5400">
        <w:rPr>
          <w:rFonts w:ascii="Times New Roman" w:eastAsia="Times New Roman" w:hAnsi="Times New Roman" w:cs="David"/>
          <w:sz w:val="24"/>
          <w:szCs w:val="24"/>
          <w:rtl/>
          <w:lang w:eastAsia="he-IL"/>
        </w:rPr>
        <w:t xml:space="preserve"> לרבות חברת אם ו/או חברות בנות ו/או חברות שלובות</w:t>
      </w:r>
      <w:r w:rsidRPr="00AD5400">
        <w:rPr>
          <w:rFonts w:ascii="Times New Roman" w:eastAsia="Times New Roman" w:hAnsi="Times New Roman" w:cs="David" w:hint="cs"/>
          <w:sz w:val="24"/>
          <w:szCs w:val="24"/>
          <w:rtl/>
          <w:lang w:eastAsia="he-IL"/>
        </w:rPr>
        <w:t xml:space="preserve"> ו/או עובדיהן ו/או מנהליהן</w:t>
      </w:r>
      <w:r w:rsidRPr="00AD5400">
        <w:rPr>
          <w:rFonts w:ascii="Times New Roman" w:eastAsia="Times New Roman" w:hAnsi="Times New Roman" w:cs="David"/>
          <w:sz w:val="24"/>
          <w:szCs w:val="24"/>
          <w:rtl/>
          <w:lang w:eastAsia="he-IL"/>
        </w:rPr>
        <w:t>.</w:t>
      </w:r>
    </w:p>
    <w:p w14:paraId="3984B688" w14:textId="77777777" w:rsidR="00C936C9" w:rsidRPr="00AD5400" w:rsidRDefault="00C936C9" w:rsidP="00C936C9">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335B51AE" w14:textId="77777777" w:rsidR="00C936C9" w:rsidRPr="00AD5400" w:rsidRDefault="00C936C9" w:rsidP="00C936C9">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5159449F" w14:textId="77777777" w:rsidR="00C936C9" w:rsidRPr="00AD5400" w:rsidRDefault="00C936C9" w:rsidP="00C936C9">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68AA5B61" w14:textId="77777777" w:rsidR="00C936C9" w:rsidRPr="00AD5400" w:rsidRDefault="00C936C9" w:rsidP="00C936C9">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AD5400">
        <w:rPr>
          <w:rFonts w:ascii="Times New Roman" w:eastAsia="Times New Roman" w:hAnsi="Times New Roman" w:cs="David" w:hint="eastAsia"/>
          <w:sz w:val="24"/>
          <w:szCs w:val="24"/>
          <w:rtl/>
          <w:lang w:eastAsia="he-IL"/>
        </w:rPr>
        <w:t>הננו</w:t>
      </w:r>
      <w:r w:rsidRPr="00AD5400">
        <w:rPr>
          <w:rFonts w:ascii="Times New Roman" w:eastAsia="Times New Roman" w:hAnsi="Times New Roman" w:cs="David"/>
          <w:sz w:val="24"/>
          <w:szCs w:val="24"/>
          <w:rtl/>
          <w:lang w:eastAsia="he-IL"/>
        </w:rPr>
        <w:t xml:space="preserve"> מאשרים כי ידוע לנו שהאחריות </w:t>
      </w:r>
      <w:r w:rsidRPr="00AD5400">
        <w:rPr>
          <w:rFonts w:ascii="Times New Roman" w:eastAsia="Times New Roman" w:hAnsi="Times New Roman" w:cs="David" w:hint="eastAsia"/>
          <w:sz w:val="24"/>
          <w:szCs w:val="24"/>
          <w:rtl/>
          <w:lang w:eastAsia="he-IL"/>
        </w:rPr>
        <w:t>לתשלום</w:t>
      </w:r>
      <w:r w:rsidRPr="00AD5400">
        <w:rPr>
          <w:rFonts w:ascii="Times New Roman" w:eastAsia="Times New Roman" w:hAnsi="Times New Roman" w:cs="David"/>
          <w:sz w:val="24"/>
          <w:szCs w:val="24"/>
          <w:rtl/>
          <w:lang w:eastAsia="he-IL"/>
        </w:rPr>
        <w:t xml:space="preserve"> פרמיות הביטוח והשתתפות עצמית חלה על היועץ בלבד</w:t>
      </w:r>
      <w:r w:rsidRPr="00AD5400">
        <w:rPr>
          <w:rFonts w:ascii="Times New Roman" w:eastAsia="Times New Roman" w:hAnsi="Times New Roman" w:cs="David" w:hint="cs"/>
          <w:sz w:val="24"/>
          <w:szCs w:val="24"/>
          <w:rtl/>
          <w:lang w:eastAsia="he-IL"/>
        </w:rPr>
        <w:t>, ובשום מקרה לא על החברה</w:t>
      </w:r>
      <w:r w:rsidRPr="00AD5400">
        <w:rPr>
          <w:rFonts w:ascii="Times New Roman" w:eastAsia="Times New Roman" w:hAnsi="Times New Roman" w:cs="David"/>
          <w:sz w:val="24"/>
          <w:szCs w:val="24"/>
          <w:rtl/>
          <w:lang w:eastAsia="he-IL"/>
        </w:rPr>
        <w:t>.</w:t>
      </w:r>
    </w:p>
    <w:p w14:paraId="6A808D59"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0BB8BDC" w14:textId="77777777" w:rsidR="00C936C9" w:rsidRPr="00AD5400" w:rsidRDefault="00C936C9" w:rsidP="00C936C9">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AD5400">
        <w:rPr>
          <w:rFonts w:ascii="Times New Roman" w:eastAsia="Times New Roman" w:hAnsi="Times New Roman" w:cs="David" w:hint="eastAsia"/>
          <w:sz w:val="24"/>
          <w:szCs w:val="24"/>
          <w:rtl/>
          <w:lang w:eastAsia="he-IL"/>
        </w:rPr>
        <w:t>הננו</w:t>
      </w:r>
      <w:r w:rsidRPr="00AD5400">
        <w:rPr>
          <w:rFonts w:ascii="Times New Roman" w:eastAsia="Times New Roman" w:hAnsi="Times New Roman" w:cs="David"/>
          <w:sz w:val="24"/>
          <w:szCs w:val="24"/>
          <w:rtl/>
          <w:lang w:eastAsia="he-IL"/>
        </w:rPr>
        <w:t xml:space="preserve"> מאשרים כי כל הביטוחים הנ"</w:t>
      </w:r>
      <w:r w:rsidRPr="00AD5400">
        <w:rPr>
          <w:rFonts w:ascii="Times New Roman" w:eastAsia="Times New Roman" w:hAnsi="Times New Roman" w:cs="David" w:hint="eastAsia"/>
          <w:sz w:val="24"/>
          <w:szCs w:val="24"/>
          <w:rtl/>
          <w:lang w:eastAsia="he-IL"/>
        </w:rPr>
        <w:t>ל</w:t>
      </w:r>
      <w:r w:rsidRPr="00AD5400">
        <w:rPr>
          <w:rFonts w:ascii="Times New Roman" w:eastAsia="Times New Roman" w:hAnsi="Times New Roman" w:cs="David"/>
          <w:sz w:val="24"/>
          <w:szCs w:val="24"/>
          <w:rtl/>
          <w:lang w:eastAsia="he-IL"/>
        </w:rPr>
        <w:t xml:space="preserve"> </w:t>
      </w:r>
      <w:r w:rsidRPr="00AD5400">
        <w:rPr>
          <w:rFonts w:ascii="Times New Roman" w:eastAsia="Times New Roman" w:hAnsi="Times New Roman" w:cs="David" w:hint="eastAsia"/>
          <w:sz w:val="24"/>
          <w:szCs w:val="24"/>
          <w:rtl/>
          <w:lang w:eastAsia="he-IL"/>
        </w:rPr>
        <w:t>הינם</w:t>
      </w:r>
      <w:r w:rsidRPr="00AD5400">
        <w:rPr>
          <w:rFonts w:ascii="Times New Roman" w:eastAsia="Times New Roman" w:hAnsi="Times New Roman" w:cs="David"/>
          <w:sz w:val="24"/>
          <w:szCs w:val="24"/>
          <w:rtl/>
          <w:lang w:eastAsia="he-IL"/>
        </w:rPr>
        <w:t xml:space="preserve"> ראשוניים וקודמים לכל ביטוח הנערך על ידי </w:t>
      </w:r>
      <w:r w:rsidRPr="00AD5400">
        <w:rPr>
          <w:rFonts w:ascii="Times New Roman" w:eastAsia="Times New Roman" w:hAnsi="Times New Roman" w:cs="David" w:hint="cs"/>
          <w:sz w:val="24"/>
          <w:szCs w:val="24"/>
          <w:rtl/>
          <w:lang w:eastAsia="he-IL"/>
        </w:rPr>
        <w:t>החברה</w:t>
      </w:r>
      <w:r w:rsidRPr="00AD5400">
        <w:rPr>
          <w:rFonts w:ascii="Times New Roman" w:eastAsia="Times New Roman" w:hAnsi="Times New Roman" w:cs="David"/>
          <w:sz w:val="24"/>
          <w:szCs w:val="24"/>
          <w:rtl/>
          <w:lang w:eastAsia="he-IL"/>
        </w:rPr>
        <w:t xml:space="preserve"> ו/או לטובתה, ואנו מוותרים על </w:t>
      </w:r>
      <w:r w:rsidRPr="00AD5400">
        <w:rPr>
          <w:rFonts w:ascii="Times New Roman" w:eastAsia="Times New Roman" w:hAnsi="Times New Roman" w:cs="David" w:hint="eastAsia"/>
          <w:sz w:val="24"/>
          <w:szCs w:val="24"/>
          <w:rtl/>
          <w:lang w:eastAsia="he-IL"/>
        </w:rPr>
        <w:t>כל</w:t>
      </w:r>
      <w:r w:rsidRPr="00AD5400">
        <w:rPr>
          <w:rFonts w:ascii="Times New Roman" w:eastAsia="Times New Roman" w:hAnsi="Times New Roman" w:cs="David"/>
          <w:sz w:val="24"/>
          <w:szCs w:val="24"/>
          <w:rtl/>
          <w:lang w:eastAsia="he-IL"/>
        </w:rPr>
        <w:t xml:space="preserve"> טענה ו/או דרישה ו/או תביעה בדבר שיתוף ביטוחי </w:t>
      </w:r>
      <w:r w:rsidRPr="00AD5400">
        <w:rPr>
          <w:rFonts w:ascii="Times New Roman" w:eastAsia="Times New Roman" w:hAnsi="Times New Roman" w:cs="David" w:hint="cs"/>
          <w:sz w:val="24"/>
          <w:szCs w:val="24"/>
          <w:rtl/>
          <w:lang w:eastAsia="he-IL"/>
        </w:rPr>
        <w:t>החברה</w:t>
      </w:r>
      <w:r w:rsidRPr="00AD5400">
        <w:rPr>
          <w:rFonts w:ascii="Times New Roman" w:eastAsia="Times New Roman" w:hAnsi="Times New Roman" w:cs="David"/>
          <w:sz w:val="24"/>
          <w:szCs w:val="24"/>
          <w:rtl/>
          <w:lang w:eastAsia="he-IL"/>
        </w:rPr>
        <w:t>.</w:t>
      </w:r>
    </w:p>
    <w:p w14:paraId="15F172C8" w14:textId="77777777" w:rsidR="00C936C9" w:rsidRPr="00AD5400" w:rsidRDefault="00C936C9" w:rsidP="00C936C9">
      <w:pPr>
        <w:spacing w:before="0" w:beforeAutospacing="0" w:after="0" w:afterAutospacing="0" w:line="360" w:lineRule="auto"/>
        <w:ind w:left="720"/>
        <w:rPr>
          <w:rFonts w:ascii="Times New Roman" w:eastAsia="Times New Roman" w:hAnsi="Times New Roman" w:cs="David"/>
          <w:sz w:val="24"/>
          <w:szCs w:val="24"/>
          <w:rtl/>
        </w:rPr>
      </w:pPr>
    </w:p>
    <w:p w14:paraId="6ACD1FCC" w14:textId="77777777" w:rsidR="00C936C9" w:rsidRPr="00AD5400" w:rsidRDefault="00C936C9" w:rsidP="00C936C9">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AD5400">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5A49B757"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90B638A" w14:textId="77777777" w:rsidR="00C936C9" w:rsidRPr="00AD5400" w:rsidRDefault="00C936C9" w:rsidP="00C936C9">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AD5400">
        <w:rPr>
          <w:rFonts w:ascii="Times New Roman" w:eastAsia="Times New Roman" w:hAnsi="Times New Roman" w:cs="David" w:hint="eastAsia"/>
          <w:sz w:val="24"/>
          <w:szCs w:val="24"/>
          <w:rtl/>
          <w:lang w:eastAsia="he-IL"/>
        </w:rPr>
        <w:t>הננו</w:t>
      </w:r>
      <w:r w:rsidRPr="00AD5400">
        <w:rPr>
          <w:rFonts w:ascii="Times New Roman" w:eastAsia="Times New Roman" w:hAnsi="Times New Roman" w:cs="David"/>
          <w:sz w:val="24"/>
          <w:szCs w:val="24"/>
          <w:rtl/>
          <w:lang w:eastAsia="he-IL"/>
        </w:rPr>
        <w:t xml:space="preserve"> מתחייבים כי הביטוחים הנ"</w:t>
      </w:r>
      <w:r w:rsidRPr="00AD5400">
        <w:rPr>
          <w:rFonts w:ascii="Times New Roman" w:eastAsia="Times New Roman" w:hAnsi="Times New Roman" w:cs="David" w:hint="eastAsia"/>
          <w:sz w:val="24"/>
          <w:szCs w:val="24"/>
          <w:rtl/>
          <w:lang w:eastAsia="he-IL"/>
        </w:rPr>
        <w:t>ל</w:t>
      </w:r>
      <w:r w:rsidRPr="00AD5400">
        <w:rPr>
          <w:rFonts w:ascii="Times New Roman" w:eastAsia="Times New Roman" w:hAnsi="Times New Roman" w:cs="David"/>
          <w:sz w:val="24"/>
          <w:szCs w:val="24"/>
          <w:rtl/>
          <w:lang w:eastAsia="he-IL"/>
        </w:rPr>
        <w:t xml:space="preserve"> </w:t>
      </w:r>
      <w:r w:rsidRPr="00AD5400">
        <w:rPr>
          <w:rFonts w:ascii="Times New Roman" w:eastAsia="Times New Roman" w:hAnsi="Times New Roman" w:cs="David" w:hint="eastAsia"/>
          <w:sz w:val="24"/>
          <w:szCs w:val="24"/>
          <w:rtl/>
          <w:lang w:eastAsia="he-IL"/>
        </w:rPr>
        <w:t>לא</w:t>
      </w:r>
      <w:r w:rsidRPr="00AD5400">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AD5400">
        <w:rPr>
          <w:rFonts w:ascii="Times New Roman" w:eastAsia="Times New Roman" w:hAnsi="Times New Roman" w:cs="David" w:hint="cs"/>
          <w:sz w:val="24"/>
          <w:szCs w:val="24"/>
          <w:rtl/>
          <w:lang w:eastAsia="he-IL"/>
        </w:rPr>
        <w:t>לחברה</w:t>
      </w:r>
      <w:r w:rsidRPr="00AD5400">
        <w:rPr>
          <w:rFonts w:ascii="Times New Roman" w:eastAsia="Times New Roman" w:hAnsi="Times New Roman" w:cs="David"/>
          <w:sz w:val="24"/>
          <w:szCs w:val="24"/>
          <w:rtl/>
          <w:lang w:eastAsia="he-IL"/>
        </w:rPr>
        <w:t xml:space="preserve">, בכתב, </w:t>
      </w:r>
      <w:r w:rsidRPr="00AD5400">
        <w:rPr>
          <w:rFonts w:ascii="Times New Roman" w:eastAsia="Times New Roman" w:hAnsi="Times New Roman" w:cs="David" w:hint="eastAsia"/>
          <w:sz w:val="24"/>
          <w:szCs w:val="24"/>
          <w:rtl/>
          <w:lang w:eastAsia="he-IL"/>
        </w:rPr>
        <w:t>בדואר</w:t>
      </w:r>
      <w:r w:rsidRPr="00AD5400">
        <w:rPr>
          <w:rFonts w:ascii="Times New Roman" w:eastAsia="Times New Roman" w:hAnsi="Times New Roman" w:cs="David"/>
          <w:sz w:val="24"/>
          <w:szCs w:val="24"/>
          <w:rtl/>
          <w:lang w:eastAsia="he-IL"/>
        </w:rPr>
        <w:t xml:space="preserve"> רשום.</w:t>
      </w:r>
    </w:p>
    <w:p w14:paraId="24F6844B"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03DFEF3"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56A719E"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r w:rsidRPr="00AD5400">
        <w:rPr>
          <w:rFonts w:ascii="Times New Roman" w:eastAsia="Times New Roman" w:hAnsi="Times New Roman" w:cs="David" w:hint="eastAsia"/>
          <w:bCs/>
          <w:sz w:val="24"/>
          <w:szCs w:val="24"/>
          <w:rtl/>
          <w:lang w:eastAsia="he-IL"/>
        </w:rPr>
        <w:t>אישורנו</w:t>
      </w:r>
      <w:r w:rsidRPr="00AD5400">
        <w:rPr>
          <w:rFonts w:ascii="Times New Roman" w:eastAsia="Times New Roman" w:hAnsi="Times New Roman" w:cs="David"/>
          <w:bCs/>
          <w:sz w:val="24"/>
          <w:szCs w:val="24"/>
          <w:rtl/>
          <w:lang w:eastAsia="he-IL"/>
        </w:rPr>
        <w:t xml:space="preserve"> זה הינו בכפוף לתנאי </w:t>
      </w:r>
      <w:r w:rsidRPr="00AD5400">
        <w:rPr>
          <w:rFonts w:ascii="Times New Roman" w:eastAsia="Times New Roman" w:hAnsi="Times New Roman" w:cs="David" w:hint="eastAsia"/>
          <w:bCs/>
          <w:sz w:val="24"/>
          <w:szCs w:val="24"/>
          <w:rtl/>
          <w:lang w:eastAsia="he-IL"/>
        </w:rPr>
        <w:t>פוליסות</w:t>
      </w:r>
      <w:r w:rsidRPr="00AD5400">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5F957CDC"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4E3E230"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68EBE2"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52E0988"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2306460"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8772AB"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846E204"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2596967"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B2D65DD"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7A9BA23"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5568516"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33C9BEC"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7367B0A"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lang w:eastAsia="he-IL"/>
        </w:rPr>
      </w:pPr>
    </w:p>
    <w:p w14:paraId="501ADAFD"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lang w:eastAsia="he-IL"/>
        </w:rPr>
      </w:pPr>
      <w:r w:rsidRPr="00AD5400">
        <w:rPr>
          <w:rFonts w:ascii="Times New Roman" w:eastAsia="Times New Roman" w:hAnsi="Times New Roman" w:cs="David"/>
          <w:sz w:val="24"/>
          <w:szCs w:val="24"/>
          <w:rtl/>
          <w:lang w:eastAsia="he-IL"/>
        </w:rPr>
        <w:t>______________</w:t>
      </w:r>
      <w:r w:rsidRPr="00AD5400">
        <w:rPr>
          <w:rFonts w:ascii="Times New Roman" w:eastAsia="Times New Roman" w:hAnsi="Times New Roman" w:cs="David"/>
          <w:sz w:val="24"/>
          <w:szCs w:val="24"/>
          <w:rtl/>
          <w:lang w:eastAsia="he-IL"/>
        </w:rPr>
        <w:tab/>
        <w:t>______________</w:t>
      </w:r>
      <w:r w:rsidRPr="00AD5400">
        <w:rPr>
          <w:rFonts w:ascii="Times New Roman" w:eastAsia="Times New Roman" w:hAnsi="Times New Roman" w:cs="David"/>
          <w:sz w:val="24"/>
          <w:szCs w:val="24"/>
          <w:rtl/>
          <w:lang w:eastAsia="he-IL"/>
        </w:rPr>
        <w:tab/>
        <w:t>______________</w:t>
      </w:r>
      <w:r w:rsidRPr="00AD5400">
        <w:rPr>
          <w:rFonts w:ascii="Times New Roman" w:eastAsia="Times New Roman" w:hAnsi="Times New Roman" w:cs="David"/>
          <w:sz w:val="24"/>
          <w:szCs w:val="24"/>
          <w:rtl/>
          <w:lang w:eastAsia="he-IL"/>
        </w:rPr>
        <w:tab/>
        <w:t>______________</w:t>
      </w:r>
    </w:p>
    <w:p w14:paraId="31500A22"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 xml:space="preserve">(חותמת </w:t>
      </w:r>
      <w:r w:rsidRPr="00AD5400">
        <w:rPr>
          <w:rFonts w:ascii="Times New Roman" w:eastAsia="Times New Roman" w:hAnsi="Times New Roman" w:cs="David" w:hint="eastAsia"/>
          <w:sz w:val="24"/>
          <w:szCs w:val="24"/>
          <w:rtl/>
          <w:lang w:eastAsia="he-IL"/>
        </w:rPr>
        <w:t>המבטח</w:t>
      </w:r>
      <w:r w:rsidRPr="00AD5400">
        <w:rPr>
          <w:rFonts w:ascii="Times New Roman" w:eastAsia="Times New Roman" w:hAnsi="Times New Roman" w:cs="David"/>
          <w:sz w:val="24"/>
          <w:szCs w:val="24"/>
          <w:rtl/>
          <w:lang w:eastAsia="he-IL"/>
        </w:rPr>
        <w:t>)</w:t>
      </w:r>
      <w:r w:rsidRPr="00AD5400">
        <w:rPr>
          <w:rFonts w:ascii="Times New Roman" w:eastAsia="Times New Roman" w:hAnsi="Times New Roman" w:cs="David"/>
          <w:sz w:val="24"/>
          <w:szCs w:val="24"/>
          <w:rtl/>
          <w:lang w:eastAsia="he-IL"/>
        </w:rPr>
        <w:tab/>
        <w:t>(חתימת המבטח)</w:t>
      </w:r>
      <w:r w:rsidRPr="00AD5400">
        <w:rPr>
          <w:rFonts w:ascii="Times New Roman" w:eastAsia="Times New Roman" w:hAnsi="Times New Roman" w:cs="David"/>
          <w:sz w:val="24"/>
          <w:szCs w:val="24"/>
          <w:rtl/>
          <w:lang w:eastAsia="he-IL"/>
        </w:rPr>
        <w:tab/>
        <w:t>(שם החותם)</w:t>
      </w:r>
      <w:r w:rsidRPr="00AD5400">
        <w:rPr>
          <w:rFonts w:ascii="Times New Roman" w:eastAsia="Times New Roman" w:hAnsi="Times New Roman" w:cs="David"/>
          <w:sz w:val="24"/>
          <w:szCs w:val="24"/>
          <w:rtl/>
          <w:lang w:eastAsia="he-IL"/>
        </w:rPr>
        <w:tab/>
      </w:r>
      <w:r w:rsidRPr="00AD5400">
        <w:rPr>
          <w:rFonts w:ascii="Times New Roman" w:eastAsia="Times New Roman" w:hAnsi="Times New Roman" w:cs="David"/>
          <w:sz w:val="24"/>
          <w:szCs w:val="24"/>
          <w:rtl/>
          <w:lang w:eastAsia="he-IL"/>
        </w:rPr>
        <w:tab/>
        <w:t xml:space="preserve">(תפקיד החותם) </w:t>
      </w:r>
    </w:p>
    <w:p w14:paraId="66A1753E"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B1BC2E2" w14:textId="77777777" w:rsidR="00C936C9" w:rsidRPr="00AD5400"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3103F80" w14:textId="77777777" w:rsidR="00C936C9" w:rsidRPr="00AD5400"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16104D1" w14:textId="77777777" w:rsidR="00C936C9" w:rsidRPr="00AD5400"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B5220E6" w14:textId="5F3C6C38" w:rsidR="00650D2D" w:rsidRPr="00AD5400" w:rsidRDefault="00AD5400" w:rsidP="00AD5400">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hint="cs"/>
          <w:bCs/>
          <w:sz w:val="24"/>
          <w:szCs w:val="24"/>
          <w:u w:val="single"/>
          <w:rtl/>
          <w:lang w:eastAsia="he-IL"/>
        </w:rPr>
        <w:lastRenderedPageBreak/>
        <w:t xml:space="preserve">נספח </w:t>
      </w:r>
      <w:r w:rsidR="00C936C9" w:rsidRPr="00AD5400">
        <w:rPr>
          <w:rFonts w:ascii="Times New Roman" w:eastAsia="Times New Roman" w:hAnsi="Times New Roman" w:cs="David" w:hint="cs"/>
          <w:bCs/>
          <w:sz w:val="24"/>
          <w:szCs w:val="24"/>
          <w:u w:val="single"/>
          <w:rtl/>
          <w:lang w:eastAsia="he-IL"/>
        </w:rPr>
        <w:t>"</w:t>
      </w:r>
      <w:r w:rsidR="00650D2D" w:rsidRPr="00AD5400">
        <w:rPr>
          <w:rFonts w:ascii="Times New Roman" w:eastAsia="Times New Roman" w:hAnsi="Times New Roman" w:cs="David"/>
          <w:bCs/>
          <w:sz w:val="24"/>
          <w:szCs w:val="24"/>
          <w:u w:val="single"/>
          <w:rtl/>
          <w:lang w:eastAsia="he-IL"/>
        </w:rPr>
        <w:t>ח</w:t>
      </w:r>
      <w:r w:rsidR="00C936C9" w:rsidRPr="00AD5400">
        <w:rPr>
          <w:rFonts w:ascii="Times New Roman" w:eastAsia="Times New Roman" w:hAnsi="Times New Roman" w:cs="David" w:hint="cs"/>
          <w:bCs/>
          <w:sz w:val="24"/>
          <w:szCs w:val="24"/>
          <w:u w:val="single"/>
          <w:rtl/>
          <w:lang w:eastAsia="he-IL"/>
        </w:rPr>
        <w:t>'</w:t>
      </w:r>
      <w:r w:rsidR="00650D2D" w:rsidRPr="00AD5400">
        <w:rPr>
          <w:rFonts w:ascii="Times New Roman" w:eastAsia="Times New Roman" w:hAnsi="Times New Roman" w:cs="David"/>
          <w:bCs/>
          <w:sz w:val="24"/>
          <w:szCs w:val="24"/>
          <w:u w:val="single"/>
          <w:rtl/>
          <w:lang w:eastAsia="he-IL"/>
        </w:rPr>
        <w:t>'</w:t>
      </w:r>
    </w:p>
    <w:p w14:paraId="48C50493" w14:textId="77777777" w:rsidR="00650D2D" w:rsidRPr="00AD5400"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94D6055" w14:textId="77777777" w:rsidR="00650D2D" w:rsidRPr="00AD5400"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AD5400">
        <w:rPr>
          <w:rFonts w:ascii="Times New Roman" w:eastAsia="Times New Roman" w:hAnsi="Times New Roman" w:cs="David"/>
          <w:b/>
          <w:bCs/>
          <w:sz w:val="24"/>
          <w:szCs w:val="24"/>
          <w:u w:val="single"/>
          <w:rtl/>
          <w:lang w:eastAsia="he-IL"/>
        </w:rPr>
        <w:t>רשימת התוכניות והמסמכים שעל המתכנן להנפיק</w:t>
      </w:r>
    </w:p>
    <w:p w14:paraId="38756A0E" w14:textId="77777777" w:rsidR="00650D2D" w:rsidRPr="00AD5400" w:rsidRDefault="00650D2D" w:rsidP="00650D2D">
      <w:pPr>
        <w:widowControl w:val="0"/>
        <w:bidi w:val="0"/>
        <w:spacing w:before="0" w:beforeAutospacing="0" w:after="0" w:afterAutospacing="0" w:line="240" w:lineRule="auto"/>
        <w:ind w:firstLine="720"/>
        <w:jc w:val="center"/>
        <w:rPr>
          <w:rFonts w:ascii="Times New Roman" w:eastAsia="Times New Roman" w:hAnsi="Times New Roman" w:cs="David"/>
          <w:b/>
          <w:bCs/>
          <w:sz w:val="20"/>
          <w:szCs w:val="20"/>
          <w:u w:val="single"/>
          <w:rtl/>
          <w:lang w:eastAsia="he-IL"/>
        </w:rPr>
      </w:pPr>
    </w:p>
    <w:p w14:paraId="0B727860" w14:textId="77777777" w:rsidR="00650D2D" w:rsidRPr="00AD5400" w:rsidRDefault="00650D2D" w:rsidP="00650D2D">
      <w:pPr>
        <w:widowControl w:val="0"/>
        <w:spacing w:before="0" w:beforeAutospacing="0" w:after="0" w:afterAutospacing="0" w:line="240" w:lineRule="auto"/>
        <w:ind w:firstLine="89"/>
        <w:jc w:val="center"/>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מסמך זה מהווה השלמה לנספח ב' ואינו גורע ממנו</w:t>
      </w:r>
    </w:p>
    <w:p w14:paraId="4180B3D2" w14:textId="77777777" w:rsidR="00650D2D" w:rsidRPr="00AD5400" w:rsidRDefault="00650D2D" w:rsidP="00650D2D">
      <w:pPr>
        <w:spacing w:before="0" w:beforeAutospacing="0" w:after="0" w:afterAutospacing="0" w:line="360" w:lineRule="auto"/>
        <w:ind w:right="2160" w:hanging="720"/>
        <w:jc w:val="right"/>
        <w:rPr>
          <w:rFonts w:ascii="Times New Roman" w:eastAsia="Times New Roman" w:hAnsi="Times New Roman" w:cs="David"/>
          <w:sz w:val="24"/>
          <w:szCs w:val="24"/>
          <w:rtl/>
          <w:lang w:eastAsia="he-IL"/>
        </w:rPr>
      </w:pPr>
    </w:p>
    <w:p w14:paraId="017F5AEE" w14:textId="77777777" w:rsidR="00650D2D" w:rsidRPr="00AD5400" w:rsidRDefault="00650D2D" w:rsidP="00650D2D">
      <w:pPr>
        <w:spacing w:before="0" w:beforeAutospacing="0" w:after="0" w:afterAutospacing="0" w:line="360" w:lineRule="auto"/>
        <w:ind w:left="1440" w:right="1440" w:hanging="720"/>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1.</w:t>
      </w:r>
      <w:r w:rsidRPr="00AD5400">
        <w:rPr>
          <w:rFonts w:ascii="Times New Roman" w:eastAsia="Times New Roman" w:hAnsi="Times New Roman" w:cs="David"/>
          <w:sz w:val="24"/>
          <w:szCs w:val="24"/>
          <w:rtl/>
          <w:lang w:eastAsia="he-IL"/>
        </w:rPr>
        <w:tab/>
        <w:t>כל התכניות הנדרשות עפ"י נספח ב' בקנה מידה מתאים.</w:t>
      </w:r>
    </w:p>
    <w:p w14:paraId="0DD0158F" w14:textId="77777777" w:rsidR="00650D2D" w:rsidRPr="00AD5400"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02D7D22A" w14:textId="77777777" w:rsidR="00650D2D" w:rsidRPr="00AD5400"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2.</w:t>
      </w:r>
      <w:r w:rsidRPr="00AD5400">
        <w:rPr>
          <w:rFonts w:ascii="Times New Roman" w:eastAsia="Times New Roman" w:hAnsi="Times New Roman" w:cs="David"/>
          <w:sz w:val="24"/>
          <w:szCs w:val="24"/>
          <w:rtl/>
          <w:lang w:eastAsia="he-IL"/>
        </w:rPr>
        <w:tab/>
        <w:t>תכניות תנוחה כללית.</w:t>
      </w:r>
    </w:p>
    <w:p w14:paraId="2CA6519D" w14:textId="77777777" w:rsidR="00650D2D" w:rsidRPr="00AD5400"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0395C6A6" w14:textId="77777777" w:rsidR="00650D2D" w:rsidRPr="00AD5400"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3.</w:t>
      </w:r>
      <w:r w:rsidRPr="00AD5400">
        <w:rPr>
          <w:rFonts w:ascii="Times New Roman" w:eastAsia="Times New Roman" w:hAnsi="Times New Roman" w:cs="David"/>
          <w:sz w:val="24"/>
          <w:szCs w:val="24"/>
          <w:rtl/>
          <w:lang w:eastAsia="he-IL"/>
        </w:rPr>
        <w:tab/>
        <w:t xml:space="preserve">תכניות לבצוע עבודות עפר בכבישים </w:t>
      </w:r>
      <w:r w:rsidRPr="00AD5400">
        <w:rPr>
          <w:rFonts w:ascii="Times New Roman" w:eastAsia="Times New Roman" w:hAnsi="Times New Roman" w:cs="David"/>
          <w:sz w:val="24"/>
          <w:szCs w:val="24"/>
          <w:u w:val="single"/>
          <w:rtl/>
          <w:lang w:eastAsia="he-IL"/>
        </w:rPr>
        <w:t>ובמגרשים</w:t>
      </w:r>
      <w:r w:rsidRPr="00AD5400">
        <w:rPr>
          <w:rFonts w:ascii="Times New Roman" w:eastAsia="Times New Roman" w:hAnsi="Times New Roman" w:cs="David"/>
          <w:sz w:val="24"/>
          <w:szCs w:val="24"/>
          <w:rtl/>
          <w:lang w:eastAsia="he-IL"/>
        </w:rPr>
        <w:t>.</w:t>
      </w:r>
    </w:p>
    <w:p w14:paraId="23F28F88" w14:textId="77777777" w:rsidR="00650D2D" w:rsidRPr="00AD5400"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B791F99" w14:textId="77777777" w:rsidR="00650D2D" w:rsidRPr="00AD5400"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4.</w:t>
      </w:r>
      <w:r w:rsidRPr="00AD5400">
        <w:rPr>
          <w:rFonts w:ascii="Times New Roman" w:eastAsia="Times New Roman" w:hAnsi="Times New Roman" w:cs="David"/>
          <w:sz w:val="24"/>
          <w:szCs w:val="24"/>
          <w:rtl/>
          <w:lang w:eastAsia="he-IL"/>
        </w:rPr>
        <w:tab/>
        <w:t>פרטים.</w:t>
      </w:r>
    </w:p>
    <w:p w14:paraId="60BE01D7" w14:textId="77777777" w:rsidR="00650D2D" w:rsidRPr="00AD5400"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745981B6" w14:textId="77777777" w:rsidR="00650D2D" w:rsidRPr="00AD5400"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5.</w:t>
      </w:r>
      <w:r w:rsidRPr="00AD5400">
        <w:rPr>
          <w:rFonts w:ascii="Times New Roman" w:eastAsia="Times New Roman" w:hAnsi="Times New Roman" w:cs="David"/>
          <w:sz w:val="24"/>
          <w:szCs w:val="24"/>
          <w:rtl/>
          <w:lang w:eastAsia="he-IL"/>
        </w:rPr>
        <w:tab/>
        <w:t>חתכים טיפוסיים.</w:t>
      </w:r>
    </w:p>
    <w:p w14:paraId="28D21B27" w14:textId="77777777" w:rsidR="00650D2D" w:rsidRPr="00AD5400"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1F6880B6" w14:textId="77777777" w:rsidR="00650D2D" w:rsidRPr="00AD5400"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6.</w:t>
      </w:r>
      <w:r w:rsidRPr="00AD5400">
        <w:rPr>
          <w:rFonts w:ascii="Times New Roman" w:eastAsia="Times New Roman" w:hAnsi="Times New Roman" w:cs="David"/>
          <w:sz w:val="24"/>
          <w:szCs w:val="24"/>
          <w:rtl/>
          <w:lang w:eastAsia="he-IL"/>
        </w:rPr>
        <w:tab/>
        <w:t>חתכים לרוחב הכבישים.</w:t>
      </w:r>
    </w:p>
    <w:p w14:paraId="071E7BEB" w14:textId="77777777" w:rsidR="00650D2D" w:rsidRPr="00AD5400"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784A9E2" w14:textId="77777777" w:rsidR="00650D2D" w:rsidRPr="00AD5400"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7.</w:t>
      </w:r>
      <w:r w:rsidRPr="00AD5400">
        <w:rPr>
          <w:rFonts w:ascii="Times New Roman" w:eastAsia="Times New Roman" w:hAnsi="Times New Roman" w:cs="David"/>
          <w:sz w:val="24"/>
          <w:szCs w:val="24"/>
          <w:rtl/>
          <w:lang w:eastAsia="he-IL"/>
        </w:rPr>
        <w:tab/>
        <w:t>תכניות סימון וצביעה.</w:t>
      </w:r>
    </w:p>
    <w:p w14:paraId="77760FD3" w14:textId="77777777" w:rsidR="00650D2D" w:rsidRPr="00AD5400"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074A11DC" w14:textId="77777777" w:rsidR="00650D2D" w:rsidRPr="00AD5400"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8.</w:t>
      </w:r>
      <w:r w:rsidRPr="00AD5400">
        <w:rPr>
          <w:rFonts w:ascii="Times New Roman" w:eastAsia="Times New Roman" w:hAnsi="Times New Roman" w:cs="David"/>
          <w:sz w:val="24"/>
          <w:szCs w:val="24"/>
          <w:rtl/>
          <w:lang w:eastAsia="he-IL"/>
        </w:rPr>
        <w:tab/>
        <w:t>טבלאות מאזן חניה.</w:t>
      </w:r>
    </w:p>
    <w:p w14:paraId="3F9BD04E" w14:textId="77777777" w:rsidR="00650D2D" w:rsidRPr="00AD5400"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579320B1" w14:textId="77777777" w:rsidR="00650D2D" w:rsidRPr="00AD5400"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9.</w:t>
      </w:r>
      <w:r w:rsidRPr="00AD5400">
        <w:rPr>
          <w:rFonts w:ascii="Times New Roman" w:eastAsia="Times New Roman" w:hAnsi="Times New Roman" w:cs="David"/>
          <w:sz w:val="24"/>
          <w:szCs w:val="24"/>
          <w:rtl/>
          <w:lang w:eastAsia="he-IL"/>
        </w:rPr>
        <w:tab/>
        <w:t>תכניות החניה, סדור התאים, מידות כלליות של דרכי גישה, רדיוס סיבוב ושיפועים.</w:t>
      </w:r>
    </w:p>
    <w:p w14:paraId="425A16C5" w14:textId="77777777" w:rsidR="00650D2D" w:rsidRPr="00AD5400"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15284FB2" w14:textId="77777777" w:rsidR="00650D2D" w:rsidRPr="00AD5400"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10.</w:t>
      </w:r>
      <w:r w:rsidRPr="00AD5400">
        <w:rPr>
          <w:rFonts w:ascii="Times New Roman" w:eastAsia="Times New Roman" w:hAnsi="Times New Roman" w:cs="David"/>
          <w:sz w:val="24"/>
          <w:szCs w:val="24"/>
          <w:rtl/>
          <w:lang w:eastAsia="he-IL"/>
        </w:rPr>
        <w:tab/>
        <w:t>תכניות סימון תאי חניה, מקום אבני שפה, מדרכות והגבהות.</w:t>
      </w:r>
    </w:p>
    <w:p w14:paraId="4686281F" w14:textId="77777777" w:rsidR="00650D2D" w:rsidRPr="00AD5400"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3BDF98A" w14:textId="77777777" w:rsidR="00650D2D" w:rsidRPr="00AD5400"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11.</w:t>
      </w:r>
      <w:r w:rsidRPr="00AD5400">
        <w:rPr>
          <w:rFonts w:ascii="Times New Roman" w:eastAsia="Times New Roman" w:hAnsi="Times New Roman" w:cs="David"/>
          <w:sz w:val="24"/>
          <w:szCs w:val="24"/>
          <w:rtl/>
          <w:lang w:eastAsia="he-IL"/>
        </w:rPr>
        <w:tab/>
        <w:t>תכניות תמרור, צביעה ושילוט תנועתי.</w:t>
      </w:r>
    </w:p>
    <w:p w14:paraId="4A1AF986" w14:textId="77777777" w:rsidR="00650D2D" w:rsidRPr="00AD5400"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07E37415" w14:textId="77777777" w:rsidR="00650D2D" w:rsidRPr="00AD5400"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12.</w:t>
      </w:r>
      <w:r w:rsidRPr="00AD5400">
        <w:rPr>
          <w:rFonts w:ascii="Times New Roman" w:eastAsia="Times New Roman" w:hAnsi="Times New Roman" w:cs="David"/>
          <w:sz w:val="24"/>
          <w:szCs w:val="24"/>
          <w:rtl/>
          <w:lang w:eastAsia="he-IL"/>
        </w:rPr>
        <w:tab/>
        <w:t>מפרטים וכתבי כמויות לסעיפי השתית, תשתית, גמר עליון לכבישים, אבני שפה ואבני אי, מפרטי חניה, תמרור, צביעה ושילוט תנועתי, ציוד ואביזרים תחבורתיים. אומדן מפורט.</w:t>
      </w:r>
    </w:p>
    <w:p w14:paraId="3BE8FA68" w14:textId="77777777" w:rsidR="00650D2D" w:rsidRPr="00AD5400"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73DB4B22" w14:textId="77777777" w:rsidR="00650D2D" w:rsidRPr="00AD5400"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13.</w:t>
      </w:r>
      <w:r w:rsidRPr="00AD5400">
        <w:rPr>
          <w:rFonts w:ascii="Times New Roman" w:eastAsia="Times New Roman" w:hAnsi="Times New Roman" w:cs="David"/>
          <w:sz w:val="24"/>
          <w:szCs w:val="24"/>
          <w:rtl/>
          <w:lang w:eastAsia="he-IL"/>
        </w:rPr>
        <w:tab/>
        <w:t>כל תכנית ו/או מסמך אחר שידרשו במהלך התכנון והביצוע על מנת לקבל עבודה מושלמת, בהתאם לשקול המנהל.</w:t>
      </w:r>
    </w:p>
    <w:p w14:paraId="3EDE5202" w14:textId="77777777" w:rsidR="00650D2D" w:rsidRPr="00AD5400" w:rsidRDefault="00650D2D" w:rsidP="00650D2D">
      <w:pPr>
        <w:widowControl w:val="0"/>
        <w:spacing w:before="0" w:beforeAutospacing="0" w:after="0" w:afterAutospacing="0" w:line="240" w:lineRule="auto"/>
        <w:ind w:right="720" w:hanging="720"/>
        <w:rPr>
          <w:rFonts w:ascii="Times New Roman" w:eastAsia="Times New Roman" w:hAnsi="Times New Roman" w:cs="David"/>
          <w:sz w:val="24"/>
          <w:szCs w:val="24"/>
          <w:rtl/>
          <w:lang w:eastAsia="he-IL"/>
        </w:rPr>
      </w:pPr>
    </w:p>
    <w:p w14:paraId="71FCFDE6" w14:textId="77777777" w:rsidR="00650D2D" w:rsidRPr="00AD5400" w:rsidRDefault="00650D2D" w:rsidP="00650D2D">
      <w:pPr>
        <w:widowControl w:val="0"/>
        <w:spacing w:before="0" w:beforeAutospacing="0" w:after="0" w:afterAutospacing="0" w:line="240" w:lineRule="auto"/>
        <w:ind w:left="651"/>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 xml:space="preserve"> 14.</w:t>
      </w:r>
      <w:r w:rsidRPr="00AD5400">
        <w:rPr>
          <w:rFonts w:ascii="Times New Roman" w:eastAsia="Times New Roman" w:hAnsi="Times New Roman" w:cs="David"/>
          <w:sz w:val="24"/>
          <w:szCs w:val="24"/>
          <w:rtl/>
          <w:lang w:eastAsia="he-IL"/>
        </w:rPr>
        <w:tab/>
        <w:t>רשימות מעודכנות של תוכניות כולל תאריך ומספר מהדורה – לפחות פעם בחודש.</w:t>
      </w:r>
    </w:p>
    <w:p w14:paraId="11A56555" w14:textId="77777777" w:rsidR="00650D2D" w:rsidRPr="00AD5400" w:rsidRDefault="00650D2D" w:rsidP="00650D2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12D1C43" w14:textId="77777777" w:rsidR="00650D2D" w:rsidRPr="00AD5400"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15.</w:t>
      </w:r>
      <w:r w:rsidRPr="00AD5400">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r w:rsidRPr="00AD5400">
        <w:rPr>
          <w:rFonts w:ascii="Times New Roman" w:eastAsia="Times New Roman" w:hAnsi="Times New Roman" w:cs="David"/>
          <w:sz w:val="24"/>
          <w:szCs w:val="24"/>
          <w:rtl/>
          <w:lang w:eastAsia="he-IL"/>
        </w:rPr>
        <w:br/>
      </w:r>
    </w:p>
    <w:p w14:paraId="0AA1FA87" w14:textId="77777777" w:rsidR="00650D2D" w:rsidRPr="00AD5400"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16.</w:t>
      </w:r>
      <w:r w:rsidRPr="00AD5400">
        <w:rPr>
          <w:rFonts w:ascii="Times New Roman" w:eastAsia="Times New Roman" w:hAnsi="Times New Roman" w:cs="David"/>
          <w:sz w:val="24"/>
          <w:szCs w:val="24"/>
          <w:rtl/>
          <w:lang w:eastAsia="he-IL"/>
        </w:rPr>
        <w:tab/>
        <w:t>כל שאר תוכניות הביצוע המתחייבות מכל תקן ודין לרבות אך לא רק מחלקיו השונים של ת"י 1547 – "תכניות ביצוע לבניינים ולעבודות פיתוח סביבתי".</w:t>
      </w:r>
    </w:p>
    <w:p w14:paraId="0314CBC3" w14:textId="77777777" w:rsidR="00650D2D" w:rsidRPr="00AD5400" w:rsidRDefault="00650D2D" w:rsidP="00650D2D">
      <w:pPr>
        <w:widowControl w:val="0"/>
        <w:spacing w:before="0" w:beforeAutospacing="0" w:after="0" w:afterAutospacing="0" w:line="240" w:lineRule="auto"/>
        <w:ind w:hanging="720"/>
        <w:rPr>
          <w:rFonts w:ascii="Times New Roman" w:eastAsia="Times New Roman" w:hAnsi="Times New Roman" w:cs="David"/>
          <w:sz w:val="24"/>
          <w:szCs w:val="24"/>
          <w:rtl/>
        </w:rPr>
      </w:pPr>
    </w:p>
    <w:p w14:paraId="4FD9AC97"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D5400">
        <w:rPr>
          <w:rFonts w:ascii="Times New Roman" w:eastAsia="Times New Roman" w:hAnsi="Times New Roman" w:cs="David"/>
          <w:sz w:val="24"/>
          <w:szCs w:val="24"/>
          <w:rtl/>
          <w:lang w:eastAsia="he-IL"/>
        </w:rPr>
        <w:tab/>
        <w:t>כל המסמכים והתכניות יערכו בשפה העברית</w:t>
      </w:r>
    </w:p>
    <w:p w14:paraId="6CBEF1E6" w14:textId="77777777" w:rsidR="00650D2D" w:rsidRPr="00AD5400"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AD5400">
        <w:rPr>
          <w:rFonts w:ascii="Times New Roman" w:eastAsia="Times New Roman" w:hAnsi="Times New Roman" w:cs="David"/>
          <w:b/>
          <w:bCs/>
          <w:sz w:val="24"/>
          <w:szCs w:val="24"/>
          <w:u w:val="single"/>
          <w:rtl/>
          <w:lang w:eastAsia="he-IL"/>
        </w:rPr>
        <w:br w:type="page"/>
      </w:r>
    </w:p>
    <w:p w14:paraId="7452FB9D" w14:textId="77777777" w:rsidR="00C936C9" w:rsidRPr="00AD5400" w:rsidRDefault="00C936C9" w:rsidP="00C936C9">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AD5400">
        <w:rPr>
          <w:rFonts w:ascii="Times New Roman" w:eastAsia="Times New Roman" w:hAnsi="Times New Roman" w:cs="David" w:hint="cs"/>
          <w:b/>
          <w:bCs/>
          <w:sz w:val="20"/>
          <w:szCs w:val="24"/>
          <w:u w:val="single"/>
          <w:rtl/>
          <w:lang w:eastAsia="he-IL"/>
        </w:rPr>
        <w:lastRenderedPageBreak/>
        <w:t>נספח "ט"</w:t>
      </w:r>
    </w:p>
    <w:p w14:paraId="2E8BA801" w14:textId="77777777" w:rsidR="00C936C9" w:rsidRPr="00AD5400"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EB8EC7B" w14:textId="77777777" w:rsidR="00C936C9" w:rsidRPr="00AD5400"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AD5400">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754F469" w14:textId="77777777" w:rsidR="00C936C9" w:rsidRPr="00AD5400"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315627" w14:textId="77777777" w:rsidR="00C936C9" w:rsidRPr="00AD5400"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CC31998" w14:textId="77777777" w:rsidR="00C936C9" w:rsidRPr="00AD5400"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B9A6C6" w14:textId="77777777" w:rsidR="00C936C9" w:rsidRPr="00AD5400"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AD5400">
        <w:rPr>
          <w:rFonts w:ascii="Times New Roman" w:eastAsia="Times New Roman" w:hAnsi="Times New Roman" w:cs="David" w:hint="cs"/>
          <w:sz w:val="20"/>
          <w:szCs w:val="24"/>
          <w:rtl/>
          <w:lang w:eastAsia="he-IL"/>
        </w:rPr>
        <w:t>לכבוד :</w:t>
      </w:r>
    </w:p>
    <w:p w14:paraId="743FC980" w14:textId="77777777" w:rsidR="00C936C9" w:rsidRPr="00AD5400" w:rsidRDefault="00AD5400"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
          <w:alias w:val="צד א בחוזה"/>
          <w:tag w:val="cntTzadA"/>
          <w:id w:val="-1560314012"/>
          <w:placeholder>
            <w:docPart w:val="E210270C408447FA86A988BF42F36C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1442C6" w:rsidRPr="00AD5400">
            <w:rPr>
              <w:rFonts w:ascii="Times New Roman" w:eastAsia="Times New Roman" w:hAnsi="Times New Roman" w:cs="David" w:hint="cs"/>
              <w:sz w:val="24"/>
              <w:szCs w:val="24"/>
              <w:rtl/>
              <w:lang w:eastAsia="he-IL"/>
            </w:rPr>
            <w:br/>
            <w:t>א.מ ישראל מגורים יזמות בע"מ.</w:t>
          </w:r>
          <w:r w:rsidR="001442C6" w:rsidRPr="00AD5400">
            <w:rPr>
              <w:rFonts w:ascii="Times New Roman" w:eastAsia="Times New Roman" w:hAnsi="Times New Roman" w:cs="David" w:hint="cs"/>
              <w:sz w:val="24"/>
              <w:szCs w:val="24"/>
              <w:rtl/>
              <w:lang w:eastAsia="he-IL"/>
            </w:rPr>
            <w:br/>
            <w:t>מ.ז 514957794</w:t>
          </w:r>
          <w:r w:rsidR="001442C6" w:rsidRPr="00AD5400">
            <w:rPr>
              <w:rFonts w:ascii="Times New Roman" w:eastAsia="Times New Roman" w:hAnsi="Times New Roman" w:cs="David" w:hint="cs"/>
              <w:sz w:val="24"/>
              <w:szCs w:val="24"/>
              <w:rtl/>
              <w:lang w:eastAsia="he-IL"/>
            </w:rPr>
            <w:br/>
          </w:r>
        </w:sdtContent>
      </w:sdt>
      <w:r w:rsidR="00C936C9" w:rsidRPr="00AD5400">
        <w:rPr>
          <w:rFonts w:ascii="Times New Roman" w:eastAsia="Times New Roman" w:hAnsi="Times New Roman" w:cs="David" w:hint="cs"/>
          <w:sz w:val="24"/>
          <w:szCs w:val="24"/>
          <w:rtl/>
          <w:lang w:eastAsia="he-IL"/>
        </w:rPr>
        <w:br/>
      </w:r>
    </w:p>
    <w:p w14:paraId="4E222FF5" w14:textId="77777777" w:rsidR="00C936C9" w:rsidRPr="00AD5400" w:rsidRDefault="00C936C9"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(המזמין)</w:t>
      </w:r>
    </w:p>
    <w:p w14:paraId="1096989B" w14:textId="77777777" w:rsidR="00C936C9" w:rsidRPr="00AD5400"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C693A89" w14:textId="77777777" w:rsidR="00C936C9" w:rsidRPr="00AD5400"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BF79DDE" w14:textId="77777777" w:rsidR="00C936C9" w:rsidRPr="00AD5400"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570307B" w14:textId="77777777" w:rsidR="00C936C9" w:rsidRPr="00AD5400"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C00A8A4" w14:textId="77777777" w:rsidR="00C936C9" w:rsidRPr="00AD5400" w:rsidRDefault="00C936C9" w:rsidP="001442C6">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AD5400">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sz w:val="24"/>
            <w:szCs w:val="24"/>
            <w:rtl/>
            <w:lang w:eastAsia="he-IL"/>
          </w:rPr>
          <w:alias w:val="שם ספק"/>
          <w:tag w:val="cntSupllierName"/>
          <w:id w:val="-2065089673"/>
          <w:placeholder>
            <w:docPart w:val="4CB38312465E4355806A6F0CC7E0F2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442C6" w:rsidRPr="00AD5400">
            <w:rPr>
              <w:rFonts w:ascii="Times New Roman" w:eastAsia="Times New Roman" w:hAnsi="Times New Roman" w:cs="David" w:hint="cs"/>
              <w:sz w:val="24"/>
              <w:szCs w:val="24"/>
              <w:rtl/>
              <w:lang w:eastAsia="he-IL"/>
            </w:rPr>
            <w:t>אייל קראוס הנדסת כבישים בע"מ</w:t>
          </w:r>
        </w:sdtContent>
      </w:sdt>
      <w:r w:rsidRPr="00AD5400">
        <w:rPr>
          <w:rFonts w:ascii="Times New Roman" w:eastAsia="Times New Roman" w:hAnsi="Times New Roman" w:cs="David" w:hint="cs"/>
          <w:bCs/>
          <w:sz w:val="24"/>
          <w:szCs w:val="24"/>
          <w:rtl/>
          <w:lang w:eastAsia="he-IL"/>
        </w:rPr>
        <w:t xml:space="preserve"> </w:t>
      </w:r>
      <w:r w:rsidRPr="00AD5400">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sz w:val="24"/>
            <w:szCs w:val="24"/>
            <w:rtl/>
            <w:lang w:eastAsia="he-IL"/>
          </w:rPr>
          <w:alias w:val="שם אתר"/>
          <w:tag w:val="cntSite"/>
          <w:id w:val="-2078888936"/>
          <w:placeholder>
            <w:docPart w:val="35D877D7229D4AED9CCF29FE2B54EC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B70140" w:rsidRPr="00AD5400">
            <w:rPr>
              <w:rFonts w:ascii="Times New Roman" w:eastAsia="Times New Roman" w:hAnsi="Times New Roman" w:cs="David" w:hint="cs"/>
              <w:sz w:val="24"/>
              <w:szCs w:val="24"/>
              <w:rtl/>
              <w:lang w:eastAsia="he-IL"/>
            </w:rPr>
            <w:t>נס ציונה מחיר למשתכן</w:t>
          </w:r>
        </w:sdtContent>
      </w:sdt>
      <w:r w:rsidRPr="00AD5400">
        <w:rPr>
          <w:rFonts w:ascii="Times New Roman" w:eastAsia="Times New Roman" w:hAnsi="Times New Roman" w:cs="David" w:hint="cs"/>
          <w:sz w:val="24"/>
          <w:szCs w:val="24"/>
          <w:rtl/>
          <w:lang w:eastAsia="he-IL"/>
        </w:rPr>
        <w:t xml:space="preserve"> בקשר עם </w:t>
      </w:r>
      <w:sdt>
        <w:sdtPr>
          <w:rPr>
            <w:rFonts w:ascii="Times New Roman" w:eastAsia="Times New Roman" w:hAnsi="Times New Roman" w:cs="David" w:hint="cs"/>
            <w:sz w:val="24"/>
            <w:szCs w:val="24"/>
            <w:rtl/>
          </w:rPr>
          <w:alias w:val="תיאור עבודה"/>
          <w:tag w:val="cntJobDesc"/>
          <w:id w:val="-1278952023"/>
          <w:placeholder>
            <w:docPart w:val="44AF54EEACA940F3B8755299FFAFFE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B70140" w:rsidRPr="00AD5400">
            <w:rPr>
              <w:rFonts w:ascii="Times New Roman" w:eastAsia="Times New Roman" w:hAnsi="Times New Roman" w:cs="David" w:hint="cs"/>
              <w:sz w:val="24"/>
              <w:szCs w:val="24"/>
              <w:rtl/>
            </w:rPr>
            <w:t>ייעוץ תנועה וחניה הכולל 180 יח"ד ב-3 ממגרשים. התכנון יבוצע ל</w:t>
          </w:r>
          <w:r w:rsidR="001442C6" w:rsidRPr="00AD5400">
            <w:rPr>
              <w:rFonts w:ascii="Times New Roman" w:eastAsia="Times New Roman" w:hAnsi="Times New Roman" w:cs="David" w:hint="cs"/>
              <w:sz w:val="24"/>
              <w:szCs w:val="24"/>
              <w:rtl/>
            </w:rPr>
            <w:t>צ</w:t>
          </w:r>
          <w:r w:rsidR="00B70140" w:rsidRPr="00AD5400">
            <w:rPr>
              <w:rFonts w:ascii="Times New Roman" w:eastAsia="Times New Roman" w:hAnsi="Times New Roman" w:cs="David" w:hint="cs"/>
              <w:sz w:val="24"/>
              <w:szCs w:val="24"/>
              <w:rtl/>
            </w:rPr>
            <w:t>ורך היתר בניה :תכנון מפורט</w:t>
          </w:r>
        </w:sdtContent>
      </w:sdt>
      <w:r w:rsidRPr="00AD5400">
        <w:rPr>
          <w:rFonts w:ascii="Times New Roman" w:eastAsia="Times New Roman" w:hAnsi="Times New Roman" w:cs="David" w:hint="cs"/>
          <w:sz w:val="24"/>
          <w:szCs w:val="24"/>
          <w:rtl/>
          <w:lang w:eastAsia="he-IL"/>
        </w:rPr>
        <w:t>, מאשר בזאת שהעבודות הנ"ל בוצעו והושלמו בהתאם להנחיותי</w:t>
      </w:r>
      <w:r w:rsidRPr="00AD5400">
        <w:rPr>
          <w:rFonts w:ascii="Times New Roman" w:eastAsia="Times New Roman" w:hAnsi="Times New Roman" w:cs="David" w:hint="eastAsia"/>
          <w:sz w:val="24"/>
          <w:szCs w:val="24"/>
          <w:rtl/>
          <w:lang w:eastAsia="he-IL"/>
        </w:rPr>
        <w:t>י</w:t>
      </w:r>
      <w:r w:rsidRPr="00AD5400">
        <w:rPr>
          <w:rFonts w:ascii="Times New Roman" w:eastAsia="Times New Roman" w:hAnsi="Times New Roman" w:cs="David" w:hint="cs"/>
          <w:sz w:val="24"/>
          <w:szCs w:val="24"/>
          <w:rtl/>
          <w:lang w:eastAsia="he-IL"/>
        </w:rPr>
        <w:t>, לתכניותי</w:t>
      </w:r>
      <w:r w:rsidRPr="00AD5400">
        <w:rPr>
          <w:rFonts w:ascii="Times New Roman" w:eastAsia="Times New Roman" w:hAnsi="Times New Roman" w:cs="David" w:hint="eastAsia"/>
          <w:sz w:val="24"/>
          <w:szCs w:val="24"/>
          <w:rtl/>
          <w:lang w:eastAsia="he-IL"/>
        </w:rPr>
        <w:t>י</w:t>
      </w:r>
      <w:r w:rsidRPr="00AD5400">
        <w:rPr>
          <w:rFonts w:ascii="Times New Roman" w:eastAsia="Times New Roman" w:hAnsi="Times New Roman" w:cs="David" w:hint="cs"/>
          <w:sz w:val="24"/>
          <w:szCs w:val="24"/>
          <w:rtl/>
          <w:lang w:eastAsia="he-IL"/>
        </w:rPr>
        <w:t>, בהתאם</w:t>
      </w:r>
      <w:r w:rsidRPr="00AD5400">
        <w:rPr>
          <w:rFonts w:ascii="Times New Roman" w:eastAsia="Times New Roman" w:hAnsi="Times New Roman" w:cs="David" w:hint="cs"/>
          <w:sz w:val="20"/>
          <w:szCs w:val="24"/>
          <w:rtl/>
          <w:lang w:eastAsia="he-IL"/>
        </w:rPr>
        <w:t xml:space="preserve"> לתקנים מחייבים ולשביעות רצוני.</w:t>
      </w:r>
    </w:p>
    <w:p w14:paraId="105259C6" w14:textId="77777777" w:rsidR="00C936C9" w:rsidRPr="00AD5400"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24AAB44" w14:textId="77777777" w:rsidR="00C936C9" w:rsidRPr="00AD5400"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991B3B" w14:textId="77777777" w:rsidR="00C936C9" w:rsidRPr="00AD5400"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DB683DF" w14:textId="77777777" w:rsidR="00C936C9" w:rsidRPr="00AD5400"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DEDC8E4" w14:textId="77777777" w:rsidR="00C936C9" w:rsidRPr="00AD5400"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40CC97" w14:textId="77777777" w:rsidR="00C936C9" w:rsidRPr="00AD5400"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D5400">
        <w:rPr>
          <w:rFonts w:ascii="Times New Roman" w:eastAsia="Times New Roman" w:hAnsi="Times New Roman" w:cs="David" w:hint="cs"/>
          <w:sz w:val="20"/>
          <w:szCs w:val="24"/>
          <w:rtl/>
          <w:lang w:eastAsia="he-IL"/>
        </w:rPr>
        <w:t xml:space="preserve">                                                                                      בכבוד רב,</w:t>
      </w:r>
    </w:p>
    <w:p w14:paraId="1EF576C7" w14:textId="77777777" w:rsidR="00C936C9" w:rsidRPr="00AD5400"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9DA736E" w14:textId="77777777" w:rsidR="00C936C9" w:rsidRPr="00AD5400"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C8B1335" w14:textId="5126EDBB" w:rsidR="00C936C9" w:rsidRPr="00AD5400" w:rsidRDefault="00C936C9" w:rsidP="00AD540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D5400">
        <w:rPr>
          <w:rFonts w:ascii="Times New Roman" w:eastAsia="Times New Roman" w:hAnsi="Times New Roman" w:cs="David" w:hint="cs"/>
          <w:sz w:val="20"/>
          <w:szCs w:val="24"/>
          <w:rtl/>
          <w:lang w:eastAsia="he-IL"/>
        </w:rPr>
        <w:t xml:space="preserve">                                                                                               ___________________</w:t>
      </w:r>
    </w:p>
    <w:p w14:paraId="5E6CC6B2" w14:textId="77777777" w:rsidR="00C936C9" w:rsidRPr="00AD5400" w:rsidRDefault="00AD5400" w:rsidP="00C936C9">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sz w:val="20"/>
            <w:szCs w:val="24"/>
            <w:u w:val="single"/>
            <w:rtl/>
            <w:lang w:eastAsia="he-IL"/>
          </w:rPr>
          <w:alias w:val="שם ספק"/>
          <w:tag w:val="cntSupllierName"/>
          <w:id w:val="1534766573"/>
          <w:placeholder>
            <w:docPart w:val="ABD72B3568F4480F98DAA40FB698A9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1442C6" w:rsidRPr="00AD5400">
            <w:rPr>
              <w:rFonts w:ascii="Times New Roman" w:eastAsia="Times New Roman" w:hAnsi="Times New Roman" w:cs="David" w:hint="cs"/>
              <w:sz w:val="20"/>
              <w:szCs w:val="24"/>
              <w:u w:val="single"/>
              <w:rtl/>
              <w:lang w:eastAsia="he-IL"/>
            </w:rPr>
            <w:t>אייל קראוס הנדסת כבישים בע"מ</w:t>
          </w:r>
        </w:sdtContent>
      </w:sdt>
    </w:p>
    <w:p w14:paraId="0E0F90D4" w14:textId="77777777" w:rsidR="00C936C9" w:rsidRPr="00AD5400"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AD5400">
        <w:rPr>
          <w:rFonts w:ascii="Times New Roman" w:eastAsia="Times New Roman" w:hAnsi="Times New Roman" w:cs="David" w:hint="cs"/>
          <w:sz w:val="20"/>
          <w:szCs w:val="20"/>
          <w:rtl/>
          <w:lang w:eastAsia="he-IL"/>
        </w:rPr>
        <w:t xml:space="preserve">                </w:t>
      </w:r>
      <w:r w:rsidRPr="00AD5400">
        <w:rPr>
          <w:rFonts w:ascii="Times New Roman" w:eastAsia="Times New Roman" w:hAnsi="Times New Roman" w:cs="David" w:hint="cs"/>
          <w:sz w:val="20"/>
          <w:szCs w:val="20"/>
          <w:rtl/>
          <w:lang w:eastAsia="he-IL"/>
        </w:rPr>
        <w:tab/>
      </w:r>
      <w:r w:rsidRPr="00AD5400">
        <w:rPr>
          <w:rFonts w:ascii="Times New Roman" w:eastAsia="Times New Roman" w:hAnsi="Times New Roman" w:cs="David" w:hint="cs"/>
          <w:sz w:val="20"/>
          <w:szCs w:val="20"/>
          <w:rtl/>
          <w:lang w:eastAsia="he-IL"/>
        </w:rPr>
        <w:tab/>
      </w:r>
      <w:r w:rsidRPr="00AD5400">
        <w:rPr>
          <w:rFonts w:ascii="Times New Roman" w:eastAsia="Times New Roman" w:hAnsi="Times New Roman" w:cs="David" w:hint="cs"/>
          <w:sz w:val="20"/>
          <w:szCs w:val="20"/>
          <w:rtl/>
          <w:lang w:eastAsia="he-IL"/>
        </w:rPr>
        <w:tab/>
      </w:r>
      <w:r w:rsidRPr="00AD5400">
        <w:rPr>
          <w:rFonts w:ascii="Times New Roman" w:eastAsia="Times New Roman" w:hAnsi="Times New Roman" w:cs="David" w:hint="cs"/>
          <w:sz w:val="20"/>
          <w:szCs w:val="20"/>
          <w:rtl/>
          <w:lang w:eastAsia="he-IL"/>
        </w:rPr>
        <w:tab/>
      </w:r>
      <w:r w:rsidRPr="00AD5400">
        <w:rPr>
          <w:rFonts w:ascii="Times New Roman" w:eastAsia="Times New Roman" w:hAnsi="Times New Roman" w:cs="David" w:hint="cs"/>
          <w:sz w:val="20"/>
          <w:szCs w:val="20"/>
          <w:rtl/>
          <w:lang w:eastAsia="he-IL"/>
        </w:rPr>
        <w:tab/>
        <w:t xml:space="preserve">   </w:t>
      </w:r>
    </w:p>
    <w:p w14:paraId="0633D9A7" w14:textId="77777777" w:rsidR="00C936C9" w:rsidRPr="00AD5400"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E319DD5" w14:textId="77777777" w:rsidR="00C936C9" w:rsidRPr="00AD5400"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AD5400">
        <w:rPr>
          <w:rFonts w:ascii="Times New Roman" w:eastAsia="Times New Roman" w:hAnsi="Times New Roman" w:cs="David" w:hint="cs"/>
          <w:sz w:val="20"/>
          <w:szCs w:val="20"/>
          <w:rtl/>
          <w:lang w:eastAsia="he-IL"/>
        </w:rPr>
        <w:br w:type="page"/>
      </w:r>
      <w:r w:rsidRPr="00AD5400">
        <w:rPr>
          <w:rFonts w:ascii="Times New Roman" w:eastAsia="Times New Roman" w:hAnsi="Times New Roman" w:cs="David" w:hint="cs"/>
          <w:b/>
          <w:bCs/>
          <w:sz w:val="24"/>
          <w:szCs w:val="24"/>
          <w:u w:val="single"/>
          <w:rtl/>
          <w:lang w:eastAsia="he-IL"/>
        </w:rPr>
        <w:lastRenderedPageBreak/>
        <w:t xml:space="preserve">נספח "י" </w:t>
      </w:r>
    </w:p>
    <w:p w14:paraId="2080B6C5" w14:textId="77777777" w:rsidR="00C936C9" w:rsidRPr="00AD5400"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4F05480" w14:textId="77777777" w:rsidR="00C936C9" w:rsidRPr="00AD5400" w:rsidRDefault="00C936C9" w:rsidP="00C936C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AD5400">
        <w:rPr>
          <w:rFonts w:ascii="Times New Roman" w:eastAsia="Times New Roman" w:hAnsi="Times New Roman" w:cs="David" w:hint="cs"/>
          <w:b/>
          <w:bCs/>
          <w:sz w:val="24"/>
          <w:szCs w:val="24"/>
          <w:u w:val="single"/>
          <w:rtl/>
          <w:lang w:eastAsia="he-IL"/>
        </w:rPr>
        <w:t>דוגמא לנוסח הצהרת המתכנן בדבר היעדר תביעות</w:t>
      </w:r>
    </w:p>
    <w:p w14:paraId="12E65711" w14:textId="77777777" w:rsidR="00C936C9" w:rsidRPr="00AD5400" w:rsidRDefault="00C936C9" w:rsidP="00C936C9">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9A6F33B"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לכבוד</w:t>
      </w:r>
      <w:r w:rsidRPr="00AD5400">
        <w:rPr>
          <w:rFonts w:ascii="Times New Roman" w:eastAsia="Times New Roman" w:hAnsi="Times New Roman" w:cs="David" w:hint="cs"/>
          <w:sz w:val="24"/>
          <w:szCs w:val="24"/>
          <w:rtl/>
          <w:lang w:eastAsia="he-IL"/>
        </w:rPr>
        <w:tab/>
      </w:r>
      <w:r w:rsidRPr="00AD5400">
        <w:rPr>
          <w:rFonts w:ascii="Times New Roman" w:eastAsia="Times New Roman" w:hAnsi="Times New Roman" w:cs="David" w:hint="cs"/>
          <w:sz w:val="24"/>
          <w:szCs w:val="24"/>
          <w:rtl/>
          <w:lang w:eastAsia="he-IL"/>
        </w:rPr>
        <w:br/>
      </w:r>
      <w:sdt>
        <w:sdtPr>
          <w:rPr>
            <w:rFonts w:ascii="Times New Roman" w:eastAsia="Times New Roman" w:hAnsi="Times New Roman" w:cs="David" w:hint="cs"/>
            <w:sz w:val="24"/>
            <w:szCs w:val="24"/>
            <w:rtl/>
            <w:lang w:eastAsia="he-IL"/>
          </w:rPr>
          <w:alias w:val="צד א בחוזה"/>
          <w:tag w:val="cntTzadA"/>
          <w:id w:val="1384523153"/>
          <w:placeholder>
            <w:docPart w:val="D3E27C68398F48DD80A52C952532D4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1442C6" w:rsidRPr="00AD5400">
            <w:rPr>
              <w:rFonts w:ascii="Times New Roman" w:eastAsia="Times New Roman" w:hAnsi="Times New Roman" w:cs="David" w:hint="cs"/>
              <w:sz w:val="24"/>
              <w:szCs w:val="24"/>
              <w:rtl/>
              <w:lang w:eastAsia="he-IL"/>
            </w:rPr>
            <w:br/>
            <w:t>א.מ ישראל מגורים יזמות בע"מ.</w:t>
          </w:r>
          <w:r w:rsidR="001442C6" w:rsidRPr="00AD5400">
            <w:rPr>
              <w:rFonts w:ascii="Times New Roman" w:eastAsia="Times New Roman" w:hAnsi="Times New Roman" w:cs="David" w:hint="cs"/>
              <w:sz w:val="24"/>
              <w:szCs w:val="24"/>
              <w:rtl/>
              <w:lang w:eastAsia="he-IL"/>
            </w:rPr>
            <w:br/>
            <w:t>מ.ז 514957794</w:t>
          </w:r>
          <w:r w:rsidR="001442C6" w:rsidRPr="00AD5400">
            <w:rPr>
              <w:rFonts w:ascii="Times New Roman" w:eastAsia="Times New Roman" w:hAnsi="Times New Roman" w:cs="David" w:hint="cs"/>
              <w:sz w:val="24"/>
              <w:szCs w:val="24"/>
              <w:rtl/>
              <w:lang w:eastAsia="he-IL"/>
            </w:rPr>
            <w:br/>
          </w:r>
        </w:sdtContent>
      </w:sdt>
    </w:p>
    <w:p w14:paraId="04CDDFED"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9143121"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ג.א.נ.,</w:t>
      </w:r>
    </w:p>
    <w:p w14:paraId="46ADBB5F"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1F9F312"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 xml:space="preserve">אנו הח"מ מצהירים בזאת שעם קבלת סך של </w:t>
      </w:r>
      <w:r w:rsidRPr="00AD5400">
        <w:rPr>
          <w:rFonts w:ascii="Times New Roman" w:eastAsia="Times New Roman" w:hAnsi="Times New Roman" w:cs="David" w:hint="cs"/>
          <w:sz w:val="24"/>
          <w:szCs w:val="24"/>
          <w:u w:val="single"/>
          <w:rtl/>
          <w:lang w:eastAsia="he-IL"/>
        </w:rPr>
        <w:t xml:space="preserve">                </w:t>
      </w:r>
      <w:r w:rsidRPr="00AD5400">
        <w:rPr>
          <w:rFonts w:ascii="Times New Roman" w:eastAsia="Times New Roman" w:hAnsi="Times New Roman" w:cs="David" w:hint="cs"/>
          <w:sz w:val="24"/>
          <w:szCs w:val="24"/>
          <w:rtl/>
          <w:lang w:eastAsia="he-IL"/>
        </w:rPr>
        <w:t xml:space="preserve"> ש"ח (להלן:"</w:t>
      </w:r>
      <w:r w:rsidRPr="00AD5400">
        <w:rPr>
          <w:rFonts w:ascii="Times New Roman" w:eastAsia="Times New Roman" w:hAnsi="Times New Roman" w:cs="David" w:hint="cs"/>
          <w:b/>
          <w:bCs/>
          <w:sz w:val="24"/>
          <w:szCs w:val="24"/>
          <w:rtl/>
          <w:lang w:eastAsia="he-IL"/>
        </w:rPr>
        <w:t>היתרה הסופית</w:t>
      </w:r>
      <w:r w:rsidRPr="00AD5400">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sz w:val="24"/>
            <w:szCs w:val="24"/>
            <w:rtl/>
            <w:lang w:eastAsia="he-IL"/>
          </w:rPr>
          <w:alias w:val="שם אתר"/>
          <w:tag w:val="cntSite"/>
          <w:id w:val="-1398045152"/>
          <w:placeholder>
            <w:docPart w:val="8AFDDAB72756462C903AAEE18D1EA1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B70140" w:rsidRPr="00AD5400">
            <w:rPr>
              <w:rFonts w:ascii="Times New Roman" w:eastAsia="Times New Roman" w:hAnsi="Times New Roman" w:cs="David" w:hint="cs"/>
              <w:sz w:val="24"/>
              <w:szCs w:val="24"/>
              <w:rtl/>
              <w:lang w:eastAsia="he-IL"/>
            </w:rPr>
            <w:t>נס ציונה מחיר למשתכן</w:t>
          </w:r>
        </w:sdtContent>
      </w:sdt>
      <w:r w:rsidRPr="00AD5400">
        <w:rPr>
          <w:rFonts w:ascii="Times New Roman" w:eastAsia="Times New Roman" w:hAnsi="Times New Roman" w:cs="David" w:hint="cs"/>
          <w:sz w:val="24"/>
          <w:szCs w:val="24"/>
          <w:rtl/>
          <w:lang w:eastAsia="he-IL"/>
        </w:rPr>
        <w:t xml:space="preserve"> עפ"י חוזה מיום </w:t>
      </w:r>
      <w:r w:rsidRPr="00AD5400">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תאריך חתימת חוזה"/>
          <w:tag w:val="cntSignDate"/>
          <w:id w:val="-125693541"/>
          <w:placeholder>
            <w:docPart w:val="6E41A2FC6E8348C4BD83FDF8535C4B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12-30T00:00:00Z">
            <w:dateFormat w:val="dd/MM/yyyy"/>
            <w:lid w:val="he-IL"/>
            <w:storeMappedDataAs w:val="dateTime"/>
            <w:calendar w:val="gregorian"/>
          </w:date>
        </w:sdtPr>
        <w:sdtEndPr>
          <w:rPr>
            <w:rFonts w:hint="cs"/>
          </w:rPr>
        </w:sdtEndPr>
        <w:sdtContent>
          <w:r w:rsidR="00B70140" w:rsidRPr="00AD5400">
            <w:rPr>
              <w:rFonts w:ascii="Times New Roman" w:eastAsia="Times New Roman" w:hAnsi="Times New Roman" w:cs="David" w:hint="cs"/>
              <w:sz w:val="24"/>
              <w:szCs w:val="24"/>
              <w:rtl/>
              <w:lang w:eastAsia="he-IL"/>
            </w:rPr>
            <w:t>‏30/12/2018</w:t>
          </w:r>
        </w:sdtContent>
      </w:sdt>
      <w:r w:rsidRPr="00AD5400">
        <w:rPr>
          <w:rFonts w:ascii="Times New Roman" w:eastAsia="Times New Roman" w:hAnsi="Times New Roman" w:cs="David" w:hint="cs"/>
          <w:sz w:val="24"/>
          <w:szCs w:val="24"/>
          <w:rtl/>
          <w:lang w:eastAsia="he-IL"/>
        </w:rPr>
        <w:t xml:space="preserve"> או עבור חלקן כמפורט להלן:</w:t>
      </w:r>
    </w:p>
    <w:p w14:paraId="3CEEBEEC"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E1F4538"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AF34E3"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C8C9D23"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9753C28"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19193D0"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8E05EC5"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2A054A1"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BDB6CA4"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BE3CCB6"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D3122C7"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D5400">
        <w:rPr>
          <w:rFonts w:ascii="Times New Roman" w:eastAsia="Times New Roman" w:hAnsi="Times New Roman" w:cs="David" w:hint="cs"/>
          <w:b/>
          <w:bCs/>
          <w:sz w:val="24"/>
          <w:szCs w:val="24"/>
          <w:rtl/>
          <w:lang w:eastAsia="he-IL"/>
        </w:rPr>
        <w:t>ולראיה באנו על החתום:</w:t>
      </w:r>
    </w:p>
    <w:p w14:paraId="41102321"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32085FA"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 xml:space="preserve">היום </w:t>
      </w:r>
      <w:r w:rsidRPr="00AD5400">
        <w:rPr>
          <w:rFonts w:ascii="Times New Roman" w:eastAsia="Times New Roman" w:hAnsi="Times New Roman" w:cs="David" w:hint="cs"/>
          <w:sz w:val="24"/>
          <w:szCs w:val="24"/>
          <w:u w:val="single"/>
          <w:rtl/>
          <w:lang w:eastAsia="he-IL"/>
        </w:rPr>
        <w:t xml:space="preserve">             </w:t>
      </w:r>
      <w:r w:rsidRPr="00AD5400">
        <w:rPr>
          <w:rFonts w:ascii="Times New Roman" w:eastAsia="Times New Roman" w:hAnsi="Times New Roman" w:cs="David" w:hint="cs"/>
          <w:sz w:val="24"/>
          <w:szCs w:val="24"/>
          <w:rtl/>
          <w:lang w:eastAsia="he-IL"/>
        </w:rPr>
        <w:t xml:space="preserve"> לחודש </w:t>
      </w:r>
      <w:r w:rsidRPr="00AD5400">
        <w:rPr>
          <w:rFonts w:ascii="Times New Roman" w:eastAsia="Times New Roman" w:hAnsi="Times New Roman" w:cs="David" w:hint="cs"/>
          <w:sz w:val="24"/>
          <w:szCs w:val="24"/>
          <w:u w:val="single"/>
          <w:rtl/>
          <w:lang w:eastAsia="he-IL"/>
        </w:rPr>
        <w:t xml:space="preserve">               </w:t>
      </w:r>
      <w:r w:rsidRPr="00AD5400">
        <w:rPr>
          <w:rFonts w:ascii="Times New Roman" w:eastAsia="Times New Roman" w:hAnsi="Times New Roman" w:cs="David" w:hint="cs"/>
          <w:sz w:val="24"/>
          <w:szCs w:val="24"/>
          <w:rtl/>
          <w:lang w:eastAsia="he-IL"/>
        </w:rPr>
        <w:t xml:space="preserve"> לשנה _________</w:t>
      </w:r>
    </w:p>
    <w:p w14:paraId="31C08B42" w14:textId="77777777" w:rsidR="00C936C9" w:rsidRPr="00AD5400" w:rsidRDefault="00C936C9" w:rsidP="00C936C9">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2AB28BC" w14:textId="77777777" w:rsidR="00C936C9" w:rsidRPr="00AD540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חתימה וחותמת המתכנן:</w:t>
      </w:r>
    </w:p>
    <w:p w14:paraId="3B469242" w14:textId="77777777" w:rsidR="00C936C9" w:rsidRPr="00AD540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u w:val="single"/>
          <w:rtl/>
          <w:lang w:eastAsia="he-IL"/>
        </w:rPr>
      </w:pPr>
      <w:r w:rsidRPr="00AD5400">
        <w:rPr>
          <w:rFonts w:ascii="Times New Roman" w:eastAsia="Times New Roman" w:hAnsi="Times New Roman" w:cs="David" w:hint="cs"/>
          <w:sz w:val="24"/>
          <w:szCs w:val="24"/>
          <w:u w:val="single"/>
          <w:rtl/>
          <w:lang w:eastAsia="he-IL"/>
        </w:rPr>
        <w:t xml:space="preserve">                  </w:t>
      </w:r>
    </w:p>
    <w:p w14:paraId="1D65BF47" w14:textId="77777777" w:rsidR="00C936C9" w:rsidRPr="00AD540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 xml:space="preserve">_______________________ </w:t>
      </w:r>
    </w:p>
    <w:p w14:paraId="6367BD57" w14:textId="6D259DD1" w:rsidR="00C936C9" w:rsidRPr="00AD5400" w:rsidRDefault="00C936C9" w:rsidP="001442C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0"/>
            <w:szCs w:val="24"/>
            <w:u w:val="single"/>
            <w:rtl/>
            <w:lang w:eastAsia="he-IL"/>
          </w:rPr>
          <w:alias w:val="שם ספק"/>
          <w:tag w:val="cntSupllierName"/>
          <w:id w:val="1504310586"/>
          <w:placeholder>
            <w:docPart w:val="57F46D5906E7406C81F1A7CAEA351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1442C6" w:rsidRPr="00AD5400">
            <w:rPr>
              <w:rFonts w:ascii="Times New Roman" w:eastAsia="Times New Roman" w:hAnsi="Times New Roman" w:cs="David" w:hint="cs"/>
              <w:sz w:val="20"/>
              <w:szCs w:val="24"/>
              <w:u w:val="single"/>
              <w:rtl/>
              <w:lang w:eastAsia="he-IL"/>
            </w:rPr>
            <w:t>אייל קראוס הנדסת כבישים בע"מ</w:t>
          </w:r>
        </w:sdtContent>
      </w:sdt>
    </w:p>
    <w:p w14:paraId="1DD79570"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28CB390"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AD19F44"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6D7A23B"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D5400">
        <w:rPr>
          <w:rFonts w:ascii="Times New Roman" w:eastAsia="Times New Roman" w:hAnsi="Times New Roman" w:cs="David" w:hint="cs"/>
          <w:b/>
          <w:bCs/>
          <w:sz w:val="24"/>
          <w:szCs w:val="24"/>
          <w:rtl/>
          <w:lang w:eastAsia="he-IL"/>
        </w:rPr>
        <w:t>אישור</w:t>
      </w:r>
    </w:p>
    <w:p w14:paraId="4977A9EB" w14:textId="77777777" w:rsidR="00C936C9" w:rsidRPr="00AD5400"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AD5400">
        <w:rPr>
          <w:rFonts w:ascii="Times New Roman" w:eastAsia="Times New Roman" w:hAnsi="Times New Roman" w:cs="David" w:hint="cs"/>
          <w:b/>
          <w:bCs/>
          <w:sz w:val="24"/>
          <w:szCs w:val="24"/>
          <w:rtl/>
          <w:lang w:eastAsia="he-IL"/>
        </w:rPr>
        <w:t>החברה</w:t>
      </w:r>
      <w:r w:rsidRPr="00AD5400">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EBE7936" w14:textId="77777777" w:rsidR="00C936C9" w:rsidRPr="00AD5400" w:rsidRDefault="00C936C9" w:rsidP="00C936C9">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C3CC21E" w14:textId="77777777" w:rsidR="00C936C9" w:rsidRPr="00AD5400" w:rsidRDefault="00C936C9" w:rsidP="00C936C9">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AD5400">
        <w:rPr>
          <w:rFonts w:ascii="Times New Roman" w:eastAsia="Times New Roman" w:hAnsi="Times New Roman" w:cs="David" w:hint="cs"/>
          <w:sz w:val="24"/>
          <w:szCs w:val="24"/>
          <w:rtl/>
          <w:lang w:eastAsia="he-IL"/>
        </w:rPr>
        <w:t xml:space="preserve">    תאריך : _______   </w:t>
      </w:r>
      <w:r w:rsidRPr="00AD5400">
        <w:rPr>
          <w:rFonts w:ascii="Times New Roman" w:eastAsia="Times New Roman" w:hAnsi="Times New Roman" w:cs="David" w:hint="cs"/>
          <w:sz w:val="24"/>
          <w:szCs w:val="24"/>
          <w:rtl/>
          <w:lang w:eastAsia="he-IL"/>
        </w:rPr>
        <w:tab/>
        <w:t>חתימה וחותמת עו"ד/רו"ח : _______________________</w:t>
      </w:r>
    </w:p>
    <w:p w14:paraId="01EFC6E7" w14:textId="77777777" w:rsidR="00C936C9" w:rsidRPr="00AD5400" w:rsidRDefault="00C936C9" w:rsidP="00C936C9">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6AE42C3" w14:textId="77777777" w:rsidR="00C936C9" w:rsidRPr="00AD5400" w:rsidRDefault="00C936C9" w:rsidP="00C936C9">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644318C" w14:textId="77777777" w:rsidR="00C936C9" w:rsidRPr="00AD5400" w:rsidRDefault="00C936C9" w:rsidP="00C936C9">
      <w:pPr>
        <w:widowControl w:val="0"/>
        <w:spacing w:before="0" w:beforeAutospacing="0" w:after="0" w:afterAutospacing="0" w:line="240" w:lineRule="auto"/>
        <w:jc w:val="both"/>
        <w:rPr>
          <w:rFonts w:ascii="Times New Roman" w:eastAsia="Times New Roman" w:hAnsi="Times New Roman" w:cs="David"/>
          <w:sz w:val="18"/>
          <w:szCs w:val="18"/>
          <w:rtl/>
          <w:lang w:eastAsia="he-IL"/>
        </w:rPr>
      </w:pPr>
    </w:p>
    <w:p w14:paraId="412D9842" w14:textId="77777777" w:rsidR="00C936C9" w:rsidRPr="00AD5400" w:rsidRDefault="00C936C9" w:rsidP="00C936C9">
      <w:pPr>
        <w:spacing w:before="0" w:beforeAutospacing="0" w:after="0" w:afterAutospacing="0" w:line="240" w:lineRule="auto"/>
        <w:rPr>
          <w:rFonts w:ascii="Times New Roman" w:eastAsia="Times New Roman" w:hAnsi="Times New Roman" w:cs="David"/>
          <w:sz w:val="20"/>
          <w:szCs w:val="24"/>
          <w:rtl/>
        </w:rPr>
      </w:pPr>
    </w:p>
    <w:p w14:paraId="0D36F1FF" w14:textId="77777777" w:rsidR="00C936C9" w:rsidRPr="00AD5400" w:rsidRDefault="00C936C9" w:rsidP="00C936C9">
      <w:pPr>
        <w:spacing w:before="0" w:beforeAutospacing="0" w:after="0" w:afterAutospacing="0" w:line="240" w:lineRule="auto"/>
        <w:rPr>
          <w:rFonts w:ascii="Times New Roman" w:eastAsia="Times New Roman" w:hAnsi="Times New Roman" w:cs="David"/>
          <w:sz w:val="20"/>
          <w:szCs w:val="24"/>
          <w:rtl/>
        </w:rPr>
      </w:pPr>
    </w:p>
    <w:p w14:paraId="0FEE8B32" w14:textId="77777777" w:rsidR="00C936C9" w:rsidRPr="00AD5400" w:rsidRDefault="00C936C9" w:rsidP="00C936C9">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sectPr w:rsidR="00C936C9" w:rsidRPr="00AD5400"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CBC769" w14:textId="77777777" w:rsidR="00AD5400" w:rsidRDefault="00AD5400" w:rsidP="00AF234B">
      <w:pPr>
        <w:spacing w:before="0" w:after="0" w:line="240" w:lineRule="auto"/>
      </w:pPr>
      <w:r>
        <w:separator/>
      </w:r>
    </w:p>
  </w:endnote>
  <w:endnote w:type="continuationSeparator" w:id="0">
    <w:p w14:paraId="018F1866" w14:textId="77777777" w:rsidR="00AD5400" w:rsidRDefault="00AD5400" w:rsidP="00AF234B">
      <w:pPr>
        <w:spacing w:before="0" w:after="0" w:line="240" w:lineRule="auto"/>
      </w:pPr>
      <w:r>
        <w:continuationSeparator/>
      </w:r>
    </w:p>
  </w:endnote>
  <w:endnote w:type="continuationNotice" w:id="1">
    <w:p w14:paraId="62F6495E" w14:textId="77777777" w:rsidR="00AD5400" w:rsidRDefault="00AD540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595"/>
      <w:gridCol w:w="2810"/>
      <w:gridCol w:w="232"/>
      <w:gridCol w:w="1040"/>
      <w:gridCol w:w="1818"/>
    </w:tblGrid>
    <w:tr w:rsidR="00AD5400" w:rsidRPr="00F9528C" w14:paraId="722E9ECD" w14:textId="77777777" w:rsidTr="00AD5400">
      <w:tc>
        <w:tcPr>
          <w:tcW w:w="753" w:type="dxa"/>
        </w:tcPr>
        <w:p w14:paraId="52B14358" w14:textId="77777777" w:rsidR="00AD5400" w:rsidRPr="00F9528C" w:rsidRDefault="00AD5400" w:rsidP="00AD540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75715710" w14:textId="77777777" w:rsidR="00AD5400" w:rsidRPr="00F9528C" w:rsidRDefault="00AD5400" w:rsidP="00AD5400">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א.מ ישראל מגורים יזמות בע"מ</w:t>
              </w:r>
            </w:p>
          </w:tc>
        </w:sdtContent>
      </w:sdt>
      <w:tc>
        <w:tcPr>
          <w:tcW w:w="2232" w:type="dxa"/>
        </w:tcPr>
        <w:p w14:paraId="182607B0" w14:textId="77777777" w:rsidR="00AD5400" w:rsidRPr="00F9528C" w:rsidRDefault="00AD5400" w:rsidP="00AD540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תנועה</w:t>
              </w:r>
            </w:sdtContent>
          </w:sdt>
        </w:p>
      </w:tc>
      <w:tc>
        <w:tcPr>
          <w:tcW w:w="236" w:type="dxa"/>
        </w:tcPr>
        <w:p w14:paraId="06019C9E" w14:textId="77777777" w:rsidR="00AD5400" w:rsidRPr="00F9528C" w:rsidRDefault="00AD5400" w:rsidP="00AD5400">
          <w:pPr>
            <w:tabs>
              <w:tab w:val="center" w:pos="4153"/>
              <w:tab w:val="right" w:pos="8306"/>
            </w:tabs>
            <w:spacing w:before="0" w:after="0" w:line="240" w:lineRule="auto"/>
            <w:rPr>
              <w:rFonts w:ascii="David" w:hAnsi="David"/>
              <w:sz w:val="16"/>
              <w:szCs w:val="16"/>
              <w:rtl/>
            </w:rPr>
          </w:pPr>
        </w:p>
      </w:tc>
      <w:tc>
        <w:tcPr>
          <w:tcW w:w="1129" w:type="dxa"/>
        </w:tcPr>
        <w:p w14:paraId="06E21D4A" w14:textId="77777777" w:rsidR="00AD5400" w:rsidRPr="00F9528C" w:rsidRDefault="00AD5400" w:rsidP="00AD540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2B8A42BA" w14:textId="77777777" w:rsidR="00AD5400" w:rsidRPr="00F9528C" w:rsidRDefault="00AD5400" w:rsidP="00AD5400">
              <w:pPr>
                <w:tabs>
                  <w:tab w:val="center" w:pos="4153"/>
                  <w:tab w:val="right" w:pos="8306"/>
                </w:tabs>
                <w:spacing w:before="0" w:after="0" w:line="240" w:lineRule="auto"/>
                <w:rPr>
                  <w:rFonts w:ascii="David" w:hAnsi="David"/>
                  <w:sz w:val="20"/>
                  <w:szCs w:val="20"/>
                  <w:rtl/>
                </w:rPr>
              </w:pPr>
              <w:del w:id="1" w:author="Kook Sec" w:date="2020-01-15T09:08:00Z">
                <w:r w:rsidDel="001442C6">
                  <w:rPr>
                    <w:rFonts w:ascii="David" w:hAnsi="David" w:hint="cs"/>
                    <w:sz w:val="20"/>
                    <w:szCs w:val="20"/>
                  </w:rPr>
                  <w:delText>CONT-5-663</w:delText>
                </w:r>
              </w:del>
              <w:ins w:id="2" w:author="Kook Sec" w:date="2020-01-15T09:08:00Z">
                <w:r>
                  <w:rPr>
                    <w:rFonts w:ascii="David" w:hAnsi="David" w:hint="cs"/>
                    <w:sz w:val="20"/>
                    <w:szCs w:val="20"/>
                  </w:rPr>
                  <w:t>CO</w:t>
                </w:r>
                <w:r>
                  <w:rPr>
                    <w:rFonts w:ascii="David" w:hAnsi="David" w:hint="cs"/>
                    <w:sz w:val="20"/>
                    <w:szCs w:val="20"/>
                    <w:rtl/>
                  </w:rPr>
                  <w:t>NT-10-1874</w:t>
                </w:r>
              </w:ins>
            </w:p>
          </w:tc>
        </w:sdtContent>
      </w:sdt>
    </w:tr>
    <w:tr w:rsidR="00AD5400" w:rsidRPr="00F9528C" w14:paraId="2DAB842A" w14:textId="77777777" w:rsidTr="00AD5400">
      <w:tc>
        <w:tcPr>
          <w:tcW w:w="753" w:type="dxa"/>
        </w:tcPr>
        <w:p w14:paraId="018F1863" w14:textId="77777777" w:rsidR="00AD5400" w:rsidRPr="00F9528C" w:rsidRDefault="00AD5400" w:rsidP="00AD540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69A72F75" w14:textId="77777777" w:rsidR="00AD5400" w:rsidRPr="00F9528C" w:rsidRDefault="00AD5400" w:rsidP="00AD5400">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אייל קראוס הנדסת כבישים בע"מ</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AD5400" w:rsidRPr="00F9528C" w14:paraId="37E1665B" w14:textId="77777777" w:rsidTr="00AD5400">
            <w:trPr>
              <w:trHeight w:val="201"/>
            </w:trPr>
            <w:tc>
              <w:tcPr>
                <w:tcW w:w="926" w:type="dxa"/>
              </w:tcPr>
              <w:p w14:paraId="4DD47CC3" w14:textId="77777777" w:rsidR="00AD5400" w:rsidRPr="00F9528C" w:rsidRDefault="00AD5400" w:rsidP="00AD540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6BC3214D" w14:textId="7164B8DC" w:rsidR="00AD5400" w:rsidRPr="00F9528C" w:rsidRDefault="00AD5400" w:rsidP="00AD5400">
                    <w:pPr>
                      <w:tabs>
                        <w:tab w:val="center" w:pos="4153"/>
                        <w:tab w:val="right" w:pos="8306"/>
                      </w:tabs>
                      <w:spacing w:before="0" w:after="0" w:line="240" w:lineRule="auto"/>
                      <w:ind w:left="1" w:hanging="1"/>
                      <w:rPr>
                        <w:rFonts w:ascii="David" w:hAnsi="David"/>
                        <w:color w:val="00B0F0"/>
                        <w:sz w:val="20"/>
                        <w:szCs w:val="20"/>
                        <w:rtl/>
                      </w:rPr>
                    </w:pPr>
                    <w:r>
                      <w:rPr>
                        <w:rFonts w:ascii="David" w:hAnsi="David" w:hint="cs"/>
                        <w:color w:val="00B0F0"/>
                        <w:sz w:val="20"/>
                        <w:szCs w:val="20"/>
                        <w:rtl/>
                      </w:rPr>
                      <w:t>0.2</w:t>
                    </w:r>
                  </w:p>
                </w:tc>
              </w:sdtContent>
            </w:sdt>
          </w:tr>
        </w:tbl>
        <w:p w14:paraId="5D2093BD" w14:textId="77777777" w:rsidR="00AD5400" w:rsidRPr="00F9528C" w:rsidRDefault="00AD5400" w:rsidP="00AD5400">
          <w:pPr>
            <w:tabs>
              <w:tab w:val="center" w:pos="4153"/>
              <w:tab w:val="right" w:pos="8306"/>
            </w:tabs>
            <w:spacing w:before="0" w:after="0" w:line="240" w:lineRule="auto"/>
            <w:rPr>
              <w:rFonts w:ascii="David" w:hAnsi="David"/>
              <w:sz w:val="20"/>
              <w:szCs w:val="20"/>
              <w:rtl/>
            </w:rPr>
          </w:pPr>
        </w:p>
      </w:tc>
      <w:tc>
        <w:tcPr>
          <w:tcW w:w="236" w:type="dxa"/>
        </w:tcPr>
        <w:p w14:paraId="45D09BF7" w14:textId="77777777" w:rsidR="00AD5400" w:rsidRPr="00F9528C" w:rsidRDefault="00AD5400" w:rsidP="00AD5400">
          <w:pPr>
            <w:tabs>
              <w:tab w:val="center" w:pos="4153"/>
              <w:tab w:val="right" w:pos="8306"/>
            </w:tabs>
            <w:spacing w:before="0" w:after="0" w:line="240" w:lineRule="auto"/>
            <w:rPr>
              <w:rFonts w:ascii="David" w:hAnsi="David"/>
              <w:sz w:val="20"/>
              <w:szCs w:val="20"/>
              <w:rtl/>
            </w:rPr>
          </w:pPr>
        </w:p>
      </w:tc>
      <w:tc>
        <w:tcPr>
          <w:tcW w:w="1129" w:type="dxa"/>
        </w:tcPr>
        <w:p w14:paraId="6EFC388E" w14:textId="77777777" w:rsidR="00AD5400" w:rsidRPr="00F9528C" w:rsidRDefault="00AD5400" w:rsidP="00AD540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D129A04" w14:textId="77777777" w:rsidR="00AD5400" w:rsidRPr="00F9528C" w:rsidRDefault="00AD5400" w:rsidP="00AD540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Pr>
                  <w:rFonts w:ascii="David" w:hAnsi="David" w:hint="cs"/>
                  <w:sz w:val="20"/>
                  <w:szCs w:val="20"/>
                  <w:rtl/>
                </w:rPr>
                <w:t>3;#</w:t>
              </w:r>
              <w:r>
                <w:rPr>
                  <w:rFonts w:ascii="David" w:hAnsi="David" w:hint="cs"/>
                  <w:sz w:val="20"/>
                  <w:szCs w:val="20"/>
                </w:rPr>
                <w:t>Draft</w:t>
              </w:r>
            </w:sdtContent>
          </w:sdt>
        </w:p>
      </w:tc>
    </w:tr>
    <w:tr w:rsidR="00AD5400" w:rsidRPr="00F9528C" w14:paraId="614257EA" w14:textId="77777777" w:rsidTr="00AD5400">
      <w:trPr>
        <w:trHeight w:val="80"/>
      </w:trPr>
      <w:tc>
        <w:tcPr>
          <w:tcW w:w="753" w:type="dxa"/>
        </w:tcPr>
        <w:p w14:paraId="27FA0AA3" w14:textId="77777777" w:rsidR="00AD5400" w:rsidRPr="00F9528C" w:rsidRDefault="00AD5400" w:rsidP="00AD5400">
          <w:pPr>
            <w:tabs>
              <w:tab w:val="center" w:pos="4153"/>
              <w:tab w:val="right" w:pos="8306"/>
            </w:tabs>
            <w:spacing w:before="0" w:after="0" w:line="240" w:lineRule="auto"/>
            <w:rPr>
              <w:rFonts w:ascii="David" w:hAnsi="David"/>
              <w:sz w:val="20"/>
              <w:szCs w:val="20"/>
              <w:rtl/>
            </w:rPr>
          </w:pPr>
        </w:p>
      </w:tc>
      <w:tc>
        <w:tcPr>
          <w:tcW w:w="1883" w:type="dxa"/>
        </w:tcPr>
        <w:p w14:paraId="3E76DEB7" w14:textId="77777777" w:rsidR="00AD5400" w:rsidRPr="00F9528C" w:rsidRDefault="00AD5400" w:rsidP="00AD5400">
          <w:pPr>
            <w:tabs>
              <w:tab w:val="center" w:pos="4153"/>
              <w:tab w:val="right" w:pos="8306"/>
            </w:tabs>
            <w:spacing w:before="0" w:after="0" w:line="240" w:lineRule="auto"/>
            <w:rPr>
              <w:rFonts w:ascii="David" w:hAnsi="David"/>
              <w:color w:val="00B0F0"/>
              <w:sz w:val="20"/>
              <w:szCs w:val="20"/>
              <w:rtl/>
            </w:rPr>
          </w:pPr>
        </w:p>
      </w:tc>
      <w:tc>
        <w:tcPr>
          <w:tcW w:w="2232" w:type="dxa"/>
        </w:tcPr>
        <w:p w14:paraId="714AE19A" w14:textId="77777777" w:rsidR="00AD5400" w:rsidRPr="00F9528C" w:rsidRDefault="00AD5400" w:rsidP="00AD5400">
          <w:pPr>
            <w:tabs>
              <w:tab w:val="center" w:pos="4153"/>
              <w:tab w:val="right" w:pos="8306"/>
            </w:tabs>
            <w:spacing w:before="0" w:after="0" w:line="240" w:lineRule="auto"/>
            <w:rPr>
              <w:rFonts w:ascii="David" w:hAnsi="David"/>
              <w:sz w:val="20"/>
              <w:szCs w:val="20"/>
              <w:rtl/>
            </w:rPr>
          </w:pPr>
        </w:p>
      </w:tc>
      <w:tc>
        <w:tcPr>
          <w:tcW w:w="236" w:type="dxa"/>
        </w:tcPr>
        <w:p w14:paraId="60BDC9F4" w14:textId="77777777" w:rsidR="00AD5400" w:rsidRPr="00F9528C" w:rsidRDefault="00AD5400" w:rsidP="00AD5400">
          <w:pPr>
            <w:tabs>
              <w:tab w:val="center" w:pos="4153"/>
              <w:tab w:val="right" w:pos="8306"/>
            </w:tabs>
            <w:spacing w:before="0" w:after="0" w:line="240" w:lineRule="auto"/>
            <w:rPr>
              <w:rFonts w:ascii="David" w:hAnsi="David"/>
              <w:sz w:val="20"/>
              <w:szCs w:val="20"/>
              <w:rtl/>
            </w:rPr>
          </w:pPr>
        </w:p>
      </w:tc>
      <w:tc>
        <w:tcPr>
          <w:tcW w:w="1129" w:type="dxa"/>
        </w:tcPr>
        <w:p w14:paraId="6BF97CF7" w14:textId="77777777" w:rsidR="00AD5400" w:rsidRPr="00F9528C" w:rsidRDefault="00AD5400" w:rsidP="00AD5400">
          <w:pPr>
            <w:tabs>
              <w:tab w:val="center" w:pos="4153"/>
              <w:tab w:val="right" w:pos="8306"/>
            </w:tabs>
            <w:spacing w:before="0" w:after="0" w:line="240" w:lineRule="auto"/>
            <w:rPr>
              <w:rFonts w:ascii="David" w:hAnsi="David"/>
              <w:sz w:val="20"/>
              <w:szCs w:val="20"/>
              <w:rtl/>
            </w:rPr>
          </w:pPr>
        </w:p>
      </w:tc>
      <w:tc>
        <w:tcPr>
          <w:tcW w:w="2073" w:type="dxa"/>
        </w:tcPr>
        <w:p w14:paraId="5D3BFC13" w14:textId="77777777" w:rsidR="00AD5400" w:rsidRPr="00F9528C" w:rsidRDefault="00AD5400" w:rsidP="00AD5400">
          <w:pPr>
            <w:tabs>
              <w:tab w:val="center" w:pos="4153"/>
              <w:tab w:val="right" w:pos="8306"/>
            </w:tabs>
            <w:spacing w:before="0" w:after="0" w:line="240" w:lineRule="auto"/>
            <w:rPr>
              <w:rFonts w:ascii="David" w:hAnsi="David"/>
              <w:sz w:val="20"/>
              <w:szCs w:val="20"/>
              <w:rtl/>
            </w:rPr>
          </w:pPr>
        </w:p>
      </w:tc>
    </w:tr>
  </w:tbl>
  <w:p w14:paraId="4933A53E" w14:textId="77777777" w:rsidR="00AD5400" w:rsidRPr="00011AD4" w:rsidRDefault="00AD5400" w:rsidP="00011AD4">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161B0B" w14:textId="77777777" w:rsidR="00AD5400" w:rsidRDefault="00AD5400" w:rsidP="00AF234B">
      <w:pPr>
        <w:spacing w:before="0" w:after="0" w:line="240" w:lineRule="auto"/>
      </w:pPr>
      <w:r>
        <w:separator/>
      </w:r>
    </w:p>
  </w:footnote>
  <w:footnote w:type="continuationSeparator" w:id="0">
    <w:p w14:paraId="4B221314" w14:textId="77777777" w:rsidR="00AD5400" w:rsidRDefault="00AD5400" w:rsidP="00AF234B">
      <w:pPr>
        <w:spacing w:before="0" w:after="0" w:line="240" w:lineRule="auto"/>
      </w:pPr>
      <w:r>
        <w:continuationSeparator/>
      </w:r>
    </w:p>
  </w:footnote>
  <w:footnote w:type="continuationNotice" w:id="1">
    <w:p w14:paraId="1B3B4FB8" w14:textId="77777777" w:rsidR="00AD5400" w:rsidRDefault="00AD5400">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2E71AF44" w14:textId="77777777" w:rsidR="00AD5400" w:rsidRDefault="00AD5400" w:rsidP="00CF334C">
        <w:pPr>
          <w:pStyle w:val="a3"/>
          <w:jc w:val="center"/>
        </w:pPr>
        <w:r>
          <w:fldChar w:fldCharType="begin"/>
        </w:r>
        <w:r>
          <w:instrText xml:space="preserve"> PAGE   \* MERGEFORMAT </w:instrText>
        </w:r>
        <w:r>
          <w:fldChar w:fldCharType="separate"/>
        </w:r>
        <w:r w:rsidR="00860E7D">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4">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5">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8">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nsid w:val="3C8E5AD8"/>
    <w:multiLevelType w:val="singleLevel"/>
    <w:tmpl w:val="37EE252C"/>
    <w:lvl w:ilvl="0">
      <w:start w:val="1"/>
      <w:numFmt w:val="hebrew1"/>
      <w:lvlText w:val="%1."/>
      <w:lvlJc w:val="left"/>
      <w:pPr>
        <w:tabs>
          <w:tab w:val="num" w:pos="2160"/>
        </w:tabs>
        <w:ind w:left="2160" w:hanging="720"/>
      </w:pPr>
      <w:rPr>
        <w:rFonts w:cs="David" w:hint="cs"/>
        <w:bCs w:val="0"/>
        <w:iCs w:val="0"/>
        <w:sz w:val="24"/>
        <w:szCs w:val="24"/>
      </w:rPr>
    </w:lvl>
  </w:abstractNum>
  <w:abstractNum w:abstractNumId="11">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3">
    <w:nsid w:val="40165BE7"/>
    <w:multiLevelType w:val="singleLevel"/>
    <w:tmpl w:val="D5223582"/>
    <w:lvl w:ilvl="0">
      <w:start w:val="1"/>
      <w:numFmt w:val="hebrew1"/>
      <w:lvlText w:val="%1."/>
      <w:lvlJc w:val="left"/>
      <w:pPr>
        <w:tabs>
          <w:tab w:val="num" w:pos="2160"/>
        </w:tabs>
        <w:ind w:left="2160" w:hanging="720"/>
      </w:pPr>
      <w:rPr>
        <w:rFonts w:cs="David" w:hint="cs"/>
        <w:bCs w:val="0"/>
        <w:iCs w:val="0"/>
        <w:sz w:val="24"/>
        <w:szCs w:val="24"/>
      </w:rPr>
    </w:lvl>
  </w:abstractNum>
  <w:abstractNum w:abstractNumId="14">
    <w:nsid w:val="42BA0E54"/>
    <w:multiLevelType w:val="singleLevel"/>
    <w:tmpl w:val="C72686B4"/>
    <w:lvl w:ilvl="0">
      <w:start w:val="1"/>
      <w:numFmt w:val="hebrew1"/>
      <w:lvlText w:val="%1."/>
      <w:lvlJc w:val="left"/>
      <w:pPr>
        <w:tabs>
          <w:tab w:val="num" w:pos="2160"/>
        </w:tabs>
        <w:ind w:left="2160" w:hanging="720"/>
      </w:pPr>
      <w:rPr>
        <w:rFonts w:cs="David" w:hint="cs"/>
        <w:bCs w:val="0"/>
        <w:iCs w:val="0"/>
        <w:sz w:val="24"/>
        <w:szCs w:val="24"/>
      </w:rPr>
    </w:lvl>
  </w:abstractNum>
  <w:abstractNum w:abstractNumId="15">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6">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7">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nsid w:val="5ADE46DF"/>
    <w:multiLevelType w:val="multilevel"/>
    <w:tmpl w:val="29BC6ECE"/>
    <w:lvl w:ilvl="0">
      <w:start w:val="1"/>
      <w:numFmt w:val="decimal"/>
      <w:lvlText w:val="%1."/>
      <w:lvlJc w:val="left"/>
      <w:pPr>
        <w:tabs>
          <w:tab w:val="num" w:pos="720"/>
        </w:tabs>
        <w:ind w:left="720" w:hanging="720"/>
      </w:pPr>
      <w:rPr>
        <w:rFonts w:cs="Times New Roman" w:hint="default"/>
        <w:sz w:val="24"/>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9">
    <w:nsid w:val="5B2D27B7"/>
    <w:multiLevelType w:val="multilevel"/>
    <w:tmpl w:val="3EF0088A"/>
    <w:lvl w:ilvl="0">
      <w:start w:val="2"/>
      <w:numFmt w:val="decimal"/>
      <w:lvlText w:val="%1"/>
      <w:lvlJc w:val="left"/>
      <w:pPr>
        <w:tabs>
          <w:tab w:val="num" w:pos="720"/>
        </w:tabs>
        <w:ind w:left="720" w:hanging="720"/>
      </w:pPr>
      <w:rPr>
        <w:rFonts w:cs="Times New Roman" w:hint="default"/>
        <w:sz w:val="24"/>
      </w:rPr>
    </w:lvl>
    <w:lvl w:ilvl="1">
      <w:start w:val="2"/>
      <w:numFmt w:val="decimal"/>
      <w:lvlText w:val="%1.%2"/>
      <w:lvlJc w:val="left"/>
      <w:pPr>
        <w:tabs>
          <w:tab w:val="num" w:pos="1440"/>
        </w:tabs>
        <w:ind w:left="1440" w:hanging="720"/>
      </w:pPr>
      <w:rPr>
        <w:rFonts w:cs="Times New Roman" w:hint="default"/>
        <w:sz w:val="24"/>
      </w:rPr>
    </w:lvl>
    <w:lvl w:ilvl="2">
      <w:start w:val="1"/>
      <w:numFmt w:val="decimal"/>
      <w:lvlText w:val="%1.%2.%3"/>
      <w:lvlJc w:val="left"/>
      <w:pPr>
        <w:tabs>
          <w:tab w:val="num" w:pos="2160"/>
        </w:tabs>
        <w:ind w:left="2160" w:hanging="720"/>
      </w:pPr>
      <w:rPr>
        <w:rFonts w:cs="Times New Roman" w:hint="default"/>
        <w:sz w:val="24"/>
      </w:rPr>
    </w:lvl>
    <w:lvl w:ilvl="3">
      <w:start w:val="1"/>
      <w:numFmt w:val="decimal"/>
      <w:lvlText w:val="%1.%2.%3.%4"/>
      <w:lvlJc w:val="left"/>
      <w:pPr>
        <w:tabs>
          <w:tab w:val="num" w:pos="2880"/>
        </w:tabs>
        <w:ind w:left="2880" w:hanging="720"/>
      </w:pPr>
      <w:rPr>
        <w:rFonts w:cs="Times New Roman" w:hint="default"/>
        <w:sz w:val="24"/>
      </w:rPr>
    </w:lvl>
    <w:lvl w:ilvl="4">
      <w:start w:val="1"/>
      <w:numFmt w:val="decimal"/>
      <w:lvlText w:val="%1.%2.%3.%4.%5"/>
      <w:lvlJc w:val="left"/>
      <w:pPr>
        <w:tabs>
          <w:tab w:val="num" w:pos="3960"/>
        </w:tabs>
        <w:ind w:left="3960" w:hanging="1080"/>
      </w:pPr>
      <w:rPr>
        <w:rFonts w:cs="Times New Roman" w:hint="default"/>
        <w:sz w:val="24"/>
      </w:rPr>
    </w:lvl>
    <w:lvl w:ilvl="5">
      <w:start w:val="1"/>
      <w:numFmt w:val="decimal"/>
      <w:lvlText w:val="%1.%2.%3.%4.%5.%6"/>
      <w:lvlJc w:val="left"/>
      <w:pPr>
        <w:tabs>
          <w:tab w:val="num" w:pos="4680"/>
        </w:tabs>
        <w:ind w:left="4680" w:hanging="1080"/>
      </w:pPr>
      <w:rPr>
        <w:rFonts w:cs="Times New Roman" w:hint="default"/>
        <w:sz w:val="24"/>
      </w:rPr>
    </w:lvl>
    <w:lvl w:ilvl="6">
      <w:start w:val="1"/>
      <w:numFmt w:val="decimal"/>
      <w:lvlText w:val="%1.%2.%3.%4.%5.%6.%7"/>
      <w:lvlJc w:val="left"/>
      <w:pPr>
        <w:tabs>
          <w:tab w:val="num" w:pos="5400"/>
        </w:tabs>
        <w:ind w:left="5400" w:hanging="1080"/>
      </w:pPr>
      <w:rPr>
        <w:rFonts w:cs="Times New Roman" w:hint="default"/>
        <w:sz w:val="24"/>
      </w:rPr>
    </w:lvl>
    <w:lvl w:ilvl="7">
      <w:start w:val="1"/>
      <w:numFmt w:val="decimal"/>
      <w:lvlText w:val="%1.%2.%3.%4.%5.%6.%7.%8"/>
      <w:lvlJc w:val="left"/>
      <w:pPr>
        <w:tabs>
          <w:tab w:val="num" w:pos="6480"/>
        </w:tabs>
        <w:ind w:left="6480" w:hanging="1440"/>
      </w:pPr>
      <w:rPr>
        <w:rFonts w:cs="Times New Roman" w:hint="default"/>
        <w:sz w:val="24"/>
      </w:rPr>
    </w:lvl>
    <w:lvl w:ilvl="8">
      <w:start w:val="1"/>
      <w:numFmt w:val="decimal"/>
      <w:lvlText w:val="%1.%2.%3.%4.%5.%6.%7.%8.%9"/>
      <w:lvlJc w:val="left"/>
      <w:pPr>
        <w:tabs>
          <w:tab w:val="num" w:pos="7200"/>
        </w:tabs>
        <w:ind w:left="7200" w:hanging="1440"/>
      </w:pPr>
      <w:rPr>
        <w:rFonts w:cs="Times New Roman" w:hint="default"/>
        <w:sz w:val="24"/>
      </w:rPr>
    </w:lvl>
  </w:abstractNum>
  <w:abstractNum w:abstractNumId="2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1">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0"/>
  </w:num>
  <w:num w:numId="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num>
  <w:num w:numId="13">
    <w:abstractNumId w:val="1"/>
  </w:num>
  <w:num w:numId="14">
    <w:abstractNumId w:val="6"/>
  </w:num>
  <w:num w:numId="15">
    <w:abstractNumId w:val="17"/>
  </w:num>
  <w:num w:numId="16">
    <w:abstractNumId w:val="21"/>
  </w:num>
  <w:num w:numId="17">
    <w:abstractNumId w:val="2"/>
  </w:num>
  <w:num w:numId="18">
    <w:abstractNumId w:val="5"/>
  </w:num>
  <w:num w:numId="19">
    <w:abstractNumId w:val="8"/>
  </w:num>
  <w:num w:numId="20">
    <w:abstractNumId w:val="7"/>
  </w:num>
  <w:num w:numId="21">
    <w:abstractNumId w:val="12"/>
  </w:num>
  <w:num w:numId="22">
    <w:abstractNumId w:val="11"/>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lvlOverride w:ilvl="2"/>
    <w:lvlOverride w:ilvl="3"/>
    <w:lvlOverride w:ilvl="4"/>
    <w:lvlOverride w:ilvl="5"/>
    <w:lvlOverride w:ilvl="6"/>
    <w:lvlOverride w:ilvl="7"/>
    <w:lvlOverride w:ilvl="8"/>
  </w:num>
  <w:num w:numId="26">
    <w:abstractNumId w:val="10"/>
  </w:num>
  <w:num w:numId="27">
    <w:abstractNumId w:val="19"/>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
  </w:num>
  <w:num w:numId="29">
    <w:abstractNumId w:val="13"/>
  </w:num>
  <w:num w:numId="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1AD4"/>
    <w:rsid w:val="00022339"/>
    <w:rsid w:val="0006071E"/>
    <w:rsid w:val="00071F07"/>
    <w:rsid w:val="00134C85"/>
    <w:rsid w:val="001442C6"/>
    <w:rsid w:val="001758DE"/>
    <w:rsid w:val="001A0C3C"/>
    <w:rsid w:val="001A52D9"/>
    <w:rsid w:val="001A69D5"/>
    <w:rsid w:val="00214ACF"/>
    <w:rsid w:val="002436F3"/>
    <w:rsid w:val="00264D14"/>
    <w:rsid w:val="00272745"/>
    <w:rsid w:val="00295B2E"/>
    <w:rsid w:val="002B2234"/>
    <w:rsid w:val="00326D99"/>
    <w:rsid w:val="00366F6D"/>
    <w:rsid w:val="003C5B13"/>
    <w:rsid w:val="003D1A34"/>
    <w:rsid w:val="00415060"/>
    <w:rsid w:val="004738A1"/>
    <w:rsid w:val="00552E11"/>
    <w:rsid w:val="00572490"/>
    <w:rsid w:val="005B6AFF"/>
    <w:rsid w:val="005D6E29"/>
    <w:rsid w:val="00650D2D"/>
    <w:rsid w:val="00666119"/>
    <w:rsid w:val="006A518E"/>
    <w:rsid w:val="006D145E"/>
    <w:rsid w:val="0072103C"/>
    <w:rsid w:val="007240AC"/>
    <w:rsid w:val="00744494"/>
    <w:rsid w:val="00860E7D"/>
    <w:rsid w:val="008C64C6"/>
    <w:rsid w:val="00942177"/>
    <w:rsid w:val="0099270A"/>
    <w:rsid w:val="00A42271"/>
    <w:rsid w:val="00AD5400"/>
    <w:rsid w:val="00AF234B"/>
    <w:rsid w:val="00B70140"/>
    <w:rsid w:val="00BD72C4"/>
    <w:rsid w:val="00BE17B4"/>
    <w:rsid w:val="00BE49BB"/>
    <w:rsid w:val="00BF0AA7"/>
    <w:rsid w:val="00BF524C"/>
    <w:rsid w:val="00C936C9"/>
    <w:rsid w:val="00CF334C"/>
    <w:rsid w:val="00D07893"/>
    <w:rsid w:val="00D419B7"/>
    <w:rsid w:val="00E02B8B"/>
    <w:rsid w:val="00E679C7"/>
    <w:rsid w:val="00E870A8"/>
    <w:rsid w:val="00EC37B6"/>
    <w:rsid w:val="00F50AAD"/>
    <w:rsid w:val="00F5112E"/>
    <w:rsid w:val="00F64D19"/>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CB53349"/>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011A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7">
    <w:name w:val="היסט_כפול"/>
    <w:basedOn w:val="a"/>
    <w:rsid w:val="00F50AAD"/>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905003">
      <w:bodyDiv w:val="1"/>
      <w:marLeft w:val="0"/>
      <w:marRight w:val="0"/>
      <w:marTop w:val="0"/>
      <w:marBottom w:val="0"/>
      <w:divBdr>
        <w:top w:val="none" w:sz="0" w:space="0" w:color="auto"/>
        <w:left w:val="none" w:sz="0" w:space="0" w:color="auto"/>
        <w:bottom w:val="none" w:sz="0" w:space="0" w:color="auto"/>
        <w:right w:val="none" w:sz="0" w:space="0" w:color="auto"/>
      </w:divBdr>
      <w:divsChild>
        <w:div w:id="658388846">
          <w:marLeft w:val="0"/>
          <w:marRight w:val="0"/>
          <w:marTop w:val="0"/>
          <w:marBottom w:val="0"/>
          <w:divBdr>
            <w:top w:val="none" w:sz="0" w:space="0" w:color="auto"/>
            <w:left w:val="none" w:sz="0" w:space="0" w:color="auto"/>
            <w:bottom w:val="none" w:sz="0" w:space="0" w:color="auto"/>
            <w:right w:val="none" w:sz="0" w:space="0" w:color="auto"/>
          </w:divBdr>
        </w:div>
      </w:divsChild>
    </w:div>
    <w:div w:id="1603563990">
      <w:bodyDiv w:val="1"/>
      <w:marLeft w:val="0"/>
      <w:marRight w:val="0"/>
      <w:marTop w:val="0"/>
      <w:marBottom w:val="0"/>
      <w:divBdr>
        <w:top w:val="none" w:sz="0" w:space="0" w:color="auto"/>
        <w:left w:val="none" w:sz="0" w:space="0" w:color="auto"/>
        <w:bottom w:val="none" w:sz="0" w:space="0" w:color="auto"/>
        <w:right w:val="none" w:sz="0" w:space="0" w:color="auto"/>
      </w:divBdr>
      <w:divsChild>
        <w:div w:id="14033324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6E56B603E8444B7BDE047F54FEBF46A"/>
        <w:category>
          <w:name w:val="General"/>
          <w:gallery w:val="placeholder"/>
        </w:category>
        <w:types>
          <w:type w:val="bbPlcHdr"/>
        </w:types>
        <w:behaviors>
          <w:behavior w:val="content"/>
        </w:behaviors>
        <w:guid w:val="{79B2D546-E016-4969-9C66-6FED25AA369F}"/>
      </w:docPartPr>
      <w:docPartBody>
        <w:p w:rsidR="005020E8" w:rsidRDefault="00874A5F">
          <w:r w:rsidRPr="0092175A">
            <w:rPr>
              <w:rStyle w:val="a3"/>
              <w:rtl/>
            </w:rPr>
            <w:t>[תאריך חתימת חוזה]</w:t>
          </w:r>
        </w:p>
      </w:docPartBody>
    </w:docPart>
    <w:docPart>
      <w:docPartPr>
        <w:name w:val="D5057A60FE39499FADBBA7C19C2E5527"/>
        <w:category>
          <w:name w:val="General"/>
          <w:gallery w:val="placeholder"/>
        </w:category>
        <w:types>
          <w:type w:val="bbPlcHdr"/>
        </w:types>
        <w:behaviors>
          <w:behavior w:val="content"/>
        </w:behaviors>
        <w:guid w:val="{56A33C89-B790-47A4-B368-6E5231A18D47}"/>
      </w:docPartPr>
      <w:docPartBody>
        <w:p w:rsidR="005020E8" w:rsidRDefault="00874A5F">
          <w:r w:rsidRPr="0092175A">
            <w:rPr>
              <w:rStyle w:val="a3"/>
              <w:rtl/>
            </w:rPr>
            <w:t>[צד א בחוזה]</w:t>
          </w:r>
        </w:p>
      </w:docPartBody>
    </w:docPart>
    <w:docPart>
      <w:docPartPr>
        <w:name w:val="39D163B17BE14DE5BD3D77C63DCCE326"/>
        <w:category>
          <w:name w:val="General"/>
          <w:gallery w:val="placeholder"/>
        </w:category>
        <w:types>
          <w:type w:val="bbPlcHdr"/>
        </w:types>
        <w:behaviors>
          <w:behavior w:val="content"/>
        </w:behaviors>
        <w:guid w:val="{8A7475F2-9244-44F4-BD51-6F77D58EC794}"/>
      </w:docPartPr>
      <w:docPartBody>
        <w:p w:rsidR="005020E8" w:rsidRDefault="00874A5F">
          <w:r w:rsidRPr="0092175A">
            <w:rPr>
              <w:rStyle w:val="a3"/>
              <w:rtl/>
            </w:rPr>
            <w:t>[סוג מדד כותרת]</w:t>
          </w:r>
        </w:p>
      </w:docPartBody>
    </w:docPart>
    <w:docPart>
      <w:docPartPr>
        <w:name w:val="9333019055F64B09BCF2EE9E37DA68A8"/>
        <w:category>
          <w:name w:val="General"/>
          <w:gallery w:val="placeholder"/>
        </w:category>
        <w:types>
          <w:type w:val="bbPlcHdr"/>
        </w:types>
        <w:behaviors>
          <w:behavior w:val="content"/>
        </w:behaviors>
        <w:guid w:val="{2B081DA6-8EB1-46FA-A7F8-39C4EDDAC1C0}"/>
      </w:docPartPr>
      <w:docPartBody>
        <w:p w:rsidR="005020E8" w:rsidRDefault="00874A5F">
          <w:r w:rsidRPr="0092175A">
            <w:rPr>
              <w:rStyle w:val="a3"/>
              <w:rtl/>
            </w:rPr>
            <w:t>[מדד בגין/ידוע - כותרת]</w:t>
          </w:r>
        </w:p>
      </w:docPartBody>
    </w:docPart>
    <w:docPart>
      <w:docPartPr>
        <w:name w:val="42C267C51CAA4C87A963ECBBCFCED1AB"/>
        <w:category>
          <w:name w:val="General"/>
          <w:gallery w:val="placeholder"/>
        </w:category>
        <w:types>
          <w:type w:val="bbPlcHdr"/>
        </w:types>
        <w:behaviors>
          <w:behavior w:val="content"/>
        </w:behaviors>
        <w:guid w:val="{6FADEF3D-9650-4F2D-B53F-38B726715A75}"/>
      </w:docPartPr>
      <w:docPartBody>
        <w:p w:rsidR="005020E8" w:rsidRDefault="00874A5F">
          <w:r w:rsidRPr="0092175A">
            <w:rPr>
              <w:rStyle w:val="a3"/>
              <w:rtl/>
            </w:rPr>
            <w:t>[נקודות מדד]</w:t>
          </w:r>
        </w:p>
      </w:docPartBody>
    </w:docPart>
    <w:docPart>
      <w:docPartPr>
        <w:name w:val="BF56B3FFBC8447B4A4F1AC68243E7B89"/>
        <w:category>
          <w:name w:val="כללי"/>
          <w:gallery w:val="placeholder"/>
        </w:category>
        <w:types>
          <w:type w:val="bbPlcHdr"/>
        </w:types>
        <w:behaviors>
          <w:behavior w:val="content"/>
        </w:behaviors>
        <w:guid w:val="{B509DBDE-9B14-4E03-9CCA-A5C3CCB983B6}"/>
      </w:docPartPr>
      <w:docPartBody>
        <w:p w:rsidR="005020E8" w:rsidRDefault="005020E8" w:rsidP="005020E8">
          <w:pPr>
            <w:pStyle w:val="BF56B3FFBC8447B4A4F1AC68243E7B89"/>
          </w:pPr>
          <w:r w:rsidRPr="00F11BAF">
            <w:rPr>
              <w:rStyle w:val="a3"/>
              <w:rtl/>
            </w:rPr>
            <w:t>[שם הפרויקט]</w:t>
          </w:r>
        </w:p>
      </w:docPartBody>
    </w:docPart>
    <w:docPart>
      <w:docPartPr>
        <w:name w:val="8D4FEDEF2E5449A7B8B305902F71D902"/>
        <w:category>
          <w:name w:val="כללי"/>
          <w:gallery w:val="placeholder"/>
        </w:category>
        <w:types>
          <w:type w:val="bbPlcHdr"/>
        </w:types>
        <w:behaviors>
          <w:behavior w:val="content"/>
        </w:behaviors>
        <w:guid w:val="{9B902A79-0FC0-413F-95C9-7986E5D7D8C2}"/>
      </w:docPartPr>
      <w:docPartBody>
        <w:p w:rsidR="005020E8" w:rsidRDefault="005020E8" w:rsidP="005020E8">
          <w:pPr>
            <w:pStyle w:val="8D4FEDEF2E5449A7B8B305902F71D902"/>
          </w:pPr>
          <w:r w:rsidRPr="00F11BAF">
            <w:rPr>
              <w:rStyle w:val="a3"/>
              <w:rtl/>
            </w:rPr>
            <w:t>[שם אתר]</w:t>
          </w:r>
        </w:p>
      </w:docPartBody>
    </w:docPart>
    <w:docPart>
      <w:docPartPr>
        <w:name w:val="4C8980C090C047C09F616B18A20A8C1C"/>
        <w:category>
          <w:name w:val="כללי"/>
          <w:gallery w:val="placeholder"/>
        </w:category>
        <w:types>
          <w:type w:val="bbPlcHdr"/>
        </w:types>
        <w:behaviors>
          <w:behavior w:val="content"/>
        </w:behaviors>
        <w:guid w:val="{8116689F-45D0-45F9-B573-C3967241FD9C}"/>
      </w:docPartPr>
      <w:docPartBody>
        <w:p w:rsidR="005020E8" w:rsidRDefault="005020E8" w:rsidP="005020E8">
          <w:pPr>
            <w:pStyle w:val="4C8980C090C047C09F616B18A20A8C1C"/>
          </w:pPr>
          <w:r w:rsidRPr="009C4355">
            <w:rPr>
              <w:rStyle w:val="a3"/>
              <w:rtl/>
            </w:rPr>
            <w:t>[שם ספק]</w:t>
          </w:r>
        </w:p>
      </w:docPartBody>
    </w:docPart>
    <w:docPart>
      <w:docPartPr>
        <w:name w:val="0CA3E1C064724DA3BDAC788592C7A040"/>
        <w:category>
          <w:name w:val="כללי"/>
          <w:gallery w:val="placeholder"/>
        </w:category>
        <w:types>
          <w:type w:val="bbPlcHdr"/>
        </w:types>
        <w:behaviors>
          <w:behavior w:val="content"/>
        </w:behaviors>
        <w:guid w:val="{F0846C89-1192-4853-BD5A-E4D578F6C383}"/>
      </w:docPartPr>
      <w:docPartBody>
        <w:p w:rsidR="005020E8" w:rsidRDefault="005020E8" w:rsidP="005020E8">
          <w:pPr>
            <w:pStyle w:val="0CA3E1C064724DA3BDAC788592C7A040"/>
          </w:pPr>
          <w:r w:rsidRPr="003E6FC4">
            <w:rPr>
              <w:rStyle w:val="a3"/>
              <w:rtl/>
            </w:rPr>
            <w:t>[שם צד א]</w:t>
          </w:r>
        </w:p>
      </w:docPartBody>
    </w:docPart>
    <w:docPart>
      <w:docPartPr>
        <w:name w:val="05B742FB85C94BC189C414DFB3286EA5"/>
        <w:category>
          <w:name w:val="כללי"/>
          <w:gallery w:val="placeholder"/>
        </w:category>
        <w:types>
          <w:type w:val="bbPlcHdr"/>
        </w:types>
        <w:behaviors>
          <w:behavior w:val="content"/>
        </w:behaviors>
        <w:guid w:val="{5EF2EFB3-FA46-4E3E-B906-A3BB96C284CB}"/>
      </w:docPartPr>
      <w:docPartBody>
        <w:p w:rsidR="005020E8" w:rsidRDefault="005020E8" w:rsidP="005020E8">
          <w:pPr>
            <w:pStyle w:val="05B742FB85C94BC189C414DFB3286EA5"/>
          </w:pPr>
          <w:r w:rsidRPr="003059F5">
            <w:rPr>
              <w:rStyle w:val="a3"/>
              <w:rtl/>
            </w:rPr>
            <w:t>[רשות מקומית]</w:t>
          </w:r>
        </w:p>
      </w:docPartBody>
    </w:docPart>
    <w:docPart>
      <w:docPartPr>
        <w:name w:val="8A352C8070254DE186BBAA7755256192"/>
        <w:category>
          <w:name w:val="כללי"/>
          <w:gallery w:val="placeholder"/>
        </w:category>
        <w:types>
          <w:type w:val="bbPlcHdr"/>
        </w:types>
        <w:behaviors>
          <w:behavior w:val="content"/>
        </w:behaviors>
        <w:guid w:val="{4591F0D4-2084-437A-BB0E-7095E22D51A8}"/>
      </w:docPartPr>
      <w:docPartBody>
        <w:p w:rsidR="005020E8" w:rsidRDefault="005020E8" w:rsidP="005020E8">
          <w:pPr>
            <w:pStyle w:val="8A352C8070254DE186BBAA7755256192"/>
          </w:pPr>
          <w:r w:rsidRPr="003059F5">
            <w:rPr>
              <w:rStyle w:val="a3"/>
              <w:rtl/>
            </w:rPr>
            <w:t>[שם אתר]</w:t>
          </w:r>
        </w:p>
      </w:docPartBody>
    </w:docPart>
    <w:docPart>
      <w:docPartPr>
        <w:name w:val="7FA116CB44794CC8B1AEE296B6686089"/>
        <w:category>
          <w:name w:val="כללי"/>
          <w:gallery w:val="placeholder"/>
        </w:category>
        <w:types>
          <w:type w:val="bbPlcHdr"/>
        </w:types>
        <w:behaviors>
          <w:behavior w:val="content"/>
        </w:behaviors>
        <w:guid w:val="{86E192A5-416C-4A12-93C4-4ED2D60F3692}"/>
      </w:docPartPr>
      <w:docPartBody>
        <w:p w:rsidR="005020E8" w:rsidRDefault="005020E8" w:rsidP="005020E8">
          <w:pPr>
            <w:pStyle w:val="7FA116CB44794CC8B1AEE296B6686089"/>
          </w:pPr>
          <w:r w:rsidRPr="003059F5">
            <w:rPr>
              <w:rStyle w:val="a3"/>
              <w:rtl/>
            </w:rPr>
            <w:t>[שם הפרויקט]</w:t>
          </w:r>
        </w:p>
      </w:docPartBody>
    </w:docPart>
    <w:docPart>
      <w:docPartPr>
        <w:name w:val="DF37FF1AA0B74DBF8946F44776ED49A2"/>
        <w:category>
          <w:name w:val="כללי"/>
          <w:gallery w:val="placeholder"/>
        </w:category>
        <w:types>
          <w:type w:val="bbPlcHdr"/>
        </w:types>
        <w:behaviors>
          <w:behavior w:val="content"/>
        </w:behaviors>
        <w:guid w:val="{3B272136-D7C3-4D21-9DE9-9157D295EC8E}"/>
      </w:docPartPr>
      <w:docPartBody>
        <w:p w:rsidR="005020E8" w:rsidRDefault="005020E8" w:rsidP="005020E8">
          <w:pPr>
            <w:pStyle w:val="DF37FF1AA0B74DBF8946F44776ED49A2"/>
          </w:pPr>
          <w:r w:rsidRPr="003059F5">
            <w:rPr>
              <w:rStyle w:val="a3"/>
              <w:rtl/>
            </w:rPr>
            <w:t>[שדה נוסף 2]</w:t>
          </w:r>
        </w:p>
      </w:docPartBody>
    </w:docPart>
    <w:docPart>
      <w:docPartPr>
        <w:name w:val="7F9C3A6342704E1DAD6BD52860896C66"/>
        <w:category>
          <w:name w:val="כללי"/>
          <w:gallery w:val="placeholder"/>
        </w:category>
        <w:types>
          <w:type w:val="bbPlcHdr"/>
        </w:types>
        <w:behaviors>
          <w:behavior w:val="content"/>
        </w:behaviors>
        <w:guid w:val="{13BB2799-8E23-4012-A768-7F1897679B3A}"/>
      </w:docPartPr>
      <w:docPartBody>
        <w:p w:rsidR="005020E8" w:rsidRDefault="005020E8" w:rsidP="005020E8">
          <w:pPr>
            <w:pStyle w:val="7F9C3A6342704E1DAD6BD52860896C66"/>
          </w:pPr>
          <w:r w:rsidRPr="003059F5">
            <w:rPr>
              <w:rStyle w:val="a3"/>
              <w:rtl/>
            </w:rPr>
            <w:t>[שדה נוסף 1]</w:t>
          </w:r>
        </w:p>
      </w:docPartBody>
    </w:docPart>
    <w:docPart>
      <w:docPartPr>
        <w:name w:val="0379AC149ADC4FE6BB67614BF39359E6"/>
        <w:category>
          <w:name w:val="כללי"/>
          <w:gallery w:val="placeholder"/>
        </w:category>
        <w:types>
          <w:type w:val="bbPlcHdr"/>
        </w:types>
        <w:behaviors>
          <w:behavior w:val="content"/>
        </w:behaviors>
        <w:guid w:val="{137C0796-59F1-4F78-975D-E4E072FED849}"/>
      </w:docPartPr>
      <w:docPartBody>
        <w:p w:rsidR="005020E8" w:rsidRDefault="005020E8" w:rsidP="005020E8">
          <w:pPr>
            <w:pStyle w:val="0379AC149ADC4FE6BB67614BF39359E6"/>
          </w:pPr>
          <w:r w:rsidRPr="003059F5">
            <w:rPr>
              <w:rStyle w:val="a3"/>
              <w:rtl/>
            </w:rPr>
            <w:t>[רשות מקומית]</w:t>
          </w:r>
        </w:p>
      </w:docPartBody>
    </w:docPart>
    <w:docPart>
      <w:docPartPr>
        <w:name w:val="9AD011AD77CA458084DEBF7D70E959CD"/>
        <w:category>
          <w:name w:val="כללי"/>
          <w:gallery w:val="placeholder"/>
        </w:category>
        <w:types>
          <w:type w:val="bbPlcHdr"/>
        </w:types>
        <w:behaviors>
          <w:behavior w:val="content"/>
        </w:behaviors>
        <w:guid w:val="{44148555-C10A-4CF8-8604-5DC6886D143C}"/>
      </w:docPartPr>
      <w:docPartBody>
        <w:p w:rsidR="005020E8" w:rsidRDefault="005020E8" w:rsidP="005020E8">
          <w:pPr>
            <w:pStyle w:val="9AD011AD77CA458084DEBF7D70E959CD"/>
          </w:pPr>
          <w:r w:rsidRPr="003059F5">
            <w:rPr>
              <w:rStyle w:val="a3"/>
              <w:rtl/>
            </w:rPr>
            <w:t>[שדה נוסף 3]</w:t>
          </w:r>
        </w:p>
      </w:docPartBody>
    </w:docPart>
    <w:docPart>
      <w:docPartPr>
        <w:name w:val="2DA2DF2BA2814A0A954B76410023527C"/>
        <w:category>
          <w:name w:val="כללי"/>
          <w:gallery w:val="placeholder"/>
        </w:category>
        <w:types>
          <w:type w:val="bbPlcHdr"/>
        </w:types>
        <w:behaviors>
          <w:behavior w:val="content"/>
        </w:behaviors>
        <w:guid w:val="{1761E637-53E3-431B-8B8C-72BA77A19486}"/>
      </w:docPartPr>
      <w:docPartBody>
        <w:p w:rsidR="005020E8" w:rsidRDefault="005020E8" w:rsidP="005020E8">
          <w:pPr>
            <w:pStyle w:val="2DA2DF2BA2814A0A954B76410023527C"/>
          </w:pPr>
          <w:r w:rsidRPr="003059F5">
            <w:rPr>
              <w:rStyle w:val="a3"/>
              <w:rtl/>
            </w:rPr>
            <w:t>[שדה נוסף 4]</w:t>
          </w:r>
        </w:p>
      </w:docPartBody>
    </w:docPart>
    <w:docPart>
      <w:docPartPr>
        <w:name w:val="23DE26A60DEC495889BB3AAB1AC246F1"/>
        <w:category>
          <w:name w:val="כללי"/>
          <w:gallery w:val="placeholder"/>
        </w:category>
        <w:types>
          <w:type w:val="bbPlcHdr"/>
        </w:types>
        <w:behaviors>
          <w:behavior w:val="content"/>
        </w:behaviors>
        <w:guid w:val="{7611901C-2D60-40F0-BC7E-EB249459836D}"/>
      </w:docPartPr>
      <w:docPartBody>
        <w:p w:rsidR="005020E8" w:rsidRDefault="005020E8" w:rsidP="005020E8">
          <w:pPr>
            <w:pStyle w:val="23DE26A60DEC495889BB3AAB1AC246F1"/>
          </w:pPr>
          <w:r w:rsidRPr="003059F5">
            <w:rPr>
              <w:rStyle w:val="a3"/>
              <w:rtl/>
            </w:rPr>
            <w:t>[שדה נוסף 5]</w:t>
          </w:r>
        </w:p>
      </w:docPartBody>
    </w:docPart>
    <w:docPart>
      <w:docPartPr>
        <w:name w:val="255B4AA4D5C149C2BCF4F7CB1C764379"/>
        <w:category>
          <w:name w:val="כללי"/>
          <w:gallery w:val="placeholder"/>
        </w:category>
        <w:types>
          <w:type w:val="bbPlcHdr"/>
        </w:types>
        <w:behaviors>
          <w:behavior w:val="content"/>
        </w:behaviors>
        <w:guid w:val="{D902B76B-8F01-4E81-9BC8-E4C049F3D039}"/>
      </w:docPartPr>
      <w:docPartBody>
        <w:p w:rsidR="005020E8" w:rsidRDefault="005020E8" w:rsidP="005020E8">
          <w:pPr>
            <w:pStyle w:val="255B4AA4D5C149C2BCF4F7CB1C764379"/>
          </w:pPr>
          <w:r w:rsidRPr="003059F5">
            <w:rPr>
              <w:rStyle w:val="a3"/>
              <w:rtl/>
            </w:rPr>
            <w:t>[שדה נוסף 6]</w:t>
          </w:r>
        </w:p>
      </w:docPartBody>
    </w:docPart>
    <w:docPart>
      <w:docPartPr>
        <w:name w:val="F672DBB09BD44D42B6F452EB86F74622"/>
        <w:category>
          <w:name w:val="כללי"/>
          <w:gallery w:val="placeholder"/>
        </w:category>
        <w:types>
          <w:type w:val="bbPlcHdr"/>
        </w:types>
        <w:behaviors>
          <w:behavior w:val="content"/>
        </w:behaviors>
        <w:guid w:val="{0B2D817A-1F76-4232-811B-7963FA0D2F60}"/>
      </w:docPartPr>
      <w:docPartBody>
        <w:p w:rsidR="005020E8" w:rsidRDefault="005020E8" w:rsidP="005020E8">
          <w:pPr>
            <w:pStyle w:val="F672DBB09BD44D42B6F452EB86F74622"/>
          </w:pPr>
          <w:r w:rsidRPr="003059F5">
            <w:rPr>
              <w:rStyle w:val="a3"/>
              <w:rtl/>
            </w:rPr>
            <w:t>[אחוז השתתפות צד א]</w:t>
          </w:r>
        </w:p>
      </w:docPartBody>
    </w:docPart>
    <w:docPart>
      <w:docPartPr>
        <w:name w:val="006D7A847C944065BF94D4143519B83F"/>
        <w:category>
          <w:name w:val="כללי"/>
          <w:gallery w:val="placeholder"/>
        </w:category>
        <w:types>
          <w:type w:val="bbPlcHdr"/>
        </w:types>
        <w:behaviors>
          <w:behavior w:val="content"/>
        </w:behaviors>
        <w:guid w:val="{5808B4C4-9D5C-45FD-835A-2B91813B2D50}"/>
      </w:docPartPr>
      <w:docPartBody>
        <w:p w:rsidR="00140BBF" w:rsidRDefault="005020E8" w:rsidP="005020E8">
          <w:pPr>
            <w:pStyle w:val="006D7A847C944065BF94D4143519B83F"/>
          </w:pPr>
          <w:r w:rsidRPr="003059F5">
            <w:rPr>
              <w:rStyle w:val="a3"/>
              <w:rtl/>
            </w:rPr>
            <w:t>[תאריך חתימת חוזה]</w:t>
          </w:r>
        </w:p>
      </w:docPartBody>
    </w:docPart>
    <w:docPart>
      <w:docPartPr>
        <w:name w:val="4B1DA5EA7A1A45C6B17B7274AADC25AC"/>
        <w:category>
          <w:name w:val="כללי"/>
          <w:gallery w:val="placeholder"/>
        </w:category>
        <w:types>
          <w:type w:val="bbPlcHdr"/>
        </w:types>
        <w:behaviors>
          <w:behavior w:val="content"/>
        </w:behaviors>
        <w:guid w:val="{F63E8FB9-A5EE-449C-9ACF-F92437D838B1}"/>
      </w:docPartPr>
      <w:docPartBody>
        <w:p w:rsidR="00140BBF" w:rsidRDefault="005020E8" w:rsidP="005020E8">
          <w:pPr>
            <w:pStyle w:val="4B1DA5EA7A1A45C6B17B7274AADC25AC"/>
          </w:pPr>
          <w:r w:rsidRPr="0027244C">
            <w:rPr>
              <w:rStyle w:val="a3"/>
              <w:rtl/>
            </w:rPr>
            <w:t>[צד א בחוזה]</w:t>
          </w:r>
        </w:p>
      </w:docPartBody>
    </w:docPart>
    <w:docPart>
      <w:docPartPr>
        <w:name w:val="9F0F824639EF43B1B0E149819BDF3FCE"/>
        <w:category>
          <w:name w:val="כללי"/>
          <w:gallery w:val="placeholder"/>
        </w:category>
        <w:types>
          <w:type w:val="bbPlcHdr"/>
        </w:types>
        <w:behaviors>
          <w:behavior w:val="content"/>
        </w:behaviors>
        <w:guid w:val="{D79527AB-C3EC-4FA6-8DA2-CA9B23F35251}"/>
      </w:docPartPr>
      <w:docPartBody>
        <w:p w:rsidR="00140BBF" w:rsidRDefault="005020E8" w:rsidP="005020E8">
          <w:pPr>
            <w:pStyle w:val="9F0F824639EF43B1B0E149819BDF3FCE"/>
          </w:pPr>
          <w:r w:rsidRPr="003059F5">
            <w:rPr>
              <w:rStyle w:val="a3"/>
              <w:rtl/>
            </w:rPr>
            <w:t>[שם ספק]</w:t>
          </w:r>
        </w:p>
      </w:docPartBody>
    </w:docPart>
    <w:docPart>
      <w:docPartPr>
        <w:name w:val="C630196263CD42709B429B702EA1C177"/>
        <w:category>
          <w:name w:val="כללי"/>
          <w:gallery w:val="placeholder"/>
        </w:category>
        <w:types>
          <w:type w:val="bbPlcHdr"/>
        </w:types>
        <w:behaviors>
          <w:behavior w:val="content"/>
        </w:behaviors>
        <w:guid w:val="{DD304A30-AE02-47EA-90F5-4683DDADE083}"/>
      </w:docPartPr>
      <w:docPartBody>
        <w:p w:rsidR="00140BBF" w:rsidRDefault="005020E8" w:rsidP="005020E8">
          <w:pPr>
            <w:pStyle w:val="C630196263CD42709B429B702EA1C177"/>
          </w:pPr>
          <w:r w:rsidRPr="003059F5">
            <w:rPr>
              <w:rStyle w:val="a3"/>
              <w:rtl/>
            </w:rPr>
            <w:t>[שם ספק]</w:t>
          </w:r>
        </w:p>
      </w:docPartBody>
    </w:docPart>
    <w:docPart>
      <w:docPartPr>
        <w:name w:val="61ED9F24B0834E87B5701339D07EC820"/>
        <w:category>
          <w:name w:val="כללי"/>
          <w:gallery w:val="placeholder"/>
        </w:category>
        <w:types>
          <w:type w:val="bbPlcHdr"/>
        </w:types>
        <w:behaviors>
          <w:behavior w:val="content"/>
        </w:behaviors>
        <w:guid w:val="{E521DFA3-6DD7-4712-BAEC-11018A57C6F5}"/>
      </w:docPartPr>
      <w:docPartBody>
        <w:p w:rsidR="00140BBF" w:rsidRDefault="005020E8" w:rsidP="005020E8">
          <w:pPr>
            <w:pStyle w:val="61ED9F24B0834E87B5701339D07EC820"/>
          </w:pPr>
          <w:r w:rsidRPr="003059F5">
            <w:rPr>
              <w:rStyle w:val="a3"/>
              <w:rtl/>
            </w:rPr>
            <w:t>[שם ספק]</w:t>
          </w:r>
        </w:p>
      </w:docPartBody>
    </w:docPart>
    <w:docPart>
      <w:docPartPr>
        <w:name w:val="BE5792F53B4F436AA58A10D683912B31"/>
        <w:category>
          <w:name w:val="כללי"/>
          <w:gallery w:val="placeholder"/>
        </w:category>
        <w:types>
          <w:type w:val="bbPlcHdr"/>
        </w:types>
        <w:behaviors>
          <w:behavior w:val="content"/>
        </w:behaviors>
        <w:guid w:val="{2227FD75-18F6-4D60-840D-97FEA490264A}"/>
      </w:docPartPr>
      <w:docPartBody>
        <w:p w:rsidR="00140BBF" w:rsidRDefault="005020E8" w:rsidP="005020E8">
          <w:pPr>
            <w:pStyle w:val="BE5792F53B4F436AA58A10D683912B31"/>
          </w:pPr>
          <w:r w:rsidRPr="003059F5">
            <w:rPr>
              <w:rStyle w:val="a3"/>
              <w:rtl/>
            </w:rPr>
            <w:t>[שם ספק]</w:t>
          </w:r>
        </w:p>
      </w:docPartBody>
    </w:docPart>
    <w:docPart>
      <w:docPartPr>
        <w:name w:val="7FDA8225C04346F58A1601AAC56A2730"/>
        <w:category>
          <w:name w:val="כללי"/>
          <w:gallery w:val="placeholder"/>
        </w:category>
        <w:types>
          <w:type w:val="bbPlcHdr"/>
        </w:types>
        <w:behaviors>
          <w:behavior w:val="content"/>
        </w:behaviors>
        <w:guid w:val="{FB5ED051-B269-497D-8156-488450F7FDA5}"/>
      </w:docPartPr>
      <w:docPartBody>
        <w:p w:rsidR="00140BBF" w:rsidRDefault="005020E8" w:rsidP="005020E8">
          <w:pPr>
            <w:pStyle w:val="7FDA8225C04346F58A1601AAC56A2730"/>
          </w:pPr>
          <w:r w:rsidRPr="003059F5">
            <w:rPr>
              <w:rStyle w:val="a3"/>
              <w:rtl/>
            </w:rPr>
            <w:t>[תבנית חוזה]</w:t>
          </w:r>
        </w:p>
      </w:docPartBody>
    </w:docPart>
    <w:docPart>
      <w:docPartPr>
        <w:name w:val="18971197E3E64863862D17379FEF44FF"/>
        <w:category>
          <w:name w:val="כללי"/>
          <w:gallery w:val="placeholder"/>
        </w:category>
        <w:types>
          <w:type w:val="bbPlcHdr"/>
        </w:types>
        <w:behaviors>
          <w:behavior w:val="content"/>
        </w:behaviors>
        <w:guid w:val="{B3BEBAB4-FCB5-4219-A1C7-CC8817B1FD9D}"/>
      </w:docPartPr>
      <w:docPartBody>
        <w:p w:rsidR="00140BBF" w:rsidRDefault="005020E8" w:rsidP="005020E8">
          <w:pPr>
            <w:pStyle w:val="18971197E3E64863862D17379FEF44FF"/>
          </w:pPr>
          <w:r w:rsidRPr="009D00D7">
            <w:rPr>
              <w:rStyle w:val="a3"/>
              <w:rtl/>
            </w:rPr>
            <w:t>[שם הפרויקט]</w:t>
          </w:r>
        </w:p>
      </w:docPartBody>
    </w:docPart>
    <w:docPart>
      <w:docPartPr>
        <w:name w:val="02F9CB7C20664FE3B332DDA25FD72E3C"/>
        <w:category>
          <w:name w:val="כללי"/>
          <w:gallery w:val="placeholder"/>
        </w:category>
        <w:types>
          <w:type w:val="bbPlcHdr"/>
        </w:types>
        <w:behaviors>
          <w:behavior w:val="content"/>
        </w:behaviors>
        <w:guid w:val="{19A2CD5B-780A-416F-94F3-8B19F5A2B088}"/>
      </w:docPartPr>
      <w:docPartBody>
        <w:p w:rsidR="00140BBF" w:rsidRDefault="005020E8" w:rsidP="005020E8">
          <w:pPr>
            <w:pStyle w:val="02F9CB7C20664FE3B332DDA25FD72E3C"/>
          </w:pPr>
          <w:r w:rsidRPr="003059F5">
            <w:rPr>
              <w:rStyle w:val="a3"/>
              <w:rtl/>
            </w:rPr>
            <w:t>[שם ספק]</w:t>
          </w:r>
        </w:p>
      </w:docPartBody>
    </w:docPart>
    <w:docPart>
      <w:docPartPr>
        <w:name w:val="C5798103B35644F9B99BDE0B43E87952"/>
        <w:category>
          <w:name w:val="כללי"/>
          <w:gallery w:val="placeholder"/>
        </w:category>
        <w:types>
          <w:type w:val="bbPlcHdr"/>
        </w:types>
        <w:behaviors>
          <w:behavior w:val="content"/>
        </w:behaviors>
        <w:guid w:val="{E15872DD-D178-436E-999B-42D39817E936}"/>
      </w:docPartPr>
      <w:docPartBody>
        <w:p w:rsidR="00140BBF" w:rsidRDefault="005020E8" w:rsidP="005020E8">
          <w:pPr>
            <w:pStyle w:val="C5798103B35644F9B99BDE0B43E87952"/>
          </w:pPr>
          <w:r w:rsidRPr="003059F5">
            <w:rPr>
              <w:rStyle w:val="a3"/>
              <w:rtl/>
            </w:rPr>
            <w:t>[שם ספק]</w:t>
          </w:r>
        </w:p>
      </w:docPartBody>
    </w:docPart>
    <w:docPart>
      <w:docPartPr>
        <w:name w:val="715F939B822C4F32A6FF013528C2CA0E"/>
        <w:category>
          <w:name w:val="כללי"/>
          <w:gallery w:val="placeholder"/>
        </w:category>
        <w:types>
          <w:type w:val="bbPlcHdr"/>
        </w:types>
        <w:behaviors>
          <w:behavior w:val="content"/>
        </w:behaviors>
        <w:guid w:val="{7D2FBEA9-0FBC-47C9-8230-FE816ABF85A0}"/>
      </w:docPartPr>
      <w:docPartBody>
        <w:p w:rsidR="00140BBF" w:rsidRDefault="005020E8" w:rsidP="005020E8">
          <w:pPr>
            <w:pStyle w:val="715F939B822C4F32A6FF013528C2CA0E"/>
          </w:pPr>
          <w:r w:rsidRPr="009C4355">
            <w:rPr>
              <w:rStyle w:val="a3"/>
              <w:rtl/>
            </w:rPr>
            <w:t>[שם ספק]</w:t>
          </w:r>
        </w:p>
      </w:docPartBody>
    </w:docPart>
    <w:docPart>
      <w:docPartPr>
        <w:name w:val="F42AA8C6BF6E4D0CAAD2E252D7F0642C"/>
        <w:category>
          <w:name w:val="כללי"/>
          <w:gallery w:val="placeholder"/>
        </w:category>
        <w:types>
          <w:type w:val="bbPlcHdr"/>
        </w:types>
        <w:behaviors>
          <w:behavior w:val="content"/>
        </w:behaviors>
        <w:guid w:val="{3BF6DBB4-D7E2-4102-9461-5149B8A68EEE}"/>
      </w:docPartPr>
      <w:docPartBody>
        <w:p w:rsidR="00140BBF" w:rsidRDefault="005020E8" w:rsidP="005020E8">
          <w:pPr>
            <w:pStyle w:val="F42AA8C6BF6E4D0CAAD2E252D7F0642C"/>
          </w:pPr>
          <w:r w:rsidRPr="00F936C8">
            <w:rPr>
              <w:rStyle w:val="a3"/>
              <w:rtl/>
            </w:rPr>
            <w:t>[צד א בחוזה]</w:t>
          </w:r>
        </w:p>
      </w:docPartBody>
    </w:docPart>
    <w:docPart>
      <w:docPartPr>
        <w:name w:val="57AAF0039D144E08A1420A354623B2B2"/>
        <w:category>
          <w:name w:val="כללי"/>
          <w:gallery w:val="placeholder"/>
        </w:category>
        <w:types>
          <w:type w:val="bbPlcHdr"/>
        </w:types>
        <w:behaviors>
          <w:behavior w:val="content"/>
        </w:behaviors>
        <w:guid w:val="{DB90CC90-F4BD-4836-B9CE-616C1701D17C}"/>
      </w:docPartPr>
      <w:docPartBody>
        <w:p w:rsidR="00140BBF" w:rsidRDefault="005020E8" w:rsidP="005020E8">
          <w:pPr>
            <w:pStyle w:val="57AAF0039D144E08A1420A354623B2B2"/>
          </w:pPr>
          <w:r w:rsidRPr="009C4355">
            <w:rPr>
              <w:rStyle w:val="a3"/>
              <w:rtl/>
            </w:rPr>
            <w:t>[שם ספק]</w:t>
          </w:r>
        </w:p>
      </w:docPartBody>
    </w:docPart>
    <w:docPart>
      <w:docPartPr>
        <w:name w:val="6FD0CC0F3B944A3B9A29B3BE3E434DEF"/>
        <w:category>
          <w:name w:val="כללי"/>
          <w:gallery w:val="placeholder"/>
        </w:category>
        <w:types>
          <w:type w:val="bbPlcHdr"/>
        </w:types>
        <w:behaviors>
          <w:behavior w:val="content"/>
        </w:behaviors>
        <w:guid w:val="{A3FB8734-AEB2-41EE-A6A1-906DC21B94DD}"/>
      </w:docPartPr>
      <w:docPartBody>
        <w:p w:rsidR="00140BBF" w:rsidRDefault="005020E8" w:rsidP="005020E8">
          <w:pPr>
            <w:pStyle w:val="6FD0CC0F3B944A3B9A29B3BE3E434DEF"/>
          </w:pPr>
          <w:r w:rsidRPr="00EA366E">
            <w:rPr>
              <w:rStyle w:val="a3"/>
              <w:rtl/>
            </w:rPr>
            <w:t>[תאריך חתימת חוזה]</w:t>
          </w:r>
        </w:p>
      </w:docPartBody>
    </w:docPart>
    <w:docPart>
      <w:docPartPr>
        <w:name w:val="853AB52403D6470BAA42FE042FA32E45"/>
        <w:category>
          <w:name w:val="כללי"/>
          <w:gallery w:val="placeholder"/>
        </w:category>
        <w:types>
          <w:type w:val="bbPlcHdr"/>
        </w:types>
        <w:behaviors>
          <w:behavior w:val="content"/>
        </w:behaviors>
        <w:guid w:val="{65B7BD36-FAAA-40BB-B05D-4EF36BEF113A}"/>
      </w:docPartPr>
      <w:docPartBody>
        <w:p w:rsidR="00140BBF" w:rsidRDefault="005020E8" w:rsidP="005020E8">
          <w:pPr>
            <w:pStyle w:val="853AB52403D6470BAA42FE042FA32E45"/>
          </w:pPr>
          <w:r w:rsidRPr="008D1105">
            <w:rPr>
              <w:rStyle w:val="a3"/>
              <w:rtl/>
            </w:rPr>
            <w:t>[תיאור עבודה]</w:t>
          </w:r>
        </w:p>
      </w:docPartBody>
    </w:docPart>
    <w:docPart>
      <w:docPartPr>
        <w:name w:val="E210270C408447FA86A988BF42F36CF9"/>
        <w:category>
          <w:name w:val="כללי"/>
          <w:gallery w:val="placeholder"/>
        </w:category>
        <w:types>
          <w:type w:val="bbPlcHdr"/>
        </w:types>
        <w:behaviors>
          <w:behavior w:val="content"/>
        </w:behaviors>
        <w:guid w:val="{A8F68E25-0FF8-48C0-9F47-AC21191EAFC1}"/>
      </w:docPartPr>
      <w:docPartBody>
        <w:p w:rsidR="00140BBF" w:rsidRDefault="005020E8" w:rsidP="005020E8">
          <w:pPr>
            <w:pStyle w:val="E210270C408447FA86A988BF42F36CF9"/>
          </w:pPr>
          <w:r w:rsidRPr="00C5438E">
            <w:rPr>
              <w:rStyle w:val="a3"/>
              <w:rtl/>
            </w:rPr>
            <w:t>[צד א בחוזה]</w:t>
          </w:r>
        </w:p>
      </w:docPartBody>
    </w:docPart>
    <w:docPart>
      <w:docPartPr>
        <w:name w:val="4CB38312465E4355806A6F0CC7E0F2E0"/>
        <w:category>
          <w:name w:val="כללי"/>
          <w:gallery w:val="placeholder"/>
        </w:category>
        <w:types>
          <w:type w:val="bbPlcHdr"/>
        </w:types>
        <w:behaviors>
          <w:behavior w:val="content"/>
        </w:behaviors>
        <w:guid w:val="{FDE60FA5-856E-487A-9993-3E22B71F45BE}"/>
      </w:docPartPr>
      <w:docPartBody>
        <w:p w:rsidR="00140BBF" w:rsidRDefault="005020E8" w:rsidP="005020E8">
          <w:pPr>
            <w:pStyle w:val="4CB38312465E4355806A6F0CC7E0F2E0"/>
          </w:pPr>
          <w:r w:rsidRPr="003059F5">
            <w:rPr>
              <w:rStyle w:val="a3"/>
              <w:rtl/>
            </w:rPr>
            <w:t>[שם ספק]</w:t>
          </w:r>
        </w:p>
      </w:docPartBody>
    </w:docPart>
    <w:docPart>
      <w:docPartPr>
        <w:name w:val="35D877D7229D4AED9CCF29FE2B54EC89"/>
        <w:category>
          <w:name w:val="כללי"/>
          <w:gallery w:val="placeholder"/>
        </w:category>
        <w:types>
          <w:type w:val="bbPlcHdr"/>
        </w:types>
        <w:behaviors>
          <w:behavior w:val="content"/>
        </w:behaviors>
        <w:guid w:val="{C4C23AFB-C4E0-4FBF-AD97-4858A1D3F93E}"/>
      </w:docPartPr>
      <w:docPartBody>
        <w:p w:rsidR="00140BBF" w:rsidRDefault="005020E8" w:rsidP="005020E8">
          <w:pPr>
            <w:pStyle w:val="35D877D7229D4AED9CCF29FE2B54EC89"/>
          </w:pPr>
          <w:r w:rsidRPr="003059F5">
            <w:rPr>
              <w:rStyle w:val="a3"/>
              <w:rtl/>
            </w:rPr>
            <w:t>[שם אתר]</w:t>
          </w:r>
        </w:p>
      </w:docPartBody>
    </w:docPart>
    <w:docPart>
      <w:docPartPr>
        <w:name w:val="44AF54EEACA940F3B8755299FFAFFEC2"/>
        <w:category>
          <w:name w:val="כללי"/>
          <w:gallery w:val="placeholder"/>
        </w:category>
        <w:types>
          <w:type w:val="bbPlcHdr"/>
        </w:types>
        <w:behaviors>
          <w:behavior w:val="content"/>
        </w:behaviors>
        <w:guid w:val="{C13A88B7-22B3-414E-9E0C-646C4FAC445B}"/>
      </w:docPartPr>
      <w:docPartBody>
        <w:p w:rsidR="00140BBF" w:rsidRDefault="005020E8" w:rsidP="005020E8">
          <w:pPr>
            <w:pStyle w:val="44AF54EEACA940F3B8755299FFAFFEC2"/>
          </w:pPr>
          <w:r w:rsidRPr="003059F5">
            <w:rPr>
              <w:rStyle w:val="a3"/>
              <w:rtl/>
            </w:rPr>
            <w:t>[תיאור עבודה]</w:t>
          </w:r>
        </w:p>
      </w:docPartBody>
    </w:docPart>
    <w:docPart>
      <w:docPartPr>
        <w:name w:val="ABD72B3568F4480F98DAA40FB698A96A"/>
        <w:category>
          <w:name w:val="כללי"/>
          <w:gallery w:val="placeholder"/>
        </w:category>
        <w:types>
          <w:type w:val="bbPlcHdr"/>
        </w:types>
        <w:behaviors>
          <w:behavior w:val="content"/>
        </w:behaviors>
        <w:guid w:val="{5F999F9B-F4E5-40AC-959D-65A829016529}"/>
      </w:docPartPr>
      <w:docPartBody>
        <w:p w:rsidR="00140BBF" w:rsidRDefault="005020E8" w:rsidP="005020E8">
          <w:pPr>
            <w:pStyle w:val="ABD72B3568F4480F98DAA40FB698A96A"/>
          </w:pPr>
          <w:r w:rsidRPr="009C4355">
            <w:rPr>
              <w:rStyle w:val="a3"/>
              <w:rtl/>
            </w:rPr>
            <w:t>[שם ספק]</w:t>
          </w:r>
        </w:p>
      </w:docPartBody>
    </w:docPart>
    <w:docPart>
      <w:docPartPr>
        <w:name w:val="D3E27C68398F48DD80A52C952532D48B"/>
        <w:category>
          <w:name w:val="כללי"/>
          <w:gallery w:val="placeholder"/>
        </w:category>
        <w:types>
          <w:type w:val="bbPlcHdr"/>
        </w:types>
        <w:behaviors>
          <w:behavior w:val="content"/>
        </w:behaviors>
        <w:guid w:val="{9DFA0C4C-61E4-4947-BF5B-800565426989}"/>
      </w:docPartPr>
      <w:docPartBody>
        <w:p w:rsidR="00140BBF" w:rsidRDefault="005020E8" w:rsidP="005020E8">
          <w:pPr>
            <w:pStyle w:val="D3E27C68398F48DD80A52C952532D48B"/>
          </w:pPr>
          <w:r w:rsidRPr="00C5438E">
            <w:rPr>
              <w:rStyle w:val="a3"/>
              <w:rtl/>
            </w:rPr>
            <w:t>[צד א בחוזה]</w:t>
          </w:r>
        </w:p>
      </w:docPartBody>
    </w:docPart>
    <w:docPart>
      <w:docPartPr>
        <w:name w:val="8AFDDAB72756462C903AAEE18D1EA160"/>
        <w:category>
          <w:name w:val="כללי"/>
          <w:gallery w:val="placeholder"/>
        </w:category>
        <w:types>
          <w:type w:val="bbPlcHdr"/>
        </w:types>
        <w:behaviors>
          <w:behavior w:val="content"/>
        </w:behaviors>
        <w:guid w:val="{80A1E43C-5FCE-429E-9927-CFEFB5F7E4C7}"/>
      </w:docPartPr>
      <w:docPartBody>
        <w:p w:rsidR="00140BBF" w:rsidRDefault="005020E8" w:rsidP="005020E8">
          <w:pPr>
            <w:pStyle w:val="8AFDDAB72756462C903AAEE18D1EA160"/>
          </w:pPr>
          <w:r w:rsidRPr="003059F5">
            <w:rPr>
              <w:rStyle w:val="a3"/>
              <w:rtl/>
            </w:rPr>
            <w:t>[שם אתר]</w:t>
          </w:r>
        </w:p>
      </w:docPartBody>
    </w:docPart>
    <w:docPart>
      <w:docPartPr>
        <w:name w:val="6E41A2FC6E8348C4BD83FDF8535C4B18"/>
        <w:category>
          <w:name w:val="כללי"/>
          <w:gallery w:val="placeholder"/>
        </w:category>
        <w:types>
          <w:type w:val="bbPlcHdr"/>
        </w:types>
        <w:behaviors>
          <w:behavior w:val="content"/>
        </w:behaviors>
        <w:guid w:val="{3C7B6A48-7F5D-4A42-97E4-C34718DAE64D}"/>
      </w:docPartPr>
      <w:docPartBody>
        <w:p w:rsidR="00140BBF" w:rsidRDefault="005020E8" w:rsidP="005020E8">
          <w:pPr>
            <w:pStyle w:val="6E41A2FC6E8348C4BD83FDF8535C4B18"/>
          </w:pPr>
          <w:r w:rsidRPr="003059F5">
            <w:rPr>
              <w:rStyle w:val="a3"/>
              <w:rtl/>
            </w:rPr>
            <w:t>[תאריך חתימת חוזה]</w:t>
          </w:r>
        </w:p>
      </w:docPartBody>
    </w:docPart>
    <w:docPart>
      <w:docPartPr>
        <w:name w:val="57F46D5906E7406C81F1A7CAEA351F98"/>
        <w:category>
          <w:name w:val="כללי"/>
          <w:gallery w:val="placeholder"/>
        </w:category>
        <w:types>
          <w:type w:val="bbPlcHdr"/>
        </w:types>
        <w:behaviors>
          <w:behavior w:val="content"/>
        </w:behaviors>
        <w:guid w:val="{9288A263-73EE-4265-93B3-467AFDB5F424}"/>
      </w:docPartPr>
      <w:docPartBody>
        <w:p w:rsidR="00140BBF" w:rsidRDefault="005020E8" w:rsidP="005020E8">
          <w:pPr>
            <w:pStyle w:val="57F46D5906E7406C81F1A7CAEA351F98"/>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40BBF"/>
    <w:rsid w:val="0032380B"/>
    <w:rsid w:val="003B105C"/>
    <w:rsid w:val="003D3172"/>
    <w:rsid w:val="004B70D9"/>
    <w:rsid w:val="005020E8"/>
    <w:rsid w:val="006865A5"/>
    <w:rsid w:val="006976E6"/>
    <w:rsid w:val="00874A5F"/>
    <w:rsid w:val="00A45ED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020E8"/>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BF56B3FFBC8447B4A4F1AC68243E7B89">
    <w:name w:val="BF56B3FFBC8447B4A4F1AC68243E7B89"/>
    <w:rsid w:val="005020E8"/>
    <w:pPr>
      <w:bidi/>
    </w:pPr>
  </w:style>
  <w:style w:type="paragraph" w:customStyle="1" w:styleId="8D4FEDEF2E5449A7B8B305902F71D902">
    <w:name w:val="8D4FEDEF2E5449A7B8B305902F71D902"/>
    <w:rsid w:val="005020E8"/>
    <w:pPr>
      <w:bidi/>
    </w:pPr>
  </w:style>
  <w:style w:type="paragraph" w:customStyle="1" w:styleId="4C8980C090C047C09F616B18A20A8C1C">
    <w:name w:val="4C8980C090C047C09F616B18A20A8C1C"/>
    <w:rsid w:val="005020E8"/>
    <w:pPr>
      <w:bidi/>
    </w:pPr>
  </w:style>
  <w:style w:type="paragraph" w:customStyle="1" w:styleId="0CA3E1C064724DA3BDAC788592C7A040">
    <w:name w:val="0CA3E1C064724DA3BDAC788592C7A040"/>
    <w:rsid w:val="005020E8"/>
    <w:pPr>
      <w:bidi/>
    </w:pPr>
  </w:style>
  <w:style w:type="paragraph" w:customStyle="1" w:styleId="05B742FB85C94BC189C414DFB3286EA5">
    <w:name w:val="05B742FB85C94BC189C414DFB3286EA5"/>
    <w:rsid w:val="005020E8"/>
    <w:pPr>
      <w:bidi/>
    </w:pPr>
  </w:style>
  <w:style w:type="paragraph" w:customStyle="1" w:styleId="8A352C8070254DE186BBAA7755256192">
    <w:name w:val="8A352C8070254DE186BBAA7755256192"/>
    <w:rsid w:val="005020E8"/>
    <w:pPr>
      <w:bidi/>
    </w:pPr>
  </w:style>
  <w:style w:type="paragraph" w:customStyle="1" w:styleId="7FA116CB44794CC8B1AEE296B6686089">
    <w:name w:val="7FA116CB44794CC8B1AEE296B6686089"/>
    <w:rsid w:val="005020E8"/>
    <w:pPr>
      <w:bidi/>
    </w:pPr>
  </w:style>
  <w:style w:type="paragraph" w:customStyle="1" w:styleId="DF37FF1AA0B74DBF8946F44776ED49A2">
    <w:name w:val="DF37FF1AA0B74DBF8946F44776ED49A2"/>
    <w:rsid w:val="005020E8"/>
    <w:pPr>
      <w:bidi/>
    </w:pPr>
  </w:style>
  <w:style w:type="paragraph" w:customStyle="1" w:styleId="7F9C3A6342704E1DAD6BD52860896C66">
    <w:name w:val="7F9C3A6342704E1DAD6BD52860896C66"/>
    <w:rsid w:val="005020E8"/>
    <w:pPr>
      <w:bidi/>
    </w:pPr>
  </w:style>
  <w:style w:type="paragraph" w:customStyle="1" w:styleId="0379AC149ADC4FE6BB67614BF39359E6">
    <w:name w:val="0379AC149ADC4FE6BB67614BF39359E6"/>
    <w:rsid w:val="005020E8"/>
    <w:pPr>
      <w:bidi/>
    </w:pPr>
  </w:style>
  <w:style w:type="paragraph" w:customStyle="1" w:styleId="9AD011AD77CA458084DEBF7D70E959CD">
    <w:name w:val="9AD011AD77CA458084DEBF7D70E959CD"/>
    <w:rsid w:val="005020E8"/>
    <w:pPr>
      <w:bidi/>
    </w:pPr>
  </w:style>
  <w:style w:type="paragraph" w:customStyle="1" w:styleId="2DA2DF2BA2814A0A954B76410023527C">
    <w:name w:val="2DA2DF2BA2814A0A954B76410023527C"/>
    <w:rsid w:val="005020E8"/>
    <w:pPr>
      <w:bidi/>
    </w:pPr>
  </w:style>
  <w:style w:type="paragraph" w:customStyle="1" w:styleId="23DE26A60DEC495889BB3AAB1AC246F1">
    <w:name w:val="23DE26A60DEC495889BB3AAB1AC246F1"/>
    <w:rsid w:val="005020E8"/>
    <w:pPr>
      <w:bidi/>
    </w:pPr>
  </w:style>
  <w:style w:type="paragraph" w:customStyle="1" w:styleId="255B4AA4D5C149C2BCF4F7CB1C764379">
    <w:name w:val="255B4AA4D5C149C2BCF4F7CB1C764379"/>
    <w:rsid w:val="005020E8"/>
    <w:pPr>
      <w:bidi/>
    </w:pPr>
  </w:style>
  <w:style w:type="paragraph" w:customStyle="1" w:styleId="F672DBB09BD44D42B6F452EB86F74622">
    <w:name w:val="F672DBB09BD44D42B6F452EB86F74622"/>
    <w:rsid w:val="005020E8"/>
    <w:pPr>
      <w:bidi/>
    </w:pPr>
  </w:style>
  <w:style w:type="paragraph" w:customStyle="1" w:styleId="006D7A847C944065BF94D4143519B83F">
    <w:name w:val="006D7A847C944065BF94D4143519B83F"/>
    <w:rsid w:val="005020E8"/>
    <w:pPr>
      <w:bidi/>
    </w:pPr>
  </w:style>
  <w:style w:type="paragraph" w:customStyle="1" w:styleId="4B1DA5EA7A1A45C6B17B7274AADC25AC">
    <w:name w:val="4B1DA5EA7A1A45C6B17B7274AADC25AC"/>
    <w:rsid w:val="005020E8"/>
    <w:pPr>
      <w:bidi/>
    </w:pPr>
  </w:style>
  <w:style w:type="paragraph" w:customStyle="1" w:styleId="9F0F824639EF43B1B0E149819BDF3FCE">
    <w:name w:val="9F0F824639EF43B1B0E149819BDF3FCE"/>
    <w:rsid w:val="005020E8"/>
    <w:pPr>
      <w:bidi/>
    </w:pPr>
  </w:style>
  <w:style w:type="paragraph" w:customStyle="1" w:styleId="C630196263CD42709B429B702EA1C177">
    <w:name w:val="C630196263CD42709B429B702EA1C177"/>
    <w:rsid w:val="005020E8"/>
    <w:pPr>
      <w:bidi/>
    </w:pPr>
  </w:style>
  <w:style w:type="paragraph" w:customStyle="1" w:styleId="61ED9F24B0834E87B5701339D07EC820">
    <w:name w:val="61ED9F24B0834E87B5701339D07EC820"/>
    <w:rsid w:val="005020E8"/>
    <w:pPr>
      <w:bidi/>
    </w:pPr>
  </w:style>
  <w:style w:type="paragraph" w:customStyle="1" w:styleId="BE5792F53B4F436AA58A10D683912B31">
    <w:name w:val="BE5792F53B4F436AA58A10D683912B31"/>
    <w:rsid w:val="005020E8"/>
    <w:pPr>
      <w:bidi/>
    </w:pPr>
  </w:style>
  <w:style w:type="paragraph" w:customStyle="1" w:styleId="7FDA8225C04346F58A1601AAC56A2730">
    <w:name w:val="7FDA8225C04346F58A1601AAC56A2730"/>
    <w:rsid w:val="005020E8"/>
    <w:pPr>
      <w:bidi/>
    </w:pPr>
  </w:style>
  <w:style w:type="paragraph" w:customStyle="1" w:styleId="18971197E3E64863862D17379FEF44FF">
    <w:name w:val="18971197E3E64863862D17379FEF44FF"/>
    <w:rsid w:val="005020E8"/>
    <w:pPr>
      <w:bidi/>
    </w:pPr>
  </w:style>
  <w:style w:type="paragraph" w:customStyle="1" w:styleId="02F9CB7C20664FE3B332DDA25FD72E3C">
    <w:name w:val="02F9CB7C20664FE3B332DDA25FD72E3C"/>
    <w:rsid w:val="005020E8"/>
    <w:pPr>
      <w:bidi/>
    </w:pPr>
  </w:style>
  <w:style w:type="paragraph" w:customStyle="1" w:styleId="C5798103B35644F9B99BDE0B43E87952">
    <w:name w:val="C5798103B35644F9B99BDE0B43E87952"/>
    <w:rsid w:val="005020E8"/>
    <w:pPr>
      <w:bidi/>
    </w:pPr>
  </w:style>
  <w:style w:type="paragraph" w:customStyle="1" w:styleId="715F939B822C4F32A6FF013528C2CA0E">
    <w:name w:val="715F939B822C4F32A6FF013528C2CA0E"/>
    <w:rsid w:val="005020E8"/>
    <w:pPr>
      <w:bidi/>
    </w:pPr>
  </w:style>
  <w:style w:type="paragraph" w:customStyle="1" w:styleId="F42AA8C6BF6E4D0CAAD2E252D7F0642C">
    <w:name w:val="F42AA8C6BF6E4D0CAAD2E252D7F0642C"/>
    <w:rsid w:val="005020E8"/>
    <w:pPr>
      <w:bidi/>
    </w:pPr>
  </w:style>
  <w:style w:type="paragraph" w:customStyle="1" w:styleId="57AAF0039D144E08A1420A354623B2B2">
    <w:name w:val="57AAF0039D144E08A1420A354623B2B2"/>
    <w:rsid w:val="005020E8"/>
    <w:pPr>
      <w:bidi/>
    </w:pPr>
  </w:style>
  <w:style w:type="paragraph" w:customStyle="1" w:styleId="6FD0CC0F3B944A3B9A29B3BE3E434DEF">
    <w:name w:val="6FD0CC0F3B944A3B9A29B3BE3E434DEF"/>
    <w:rsid w:val="005020E8"/>
    <w:pPr>
      <w:bidi/>
    </w:pPr>
  </w:style>
  <w:style w:type="paragraph" w:customStyle="1" w:styleId="853AB52403D6470BAA42FE042FA32E45">
    <w:name w:val="853AB52403D6470BAA42FE042FA32E45"/>
    <w:rsid w:val="005020E8"/>
    <w:pPr>
      <w:bidi/>
    </w:pPr>
  </w:style>
  <w:style w:type="paragraph" w:customStyle="1" w:styleId="E210270C408447FA86A988BF42F36CF9">
    <w:name w:val="E210270C408447FA86A988BF42F36CF9"/>
    <w:rsid w:val="005020E8"/>
    <w:pPr>
      <w:bidi/>
    </w:pPr>
  </w:style>
  <w:style w:type="paragraph" w:customStyle="1" w:styleId="4CB38312465E4355806A6F0CC7E0F2E0">
    <w:name w:val="4CB38312465E4355806A6F0CC7E0F2E0"/>
    <w:rsid w:val="005020E8"/>
    <w:pPr>
      <w:bidi/>
    </w:pPr>
  </w:style>
  <w:style w:type="paragraph" w:customStyle="1" w:styleId="35D877D7229D4AED9CCF29FE2B54EC89">
    <w:name w:val="35D877D7229D4AED9CCF29FE2B54EC89"/>
    <w:rsid w:val="005020E8"/>
    <w:pPr>
      <w:bidi/>
    </w:pPr>
  </w:style>
  <w:style w:type="paragraph" w:customStyle="1" w:styleId="44AF54EEACA940F3B8755299FFAFFEC2">
    <w:name w:val="44AF54EEACA940F3B8755299FFAFFEC2"/>
    <w:rsid w:val="005020E8"/>
    <w:pPr>
      <w:bidi/>
    </w:pPr>
  </w:style>
  <w:style w:type="paragraph" w:customStyle="1" w:styleId="ABD72B3568F4480F98DAA40FB698A96A">
    <w:name w:val="ABD72B3568F4480F98DAA40FB698A96A"/>
    <w:rsid w:val="005020E8"/>
    <w:pPr>
      <w:bidi/>
    </w:pPr>
  </w:style>
  <w:style w:type="paragraph" w:customStyle="1" w:styleId="D3E27C68398F48DD80A52C952532D48B">
    <w:name w:val="D3E27C68398F48DD80A52C952532D48B"/>
    <w:rsid w:val="005020E8"/>
    <w:pPr>
      <w:bidi/>
    </w:pPr>
  </w:style>
  <w:style w:type="paragraph" w:customStyle="1" w:styleId="8AFDDAB72756462C903AAEE18D1EA160">
    <w:name w:val="8AFDDAB72756462C903AAEE18D1EA160"/>
    <w:rsid w:val="005020E8"/>
    <w:pPr>
      <w:bidi/>
    </w:pPr>
  </w:style>
  <w:style w:type="paragraph" w:customStyle="1" w:styleId="6E41A2FC6E8348C4BD83FDF8535C4B18">
    <w:name w:val="6E41A2FC6E8348C4BD83FDF8535C4B18"/>
    <w:rsid w:val="005020E8"/>
    <w:pPr>
      <w:bidi/>
    </w:pPr>
  </w:style>
  <w:style w:type="paragraph" w:customStyle="1" w:styleId="57F46D5906E7406C81F1A7CAEA351F98">
    <w:name w:val="57F46D5906E7406C81F1A7CAEA351F98"/>
    <w:rsid w:val="005020E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מתכנן תנועה" ma:contentTypeID="0x010100398782B37190B343ABC5A26867A4FDE21200224B5E580A439F41BEA69962FC236BAD" ma:contentTypeVersion="175" ma:contentTypeDescription="" ma:contentTypeScope="" ma:versionID="bac3e7b9c77ca0c03d62d69f4ef497cd">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05DD90-93D8-45BF-8E8B-C6C32A88B2EE}"/>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6F96B7A2-BB83-4665-8C72-0A575FA99192}"/>
</file>

<file path=docProps/app.xml><?xml version="1.0" encoding="utf-8"?>
<Properties xmlns="http://schemas.openxmlformats.org/officeDocument/2006/extended-properties" xmlns:vt="http://schemas.openxmlformats.org/officeDocument/2006/docPropsVTypes">
  <Template>Normal.dotm</Template>
  <TotalTime>1</TotalTime>
  <Pages>31</Pages>
  <Words>9847</Words>
  <Characters>49236</Characters>
  <Application>Microsoft Office Word</Application>
  <DocSecurity>0</DocSecurity>
  <Lines>410</Lines>
  <Paragraphs>117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2020-01-23T07:38:00Z</dcterms:created>
  <dcterms:modified xsi:type="dcterms:W3CDTF">2020-01-23T07:38:00Z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328a3f1f-c30b-4958-a21a-1a086d36c986</vt:lpwstr>
  </property>
</Properties>
</file>