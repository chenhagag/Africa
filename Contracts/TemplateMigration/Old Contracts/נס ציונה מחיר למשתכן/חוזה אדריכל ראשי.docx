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0DDA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853F0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CF4B5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8A9F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2148B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9EFC57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E771B0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6A6D3E46" wp14:editId="7BFB005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A55C41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750CF05"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2C7D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5A22F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FCCBC8"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2284E6"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1408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3F269DB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7E5C2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A27E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5D97DF4" w14:textId="77777777" w:rsidR="00B27B4C" w:rsidRPr="00B27B4C" w:rsidRDefault="00630C4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19-12-15T10:02:00Z">
            <w:r>
              <w:rPr>
                <w:rFonts w:ascii="Times New Roman" w:eastAsia="Times New Roman" w:hAnsi="Times New Roman" w:cs="David" w:hint="cs"/>
                <w:bCs/>
                <w:sz w:val="32"/>
                <w:szCs w:val="32"/>
                <w:u w:val="single"/>
                <w:rtl/>
                <w:lang w:eastAsia="he-IL"/>
              </w:rPr>
              <w:t>א.מ ישראל מגורים יזמות בע"מ</w:t>
            </w:r>
          </w:ins>
        </w:p>
      </w:sdtContent>
    </w:sdt>
    <w:p w14:paraId="13C1EFB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216969A" w14:textId="77777777" w:rsidR="00B27B4C" w:rsidRPr="00B27B4C" w:rsidRDefault="00630C4E"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19-12-15T10:02:00Z">
            <w:r w:rsidRPr="00F11BAF">
              <w:rPr>
                <w:rStyle w:val="a7"/>
                <w:rtl/>
              </w:rPr>
              <w:t>[שם אתר]</w:t>
            </w:r>
          </w:ins>
        </w:p>
      </w:sdtContent>
    </w:sdt>
    <w:p w14:paraId="079C583B"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3F191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659D3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4D999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A99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F238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F1F69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8CBEF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86DC9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C9D5B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198CA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369A9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D5999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718C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36133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8BF46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2C01E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532B0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A6997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5A2FB0"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EE45B6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7992C6B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DF68CD" w14:textId="77777777"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0-08T00:00:00Z">
            <w:dateFormat w:val="dd/MM/yyyy"/>
            <w:lid w:val="he-IL"/>
            <w:storeMappedDataAs w:val="dateTime"/>
            <w:calendar w:val="gregorian"/>
          </w:date>
        </w:sdtPr>
        <w:sdtEndPr/>
        <w:sdtContent>
          <w:ins w:id="2" w:author="Kook Sec" w:date="2019-12-15T10:03:00Z">
            <w:r w:rsidR="00630C4E">
              <w:rPr>
                <w:rFonts w:ascii="Times New Roman" w:eastAsia="Times New Roman" w:hAnsi="Times New Roman" w:cs="David" w:hint="cs"/>
                <w:color w:val="800080"/>
                <w:sz w:val="24"/>
                <w:szCs w:val="24"/>
                <w:rtl/>
                <w:lang w:eastAsia="he-IL"/>
              </w:rPr>
              <w:t>‏08/10/2018</w:t>
            </w:r>
          </w:ins>
        </w:sdtContent>
      </w:sdt>
    </w:p>
    <w:p w14:paraId="2BC44B07"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47F1B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B4023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B195CD"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5CC9ABD" w14:textId="3A251123" w:rsidR="00B27B4C" w:rsidRPr="00B27B4C" w:rsidRDefault="0076778E" w:rsidP="00DA681D">
          <w:pPr>
            <w:pStyle w:val="af7"/>
            <w:jc w:val="center"/>
            <w:rPr>
              <w:color w:val="008000"/>
              <w:rtl/>
            </w:rPr>
          </w:pPr>
          <w:ins w:id="3" w:author="Kook Sec" w:date="2019-12-19T13:58:00Z">
            <w:r>
              <w:rPr>
                <w:rFonts w:hint="cs"/>
                <w:color w:val="800080"/>
                <w:rtl/>
              </w:rPr>
              <w:br/>
              <w:t>א.מ. ישראל מגורים יזמות בע"מ</w:t>
            </w:r>
            <w:r>
              <w:rPr>
                <w:rFonts w:hint="cs"/>
                <w:color w:val="800080"/>
                <w:rtl/>
              </w:rPr>
              <w:br/>
              <w:t>יוני נתניהו 1 אור יהודה</w:t>
            </w:r>
            <w:r>
              <w:rPr>
                <w:rFonts w:hint="cs"/>
                <w:color w:val="800080"/>
                <w:rtl/>
              </w:rPr>
              <w:br/>
              <w:t>514957794</w:t>
            </w:r>
            <w:r>
              <w:rPr>
                <w:rFonts w:hint="cs"/>
                <w:color w:val="800080"/>
                <w:rtl/>
              </w:rPr>
              <w:br/>
            </w:r>
          </w:ins>
        </w:p>
      </w:sdtContent>
    </w:sdt>
    <w:p w14:paraId="15590028"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267BA8D"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306C79A8"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C83F1FB" w14:textId="1325DFB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color w:val="00B0F0"/>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ins w:id="4" w:author="Kook Sec" w:date="2019-12-19T13:57:00Z">
            <w:r w:rsidR="0076778E">
              <w:rPr>
                <w:rStyle w:val="a7"/>
                <w:rFonts w:hint="cs"/>
                <w:color w:val="00B0F0"/>
                <w:rtl/>
              </w:rPr>
              <w:br/>
              <w:t xml:space="preserve">כנען שנהב אדריכלים בע"מ </w:t>
            </w:r>
            <w:r w:rsidR="0076778E">
              <w:rPr>
                <w:rStyle w:val="a7"/>
                <w:rFonts w:hint="cs"/>
                <w:color w:val="00B0F0"/>
                <w:rtl/>
              </w:rPr>
              <w:br/>
              <w:t>קרית עתידים, בנין 2, כניסה 2, תל אביב</w:t>
            </w:r>
            <w:r w:rsidR="0076778E">
              <w:rPr>
                <w:rStyle w:val="a7"/>
                <w:rFonts w:hint="cs"/>
                <w:color w:val="00B0F0"/>
                <w:rtl/>
              </w:rPr>
              <w:br/>
              <w:t xml:space="preserve">514198522 </w:t>
            </w:r>
            <w:r w:rsidR="0076778E">
              <w:rPr>
                <w:rStyle w:val="a7"/>
                <w:rFonts w:hint="cs"/>
                <w:color w:val="00B0F0"/>
                <w:rtl/>
              </w:rPr>
              <w:br/>
            </w:r>
          </w:ins>
        </w:sdtContent>
      </w:sdt>
    </w:p>
    <w:p w14:paraId="7CE6FCC0"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47B5865"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4AFB0444"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1ADF7BEC"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AA1D0B3"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 xml:space="preserve">וברצון המזמין למסור למתכנן את ביצוע שירותי </w:t>
      </w:r>
      <w:r w:rsidRPr="00B27B4C">
        <w:rPr>
          <w:rFonts w:ascii="Times New Roman" w:eastAsia="Times New Roman" w:hAnsi="Times New Roman" w:cs="David"/>
          <w:sz w:val="20"/>
          <w:szCs w:val="24"/>
          <w:rtl/>
          <w:lang w:eastAsia="he-IL"/>
        </w:rPr>
        <w:lastRenderedPageBreak/>
        <w:t>המתכנן כמפורט להלן, כל זאת בתנאים המפורטים להלן בחוזה זה והמתכנן הסכים לקבל על עצמו את העבודה הנ"ל;</w:t>
      </w:r>
    </w:p>
    <w:p w14:paraId="7CD00CD5"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4895538"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3971957"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46B3E9D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F1E784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4EFA1FB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9F0E6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2CF9B48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02908BB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E4CED6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83C874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1E66C3"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A593AF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3877A4"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D529AD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0B99F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691DE9A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B9A68F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2DBA954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FD25FF"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FA78EB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A1BC01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25A57E5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EB86D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5EA2019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0824AD6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21CA88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207901C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47045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087F746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CA1364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AB6D9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1E9773F3"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3347F9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B2D6E9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48F927A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1973B29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6976B8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7A03F81F"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552A95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4F3612D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687DA575"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3741742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65122FF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5C82115"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69A9D52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lastRenderedPageBreak/>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33623D2A"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5AD1367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7246F7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3BD607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1CFB9A3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B581ED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EA54A9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262C881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אום ופיקוח של המזמין, עם היועצים, ועם כל יתר הגורמים שיפעלו באתר, </w:t>
      </w:r>
      <w:r w:rsidRPr="00B27B4C">
        <w:rPr>
          <w:rFonts w:ascii="Times New Roman" w:eastAsia="Times New Roman" w:hAnsi="Times New Roman" w:cs="David"/>
          <w:sz w:val="20"/>
          <w:szCs w:val="24"/>
          <w:rtl/>
          <w:lang w:eastAsia="he-IL"/>
        </w:rPr>
        <w:lastRenderedPageBreak/>
        <w:t>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156E65A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473D819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1DA16F3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534B0B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16CB3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22761B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w:t>
      </w:r>
      <w:r w:rsidRPr="00B27B4C">
        <w:rPr>
          <w:rFonts w:ascii="Times New Roman" w:eastAsia="Times New Roman" w:hAnsi="Times New Roman" w:cs="David" w:hint="cs"/>
          <w:sz w:val="20"/>
          <w:szCs w:val="24"/>
          <w:rtl/>
          <w:lang w:eastAsia="he-IL"/>
        </w:rPr>
        <w:lastRenderedPageBreak/>
        <w:t>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BDDAEE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28AED6A"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6C2E92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7E7666D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F54F7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9B6A3F2"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0EBC44A6"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התכנון. מבלי לגרוע מהתחייבויות </w:t>
      </w:r>
      <w:r w:rsidRPr="00B27B4C">
        <w:rPr>
          <w:rFonts w:ascii="Times New Roman" w:eastAsia="Times New Roman" w:hAnsi="Times New Roman" w:cs="David"/>
          <w:sz w:val="20"/>
          <w:szCs w:val="24"/>
          <w:rtl/>
          <w:lang w:eastAsia="he-IL"/>
        </w:rPr>
        <w:lastRenderedPageBreak/>
        <w:t>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7A23D9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621A6EA"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640D4F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6DBA46E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1E3FF6C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16EBBDF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6CE355A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6859552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sz w:val="20"/>
          <w:szCs w:val="24"/>
          <w:rtl/>
          <w:lang w:eastAsia="he-IL"/>
        </w:rPr>
        <w:lastRenderedPageBreak/>
        <w:t>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4624E4FA"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107137E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627AF7D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282687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7FEE7F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7B8B718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F8E2C6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w:t>
      </w:r>
      <w:r w:rsidRPr="00B27B4C">
        <w:rPr>
          <w:rFonts w:ascii="Times New Roman" w:eastAsia="Times New Roman" w:hAnsi="Times New Roman" w:cs="David"/>
          <w:sz w:val="20"/>
          <w:szCs w:val="24"/>
          <w:rtl/>
          <w:lang w:eastAsia="he-IL"/>
        </w:rPr>
        <w:lastRenderedPageBreak/>
        <w:t xml:space="preserve">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7C4AD484"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5DC7CF6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56B86C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191EE9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1E9C4E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032E0A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AE041C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847449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11FD0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C95DCB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C41E83F"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27778B8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030C7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A685D6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0D455C4"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CEB2B2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4E24C43"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78944D73"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6C6C2DE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0D2B1F1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4A54732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24D333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560320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666BEBB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553FB08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07637F4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F16EA5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7D29B943"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4B54A7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79F736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1BED53E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AB938C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2EC54041"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w:t>
      </w:r>
      <w:r w:rsidRPr="00B27B4C">
        <w:rPr>
          <w:rFonts w:ascii="Times New Roman" w:eastAsia="Times New Roman" w:hAnsi="Times New Roman" w:cs="David"/>
          <w:sz w:val="20"/>
          <w:szCs w:val="24"/>
          <w:rtl/>
          <w:lang w:eastAsia="he-IL"/>
        </w:rPr>
        <w:lastRenderedPageBreak/>
        <w:t>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03EDC8C"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669FC60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1A7C7B85"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349B5EA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478B15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DC46109"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31CB5D14"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BE94B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75B2EA1"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3018B8A5" w14:textId="77777777" w:rsidR="00013687" w:rsidRDefault="00013687"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3F7069D5" w14:textId="77777777" w:rsidR="00013687" w:rsidRDefault="00013687"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698ECB1"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lastRenderedPageBreak/>
        <w:t>אחריות וביטוח</w:t>
      </w:r>
    </w:p>
    <w:p w14:paraId="43BD13BF"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7AB713C"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723E563"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723D198"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42C8AC4"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BD42CD1"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C7F676" w14:textId="77777777" w:rsidR="00B27B4C" w:rsidRPr="00B27B4C" w:rsidRDefault="00B27B4C" w:rsidP="0044641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sidR="00446416">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w:t>
      </w:r>
      <w:r w:rsidRPr="00B27B4C">
        <w:rPr>
          <w:rFonts w:ascii="Times New Roman" w:eastAsia="Times New Roman" w:hAnsi="Times New Roman" w:cs="David"/>
          <w:sz w:val="20"/>
          <w:szCs w:val="24"/>
          <w:rtl/>
          <w:lang w:eastAsia="he-IL"/>
        </w:rPr>
        <w:lastRenderedPageBreak/>
        <w:t xml:space="preserve">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4346F0F9"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sidR="00013687">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sidR="00013687">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13974DB6"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sidR="00013687">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sidR="00013687">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sidR="00013687">
        <w:rPr>
          <w:rFonts w:ascii="Times New Roman" w:eastAsia="Times New Roman" w:hAnsi="Times New Roman" w:cs="David" w:hint="cs"/>
          <w:sz w:val="20"/>
          <w:szCs w:val="24"/>
          <w:rtl/>
          <w:lang w:eastAsia="he-IL"/>
        </w:rPr>
        <w:t>).</w:t>
      </w:r>
    </w:p>
    <w:p w14:paraId="2E8CFD02"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71D310E9"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93CBD05"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3A2C44C1" w14:textId="77777777" w:rsidR="00B27B4C" w:rsidRPr="00B27B4C" w:rsidRDefault="00B27B4C" w:rsidP="0001368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sidR="00013687">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sidR="00013687">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w:t>
      </w:r>
      <w:r w:rsidRPr="00B27B4C">
        <w:rPr>
          <w:rFonts w:ascii="Times New Roman" w:eastAsia="Times New Roman" w:hAnsi="Times New Roman" w:cs="David"/>
          <w:sz w:val="20"/>
          <w:szCs w:val="24"/>
          <w:rtl/>
          <w:lang w:eastAsia="he-IL"/>
        </w:rPr>
        <w:lastRenderedPageBreak/>
        <w:t>יחול לטובת אדם שגרם לנזק בזדון</w:t>
      </w:r>
      <w:r w:rsidRPr="00B27B4C">
        <w:rPr>
          <w:rFonts w:ascii="Times New Roman" w:eastAsia="Times New Roman" w:hAnsi="Times New Roman" w:cs="David"/>
          <w:sz w:val="20"/>
          <w:szCs w:val="24"/>
          <w:lang w:eastAsia="he-IL"/>
        </w:rPr>
        <w:t>.</w:t>
      </w:r>
    </w:p>
    <w:p w14:paraId="4F567515" w14:textId="77777777" w:rsidR="00B27B4C" w:rsidRPr="00B27B4C" w:rsidRDefault="00013687" w:rsidP="00013687">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00B27B4C"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2D67FB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39EE8E8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0FDFE0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1AA85B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7DB0EF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9DA670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0AAF926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C90FE06"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lastRenderedPageBreak/>
        <w:t>מעמד המתכנן</w:t>
      </w:r>
    </w:p>
    <w:p w14:paraId="316DD5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5DB4528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69CE69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EC51F8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5B5720E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89569B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w:t>
      </w:r>
      <w:r w:rsidRPr="00B27B4C">
        <w:rPr>
          <w:rFonts w:ascii="Times New Roman" w:eastAsia="Times New Roman" w:hAnsi="Times New Roman" w:cs="David"/>
          <w:color w:val="000000"/>
          <w:sz w:val="24"/>
          <w:szCs w:val="24"/>
          <w:rtl/>
          <w:lang w:eastAsia="he-IL"/>
        </w:rPr>
        <w:lastRenderedPageBreak/>
        <w:t>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704CB92"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6E028E2E"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73157B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A2A73FB"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9B02BE3"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26909D2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הודעה בדבר הבאת החוזה לידי גמר כאמור בסעיף 12.1.1 לעיל לא תשמש עילה למתכנן לתביעת פיצויים </w:t>
      </w:r>
      <w:r w:rsidRPr="00B27B4C">
        <w:rPr>
          <w:rFonts w:ascii="Times New Roman" w:eastAsia="Times New Roman" w:hAnsi="Times New Roman" w:cs="David"/>
          <w:sz w:val="20"/>
          <w:szCs w:val="24"/>
          <w:rtl/>
          <w:lang w:eastAsia="he-IL"/>
        </w:rPr>
        <w:lastRenderedPageBreak/>
        <w:t>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14E9940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5FE150A5"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1DFC4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607A893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7EE5174"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CB7A681"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5C7B9B1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0CFAE2A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w:t>
      </w:r>
      <w:r w:rsidRPr="00B27B4C">
        <w:rPr>
          <w:rFonts w:ascii="Times New Roman" w:eastAsia="Times New Roman" w:hAnsi="Times New Roman" w:cs="David"/>
          <w:sz w:val="20"/>
          <w:szCs w:val="24"/>
          <w:rtl/>
          <w:lang w:eastAsia="he-IL"/>
        </w:rPr>
        <w:lastRenderedPageBreak/>
        <w:t>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0FD529AF"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חל שינוי בהחזקת המניות ו/או בהרכב המנהלים של המתכנן.</w:t>
      </w:r>
    </w:p>
    <w:p w14:paraId="7FACE753"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73369A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A698B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3E0D372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1C0AC70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482909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FF2C9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03867DB"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EF4F43B"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64A53B4"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6C79D2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18997F2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53AF01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7BE16C1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11FCD1C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2B0878EA"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7F1376A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28BB059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9D21227"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7B0F20A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0E64B9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9312A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E357D7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651C7289"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0F62E64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6029434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2A07D770"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09E09DD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913CC6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57960F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32CEE17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lastRenderedPageBreak/>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5AC7DD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564019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89CB91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F75A80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FBB29D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0A412A80"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01081A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EF1AFA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תור כלשהו על זכויות וחובות </w:t>
      </w:r>
      <w:r w:rsidRPr="00B27B4C">
        <w:rPr>
          <w:rFonts w:ascii="Times New Roman" w:eastAsia="Times New Roman" w:hAnsi="Times New Roman" w:cs="David"/>
          <w:sz w:val="20"/>
          <w:szCs w:val="24"/>
          <w:rtl/>
          <w:lang w:eastAsia="he-IL"/>
        </w:rPr>
        <w:lastRenderedPageBreak/>
        <w:t>לפי החוזה.</w:t>
      </w:r>
    </w:p>
    <w:p w14:paraId="08ECA9D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A3C21A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6FE356D2"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7F86AE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CDD5F7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3A50F9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52AF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536BBAD"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w:t>
      </w:r>
      <w:r w:rsidRPr="00B27B4C">
        <w:rPr>
          <w:rFonts w:ascii="Times New Roman" w:eastAsia="Times New Roman" w:hAnsi="Times New Roman" w:cs="David"/>
          <w:sz w:val="20"/>
          <w:szCs w:val="24"/>
          <w:rtl/>
          <w:lang w:eastAsia="he-IL"/>
        </w:rPr>
        <w:lastRenderedPageBreak/>
        <w:t xml:space="preserve">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4FCAC75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4F542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B5CA22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BC4A1C8"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17F4EA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F9EE3C" w14:textId="0684D3E5"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19-12-19T13:57:00Z">
            <w:r w:rsidR="0076778E">
              <w:rPr>
                <w:rFonts w:ascii="Times New Roman" w:eastAsia="Times New Roman" w:hAnsi="Times New Roman" w:cs="David" w:hint="cs"/>
                <w:color w:val="00B0F0"/>
                <w:sz w:val="20"/>
                <w:szCs w:val="24"/>
                <w:u w:val="single"/>
                <w:rtl/>
                <w:lang w:eastAsia="he-IL"/>
              </w:rPr>
              <w:t xml:space="preserve">כנען שנהב אדריכלים בע"מ </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19-12-19T13:58:00Z">
            <w:r w:rsidR="0076778E" w:rsidRPr="003E6FC4">
              <w:rPr>
                <w:rStyle w:val="a7"/>
                <w:rtl/>
              </w:rPr>
              <w:t>[שם צד א]</w:t>
            </w:r>
          </w:ins>
        </w:sdtContent>
      </w:sdt>
    </w:p>
    <w:p w14:paraId="0E352DCC"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92A9A5A"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70497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BF6FD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331D11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3008C0"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2CC5E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556244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BA3B3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77F7AA3"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50909322"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56969F9"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813618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A9068D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136EFB"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19-12-15T10:02:00Z">
            <w:r w:rsidR="00630C4E">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19-12-15T10:02:00Z">
            <w:r w:rsidR="00630C4E" w:rsidRPr="003059F5">
              <w:rPr>
                <w:rStyle w:val="a7"/>
                <w:rtl/>
              </w:rPr>
              <w:t>[שם אתר]</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19-12-15T10:02:00Z">
            <w:r w:rsidR="00630C4E">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195495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2C0E6A" w14:textId="77777777"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031BC1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F09B869"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F4903A"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19-12-15T10:02:00Z">
            <w:r w:rsidR="00630C4E">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6B4DD31D"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3A8FBC5"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4CF6E5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C8B4CE"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a7"/>
              <w:color w:val="00B0F0"/>
              <w:rtl/>
            </w:rPr>
            <w:t>[שדה נוסף 3]</w:t>
          </w:r>
        </w:sdtContent>
      </w:sdt>
    </w:p>
    <w:p w14:paraId="62CD1B5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9E2CD8"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xml:space="preserve">), שיתוף, </w:t>
      </w:r>
      <w:r w:rsidR="008F5534" w:rsidRPr="008F5534">
        <w:rPr>
          <w:rFonts w:ascii="Times New Roman" w:eastAsia="Times New Roman" w:hAnsi="Times New Roman" w:cs="David" w:hint="cs"/>
          <w:sz w:val="24"/>
          <w:szCs w:val="24"/>
          <w:rtl/>
          <w:lang w:eastAsia="he-IL"/>
        </w:rPr>
        <w:lastRenderedPageBreak/>
        <w:t>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5C2B57AC"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05CF4F68"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D260E29"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37FA42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F32A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a7"/>
              <w:color w:val="00B0F0"/>
              <w:rtl/>
            </w:rPr>
            <w:t>[שדה נוסף 4]</w:t>
          </w:r>
        </w:sdtContent>
      </w:sdt>
    </w:p>
    <w:p w14:paraId="0BA67939"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0C8549A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67BCF2"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a7"/>
              <w:color w:val="00B0F0"/>
              <w:rtl/>
            </w:rPr>
            <w:t>[שדה נוסף 6]</w:t>
          </w:r>
        </w:sdtContent>
      </w:sdt>
    </w:p>
    <w:p w14:paraId="56C886F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EEF06C"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1A8A43A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51AD5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973B66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7285D9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29A2B3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F79996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6FEE0E2"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B060E34"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0E75215C" w14:textId="77777777" w:rsidTr="00F319D3">
        <w:tc>
          <w:tcPr>
            <w:tcW w:w="3366" w:type="dxa"/>
          </w:tcPr>
          <w:p w14:paraId="525B9B09" w14:textId="77777777" w:rsidR="00F319D3" w:rsidRDefault="00DA681D"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1" w:author="Kook Sec" w:date="2019-12-15T10:06:00Z">
                  <w:r w:rsidR="00630C4E">
                    <w:rPr>
                      <w:rFonts w:ascii="Times New Roman" w:eastAsia="Times New Roman" w:hAnsi="Times New Roman" w:cs="David" w:hint="cs"/>
                      <w:color w:val="008000"/>
                      <w:sz w:val="24"/>
                      <w:szCs w:val="24"/>
                      <w:rtl/>
                      <w:lang w:eastAsia="he-IL"/>
                    </w:rPr>
                    <w:t>100</w:t>
                  </w:r>
                </w:ins>
              </w:sdtContent>
            </w:sdt>
          </w:p>
          <w:p w14:paraId="1F578050"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AE240F2" w14:textId="77777777" w:rsidR="00F319D3" w:rsidRDefault="00F319D3" w:rsidP="00F319D3">
            <w:pPr>
              <w:widowControl w:val="0"/>
              <w:spacing w:before="0" w:beforeAutospacing="0" w:after="0" w:afterAutospacing="0" w:line="240" w:lineRule="auto"/>
              <w:ind w:left="720"/>
              <w:outlineLvl w:val="2"/>
            </w:pPr>
          </w:p>
          <w:p w14:paraId="54E2737B"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E8D7A93"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4A41D10"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36FBC97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46D1EEA"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1947EF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C7111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2AE7911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B63BBC"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3A1E51FF"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3C6E0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01565DA3"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952EE2F"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D88753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670592C0"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5BDBAC6F"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573129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A9DE74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BE6B4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2257C26"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131887FD"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25A1A5"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51B6FB46"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73D29F71"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23BAB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7626E57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3DC6E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56040FBD"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4DCA99D"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5063D1B6"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0711FB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2ED9845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9B702E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2CF7371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08C7F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22EC366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AF102C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6B04B74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2EF80BF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CEFCF3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16EDF5B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1F8E4F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הצגת החלופות בפני המזמין תוך ניתוחן, פרוט </w:t>
      </w:r>
      <w:r w:rsidRPr="00B27B4C">
        <w:rPr>
          <w:rFonts w:ascii="Times New Roman" w:eastAsia="Times New Roman" w:hAnsi="Times New Roman" w:cs="David" w:hint="cs"/>
          <w:sz w:val="24"/>
          <w:szCs w:val="24"/>
          <w:rtl/>
          <w:lang w:eastAsia="he-IL"/>
        </w:rPr>
        <w:lastRenderedPageBreak/>
        <w:t>היתרונות והחסרונות של כל חלופה, מידת התאמתן לפרוגרמה והמלצה על חלופה מועדפת.</w:t>
      </w:r>
    </w:p>
    <w:p w14:paraId="0474D6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150603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5387DAD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DE297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18C8171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F29E43B"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15258B5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C5F75A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55305FF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BDEE66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1396BB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2E6EA3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2FB4B8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1D4C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617C4F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EBFA9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3FF8676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7A4261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2F55753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C7E1E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0D6934E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1EF0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75F02CD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9F5D73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074DB34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AE4101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 xml:space="preserve">תכנון מוקדם לבינוי ופתוח/עיצוב ארכיטקטוני </w:t>
      </w:r>
      <w:r w:rsidRPr="00B27B4C">
        <w:rPr>
          <w:rFonts w:ascii="Times New Roman" w:eastAsia="Times New Roman" w:hAnsi="Times New Roman" w:cs="David" w:hint="cs"/>
          <w:sz w:val="24"/>
          <w:szCs w:val="24"/>
          <w:u w:val="single"/>
          <w:rtl/>
          <w:lang w:eastAsia="he-IL"/>
        </w:rPr>
        <w:lastRenderedPageBreak/>
        <w:t>ולמבנים:</w:t>
      </w:r>
    </w:p>
    <w:p w14:paraId="2A497BD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2110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F866C1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EE66A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E517D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D17B8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207C1E9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AE64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4141B88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1507F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5840483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1EB9A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w:t>
      </w:r>
      <w:r w:rsidRPr="00B27B4C">
        <w:rPr>
          <w:rFonts w:ascii="Times New Roman" w:eastAsia="Times New Roman" w:hAnsi="Times New Roman" w:cs="David" w:hint="cs"/>
          <w:sz w:val="24"/>
          <w:szCs w:val="24"/>
          <w:rtl/>
          <w:lang w:eastAsia="he-IL"/>
        </w:rPr>
        <w:lastRenderedPageBreak/>
        <w:t>טרנספורמציה, חדרי בזק.</w:t>
      </w:r>
    </w:p>
    <w:p w14:paraId="76C3F4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8AE09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28D66FB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87E9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0A0300C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0412F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4FC91D1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6DED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213927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9C75E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56386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3CA0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7EE9C74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98EC36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24EA89A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AF999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6FA4327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930B555"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w:t>
      </w:r>
      <w:r w:rsidRPr="00B27B4C">
        <w:rPr>
          <w:rFonts w:ascii="Times New Roman" w:eastAsia="Times New Roman" w:hAnsi="Times New Roman" w:cs="David" w:hint="cs"/>
          <w:sz w:val="24"/>
          <w:szCs w:val="24"/>
          <w:rtl/>
          <w:lang w:eastAsia="he-IL"/>
        </w:rPr>
        <w:lastRenderedPageBreak/>
        <w:t>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2CA9370D"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72B1B7E6"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6E8EC0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50B319D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F406E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09B9C10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62F261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49D4936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B272E7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292F05A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BF8403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4DC45D7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417B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4822908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11081E8"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ותכניות מכירה משולבות בגרפיקה, בדיקת </w:t>
      </w:r>
      <w:r w:rsidRPr="00B27B4C">
        <w:rPr>
          <w:rFonts w:ascii="Times New Roman" w:eastAsia="Times New Roman" w:hAnsi="Times New Roman" w:cs="David" w:hint="cs"/>
          <w:sz w:val="24"/>
          <w:szCs w:val="24"/>
          <w:rtl/>
          <w:lang w:eastAsia="he-IL"/>
        </w:rPr>
        <w:lastRenderedPageBreak/>
        <w:t>עבודתם של בעלי המקצוע, מתן הערות ואישור.</w:t>
      </w:r>
    </w:p>
    <w:p w14:paraId="2154A34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708E0B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3AA0B07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419F31C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134589F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DCBA1E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380FD3F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243A70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086BEB3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F2BB337"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3A86FFB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680D45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6035212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44E1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7A8DD4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0B3F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00862AB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220F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3B63A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כתבי הכמויות יוכנו לפי מתכונת הנהוגה אצל </w:t>
      </w:r>
      <w:r w:rsidRPr="00B27B4C">
        <w:rPr>
          <w:rFonts w:ascii="Times New Roman" w:eastAsia="Times New Roman" w:hAnsi="Times New Roman" w:cs="David" w:hint="cs"/>
          <w:sz w:val="24"/>
          <w:szCs w:val="24"/>
          <w:rtl/>
          <w:lang w:eastAsia="he-IL"/>
        </w:rPr>
        <w:lastRenderedPageBreak/>
        <w:t>המזמין של מכלולי עבודות ו/או כמויות מפורטות למדידה. לפי דרישת המנהל יוכנו כתבי כמויות בחלוקה לפי אזורים.</w:t>
      </w:r>
    </w:p>
    <w:p w14:paraId="10E6F3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1B9F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49AFB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1488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2FBC06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68B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3C58DCF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2275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CEF8F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6D00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49B30B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4C879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9DCC31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35B9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6909042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F25E7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021E91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B1BA8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624CF7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B36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611ED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BE5EF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A4DD9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90D2E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 xml:space="preserve">השלמת תכניות עבודה ופרטי בניה, רשימות </w:t>
      </w:r>
      <w:r w:rsidRPr="00B27B4C">
        <w:rPr>
          <w:rFonts w:ascii="Times New Roman" w:eastAsia="Times New Roman" w:hAnsi="Times New Roman" w:cs="David" w:hint="cs"/>
          <w:sz w:val="24"/>
          <w:szCs w:val="24"/>
          <w:rtl/>
          <w:lang w:eastAsia="he-IL"/>
        </w:rPr>
        <w:lastRenderedPageBreak/>
        <w:t>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09F806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1A0AC4"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011BABE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D9EF80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769D7A4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6916C8"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649BA0D7"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41763C0F"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6FEAF120"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2331452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3590B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05FD0616"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56DF326A"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4B9DDDB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5024E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7A38C5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84B3C0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394A83ED"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B3FB7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w:t>
      </w:r>
      <w:r w:rsidRPr="00B27B4C">
        <w:rPr>
          <w:rFonts w:ascii="Times New Roman" w:eastAsia="Times New Roman" w:hAnsi="Times New Roman" w:cs="David" w:hint="cs"/>
          <w:sz w:val="24"/>
          <w:szCs w:val="24"/>
          <w:rtl/>
          <w:lang w:eastAsia="he-IL"/>
        </w:rPr>
        <w:lastRenderedPageBreak/>
        <w:t>ומחוצה לו.</w:t>
      </w:r>
    </w:p>
    <w:p w14:paraId="65C2819B"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1F309DF"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13CEA5CD"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BB71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27030442"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C718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26091C0E"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685FBB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D16388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884655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A30BEEF"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1981E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6C998C2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9A1A8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29CD007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897D91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3470AEA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1E958A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יעוץ למפקח בבדיקה ואישור של החשבונות החלקיים והחשבונות הסופיים של קבלני העבודות, בהסתמך על ההסכמים עימם, ולאחר אישור </w:t>
      </w:r>
      <w:r w:rsidRPr="00B27B4C">
        <w:rPr>
          <w:rFonts w:ascii="Times New Roman" w:eastAsia="Times New Roman" w:hAnsi="Times New Roman" w:cs="David" w:hint="cs"/>
          <w:sz w:val="24"/>
          <w:szCs w:val="24"/>
          <w:rtl/>
          <w:lang w:eastAsia="he-IL"/>
        </w:rPr>
        <w:lastRenderedPageBreak/>
        <w:t>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FFB78B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52706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EAEDF2E"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B4D7B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35C4E99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430D5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4D64A71D"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6BE6D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B82AD4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F3D5B7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7FEB080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9FAA9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65F552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2531A0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791A5C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55D26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E76381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53002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יציקת יסודות.</w:t>
      </w:r>
    </w:p>
    <w:p w14:paraId="5338E5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48BBE9F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6C0BE95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2004BB4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70915DA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13C26E64"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2511B81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33D001F4"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4DE7BEF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4E94DA1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3F7FD3E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5F181E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3D10BF0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67E2A8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7132E1A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077E4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6283ABFA"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069754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8C50E5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5AC503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321D0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535AF93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64185A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155A62B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89696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7D9DA8B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5DC6C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C9F7B9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D5410C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14E82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61BFB8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8D93E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46FFCA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3C76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759CB79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3B26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38E563"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1C4CE26" w14:textId="77777777" w:rsidR="006F07FB" w:rsidRPr="006F07FB" w:rsidRDefault="006F07FB" w:rsidP="006F07FB">
      <w:pPr>
        <w:rPr>
          <w:rFonts w:ascii="Times New Roman" w:eastAsia="Times New Roman" w:hAnsi="Times New Roman" w:cs="David"/>
          <w:sz w:val="20"/>
          <w:szCs w:val="24"/>
          <w:rtl/>
          <w:lang w:eastAsia="he-IL"/>
        </w:rPr>
      </w:pPr>
    </w:p>
    <w:p w14:paraId="462550B6" w14:textId="77777777" w:rsidR="006F07FB" w:rsidRPr="006F07FB" w:rsidRDefault="006F07FB" w:rsidP="006F07FB">
      <w:pPr>
        <w:rPr>
          <w:rFonts w:ascii="Times New Roman" w:eastAsia="Times New Roman" w:hAnsi="Times New Roman" w:cs="David"/>
          <w:sz w:val="20"/>
          <w:szCs w:val="24"/>
          <w:rtl/>
          <w:lang w:eastAsia="he-IL"/>
        </w:rPr>
      </w:pPr>
    </w:p>
    <w:p w14:paraId="209625D8" w14:textId="77777777" w:rsidR="006F07FB" w:rsidRPr="006F07FB" w:rsidRDefault="006F07FB" w:rsidP="006F07FB">
      <w:pPr>
        <w:rPr>
          <w:rFonts w:ascii="Times New Roman" w:eastAsia="Times New Roman" w:hAnsi="Times New Roman" w:cs="David"/>
          <w:sz w:val="20"/>
          <w:szCs w:val="24"/>
          <w:rtl/>
          <w:lang w:eastAsia="he-IL"/>
        </w:rPr>
      </w:pPr>
    </w:p>
    <w:p w14:paraId="3B368D23" w14:textId="77777777" w:rsidR="006F07FB" w:rsidRPr="006F07FB" w:rsidRDefault="006F07FB" w:rsidP="006F07FB">
      <w:pPr>
        <w:rPr>
          <w:rFonts w:ascii="Times New Roman" w:eastAsia="Times New Roman" w:hAnsi="Times New Roman" w:cs="David"/>
          <w:sz w:val="20"/>
          <w:szCs w:val="24"/>
          <w:rtl/>
          <w:lang w:eastAsia="he-IL"/>
        </w:rPr>
      </w:pPr>
    </w:p>
    <w:p w14:paraId="36D13E00" w14:textId="77777777" w:rsidR="006F07FB" w:rsidRPr="006F07FB" w:rsidRDefault="006F07FB" w:rsidP="006F07FB">
      <w:pPr>
        <w:rPr>
          <w:rFonts w:ascii="Times New Roman" w:eastAsia="Times New Roman" w:hAnsi="Times New Roman" w:cs="David"/>
          <w:sz w:val="20"/>
          <w:szCs w:val="24"/>
          <w:rtl/>
          <w:lang w:eastAsia="he-IL"/>
        </w:rPr>
      </w:pPr>
    </w:p>
    <w:p w14:paraId="14444804" w14:textId="77777777" w:rsidR="006F07FB" w:rsidRPr="006F07FB" w:rsidRDefault="006F07FB" w:rsidP="006F07FB">
      <w:pPr>
        <w:rPr>
          <w:rFonts w:ascii="Times New Roman" w:eastAsia="Times New Roman" w:hAnsi="Times New Roman" w:cs="David"/>
          <w:sz w:val="20"/>
          <w:szCs w:val="24"/>
          <w:rtl/>
          <w:lang w:eastAsia="he-IL"/>
        </w:rPr>
      </w:pPr>
    </w:p>
    <w:p w14:paraId="1A8B75E8" w14:textId="77777777" w:rsidR="006F07FB" w:rsidRPr="006F07FB" w:rsidRDefault="006F07FB" w:rsidP="006F07FB">
      <w:pPr>
        <w:rPr>
          <w:rFonts w:ascii="Times New Roman" w:eastAsia="Times New Roman" w:hAnsi="Times New Roman" w:cs="David"/>
          <w:sz w:val="20"/>
          <w:szCs w:val="24"/>
          <w:rtl/>
          <w:lang w:eastAsia="he-IL"/>
        </w:rPr>
      </w:pPr>
    </w:p>
    <w:p w14:paraId="7336FE73" w14:textId="77777777" w:rsidR="006F07FB" w:rsidRPr="006F07FB" w:rsidRDefault="006F07FB" w:rsidP="006F07FB">
      <w:pPr>
        <w:rPr>
          <w:rFonts w:ascii="Times New Roman" w:eastAsia="Times New Roman" w:hAnsi="Times New Roman" w:cs="David"/>
          <w:sz w:val="20"/>
          <w:szCs w:val="24"/>
          <w:rtl/>
          <w:lang w:eastAsia="he-IL"/>
        </w:rPr>
      </w:pPr>
    </w:p>
    <w:p w14:paraId="1FCC7252"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014A870A"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232B368B"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D836E8"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40BF4167"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43CE9C8"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FE15D9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3CF818D"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7AAA046A"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77862F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107AC0A8"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503DB5B6"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A70E84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088C9C01"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15499786"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46BC42"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0BB0FBE2" w14:textId="77777777"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1FBBC0A8"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0DA9F50"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5E1E6EF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5093EEB2"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5638F65C"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624FFD23"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31AF2020"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2670417F" w14:textId="77777777"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 w:author="Kook Sec" w:date="2019-12-15T10:08:00Z">
            <w:r w:rsidR="00630C4E">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3" w:author="Kook Sec" w:date="2019-12-15T10:09:00Z">
            <w:r w:rsidR="00630C4E">
              <w:rPr>
                <w:rFonts w:ascii="Times New Roman" w:eastAsia="Times New Roman" w:hAnsi="Times New Roman" w:cs="David" w:hint="cs"/>
                <w:color w:val="008000"/>
                <w:sz w:val="24"/>
                <w:szCs w:val="24"/>
                <w:rtl/>
              </w:rPr>
              <w:t>ידוע</w:t>
            </w:r>
          </w:ins>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10-08T00:00:00Z">
            <w:dateFormat w:val="dd/MM/yyyy"/>
            <w:lid w:val="he-IL"/>
            <w:storeMappedDataAs w:val="dateTime"/>
            <w:calendar w:val="gregorian"/>
          </w:date>
        </w:sdtPr>
        <w:sdtEndPr/>
        <w:sdtContent>
          <w:ins w:id="14" w:author="Kook Sec" w:date="2019-12-15T10:07:00Z">
            <w:r w:rsidR="00630C4E">
              <w:rPr>
                <w:rFonts w:ascii="Times New Roman" w:eastAsia="Times New Roman" w:hAnsi="Times New Roman" w:cs="David" w:hint="cs"/>
                <w:color w:val="008000"/>
                <w:sz w:val="24"/>
                <w:szCs w:val="24"/>
                <w:rtl/>
              </w:rPr>
              <w:t>‏08/10/2018</w:t>
            </w:r>
          </w:ins>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5" w:author="Kook Sec" w:date="2019-12-15T10:09:00Z">
            <w:r w:rsidR="00630C4E">
              <w:rPr>
                <w:rFonts w:ascii="Times New Roman" w:eastAsia="Times New Roman" w:hAnsi="Times New Roman" w:cs="David" w:hint="cs"/>
                <w:color w:val="008000"/>
                <w:sz w:val="24"/>
                <w:szCs w:val="24"/>
                <w:rtl/>
              </w:rPr>
              <w:t>223.9951</w:t>
            </w:r>
          </w:ins>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3B8D5EC2"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3979061A"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72EBF42D"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1034F4B"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שכר המתכנן יחושב על פי מספר יחידות הדיור שבתכנון ושבכוונת המזמין לבצעם בכל קטע וקטע של הפרויקט במועדו (לשם ההמחשה: אם בקטע א' בכוונת המזמין לבצע </w:t>
      </w:r>
      <w:r w:rsidRPr="00B27B4C">
        <w:rPr>
          <w:rFonts w:ascii="Times New Roman" w:eastAsia="Times New Roman" w:hAnsi="Times New Roman" w:cs="David" w:hint="cs"/>
          <w:sz w:val="20"/>
          <w:szCs w:val="24"/>
          <w:rtl/>
          <w:lang w:eastAsia="he-IL"/>
        </w:rPr>
        <w:lastRenderedPageBreak/>
        <w:t>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5705CE4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4C7786D"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363A006"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FFEE962"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514C4152"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7572D621"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18DAD0B"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43345EFB"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B2C90CF"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7BC35EF"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A6DD868"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313EBA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6E44C973"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FF121CF"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40AAE4BB"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15AE4D"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15CCAE0C"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83DAF64"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17E6F8A"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0A89BD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130075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0A9682A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B1FFA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24CD1CDD" w14:textId="77777777"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6BD90A92"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0777D6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03127D5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775FFAF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382B416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6E783CEB" w14:textId="77777777"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15C5E7EE"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645F3FF2" w14:textId="77777777"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3525006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78C5E6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0F8FF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6312765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6535E6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575A152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EA2A5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73666B9F"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3B3B98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8624C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6E24CFB4"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15412F9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0CB8FCC"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1C5833B8"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7EC4CC9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EE8E14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2716658A"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21421A5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FF8CF05"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072AF01A"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1549BD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F8EB10"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105EAAC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CAE96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75686B48"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1E88DB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914F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0EB59033"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6669A35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7DACC80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68838D70"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19D5DF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CDD9582"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1BBD6FA0"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7006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5DC83A9F"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w:t>
      </w:r>
      <w:r w:rsidR="00B27B4C" w:rsidRPr="000B4F06">
        <w:rPr>
          <w:rFonts w:ascii="Times New Roman" w:eastAsia="Times New Roman" w:hAnsi="Times New Roman" w:cs="David" w:hint="cs"/>
          <w:sz w:val="20"/>
          <w:szCs w:val="24"/>
          <w:rtl/>
          <w:lang w:eastAsia="he-IL"/>
        </w:rPr>
        <w:lastRenderedPageBreak/>
        <w:t>2% משכר המתכנן.</w:t>
      </w:r>
    </w:p>
    <w:p w14:paraId="657DE07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91A2FD8"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6CAA44C9"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5B1DD29F"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2226047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7870A60" w14:textId="77777777" w:rsidR="00BB267C" w:rsidRPr="00BB267C" w:rsidRDefault="00B27B4C" w:rsidP="00844490">
      <w:pPr>
        <w:pStyle w:val="af8"/>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02A5CBFC" w14:textId="77777777" w:rsidR="00B27B4C" w:rsidRPr="00BB267C" w:rsidRDefault="00B27B4C" w:rsidP="00844490">
      <w:pPr>
        <w:pStyle w:val="af8"/>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2D8F44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C431CE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65B8517C"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6B1AE93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02720E1F"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C9469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4A5A322"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316FFEC8" w14:textId="77777777"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308E17A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562EF33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6235FEC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C7C7BDA"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5EA82652" w14:textId="77777777"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3D3069B"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01B15AF4"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0BFAF2D3"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354234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47DBD43C" w14:textId="77777777"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769CD96"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1100D61A" w14:textId="77777777"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6822586B"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08A6EAD3"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068B4DFD"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293B924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670CBF"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560F79F"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4084889"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1CD364F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4D55695"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37677FD3" w14:textId="77777777"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0-08T00:00:00Z">
            <w:dateFormat w:val="dd/MM/yyyy"/>
            <w:lid w:val="he-IL"/>
            <w:storeMappedDataAs w:val="dateTime"/>
            <w:calendar w:val="gregorian"/>
          </w:date>
        </w:sdtPr>
        <w:sdtEndPr>
          <w:rPr>
            <w:rFonts w:hint="cs"/>
          </w:rPr>
        </w:sdtEndPr>
        <w:sdtContent>
          <w:ins w:id="16" w:author="Kook Sec" w:date="2019-12-15T10:03:00Z">
            <w:r w:rsidR="00630C4E">
              <w:rPr>
                <w:rFonts w:ascii="Times New Roman" w:eastAsia="Times New Roman" w:hAnsi="Times New Roman" w:cs="David" w:hint="cs"/>
                <w:color w:val="008000"/>
                <w:sz w:val="24"/>
                <w:szCs w:val="24"/>
                <w:rtl/>
                <w:lang w:eastAsia="he-IL"/>
              </w:rPr>
              <w:t>‏08/10/2018</w:t>
            </w:r>
          </w:ins>
        </w:sdtContent>
      </w:sdt>
      <w:r w:rsidRPr="00B27B4C">
        <w:rPr>
          <w:rFonts w:ascii="Times New Roman" w:eastAsia="Times New Roman" w:hAnsi="Times New Roman" w:cs="David" w:hint="cs"/>
          <w:bCs/>
          <w:color w:val="FF0000"/>
          <w:sz w:val="24"/>
          <w:szCs w:val="24"/>
          <w:rtl/>
          <w:lang w:eastAsia="he-IL"/>
        </w:rPr>
        <w:br/>
      </w:r>
    </w:p>
    <w:p w14:paraId="189F98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DAA079E" w14:textId="2C1E4A92" w:rsidR="00B27B4C" w:rsidRPr="00B27B4C" w:rsidRDefault="00DA681D"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7" w:author="Kook Sec" w:date="2019-12-19T14:01: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3EF31D2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FB32CF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7D04BC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CF8FC65"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6F7915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90CBD1" w14:textId="3E0BF67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7E7F6C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F21E2F" w14:textId="460976C1"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2" w:author="Kook Sec" w:date="2019-12-15T10:02:00Z">
            <w:r w:rsidR="00630C4E">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3B7CC34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5C11DF" w14:textId="3989E773"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3266FC1"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49A0D7D" w14:textId="2DE5D34F"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w:t>
      </w:r>
      <w:r w:rsidRPr="009130F0">
        <w:rPr>
          <w:rFonts w:ascii="Times New Roman" w:eastAsia="Times New Roman" w:hAnsi="Times New Roman" w:cs="David" w:hint="cs"/>
          <w:sz w:val="24"/>
          <w:szCs w:val="24"/>
          <w:rtl/>
          <w:lang w:eastAsia="he-IL"/>
        </w:rPr>
        <w:lastRenderedPageBreak/>
        <w:t xml:space="preserve">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5044E1A"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34FF2F"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92E6958"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8C2272"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F12423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82E072"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9E92C2F"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50FECF"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B4C2F13"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4B6F0FA"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9477112" w14:textId="1E1ED648"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19-12-19T13:57:00Z">
            <w:r w:rsidR="0076778E">
              <w:rPr>
                <w:rFonts w:ascii="Times New Roman" w:eastAsia="Times New Roman" w:hAnsi="Times New Roman" w:cs="David" w:hint="cs"/>
                <w:color w:val="00B0F0"/>
                <w:sz w:val="20"/>
                <w:szCs w:val="24"/>
                <w:u w:val="single"/>
                <w:rtl/>
                <w:lang w:eastAsia="he-IL"/>
              </w:rPr>
              <w:t xml:space="preserve">כנען שנהב אדריכלים בע"מ </w:t>
            </w:r>
          </w:ins>
        </w:sdtContent>
      </w:sdt>
    </w:p>
    <w:p w14:paraId="74C9BFF7"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AD64D4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A609CC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76C3AD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E1B1AAF"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0DB82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03289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p>
    <w:p w14:paraId="2DDEAB0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2546ADF" w14:textId="77777777" w:rsidR="00BD794C" w:rsidRPr="00255ACD" w:rsidRDefault="00BD794C" w:rsidP="00BD794C">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0B94BEFD"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6F9872" w14:textId="77777777" w:rsidR="00BD794C" w:rsidRPr="00BD794C" w:rsidRDefault="00BD794C" w:rsidP="00BD794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2838318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74EA4B607C334C5498F79EC332EFD4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0ED08892" w14:textId="4B7BD168" w:rsidR="00BD794C" w:rsidRPr="009E0EE6" w:rsidRDefault="00DA681D" w:rsidP="00BD794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ins w:id="26" w:author="Kook Sec" w:date="2019-12-19T14:01:00Z">
            <w:r>
              <w:rPr>
                <w:rFonts w:ascii="Times New Roman" w:eastAsia="Times New Roman" w:hAnsi="Times New Roman" w:cs="David" w:hint="cs"/>
                <w:sz w:val="24"/>
                <w:szCs w:val="24"/>
                <w:u w:val="single"/>
                <w:rtl/>
                <w:lang w:eastAsia="he-IL"/>
              </w:rPr>
              <w:br/>
              <w:t>א.מ. ישראל מגורים יזמות בע"מ</w:t>
            </w:r>
            <w:r>
              <w:rPr>
                <w:rFonts w:ascii="Times New Roman" w:eastAsia="Times New Roman" w:hAnsi="Times New Roman" w:cs="David" w:hint="cs"/>
                <w:sz w:val="24"/>
                <w:szCs w:val="24"/>
                <w:u w:val="single"/>
                <w:rtl/>
                <w:lang w:eastAsia="he-IL"/>
              </w:rPr>
              <w:br/>
              <w:t>יוני נתניהו 1 אור יהודה</w:t>
            </w:r>
            <w:r>
              <w:rPr>
                <w:rFonts w:ascii="Times New Roman" w:eastAsia="Times New Roman" w:hAnsi="Times New Roman" w:cs="David" w:hint="cs"/>
                <w:sz w:val="24"/>
                <w:szCs w:val="24"/>
                <w:u w:val="single"/>
                <w:rtl/>
                <w:lang w:eastAsia="he-IL"/>
              </w:rPr>
              <w:br/>
              <w:t>514957794</w:t>
            </w:r>
            <w:r>
              <w:rPr>
                <w:rFonts w:ascii="Times New Roman" w:eastAsia="Times New Roman" w:hAnsi="Times New Roman" w:cs="David" w:hint="cs"/>
                <w:sz w:val="24"/>
                <w:szCs w:val="24"/>
                <w:u w:val="single"/>
                <w:rtl/>
                <w:lang w:eastAsia="he-IL"/>
              </w:rPr>
              <w:br/>
            </w:r>
          </w:ins>
        </w:p>
      </w:sdtContent>
    </w:sdt>
    <w:p w14:paraId="711406ED" w14:textId="77777777" w:rsidR="00BD794C" w:rsidRPr="00BD794C" w:rsidRDefault="00BD794C" w:rsidP="00BD794C">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285AB3A7"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AAC36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4416B63C"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659ECA5" w14:textId="3854F107" w:rsidR="00BD794C" w:rsidRPr="00BD794C" w:rsidRDefault="00BD794C" w:rsidP="002D78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ED93D50223E34302B9DBEC4B5E6A01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Kook Sec" w:date="2019-12-19T13:57:00Z">
            <w:r w:rsidR="0076778E">
              <w:rPr>
                <w:rFonts w:ascii="Times New Roman" w:eastAsia="Times New Roman" w:hAnsi="Times New Roman" w:cs="David" w:hint="cs"/>
                <w:color w:val="00B0F0"/>
                <w:sz w:val="20"/>
                <w:szCs w:val="24"/>
                <w:u w:val="single"/>
                <w:rtl/>
                <w:lang w:eastAsia="he-IL"/>
              </w:rPr>
              <w:t xml:space="preserve">כנען שנהב אדריכלים בע"מ </w:t>
            </w:r>
          </w:ins>
        </w:sdtContent>
      </w:sdt>
      <w:r w:rsidR="004E078C"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sz w:val="24"/>
          <w:szCs w:val="24"/>
          <w:rtl/>
          <w:lang w:eastAsia="he-IL"/>
        </w:rPr>
        <w:t xml:space="preserve">(להלן: </w:t>
      </w:r>
      <w:r w:rsidRPr="00BD794C">
        <w:rPr>
          <w:rFonts w:ascii="Times New Roman" w:eastAsia="Times New Roman" w:hAnsi="Times New Roman" w:cs="David"/>
          <w:b/>
          <w:bCs/>
          <w:sz w:val="24"/>
          <w:szCs w:val="24"/>
          <w:rtl/>
          <w:lang w:eastAsia="he-IL"/>
        </w:rPr>
        <w:t>"</w:t>
      </w:r>
      <w:r w:rsidR="002D7834">
        <w:rPr>
          <w:rFonts w:ascii="Times New Roman" w:eastAsia="Times New Roman" w:hAnsi="Times New Roman" w:cs="David" w:hint="eastAsia"/>
          <w:b/>
          <w:bCs/>
          <w:sz w:val="24"/>
          <w:szCs w:val="24"/>
          <w:rtl/>
          <w:lang w:eastAsia="he-IL"/>
        </w:rPr>
        <w:t>המתכנן</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32D84F68"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C65DCC83E13F4573B6731C2E6D8104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0-08T00:00:00Z">
            <w:dateFormat w:val="dd/MM/yyyy"/>
            <w:lid w:val="he-IL"/>
            <w:storeMappedDataAs w:val="dateTime"/>
            <w:calendar w:val="gregorian"/>
          </w:date>
        </w:sdtPr>
        <w:sdtEndPr/>
        <w:sdtContent>
          <w:ins w:id="28" w:author="Kook Sec" w:date="2019-12-15T10:03:00Z">
            <w:r w:rsidR="00630C4E">
              <w:rPr>
                <w:rFonts w:ascii="Times New Roman" w:eastAsia="Times New Roman" w:hAnsi="Times New Roman" w:cs="David" w:hint="cs"/>
                <w:sz w:val="24"/>
                <w:szCs w:val="24"/>
                <w:rtl/>
                <w:lang w:eastAsia="he-IL"/>
              </w:rPr>
              <w:t>‏08/10/2018</w:t>
            </w:r>
          </w:ins>
        </w:sdtContent>
      </w:sdt>
    </w:p>
    <w:p w14:paraId="2F6B1DFA" w14:textId="77777777" w:rsidR="00BD794C" w:rsidRPr="00BD794C" w:rsidRDefault="00BD794C" w:rsidP="002D7834">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 xml:space="preserve">לבין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DBE3F295C3FA447DB88EEEEA6FB0D0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Kook Sec" w:date="2019-12-15T10:06:00Z">
            <w:r w:rsidR="00630C4E">
              <w:rPr>
                <w:rFonts w:ascii="Times New Roman" w:eastAsia="Times New Roman" w:hAnsi="Times New Roman" w:cs="David" w:hint="cs"/>
                <w:sz w:val="24"/>
                <w:szCs w:val="24"/>
                <w:rtl/>
                <w:lang w:eastAsia="he-IL"/>
              </w:rPr>
              <w:t>תכנון של כ-216 יח"ד כמספר מגרשים מעל קומת קרקע וחניון תת קרקעי ע"פ תב"ע בתוקף, בתוספת הקלה ליח"ד נוספות</w:t>
            </w:r>
          </w:ins>
        </w:sdtContent>
      </w:sdt>
      <w:r w:rsidRPr="00BD794C">
        <w:rPr>
          <w:rFonts w:ascii="Times New Roman" w:eastAsia="Times New Roman" w:hAnsi="Times New Roman" w:cs="David" w:hint="cs"/>
          <w:sz w:val="24"/>
          <w:szCs w:val="24"/>
          <w:rtl/>
          <w:lang w:eastAsia="he-IL"/>
        </w:rPr>
        <w:t xml:space="preserve"> </w:t>
      </w:r>
    </w:p>
    <w:p w14:paraId="3B69C774" w14:textId="77777777" w:rsidR="00BD794C" w:rsidRPr="00BD794C" w:rsidRDefault="00BD794C" w:rsidP="00BD794C">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6415797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E2B423"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p>
    <w:p w14:paraId="622562A0" w14:textId="77777777" w:rsidR="00BD794C" w:rsidRPr="00BD794C" w:rsidRDefault="00BD794C" w:rsidP="002D7834">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4F459201"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FF1032"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1D3437" w14:textId="77777777" w:rsidR="00BD794C" w:rsidRPr="00BD794C" w:rsidRDefault="00BD794C" w:rsidP="00BD794C">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w:t>
      </w:r>
      <w:r w:rsidRPr="00BD794C">
        <w:rPr>
          <w:rFonts w:ascii="Calibri Light" w:eastAsia="Times New Roman" w:hAnsi="Calibri Light" w:cs="David" w:hint="cs"/>
          <w:kern w:val="32"/>
          <w:sz w:val="24"/>
          <w:szCs w:val="24"/>
          <w:rtl/>
          <w:lang w:eastAsia="he-IL"/>
        </w:rPr>
        <w:lastRenderedPageBreak/>
        <w:t>______________________</w:t>
      </w:r>
    </w:p>
    <w:p w14:paraId="09690AF5" w14:textId="77777777" w:rsidR="00BD794C" w:rsidRPr="00BD794C" w:rsidRDefault="00BD794C" w:rsidP="00BD794C">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w:t>
      </w:r>
      <w:r w:rsidR="002D7834">
        <w:rPr>
          <w:rFonts w:ascii="Calibri Light" w:eastAsia="Times New Roman" w:hAnsi="Calibri Light" w:cs="David"/>
          <w:kern w:val="32"/>
          <w:sz w:val="24"/>
          <w:szCs w:val="24"/>
          <w:rtl/>
          <w:lang w:eastAsia="he-IL"/>
        </w:rPr>
        <w:t>המתכנן</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002D7834">
        <w:rPr>
          <w:rFonts w:ascii="Calibri Light" w:eastAsia="Times New Roman" w:hAnsi="Calibri Light" w:cs="David" w:hint="eastAsia"/>
          <w:kern w:val="32"/>
          <w:sz w:val="24"/>
          <w:szCs w:val="24"/>
          <w:rtl/>
          <w:lang w:eastAsia="he-IL"/>
        </w:rPr>
        <w:t>המתכנן</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1DD61ED7"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3A69DCAC"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w:t>
      </w:r>
      <w:r w:rsidR="002D7834">
        <w:rPr>
          <w:rFonts w:ascii="Times New Roman" w:eastAsia="Times New Roman" w:hAnsi="Times New Roman" w:cs="David"/>
          <w:sz w:val="24"/>
          <w:szCs w:val="24"/>
          <w:rtl/>
          <w:lang w:eastAsia="he-IL"/>
        </w:rPr>
        <w:t>המתכנן</w:t>
      </w:r>
      <w:r w:rsidR="002D7834">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 xml:space="preserve">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w:t>
      </w:r>
    </w:p>
    <w:p w14:paraId="0A437FAA" w14:textId="77777777" w:rsidR="00BD794C" w:rsidRPr="00BD794C" w:rsidRDefault="00BD794C" w:rsidP="00BD79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5A8553AE" w14:textId="77777777" w:rsidR="00BD794C" w:rsidRPr="00BD794C" w:rsidRDefault="00BD794C" w:rsidP="00BD794C">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7E8198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27DEF5" w14:textId="77777777" w:rsidR="00BD794C" w:rsidRPr="00BD794C" w:rsidRDefault="00BD794C" w:rsidP="00BD794C">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4AA11619" w14:textId="77777777" w:rsidR="00BD794C" w:rsidRPr="00BD794C" w:rsidRDefault="00BD794C" w:rsidP="00D50E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w:t>
      </w:r>
      <w:r w:rsidR="002D7834">
        <w:rPr>
          <w:rFonts w:ascii="Times New Roman" w:eastAsia="Times New Roman" w:hAnsi="Times New Roman" w:cs="David" w:hint="cs"/>
          <w:sz w:val="24"/>
          <w:szCs w:val="24"/>
          <w:rtl/>
          <w:lang w:eastAsia="he-IL"/>
        </w:rPr>
        <w:t>המתכנן</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או אם ייקבע כי היא נושאת באחריות שילוחית לעניין חבות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20D9A6A9"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DB523F" w14:textId="77777777" w:rsidR="00BD794C" w:rsidRPr="00BD794C" w:rsidRDefault="00BD794C" w:rsidP="00BD794C">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70EF2535" w14:textId="77777777" w:rsidR="00BD794C" w:rsidRPr="00BD794C" w:rsidRDefault="00BD794C" w:rsidP="00BD794C">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w:t>
      </w:r>
      <w:r w:rsidR="002D7834">
        <w:rPr>
          <w:rFonts w:ascii="Times New Roman" w:eastAsia="Times New Roman" w:hAnsi="Times New Roman" w:cs="David"/>
          <w:sz w:val="24"/>
          <w:szCs w:val="24"/>
          <w:rtl/>
          <w:lang w:eastAsia="he-IL"/>
        </w:rPr>
        <w:t>המתכנן</w:t>
      </w:r>
      <w:r w:rsidRPr="00BD794C">
        <w:rPr>
          <w:rFonts w:ascii="Times New Roman" w:eastAsia="Times New Roman" w:hAnsi="Times New Roman" w:cs="David"/>
          <w:sz w:val="24"/>
          <w:szCs w:val="24"/>
          <w:rtl/>
          <w:lang w:eastAsia="he-IL"/>
        </w:rPr>
        <w:t xml:space="preserve">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217358CB" w14:textId="77777777" w:rsidR="00BD794C" w:rsidRPr="00BD794C" w:rsidRDefault="00BD794C" w:rsidP="00BD794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1222502" w14:textId="77777777" w:rsidR="00BD794C" w:rsidRPr="00BD794C" w:rsidRDefault="00BD794C" w:rsidP="00BD794C">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75F29F9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7E0F982"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0CD0DD1A"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BEDF13"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0C80B153" w14:textId="77777777" w:rsidR="00BD794C" w:rsidRPr="00BD794C" w:rsidRDefault="00BD794C" w:rsidP="00BD794C">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401F7353"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11981D82" w14:textId="77777777" w:rsidR="00BD794C" w:rsidRPr="00BD794C" w:rsidRDefault="00BD794C" w:rsidP="00BD794C">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13B0BC5A"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w:t>
      </w:r>
      <w:r w:rsidR="00D50E2D">
        <w:rPr>
          <w:rFonts w:ascii="Times New Roman" w:eastAsia="Times New Roman" w:hAnsi="Times New Roman" w:cs="David" w:hint="cs"/>
          <w:sz w:val="24"/>
          <w:szCs w:val="24"/>
          <w:rtl/>
          <w:lang w:eastAsia="he-IL"/>
        </w:rPr>
        <w:t>ה</w:t>
      </w:r>
      <w:r w:rsidR="002D7834">
        <w:rPr>
          <w:rFonts w:ascii="Times New Roman" w:eastAsia="Times New Roman" w:hAnsi="Times New Roman" w:cs="David"/>
          <w:sz w:val="24"/>
          <w:szCs w:val="24"/>
          <w:rtl/>
          <w:lang w:eastAsia="he-IL"/>
        </w:rPr>
        <w:t>מתכנן</w:t>
      </w:r>
      <w:r w:rsidRPr="00BD794C">
        <w:rPr>
          <w:rFonts w:ascii="Times New Roman" w:eastAsia="Times New Roman" w:hAnsi="Times New Roman" w:cs="David"/>
          <w:sz w:val="24"/>
          <w:szCs w:val="24"/>
          <w:rtl/>
          <w:lang w:eastAsia="he-IL"/>
        </w:rPr>
        <w:t xml:space="preserve">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7E367E0A"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8E526D"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6DFCDEC2" w14:textId="77777777" w:rsidR="00BD794C" w:rsidRPr="00BD794C" w:rsidRDefault="00BD794C" w:rsidP="00BD794C">
      <w:pPr>
        <w:spacing w:before="0" w:beforeAutospacing="0" w:after="0" w:afterAutospacing="0" w:line="360" w:lineRule="auto"/>
        <w:ind w:left="720"/>
        <w:rPr>
          <w:rFonts w:ascii="Times New Roman" w:eastAsia="Times New Roman" w:hAnsi="Times New Roman" w:cs="David"/>
          <w:sz w:val="24"/>
          <w:szCs w:val="24"/>
          <w:rtl/>
        </w:rPr>
      </w:pPr>
    </w:p>
    <w:p w14:paraId="18FABD67"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6640D4E2"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33D258" w14:textId="77777777" w:rsidR="00BD794C" w:rsidRPr="00BD794C" w:rsidRDefault="00BD794C" w:rsidP="00BD794C">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3F19578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40B768"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C8DBF0"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47AA40C8"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84142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05A0F8"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FCEF2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70B48B"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CB03A5"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57D844"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105DFB"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F21F47"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A6D05F"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947D5E"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9A431C"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0D5958"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p>
    <w:p w14:paraId="6F296C71"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23322556"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55CF1880" w14:textId="77777777" w:rsidR="00BD794C" w:rsidRPr="00BD794C" w:rsidRDefault="00BD794C" w:rsidP="00BD794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4EBD28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F91BD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AE4F9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3116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3BC56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8106BD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904E646"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C02F1DB"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8054402"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D0EFEA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434D4016"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A074F8"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77B413E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26D500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46A3E9C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94CF50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385FDC3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8EF973"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18048CB8"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01971D74"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1D519DD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5F22265D"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3C26A586"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31A8DED8"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3679E42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7D328448"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1609AF6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C99BB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00A914D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719194BB"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7903CA3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1715DC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lastRenderedPageBreak/>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15282F6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1AF698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016FEAC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D8DED5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08D70CC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D12225B"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BBCE4C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18A0CF4E"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C3D9B4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7BF3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83857C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648C399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2896C6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D11A25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488E7A9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1D00C9A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245796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E4FBE9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54503E1D"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256BB77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6A8E1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02DA399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DF13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0EA5C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F119FE"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תכניות הגשה בקשות להיתרים למבני המגורים, למבנה המכירות וסביבתו, לדירה לדוגמא </w:t>
      </w:r>
      <w:r w:rsidRPr="00B27B4C">
        <w:rPr>
          <w:rFonts w:ascii="Times New Roman" w:eastAsia="Times New Roman" w:hAnsi="Times New Roman" w:cs="David" w:hint="cs"/>
          <w:sz w:val="20"/>
          <w:szCs w:val="24"/>
          <w:rtl/>
          <w:lang w:eastAsia="he-IL"/>
        </w:rPr>
        <w:lastRenderedPageBreak/>
        <w:t>וסביבתה, לתחנות טרנספורמציה וסביבתן, כולל כל המסמכים הנדרשים ע"י הרשויות.</w:t>
      </w:r>
    </w:p>
    <w:p w14:paraId="617F2420"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6599CD51"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586699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7320A35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26D8A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B528AB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8A02E41"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041B27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20CE6DF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5E880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079678A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2A0346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4708208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1DD58AB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2437E2A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EFFF04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0BB176B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223F05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27C7493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23508B2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63F6947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05AB199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10006BD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חדרי המדרגות במפלסים השונים 1:20 / </w:t>
      </w:r>
      <w:r w:rsidRPr="00B27B4C">
        <w:rPr>
          <w:rFonts w:ascii="Times New Roman" w:eastAsia="Times New Roman" w:hAnsi="Times New Roman" w:cs="David" w:hint="cs"/>
          <w:sz w:val="24"/>
          <w:szCs w:val="24"/>
          <w:rtl/>
          <w:lang w:eastAsia="he-IL"/>
        </w:rPr>
        <w:lastRenderedPageBreak/>
        <w:t>1:50.</w:t>
      </w:r>
    </w:p>
    <w:p w14:paraId="7B36490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6C9DAD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7815D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78842E9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01FC6FF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4C5F014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3C02E3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2EBA2B1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371481F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28CA2AA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6ED25D2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174C3B8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2951AF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0D37420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1BEDD6E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0E59F7C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2C83F0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C9EE89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574EC0B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34381E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4FDC0DF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4811287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5549EBE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FEC60E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7A4F33A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B7E239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4127B35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ב.</w:t>
      </w:r>
      <w:r w:rsidRPr="00B27B4C">
        <w:rPr>
          <w:rFonts w:ascii="Times New Roman" w:eastAsia="Times New Roman" w:hAnsi="Times New Roman" w:cs="David" w:hint="cs"/>
          <w:sz w:val="20"/>
          <w:szCs w:val="24"/>
          <w:rtl/>
          <w:lang w:eastAsia="he-IL"/>
        </w:rPr>
        <w:tab/>
        <w:t>פריקסטים.</w:t>
      </w:r>
    </w:p>
    <w:p w14:paraId="2B18E5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752497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17E70E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161917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B95CA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1C7DD1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21EDF31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40927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4D9E24D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46F8F2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5787650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03AE2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6E2193B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92BBA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D8F66B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41644A3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F7F90E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1BE774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195AA5D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459890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08F8F4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51CA8F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62EC358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CDCD4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64495C8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D6FC6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7424575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3138B09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66DBDCB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1BAFFB8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49504A3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283C35B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28E47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ח.</w:t>
      </w:r>
      <w:r w:rsidRPr="00B27B4C">
        <w:rPr>
          <w:rFonts w:ascii="Times New Roman" w:eastAsia="Times New Roman" w:hAnsi="Times New Roman" w:cs="David" w:hint="cs"/>
          <w:sz w:val="20"/>
          <w:szCs w:val="24"/>
          <w:rtl/>
          <w:lang w:eastAsia="he-IL"/>
        </w:rPr>
        <w:tab/>
        <w:t>פרטי נגרות.</w:t>
      </w:r>
    </w:p>
    <w:p w14:paraId="5FCE3B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5C97E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1E0EF0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3E3F46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1C86C92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79E02F3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287F49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364530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1757A3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182CC4F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088DB03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3EAD2DE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4C7CD0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011E0B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58E6650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19BFBA1B"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6B53667D"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798FAA9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1790535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16D9635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2CC5697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C6C823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59CBDBA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CB6A2E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594872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2E12D4F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במקרה ויוחלט על ביצוע המבנים כולם או מקצתם בבניה טרומית/מתועשת, יידרש המתכנן להכין, בנוסף לנ"ל, גם את התכניות המתאימות לבניה </w:t>
      </w:r>
      <w:r w:rsidRPr="00B27B4C">
        <w:rPr>
          <w:rFonts w:ascii="Times New Roman" w:eastAsia="Times New Roman" w:hAnsi="Times New Roman" w:cs="David" w:hint="cs"/>
          <w:sz w:val="20"/>
          <w:szCs w:val="24"/>
          <w:rtl/>
          <w:lang w:eastAsia="he-IL"/>
        </w:rPr>
        <w:lastRenderedPageBreak/>
        <w:t>טרומית/מתועשת.</w:t>
      </w:r>
    </w:p>
    <w:p w14:paraId="237FE43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7C63C4F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1A87F22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6C6275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51D252"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5FE5EA5"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A81A506"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AA4C32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DF7F31"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1F545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F369C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32D6E14" w14:textId="2E15D014" w:rsidR="00F3375F" w:rsidRDefault="00DA681D"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Kook Sec" w:date="2019-12-19T14:01: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B27B4C" w:rsidRPr="00B27B4C">
        <w:rPr>
          <w:rFonts w:ascii="Times New Roman" w:eastAsia="Times New Roman" w:hAnsi="Times New Roman" w:cs="David" w:hint="cs"/>
          <w:color w:val="008000"/>
          <w:sz w:val="24"/>
          <w:szCs w:val="24"/>
          <w:rtl/>
          <w:lang w:eastAsia="he-IL"/>
        </w:rPr>
        <w:br/>
      </w:r>
    </w:p>
    <w:p w14:paraId="20E4C1FF"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2F3071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064B53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888BA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621E2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2C40BE" w14:textId="724AB70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Kook Sec" w:date="2019-12-19T13:57:00Z">
            <w:r w:rsidR="0076778E">
              <w:rPr>
                <w:rFonts w:ascii="Times New Roman" w:eastAsia="Times New Roman" w:hAnsi="Times New Roman" w:cs="David" w:hint="cs"/>
                <w:color w:val="008000"/>
                <w:sz w:val="24"/>
                <w:szCs w:val="24"/>
                <w:rtl/>
                <w:lang w:eastAsia="he-IL"/>
              </w:rPr>
              <w:t xml:space="preserve">כנען שנהב אדריכלים בע"מ </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2" w:author="Kook Sec" w:date="2019-12-15T10:02:00Z">
            <w:r w:rsidR="00630C4E" w:rsidRPr="003059F5">
              <w:rPr>
                <w:rStyle w:val="a7"/>
                <w:rtl/>
              </w:rPr>
              <w:t>[שם אתר]</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 w:author="Kook Sec" w:date="2019-12-15T10:06:00Z">
            <w:r w:rsidR="00630C4E">
              <w:rPr>
                <w:rFonts w:ascii="Times New Roman" w:eastAsia="Times New Roman" w:hAnsi="Times New Roman" w:cs="David" w:hint="cs"/>
                <w:color w:val="008000"/>
                <w:sz w:val="24"/>
                <w:szCs w:val="24"/>
                <w:rtl/>
              </w:rPr>
              <w:t>תכנון של כ-216 יח"ד כמספר מגרשים מעל קומת קרקע וחניון תת קרקעי ע"פ תב"ע בתוקף, בתוספת הקלה ליח"ד נוספות</w:t>
            </w:r>
          </w:ins>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2BCB33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C34C22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09960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CD9A6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A9580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A2F2FD"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050A3DD"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AB017E"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651F0F"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16553F8" w14:textId="61959ECF" w:rsidR="00B27B4C" w:rsidRPr="00B27B4C" w:rsidRDefault="00DA681D"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 w:author="Kook Sec" w:date="2019-12-19T13:57:00Z">
            <w:r w:rsidR="0076778E">
              <w:rPr>
                <w:rFonts w:ascii="Times New Roman" w:eastAsia="Times New Roman" w:hAnsi="Times New Roman" w:cs="David" w:hint="cs"/>
                <w:color w:val="00B0F0"/>
                <w:sz w:val="20"/>
                <w:szCs w:val="24"/>
                <w:u w:val="single"/>
                <w:rtl/>
                <w:lang w:eastAsia="he-IL"/>
              </w:rPr>
              <w:t xml:space="preserve">כנען שנהב אדריכלים בע"מ </w:t>
            </w:r>
          </w:ins>
        </w:sdtContent>
      </w:sdt>
    </w:p>
    <w:p w14:paraId="075342EA"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03ABB1D"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29128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AB90B2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7EDBAE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627DA55"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1EF9B04" w14:textId="333E4C62"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5" w:author="Kook Sec" w:date="2019-12-19T14:01:00Z">
            <w:r w:rsidR="00DA681D">
              <w:rPr>
                <w:rFonts w:ascii="Times New Roman" w:eastAsia="Times New Roman" w:hAnsi="Times New Roman" w:cs="David" w:hint="cs"/>
                <w:color w:val="008000"/>
                <w:sz w:val="24"/>
                <w:szCs w:val="24"/>
                <w:rtl/>
                <w:lang w:eastAsia="he-IL"/>
              </w:rPr>
              <w:br/>
              <w:t>א.מ. ישראל מגורים יזמות בע"מ</w:t>
            </w:r>
            <w:r w:rsidR="00DA681D">
              <w:rPr>
                <w:rFonts w:ascii="Times New Roman" w:eastAsia="Times New Roman" w:hAnsi="Times New Roman" w:cs="David" w:hint="cs"/>
                <w:color w:val="008000"/>
                <w:sz w:val="24"/>
                <w:szCs w:val="24"/>
                <w:rtl/>
                <w:lang w:eastAsia="he-IL"/>
              </w:rPr>
              <w:br/>
              <w:t>יוני נתניהו 1 אור יהודה</w:t>
            </w:r>
            <w:r w:rsidR="00DA681D">
              <w:rPr>
                <w:rFonts w:ascii="Times New Roman" w:eastAsia="Times New Roman" w:hAnsi="Times New Roman" w:cs="David" w:hint="cs"/>
                <w:color w:val="008000"/>
                <w:sz w:val="24"/>
                <w:szCs w:val="24"/>
                <w:rtl/>
                <w:lang w:eastAsia="he-IL"/>
              </w:rPr>
              <w:br/>
              <w:t>514957794</w:t>
            </w:r>
            <w:r w:rsidR="00DA681D">
              <w:rPr>
                <w:rFonts w:ascii="Times New Roman" w:eastAsia="Times New Roman" w:hAnsi="Times New Roman" w:cs="David" w:hint="cs"/>
                <w:color w:val="008000"/>
                <w:sz w:val="24"/>
                <w:szCs w:val="24"/>
                <w:rtl/>
                <w:lang w:eastAsia="he-IL"/>
              </w:rPr>
              <w:br/>
            </w:r>
          </w:ins>
        </w:sdtContent>
      </w:sdt>
    </w:p>
    <w:p w14:paraId="301A9B6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C8AC0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87CCB8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9805D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6" w:author="Kook Sec" w:date="2019-12-15T10:02:00Z">
            <w:r w:rsidR="00630C4E" w:rsidRPr="003059F5">
              <w:rPr>
                <w:rStyle w:val="a7"/>
                <w:rtl/>
              </w:rPr>
              <w:t>[שם אתר]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0-08T00:00:00Z">
            <w:dateFormat w:val="dd/MM/yyyy"/>
            <w:lid w:val="he-IL"/>
            <w:storeMappedDataAs w:val="dateTime"/>
            <w:calendar w:val="gregorian"/>
          </w:date>
        </w:sdtPr>
        <w:sdtEndPr>
          <w:rPr>
            <w:rFonts w:hint="cs"/>
          </w:rPr>
        </w:sdtEndPr>
        <w:sdtContent>
          <w:ins w:id="37" w:author="Kook Sec" w:date="2019-12-15T10:03:00Z">
            <w:r w:rsidR="00630C4E">
              <w:rPr>
                <w:rFonts w:ascii="Times New Roman" w:eastAsia="Times New Roman" w:hAnsi="Times New Roman" w:cs="David" w:hint="cs"/>
                <w:color w:val="008000"/>
                <w:sz w:val="24"/>
                <w:szCs w:val="24"/>
                <w:rtl/>
                <w:lang w:eastAsia="he-IL"/>
              </w:rPr>
              <w:t>‏08/10/2018</w:t>
            </w:r>
          </w:ins>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1247A6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F7943F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32616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9CFAF7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F8B5C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69309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מצהירים כי בחשבונות שהוגשו על ידינו ואשר אושרו על </w:t>
      </w:r>
      <w:r w:rsidRPr="00B27B4C">
        <w:rPr>
          <w:rFonts w:ascii="Times New Roman" w:eastAsia="Times New Roman" w:hAnsi="Times New Roman" w:cs="David" w:hint="cs"/>
          <w:sz w:val="24"/>
          <w:szCs w:val="24"/>
          <w:rtl/>
          <w:lang w:eastAsia="he-IL"/>
        </w:rPr>
        <w:lastRenderedPageBreak/>
        <w:t>ידכם, לא נפלה טעות כלשהי, הם מדויקים ומעודכנים, נערכו כיאות ובדרך חשבונאית נכונה ומתאימה.</w:t>
      </w:r>
    </w:p>
    <w:p w14:paraId="7E78BA7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970D6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5E9E0B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5DA9A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429D8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2A2E5F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5C1F7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F304563"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9E2DE79"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F7DBD4B"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5D3D152"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A11FFFE" w14:textId="736A9B2A"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8" w:author="Kook Sec" w:date="2019-12-19T13:57:00Z">
            <w:r w:rsidR="0076778E">
              <w:rPr>
                <w:rFonts w:ascii="Times New Roman" w:eastAsia="Times New Roman" w:hAnsi="Times New Roman" w:cs="David" w:hint="cs"/>
                <w:color w:val="00B0F0"/>
                <w:sz w:val="20"/>
                <w:szCs w:val="24"/>
                <w:u w:val="single"/>
                <w:rtl/>
                <w:lang w:eastAsia="he-IL"/>
              </w:rPr>
              <w:t xml:space="preserve">כנען שנהב אדריכלים בע"מ </w:t>
            </w:r>
          </w:ins>
        </w:sdtContent>
      </w:sdt>
    </w:p>
    <w:p w14:paraId="4F969ED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59A48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A0AC9BA"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E9E53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0B90D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8BFD5AD"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27544B0"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7D8CA90"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2DFB9C0"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BE5C08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8171930"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692E17E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85723F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20AFBDE"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A4C6A1" w14:textId="77777777" w:rsidR="00630C4E" w:rsidRDefault="00630C4E" w:rsidP="00AF234B">
      <w:pPr>
        <w:spacing w:before="0" w:after="0" w:line="240" w:lineRule="auto"/>
      </w:pPr>
      <w:r>
        <w:separator/>
      </w:r>
    </w:p>
  </w:endnote>
  <w:endnote w:type="continuationSeparator" w:id="0">
    <w:p w14:paraId="3BDB1D0C" w14:textId="77777777" w:rsidR="00630C4E" w:rsidRDefault="00630C4E" w:rsidP="00AF234B">
      <w:pPr>
        <w:spacing w:before="0" w:after="0" w:line="240" w:lineRule="auto"/>
      </w:pPr>
      <w:r>
        <w:continuationSeparator/>
      </w:r>
    </w:p>
  </w:endnote>
  <w:endnote w:type="continuationNotice" w:id="1">
    <w:p w14:paraId="0301D1A4" w14:textId="77777777" w:rsidR="00630C4E" w:rsidRDefault="00630C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0"/>
      <w:gridCol w:w="2810"/>
      <w:gridCol w:w="232"/>
      <w:gridCol w:w="1042"/>
      <w:gridCol w:w="1822"/>
    </w:tblGrid>
    <w:tr w:rsidR="00630C4E" w:rsidRPr="00F9528C" w14:paraId="0A248011" w14:textId="77777777" w:rsidTr="00C04A72">
      <w:tc>
        <w:tcPr>
          <w:tcW w:w="753" w:type="dxa"/>
        </w:tcPr>
        <w:p w14:paraId="51DA2FB1"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A647829" w14:textId="77777777" w:rsidR="00630C4E" w:rsidRPr="00F9528C" w:rsidRDefault="00630C4E" w:rsidP="00F9528C">
              <w:pPr>
                <w:tabs>
                  <w:tab w:val="center" w:pos="4153"/>
                  <w:tab w:val="right" w:pos="8306"/>
                </w:tabs>
                <w:spacing w:before="0" w:after="0" w:line="240" w:lineRule="auto"/>
                <w:rPr>
                  <w:rFonts w:ascii="David" w:hAnsi="David"/>
                  <w:color w:val="00B0F0"/>
                  <w:sz w:val="20"/>
                  <w:szCs w:val="20"/>
                  <w:rtl/>
                </w:rPr>
              </w:pPr>
              <w:ins w:id="39" w:author="Kook Sec" w:date="2019-12-15T10:02:00Z">
                <w:r>
                  <w:rPr>
                    <w:rFonts w:ascii="David" w:hAnsi="David" w:hint="cs"/>
                    <w:color w:val="00B0F0"/>
                    <w:sz w:val="20"/>
                    <w:szCs w:val="20"/>
                    <w:rtl/>
                  </w:rPr>
                  <w:t>א.מ ישראל מגורים יזמות בע"מ</w:t>
                </w:r>
              </w:ins>
            </w:p>
          </w:tc>
        </w:sdtContent>
      </w:sdt>
      <w:tc>
        <w:tcPr>
          <w:tcW w:w="2232" w:type="dxa"/>
        </w:tcPr>
        <w:p w14:paraId="3B629516"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4FFE3ED0" w14:textId="77777777" w:rsidR="00630C4E" w:rsidRPr="00F9528C" w:rsidRDefault="00630C4E" w:rsidP="00F9528C">
          <w:pPr>
            <w:tabs>
              <w:tab w:val="center" w:pos="4153"/>
              <w:tab w:val="right" w:pos="8306"/>
            </w:tabs>
            <w:spacing w:before="0" w:after="0" w:line="240" w:lineRule="auto"/>
            <w:rPr>
              <w:rFonts w:ascii="David" w:hAnsi="David"/>
              <w:sz w:val="16"/>
              <w:szCs w:val="16"/>
              <w:rtl/>
            </w:rPr>
          </w:pPr>
        </w:p>
      </w:tc>
      <w:tc>
        <w:tcPr>
          <w:tcW w:w="1129" w:type="dxa"/>
        </w:tcPr>
        <w:p w14:paraId="67BC98E3"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94228D0" w14:textId="54202245" w:rsidR="00630C4E" w:rsidRPr="00F9528C" w:rsidRDefault="00630C4E" w:rsidP="00F9528C">
              <w:pPr>
                <w:tabs>
                  <w:tab w:val="center" w:pos="4153"/>
                  <w:tab w:val="right" w:pos="8306"/>
                </w:tabs>
                <w:spacing w:before="0" w:after="0" w:line="240" w:lineRule="auto"/>
                <w:rPr>
                  <w:rFonts w:ascii="David" w:hAnsi="David"/>
                  <w:sz w:val="20"/>
                  <w:szCs w:val="20"/>
                  <w:rtl/>
                </w:rPr>
              </w:pPr>
              <w:del w:id="40" w:author="Kook Sec" w:date="2019-12-19T13:50:00Z">
                <w:r w:rsidDel="00E81D95">
                  <w:rPr>
                    <w:rFonts w:ascii="David" w:hAnsi="David" w:hint="cs"/>
                    <w:sz w:val="20"/>
                    <w:szCs w:val="20"/>
                  </w:rPr>
                  <w:delText>CONT-5-565</w:delText>
                </w:r>
              </w:del>
              <w:ins w:id="41" w:author="Kook Sec" w:date="2019-12-19T13:50:00Z">
                <w:r w:rsidR="00E81D95">
                  <w:rPr>
                    <w:rFonts w:ascii="David" w:hAnsi="David" w:hint="cs"/>
                    <w:sz w:val="20"/>
                    <w:szCs w:val="20"/>
                  </w:rPr>
                  <w:t>CO</w:t>
                </w:r>
                <w:r w:rsidR="00E81D95">
                  <w:rPr>
                    <w:rFonts w:ascii="David" w:hAnsi="David" w:hint="cs"/>
                    <w:sz w:val="20"/>
                    <w:szCs w:val="20"/>
                    <w:rtl/>
                  </w:rPr>
                  <w:t>NT-10-1872</w:t>
                </w:r>
              </w:ins>
            </w:p>
          </w:tc>
        </w:sdtContent>
      </w:sdt>
    </w:tr>
    <w:tr w:rsidR="00630C4E" w:rsidRPr="00F9528C" w14:paraId="0C510BDD" w14:textId="77777777" w:rsidTr="00C04A72">
      <w:tc>
        <w:tcPr>
          <w:tcW w:w="753" w:type="dxa"/>
        </w:tcPr>
        <w:p w14:paraId="3551D11C"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customXmlDelRangeStart w:id="42" w:author="Kook Sec" w:date="2019-12-19T13:56:00Z"/>
      <w:sdt>
        <w:sdtPr>
          <w:rPr>
            <w:rFonts w:ascii="Arial" w:hAnsi="Arial" w:cs="Arial"/>
            <w:color w:val="545454"/>
            <w:sz w:val="21"/>
            <w:szCs w:val="21"/>
            <w:shd w:val="clear" w:color="auto" w:fill="FFFFFF"/>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tl w:val="0"/>
          </w:rPr>
        </w:sdtEndPr>
        <w:sdtContent>
          <w:customXmlDelRangeEnd w:id="42"/>
          <w:tc>
            <w:tcPr>
              <w:tcW w:w="1883" w:type="dxa"/>
            </w:tcPr>
            <w:p w14:paraId="1ECFFD36" w14:textId="53BCF615" w:rsidR="00630C4E" w:rsidRPr="00F9528C" w:rsidRDefault="00630C4E" w:rsidP="00E81D95">
              <w:pPr>
                <w:tabs>
                  <w:tab w:val="center" w:pos="4153"/>
                  <w:tab w:val="right" w:pos="8306"/>
                </w:tabs>
                <w:spacing w:before="0" w:after="0" w:line="240" w:lineRule="auto"/>
                <w:rPr>
                  <w:rFonts w:ascii="David" w:hAnsi="David"/>
                  <w:color w:val="00B0F0"/>
                  <w:sz w:val="20"/>
                  <w:szCs w:val="20"/>
                  <w:rtl/>
                </w:rPr>
              </w:pPr>
            </w:p>
          </w:tc>
          <w:customXmlDelRangeStart w:id="43" w:author="Kook Sec" w:date="2019-12-19T13:56:00Z"/>
        </w:sdtContent>
      </w:sdt>
      <w:customXmlDelRangeEnd w:id="43"/>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30C4E" w:rsidRPr="00F9528C" w14:paraId="04F1FC05" w14:textId="77777777" w:rsidTr="00C04A72">
            <w:trPr>
              <w:trHeight w:val="201"/>
            </w:trPr>
            <w:tc>
              <w:tcPr>
                <w:tcW w:w="926" w:type="dxa"/>
              </w:tcPr>
              <w:p w14:paraId="2C31B285"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99A711C" w14:textId="631E610A" w:rsidR="00630C4E" w:rsidRPr="00F9528C" w:rsidRDefault="00DA681D" w:rsidP="00F9528C">
                    <w:pPr>
                      <w:tabs>
                        <w:tab w:val="center" w:pos="4153"/>
                        <w:tab w:val="right" w:pos="8306"/>
                      </w:tabs>
                      <w:spacing w:before="0" w:after="0" w:line="240" w:lineRule="auto"/>
                      <w:ind w:left="1" w:hanging="1"/>
                      <w:rPr>
                        <w:rFonts w:ascii="David" w:hAnsi="David"/>
                        <w:color w:val="00B0F0"/>
                        <w:sz w:val="20"/>
                        <w:szCs w:val="20"/>
                        <w:rtl/>
                      </w:rPr>
                    </w:pPr>
                    <w:ins w:id="44" w:author="Kook Sec" w:date="2019-12-19T14:01:00Z">
                      <w:r>
                        <w:rPr>
                          <w:rFonts w:ascii="David" w:hAnsi="David" w:hint="cs"/>
                          <w:color w:val="00B0F0"/>
                          <w:sz w:val="20"/>
                          <w:szCs w:val="20"/>
                          <w:rtl/>
                        </w:rPr>
                        <w:t>0.3</w:t>
                      </w:r>
                    </w:ins>
                  </w:p>
                </w:tc>
              </w:sdtContent>
            </w:sdt>
          </w:tr>
        </w:tbl>
        <w:p w14:paraId="525DEBCF"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236" w:type="dxa"/>
        </w:tcPr>
        <w:p w14:paraId="782C538A"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1129" w:type="dxa"/>
        </w:tcPr>
        <w:p w14:paraId="578DD230"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6C55B6B" w14:textId="67DE9766" w:rsidR="00630C4E" w:rsidRPr="00F9528C" w:rsidRDefault="00DA681D"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5" w:author="Kook Sec" w:date="2019-12-19T13:52:00Z">
                <w:r w:rsidR="00E81D95">
                  <w:rPr>
                    <w:rFonts w:ascii="David" w:hAnsi="David" w:hint="cs"/>
                    <w:sz w:val="20"/>
                    <w:szCs w:val="20"/>
                    <w:rtl/>
                  </w:rPr>
                  <w:t>3;#</w:t>
                </w:r>
                <w:r w:rsidR="00E81D95">
                  <w:rPr>
                    <w:rFonts w:ascii="David" w:hAnsi="David" w:hint="cs"/>
                    <w:sz w:val="20"/>
                    <w:szCs w:val="20"/>
                  </w:rPr>
                  <w:t>Draft</w:t>
                </w:r>
              </w:ins>
            </w:sdtContent>
          </w:sdt>
        </w:p>
      </w:tc>
    </w:tr>
    <w:tr w:rsidR="00630C4E" w:rsidRPr="00F9528C" w14:paraId="2FD639B4" w14:textId="77777777" w:rsidTr="00F9528C">
      <w:trPr>
        <w:trHeight w:val="80"/>
      </w:trPr>
      <w:tc>
        <w:tcPr>
          <w:tcW w:w="753" w:type="dxa"/>
        </w:tcPr>
        <w:p w14:paraId="1C40D7A8"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1883" w:type="dxa"/>
        </w:tcPr>
        <w:p w14:paraId="7E9E0E9C" w14:textId="77777777" w:rsidR="00630C4E" w:rsidRPr="00F9528C" w:rsidRDefault="00630C4E"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10A37AEC"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236" w:type="dxa"/>
        </w:tcPr>
        <w:p w14:paraId="6AAF7A23"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1129" w:type="dxa"/>
        </w:tcPr>
        <w:p w14:paraId="68ED78B7"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c>
        <w:tcPr>
          <w:tcW w:w="2073" w:type="dxa"/>
        </w:tcPr>
        <w:p w14:paraId="793CE2D0" w14:textId="77777777" w:rsidR="00630C4E" w:rsidRPr="00F9528C" w:rsidRDefault="00630C4E" w:rsidP="00F9528C">
          <w:pPr>
            <w:tabs>
              <w:tab w:val="center" w:pos="4153"/>
              <w:tab w:val="right" w:pos="8306"/>
            </w:tabs>
            <w:spacing w:before="0" w:after="0" w:line="240" w:lineRule="auto"/>
            <w:rPr>
              <w:rFonts w:ascii="David" w:hAnsi="David"/>
              <w:sz w:val="20"/>
              <w:szCs w:val="20"/>
              <w:rtl/>
            </w:rPr>
          </w:pPr>
        </w:p>
      </w:tc>
    </w:tr>
  </w:tbl>
  <w:p w14:paraId="487076D9" w14:textId="77777777" w:rsidR="00630C4E" w:rsidRDefault="00630C4E"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1D8C2F1D" w14:textId="77777777" w:rsidR="00630C4E" w:rsidRPr="00F9528C" w:rsidRDefault="00630C4E"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0A97A5" w14:textId="77777777" w:rsidR="00630C4E" w:rsidRDefault="00630C4E" w:rsidP="00AF234B">
      <w:pPr>
        <w:spacing w:before="0" w:after="0" w:line="240" w:lineRule="auto"/>
      </w:pPr>
      <w:r>
        <w:separator/>
      </w:r>
    </w:p>
  </w:footnote>
  <w:footnote w:type="continuationSeparator" w:id="0">
    <w:p w14:paraId="624BEADC" w14:textId="77777777" w:rsidR="00630C4E" w:rsidRDefault="00630C4E" w:rsidP="00AF234B">
      <w:pPr>
        <w:spacing w:before="0" w:after="0" w:line="240" w:lineRule="auto"/>
      </w:pPr>
      <w:r>
        <w:continuationSeparator/>
      </w:r>
    </w:p>
  </w:footnote>
  <w:footnote w:type="continuationNotice" w:id="1">
    <w:p w14:paraId="1817A72B" w14:textId="77777777" w:rsidR="00630C4E" w:rsidRDefault="00630C4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26AD3EF" w14:textId="77777777" w:rsidR="00630C4E" w:rsidRDefault="00630C4E">
        <w:pPr>
          <w:pStyle w:val="a3"/>
          <w:jc w:val="center"/>
        </w:pPr>
        <w:r>
          <w:fldChar w:fldCharType="begin"/>
        </w:r>
        <w:r>
          <w:instrText xml:space="preserve"> PAGE   \* MERGEFORMAT </w:instrText>
        </w:r>
        <w:r>
          <w:fldChar w:fldCharType="separate"/>
        </w:r>
        <w:r w:rsidR="00DA681D">
          <w:rPr>
            <w:noProof/>
            <w:rtl/>
          </w:rPr>
          <w:t>2</w:t>
        </w:r>
        <w:r>
          <w:rPr>
            <w:noProof/>
          </w:rPr>
          <w:fldChar w:fldCharType="end"/>
        </w:r>
      </w:p>
    </w:sdtContent>
  </w:sdt>
  <w:p w14:paraId="77514D50" w14:textId="77777777" w:rsidR="00630C4E" w:rsidRDefault="00630C4E">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2">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6">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0"/>
  </w:num>
  <w:num w:numId="14">
    <w:abstractNumId w:val="5"/>
  </w:num>
  <w:num w:numId="15">
    <w:abstractNumId w:val="13"/>
  </w:num>
  <w:num w:numId="16">
    <w:abstractNumId w:val="16"/>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D1F3D"/>
    <w:rsid w:val="000D6671"/>
    <w:rsid w:val="00101CB5"/>
    <w:rsid w:val="00124F1F"/>
    <w:rsid w:val="001308E5"/>
    <w:rsid w:val="00134C85"/>
    <w:rsid w:val="001551B5"/>
    <w:rsid w:val="001632B2"/>
    <w:rsid w:val="00166C84"/>
    <w:rsid w:val="00170ACE"/>
    <w:rsid w:val="00196FA3"/>
    <w:rsid w:val="001A0C3C"/>
    <w:rsid w:val="001A69D5"/>
    <w:rsid w:val="001C356E"/>
    <w:rsid w:val="001F3ACA"/>
    <w:rsid w:val="001F4C64"/>
    <w:rsid w:val="00214ACF"/>
    <w:rsid w:val="00227EBF"/>
    <w:rsid w:val="00231CEF"/>
    <w:rsid w:val="00255ACD"/>
    <w:rsid w:val="00263199"/>
    <w:rsid w:val="0027248C"/>
    <w:rsid w:val="002D7834"/>
    <w:rsid w:val="00385D12"/>
    <w:rsid w:val="003A4904"/>
    <w:rsid w:val="003F2F80"/>
    <w:rsid w:val="004103D1"/>
    <w:rsid w:val="0043488B"/>
    <w:rsid w:val="00446416"/>
    <w:rsid w:val="004E078C"/>
    <w:rsid w:val="004E215F"/>
    <w:rsid w:val="00537497"/>
    <w:rsid w:val="00552E11"/>
    <w:rsid w:val="00561888"/>
    <w:rsid w:val="0056366A"/>
    <w:rsid w:val="00564715"/>
    <w:rsid w:val="0059525F"/>
    <w:rsid w:val="005A6344"/>
    <w:rsid w:val="005B0177"/>
    <w:rsid w:val="005C5A8D"/>
    <w:rsid w:val="00630C4E"/>
    <w:rsid w:val="00640557"/>
    <w:rsid w:val="00646233"/>
    <w:rsid w:val="0065056B"/>
    <w:rsid w:val="00672C76"/>
    <w:rsid w:val="006905F7"/>
    <w:rsid w:val="006B0246"/>
    <w:rsid w:val="006D2AA2"/>
    <w:rsid w:val="006D4ED5"/>
    <w:rsid w:val="006F07FB"/>
    <w:rsid w:val="00703F1F"/>
    <w:rsid w:val="0072103C"/>
    <w:rsid w:val="00727B7A"/>
    <w:rsid w:val="0076778E"/>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3056F"/>
    <w:rsid w:val="00D50E2D"/>
    <w:rsid w:val="00D65B92"/>
    <w:rsid w:val="00D97438"/>
    <w:rsid w:val="00DA0366"/>
    <w:rsid w:val="00DA4F89"/>
    <w:rsid w:val="00DA681D"/>
    <w:rsid w:val="00DD3642"/>
    <w:rsid w:val="00DD3BC6"/>
    <w:rsid w:val="00DD691B"/>
    <w:rsid w:val="00DE7868"/>
    <w:rsid w:val="00E071C7"/>
    <w:rsid w:val="00E319B9"/>
    <w:rsid w:val="00E60442"/>
    <w:rsid w:val="00E61967"/>
    <w:rsid w:val="00E679C7"/>
    <w:rsid w:val="00E81D95"/>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02C556"/>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74EA4B607C334C5498F79EC332EFD466"/>
        <w:category>
          <w:name w:val="כללי"/>
          <w:gallery w:val="placeholder"/>
        </w:category>
        <w:types>
          <w:type w:val="bbPlcHdr"/>
        </w:types>
        <w:behaviors>
          <w:behavior w:val="content"/>
        </w:behaviors>
        <w:guid w:val="{1A49077D-149E-416B-8BEC-4E0A45F5FA80}"/>
      </w:docPartPr>
      <w:docPartBody>
        <w:p w:rsidR="00D87396" w:rsidRDefault="00D87396">
          <w:r w:rsidRPr="00F936C8">
            <w:rPr>
              <w:rStyle w:val="a3"/>
              <w:rtl/>
            </w:rPr>
            <w:t>[צד א בחוזה]</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DBE3F295C3FA447DB88EEEEA6FB0D06C"/>
        <w:category>
          <w:name w:val="כללי"/>
          <w:gallery w:val="placeholder"/>
        </w:category>
        <w:types>
          <w:type w:val="bbPlcHdr"/>
        </w:types>
        <w:behaviors>
          <w:behavior w:val="content"/>
        </w:behaviors>
        <w:guid w:val="{091AB409-818B-455A-88FC-C9E6E006D426}"/>
      </w:docPartPr>
      <w:docPartBody>
        <w:p w:rsidR="00032041" w:rsidRDefault="00CB2CB9">
          <w:r w:rsidRPr="008D1105">
            <w:rPr>
              <w:rStyle w:val="a3"/>
              <w:rtl/>
            </w:rPr>
            <w:t>[תיאור עבודה]</w:t>
          </w:r>
        </w:p>
      </w:docPartBody>
    </w:docPart>
    <w:docPart>
      <w:docPartPr>
        <w:name w:val="C65DCC83E13F4573B6731C2E6D81047F"/>
        <w:category>
          <w:name w:val="כללי"/>
          <w:gallery w:val="placeholder"/>
        </w:category>
        <w:types>
          <w:type w:val="bbPlcHdr"/>
        </w:types>
        <w:behaviors>
          <w:behavior w:val="content"/>
        </w:behaviors>
        <w:guid w:val="{39C7F1F1-D06D-4CE8-BBA9-7E00E667814F}"/>
      </w:docPartPr>
      <w:docPartBody>
        <w:p w:rsidR="00254DFB" w:rsidRDefault="00254DFB">
          <w:r w:rsidRPr="00EA366E">
            <w:rPr>
              <w:rStyle w:val="a3"/>
              <w:rtl/>
            </w:rPr>
            <w:t>[תאריך חתימת חוזה]</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ED93D50223E34302B9DBEC4B5E6A0198"/>
        <w:category>
          <w:name w:val="כללי"/>
          <w:gallery w:val="placeholder"/>
        </w:category>
        <w:types>
          <w:type w:val="bbPlcHdr"/>
        </w:types>
        <w:behaviors>
          <w:behavior w:val="content"/>
        </w:behaviors>
        <w:guid w:val="{66F3B030-61D3-4B93-A113-7B9626C1CC78}"/>
      </w:docPartPr>
      <w:docPartBody>
        <w:p w:rsidR="00995DE3" w:rsidRDefault="0058523B" w:rsidP="0058523B">
          <w:pPr>
            <w:pStyle w:val="ED93D50223E34302B9DBEC4B5E6A0198"/>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4451B"/>
    <w:rsid w:val="00471A04"/>
    <w:rsid w:val="00476685"/>
    <w:rsid w:val="0049047A"/>
    <w:rsid w:val="0058523B"/>
    <w:rsid w:val="005E5F85"/>
    <w:rsid w:val="006865A5"/>
    <w:rsid w:val="00844630"/>
    <w:rsid w:val="00844768"/>
    <w:rsid w:val="00892780"/>
    <w:rsid w:val="0089490C"/>
    <w:rsid w:val="008A34B4"/>
    <w:rsid w:val="00904695"/>
    <w:rsid w:val="00995DE3"/>
    <w:rsid w:val="00A168C1"/>
    <w:rsid w:val="00A3216F"/>
    <w:rsid w:val="00A4673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1B431-4C44-44FF-923A-77CB3171DEAE}"/>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FEE93887-E3D5-4AE8-9C66-794709C31300}"/>
</file>

<file path=customXml/itemProps4.xml><?xml version="1.0" encoding="utf-8"?>
<ds:datastoreItem xmlns:ds="http://schemas.openxmlformats.org/officeDocument/2006/customXml" ds:itemID="{EBE556F2-BB06-43CA-A082-9E3D16E5A392}"/>
</file>

<file path=customXml/itemProps5.xml><?xml version="1.0" encoding="utf-8"?>
<ds:datastoreItem xmlns:ds="http://schemas.openxmlformats.org/officeDocument/2006/customXml" ds:itemID="{19381418-8ABF-4017-996B-57015B068E3D}"/>
</file>

<file path=customXml/itemProps6.xml><?xml version="1.0" encoding="utf-8"?>
<ds:datastoreItem xmlns:ds="http://schemas.openxmlformats.org/officeDocument/2006/customXml" ds:itemID="{88DAA7A9-FC72-433F-87CD-21EC3A738D67}"/>
</file>

<file path=docProps/app.xml><?xml version="1.0" encoding="utf-8"?>
<Properties xmlns="http://schemas.openxmlformats.org/officeDocument/2006/extended-properties" xmlns:vt="http://schemas.openxmlformats.org/officeDocument/2006/docPropsVTypes">
  <Template>Normal.dotm</Template>
  <TotalTime>1</TotalTime>
  <Pages>33</Pages>
  <Words>11872</Words>
  <Characters>59362</Characters>
  <Application>Microsoft Office Word</Application>
  <DocSecurity>0</DocSecurity>
  <Lines>494</Lines>
  <Paragraphs>142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2019-12-19T12:02:00Z</dcterms:created>
  <dcterms:modified xsi:type="dcterms:W3CDTF">2019-12-19T12:02:00Z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9b9a55bb-be6f-43fb-b453-71bc267410f2</vt:lpwstr>
  </property>
</Properties>
</file>