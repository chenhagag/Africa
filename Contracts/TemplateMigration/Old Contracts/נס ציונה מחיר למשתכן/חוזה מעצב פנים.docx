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69A19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67F79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2335F" w14:textId="6D2D7E42" w:rsidR="0045396B" w:rsidRPr="0045396B" w:rsidRDefault="007A215D"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bCs/>
          <w:i/>
          <w:iCs/>
          <w:noProof/>
          <w:sz w:val="32"/>
          <w:szCs w:val="32"/>
        </w:rPr>
        <w:drawing>
          <wp:anchor distT="0" distB="0" distL="114300" distR="114300" simplePos="0" relativeHeight="251658240" behindDoc="0" locked="0" layoutInCell="1" allowOverlap="1" wp14:anchorId="0E4CC918" wp14:editId="23AE5053">
            <wp:simplePos x="0" y="0"/>
            <wp:positionH relativeFrom="margin">
              <wp:align>right</wp:align>
            </wp:positionH>
            <wp:positionV relativeFrom="paragraph">
              <wp:posOffset>203200</wp:posOffset>
            </wp:positionV>
            <wp:extent cx="5276850" cy="4667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anchor>
        </w:drawing>
      </w:r>
    </w:p>
    <w:p w14:paraId="2CC9A359" w14:textId="7B1EF1C1"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8C4D05" w14:textId="0AC2CC75"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773A1C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A12AE95" w14:textId="280189E4" w:rsidR="0045396B" w:rsidRPr="0045396B" w:rsidRDefault="007A215D" w:rsidP="007A215D">
      <w:pPr>
        <w:widowControl w:val="0"/>
        <w:spacing w:before="0" w:beforeAutospacing="0" w:after="0" w:afterAutospacing="0" w:line="240" w:lineRule="auto"/>
        <w:rPr>
          <w:rFonts w:ascii="Times New Roman" w:eastAsia="Times New Roman" w:hAnsi="Times New Roman" w:cs="David"/>
          <w:bCs/>
          <w:sz w:val="32"/>
          <w:szCs w:val="32"/>
          <w:rtl/>
          <w:lang w:eastAsia="he-IL"/>
        </w:rPr>
        <w:pPrChange w:id="0" w:author="Kook Sec" w:date="2020-06-09T17:22:00Z">
          <w:pPr>
            <w:widowControl w:val="0"/>
            <w:spacing w:before="0" w:beforeAutospacing="0" w:after="0" w:afterAutospacing="0" w:line="240" w:lineRule="auto"/>
            <w:jc w:val="center"/>
          </w:pPr>
        </w:pPrChange>
      </w:pPr>
      <w:ins w:id="1" w:author="Kook Sec" w:date="2020-06-09T17:22:00Z">
        <w:r>
          <w:rPr>
            <w:rFonts w:ascii="Times New Roman" w:eastAsia="Times New Roman" w:hAnsi="Times New Roman" w:cs="David"/>
            <w:bCs/>
            <w:sz w:val="32"/>
            <w:szCs w:val="32"/>
            <w:rtl/>
            <w:lang w:eastAsia="he-IL"/>
          </w:rPr>
          <w:br w:type="textWrapping" w:clear="all"/>
        </w:r>
      </w:ins>
    </w:p>
    <w:p w14:paraId="29C048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0B1A1D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9A9264"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EEE5A3"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EC79DA"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470B7FA7"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2D1365"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F4DC87C"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610F8C5"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4244820" w14:textId="77777777" w:rsidR="0045396B" w:rsidRPr="009A05A4" w:rsidRDefault="00E61232"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Kook Sec" w:date="2020-06-09T17:16:00Z">
            <w:r>
              <w:rPr>
                <w:rFonts w:ascii="Times New Roman" w:eastAsia="Times New Roman" w:hAnsi="Times New Roman" w:cs="David" w:hint="cs"/>
                <w:bCs/>
                <w:color w:val="00B0F0"/>
                <w:sz w:val="32"/>
                <w:szCs w:val="32"/>
                <w:u w:val="single"/>
                <w:rtl/>
                <w:lang w:eastAsia="he-IL"/>
              </w:rPr>
              <w:t>א.מ ישראל מגורים יזמות בע"מ</w:t>
            </w:r>
          </w:ins>
        </w:p>
      </w:sdtContent>
    </w:sdt>
    <w:p w14:paraId="0EEFD410"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1A71486" w14:textId="77777777" w:rsidR="00CF37E4" w:rsidRPr="009A05A4" w:rsidRDefault="00E61232"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3" w:author="Kook Sec" w:date="2020-06-09T17:16:00Z">
            <w:r>
              <w:rPr>
                <w:rFonts w:ascii="Times New Roman" w:eastAsia="Times New Roman" w:hAnsi="Times New Roman" w:cs="David" w:hint="cs"/>
                <w:bCs/>
                <w:color w:val="00B0F0"/>
                <w:sz w:val="32"/>
                <w:szCs w:val="32"/>
                <w:u w:val="single"/>
                <w:rtl/>
                <w:lang w:eastAsia="he-IL"/>
              </w:rPr>
              <w:t>נס ציונה מחיר למשתכן</w:t>
            </w:r>
          </w:ins>
        </w:p>
      </w:sdtContent>
    </w:sdt>
    <w:p w14:paraId="21CB20B0"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8B1C8C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FF65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498FF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23D67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E7326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8562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1F999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51E3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73DE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2A82E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ED961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A2C71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BCB10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E0DE3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B9E16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09558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231AD3"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39C8D10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07616A" w14:textId="77777777"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9T00:00:00Z">
            <w:dateFormat w:val="dd/MM/yyyy"/>
            <w:lid w:val="he-IL"/>
            <w:storeMappedDataAs w:val="dateTime"/>
            <w:calendar w:val="gregorian"/>
          </w:date>
        </w:sdtPr>
        <w:sdtEndPr/>
        <w:sdtContent>
          <w:ins w:id="4" w:author="Kook Sec" w:date="2020-06-09T17:18:00Z">
            <w:r w:rsidR="00E61232">
              <w:rPr>
                <w:rFonts w:ascii="Times New Roman" w:eastAsia="Times New Roman" w:hAnsi="Times New Roman" w:cs="David" w:hint="cs"/>
                <w:color w:val="800080"/>
                <w:sz w:val="24"/>
                <w:szCs w:val="24"/>
                <w:rtl/>
              </w:rPr>
              <w:t>‏19/02/2019</w:t>
            </w:r>
          </w:ins>
        </w:sdtContent>
      </w:sdt>
    </w:p>
    <w:p w14:paraId="7E310CF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3ACBBB1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4D6681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64B777"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52DF1A09" w14:textId="67AA41CC" w:rsidR="00CF37E4" w:rsidDel="007A215D" w:rsidRDefault="007A215D" w:rsidP="007A215D">
      <w:pPr>
        <w:widowControl w:val="0"/>
        <w:spacing w:before="0" w:beforeAutospacing="0" w:after="0" w:afterAutospacing="0" w:line="240" w:lineRule="auto"/>
        <w:ind w:left="2880" w:firstLine="720"/>
        <w:rPr>
          <w:del w:id="5" w:author="Kook Sec" w:date="2020-06-09T17:23:00Z"/>
          <w:rFonts w:ascii="Times New Roman" w:eastAsia="Times New Roman" w:hAnsi="Times New Roman" w:cs="David"/>
          <w:sz w:val="20"/>
          <w:szCs w:val="24"/>
          <w:rtl/>
          <w:lang w:eastAsia="he-IL"/>
        </w:rPr>
        <w:pPrChange w:id="6" w:author="Kook Sec" w:date="2020-06-09T17:30:00Z">
          <w:pPr>
            <w:widowControl w:val="0"/>
            <w:spacing w:before="0" w:beforeAutospacing="0" w:after="0" w:afterAutospacing="0" w:line="240" w:lineRule="auto"/>
            <w:ind w:left="2880" w:firstLine="720"/>
          </w:pPr>
        </w:pPrChange>
      </w:pPr>
      <w:bookmarkStart w:id="7" w:name="_GoBack"/>
      <w:bookmarkEnd w:id="7"/>
      <w:ins w:id="8" w:author="Kook Sec" w:date="2020-06-09T17:23:00Z">
        <w:r>
          <w:rPr>
            <w:rFonts w:ascii="Times New Roman" w:eastAsia="Times New Roman" w:hAnsi="Times New Roman" w:hint="cs"/>
            <w:color w:val="800080"/>
            <w:sz w:val="24"/>
            <w:rtl/>
          </w:rPr>
          <w:t>א.מ. ישראל מגורים יזמות בע"מ</w:t>
        </w:r>
        <w:r>
          <w:rPr>
            <w:rFonts w:ascii="Times New Roman" w:eastAsia="Times New Roman" w:hAnsi="Times New Roman" w:hint="cs"/>
            <w:color w:val="800080"/>
            <w:sz w:val="24"/>
            <w:rtl/>
          </w:rPr>
          <w:br/>
          <w:t>יוני נתניהו 1 אור יהודה</w:t>
        </w:r>
        <w:r>
          <w:rPr>
            <w:rFonts w:ascii="Times New Roman" w:eastAsia="Times New Roman" w:hAnsi="Times New Roman" w:hint="cs"/>
            <w:color w:val="800080"/>
            <w:sz w:val="24"/>
            <w:rtl/>
          </w:rPr>
          <w:br/>
          <w:t>514957794</w:t>
        </w:r>
        <w:r>
          <w:rPr>
            <w:rFonts w:ascii="Times New Roman" w:eastAsia="Times New Roman" w:hAnsi="Times New Roman" w:hint="cs"/>
            <w:color w:val="800080"/>
            <w:sz w:val="24"/>
            <w:rtl/>
          </w:rPr>
          <w:br/>
        </w:r>
      </w:ins>
      <w:del w:id="9" w:author="Kook Sec" w:date="2020-06-09T17:23:00Z">
        <w:r w:rsidR="009A05A4" w:rsidDel="007A215D">
          <w:rPr>
            <w:rFonts w:ascii="Times New Roman" w:eastAsia="Times New Roman" w:hAnsi="Times New Roman" w:cs="David" w:hint="cs"/>
            <w:sz w:val="20"/>
            <w:szCs w:val="24"/>
            <w:rtl/>
            <w:lang w:eastAsia="he-IL"/>
          </w:rPr>
          <w:delText xml:space="preserve">      </w:delText>
        </w:r>
      </w:del>
      <w:customXmlDelRangeStart w:id="10" w:author="Kook Sec" w:date="2020-06-09T17:23:00Z"/>
      <w:sdt>
        <w:sdtPr>
          <w:rPr>
            <w:rFonts w:ascii="Times New Roman" w:eastAsia="Times New Roman" w:hAnsi="Times New Roman" w:cs="David" w:hint="cs"/>
            <w:bCs/>
            <w:color w:val="00B0F0"/>
            <w:sz w:val="32"/>
            <w:szCs w:val="32"/>
            <w:u w:val="single"/>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DelRangeEnd w:id="10"/>
          <w:customXmlDelRangeStart w:id="11" w:author="Kook Sec" w:date="2020-06-09T17:23:00Z"/>
        </w:sdtContent>
      </w:sdt>
      <w:customXmlDelRangeEnd w:id="11"/>
    </w:p>
    <w:p w14:paraId="53F6A1E3" w14:textId="77777777" w:rsidR="0045396B" w:rsidRPr="0045396B" w:rsidRDefault="0045396B" w:rsidP="007A215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Change w:id="12" w:author="Kook Sec" w:date="2020-06-09T17:30:00Z">
          <w:pPr>
            <w:widowControl w:val="0"/>
            <w:spacing w:before="0" w:beforeAutospacing="0" w:after="0" w:afterAutospacing="0" w:line="240" w:lineRule="auto"/>
            <w:ind w:left="2880" w:firstLine="720"/>
          </w:pPr>
        </w:pPrChange>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37AD5A68"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10721290"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33EDC6F"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1D9B31B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5CE22F3" w14:textId="77777777" w:rsidR="0045396B" w:rsidRPr="0045396B" w:rsidRDefault="00E61232"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13" w:author="Kook Sec" w:date="2020-06-09T17:19:00Z">
            <w:r>
              <w:rPr>
                <w:rFonts w:ascii="Times New Roman" w:eastAsia="Times New Roman" w:hAnsi="Times New Roman" w:cs="David" w:hint="cs"/>
                <w:color w:val="800080"/>
                <w:sz w:val="24"/>
                <w:szCs w:val="24"/>
                <w:rtl/>
              </w:rPr>
              <w:br/>
              <w:t>נירית ברנר אדריכלים בע"מ</w:t>
            </w:r>
            <w:r>
              <w:rPr>
                <w:rFonts w:ascii="Times New Roman" w:eastAsia="Times New Roman" w:hAnsi="Times New Roman" w:cs="David" w:hint="cs"/>
                <w:color w:val="800080"/>
                <w:sz w:val="24"/>
                <w:szCs w:val="24"/>
                <w:rtl/>
              </w:rPr>
              <w:br/>
              <w:t>מתתיהו שוהם 6 תל אביב</w:t>
            </w:r>
            <w:r>
              <w:rPr>
                <w:rFonts w:ascii="Times New Roman" w:eastAsia="Times New Roman" w:hAnsi="Times New Roman" w:cs="David" w:hint="cs"/>
                <w:color w:val="800080"/>
                <w:sz w:val="24"/>
                <w:szCs w:val="24"/>
                <w:rtl/>
              </w:rPr>
              <w:br/>
              <w:t>514877422</w:t>
            </w:r>
            <w:r>
              <w:rPr>
                <w:rFonts w:ascii="Times New Roman" w:eastAsia="Times New Roman" w:hAnsi="Times New Roman" w:cs="David" w:hint="cs"/>
                <w:color w:val="800080"/>
                <w:sz w:val="24"/>
                <w:szCs w:val="24"/>
                <w:rtl/>
              </w:rPr>
              <w:br/>
            </w:r>
          </w:ins>
        </w:p>
      </w:sdtContent>
    </w:sdt>
    <w:p w14:paraId="301FB858"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4BEFC9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490A9E2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7626928"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568EA56"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34F2D80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63568F3C"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0AC1D2F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8C6B28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9BBE7B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B54F4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2EAFB4B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25B5448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12934F"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1AA143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D7607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59DB70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3C3F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7002941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F7B4E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12E4FD6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lastRenderedPageBreak/>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75DB3F2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77136F7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A9465C"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BFD0E9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248DA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135BAD6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18A29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F23121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F7ABB6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274223A"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4C51F3B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00B6B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96E332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73ADC45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5362D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5604263A"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783B6199"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91C255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67D05C4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3F71176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09C0E8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2DE5524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5191C7A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60A5406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3EA4E7D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575E177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4FB60DB6"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638D9C9"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E079F4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2575530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20FF529E"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7E1142C6"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773B9BC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44D489F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28BCE2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714E180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45396B">
        <w:rPr>
          <w:rFonts w:ascii="Times New Roman" w:eastAsia="Times New Roman" w:hAnsi="Times New Roman" w:cs="David"/>
          <w:sz w:val="20"/>
          <w:szCs w:val="24"/>
          <w:rtl/>
          <w:lang w:eastAsia="he-IL"/>
        </w:rPr>
        <w:lastRenderedPageBreak/>
        <w:t>שייקבעו על ידי המזמין.</w:t>
      </w:r>
    </w:p>
    <w:p w14:paraId="5BFD3FA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1D7ED10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2526466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486781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5E9CCF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569D3C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37EDAF1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3463CC1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39A79E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08439F6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254748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3AC0A92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C261E5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D672CB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6A2BA0B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6C1F28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981577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720656A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7838769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2929E11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46ADC4D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136451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0A846D5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1563F54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36C6827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78889E0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w:t>
      </w:r>
      <w:r w:rsidRPr="0045396B">
        <w:rPr>
          <w:rFonts w:ascii="Times New Roman" w:eastAsia="Times New Roman" w:hAnsi="Times New Roman" w:cs="David"/>
          <w:sz w:val="20"/>
          <w:szCs w:val="24"/>
          <w:rtl/>
          <w:lang w:eastAsia="he-IL"/>
        </w:rPr>
        <w:lastRenderedPageBreak/>
        <w:t xml:space="preserve">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C2310E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584BC4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6DAC528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6E5F26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3E916E0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6C35D74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688FCFF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702A6AE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65526B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BBC31A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DC972F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644D2AE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F73B56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50360A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3D9FA289"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302B40A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065B38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49A3D0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5C24433B"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6341AD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47F7170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D3B4ED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174D86F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1440B14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10DE36C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37E75FE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57204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237ED55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53CBE46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5006A6F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A4090F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w:t>
      </w:r>
      <w:r w:rsidRPr="0045396B">
        <w:rPr>
          <w:rFonts w:ascii="Times New Roman" w:eastAsia="Times New Roman" w:hAnsi="Times New Roman" w:cs="David"/>
          <w:sz w:val="20"/>
          <w:szCs w:val="24"/>
          <w:rtl/>
          <w:lang w:eastAsia="he-IL"/>
        </w:rPr>
        <w:lastRenderedPageBreak/>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0A0582B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075329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7B2207C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6391E12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E771F95"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B037A7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7F7EBB7D"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EB9F8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953ADE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7A44133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20A1448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65CF918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70F3D7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4EB4D7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ABCB707"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04C6336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42ADCDAE"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0B863F4"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CDF5604" w14:textId="77777777" w:rsidR="00906AB8" w:rsidRPr="00013687" w:rsidRDefault="00906AB8" w:rsidP="00906AB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EF3B124"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5DF9C2D"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E774BFB"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1AAA9A9"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B3B8B3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657A5A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B79C84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A0483B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w:t>
      </w:r>
      <w:r>
        <w:rPr>
          <w:rFonts w:ascii="Times New Roman" w:eastAsia="Times New Roman" w:hAnsi="Times New Roman" w:cs="David" w:hint="cs"/>
          <w:sz w:val="20"/>
          <w:szCs w:val="24"/>
          <w:rtl/>
          <w:lang w:eastAsia="he-IL"/>
        </w:rPr>
        <w:lastRenderedPageBreak/>
        <w:t>הקשור לגבולות האחריות כאמור.</w:t>
      </w:r>
    </w:p>
    <w:p w14:paraId="6A3DC12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5E27951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F8F555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8CAD1F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7E5A9E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0B3CD1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CD00B2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449A80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8C0A10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0EDC2F5"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C5D2D2A"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D9A56E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6504FA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w:t>
      </w:r>
      <w:r w:rsidRPr="0045396B">
        <w:rPr>
          <w:rFonts w:ascii="Times New Roman" w:eastAsia="Times New Roman" w:hAnsi="Times New Roman" w:cs="David"/>
          <w:sz w:val="20"/>
          <w:szCs w:val="24"/>
          <w:rtl/>
          <w:lang w:eastAsia="he-IL"/>
        </w:rPr>
        <w:lastRenderedPageBreak/>
        <w:t xml:space="preserve">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0B06AEB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1A68600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139522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F105E1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31F617E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8FFF5D3"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1E8671A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26C1D6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753C884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E4525C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2DC6DA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0C8655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w:t>
      </w:r>
      <w:r w:rsidRPr="0045396B">
        <w:rPr>
          <w:rFonts w:ascii="Times New Roman" w:eastAsia="Times New Roman" w:hAnsi="Times New Roman" w:cs="David" w:hint="cs"/>
          <w:color w:val="000000"/>
          <w:sz w:val="24"/>
          <w:szCs w:val="24"/>
          <w:rtl/>
          <w:lang w:eastAsia="he-IL"/>
        </w:rPr>
        <w:lastRenderedPageBreak/>
        <w:t>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2E4DF3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01546A06"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1E74134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613DC30"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22F30388"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5FDB2B5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61B2FA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C00F61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1BED75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FCAEC5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26DA8CAB"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295350B8"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7C4C5917"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הפר את הוראת סעיף 7.5 לעיל.</w:t>
      </w:r>
    </w:p>
    <w:p w14:paraId="1802B4AE"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3ADA2B49"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5EBB7293"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827502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73C12A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56A4B35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0780D14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3E914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FC5CF1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2A79BC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30FC7A9"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F6B51DF"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4330A9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3CEA77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A090C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lastRenderedPageBreak/>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1842DE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5868847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CAE3706"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0281B5B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452469A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0F6B691"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33C6A34E"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673BDE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014832B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9CE3F0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85460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280926AB"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021D240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32FAB81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57761F81"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המתכנן לאחר </w:t>
      </w:r>
      <w:r w:rsidRPr="0045396B">
        <w:rPr>
          <w:rFonts w:ascii="Times New Roman" w:eastAsia="Times New Roman" w:hAnsi="Times New Roman" w:cs="David"/>
          <w:sz w:val="20"/>
          <w:szCs w:val="24"/>
          <w:rtl/>
          <w:lang w:eastAsia="he-IL"/>
        </w:rPr>
        <w:lastRenderedPageBreak/>
        <w:t>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69A3891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1CEAFB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3137C51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4390D36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260A09C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A25F374"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4CF9930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D89CD2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A91378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400CEDE5"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4B0F439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3A0795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5E5C63C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96DEE8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w:t>
      </w:r>
      <w:r w:rsidRPr="0045396B">
        <w:rPr>
          <w:rFonts w:ascii="Times New Roman" w:eastAsia="Times New Roman" w:hAnsi="Times New Roman" w:cs="David"/>
          <w:sz w:val="24"/>
          <w:szCs w:val="24"/>
          <w:rtl/>
          <w:lang w:eastAsia="he-IL"/>
        </w:rPr>
        <w:lastRenderedPageBreak/>
        <w:t xml:space="preserve">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29650504"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237E3EF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D42AC1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1D12C8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0A5EAAC"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82881BB"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505B414"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6DA589A"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185F705"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5B6243F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D57F8A"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08ACF2A"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83A45AA"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8F6892" w14:textId="5DAF5CCB"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 w:author="Kook Sec" w:date="2020-06-09T17:19:00Z">
            <w:r w:rsidR="00E61232">
              <w:rPr>
                <w:rFonts w:ascii="Times New Roman" w:eastAsia="Times New Roman" w:hAnsi="Times New Roman" w:cs="David" w:hint="cs"/>
                <w:color w:val="00B0F0"/>
                <w:sz w:val="20"/>
                <w:szCs w:val="24"/>
                <w:u w:val="single"/>
                <w:rtl/>
                <w:lang w:eastAsia="he-IL"/>
              </w:rPr>
              <w:t>נירית ברנר אדריכלים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5" w:author="Kook Sec" w:date="2020-06-09T17:23:00Z">
            <w:r w:rsidR="007A215D">
              <w:rPr>
                <w:rFonts w:ascii="Times New Roman" w:eastAsia="Times New Roman" w:hAnsi="Times New Roman" w:cs="David" w:hint="cs"/>
                <w:sz w:val="20"/>
                <w:szCs w:val="24"/>
                <w:rtl/>
                <w:lang w:eastAsia="he-IL"/>
              </w:rPr>
              <w:t>א.מ ישראל מגורים יזמות בע"מ</w:t>
            </w:r>
          </w:ins>
        </w:sdtContent>
      </w:sdt>
    </w:p>
    <w:p w14:paraId="4EAB6C66"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16A6A36"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795557"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CB952A"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C264CB0"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58F372"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38051D4"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CCFFDB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445AAC"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3575D7D"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AA588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1418B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065D6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43B438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99F0C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CB6C34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A6D80F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5F929D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2C814F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D865F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CBF38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4AF47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90377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ACB4B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9D8A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E493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60617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B40A0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FF202A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25D163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2A096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B6C06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1010EE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A5B70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6BF5E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C4FE0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520FF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3C0E4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FCFB4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D3FECA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671F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73DF631"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F1A835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72DED7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7FB929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32C88C"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6" w:author="Kook Sec" w:date="2020-06-09T17:17:00Z">
            <w:r w:rsidR="00E61232">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7" w:author="Kook Sec" w:date="2020-06-09T17:16:00Z">
            <w:r w:rsidR="00E61232">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 w:author="Kook Sec" w:date="2020-06-09T17:16:00Z">
            <w:r w:rsidR="00E61232">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44971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64832D"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10935EE"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966CA78"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7243BA"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 w:author="Kook Sec" w:date="2020-06-09T17:17:00Z">
            <w:r w:rsidR="00E61232">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459CD9C9"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2D5BDC19"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8176A0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4B31D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0" w:author="Kook Sec" w:date="2020-06-09T17:20:00Z">
            <w:r w:rsidR="00E61232">
              <w:rPr>
                <w:rFonts w:ascii="Times New Roman" w:eastAsia="Times New Roman" w:hAnsi="Times New Roman" w:cs="David" w:hint="cs"/>
                <w:sz w:val="24"/>
                <w:szCs w:val="24"/>
                <w:rtl/>
                <w:lang w:eastAsia="he-IL"/>
              </w:rPr>
              <w:t>אבי ברטי לוי</w:t>
            </w:r>
          </w:ins>
        </w:sdtContent>
      </w:sdt>
    </w:p>
    <w:p w14:paraId="60C3A76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CFABB91"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9FA81A4"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A4C53D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D39EC3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29181C"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D8EC13D"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8981D8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25C4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4B8AD02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60699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8BED41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DC40B8"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BAB80B4"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D75332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4388775"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7B16BF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C88DCF7"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91ECEF"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6FC2FC60" w14:textId="77777777" w:rsidTr="00CC28AD">
        <w:trPr>
          <w:trHeight w:val="80"/>
        </w:trPr>
        <w:tc>
          <w:tcPr>
            <w:tcW w:w="3366" w:type="dxa"/>
          </w:tcPr>
          <w:p w14:paraId="4E3B7ABE" w14:textId="77777777" w:rsidR="00D53CB3" w:rsidRDefault="007A215D"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1" w:author="Kook Sec" w:date="2020-06-09T17:18:00Z">
                  <w:r w:rsidR="00E61232">
                    <w:rPr>
                      <w:rFonts w:ascii="Times New Roman" w:eastAsia="Times New Roman" w:hAnsi="Times New Roman" w:cs="David" w:hint="cs"/>
                      <w:color w:val="008000"/>
                      <w:sz w:val="24"/>
                      <w:szCs w:val="24"/>
                      <w:rtl/>
                      <w:lang w:eastAsia="he-IL"/>
                    </w:rPr>
                    <w:t>100</w:t>
                  </w:r>
                </w:ins>
              </w:sdtContent>
            </w:sdt>
          </w:p>
          <w:p w14:paraId="5AE0B6C5"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9D0850B" w14:textId="77777777" w:rsidR="00D53CB3" w:rsidRDefault="00D53CB3" w:rsidP="00CC28AD">
            <w:pPr>
              <w:widowControl w:val="0"/>
              <w:spacing w:before="0" w:beforeAutospacing="0" w:after="0" w:afterAutospacing="0" w:line="240" w:lineRule="auto"/>
              <w:ind w:left="720"/>
              <w:outlineLvl w:val="2"/>
            </w:pPr>
          </w:p>
          <w:p w14:paraId="4F8D0343"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658E351"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B155864"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CECD67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4ED2AF0"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95157F"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766A0F2"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7394ED6"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C92494D"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312D57B"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7494A6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C8306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6BF5736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59E32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0D6D39C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D2CA7"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55B6DB7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630DFAB5"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2A57DE7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EB74E"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51CADBA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59E8AA"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0A3FAEC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20ED39"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323970E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AC6B63"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51A09446"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lastRenderedPageBreak/>
        <w:t>שירותי המתכנן יבוצעו בשלבים הכוללים את השירותים כלהלן:</w:t>
      </w:r>
    </w:p>
    <w:p w14:paraId="18651D1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18F4A2"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2A6DD46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7B30E3"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B0F65C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BF8F8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7F215E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3EC2B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7BC1B09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0A15C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596E9EB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CAA75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1082B9E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22B21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081676F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DEC9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5DE280C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5733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4134063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3DF0E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1F42BA26"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DEBF93A"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40C5137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889D8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0B11754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7CD0813"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4FBB8E3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694C324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B323E50"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18D5F7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7939731"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241C198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50C2B0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EDAB2D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70B7DA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1EE1500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4C90CB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מבלי לגרוע מכלליות האמור לעיל, ביצוע כל יתר הפעולות ועריכת כל </w:t>
      </w:r>
      <w:r w:rsidRPr="0045396B">
        <w:rPr>
          <w:rFonts w:ascii="Times New Roman" w:eastAsia="Times New Roman" w:hAnsi="Times New Roman" w:cs="David"/>
          <w:sz w:val="24"/>
          <w:szCs w:val="24"/>
          <w:rtl/>
          <w:lang w:eastAsia="he-IL"/>
        </w:rPr>
        <w:lastRenderedPageBreak/>
        <w:t>המסמכים הדרושים להשלמת התכנון הסופי.</w:t>
      </w:r>
    </w:p>
    <w:p w14:paraId="6FFA9ED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CAC01A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6DC77CC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190B429A"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6006D31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DD7F6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4C6CC4D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3C952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5D71426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D0DD01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75F6198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7D3DB8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43CE19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A8433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562852F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404162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0BD31ED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526F2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1E7DFCB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55978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08A3111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D2E97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2053FCE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11944D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5172C4A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EFC8C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BF699B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E74D5E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433DF9F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BAC7CA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3363A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659C9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7F342F0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0FFE17C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21E24811"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0F37ECF"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18547B6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C0E0A3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בהתאם לתכניות ולמסמכים האחרים המאושרים ע"י המנהל, לרבות על </w:t>
      </w:r>
      <w:r w:rsidRPr="0045396B">
        <w:rPr>
          <w:rFonts w:ascii="Times New Roman" w:eastAsia="Times New Roman" w:hAnsi="Times New Roman" w:cs="David"/>
          <w:sz w:val="24"/>
          <w:szCs w:val="24"/>
          <w:rtl/>
          <w:lang w:eastAsia="he-IL"/>
        </w:rPr>
        <w:lastRenderedPageBreak/>
        <w:t>ביצוע התיקונים, שקבלני העבודות חייבים בהם, הן לפני מסירת העבודות והן בתקופת הבדק. כל אלה הן באתר והן בבתי מלאכה מחוץ לאתר.</w:t>
      </w:r>
    </w:p>
    <w:p w14:paraId="41AA940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FD505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BFF1EB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54A7D3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75B38BC9"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069D2D"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0CC8844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386F20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6AFFE1C3"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584F344"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8757A9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ED4C60"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3397BDF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F5F845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E642497"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DC96C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3391867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0DF8CB1"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4B2554D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7235982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D1AB8E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35551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7A0ED40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EA28D4"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232D1DB7"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4D9C10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00CE472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8CDD2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2B0C817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9CFEAAA"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586A3EEE"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7EFD175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4E76970A"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368D3A7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6308CD48"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B82C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2B81DA3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F9C220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13D14D8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5F98846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791CDC2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37AC5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69DBB1DD"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2C435BD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26A71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78E5C7D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3182A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06E86B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B32842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04A11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8A3B4E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6111A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5EF5C4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B31DF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491DD0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D9543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81D4A5"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35C79D0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DFDC4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38125541"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5D60B4"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435394C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880A49C"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(במילים: ___________ ₪) לתכנון לובאים ראשיים כפולים וכל השטחים הציבוריים בקומה.*</w:t>
      </w:r>
    </w:p>
    <w:p w14:paraId="7A37E596"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(במילים: _________ ₪) לתכנון לובאים קומתיים*</w:t>
      </w:r>
    </w:p>
    <w:p w14:paraId="4D6FA18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4E93AF0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12AD646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20F07465"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43ADFF0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051DECE4"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68159A8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1FD6139F"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72BB87C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1F551FBC"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FAF3090"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1EE6BFCF"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15592438"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7CF3EC7"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04A8283F"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421CA518"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5FF66A00"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0B4D6B81"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3421DDC0"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1244D6D6"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75F2792D"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721F9E58" w14:textId="77777777"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2" w:author="Kook Sec" w:date="2020-06-09T17:19:00Z">
            <w:r w:rsidR="00E61232">
              <w:rPr>
                <w:rFonts w:ascii="Times New Roman" w:eastAsia="Times New Roman" w:hAnsi="Times New Roman" w:cs="David" w:hint="cs"/>
                <w:color w:val="008000"/>
                <w:sz w:val="24"/>
                <w:szCs w:val="24"/>
                <w:rtl/>
              </w:rPr>
              <w:t>שקל חדש</w:t>
            </w:r>
          </w:ins>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420A7E7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A3909A"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48EF1BD7"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0BF447"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w:t>
      </w:r>
      <w:r w:rsidRPr="0045396B">
        <w:rPr>
          <w:rFonts w:ascii="Times New Roman" w:eastAsia="Times New Roman" w:hAnsi="Times New Roman" w:cs="David"/>
          <w:sz w:val="20"/>
          <w:szCs w:val="24"/>
          <w:rtl/>
          <w:lang w:eastAsia="he-IL"/>
        </w:rPr>
        <w:lastRenderedPageBreak/>
        <w:t>טיפוסי המבנים שיוזמנו ע"י המזמין, קצב הבניה, צורת ביצוע הבניה (קונבנציונלי ו/או טרומי ו/או מתועש) ו/או מידת, אופי וסוג השינויים שידרשו ע"י המזמין.</w:t>
      </w:r>
    </w:p>
    <w:p w14:paraId="1DA71439"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DBF8CA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288484A4"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EE15F77"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27185AE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6C6447BA"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5E20956B"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2311049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5EEAAD3C"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C04CB75"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0EFE409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00A8B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73552F5F"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60746E0"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036C07E"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4F834F5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B87342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0CE81D2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3FB30D2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530C5C8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C47365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72FD368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77226B8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831B30"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06B6ECD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32A9877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CBECE60"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2F00132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30EC076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E3D4E6"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646B726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0910435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4FF33DD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41990D0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27963CF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9AD544D"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1987EAE3"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0E4AC2EF"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652514B4"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5A981AF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4FBDA4"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462B07BB"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7BD471E3"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20221351"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564BDC06"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744A49A"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9T00:00:00Z">
            <w:dateFormat w:val="dd/MM/yyyy"/>
            <w:lid w:val="he-IL"/>
            <w:storeMappedDataAs w:val="dateTime"/>
            <w:calendar w:val="gregorian"/>
          </w:date>
        </w:sdtPr>
        <w:sdtEndPr>
          <w:rPr>
            <w:rFonts w:hint="cs"/>
          </w:rPr>
        </w:sdtEndPr>
        <w:sdtContent>
          <w:ins w:id="23" w:author="Kook Sec" w:date="2020-06-09T17:18:00Z">
            <w:r w:rsidR="00E61232">
              <w:rPr>
                <w:rFonts w:ascii="Times New Roman" w:eastAsia="Times New Roman" w:hAnsi="Times New Roman" w:cs="David" w:hint="cs"/>
                <w:color w:val="008000"/>
                <w:sz w:val="24"/>
                <w:szCs w:val="24"/>
                <w:rtl/>
                <w:lang w:eastAsia="he-IL"/>
              </w:rPr>
              <w:t>‏19/02/2019</w:t>
            </w:r>
          </w:ins>
        </w:sdtContent>
      </w:sdt>
      <w:r w:rsidRPr="00B27B4C">
        <w:rPr>
          <w:rFonts w:ascii="Times New Roman" w:eastAsia="Times New Roman" w:hAnsi="Times New Roman" w:cs="David" w:hint="cs"/>
          <w:bCs/>
          <w:color w:val="FF0000"/>
          <w:sz w:val="24"/>
          <w:szCs w:val="24"/>
          <w:rtl/>
          <w:lang w:eastAsia="he-IL"/>
        </w:rPr>
        <w:br/>
      </w:r>
    </w:p>
    <w:p w14:paraId="5F6B7A4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93F5AA0" w14:textId="77777777" w:rsidR="00D53CB3" w:rsidRPr="00B27B4C" w:rsidRDefault="00E61232"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4" w:author="Kook Sec" w:date="2020-06-09T17:19: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4E847BA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B87784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71D01E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EDE9572"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C17F56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2F4D96"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7C0380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332C48"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9" w:author="Kook Sec" w:date="2020-06-09T17:16:00Z">
            <w:r w:rsidR="00E61232">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7A368CA9"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BF2CAD"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621B74C"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681BF44"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A9379AF"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AFEA38"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5B9304C"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7EB829"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46BF3F4"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7AC99B"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D9523B7"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87E63D"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198AC4B"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9169615"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2887F7E"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 w:author="Kook Sec" w:date="2020-06-09T17:19:00Z">
            <w:r w:rsidR="00E61232">
              <w:rPr>
                <w:rFonts w:ascii="Times New Roman" w:eastAsia="Times New Roman" w:hAnsi="Times New Roman" w:cs="David" w:hint="cs"/>
                <w:color w:val="00B0F0"/>
                <w:sz w:val="24"/>
                <w:szCs w:val="24"/>
                <w:u w:val="single"/>
                <w:rtl/>
                <w:lang w:eastAsia="he-IL"/>
              </w:rPr>
              <w:t>נירית ברנר אדריכלים בע"מ</w:t>
            </w:r>
          </w:ins>
        </w:sdtContent>
      </w:sdt>
    </w:p>
    <w:p w14:paraId="398FD2C6"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D95D324"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7D1E46B"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2A34BCA2"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4354B93"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BA10D22"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C81BD2C"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432970"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3996941"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F67CBF7"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1C08850B"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DE4C753"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CBF63D7"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565FAC8"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452B607"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41E0F9F"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04A21E0"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702636B"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1ACDFEF"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017820E"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0E52FB3"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363ACFC"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1F019E9"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31EDBBB"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1E077D6" w14:textId="77777777" w:rsidR="00906AB8" w:rsidRPr="0009511C" w:rsidRDefault="00906AB8" w:rsidP="00906AB8">
      <w:pPr>
        <w:ind w:left="364"/>
        <w:contextualSpacing/>
        <w:rPr>
          <w:rFonts w:ascii="Times New Roman" w:eastAsia="Calibri" w:hAnsi="Times New Roman" w:cs="Arial"/>
          <w:rtl/>
        </w:rPr>
      </w:pPr>
    </w:p>
    <w:p w14:paraId="7B6243F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3D5C11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5DFE2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EBF3B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F25DC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042CA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32C81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32A24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892131"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CB17B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5982D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FCAD1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8966C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37EFAD"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F2997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F626F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42EA6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26CB6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57114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3EB43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94CA0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17F20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AC848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66142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FEA7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72D06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B15B2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2C44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31B5B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14C4A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C8598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20B39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59BD0"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8768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B1C31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95A5F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0DBEF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62E9E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B458A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B8C8D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FCD9D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DAD6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206E9"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53FDEDB"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E55329B"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5831CE1"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03420851" w14:textId="77777777" w:rsidTr="0010122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1F7C2E5"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8FCBF4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6BF85BBA" w14:textId="77777777" w:rsidTr="0010122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745CDE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79D9C1F9" w14:textId="77777777" w:rsidTr="0010122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1E3CC6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B248EF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48D588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D89C86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1D0567D5" w14:textId="77777777" w:rsidTr="00101222">
        <w:trPr>
          <w:trHeight w:val="551"/>
        </w:trPr>
        <w:tc>
          <w:tcPr>
            <w:tcW w:w="4068" w:type="dxa"/>
            <w:tcBorders>
              <w:top w:val="single" w:sz="4" w:space="0" w:color="auto"/>
              <w:left w:val="single" w:sz="4" w:space="0" w:color="auto"/>
              <w:bottom w:val="single" w:sz="4" w:space="0" w:color="auto"/>
              <w:right w:val="single" w:sz="4" w:space="0" w:color="auto"/>
            </w:tcBorders>
            <w:hideMark/>
          </w:tcPr>
          <w:p w14:paraId="31F3744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3BFB2C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C39B1D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C6763A2"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05662D59"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E66D99"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2075E40"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3FB784A8"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E68FED7"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1DB542F0" w14:textId="77777777" w:rsidTr="00101222">
        <w:trPr>
          <w:trHeight w:val="571"/>
        </w:trPr>
        <w:tc>
          <w:tcPr>
            <w:tcW w:w="4068" w:type="dxa"/>
            <w:tcBorders>
              <w:top w:val="single" w:sz="4" w:space="0" w:color="auto"/>
              <w:left w:val="single" w:sz="4" w:space="0" w:color="auto"/>
              <w:bottom w:val="single" w:sz="4" w:space="0" w:color="auto"/>
              <w:right w:val="single" w:sz="4" w:space="0" w:color="auto"/>
            </w:tcBorders>
            <w:hideMark/>
          </w:tcPr>
          <w:p w14:paraId="736D153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AD4D49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1EBD85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D7E371"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3D2B5C"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r w:rsidR="00906AB8" w:rsidRPr="0009511C" w14:paraId="7CE6B22D" w14:textId="77777777" w:rsidTr="00101222">
        <w:trPr>
          <w:trHeight w:val="391"/>
        </w:trPr>
        <w:tc>
          <w:tcPr>
            <w:tcW w:w="4068" w:type="dxa"/>
            <w:tcBorders>
              <w:top w:val="single" w:sz="4" w:space="0" w:color="auto"/>
              <w:left w:val="single" w:sz="4" w:space="0" w:color="auto"/>
              <w:bottom w:val="single" w:sz="4" w:space="0" w:color="auto"/>
              <w:right w:val="single" w:sz="4" w:space="0" w:color="auto"/>
            </w:tcBorders>
            <w:hideMark/>
          </w:tcPr>
          <w:p w14:paraId="4DD5B4D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A87C37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563B0BB" w14:textId="77777777" w:rsidR="00906AB8" w:rsidRPr="0009511C" w:rsidRDefault="00906AB8" w:rsidP="0010122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7FEEB8"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F5DB31"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bl>
    <w:p w14:paraId="394E5E36"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07D5878B" w14:textId="77777777" w:rsidTr="0010122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E810CD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54ADB7B9" w14:textId="77777777" w:rsidTr="0010122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5BD9C4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6209C1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p w14:paraId="5C1111D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5E57BA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C6AC9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3D8B3D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B7715E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290ACA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33CDCD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0F1BB5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61813E54" w14:textId="77777777" w:rsidTr="0010122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76E255A"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79BB746"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BD2E081"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3FB9A2B"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6562D48"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313C57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88B942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DBEF31C"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r>
      <w:tr w:rsidR="00906AB8" w:rsidRPr="0009511C" w14:paraId="68F631ED"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410F75"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8FAC76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7C0BAB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7C7174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BD5E09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71668E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1C37AE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34DC11C"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72372FB6"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7E63A5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65A303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CF8A8CA"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A701C0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9F13AA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663CBE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D92D98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5AEE941"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43CE764F"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A2E55C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9E5689"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6AC765"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A7050D2"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1D96E0B"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D5F6919"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04FBA6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DAEBE7C" w14:textId="77777777" w:rsidR="00906AB8" w:rsidRPr="0009511C" w:rsidRDefault="00906AB8" w:rsidP="0010122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29D97AD"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2E49CFE3" w14:textId="77777777" w:rsidTr="0010122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2D0C607"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3635D661" w14:textId="77777777" w:rsidTr="0010122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0B90D08"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A6E2559"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3451DD59" w14:textId="77777777" w:rsidTr="001012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E9BA690"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906AB8" w:rsidRPr="0009511C" w14:paraId="39E20FCD" w14:textId="77777777" w:rsidTr="0010122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3A55CB3"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084FDF8"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72ED3F66"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90FEC68" w14:textId="77777777" w:rsidR="00DC781C" w:rsidRPr="0009511C" w:rsidRDefault="00DC781C"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C781C" w:rsidRPr="0009511C" w14:paraId="0A8142CC"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2A6225F" w14:textId="77777777" w:rsidR="00DC781C" w:rsidRPr="0009511C" w:rsidRDefault="00DC781C"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BEC4D00"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352B804"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76A4214"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275BDD3"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6A002935"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2339C320"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79FF798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8E697F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215FFFA6"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ADF49E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6322675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E3B21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6F34511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1770F7"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2F55819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7E590066"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37715000"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1116EF16"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7DEE5B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D1FD607"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4962B2FE"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A799C3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6A603D"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49FAECD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A5C9E11"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0E28C13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4C8999B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DC1FC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78BB3A7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BF54D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6426224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25FCFE4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75B34AB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7A45804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5756258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1EEAF69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37023E4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6C1BA0E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7AF799F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7DAD52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7130F29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DD783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4FDC3D5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F29C78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10D7BA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3F09F0F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7B6E4F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51E45A4B"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4068C0B2"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DB53127"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B2B596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11425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362A1A5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4100DB"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40CA7A1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32BACED3"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439D41E7"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02F61F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3716B62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D5791F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2388D69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539CB7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3E44B4C7"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6CD806B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36858A52"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3C18335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0776A2B8"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D4D27F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4402EE4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3F7BA81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05ECE1E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BA27F4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3F9C16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F7C600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517C084A"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1E56D760"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04914536"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5418D918"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84D5B9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ABE881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6A77BFF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0BFF89"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A56E2F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4E006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5729E7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35879A"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A0196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FA707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7B83622" w14:textId="77777777" w:rsidR="00D53CB3" w:rsidRPr="00B27B4C" w:rsidRDefault="007A215D"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 w:author="Kook Sec" w:date="2020-06-09T17:19:00Z">
            <w:r w:rsidR="00E61232">
              <w:rPr>
                <w:rFonts w:ascii="Times New Roman" w:eastAsia="Times New Roman" w:hAnsi="Times New Roman" w:cs="David" w:hint="cs"/>
                <w:color w:val="008000"/>
                <w:sz w:val="24"/>
                <w:szCs w:val="24"/>
                <w:rtl/>
                <w:lang w:eastAsia="he-IL"/>
              </w:rPr>
              <w:br/>
              <w:t>א.מ. ישראל מגורים יזמות בע"מ</w:t>
            </w:r>
            <w:r w:rsidR="00E61232">
              <w:rPr>
                <w:rFonts w:ascii="Times New Roman" w:eastAsia="Times New Roman" w:hAnsi="Times New Roman" w:cs="David" w:hint="cs"/>
                <w:color w:val="008000"/>
                <w:sz w:val="24"/>
                <w:szCs w:val="24"/>
                <w:rtl/>
                <w:lang w:eastAsia="he-IL"/>
              </w:rPr>
              <w:br/>
              <w:t>יוני נתניהו 1 אור יהודה</w:t>
            </w:r>
            <w:r w:rsidR="00E61232">
              <w:rPr>
                <w:rFonts w:ascii="Times New Roman" w:eastAsia="Times New Roman" w:hAnsi="Times New Roman" w:cs="David" w:hint="cs"/>
                <w:color w:val="008000"/>
                <w:sz w:val="24"/>
                <w:szCs w:val="24"/>
                <w:rtl/>
                <w:lang w:eastAsia="he-IL"/>
              </w:rPr>
              <w:br/>
              <w:t>514957794</w:t>
            </w:r>
            <w:r w:rsidR="00E61232">
              <w:rPr>
                <w:rFonts w:ascii="Times New Roman" w:eastAsia="Times New Roman" w:hAnsi="Times New Roman" w:cs="David" w:hint="cs"/>
                <w:color w:val="008000"/>
                <w:sz w:val="24"/>
                <w:szCs w:val="24"/>
                <w:rtl/>
                <w:lang w:eastAsia="he-IL"/>
              </w:rPr>
              <w:br/>
            </w:r>
          </w:ins>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410167B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DF53F4E"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8A936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45272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FB5265" w14:textId="7777777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Kook Sec" w:date="2020-06-09T17:19:00Z">
            <w:r w:rsidR="00E61232">
              <w:rPr>
                <w:rFonts w:ascii="Times New Roman" w:eastAsia="Times New Roman" w:hAnsi="Times New Roman" w:cs="David" w:hint="cs"/>
                <w:color w:val="008000"/>
                <w:sz w:val="24"/>
                <w:szCs w:val="24"/>
                <w:rtl/>
                <w:lang w:eastAsia="he-IL"/>
              </w:rPr>
              <w:t>נירית ברנר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5" w:author="Kook Sec" w:date="2020-06-09T17:16:00Z">
            <w:r w:rsidR="00E61232">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6" w:author="Kook Sec" w:date="2020-06-09T17:18:00Z">
            <w:r w:rsidR="00E61232">
              <w:rPr>
                <w:rFonts w:ascii="Times New Roman" w:eastAsia="Times New Roman" w:hAnsi="Times New Roman" w:cs="David" w:hint="cs"/>
                <w:color w:val="008000"/>
                <w:sz w:val="24"/>
                <w:szCs w:val="24"/>
                <w:rtl/>
              </w:rPr>
              <w:t>תכנון ועיצוב פנים של יח"ד ב-6 מבנים, מגרשים: 30,31,32</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A9496A7"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1646AB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5EFDD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C271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B5B53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F4E5F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427851C"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2A3C1D"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51268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40354E"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C49BB83" w14:textId="77777777" w:rsidR="00D53CB3" w:rsidRPr="00B27B4C" w:rsidRDefault="007A215D"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7" w:author="Kook Sec" w:date="2020-06-09T17:19:00Z">
            <w:r w:rsidR="00E61232">
              <w:rPr>
                <w:rFonts w:ascii="Times New Roman" w:eastAsia="Times New Roman" w:hAnsi="Times New Roman" w:cs="David" w:hint="cs"/>
                <w:color w:val="00B0F0"/>
                <w:sz w:val="24"/>
                <w:szCs w:val="24"/>
                <w:u w:val="single"/>
                <w:rtl/>
                <w:lang w:eastAsia="he-IL"/>
              </w:rPr>
              <w:t>נירית ברנר אדריכלים בע"מ</w:t>
            </w:r>
          </w:ins>
        </w:sdtContent>
      </w:sdt>
    </w:p>
    <w:p w14:paraId="33AB8A0D"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6DBD922"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B25C0F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268DF36"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C47CA6D"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92D66BB"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DCAE81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8" w:author="Kook Sec" w:date="2020-06-09T17:19:00Z">
            <w:r w:rsidR="00E61232">
              <w:rPr>
                <w:rFonts w:ascii="Times New Roman" w:eastAsia="Times New Roman" w:hAnsi="Times New Roman" w:cs="David" w:hint="cs"/>
                <w:color w:val="008000"/>
                <w:sz w:val="24"/>
                <w:szCs w:val="24"/>
                <w:rtl/>
                <w:lang w:eastAsia="he-IL"/>
              </w:rPr>
              <w:br/>
              <w:t>א.מ. ישראל מגורים יזמות בע"מ</w:t>
            </w:r>
            <w:r w:rsidR="00E61232">
              <w:rPr>
                <w:rFonts w:ascii="Times New Roman" w:eastAsia="Times New Roman" w:hAnsi="Times New Roman" w:cs="David" w:hint="cs"/>
                <w:color w:val="008000"/>
                <w:sz w:val="24"/>
                <w:szCs w:val="24"/>
                <w:rtl/>
                <w:lang w:eastAsia="he-IL"/>
              </w:rPr>
              <w:br/>
              <w:t>יוני נתניהו 1 אור יהודה</w:t>
            </w:r>
            <w:r w:rsidR="00E61232">
              <w:rPr>
                <w:rFonts w:ascii="Times New Roman" w:eastAsia="Times New Roman" w:hAnsi="Times New Roman" w:cs="David" w:hint="cs"/>
                <w:color w:val="008000"/>
                <w:sz w:val="24"/>
                <w:szCs w:val="24"/>
                <w:rtl/>
                <w:lang w:eastAsia="he-IL"/>
              </w:rPr>
              <w:br/>
              <w:t>514957794</w:t>
            </w:r>
            <w:r w:rsidR="00E61232">
              <w:rPr>
                <w:rFonts w:ascii="Times New Roman" w:eastAsia="Times New Roman" w:hAnsi="Times New Roman" w:cs="David" w:hint="cs"/>
                <w:color w:val="008000"/>
                <w:sz w:val="24"/>
                <w:szCs w:val="24"/>
                <w:rtl/>
                <w:lang w:eastAsia="he-IL"/>
              </w:rPr>
              <w:br/>
            </w:r>
          </w:ins>
        </w:sdtContent>
      </w:sdt>
    </w:p>
    <w:p w14:paraId="0C35C46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BD1A7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2ACCF5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9A6E4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9" w:author="Kook Sec" w:date="2020-06-09T17:16:00Z">
            <w:r w:rsidR="00E61232">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9T00:00:00Z">
            <w:dateFormat w:val="dd/MM/yyyy"/>
            <w:lid w:val="he-IL"/>
            <w:storeMappedDataAs w:val="dateTime"/>
            <w:calendar w:val="gregorian"/>
          </w:date>
        </w:sdtPr>
        <w:sdtEndPr>
          <w:rPr>
            <w:rFonts w:hint="cs"/>
          </w:rPr>
        </w:sdtEndPr>
        <w:sdtContent>
          <w:ins w:id="40" w:author="Kook Sec" w:date="2020-06-09T17:18:00Z">
            <w:r w:rsidR="00E61232">
              <w:rPr>
                <w:rFonts w:ascii="Times New Roman" w:eastAsia="Times New Roman" w:hAnsi="Times New Roman" w:cs="David" w:hint="cs"/>
                <w:color w:val="008000"/>
                <w:sz w:val="24"/>
                <w:szCs w:val="24"/>
                <w:rtl/>
                <w:lang w:eastAsia="he-IL"/>
              </w:rPr>
              <w:t>‏19/02/2019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186874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10123E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CA748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8E67BA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D235AA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59014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193918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42EED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3D17F2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08CFD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1B4E6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A9C1F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6CDB8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52DA2BB"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2C8A29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6137A90"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451C71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050BDD1"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48EAE55"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1" w:author="Kook Sec" w:date="2020-06-09T17:19:00Z">
            <w:r w:rsidR="00E61232">
              <w:rPr>
                <w:rFonts w:ascii="Times New Roman" w:eastAsia="Times New Roman" w:hAnsi="Times New Roman" w:cs="David" w:hint="cs"/>
                <w:color w:val="00B0F0"/>
                <w:sz w:val="24"/>
                <w:szCs w:val="24"/>
                <w:u w:val="single"/>
                <w:rtl/>
                <w:lang w:eastAsia="he-IL"/>
              </w:rPr>
              <w:t>נירית ברנר אדריכלים בע"מ</w:t>
            </w:r>
          </w:ins>
        </w:sdtContent>
      </w:sdt>
    </w:p>
    <w:p w14:paraId="70C29737"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4301CD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4CFCB6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BB4A7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625AB6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E2D49EA"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795207"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B4C9CFA"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52EF2C6"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524422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B0A1900"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1D6DD837"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7FD9F0" w14:textId="77777777" w:rsidR="00E61232" w:rsidRDefault="00E61232" w:rsidP="00AF234B">
      <w:pPr>
        <w:spacing w:before="0" w:after="0" w:line="240" w:lineRule="auto"/>
      </w:pPr>
      <w:r>
        <w:separator/>
      </w:r>
    </w:p>
  </w:endnote>
  <w:endnote w:type="continuationSeparator" w:id="0">
    <w:p w14:paraId="02859F49" w14:textId="77777777" w:rsidR="00E61232" w:rsidRDefault="00E61232" w:rsidP="00AF234B">
      <w:pPr>
        <w:spacing w:before="0" w:after="0" w:line="240" w:lineRule="auto"/>
      </w:pPr>
      <w:r>
        <w:continuationSeparator/>
      </w:r>
    </w:p>
  </w:endnote>
  <w:endnote w:type="continuationNotice" w:id="1">
    <w:p w14:paraId="38B24604" w14:textId="77777777" w:rsidR="00E61232" w:rsidRDefault="00E6123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EA2413" w:rsidRPr="00F9528C" w14:paraId="515C6F22" w14:textId="77777777" w:rsidTr="00623070">
      <w:tc>
        <w:tcPr>
          <w:tcW w:w="753" w:type="dxa"/>
        </w:tcPr>
        <w:p w14:paraId="0715AF8B"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5FC20E4" w14:textId="77777777" w:rsidR="00EA2413" w:rsidRPr="00F9528C" w:rsidRDefault="00E61232" w:rsidP="00623070">
              <w:pPr>
                <w:tabs>
                  <w:tab w:val="center" w:pos="4153"/>
                  <w:tab w:val="right" w:pos="8306"/>
                </w:tabs>
                <w:spacing w:before="0" w:after="0" w:line="240" w:lineRule="auto"/>
                <w:rPr>
                  <w:rFonts w:ascii="David" w:hAnsi="David"/>
                  <w:color w:val="00B0F0"/>
                  <w:sz w:val="20"/>
                  <w:szCs w:val="20"/>
                  <w:rtl/>
                </w:rPr>
              </w:pPr>
              <w:ins w:id="42" w:author="Kook Sec" w:date="2020-06-09T17:16:00Z">
                <w:r>
                  <w:rPr>
                    <w:rFonts w:ascii="David" w:hAnsi="David" w:hint="cs"/>
                    <w:color w:val="00B0F0"/>
                    <w:sz w:val="20"/>
                    <w:szCs w:val="20"/>
                    <w:rtl/>
                  </w:rPr>
                  <w:t>א.מ ישראל מגורים יזמות בע"מ</w:t>
                </w:r>
              </w:ins>
            </w:p>
          </w:tc>
        </w:sdtContent>
      </w:sdt>
      <w:tc>
        <w:tcPr>
          <w:tcW w:w="2232" w:type="dxa"/>
        </w:tcPr>
        <w:p w14:paraId="1486A9E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0D313CBE"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34F40A7C"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142F923" w14:textId="76B56F63" w:rsidR="00EA2413" w:rsidRPr="00F9528C" w:rsidRDefault="00EA2413" w:rsidP="00623070">
              <w:pPr>
                <w:tabs>
                  <w:tab w:val="center" w:pos="4153"/>
                  <w:tab w:val="right" w:pos="8306"/>
                </w:tabs>
                <w:spacing w:before="0" w:after="0" w:line="240" w:lineRule="auto"/>
                <w:rPr>
                  <w:rFonts w:ascii="David" w:hAnsi="David"/>
                  <w:sz w:val="20"/>
                  <w:szCs w:val="20"/>
                  <w:rtl/>
                </w:rPr>
              </w:pPr>
              <w:del w:id="43" w:author="Kook Sec" w:date="2020-06-09T17:22:00Z">
                <w:r w:rsidDel="007A215D">
                  <w:rPr>
                    <w:rFonts w:ascii="David" w:hAnsi="David" w:hint="cs"/>
                    <w:sz w:val="20"/>
                    <w:szCs w:val="20"/>
                  </w:rPr>
                  <w:delText>CONT-5-669</w:delText>
                </w:r>
              </w:del>
              <w:ins w:id="44" w:author="Kook Sec" w:date="2020-06-09T17:22:00Z">
                <w:r w:rsidR="007A215D">
                  <w:rPr>
                    <w:rFonts w:ascii="David" w:hAnsi="David" w:hint="cs"/>
                    <w:sz w:val="20"/>
                    <w:szCs w:val="20"/>
                  </w:rPr>
                  <w:t>CO</w:t>
                </w:r>
                <w:r w:rsidR="007A215D">
                  <w:rPr>
                    <w:rFonts w:ascii="David" w:hAnsi="David" w:hint="cs"/>
                    <w:sz w:val="20"/>
                    <w:szCs w:val="20"/>
                    <w:rtl/>
                  </w:rPr>
                  <w:t>NT-10-1919</w:t>
                </w:r>
              </w:ins>
            </w:p>
          </w:tc>
        </w:sdtContent>
      </w:sdt>
    </w:tr>
    <w:tr w:rsidR="00EA2413" w:rsidRPr="00F9528C" w14:paraId="78D7FB95" w14:textId="77777777" w:rsidTr="00623070">
      <w:tc>
        <w:tcPr>
          <w:tcW w:w="753" w:type="dxa"/>
        </w:tcPr>
        <w:p w14:paraId="622046C3"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B4797C3" w14:textId="77777777" w:rsidR="00EA2413" w:rsidRPr="00F9528C" w:rsidRDefault="00E61232" w:rsidP="00623070">
              <w:pPr>
                <w:tabs>
                  <w:tab w:val="center" w:pos="4153"/>
                  <w:tab w:val="right" w:pos="8306"/>
                </w:tabs>
                <w:spacing w:before="0" w:after="0" w:line="240" w:lineRule="auto"/>
                <w:rPr>
                  <w:rFonts w:ascii="David" w:hAnsi="David"/>
                  <w:color w:val="00B0F0"/>
                  <w:sz w:val="20"/>
                  <w:szCs w:val="20"/>
                  <w:rtl/>
                </w:rPr>
              </w:pPr>
              <w:ins w:id="45" w:author="Kook Sec" w:date="2020-06-09T17:19:00Z">
                <w:r>
                  <w:rPr>
                    <w:rFonts w:ascii="David" w:hAnsi="David" w:hint="cs"/>
                    <w:color w:val="00B0F0"/>
                    <w:sz w:val="20"/>
                    <w:szCs w:val="20"/>
                    <w:rtl/>
                  </w:rPr>
                  <w:t>נירית ברנר אדריכלים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1A552D74" w14:textId="77777777" w:rsidTr="00623070">
            <w:trPr>
              <w:trHeight w:val="201"/>
            </w:trPr>
            <w:tc>
              <w:tcPr>
                <w:tcW w:w="926" w:type="dxa"/>
              </w:tcPr>
              <w:p w14:paraId="5495BD0D"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F8271D2" w14:textId="699EA737" w:rsidR="00EA2413" w:rsidRPr="00F9528C" w:rsidRDefault="007A215D" w:rsidP="00623070">
                    <w:pPr>
                      <w:tabs>
                        <w:tab w:val="center" w:pos="4153"/>
                        <w:tab w:val="right" w:pos="8306"/>
                      </w:tabs>
                      <w:spacing w:before="0" w:after="0" w:line="240" w:lineRule="auto"/>
                      <w:ind w:left="1" w:hanging="1"/>
                      <w:rPr>
                        <w:rFonts w:ascii="David" w:hAnsi="David"/>
                        <w:color w:val="00B0F0"/>
                        <w:sz w:val="20"/>
                        <w:szCs w:val="20"/>
                        <w:rtl/>
                      </w:rPr>
                    </w:pPr>
                    <w:ins w:id="46" w:author="Kook Sec" w:date="2020-06-09T17:23:00Z">
                      <w:r>
                        <w:rPr>
                          <w:rFonts w:ascii="David" w:hAnsi="David" w:hint="cs"/>
                          <w:color w:val="00B0F0"/>
                          <w:sz w:val="20"/>
                          <w:szCs w:val="20"/>
                          <w:rtl/>
                        </w:rPr>
                        <w:t>0.1</w:t>
                      </w:r>
                    </w:ins>
                  </w:p>
                </w:tc>
              </w:sdtContent>
            </w:sdt>
          </w:tr>
        </w:tbl>
        <w:p w14:paraId="50BD7C67"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105A5D47"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75B928CF"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B5F79FE" w14:textId="17208E6B" w:rsidR="00EA2413" w:rsidRPr="00F9528C" w:rsidRDefault="007A215D"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7" w:author="Kook Sec" w:date="2020-06-09T17:23:00Z">
                <w:r>
                  <w:rPr>
                    <w:rFonts w:ascii="David" w:hAnsi="David" w:hint="cs"/>
                    <w:sz w:val="20"/>
                    <w:szCs w:val="20"/>
                    <w:rtl/>
                  </w:rPr>
                  <w:t>3;#</w:t>
                </w:r>
                <w:r>
                  <w:rPr>
                    <w:rFonts w:ascii="David" w:hAnsi="David" w:hint="cs"/>
                    <w:sz w:val="20"/>
                    <w:szCs w:val="20"/>
                  </w:rPr>
                  <w:t>Draft</w:t>
                </w:r>
              </w:ins>
            </w:sdtContent>
          </w:sdt>
        </w:p>
      </w:tc>
    </w:tr>
    <w:tr w:rsidR="00EA2413" w:rsidRPr="00F9528C" w14:paraId="7F5717BA" w14:textId="77777777" w:rsidTr="00623070">
      <w:trPr>
        <w:trHeight w:val="80"/>
      </w:trPr>
      <w:tc>
        <w:tcPr>
          <w:tcW w:w="753" w:type="dxa"/>
        </w:tcPr>
        <w:p w14:paraId="10DB7C1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4F33523F"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7EE70BF5"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00C2A46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4628BFC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24522B62"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4B364590" w14:textId="77777777"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9A7629" w14:textId="77777777" w:rsidR="00E61232" w:rsidRDefault="00E61232" w:rsidP="00AF234B">
      <w:pPr>
        <w:spacing w:before="0" w:after="0" w:line="240" w:lineRule="auto"/>
      </w:pPr>
      <w:r>
        <w:separator/>
      </w:r>
    </w:p>
  </w:footnote>
  <w:footnote w:type="continuationSeparator" w:id="0">
    <w:p w14:paraId="312B4C5F" w14:textId="77777777" w:rsidR="00E61232" w:rsidRDefault="00E61232" w:rsidP="00AF234B">
      <w:pPr>
        <w:spacing w:before="0" w:after="0" w:line="240" w:lineRule="auto"/>
      </w:pPr>
      <w:r>
        <w:continuationSeparator/>
      </w:r>
    </w:p>
  </w:footnote>
  <w:footnote w:type="continuationNotice" w:id="1">
    <w:p w14:paraId="3CCC1556" w14:textId="77777777" w:rsidR="00E61232" w:rsidRDefault="00E6123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A01686D" w14:textId="77777777" w:rsidR="009A05A4" w:rsidRDefault="009A05A4" w:rsidP="00CF334C">
        <w:pPr>
          <w:pStyle w:val="a3"/>
          <w:jc w:val="center"/>
        </w:pPr>
        <w:r>
          <w:fldChar w:fldCharType="begin"/>
        </w:r>
        <w:r>
          <w:instrText xml:space="preserve"> PAGE   \* MERGEFORMAT </w:instrText>
        </w:r>
        <w:r>
          <w:fldChar w:fldCharType="separate"/>
        </w:r>
        <w:r w:rsidR="007A215D">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44849"/>
    <w:rsid w:val="00071854"/>
    <w:rsid w:val="000C533D"/>
    <w:rsid w:val="00134C85"/>
    <w:rsid w:val="001A0C3C"/>
    <w:rsid w:val="001A69D5"/>
    <w:rsid w:val="00214ACF"/>
    <w:rsid w:val="00272745"/>
    <w:rsid w:val="00293B97"/>
    <w:rsid w:val="002A2F51"/>
    <w:rsid w:val="002B2234"/>
    <w:rsid w:val="0030703A"/>
    <w:rsid w:val="00321C50"/>
    <w:rsid w:val="003329AC"/>
    <w:rsid w:val="00342405"/>
    <w:rsid w:val="003434A2"/>
    <w:rsid w:val="0045396B"/>
    <w:rsid w:val="004C4D46"/>
    <w:rsid w:val="00550043"/>
    <w:rsid w:val="00552E11"/>
    <w:rsid w:val="005F46C7"/>
    <w:rsid w:val="00656A43"/>
    <w:rsid w:val="00666119"/>
    <w:rsid w:val="00703DC8"/>
    <w:rsid w:val="0072103C"/>
    <w:rsid w:val="0073034D"/>
    <w:rsid w:val="00733726"/>
    <w:rsid w:val="007A215D"/>
    <w:rsid w:val="008C64C6"/>
    <w:rsid w:val="00906AB8"/>
    <w:rsid w:val="00942177"/>
    <w:rsid w:val="009657C7"/>
    <w:rsid w:val="009A05A4"/>
    <w:rsid w:val="00A42271"/>
    <w:rsid w:val="00AF234B"/>
    <w:rsid w:val="00BD72C4"/>
    <w:rsid w:val="00BE17B4"/>
    <w:rsid w:val="00CA6B0F"/>
    <w:rsid w:val="00CB4298"/>
    <w:rsid w:val="00CF334C"/>
    <w:rsid w:val="00CF37E4"/>
    <w:rsid w:val="00D53CB3"/>
    <w:rsid w:val="00D72AD6"/>
    <w:rsid w:val="00D756F6"/>
    <w:rsid w:val="00D95DCC"/>
    <w:rsid w:val="00DC5A8B"/>
    <w:rsid w:val="00DC781C"/>
    <w:rsid w:val="00E45DA7"/>
    <w:rsid w:val="00E61232"/>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CB296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 w:type="table" w:customStyle="1" w:styleId="13">
    <w:name w:val="רשת טבלה1"/>
    <w:basedOn w:val="a1"/>
    <w:next w:val="a8"/>
    <w:rsid w:val="00EA24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a3"/>
              <w:rFonts w:hint="cs"/>
              <w:rtl/>
            </w:rPr>
            <w:t>[תאריך</w:t>
          </w:r>
          <w:r w:rsidRPr="00AA62C4">
            <w:rPr>
              <w:rStyle w:val="a3"/>
              <w:rtl/>
            </w:rPr>
            <w:t xml:space="preserve"> </w:t>
          </w:r>
          <w:r w:rsidRPr="00AA62C4">
            <w:rPr>
              <w:rStyle w:val="a3"/>
              <w:rFonts w:hint="cs"/>
              <w:rtl/>
            </w:rPr>
            <w:t>חתימת</w:t>
          </w:r>
          <w:r w:rsidRPr="00AA62C4">
            <w:rPr>
              <w:rStyle w:val="a3"/>
              <w:rtl/>
            </w:rPr>
            <w:t xml:space="preserve"> </w:t>
          </w:r>
          <w:r w:rsidRPr="00AA62C4">
            <w:rPr>
              <w:rStyle w:val="a3"/>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צד</w:t>
          </w:r>
          <w:r w:rsidRPr="00AA62C4">
            <w:rPr>
              <w:rStyle w:val="a3"/>
              <w:rtl/>
            </w:rPr>
            <w:t xml:space="preserve"> </w:t>
          </w:r>
          <w:r w:rsidRPr="00AA62C4">
            <w:rPr>
              <w:rStyle w:val="a3"/>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a3"/>
              <w:rFonts w:hint="cs"/>
              <w:rtl/>
            </w:rPr>
            <w:t>[צדדים</w:t>
          </w:r>
          <w:r w:rsidRPr="00AA62C4">
            <w:rPr>
              <w:rStyle w:val="a3"/>
              <w:rtl/>
            </w:rPr>
            <w:t xml:space="preserve"> </w:t>
          </w:r>
          <w:r w:rsidRPr="00AA62C4">
            <w:rPr>
              <w:rStyle w:val="a3"/>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a3"/>
              <w:rFonts w:hint="cs"/>
              <w:rtl/>
            </w:rPr>
            <w:t>[סוג</w:t>
          </w:r>
          <w:r w:rsidRPr="004B7360">
            <w:rPr>
              <w:rStyle w:val="a3"/>
              <w:rtl/>
            </w:rPr>
            <w:t xml:space="preserve"> </w:t>
          </w:r>
          <w:r w:rsidRPr="004B7360">
            <w:rPr>
              <w:rStyle w:val="a3"/>
              <w:rFonts w:hint="cs"/>
              <w:rtl/>
            </w:rPr>
            <w:t>מדד</w:t>
          </w:r>
          <w:r w:rsidRPr="004B7360">
            <w:rPr>
              <w:rStyle w:val="a3"/>
              <w:rtl/>
            </w:rPr>
            <w:t xml:space="preserve"> </w:t>
          </w:r>
          <w:r w:rsidRPr="004B7360">
            <w:rPr>
              <w:rStyle w:val="a3"/>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בגין</w:t>
          </w:r>
          <w:r w:rsidRPr="004B7360">
            <w:rPr>
              <w:rStyle w:val="a3"/>
              <w:rtl/>
            </w:rPr>
            <w:t>/</w:t>
          </w:r>
          <w:r w:rsidRPr="004B7360">
            <w:rPr>
              <w:rStyle w:val="a3"/>
              <w:rFonts w:hint="cs"/>
              <w:rtl/>
            </w:rPr>
            <w:t>ידוע</w:t>
          </w:r>
          <w:r w:rsidRPr="004B7360">
            <w:rPr>
              <w:rStyle w:val="a3"/>
              <w:rtl/>
            </w:rPr>
            <w:t xml:space="preserve"> - </w:t>
          </w:r>
          <w:r w:rsidRPr="004B7360">
            <w:rPr>
              <w:rStyle w:val="a3"/>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a3"/>
              <w:rFonts w:hint="cs"/>
              <w:rtl/>
            </w:rPr>
            <w:t>[נקודות</w:t>
          </w:r>
          <w:r w:rsidRPr="004B7360">
            <w:rPr>
              <w:rStyle w:val="a3"/>
              <w:rtl/>
            </w:rPr>
            <w:t xml:space="preserve"> </w:t>
          </w:r>
          <w:r w:rsidRPr="004B7360">
            <w:rPr>
              <w:rStyle w:val="a3"/>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a3"/>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a3"/>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a3"/>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a3"/>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a3"/>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a3"/>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a3"/>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a3"/>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a3"/>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a3"/>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a3"/>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a3"/>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a3"/>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a3"/>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a3"/>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a3"/>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a3"/>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a3"/>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a3"/>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a3"/>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a3"/>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a3"/>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a3"/>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a3"/>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a3"/>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a3"/>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a3"/>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a3"/>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a3"/>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a3"/>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a3"/>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a3"/>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675168"/>
    <w:rsid w:val="006865A5"/>
    <w:rsid w:val="006D1ED5"/>
    <w:rsid w:val="00990C9D"/>
    <w:rsid w:val="00B0585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1E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F8FA696E3F2B4A258EA94289EC9D5DF7">
    <w:name w:val="F8FA696E3F2B4A258EA94289EC9D5DF7"/>
    <w:rsid w:val="003061B5"/>
    <w:pPr>
      <w:bidi/>
    </w:pPr>
  </w:style>
  <w:style w:type="paragraph" w:customStyle="1" w:styleId="40D511AD46BC40D4ADD982AFF3981BF9">
    <w:name w:val="40D511AD46BC40D4ADD982AFF3981BF9"/>
    <w:rsid w:val="003061B5"/>
    <w:pPr>
      <w:bidi/>
    </w:pPr>
  </w:style>
  <w:style w:type="paragraph" w:customStyle="1" w:styleId="E0C813B3E6CD4649B3CE44302F2236D9">
    <w:name w:val="E0C813B3E6CD4649B3CE44302F2236D9"/>
    <w:rsid w:val="003061B5"/>
    <w:pPr>
      <w:bidi/>
    </w:p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C026E0E15CE4E399D345E9AF19C7956">
    <w:name w:val="EC026E0E15CE4E399D345E9AF19C7956"/>
    <w:rsid w:val="004F31E0"/>
    <w:pPr>
      <w:bidi/>
    </w:pPr>
  </w:style>
  <w:style w:type="paragraph" w:customStyle="1" w:styleId="F36FE7D3BFC247ED96D59DF74E80B6E7">
    <w:name w:val="F36FE7D3BFC247ED96D59DF74E80B6E7"/>
    <w:rsid w:val="004F31E0"/>
    <w:pPr>
      <w:bidi/>
    </w:pPr>
  </w:style>
  <w:style w:type="paragraph" w:customStyle="1" w:styleId="5F59C405F35340EC875798BBFC32A9DD">
    <w:name w:val="5F59C405F35340EC875798BBFC32A9DD"/>
    <w:rsid w:val="004F31E0"/>
    <w:pPr>
      <w:bidi/>
    </w:pPr>
  </w:style>
  <w:style w:type="paragraph" w:customStyle="1" w:styleId="D41420E7A8244B0682FF5F137EE2FDC0">
    <w:name w:val="D41420E7A8244B0682FF5F137EE2FDC0"/>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F92FCCEB-10EB-4B13-9F46-54AAD7F51126}"/>
</file>

<file path=customXml/itemProps3.xml><?xml version="1.0" encoding="utf-8"?>
<ds:datastoreItem xmlns:ds="http://schemas.openxmlformats.org/officeDocument/2006/customXml" ds:itemID="{81709D4C-33DC-48CC-AC7E-130A245806EE}">
  <ds:schemaRefs>
    <ds:schemaRef ds:uri="http://www.w3.org/XML/1998/namespace"/>
    <ds:schemaRef ds:uri="http://purl.org/dc/elements/1.1/"/>
    <ds:schemaRef ds:uri="http://purl.org/dc/terms/"/>
    <ds:schemaRef ds:uri="http://schemas.microsoft.com/office/2006/documentManagement/types"/>
    <ds:schemaRef ds:uri="http://schemas.openxmlformats.org/package/2006/metadata/core-properties"/>
    <ds:schemaRef ds:uri="http://purl.org/dc/dcmitype/"/>
    <ds:schemaRef ds:uri="http://schemas.microsoft.com/sharepoint/v3"/>
    <ds:schemaRef ds:uri="http://schemas.microsoft.com/office/infopath/2007/PartnerControls"/>
    <ds:schemaRef ds:uri="e82e0497-401b-493b-ab66-61f85c09ed30"/>
    <ds:schemaRef ds:uri="http://schemas.microsoft.com/office/2006/metadata/properties"/>
  </ds:schemaRefs>
</ds:datastoreItem>
</file>

<file path=customXml/itemProps4.xml><?xml version="1.0" encoding="utf-8"?>
<ds:datastoreItem xmlns:ds="http://schemas.openxmlformats.org/officeDocument/2006/customXml" ds:itemID="{E1C4BF72-7F5C-491C-A91A-0DD3577D7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6.xml><?xml version="1.0" encoding="utf-8"?>
<ds:datastoreItem xmlns:ds="http://schemas.openxmlformats.org/officeDocument/2006/customXml" ds:itemID="{38AD6231-614C-4006-A00B-0F21F5E4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Pages>
  <Words>10295</Words>
  <Characters>51477</Characters>
  <Application>Microsoft Office Word</Application>
  <DocSecurity>0</DocSecurity>
  <Lines>428</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2020-06-09T14:15:00Z</dcterms:created>
  <dcterms:modified xsi:type="dcterms:W3CDTF">2020-06-09T14:30:00Z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2251972e-175c-4271-97f9-ba7296eb1b23</vt:lpwstr>
  </property>
</Properties>
</file>