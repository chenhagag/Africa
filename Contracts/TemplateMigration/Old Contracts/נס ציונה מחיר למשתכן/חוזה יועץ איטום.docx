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B4C4E4" w14:textId="77777777" w:rsidR="00C521D8" w:rsidRPr="00C521D8" w:rsidDel="00EA360F" w:rsidRDefault="00C521D8" w:rsidP="00C521D8">
      <w:pPr>
        <w:jc w:val="both"/>
        <w:rPr>
          <w:del w:id="0" w:author="Kook Sec" w:date="2020-06-04T16:42:00Z"/>
          <w:rFonts w:ascii="Times New Roman" w:eastAsia="Times New Roman" w:hAnsi="Times New Roman" w:cs="David"/>
          <w:sz w:val="24"/>
          <w:szCs w:val="24"/>
          <w:lang w:eastAsia="he-IL"/>
        </w:rPr>
      </w:pPr>
    </w:p>
    <w:p w14:paraId="4CF23482" w14:textId="77777777" w:rsidR="00C521D8" w:rsidDel="00EA360F" w:rsidRDefault="00C521D8" w:rsidP="00EA360F">
      <w:pPr>
        <w:widowControl w:val="0"/>
        <w:spacing w:before="0" w:beforeAutospacing="0" w:after="0" w:afterAutospacing="0" w:line="240" w:lineRule="auto"/>
        <w:jc w:val="center"/>
        <w:rPr>
          <w:del w:id="1" w:author="Kook Sec" w:date="2020-06-04T16:44:00Z"/>
          <w:rFonts w:ascii="Times New Roman" w:eastAsia="Times New Roman" w:hAnsi="Times New Roman" w:cs="David"/>
          <w:bCs/>
          <w:sz w:val="24"/>
          <w:szCs w:val="24"/>
          <w:u w:val="single"/>
          <w:rtl/>
          <w:lang w:eastAsia="he-IL"/>
        </w:rPr>
      </w:pPr>
    </w:p>
    <w:p w14:paraId="02D540F0" w14:textId="77777777" w:rsidR="00EA360F" w:rsidRPr="00C521D8" w:rsidRDefault="00EA360F" w:rsidP="00C521D8">
      <w:pPr>
        <w:widowControl w:val="0"/>
        <w:spacing w:before="0" w:beforeAutospacing="0" w:after="0" w:afterAutospacing="0" w:line="240" w:lineRule="auto"/>
        <w:jc w:val="center"/>
        <w:rPr>
          <w:ins w:id="2" w:author="Kook Sec" w:date="2020-06-04T16:44:00Z"/>
          <w:rFonts w:ascii="Times New Roman" w:eastAsia="Times New Roman" w:hAnsi="Times New Roman" w:cs="David"/>
          <w:bCs/>
          <w:sz w:val="24"/>
          <w:szCs w:val="24"/>
          <w:u w:val="single"/>
          <w:rtl/>
          <w:lang w:eastAsia="he-IL"/>
        </w:rPr>
      </w:pPr>
    </w:p>
    <w:p w14:paraId="4A28E545" w14:textId="77777777" w:rsidR="00C521D8" w:rsidRPr="00C521D8" w:rsidRDefault="00C521D8" w:rsidP="00EA360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F056B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3C9D3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8688A9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D9AB35B" w14:textId="77777777" w:rsidR="00C521D8" w:rsidRPr="00C521D8" w:rsidRDefault="00D44701"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i/>
          <w:iCs/>
          <w:noProof/>
          <w:sz w:val="24"/>
          <w:szCs w:val="24"/>
        </w:rPr>
        <w:pict w14:anchorId="76895B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415.5pt;height:37.5pt;visibility:visible">
            <v:imagedata r:id="rId13" o:title="" croptop="20052f" cropbottom="15650f"/>
          </v:shape>
        </w:pict>
      </w:r>
    </w:p>
    <w:p w14:paraId="52DF695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FDA4E0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EF7D2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521D8">
        <w:rPr>
          <w:rFonts w:ascii="Times New Roman" w:eastAsia="Times New Roman" w:hAnsi="Times New Roman" w:cs="David" w:hint="cs"/>
          <w:bCs/>
          <w:sz w:val="32"/>
          <w:szCs w:val="32"/>
          <w:u w:val="single"/>
          <w:rtl/>
          <w:lang w:eastAsia="he-IL"/>
        </w:rPr>
        <w:t>חוזה יועץ איטום</w:t>
      </w:r>
    </w:p>
    <w:p w14:paraId="02A1975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36B6D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11740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9E2A0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BEF6D2"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D6A59DCCAAB452E976AE53656C0DA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90F8EDC" w14:textId="77777777" w:rsidR="00C521D8" w:rsidRPr="008E610C" w:rsidRDefault="00EA360F"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3" w:author="Kook Sec" w:date="2020-06-04T16:40:00Z">
            <w:r>
              <w:rPr>
                <w:rFonts w:ascii="Times New Roman" w:eastAsia="Times New Roman" w:hAnsi="Times New Roman" w:cs="David" w:hint="cs"/>
                <w:bCs/>
                <w:color w:val="00B0F0"/>
                <w:sz w:val="24"/>
                <w:szCs w:val="24"/>
                <w:u w:val="single"/>
                <w:rtl/>
                <w:lang w:eastAsia="he-IL"/>
              </w:rPr>
              <w:t>א.מ ישראל מגורים יזמות בע"מ</w:t>
            </w:r>
          </w:ins>
        </w:p>
      </w:sdtContent>
    </w:sdt>
    <w:p w14:paraId="44E86D15"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23AD8C55"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53ED5A37"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CEE48E01325C4B6899959599C52F56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3AAD8CE" w14:textId="77777777" w:rsidR="00C521D8" w:rsidRPr="008E610C" w:rsidRDefault="00EA360F"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4" w:author="Kook Sec" w:date="2020-06-04T16:40:00Z">
            <w:r>
              <w:rPr>
                <w:rFonts w:ascii="Times New Roman" w:eastAsia="Times New Roman" w:hAnsi="Times New Roman" w:cs="David" w:hint="cs"/>
                <w:bCs/>
                <w:color w:val="00B0F0"/>
                <w:sz w:val="24"/>
                <w:szCs w:val="24"/>
                <w:u w:val="single"/>
                <w:rtl/>
                <w:lang w:eastAsia="he-IL"/>
              </w:rPr>
              <w:t>נס ציונה מחיר למשתכן</w:t>
            </w:r>
          </w:ins>
        </w:p>
      </w:sdtContent>
    </w:sdt>
    <w:p w14:paraId="5C4C3518" w14:textId="77777777" w:rsidR="00C521D8" w:rsidRPr="008E610C" w:rsidRDefault="00C521D8" w:rsidP="00C521D8">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29DC6E3" w14:textId="77777777" w:rsidR="00C521D8" w:rsidRPr="00C521D8" w:rsidDel="00EA360F" w:rsidRDefault="00C521D8" w:rsidP="00C521D8">
      <w:pPr>
        <w:widowControl w:val="0"/>
        <w:spacing w:before="0" w:beforeAutospacing="0" w:after="0" w:afterAutospacing="0" w:line="240" w:lineRule="auto"/>
        <w:jc w:val="center"/>
        <w:rPr>
          <w:del w:id="5" w:author="Kook Sec" w:date="2020-06-04T16:42:00Z"/>
          <w:rFonts w:ascii="Times New Roman" w:eastAsia="Times New Roman" w:hAnsi="Times New Roman" w:cs="David"/>
          <w:bCs/>
          <w:sz w:val="24"/>
          <w:szCs w:val="24"/>
          <w:u w:val="single"/>
          <w:rtl/>
          <w:lang w:eastAsia="he-IL"/>
        </w:rPr>
      </w:pPr>
    </w:p>
    <w:p w14:paraId="29E3E54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lang w:eastAsia="he-IL"/>
        </w:rPr>
      </w:pPr>
    </w:p>
    <w:p w14:paraId="26DED2F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4F49B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CB7CA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79A24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52690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954F4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0FF13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A4FC28"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6A611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1AE7D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3E4B4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DAA08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4D750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8F251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8DFEB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720195"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B38D1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37A59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D922BE"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16C164"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06089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84A561"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C9653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3D9752"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E30D9D"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8E1E4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2D106B"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DBA54C"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6138EF"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D23158" w14:textId="77777777" w:rsidR="006E6FF7" w:rsidRDefault="006E6FF7" w:rsidP="00C521D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BBD502" w14:textId="77777777" w:rsidR="00C521D8" w:rsidRPr="00AA1573" w:rsidRDefault="00C521D8" w:rsidP="00C521D8">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AA1573">
        <w:rPr>
          <w:rFonts w:ascii="Times New Roman" w:eastAsia="Times New Roman" w:hAnsi="Times New Roman" w:cs="David" w:hint="cs"/>
          <w:bCs/>
          <w:sz w:val="32"/>
          <w:szCs w:val="32"/>
          <w:u w:val="single"/>
          <w:rtl/>
          <w:lang w:eastAsia="he-IL"/>
        </w:rPr>
        <w:t>חוזה</w:t>
      </w:r>
      <w:r w:rsidR="00AA1573">
        <w:rPr>
          <w:rFonts w:ascii="Times New Roman" w:eastAsia="Times New Roman" w:hAnsi="Times New Roman" w:cs="David" w:hint="cs"/>
          <w:bCs/>
          <w:i/>
          <w:iCs/>
          <w:sz w:val="32"/>
          <w:szCs w:val="32"/>
          <w:u w:val="single"/>
          <w:rtl/>
          <w:lang w:eastAsia="he-IL"/>
        </w:rPr>
        <w:t xml:space="preserve"> </w:t>
      </w:r>
      <w:r w:rsidR="00AA1573" w:rsidRPr="00AA1573">
        <w:rPr>
          <w:rFonts w:ascii="Times New Roman" w:eastAsia="Times New Roman" w:hAnsi="Times New Roman" w:cs="David" w:hint="cs"/>
          <w:bCs/>
          <w:sz w:val="32"/>
          <w:szCs w:val="32"/>
          <w:u w:val="single"/>
          <w:rtl/>
          <w:lang w:eastAsia="he-IL"/>
        </w:rPr>
        <w:t>איטום</w:t>
      </w:r>
    </w:p>
    <w:p w14:paraId="39E797F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BE1B07" w14:textId="77777777" w:rsidR="00C521D8" w:rsidRPr="00C521D8" w:rsidRDefault="00C521D8" w:rsidP="008E610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521D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8BFF034194E14C1BB10A98A0F1F22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3T00:00:00Z">
            <w:dateFormat w:val="dd/MM/yyyy"/>
            <w:lid w:val="he-IL"/>
            <w:storeMappedDataAs w:val="dateTime"/>
            <w:calendar w:val="gregorian"/>
          </w:date>
        </w:sdtPr>
        <w:sdtEndPr/>
        <w:sdtContent>
          <w:ins w:id="6" w:author="Kook Sec" w:date="2020-06-04T16:42:00Z">
            <w:r w:rsidR="00EA360F">
              <w:rPr>
                <w:rFonts w:ascii="Times New Roman" w:eastAsia="Times New Roman" w:hAnsi="Times New Roman" w:cs="David" w:hint="cs"/>
                <w:color w:val="800080"/>
                <w:sz w:val="24"/>
                <w:szCs w:val="24"/>
                <w:rtl/>
                <w:lang w:eastAsia="he-IL"/>
              </w:rPr>
              <w:t>‏13/01/2019</w:t>
            </w:r>
          </w:ins>
        </w:sdtContent>
      </w:sdt>
    </w:p>
    <w:p w14:paraId="0C1FA0C8"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rPr>
      </w:pPr>
    </w:p>
    <w:p w14:paraId="3467C5D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C1D90E4"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4C2EC0" w14:textId="77777777" w:rsidR="008E610C" w:rsidRDefault="00C521D8" w:rsidP="008E610C">
      <w:pPr>
        <w:widowControl w:val="0"/>
        <w:spacing w:before="0" w:beforeAutospacing="0" w:after="0" w:afterAutospacing="0" w:line="240" w:lineRule="auto"/>
        <w:ind w:left="3628" w:right="2835" w:firstLine="567"/>
        <w:outlineLvl w:val="1"/>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ב י ן</w:t>
      </w:r>
      <w:r w:rsidR="008E610C" w:rsidRPr="00C521D8">
        <w:rPr>
          <w:rFonts w:ascii="Times New Roman" w:eastAsia="Times New Roman" w:hAnsi="Times New Roman" w:cs="David" w:hint="cs"/>
          <w:sz w:val="24"/>
          <w:szCs w:val="24"/>
          <w:rtl/>
          <w:lang w:eastAsia="he-IL"/>
        </w:rPr>
        <w:t xml:space="preserve"> </w:t>
      </w:r>
    </w:p>
    <w:p w14:paraId="36AA773C" w14:textId="77777777" w:rsidR="008E610C" w:rsidRDefault="008E610C" w:rsidP="008E610C">
      <w:pPr>
        <w:widowControl w:val="0"/>
        <w:spacing w:before="0" w:beforeAutospacing="0" w:after="0" w:afterAutospacing="0" w:line="240" w:lineRule="auto"/>
        <w:ind w:left="3628" w:right="2835" w:firstLine="567"/>
        <w:outlineLvl w:val="1"/>
        <w:rPr>
          <w:rFonts w:ascii="Times New Roman" w:eastAsia="Times New Roman" w:hAnsi="Times New Roman" w:cs="David"/>
          <w:color w:val="00B0F0"/>
          <w:sz w:val="24"/>
          <w:szCs w:val="24"/>
          <w:rtl/>
          <w:lang w:eastAsia="he-IL"/>
        </w:rPr>
      </w:pPr>
    </w:p>
    <w:p w14:paraId="44ACF976" w14:textId="77777777" w:rsidR="008E610C" w:rsidRDefault="008E610C" w:rsidP="008E610C">
      <w:pPr>
        <w:widowControl w:val="0"/>
        <w:spacing w:before="0" w:beforeAutospacing="0" w:after="0" w:afterAutospacing="0" w:line="240" w:lineRule="auto"/>
        <w:ind w:left="2880" w:right="2835" w:firstLine="567"/>
        <w:outlineLvl w:val="1"/>
        <w:rPr>
          <w:rFonts w:ascii="Times New Roman" w:eastAsia="Times New Roman" w:hAnsi="Times New Roman" w:cs="David"/>
          <w:sz w:val="24"/>
          <w:szCs w:val="24"/>
          <w:rtl/>
          <w:lang w:eastAsia="he-IL"/>
        </w:rPr>
      </w:pPr>
      <w:r>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4"/>
            <w:szCs w:val="24"/>
            <w:rtl/>
            <w:lang w:eastAsia="he-IL"/>
          </w:rPr>
          <w:alias w:val="צד א בחוזה"/>
          <w:tag w:val="cntTzadA"/>
          <w:id w:val="1685239962"/>
          <w:placeholder>
            <w:docPart w:val="5317243F79CA4CC8BF3762D03FF5AC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7" w:author="Kook Sec" w:date="2020-06-04T16:43:00Z">
            <w:r w:rsidR="00EA360F">
              <w:rPr>
                <w:rFonts w:ascii="Times New Roman" w:eastAsia="Times New Roman" w:hAnsi="Times New Roman" w:cs="David" w:hint="cs"/>
                <w:color w:val="00B0F0"/>
                <w:sz w:val="24"/>
                <w:szCs w:val="24"/>
                <w:rtl/>
                <w:lang w:eastAsia="he-IL"/>
              </w:rPr>
              <w:br/>
              <w:t>א.מ. ישראל מגורים יזמות בע"מ</w:t>
            </w:r>
            <w:r w:rsidR="00EA360F">
              <w:rPr>
                <w:rFonts w:ascii="Times New Roman" w:eastAsia="Times New Roman" w:hAnsi="Times New Roman" w:cs="David" w:hint="cs"/>
                <w:color w:val="00B0F0"/>
                <w:sz w:val="24"/>
                <w:szCs w:val="24"/>
                <w:rtl/>
                <w:lang w:eastAsia="he-IL"/>
              </w:rPr>
              <w:br/>
              <w:t>יוני נתניהו 1 אור יהודה</w:t>
            </w:r>
            <w:r w:rsidR="00EA360F">
              <w:rPr>
                <w:rFonts w:ascii="Times New Roman" w:eastAsia="Times New Roman" w:hAnsi="Times New Roman" w:cs="David" w:hint="cs"/>
                <w:color w:val="00B0F0"/>
                <w:sz w:val="24"/>
                <w:szCs w:val="24"/>
                <w:rtl/>
                <w:lang w:eastAsia="he-IL"/>
              </w:rPr>
              <w:br/>
              <w:t>514957794</w:t>
            </w:r>
            <w:r w:rsidR="00EA360F">
              <w:rPr>
                <w:rFonts w:ascii="Times New Roman" w:eastAsia="Times New Roman" w:hAnsi="Times New Roman" w:cs="David" w:hint="cs"/>
                <w:color w:val="00B0F0"/>
                <w:sz w:val="24"/>
                <w:szCs w:val="24"/>
                <w:rtl/>
                <w:lang w:eastAsia="he-IL"/>
              </w:rPr>
              <w:br/>
            </w:r>
          </w:ins>
        </w:sdtContent>
      </w:sdt>
    </w:p>
    <w:p w14:paraId="3AEAF457" w14:textId="77777777" w:rsidR="00C521D8" w:rsidRPr="008E610C" w:rsidRDefault="00C521D8" w:rsidP="008E610C">
      <w:pPr>
        <w:widowControl w:val="0"/>
        <w:spacing w:before="0" w:beforeAutospacing="0" w:after="0" w:afterAutospacing="0" w:line="240" w:lineRule="auto"/>
        <w:ind w:left="3600" w:right="2835"/>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 xml:space="preserve">(להלן: </w:t>
      </w:r>
      <w:r w:rsidRPr="00C521D8">
        <w:rPr>
          <w:rFonts w:ascii="Times New Roman" w:eastAsia="Times New Roman" w:hAnsi="Times New Roman" w:cs="David" w:hint="cs"/>
          <w:b/>
          <w:bCs/>
          <w:sz w:val="24"/>
          <w:szCs w:val="24"/>
          <w:rtl/>
          <w:lang w:eastAsia="he-IL"/>
        </w:rPr>
        <w:t>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62AC8A97"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אחד;</w:t>
      </w:r>
    </w:p>
    <w:p w14:paraId="104DACA8"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0EE56ECB" w14:textId="77777777" w:rsidR="00C521D8" w:rsidRPr="00C521D8" w:rsidRDefault="00C521D8" w:rsidP="00C521D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hint="cs"/>
          <w:bCs/>
          <w:sz w:val="24"/>
          <w:szCs w:val="24"/>
          <w:rtl/>
          <w:lang w:eastAsia="he-IL"/>
        </w:rPr>
        <w:t>ל ב י ן</w:t>
      </w:r>
    </w:p>
    <w:p w14:paraId="12D81959"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7511645" w14:textId="77777777" w:rsidR="00C521D8" w:rsidRPr="00C521D8" w:rsidRDefault="00D44701"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a7"/>
            <w:color w:val="00B0F0"/>
            <w:rtl/>
          </w:rPr>
          <w:alias w:val="צדדים נוספים"/>
          <w:tag w:val="cntTzadB_x002C__x0020_cntTzadC_x002C__x0020_cntTzadD"/>
          <w:id w:val="-363826986"/>
          <w:placeholder>
            <w:docPart w:val="5325C62E407A43DF97596BA9FFB0C1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ins w:id="8" w:author="Kook Sec" w:date="2020-06-04T16:45:00Z">
            <w:r w:rsidR="00EA360F">
              <w:rPr>
                <w:rStyle w:val="a7"/>
                <w:rFonts w:hint="cs"/>
                <w:color w:val="00B0F0"/>
                <w:rtl/>
              </w:rPr>
              <w:br/>
              <w:t>זאן ברקוביץ</w:t>
            </w:r>
            <w:r w:rsidR="00EA360F">
              <w:rPr>
                <w:rStyle w:val="a7"/>
                <w:rFonts w:hint="cs"/>
                <w:color w:val="00B0F0"/>
                <w:rtl/>
              </w:rPr>
              <w:br/>
              <w:t>משה דיין 88, כפר סבא</w:t>
            </w:r>
            <w:r w:rsidR="00EA360F">
              <w:rPr>
                <w:rStyle w:val="a7"/>
                <w:rFonts w:hint="cs"/>
                <w:color w:val="00B0F0"/>
                <w:rtl/>
              </w:rPr>
              <w:br/>
              <w:t>514305895</w:t>
            </w:r>
            <w:r w:rsidR="00EA360F">
              <w:rPr>
                <w:rStyle w:val="a7"/>
                <w:rFonts w:hint="cs"/>
                <w:color w:val="00B0F0"/>
                <w:rtl/>
              </w:rPr>
              <w:br/>
            </w:r>
          </w:ins>
        </w:sdtContent>
      </w:sdt>
    </w:p>
    <w:p w14:paraId="4CD00B9D"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C521D8">
        <w:rPr>
          <w:rFonts w:ascii="Times New Roman" w:eastAsia="Times New Roman" w:hAnsi="Times New Roman" w:cs="David" w:hint="cs"/>
          <w:sz w:val="24"/>
          <w:szCs w:val="24"/>
          <w:rtl/>
          <w:lang w:eastAsia="he-IL"/>
        </w:rPr>
        <w:t>(להלן: "</w:t>
      </w:r>
      <w:r w:rsidRPr="00C521D8">
        <w:rPr>
          <w:rFonts w:ascii="Times New Roman" w:eastAsia="Times New Roman" w:hAnsi="Times New Roman" w:cs="David" w:hint="cs"/>
          <w:b/>
          <w:bCs/>
          <w:sz w:val="24"/>
          <w:szCs w:val="24"/>
          <w:rtl/>
          <w:lang w:eastAsia="he-IL"/>
        </w:rPr>
        <w:t>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Cs/>
          <w:sz w:val="24"/>
          <w:szCs w:val="24"/>
          <w:rtl/>
          <w:lang w:eastAsia="he-IL"/>
        </w:rPr>
        <w:t xml:space="preserve">  </w:t>
      </w:r>
    </w:p>
    <w:p w14:paraId="645A68DD"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C521D8">
        <w:rPr>
          <w:rFonts w:ascii="Times New Roman" w:eastAsia="Times New Roman" w:hAnsi="Times New Roman" w:cs="David" w:hint="cs"/>
          <w:bCs/>
          <w:sz w:val="24"/>
          <w:szCs w:val="24"/>
          <w:rtl/>
          <w:lang w:eastAsia="he-IL"/>
        </w:rPr>
        <w:t xml:space="preserve">         מצד שני;</w:t>
      </w:r>
    </w:p>
    <w:p w14:paraId="7B75D686" w14:textId="77777777" w:rsidR="00C521D8" w:rsidRPr="00C521D8" w:rsidRDefault="00C521D8" w:rsidP="00C521D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2B3D6A0" w14:textId="77777777" w:rsidR="00C521D8" w:rsidRPr="00C521D8" w:rsidRDefault="00C521D8" w:rsidP="00C521D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והואיל:</w:t>
      </w:r>
      <w:r w:rsidRPr="00C521D8">
        <w:rPr>
          <w:rFonts w:ascii="Times New Roman" w:eastAsia="Times New Roman" w:hAnsi="Times New Roman" w:cs="David"/>
          <w:bCs/>
          <w:sz w:val="24"/>
          <w:szCs w:val="24"/>
          <w:rtl/>
          <w:lang w:eastAsia="he-IL"/>
        </w:rPr>
        <w:tab/>
      </w:r>
      <w:r w:rsidRPr="00C521D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783DB361" w14:textId="77777777" w:rsidR="00C521D8" w:rsidRPr="00C521D8" w:rsidRDefault="00C521D8" w:rsidP="00C521D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C521D8">
        <w:rPr>
          <w:rFonts w:ascii="Times New Roman" w:eastAsia="Times New Roman" w:hAnsi="Times New Roman" w:cs="David"/>
          <w:bCs/>
          <w:sz w:val="24"/>
          <w:szCs w:val="24"/>
          <w:rtl/>
          <w:lang w:eastAsia="he-IL"/>
        </w:rPr>
        <w:t>לפיכך הותנה והוסכם בין הצדדים כדלקמן:</w:t>
      </w:r>
    </w:p>
    <w:p w14:paraId="721788CC"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מבוא</w:t>
      </w:r>
    </w:p>
    <w:p w14:paraId="0BE7DDFE" w14:textId="77777777" w:rsidR="00C521D8" w:rsidRPr="00C521D8" w:rsidRDefault="00C521D8" w:rsidP="00C521D8">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למונחים הבאים יהא הפרוש הנקוב בצידם דהיינו:</w:t>
      </w:r>
    </w:p>
    <w:p w14:paraId="593C11B1"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07FAAE2"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"הפרויקט"</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6CCB9C6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A3C28CE"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"התכנית" </w:t>
      </w:r>
      <w:r w:rsidRPr="00C521D8">
        <w:rPr>
          <w:rFonts w:ascii="Times New Roman" w:eastAsia="Times New Roman" w:hAnsi="Times New Roman" w:cs="David"/>
          <w:sz w:val="24"/>
          <w:szCs w:val="24"/>
          <w:rtl/>
          <w:lang w:eastAsia="he-IL"/>
        </w:rPr>
        <w:t>/</w:t>
      </w:r>
    </w:p>
    <w:p w14:paraId="50F65DB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"המקרקעין"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16774C58"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9B88B48"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"האתר"</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37C435A7"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D4B221A"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היועצים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466848DD"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C02539"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התכניות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כל המסמכים שיערכו ע"י היועץ כאמור יערכו בשפה העברית.</w:t>
      </w:r>
    </w:p>
    <w:p w14:paraId="4B60B48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7F98690"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שירותי</w:t>
      </w:r>
    </w:p>
    <w:p w14:paraId="1AAC2A04"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היועץ</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p>
    <w:p w14:paraId="59D49DEA"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השירותים</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השירותים כמוגדר וכמפורט בחוזה זה ובנספח </w:t>
      </w:r>
      <w:r w:rsidRPr="00C521D8">
        <w:rPr>
          <w:rFonts w:ascii="Times New Roman" w:eastAsia="Times New Roman" w:hAnsi="Times New Roman" w:cs="David"/>
          <w:b/>
          <w:bCs/>
          <w:sz w:val="24"/>
          <w:szCs w:val="24"/>
          <w:rtl/>
          <w:lang w:eastAsia="he-IL"/>
        </w:rPr>
        <w:t>ב'</w:t>
      </w:r>
      <w:r w:rsidRPr="00C521D8">
        <w:rPr>
          <w:rFonts w:ascii="Times New Roman" w:eastAsia="Times New Roman" w:hAnsi="Times New Roman" w:cs="David" w:hint="cs"/>
          <w:b/>
          <w:bCs/>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4CBAF844"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BD335E0"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המנהל</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0C69ECE"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EC702CD"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מקום שמדובר בחוזה זה במזמין - גם המנהל במשמע.</w:t>
      </w:r>
    </w:p>
    <w:p w14:paraId="43C354A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7927C61"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9BA718E"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החוזה</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w:t>
      </w:r>
    </w:p>
    <w:p w14:paraId="50A2FFAB"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b/>
          <w:bCs/>
          <w:sz w:val="24"/>
          <w:szCs w:val="24"/>
          <w:rtl/>
          <w:lang w:eastAsia="he-IL"/>
        </w:rPr>
        <w:t>ההסכם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חוזה זה על נספחיו.</w:t>
      </w:r>
    </w:p>
    <w:p w14:paraId="18372DF9"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17EB5DAF" w14:textId="77777777" w:rsidR="00C521D8" w:rsidRPr="00C521D8" w:rsidRDefault="00C521D8" w:rsidP="00C521D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הדין</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כהגדרתו בחוק ה</w:t>
      </w:r>
      <w:r w:rsidRPr="00C521D8">
        <w:rPr>
          <w:rFonts w:ascii="Times New Roman" w:eastAsia="Times New Roman" w:hAnsi="Times New Roman" w:cs="David" w:hint="cs"/>
          <w:sz w:val="24"/>
          <w:szCs w:val="24"/>
          <w:rtl/>
          <w:lang w:eastAsia="he-IL"/>
        </w:rPr>
        <w:t>פרשנות, התשמ"א-1981</w:t>
      </w:r>
      <w:r w:rsidRPr="00C521D8">
        <w:rPr>
          <w:rFonts w:ascii="Times New Roman" w:eastAsia="Times New Roman" w:hAnsi="Times New Roman" w:cs="David"/>
          <w:sz w:val="24"/>
          <w:szCs w:val="24"/>
          <w:rtl/>
          <w:lang w:eastAsia="he-IL"/>
        </w:rPr>
        <w:t xml:space="preserve"> לרבות כל </w:t>
      </w:r>
      <w:r w:rsidRPr="00C521D8">
        <w:rPr>
          <w:rFonts w:ascii="Times New Roman" w:eastAsia="Times New Roman" w:hAnsi="Times New Roman" w:cs="David" w:hint="cs"/>
          <w:sz w:val="24"/>
          <w:szCs w:val="24"/>
          <w:rtl/>
          <w:lang w:eastAsia="he-IL"/>
        </w:rPr>
        <w:t xml:space="preserve">תקנה ו/או </w:t>
      </w:r>
      <w:r w:rsidRPr="00C521D8">
        <w:rPr>
          <w:rFonts w:ascii="Times New Roman" w:eastAsia="Times New Roman" w:hAnsi="Times New Roman" w:cs="David"/>
          <w:sz w:val="24"/>
          <w:szCs w:val="24"/>
          <w:rtl/>
          <w:lang w:eastAsia="he-IL"/>
        </w:rPr>
        <w:t>הוראה של רשות מוסמכת בתוקף סמכותה על פי הדין.</w:t>
      </w:r>
    </w:p>
    <w:p w14:paraId="3B75CD34"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14E1A6F"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הרשות</w:t>
      </w:r>
    </w:p>
    <w:p w14:paraId="1C58E64C"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המקומית</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המצ"ב.</w:t>
      </w:r>
    </w:p>
    <w:p w14:paraId="1987C083"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7F11F56" w14:textId="77777777" w:rsidR="00C521D8" w:rsidRPr="00C521D8" w:rsidRDefault="00C521D8" w:rsidP="00C521D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b/>
          <w:bCs/>
          <w:sz w:val="24"/>
          <w:szCs w:val="24"/>
          <w:rtl/>
          <w:lang w:eastAsia="he-IL"/>
        </w:rPr>
        <w:t>חוזה</w:t>
      </w:r>
    </w:p>
    <w:p w14:paraId="484BCD21"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 הפיתוח</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 xml:space="preserve">כמוגדר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w:t>
      </w:r>
    </w:p>
    <w:p w14:paraId="1F094F3F" w14:textId="77777777" w:rsidR="00C521D8" w:rsidRPr="00C521D8" w:rsidRDefault="00C521D8" w:rsidP="00C521D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4331D8B6"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הכותרות בחוזה זה </w:t>
      </w:r>
      <w:r w:rsidRPr="00C521D8">
        <w:rPr>
          <w:rFonts w:ascii="Times New Roman" w:eastAsia="Times New Roman" w:hAnsi="Times New Roman" w:cs="David" w:hint="cs"/>
          <w:sz w:val="24"/>
          <w:szCs w:val="24"/>
          <w:rtl/>
          <w:lang w:eastAsia="he-IL"/>
        </w:rPr>
        <w:t xml:space="preserve">הינן לנוחיות בלבד ובכל מקרה </w:t>
      </w:r>
      <w:r w:rsidRPr="00C521D8">
        <w:rPr>
          <w:rFonts w:ascii="Times New Roman" w:eastAsia="Times New Roman" w:hAnsi="Times New Roman" w:cs="David"/>
          <w:sz w:val="24"/>
          <w:szCs w:val="24"/>
          <w:rtl/>
          <w:lang w:eastAsia="he-IL"/>
        </w:rPr>
        <w:t xml:space="preserve">לא ישמשו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פרש</w:t>
      </w:r>
      <w:r w:rsidRPr="00C521D8">
        <w:rPr>
          <w:rFonts w:ascii="Times New Roman" w:eastAsia="Times New Roman" w:hAnsi="Times New Roman" w:cs="David" w:hint="cs"/>
          <w:sz w:val="24"/>
          <w:szCs w:val="24"/>
          <w:rtl/>
          <w:lang w:eastAsia="he-IL"/>
        </w:rPr>
        <w:t>נות</w:t>
      </w:r>
      <w:r w:rsidRPr="00C521D8">
        <w:rPr>
          <w:rFonts w:ascii="Times New Roman" w:eastAsia="Times New Roman" w:hAnsi="Times New Roman" w:cs="David"/>
          <w:sz w:val="24"/>
          <w:szCs w:val="24"/>
          <w:rtl/>
          <w:lang w:eastAsia="he-IL"/>
        </w:rPr>
        <w:t>ו.</w:t>
      </w:r>
    </w:p>
    <w:p w14:paraId="6A539A20"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הנספחים לחוזה זה מהווים חלק בלתי נפרד הימנו ואלה הם:</w:t>
      </w:r>
    </w:p>
    <w:p w14:paraId="244CBFED" w14:textId="77777777" w:rsidR="00C521D8" w:rsidRPr="00C521D8" w:rsidRDefault="00C521D8" w:rsidP="00C521D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2F6BBC11"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א'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כללי;</w:t>
      </w:r>
    </w:p>
    <w:p w14:paraId="531AB144"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נספח 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שירותי היועץ;</w:t>
      </w:r>
    </w:p>
    <w:p w14:paraId="420F566B"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ג'</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lang w:eastAsia="he-IL"/>
        </w:rPr>
        <w:t>–</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color w:val="000000"/>
          <w:sz w:val="24"/>
          <w:szCs w:val="24"/>
          <w:rtl/>
          <w:lang w:eastAsia="he-IL"/>
        </w:rPr>
        <w:tab/>
        <w:t>לוח זמנים;</w:t>
      </w:r>
    </w:p>
    <w:p w14:paraId="6173231B"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ד'</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שכר היועץ;</w:t>
      </w:r>
    </w:p>
    <w:p w14:paraId="1916B3A7"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b/>
          <w:bCs/>
          <w:color w:val="000000"/>
          <w:sz w:val="24"/>
          <w:szCs w:val="24"/>
          <w:rtl/>
          <w:lang w:eastAsia="he-IL"/>
        </w:rPr>
        <w:t>נספח ה'</w:t>
      </w:r>
      <w:r w:rsidRPr="00C521D8">
        <w:rPr>
          <w:rFonts w:ascii="Times New Roman" w:eastAsia="Times New Roman" w:hAnsi="Times New Roman" w:cs="David"/>
          <w:color w:val="000000"/>
          <w:sz w:val="24"/>
          <w:szCs w:val="24"/>
          <w:rtl/>
          <w:lang w:eastAsia="he-IL"/>
        </w:rPr>
        <w:t xml:space="preserve"> - </w:t>
      </w:r>
      <w:r w:rsidRPr="00C521D8">
        <w:rPr>
          <w:rFonts w:ascii="Times New Roman" w:eastAsia="Times New Roman" w:hAnsi="Times New Roman" w:cs="David"/>
          <w:color w:val="000000"/>
          <w:sz w:val="24"/>
          <w:szCs w:val="24"/>
          <w:rtl/>
          <w:lang w:eastAsia="he-IL"/>
        </w:rPr>
        <w:tab/>
        <w:t>תשלומי שכר היועץ;</w:t>
      </w:r>
    </w:p>
    <w:p w14:paraId="16F6D647"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rtl/>
          <w:lang w:eastAsia="he-IL"/>
        </w:rPr>
        <w:t xml:space="preserve">נספח ו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הצהרה והתחייבות לשמירת סודיות;</w:t>
      </w:r>
    </w:p>
    <w:p w14:paraId="168715A5"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7562917" w14:textId="77777777" w:rsidR="001D0C05" w:rsidRDefault="001D0C05" w:rsidP="001D0C0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F734281"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ח'</w:t>
      </w:r>
      <w:r w:rsidRPr="00C521D8">
        <w:rPr>
          <w:rFonts w:ascii="Times New Roman" w:eastAsia="Times New Roman" w:hAnsi="Times New Roman" w:cs="David"/>
          <w:sz w:val="24"/>
          <w:szCs w:val="24"/>
          <w:rtl/>
          <w:lang w:eastAsia="he-IL"/>
        </w:rPr>
        <w:t xml:space="preserve"> - </w:t>
      </w:r>
      <w:r w:rsidRPr="00C521D8">
        <w:rPr>
          <w:rFonts w:ascii="Times New Roman" w:eastAsia="Times New Roman" w:hAnsi="Times New Roman" w:cs="David"/>
          <w:sz w:val="24"/>
          <w:szCs w:val="24"/>
          <w:rtl/>
          <w:lang w:eastAsia="he-IL"/>
        </w:rPr>
        <w:tab/>
        <w:t>רשימת התכניות והמסמכים שעל היועץ להנפיק.</w:t>
      </w:r>
    </w:p>
    <w:p w14:paraId="23CB1EF7" w14:textId="77777777" w:rsidR="00C521D8" w:rsidRPr="00C521D8" w:rsidRDefault="00C521D8" w:rsidP="00C521D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נספח ט'</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sz w:val="24"/>
          <w:szCs w:val="24"/>
          <w:rtl/>
          <w:lang w:eastAsia="he-IL"/>
        </w:rPr>
        <w:tab/>
        <w:t>אישור להשלמת הפרויקט/קטע מהפרויקט.</w:t>
      </w:r>
    </w:p>
    <w:p w14:paraId="426FA3E0" w14:textId="77777777" w:rsidR="00C521D8" w:rsidRPr="00C521D8" w:rsidRDefault="00C521D8" w:rsidP="00C521D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rtl/>
          <w:lang w:eastAsia="he-IL"/>
        </w:rPr>
        <w:t xml:space="preserve">נספח י' </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נספח היעדר תביעות.</w:t>
      </w:r>
    </w:p>
    <w:p w14:paraId="4FEEA06A"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שירותי היועץ</w:t>
      </w:r>
    </w:p>
    <w:p w14:paraId="108CECC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מוסר בזה ליועץ והיועץ מקבל על עצמו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p>
    <w:p w14:paraId="096397A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ומאשר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הינו מכיר ויודע את כל הנדרש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וכי הינו מורשה על 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דין למתן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 xml:space="preserve"> היועץ, לרבות</w:t>
      </w:r>
      <w:r w:rsidRPr="00C521D8">
        <w:rPr>
          <w:rFonts w:ascii="Times New Roman" w:eastAsia="Times New Roman" w:hAnsi="Times New Roman" w:cs="David" w:hint="cs"/>
          <w:sz w:val="24"/>
          <w:szCs w:val="24"/>
          <w:rtl/>
          <w:lang w:eastAsia="he-IL"/>
        </w:rPr>
        <w:t xml:space="preserve"> אך לא רק</w:t>
      </w:r>
      <w:r w:rsidRPr="00C521D8">
        <w:rPr>
          <w:rFonts w:ascii="Times New Roman" w:eastAsia="Times New Roman" w:hAnsi="Times New Roman" w:cs="David"/>
          <w:sz w:val="24"/>
          <w:szCs w:val="24"/>
          <w:rtl/>
          <w:lang w:eastAsia="he-IL"/>
        </w:rPr>
        <w:t>,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חוק המהנדסים והאדריכלים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תשי"ח - 1958, כי יש בידו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שיון </w:t>
      </w:r>
      <w:r w:rsidRPr="00C521D8">
        <w:rPr>
          <w:rFonts w:ascii="Times New Roman" w:eastAsia="Times New Roman" w:hAnsi="Times New Roman" w:cs="David" w:hint="cs"/>
          <w:sz w:val="24"/>
          <w:szCs w:val="24"/>
          <w:rtl/>
          <w:lang w:eastAsia="he-IL"/>
        </w:rPr>
        <w:t xml:space="preserve">בר </w:t>
      </w:r>
      <w:r w:rsidRPr="00C521D8">
        <w:rPr>
          <w:rFonts w:ascii="Times New Roman" w:eastAsia="Times New Roman" w:hAnsi="Times New Roman" w:cs="David"/>
          <w:sz w:val="24"/>
          <w:szCs w:val="24"/>
          <w:rtl/>
          <w:lang w:eastAsia="he-IL"/>
        </w:rPr>
        <w:t>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קף לביצוע שירותי </w:t>
      </w:r>
      <w:r w:rsidRPr="00C521D8">
        <w:rPr>
          <w:rFonts w:ascii="Times New Roman" w:eastAsia="Times New Roman" w:hAnsi="Times New Roman" w:cs="David" w:hint="cs"/>
          <w:sz w:val="24"/>
          <w:szCs w:val="24"/>
          <w:rtl/>
          <w:lang w:eastAsia="he-IL"/>
        </w:rPr>
        <w:t xml:space="preserve"> היועץ על פי הדין</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כי הוא בעל הכישורים, הר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שיונות, הידע, הניסיון והאמצעים המאפשרים לו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ביצועם ברמה מקצועית גבוהה ובהתאם למותנה בחוזה.</w:t>
      </w:r>
    </w:p>
    <w:p w14:paraId="4CBED9C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 לו שש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שיקול דעתו</w:t>
      </w:r>
      <w:r w:rsidRPr="00C521D8">
        <w:rPr>
          <w:rFonts w:ascii="Times New Roman" w:eastAsia="Times New Roman" w:hAnsi="Times New Roman" w:cs="David" w:hint="cs"/>
          <w:sz w:val="24"/>
          <w:szCs w:val="24"/>
          <w:rtl/>
          <w:lang w:eastAsia="he-IL"/>
        </w:rPr>
        <w:t xml:space="preserve"> הבלעדי</w:t>
      </w:r>
      <w:r w:rsidRPr="00C521D8">
        <w:rPr>
          <w:rFonts w:ascii="Times New Roman" w:eastAsia="Times New Roman" w:hAnsi="Times New Roman" w:cs="David"/>
          <w:sz w:val="24"/>
          <w:szCs w:val="24"/>
          <w:rtl/>
          <w:lang w:eastAsia="he-IL"/>
        </w:rPr>
        <w:t xml:space="preserve"> ו</w:t>
      </w:r>
      <w:r w:rsidRPr="00C521D8">
        <w:rPr>
          <w:rFonts w:ascii="Times New Roman" w:eastAsia="Times New Roman" w:hAnsi="Times New Roman" w:cs="David" w:hint="cs"/>
          <w:sz w:val="24"/>
          <w:szCs w:val="24"/>
          <w:rtl/>
          <w:lang w:eastAsia="he-IL"/>
        </w:rPr>
        <w:t xml:space="preserve">כי </w:t>
      </w:r>
      <w:r w:rsidRPr="00C521D8">
        <w:rPr>
          <w:rFonts w:ascii="Times New Roman" w:eastAsia="Times New Roman" w:hAnsi="Times New Roman" w:cs="David"/>
          <w:sz w:val="24"/>
          <w:szCs w:val="24"/>
          <w:rtl/>
          <w:lang w:eastAsia="he-IL"/>
        </w:rPr>
        <w:t xml:space="preserve">הם יינתנו על ידו בשלבי 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עוד</w:t>
      </w:r>
      <w:r w:rsidRPr="00C521D8">
        <w:rPr>
          <w:rFonts w:ascii="Times New Roman" w:eastAsia="Times New Roman" w:hAnsi="Times New Roman" w:cs="David"/>
          <w:sz w:val="24"/>
          <w:szCs w:val="24"/>
          <w:rtl/>
          <w:lang w:eastAsia="he-IL"/>
        </w:rPr>
        <w:t xml:space="preserve"> מוסיף ומצהיר</w:t>
      </w:r>
      <w:r w:rsidRPr="00C521D8">
        <w:rPr>
          <w:rFonts w:ascii="Times New Roman" w:eastAsia="Times New Roman" w:hAnsi="Times New Roman" w:cs="David" w:hint="cs"/>
          <w:sz w:val="24"/>
          <w:szCs w:val="24"/>
          <w:rtl/>
          <w:lang w:eastAsia="he-IL"/>
        </w:rPr>
        <w:t xml:space="preserve"> היועץ,</w:t>
      </w:r>
      <w:r w:rsidRPr="00C521D8">
        <w:rPr>
          <w:rFonts w:ascii="Times New Roman" w:eastAsia="Times New Roman" w:hAnsi="Times New Roman" w:cs="David"/>
          <w:sz w:val="24"/>
          <w:szCs w:val="24"/>
          <w:rtl/>
          <w:lang w:eastAsia="he-IL"/>
        </w:rPr>
        <w:t xml:space="preserve"> כי ידוע לו שהמזמין אינו מתחייב להזמין מ</w:t>
      </w:r>
      <w:r w:rsidRPr="00C521D8">
        <w:rPr>
          <w:rFonts w:ascii="Times New Roman" w:eastAsia="Times New Roman" w:hAnsi="Times New Roman" w:cs="David" w:hint="cs"/>
          <w:sz w:val="24"/>
          <w:szCs w:val="24"/>
          <w:rtl/>
          <w:lang w:eastAsia="he-IL"/>
        </w:rPr>
        <w:t>מנו</w:t>
      </w:r>
      <w:r w:rsidRPr="00C521D8">
        <w:rPr>
          <w:rFonts w:ascii="Times New Roman" w:eastAsia="Times New Roman" w:hAnsi="Times New Roman" w:cs="David"/>
          <w:sz w:val="24"/>
          <w:szCs w:val="24"/>
          <w:rtl/>
          <w:lang w:eastAsia="he-IL"/>
        </w:rPr>
        <w:t xml:space="preserve"> שירותים נוספים מעבר לנקוב בחוזה זה ו</w:t>
      </w:r>
      <w:r w:rsidRPr="00C521D8">
        <w:rPr>
          <w:rFonts w:ascii="Times New Roman" w:eastAsia="Times New Roman" w:hAnsi="Times New Roman" w:cs="David" w:hint="cs"/>
          <w:sz w:val="24"/>
          <w:szCs w:val="24"/>
          <w:rtl/>
          <w:lang w:eastAsia="he-IL"/>
        </w:rPr>
        <w:t xml:space="preserve">כמפורט </w:t>
      </w:r>
      <w:r w:rsidRPr="00C521D8">
        <w:rPr>
          <w:rFonts w:ascii="Times New Roman" w:eastAsia="Times New Roman" w:hAnsi="Times New Roman" w:cs="David"/>
          <w:sz w:val="24"/>
          <w:szCs w:val="24"/>
          <w:rtl/>
          <w:lang w:eastAsia="he-IL"/>
        </w:rPr>
        <w:t xml:space="preserve">בנספח </w:t>
      </w:r>
      <w:r w:rsidRPr="00C521D8">
        <w:rPr>
          <w:rFonts w:ascii="Times New Roman" w:eastAsia="Times New Roman" w:hAnsi="Times New Roman" w:cs="David"/>
          <w:bCs/>
          <w:sz w:val="24"/>
          <w:szCs w:val="24"/>
          <w:rtl/>
          <w:lang w:eastAsia="he-IL"/>
        </w:rPr>
        <w:t xml:space="preserve">ב'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w:t>
      </w:r>
    </w:p>
    <w:p w14:paraId="50B6ADBE"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0B34402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שיקבעו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ע"י המזמין ויהיה חייב לנהוג לפיהם ולקיימם ללא סטייה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הוראה</w:t>
      </w:r>
      <w:r w:rsidRPr="00C521D8">
        <w:rPr>
          <w:rFonts w:ascii="Times New Roman" w:eastAsia="Times New Roman" w:hAnsi="Times New Roman" w:cs="David" w:hint="cs"/>
          <w:sz w:val="24"/>
          <w:szCs w:val="24"/>
          <w:rtl/>
          <w:lang w:eastAsia="he-IL"/>
        </w:rPr>
        <w:t xml:space="preserve"> מפורשת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מהמזמין.</w:t>
      </w:r>
    </w:p>
    <w:p w14:paraId="6E8E8BE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הכל כפי שיקבע ע"י המנהל. כן מתחייב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להשתתף בת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אום מראש בכל ישיבות התיאום אליהן יוזמן.</w:t>
      </w:r>
    </w:p>
    <w:p w14:paraId="6D9A3EC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ישמור על נוהלי קשר, תיאום,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שום וצורת המסמכים לפי דרישת המנהל.</w:t>
      </w:r>
    </w:p>
    <w:p w14:paraId="5166A5D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עוד לא יקבע אחרת ע"י המזמין, יהיה המנהל כ</w:t>
      </w:r>
      <w:r w:rsidRPr="00C521D8">
        <w:rPr>
          <w:rFonts w:ascii="Times New Roman" w:eastAsia="Times New Roman" w:hAnsi="Times New Roman" w:cs="David" w:hint="cs"/>
          <w:sz w:val="24"/>
          <w:szCs w:val="24"/>
          <w:rtl/>
          <w:lang w:eastAsia="he-IL"/>
        </w:rPr>
        <w:t>הגדרתו</w:t>
      </w:r>
      <w:r w:rsidRPr="00C521D8">
        <w:rPr>
          <w:rFonts w:ascii="Times New Roman" w:eastAsia="Times New Roman" w:hAnsi="Times New Roman" w:cs="David"/>
          <w:sz w:val="24"/>
          <w:szCs w:val="24"/>
          <w:rtl/>
          <w:lang w:eastAsia="he-IL"/>
        </w:rPr>
        <w:t xml:space="preserve"> בנספח </w:t>
      </w:r>
      <w:r w:rsidRPr="00C521D8">
        <w:rPr>
          <w:rFonts w:ascii="Times New Roman" w:eastAsia="Times New Roman" w:hAnsi="Times New Roman" w:cs="David"/>
          <w:bCs/>
          <w:sz w:val="24"/>
          <w:szCs w:val="24"/>
          <w:rtl/>
          <w:lang w:eastAsia="he-IL"/>
        </w:rPr>
        <w:t xml:space="preserve">א' </w:t>
      </w:r>
      <w:r w:rsidRPr="00C521D8">
        <w:rPr>
          <w:rFonts w:ascii="Times New Roman" w:eastAsia="Times New Roman" w:hAnsi="Times New Roman" w:cs="David"/>
          <w:sz w:val="24"/>
          <w:szCs w:val="24"/>
          <w:rtl/>
          <w:lang w:eastAsia="he-IL"/>
        </w:rPr>
        <w:t>ועל היועץ להיות</w:t>
      </w:r>
      <w:r w:rsidRPr="00C521D8">
        <w:rPr>
          <w:rFonts w:ascii="Times New Roman" w:eastAsia="Times New Roman" w:hAnsi="Times New Roman" w:cs="David" w:hint="cs"/>
          <w:sz w:val="24"/>
          <w:szCs w:val="24"/>
          <w:rtl/>
          <w:lang w:eastAsia="he-IL"/>
        </w:rPr>
        <w:t xml:space="preserve"> עמו</w:t>
      </w:r>
      <w:r w:rsidRPr="00C521D8">
        <w:rPr>
          <w:rFonts w:ascii="Times New Roman" w:eastAsia="Times New Roman" w:hAnsi="Times New Roman" w:cs="David"/>
          <w:sz w:val="24"/>
          <w:szCs w:val="24"/>
          <w:rtl/>
          <w:lang w:eastAsia="he-IL"/>
        </w:rPr>
        <w:t xml:space="preserve"> בקשר מתמי</w:t>
      </w:r>
      <w:r w:rsidRPr="00C521D8">
        <w:rPr>
          <w:rFonts w:ascii="Times New Roman" w:eastAsia="Times New Roman" w:hAnsi="Times New Roman" w:cs="David" w:hint="cs"/>
          <w:sz w:val="24"/>
          <w:szCs w:val="24"/>
          <w:rtl/>
          <w:lang w:eastAsia="he-IL"/>
        </w:rPr>
        <w:t>ד</w:t>
      </w:r>
      <w:r w:rsidRPr="00C521D8">
        <w:rPr>
          <w:rFonts w:ascii="Times New Roman" w:eastAsia="Times New Roman" w:hAnsi="Times New Roman" w:cs="David"/>
          <w:sz w:val="24"/>
          <w:szCs w:val="24"/>
          <w:rtl/>
          <w:lang w:eastAsia="he-IL"/>
        </w:rPr>
        <w:t xml:space="preserve"> ולתאם עמו את כל פעולותיו, אלא אם נקבע </w:t>
      </w:r>
      <w:r w:rsidRPr="00C521D8">
        <w:rPr>
          <w:rFonts w:ascii="Times New Roman" w:eastAsia="Times New Roman" w:hAnsi="Times New Roman" w:cs="David" w:hint="cs"/>
          <w:sz w:val="24"/>
          <w:szCs w:val="24"/>
          <w:rtl/>
          <w:lang w:eastAsia="he-IL"/>
        </w:rPr>
        <w:t xml:space="preserve">מפורשות </w:t>
      </w:r>
      <w:r w:rsidRPr="00C521D8">
        <w:rPr>
          <w:rFonts w:ascii="Times New Roman" w:eastAsia="Times New Roman" w:hAnsi="Times New Roman" w:cs="David"/>
          <w:sz w:val="24"/>
          <w:szCs w:val="24"/>
          <w:rtl/>
          <w:lang w:eastAsia="he-IL"/>
        </w:rPr>
        <w:t>אחרת ע"י המזמין.</w:t>
      </w:r>
    </w:p>
    <w:p w14:paraId="69F6063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ידועות לו הוראות כל התכניות הקיימות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C521D8">
        <w:rPr>
          <w:rFonts w:ascii="Times New Roman" w:eastAsia="Times New Roman" w:hAnsi="Times New Roman" w:cs="David" w:hint="cs"/>
          <w:sz w:val="24"/>
          <w:szCs w:val="24"/>
          <w:rtl/>
          <w:lang w:eastAsia="he-IL"/>
        </w:rPr>
        <w:t>יהם של</w:t>
      </w:r>
      <w:r w:rsidRPr="00C521D8">
        <w:rPr>
          <w:rFonts w:ascii="Times New Roman" w:eastAsia="Times New Roman" w:hAnsi="Times New Roman" w:cs="David"/>
          <w:sz w:val="24"/>
          <w:szCs w:val="24"/>
          <w:rtl/>
          <w:lang w:eastAsia="he-IL"/>
        </w:rPr>
        <w:t xml:space="preserve"> הדין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הנהלים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התקנים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התקנות החלים בקשר עם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והוא מתחייב לפעול בהתאם לקבוע בהם.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מצהיר היועץ כי </w:t>
      </w:r>
      <w:r w:rsidRPr="00C521D8">
        <w:rPr>
          <w:rFonts w:ascii="Times New Roman" w:eastAsia="Times New Roman" w:hAnsi="Times New Roman" w:cs="David" w:hint="cs"/>
          <w:sz w:val="24"/>
          <w:szCs w:val="24"/>
          <w:rtl/>
          <w:lang w:eastAsia="he-IL"/>
        </w:rPr>
        <w:t xml:space="preserve">הוא </w:t>
      </w:r>
      <w:r w:rsidRPr="00C521D8">
        <w:rPr>
          <w:rFonts w:ascii="Times New Roman" w:eastAsia="Times New Roman" w:hAnsi="Times New Roman" w:cs="David"/>
          <w:sz w:val="24"/>
          <w:szCs w:val="24"/>
          <w:rtl/>
          <w:lang w:eastAsia="he-IL"/>
        </w:rPr>
        <w:t xml:space="preserve">בדק בעצמו את כל הנושאים הרלוונטיים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1E58901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להפיק את כל התכניות </w:t>
      </w:r>
      <w:r w:rsidRPr="00C521D8">
        <w:rPr>
          <w:rFonts w:ascii="Times New Roman" w:eastAsia="Times New Roman" w:hAnsi="Times New Roman" w:cs="David" w:hint="cs"/>
          <w:sz w:val="24"/>
          <w:szCs w:val="24"/>
          <w:rtl/>
          <w:lang w:eastAsia="he-IL"/>
        </w:rPr>
        <w:t>נשוא</w:t>
      </w:r>
      <w:r w:rsidRPr="00C521D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C521D8">
        <w:rPr>
          <w:rFonts w:ascii="Times New Roman" w:eastAsia="Times New Roman" w:hAnsi="Times New Roman" w:cs="David"/>
          <w:b/>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וע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C521D8">
        <w:rPr>
          <w:rFonts w:ascii="Times New Roman" w:eastAsia="Times New Roman" w:hAnsi="Times New Roman" w:cs="David" w:hint="cs"/>
          <w:sz w:val="24"/>
          <w:szCs w:val="24"/>
          <w:rtl/>
          <w:lang w:eastAsia="he-IL"/>
        </w:rPr>
        <w:t xml:space="preserve">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w:t>
      </w:r>
    </w:p>
    <w:p w14:paraId="469DB49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יגיש ליועצים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521D8">
        <w:rPr>
          <w:rFonts w:ascii="Times New Roman" w:eastAsia="Times New Roman" w:hAnsi="Times New Roman" w:cs="David" w:hint="cs"/>
          <w:sz w:val="24"/>
          <w:szCs w:val="24"/>
          <w:rtl/>
          <w:lang w:eastAsia="he-IL"/>
        </w:rPr>
        <w:t xml:space="preserve">מפורשות על פי </w:t>
      </w:r>
      <w:r w:rsidRPr="00C521D8">
        <w:rPr>
          <w:rFonts w:ascii="Times New Roman" w:eastAsia="Times New Roman" w:hAnsi="Times New Roman" w:cs="David"/>
          <w:sz w:val="24"/>
          <w:szCs w:val="24"/>
          <w:rtl/>
          <w:lang w:eastAsia="he-IL"/>
        </w:rPr>
        <w:t>חוזה זה.</w:t>
      </w:r>
    </w:p>
    <w:p w14:paraId="2B2557E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אין לו ולא תהינה לו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תביעות ו/או טענות</w:t>
      </w:r>
      <w:r w:rsidRPr="00C521D8">
        <w:rPr>
          <w:rFonts w:ascii="Times New Roman" w:eastAsia="Times New Roman" w:hAnsi="Times New Roman" w:cs="David" w:hint="cs"/>
          <w:sz w:val="24"/>
          <w:szCs w:val="24"/>
          <w:rtl/>
          <w:lang w:eastAsia="he-IL"/>
        </w:rPr>
        <w:t xml:space="preserve"> ו/או דרישות ו/או תלונות</w:t>
      </w:r>
      <w:r w:rsidRPr="00C521D8">
        <w:rPr>
          <w:rFonts w:ascii="Times New Roman" w:eastAsia="Times New Roman" w:hAnsi="Times New Roman" w:cs="David"/>
          <w:sz w:val="24"/>
          <w:szCs w:val="24"/>
          <w:rtl/>
          <w:lang w:eastAsia="he-IL"/>
        </w:rPr>
        <w:t xml:space="preserve"> כלפי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כלפי המתכננים האחרים בגין מסירת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כאמור. משמסר המזמין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 xml:space="preserve">ביצוע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2A9ECFE"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hint="cs"/>
          <w:sz w:val="24"/>
          <w:szCs w:val="24"/>
          <w:rtl/>
          <w:lang w:eastAsia="he-IL"/>
        </w:rPr>
        <w:t>", "רמדורנט"</w:t>
      </w:r>
      <w:r w:rsidRPr="00C521D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C521D8">
        <w:rPr>
          <w:rFonts w:ascii="Times New Roman" w:eastAsia="Times New Roman" w:hAnsi="Times New Roman" w:cs="David" w:hint="cs"/>
          <w:sz w:val="24"/>
          <w:szCs w:val="24"/>
          <w:rtl/>
          <w:lang w:eastAsia="he-IL"/>
        </w:rPr>
        <w:t>.</w:t>
      </w:r>
    </w:p>
    <w:p w14:paraId="5BF5AF54"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צוות עובדים ואמצעים</w:t>
      </w:r>
    </w:p>
    <w:p w14:paraId="7B54084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יקיים משרד מאויש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מאורגן ומצויד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באופן שיאפשר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בהתאם להוראות חוזה זה.</w:t>
      </w:r>
    </w:p>
    <w:p w14:paraId="61CF433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hint="cs"/>
          <w:b/>
          <w:sz w:val="24"/>
          <w:szCs w:val="24"/>
          <w:rtl/>
          <w:lang w:eastAsia="he-IL"/>
        </w:rPr>
        <w:t>המצ"ב,</w:t>
      </w:r>
      <w:r w:rsidRPr="00C521D8">
        <w:rPr>
          <w:rFonts w:ascii="Times New Roman" w:eastAsia="Times New Roman" w:hAnsi="Times New Roman" w:cs="David"/>
          <w:sz w:val="24"/>
          <w:szCs w:val="24"/>
          <w:rtl/>
          <w:lang w:eastAsia="he-IL"/>
        </w:rPr>
        <w:t xml:space="preserve"> יתאים לביצוע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ברמה ובמועדים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6751AB1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C521D8">
        <w:rPr>
          <w:rFonts w:ascii="Times New Roman" w:eastAsia="Times New Roman" w:hAnsi="Times New Roman" w:cs="David" w:hint="cs"/>
          <w:sz w:val="24"/>
          <w:szCs w:val="24"/>
          <w:rtl/>
          <w:lang w:eastAsia="he-IL"/>
        </w:rPr>
        <w:t xml:space="preserve">המוחלט </w:t>
      </w:r>
      <w:r w:rsidRPr="00C521D8">
        <w:rPr>
          <w:rFonts w:ascii="Times New Roman" w:eastAsia="Times New Roman" w:hAnsi="Times New Roman" w:cs="David"/>
          <w:sz w:val="24"/>
          <w:szCs w:val="24"/>
          <w:rtl/>
          <w:lang w:eastAsia="he-IL"/>
        </w:rPr>
        <w:t>- להורות ליועץ מ</w:t>
      </w:r>
      <w:r w:rsidRPr="00C521D8">
        <w:rPr>
          <w:rFonts w:ascii="Times New Roman" w:eastAsia="Times New Roman" w:hAnsi="Times New Roman" w:cs="David" w:hint="cs"/>
          <w:sz w:val="24"/>
          <w:szCs w:val="24"/>
          <w:rtl/>
          <w:lang w:eastAsia="he-IL"/>
        </w:rPr>
        <w:t>עת לעת,</w:t>
      </w:r>
      <w:r w:rsidRPr="00C521D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431E11C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המצ"ב</w:t>
      </w:r>
      <w:r w:rsidRPr="00C521D8">
        <w:rPr>
          <w:rFonts w:ascii="Times New Roman" w:eastAsia="Times New Roman" w:hAnsi="Times New Roman" w:cs="David"/>
          <w:sz w:val="24"/>
          <w:szCs w:val="24"/>
          <w:rtl/>
          <w:lang w:eastAsia="he-IL"/>
        </w:rPr>
        <w:t>, מנהלו הראשי של היועץ למטרת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המנהל הראשי</w:t>
      </w:r>
      <w:r w:rsidRPr="00C521D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739C2F57"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w:t>
      </w:r>
      <w:r w:rsidRPr="00C521D8">
        <w:rPr>
          <w:rFonts w:ascii="Times New Roman" w:eastAsia="Times New Roman" w:hAnsi="Times New Roman" w:cs="David" w:hint="cs"/>
          <w:sz w:val="24"/>
          <w:szCs w:val="24"/>
          <w:rtl/>
          <w:lang w:eastAsia="he-IL"/>
        </w:rPr>
        <w:t>צהיר, כי ידוע לו, ש</w:t>
      </w:r>
      <w:r w:rsidRPr="00C521D8">
        <w:rPr>
          <w:rFonts w:ascii="Times New Roman" w:eastAsia="Times New Roman" w:hAnsi="Times New Roman" w:cs="David"/>
          <w:sz w:val="24"/>
          <w:szCs w:val="24"/>
          <w:rtl/>
          <w:lang w:eastAsia="he-IL"/>
        </w:rPr>
        <w:t>במשך כל ת</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קפ</w:t>
      </w:r>
      <w:r w:rsidRPr="00C521D8">
        <w:rPr>
          <w:rFonts w:ascii="Times New Roman" w:eastAsia="Times New Roman" w:hAnsi="Times New Roman" w:cs="David" w:hint="cs"/>
          <w:sz w:val="24"/>
          <w:szCs w:val="24"/>
          <w:rtl/>
          <w:lang w:eastAsia="he-IL"/>
        </w:rPr>
        <w:t>ו של</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יעמוד המנהל הראשי בראשו, יהיה מעורב אישית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התכנון. מבלי לגרוע מהתחייבויות היועץ כמתחייב מ</w:t>
      </w:r>
      <w:r w:rsidRPr="00C521D8">
        <w:rPr>
          <w:rFonts w:ascii="Times New Roman" w:eastAsia="Times New Roman" w:hAnsi="Times New Roman" w:cs="David" w:hint="cs"/>
          <w:sz w:val="24"/>
          <w:szCs w:val="24"/>
          <w:rtl/>
          <w:lang w:eastAsia="he-IL"/>
        </w:rPr>
        <w:t>חוזה זה,</w:t>
      </w:r>
      <w:r w:rsidRPr="00C521D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9D12413"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7761D653"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המזמין רשאי </w:t>
      </w:r>
      <w:r w:rsidRPr="00C521D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C521D8">
        <w:rPr>
          <w:rFonts w:ascii="Times New Roman" w:eastAsia="Times New Roman" w:hAnsi="Times New Roman" w:cs="David" w:hint="cs"/>
          <w:sz w:val="24"/>
          <w:szCs w:val="24"/>
          <w:rtl/>
          <w:lang w:eastAsia="he-IL"/>
        </w:rPr>
        <w:t xml:space="preserve">אחר </w:t>
      </w:r>
      <w:r w:rsidRPr="00C521D8">
        <w:rPr>
          <w:rFonts w:ascii="Times New Roman" w:eastAsia="Times New Roman" w:hAnsi="Times New Roman" w:cs="David"/>
          <w:sz w:val="24"/>
          <w:szCs w:val="24"/>
          <w:rtl/>
          <w:lang w:eastAsia="he-IL"/>
        </w:rPr>
        <w:t>דרישת המזמין לאלתר.</w:t>
      </w:r>
    </w:p>
    <w:p w14:paraId="7F681DCB"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החלטות המזמין בדבר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ו/או החלפת עובד מעובדי היועץ תינתנה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המוחלט</w:t>
      </w:r>
      <w:r w:rsidRPr="00C521D8">
        <w:rPr>
          <w:rFonts w:ascii="Times New Roman" w:eastAsia="Times New Roman" w:hAnsi="Times New Roman" w:cs="David" w:hint="cs"/>
          <w:sz w:val="24"/>
          <w:szCs w:val="24"/>
          <w:rtl/>
          <w:lang w:eastAsia="he-IL"/>
        </w:rPr>
        <w:t xml:space="preserve"> של המזמין</w:t>
      </w:r>
      <w:r w:rsidRPr="00C521D8">
        <w:rPr>
          <w:rFonts w:ascii="Times New Roman" w:eastAsia="Times New Roman" w:hAnsi="Times New Roman" w:cs="David"/>
          <w:sz w:val="24"/>
          <w:szCs w:val="24"/>
          <w:rtl/>
          <w:lang w:eastAsia="he-IL"/>
        </w:rPr>
        <w:t xml:space="preserve"> וללא צורך במתן נימוקים</w:t>
      </w:r>
      <w:r w:rsidRPr="00C521D8">
        <w:rPr>
          <w:rFonts w:ascii="Times New Roman" w:eastAsia="Times New Roman" w:hAnsi="Times New Roman" w:cs="David" w:hint="cs"/>
          <w:sz w:val="24"/>
          <w:szCs w:val="24"/>
          <w:rtl/>
          <w:lang w:eastAsia="he-IL"/>
        </w:rPr>
        <w:t xml:space="preserve"> כאלה ואחרים</w:t>
      </w:r>
      <w:r w:rsidRPr="00C521D8">
        <w:rPr>
          <w:rFonts w:ascii="Times New Roman" w:eastAsia="Times New Roman" w:hAnsi="Times New Roman" w:cs="David"/>
          <w:sz w:val="24"/>
          <w:szCs w:val="24"/>
          <w:rtl/>
          <w:lang w:eastAsia="he-IL"/>
        </w:rPr>
        <w:t>. אין בהחלטות אלה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לשחרר את היועץ מאי</w:t>
      </w:r>
      <w:r w:rsidRPr="00C521D8">
        <w:rPr>
          <w:rFonts w:ascii="Times New Roman" w:eastAsia="Times New Roman" w:hAnsi="Times New Roman" w:cs="David" w:hint="cs"/>
          <w:sz w:val="24"/>
          <w:szCs w:val="24"/>
          <w:rtl/>
          <w:lang w:eastAsia="he-IL"/>
        </w:rPr>
        <w:t>לו</w:t>
      </w:r>
      <w:r w:rsidRPr="00C521D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C521D8">
        <w:rPr>
          <w:rFonts w:ascii="Times New Roman" w:eastAsia="Times New Roman" w:hAnsi="Times New Roman" w:cs="David" w:hint="cs"/>
          <w:sz w:val="24"/>
          <w:szCs w:val="24"/>
          <w:rtl/>
          <w:lang w:eastAsia="he-IL"/>
        </w:rPr>
        <w:t xml:space="preserve"> ו/או חבות</w:t>
      </w:r>
      <w:r w:rsidRPr="00C521D8">
        <w:rPr>
          <w:rFonts w:ascii="Times New Roman" w:eastAsia="Times New Roman" w:hAnsi="Times New Roman" w:cs="David"/>
          <w:sz w:val="24"/>
          <w:szCs w:val="24"/>
          <w:rtl/>
          <w:lang w:eastAsia="he-IL"/>
        </w:rPr>
        <w:t xml:space="preserve"> שהיא.</w:t>
      </w:r>
    </w:p>
    <w:p w14:paraId="584BE776"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לצייד על חשבונו את צוות עובדיו בכל הציוד הדרוש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w:t>
      </w:r>
      <w:r w:rsidRPr="00C521D8">
        <w:rPr>
          <w:rFonts w:ascii="Times New Roman" w:eastAsia="Times New Roman" w:hAnsi="Times New Roman" w:cs="David" w:hint="cs"/>
          <w:sz w:val="24"/>
          <w:szCs w:val="24"/>
          <w:rtl/>
          <w:lang w:eastAsia="he-IL"/>
        </w:rPr>
        <w:t>האחריות בגין אחזקת</w:t>
      </w:r>
      <w:r w:rsidRPr="00C521D8">
        <w:rPr>
          <w:rFonts w:ascii="Times New Roman" w:eastAsia="Times New Roman" w:hAnsi="Times New Roman" w:cs="David"/>
          <w:sz w:val="24"/>
          <w:szCs w:val="24"/>
          <w:rtl/>
          <w:lang w:eastAsia="he-IL"/>
        </w:rPr>
        <w:t xml:space="preserve"> ושמיר</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ציוד</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תהיה בידי היועץ ועל חשבונו, והמזמין לא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בכל אחריות </w:t>
      </w:r>
      <w:r w:rsidRPr="00C521D8">
        <w:rPr>
          <w:rFonts w:ascii="Times New Roman" w:eastAsia="Times New Roman" w:hAnsi="Times New Roman" w:cs="David" w:hint="cs"/>
          <w:sz w:val="24"/>
          <w:szCs w:val="24"/>
          <w:rtl/>
          <w:lang w:eastAsia="he-IL"/>
        </w:rPr>
        <w:t xml:space="preserve">ו/או חבות </w:t>
      </w:r>
      <w:r w:rsidRPr="00C521D8">
        <w:rPr>
          <w:rFonts w:ascii="Times New Roman" w:eastAsia="Times New Roman" w:hAnsi="Times New Roman" w:cs="David"/>
          <w:sz w:val="24"/>
          <w:szCs w:val="24"/>
          <w:rtl/>
          <w:lang w:eastAsia="he-IL"/>
        </w:rPr>
        <w:t>בגין א</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בדן </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או נזק</w:t>
      </w:r>
      <w:r w:rsidRPr="00C521D8">
        <w:rPr>
          <w:rFonts w:ascii="Times New Roman" w:eastAsia="Times New Roman" w:hAnsi="Times New Roman" w:cs="David" w:hint="cs"/>
          <w:sz w:val="24"/>
          <w:szCs w:val="24"/>
          <w:rtl/>
          <w:lang w:eastAsia="he-IL"/>
        </w:rPr>
        <w:t xml:space="preserve"> ו/או קלקול</w:t>
      </w:r>
      <w:r w:rsidRPr="00C521D8">
        <w:rPr>
          <w:rFonts w:ascii="Times New Roman" w:eastAsia="Times New Roman" w:hAnsi="Times New Roman" w:cs="David"/>
          <w:sz w:val="24"/>
          <w:szCs w:val="24"/>
          <w:rtl/>
          <w:lang w:eastAsia="he-IL"/>
        </w:rPr>
        <w:t xml:space="preserve"> כלשהו לציוד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לכל חלק ממנו מכל סיבה שהיא.</w:t>
      </w:r>
    </w:p>
    <w:p w14:paraId="72FB774D"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היועץ</w:t>
      </w:r>
    </w:p>
    <w:p w14:paraId="341CB23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במגעים עם רשויות 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עם הרשות המקומית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הנוגע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וכל הכרוך בכך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w:t>
      </w:r>
    </w:p>
    <w:p w14:paraId="4BEDE1E3"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שהיועץ לא יגיש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תיקונים לתכניות לא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הרשויות המוסמכות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אם כן אושרו קודם לכן</w:t>
      </w:r>
      <w:r w:rsidRPr="00C521D8">
        <w:rPr>
          <w:rFonts w:ascii="Times New Roman" w:eastAsia="Times New Roman" w:hAnsi="Times New Roman" w:cs="David" w:hint="cs"/>
          <w:sz w:val="24"/>
          <w:szCs w:val="24"/>
          <w:rtl/>
          <w:lang w:eastAsia="he-IL"/>
        </w:rPr>
        <w:t>, מראש ובכתב,</w:t>
      </w:r>
      <w:r w:rsidRPr="00C521D8">
        <w:rPr>
          <w:rFonts w:ascii="Times New Roman" w:eastAsia="Times New Roman" w:hAnsi="Times New Roman" w:cs="David"/>
          <w:sz w:val="24"/>
          <w:szCs w:val="24"/>
          <w:rtl/>
          <w:lang w:eastAsia="he-IL"/>
        </w:rPr>
        <w:t xml:space="preserve"> ע"י המזמין.</w:t>
      </w:r>
    </w:p>
    <w:p w14:paraId="7FFFAF9B"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הכרוך בהתחייבות חוקית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כספית</w:t>
      </w:r>
      <w:r w:rsidRPr="00C521D8">
        <w:rPr>
          <w:rFonts w:ascii="Times New Roman" w:eastAsia="Times New Roman" w:hAnsi="Times New Roman" w:cs="David" w:hint="cs"/>
          <w:sz w:val="24"/>
          <w:szCs w:val="24"/>
          <w:rtl/>
          <w:lang w:eastAsia="he-IL"/>
        </w:rPr>
        <w:t xml:space="preserve"> ו/או אחרת,</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שורו של המזמין</w:t>
      </w:r>
      <w:r w:rsidRPr="00C521D8">
        <w:rPr>
          <w:rFonts w:ascii="Times New Roman" w:eastAsia="Times New Roman" w:hAnsi="Times New Roman" w:cs="David" w:hint="cs"/>
          <w:sz w:val="24"/>
          <w:szCs w:val="24"/>
          <w:rtl/>
          <w:lang w:eastAsia="he-IL"/>
        </w:rPr>
        <w:t xml:space="preserve"> מראש ובכתב</w:t>
      </w:r>
      <w:r w:rsidRPr="00C521D8">
        <w:rPr>
          <w:rFonts w:ascii="Times New Roman" w:eastAsia="Times New Roman" w:hAnsi="Times New Roman" w:cs="David"/>
          <w:sz w:val="24"/>
          <w:szCs w:val="24"/>
          <w:rtl/>
          <w:lang w:eastAsia="he-IL"/>
        </w:rPr>
        <w:t>.</w:t>
      </w:r>
    </w:p>
    <w:p w14:paraId="0F00CDF7"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זולת אם</w:t>
      </w:r>
      <w:r w:rsidRPr="00C521D8">
        <w:rPr>
          <w:rFonts w:ascii="Times New Roman" w:eastAsia="Times New Roman" w:hAnsi="Times New Roman" w:cs="David"/>
          <w:sz w:val="24"/>
          <w:szCs w:val="24"/>
          <w:rtl/>
          <w:lang w:eastAsia="he-IL"/>
        </w:rPr>
        <w:t xml:space="preserve"> יוסמך לכך ע"י המזמין </w:t>
      </w:r>
      <w:r w:rsidRPr="00C521D8">
        <w:rPr>
          <w:rFonts w:ascii="Times New Roman" w:eastAsia="Times New Roman" w:hAnsi="Times New Roman" w:cs="David" w:hint="cs"/>
          <w:sz w:val="24"/>
          <w:szCs w:val="24"/>
          <w:rtl/>
          <w:lang w:eastAsia="he-IL"/>
        </w:rPr>
        <w:t>מראש ו</w:t>
      </w:r>
      <w:r w:rsidRPr="00C521D8">
        <w:rPr>
          <w:rFonts w:ascii="Times New Roman" w:eastAsia="Times New Roman" w:hAnsi="Times New Roman" w:cs="David"/>
          <w:sz w:val="24"/>
          <w:szCs w:val="24"/>
          <w:rtl/>
          <w:lang w:eastAsia="he-IL"/>
        </w:rPr>
        <w:t>בכתב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יהיה היועץ רשאי ליתן הוראות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הנחיות</w:t>
      </w:r>
      <w:r w:rsidRPr="00C521D8">
        <w:rPr>
          <w:rFonts w:ascii="Times New Roman" w:eastAsia="Times New Roman" w:hAnsi="Times New Roman" w:cs="David" w:hint="cs"/>
          <w:sz w:val="24"/>
          <w:szCs w:val="24"/>
          <w:rtl/>
          <w:lang w:eastAsia="he-IL"/>
        </w:rPr>
        <w:t>, בין</w:t>
      </w:r>
      <w:r w:rsidRPr="00C521D8">
        <w:rPr>
          <w:rFonts w:ascii="Times New Roman" w:eastAsia="Times New Roman" w:hAnsi="Times New Roman" w:cs="David"/>
          <w:sz w:val="24"/>
          <w:szCs w:val="24"/>
          <w:rtl/>
          <w:lang w:eastAsia="he-IL"/>
        </w:rPr>
        <w:t xml:space="preserve"> במישרין</w:t>
      </w:r>
      <w:r w:rsidRPr="00C521D8">
        <w:rPr>
          <w:rFonts w:ascii="Times New Roman" w:eastAsia="Times New Roman" w:hAnsi="Times New Roman" w:cs="David" w:hint="cs"/>
          <w:sz w:val="24"/>
          <w:szCs w:val="24"/>
          <w:rtl/>
          <w:lang w:eastAsia="he-IL"/>
        </w:rPr>
        <w:t xml:space="preserve"> ובין בעקיפין,</w:t>
      </w:r>
      <w:r w:rsidRPr="00C521D8">
        <w:rPr>
          <w:rFonts w:ascii="Times New Roman" w:eastAsia="Times New Roman" w:hAnsi="Times New Roman" w:cs="David"/>
          <w:sz w:val="24"/>
          <w:szCs w:val="24"/>
          <w:rtl/>
          <w:lang w:eastAsia="he-IL"/>
        </w:rPr>
        <w:t xml:space="preserve"> לקבלן הראשי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לקבלן העבודות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לנהל עמם מו"מ ביחס למחירים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דרכי ביצוע הכרוכים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 מחירים</w:t>
      </w:r>
      <w:r w:rsidRPr="00C521D8">
        <w:rPr>
          <w:rFonts w:ascii="Times New Roman" w:eastAsia="Times New Roman" w:hAnsi="Times New Roman" w:cs="David" w:hint="cs"/>
          <w:sz w:val="24"/>
          <w:szCs w:val="24"/>
          <w:rtl/>
          <w:lang w:eastAsia="he-IL"/>
        </w:rPr>
        <w:t xml:space="preserve"> ו/או כמויות</w:t>
      </w:r>
      <w:r w:rsidRPr="00C521D8">
        <w:rPr>
          <w:rFonts w:ascii="Times New Roman" w:eastAsia="Times New Roman" w:hAnsi="Times New Roman" w:cs="David"/>
          <w:sz w:val="24"/>
          <w:szCs w:val="24"/>
          <w:rtl/>
          <w:lang w:eastAsia="he-IL"/>
        </w:rPr>
        <w:t>, אלא באמצעות המזמין או המנהל.</w:t>
      </w:r>
    </w:p>
    <w:p w14:paraId="2CEA2B90"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סמכויות המנהל</w:t>
      </w:r>
    </w:p>
    <w:p w14:paraId="2E95FAF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לבדוק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עת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את שרותי היועץ כולם או </w:t>
      </w:r>
      <w:r w:rsidRPr="00C521D8">
        <w:rPr>
          <w:rFonts w:ascii="Times New Roman" w:eastAsia="Times New Roman" w:hAnsi="Times New Roman" w:cs="David" w:hint="cs"/>
          <w:sz w:val="24"/>
          <w:szCs w:val="24"/>
          <w:rtl/>
          <w:lang w:eastAsia="he-IL"/>
        </w:rPr>
        <w:t>מקצתם</w:t>
      </w:r>
      <w:r w:rsidRPr="00C521D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 כן רשאי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4AC8E24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w:t>
      </w:r>
      <w:r w:rsidRPr="00C521D8">
        <w:rPr>
          <w:rFonts w:ascii="Times New Roman" w:eastAsia="Times New Roman" w:hAnsi="Times New Roman" w:cs="David"/>
          <w:sz w:val="24"/>
          <w:szCs w:val="24"/>
          <w:rtl/>
          <w:lang w:eastAsia="he-IL"/>
        </w:rPr>
        <w:lastRenderedPageBreak/>
        <w:t xml:space="preserve">הנ"ל יכללו את הנושאים והפרטים כפי שייקבעו על ידי המזמין מעת לעת, וכל עוד לא נקבעו, יכללו הם את הנושאים המפורטים בנספח </w:t>
      </w:r>
      <w:r w:rsidRPr="00C521D8">
        <w:rPr>
          <w:rFonts w:ascii="Times New Roman" w:eastAsia="Times New Roman" w:hAnsi="Times New Roman" w:cs="David"/>
          <w:bCs/>
          <w:sz w:val="24"/>
          <w:szCs w:val="24"/>
          <w:rtl/>
          <w:lang w:eastAsia="he-IL"/>
        </w:rPr>
        <w:t>א'</w:t>
      </w:r>
      <w:r w:rsidRPr="00C521D8">
        <w:rPr>
          <w:rFonts w:ascii="Times New Roman" w:eastAsia="Times New Roman" w:hAnsi="Times New Roman" w:cs="David" w:hint="cs"/>
          <w:b/>
          <w:sz w:val="24"/>
          <w:szCs w:val="24"/>
          <w:rtl/>
          <w:lang w:eastAsia="he-IL"/>
        </w:rPr>
        <w:t xml:space="preserve"> המצ"ב</w:t>
      </w:r>
      <w:r w:rsidRPr="00C521D8">
        <w:rPr>
          <w:rFonts w:ascii="Times New Roman" w:eastAsia="Times New Roman" w:hAnsi="Times New Roman" w:cs="David"/>
          <w:sz w:val="24"/>
          <w:szCs w:val="24"/>
          <w:rtl/>
          <w:lang w:eastAsia="he-IL"/>
        </w:rPr>
        <w:t>.</w:t>
      </w:r>
    </w:p>
    <w:p w14:paraId="179D281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לצורך הפעלת סמכויותיו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רשאי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מי מטעמו לבקר במשרד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בכל מקום אחר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C521D8">
        <w:rPr>
          <w:rFonts w:ascii="Times New Roman" w:eastAsia="Times New Roman" w:hAnsi="Times New Roman" w:cs="David" w:hint="cs"/>
          <w:sz w:val="24"/>
          <w:szCs w:val="24"/>
          <w:rtl/>
          <w:lang w:eastAsia="he-IL"/>
        </w:rPr>
        <w:t>י המנהל 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על ידי מי </w:t>
      </w:r>
      <w:r w:rsidRPr="00C521D8">
        <w:rPr>
          <w:rFonts w:ascii="Times New Roman" w:eastAsia="Times New Roman" w:hAnsi="Times New Roman" w:cs="David"/>
          <w:sz w:val="24"/>
          <w:szCs w:val="24"/>
          <w:rtl/>
          <w:lang w:eastAsia="he-IL"/>
        </w:rPr>
        <w:t>מטעמו.</w:t>
      </w:r>
    </w:p>
    <w:p w14:paraId="0316D41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בהפעלת סמכויות המנהל על 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לגרוע </w:t>
      </w:r>
      <w:r w:rsidRPr="00C521D8">
        <w:rPr>
          <w:rFonts w:ascii="Times New Roman" w:eastAsia="Times New Roman" w:hAnsi="Times New Roman" w:cs="David" w:hint="cs"/>
          <w:sz w:val="24"/>
          <w:szCs w:val="24"/>
          <w:rtl/>
          <w:lang w:eastAsia="he-IL"/>
        </w:rPr>
        <w:t xml:space="preserve">ו/או לשחרר </w:t>
      </w:r>
      <w:r w:rsidRPr="00C521D8">
        <w:rPr>
          <w:rFonts w:ascii="Times New Roman" w:eastAsia="Times New Roman" w:hAnsi="Times New Roman" w:cs="David"/>
          <w:sz w:val="24"/>
          <w:szCs w:val="24"/>
          <w:rtl/>
          <w:lang w:eastAsia="he-IL"/>
        </w:rPr>
        <w:t xml:space="preserve">מאחריות </w:t>
      </w:r>
      <w:r w:rsidRPr="00C521D8">
        <w:rPr>
          <w:rFonts w:ascii="Times New Roman" w:eastAsia="Times New Roman" w:hAnsi="Times New Roman" w:cs="David" w:hint="cs"/>
          <w:sz w:val="24"/>
          <w:szCs w:val="24"/>
          <w:rtl/>
          <w:lang w:eastAsia="he-IL"/>
        </w:rPr>
        <w:t>היועץ על פי חוזה זה ו/או על פי כל דין.</w:t>
      </w:r>
      <w:r w:rsidRPr="00C521D8">
        <w:rPr>
          <w:rFonts w:ascii="Times New Roman" w:eastAsia="Times New Roman" w:hAnsi="Times New Roman" w:cs="David"/>
          <w:sz w:val="24"/>
          <w:szCs w:val="24"/>
          <w:rtl/>
          <w:lang w:eastAsia="he-IL"/>
        </w:rPr>
        <w:t xml:space="preserve"> בהקשר זה מובהר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DD34DE0"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אישר המנהל 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C521D8">
        <w:rPr>
          <w:rFonts w:ascii="Times New Roman" w:eastAsia="Times New Roman" w:hAnsi="Times New Roman" w:cs="David" w:hint="cs"/>
          <w:sz w:val="24"/>
          <w:szCs w:val="24"/>
          <w:rtl/>
          <w:lang w:eastAsia="he-IL"/>
        </w:rPr>
        <w:t>חוזה</w:t>
      </w:r>
      <w:r w:rsidRPr="00C521D8">
        <w:rPr>
          <w:rFonts w:ascii="Times New Roman" w:eastAsia="Times New Roman" w:hAnsi="Times New Roman" w:cs="David"/>
          <w:sz w:val="24"/>
          <w:szCs w:val="24"/>
          <w:rtl/>
          <w:lang w:eastAsia="he-IL"/>
        </w:rPr>
        <w:t xml:space="preserve"> זה, </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לשחרר את היועץ מאחריותו המקצועית המלאה ו</w:t>
      </w:r>
      <w:r w:rsidRPr="00C521D8">
        <w:rPr>
          <w:rFonts w:ascii="Times New Roman" w:eastAsia="Times New Roman" w:hAnsi="Times New Roman" w:cs="David" w:hint="cs"/>
          <w:sz w:val="24"/>
          <w:szCs w:val="24"/>
          <w:rtl/>
          <w:lang w:eastAsia="he-IL"/>
        </w:rPr>
        <w:t>לא יהא</w:t>
      </w:r>
      <w:r w:rsidRPr="00C521D8">
        <w:rPr>
          <w:rFonts w:ascii="Times New Roman" w:eastAsia="Times New Roman" w:hAnsi="Times New Roman" w:cs="David"/>
          <w:sz w:val="24"/>
          <w:szCs w:val="24"/>
          <w:rtl/>
          <w:lang w:eastAsia="he-IL"/>
        </w:rPr>
        <w:t xml:space="preserve"> בכך כדי להטיל על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על המזמין אחריות כלשהי לטיב התכניות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המסמכים האמורים.</w:t>
      </w:r>
    </w:p>
    <w:p w14:paraId="4E5F43D9"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לוח זמנים ושלבי ב</w:t>
      </w:r>
      <w:r w:rsidRPr="00C521D8">
        <w:rPr>
          <w:rFonts w:ascii="Times New Roman" w:eastAsia="Times New Roman" w:hAnsi="Times New Roman" w:cs="David" w:hint="cs"/>
          <w:bCs/>
          <w:sz w:val="24"/>
          <w:szCs w:val="24"/>
          <w:u w:val="single"/>
          <w:rtl/>
          <w:lang w:eastAsia="he-IL"/>
        </w:rPr>
        <w:t>י</w:t>
      </w:r>
      <w:r w:rsidRPr="00C521D8">
        <w:rPr>
          <w:rFonts w:ascii="Times New Roman" w:eastAsia="Times New Roman" w:hAnsi="Times New Roman" w:cs="David"/>
          <w:bCs/>
          <w:sz w:val="24"/>
          <w:szCs w:val="24"/>
          <w:u w:val="single"/>
          <w:rtl/>
          <w:lang w:eastAsia="he-IL"/>
        </w:rPr>
        <w:t>צוע</w:t>
      </w:r>
    </w:p>
    <w:p w14:paraId="37BAB28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C521D8">
        <w:rPr>
          <w:rFonts w:ascii="Times New Roman" w:eastAsia="Times New Roman" w:hAnsi="Times New Roman" w:cs="David"/>
          <w:b/>
          <w:bCs/>
          <w:sz w:val="24"/>
          <w:szCs w:val="24"/>
          <w:rtl/>
          <w:lang w:eastAsia="he-IL"/>
        </w:rPr>
        <w:t>ג'</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(להלן: "</w:t>
      </w:r>
      <w:r w:rsidRPr="00C521D8">
        <w:rPr>
          <w:rFonts w:ascii="Times New Roman" w:eastAsia="Times New Roman" w:hAnsi="Times New Roman" w:cs="David"/>
          <w:b/>
          <w:bCs/>
          <w:sz w:val="24"/>
          <w:szCs w:val="24"/>
          <w:rtl/>
          <w:lang w:eastAsia="he-IL"/>
        </w:rPr>
        <w:t>לוח הזמנים</w:t>
      </w:r>
      <w:r w:rsidRPr="00C521D8">
        <w:rPr>
          <w:rFonts w:ascii="Times New Roman" w:eastAsia="Times New Roman" w:hAnsi="Times New Roman" w:cs="David"/>
          <w:sz w:val="24"/>
          <w:szCs w:val="24"/>
          <w:rtl/>
          <w:lang w:eastAsia="he-IL"/>
        </w:rPr>
        <w:t>"). כל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 הכלול בשרותי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לא נקבע לו מועד בלוח הזמנים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יבוצע על ידי היועץ במועד שיהיה דרוש על מנת להבטיח</w:t>
      </w:r>
      <w:r w:rsidRPr="00C521D8">
        <w:rPr>
          <w:rFonts w:ascii="Times New Roman" w:eastAsia="Times New Roman" w:hAnsi="Times New Roman" w:cs="David" w:hint="cs"/>
          <w:sz w:val="24"/>
          <w:szCs w:val="24"/>
          <w:rtl/>
          <w:lang w:eastAsia="he-IL"/>
        </w:rPr>
        <w:t xml:space="preserve"> את</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 xml:space="preserve">קבלנים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אחרים בהתאם ללוח הזמנים המוסכם 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מם.</w:t>
      </w:r>
    </w:p>
    <w:p w14:paraId="105F9E9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יתחיל היועץ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קטע מהפרויקט ו/או שלב משלבי העבודה כמפורט בנספח </w:t>
      </w:r>
      <w:r w:rsidRPr="00C521D8">
        <w:rPr>
          <w:rFonts w:ascii="Times New Roman" w:eastAsia="Times New Roman" w:hAnsi="Times New Roman" w:cs="David"/>
          <w:bCs/>
          <w:sz w:val="24"/>
          <w:szCs w:val="24"/>
          <w:rtl/>
          <w:lang w:eastAsia="he-IL"/>
        </w:rPr>
        <w:t>ב'</w:t>
      </w:r>
      <w:r w:rsidRPr="00C521D8">
        <w:rPr>
          <w:rFonts w:ascii="Times New Roman" w:eastAsia="Times New Roman" w:hAnsi="Times New Roman" w:cs="David"/>
          <w:sz w:val="24"/>
          <w:szCs w:val="24"/>
          <w:rtl/>
          <w:lang w:eastAsia="he-IL"/>
        </w:rPr>
        <w:t xml:space="preserve"> או </w:t>
      </w:r>
      <w:r w:rsidRPr="00C521D8">
        <w:rPr>
          <w:rFonts w:ascii="Times New Roman" w:eastAsia="Times New Roman" w:hAnsi="Times New Roman" w:cs="David"/>
          <w:b/>
          <w:bCs/>
          <w:sz w:val="24"/>
          <w:szCs w:val="24"/>
          <w:rtl/>
          <w:lang w:eastAsia="he-IL"/>
        </w:rPr>
        <w:t xml:space="preserve">ג'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אלא אם כן הודיע למזמין תחילה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הגיע לדעתו מועד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זה וק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מהמזמין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לביצועו.</w:t>
      </w:r>
    </w:p>
    <w:p w14:paraId="3F53CD8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יש לראות </w:t>
      </w:r>
      <w:r w:rsidRPr="00C521D8">
        <w:rPr>
          <w:rFonts w:ascii="Times New Roman" w:eastAsia="Times New Roman" w:hAnsi="Times New Roman" w:cs="David" w:hint="cs"/>
          <w:sz w:val="24"/>
          <w:szCs w:val="24"/>
          <w:rtl/>
          <w:lang w:eastAsia="he-IL"/>
        </w:rPr>
        <w:t>ב</w:t>
      </w:r>
      <w:r w:rsidRPr="00C521D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CFFFF72"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ידוע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התחייבויות היועצים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הקבלנים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יתר הגורמים, מותנות בכך שיסופקו להם כל התכניות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ההנחיות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ההוראות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הפרטים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הביאורים שידרשו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מהקבלנים מלטעון לעיכוב מוצדק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53F77E9F"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 יוכר כמוצדק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אך ו</w:t>
      </w:r>
      <w:r w:rsidRPr="00C521D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58C17B2B"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הוא נובע מכ</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ח עליון או גורם אחר (להלן יחדיו: "</w:t>
      </w:r>
      <w:r w:rsidRPr="00C521D8">
        <w:rPr>
          <w:rFonts w:ascii="Times New Roman" w:eastAsia="Times New Roman" w:hAnsi="Times New Roman" w:cs="David"/>
          <w:b/>
          <w:bCs/>
          <w:sz w:val="24"/>
          <w:szCs w:val="24"/>
          <w:rtl/>
          <w:lang w:eastAsia="he-IL"/>
        </w:rPr>
        <w:t>אירוע דוחה</w:t>
      </w:r>
      <w:r w:rsidRPr="00C521D8">
        <w:rPr>
          <w:rFonts w:ascii="Times New Roman" w:eastAsia="Times New Roman" w:hAnsi="Times New Roman" w:cs="David"/>
          <w:sz w:val="24"/>
          <w:szCs w:val="24"/>
          <w:rtl/>
          <w:lang w:eastAsia="he-IL"/>
        </w:rPr>
        <w:t>") שלדעת המנהל לא הייתה ליועץ שליטה עליו.</w:t>
      </w:r>
    </w:p>
    <w:p w14:paraId="119EFF8F"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1BBEC9BF"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לא קיבל תכניות, הנחיות, הוראות, פרטים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014E721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אישר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האירוע הדוחה אכן מצדיק 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השירות ואת משך הדחייה.</w:t>
      </w:r>
    </w:p>
    <w:p w14:paraId="397B9DB2" w14:textId="77777777" w:rsidR="00C521D8" w:rsidRPr="00C521D8" w:rsidRDefault="00C521D8" w:rsidP="00C521D8">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w:t>
      </w:r>
      <w:r w:rsidRPr="00C521D8">
        <w:rPr>
          <w:rFonts w:ascii="Times New Roman" w:eastAsia="Times New Roman" w:hAnsi="Times New Roman" w:cs="David" w:hint="cs"/>
          <w:sz w:val="24"/>
          <w:szCs w:val="24"/>
          <w:rtl/>
          <w:lang w:eastAsia="he-IL"/>
        </w:rPr>
        <w:t xml:space="preserve">כלליות </w:t>
      </w:r>
      <w:r w:rsidRPr="00C521D8">
        <w:rPr>
          <w:rFonts w:ascii="Times New Roman" w:eastAsia="Times New Roman" w:hAnsi="Times New Roman" w:cs="David"/>
          <w:sz w:val="24"/>
          <w:szCs w:val="24"/>
          <w:rtl/>
          <w:lang w:eastAsia="he-IL"/>
        </w:rPr>
        <w:t>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חור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עבודות תכנון ע"י אחרים לא יהווה עילה לעיכוב בב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שירותי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אלא בא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 המנהל </w:t>
      </w:r>
      <w:r w:rsidRPr="00C521D8">
        <w:rPr>
          <w:rFonts w:ascii="Times New Roman" w:eastAsia="Times New Roman" w:hAnsi="Times New Roman" w:cs="David" w:hint="cs"/>
          <w:sz w:val="24"/>
          <w:szCs w:val="24"/>
          <w:rtl/>
          <w:lang w:eastAsia="he-IL"/>
        </w:rPr>
        <w:t xml:space="preserve">מראש </w:t>
      </w:r>
      <w:r w:rsidRPr="00C521D8">
        <w:rPr>
          <w:rFonts w:ascii="Times New Roman" w:eastAsia="Times New Roman" w:hAnsi="Times New Roman" w:cs="David" w:hint="cs"/>
          <w:sz w:val="24"/>
          <w:szCs w:val="24"/>
          <w:rtl/>
          <w:lang w:eastAsia="he-IL"/>
        </w:rPr>
        <w:lastRenderedPageBreak/>
        <w:t>ו</w:t>
      </w:r>
      <w:r w:rsidRPr="00C521D8">
        <w:rPr>
          <w:rFonts w:ascii="Times New Roman" w:eastAsia="Times New Roman" w:hAnsi="Times New Roman" w:cs="David"/>
          <w:sz w:val="24"/>
          <w:szCs w:val="24"/>
          <w:rtl/>
          <w:lang w:eastAsia="he-IL"/>
        </w:rPr>
        <w:t>בכתב.</w:t>
      </w:r>
    </w:p>
    <w:p w14:paraId="565D7820"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להודיע למנהל מידית, על כל עיכוב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לפי הערכתו עלול לגרום לאיחור בקיום לוח הזמנים.</w:t>
      </w:r>
      <w:bookmarkStart w:id="9" w:name="_GoBack"/>
      <w:bookmarkEnd w:id="9"/>
    </w:p>
    <w:p w14:paraId="5AD64D5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6A62347C"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רשאי לבקר במשרד היועץ ולעיין בהתקדמות ובאופן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שרותי היועץ, והיועץ ימסור למנהל כל הסבר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פרט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דיווח</w:t>
      </w:r>
      <w:r w:rsidRPr="00C521D8">
        <w:rPr>
          <w:rFonts w:ascii="Times New Roman" w:eastAsia="Times New Roman" w:hAnsi="Times New Roman" w:cs="David" w:hint="cs"/>
          <w:sz w:val="24"/>
          <w:szCs w:val="24"/>
          <w:rtl/>
          <w:lang w:eastAsia="he-IL"/>
        </w:rPr>
        <w:t>, מיד</w:t>
      </w:r>
      <w:r w:rsidRPr="00C521D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C521D8">
        <w:rPr>
          <w:rFonts w:ascii="Times New Roman" w:eastAsia="Times New Roman" w:hAnsi="Times New Roman" w:cs="David" w:hint="cs"/>
          <w:sz w:val="24"/>
          <w:szCs w:val="24"/>
          <w:rtl/>
          <w:lang w:eastAsia="he-IL"/>
        </w:rPr>
        <w:t xml:space="preserve"> זה ו/או לפי כל דין</w:t>
      </w:r>
      <w:r w:rsidRPr="00C521D8">
        <w:rPr>
          <w:rFonts w:ascii="Times New Roman" w:eastAsia="Times New Roman" w:hAnsi="Times New Roman" w:cs="David"/>
          <w:sz w:val="24"/>
          <w:szCs w:val="24"/>
          <w:rtl/>
          <w:lang w:eastAsia="he-IL"/>
        </w:rPr>
        <w:t>.</w:t>
      </w:r>
    </w:p>
    <w:p w14:paraId="54845B21"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4A8D1E8"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שכר היועץ</w:t>
      </w:r>
    </w:p>
    <w:p w14:paraId="0B89B815"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תמורת שרותי היועץ וכל יתר התחייבויותיו לפי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כמפורט בנספח </w:t>
      </w:r>
      <w:r w:rsidRPr="00C521D8">
        <w:rPr>
          <w:rFonts w:ascii="Times New Roman" w:eastAsia="Times New Roman" w:hAnsi="Times New Roman" w:cs="David"/>
          <w:bCs/>
          <w:sz w:val="24"/>
          <w:szCs w:val="24"/>
          <w:rtl/>
          <w:lang w:eastAsia="he-IL"/>
        </w:rPr>
        <w:t xml:space="preserve">ד' </w:t>
      </w:r>
      <w:r w:rsidRPr="00C521D8">
        <w:rPr>
          <w:rFonts w:ascii="Times New Roman" w:eastAsia="Times New Roman" w:hAnsi="Times New Roman" w:cs="David" w:hint="cs"/>
          <w:b/>
          <w:sz w:val="24"/>
          <w:szCs w:val="24"/>
          <w:rtl/>
          <w:lang w:eastAsia="he-IL"/>
        </w:rPr>
        <w:t xml:space="preserve">המצ"ב </w:t>
      </w:r>
      <w:r w:rsidRPr="00C521D8">
        <w:rPr>
          <w:rFonts w:ascii="Times New Roman" w:eastAsia="Times New Roman" w:hAnsi="Times New Roman" w:cs="David"/>
          <w:sz w:val="24"/>
          <w:szCs w:val="24"/>
          <w:rtl/>
          <w:lang w:eastAsia="he-IL"/>
        </w:rPr>
        <w:t>(להלן: "</w:t>
      </w:r>
      <w:r w:rsidRPr="00C521D8">
        <w:rPr>
          <w:rFonts w:ascii="Times New Roman" w:eastAsia="Times New Roman" w:hAnsi="Times New Roman" w:cs="David"/>
          <w:b/>
          <w:bCs/>
          <w:sz w:val="24"/>
          <w:szCs w:val="24"/>
          <w:rtl/>
          <w:lang w:eastAsia="he-IL"/>
        </w:rPr>
        <w:t>שכר היועץ</w:t>
      </w:r>
      <w:r w:rsidRPr="00C521D8">
        <w:rPr>
          <w:rFonts w:ascii="Times New Roman" w:eastAsia="Times New Roman" w:hAnsi="Times New Roman" w:cs="David"/>
          <w:sz w:val="24"/>
          <w:szCs w:val="24"/>
          <w:rtl/>
          <w:lang w:eastAsia="he-IL"/>
        </w:rPr>
        <w:t>").</w:t>
      </w:r>
    </w:p>
    <w:p w14:paraId="3D67A86A"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בהוצאות הממשיות בשרותי העזר המפורטים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שא המזמין:</w:t>
      </w:r>
    </w:p>
    <w:p w14:paraId="4CB4B97B"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הדפסות בתוויין המיועדות להפצה לאחרים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C521D8">
        <w:rPr>
          <w:rFonts w:ascii="Times New Roman" w:eastAsia="Times New Roman" w:hAnsi="Times New Roman" w:cs="David" w:hint="cs"/>
          <w:sz w:val="24"/>
          <w:szCs w:val="24"/>
          <w:rtl/>
          <w:lang w:eastAsia="he-IL"/>
        </w:rPr>
        <w:t>ת</w:t>
      </w:r>
      <w:r w:rsidRPr="00C521D8">
        <w:rPr>
          <w:rFonts w:ascii="Times New Roman" w:eastAsia="Times New Roman" w:hAnsi="Times New Roman" w:cs="David"/>
          <w:sz w:val="24"/>
          <w:szCs w:val="24"/>
          <w:rtl/>
          <w:lang w:eastAsia="he-IL"/>
        </w:rPr>
        <w:t xml:space="preserve"> החזר.</w:t>
      </w:r>
    </w:p>
    <w:p w14:paraId="4C3C8EC1"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העתקות שנמסרו ע"י היועץ למזמין</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לרשויות המוסמכות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ליועצים, למעט העתקות וצילומים שיפיק היועץ במשרדו.</w:t>
      </w:r>
    </w:p>
    <w:p w14:paraId="4A3D719B"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שכפול מסמכים.</w:t>
      </w:r>
    </w:p>
    <w:p w14:paraId="323C2BF0"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496E6DD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מדידות וצילומי אויר.</w:t>
      </w:r>
    </w:p>
    <w:p w14:paraId="2C7931F7"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קידוחים ובדיקות קרקע.</w:t>
      </w:r>
    </w:p>
    <w:p w14:paraId="407EAE8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שליחויות.</w:t>
      </w:r>
    </w:p>
    <w:p w14:paraId="56FACDDB"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העזר המפורטים בסעיפים 7.2.1 עד 7.2.3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יוזמנו על ידי היועץ באמצעות מערכת ניהול פרויקטים </w:t>
      </w:r>
      <w:r w:rsidRPr="00C521D8">
        <w:rPr>
          <w:rFonts w:ascii="Times New Roman" w:eastAsia="Times New Roman" w:hAnsi="Times New Roman" w:cs="David"/>
          <w:sz w:val="24"/>
          <w:szCs w:val="24"/>
          <w:lang w:eastAsia="he-IL"/>
        </w:rPr>
        <w:t>VIEW</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 מערכת רמדורנט מודול ניהול מסמכים (</w:t>
      </w:r>
      <w:r w:rsidRPr="00C521D8">
        <w:rPr>
          <w:rFonts w:ascii="Times New Roman" w:eastAsia="Times New Roman" w:hAnsi="Times New Roman" w:cs="David"/>
          <w:sz w:val="24"/>
          <w:szCs w:val="24"/>
          <w:lang w:eastAsia="he-IL"/>
        </w:rPr>
        <w:t>DM</w:t>
      </w:r>
      <w:r w:rsidRPr="00C521D8">
        <w:rPr>
          <w:rFonts w:ascii="Times New Roman" w:eastAsia="Times New Roman" w:hAnsi="Times New Roman" w:cs="David"/>
          <w:sz w:val="24"/>
          <w:szCs w:val="24"/>
          <w:rtl/>
          <w:lang w:eastAsia="he-IL"/>
        </w:rPr>
        <w:t>) רק ממכונים המאושרים ע"י המזמין לבצע עבודות עבורו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EB82FB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על חשבון שכר היועץ ישולמו ליועץ תשלומי ביניים בש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עורים ובמועדים המפורטים בנספח</w:t>
      </w:r>
      <w:r w:rsidRPr="00C521D8">
        <w:rPr>
          <w:rFonts w:ascii="Times New Roman" w:eastAsia="Times New Roman" w:hAnsi="Times New Roman" w:cs="David"/>
          <w:bCs/>
          <w:sz w:val="24"/>
          <w:szCs w:val="24"/>
          <w:rtl/>
          <w:lang w:eastAsia="he-IL"/>
        </w:rPr>
        <w:t xml:space="preserve"> ה'</w:t>
      </w:r>
      <w:r w:rsidRPr="00C521D8">
        <w:rPr>
          <w:rFonts w:ascii="Times New Roman" w:eastAsia="Times New Roman" w:hAnsi="Times New Roman" w:cs="David" w:hint="cs"/>
          <w:sz w:val="24"/>
          <w:szCs w:val="24"/>
          <w:rtl/>
          <w:lang w:eastAsia="he-IL"/>
        </w:rPr>
        <w:t xml:space="preserve"> המצ"ב,</w:t>
      </w:r>
      <w:r w:rsidRPr="00C521D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p>
    <w:p w14:paraId="2B0B3B33" w14:textId="77777777" w:rsidR="00C521D8" w:rsidRPr="00DF5724"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תשלומי הביניים לפי פסקה זו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שלב משלבי שירותי היועץ ו/או טיב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w:t>
      </w:r>
      <w:r w:rsidRPr="00DF5724">
        <w:rPr>
          <w:rFonts w:ascii="Times New Roman" w:eastAsia="Times New Roman" w:hAnsi="Times New Roman" w:cs="David"/>
          <w:sz w:val="24"/>
          <w:szCs w:val="24"/>
          <w:rtl/>
          <w:lang w:eastAsia="he-IL"/>
        </w:rPr>
        <w:t xml:space="preserve">בסעיף 6.3 לעיל, יחולו הוראות סעיף 12.1.2 להלן. </w:t>
      </w:r>
    </w:p>
    <w:p w14:paraId="68EAE48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DF5724">
        <w:rPr>
          <w:rFonts w:ascii="Times New Roman" w:eastAsia="Times New Roman" w:hAnsi="Times New Roman" w:cs="David"/>
          <w:sz w:val="24"/>
          <w:szCs w:val="24"/>
          <w:rtl/>
          <w:lang w:eastAsia="he-IL"/>
        </w:rPr>
        <w:t>מוסכם</w:t>
      </w:r>
      <w:r w:rsidRPr="00C521D8">
        <w:rPr>
          <w:rFonts w:ascii="Times New Roman" w:eastAsia="Times New Roman" w:hAnsi="Times New Roman" w:cs="David"/>
          <w:sz w:val="24"/>
          <w:szCs w:val="24"/>
          <w:rtl/>
          <w:lang w:eastAsia="he-IL"/>
        </w:rPr>
        <w:t xml:space="preserve">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השכר האמור בנספח </w:t>
      </w:r>
      <w:r w:rsidRPr="00C521D8">
        <w:rPr>
          <w:rFonts w:ascii="Times New Roman" w:eastAsia="Times New Roman" w:hAnsi="Times New Roman" w:cs="David"/>
          <w:b/>
          <w:bCs/>
          <w:sz w:val="24"/>
          <w:szCs w:val="24"/>
          <w:rtl/>
          <w:lang w:eastAsia="he-IL"/>
        </w:rPr>
        <w:t xml:space="preserve">ד' </w:t>
      </w:r>
      <w:r w:rsidRPr="00C521D8">
        <w:rPr>
          <w:rFonts w:ascii="Times New Roman" w:eastAsia="Times New Roman" w:hAnsi="Times New Roman" w:cs="David" w:hint="cs"/>
          <w:sz w:val="24"/>
          <w:szCs w:val="24"/>
          <w:rtl/>
          <w:lang w:eastAsia="he-IL"/>
        </w:rPr>
        <w:t xml:space="preserve">המצ"ב, </w:t>
      </w: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hint="cs"/>
          <w:sz w:val="24"/>
          <w:szCs w:val="24"/>
          <w:rtl/>
          <w:lang w:eastAsia="he-IL"/>
        </w:rPr>
        <w:t xml:space="preserve">ינו </w:t>
      </w:r>
      <w:r w:rsidRPr="00C521D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w:t>
      </w:r>
      <w:r w:rsidRPr="00C521D8">
        <w:rPr>
          <w:rFonts w:ascii="Times New Roman" w:eastAsia="Times New Roman" w:hAnsi="Times New Roman" w:cs="David"/>
          <w:sz w:val="24"/>
          <w:szCs w:val="24"/>
          <w:rtl/>
          <w:lang w:eastAsia="he-IL"/>
        </w:rPr>
        <w:lastRenderedPageBreak/>
        <w:t xml:space="preserve">הבניה או מכל עילה אחרת איזו שהיא, אלא אם נאמר בחוזה </w:t>
      </w:r>
      <w:r w:rsidRPr="00C521D8">
        <w:rPr>
          <w:rFonts w:ascii="Times New Roman" w:eastAsia="Times New Roman" w:hAnsi="Times New Roman" w:cs="David" w:hint="cs"/>
          <w:sz w:val="24"/>
          <w:szCs w:val="24"/>
          <w:rtl/>
          <w:lang w:eastAsia="he-IL"/>
        </w:rPr>
        <w:t xml:space="preserve">זה </w:t>
      </w:r>
      <w:r w:rsidRPr="00C521D8">
        <w:rPr>
          <w:rFonts w:ascii="Times New Roman" w:eastAsia="Times New Roman" w:hAnsi="Times New Roman" w:cs="David"/>
          <w:sz w:val="24"/>
          <w:szCs w:val="24"/>
          <w:rtl/>
          <w:lang w:eastAsia="he-IL"/>
        </w:rPr>
        <w:t>במפורש אחרת. תנאי לתשלום שכר היועץ במלואו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הינו המצאת הצהרה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C521D8">
        <w:rPr>
          <w:rFonts w:ascii="Times New Roman" w:eastAsia="Times New Roman" w:hAnsi="Times New Roman" w:cs="David"/>
          <w:b/>
          <w:bCs/>
          <w:sz w:val="24"/>
          <w:szCs w:val="24"/>
          <w:rtl/>
          <w:lang w:eastAsia="he-IL"/>
        </w:rPr>
        <w:t>ט'</w:t>
      </w:r>
      <w:r w:rsidRPr="00C521D8">
        <w:rPr>
          <w:rFonts w:ascii="Times New Roman" w:eastAsia="Times New Roman" w:hAnsi="Times New Roman" w:cs="David"/>
          <w:sz w:val="24"/>
          <w:szCs w:val="24"/>
          <w:rtl/>
          <w:lang w:eastAsia="he-IL"/>
        </w:rPr>
        <w:t xml:space="preserve"> לחוזה זה וכתב היעדר תביעות המצורף כנספח</w:t>
      </w:r>
      <w:r w:rsidRPr="00C521D8">
        <w:rPr>
          <w:rFonts w:ascii="Times New Roman" w:eastAsia="Times New Roman" w:hAnsi="Times New Roman" w:cs="David"/>
          <w:b/>
          <w:bCs/>
          <w:sz w:val="24"/>
          <w:szCs w:val="24"/>
          <w:rtl/>
          <w:lang w:eastAsia="he-IL"/>
        </w:rPr>
        <w:t xml:space="preserve"> י'</w:t>
      </w:r>
      <w:r w:rsidRPr="00C521D8">
        <w:rPr>
          <w:rFonts w:ascii="Times New Roman" w:eastAsia="Times New Roman" w:hAnsi="Times New Roman" w:cs="David"/>
          <w:sz w:val="24"/>
          <w:szCs w:val="24"/>
          <w:rtl/>
          <w:lang w:eastAsia="he-IL"/>
        </w:rPr>
        <w:t xml:space="preserve"> לחוזה זה למזמין, חתום ע"י היועץ ומאומת כנדרש בו.</w:t>
      </w:r>
    </w:p>
    <w:p w14:paraId="164DD01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מבלי לפגוע בכלליות האמור בסעיף </w:t>
      </w:r>
      <w:r w:rsidRPr="00C521D8">
        <w:rPr>
          <w:rFonts w:ascii="Times New Roman" w:eastAsia="Times New Roman" w:hAnsi="Times New Roman" w:cs="David" w:hint="cs"/>
          <w:sz w:val="24"/>
          <w:szCs w:val="24"/>
          <w:rtl/>
          <w:lang w:eastAsia="he-IL"/>
        </w:rPr>
        <w:t>7 לעיל</w:t>
      </w:r>
      <w:r w:rsidRPr="00C521D8">
        <w:rPr>
          <w:rFonts w:ascii="Times New Roman" w:eastAsia="Times New Roman" w:hAnsi="Times New Roman" w:cs="David"/>
          <w:sz w:val="24"/>
          <w:szCs w:val="24"/>
          <w:rtl/>
          <w:lang w:eastAsia="he-IL"/>
        </w:rPr>
        <w:t>, מוסכם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רכוש ה</w:t>
      </w:r>
      <w:r w:rsidRPr="00C521D8">
        <w:rPr>
          <w:rFonts w:ascii="Times New Roman" w:eastAsia="Times New Roman" w:hAnsi="Times New Roman" w:cs="David" w:hint="cs"/>
          <w:sz w:val="24"/>
          <w:szCs w:val="24"/>
          <w:rtl/>
          <w:lang w:eastAsia="he-IL"/>
        </w:rPr>
        <w:t>מזמין</w:t>
      </w:r>
      <w:r w:rsidRPr="00C521D8">
        <w:rPr>
          <w:rFonts w:ascii="Times New Roman" w:eastAsia="Times New Roman" w:hAnsi="Times New Roman" w:cs="David"/>
          <w:sz w:val="24"/>
          <w:szCs w:val="24"/>
          <w:rtl/>
          <w:lang w:eastAsia="he-IL"/>
        </w:rPr>
        <w:t>. מובהר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הפרת סעיף זה על ידי היועץ תה</w:t>
      </w:r>
      <w:r w:rsidRPr="00C521D8">
        <w:rPr>
          <w:rFonts w:ascii="Times New Roman" w:eastAsia="Times New Roman" w:hAnsi="Times New Roman" w:cs="David" w:hint="cs"/>
          <w:sz w:val="24"/>
          <w:szCs w:val="24"/>
          <w:rtl/>
          <w:lang w:eastAsia="he-IL"/>
        </w:rPr>
        <w:t>ווה</w:t>
      </w:r>
      <w:r w:rsidRPr="00C521D8">
        <w:rPr>
          <w:rFonts w:ascii="Times New Roman" w:eastAsia="Times New Roman" w:hAnsi="Times New Roman" w:cs="David"/>
          <w:sz w:val="24"/>
          <w:szCs w:val="24"/>
          <w:rtl/>
          <w:lang w:eastAsia="he-IL"/>
        </w:rPr>
        <w:t xml:space="preserve"> הפרה יסודית של חוזה</w:t>
      </w:r>
      <w:r w:rsidRPr="00C521D8">
        <w:rPr>
          <w:rFonts w:ascii="Times New Roman" w:eastAsia="Times New Roman" w:hAnsi="Times New Roman" w:cs="David" w:hint="cs"/>
          <w:sz w:val="24"/>
          <w:szCs w:val="24"/>
          <w:rtl/>
          <w:lang w:eastAsia="he-IL"/>
        </w:rPr>
        <w:t xml:space="preserve"> זה. </w:t>
      </w:r>
    </w:p>
    <w:p w14:paraId="42348295"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תנאים מקדמיים לביצוע תשלום כלשהו ע"ח שכר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הינם הצגת ר</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C521D8">
        <w:rPr>
          <w:rFonts w:ascii="Times New Roman" w:eastAsia="Times New Roman" w:hAnsi="Times New Roman" w:cs="David" w:hint="cs"/>
          <w:sz w:val="24"/>
          <w:szCs w:val="24"/>
          <w:rtl/>
          <w:lang w:eastAsia="he-IL"/>
        </w:rPr>
        <w:t>עובר</w:t>
      </w:r>
      <w:r w:rsidRPr="00C521D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3825682" w14:textId="77777777" w:rsidR="00C521D8" w:rsidRPr="00C521D8" w:rsidRDefault="00C521D8" w:rsidP="00C521D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A3DA4E5"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שנויים בתכנון</w:t>
      </w:r>
    </w:p>
    <w:p w14:paraId="59EBE624" w14:textId="77777777" w:rsid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המנהל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9E8E412" w14:textId="77777777" w:rsidR="00C521D8" w:rsidRPr="004473B9" w:rsidRDefault="00C521D8" w:rsidP="004473B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4473B9">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4473B9">
        <w:rPr>
          <w:rFonts w:ascii="Times New Roman" w:eastAsia="Times New Roman" w:hAnsi="Times New Roman" w:cs="David" w:hint="cs"/>
          <w:sz w:val="24"/>
          <w:szCs w:val="24"/>
          <w:rtl/>
          <w:lang w:eastAsia="he-IL"/>
        </w:rPr>
        <w:t>ים</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bCs/>
          <w:sz w:val="24"/>
          <w:szCs w:val="24"/>
          <w:rtl/>
          <w:lang w:eastAsia="he-IL"/>
        </w:rPr>
        <w:t>ב' או ג'</w:t>
      </w:r>
      <w:r w:rsidRPr="004473B9">
        <w:rPr>
          <w:rFonts w:ascii="Times New Roman" w:eastAsia="Times New Roman" w:hAnsi="Times New Roman" w:cs="David" w:hint="cs"/>
          <w:b/>
          <w:sz w:val="24"/>
          <w:szCs w:val="24"/>
          <w:rtl/>
          <w:lang w:eastAsia="he-IL"/>
        </w:rPr>
        <w:t xml:space="preserve"> המצ"ב</w:t>
      </w:r>
      <w:r w:rsidRPr="004473B9">
        <w:rPr>
          <w:rFonts w:ascii="Times New Roman" w:eastAsia="Times New Roman" w:hAnsi="Times New Roman" w:cs="David"/>
          <w:sz w:val="24"/>
          <w:szCs w:val="24"/>
          <w:rtl/>
          <w:lang w:eastAsia="he-IL"/>
        </w:rPr>
        <w:t>, וב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רותי היועץ</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אלמלא השנויים</w:t>
      </w:r>
      <w:r w:rsidRPr="004473B9">
        <w:rPr>
          <w:rFonts w:ascii="Times New Roman" w:eastAsia="Times New Roman" w:hAnsi="Times New Roman" w:cs="David" w:hint="cs"/>
          <w:sz w:val="24"/>
          <w:szCs w:val="24"/>
          <w:rtl/>
          <w:lang w:eastAsia="he-IL"/>
        </w:rPr>
        <w:t xml:space="preserve"> כאמור</w:t>
      </w:r>
      <w:r w:rsidRPr="004473B9">
        <w:rPr>
          <w:rFonts w:ascii="Times New Roman" w:eastAsia="Times New Roman" w:hAnsi="Times New Roman" w:cs="David"/>
          <w:sz w:val="24"/>
          <w:szCs w:val="24"/>
          <w:rtl/>
          <w:lang w:eastAsia="he-IL"/>
        </w:rPr>
        <w:t>, יהיה</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זכאי לפיצוי בעד העבודה הנוספת שב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עקב השנויים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כאמור</w:t>
      </w:r>
      <w:r w:rsidRPr="004473B9">
        <w:rPr>
          <w:rFonts w:ascii="Times New Roman" w:eastAsia="Times New Roman" w:hAnsi="Times New Roman" w:cs="David"/>
          <w:sz w:val="24"/>
          <w:szCs w:val="24"/>
          <w:rtl/>
          <w:lang w:eastAsia="he-IL"/>
        </w:rPr>
        <w:t>. הפיצוי ישולם בגין העבודה הנוספת שהיועץ ב</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473B9">
        <w:rPr>
          <w:rFonts w:ascii="Times New Roman" w:eastAsia="Times New Roman" w:hAnsi="Times New Roman" w:cs="David" w:hint="cs"/>
          <w:sz w:val="24"/>
          <w:szCs w:val="24"/>
          <w:rtl/>
          <w:lang w:eastAsia="he-IL"/>
        </w:rPr>
        <w:t xml:space="preserve"> </w:t>
      </w:r>
      <w:r w:rsidRPr="004473B9">
        <w:rPr>
          <w:rFonts w:ascii="Times New Roman" w:eastAsia="Times New Roman" w:hAnsi="Times New Roman" w:cs="David"/>
          <w:sz w:val="24"/>
          <w:szCs w:val="24"/>
          <w:rtl/>
          <w:lang w:eastAsia="he-IL"/>
        </w:rPr>
        <w:t xml:space="preserve"> היועץ ושכר היועץ. בכל מקרה</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w:t>
      </w:r>
      <w:r w:rsidRPr="004473B9">
        <w:rPr>
          <w:rFonts w:ascii="Times New Roman" w:eastAsia="Times New Roman" w:hAnsi="Times New Roman" w:cs="David" w:hint="cs"/>
          <w:sz w:val="24"/>
          <w:szCs w:val="24"/>
          <w:rtl/>
          <w:lang w:eastAsia="he-IL"/>
        </w:rPr>
        <w:t>ה</w:t>
      </w:r>
      <w:r w:rsidRPr="004473B9">
        <w:rPr>
          <w:rFonts w:ascii="Times New Roman" w:eastAsia="Times New Roman" w:hAnsi="Times New Roman" w:cs="David"/>
          <w:sz w:val="24"/>
          <w:szCs w:val="24"/>
          <w:rtl/>
          <w:lang w:eastAsia="he-IL"/>
        </w:rPr>
        <w:t>שנויים</w:t>
      </w:r>
      <w:r w:rsidRPr="004473B9">
        <w:rPr>
          <w:rFonts w:ascii="Times New Roman" w:eastAsia="Times New Roman" w:hAnsi="Times New Roman" w:cs="David" w:hint="cs"/>
          <w:sz w:val="24"/>
          <w:szCs w:val="24"/>
          <w:rtl/>
          <w:lang w:eastAsia="he-IL"/>
        </w:rPr>
        <w:t xml:space="preserve"> כאמור, לא יהוו</w:t>
      </w:r>
      <w:r w:rsidRPr="004473B9">
        <w:rPr>
          <w:rFonts w:ascii="Times New Roman" w:eastAsia="Times New Roman" w:hAnsi="Times New Roman" w:cs="David"/>
          <w:sz w:val="24"/>
          <w:szCs w:val="24"/>
          <w:rtl/>
          <w:lang w:eastAsia="he-IL"/>
        </w:rPr>
        <w:t xml:space="preserve"> עילה לש</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נוי בלוח הזמנים</w:t>
      </w:r>
      <w:r w:rsidRPr="004473B9">
        <w:rPr>
          <w:rFonts w:ascii="Times New Roman" w:eastAsia="Times New Roman" w:hAnsi="Times New Roman" w:cs="David" w:hint="cs"/>
          <w:sz w:val="24"/>
          <w:szCs w:val="24"/>
          <w:rtl/>
          <w:lang w:eastAsia="he-IL"/>
        </w:rPr>
        <w:t>,</w:t>
      </w:r>
      <w:r w:rsidRPr="004473B9">
        <w:rPr>
          <w:rFonts w:ascii="Times New Roman" w:eastAsia="Times New Roman" w:hAnsi="Times New Roman" w:cs="David"/>
          <w:sz w:val="24"/>
          <w:szCs w:val="24"/>
          <w:rtl/>
          <w:lang w:eastAsia="he-IL"/>
        </w:rPr>
        <w:t xml:space="preserve"> אלא בא</w:t>
      </w:r>
      <w:r w:rsidRPr="004473B9">
        <w:rPr>
          <w:rFonts w:ascii="Times New Roman" w:eastAsia="Times New Roman" w:hAnsi="Times New Roman" w:cs="David" w:hint="cs"/>
          <w:sz w:val="24"/>
          <w:szCs w:val="24"/>
          <w:rtl/>
          <w:lang w:eastAsia="he-IL"/>
        </w:rPr>
        <w:t>י</w:t>
      </w:r>
      <w:r w:rsidRPr="004473B9">
        <w:rPr>
          <w:rFonts w:ascii="Times New Roman" w:eastAsia="Times New Roman" w:hAnsi="Times New Roman" w:cs="David"/>
          <w:sz w:val="24"/>
          <w:szCs w:val="24"/>
          <w:rtl/>
          <w:lang w:eastAsia="he-IL"/>
        </w:rPr>
        <w:t xml:space="preserve">שור המנהל </w:t>
      </w:r>
      <w:r w:rsidRPr="004473B9">
        <w:rPr>
          <w:rFonts w:ascii="Times New Roman" w:eastAsia="Times New Roman" w:hAnsi="Times New Roman" w:cs="David" w:hint="cs"/>
          <w:sz w:val="24"/>
          <w:szCs w:val="24"/>
          <w:rtl/>
          <w:lang w:eastAsia="he-IL"/>
        </w:rPr>
        <w:t>מראש ו</w:t>
      </w:r>
      <w:r w:rsidRPr="004473B9">
        <w:rPr>
          <w:rFonts w:ascii="Times New Roman" w:eastAsia="Times New Roman" w:hAnsi="Times New Roman" w:cs="David"/>
          <w:sz w:val="24"/>
          <w:szCs w:val="24"/>
          <w:rtl/>
          <w:lang w:eastAsia="he-IL"/>
        </w:rPr>
        <w:t>בכתב.</w:t>
      </w:r>
    </w:p>
    <w:p w14:paraId="06825D1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על אף</w:t>
      </w:r>
      <w:r w:rsidRPr="00C521D8">
        <w:rPr>
          <w:rFonts w:ascii="Times New Roman" w:eastAsia="Times New Roman" w:hAnsi="Times New Roman" w:cs="David"/>
          <w:sz w:val="24"/>
          <w:szCs w:val="24"/>
          <w:rtl/>
          <w:lang w:eastAsia="he-IL"/>
        </w:rPr>
        <w:t xml:space="preserve"> האמור בסעיף 8.2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יגיע ליועץ דבר בגין שינויים הנובעים מ:</w:t>
      </w:r>
    </w:p>
    <w:p w14:paraId="5239C09A"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טעות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קוי בתכנון ו/או באומדן של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של היועצים.</w:t>
      </w:r>
    </w:p>
    <w:p w14:paraId="0C9EA2D9"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התכנון אינו התכנון היעיל ביותר.</w:t>
      </w:r>
    </w:p>
    <w:p w14:paraId="3CDA1C93"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168700A8" w14:textId="77777777" w:rsidR="00C521D8" w:rsidRPr="00C521D8" w:rsidRDefault="00C521D8" w:rsidP="00C521D8">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השינויים מתחייבים מדרישת רשויות מוסמכות. </w:t>
      </w:r>
    </w:p>
    <w:p w14:paraId="5430EAE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להכין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עבור רוכשים שיבקשו זאת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3B13AEB" w14:textId="77777777" w:rsidR="00C521D8" w:rsidRDefault="00C521D8"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מחיר השינויים ותנאי התשלום בגין תכנון השינויים </w:t>
      </w:r>
      <w:r w:rsidRPr="00C521D8">
        <w:rPr>
          <w:rFonts w:ascii="Times New Roman" w:eastAsia="Times New Roman" w:hAnsi="Times New Roman" w:cs="David" w:hint="cs"/>
          <w:sz w:val="24"/>
          <w:szCs w:val="24"/>
          <w:rtl/>
          <w:lang w:eastAsia="he-IL"/>
        </w:rPr>
        <w:t xml:space="preserve">כאמור, </w:t>
      </w:r>
      <w:r w:rsidRPr="00C521D8">
        <w:rPr>
          <w:rFonts w:ascii="Times New Roman" w:eastAsia="Times New Roman" w:hAnsi="Times New Roman" w:cs="David"/>
          <w:sz w:val="24"/>
          <w:szCs w:val="24"/>
          <w:rtl/>
          <w:lang w:eastAsia="he-IL"/>
        </w:rPr>
        <w:t>יסוכמו בין היועץ לרוכשים. היועץ יתקשר עם הרוכש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C521D8">
        <w:rPr>
          <w:rFonts w:ascii="Times New Roman" w:eastAsia="Times New Roman" w:hAnsi="Times New Roman" w:cs="David" w:hint="cs"/>
          <w:sz w:val="24"/>
          <w:szCs w:val="24"/>
          <w:rtl/>
          <w:lang w:eastAsia="he-IL"/>
        </w:rPr>
        <w:t>ה</w:t>
      </w:r>
      <w:r w:rsidRPr="00C521D8">
        <w:rPr>
          <w:rFonts w:ascii="Times New Roman" w:eastAsia="Times New Roman" w:hAnsi="Times New Roman" w:cs="David"/>
          <w:sz w:val="24"/>
          <w:szCs w:val="24"/>
          <w:rtl/>
          <w:lang w:eastAsia="he-IL"/>
        </w:rPr>
        <w:t>רוכש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בענ</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ין קביעת מחיר השינויים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תובא בפני המנהל והוא יהיה המוסמך להכריע בה.</w:t>
      </w:r>
    </w:p>
    <w:p w14:paraId="712E4BBE" w14:textId="77777777" w:rsidR="00AA1573" w:rsidRPr="00C521D8" w:rsidRDefault="00AA1573" w:rsidP="00C521D8">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181CBA54"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אחריות וביטוח</w:t>
      </w:r>
    </w:p>
    <w:p w14:paraId="2124D733" w14:textId="77777777" w:rsidR="001D0C05" w:rsidRPr="00013687" w:rsidRDefault="001D0C05" w:rsidP="001D0C0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אחריות</w:t>
      </w:r>
    </w:p>
    <w:p w14:paraId="1D607939" w14:textId="77777777" w:rsidR="001D0C05" w:rsidRPr="00013687" w:rsidRDefault="001D0C05" w:rsidP="001D0C05">
      <w:pPr>
        <w:pStyle w:val="afa"/>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1917544E" w14:textId="77777777" w:rsidR="001D0C05" w:rsidRPr="00013687" w:rsidRDefault="001D0C05" w:rsidP="001D0C05">
      <w:pPr>
        <w:pStyle w:val="afa"/>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2F09EA96" w14:textId="77777777" w:rsidR="001D0C05" w:rsidRPr="00013687" w:rsidRDefault="001D0C05" w:rsidP="001D0C05">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A794373"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91D6D25" w14:textId="77777777" w:rsidR="001D0C05"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8F0DA2A" w14:textId="77777777" w:rsidR="001D0C05" w:rsidRPr="00013687" w:rsidRDefault="001D0C05" w:rsidP="001D0C0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AEE6029" w14:textId="77777777" w:rsidR="001D0C05" w:rsidRDefault="001D0C05" w:rsidP="001D0C0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5EBFC1C"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9337146"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58D5F9F"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2B9A44C2"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84C92D4"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0CA9AC61"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6446C526"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lastRenderedPageBreak/>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A0640B0"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CEC5969"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22ED0D6"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590E645A"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82CBCE6"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75772C3" w14:textId="77777777" w:rsidR="001D0C05"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0DA66F3" w14:textId="77777777" w:rsidR="001D0C05" w:rsidRPr="00A42052" w:rsidRDefault="001D0C05" w:rsidP="001D0C0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5AC5664" w14:textId="77777777" w:rsidR="00C521D8" w:rsidRPr="00C521D8" w:rsidRDefault="00C521D8" w:rsidP="00C521D8">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F7AF334"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אספקת תכניות</w:t>
      </w:r>
    </w:p>
    <w:p w14:paraId="7AD0C031"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עת במהלך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וכן בתקופת הבדק של העבודות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C521D8">
        <w:rPr>
          <w:rFonts w:ascii="Times New Roman" w:eastAsia="Times New Roman" w:hAnsi="Times New Roman" w:cs="David"/>
          <w:b/>
          <w:bCs/>
          <w:sz w:val="24"/>
          <w:szCs w:val="24"/>
          <w:rtl/>
          <w:lang w:eastAsia="he-IL"/>
        </w:rPr>
        <w:t>ח'</w:t>
      </w:r>
      <w:r w:rsidRPr="00C521D8">
        <w:rPr>
          <w:rFonts w:ascii="Times New Roman" w:eastAsia="Times New Roman" w:hAnsi="Times New Roman" w:cs="David"/>
          <w:sz w:val="24"/>
          <w:szCs w:val="24"/>
          <w:rtl/>
          <w:lang w:eastAsia="he-IL"/>
        </w:rPr>
        <w:t xml:space="preserve"> לחוזה זה, ובמידה והדרישה מתייחסת לתכניות שאינ</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בידו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יערכ</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היועץ בהקדם האפשרי וימסר</w:t>
      </w:r>
      <w:r w:rsidRPr="00C521D8">
        <w:rPr>
          <w:rFonts w:ascii="Times New Roman" w:eastAsia="Times New Roman" w:hAnsi="Times New Roman" w:cs="David" w:hint="cs"/>
          <w:sz w:val="24"/>
          <w:szCs w:val="24"/>
          <w:rtl/>
          <w:lang w:eastAsia="he-IL"/>
        </w:rPr>
        <w:t>ן</w:t>
      </w:r>
      <w:r w:rsidRPr="00C521D8">
        <w:rPr>
          <w:rFonts w:ascii="Times New Roman" w:eastAsia="Times New Roman" w:hAnsi="Times New Roman" w:cs="David"/>
          <w:sz w:val="24"/>
          <w:szCs w:val="24"/>
          <w:rtl/>
          <w:lang w:eastAsia="he-IL"/>
        </w:rPr>
        <w:t xml:space="preserve"> למזמין.</w:t>
      </w:r>
    </w:p>
    <w:p w14:paraId="356A21B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עם גמר שרותי </w:t>
      </w:r>
      <w:r w:rsidRPr="00C521D8">
        <w:rPr>
          <w:rFonts w:ascii="Times New Roman" w:eastAsia="Times New Roman" w:hAnsi="Times New Roman" w:cs="David" w:hint="cs"/>
          <w:sz w:val="24"/>
          <w:szCs w:val="24"/>
          <w:rtl/>
          <w:lang w:eastAsia="he-IL"/>
        </w:rPr>
        <w:t>היועץ,</w:t>
      </w:r>
      <w:r w:rsidRPr="00C521D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הסופי בשטח </w:t>
      </w:r>
      <w:r w:rsidRPr="00C521D8">
        <w:rPr>
          <w:rFonts w:ascii="Times New Roman" w:eastAsia="Times New Roman" w:hAnsi="Times New Roman" w:cs="David"/>
          <w:color w:val="000000"/>
          <w:sz w:val="24"/>
          <w:szCs w:val="24"/>
          <w:lang w:eastAsia="he-IL"/>
        </w:rPr>
        <w:t>(AS MADE)</w:t>
      </w:r>
      <w:r w:rsidRPr="00C521D8">
        <w:rPr>
          <w:rFonts w:ascii="Times New Roman" w:eastAsia="Times New Roman" w:hAnsi="Times New Roman" w:cs="David"/>
          <w:sz w:val="24"/>
          <w:szCs w:val="24"/>
          <w:rtl/>
          <w:lang w:eastAsia="he-IL"/>
        </w:rPr>
        <w:t xml:space="preserve">, למעט שינויי דיירים, </w:t>
      </w:r>
      <w:r w:rsidRPr="00C521D8">
        <w:rPr>
          <w:rFonts w:ascii="Times New Roman" w:eastAsia="Times New Roman" w:hAnsi="Times New Roman" w:cs="David" w:hint="cs"/>
          <w:sz w:val="24"/>
          <w:szCs w:val="24"/>
          <w:rtl/>
          <w:lang w:eastAsia="he-IL"/>
        </w:rPr>
        <w:t xml:space="preserve">וקבצים </w:t>
      </w:r>
      <w:r w:rsidRPr="00C521D8">
        <w:rPr>
          <w:rFonts w:ascii="Times New Roman" w:eastAsia="Times New Roman" w:hAnsi="Times New Roman" w:cs="David"/>
          <w:sz w:val="24"/>
          <w:szCs w:val="24"/>
          <w:rtl/>
          <w:lang w:eastAsia="he-IL"/>
        </w:rPr>
        <w:t>המכילים את התכנון במדיה ממוחשבת.</w:t>
      </w:r>
    </w:p>
    <w:p w14:paraId="439D5F4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C521D8">
        <w:rPr>
          <w:rFonts w:ascii="Times New Roman" w:eastAsia="Times New Roman" w:hAnsi="Times New Roman" w:cs="David" w:hint="cs"/>
          <w:sz w:val="24"/>
          <w:szCs w:val="24"/>
          <w:rtl/>
          <w:lang w:eastAsia="he-IL"/>
        </w:rPr>
        <w:t>הקבצים</w:t>
      </w:r>
      <w:r w:rsidRPr="00C521D8">
        <w:rPr>
          <w:rFonts w:ascii="Times New Roman" w:eastAsia="Times New Roman" w:hAnsi="Times New Roman" w:cs="David"/>
          <w:sz w:val="24"/>
          <w:szCs w:val="24"/>
          <w:rtl/>
          <w:lang w:eastAsia="he-IL"/>
        </w:rPr>
        <w:t xml:space="preserve"> כשה</w:t>
      </w:r>
      <w:r w:rsidRPr="00C521D8">
        <w:rPr>
          <w:rFonts w:ascii="Times New Roman" w:eastAsia="Times New Roman" w:hAnsi="Times New Roman" w:cs="David" w:hint="cs"/>
          <w:sz w:val="24"/>
          <w:szCs w:val="24"/>
          <w:rtl/>
          <w:lang w:eastAsia="he-IL"/>
        </w:rPr>
        <w:t>ם</w:t>
      </w:r>
      <w:r w:rsidRPr="00C521D8">
        <w:rPr>
          <w:rFonts w:ascii="Times New Roman" w:eastAsia="Times New Roman" w:hAnsi="Times New Roman" w:cs="David"/>
          <w:sz w:val="24"/>
          <w:szCs w:val="24"/>
          <w:rtl/>
          <w:lang w:eastAsia="he-IL"/>
        </w:rPr>
        <w:t xml:space="preserve"> מעודכנ</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075DC852"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w:t>
      </w:r>
      <w:r w:rsidRPr="00C521D8">
        <w:rPr>
          <w:rFonts w:ascii="Times New Roman" w:eastAsia="Times New Roman" w:hAnsi="Times New Roman" w:cs="David"/>
          <w:sz w:val="24"/>
          <w:szCs w:val="24"/>
          <w:rtl/>
          <w:lang w:eastAsia="he-IL"/>
        </w:rPr>
        <w:lastRenderedPageBreak/>
        <w:t>מחשב ובתדפיסים ולספק למזמין לפי דרישתו העתקים מהן בכל עת שיידרש לכך.</w:t>
      </w:r>
    </w:p>
    <w:p w14:paraId="33DA9FDF"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היועץ לא יהיה זכאי לכל תשלום נוסף בעד תכניות שימסור למזמין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סעיף 10 זה.</w:t>
      </w:r>
    </w:p>
    <w:p w14:paraId="6533FCAF"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זכות הקניין בכל התכניות שייכת למזמין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ובלבד ששולם שכר היועץ בהתאם להוראות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1671BB24"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מעמד היועץ</w:t>
      </w:r>
    </w:p>
    <w:p w14:paraId="2425075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ומובהר על ידי הצדדים לחוזה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C521D8">
        <w:rPr>
          <w:rFonts w:ascii="Times New Roman" w:eastAsia="Times New Roman" w:hAnsi="Times New Roman" w:cs="David" w:hint="cs"/>
          <w:sz w:val="24"/>
          <w:szCs w:val="24"/>
          <w:rtl/>
          <w:lang w:eastAsia="he-IL"/>
        </w:rPr>
        <w:t xml:space="preserve"> של היועץ</w:t>
      </w:r>
      <w:r w:rsidRPr="00C521D8">
        <w:rPr>
          <w:rFonts w:ascii="Times New Roman" w:eastAsia="Times New Roman" w:hAnsi="Times New Roman" w:cs="David"/>
          <w:sz w:val="24"/>
          <w:szCs w:val="24"/>
          <w:rtl/>
          <w:lang w:eastAsia="he-IL"/>
        </w:rPr>
        <w:t>.</w:t>
      </w:r>
    </w:p>
    <w:p w14:paraId="3B9704A5"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אין ולא יהיו יחסי עובד-מעביד בין המזמין ובין </w:t>
      </w:r>
      <w:r w:rsidRPr="00C521D8">
        <w:rPr>
          <w:rFonts w:ascii="Times New Roman" w:eastAsia="Times New Roman" w:hAnsi="Times New Roman" w:cs="David"/>
          <w:color w:val="000000"/>
          <w:sz w:val="24"/>
          <w:szCs w:val="24"/>
          <w:rtl/>
          <w:lang w:eastAsia="he-IL"/>
        </w:rPr>
        <w:t xml:space="preserve">היועץ ו/או </w:t>
      </w:r>
      <w:r w:rsidRPr="00C521D8">
        <w:rPr>
          <w:rFonts w:ascii="Times New Roman" w:eastAsia="Times New Roman" w:hAnsi="Times New Roman" w:cs="David" w:hint="cs"/>
          <w:color w:val="000000"/>
          <w:sz w:val="24"/>
          <w:szCs w:val="24"/>
          <w:rtl/>
          <w:lang w:eastAsia="he-IL"/>
        </w:rPr>
        <w:t>מי מטעמו ו</w:t>
      </w:r>
      <w:r w:rsidRPr="00C521D8">
        <w:rPr>
          <w:rFonts w:ascii="Times New Roman" w:eastAsia="Times New Roman" w:hAnsi="Times New Roman" w:cs="David"/>
          <w:color w:val="000000"/>
          <w:sz w:val="24"/>
          <w:szCs w:val="24"/>
          <w:rtl/>
          <w:lang w:eastAsia="he-IL"/>
        </w:rPr>
        <w:t xml:space="preserve">בין המזמין לבין עובדי </w:t>
      </w:r>
      <w:r w:rsidRPr="00C521D8">
        <w:rPr>
          <w:rFonts w:ascii="Times New Roman" w:eastAsia="Times New Roman" w:hAnsi="Times New Roman" w:cs="David" w:hint="cs"/>
          <w:color w:val="000000"/>
          <w:sz w:val="24"/>
          <w:szCs w:val="24"/>
          <w:rtl/>
          <w:lang w:eastAsia="he-IL"/>
        </w:rPr>
        <w:t xml:space="preserve"> היועץ ו/או מי מטעמיהם</w:t>
      </w:r>
      <w:r w:rsidRPr="00C521D8">
        <w:rPr>
          <w:rFonts w:ascii="Times New Roman" w:eastAsia="Times New Roman" w:hAnsi="Times New Roman" w:cs="David"/>
          <w:color w:val="000000"/>
          <w:sz w:val="24"/>
          <w:szCs w:val="24"/>
          <w:rtl/>
          <w:lang w:eastAsia="he-IL"/>
        </w:rPr>
        <w:t xml:space="preserve"> </w:t>
      </w:r>
      <w:r w:rsidRPr="00C521D8">
        <w:rPr>
          <w:rFonts w:ascii="Times New Roman" w:eastAsia="Times New Roman" w:hAnsi="Times New Roman" w:cs="David"/>
          <w:sz w:val="24"/>
          <w:szCs w:val="24"/>
          <w:rtl/>
          <w:lang w:eastAsia="he-IL"/>
        </w:rPr>
        <w:t>ואין בהוראות חוזה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כדי ליצור בין היועץ ו/או מי מעובדיו</w:t>
      </w:r>
      <w:r w:rsidRPr="00C521D8">
        <w:rPr>
          <w:rFonts w:ascii="Times New Roman" w:eastAsia="Times New Roman" w:hAnsi="Times New Roman" w:cs="David" w:hint="cs"/>
          <w:sz w:val="24"/>
          <w:szCs w:val="24"/>
          <w:rtl/>
          <w:lang w:eastAsia="he-IL"/>
        </w:rPr>
        <w:t xml:space="preserve"> ו/או מי מטעמו</w:t>
      </w:r>
      <w:r w:rsidRPr="00C521D8">
        <w:rPr>
          <w:rFonts w:ascii="Times New Roman" w:eastAsia="Times New Roman" w:hAnsi="Times New Roman" w:cs="David"/>
          <w:sz w:val="24"/>
          <w:szCs w:val="24"/>
          <w:rtl/>
          <w:lang w:eastAsia="he-IL"/>
        </w:rPr>
        <w:t xml:space="preserve"> לבין המזמין ו/או המנהל ו/או מי מטעמו יחסי עובד מעביד</w:t>
      </w:r>
      <w:r w:rsidRPr="00C521D8">
        <w:rPr>
          <w:rFonts w:ascii="Times New Roman" w:eastAsia="Times New Roman" w:hAnsi="Times New Roman" w:cs="David"/>
          <w:color w:val="000000"/>
          <w:sz w:val="24"/>
          <w:szCs w:val="24"/>
          <w:rtl/>
          <w:lang w:eastAsia="he-IL"/>
        </w:rPr>
        <w:t>, לכל ענין ודבר. 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מוסכם ומובהר בין הצדדים</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C521D8">
        <w:rPr>
          <w:rFonts w:ascii="Times New Roman" w:eastAsia="Times New Roman" w:hAnsi="Times New Roman" w:cs="David" w:hint="cs"/>
          <w:color w:val="000000"/>
          <w:sz w:val="24"/>
          <w:szCs w:val="24"/>
          <w:rtl/>
          <w:lang w:eastAsia="he-IL"/>
        </w:rPr>
        <w:t>ל פ</w:t>
      </w:r>
      <w:r w:rsidRPr="00C521D8">
        <w:rPr>
          <w:rFonts w:ascii="Times New Roman" w:eastAsia="Times New Roman" w:hAnsi="Times New Roman" w:cs="David"/>
          <w:color w:val="000000"/>
          <w:sz w:val="24"/>
          <w:szCs w:val="24"/>
          <w:rtl/>
          <w:lang w:eastAsia="he-IL"/>
        </w:rPr>
        <w:t>י הדין ו/או מכח צו הרחבה ו/או מכח הסכם כלשהו על עובד</w:t>
      </w:r>
      <w:r w:rsidRPr="00C521D8">
        <w:rPr>
          <w:rFonts w:ascii="Times New Roman" w:eastAsia="Times New Roman" w:hAnsi="Times New Roman" w:cs="David" w:hint="cs"/>
          <w:sz w:val="24"/>
          <w:szCs w:val="24"/>
          <w:rtl/>
          <w:lang w:eastAsia="he-IL"/>
        </w:rPr>
        <w:t>.</w:t>
      </w:r>
    </w:p>
    <w:p w14:paraId="2B9A13B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color w:val="000000"/>
          <w:sz w:val="24"/>
          <w:szCs w:val="24"/>
          <w:rtl/>
          <w:lang w:eastAsia="he-IL"/>
        </w:rPr>
        <w:t>מוסכם בזה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היועץ ו/או עובדיו</w:t>
      </w:r>
      <w:r w:rsidRPr="00C521D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521D8">
        <w:rPr>
          <w:rFonts w:ascii="Times New Roman" w:eastAsia="Times New Roman" w:hAnsi="Times New Roman" w:cs="David"/>
          <w:color w:val="000000"/>
          <w:sz w:val="24"/>
          <w:szCs w:val="24"/>
          <w:rtl/>
          <w:lang w:eastAsia="he-IL"/>
        </w:rPr>
        <w:t xml:space="preserve"> מוותרים על כל טענות ו/או</w:t>
      </w:r>
      <w:r w:rsidRPr="00C521D8">
        <w:rPr>
          <w:rFonts w:ascii="Times New Roman" w:eastAsia="Times New Roman" w:hAnsi="Times New Roman" w:cs="David" w:hint="cs"/>
          <w:color w:val="000000"/>
          <w:sz w:val="24"/>
          <w:szCs w:val="24"/>
          <w:rtl/>
          <w:lang w:eastAsia="he-IL"/>
        </w:rPr>
        <w:t xml:space="preserve"> דרישות ו/או תלונות ו/או</w:t>
      </w:r>
      <w:r w:rsidRPr="00C521D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0F260C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 ומתחייב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ישא לבדו </w:t>
      </w:r>
      <w:r w:rsidRPr="00C521D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C521D8">
        <w:rPr>
          <w:rFonts w:ascii="Times New Roman" w:eastAsia="Times New Roman" w:hAnsi="Times New Roman" w:cs="David" w:hint="cs"/>
          <w:color w:val="000000"/>
          <w:sz w:val="24"/>
          <w:szCs w:val="24"/>
          <w:rtl/>
          <w:lang w:eastAsia="he-IL"/>
        </w:rPr>
        <w:t>ל פי</w:t>
      </w:r>
      <w:r w:rsidRPr="00C521D8">
        <w:rPr>
          <w:rFonts w:ascii="Times New Roman" w:eastAsia="Times New Roman" w:hAnsi="Times New Roman" w:cs="David"/>
          <w:color w:val="000000"/>
          <w:sz w:val="24"/>
          <w:szCs w:val="24"/>
          <w:rtl/>
          <w:lang w:eastAsia="he-IL"/>
        </w:rPr>
        <w:t xml:space="preserve"> חוזה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ובכלל זה</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sz w:val="24"/>
          <w:szCs w:val="24"/>
          <w:rtl/>
          <w:lang w:eastAsia="he-IL"/>
        </w:rPr>
        <w:t xml:space="preserve"> תשלומי מס הכנסה והב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הלאומי שהוא חב בגין מתן שרותי היועץ.</w:t>
      </w:r>
    </w:p>
    <w:p w14:paraId="7D771584"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טוח לאומי, תשלומים לקרנות איגודים מקצוע</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5C8172B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521D8">
        <w:rPr>
          <w:rFonts w:ascii="Times New Roman" w:eastAsia="Times New Roman" w:hAnsi="Times New Roman" w:cs="David"/>
          <w:color w:val="000000"/>
          <w:sz w:val="24"/>
          <w:szCs w:val="24"/>
          <w:rtl/>
          <w:lang w:eastAsia="he-IL"/>
        </w:rPr>
        <w:t>מבלי לגרוע מ</w:t>
      </w:r>
      <w:r w:rsidRPr="00C521D8">
        <w:rPr>
          <w:rFonts w:ascii="Times New Roman" w:eastAsia="Times New Roman" w:hAnsi="Times New Roman" w:cs="David" w:hint="cs"/>
          <w:color w:val="000000"/>
          <w:sz w:val="24"/>
          <w:szCs w:val="24"/>
          <w:rtl/>
          <w:lang w:eastAsia="he-IL"/>
        </w:rPr>
        <w:t xml:space="preserve">כלליות </w:t>
      </w:r>
      <w:r w:rsidRPr="00C521D8">
        <w:rPr>
          <w:rFonts w:ascii="Times New Roman" w:eastAsia="Times New Roman" w:hAnsi="Times New Roman" w:cs="David"/>
          <w:color w:val="000000"/>
          <w:sz w:val="24"/>
          <w:szCs w:val="24"/>
          <w:rtl/>
          <w:lang w:eastAsia="he-IL"/>
        </w:rPr>
        <w:t>האמור לעיל, היועץ מצהיר ומתחייב</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אם י</w:t>
      </w:r>
      <w:r w:rsidRPr="00C521D8">
        <w:rPr>
          <w:rFonts w:ascii="Times New Roman" w:eastAsia="Times New Roman" w:hAnsi="Times New Roman" w:cs="David" w:hint="cs"/>
          <w:color w:val="000000"/>
          <w:sz w:val="24"/>
          <w:szCs w:val="24"/>
          <w:rtl/>
          <w:lang w:eastAsia="he-IL"/>
        </w:rPr>
        <w:t>י</w:t>
      </w:r>
      <w:r w:rsidRPr="00C521D8">
        <w:rPr>
          <w:rFonts w:ascii="Times New Roman" w:eastAsia="Times New Roman" w:hAnsi="Times New Roman" w:cs="David"/>
          <w:color w:val="000000"/>
          <w:sz w:val="24"/>
          <w:szCs w:val="24"/>
          <w:rtl/>
          <w:lang w:eastAsia="he-IL"/>
        </w:rPr>
        <w:t>דרש המזמין על ידי היועץ ו/או על ידי מי מ</w:t>
      </w:r>
      <w:r w:rsidRPr="00C521D8">
        <w:rPr>
          <w:rFonts w:ascii="Times New Roman" w:eastAsia="Times New Roman" w:hAnsi="Times New Roman" w:cs="David" w:hint="cs"/>
          <w:color w:val="000000"/>
          <w:sz w:val="24"/>
          <w:szCs w:val="24"/>
          <w:rtl/>
          <w:lang w:eastAsia="he-IL"/>
        </w:rPr>
        <w:t>שלוחיו ו/או עובדיו</w:t>
      </w:r>
      <w:r w:rsidRPr="00C521D8">
        <w:rPr>
          <w:rFonts w:ascii="Times New Roman" w:eastAsia="Times New Roman" w:hAnsi="Times New Roman" w:cs="David"/>
          <w:color w:val="000000"/>
          <w:sz w:val="24"/>
          <w:szCs w:val="24"/>
          <w:rtl/>
          <w:lang w:eastAsia="he-IL"/>
        </w:rPr>
        <w:t xml:space="preserve"> ו/או</w:t>
      </w:r>
      <w:r w:rsidRPr="00C521D8">
        <w:rPr>
          <w:rFonts w:ascii="Times New Roman" w:eastAsia="Times New Roman" w:hAnsi="Times New Roman" w:cs="David" w:hint="cs"/>
          <w:color w:val="000000"/>
          <w:sz w:val="24"/>
          <w:szCs w:val="24"/>
          <w:rtl/>
          <w:lang w:eastAsia="he-IL"/>
        </w:rPr>
        <w:t xml:space="preserve"> אחר מטעמו ו/או</w:t>
      </w:r>
      <w:r w:rsidRPr="00C521D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C521D8">
        <w:rPr>
          <w:rFonts w:ascii="Times New Roman" w:eastAsia="Times New Roman" w:hAnsi="Times New Roman" w:cs="David" w:hint="cs"/>
          <w:color w:val="000000"/>
          <w:sz w:val="24"/>
          <w:szCs w:val="24"/>
          <w:rtl/>
          <w:lang w:eastAsia="he-IL"/>
        </w:rPr>
        <w:t xml:space="preserve"> ו/או פיצוי ו/או שיפוי</w:t>
      </w:r>
      <w:r w:rsidRPr="00C521D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ייחשב </w:t>
      </w:r>
      <w:r w:rsidRPr="00C521D8">
        <w:rPr>
          <w:rFonts w:ascii="Times New Roman" w:eastAsia="Times New Roman" w:hAnsi="Times New Roman" w:cs="David" w:hint="cs"/>
          <w:color w:val="000000"/>
          <w:sz w:val="24"/>
          <w:szCs w:val="24"/>
          <w:rtl/>
          <w:lang w:eastAsia="he-IL"/>
        </w:rPr>
        <w:t>כ</w:t>
      </w:r>
      <w:r w:rsidRPr="00C521D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D1BE4B9"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color w:val="000000"/>
          <w:sz w:val="24"/>
          <w:szCs w:val="24"/>
          <w:rtl/>
          <w:lang w:eastAsia="he-IL"/>
        </w:rPr>
        <w:t>בשים לב לאמור לעיל, אם יקבע פורום מוסמך כלשהו</w:t>
      </w:r>
      <w:r w:rsidRPr="00C521D8">
        <w:rPr>
          <w:rFonts w:ascii="Times New Roman" w:eastAsia="Times New Roman" w:hAnsi="Times New Roman" w:cs="David" w:hint="cs"/>
          <w:color w:val="000000"/>
          <w:sz w:val="24"/>
          <w:szCs w:val="24"/>
          <w:rtl/>
          <w:lang w:eastAsia="he-IL"/>
        </w:rPr>
        <w:t>,</w:t>
      </w:r>
      <w:r w:rsidRPr="00C521D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C521D8">
        <w:rPr>
          <w:rFonts w:ascii="Times New Roman" w:eastAsia="Times New Roman" w:hAnsi="Times New Roman" w:cs="David" w:hint="cs"/>
          <w:color w:val="000000"/>
          <w:sz w:val="24"/>
          <w:szCs w:val="24"/>
          <w:rtl/>
          <w:lang w:eastAsia="he-IL"/>
        </w:rPr>
        <w:t xml:space="preserve"> ו/או מי משלוחיו ו/או אחר מטעמו</w:t>
      </w:r>
      <w:r w:rsidRPr="00C521D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521D8">
        <w:rPr>
          <w:rFonts w:ascii="Times New Roman" w:eastAsia="Times New Roman" w:hAnsi="Times New Roman" w:cs="David" w:hint="cs"/>
          <w:color w:val="000000"/>
          <w:sz w:val="24"/>
          <w:szCs w:val="24"/>
          <w:rtl/>
          <w:lang w:eastAsia="he-IL"/>
        </w:rPr>
        <w:t>.</w:t>
      </w:r>
    </w:p>
    <w:p w14:paraId="62227727" w14:textId="77777777" w:rsidR="00AA1573" w:rsidRPr="00C521D8" w:rsidRDefault="00AA1573" w:rsidP="00AA1573">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5F420D60" w14:textId="77777777" w:rsidR="00C521D8" w:rsidRPr="00C521D8" w:rsidRDefault="00C521D8" w:rsidP="00C521D8">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lastRenderedPageBreak/>
        <w:t>הבאת החוזה לגמר או ביטולו</w:t>
      </w:r>
    </w:p>
    <w:p w14:paraId="0407FF89"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41E2CE36"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על אף האמור בכל מקום אחר בחוזה </w:t>
      </w:r>
      <w:r w:rsidRPr="00C521D8">
        <w:rPr>
          <w:rFonts w:ascii="Times New Roman" w:eastAsia="Times New Roman" w:hAnsi="Times New Roman" w:cs="David" w:hint="cs"/>
          <w:sz w:val="24"/>
          <w:szCs w:val="24"/>
          <w:rtl/>
          <w:lang w:eastAsia="he-IL"/>
        </w:rPr>
        <w:t xml:space="preserve">זה על נספחיו, </w:t>
      </w:r>
      <w:r w:rsidRPr="00C521D8">
        <w:rPr>
          <w:rFonts w:ascii="Times New Roman" w:eastAsia="Times New Roman" w:hAnsi="Times New Roman" w:cs="David"/>
          <w:sz w:val="24"/>
          <w:szCs w:val="24"/>
          <w:rtl/>
          <w:lang w:eastAsia="he-IL"/>
        </w:rPr>
        <w:t>רשאי המזמין,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C521D8">
        <w:rPr>
          <w:rFonts w:ascii="Times New Roman" w:eastAsia="Times New Roman" w:hAnsi="Times New Roman" w:cs="David" w:hint="cs"/>
          <w:sz w:val="24"/>
          <w:szCs w:val="24"/>
          <w:rtl/>
          <w:lang w:eastAsia="he-IL"/>
        </w:rPr>
        <w:t>-7</w:t>
      </w:r>
      <w:r w:rsidRPr="00C521D8">
        <w:rPr>
          <w:rFonts w:ascii="Times New Roman" w:eastAsia="Times New Roman" w:hAnsi="Times New Roman" w:cs="David"/>
          <w:sz w:val="24"/>
          <w:szCs w:val="24"/>
          <w:rtl/>
          <w:lang w:eastAsia="he-IL"/>
        </w:rPr>
        <w:t xml:space="preserve"> י</w:t>
      </w:r>
      <w:r w:rsidRPr="00C521D8">
        <w:rPr>
          <w:rFonts w:ascii="Times New Roman" w:eastAsia="Times New Roman" w:hAnsi="Times New Roman" w:cs="David" w:hint="cs"/>
          <w:sz w:val="24"/>
          <w:szCs w:val="24"/>
          <w:rtl/>
          <w:lang w:eastAsia="he-IL"/>
        </w:rPr>
        <w:t>מים</w:t>
      </w:r>
      <w:r w:rsidRPr="00C521D8">
        <w:rPr>
          <w:rFonts w:ascii="Times New Roman" w:eastAsia="Times New Roman" w:hAnsi="Times New Roman" w:cs="David"/>
          <w:sz w:val="24"/>
          <w:szCs w:val="24"/>
          <w:rtl/>
          <w:lang w:eastAsia="he-IL"/>
        </w:rPr>
        <w:t xml:space="preserve"> מיום משלוחה (להלן: "</w:t>
      </w:r>
      <w:r w:rsidRPr="00C521D8">
        <w:rPr>
          <w:rFonts w:ascii="Times New Roman" w:eastAsia="Times New Roman" w:hAnsi="Times New Roman" w:cs="David"/>
          <w:b/>
          <w:bCs/>
          <w:sz w:val="24"/>
          <w:szCs w:val="24"/>
          <w:rtl/>
          <w:lang w:eastAsia="he-IL"/>
        </w:rPr>
        <w:t>תאריך הפסקת השרות</w:t>
      </w:r>
      <w:r w:rsidRPr="00C521D8">
        <w:rPr>
          <w:rFonts w:ascii="Times New Roman" w:eastAsia="Times New Roman" w:hAnsi="Times New Roman" w:cs="David"/>
          <w:sz w:val="24"/>
          <w:szCs w:val="24"/>
          <w:rtl/>
          <w:lang w:eastAsia="he-IL"/>
        </w:rPr>
        <w:t>").</w:t>
      </w:r>
    </w:p>
    <w:p w14:paraId="350DC43C" w14:textId="77777777" w:rsidR="00C521D8" w:rsidRPr="00C521D8" w:rsidRDefault="00C521D8" w:rsidP="00C521D8">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צע עד לתאריך הפסקת הש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 ו - ה'</w:t>
      </w:r>
      <w:r w:rsidRPr="00C521D8">
        <w:rPr>
          <w:rFonts w:ascii="Times New Roman" w:eastAsia="Times New Roman" w:hAnsi="Times New Roman" w:cs="David"/>
          <w:sz w:val="24"/>
          <w:szCs w:val="24"/>
          <w:rtl/>
          <w:lang w:eastAsia="he-IL"/>
        </w:rPr>
        <w:t>. במקרה שבוצע חלק של קטע ו/או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ישולם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כפי שיקבע המנהל.</w:t>
      </w:r>
    </w:p>
    <w:p w14:paraId="6C2E0ABC"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לטענה </w:t>
      </w:r>
      <w:r w:rsidRPr="00C521D8">
        <w:rPr>
          <w:rFonts w:ascii="Times New Roman" w:eastAsia="Times New Roman" w:hAnsi="Times New Roman" w:cs="David" w:hint="cs"/>
          <w:sz w:val="24"/>
          <w:szCs w:val="24"/>
          <w:rtl/>
          <w:lang w:eastAsia="he-IL"/>
        </w:rPr>
        <w:t>ו/או דרישה ו/או תלונה ו/</w:t>
      </w:r>
      <w:r w:rsidRPr="00C521D8">
        <w:rPr>
          <w:rFonts w:ascii="Times New Roman" w:eastAsia="Times New Roman" w:hAnsi="Times New Roman" w:cs="David"/>
          <w:sz w:val="24"/>
          <w:szCs w:val="24"/>
          <w:rtl/>
          <w:lang w:eastAsia="he-IL"/>
        </w:rPr>
        <w:t>או תביעה כלשהי, פרט לאמור בסעיף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והשכר שישולם לפי סעיף 12.1.2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3D5EBF70"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תוך 12 חודש</w:t>
      </w:r>
      <w:r w:rsidRPr="00C521D8">
        <w:rPr>
          <w:rFonts w:ascii="Times New Roman" w:eastAsia="Times New Roman" w:hAnsi="Times New Roman" w:cs="David" w:hint="cs"/>
          <w:sz w:val="24"/>
          <w:szCs w:val="24"/>
          <w:rtl/>
          <w:lang w:eastAsia="he-IL"/>
        </w:rPr>
        <w:t>ים</w:t>
      </w:r>
      <w:r w:rsidRPr="00C521D8">
        <w:rPr>
          <w:rFonts w:ascii="Times New Roman" w:eastAsia="Times New Roman" w:hAnsi="Times New Roman" w:cs="David"/>
          <w:sz w:val="24"/>
          <w:szCs w:val="24"/>
          <w:rtl/>
          <w:lang w:eastAsia="he-IL"/>
        </w:rPr>
        <w:t xml:space="preserve"> מהבאת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כאמור</w:t>
      </w:r>
      <w:r w:rsidRPr="00C521D8">
        <w:rPr>
          <w:rFonts w:ascii="Times New Roman" w:eastAsia="Times New Roman" w:hAnsi="Times New Roman" w:cs="David" w:hint="cs"/>
          <w:sz w:val="24"/>
          <w:szCs w:val="24"/>
          <w:rtl/>
          <w:lang w:eastAsia="he-IL"/>
        </w:rPr>
        <w:t>, רשאי המזמין</w:t>
      </w:r>
      <w:r w:rsidRPr="00C521D8">
        <w:rPr>
          <w:rFonts w:ascii="Times New Roman" w:eastAsia="Times New Roman" w:hAnsi="Times New Roman" w:cs="David"/>
          <w:sz w:val="24"/>
          <w:szCs w:val="24"/>
          <w:rtl/>
          <w:lang w:eastAsia="he-IL"/>
        </w:rPr>
        <w:t xml:space="preserve"> לחדשו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במקרה 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לפי דרישת המזמין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לחדש את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תנאי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76E31050"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במקרה שחוזה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מצוות הדין)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היועץ זכאי לתשלום כמוגדר בסעיף 12.3.2 להלן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ויחולו הסעיפים 12.1.3 ו- 12.1.4 לעיל.</w:t>
      </w:r>
    </w:p>
    <w:p w14:paraId="7FF5CB17"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137D1F47"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מזמין לפי סעיף 12.1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זכאי המזמין לבטל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לפי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קול דעתו הבלעדי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בלא צורך בהודעה מוקדמת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בכל אחד מהמקרים הבאים:</w:t>
      </w:r>
    </w:p>
    <w:p w14:paraId="4225AC40"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ו/או לא קיים איזה מהוראות החוזה ולא ת</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קן </w:t>
      </w:r>
      <w:r w:rsidRPr="00C521D8">
        <w:rPr>
          <w:rFonts w:ascii="Times New Roman" w:eastAsia="Times New Roman" w:hAnsi="Times New Roman" w:cs="David" w:hint="cs"/>
          <w:sz w:val="24"/>
          <w:szCs w:val="24"/>
          <w:rtl/>
          <w:lang w:eastAsia="he-IL"/>
        </w:rPr>
        <w:t>את ה</w:t>
      </w:r>
      <w:r w:rsidRPr="00C521D8">
        <w:rPr>
          <w:rFonts w:ascii="Times New Roman" w:eastAsia="Times New Roman" w:hAnsi="Times New Roman" w:cs="David"/>
          <w:sz w:val="24"/>
          <w:szCs w:val="24"/>
          <w:rtl/>
          <w:lang w:eastAsia="he-IL"/>
        </w:rPr>
        <w:t>הפרה</w:t>
      </w:r>
      <w:r w:rsidRPr="00C521D8">
        <w:rPr>
          <w:rFonts w:ascii="Times New Roman" w:eastAsia="Times New Roman" w:hAnsi="Times New Roman" w:cs="David" w:hint="cs"/>
          <w:sz w:val="24"/>
          <w:szCs w:val="24"/>
          <w:rtl/>
          <w:lang w:eastAsia="he-IL"/>
        </w:rPr>
        <w:t xml:space="preserve"> כאמור,</w:t>
      </w:r>
      <w:r w:rsidRPr="00C521D8">
        <w:rPr>
          <w:rFonts w:ascii="Times New Roman" w:eastAsia="Times New Roman" w:hAnsi="Times New Roman" w:cs="David"/>
          <w:sz w:val="24"/>
          <w:szCs w:val="24"/>
          <w:rtl/>
          <w:lang w:eastAsia="he-IL"/>
        </w:rPr>
        <w:t xml:space="preserve"> לאחר שק</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בל התראה על כך מהמזמין בתוך הזמן הנקוב בהתראה.</w:t>
      </w:r>
    </w:p>
    <w:p w14:paraId="3A4DFBB3"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התרה ביועץ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שאין הוא מבצע את עבודתו בצורה המבטיחה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צועה התקין ו/או התקדמותה וסיומה לפי לוח הזמנים.</w:t>
      </w:r>
    </w:p>
    <w:p w14:paraId="5CBDE3CF"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הפר את הוראת סעיף 7.5 לעיל.</w:t>
      </w:r>
    </w:p>
    <w:p w14:paraId="7BD9579C"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נבצר מהיועץ או מהמנהל הראשי לקיים את ה</w:t>
      </w:r>
      <w:r w:rsidRPr="00C521D8">
        <w:rPr>
          <w:rFonts w:ascii="Times New Roman" w:eastAsia="Times New Roman" w:hAnsi="Times New Roman" w:cs="David" w:hint="cs"/>
          <w:sz w:val="24"/>
          <w:szCs w:val="24"/>
          <w:rtl/>
          <w:lang w:eastAsia="he-IL"/>
        </w:rPr>
        <w:t xml:space="preserve">וראות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לפעולה משפטית או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שירותי היועץ או אם ארע אירוע דומה.</w:t>
      </w:r>
    </w:p>
    <w:p w14:paraId="5C02EC96" w14:textId="77777777" w:rsidR="00C521D8" w:rsidRPr="00C521D8" w:rsidRDefault="00C521D8" w:rsidP="00C521D8">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חל שינוי בהחזקת המניות ו/או בהרכב המנהלים של היועץ.</w:t>
      </w:r>
    </w:p>
    <w:p w14:paraId="773B2C80"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בוטל החוזה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צע עד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טול החוזה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לפי השיעור המפורט בנספחים </w:t>
      </w:r>
      <w:r w:rsidRPr="00C521D8">
        <w:rPr>
          <w:rFonts w:ascii="Times New Roman" w:eastAsia="Times New Roman" w:hAnsi="Times New Roman" w:cs="David"/>
          <w:bCs/>
          <w:sz w:val="24"/>
          <w:szCs w:val="24"/>
          <w:rtl/>
          <w:lang w:eastAsia="he-IL"/>
        </w:rPr>
        <w:t>ד'</w:t>
      </w:r>
      <w:r w:rsidRPr="00C521D8">
        <w:rPr>
          <w:rFonts w:ascii="Times New Roman" w:eastAsia="Times New Roman" w:hAnsi="Times New Roman" w:cs="David" w:hint="cs"/>
          <w:bCs/>
          <w:sz w:val="24"/>
          <w:szCs w:val="24"/>
          <w:rtl/>
          <w:lang w:eastAsia="he-IL"/>
        </w:rPr>
        <w:t xml:space="preserve"> </w:t>
      </w:r>
      <w:r w:rsidRPr="00C521D8">
        <w:rPr>
          <w:rFonts w:ascii="Times New Roman" w:eastAsia="Times New Roman" w:hAnsi="Times New Roman" w:cs="David"/>
          <w:bCs/>
          <w:sz w:val="24"/>
          <w:szCs w:val="24"/>
          <w:rtl/>
          <w:lang w:eastAsia="he-IL"/>
        </w:rPr>
        <w:t xml:space="preserve">ו -ה' </w:t>
      </w:r>
      <w:r w:rsidRPr="00C521D8">
        <w:rPr>
          <w:rFonts w:ascii="Times New Roman" w:eastAsia="Times New Roman" w:hAnsi="Times New Roman" w:cs="David"/>
          <w:sz w:val="24"/>
          <w:szCs w:val="24"/>
          <w:rtl/>
          <w:lang w:eastAsia="he-IL"/>
        </w:rPr>
        <w:t xml:space="preserve">לגבי כל שלב שבוצע, ובמקרה שבוצע חלק </w:t>
      </w:r>
      <w:r w:rsidRPr="00C521D8">
        <w:rPr>
          <w:rFonts w:ascii="Times New Roman" w:eastAsia="Times New Roman" w:hAnsi="Times New Roman" w:cs="David"/>
          <w:sz w:val="24"/>
          <w:szCs w:val="24"/>
          <w:rtl/>
          <w:lang w:eastAsia="he-IL"/>
        </w:rPr>
        <w:lastRenderedPageBreak/>
        <w:t xml:space="preserve">של שלב - חלק יחסי מתאים מהשכר הקבוע בנספחים </w:t>
      </w:r>
      <w:r w:rsidRPr="00C521D8">
        <w:rPr>
          <w:rFonts w:ascii="Times New Roman" w:eastAsia="Times New Roman" w:hAnsi="Times New Roman" w:cs="David"/>
          <w:bCs/>
          <w:sz w:val="24"/>
          <w:szCs w:val="24"/>
          <w:rtl/>
          <w:lang w:eastAsia="he-IL"/>
        </w:rPr>
        <w:t xml:space="preserve">ד' ו-ה' </w:t>
      </w:r>
      <w:r w:rsidRPr="00C521D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4272DED"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הודעה בדבר הבאת החוזה לידי גמר כאמור בסעיף 12.3.1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לא תשמש עילה ליועץ לתביעת פיצויים כלשהם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לטענה</w:t>
      </w:r>
      <w:r w:rsidRPr="00C521D8">
        <w:rPr>
          <w:rFonts w:ascii="Times New Roman" w:eastAsia="Times New Roman" w:hAnsi="Times New Roman" w:cs="David" w:hint="cs"/>
          <w:sz w:val="24"/>
          <w:szCs w:val="24"/>
          <w:rtl/>
          <w:lang w:eastAsia="he-IL"/>
        </w:rPr>
        <w:t xml:space="preserve"> ו/או לדרישה ו/או לתלונה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ל</w:t>
      </w:r>
      <w:r w:rsidRPr="00C521D8">
        <w:rPr>
          <w:rFonts w:ascii="Times New Roman" w:eastAsia="Times New Roman" w:hAnsi="Times New Roman" w:cs="David"/>
          <w:sz w:val="24"/>
          <w:szCs w:val="24"/>
          <w:rtl/>
          <w:lang w:eastAsia="he-IL"/>
        </w:rPr>
        <w:t>תביעה כלשהי, פרט לאמור בסעיף 12.3.2 לעיל, והשכר שישולם לפי סעיף 12.3.2</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ובין מכוח עילה כלשהי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הדין.</w:t>
      </w:r>
    </w:p>
    <w:p w14:paraId="5E19A7A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 למתן השירותים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 זה או אם אירע אירוע דומה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סעיפים 12.3.2 ו - 12.3.3 לעיל.</w:t>
      </w:r>
    </w:p>
    <w:p w14:paraId="1941813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סעיפים 12.1, 12.2 ו-12.3 לעיל</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הסעיפים הנ"ל.</w:t>
      </w:r>
    </w:p>
    <w:p w14:paraId="0107FD9F"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בכל מקרה של הבאת חוזה</w:t>
      </w:r>
      <w:r w:rsidRPr="00C521D8">
        <w:rPr>
          <w:rFonts w:ascii="Times New Roman" w:eastAsia="Times New Roman" w:hAnsi="Times New Roman" w:cs="David" w:hint="cs"/>
          <w:sz w:val="24"/>
          <w:szCs w:val="24"/>
          <w:rtl/>
          <w:lang w:eastAsia="he-IL"/>
        </w:rPr>
        <w:t xml:space="preserve"> זה לידי</w:t>
      </w:r>
      <w:r w:rsidRPr="00C521D8">
        <w:rPr>
          <w:rFonts w:ascii="Times New Roman" w:eastAsia="Times New Roman" w:hAnsi="Times New Roman" w:cs="David"/>
          <w:sz w:val="24"/>
          <w:szCs w:val="24"/>
          <w:rtl/>
          <w:lang w:eastAsia="he-IL"/>
        </w:rPr>
        <w:t xml:space="preserve"> גמר או ביטולו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יהיה המזמין זכאי למסור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המשך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A9964E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אימת שהיועץ לא יקיים איזו מהתחייבויותיו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9C1995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3254BC7"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78D90248" w14:textId="77777777" w:rsidR="00C521D8" w:rsidRPr="00C521D8" w:rsidRDefault="00C521D8" w:rsidP="00C521D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8398110" w14:textId="77777777" w:rsidR="00C521D8" w:rsidRPr="00C521D8" w:rsidRDefault="00C521D8" w:rsidP="00C521D8">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העברת זכויות</w:t>
      </w:r>
    </w:p>
    <w:p w14:paraId="111914D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אין היועץ רשאי להסב לאחר את החוזה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כל חלק ממנו, וכן אין הוא רשאי להעביר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להסב לאחר כל זכות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חובה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אלא בהסכמת המזמין בכתב ומראש.</w:t>
      </w:r>
    </w:p>
    <w:p w14:paraId="0A4211C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אין היועץ רשאי למסור לאחר את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שרותי היועץ, כולם או מקצתם, אלא בהסכמת המזמין בכתב ומראש.</w:t>
      </w:r>
    </w:p>
    <w:p w14:paraId="23B1525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ניתנה הסכמת המזמין לפי סעיפים 13.1 או 13.2 לעיל, הרי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אין בכך כדי לפטור את היועץ מאחריותו והתחייבויותיו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 xml:space="preserve"> ומזכויות המזמין על פיו, והיועץ </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ישא באחריות מלאה, כלפי המזמין וכלפי </w:t>
      </w:r>
      <w:r w:rsidRPr="00C521D8">
        <w:rPr>
          <w:rFonts w:ascii="Times New Roman" w:eastAsia="Times New Roman" w:hAnsi="Times New Roman" w:cs="David" w:hint="cs"/>
          <w:sz w:val="24"/>
          <w:szCs w:val="24"/>
          <w:rtl/>
          <w:lang w:eastAsia="he-IL"/>
        </w:rPr>
        <w:t xml:space="preserve">כל </w:t>
      </w:r>
      <w:r w:rsidRPr="00C521D8">
        <w:rPr>
          <w:rFonts w:ascii="Times New Roman" w:eastAsia="Times New Roman" w:hAnsi="Times New Roman" w:cs="David"/>
          <w:sz w:val="24"/>
          <w:szCs w:val="24"/>
          <w:rtl/>
          <w:lang w:eastAsia="he-IL"/>
        </w:rPr>
        <w:t xml:space="preserve">צד שלישי שהוא, גם לכל מעשה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באי כחם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עובדיהם</w:t>
      </w:r>
      <w:r w:rsidRPr="00C521D8">
        <w:rPr>
          <w:rFonts w:ascii="Times New Roman" w:eastAsia="Times New Roman" w:hAnsi="Times New Roman" w:cs="David" w:hint="cs"/>
          <w:sz w:val="24"/>
          <w:szCs w:val="24"/>
          <w:rtl/>
          <w:lang w:eastAsia="he-IL"/>
        </w:rPr>
        <w:t xml:space="preserve"> ו/או מי מטעמם</w:t>
      </w:r>
      <w:r w:rsidRPr="00C521D8">
        <w:rPr>
          <w:rFonts w:ascii="Times New Roman" w:eastAsia="Times New Roman" w:hAnsi="Times New Roman" w:cs="David"/>
          <w:sz w:val="24"/>
          <w:szCs w:val="24"/>
          <w:rtl/>
          <w:lang w:eastAsia="he-IL"/>
        </w:rPr>
        <w:t>, ואילו למזמין ישמרו כל זכויותיו כלפי היועץ.</w:t>
      </w:r>
    </w:p>
    <w:p w14:paraId="64B1ADC6"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היועץ כמתחייב מהאמור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החוזה ויחולו הוראות סעיף 12.3.2 ו-12.3.3 לעיל.</w:t>
      </w:r>
    </w:p>
    <w:p w14:paraId="0F6465AA" w14:textId="77777777" w:rsid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199CF158" w14:textId="77777777" w:rsidR="005367FD" w:rsidRPr="00C521D8" w:rsidRDefault="005367FD" w:rsidP="005367FD">
      <w:pPr>
        <w:widowControl w:val="0"/>
        <w:spacing w:before="0" w:beforeAutospacing="0" w:after="240" w:afterAutospacing="0" w:line="240" w:lineRule="auto"/>
        <w:ind w:right="360"/>
        <w:jc w:val="both"/>
        <w:rPr>
          <w:rFonts w:ascii="Times New Roman" w:eastAsia="Times New Roman" w:hAnsi="Times New Roman" w:cs="David"/>
          <w:sz w:val="24"/>
          <w:szCs w:val="24"/>
          <w:rtl/>
          <w:lang w:eastAsia="he-IL"/>
        </w:rPr>
      </w:pPr>
    </w:p>
    <w:p w14:paraId="34E3747E" w14:textId="77777777" w:rsidR="00C521D8" w:rsidRPr="00C521D8" w:rsidRDefault="00C521D8" w:rsidP="00C521D8">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C521D8">
        <w:rPr>
          <w:rFonts w:ascii="Times New Roman" w:eastAsia="Times New Roman" w:hAnsi="Times New Roman" w:cs="David"/>
          <w:bCs/>
          <w:sz w:val="24"/>
          <w:szCs w:val="24"/>
          <w:u w:val="single"/>
          <w:rtl/>
          <w:lang w:eastAsia="he-IL"/>
        </w:rPr>
        <w:t>סיום שרותי היועץ</w:t>
      </w:r>
    </w:p>
    <w:p w14:paraId="14F8D01B"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יחושבו כבאים לסיום בכל אחד מהמקרים הבאים:</w:t>
      </w:r>
    </w:p>
    <w:p w14:paraId="2854567B"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הובא לידי </w:t>
      </w:r>
      <w:r w:rsidRPr="00C521D8">
        <w:rPr>
          <w:rFonts w:ascii="Times New Roman" w:eastAsia="Times New Roman" w:hAnsi="Times New Roman" w:cs="David" w:hint="cs"/>
          <w:sz w:val="24"/>
          <w:szCs w:val="24"/>
          <w:rtl/>
          <w:lang w:eastAsia="he-IL"/>
        </w:rPr>
        <w:t>גמר</w:t>
      </w:r>
      <w:r w:rsidRPr="00C521D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468668C7"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עם מתן א</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שור בכתב ע"י המזמין ליועץ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הושלם מתן שרותי היועץ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w:t>
      </w:r>
    </w:p>
    <w:p w14:paraId="2D6E67B2"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סודיות והמצאת מסמכים</w:t>
      </w:r>
    </w:p>
    <w:p w14:paraId="7F8CE37D"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העתקים וניירות עבודה, בין שהוכנו על ידי היועץ </w:t>
      </w:r>
      <w:r w:rsidRPr="00C521D8">
        <w:rPr>
          <w:rFonts w:ascii="Times New Roman" w:eastAsia="Times New Roman" w:hAnsi="Times New Roman" w:cs="David" w:hint="cs"/>
          <w:sz w:val="24"/>
          <w:szCs w:val="24"/>
          <w:rtl/>
          <w:lang w:eastAsia="he-IL"/>
        </w:rPr>
        <w:t>ו/או על ידי</w:t>
      </w:r>
      <w:r w:rsidRPr="00C521D8">
        <w:rPr>
          <w:rFonts w:ascii="Times New Roman" w:eastAsia="Times New Roman" w:hAnsi="Times New Roman" w:cs="David"/>
          <w:sz w:val="24"/>
          <w:szCs w:val="24"/>
          <w:rtl/>
          <w:lang w:eastAsia="he-IL"/>
        </w:rPr>
        <w:t xml:space="preserve"> מ</w:t>
      </w:r>
      <w:r w:rsidRPr="00C521D8">
        <w:rPr>
          <w:rFonts w:ascii="Times New Roman" w:eastAsia="Times New Roman" w:hAnsi="Times New Roman" w:cs="David" w:hint="cs"/>
          <w:sz w:val="24"/>
          <w:szCs w:val="24"/>
          <w:rtl/>
          <w:lang w:eastAsia="he-IL"/>
        </w:rPr>
        <w:t>י מ</w:t>
      </w:r>
      <w:r w:rsidRPr="00C521D8">
        <w:rPr>
          <w:rFonts w:ascii="Times New Roman" w:eastAsia="Times New Roman" w:hAnsi="Times New Roman" w:cs="David"/>
          <w:sz w:val="24"/>
          <w:szCs w:val="24"/>
          <w:rtl/>
          <w:lang w:eastAsia="he-IL"/>
        </w:rPr>
        <w:t xml:space="preserve">טעמו ובין שהוכנו על ידי המזמין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המנהל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w:t>
      </w:r>
      <w:r w:rsidRPr="00C521D8">
        <w:rPr>
          <w:rFonts w:ascii="Times New Roman" w:eastAsia="Times New Roman" w:hAnsi="Times New Roman" w:cs="David" w:hint="cs"/>
          <w:sz w:val="24"/>
          <w:szCs w:val="24"/>
          <w:rtl/>
          <w:lang w:eastAsia="he-IL"/>
        </w:rPr>
        <w:t xml:space="preserve">מי </w:t>
      </w:r>
      <w:r w:rsidRPr="00C521D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B002BB8"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מבלי לגרוע מאחריותו </w:t>
      </w:r>
      <w:r w:rsidRPr="00C521D8">
        <w:rPr>
          <w:rFonts w:ascii="Times New Roman" w:eastAsia="Times New Roman" w:hAnsi="Times New Roman" w:cs="David" w:hint="cs"/>
          <w:sz w:val="24"/>
          <w:szCs w:val="24"/>
          <w:rtl/>
          <w:lang w:eastAsia="he-IL"/>
        </w:rPr>
        <w:t xml:space="preserve">של היועץ </w:t>
      </w:r>
      <w:r w:rsidRPr="00C521D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יציית היועץ לכל דרישה של המנהל בדבר נקיטת אמצעי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309A0EA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יחתים את עובדיו</w:t>
      </w:r>
      <w:r w:rsidRPr="00C521D8">
        <w:rPr>
          <w:rFonts w:ascii="Times New Roman" w:eastAsia="Times New Roman" w:hAnsi="Times New Roman" w:cs="David" w:hint="cs"/>
          <w:sz w:val="24"/>
          <w:szCs w:val="24"/>
          <w:rtl/>
          <w:lang w:eastAsia="he-IL"/>
        </w:rPr>
        <w:t xml:space="preserve"> ו/או שלוחיו ו/או אחר מטעמו</w:t>
      </w:r>
      <w:r w:rsidRPr="00C521D8">
        <w:rPr>
          <w:rFonts w:ascii="Times New Roman" w:eastAsia="Times New Roman" w:hAnsi="Times New Roman" w:cs="David"/>
          <w:sz w:val="24"/>
          <w:szCs w:val="24"/>
          <w:rtl/>
          <w:lang w:eastAsia="he-IL"/>
        </w:rPr>
        <w:t xml:space="preserve"> בקשר עם ביצוע הסכם זה</w:t>
      </w:r>
      <w:r w:rsidRPr="00C521D8">
        <w:rPr>
          <w:rFonts w:ascii="Times New Roman" w:eastAsia="Times New Roman" w:hAnsi="Times New Roman" w:cs="David" w:hint="cs"/>
          <w:sz w:val="24"/>
          <w:szCs w:val="24"/>
          <w:rtl/>
          <w:lang w:eastAsia="he-IL"/>
        </w:rPr>
        <w:t xml:space="preserve"> על נספחיו,</w:t>
      </w:r>
      <w:r w:rsidRPr="00C521D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C521D8">
        <w:rPr>
          <w:rFonts w:ascii="Times New Roman" w:eastAsia="Times New Roman" w:hAnsi="Times New Roman" w:cs="David"/>
          <w:bCs/>
          <w:sz w:val="24"/>
          <w:szCs w:val="24"/>
          <w:rtl/>
          <w:lang w:eastAsia="he-IL"/>
        </w:rPr>
        <w:t>ו'</w:t>
      </w:r>
      <w:r w:rsidRPr="00C521D8">
        <w:rPr>
          <w:rFonts w:ascii="Times New Roman" w:eastAsia="Times New Roman" w:hAnsi="Times New Roman" w:cs="David"/>
          <w:sz w:val="24"/>
          <w:szCs w:val="24"/>
          <w:rtl/>
          <w:lang w:eastAsia="he-IL"/>
        </w:rPr>
        <w:t>,.</w:t>
      </w:r>
    </w:p>
    <w:p w14:paraId="21320513"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לפי דרישת המזמין ועם סיום שרותי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C521D8">
        <w:rPr>
          <w:rFonts w:ascii="Times New Roman" w:eastAsia="Times New Roman" w:hAnsi="Times New Roman" w:cs="David" w:hint="cs"/>
          <w:sz w:val="24"/>
          <w:szCs w:val="24"/>
          <w:rtl/>
          <w:lang w:eastAsia="he-IL"/>
        </w:rPr>
        <w:t>.</w:t>
      </w:r>
    </w:p>
    <w:p w14:paraId="16F977E8"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C521D8">
        <w:rPr>
          <w:rFonts w:ascii="Times New Roman" w:eastAsia="Times New Roman" w:hAnsi="Times New Roman" w:cs="David"/>
          <w:bCs/>
          <w:sz w:val="24"/>
          <w:szCs w:val="24"/>
          <w:u w:val="single"/>
          <w:rtl/>
          <w:lang w:eastAsia="he-IL"/>
        </w:rPr>
        <w:t>ויתור על זכויות מצד היועץ</w:t>
      </w:r>
    </w:p>
    <w:p w14:paraId="7B79B620"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השתמש המזמין כדין בסמכות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521D8">
        <w:rPr>
          <w:rFonts w:ascii="Times New Roman" w:eastAsia="Times New Roman" w:hAnsi="Times New Roman" w:cs="David" w:hint="cs"/>
          <w:sz w:val="24"/>
          <w:szCs w:val="24"/>
          <w:rtl/>
          <w:lang w:eastAsia="he-IL"/>
        </w:rPr>
        <w:t>יועץ כל טענה ו/או דרישה ו/או תלונה ו/או</w:t>
      </w:r>
      <w:r w:rsidRPr="00C521D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w:t>
      </w:r>
      <w:r w:rsidRPr="00C521D8">
        <w:rPr>
          <w:rFonts w:ascii="Times New Roman" w:eastAsia="Times New Roman" w:hAnsi="Times New Roman" w:cs="David" w:hint="cs"/>
          <w:sz w:val="24"/>
          <w:szCs w:val="24"/>
          <w:rtl/>
          <w:lang w:eastAsia="he-IL"/>
        </w:rPr>
        <w:t xml:space="preserve"> שיפוי ו/או</w:t>
      </w:r>
      <w:r w:rsidRPr="00C521D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פגיעה במוניטין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הפסד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לרבות הפסד רווח העלולים להיגרם לו עקב הביטול</w:t>
      </w:r>
      <w:r w:rsidRPr="00C521D8">
        <w:rPr>
          <w:rFonts w:ascii="Times New Roman" w:eastAsia="Times New Roman" w:hAnsi="Times New Roman" w:cs="David" w:hint="cs"/>
          <w:sz w:val="24"/>
          <w:szCs w:val="24"/>
          <w:rtl/>
          <w:lang w:eastAsia="he-IL"/>
        </w:rPr>
        <w:t xml:space="preserve"> או</w:t>
      </w:r>
      <w:r w:rsidRPr="00C521D8">
        <w:rPr>
          <w:rFonts w:ascii="Times New Roman" w:eastAsia="Times New Roman" w:hAnsi="Times New Roman" w:cs="David"/>
          <w:sz w:val="24"/>
          <w:szCs w:val="24"/>
          <w:rtl/>
          <w:lang w:eastAsia="he-IL"/>
        </w:rPr>
        <w:t xml:space="preserve"> ההפסקה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מכל סיבה אחרת.</w:t>
      </w:r>
    </w:p>
    <w:p w14:paraId="074CE855"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שביצע היועץ על פי חוזה זה.</w:t>
      </w:r>
    </w:p>
    <w:p w14:paraId="2C79BE5A" w14:textId="77777777" w:rsidR="00C521D8" w:rsidRPr="00C521D8" w:rsidRDefault="00C521D8" w:rsidP="00C521D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C521D8">
        <w:rPr>
          <w:rFonts w:ascii="Times New Roman" w:eastAsia="Times New Roman" w:hAnsi="Times New Roman" w:cs="David" w:hint="cs"/>
          <w:sz w:val="24"/>
          <w:szCs w:val="24"/>
          <w:rtl/>
          <w:lang w:eastAsia="he-IL"/>
        </w:rPr>
        <w:t xml:space="preserve">את </w:t>
      </w:r>
      <w:r w:rsidRPr="00C521D8">
        <w:rPr>
          <w:rFonts w:ascii="Times New Roman" w:eastAsia="Times New Roman" w:hAnsi="Times New Roman" w:cs="David"/>
          <w:sz w:val="24"/>
          <w:szCs w:val="24"/>
          <w:rtl/>
          <w:lang w:eastAsia="he-IL"/>
        </w:rPr>
        <w:t>המשך ביצוע 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רותי היועץ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מסירתם לידי יועץ אחר, והינו מתחייב</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5884262" w14:textId="77777777" w:rsidR="00C521D8" w:rsidRPr="00C521D8" w:rsidRDefault="00C521D8" w:rsidP="00C521D8">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C521D8">
        <w:rPr>
          <w:rFonts w:ascii="Times New Roman" w:eastAsia="Times New Roman" w:hAnsi="Times New Roman" w:cs="David"/>
          <w:bCs/>
          <w:sz w:val="24"/>
          <w:szCs w:val="24"/>
          <w:u w:val="single"/>
          <w:rtl/>
          <w:lang w:eastAsia="he-IL"/>
        </w:rPr>
        <w:t>שונות</w:t>
      </w:r>
    </w:p>
    <w:p w14:paraId="67679293"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המנהל הראשי במשרד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מתחייב לבצע את השירותים שעליו לבצע אישית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 חוזה</w:t>
      </w:r>
      <w:r w:rsidRPr="00C521D8">
        <w:rPr>
          <w:rFonts w:ascii="Times New Roman" w:eastAsia="Times New Roman" w:hAnsi="Times New Roman" w:cs="David" w:hint="cs"/>
          <w:sz w:val="24"/>
          <w:szCs w:val="24"/>
          <w:rtl/>
          <w:lang w:eastAsia="he-IL"/>
        </w:rPr>
        <w:t xml:space="preserve"> זה והינו</w:t>
      </w:r>
      <w:r w:rsidRPr="00C521D8">
        <w:rPr>
          <w:rFonts w:ascii="Times New Roman" w:eastAsia="Times New Roman" w:hAnsi="Times New Roman" w:cs="David"/>
          <w:sz w:val="24"/>
          <w:szCs w:val="24"/>
          <w:rtl/>
          <w:lang w:eastAsia="he-IL"/>
        </w:rPr>
        <w:t xml:space="preserve"> אחראי וערב כלפי המזמין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התחייבויות היועץ לפי חוזה</w:t>
      </w:r>
      <w:r w:rsidRPr="00C521D8">
        <w:rPr>
          <w:rFonts w:ascii="Times New Roman" w:eastAsia="Times New Roman" w:hAnsi="Times New Roman" w:cs="David" w:hint="cs"/>
          <w:sz w:val="24"/>
          <w:szCs w:val="24"/>
          <w:rtl/>
          <w:lang w:eastAsia="he-IL"/>
        </w:rPr>
        <w:t xml:space="preserve"> זה על נספחיו</w:t>
      </w:r>
      <w:r w:rsidRPr="00C521D8">
        <w:rPr>
          <w:rFonts w:ascii="Times New Roman" w:eastAsia="Times New Roman" w:hAnsi="Times New Roman" w:cs="David"/>
          <w:sz w:val="24"/>
          <w:szCs w:val="24"/>
          <w:rtl/>
          <w:lang w:eastAsia="he-IL"/>
        </w:rPr>
        <w:t>.</w:t>
      </w:r>
    </w:p>
    <w:p w14:paraId="0B6EFD9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צד אשר יפר או לא יקיים איזו מהתחייבויותיו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יהיה חייב לפצות את הצד המקיים על כל הנזקים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ההפסדים שיגרמו לו עקב כך</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וזאת מבלי לגרוע מזכות הצד המקיים לכל סעד ו</w:t>
      </w:r>
      <w:r w:rsidRPr="00C521D8">
        <w:rPr>
          <w:rFonts w:ascii="Times New Roman" w:eastAsia="Times New Roman" w:hAnsi="Times New Roman" w:cs="David" w:hint="cs"/>
          <w:sz w:val="24"/>
          <w:szCs w:val="24"/>
          <w:rtl/>
          <w:lang w:eastAsia="he-IL"/>
        </w:rPr>
        <w:t xml:space="preserve">/או </w:t>
      </w:r>
      <w:r w:rsidRPr="00C521D8">
        <w:rPr>
          <w:rFonts w:ascii="Times New Roman" w:eastAsia="Times New Roman" w:hAnsi="Times New Roman" w:cs="David"/>
          <w:sz w:val="24"/>
          <w:szCs w:val="24"/>
          <w:rtl/>
          <w:lang w:eastAsia="he-IL"/>
        </w:rPr>
        <w:t>תרופה אחרים ו/או נוספים.</w:t>
      </w:r>
    </w:p>
    <w:p w14:paraId="3C03BB83"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למניעת ספקות מוצהר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63D5DC3"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מצהיר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521D8">
        <w:rPr>
          <w:rFonts w:ascii="Times New Roman" w:eastAsia="Times New Roman" w:hAnsi="Times New Roman" w:cs="David" w:hint="cs"/>
          <w:sz w:val="24"/>
          <w:szCs w:val="24"/>
          <w:rtl/>
          <w:lang w:eastAsia="he-IL"/>
        </w:rPr>
        <w:t>נבע</w:t>
      </w:r>
      <w:r w:rsidRPr="00C521D8">
        <w:rPr>
          <w:rFonts w:ascii="Times New Roman" w:eastAsia="Times New Roman" w:hAnsi="Times New Roman" w:cs="David"/>
          <w:sz w:val="24"/>
          <w:szCs w:val="24"/>
          <w:rtl/>
          <w:lang w:eastAsia="he-IL"/>
        </w:rPr>
        <w:t xml:space="preserve"> מאי עמידתו בהתחייבויותיו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w:t>
      </w:r>
    </w:p>
    <w:p w14:paraId="2B43057E"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המזמין זכאי לקזז כנגד כל סכום המגיע ליועץ מאת המזמין לפי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45366BC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מוסכם במפורש</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צוע כל </w:t>
      </w:r>
      <w:r w:rsidRPr="00C521D8">
        <w:rPr>
          <w:rFonts w:ascii="Times New Roman" w:eastAsia="Times New Roman" w:hAnsi="Times New Roman" w:cs="David" w:hint="cs"/>
          <w:sz w:val="24"/>
          <w:szCs w:val="24"/>
          <w:rtl/>
          <w:lang w:eastAsia="he-IL"/>
        </w:rPr>
        <w:t>אחת</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אחת מהתחייבויות המזמין ע</w:t>
      </w:r>
      <w:r w:rsidRPr="00C521D8">
        <w:rPr>
          <w:rFonts w:ascii="Times New Roman" w:eastAsia="Times New Roman" w:hAnsi="Times New Roman" w:cs="David" w:hint="cs"/>
          <w:sz w:val="24"/>
          <w:szCs w:val="24"/>
          <w:rtl/>
          <w:lang w:eastAsia="he-IL"/>
        </w:rPr>
        <w:t>ל פ</w:t>
      </w: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מותנה בכך שהיועץ יקיים תחילה את התחייבויותיו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עד לאותו מועד. המזמין זכאי, מבלי לפגוע </w:t>
      </w:r>
      <w:r w:rsidRPr="00C521D8">
        <w:rPr>
          <w:rFonts w:ascii="Times New Roman" w:eastAsia="Times New Roman" w:hAnsi="Times New Roman" w:cs="David" w:hint="cs"/>
          <w:sz w:val="24"/>
          <w:szCs w:val="24"/>
          <w:rtl/>
          <w:lang w:eastAsia="he-IL"/>
        </w:rPr>
        <w:t>מכלליות ה</w:t>
      </w:r>
      <w:r w:rsidRPr="00C521D8">
        <w:rPr>
          <w:rFonts w:ascii="Times New Roman" w:eastAsia="Times New Roman" w:hAnsi="Times New Roman" w:cs="David"/>
          <w:sz w:val="24"/>
          <w:szCs w:val="24"/>
          <w:rtl/>
          <w:lang w:eastAsia="he-IL"/>
        </w:rPr>
        <w:t>אמור בכל מקום אחר בחוזה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לעכב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התחי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53D22D5A"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שום התנהגות מצד</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של מי</w:t>
      </w:r>
      <w:r w:rsidRPr="00C521D8">
        <w:rPr>
          <w:rFonts w:ascii="Times New Roman" w:eastAsia="Times New Roman" w:hAnsi="Times New Roman" w:cs="David"/>
          <w:sz w:val="24"/>
          <w:szCs w:val="24"/>
          <w:rtl/>
          <w:lang w:eastAsia="he-IL"/>
        </w:rPr>
        <w:t xml:space="preserve"> מהצדדים לא תחשב כויתור על איזה מזכויותיו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ו/או</w:t>
      </w:r>
      <w:r w:rsidRPr="00C521D8">
        <w:rPr>
          <w:rFonts w:ascii="Times New Roman" w:eastAsia="Times New Roman" w:hAnsi="Times New Roman" w:cs="David"/>
          <w:sz w:val="24"/>
          <w:szCs w:val="24"/>
          <w:rtl/>
          <w:lang w:eastAsia="he-IL"/>
        </w:rPr>
        <w:t xml:space="preserve"> ע</w:t>
      </w:r>
      <w:r w:rsidRPr="00C521D8">
        <w:rPr>
          <w:rFonts w:ascii="Times New Roman" w:eastAsia="Times New Roman" w:hAnsi="Times New Roman" w:cs="David" w:hint="cs"/>
          <w:sz w:val="24"/>
          <w:szCs w:val="24"/>
          <w:rtl/>
          <w:lang w:eastAsia="he-IL"/>
        </w:rPr>
        <w:t>ל פי כל</w:t>
      </w:r>
      <w:r w:rsidRPr="00C521D8">
        <w:rPr>
          <w:rFonts w:ascii="Times New Roman" w:eastAsia="Times New Roman" w:hAnsi="Times New Roman" w:cs="David"/>
          <w:sz w:val="24"/>
          <w:szCs w:val="24"/>
          <w:rtl/>
          <w:lang w:eastAsia="he-IL"/>
        </w:rPr>
        <w:t xml:space="preserve"> דין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כויתור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כהסכמה מצדו לאיזה הפרה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אי קיום של תנאי מתנאי חוזה</w:t>
      </w:r>
      <w:r w:rsidRPr="00C521D8">
        <w:rPr>
          <w:rFonts w:ascii="Times New Roman" w:eastAsia="Times New Roman" w:hAnsi="Times New Roman" w:cs="David" w:hint="cs"/>
          <w:sz w:val="24"/>
          <w:szCs w:val="24"/>
          <w:rtl/>
          <w:lang w:eastAsia="he-IL"/>
        </w:rPr>
        <w:t xml:space="preserve"> זה ו/</w:t>
      </w:r>
      <w:r w:rsidRPr="00C521D8">
        <w:rPr>
          <w:rFonts w:ascii="Times New Roman" w:eastAsia="Times New Roman" w:hAnsi="Times New Roman" w:cs="David"/>
          <w:sz w:val="24"/>
          <w:szCs w:val="24"/>
          <w:rtl/>
          <w:lang w:eastAsia="he-IL"/>
        </w:rPr>
        <w:t xml:space="preserve"> או כנותנת דחייה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ארכה לב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צוע כל פעולה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ש</w:t>
      </w:r>
      <w:r w:rsidRPr="00C521D8">
        <w:rPr>
          <w:rFonts w:ascii="Times New Roman" w:eastAsia="Times New Roman" w:hAnsi="Times New Roman" w:cs="David"/>
          <w:sz w:val="24"/>
          <w:szCs w:val="24"/>
          <w:rtl/>
          <w:lang w:eastAsia="he-IL"/>
        </w:rPr>
        <w:t>יש לעשותה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w:t>
      </w:r>
      <w:r w:rsidRPr="00C521D8">
        <w:rPr>
          <w:rFonts w:ascii="Times New Roman" w:eastAsia="Times New Roman" w:hAnsi="Times New Roman" w:cs="David" w:hint="cs"/>
          <w:sz w:val="24"/>
          <w:szCs w:val="24"/>
          <w:rtl/>
          <w:lang w:eastAsia="he-IL"/>
        </w:rPr>
        <w:t xml:space="preserve"> זה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או כש</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נוי</w:t>
      </w:r>
      <w:r w:rsidRPr="00C521D8">
        <w:rPr>
          <w:rFonts w:ascii="Times New Roman" w:eastAsia="Times New Roman" w:hAnsi="Times New Roman" w:cs="David" w:hint="cs"/>
          <w:sz w:val="24"/>
          <w:szCs w:val="24"/>
          <w:rtl/>
          <w:lang w:eastAsia="he-IL"/>
        </w:rPr>
        <w:t xml:space="preserve"> ו/או</w:t>
      </w:r>
      <w:r w:rsidRPr="00C521D8">
        <w:rPr>
          <w:rFonts w:ascii="Times New Roman" w:eastAsia="Times New Roman" w:hAnsi="Times New Roman" w:cs="David"/>
          <w:sz w:val="24"/>
          <w:szCs w:val="24"/>
          <w:rtl/>
          <w:lang w:eastAsia="he-IL"/>
        </w:rPr>
        <w:t xml:space="preserve"> ב</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טול </w:t>
      </w:r>
      <w:r w:rsidRPr="00C521D8">
        <w:rPr>
          <w:rFonts w:ascii="Times New Roman" w:eastAsia="Times New Roman" w:hAnsi="Times New Roman" w:cs="David" w:hint="cs"/>
          <w:sz w:val="24"/>
          <w:szCs w:val="24"/>
          <w:rtl/>
          <w:lang w:eastAsia="he-IL"/>
        </w:rPr>
        <w:t>ו/</w:t>
      </w:r>
      <w:r w:rsidRPr="00C521D8">
        <w:rPr>
          <w:rFonts w:ascii="Times New Roman" w:eastAsia="Times New Roman" w:hAnsi="Times New Roman" w:cs="David"/>
          <w:sz w:val="24"/>
          <w:szCs w:val="24"/>
          <w:rtl/>
          <w:lang w:eastAsia="he-IL"/>
        </w:rPr>
        <w:t xml:space="preserve">או תוספת של תנאי </w:t>
      </w:r>
      <w:r w:rsidRPr="00C521D8">
        <w:rPr>
          <w:rFonts w:ascii="Times New Roman" w:eastAsia="Times New Roman" w:hAnsi="Times New Roman" w:cs="David" w:hint="cs"/>
          <w:sz w:val="24"/>
          <w:szCs w:val="24"/>
          <w:rtl/>
          <w:lang w:eastAsia="he-IL"/>
        </w:rPr>
        <w:t>כלשהו</w:t>
      </w:r>
      <w:r w:rsidRPr="00C521D8">
        <w:rPr>
          <w:rFonts w:ascii="Times New Roman" w:eastAsia="Times New Roman" w:hAnsi="Times New Roman" w:cs="David"/>
          <w:sz w:val="24"/>
          <w:szCs w:val="24"/>
          <w:rtl/>
          <w:lang w:eastAsia="he-IL"/>
        </w:rPr>
        <w:t>, אלא אם נעשו במפורש ובכתב.</w:t>
      </w:r>
    </w:p>
    <w:p w14:paraId="4122B108" w14:textId="77777777" w:rsidR="00C521D8" w:rsidRPr="00C521D8" w:rsidRDefault="00C521D8" w:rsidP="00C521D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מבלי לגרוע מכלליות האמור לעיל -</w:t>
      </w:r>
    </w:p>
    <w:p w14:paraId="6AEE69DA"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75FCA41" w14:textId="77777777" w:rsidR="00C521D8" w:rsidRPr="00C521D8" w:rsidRDefault="00C521D8" w:rsidP="00C521D8">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תור כלשהו על זכויות וחובות לפי החוזה.</w:t>
      </w:r>
    </w:p>
    <w:p w14:paraId="10DEF569" w14:textId="77777777" w:rsidR="00C521D8" w:rsidRPr="00C521D8" w:rsidRDefault="00C521D8" w:rsidP="00C521D8">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במידה והיועץ כולל מספר גופים או יחידים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4796FC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בגין כל חיוב מחיובי המזמין </w:t>
      </w:r>
      <w:r w:rsidRPr="00C521D8">
        <w:rPr>
          <w:rFonts w:ascii="Times New Roman" w:eastAsia="Times New Roman" w:hAnsi="Times New Roman" w:cs="David" w:hint="cs"/>
          <w:sz w:val="24"/>
          <w:szCs w:val="24"/>
          <w:rtl/>
          <w:lang w:eastAsia="he-IL"/>
        </w:rPr>
        <w:t>על פי</w:t>
      </w:r>
      <w:r w:rsidRPr="00C521D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C521D8">
        <w:rPr>
          <w:rFonts w:ascii="Times New Roman" w:eastAsia="Times New Roman" w:hAnsi="Times New Roman" w:cs="David" w:hint="cs"/>
          <w:sz w:val="24"/>
          <w:szCs w:val="24"/>
          <w:rtl/>
          <w:lang w:eastAsia="he-IL"/>
        </w:rPr>
        <w:t>על פ</w:t>
      </w:r>
      <w:r w:rsidRPr="00C521D8">
        <w:rPr>
          <w:rFonts w:ascii="Times New Roman" w:eastAsia="Times New Roman" w:hAnsi="Times New Roman" w:cs="David"/>
          <w:sz w:val="24"/>
          <w:szCs w:val="24"/>
          <w:rtl/>
          <w:lang w:eastAsia="he-IL"/>
        </w:rPr>
        <w:t>י חוזה זה. וזאת מבלי לגרוע מהאמור להלן בסיפא לס"ק זה.</w:t>
      </w:r>
    </w:p>
    <w:p w14:paraId="51C2B6DB" w14:textId="77777777" w:rsidR="00C521D8" w:rsidRPr="00C521D8" w:rsidRDefault="00C521D8" w:rsidP="00C521D8">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t>היועץ מתחייב בזה</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כל דרישה</w:t>
      </w:r>
      <w:r w:rsidRPr="00C521D8">
        <w:rPr>
          <w:rFonts w:ascii="Times New Roman" w:eastAsia="Times New Roman" w:hAnsi="Times New Roman" w:cs="David" w:hint="cs"/>
          <w:sz w:val="24"/>
          <w:szCs w:val="24"/>
          <w:rtl/>
          <w:lang w:eastAsia="he-IL"/>
        </w:rPr>
        <w:t xml:space="preserve"> ו/או תלונה</w:t>
      </w:r>
      <w:r w:rsidRPr="00C521D8">
        <w:rPr>
          <w:rFonts w:ascii="Times New Roman" w:eastAsia="Times New Roman" w:hAnsi="Times New Roman" w:cs="David"/>
          <w:sz w:val="24"/>
          <w:szCs w:val="24"/>
          <w:rtl/>
          <w:lang w:eastAsia="he-IL"/>
        </w:rPr>
        <w:t xml:space="preserve"> </w:t>
      </w:r>
      <w:r w:rsidRPr="00C521D8">
        <w:rPr>
          <w:rFonts w:ascii="Times New Roman" w:eastAsia="Times New Roman" w:hAnsi="Times New Roman" w:cs="David" w:hint="cs"/>
          <w:sz w:val="24"/>
          <w:szCs w:val="24"/>
          <w:rtl/>
          <w:lang w:eastAsia="he-IL"/>
        </w:rPr>
        <w:t xml:space="preserve">ו/או </w:t>
      </w:r>
      <w:r w:rsidRPr="00C521D8">
        <w:rPr>
          <w:rFonts w:ascii="Times New Roman" w:eastAsia="Times New Roman" w:hAnsi="Times New Roman" w:cs="David"/>
          <w:sz w:val="24"/>
          <w:szCs w:val="24"/>
          <w:rtl/>
          <w:lang w:eastAsia="he-IL"/>
        </w:rPr>
        <w:t>טענה ו/או תביעה, ככל שתהיינה לו כנגד המזמין בגין חיובי המזמין ע</w:t>
      </w:r>
      <w:r w:rsidRPr="00C521D8">
        <w:rPr>
          <w:rFonts w:ascii="Times New Roman" w:eastAsia="Times New Roman" w:hAnsi="Times New Roman" w:cs="David" w:hint="cs"/>
          <w:sz w:val="24"/>
          <w:szCs w:val="24"/>
          <w:rtl/>
          <w:lang w:eastAsia="he-IL"/>
        </w:rPr>
        <w:t>ל פי</w:t>
      </w:r>
      <w:r w:rsidRPr="00C521D8">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אותו דין</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יחול לגבי תביעה של מי מיחידי המזמין כנגד היועץ</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קרי</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תביעה כאמור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521D8">
        <w:rPr>
          <w:rFonts w:ascii="Times New Roman" w:eastAsia="Times New Roman" w:hAnsi="Times New Roman" w:cs="David" w:hint="cs"/>
          <w:b/>
          <w:bCs/>
          <w:sz w:val="24"/>
          <w:szCs w:val="24"/>
          <w:rtl/>
          <w:lang w:eastAsia="he-IL"/>
        </w:rPr>
        <w:t>א</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w:t>
      </w:r>
    </w:p>
    <w:p w14:paraId="35EDCFEB"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F4E3479" w14:textId="77777777" w:rsidR="00C521D8" w:rsidRPr="00C521D8" w:rsidRDefault="00C521D8" w:rsidP="00C521D8">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למען הסר ספק</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מוסכם ומוצהר</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63FF872"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0F2B1C3C" w14:textId="77777777" w:rsidR="00C521D8" w:rsidRPr="00C521D8" w:rsidRDefault="00C521D8" w:rsidP="00C521D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חוזה זה על נספחיו</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03E6F627" w14:textId="77777777" w:rsidR="008E610C" w:rsidRDefault="00C521D8" w:rsidP="008E610C">
      <w:pPr>
        <w:widowControl w:val="0"/>
        <w:numPr>
          <w:ilvl w:val="1"/>
          <w:numId w:val="1"/>
        </w:numPr>
        <w:spacing w:before="0" w:beforeAutospacing="0" w:after="0" w:afterAutospacing="0" w:line="240" w:lineRule="auto"/>
        <w:ind w:left="788" w:right="0" w:hanging="431"/>
        <w:jc w:val="both"/>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521D8">
        <w:rPr>
          <w:rFonts w:ascii="Times New Roman" w:eastAsia="Times New Roman" w:hAnsi="Times New Roman" w:cs="David" w:hint="cs"/>
          <w:sz w:val="24"/>
          <w:szCs w:val="24"/>
          <w:rtl/>
          <w:lang w:eastAsia="he-IL"/>
        </w:rPr>
        <w:t>רשום</w:t>
      </w:r>
      <w:r w:rsidRPr="00C521D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תחשב היא כמתקבלת ביום משלוח או מסירתה כאמור.</w:t>
      </w:r>
    </w:p>
    <w:p w14:paraId="4E7DED2A" w14:textId="77777777" w:rsidR="008E610C" w:rsidRDefault="008E610C"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50004A89"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36384149" w14:textId="77777777" w:rsidR="00121E59" w:rsidRDefault="00121E59" w:rsidP="008E610C">
      <w:pPr>
        <w:widowControl w:val="0"/>
        <w:spacing w:before="0" w:beforeAutospacing="0" w:after="0" w:afterAutospacing="0" w:line="240" w:lineRule="auto"/>
        <w:ind w:left="788"/>
        <w:jc w:val="both"/>
        <w:rPr>
          <w:rFonts w:ascii="Times New Roman" w:eastAsia="Times New Roman" w:hAnsi="Times New Roman" w:cs="David"/>
          <w:bCs/>
          <w:sz w:val="24"/>
          <w:szCs w:val="24"/>
          <w:rtl/>
          <w:lang w:eastAsia="he-IL"/>
        </w:rPr>
      </w:pPr>
    </w:p>
    <w:p w14:paraId="272D6D5B"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14C8FBC0"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7D6EB75C"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1B7D309F"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2CBF0254"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36C91DB1"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5C84EC96" w14:textId="77777777" w:rsidR="003D616C" w:rsidRDefault="003D616C" w:rsidP="003D616C">
      <w:pPr>
        <w:widowControl w:val="0"/>
        <w:spacing w:before="0" w:beforeAutospacing="0" w:after="0" w:afterAutospacing="0" w:line="240" w:lineRule="auto"/>
        <w:ind w:left="788"/>
        <w:jc w:val="center"/>
        <w:rPr>
          <w:rFonts w:ascii="Times New Roman" w:eastAsia="Times New Roman" w:hAnsi="Times New Roman" w:cs="David"/>
          <w:bCs/>
          <w:sz w:val="24"/>
          <w:szCs w:val="24"/>
          <w:rtl/>
          <w:lang w:eastAsia="he-IL"/>
        </w:rPr>
      </w:pPr>
    </w:p>
    <w:p w14:paraId="727515CC" w14:textId="77777777" w:rsidR="00C521D8" w:rsidRPr="008E610C" w:rsidRDefault="00C521D8" w:rsidP="003D616C">
      <w:pPr>
        <w:widowControl w:val="0"/>
        <w:spacing w:before="0" w:beforeAutospacing="0" w:after="0" w:afterAutospacing="0" w:line="240" w:lineRule="auto"/>
        <w:ind w:left="788"/>
        <w:jc w:val="center"/>
        <w:rPr>
          <w:rFonts w:ascii="Times New Roman" w:eastAsia="Times New Roman" w:hAnsi="Times New Roman" w:cs="David"/>
          <w:sz w:val="24"/>
          <w:szCs w:val="24"/>
          <w:rtl/>
          <w:lang w:eastAsia="he-IL"/>
        </w:rPr>
      </w:pPr>
      <w:r w:rsidRPr="008E610C">
        <w:rPr>
          <w:rFonts w:ascii="Times New Roman" w:eastAsia="Times New Roman" w:hAnsi="Times New Roman" w:cs="David"/>
          <w:bCs/>
          <w:sz w:val="24"/>
          <w:szCs w:val="24"/>
          <w:rtl/>
          <w:lang w:eastAsia="he-IL"/>
        </w:rPr>
        <w:t>ולראיה באו הצדדים על החתום:</w:t>
      </w:r>
    </w:p>
    <w:p w14:paraId="10D2351D" w14:textId="77777777" w:rsidR="00C521D8" w:rsidRPr="00C521D8" w:rsidRDefault="00C521D8" w:rsidP="00C521D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B4C52B4" w14:textId="77777777" w:rsidR="00C521D8" w:rsidRPr="00C521D8" w:rsidRDefault="00C521D8" w:rsidP="003D61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931238215"/>
          <w:placeholder>
            <w:docPart w:val="1852A3B655334B529FA9ABA6AB928C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0" w:author="Kook Sec" w:date="2020-06-04T16:45:00Z">
            <w:r w:rsidR="00EA360F">
              <w:rPr>
                <w:rFonts w:ascii="Times New Roman" w:eastAsia="Times New Roman" w:hAnsi="Times New Roman" w:cs="David" w:hint="cs"/>
                <w:color w:val="00B0F0"/>
                <w:sz w:val="24"/>
                <w:szCs w:val="24"/>
                <w:u w:val="single"/>
                <w:rtl/>
                <w:lang w:eastAsia="he-IL"/>
              </w:rPr>
              <w:t>זאן ברקוביץ</w:t>
            </w:r>
          </w:ins>
        </w:sdtContent>
      </w:sdt>
      <w:r w:rsidRPr="00C521D8">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627158571"/>
          <w:placeholder>
            <w:docPart w:val="53B86EC189984CB0895E04132A83E4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1" w:author="Kook Sec" w:date="2020-06-04T16:43:00Z">
            <w:r w:rsidR="00EA360F" w:rsidRPr="009C4355">
              <w:rPr>
                <w:rStyle w:val="a7"/>
                <w:rtl/>
              </w:rPr>
              <w:t>[שם צד א]</w:t>
            </w:r>
          </w:ins>
        </w:sdtContent>
      </w:sdt>
    </w:p>
    <w:p w14:paraId="6A0DB3EE" w14:textId="77777777" w:rsid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sidR="008E610C">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2ABCAB12"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FBA3D0"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C826F9" w14:textId="77777777" w:rsidR="00121E59"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8BF213" w14:textId="77777777" w:rsidR="00121E59" w:rsidRPr="00C521D8" w:rsidRDefault="00121E59"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D2B804"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08EA47A0" w14:textId="77777777" w:rsidR="008E610C"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1ECA7442" w14:textId="77777777" w:rsidR="00C521D8" w:rsidRPr="00C521D8" w:rsidRDefault="00C521D8" w:rsidP="00121E59">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57DAC51E" w14:textId="77777777" w:rsidR="00121E59" w:rsidRDefault="00121E59"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EC8F220" w14:textId="77777777" w:rsidR="008E610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DFDBAD8" w14:textId="77777777" w:rsidR="008E610C" w:rsidRPr="00B27B4C" w:rsidRDefault="008E610C" w:rsidP="008E610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9F5EF2D"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AE54AD1"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7419FB"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00AA1573">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F1B26D03CD94CDFB4BC9B8252F88A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2" w:author="Kook Sec" w:date="2020-06-04T16:42:00Z">
            <w:r w:rsidR="00EA360F">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841C6FB9B9B46249A020CE7E16D92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3" w:author="Kook Sec" w:date="2020-06-04T16:40:00Z">
            <w:r w:rsidR="00EA360F">
              <w:rPr>
                <w:rFonts w:ascii="Times New Roman" w:eastAsia="Times New Roman" w:hAnsi="Times New Roman" w:cs="David" w:hint="cs"/>
                <w:color w:val="00B0F0"/>
                <w:sz w:val="24"/>
                <w:szCs w:val="24"/>
                <w:rtl/>
              </w:rPr>
              <w:t>נס ציונה מחיר למשתכן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0C5E713066049BB92E1FE022BCEC9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4" w:author="Kook Sec" w:date="2020-06-04T16:40:00Z">
            <w:r w:rsidR="00EA360F">
              <w:rPr>
                <w:rFonts w:ascii="Times New Roman" w:eastAsia="Times New Roman" w:hAnsi="Times New Roman" w:cs="David" w:hint="cs"/>
                <w:color w:val="00B0F0"/>
                <w:sz w:val="24"/>
                <w:szCs w:val="24"/>
                <w:rtl/>
              </w:rPr>
              <w:t>א.מ ישראל מגורים יזמות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61574CB"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2E7BF1"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95FA2860D414208A99C3AD0AEF3C5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26B397719A034CE7A345C5A7DB5E246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5255B17A"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C8688DC" w14:textId="77777777" w:rsidR="008E610C" w:rsidRPr="00B27B4C" w:rsidRDefault="008E610C" w:rsidP="008E610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03D3D36"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FE2C8F17BD0426985780206A7EAFC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5" w:author="Kook Sec" w:date="2020-06-04T16:42:00Z">
            <w:r w:rsidR="00EA360F">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1861F991"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color w:val="FF0000"/>
          <w:sz w:val="24"/>
          <w:szCs w:val="24"/>
          <w:rtl/>
        </w:rPr>
      </w:pPr>
    </w:p>
    <w:p w14:paraId="01AFE4F4" w14:textId="77777777" w:rsidR="008E610C" w:rsidRPr="00B27B4C" w:rsidRDefault="008E610C" w:rsidP="008E610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3EF1DBC"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549EE0"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3C6FA78DDA514EBAAA82A631F91943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6" w:author="Kook Sec" w:date="2020-06-04T16:46:00Z">
            <w:r w:rsidR="00EA360F">
              <w:rPr>
                <w:rFonts w:ascii="Times New Roman" w:eastAsia="Times New Roman" w:hAnsi="Times New Roman" w:cs="David" w:hint="cs"/>
                <w:sz w:val="24"/>
                <w:szCs w:val="24"/>
                <w:rtl/>
                <w:lang w:eastAsia="he-IL"/>
              </w:rPr>
              <w:t>אבי ברטי לוי</w:t>
            </w:r>
          </w:ins>
        </w:sdtContent>
      </w:sdt>
    </w:p>
    <w:p w14:paraId="245FBF3C"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8381BB2" w14:textId="77777777" w:rsidR="008E610C" w:rsidRPr="00DE0948"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B8B264C" w14:textId="77777777" w:rsidR="008E610C" w:rsidRPr="00B27B4C" w:rsidRDefault="008E610C" w:rsidP="008E610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54491902"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1351550B"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384F61"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94128C6F33674AB3B2AA6EE81826DF4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354A018C" w14:textId="77777777" w:rsidR="008E610C" w:rsidRPr="00B27B4C" w:rsidRDefault="008E610C" w:rsidP="008E610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033FD02752314DC693A554A6A076831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732A325F"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DB5089"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15FF448133848B488FFDCB7ED3BCA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5CAD7282"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0EBDCC"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193E30C" w14:textId="77777777" w:rsidR="008E610C" w:rsidRPr="00B27B4C" w:rsidRDefault="008E610C" w:rsidP="008E610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7A1615"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03ADEB7D"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22FD54E"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016E255"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8F5BE48" w14:textId="77777777" w:rsidR="008E610C" w:rsidRPr="00B27B4C" w:rsidRDefault="008E610C" w:rsidP="008E610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6919D1C" w14:textId="77777777" w:rsidR="008E610C" w:rsidRPr="00B27B4C" w:rsidRDefault="008E610C" w:rsidP="008E610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B45038D"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8E610C" w14:paraId="110207CA" w14:textId="77777777" w:rsidTr="00044544">
        <w:tc>
          <w:tcPr>
            <w:tcW w:w="3366" w:type="dxa"/>
          </w:tcPr>
          <w:p w14:paraId="51A623E5" w14:textId="77777777" w:rsidR="008E610C" w:rsidRDefault="00D44701"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F3C8191FC2A43F78905EF4204880F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7" w:author="Kook Sec" w:date="2020-06-04T16:43:00Z">
                  <w:r w:rsidR="00EA360F">
                    <w:rPr>
                      <w:rFonts w:ascii="Times New Roman" w:eastAsia="Times New Roman" w:hAnsi="Times New Roman" w:cs="David" w:hint="cs"/>
                      <w:color w:val="008000"/>
                      <w:sz w:val="24"/>
                      <w:szCs w:val="24"/>
                      <w:rtl/>
                      <w:lang w:eastAsia="he-IL"/>
                    </w:rPr>
                    <w:t>100</w:t>
                  </w:r>
                </w:ins>
              </w:sdtContent>
            </w:sdt>
          </w:p>
          <w:p w14:paraId="6DBBE2C7"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BF7DD49" w14:textId="77777777" w:rsidR="008E610C" w:rsidRDefault="008E610C" w:rsidP="00044544">
            <w:pPr>
              <w:widowControl w:val="0"/>
              <w:spacing w:before="0" w:beforeAutospacing="0" w:after="0" w:afterAutospacing="0" w:line="240" w:lineRule="auto"/>
              <w:ind w:left="720"/>
              <w:outlineLvl w:val="2"/>
            </w:pPr>
          </w:p>
          <w:p w14:paraId="4EF11010" w14:textId="77777777" w:rsidR="008E610C" w:rsidRDefault="008E610C" w:rsidP="0004454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5F178EC" w14:textId="77777777" w:rsidR="008E610C" w:rsidRDefault="008E610C" w:rsidP="008E610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BB8B379" w14:textId="77777777" w:rsidR="00C521D8" w:rsidRPr="00C521D8" w:rsidRDefault="00C521D8" w:rsidP="008E610C">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27CA1C93"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0FB6F15F"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856854D"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2A44D93A"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2E4E6275" w14:textId="77777777" w:rsidR="008E610C" w:rsidRDefault="008E610C" w:rsidP="008E610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1023FAEC" w14:textId="77777777" w:rsidR="00C650A2" w:rsidRDefault="00C650A2"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F5DF019" w14:textId="77777777" w:rsidR="00C521D8" w:rsidRPr="00C521D8" w:rsidRDefault="00C521D8" w:rsidP="00C521D8">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"ב"</w:t>
      </w:r>
    </w:p>
    <w:p w14:paraId="61D0CA0B"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שרותי ה</w:t>
      </w:r>
      <w:r w:rsidR="003125BE">
        <w:rPr>
          <w:rFonts w:ascii="Times New Roman" w:eastAsia="Times New Roman" w:hAnsi="Times New Roman" w:cs="David"/>
          <w:b/>
          <w:bCs/>
          <w:sz w:val="24"/>
          <w:szCs w:val="24"/>
          <w:u w:val="single"/>
          <w:rtl/>
          <w:lang w:eastAsia="he-IL"/>
        </w:rPr>
        <w:t>יועץ</w:t>
      </w:r>
    </w:p>
    <w:p w14:paraId="21E3F578"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b/>
          <w:bCs/>
          <w:sz w:val="24"/>
          <w:szCs w:val="24"/>
          <w:u w:val="single"/>
          <w:rtl/>
          <w:lang w:eastAsia="he-IL"/>
        </w:rPr>
        <w:t>כללי</w:t>
      </w:r>
      <w:r w:rsidRPr="00C521D8">
        <w:rPr>
          <w:rFonts w:ascii="Times New Roman" w:eastAsia="Times New Roman" w:hAnsi="Times New Roman" w:cs="David"/>
          <w:sz w:val="24"/>
          <w:szCs w:val="24"/>
          <w:rtl/>
          <w:lang w:eastAsia="he-IL"/>
        </w:rPr>
        <w:t>:</w:t>
      </w:r>
    </w:p>
    <w:p w14:paraId="414CBE88"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שירותי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יכללו תכנון פתרונות האיטום בפרויקט (למעבר מים, לחות, אויר, גז ראדון וכו') ובין היתר את הנושאים המפורטים להלן:</w:t>
      </w:r>
    </w:p>
    <w:p w14:paraId="38363B4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אטום חלקי מבנה תת- קרקעיים לרבות </w:t>
      </w:r>
      <w:r w:rsidRPr="00C521D8">
        <w:rPr>
          <w:rFonts w:ascii="Times New Roman" w:eastAsia="Times New Roman" w:hAnsi="Times New Roman" w:cs="David" w:hint="cs"/>
          <w:sz w:val="24"/>
          <w:szCs w:val="24"/>
          <w:rtl/>
          <w:lang w:eastAsia="he-IL"/>
        </w:rPr>
        <w:t xml:space="preserve">רצפות, </w:t>
      </w:r>
      <w:r w:rsidRPr="00C521D8">
        <w:rPr>
          <w:rFonts w:ascii="Times New Roman" w:eastAsia="Times New Roman" w:hAnsi="Times New Roman" w:cs="David"/>
          <w:sz w:val="24"/>
          <w:szCs w:val="24"/>
          <w:rtl/>
          <w:lang w:eastAsia="he-IL"/>
        </w:rPr>
        <w:t>קירות, בורות, תעלות, פיר</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מעליות.</w:t>
      </w:r>
    </w:p>
    <w:p w14:paraId="138BE9E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ב. </w:t>
      </w:r>
      <w:r w:rsidRPr="00C521D8">
        <w:rPr>
          <w:rFonts w:ascii="Times New Roman" w:eastAsia="Times New Roman" w:hAnsi="Times New Roman" w:cs="David"/>
          <w:sz w:val="24"/>
          <w:szCs w:val="24"/>
          <w:rtl/>
          <w:lang w:eastAsia="he-IL"/>
        </w:rPr>
        <w:tab/>
        <w:t>אטום תקרת המרתף על כל מרכיביה בחלקים המרוצפים, המגוננים, רמפות, מדרגות, אדניות, תאים לניקוז וביוב וכד'.</w:t>
      </w:r>
    </w:p>
    <w:p w14:paraId="7999331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אטום רצפות וקירות חדרי אשפה ראשיים וקומתיים.</w:t>
      </w:r>
    </w:p>
    <w:p w14:paraId="0549A99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אטום מאגרי מים.</w:t>
      </w:r>
    </w:p>
    <w:p w14:paraId="75FC9E9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תפרי מבנה אנכיים ואופקיים.</w:t>
      </w:r>
    </w:p>
    <w:p w14:paraId="775DB7D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אטום חדרים רטובים בדירות - חדרי אמבטיה, חדרי שירותים, חדרי מקלחת (רצפות וקירות).</w:t>
      </w:r>
    </w:p>
    <w:p w14:paraId="61618B3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אטום מסתורי כביסה.</w:t>
      </w:r>
    </w:p>
    <w:p w14:paraId="7625AE8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מעברי צנרת בין קומות.</w:t>
      </w:r>
    </w:p>
    <w:p w14:paraId="1EA5D8E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אטום מעברי צנרת אופקיים.</w:t>
      </w:r>
    </w:p>
    <w:p w14:paraId="5B7DBCD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אטום ארונות מים קומתיים.</w:t>
      </w:r>
    </w:p>
    <w:p w14:paraId="01C2C8D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יא. </w:t>
      </w:r>
      <w:r w:rsidRPr="00C521D8">
        <w:rPr>
          <w:rFonts w:ascii="Times New Roman" w:eastAsia="Times New Roman" w:hAnsi="Times New Roman" w:cs="David"/>
          <w:sz w:val="24"/>
          <w:szCs w:val="24"/>
          <w:rtl/>
          <w:lang w:eastAsia="he-IL"/>
        </w:rPr>
        <w:tab/>
        <w:t>אטום גגות ומרפסות.</w:t>
      </w:r>
    </w:p>
    <w:p w14:paraId="28A0C60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אטום קירות חוץ.</w:t>
      </w:r>
    </w:p>
    <w:p w14:paraId="3ADA3BD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יג.</w:t>
      </w:r>
      <w:r w:rsidRPr="00C521D8">
        <w:rPr>
          <w:rFonts w:ascii="Times New Roman" w:eastAsia="Times New Roman" w:hAnsi="Times New Roman" w:cs="David"/>
          <w:sz w:val="24"/>
          <w:szCs w:val="24"/>
          <w:rtl/>
          <w:lang w:eastAsia="he-IL"/>
        </w:rPr>
        <w:tab/>
        <w:t>אטום מסדים.</w:t>
      </w:r>
    </w:p>
    <w:p w14:paraId="613749A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יד.</w:t>
      </w:r>
      <w:r w:rsidRPr="00C521D8">
        <w:rPr>
          <w:rFonts w:ascii="Times New Roman" w:eastAsia="Times New Roman" w:hAnsi="Times New Roman" w:cs="David"/>
          <w:sz w:val="24"/>
          <w:szCs w:val="24"/>
          <w:rtl/>
          <w:lang w:eastAsia="he-IL"/>
        </w:rPr>
        <w:tab/>
        <w:t xml:space="preserve">אטום חלקי מבנה הבאים במגע עם הקרקע כנגד מעבר גז ראדון. </w:t>
      </w:r>
    </w:p>
    <w:p w14:paraId="21125B2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טו.</w:t>
      </w:r>
      <w:r w:rsidRPr="00C521D8">
        <w:rPr>
          <w:rFonts w:ascii="Times New Roman" w:eastAsia="Times New Roman" w:hAnsi="Times New Roman" w:cs="David" w:hint="cs"/>
          <w:sz w:val="24"/>
          <w:szCs w:val="24"/>
          <w:rtl/>
          <w:lang w:eastAsia="he-IL"/>
        </w:rPr>
        <w:tab/>
        <w:t>הגנה על האטום.</w:t>
      </w:r>
    </w:p>
    <w:p w14:paraId="583E95F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טז.</w:t>
      </w:r>
      <w:r w:rsidRPr="00C521D8">
        <w:rPr>
          <w:rFonts w:ascii="Times New Roman" w:eastAsia="Times New Roman" w:hAnsi="Times New Roman" w:cs="David" w:hint="cs"/>
          <w:sz w:val="24"/>
          <w:szCs w:val="24"/>
          <w:rtl/>
          <w:lang w:eastAsia="he-IL"/>
        </w:rPr>
        <w:tab/>
        <w:t>אטום קירות פתוח.</w:t>
      </w:r>
    </w:p>
    <w:p w14:paraId="740C1F8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יז.</w:t>
      </w:r>
      <w:r w:rsidRPr="00C521D8">
        <w:rPr>
          <w:rFonts w:ascii="Times New Roman" w:eastAsia="Times New Roman" w:hAnsi="Times New Roman" w:cs="David" w:hint="cs"/>
          <w:sz w:val="24"/>
          <w:szCs w:val="24"/>
          <w:rtl/>
          <w:lang w:eastAsia="he-IL"/>
        </w:rPr>
        <w:tab/>
        <w:t>אטום ברכות ואלמנט</w:t>
      </w:r>
      <w:r w:rsidR="00121E59">
        <w:rPr>
          <w:rFonts w:ascii="Times New Roman" w:eastAsia="Times New Roman" w:hAnsi="Times New Roman" w:cs="David" w:hint="cs"/>
          <w:sz w:val="24"/>
          <w:szCs w:val="24"/>
          <w:rtl/>
          <w:lang w:eastAsia="he-IL"/>
        </w:rPr>
        <w:t>י</w:t>
      </w:r>
      <w:r w:rsidRPr="00C521D8">
        <w:rPr>
          <w:rFonts w:ascii="Times New Roman" w:eastAsia="Times New Roman" w:hAnsi="Times New Roman" w:cs="David" w:hint="cs"/>
          <w:sz w:val="24"/>
          <w:szCs w:val="24"/>
          <w:rtl/>
          <w:lang w:eastAsia="he-IL"/>
        </w:rPr>
        <w:t>י מים בפיתוח.</w:t>
      </w:r>
    </w:p>
    <w:p w14:paraId="1022BFD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יח.</w:t>
      </w:r>
      <w:r w:rsidRPr="00C521D8">
        <w:rPr>
          <w:rFonts w:ascii="Times New Roman" w:eastAsia="Times New Roman" w:hAnsi="Times New Roman" w:cs="David" w:hint="cs"/>
          <w:sz w:val="24"/>
          <w:szCs w:val="24"/>
          <w:rtl/>
          <w:lang w:eastAsia="he-IL"/>
        </w:rPr>
        <w:tab/>
        <w:t>אטום בין אלמנטים טרומיים ו/או מתועשים.</w:t>
      </w:r>
    </w:p>
    <w:p w14:paraId="2025378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 xml:space="preserve">יט. </w:t>
      </w:r>
      <w:r w:rsidRPr="00C521D8">
        <w:rPr>
          <w:rFonts w:ascii="Times New Roman" w:eastAsia="Times New Roman" w:hAnsi="Times New Roman" w:cs="David" w:hint="cs"/>
          <w:sz w:val="24"/>
          <w:szCs w:val="24"/>
          <w:rtl/>
          <w:lang w:eastAsia="he-IL"/>
        </w:rPr>
        <w:tab/>
        <w:t>אטום כל אלמט אשר עלול להחדיר מים למבנה.</w:t>
      </w:r>
    </w:p>
    <w:p w14:paraId="4ED0DD69"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על היועץ לקבל אישור בכתב מאת המנהל לפני התחלת כל קטע וכל שלב ולפני כל שרות חלקי.</w:t>
      </w:r>
    </w:p>
    <w:p w14:paraId="3DCAE008"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שלבי העבודה ההנדסית ופירוט השירותים:</w:t>
      </w:r>
    </w:p>
    <w:p w14:paraId="2B017969"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729B7733" w14:textId="77777777" w:rsidR="00C521D8" w:rsidRPr="00C521D8" w:rsidRDefault="00C521D8" w:rsidP="00C521D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העבודה תבוצע בשלבים הכוללים את השירותים כלהלן:</w:t>
      </w:r>
    </w:p>
    <w:p w14:paraId="5138D95C"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מוקדם</w:t>
      </w:r>
      <w:r w:rsidRPr="00C521D8">
        <w:rPr>
          <w:rFonts w:ascii="Times New Roman" w:eastAsia="Times New Roman" w:hAnsi="Times New Roman" w:cs="David"/>
          <w:sz w:val="24"/>
          <w:szCs w:val="24"/>
          <w:rtl/>
          <w:lang w:eastAsia="he-IL"/>
        </w:rPr>
        <w:t>:</w:t>
      </w:r>
    </w:p>
    <w:p w14:paraId="0CF785C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קבלת תדריך תכנון מנציג המזמין, מהאדריכל, מהקונסטרוקטור,</w:t>
      </w:r>
      <w:r w:rsidRPr="00C521D8">
        <w:rPr>
          <w:rFonts w:ascii="Times New Roman" w:eastAsia="Times New Roman" w:hAnsi="Times New Roman" w:cs="David" w:hint="cs"/>
          <w:sz w:val="24"/>
          <w:szCs w:val="24"/>
          <w:rtl/>
          <w:lang w:eastAsia="he-IL"/>
        </w:rPr>
        <w:t xml:space="preserve"> מיועץ הקרקע, מיועץ האינסטלציה/ניקוז,</w:t>
      </w:r>
      <w:r w:rsidRPr="00C521D8">
        <w:rPr>
          <w:rFonts w:ascii="Times New Roman" w:eastAsia="Times New Roman" w:hAnsi="Times New Roman" w:cs="David"/>
          <w:sz w:val="24"/>
          <w:szCs w:val="24"/>
          <w:rtl/>
          <w:lang w:eastAsia="he-IL"/>
        </w:rPr>
        <w:t xml:space="preserve"> מ</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הפיתוח ומהיועצים האחרים. </w:t>
      </w:r>
    </w:p>
    <w:p w14:paraId="0ED2DCBD"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ברורים עם נציג המזמין, ברורים באתר במידת הצורך, התייעצות ותיאום עם היועצים האחרים.</w:t>
      </w:r>
    </w:p>
    <w:p w14:paraId="4A6AE4CC" w14:textId="77777777" w:rsidR="00C521D8" w:rsidRDefault="00C521D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הכנת תכניות מוקדמות של עקרונות מערכי האיטום של המבנה ושל חומרי האיטום, במספר חלופות והכנסת שינויים בהם בהתאם לדרישות המזמין, לרבות הצגת אומדנים.</w:t>
      </w:r>
    </w:p>
    <w:p w14:paraId="01D85169" w14:textId="77777777" w:rsidR="00E90138" w:rsidRPr="00C521D8" w:rsidRDefault="00E90138" w:rsidP="00E9013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p>
    <w:p w14:paraId="62B7E0D1"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ab/>
        <w:t>2.2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סופי</w:t>
      </w:r>
      <w:r w:rsidRPr="00C521D8">
        <w:rPr>
          <w:rFonts w:ascii="Times New Roman" w:eastAsia="Times New Roman" w:hAnsi="Times New Roman" w:cs="David"/>
          <w:sz w:val="24"/>
          <w:szCs w:val="24"/>
          <w:rtl/>
          <w:lang w:eastAsia="he-IL"/>
        </w:rPr>
        <w:t xml:space="preserve">:    </w:t>
      </w:r>
    </w:p>
    <w:p w14:paraId="43388A32"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חתימה על בקשות להוצאת היתרי בניה כאחראי לתכנון, לפקוח העליון ולביקורת בתחום האיטום. כמו כן יכין ויחתום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כל מסמך שיידרש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בתהליך הבקשה להיתר, במהלך הבצוע ועד לקבלת תעודת גמר. </w:t>
      </w:r>
    </w:p>
    <w:p w14:paraId="6B1A699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6F51C65B"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C521D8" w:rsidRPr="00C521D8">
        <w:rPr>
          <w:rFonts w:ascii="Times New Roman" w:eastAsia="Times New Roman" w:hAnsi="Times New Roman" w:cs="David"/>
          <w:sz w:val="24"/>
          <w:szCs w:val="24"/>
          <w:rtl/>
          <w:lang w:eastAsia="he-IL"/>
        </w:rPr>
        <w:t>כנית העבודה.</w:t>
      </w:r>
    </w:p>
    <w:p w14:paraId="2F337EAE"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אישור התכנון הסופי של היועצים.</w:t>
      </w:r>
    </w:p>
    <w:p w14:paraId="658FA92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בדיקת מפרטי ותוכניות המכר ואישור הנוסח וההתאמה לתכנון.</w:t>
      </w:r>
    </w:p>
    <w:p w14:paraId="53595C7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עדכון האומדן המשוער של ערך עבודות האטום.</w:t>
      </w:r>
    </w:p>
    <w:p w14:paraId="263D2184"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כל יתר הדרוש לתכנון סופי.</w:t>
      </w:r>
    </w:p>
    <w:p w14:paraId="123B8818"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2.3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תכנון מפורט</w:t>
      </w:r>
      <w:r w:rsidRPr="00C521D8">
        <w:rPr>
          <w:rFonts w:ascii="Times New Roman" w:eastAsia="Times New Roman" w:hAnsi="Times New Roman" w:cs="David"/>
          <w:sz w:val="24"/>
          <w:szCs w:val="24"/>
          <w:rtl/>
          <w:lang w:eastAsia="he-IL"/>
        </w:rPr>
        <w:t xml:space="preserve">: </w:t>
      </w:r>
    </w:p>
    <w:p w14:paraId="10E0AA9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התכנון המפורט יתאים לסוג הבניה שתבחר ע"י המזמין/הקבלן המבצע.</w:t>
      </w:r>
    </w:p>
    <w:p w14:paraId="15FDC464"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w:t>
      </w:r>
      <w:r>
        <w:rPr>
          <w:rFonts w:ascii="Times New Roman" w:eastAsia="Times New Roman" w:hAnsi="Times New Roman" w:cs="David"/>
          <w:sz w:val="24"/>
          <w:szCs w:val="24"/>
          <w:rtl/>
          <w:lang w:eastAsia="he-IL"/>
        </w:rPr>
        <w:tab/>
        <w:t>על רקע ת</w:t>
      </w:r>
      <w:r w:rsidR="00C521D8" w:rsidRPr="00C521D8">
        <w:rPr>
          <w:rFonts w:ascii="Times New Roman" w:eastAsia="Times New Roman" w:hAnsi="Times New Roman" w:cs="David"/>
          <w:sz w:val="24"/>
          <w:szCs w:val="24"/>
          <w:rtl/>
          <w:lang w:eastAsia="he-IL"/>
        </w:rPr>
        <w:t xml:space="preserve">כניות אדריכלות ו/או קונסטרוקציה יסומנו, לצורך התמצאות, הפניות לפרטי האטום השונים. </w:t>
      </w:r>
    </w:p>
    <w:p w14:paraId="4364002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פרטי האטום יפורטו בקנ"מ הנדרש ויכללו בנוסף גם את פרטי הבידוד הטרמי, השיפועים, האביזרים וכד'. </w:t>
      </w:r>
    </w:p>
    <w:p w14:paraId="6E65B69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העבודות המתוכננות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4F1BDA49"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המ</w:t>
      </w:r>
      <w:r w:rsidR="00E90138">
        <w:rPr>
          <w:rFonts w:ascii="Times New Roman" w:eastAsia="Times New Roman" w:hAnsi="Times New Roman" w:cs="David"/>
          <w:sz w:val="24"/>
          <w:szCs w:val="24"/>
          <w:rtl/>
          <w:lang w:eastAsia="he-IL"/>
        </w:rPr>
        <w:t>פרטים וכתבי הכמויות יתבססו על ת</w:t>
      </w:r>
      <w:r w:rsidRPr="00C521D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7A920B57"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4FCA0D3A"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ז.</w:t>
      </w:r>
      <w:r w:rsidRPr="00C521D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156A5765"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w:t>
      </w:r>
      <w:r w:rsidRPr="00C521D8">
        <w:rPr>
          <w:rFonts w:ascii="Times New Roman" w:eastAsia="Times New Roman" w:hAnsi="Times New Roman" w:cs="David"/>
          <w:sz w:val="24"/>
          <w:szCs w:val="24"/>
          <w:rtl/>
          <w:lang w:eastAsia="he-IL"/>
        </w:rPr>
        <w:tab/>
        <w:t>עדכון האומדן לביצוע של עבודות האטום שיהיה מבוסס על המפרטים וכתבי הכמויות, תוך ציון המדד התקף במועד הכנת האומדן.</w:t>
      </w:r>
    </w:p>
    <w:p w14:paraId="2BA771B1"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ט.</w:t>
      </w:r>
      <w:r w:rsidRPr="00C521D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51C16F63"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w:t>
      </w:r>
      <w:r w:rsidRPr="00C521D8">
        <w:rPr>
          <w:rFonts w:ascii="Times New Roman" w:eastAsia="Times New Roman" w:hAnsi="Times New Roman" w:cs="David"/>
          <w:sz w:val="24"/>
          <w:szCs w:val="24"/>
          <w:rtl/>
          <w:lang w:eastAsia="he-IL"/>
        </w:rPr>
        <w:tab/>
        <w:t>מתן חוות דעת טכנית ויעוץ בכל הקשור בהכנת המכרזים ופרסומם.</w:t>
      </w:r>
    </w:p>
    <w:p w14:paraId="04DB0BE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יא.</w:t>
      </w:r>
      <w:r w:rsidRPr="00C521D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2633ADC"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יב.</w:t>
      </w:r>
      <w:r w:rsidRPr="00C521D8">
        <w:rPr>
          <w:rFonts w:ascii="Times New Roman" w:eastAsia="Times New Roman" w:hAnsi="Times New Roman" w:cs="David"/>
          <w:sz w:val="24"/>
          <w:szCs w:val="24"/>
          <w:rtl/>
          <w:lang w:eastAsia="he-IL"/>
        </w:rPr>
        <w:tab/>
        <w:t>מתן חוות דעת טכנית, בכל הקשור להצעות הקבלנים</w:t>
      </w:r>
      <w:r w:rsidRPr="00C521D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C521D8">
        <w:rPr>
          <w:rFonts w:ascii="Times New Roman" w:eastAsia="Times New Roman" w:hAnsi="Times New Roman" w:cs="David"/>
          <w:sz w:val="24"/>
          <w:szCs w:val="24"/>
          <w:rtl/>
          <w:lang w:eastAsia="he-IL"/>
        </w:rPr>
        <w:t>.</w:t>
      </w:r>
    </w:p>
    <w:p w14:paraId="13D5E364" w14:textId="77777777" w:rsidR="00C521D8" w:rsidRPr="00C521D8" w:rsidRDefault="00E9013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C521D8" w:rsidRPr="00C521D8">
        <w:rPr>
          <w:rFonts w:ascii="Times New Roman" w:eastAsia="Times New Roman" w:hAnsi="Times New Roman" w:cs="David"/>
          <w:sz w:val="24"/>
          <w:szCs w:val="24"/>
          <w:rtl/>
          <w:lang w:eastAsia="he-IL"/>
        </w:rPr>
        <w:t>כניות עבודה, פרטים ומפרטים משלימים ככל ש</w:t>
      </w:r>
      <w:r>
        <w:rPr>
          <w:rFonts w:ascii="Times New Roman" w:eastAsia="Times New Roman" w:hAnsi="Times New Roman" w:cs="David" w:hint="cs"/>
          <w:sz w:val="24"/>
          <w:szCs w:val="24"/>
          <w:rtl/>
          <w:lang w:eastAsia="he-IL"/>
        </w:rPr>
        <w:t>י</w:t>
      </w:r>
      <w:r w:rsidR="00C521D8" w:rsidRPr="00C521D8">
        <w:rPr>
          <w:rFonts w:ascii="Times New Roman" w:eastAsia="Times New Roman" w:hAnsi="Times New Roman" w:cs="David"/>
          <w:sz w:val="24"/>
          <w:szCs w:val="24"/>
          <w:rtl/>
          <w:lang w:eastAsia="he-IL"/>
        </w:rPr>
        <w:t>ידרש לבצוע עבודות האטום.</w:t>
      </w:r>
    </w:p>
    <w:p w14:paraId="0F812229" w14:textId="77777777" w:rsidR="00C521D8" w:rsidRPr="00C521D8" w:rsidRDefault="00C521D8" w:rsidP="00C521D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מובהר בזאת שה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יכין, באם י</w:t>
      </w:r>
      <w:r w:rsidR="00AA1573">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מסמכים למכרזים עוד לפני השלמת המסמכים המפורטים לבצוע.</w:t>
      </w:r>
    </w:p>
    <w:p w14:paraId="68084686"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lastRenderedPageBreak/>
        <w:tab/>
        <w:t>2.4</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פיקוח עליון</w:t>
      </w:r>
      <w:r w:rsidRPr="00C521D8">
        <w:rPr>
          <w:rFonts w:ascii="Times New Roman" w:eastAsia="Times New Roman" w:hAnsi="Times New Roman" w:cs="David"/>
          <w:sz w:val="24"/>
          <w:szCs w:val="24"/>
          <w:rtl/>
          <w:lang w:eastAsia="he-IL"/>
        </w:rPr>
        <w:t>:</w:t>
      </w:r>
    </w:p>
    <w:p w14:paraId="20867566"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הפקוח העליון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על בצוע עבודות האטום יכלול:</w:t>
      </w:r>
    </w:p>
    <w:p w14:paraId="6152810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352DB600"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35ABF58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והמלצה לגבי בחירה, בדיקה ואישור של חומרים</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ציוד</w:t>
      </w:r>
      <w:r w:rsidRPr="00C521D8">
        <w:rPr>
          <w:rFonts w:ascii="Times New Roman" w:eastAsia="Times New Roman" w:hAnsi="Times New Roman" w:cs="David" w:hint="cs"/>
          <w:sz w:val="24"/>
          <w:szCs w:val="24"/>
          <w:rtl/>
          <w:lang w:eastAsia="he-IL"/>
        </w:rPr>
        <w:t xml:space="preserve"> ושיטות יישום</w:t>
      </w:r>
      <w:r w:rsidRPr="00C521D8">
        <w:rPr>
          <w:rFonts w:ascii="Times New Roman" w:eastAsia="Times New Roman" w:hAnsi="Times New Roman" w:cs="David"/>
          <w:sz w:val="24"/>
          <w:szCs w:val="24"/>
          <w:rtl/>
          <w:lang w:eastAsia="he-IL"/>
        </w:rPr>
        <w:t>.</w:t>
      </w:r>
    </w:p>
    <w:p w14:paraId="20F6A8CA"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בדיקה באתר ומחוצה</w:t>
      </w:r>
      <w:r w:rsidR="00E90138">
        <w:rPr>
          <w:rFonts w:ascii="Times New Roman" w:eastAsia="Times New Roman" w:hAnsi="Times New Roman" w:cs="David"/>
          <w:sz w:val="24"/>
          <w:szCs w:val="24"/>
          <w:rtl/>
          <w:lang w:eastAsia="he-IL"/>
        </w:rPr>
        <w:t xml:space="preserve"> לו באם הקבלן והמפקח הבינו את ת</w:t>
      </w:r>
      <w:r w:rsidRPr="00C521D8">
        <w:rPr>
          <w:rFonts w:ascii="Times New Roman" w:eastAsia="Times New Roman" w:hAnsi="Times New Roman" w:cs="David"/>
          <w:sz w:val="24"/>
          <w:szCs w:val="24"/>
          <w:rtl/>
          <w:lang w:eastAsia="he-IL"/>
        </w:rPr>
        <w:t>כניות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ואת הוראותיו.</w:t>
      </w:r>
    </w:p>
    <w:p w14:paraId="31B60D1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3020548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635711C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1E5230F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522CA77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1620EA6E"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מתן יעוץ לפתרונות במקרים של כשלים בבצוע העבודות לעומת התכנון.</w:t>
      </w:r>
    </w:p>
    <w:p w14:paraId="07CE36E9"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יעוץ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0D1D3DEC"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5DD3FD5"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הכנה וחתימה על כל מסמך שי</w:t>
      </w:r>
      <w:r w:rsidR="00E9013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ע"י הרשויות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במהלך הבניה, על אישור לחיבור הפרויקט למערכות, ועל אישור לאכלוס ולתעודת גמר.</w:t>
      </w:r>
    </w:p>
    <w:p w14:paraId="03E6919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3F6C251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32D70DD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7F3BA774"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השתתפות עם המזמין בהגנה מפני תביעות בקשר עם תכנון ובצוע העבודות.</w:t>
      </w:r>
    </w:p>
    <w:p w14:paraId="2E941AFB"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כל יתר הדרוש לפיקוח עליון, ולביקורת על הבניה.</w:t>
      </w:r>
    </w:p>
    <w:p w14:paraId="02DBE32F" w14:textId="77777777" w:rsidR="00C521D8" w:rsidRPr="00C521D8" w:rsidRDefault="00044544"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C521D8" w:rsidRPr="00C521D8">
        <w:rPr>
          <w:rFonts w:ascii="Times New Roman" w:eastAsia="Times New Roman" w:hAnsi="Times New Roman" w:cs="David"/>
          <w:sz w:val="24"/>
          <w:szCs w:val="24"/>
          <w:rtl/>
          <w:lang w:eastAsia="he-IL"/>
        </w:rPr>
        <w:t>כניות הפרויקט כפי שבוצעו למעשה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על </w:t>
      </w:r>
      <w:r w:rsidR="00E90138">
        <w:rPr>
          <w:rFonts w:ascii="Times New Roman" w:eastAsia="Times New Roman" w:hAnsi="Times New Roman" w:cs="David"/>
          <w:sz w:val="24"/>
          <w:szCs w:val="24"/>
          <w:rtl/>
          <w:lang w:eastAsia="he-IL"/>
        </w:rPr>
        <w:t xml:space="preserve">בסיס </w:t>
      </w:r>
      <w:r w:rsidR="00E90138">
        <w:rPr>
          <w:rFonts w:ascii="Times New Roman" w:eastAsia="Times New Roman" w:hAnsi="Times New Roman" w:cs="David"/>
          <w:sz w:val="24"/>
          <w:szCs w:val="24"/>
          <w:rtl/>
          <w:lang w:eastAsia="he-IL"/>
        </w:rPr>
        <w:lastRenderedPageBreak/>
        <w:t>ת</w:t>
      </w:r>
      <w:r w:rsidR="00C521D8" w:rsidRPr="00C521D8">
        <w:rPr>
          <w:rFonts w:ascii="Times New Roman" w:eastAsia="Times New Roman" w:hAnsi="Times New Roman" w:cs="David"/>
          <w:sz w:val="24"/>
          <w:szCs w:val="24"/>
          <w:rtl/>
          <w:lang w:eastAsia="he-IL"/>
        </w:rPr>
        <w:t xml:space="preserve">כניות </w:t>
      </w:r>
      <w:r w:rsidR="00C521D8" w:rsidRPr="00C521D8">
        <w:rPr>
          <w:rFonts w:ascii="Times New Roman" w:eastAsia="Times New Roman" w:hAnsi="Times New Roman" w:cs="David"/>
          <w:sz w:val="24"/>
          <w:szCs w:val="24"/>
          <w:lang w:eastAsia="he-IL"/>
        </w:rPr>
        <w:t>AS MADE</w:t>
      </w:r>
      <w:r w:rsidR="00C521D8" w:rsidRPr="00C521D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48A726F0"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כדי למלא משימות אלו יבקר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באתר הבניה ובמפעל הטרומי באופן תדיר ו/או לפי הזמנת המנהל או המפקח ולפחות בכל אחד מהשלבים הבאים: </w:t>
      </w:r>
    </w:p>
    <w:p w14:paraId="4F8DAD1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קירות דיפון ויסודות.</w:t>
      </w:r>
    </w:p>
    <w:p w14:paraId="09371FE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hint="cs"/>
          <w:sz w:val="24"/>
          <w:szCs w:val="24"/>
          <w:rtl/>
          <w:lang w:eastAsia="he-IL"/>
        </w:rPr>
        <w:tab/>
        <w:t>ביצוע רצפת המרתף.</w:t>
      </w:r>
    </w:p>
    <w:p w14:paraId="22CFD01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רמפת וקירות המרתף.</w:t>
      </w:r>
    </w:p>
    <w:p w14:paraId="196FB14B"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תקרות המרתף.</w:t>
      </w:r>
    </w:p>
    <w:p w14:paraId="6CF14C08"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ביצוע אלמנטים אחרים אשר לדעת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 חשיבות לבקרם בעת הביצוע. </w:t>
      </w:r>
    </w:p>
    <w:p w14:paraId="7FFEBB2D"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בישיבות תאום תקופתיות.</w:t>
      </w:r>
    </w:p>
    <w:p w14:paraId="6A5F9951"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בעת יצור במפעל הטרומי.</w:t>
      </w:r>
    </w:p>
    <w:p w14:paraId="7089AEE3" w14:textId="77777777" w:rsidR="00C521D8" w:rsidRPr="00C521D8" w:rsidRDefault="00C521D8" w:rsidP="00C521D8">
      <w:pPr>
        <w:widowControl w:val="0"/>
        <w:spacing w:before="120" w:beforeAutospacing="0" w:after="60" w:afterAutospacing="0" w:line="240" w:lineRule="auto"/>
        <w:ind w:left="288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t>בתקופת הבדק.</w:t>
      </w:r>
    </w:p>
    <w:p w14:paraId="6D071AF8"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אין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44A29A7F"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לאחר כל ביקור באתר או במפעל היצרן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דו"ח בכתב ובו יציין את התרשמותו ואת הערותיו לגבי ביצוע העבודות. בגמר ביצוע העבודות יגיש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לנציג המזמין הצהרה, בנוסח נספח ט', כי בדק את בי</w:t>
      </w:r>
      <w:r w:rsidR="00044544">
        <w:rPr>
          <w:rFonts w:ascii="Times New Roman" w:eastAsia="Times New Roman" w:hAnsi="Times New Roman" w:cs="David"/>
          <w:sz w:val="24"/>
          <w:szCs w:val="24"/>
          <w:rtl/>
          <w:lang w:eastAsia="he-IL"/>
        </w:rPr>
        <w:t>צוע העבודות, מצא אותן תואמות לת</w:t>
      </w:r>
      <w:r w:rsidRPr="00C521D8">
        <w:rPr>
          <w:rFonts w:ascii="Times New Roman" w:eastAsia="Times New Roman" w:hAnsi="Times New Roman" w:cs="David"/>
          <w:sz w:val="24"/>
          <w:szCs w:val="24"/>
          <w:rtl/>
          <w:lang w:eastAsia="he-IL"/>
        </w:rPr>
        <w:t xml:space="preserve">כניותיו ולתקנים מחייבים וכי בוצעו לשביעות רצונו.  </w:t>
      </w:r>
    </w:p>
    <w:p w14:paraId="2D0DE476" w14:textId="77777777" w:rsidR="00C521D8" w:rsidRPr="00C521D8" w:rsidRDefault="00C521D8" w:rsidP="00C521D8">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t>ללא דו"חות והצהרה אלה לא תשולם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יתרת שכרו עבור פיקוח עליון.</w:t>
      </w:r>
    </w:p>
    <w:p w14:paraId="0902530B" w14:textId="77777777" w:rsidR="00C521D8" w:rsidRPr="00C521D8" w:rsidRDefault="00C521D8" w:rsidP="00C521D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יעוץ למזמין בדבר אחזקת הפרויקט. </w:t>
      </w:r>
    </w:p>
    <w:p w14:paraId="39388E1C"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u w:val="single"/>
          <w:rtl/>
          <w:lang w:eastAsia="he-IL"/>
        </w:rPr>
        <w:t>אופציה לבחירת המזמין</w:t>
      </w:r>
      <w:r w:rsidRPr="00C521D8">
        <w:rPr>
          <w:rFonts w:ascii="Times New Roman" w:eastAsia="Times New Roman" w:hAnsi="Times New Roman" w:cs="David"/>
          <w:sz w:val="24"/>
          <w:szCs w:val="24"/>
          <w:rtl/>
          <w:lang w:eastAsia="he-IL"/>
        </w:rPr>
        <w:t>:</w:t>
      </w:r>
    </w:p>
    <w:p w14:paraId="49B09C17"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במקרה בו יחליט המזמין להוציא מכרזים לבצוע העבודות ללא תכנון מפורט ולהטיל את התכנון המפורט על הקבלן - 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דרש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להכין תכנון מוקדם וסופי כהגדרתו לעיל וכן מסמכים למכרזים בין קבלנים במתכונת זו.</w:t>
      </w:r>
    </w:p>
    <w:p w14:paraId="176108FB"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הקבלנים יהיו רשאים להציע פתרונות אדריכליים וקונסטרוקטיביים, ופתרונות אטום ובדוד שונים מהפתרונות שהוצעו ע"י מתכנני המזמין.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הבצוע. לצורך כ</w:t>
      </w:r>
      <w:r w:rsidR="00044544">
        <w:rPr>
          <w:rFonts w:ascii="Times New Roman" w:eastAsia="Times New Roman" w:hAnsi="Times New Roman" w:cs="David"/>
          <w:sz w:val="24"/>
          <w:szCs w:val="24"/>
          <w:rtl/>
          <w:lang w:eastAsia="he-IL"/>
        </w:rPr>
        <w:t>ך ישתתף ה</w:t>
      </w:r>
      <w:r w:rsidR="003125BE">
        <w:rPr>
          <w:rFonts w:ascii="Times New Roman" w:eastAsia="Times New Roman" w:hAnsi="Times New Roman" w:cs="David"/>
          <w:sz w:val="24"/>
          <w:szCs w:val="24"/>
          <w:rtl/>
          <w:lang w:eastAsia="he-IL"/>
        </w:rPr>
        <w:t>יועץ</w:t>
      </w:r>
      <w:r w:rsidR="00044544">
        <w:rPr>
          <w:rFonts w:ascii="Times New Roman" w:eastAsia="Times New Roman" w:hAnsi="Times New Roman" w:cs="David"/>
          <w:sz w:val="24"/>
          <w:szCs w:val="24"/>
          <w:rtl/>
          <w:lang w:eastAsia="he-IL"/>
        </w:rPr>
        <w:t xml:space="preserve"> בפגישות, יבדוק ת</w:t>
      </w:r>
      <w:r w:rsidRPr="00C521D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שורם ו/או את הערותיו לתכנון המוצע, ויבצע פקוח עליון.   </w:t>
      </w:r>
    </w:p>
    <w:p w14:paraId="00A24ADF"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מתחייב לשמור על דיסקט ואורגינלי</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ם של התוכניות עד לאחר סיום הביצוע </w:t>
      </w:r>
      <w:r w:rsidRPr="00C521D8">
        <w:rPr>
          <w:rFonts w:ascii="Times New Roman" w:eastAsia="Times New Roman" w:hAnsi="Times New Roman" w:cs="David"/>
          <w:sz w:val="24"/>
          <w:szCs w:val="24"/>
          <w:rtl/>
          <w:lang w:eastAsia="he-IL"/>
        </w:rPr>
        <w:tab/>
        <w:t>בשטח של העבודות נשוא התכנון, כך שניתן יהיה לבצע מהם העתקות, צילומים וכו' וכן ניתן יהיה לבצע בהם תיקונים ושינויים.</w:t>
      </w:r>
    </w:p>
    <w:p w14:paraId="6D1EFDA3"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נציג המזמין רשאי להזמין מה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58F551FF" w14:textId="77777777" w:rsidR="00C521D8" w:rsidRPr="00C521D8" w:rsidRDefault="00C521D8" w:rsidP="00C521D8">
      <w:pPr>
        <w:widowControl w:val="0"/>
        <w:spacing w:before="120" w:beforeAutospacing="0" w:after="60" w:afterAutospacing="0" w:line="240" w:lineRule="auto"/>
        <w:ind w:right="-540"/>
        <w:jc w:val="both"/>
        <w:rPr>
          <w:rFonts w:ascii="Times New Roman" w:eastAsia="Times New Roman" w:hAnsi="Times New Roman" w:cs="David"/>
          <w:sz w:val="24"/>
          <w:szCs w:val="24"/>
          <w:rtl/>
          <w:lang w:eastAsia="he-IL"/>
        </w:rPr>
      </w:pPr>
    </w:p>
    <w:p w14:paraId="56578BB6"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7797AA6B"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071BAE4"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61B8595" w14:textId="77777777" w:rsidR="00C650A2" w:rsidRDefault="00C650A2"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18E08D48"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lastRenderedPageBreak/>
        <w:t xml:space="preserve">נספח </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ג</w:t>
      </w:r>
      <w:r w:rsidR="00044544">
        <w:rPr>
          <w:rFonts w:ascii="Times New Roman" w:eastAsia="Times New Roman" w:hAnsi="Times New Roman" w:cs="David" w:hint="cs"/>
          <w:bCs/>
          <w:sz w:val="24"/>
          <w:szCs w:val="24"/>
          <w:u w:val="single"/>
          <w:rtl/>
          <w:lang w:eastAsia="he-IL"/>
        </w:rPr>
        <w:t>'</w:t>
      </w:r>
      <w:r w:rsidRPr="00C521D8">
        <w:rPr>
          <w:rFonts w:ascii="Times New Roman" w:eastAsia="Times New Roman" w:hAnsi="Times New Roman" w:cs="David"/>
          <w:bCs/>
          <w:sz w:val="24"/>
          <w:szCs w:val="24"/>
          <w:u w:val="single"/>
          <w:rtl/>
          <w:lang w:eastAsia="he-IL"/>
        </w:rPr>
        <w:t>'</w:t>
      </w:r>
    </w:p>
    <w:p w14:paraId="7998C936"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6C167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C521D8">
        <w:rPr>
          <w:rFonts w:ascii="Times New Roman" w:eastAsia="Times New Roman" w:hAnsi="Times New Roman" w:cs="David"/>
          <w:bCs/>
          <w:sz w:val="24"/>
          <w:szCs w:val="24"/>
          <w:u w:val="single"/>
          <w:rtl/>
          <w:lang w:eastAsia="he-IL"/>
        </w:rPr>
        <w:t>לוח זמנים ושלבי עבודה</w:t>
      </w:r>
    </w:p>
    <w:p w14:paraId="4EA6211A"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50CED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51CEE1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C521D8">
        <w:rPr>
          <w:rFonts w:ascii="Times New Roman" w:eastAsia="Times New Roman" w:hAnsi="Times New Roman" w:cs="David"/>
          <w:sz w:val="24"/>
          <w:szCs w:val="24"/>
          <w:lang w:eastAsia="he-IL"/>
        </w:rPr>
        <w:t>–</w:t>
      </w:r>
      <w:r w:rsidRPr="00C521D8">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71E7DC1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F2A36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hint="cs"/>
          <w:sz w:val="24"/>
          <w:szCs w:val="24"/>
          <w:rtl/>
          <w:lang w:eastAsia="he-IL"/>
        </w:rPr>
        <w:t>היועץ וצוותו יעסקו בפרויקט לפי הצורך וללא הגבלת זמן.</w:t>
      </w:r>
    </w:p>
    <w:p w14:paraId="0572E8C2"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57FB2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5E4A9BC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46D2E5"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0B157E7A"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A1B55B"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20B75640"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sz w:val="24"/>
          <w:szCs w:val="24"/>
          <w:rtl/>
          <w:lang w:eastAsia="he-IL"/>
        </w:rPr>
        <w:br w:type="page"/>
      </w:r>
      <w:r w:rsidRPr="00C521D8">
        <w:rPr>
          <w:rFonts w:ascii="Times New Roman" w:eastAsia="Times New Roman" w:hAnsi="Times New Roman" w:cs="David"/>
          <w:b/>
          <w:bCs/>
          <w:sz w:val="24"/>
          <w:szCs w:val="24"/>
          <w:u w:val="single"/>
          <w:rtl/>
          <w:lang w:eastAsia="he-IL"/>
        </w:rPr>
        <w:lastRenderedPageBreak/>
        <w:t xml:space="preserve">נספח </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ד</w:t>
      </w:r>
      <w:r w:rsidR="00507406">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3474A832" w14:textId="77777777" w:rsidR="00C521D8" w:rsidRPr="00C521D8" w:rsidRDefault="00C521D8" w:rsidP="00C521D8">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7A6562EC" w14:textId="77777777" w:rsidR="00C521D8" w:rsidRPr="00C521D8" w:rsidRDefault="00C521D8" w:rsidP="00C521D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E90F2FE"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39C6CC78"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1A9EFB67"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601F4FCB" w14:textId="77777777" w:rsidR="00646B25" w:rsidRDefault="00646B25"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2C45137C" w14:textId="77777777" w:rsidR="00C521D8" w:rsidRPr="00C521D8" w:rsidRDefault="00C521D8" w:rsidP="00C521D8">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710955BC"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sidR="00044544">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0E2AF766"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2161BF53"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sidR="00044544">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sidR="00044544">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3DF5A0A1" w14:textId="77777777" w:rsidR="00C521D8" w:rsidRPr="00C521D8" w:rsidRDefault="00C521D8" w:rsidP="00C521D8">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13201349" w14:textId="77777777" w:rsidR="00044544" w:rsidRPr="00B27B4C" w:rsidRDefault="00044544" w:rsidP="00044544">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00C521D8" w:rsidRPr="00C521D8">
        <w:rPr>
          <w:rFonts w:ascii="Times New Roman" w:eastAsia="Times New Roman" w:hAnsi="Times New Roman" w:cs="David"/>
          <w:sz w:val="24"/>
          <w:szCs w:val="24"/>
          <w:rtl/>
          <w:lang w:eastAsia="he-IL"/>
        </w:rPr>
        <w:t>.</w:t>
      </w:r>
      <w:r w:rsidR="00C521D8"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3BD742EEBFB46C399B68E84395D6D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8" w:author="Kook Sec" w:date="2020-06-04T16:46:00Z">
            <w:r w:rsidR="00EA360F">
              <w:rPr>
                <w:rFonts w:ascii="Times New Roman" w:eastAsia="Times New Roman" w:hAnsi="Times New Roman" w:cs="David" w:hint="cs"/>
                <w:color w:val="008000"/>
                <w:sz w:val="24"/>
                <w:szCs w:val="24"/>
                <w:rtl/>
              </w:rPr>
              <w:t>שקל חדש</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D5F77E8FA94F8AAFFFE0937E4DCA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0513C3E00F340A18C145490FFDBAD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F691FADA8D1E40639614E66253FAC87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5090A658" w14:textId="77777777" w:rsidR="00C521D8" w:rsidRPr="00C521D8" w:rsidRDefault="00C521D8" w:rsidP="00044544">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584A5B1A" w14:textId="77777777" w:rsidR="00C521D8" w:rsidRPr="00C521D8" w:rsidRDefault="00C521D8" w:rsidP="00C521D8">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3795EC2E"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0D928498"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48F57391" w14:textId="77777777" w:rsidR="00C521D8" w:rsidRPr="00C521D8" w:rsidRDefault="00C521D8" w:rsidP="00C521D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0B5F4BEF"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61F0C386" w14:textId="77777777" w:rsidR="00C521D8" w:rsidRPr="00C521D8" w:rsidRDefault="00C521D8" w:rsidP="00C521D8">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6C89D241"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E53FB00"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6D124B6"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07A41BE"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D38F7F4"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D8D34FE"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D36B6BB"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70D288F"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ED9BCE9" w14:textId="77777777" w:rsidR="00646B25" w:rsidRDefault="00646B25"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230EAA5" w14:textId="77777777" w:rsidR="00C650A2" w:rsidRDefault="00C650A2"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br w:type="page"/>
      </w:r>
    </w:p>
    <w:p w14:paraId="39A69807"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lastRenderedPageBreak/>
        <w:t xml:space="preserve">נספח </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ה</w:t>
      </w:r>
      <w:r w:rsidR="00044544">
        <w:rPr>
          <w:rFonts w:ascii="Times New Roman" w:eastAsia="Times New Roman" w:hAnsi="Times New Roman" w:cs="David" w:hint="cs"/>
          <w:b/>
          <w:bCs/>
          <w:sz w:val="24"/>
          <w:szCs w:val="24"/>
          <w:u w:val="single"/>
          <w:rtl/>
          <w:lang w:eastAsia="he-IL"/>
        </w:rPr>
        <w:t>'</w:t>
      </w:r>
      <w:r w:rsidRPr="00C521D8">
        <w:rPr>
          <w:rFonts w:ascii="Times New Roman" w:eastAsia="Times New Roman" w:hAnsi="Times New Roman" w:cs="David"/>
          <w:b/>
          <w:bCs/>
          <w:sz w:val="24"/>
          <w:szCs w:val="24"/>
          <w:u w:val="single"/>
          <w:rtl/>
          <w:lang w:eastAsia="he-IL"/>
        </w:rPr>
        <w:t>'</w:t>
      </w:r>
    </w:p>
    <w:p w14:paraId="47232773" w14:textId="77777777" w:rsidR="00C521D8" w:rsidRPr="00C521D8" w:rsidRDefault="00C521D8" w:rsidP="00C521D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AAD37A0" w14:textId="77777777" w:rsidR="00C521D8" w:rsidRPr="00C521D8" w:rsidRDefault="00C521D8"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521D8">
        <w:rPr>
          <w:rFonts w:ascii="Times New Roman" w:eastAsia="Times New Roman" w:hAnsi="Times New Roman" w:cs="David"/>
          <w:b/>
          <w:bCs/>
          <w:sz w:val="24"/>
          <w:szCs w:val="24"/>
          <w:u w:val="single"/>
          <w:rtl/>
          <w:lang w:eastAsia="he-IL"/>
        </w:rPr>
        <w:t xml:space="preserve">תשלומי שכר </w:t>
      </w:r>
      <w:r w:rsidR="00FE4EE8">
        <w:rPr>
          <w:rFonts w:ascii="Times New Roman" w:eastAsia="Times New Roman" w:hAnsi="Times New Roman" w:cs="David" w:hint="cs"/>
          <w:b/>
          <w:bCs/>
          <w:sz w:val="24"/>
          <w:szCs w:val="24"/>
          <w:u w:val="single"/>
          <w:rtl/>
          <w:lang w:eastAsia="he-IL"/>
        </w:rPr>
        <w:t>היועץ</w:t>
      </w:r>
    </w:p>
    <w:p w14:paraId="523BCE97"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B714C0C"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 </w:t>
      </w:r>
    </w:p>
    <w:p w14:paraId="247F565B"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t>***מבנה ראשוני***</w:t>
      </w:r>
    </w:p>
    <w:p w14:paraId="4420AD69"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20%</w:t>
      </w:r>
    </w:p>
    <w:p w14:paraId="34A97282"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639AA523"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 xml:space="preserve">היתרי בניה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20%</w:t>
      </w:r>
    </w:p>
    <w:p w14:paraId="3EBE2D98"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לאחר גמר התכנון המפורט והמכרזים, ואישור עבודות שלב זה</w:t>
      </w:r>
    </w:p>
    <w:p w14:paraId="20E8000E"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ע"י המזמין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40%</w:t>
      </w:r>
    </w:p>
    <w:p w14:paraId="7F56D8C5"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במהלך ביצוע הפיקוח העליון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15%</w:t>
      </w:r>
    </w:p>
    <w:p w14:paraId="41C70CE8"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ה.</w:t>
      </w:r>
      <w:r w:rsidRPr="00C521D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0C46E631"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16F9AB56"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והמזמין, וקבלת אישור אכלוס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3%</w:t>
      </w:r>
    </w:p>
    <w:p w14:paraId="032ECB4D"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ו.</w:t>
      </w:r>
      <w:r w:rsidRPr="00C521D8">
        <w:rPr>
          <w:rFonts w:ascii="Times New Roman" w:eastAsia="Times New Roman" w:hAnsi="Times New Roman" w:cs="David"/>
          <w:sz w:val="24"/>
          <w:szCs w:val="24"/>
          <w:rtl/>
          <w:lang w:eastAsia="he-IL"/>
        </w:rPr>
        <w:tab/>
        <w:t>לאחר גמר הפקוח העליון, ת</w:t>
      </w:r>
      <w:r w:rsidR="00044544">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קוני הבדק וקבלת תעודת גמר </w:t>
      </w:r>
    </w:p>
    <w:p w14:paraId="353A0045"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0D2932DC" w14:textId="77777777" w:rsidR="00C521D8" w:rsidRPr="00C521D8" w:rsidRDefault="00044544"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מחייבים ולשביעות רצונו </w:t>
      </w:r>
      <w:r>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2%</w:t>
      </w:r>
    </w:p>
    <w:p w14:paraId="0090D999" w14:textId="77777777" w:rsidR="00C521D8" w:rsidRPr="00C521D8" w:rsidRDefault="00C521D8" w:rsidP="00C521D8">
      <w:pPr>
        <w:widowControl w:val="0"/>
        <w:spacing w:before="120" w:beforeAutospacing="0" w:after="60" w:afterAutospacing="0" w:line="240" w:lineRule="auto"/>
        <w:ind w:left="144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t>***מבנה חוזר***</w:t>
      </w:r>
    </w:p>
    <w:p w14:paraId="4FF8747C"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lang w:eastAsia="he-IL"/>
        </w:rPr>
      </w:pPr>
      <w:r w:rsidRPr="00C521D8">
        <w:rPr>
          <w:rFonts w:ascii="Times New Roman" w:eastAsia="Times New Roman" w:hAnsi="Times New Roman" w:cs="David"/>
          <w:sz w:val="24"/>
          <w:szCs w:val="24"/>
          <w:rtl/>
          <w:lang w:eastAsia="he-IL"/>
        </w:rPr>
        <w:t>א.</w:t>
      </w:r>
      <w:r w:rsidRPr="00C521D8">
        <w:rPr>
          <w:rFonts w:ascii="Times New Roman" w:eastAsia="Times New Roman" w:hAnsi="Times New Roman" w:cs="David"/>
          <w:sz w:val="24"/>
          <w:szCs w:val="24"/>
          <w:rtl/>
          <w:lang w:eastAsia="he-IL"/>
        </w:rPr>
        <w:tab/>
        <w:t>לאחר אישור הבקשות להיתרי בניה והוצאת היתר</w:t>
      </w:r>
      <w:r w:rsidRPr="00C521D8">
        <w:rPr>
          <w:rFonts w:ascii="Times New Roman" w:eastAsia="Times New Roman" w:hAnsi="Times New Roman" w:cs="David"/>
          <w:sz w:val="24"/>
          <w:szCs w:val="24"/>
          <w:rtl/>
          <w:lang w:eastAsia="he-IL"/>
        </w:rPr>
        <w:tab/>
        <w:t xml:space="preserve">בניה </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099991D7"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w:t>
      </w:r>
      <w:r w:rsidRPr="00C521D8">
        <w:rPr>
          <w:rFonts w:ascii="Times New Roman" w:eastAsia="Times New Roman" w:hAnsi="Times New Roman" w:cs="David"/>
          <w:sz w:val="24"/>
          <w:szCs w:val="24"/>
          <w:rtl/>
          <w:lang w:eastAsia="he-IL"/>
        </w:rPr>
        <w:tab/>
        <w:t>במהלך ביצוע הפיקוח העליון</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45%</w:t>
      </w:r>
    </w:p>
    <w:p w14:paraId="637CAD69"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ג.</w:t>
      </w:r>
      <w:r w:rsidRPr="00C521D8">
        <w:rPr>
          <w:rFonts w:ascii="Times New Roman" w:eastAsia="Times New Roman" w:hAnsi="Times New Roman" w:cs="David"/>
          <w:sz w:val="24"/>
          <w:szCs w:val="24"/>
          <w:rtl/>
          <w:lang w:eastAsia="he-IL"/>
        </w:rPr>
        <w:tab/>
        <w:t xml:space="preserve">לאחר גמר ביצוע העבודות ע"י המזמין, ולאחר בדיקת </w:t>
      </w:r>
    </w:p>
    <w:p w14:paraId="411579D9"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החשבונות הסופיים בגין העבודות ואישורם ע"י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6FF05877" w14:textId="77777777" w:rsidR="00C521D8" w:rsidRPr="00C521D8" w:rsidRDefault="00C521D8"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והמזמין וקבלת אישור אכלוס</w:t>
      </w:r>
      <w:r w:rsidR="00044544">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25%</w:t>
      </w:r>
    </w:p>
    <w:p w14:paraId="727EB6E0"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ד.</w:t>
      </w:r>
      <w:r w:rsidRPr="00C521D8">
        <w:rPr>
          <w:rFonts w:ascii="Times New Roman" w:eastAsia="Times New Roman" w:hAnsi="Times New Roman" w:cs="David"/>
          <w:sz w:val="24"/>
          <w:szCs w:val="24"/>
          <w:rtl/>
          <w:lang w:eastAsia="he-IL"/>
        </w:rPr>
        <w:tab/>
        <w:t xml:space="preserve">לאחר גמר הפיקוח העליון, תיקוני הבדק וקבלת תעודת גמר </w:t>
      </w:r>
    </w:p>
    <w:p w14:paraId="023AB414" w14:textId="77777777" w:rsidR="00C521D8" w:rsidRPr="00C521D8" w:rsidRDefault="00C521D8" w:rsidP="00C521D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t>לפרויקט, אישור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בכתב להשלמת הפרויקט בהתאם </w:t>
      </w:r>
    </w:p>
    <w:p w14:paraId="211B0AC1" w14:textId="77777777" w:rsidR="00C521D8" w:rsidRPr="00C521D8" w:rsidRDefault="008B6F16" w:rsidP="00044544">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C521D8" w:rsidRPr="00C521D8">
        <w:rPr>
          <w:rFonts w:ascii="Times New Roman" w:eastAsia="Times New Roman" w:hAnsi="Times New Roman" w:cs="David"/>
          <w:sz w:val="24"/>
          <w:szCs w:val="24"/>
          <w:rtl/>
          <w:lang w:eastAsia="he-IL"/>
        </w:rPr>
        <w:t xml:space="preserve">כניותיו, לתקנים המחייבים ולשביעות רצונו </w:t>
      </w:r>
      <w:r w:rsidR="00044544">
        <w:rPr>
          <w:rFonts w:ascii="Times New Roman" w:eastAsia="Times New Roman" w:hAnsi="Times New Roman" w:cs="David" w:hint="cs"/>
          <w:sz w:val="24"/>
          <w:szCs w:val="24"/>
          <w:rtl/>
          <w:lang w:eastAsia="he-IL"/>
        </w:rPr>
        <w:t>..............................</w:t>
      </w:r>
      <w:r w:rsidR="00C521D8" w:rsidRPr="00C521D8">
        <w:rPr>
          <w:rFonts w:ascii="Times New Roman" w:eastAsia="Times New Roman" w:hAnsi="Times New Roman" w:cs="David"/>
          <w:sz w:val="24"/>
          <w:szCs w:val="24"/>
          <w:rtl/>
          <w:lang w:eastAsia="he-IL"/>
        </w:rPr>
        <w:t>5%</w:t>
      </w:r>
    </w:p>
    <w:p w14:paraId="25785D64"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5A3968E"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למרות האמור בסעיף 1 לעיל רשאי המזמין לשלם ל</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3FD3752A"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יגיש חשבון לא יותר מאשר פעם בחודש.</w:t>
      </w:r>
    </w:p>
    <w:p w14:paraId="2E42B336" w14:textId="77777777" w:rsidR="00C521D8" w:rsidRPr="00C521D8" w:rsidRDefault="00C521D8" w:rsidP="00C521D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המזמין ישלם את שכר ה</w:t>
      </w:r>
      <w:r w:rsidR="003125BE">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תוך 60 יום מתאריך אישור החשבון ע"י המנהל.</w:t>
      </w:r>
    </w:p>
    <w:p w14:paraId="4FE1E81F"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892CE5F"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303D593"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652531AE"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5EEFD2C6"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175EBB8"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3E0BA01" w14:textId="77777777" w:rsidR="0045624B" w:rsidRDefault="0045624B" w:rsidP="00C521D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F4C68C5"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lastRenderedPageBreak/>
        <w:br w:type="page"/>
      </w:r>
    </w:p>
    <w:p w14:paraId="215C0E15" w14:textId="77777777" w:rsidR="00507406" w:rsidRPr="00672C76" w:rsidRDefault="00507406" w:rsidP="0050740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394FE2A" w14:textId="77777777" w:rsidR="00507406" w:rsidRPr="00B27B4C" w:rsidRDefault="00507406" w:rsidP="0050740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5782D589B844E7E8C1CE05938973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3T00:00:00Z">
            <w:dateFormat w:val="dd/MM/yyyy"/>
            <w:lid w:val="he-IL"/>
            <w:storeMappedDataAs w:val="dateTime"/>
            <w:calendar w:val="gregorian"/>
          </w:date>
        </w:sdtPr>
        <w:sdtEndPr>
          <w:rPr>
            <w:rFonts w:hint="cs"/>
          </w:rPr>
        </w:sdtEndPr>
        <w:sdtContent>
          <w:ins w:id="19" w:author="Kook Sec" w:date="2020-06-04T16:42:00Z">
            <w:r w:rsidR="00EA360F">
              <w:rPr>
                <w:rFonts w:ascii="Times New Roman" w:eastAsia="Times New Roman" w:hAnsi="Times New Roman" w:cs="David" w:hint="cs"/>
                <w:color w:val="008000"/>
                <w:sz w:val="24"/>
                <w:szCs w:val="24"/>
                <w:rtl/>
                <w:lang w:eastAsia="he-IL"/>
              </w:rPr>
              <w:t>‏13/01/2019</w:t>
            </w:r>
          </w:ins>
        </w:sdtContent>
      </w:sdt>
      <w:r w:rsidRPr="00B27B4C">
        <w:rPr>
          <w:rFonts w:ascii="Times New Roman" w:eastAsia="Times New Roman" w:hAnsi="Times New Roman" w:cs="David" w:hint="cs"/>
          <w:bCs/>
          <w:color w:val="FF0000"/>
          <w:sz w:val="24"/>
          <w:szCs w:val="24"/>
          <w:rtl/>
          <w:lang w:eastAsia="he-IL"/>
        </w:rPr>
        <w:br/>
      </w:r>
    </w:p>
    <w:p w14:paraId="65E7767C"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527069BEAAE9411CB8B3AE5FE34B04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BB95C18" w14:textId="77777777" w:rsidR="00507406" w:rsidRPr="00B27B4C" w:rsidRDefault="00EA360F"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0" w:author="Kook Sec" w:date="2020-06-04T16:43: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110EF7E3"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64879FD"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57C8D11"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63C9AD2" w14:textId="77777777" w:rsidR="00507406" w:rsidRPr="00B27B4C" w:rsidRDefault="00507406" w:rsidP="0050740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E0C355E"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683123"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175BB9F0EAE44C19ADC6D078151592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Kook Sec" w:date="2020-06-04T16:45:00Z">
            <w:r w:rsidR="00EA360F">
              <w:rPr>
                <w:rFonts w:ascii="Times New Roman" w:eastAsia="Times New Roman" w:hAnsi="Times New Roman" w:cs="David" w:hint="cs"/>
                <w:color w:val="008000"/>
                <w:sz w:val="24"/>
                <w:szCs w:val="24"/>
                <w:rtl/>
                <w:lang w:eastAsia="he-IL"/>
              </w:rPr>
              <w:t>זאן ברקוביץ</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16F3F828A4E109CAEB56E6FE84E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Kook Sec" w:date="2020-06-04T16:45:00Z">
            <w:r w:rsidR="00EA360F">
              <w:rPr>
                <w:rFonts w:ascii="Times New Roman" w:eastAsia="Times New Roman" w:hAnsi="Times New Roman" w:cs="David" w:hint="cs"/>
                <w:color w:val="008000"/>
                <w:sz w:val="24"/>
                <w:szCs w:val="24"/>
                <w:rtl/>
                <w:lang w:eastAsia="he-IL"/>
              </w:rPr>
              <w:t>זאן ברקוביץ</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A2EBF8E2644249F08CC9127B692FC0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Kook Sec" w:date="2020-06-04T16:45:00Z">
            <w:r w:rsidR="00EA360F">
              <w:rPr>
                <w:rFonts w:ascii="Times New Roman" w:eastAsia="Times New Roman" w:hAnsi="Times New Roman" w:cs="David" w:hint="cs"/>
                <w:color w:val="008000"/>
                <w:sz w:val="24"/>
                <w:szCs w:val="24"/>
                <w:rtl/>
                <w:lang w:eastAsia="he-IL"/>
              </w:rPr>
              <w:t>זאן ברקוביץ</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4931EB53"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B1DA04D"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C18C38CA6FF941D98CC3DCA9797EB7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Kook Sec" w:date="2020-06-04T16:45:00Z">
            <w:r w:rsidR="00EA360F">
              <w:rPr>
                <w:rFonts w:ascii="Times New Roman" w:eastAsia="Times New Roman" w:hAnsi="Times New Roman" w:cs="David" w:hint="cs"/>
                <w:color w:val="008000"/>
                <w:sz w:val="24"/>
                <w:szCs w:val="24"/>
                <w:rtl/>
                <w:lang w:eastAsia="he-IL"/>
              </w:rPr>
              <w:t>זאן ברקוביץ</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A8BB4F922093448FB946BDF63AFD64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איטום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25BD8A9CC14424784A30A67817C4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5" w:author="Kook Sec" w:date="2020-06-04T16:40:00Z">
            <w:r w:rsidR="00EA360F">
              <w:rPr>
                <w:rFonts w:ascii="Times New Roman" w:eastAsia="Times New Roman" w:hAnsi="Times New Roman" w:cs="David" w:hint="cs"/>
                <w:bCs/>
                <w:color w:val="008000"/>
                <w:sz w:val="24"/>
                <w:szCs w:val="24"/>
                <w:rtl/>
                <w:lang w:eastAsia="he-IL"/>
              </w:rPr>
              <w:t>א.מ ישראל מגורים יזמות בע"מ</w:t>
            </w:r>
          </w:ins>
        </w:sdtContent>
      </w:sdt>
      <w:r w:rsidRPr="00B27B4C">
        <w:rPr>
          <w:rFonts w:ascii="Times New Roman" w:eastAsia="Times New Roman" w:hAnsi="Times New Roman" w:cs="David" w:hint="cs"/>
          <w:color w:val="008000"/>
          <w:sz w:val="24"/>
          <w:szCs w:val="24"/>
          <w:rtl/>
          <w:lang w:eastAsia="he-IL"/>
        </w:rPr>
        <w:t>.</w:t>
      </w:r>
    </w:p>
    <w:p w14:paraId="5A9B78F2"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97BC6FD"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A6B87907FF949148E16C9F2DD6DB8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 w:author="Kook Sec" w:date="2020-06-04T16:45:00Z">
            <w:r w:rsidR="00EA360F">
              <w:rPr>
                <w:rFonts w:ascii="Times New Roman" w:eastAsia="Times New Roman" w:hAnsi="Times New Roman" w:cs="David" w:hint="cs"/>
                <w:color w:val="008000"/>
                <w:sz w:val="24"/>
                <w:szCs w:val="24"/>
                <w:rtl/>
                <w:lang w:eastAsia="he-IL"/>
              </w:rPr>
              <w:t>זאן ברקוביץ</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C8DA10A"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067E144" w14:textId="77777777" w:rsidR="00507406" w:rsidRPr="00B27B4C" w:rsidRDefault="00507406" w:rsidP="0050740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2A016A5BA2A40BF8C697BFEE7587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7" w:author="Kook Sec" w:date="2020-06-04T16:45:00Z">
            <w:r w:rsidR="00EA360F">
              <w:rPr>
                <w:rFonts w:ascii="Times New Roman" w:eastAsia="Times New Roman" w:hAnsi="Times New Roman" w:cs="David" w:hint="cs"/>
                <w:color w:val="008000"/>
                <w:sz w:val="24"/>
                <w:szCs w:val="24"/>
                <w:rtl/>
                <w:lang w:eastAsia="he-IL"/>
              </w:rPr>
              <w:t>זאן ברקוביץ</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C399F01" w14:textId="77777777" w:rsidR="00507406" w:rsidRPr="00B27B4C" w:rsidRDefault="00507406" w:rsidP="0050740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995D722"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46B1129"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A7E3B9D"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7C2018D"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8C26074" w14:textId="77777777" w:rsidR="00507406" w:rsidRPr="00B27B4C" w:rsidRDefault="00507406" w:rsidP="0050740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3FB20FF" w14:textId="77777777" w:rsidR="00507406" w:rsidRPr="00B27B4C" w:rsidRDefault="00507406"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2DD531"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5D588A9F" w14:textId="77777777" w:rsidR="00507406" w:rsidRPr="00435A20" w:rsidRDefault="00507406" w:rsidP="0050740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8CADD17"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9908158" w14:textId="7777777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598288406"/>
          <w:placeholder>
            <w:docPart w:val="E5944D47EEA34CA2BCC9ED4357FF2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8" w:author="Kook Sec" w:date="2020-06-04T16:45:00Z">
            <w:r w:rsidR="00EA360F">
              <w:rPr>
                <w:rFonts w:ascii="Times New Roman" w:eastAsia="Times New Roman" w:hAnsi="Times New Roman" w:cs="David" w:hint="cs"/>
                <w:color w:val="008000"/>
                <w:sz w:val="24"/>
                <w:szCs w:val="24"/>
                <w:rtl/>
                <w:lang w:eastAsia="he-IL"/>
              </w:rPr>
              <w:t>זאן ברקוביץ</w:t>
            </w:r>
          </w:ins>
        </w:sdtContent>
      </w:sdt>
    </w:p>
    <w:p w14:paraId="07BEB31C" w14:textId="77777777" w:rsidR="00507406"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9E9FE1B"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0C62FD8"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E2649BC" w14:textId="77777777" w:rsidR="00507406" w:rsidRPr="00B27B4C" w:rsidRDefault="00507406" w:rsidP="0050740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DE78A17" w14:textId="77777777" w:rsidR="00507406" w:rsidRPr="00B27B4C" w:rsidRDefault="00507406" w:rsidP="0050740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lastRenderedPageBreak/>
        <w:t>*מחק את המיותר</w:t>
      </w:r>
    </w:p>
    <w:p w14:paraId="06A95133" w14:textId="77777777" w:rsidR="00C521D8" w:rsidRPr="00507406" w:rsidRDefault="00C521D8" w:rsidP="0050740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89CD7E3" w14:textId="77777777" w:rsidR="00C521D8" w:rsidRPr="00C521D8" w:rsidRDefault="00C521D8" w:rsidP="00C521D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412E872" w14:textId="77777777" w:rsidR="00C650A2" w:rsidRDefault="00C650A2" w:rsidP="0050740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46C341C" w14:textId="77777777" w:rsidR="001D0C05" w:rsidRPr="00232692" w:rsidRDefault="001D0C05" w:rsidP="001D0C0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617CFB7" w14:textId="77777777" w:rsidR="001D0C05" w:rsidRPr="0009511C" w:rsidRDefault="001D0C05" w:rsidP="001D0C05">
      <w:pPr>
        <w:widowControl w:val="0"/>
        <w:spacing w:before="0" w:beforeAutospacing="0" w:after="0" w:afterAutospacing="0" w:line="240" w:lineRule="auto"/>
        <w:jc w:val="center"/>
        <w:rPr>
          <w:rFonts w:ascii="David" w:eastAsia="Times New Roman" w:hAnsi="David" w:cs="David"/>
          <w:sz w:val="24"/>
          <w:szCs w:val="24"/>
          <w:lang w:eastAsia="he-IL"/>
        </w:rPr>
      </w:pPr>
    </w:p>
    <w:p w14:paraId="1A888C81" w14:textId="77777777" w:rsidR="001D0C05" w:rsidRPr="002419E5" w:rsidRDefault="001D0C05" w:rsidP="001D0C0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0382EF5C" w14:textId="77777777" w:rsidR="001D0C05" w:rsidRPr="0009511C" w:rsidRDefault="001D0C05" w:rsidP="001D0C0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1253C44"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1C85DE1D"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56A6B71B"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4CB65F7"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A13A8CC"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F3F5B71"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3CA40D3D" w14:textId="77777777" w:rsidR="001D0C05" w:rsidRPr="0009511C" w:rsidRDefault="001D0C05" w:rsidP="001D0C0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7C9CBB7E"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3D1C4EA"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17C0D77"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F1D5A82" w14:textId="77777777" w:rsidR="001D0C05" w:rsidRPr="0009511C" w:rsidRDefault="001D0C05" w:rsidP="001D0C0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426039F" w14:textId="77777777" w:rsidR="001D0C05" w:rsidRDefault="001D0C05" w:rsidP="001D0C05">
      <w:pPr>
        <w:widowControl w:val="0"/>
        <w:spacing w:before="0" w:beforeAutospacing="0" w:after="0" w:afterAutospacing="0" w:line="240" w:lineRule="auto"/>
        <w:jc w:val="center"/>
        <w:rPr>
          <w:rFonts w:ascii="David" w:eastAsia="Calibri" w:hAnsi="David" w:cs="David"/>
          <w:sz w:val="24"/>
          <w:szCs w:val="24"/>
          <w:rtl/>
        </w:rPr>
      </w:pPr>
      <w:r w:rsidRPr="0009511C">
        <w:rPr>
          <w:rFonts w:ascii="David" w:eastAsia="Calibri" w:hAnsi="David" w:cs="David" w:hint="cs"/>
          <w:sz w:val="24"/>
          <w:szCs w:val="24"/>
          <w:rtl/>
        </w:rPr>
        <w:t xml:space="preserve"> </w:t>
      </w:r>
      <w:r>
        <w:rPr>
          <w:rFonts w:ascii="David" w:eastAsia="Calibri" w:hAnsi="David" w:cs="David"/>
          <w:sz w:val="24"/>
          <w:szCs w:val="24"/>
          <w:rtl/>
        </w:rPr>
        <w:br w:type="page"/>
      </w:r>
    </w:p>
    <w:p w14:paraId="3165AECC" w14:textId="77777777" w:rsidR="001D0C05" w:rsidRPr="002419E5" w:rsidRDefault="001D0C05" w:rsidP="001D0C0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4EF9F41" w14:textId="77777777" w:rsidR="001D0C05" w:rsidRDefault="001D0C05" w:rsidP="001D0C0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17BD3D9C" w14:textId="77777777" w:rsidR="001D0C05" w:rsidRPr="00400B84" w:rsidRDefault="001D0C05" w:rsidP="001D0C0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1D0C05" w:rsidRPr="0009511C" w14:paraId="436201CD"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1F1379A"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2DEEF60C"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1D0C05" w:rsidRPr="0009511C" w14:paraId="7323436A"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1EBEE5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1D0C05" w:rsidRPr="0009511C" w14:paraId="02D0A521"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ADE221C"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6CF558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B10EF36"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3B5DC48"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1D0C05" w:rsidRPr="0009511C" w14:paraId="65E83C71"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195B96D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9B6844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9FCB3C4"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E892D3D"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p w14:paraId="3F993821"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40B21F4"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A2270EB"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p w14:paraId="4652DB23"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3AD998A"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p>
        </w:tc>
      </w:tr>
      <w:tr w:rsidR="001D0C05" w:rsidRPr="0009511C" w14:paraId="66D6B057"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196397E4"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CC6BB54"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F0D538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49CC2B"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2A3F99"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r>
      <w:tr w:rsidR="001D0C05" w:rsidRPr="0009511C" w14:paraId="36C4B8FF"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5537D8B0"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5A80C508"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913AFBB" w14:textId="77777777" w:rsidR="001D0C05" w:rsidRPr="0009511C" w:rsidRDefault="001D0C05"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495B06"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35B099" w14:textId="77777777" w:rsidR="001D0C05" w:rsidRPr="0009511C" w:rsidRDefault="001D0C05" w:rsidP="007F75C0">
            <w:pPr>
              <w:spacing w:before="0" w:beforeAutospacing="0" w:after="0" w:afterAutospacing="0" w:line="256" w:lineRule="auto"/>
              <w:rPr>
                <w:rFonts w:ascii="David" w:eastAsia="Calibri" w:hAnsi="David" w:cs="David"/>
                <w:b/>
                <w:sz w:val="24"/>
                <w:szCs w:val="24"/>
                <w:lang w:eastAsia="he-IL"/>
              </w:rPr>
            </w:pPr>
          </w:p>
        </w:tc>
      </w:tr>
    </w:tbl>
    <w:p w14:paraId="33F9D931" w14:textId="77777777" w:rsidR="001D0C05" w:rsidRPr="0009511C" w:rsidRDefault="001D0C05" w:rsidP="001D0C0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1D0C05" w:rsidRPr="0009511C" w14:paraId="1A97C4F8"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30DFC6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1D0C05" w:rsidRPr="0009511C" w14:paraId="74BC98EF"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B6C2C9E"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FF8910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p w14:paraId="4DE07509"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6F6BCA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2B0191A"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8BFCA6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0C4574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754859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0970E4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2E0AF09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1D0C05" w:rsidRPr="0009511C" w14:paraId="7CE40DF1"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0243FEFD"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599F4A0"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E4A40E4"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1A86674"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46F2F9B"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8822162"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34763F0"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4D1BA48" w14:textId="77777777" w:rsidR="001D0C05" w:rsidRPr="0009511C" w:rsidRDefault="001D0C05" w:rsidP="007F75C0">
            <w:pPr>
              <w:spacing w:before="0" w:beforeAutospacing="0" w:after="0" w:afterAutospacing="0" w:line="256" w:lineRule="auto"/>
              <w:rPr>
                <w:rFonts w:ascii="David" w:eastAsia="Calibri" w:hAnsi="David" w:cs="David"/>
                <w:sz w:val="24"/>
                <w:szCs w:val="24"/>
                <w:lang w:eastAsia="he-IL"/>
              </w:rPr>
            </w:pPr>
          </w:p>
        </w:tc>
      </w:tr>
      <w:tr w:rsidR="001D0C05" w:rsidRPr="0009511C" w14:paraId="08EE848C"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3F7DE6F"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71D1E9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32A7D2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00F8719"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EBEACB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3F3B747"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7CAE262"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D5B76F0" w14:textId="77777777" w:rsidR="001D0C05" w:rsidRPr="0009511C" w:rsidRDefault="001D0C05"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1D0C05" w:rsidRPr="0009511C" w14:paraId="3051118A"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15F9A8B"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BB89C5E"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4537BC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1C00231"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E20F288"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105385A"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04FB295"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C82C876" w14:textId="77777777" w:rsidR="001D0C05" w:rsidRPr="0009511C" w:rsidRDefault="001D0C05"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1D0C05" w:rsidRPr="0009511C" w14:paraId="28AA26A8"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11A973A"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4285978"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AFD42C8"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0F7EBF7"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2243F92"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3A77989" w14:textId="77777777" w:rsidR="001D0C05" w:rsidRPr="0009511C" w:rsidRDefault="001D0C05"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AEE7123" w14:textId="77777777" w:rsidR="001D0C05" w:rsidRPr="0009511C" w:rsidRDefault="001D0C05"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8770291" w14:textId="77777777" w:rsidR="001D0C05" w:rsidRPr="0009511C" w:rsidRDefault="001D0C05"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299B46E" w14:textId="77777777" w:rsidR="001D0C05" w:rsidRPr="0009511C" w:rsidRDefault="001D0C05" w:rsidP="001D0C0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3B0D384F"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DAB98AE"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1D0C05" w:rsidRPr="0009511C" w14:paraId="01E48AFC"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535F429"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7B4A0F7" w14:textId="77777777" w:rsidR="001D0C05" w:rsidRPr="0009511C" w:rsidRDefault="001D0C05" w:rsidP="001D0C0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1D0C05" w:rsidRPr="0009511C" w14:paraId="5A3C0FFF"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78FFF26"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1D0C05" w:rsidRPr="0009511C" w14:paraId="7520D024"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D3E9682" w14:textId="77777777" w:rsidR="001D0C05" w:rsidRPr="0009511C" w:rsidRDefault="001D0C05"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6DDE9E5"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4D6568" w:rsidRPr="0009511C" w14:paraId="071C4AE6"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A62B090" w14:textId="77777777" w:rsidR="004D6568" w:rsidRPr="0009511C" w:rsidRDefault="004D6568"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4D6568" w:rsidRPr="0009511C" w14:paraId="2A05F699"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3721113" w14:textId="77777777" w:rsidR="004D6568" w:rsidRPr="0009511C" w:rsidRDefault="004D6568"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1D20640" w14:textId="77777777" w:rsidR="004D6568" w:rsidRDefault="004D6568" w:rsidP="001D0C05">
      <w:pPr>
        <w:spacing w:before="0" w:beforeAutospacing="0" w:after="200" w:afterAutospacing="0" w:line="276" w:lineRule="auto"/>
        <w:rPr>
          <w:rFonts w:ascii="David" w:eastAsia="Calibri" w:hAnsi="David" w:cs="David"/>
          <w:b/>
          <w:bCs/>
          <w:sz w:val="24"/>
          <w:szCs w:val="24"/>
          <w:u w:val="single"/>
          <w:rtl/>
          <w:lang w:eastAsia="he-IL"/>
        </w:rPr>
      </w:pPr>
    </w:p>
    <w:p w14:paraId="3146A7B5" w14:textId="77777777" w:rsidR="001D0C05" w:rsidRPr="0009511C" w:rsidRDefault="001D0C05" w:rsidP="001D0C0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7E9C9827" w14:textId="77777777" w:rsidR="004D6568" w:rsidRDefault="004D656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5886025C" w14:textId="77777777" w:rsidR="00C521D8" w:rsidRPr="00C521D8" w:rsidRDefault="00C521D8" w:rsidP="001D0C0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lastRenderedPageBreak/>
        <w:t>נספח "ח"</w:t>
      </w:r>
    </w:p>
    <w:p w14:paraId="2815565F"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521D8">
        <w:rPr>
          <w:rFonts w:ascii="Times New Roman" w:eastAsia="Times New Roman" w:hAnsi="Times New Roman" w:cs="David"/>
          <w:b/>
          <w:bCs/>
          <w:sz w:val="24"/>
          <w:szCs w:val="24"/>
          <w:u w:val="single"/>
          <w:rtl/>
        </w:rPr>
        <w:t>רשימת התכניות והמסמכים שעל היועץ להנפיק</w:t>
      </w:r>
    </w:p>
    <w:p w14:paraId="559F30E9" w14:textId="77777777" w:rsidR="00C521D8" w:rsidRPr="00C521D8" w:rsidRDefault="00C521D8" w:rsidP="00C521D8">
      <w:pPr>
        <w:widowControl w:val="0"/>
        <w:spacing w:before="60" w:beforeAutospacing="0" w:after="60" w:afterAutospacing="0" w:line="300" w:lineRule="atLeast"/>
        <w:jc w:val="center"/>
        <w:rPr>
          <w:rFonts w:ascii="Times New Roman" w:eastAsia="Times New Roman" w:hAnsi="Times New Roman" w:cs="David"/>
          <w:sz w:val="25"/>
          <w:szCs w:val="25"/>
          <w:rtl/>
        </w:rPr>
      </w:pPr>
      <w:r w:rsidRPr="00C521D8">
        <w:rPr>
          <w:rFonts w:ascii="Times New Roman" w:eastAsia="Times New Roman" w:hAnsi="Times New Roman" w:cs="David"/>
          <w:sz w:val="25"/>
          <w:szCs w:val="25"/>
          <w:rtl/>
        </w:rPr>
        <w:t>מסמך זה מהווה השלמה לנספח ב' ואינו גורע ממנו</w:t>
      </w:r>
    </w:p>
    <w:p w14:paraId="57242F8A" w14:textId="77777777" w:rsidR="00C521D8" w:rsidRPr="00C521D8" w:rsidRDefault="00C521D8" w:rsidP="00C521D8">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22409342" w14:textId="77777777" w:rsidR="00C521D8" w:rsidRPr="00C521D8" w:rsidRDefault="00C521D8" w:rsidP="00C521D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225E0174"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C521D8" w:rsidRPr="00C521D8">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0B6A74A5"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2.</w:t>
      </w:r>
      <w:r w:rsidRPr="00C521D8">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C521D8">
        <w:rPr>
          <w:rFonts w:ascii="Times New Roman" w:eastAsia="Times New Roman" w:hAnsi="Times New Roman" w:cs="David" w:hint="cs"/>
          <w:sz w:val="24"/>
          <w:szCs w:val="24"/>
          <w:rtl/>
          <w:lang w:eastAsia="he-IL"/>
        </w:rPr>
        <w:t>,</w:t>
      </w:r>
      <w:r w:rsidRPr="00C521D8">
        <w:rPr>
          <w:rFonts w:ascii="Times New Roman" w:eastAsia="Times New Roman" w:hAnsi="Times New Roman" w:cs="David"/>
          <w:sz w:val="24"/>
          <w:szCs w:val="24"/>
          <w:rtl/>
          <w:lang w:eastAsia="he-IL"/>
        </w:rPr>
        <w:t xml:space="preserve"> תפרים אנכיים ואופקיים, מרתפים, חלקי מבנ</w:t>
      </w:r>
      <w:r w:rsidR="00507406">
        <w:rPr>
          <w:rFonts w:ascii="Times New Roman" w:eastAsia="Times New Roman" w:hAnsi="Times New Roman" w:cs="David"/>
          <w:sz w:val="24"/>
          <w:szCs w:val="24"/>
          <w:rtl/>
          <w:lang w:eastAsia="he-IL"/>
        </w:rPr>
        <w:t>ה תת קרקעיים, בורות, תחתית פירי</w:t>
      </w:r>
      <w:r w:rsidR="00507406">
        <w:rPr>
          <w:rFonts w:ascii="Times New Roman" w:eastAsia="Times New Roman" w:hAnsi="Times New Roman" w:cs="David" w:hint="cs"/>
          <w:sz w:val="24"/>
          <w:szCs w:val="24"/>
          <w:rtl/>
          <w:lang w:eastAsia="he-IL"/>
        </w:rPr>
        <w:t xml:space="preserve">י </w:t>
      </w:r>
      <w:r w:rsidRPr="00C521D8">
        <w:rPr>
          <w:rFonts w:ascii="Times New Roman" w:eastAsia="Times New Roman" w:hAnsi="Times New Roman" w:cs="David"/>
          <w:sz w:val="24"/>
          <w:szCs w:val="24"/>
          <w:rtl/>
          <w:lang w:eastAsia="he-IL"/>
        </w:rPr>
        <w:t>מעליות, רמפות, מדרגות, קירות תומכים, אדניות, חדרי אשפה, מאגרי מים, חדרי אמבטיה ושירותים, מסתורי כביסה, מרפסות, מטבחים, מעברי צנרת בין קומות</w:t>
      </w:r>
      <w:r w:rsidRPr="00C521D8">
        <w:rPr>
          <w:rFonts w:ascii="Times New Roman" w:eastAsia="Times New Roman" w:hAnsi="Times New Roman" w:cs="David" w:hint="cs"/>
          <w:sz w:val="24"/>
          <w:szCs w:val="24"/>
          <w:rtl/>
          <w:lang w:eastAsia="he-IL"/>
        </w:rPr>
        <w:t>/ מעברים אופקיים,</w:t>
      </w:r>
      <w:r w:rsidRPr="00C521D8">
        <w:rPr>
          <w:rFonts w:ascii="Times New Roman" w:eastAsia="Times New Roman" w:hAnsi="Times New Roman" w:cs="David"/>
          <w:sz w:val="24"/>
          <w:szCs w:val="24"/>
          <w:rtl/>
          <w:lang w:eastAsia="he-IL"/>
        </w:rPr>
        <w:t xml:space="preserve"> ארונות מים קומתיים, אלמנט</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י מים בפ</w:t>
      </w:r>
      <w:r w:rsidR="00507406">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תוח, פרטי איטום אלמנטים טרומיים ו/או מתועשים, פרטי מרזבים וזרבוביות.</w:t>
      </w:r>
    </w:p>
    <w:p w14:paraId="0E098595"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מפרטים טכניים ליישום פרטי האיטום.</w:t>
      </w:r>
    </w:p>
    <w:p w14:paraId="1E565BFB"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72135E28"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C521D8" w:rsidRPr="00C521D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6C102AA7"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C521D8" w:rsidRPr="00C521D8">
        <w:rPr>
          <w:rFonts w:ascii="Times New Roman" w:eastAsia="Times New Roman" w:hAnsi="Times New Roman" w:cs="David"/>
          <w:sz w:val="24"/>
          <w:szCs w:val="24"/>
          <w:rtl/>
          <w:lang w:eastAsia="he-IL"/>
        </w:rPr>
        <w:t>כניות כולל תאריך ומספר מהדורה - לפחות פעם בחודש.</w:t>
      </w:r>
    </w:p>
    <w:p w14:paraId="434127E7" w14:textId="77777777" w:rsidR="00C521D8" w:rsidRPr="00C521D8" w:rsidRDefault="00C521D8"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7.</w:t>
      </w:r>
      <w:r w:rsidRPr="00C521D8">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35A49DAA" w14:textId="77777777" w:rsidR="00C521D8" w:rsidRPr="00C521D8" w:rsidRDefault="00507406" w:rsidP="00C521D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C521D8" w:rsidRPr="00C521D8">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C521D8" w:rsidRPr="00C521D8">
        <w:rPr>
          <w:rFonts w:ascii="Times New Roman" w:eastAsia="Times New Roman" w:hAnsi="Times New Roman" w:cs="David"/>
          <w:sz w:val="24"/>
          <w:szCs w:val="24"/>
          <w:rtl/>
          <w:lang w:eastAsia="he-IL"/>
        </w:rPr>
        <w:t>כניות ביצוע לבניינים ולעבודות פיתוח סביבתי".</w:t>
      </w:r>
    </w:p>
    <w:p w14:paraId="074146F2" w14:textId="77777777" w:rsidR="00C521D8" w:rsidRPr="00C521D8" w:rsidRDefault="00C521D8" w:rsidP="00AA1573">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 xml:space="preserve">כל המסמכים והתוכניות יערכו בשפה העברית.  </w:t>
      </w:r>
    </w:p>
    <w:p w14:paraId="6E4B70A0" w14:textId="77777777" w:rsidR="00C521D8" w:rsidRPr="00C521D8" w:rsidRDefault="00C521D8" w:rsidP="00C521D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2CAB99"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C007FD"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FF54F9"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6B82B1"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81768D"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ADC62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98AD13"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348DFE"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3805D0"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43F3C6" w14:textId="77777777" w:rsidR="001D0C05" w:rsidRDefault="001D0C05"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3EBCC79" w14:textId="77777777" w:rsidR="00507406" w:rsidRPr="00B27B4C" w:rsidRDefault="00507406" w:rsidP="001D0C0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580FF3C1"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7071CFC"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6EFE2A2"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D6610E"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5627C3"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4016DE"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3BA10E1" w14:textId="77777777" w:rsidR="00507406" w:rsidRPr="00B27B4C" w:rsidRDefault="00D44701" w:rsidP="0050740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E9DB6AF9FD442DD8E7CAB110E04F1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9" w:author="Kook Sec" w:date="2020-06-04T16:43:00Z">
            <w:r w:rsidR="00EA360F">
              <w:rPr>
                <w:rFonts w:ascii="Times New Roman" w:eastAsia="Times New Roman" w:hAnsi="Times New Roman" w:cs="David" w:hint="cs"/>
                <w:color w:val="008000"/>
                <w:sz w:val="24"/>
                <w:szCs w:val="24"/>
                <w:rtl/>
                <w:lang w:eastAsia="he-IL"/>
              </w:rPr>
              <w:br/>
              <w:t>א.מ. ישראל מגורים יזמות בע"מ</w:t>
            </w:r>
            <w:r w:rsidR="00EA360F">
              <w:rPr>
                <w:rFonts w:ascii="Times New Roman" w:eastAsia="Times New Roman" w:hAnsi="Times New Roman" w:cs="David" w:hint="cs"/>
                <w:color w:val="008000"/>
                <w:sz w:val="24"/>
                <w:szCs w:val="24"/>
                <w:rtl/>
                <w:lang w:eastAsia="he-IL"/>
              </w:rPr>
              <w:br/>
              <w:t>יוני נתניהו 1 אור יהודה</w:t>
            </w:r>
            <w:r w:rsidR="00EA360F">
              <w:rPr>
                <w:rFonts w:ascii="Times New Roman" w:eastAsia="Times New Roman" w:hAnsi="Times New Roman" w:cs="David" w:hint="cs"/>
                <w:color w:val="008000"/>
                <w:sz w:val="24"/>
                <w:szCs w:val="24"/>
                <w:rtl/>
                <w:lang w:eastAsia="he-IL"/>
              </w:rPr>
              <w:br/>
              <w:t>514957794</w:t>
            </w:r>
            <w:r w:rsidR="00EA360F">
              <w:rPr>
                <w:rFonts w:ascii="Times New Roman" w:eastAsia="Times New Roman" w:hAnsi="Times New Roman" w:cs="David" w:hint="cs"/>
                <w:color w:val="008000"/>
                <w:sz w:val="24"/>
                <w:szCs w:val="24"/>
                <w:rtl/>
                <w:lang w:eastAsia="he-IL"/>
              </w:rPr>
              <w:br/>
            </w:r>
          </w:ins>
        </w:sdtContent>
      </w:sdt>
      <w:r w:rsidR="00507406" w:rsidRPr="00B27B4C">
        <w:rPr>
          <w:rFonts w:ascii="Times New Roman" w:eastAsia="Times New Roman" w:hAnsi="Times New Roman" w:cs="David" w:hint="cs"/>
          <w:color w:val="008000"/>
          <w:sz w:val="24"/>
          <w:szCs w:val="24"/>
          <w:rtl/>
          <w:lang w:eastAsia="he-IL"/>
        </w:rPr>
        <w:br/>
      </w:r>
      <w:r w:rsidR="00507406" w:rsidRPr="00B27B4C">
        <w:rPr>
          <w:rFonts w:ascii="Times New Roman" w:eastAsia="Times New Roman" w:hAnsi="Times New Roman" w:cs="David" w:hint="cs"/>
          <w:sz w:val="24"/>
          <w:szCs w:val="24"/>
          <w:rtl/>
          <w:lang w:eastAsia="he-IL"/>
        </w:rPr>
        <w:t>(</w:t>
      </w:r>
      <w:r w:rsidR="00507406" w:rsidRPr="009E0EE6">
        <w:rPr>
          <w:rFonts w:ascii="Times New Roman" w:eastAsia="Times New Roman" w:hAnsi="Times New Roman" w:cs="David" w:hint="cs"/>
          <w:sz w:val="24"/>
          <w:szCs w:val="24"/>
          <w:rtl/>
          <w:lang w:eastAsia="he-IL"/>
        </w:rPr>
        <w:t>המזמין)</w:t>
      </w:r>
    </w:p>
    <w:p w14:paraId="14262D21"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79E16F8"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6E3E29D"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F79758F"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19F9E3B" w14:textId="77777777" w:rsidR="00507406" w:rsidRPr="00B27B4C" w:rsidRDefault="00507406" w:rsidP="0050740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8405EBD31E64D40958273154F7D4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 w:author="Kook Sec" w:date="2020-06-04T16:45:00Z">
            <w:r w:rsidR="00EA360F">
              <w:rPr>
                <w:rFonts w:ascii="Times New Roman" w:eastAsia="Times New Roman" w:hAnsi="Times New Roman" w:cs="David" w:hint="cs"/>
                <w:color w:val="008000"/>
                <w:sz w:val="24"/>
                <w:szCs w:val="24"/>
                <w:rtl/>
                <w:lang w:eastAsia="he-IL"/>
              </w:rPr>
              <w:t>זאן ברקוביץ</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E714731EFE043169F6B2DB50AEAB6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1" w:author="Kook Sec" w:date="2020-06-04T16:40:00Z">
            <w:r w:rsidR="00EA360F">
              <w:rPr>
                <w:rFonts w:ascii="Times New Roman" w:eastAsia="Times New Roman" w:hAnsi="Times New Roman" w:cs="David" w:hint="cs"/>
                <w:color w:val="008000"/>
                <w:sz w:val="24"/>
                <w:szCs w:val="24"/>
                <w:rtl/>
                <w:lang w:eastAsia="he-IL"/>
              </w:rPr>
              <w:t>נס ציונה מחיר למשתכן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F24F9A452BC742D19EA92BF9CAAC84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2" w:author="Kook Sec" w:date="2020-06-04T17:07:00Z">
            <w:r w:rsidR="00D44701">
              <w:rPr>
                <w:rFonts w:ascii="Times New Roman" w:eastAsia="Times New Roman" w:hAnsi="Times New Roman" w:cs="David" w:hint="cs"/>
                <w:color w:val="008000"/>
                <w:sz w:val="24"/>
                <w:szCs w:val="24"/>
                <w:rtl/>
              </w:rPr>
              <w:t xml:space="preserve">תכנון ל-216 יח"ד לרבות מרתפי חניה </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3860884" w14:textId="77777777" w:rsidR="00507406" w:rsidRPr="00B27B4C" w:rsidRDefault="00507406" w:rsidP="0050740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8016394"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560460"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6F2A806"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24BD28" w14:textId="77777777" w:rsidR="00507406" w:rsidRPr="00B27B4C" w:rsidRDefault="00507406" w:rsidP="0050740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796C3E" w14:textId="77777777" w:rsidR="00507406" w:rsidRDefault="00507406"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F3A4FA7"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B0E9E4C" w14:textId="77777777" w:rsidR="00AA1573" w:rsidRDefault="00AA1573" w:rsidP="0050740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DBA147" w14:textId="77777777" w:rsidR="00507406" w:rsidRPr="00B27B4C" w:rsidRDefault="00507406" w:rsidP="003D616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6C6E834" w14:textId="77777777" w:rsidR="00507406" w:rsidRPr="00B27B4C" w:rsidRDefault="00507406" w:rsidP="003D616C">
      <w:pPr>
        <w:widowControl w:val="0"/>
        <w:spacing w:before="0" w:beforeAutospacing="0" w:after="0" w:afterAutospacing="0" w:line="240" w:lineRule="auto"/>
        <w:jc w:val="right"/>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 xml:space="preserve">           </w:t>
      </w:r>
      <w:r w:rsidR="003D616C">
        <w:rPr>
          <w:rFonts w:ascii="Times New Roman" w:eastAsia="Times New Roman" w:hAnsi="Times New Roman" w:cs="David" w:hint="cs"/>
          <w:sz w:val="20"/>
          <w:szCs w:val="20"/>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003D616C">
        <w:rPr>
          <w:rFonts w:ascii="Times New Roman" w:eastAsia="Times New Roman" w:hAnsi="Times New Roman" w:cs="David" w:hint="cs"/>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164467018"/>
          <w:placeholder>
            <w:docPart w:val="424481AEBE024135A26088DBA30CC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 w:author="Kook Sec" w:date="2020-06-04T16:45:00Z">
            <w:r w:rsidR="00EA360F">
              <w:rPr>
                <w:rFonts w:ascii="Times New Roman" w:eastAsia="Times New Roman" w:hAnsi="Times New Roman" w:cs="David" w:hint="cs"/>
                <w:color w:val="008000"/>
                <w:sz w:val="24"/>
                <w:szCs w:val="24"/>
                <w:rtl/>
                <w:lang w:eastAsia="he-IL"/>
              </w:rPr>
              <w:t>זאן ברקוביץ</w:t>
            </w:r>
          </w:ins>
        </w:sdtContent>
      </w:sdt>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7C6CA56"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04D2EF7"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3C0F9EE2" w14:textId="77777777" w:rsidR="00507406" w:rsidRPr="00B27B4C" w:rsidRDefault="00507406" w:rsidP="0050740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E4F262F" w14:textId="77777777" w:rsidR="00507406" w:rsidRPr="00B27B4C" w:rsidRDefault="00507406" w:rsidP="00FE4EE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FE4EE8">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7D78A9FE" w14:textId="77777777" w:rsidR="00507406" w:rsidRPr="00B27B4C" w:rsidRDefault="00507406" w:rsidP="0050740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91E7C12"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2895C9CEBDE3482CA6FB6393D3A4FC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4" w:author="Kook Sec" w:date="2020-06-04T16:43:00Z">
            <w:r w:rsidR="00EA360F">
              <w:rPr>
                <w:rFonts w:ascii="Times New Roman" w:eastAsia="Times New Roman" w:hAnsi="Times New Roman" w:cs="David" w:hint="cs"/>
                <w:color w:val="00B0F0"/>
                <w:sz w:val="24"/>
                <w:szCs w:val="24"/>
                <w:rtl/>
                <w:lang w:eastAsia="he-IL"/>
              </w:rPr>
              <w:br/>
              <w:t>א.מ. ישראל מגורים יזמות בע"מ</w:t>
            </w:r>
            <w:r w:rsidR="00EA360F">
              <w:rPr>
                <w:rFonts w:ascii="Times New Roman" w:eastAsia="Times New Roman" w:hAnsi="Times New Roman" w:cs="David" w:hint="cs"/>
                <w:color w:val="00B0F0"/>
                <w:sz w:val="24"/>
                <w:szCs w:val="24"/>
                <w:rtl/>
                <w:lang w:eastAsia="he-IL"/>
              </w:rPr>
              <w:br/>
              <w:t>יוני נתניהו 1 אור יהודה</w:t>
            </w:r>
            <w:r w:rsidR="00EA360F">
              <w:rPr>
                <w:rFonts w:ascii="Times New Roman" w:eastAsia="Times New Roman" w:hAnsi="Times New Roman" w:cs="David" w:hint="cs"/>
                <w:color w:val="00B0F0"/>
                <w:sz w:val="24"/>
                <w:szCs w:val="24"/>
                <w:rtl/>
                <w:lang w:eastAsia="he-IL"/>
              </w:rPr>
              <w:br/>
              <w:t>514957794</w:t>
            </w:r>
            <w:r w:rsidR="00EA360F">
              <w:rPr>
                <w:rFonts w:ascii="Times New Roman" w:eastAsia="Times New Roman" w:hAnsi="Times New Roman" w:cs="David" w:hint="cs"/>
                <w:color w:val="00B0F0"/>
                <w:sz w:val="24"/>
                <w:szCs w:val="24"/>
                <w:rtl/>
                <w:lang w:eastAsia="he-IL"/>
              </w:rPr>
              <w:br/>
            </w:r>
          </w:ins>
        </w:sdtContent>
      </w:sdt>
    </w:p>
    <w:p w14:paraId="418A8FB0"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B721E9"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B9CD2B8"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4CA60D"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17927C55C0744968016CF55DE031B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5" w:author="Kook Sec" w:date="2020-06-04T16:40:00Z">
            <w:r w:rsidR="00EA360F">
              <w:rPr>
                <w:rFonts w:ascii="Times New Roman" w:eastAsia="Times New Roman" w:hAnsi="Times New Roman" w:cs="David" w:hint="cs"/>
                <w:color w:val="008000"/>
                <w:sz w:val="24"/>
                <w:szCs w:val="24"/>
                <w:rtl/>
                <w:lang w:eastAsia="he-IL"/>
              </w:rPr>
              <w:t>נס ציונה מחיר למשתכן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E05492C87D04FE6A102F4800158C28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3T00:00:00Z">
            <w:dateFormat w:val="dd/MM/yyyy"/>
            <w:lid w:val="he-IL"/>
            <w:storeMappedDataAs w:val="dateTime"/>
            <w:calendar w:val="gregorian"/>
          </w:date>
        </w:sdtPr>
        <w:sdtEndPr>
          <w:rPr>
            <w:rFonts w:hint="cs"/>
          </w:rPr>
        </w:sdtEndPr>
        <w:sdtContent>
          <w:ins w:id="36" w:author="Kook Sec" w:date="2020-06-04T16:42:00Z">
            <w:r w:rsidR="00EA360F">
              <w:rPr>
                <w:rFonts w:ascii="Times New Roman" w:eastAsia="Times New Roman" w:hAnsi="Times New Roman" w:cs="David" w:hint="cs"/>
                <w:color w:val="008000"/>
                <w:sz w:val="24"/>
                <w:szCs w:val="24"/>
                <w:rtl/>
                <w:lang w:eastAsia="he-IL"/>
              </w:rPr>
              <w:t>‏13/01/2019</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98B05F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5705B8D"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274F80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C5B18A7"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DCD93C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AB6D0C"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58335D6"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B5095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D351E95"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9E3263F"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3F434A"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8051FDD"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A41AAE"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DA0644B" w14:textId="77777777" w:rsidR="00507406" w:rsidRPr="00B27B4C" w:rsidRDefault="00507406" w:rsidP="0050740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D347E58"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3125BE">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31DFBB6E" w14:textId="77777777" w:rsidR="00507406" w:rsidRDefault="00507406" w:rsidP="0050740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F262D0C" w14:textId="77777777" w:rsidR="00507406" w:rsidRPr="009130F0" w:rsidRDefault="00507406" w:rsidP="0050740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69B0725" w14:textId="77777777" w:rsidR="00507406" w:rsidRPr="009130F0" w:rsidRDefault="00507406" w:rsidP="003D616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r w:rsidR="003D616C">
        <w:rPr>
          <w:rFonts w:ascii="Times New Roman" w:eastAsia="Times New Roman" w:hAnsi="Times New Roman" w:cs="David" w:hint="cs"/>
          <w:color w:val="00B0F0"/>
          <w:sz w:val="24"/>
          <w:szCs w:val="24"/>
          <w:lang w:eastAsia="he-IL"/>
        </w:rPr>
        <w:t xml:space="preserve">   </w:t>
      </w: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345240077"/>
          <w:placeholder>
            <w:docPart w:val="B4D2D97032B34DC695AA1E3321DDBAB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7" w:author="Kook Sec" w:date="2020-06-04T16:45:00Z">
            <w:r w:rsidR="00EA360F">
              <w:rPr>
                <w:rFonts w:ascii="Times New Roman" w:eastAsia="Times New Roman" w:hAnsi="Times New Roman" w:cs="David" w:hint="cs"/>
                <w:color w:val="008000"/>
                <w:sz w:val="24"/>
                <w:szCs w:val="24"/>
                <w:rtl/>
                <w:lang w:eastAsia="he-IL"/>
              </w:rPr>
              <w:t>זאן ברקוביץ</w:t>
            </w:r>
          </w:ins>
        </w:sdtContent>
      </w:sdt>
    </w:p>
    <w:p w14:paraId="246DCB91"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3274B33"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57CAEFB"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B51A9A8" w14:textId="77777777" w:rsidR="00507406" w:rsidRPr="00B27B4C" w:rsidRDefault="00507406" w:rsidP="0050740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6E636AC" w14:textId="77777777" w:rsidR="00507406" w:rsidRPr="00B27B4C" w:rsidRDefault="00507406" w:rsidP="0050740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8CC3781" w14:textId="77777777" w:rsidR="00507406" w:rsidRPr="00B27B4C" w:rsidRDefault="00507406" w:rsidP="0050740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D7A3398" w14:textId="77777777" w:rsidR="00507406" w:rsidRPr="00B27B4C" w:rsidRDefault="00507406" w:rsidP="0050740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41A1EFE" w14:textId="77777777" w:rsidR="00507406" w:rsidRPr="00B27B4C" w:rsidRDefault="00507406" w:rsidP="0050740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923C8C5" w14:textId="77777777" w:rsidR="00507406" w:rsidRPr="00B27B4C" w:rsidRDefault="00507406" w:rsidP="00507406">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CDA06E2"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4346D35C" w14:textId="77777777" w:rsidR="00507406" w:rsidRPr="00B27B4C" w:rsidRDefault="00507406" w:rsidP="00507406">
      <w:pPr>
        <w:spacing w:before="0" w:beforeAutospacing="0" w:after="0" w:afterAutospacing="0" w:line="240" w:lineRule="auto"/>
        <w:rPr>
          <w:rFonts w:ascii="Times New Roman" w:eastAsia="Times New Roman" w:hAnsi="Times New Roman" w:cs="David"/>
          <w:sz w:val="20"/>
          <w:szCs w:val="24"/>
          <w:rtl/>
        </w:rPr>
      </w:pPr>
    </w:p>
    <w:p w14:paraId="0F27404C" w14:textId="77777777" w:rsidR="00507406" w:rsidRPr="00B27B4C" w:rsidRDefault="00507406" w:rsidP="00507406">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FDA6F36" w14:textId="77777777" w:rsidR="00507406" w:rsidRPr="00134C85" w:rsidRDefault="00507406" w:rsidP="00507406">
      <w:pPr>
        <w:rPr>
          <w:rFonts w:ascii="David" w:hAnsi="David" w:cs="David"/>
        </w:rPr>
      </w:pPr>
    </w:p>
    <w:p w14:paraId="29E94F06" w14:textId="77777777" w:rsidR="00C521D8" w:rsidRPr="00C521D8" w:rsidRDefault="00C521D8" w:rsidP="00C521D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sectPr w:rsidR="00C521D8" w:rsidRPr="00C521D8"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96D2E7" w14:textId="77777777" w:rsidR="00127A01" w:rsidRDefault="00127A01" w:rsidP="00AF234B">
      <w:pPr>
        <w:spacing w:before="0" w:after="0" w:line="240" w:lineRule="auto"/>
      </w:pPr>
      <w:r>
        <w:separator/>
      </w:r>
    </w:p>
  </w:endnote>
  <w:endnote w:type="continuationSeparator" w:id="0">
    <w:p w14:paraId="31AA5926" w14:textId="77777777" w:rsidR="00127A01" w:rsidRDefault="00127A01"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6E6FF7" w:rsidRPr="006E6FF7" w14:paraId="6634FE65" w14:textId="77777777" w:rsidTr="006E6FF7">
      <w:tc>
        <w:tcPr>
          <w:tcW w:w="810" w:type="dxa"/>
        </w:tcPr>
        <w:p w14:paraId="55E7FB33"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3F9CC4D2" w14:textId="77777777" w:rsidR="006E6FF7" w:rsidRPr="006E6FF7" w:rsidRDefault="00EA360F" w:rsidP="006E6FF7">
              <w:pPr>
                <w:tabs>
                  <w:tab w:val="center" w:pos="4153"/>
                  <w:tab w:val="right" w:pos="8306"/>
                </w:tabs>
                <w:spacing w:before="0" w:after="0" w:line="240" w:lineRule="auto"/>
                <w:rPr>
                  <w:rFonts w:ascii="David" w:hAnsi="David"/>
                  <w:color w:val="00B0F0"/>
                  <w:sz w:val="20"/>
                  <w:szCs w:val="20"/>
                  <w:rtl/>
                </w:rPr>
              </w:pPr>
              <w:ins w:id="38" w:author="Kook Sec" w:date="2020-06-04T16:40:00Z">
                <w:r>
                  <w:rPr>
                    <w:rFonts w:ascii="David" w:hAnsi="David" w:hint="cs"/>
                    <w:color w:val="00B0F0"/>
                    <w:sz w:val="20"/>
                    <w:szCs w:val="20"/>
                    <w:rtl/>
                  </w:rPr>
                  <w:t>א.מ ישראל מגורים יזמות בע"מ</w:t>
                </w:r>
              </w:ins>
            </w:p>
          </w:tc>
        </w:sdtContent>
      </w:sdt>
      <w:tc>
        <w:tcPr>
          <w:tcW w:w="2810" w:type="dxa"/>
        </w:tcPr>
        <w:p w14:paraId="7C377857"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איטום</w:t>
              </w:r>
            </w:sdtContent>
          </w:sdt>
        </w:p>
      </w:tc>
      <w:tc>
        <w:tcPr>
          <w:tcW w:w="233" w:type="dxa"/>
        </w:tcPr>
        <w:p w14:paraId="77108974" w14:textId="77777777" w:rsidR="006E6FF7" w:rsidRPr="006E6FF7" w:rsidRDefault="006E6FF7" w:rsidP="006E6FF7">
          <w:pPr>
            <w:tabs>
              <w:tab w:val="center" w:pos="4153"/>
              <w:tab w:val="right" w:pos="8306"/>
            </w:tabs>
            <w:spacing w:before="0" w:after="0" w:line="240" w:lineRule="auto"/>
            <w:rPr>
              <w:rFonts w:ascii="David" w:hAnsi="David"/>
              <w:sz w:val="16"/>
              <w:szCs w:val="16"/>
              <w:rtl/>
            </w:rPr>
          </w:pPr>
        </w:p>
      </w:tc>
      <w:tc>
        <w:tcPr>
          <w:tcW w:w="1044" w:type="dxa"/>
        </w:tcPr>
        <w:p w14:paraId="50761E0D"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sz w:val="20"/>
              <w:szCs w:val="20"/>
              <w:rtl/>
            </w:rPr>
            <w:t>מס' חוזה</w:t>
          </w:r>
          <w:r w:rsidRPr="006E6FF7">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5E6BBCC0"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Pr>
                  <w:rFonts w:ascii="David" w:hAnsi="David" w:hint="cs"/>
                  <w:sz w:val="20"/>
                  <w:szCs w:val="20"/>
                </w:rPr>
                <w:t>CONT-5-691</w:t>
              </w:r>
            </w:p>
          </w:tc>
        </w:sdtContent>
      </w:sdt>
    </w:tr>
    <w:tr w:rsidR="006E6FF7" w:rsidRPr="006E6FF7" w14:paraId="410D459E" w14:textId="77777777" w:rsidTr="006E6FF7">
      <w:tc>
        <w:tcPr>
          <w:tcW w:w="810" w:type="dxa"/>
        </w:tcPr>
        <w:p w14:paraId="1A105112"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7F02D3FC" w14:textId="77777777" w:rsidR="006E6FF7" w:rsidRPr="006E6FF7" w:rsidRDefault="00EA360F" w:rsidP="006E6FF7">
              <w:pPr>
                <w:tabs>
                  <w:tab w:val="center" w:pos="4153"/>
                  <w:tab w:val="right" w:pos="8306"/>
                </w:tabs>
                <w:spacing w:before="0" w:after="0" w:line="240" w:lineRule="auto"/>
                <w:rPr>
                  <w:rFonts w:ascii="David" w:hAnsi="David"/>
                  <w:color w:val="00B0F0"/>
                  <w:sz w:val="20"/>
                  <w:szCs w:val="20"/>
                  <w:rtl/>
                </w:rPr>
              </w:pPr>
              <w:ins w:id="39" w:author="Kook Sec" w:date="2020-06-04T16:45:00Z">
                <w:r>
                  <w:rPr>
                    <w:rFonts w:ascii="David" w:hAnsi="David" w:hint="cs"/>
                    <w:color w:val="00B0F0"/>
                    <w:sz w:val="20"/>
                    <w:szCs w:val="20"/>
                    <w:rtl/>
                  </w:rPr>
                  <w:t>זאן ברקוביץ</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E6FF7" w:rsidRPr="006E6FF7" w14:paraId="4D456D2F" w14:textId="77777777" w:rsidTr="00623070">
            <w:trPr>
              <w:trHeight w:val="201"/>
            </w:trPr>
            <w:tc>
              <w:tcPr>
                <w:tcW w:w="926" w:type="dxa"/>
              </w:tcPr>
              <w:p w14:paraId="2A8B7072"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2658FAB" w14:textId="77777777" w:rsidR="006E6FF7" w:rsidRPr="006E6FF7" w:rsidRDefault="006E6FF7" w:rsidP="006E6FF7">
                    <w:pPr>
                      <w:tabs>
                        <w:tab w:val="center" w:pos="4153"/>
                        <w:tab w:val="right" w:pos="8306"/>
                      </w:tabs>
                      <w:spacing w:before="0" w:after="0" w:line="240" w:lineRule="auto"/>
                      <w:ind w:left="1" w:hanging="1"/>
                      <w:rPr>
                        <w:rFonts w:ascii="David" w:hAnsi="David"/>
                        <w:color w:val="00B0F0"/>
                        <w:sz w:val="20"/>
                        <w:szCs w:val="20"/>
                        <w:rtl/>
                      </w:rPr>
                    </w:pPr>
                    <w:r w:rsidRPr="006E6FF7">
                      <w:rPr>
                        <w:rFonts w:ascii="David" w:hAnsi="David"/>
                        <w:color w:val="00B0F0"/>
                        <w:sz w:val="20"/>
                        <w:szCs w:val="20"/>
                        <w:rtl/>
                      </w:rPr>
                      <w:t>[גרסת חוזה]</w:t>
                    </w:r>
                  </w:p>
                </w:tc>
              </w:sdtContent>
            </w:sdt>
          </w:tr>
        </w:tbl>
        <w:p w14:paraId="7B7A8AA6"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233" w:type="dxa"/>
        </w:tcPr>
        <w:p w14:paraId="2725F5B2"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044" w:type="dxa"/>
        </w:tcPr>
        <w:p w14:paraId="764F7D03"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r w:rsidRPr="006E6FF7">
            <w:rPr>
              <w:rFonts w:ascii="David" w:hAnsi="David" w:hint="cs"/>
              <w:sz w:val="20"/>
              <w:szCs w:val="20"/>
              <w:rtl/>
            </w:rPr>
            <w:t>סטטוס:</w:t>
          </w:r>
        </w:p>
      </w:tc>
      <w:tc>
        <w:tcPr>
          <w:tcW w:w="1763" w:type="dxa"/>
        </w:tcPr>
        <w:p w14:paraId="627BC3A4" w14:textId="77777777" w:rsidR="006E6FF7" w:rsidRPr="006E6FF7" w:rsidRDefault="00D44701" w:rsidP="006E6FF7">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6E6FF7" w:rsidRPr="006E6FF7">
                <w:rPr>
                  <w:rFonts w:ascii="David" w:hAnsi="David"/>
                  <w:color w:val="00B0F0"/>
                  <w:sz w:val="20"/>
                  <w:szCs w:val="20"/>
                  <w:rtl/>
                </w:rPr>
                <w:t>[סטטוס חוזה]</w:t>
              </w:r>
            </w:sdtContent>
          </w:sdt>
        </w:p>
      </w:tc>
    </w:tr>
    <w:tr w:rsidR="006E6FF7" w:rsidRPr="006E6FF7" w14:paraId="519E9DF4" w14:textId="77777777" w:rsidTr="006E6FF7">
      <w:trPr>
        <w:trHeight w:val="80"/>
      </w:trPr>
      <w:tc>
        <w:tcPr>
          <w:tcW w:w="810" w:type="dxa"/>
        </w:tcPr>
        <w:p w14:paraId="35348C7A"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646" w:type="dxa"/>
        </w:tcPr>
        <w:p w14:paraId="3BFDE223" w14:textId="77777777" w:rsidR="006E6FF7" w:rsidRPr="006E6FF7" w:rsidRDefault="006E6FF7" w:rsidP="006E6FF7">
          <w:pPr>
            <w:tabs>
              <w:tab w:val="center" w:pos="4153"/>
              <w:tab w:val="right" w:pos="8306"/>
            </w:tabs>
            <w:spacing w:before="0" w:after="0" w:line="240" w:lineRule="auto"/>
            <w:rPr>
              <w:rFonts w:ascii="David" w:hAnsi="David"/>
              <w:color w:val="00B0F0"/>
              <w:sz w:val="20"/>
              <w:szCs w:val="20"/>
              <w:rtl/>
            </w:rPr>
          </w:pPr>
        </w:p>
      </w:tc>
      <w:tc>
        <w:tcPr>
          <w:tcW w:w="2810" w:type="dxa"/>
        </w:tcPr>
        <w:p w14:paraId="15D92CF0"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233" w:type="dxa"/>
        </w:tcPr>
        <w:p w14:paraId="479DACF5"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044" w:type="dxa"/>
        </w:tcPr>
        <w:p w14:paraId="07010E92"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c>
        <w:tcPr>
          <w:tcW w:w="1763" w:type="dxa"/>
        </w:tcPr>
        <w:p w14:paraId="4E98A92A" w14:textId="77777777" w:rsidR="006E6FF7" w:rsidRPr="006E6FF7" w:rsidRDefault="006E6FF7" w:rsidP="006E6FF7">
          <w:pPr>
            <w:tabs>
              <w:tab w:val="center" w:pos="4153"/>
              <w:tab w:val="right" w:pos="8306"/>
            </w:tabs>
            <w:spacing w:before="0" w:after="0" w:line="240" w:lineRule="auto"/>
            <w:rPr>
              <w:rFonts w:ascii="David" w:hAnsi="David"/>
              <w:sz w:val="20"/>
              <w:szCs w:val="20"/>
              <w:rtl/>
            </w:rPr>
          </w:pPr>
        </w:p>
      </w:tc>
    </w:tr>
  </w:tbl>
  <w:p w14:paraId="4D1E707B" w14:textId="77777777" w:rsidR="0049747B" w:rsidRPr="006E6FF7" w:rsidRDefault="006E6FF7" w:rsidP="006E6FF7">
    <w:pPr>
      <w:spacing w:before="0" w:beforeAutospacing="0" w:after="0" w:afterAutospacing="0" w:line="240" w:lineRule="auto"/>
      <w:rPr>
        <w:rFonts w:ascii="Arial" w:hAnsi="Arial" w:cs="Arial"/>
        <w:sz w:val="16"/>
        <w:szCs w:val="16"/>
      </w:rPr>
    </w:pPr>
    <w:r w:rsidRPr="006E6FF7">
      <w:rPr>
        <w:rFonts w:ascii="Arial" w:hAnsi="Arial" w:cs="Arial" w:hint="cs"/>
        <w:sz w:val="16"/>
        <w:szCs w:val="16"/>
        <w:rtl/>
      </w:rPr>
      <w:t xml:space="preserve">   </w:t>
    </w:r>
    <w:r w:rsidRPr="006E6FF7">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AE26A1" w14:textId="77777777" w:rsidR="00127A01" w:rsidRDefault="00127A01" w:rsidP="00AF234B">
      <w:pPr>
        <w:spacing w:before="0" w:after="0" w:line="240" w:lineRule="auto"/>
      </w:pPr>
      <w:r>
        <w:separator/>
      </w:r>
    </w:p>
  </w:footnote>
  <w:footnote w:type="continuationSeparator" w:id="0">
    <w:p w14:paraId="71FBEEE8" w14:textId="77777777" w:rsidR="00127A01" w:rsidRDefault="00127A01"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581BEC97" w14:textId="77777777" w:rsidR="0049747B" w:rsidRDefault="0049747B">
        <w:pPr>
          <w:pStyle w:val="a3"/>
          <w:jc w:val="center"/>
        </w:pPr>
        <w:r>
          <w:fldChar w:fldCharType="begin"/>
        </w:r>
        <w:r>
          <w:instrText xml:space="preserve"> PAGE   \* MERGEFORMAT </w:instrText>
        </w:r>
        <w:r>
          <w:fldChar w:fldCharType="separate"/>
        </w:r>
        <w:r w:rsidR="00D44701">
          <w:rPr>
            <w:noProof/>
            <w:rtl/>
          </w:rPr>
          <w:t>8</w:t>
        </w:r>
        <w:r>
          <w:rPr>
            <w:noProof/>
          </w:rPr>
          <w:fldChar w:fldCharType="end"/>
        </w:r>
      </w:p>
    </w:sdtContent>
  </w:sdt>
  <w:p w14:paraId="42504561" w14:textId="77777777" w:rsidR="0049747B" w:rsidRDefault="0049747B">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BA40EFF"/>
    <w:multiLevelType w:val="multilevel"/>
    <w:tmpl w:val="DAEE6552"/>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9">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19"/>
  </w:num>
  <w:num w:numId="3">
    <w:abstractNumId w:val="26"/>
  </w:num>
  <w:num w:numId="4">
    <w:abstractNumId w:val="15"/>
  </w:num>
  <w:num w:numId="5">
    <w:abstractNumId w:val="30"/>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6"/>
  </w:num>
  <w:num w:numId="11">
    <w:abstractNumId w:val="27"/>
  </w:num>
  <w:num w:numId="12">
    <w:abstractNumId w:val="23"/>
  </w:num>
  <w:num w:numId="13">
    <w:abstractNumId w:val="8"/>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2"/>
  </w:num>
  <w:num w:numId="26">
    <w:abstractNumId w:val="5"/>
  </w:num>
  <w:num w:numId="27">
    <w:abstractNumId w:val="11"/>
  </w:num>
  <w:num w:numId="28">
    <w:abstractNumId w:val="14"/>
  </w:num>
  <w:num w:numId="29">
    <w:abstractNumId w:val="13"/>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num>
  <w:num w:numId="36">
    <w:abstractNumId w:val="3"/>
  </w:num>
  <w:num w:numId="37">
    <w:abstractNumId w:val="7"/>
  </w:num>
  <w:num w:numId="38">
    <w:abstractNumId w:val="21"/>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10"/>
    <w:rsid w:val="00044544"/>
    <w:rsid w:val="00076D4F"/>
    <w:rsid w:val="00121E59"/>
    <w:rsid w:val="00127A01"/>
    <w:rsid w:val="00134C85"/>
    <w:rsid w:val="001A0C3C"/>
    <w:rsid w:val="001A69D5"/>
    <w:rsid w:val="001D0C05"/>
    <w:rsid w:val="00214ACF"/>
    <w:rsid w:val="00223350"/>
    <w:rsid w:val="00280EB6"/>
    <w:rsid w:val="003125BE"/>
    <w:rsid w:val="00324C6A"/>
    <w:rsid w:val="00340044"/>
    <w:rsid w:val="003D616C"/>
    <w:rsid w:val="003F65A7"/>
    <w:rsid w:val="00425D8A"/>
    <w:rsid w:val="00435A20"/>
    <w:rsid w:val="004473B9"/>
    <w:rsid w:val="0045624B"/>
    <w:rsid w:val="0049747B"/>
    <w:rsid w:val="004D6568"/>
    <w:rsid w:val="00507406"/>
    <w:rsid w:val="005235CD"/>
    <w:rsid w:val="00533F64"/>
    <w:rsid w:val="005367FD"/>
    <w:rsid w:val="00552E11"/>
    <w:rsid w:val="00646B25"/>
    <w:rsid w:val="00685663"/>
    <w:rsid w:val="006B6ADA"/>
    <w:rsid w:val="006E6FF7"/>
    <w:rsid w:val="0072103C"/>
    <w:rsid w:val="00742A82"/>
    <w:rsid w:val="007862D4"/>
    <w:rsid w:val="0079748B"/>
    <w:rsid w:val="008906F9"/>
    <w:rsid w:val="008B6F16"/>
    <w:rsid w:val="008C64C6"/>
    <w:rsid w:val="008E610C"/>
    <w:rsid w:val="00942177"/>
    <w:rsid w:val="00AA1573"/>
    <w:rsid w:val="00AC4D2B"/>
    <w:rsid w:val="00AD75B3"/>
    <w:rsid w:val="00AF234B"/>
    <w:rsid w:val="00B10DFA"/>
    <w:rsid w:val="00BE17B4"/>
    <w:rsid w:val="00C521D8"/>
    <w:rsid w:val="00C650A2"/>
    <w:rsid w:val="00D44701"/>
    <w:rsid w:val="00DF245C"/>
    <w:rsid w:val="00DF5724"/>
    <w:rsid w:val="00E679C7"/>
    <w:rsid w:val="00E90138"/>
    <w:rsid w:val="00EA360F"/>
    <w:rsid w:val="00EC37B6"/>
    <w:rsid w:val="00FE4E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2656C5C"/>
  <w15:chartTrackingRefBased/>
  <w15:docId w15:val="{FF956E1E-8EAE-405D-B05E-5DF866BB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a2"/>
    <w:semiHidden/>
    <w:rsid w:val="00340044"/>
  </w:style>
  <w:style w:type="character" w:customStyle="1" w:styleId="af6">
    <w:name w:val="ביטול תו"/>
    <w:link w:val="af7"/>
    <w:locked/>
    <w:rsid w:val="00340044"/>
    <w:rPr>
      <w:rFonts w:cs="David"/>
      <w:sz w:val="26"/>
      <w:szCs w:val="24"/>
    </w:rPr>
  </w:style>
  <w:style w:type="paragraph" w:customStyle="1" w:styleId="af7">
    <w:name w:val="ביטול"/>
    <w:basedOn w:val="a"/>
    <w:link w:val="af6"/>
    <w:rsid w:val="00340044"/>
    <w:pPr>
      <w:spacing w:before="240" w:beforeAutospacing="0" w:after="0" w:afterAutospacing="0" w:line="240" w:lineRule="auto"/>
      <w:jc w:val="both"/>
    </w:pPr>
    <w:rPr>
      <w:rFonts w:cs="David"/>
      <w:sz w:val="26"/>
      <w:szCs w:val="24"/>
    </w:rPr>
  </w:style>
  <w:style w:type="paragraph" w:styleId="af8">
    <w:name w:val="List Paragraph"/>
    <w:basedOn w:val="a"/>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a"/>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a0"/>
    <w:link w:val="AutoFields"/>
    <w:rsid w:val="00AD75B3"/>
    <w:rPr>
      <w:rFonts w:ascii="Times New Roman" w:eastAsia="Times New Roman" w:hAnsi="Times New Roman" w:cs="David"/>
      <w:color w:val="92D050"/>
      <w:sz w:val="24"/>
      <w:szCs w:val="24"/>
    </w:rPr>
  </w:style>
  <w:style w:type="numbering" w:customStyle="1" w:styleId="NoList3">
    <w:name w:val="No List3"/>
    <w:next w:val="a2"/>
    <w:semiHidden/>
    <w:rsid w:val="00C521D8"/>
  </w:style>
  <w:style w:type="paragraph" w:customStyle="1" w:styleId="af9">
    <w:name w:val="שדות בטופס"/>
    <w:basedOn w:val="a"/>
    <w:qFormat/>
    <w:rsid w:val="008E610C"/>
    <w:pPr>
      <w:spacing w:line="360" w:lineRule="auto"/>
    </w:pPr>
    <w:rPr>
      <w:rFonts w:ascii="Times New Roman" w:eastAsia="Times New Roman" w:hAnsi="Times New Roman" w:cs="David"/>
      <w:color w:val="00B0F0"/>
      <w:sz w:val="24"/>
      <w:szCs w:val="24"/>
    </w:rPr>
  </w:style>
  <w:style w:type="table" w:customStyle="1" w:styleId="13">
    <w:name w:val="רשת טבלה1"/>
    <w:basedOn w:val="a1"/>
    <w:next w:val="a8"/>
    <w:rsid w:val="006E6F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a">
    <w:name w:val="היסט_כפול"/>
    <w:basedOn w:val="a"/>
    <w:rsid w:val="00021810"/>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D6A59DCCAAB452E976AE53656C0DA99"/>
        <w:category>
          <w:name w:val="כללי"/>
          <w:gallery w:val="placeholder"/>
        </w:category>
        <w:types>
          <w:type w:val="bbPlcHdr"/>
        </w:types>
        <w:behaviors>
          <w:behavior w:val="content"/>
        </w:behaviors>
        <w:guid w:val="{60A2F30A-D9C6-4353-A418-9AD5CFCAA5E9}"/>
      </w:docPartPr>
      <w:docPartBody>
        <w:p w:rsidR="00881F60" w:rsidRDefault="00881F60">
          <w:r w:rsidRPr="00D747D8">
            <w:rPr>
              <w:rStyle w:val="a3"/>
              <w:rtl/>
            </w:rPr>
            <w:t>[שם הפרויקט]</w:t>
          </w:r>
        </w:p>
      </w:docPartBody>
    </w:docPart>
    <w:docPart>
      <w:docPartPr>
        <w:name w:val="CEE48E01325C4B6899959599C52F56E0"/>
        <w:category>
          <w:name w:val="כללי"/>
          <w:gallery w:val="placeholder"/>
        </w:category>
        <w:types>
          <w:type w:val="bbPlcHdr"/>
        </w:types>
        <w:behaviors>
          <w:behavior w:val="content"/>
        </w:behaviors>
        <w:guid w:val="{A96D4DA4-8B76-48A2-AA69-8680C828DE0A}"/>
      </w:docPartPr>
      <w:docPartBody>
        <w:p w:rsidR="00881F60" w:rsidRDefault="00881F60">
          <w:r w:rsidRPr="00D747D8">
            <w:rPr>
              <w:rStyle w:val="a3"/>
              <w:rtl/>
            </w:rPr>
            <w:t>[שם אתר]</w:t>
          </w:r>
        </w:p>
      </w:docPartBody>
    </w:docPart>
    <w:docPart>
      <w:docPartPr>
        <w:name w:val="8BFF034194E14C1BB10A98A0F1F22398"/>
        <w:category>
          <w:name w:val="כללי"/>
          <w:gallery w:val="placeholder"/>
        </w:category>
        <w:types>
          <w:type w:val="bbPlcHdr"/>
        </w:types>
        <w:behaviors>
          <w:behavior w:val="content"/>
        </w:behaviors>
        <w:guid w:val="{D1E43E62-02B1-421C-AFD2-B37FBB207A82}"/>
      </w:docPartPr>
      <w:docPartBody>
        <w:p w:rsidR="00881F60" w:rsidRDefault="00881F60" w:rsidP="00881F60">
          <w:pPr>
            <w:pStyle w:val="8BFF034194E14C1BB10A98A0F1F22398"/>
          </w:pPr>
          <w:r w:rsidRPr="003059F5">
            <w:rPr>
              <w:rStyle w:val="a3"/>
              <w:rtl/>
            </w:rPr>
            <w:t>[תאריך חתימת חוזה]</w:t>
          </w:r>
        </w:p>
      </w:docPartBody>
    </w:docPart>
    <w:docPart>
      <w:docPartPr>
        <w:name w:val="5325C62E407A43DF97596BA9FFB0C12E"/>
        <w:category>
          <w:name w:val="כללי"/>
          <w:gallery w:val="placeholder"/>
        </w:category>
        <w:types>
          <w:type w:val="bbPlcHdr"/>
        </w:types>
        <w:behaviors>
          <w:behavior w:val="content"/>
        </w:behaviors>
        <w:guid w:val="{AD956FBA-8BE2-46A7-9C15-C7D733548830}"/>
      </w:docPartPr>
      <w:docPartBody>
        <w:p w:rsidR="00881F60" w:rsidRDefault="00881F60" w:rsidP="00881F60">
          <w:pPr>
            <w:pStyle w:val="5325C62E407A43DF97596BA9FFB0C12E"/>
          </w:pPr>
          <w:r w:rsidRPr="00EA1993">
            <w:rPr>
              <w:rStyle w:val="a3"/>
              <w:rtl/>
            </w:rPr>
            <w:t>[צדדים נוספים]</w:t>
          </w:r>
        </w:p>
      </w:docPartBody>
    </w:docPart>
    <w:docPart>
      <w:docPartPr>
        <w:name w:val="5317243F79CA4CC8BF3762D03FF5AC62"/>
        <w:category>
          <w:name w:val="כללי"/>
          <w:gallery w:val="placeholder"/>
        </w:category>
        <w:types>
          <w:type w:val="bbPlcHdr"/>
        </w:types>
        <w:behaviors>
          <w:behavior w:val="content"/>
        </w:behaviors>
        <w:guid w:val="{A27EA12C-A81B-41A8-A283-AB95FB06B91E}"/>
      </w:docPartPr>
      <w:docPartBody>
        <w:p w:rsidR="00881F60" w:rsidRDefault="00881F60">
          <w:r w:rsidRPr="00D747D8">
            <w:rPr>
              <w:rStyle w:val="a3"/>
              <w:rtl/>
            </w:rPr>
            <w:t>[צד א בחוזה]</w:t>
          </w:r>
        </w:p>
      </w:docPartBody>
    </w:docPart>
    <w:docPart>
      <w:docPartPr>
        <w:name w:val="EF1B26D03CD94CDFB4BC9B8252F88AFA"/>
        <w:category>
          <w:name w:val="כללי"/>
          <w:gallery w:val="placeholder"/>
        </w:category>
        <w:types>
          <w:type w:val="bbPlcHdr"/>
        </w:types>
        <w:behaviors>
          <w:behavior w:val="content"/>
        </w:behaviors>
        <w:guid w:val="{667C19DB-64A7-41BE-8F08-0900F0C56D9F}"/>
      </w:docPartPr>
      <w:docPartBody>
        <w:p w:rsidR="00881F60" w:rsidRDefault="00881F60" w:rsidP="00881F60">
          <w:pPr>
            <w:pStyle w:val="EF1B26D03CD94CDFB4BC9B8252F88AFA"/>
          </w:pPr>
          <w:r w:rsidRPr="003059F5">
            <w:rPr>
              <w:rStyle w:val="a3"/>
              <w:rtl/>
            </w:rPr>
            <w:t>[רשות מקומית]</w:t>
          </w:r>
        </w:p>
      </w:docPartBody>
    </w:docPart>
    <w:docPart>
      <w:docPartPr>
        <w:name w:val="E841C6FB9B9B46249A020CE7E16D9295"/>
        <w:category>
          <w:name w:val="כללי"/>
          <w:gallery w:val="placeholder"/>
        </w:category>
        <w:types>
          <w:type w:val="bbPlcHdr"/>
        </w:types>
        <w:behaviors>
          <w:behavior w:val="content"/>
        </w:behaviors>
        <w:guid w:val="{B3E66858-E120-45A5-9E76-90BAB2516BAD}"/>
      </w:docPartPr>
      <w:docPartBody>
        <w:p w:rsidR="00881F60" w:rsidRDefault="00881F60" w:rsidP="00881F60">
          <w:pPr>
            <w:pStyle w:val="E841C6FB9B9B46249A020CE7E16D9295"/>
          </w:pPr>
          <w:r w:rsidRPr="003059F5">
            <w:rPr>
              <w:rStyle w:val="a3"/>
              <w:rtl/>
            </w:rPr>
            <w:t>[שם אתר]</w:t>
          </w:r>
        </w:p>
      </w:docPartBody>
    </w:docPart>
    <w:docPart>
      <w:docPartPr>
        <w:name w:val="50C5E713066049BB92E1FE022BCEC969"/>
        <w:category>
          <w:name w:val="כללי"/>
          <w:gallery w:val="placeholder"/>
        </w:category>
        <w:types>
          <w:type w:val="bbPlcHdr"/>
        </w:types>
        <w:behaviors>
          <w:behavior w:val="content"/>
        </w:behaviors>
        <w:guid w:val="{23BCD2D1-C0FD-466A-AA83-32F0A7B05A59}"/>
      </w:docPartPr>
      <w:docPartBody>
        <w:p w:rsidR="00881F60" w:rsidRDefault="00881F60" w:rsidP="00881F60">
          <w:pPr>
            <w:pStyle w:val="50C5E713066049BB92E1FE022BCEC969"/>
          </w:pPr>
          <w:r w:rsidRPr="003059F5">
            <w:rPr>
              <w:rStyle w:val="a3"/>
              <w:rtl/>
            </w:rPr>
            <w:t>[שם הפרויקט]</w:t>
          </w:r>
        </w:p>
      </w:docPartBody>
    </w:docPart>
    <w:docPart>
      <w:docPartPr>
        <w:name w:val="D95FA2860D414208A99C3AD0AEF3C5EE"/>
        <w:category>
          <w:name w:val="כללי"/>
          <w:gallery w:val="placeholder"/>
        </w:category>
        <w:types>
          <w:type w:val="bbPlcHdr"/>
        </w:types>
        <w:behaviors>
          <w:behavior w:val="content"/>
        </w:behaviors>
        <w:guid w:val="{2C442825-8E18-472E-AD91-C52A4B2C7656}"/>
      </w:docPartPr>
      <w:docPartBody>
        <w:p w:rsidR="00881F60" w:rsidRDefault="00881F60" w:rsidP="00881F60">
          <w:pPr>
            <w:pStyle w:val="D95FA2860D414208A99C3AD0AEF3C5EE"/>
          </w:pPr>
          <w:r w:rsidRPr="003059F5">
            <w:rPr>
              <w:rStyle w:val="a3"/>
              <w:rtl/>
            </w:rPr>
            <w:t>[שדה נוסף 2]</w:t>
          </w:r>
        </w:p>
      </w:docPartBody>
    </w:docPart>
    <w:docPart>
      <w:docPartPr>
        <w:name w:val="26B397719A034CE7A345C5A7DB5E2467"/>
        <w:category>
          <w:name w:val="כללי"/>
          <w:gallery w:val="placeholder"/>
        </w:category>
        <w:types>
          <w:type w:val="bbPlcHdr"/>
        </w:types>
        <w:behaviors>
          <w:behavior w:val="content"/>
        </w:behaviors>
        <w:guid w:val="{C190DE6D-88AE-4F4B-80E4-6647B5D02207}"/>
      </w:docPartPr>
      <w:docPartBody>
        <w:p w:rsidR="00881F60" w:rsidRDefault="00881F60" w:rsidP="00881F60">
          <w:pPr>
            <w:pStyle w:val="26B397719A034CE7A345C5A7DB5E2467"/>
          </w:pPr>
          <w:r w:rsidRPr="003059F5">
            <w:rPr>
              <w:rStyle w:val="a3"/>
              <w:rtl/>
            </w:rPr>
            <w:t>[שדה נוסף 1]</w:t>
          </w:r>
        </w:p>
      </w:docPartBody>
    </w:docPart>
    <w:docPart>
      <w:docPartPr>
        <w:name w:val="0FE2C8F17BD0426985780206A7EAFCCC"/>
        <w:category>
          <w:name w:val="כללי"/>
          <w:gallery w:val="placeholder"/>
        </w:category>
        <w:types>
          <w:type w:val="bbPlcHdr"/>
        </w:types>
        <w:behaviors>
          <w:behavior w:val="content"/>
        </w:behaviors>
        <w:guid w:val="{BFA84860-2527-4898-8E05-E292BA32B031}"/>
      </w:docPartPr>
      <w:docPartBody>
        <w:p w:rsidR="00881F60" w:rsidRDefault="00881F60" w:rsidP="00881F60">
          <w:pPr>
            <w:pStyle w:val="0FE2C8F17BD0426985780206A7EAFCCC"/>
          </w:pPr>
          <w:r w:rsidRPr="003059F5">
            <w:rPr>
              <w:rStyle w:val="a3"/>
              <w:rtl/>
            </w:rPr>
            <w:t>[רשות מקומית]</w:t>
          </w:r>
        </w:p>
      </w:docPartBody>
    </w:docPart>
    <w:docPart>
      <w:docPartPr>
        <w:name w:val="3C6FA78DDA514EBAAA82A631F91943CD"/>
        <w:category>
          <w:name w:val="כללי"/>
          <w:gallery w:val="placeholder"/>
        </w:category>
        <w:types>
          <w:type w:val="bbPlcHdr"/>
        </w:types>
        <w:behaviors>
          <w:behavior w:val="content"/>
        </w:behaviors>
        <w:guid w:val="{8903F998-C534-4DD9-BD97-F041046AF714}"/>
      </w:docPartPr>
      <w:docPartBody>
        <w:p w:rsidR="00881F60" w:rsidRDefault="00881F60" w:rsidP="00881F60">
          <w:pPr>
            <w:pStyle w:val="3C6FA78DDA514EBAAA82A631F91943CD"/>
          </w:pPr>
          <w:r w:rsidRPr="003059F5">
            <w:rPr>
              <w:rStyle w:val="a3"/>
              <w:rtl/>
            </w:rPr>
            <w:t>[שדה נוסף 3]</w:t>
          </w:r>
        </w:p>
      </w:docPartBody>
    </w:docPart>
    <w:docPart>
      <w:docPartPr>
        <w:name w:val="94128C6F33674AB3B2AA6EE81826DF4F"/>
        <w:category>
          <w:name w:val="כללי"/>
          <w:gallery w:val="placeholder"/>
        </w:category>
        <w:types>
          <w:type w:val="bbPlcHdr"/>
        </w:types>
        <w:behaviors>
          <w:behavior w:val="content"/>
        </w:behaviors>
        <w:guid w:val="{541A6B00-D9F1-4E72-A98C-9EB49384F3DC}"/>
      </w:docPartPr>
      <w:docPartBody>
        <w:p w:rsidR="00881F60" w:rsidRDefault="00881F60" w:rsidP="00881F60">
          <w:pPr>
            <w:pStyle w:val="94128C6F33674AB3B2AA6EE81826DF4F"/>
          </w:pPr>
          <w:r w:rsidRPr="003059F5">
            <w:rPr>
              <w:rStyle w:val="a3"/>
              <w:rtl/>
            </w:rPr>
            <w:t>[שדה נוסף 4]</w:t>
          </w:r>
        </w:p>
      </w:docPartBody>
    </w:docPart>
    <w:docPart>
      <w:docPartPr>
        <w:name w:val="033FD02752314DC693A554A6A076831E"/>
        <w:category>
          <w:name w:val="כללי"/>
          <w:gallery w:val="placeholder"/>
        </w:category>
        <w:types>
          <w:type w:val="bbPlcHdr"/>
        </w:types>
        <w:behaviors>
          <w:behavior w:val="content"/>
        </w:behaviors>
        <w:guid w:val="{C72E7F49-99D4-4338-8047-10A1EA72F6DC}"/>
      </w:docPartPr>
      <w:docPartBody>
        <w:p w:rsidR="00881F60" w:rsidRDefault="00881F60" w:rsidP="00881F60">
          <w:pPr>
            <w:pStyle w:val="033FD02752314DC693A554A6A076831E"/>
          </w:pPr>
          <w:r w:rsidRPr="003059F5">
            <w:rPr>
              <w:rStyle w:val="a3"/>
              <w:rtl/>
            </w:rPr>
            <w:t>[שדה נוסף 5]</w:t>
          </w:r>
        </w:p>
      </w:docPartBody>
    </w:docPart>
    <w:docPart>
      <w:docPartPr>
        <w:name w:val="215FF448133848B488FFDCB7ED3BCA81"/>
        <w:category>
          <w:name w:val="כללי"/>
          <w:gallery w:val="placeholder"/>
        </w:category>
        <w:types>
          <w:type w:val="bbPlcHdr"/>
        </w:types>
        <w:behaviors>
          <w:behavior w:val="content"/>
        </w:behaviors>
        <w:guid w:val="{2E068931-2771-4F21-B74F-6E5A6616F88E}"/>
      </w:docPartPr>
      <w:docPartBody>
        <w:p w:rsidR="00881F60" w:rsidRDefault="00881F60" w:rsidP="00881F60">
          <w:pPr>
            <w:pStyle w:val="215FF448133848B488FFDCB7ED3BCA81"/>
          </w:pPr>
          <w:r w:rsidRPr="003059F5">
            <w:rPr>
              <w:rStyle w:val="a3"/>
              <w:rtl/>
            </w:rPr>
            <w:t>[שדה נוסף 6]</w:t>
          </w:r>
        </w:p>
      </w:docPartBody>
    </w:docPart>
    <w:docPart>
      <w:docPartPr>
        <w:name w:val="1F3C8191FC2A43F78905EF4204880FAC"/>
        <w:category>
          <w:name w:val="כללי"/>
          <w:gallery w:val="placeholder"/>
        </w:category>
        <w:types>
          <w:type w:val="bbPlcHdr"/>
        </w:types>
        <w:behaviors>
          <w:behavior w:val="content"/>
        </w:behaviors>
        <w:guid w:val="{ED8B1150-C3D8-4AAE-8A39-A2BD45AF9A1A}"/>
      </w:docPartPr>
      <w:docPartBody>
        <w:p w:rsidR="00881F60" w:rsidRDefault="00881F60" w:rsidP="00881F60">
          <w:pPr>
            <w:pStyle w:val="1F3C8191FC2A43F78905EF4204880FAC"/>
          </w:pPr>
          <w:r w:rsidRPr="003059F5">
            <w:rPr>
              <w:rStyle w:val="a3"/>
              <w:rtl/>
            </w:rPr>
            <w:t>[אחוז השתתפות צד א]</w:t>
          </w:r>
        </w:p>
      </w:docPartBody>
    </w:docPart>
    <w:docPart>
      <w:docPartPr>
        <w:name w:val="53BD742EEBFB46C399B68E84395D6DBE"/>
        <w:category>
          <w:name w:val="כללי"/>
          <w:gallery w:val="placeholder"/>
        </w:category>
        <w:types>
          <w:type w:val="bbPlcHdr"/>
        </w:types>
        <w:behaviors>
          <w:behavior w:val="content"/>
        </w:behaviors>
        <w:guid w:val="{8A7CD2E1-5FF5-4000-AAFC-EAF2244BF119}"/>
      </w:docPartPr>
      <w:docPartBody>
        <w:p w:rsidR="00881F60" w:rsidRDefault="00881F60" w:rsidP="00881F60">
          <w:pPr>
            <w:pStyle w:val="53BD742EEBFB46C399B68E84395D6DBE"/>
          </w:pPr>
          <w:r w:rsidRPr="00064388">
            <w:rPr>
              <w:rStyle w:val="a3"/>
              <w:rtl/>
            </w:rPr>
            <w:t>[סוג מדד כותרת]</w:t>
          </w:r>
        </w:p>
      </w:docPartBody>
    </w:docPart>
    <w:docPart>
      <w:docPartPr>
        <w:name w:val="7FD5F77E8FA94F8AAFFFE0937E4DCA7B"/>
        <w:category>
          <w:name w:val="כללי"/>
          <w:gallery w:val="placeholder"/>
        </w:category>
        <w:types>
          <w:type w:val="bbPlcHdr"/>
        </w:types>
        <w:behaviors>
          <w:behavior w:val="content"/>
        </w:behaviors>
        <w:guid w:val="{602271C9-5708-4F0F-BB9B-5A8A2C2C407E}"/>
      </w:docPartPr>
      <w:docPartBody>
        <w:p w:rsidR="00881F60" w:rsidRDefault="00881F60" w:rsidP="00881F60">
          <w:pPr>
            <w:pStyle w:val="7FD5F77E8FA94F8AAFFFE0937E4DCA7B"/>
          </w:pPr>
          <w:r w:rsidRPr="00033B28">
            <w:rPr>
              <w:rStyle w:val="a3"/>
              <w:rtl/>
            </w:rPr>
            <w:t>[מדד בגין/ידוע - כותרת]</w:t>
          </w:r>
        </w:p>
      </w:docPartBody>
    </w:docPart>
    <w:docPart>
      <w:docPartPr>
        <w:name w:val="70513C3E00F340A18C145490FFDBAD4E"/>
        <w:category>
          <w:name w:val="כללי"/>
          <w:gallery w:val="placeholder"/>
        </w:category>
        <w:types>
          <w:type w:val="bbPlcHdr"/>
        </w:types>
        <w:behaviors>
          <w:behavior w:val="content"/>
        </w:behaviors>
        <w:guid w:val="{4B1E748B-2379-405E-8AB0-DE0329E2F299}"/>
      </w:docPartPr>
      <w:docPartBody>
        <w:p w:rsidR="00881F60" w:rsidRDefault="00881F60" w:rsidP="00881F60">
          <w:pPr>
            <w:pStyle w:val="70513C3E00F340A18C145490FFDBAD4E"/>
          </w:pPr>
          <w:r w:rsidRPr="003059F5">
            <w:rPr>
              <w:rStyle w:val="a3"/>
              <w:rtl/>
            </w:rPr>
            <w:t>[מדד בסיס]</w:t>
          </w:r>
        </w:p>
      </w:docPartBody>
    </w:docPart>
    <w:docPart>
      <w:docPartPr>
        <w:name w:val="F691FADA8D1E40639614E66253FAC871"/>
        <w:category>
          <w:name w:val="כללי"/>
          <w:gallery w:val="placeholder"/>
        </w:category>
        <w:types>
          <w:type w:val="bbPlcHdr"/>
        </w:types>
        <w:behaviors>
          <w:behavior w:val="content"/>
        </w:behaviors>
        <w:guid w:val="{6FBA52B1-8094-4489-8064-C74F05DD01DF}"/>
      </w:docPartPr>
      <w:docPartBody>
        <w:p w:rsidR="00881F60" w:rsidRDefault="00881F60" w:rsidP="00881F60">
          <w:pPr>
            <w:pStyle w:val="F691FADA8D1E40639614E66253FAC871"/>
          </w:pPr>
          <w:r w:rsidRPr="003059F5">
            <w:rPr>
              <w:rStyle w:val="a3"/>
              <w:rtl/>
            </w:rPr>
            <w:t>[נקודות מדד]</w:t>
          </w:r>
        </w:p>
      </w:docPartBody>
    </w:docPart>
    <w:docPart>
      <w:docPartPr>
        <w:name w:val="85782D589B844E7E8C1CE059389736BC"/>
        <w:category>
          <w:name w:val="כללי"/>
          <w:gallery w:val="placeholder"/>
        </w:category>
        <w:types>
          <w:type w:val="bbPlcHdr"/>
        </w:types>
        <w:behaviors>
          <w:behavior w:val="content"/>
        </w:behaviors>
        <w:guid w:val="{B0E85B9D-7FDE-4307-B036-00ED6D40A8A4}"/>
      </w:docPartPr>
      <w:docPartBody>
        <w:p w:rsidR="009D2FCE" w:rsidRDefault="00F03E44" w:rsidP="00F03E44">
          <w:pPr>
            <w:pStyle w:val="85782D589B844E7E8C1CE059389736BC"/>
          </w:pPr>
          <w:r w:rsidRPr="003059F5">
            <w:rPr>
              <w:rStyle w:val="a3"/>
              <w:rtl/>
            </w:rPr>
            <w:t>[תאריך חתימת חוזה]</w:t>
          </w:r>
        </w:p>
      </w:docPartBody>
    </w:docPart>
    <w:docPart>
      <w:docPartPr>
        <w:name w:val="E175BB9F0EAE44C19ADC6D0781515923"/>
        <w:category>
          <w:name w:val="כללי"/>
          <w:gallery w:val="placeholder"/>
        </w:category>
        <w:types>
          <w:type w:val="bbPlcHdr"/>
        </w:types>
        <w:behaviors>
          <w:behavior w:val="content"/>
        </w:behaviors>
        <w:guid w:val="{C8EABFB7-284A-49D9-BDF2-4BFD75E016A2}"/>
      </w:docPartPr>
      <w:docPartBody>
        <w:p w:rsidR="009D2FCE" w:rsidRDefault="00F03E44" w:rsidP="00F03E44">
          <w:pPr>
            <w:pStyle w:val="E175BB9F0EAE44C19ADC6D0781515923"/>
          </w:pPr>
          <w:r w:rsidRPr="003059F5">
            <w:rPr>
              <w:rStyle w:val="a3"/>
              <w:rtl/>
            </w:rPr>
            <w:t>[שם ספק]</w:t>
          </w:r>
        </w:p>
      </w:docPartBody>
    </w:docPart>
    <w:docPart>
      <w:docPartPr>
        <w:name w:val="C6316F3F828A4E109CAEB56E6FE84E70"/>
        <w:category>
          <w:name w:val="כללי"/>
          <w:gallery w:val="placeholder"/>
        </w:category>
        <w:types>
          <w:type w:val="bbPlcHdr"/>
        </w:types>
        <w:behaviors>
          <w:behavior w:val="content"/>
        </w:behaviors>
        <w:guid w:val="{9B432B8B-17F3-48BF-922E-8E71DF7BCB8E}"/>
      </w:docPartPr>
      <w:docPartBody>
        <w:p w:rsidR="009D2FCE" w:rsidRDefault="00F03E44" w:rsidP="00F03E44">
          <w:pPr>
            <w:pStyle w:val="C6316F3F828A4E109CAEB56E6FE84E70"/>
          </w:pPr>
          <w:r w:rsidRPr="003059F5">
            <w:rPr>
              <w:rStyle w:val="a3"/>
              <w:rtl/>
            </w:rPr>
            <w:t>[שם ספק]</w:t>
          </w:r>
        </w:p>
      </w:docPartBody>
    </w:docPart>
    <w:docPart>
      <w:docPartPr>
        <w:name w:val="A2EBF8E2644249F08CC9127B692FC011"/>
        <w:category>
          <w:name w:val="כללי"/>
          <w:gallery w:val="placeholder"/>
        </w:category>
        <w:types>
          <w:type w:val="bbPlcHdr"/>
        </w:types>
        <w:behaviors>
          <w:behavior w:val="content"/>
        </w:behaviors>
        <w:guid w:val="{495DA7CD-5AD5-4634-A6BA-14918899F276}"/>
      </w:docPartPr>
      <w:docPartBody>
        <w:p w:rsidR="009D2FCE" w:rsidRDefault="00F03E44" w:rsidP="00F03E44">
          <w:pPr>
            <w:pStyle w:val="A2EBF8E2644249F08CC9127B692FC011"/>
          </w:pPr>
          <w:r w:rsidRPr="003059F5">
            <w:rPr>
              <w:rStyle w:val="a3"/>
              <w:rtl/>
            </w:rPr>
            <w:t>[שם ספק]</w:t>
          </w:r>
        </w:p>
      </w:docPartBody>
    </w:docPart>
    <w:docPart>
      <w:docPartPr>
        <w:name w:val="C18C38CA6FF941D98CC3DCA9797EB7B6"/>
        <w:category>
          <w:name w:val="כללי"/>
          <w:gallery w:val="placeholder"/>
        </w:category>
        <w:types>
          <w:type w:val="bbPlcHdr"/>
        </w:types>
        <w:behaviors>
          <w:behavior w:val="content"/>
        </w:behaviors>
        <w:guid w:val="{C2705F94-6CC6-4BF7-A4D3-3A434C0F29F6}"/>
      </w:docPartPr>
      <w:docPartBody>
        <w:p w:rsidR="009D2FCE" w:rsidRDefault="00F03E44" w:rsidP="00F03E44">
          <w:pPr>
            <w:pStyle w:val="C18C38CA6FF941D98CC3DCA9797EB7B6"/>
          </w:pPr>
          <w:r w:rsidRPr="003059F5">
            <w:rPr>
              <w:rStyle w:val="a3"/>
              <w:rtl/>
            </w:rPr>
            <w:t>[שם ספק]</w:t>
          </w:r>
        </w:p>
      </w:docPartBody>
    </w:docPart>
    <w:docPart>
      <w:docPartPr>
        <w:name w:val="A8BB4F922093448FB946BDF63AFD640B"/>
        <w:category>
          <w:name w:val="כללי"/>
          <w:gallery w:val="placeholder"/>
        </w:category>
        <w:types>
          <w:type w:val="bbPlcHdr"/>
        </w:types>
        <w:behaviors>
          <w:behavior w:val="content"/>
        </w:behaviors>
        <w:guid w:val="{1DA440DB-C47F-439F-A5EA-8E42158C31F5}"/>
      </w:docPartPr>
      <w:docPartBody>
        <w:p w:rsidR="009D2FCE" w:rsidRDefault="00F03E44" w:rsidP="00F03E44">
          <w:pPr>
            <w:pStyle w:val="A8BB4F922093448FB946BDF63AFD640B"/>
          </w:pPr>
          <w:r w:rsidRPr="003059F5">
            <w:rPr>
              <w:rStyle w:val="a3"/>
              <w:rtl/>
            </w:rPr>
            <w:t>[תבנית חוזה]</w:t>
          </w:r>
        </w:p>
      </w:docPartBody>
    </w:docPart>
    <w:docPart>
      <w:docPartPr>
        <w:name w:val="325BD8A9CC14424784A30A67817C4CB5"/>
        <w:category>
          <w:name w:val="כללי"/>
          <w:gallery w:val="placeholder"/>
        </w:category>
        <w:types>
          <w:type w:val="bbPlcHdr"/>
        </w:types>
        <w:behaviors>
          <w:behavior w:val="content"/>
        </w:behaviors>
        <w:guid w:val="{FBB09A3F-D0A1-417A-819C-84580BC6A56E}"/>
      </w:docPartPr>
      <w:docPartBody>
        <w:p w:rsidR="009D2FCE" w:rsidRDefault="00F03E44" w:rsidP="00F03E44">
          <w:pPr>
            <w:pStyle w:val="325BD8A9CC14424784A30A67817C4CB5"/>
          </w:pPr>
          <w:r w:rsidRPr="009D00D7">
            <w:rPr>
              <w:rStyle w:val="a3"/>
              <w:rtl/>
            </w:rPr>
            <w:t>[שם הפרויקט]</w:t>
          </w:r>
        </w:p>
      </w:docPartBody>
    </w:docPart>
    <w:docPart>
      <w:docPartPr>
        <w:name w:val="6A6B87907FF949148E16C9F2DD6DB8B0"/>
        <w:category>
          <w:name w:val="כללי"/>
          <w:gallery w:val="placeholder"/>
        </w:category>
        <w:types>
          <w:type w:val="bbPlcHdr"/>
        </w:types>
        <w:behaviors>
          <w:behavior w:val="content"/>
        </w:behaviors>
        <w:guid w:val="{85DEE609-D94D-4566-A03B-B03E2A8EA2BE}"/>
      </w:docPartPr>
      <w:docPartBody>
        <w:p w:rsidR="009D2FCE" w:rsidRDefault="00F03E44" w:rsidP="00F03E44">
          <w:pPr>
            <w:pStyle w:val="6A6B87907FF949148E16C9F2DD6DB8B0"/>
          </w:pPr>
          <w:r w:rsidRPr="003059F5">
            <w:rPr>
              <w:rStyle w:val="a3"/>
              <w:rtl/>
            </w:rPr>
            <w:t>[שם ספק]</w:t>
          </w:r>
        </w:p>
      </w:docPartBody>
    </w:docPart>
    <w:docPart>
      <w:docPartPr>
        <w:name w:val="F2A016A5BA2A40BF8C697BFEE7587BB9"/>
        <w:category>
          <w:name w:val="כללי"/>
          <w:gallery w:val="placeholder"/>
        </w:category>
        <w:types>
          <w:type w:val="bbPlcHdr"/>
        </w:types>
        <w:behaviors>
          <w:behavior w:val="content"/>
        </w:behaviors>
        <w:guid w:val="{E66D018B-DB72-427A-8EB8-2F337F442FEC}"/>
      </w:docPartPr>
      <w:docPartBody>
        <w:p w:rsidR="009D2FCE" w:rsidRDefault="00F03E44" w:rsidP="00F03E44">
          <w:pPr>
            <w:pStyle w:val="F2A016A5BA2A40BF8C697BFEE7587BB9"/>
          </w:pPr>
          <w:r w:rsidRPr="003059F5">
            <w:rPr>
              <w:rStyle w:val="a3"/>
              <w:rtl/>
            </w:rPr>
            <w:t>[שם ספק]</w:t>
          </w:r>
        </w:p>
      </w:docPartBody>
    </w:docPart>
    <w:docPart>
      <w:docPartPr>
        <w:name w:val="527069BEAAE9411CB8B3AE5FE34B049F"/>
        <w:category>
          <w:name w:val="כללי"/>
          <w:gallery w:val="placeholder"/>
        </w:category>
        <w:types>
          <w:type w:val="bbPlcHdr"/>
        </w:types>
        <w:behaviors>
          <w:behavior w:val="content"/>
        </w:behaviors>
        <w:guid w:val="{86C65CDF-C4DE-408F-9235-A17EF7CF97BB}"/>
      </w:docPartPr>
      <w:docPartBody>
        <w:p w:rsidR="009D2FCE" w:rsidRDefault="00F03E44">
          <w:r w:rsidRPr="0027244C">
            <w:rPr>
              <w:rStyle w:val="a3"/>
              <w:rtl/>
            </w:rPr>
            <w:t>[צד א בחוזה]</w:t>
          </w:r>
        </w:p>
      </w:docPartBody>
    </w:docPart>
    <w:docPart>
      <w:docPartPr>
        <w:name w:val="BE9DB6AF9FD442DD8E7CAB110E04F1EF"/>
        <w:category>
          <w:name w:val="כללי"/>
          <w:gallery w:val="placeholder"/>
        </w:category>
        <w:types>
          <w:type w:val="bbPlcHdr"/>
        </w:types>
        <w:behaviors>
          <w:behavior w:val="content"/>
        </w:behaviors>
        <w:guid w:val="{C0922F60-29BE-4A5A-B4D5-EAD33BB9FFF6}"/>
      </w:docPartPr>
      <w:docPartBody>
        <w:p w:rsidR="009D2FCE" w:rsidRDefault="00F03E44" w:rsidP="00F03E44">
          <w:pPr>
            <w:pStyle w:val="BE9DB6AF9FD442DD8E7CAB110E04F1EF"/>
          </w:pPr>
          <w:r w:rsidRPr="00C5438E">
            <w:rPr>
              <w:rStyle w:val="a3"/>
              <w:rtl/>
            </w:rPr>
            <w:t>[צד א בחוזה]</w:t>
          </w:r>
        </w:p>
      </w:docPartBody>
    </w:docPart>
    <w:docPart>
      <w:docPartPr>
        <w:name w:val="48405EBD31E64D40958273154F7D47E0"/>
        <w:category>
          <w:name w:val="כללי"/>
          <w:gallery w:val="placeholder"/>
        </w:category>
        <w:types>
          <w:type w:val="bbPlcHdr"/>
        </w:types>
        <w:behaviors>
          <w:behavior w:val="content"/>
        </w:behaviors>
        <w:guid w:val="{E004D1B9-AF03-4870-990D-C864FB8E5C5B}"/>
      </w:docPartPr>
      <w:docPartBody>
        <w:p w:rsidR="009D2FCE" w:rsidRDefault="00F03E44" w:rsidP="00F03E44">
          <w:pPr>
            <w:pStyle w:val="48405EBD31E64D40958273154F7D47E0"/>
          </w:pPr>
          <w:r w:rsidRPr="003059F5">
            <w:rPr>
              <w:rStyle w:val="a3"/>
              <w:rtl/>
            </w:rPr>
            <w:t>[שם ספק]</w:t>
          </w:r>
        </w:p>
      </w:docPartBody>
    </w:docPart>
    <w:docPart>
      <w:docPartPr>
        <w:name w:val="9E714731EFE043169F6B2DB50AEAB65D"/>
        <w:category>
          <w:name w:val="כללי"/>
          <w:gallery w:val="placeholder"/>
        </w:category>
        <w:types>
          <w:type w:val="bbPlcHdr"/>
        </w:types>
        <w:behaviors>
          <w:behavior w:val="content"/>
        </w:behaviors>
        <w:guid w:val="{3955AAC1-801E-4B3F-BFC1-40DBB12292E3}"/>
      </w:docPartPr>
      <w:docPartBody>
        <w:p w:rsidR="009D2FCE" w:rsidRDefault="00F03E44" w:rsidP="00F03E44">
          <w:pPr>
            <w:pStyle w:val="9E714731EFE043169F6B2DB50AEAB65D"/>
          </w:pPr>
          <w:r w:rsidRPr="003059F5">
            <w:rPr>
              <w:rStyle w:val="a3"/>
              <w:rtl/>
            </w:rPr>
            <w:t>[שם אתר]</w:t>
          </w:r>
        </w:p>
      </w:docPartBody>
    </w:docPart>
    <w:docPart>
      <w:docPartPr>
        <w:name w:val="F24F9A452BC742D19EA92BF9CAAC8469"/>
        <w:category>
          <w:name w:val="כללי"/>
          <w:gallery w:val="placeholder"/>
        </w:category>
        <w:types>
          <w:type w:val="bbPlcHdr"/>
        </w:types>
        <w:behaviors>
          <w:behavior w:val="content"/>
        </w:behaviors>
        <w:guid w:val="{6E79EC53-51E8-4640-A2E6-DAE4A0160B36}"/>
      </w:docPartPr>
      <w:docPartBody>
        <w:p w:rsidR="009D2FCE" w:rsidRDefault="00F03E44" w:rsidP="00F03E44">
          <w:pPr>
            <w:pStyle w:val="F24F9A452BC742D19EA92BF9CAAC8469"/>
          </w:pPr>
          <w:r w:rsidRPr="003059F5">
            <w:rPr>
              <w:rStyle w:val="a3"/>
              <w:rtl/>
            </w:rPr>
            <w:t>[תיאור עבודה]</w:t>
          </w:r>
        </w:p>
      </w:docPartBody>
    </w:docPart>
    <w:docPart>
      <w:docPartPr>
        <w:name w:val="017927C55C0744968016CF55DE031BF9"/>
        <w:category>
          <w:name w:val="כללי"/>
          <w:gallery w:val="placeholder"/>
        </w:category>
        <w:types>
          <w:type w:val="bbPlcHdr"/>
        </w:types>
        <w:behaviors>
          <w:behavior w:val="content"/>
        </w:behaviors>
        <w:guid w:val="{FFE08DDF-A581-42CD-B737-58CF390B2D79}"/>
      </w:docPartPr>
      <w:docPartBody>
        <w:p w:rsidR="009D2FCE" w:rsidRDefault="00F03E44" w:rsidP="00F03E44">
          <w:pPr>
            <w:pStyle w:val="017927C55C0744968016CF55DE031BF9"/>
          </w:pPr>
          <w:r w:rsidRPr="003059F5">
            <w:rPr>
              <w:rStyle w:val="a3"/>
              <w:rtl/>
            </w:rPr>
            <w:t>[שם אתר]</w:t>
          </w:r>
        </w:p>
      </w:docPartBody>
    </w:docPart>
    <w:docPart>
      <w:docPartPr>
        <w:name w:val="3E05492C87D04FE6A102F4800158C287"/>
        <w:category>
          <w:name w:val="כללי"/>
          <w:gallery w:val="placeholder"/>
        </w:category>
        <w:types>
          <w:type w:val="bbPlcHdr"/>
        </w:types>
        <w:behaviors>
          <w:behavior w:val="content"/>
        </w:behaviors>
        <w:guid w:val="{05C2E5EF-94CA-48B1-B153-AA89138DE827}"/>
      </w:docPartPr>
      <w:docPartBody>
        <w:p w:rsidR="009D2FCE" w:rsidRDefault="00F03E44" w:rsidP="00F03E44">
          <w:pPr>
            <w:pStyle w:val="3E05492C87D04FE6A102F4800158C287"/>
          </w:pPr>
          <w:r w:rsidRPr="003059F5">
            <w:rPr>
              <w:rStyle w:val="a3"/>
              <w:rtl/>
            </w:rPr>
            <w:t>[תאריך חתימת חוזה]</w:t>
          </w:r>
        </w:p>
      </w:docPartBody>
    </w:docPart>
    <w:docPart>
      <w:docPartPr>
        <w:name w:val="2895C9CEBDE3482CA6FB6393D3A4FC8A"/>
        <w:category>
          <w:name w:val="כללי"/>
          <w:gallery w:val="placeholder"/>
        </w:category>
        <w:types>
          <w:type w:val="bbPlcHdr"/>
        </w:types>
        <w:behaviors>
          <w:behavior w:val="content"/>
        </w:behaviors>
        <w:guid w:val="{91519C43-B009-40F5-8227-13B0F163C56C}"/>
      </w:docPartPr>
      <w:docPartBody>
        <w:p w:rsidR="009D2FCE" w:rsidRDefault="00F03E44">
          <w:r w:rsidRPr="0027244C">
            <w:rPr>
              <w:rStyle w:val="a3"/>
              <w:rtl/>
            </w:rPr>
            <w:t>[צד א בחוזה]</w:t>
          </w:r>
        </w:p>
      </w:docPartBody>
    </w:docPart>
    <w:docPart>
      <w:docPartPr>
        <w:name w:val="53B86EC189984CB0895E04132A83E4EC"/>
        <w:category>
          <w:name w:val="כללי"/>
          <w:gallery w:val="placeholder"/>
        </w:category>
        <w:types>
          <w:type w:val="bbPlcHdr"/>
        </w:types>
        <w:behaviors>
          <w:behavior w:val="content"/>
        </w:behaviors>
        <w:guid w:val="{EC3E415A-E448-45D4-A35E-5A6AED2F4EC0}"/>
      </w:docPartPr>
      <w:docPartBody>
        <w:p w:rsidR="00E52DF8" w:rsidRDefault="00E52DF8">
          <w:r w:rsidRPr="009C4355">
            <w:rPr>
              <w:rStyle w:val="a3"/>
              <w:rtl/>
            </w:rPr>
            <w:t>[שם צד א]</w:t>
          </w:r>
        </w:p>
      </w:docPartBody>
    </w:docPart>
    <w:docPart>
      <w:docPartPr>
        <w:name w:val="1852A3B655334B529FA9ABA6AB928CD3"/>
        <w:category>
          <w:name w:val="כללי"/>
          <w:gallery w:val="placeholder"/>
        </w:category>
        <w:types>
          <w:type w:val="bbPlcHdr"/>
        </w:types>
        <w:behaviors>
          <w:behavior w:val="content"/>
        </w:behaviors>
        <w:guid w:val="{111A3C90-56B1-401A-86A7-A6017B1F5416}"/>
      </w:docPartPr>
      <w:docPartBody>
        <w:p w:rsidR="00E52DF8" w:rsidRDefault="00E52DF8">
          <w:r w:rsidRPr="009C4355">
            <w:rPr>
              <w:rStyle w:val="a3"/>
              <w:rtl/>
            </w:rPr>
            <w:t>[שם ספק]</w:t>
          </w:r>
        </w:p>
      </w:docPartBody>
    </w:docPart>
    <w:docPart>
      <w:docPartPr>
        <w:name w:val="E5944D47EEA34CA2BCC9ED4357FF29EA"/>
        <w:category>
          <w:name w:val="כללי"/>
          <w:gallery w:val="placeholder"/>
        </w:category>
        <w:types>
          <w:type w:val="bbPlcHdr"/>
        </w:types>
        <w:behaviors>
          <w:behavior w:val="content"/>
        </w:behaviors>
        <w:guid w:val="{EA910668-C879-41FE-8F23-642C40831F5E}"/>
      </w:docPartPr>
      <w:docPartBody>
        <w:p w:rsidR="00E52DF8" w:rsidRDefault="00E52DF8" w:rsidP="00E52DF8">
          <w:pPr>
            <w:pStyle w:val="E5944D47EEA34CA2BCC9ED4357FF29EA"/>
          </w:pPr>
          <w:r w:rsidRPr="003059F5">
            <w:rPr>
              <w:rStyle w:val="a3"/>
              <w:rtl/>
            </w:rPr>
            <w:t>[שם ספק]</w:t>
          </w:r>
        </w:p>
      </w:docPartBody>
    </w:docPart>
    <w:docPart>
      <w:docPartPr>
        <w:name w:val="424481AEBE024135A26088DBA30CC35C"/>
        <w:category>
          <w:name w:val="כללי"/>
          <w:gallery w:val="placeholder"/>
        </w:category>
        <w:types>
          <w:type w:val="bbPlcHdr"/>
        </w:types>
        <w:behaviors>
          <w:behavior w:val="content"/>
        </w:behaviors>
        <w:guid w:val="{60179A08-44F8-42E0-93BF-3304C221C838}"/>
      </w:docPartPr>
      <w:docPartBody>
        <w:p w:rsidR="00E52DF8" w:rsidRDefault="00E52DF8" w:rsidP="00E52DF8">
          <w:pPr>
            <w:pStyle w:val="424481AEBE024135A26088DBA30CC35C"/>
          </w:pPr>
          <w:r w:rsidRPr="003059F5">
            <w:rPr>
              <w:rStyle w:val="a3"/>
              <w:rtl/>
            </w:rPr>
            <w:t>[שם ספק]</w:t>
          </w:r>
        </w:p>
      </w:docPartBody>
    </w:docPart>
    <w:docPart>
      <w:docPartPr>
        <w:name w:val="B4D2D97032B34DC695AA1E3321DDBAB3"/>
        <w:category>
          <w:name w:val="כללי"/>
          <w:gallery w:val="placeholder"/>
        </w:category>
        <w:types>
          <w:type w:val="bbPlcHdr"/>
        </w:types>
        <w:behaviors>
          <w:behavior w:val="content"/>
        </w:behaviors>
        <w:guid w:val="{F50A753A-DCE0-440B-B1A1-FBE1A586C2ED}"/>
      </w:docPartPr>
      <w:docPartBody>
        <w:p w:rsidR="00E52DF8" w:rsidRDefault="00E52DF8" w:rsidP="00E52DF8">
          <w:pPr>
            <w:pStyle w:val="B4D2D97032B34DC695AA1E3321DDBAB3"/>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2E7CC5"/>
    <w:rsid w:val="0055114D"/>
    <w:rsid w:val="00560881"/>
    <w:rsid w:val="006865A5"/>
    <w:rsid w:val="00881F60"/>
    <w:rsid w:val="0089632E"/>
    <w:rsid w:val="009D2FCE"/>
    <w:rsid w:val="009F5F51"/>
    <w:rsid w:val="00C374C1"/>
    <w:rsid w:val="00C80BF1"/>
    <w:rsid w:val="00E52DF8"/>
    <w:rsid w:val="00F03E4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80BF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8BFF034194E14C1BB10A98A0F1F22398">
    <w:name w:val="8BFF034194E14C1BB10A98A0F1F22398"/>
    <w:rsid w:val="00881F60"/>
    <w:pPr>
      <w:bidi/>
    </w:pPr>
  </w:style>
  <w:style w:type="paragraph" w:customStyle="1" w:styleId="E0B71F4FB9324F3A97D77EDA1A74C4A6">
    <w:name w:val="E0B71F4FB9324F3A97D77EDA1A74C4A6"/>
    <w:rsid w:val="00881F60"/>
    <w:pPr>
      <w:bidi/>
    </w:pPr>
  </w:style>
  <w:style w:type="paragraph" w:customStyle="1" w:styleId="5325C62E407A43DF97596BA9FFB0C12E">
    <w:name w:val="5325C62E407A43DF97596BA9FFB0C12E"/>
    <w:rsid w:val="00881F60"/>
    <w:pPr>
      <w:bidi/>
    </w:pPr>
  </w:style>
  <w:style w:type="paragraph" w:customStyle="1" w:styleId="2A00F6CDB62A44D280AD21917FC40212">
    <w:name w:val="2A00F6CDB62A44D280AD21917FC40212"/>
    <w:rsid w:val="00881F60"/>
    <w:pPr>
      <w:bidi/>
    </w:pPr>
  </w:style>
  <w:style w:type="paragraph" w:customStyle="1" w:styleId="7FAB92D76A9D4005A5704BC6D1746FDD">
    <w:name w:val="7FAB92D76A9D4005A5704BC6D1746FDD"/>
    <w:rsid w:val="00881F60"/>
    <w:pPr>
      <w:bidi/>
    </w:pPr>
  </w:style>
  <w:style w:type="paragraph" w:customStyle="1" w:styleId="EF1B26D03CD94CDFB4BC9B8252F88AFA">
    <w:name w:val="EF1B26D03CD94CDFB4BC9B8252F88AFA"/>
    <w:rsid w:val="00881F60"/>
    <w:pPr>
      <w:bidi/>
    </w:pPr>
  </w:style>
  <w:style w:type="paragraph" w:customStyle="1" w:styleId="E841C6FB9B9B46249A020CE7E16D9295">
    <w:name w:val="E841C6FB9B9B46249A020CE7E16D9295"/>
    <w:rsid w:val="00881F60"/>
    <w:pPr>
      <w:bidi/>
    </w:pPr>
  </w:style>
  <w:style w:type="paragraph" w:customStyle="1" w:styleId="50C5E713066049BB92E1FE022BCEC969">
    <w:name w:val="50C5E713066049BB92E1FE022BCEC969"/>
    <w:rsid w:val="00881F60"/>
    <w:pPr>
      <w:bidi/>
    </w:pPr>
  </w:style>
  <w:style w:type="paragraph" w:customStyle="1" w:styleId="D95FA2860D414208A99C3AD0AEF3C5EE">
    <w:name w:val="D95FA2860D414208A99C3AD0AEF3C5EE"/>
    <w:rsid w:val="00881F60"/>
    <w:pPr>
      <w:bidi/>
    </w:pPr>
  </w:style>
  <w:style w:type="paragraph" w:customStyle="1" w:styleId="26B397719A034CE7A345C5A7DB5E2467">
    <w:name w:val="26B397719A034CE7A345C5A7DB5E2467"/>
    <w:rsid w:val="00881F60"/>
    <w:pPr>
      <w:bidi/>
    </w:pPr>
  </w:style>
  <w:style w:type="paragraph" w:customStyle="1" w:styleId="0FE2C8F17BD0426985780206A7EAFCCC">
    <w:name w:val="0FE2C8F17BD0426985780206A7EAFCCC"/>
    <w:rsid w:val="00881F60"/>
    <w:pPr>
      <w:bidi/>
    </w:pPr>
  </w:style>
  <w:style w:type="paragraph" w:customStyle="1" w:styleId="3C6FA78DDA514EBAAA82A631F91943CD">
    <w:name w:val="3C6FA78DDA514EBAAA82A631F91943CD"/>
    <w:rsid w:val="00881F60"/>
    <w:pPr>
      <w:bidi/>
    </w:pPr>
  </w:style>
  <w:style w:type="paragraph" w:customStyle="1" w:styleId="94128C6F33674AB3B2AA6EE81826DF4F">
    <w:name w:val="94128C6F33674AB3B2AA6EE81826DF4F"/>
    <w:rsid w:val="00881F60"/>
    <w:pPr>
      <w:bidi/>
    </w:pPr>
  </w:style>
  <w:style w:type="paragraph" w:customStyle="1" w:styleId="033FD02752314DC693A554A6A076831E">
    <w:name w:val="033FD02752314DC693A554A6A076831E"/>
    <w:rsid w:val="00881F60"/>
    <w:pPr>
      <w:bidi/>
    </w:pPr>
  </w:style>
  <w:style w:type="paragraph" w:customStyle="1" w:styleId="215FF448133848B488FFDCB7ED3BCA81">
    <w:name w:val="215FF448133848B488FFDCB7ED3BCA81"/>
    <w:rsid w:val="00881F60"/>
    <w:pPr>
      <w:bidi/>
    </w:pPr>
  </w:style>
  <w:style w:type="paragraph" w:customStyle="1" w:styleId="1F3C8191FC2A43F78905EF4204880FAC">
    <w:name w:val="1F3C8191FC2A43F78905EF4204880FAC"/>
    <w:rsid w:val="00881F60"/>
    <w:pPr>
      <w:bidi/>
    </w:pPr>
  </w:style>
  <w:style w:type="paragraph" w:customStyle="1" w:styleId="53BD742EEBFB46C399B68E84395D6DBE">
    <w:name w:val="53BD742EEBFB46C399B68E84395D6DBE"/>
    <w:rsid w:val="00881F60"/>
    <w:pPr>
      <w:bidi/>
    </w:pPr>
  </w:style>
  <w:style w:type="paragraph" w:customStyle="1" w:styleId="7FD5F77E8FA94F8AAFFFE0937E4DCA7B">
    <w:name w:val="7FD5F77E8FA94F8AAFFFE0937E4DCA7B"/>
    <w:rsid w:val="00881F60"/>
    <w:pPr>
      <w:bidi/>
    </w:pPr>
  </w:style>
  <w:style w:type="paragraph" w:customStyle="1" w:styleId="70513C3E00F340A18C145490FFDBAD4E">
    <w:name w:val="70513C3E00F340A18C145490FFDBAD4E"/>
    <w:rsid w:val="00881F60"/>
    <w:pPr>
      <w:bidi/>
    </w:pPr>
  </w:style>
  <w:style w:type="paragraph" w:customStyle="1" w:styleId="F691FADA8D1E40639614E66253FAC871">
    <w:name w:val="F691FADA8D1E40639614E66253FAC871"/>
    <w:rsid w:val="00881F60"/>
    <w:pPr>
      <w:bidi/>
    </w:pPr>
  </w:style>
  <w:style w:type="paragraph" w:customStyle="1" w:styleId="241080AC7CC94450BBF53474DDE912A7">
    <w:name w:val="241080AC7CC94450BBF53474DDE912A7"/>
    <w:rsid w:val="00881F60"/>
    <w:pPr>
      <w:bidi/>
    </w:pPr>
  </w:style>
  <w:style w:type="paragraph" w:customStyle="1" w:styleId="C5703F9817534C338D46D727644129F0">
    <w:name w:val="C5703F9817534C338D46D727644129F0"/>
    <w:rsid w:val="00881F60"/>
    <w:pPr>
      <w:bidi/>
    </w:pPr>
  </w:style>
  <w:style w:type="paragraph" w:customStyle="1" w:styleId="D3C37FB94A3A418ABAB96AB99C40C468">
    <w:name w:val="D3C37FB94A3A418ABAB96AB99C40C468"/>
    <w:rsid w:val="00881F60"/>
    <w:pPr>
      <w:bidi/>
    </w:pPr>
  </w:style>
  <w:style w:type="paragraph" w:customStyle="1" w:styleId="9552AE5406954D9A8F93650D5E7558D7">
    <w:name w:val="9552AE5406954D9A8F93650D5E7558D7"/>
    <w:rsid w:val="00881F60"/>
    <w:pPr>
      <w:bidi/>
    </w:pPr>
  </w:style>
  <w:style w:type="paragraph" w:customStyle="1" w:styleId="032B84A454E74E0DA193AAAA4FF77AE4">
    <w:name w:val="032B84A454E74E0DA193AAAA4FF77AE4"/>
    <w:rsid w:val="00881F60"/>
    <w:pPr>
      <w:bidi/>
    </w:pPr>
  </w:style>
  <w:style w:type="paragraph" w:customStyle="1" w:styleId="9344D81535804F42940C16DF1D22FADF">
    <w:name w:val="9344D81535804F42940C16DF1D22FADF"/>
    <w:rsid w:val="00881F60"/>
    <w:pPr>
      <w:bidi/>
    </w:pPr>
  </w:style>
  <w:style w:type="paragraph" w:customStyle="1" w:styleId="B2BC4E3EA80A471284D0C20D333B0E43">
    <w:name w:val="B2BC4E3EA80A471284D0C20D333B0E43"/>
    <w:rsid w:val="00881F60"/>
    <w:pPr>
      <w:bidi/>
    </w:pPr>
  </w:style>
  <w:style w:type="paragraph" w:customStyle="1" w:styleId="1CF58A9FD8B54308A33E72958F1FFFDA">
    <w:name w:val="1CF58A9FD8B54308A33E72958F1FFFDA"/>
    <w:rsid w:val="00881F60"/>
    <w:pPr>
      <w:bidi/>
    </w:pPr>
  </w:style>
  <w:style w:type="paragraph" w:customStyle="1" w:styleId="A3B1B2A648534ED694D9838E884F8B79">
    <w:name w:val="A3B1B2A648534ED694D9838E884F8B79"/>
    <w:rsid w:val="00881F60"/>
    <w:pPr>
      <w:bidi/>
    </w:pPr>
  </w:style>
  <w:style w:type="paragraph" w:customStyle="1" w:styleId="C3F38599977F49F7BE8087566E1059A8">
    <w:name w:val="C3F38599977F49F7BE8087566E1059A8"/>
    <w:rsid w:val="00881F60"/>
    <w:pPr>
      <w:bidi/>
    </w:pPr>
  </w:style>
  <w:style w:type="paragraph" w:customStyle="1" w:styleId="AFC8B02B7C0F4419B4198E95032E1E05">
    <w:name w:val="AFC8B02B7C0F4419B4198E95032E1E05"/>
    <w:rsid w:val="00881F60"/>
    <w:pPr>
      <w:bidi/>
    </w:pPr>
  </w:style>
  <w:style w:type="paragraph" w:customStyle="1" w:styleId="F904D9D3BBE24D22B1111BFA43F42113">
    <w:name w:val="F904D9D3BBE24D22B1111BFA43F42113"/>
    <w:rsid w:val="00881F60"/>
    <w:pPr>
      <w:bidi/>
    </w:pPr>
  </w:style>
  <w:style w:type="paragraph" w:customStyle="1" w:styleId="85782D589B844E7E8C1CE059389736BC">
    <w:name w:val="85782D589B844E7E8C1CE059389736BC"/>
    <w:rsid w:val="00F03E44"/>
    <w:pPr>
      <w:bidi/>
    </w:pPr>
  </w:style>
  <w:style w:type="paragraph" w:customStyle="1" w:styleId="E515EDE8EF3B459DAA560F9F77ED3684">
    <w:name w:val="E515EDE8EF3B459DAA560F9F77ED3684"/>
    <w:rsid w:val="00F03E44"/>
    <w:pPr>
      <w:bidi/>
    </w:pPr>
  </w:style>
  <w:style w:type="paragraph" w:customStyle="1" w:styleId="E175BB9F0EAE44C19ADC6D0781515923">
    <w:name w:val="E175BB9F0EAE44C19ADC6D0781515923"/>
    <w:rsid w:val="00F03E44"/>
    <w:pPr>
      <w:bidi/>
    </w:pPr>
  </w:style>
  <w:style w:type="paragraph" w:customStyle="1" w:styleId="C6316F3F828A4E109CAEB56E6FE84E70">
    <w:name w:val="C6316F3F828A4E109CAEB56E6FE84E70"/>
    <w:rsid w:val="00F03E44"/>
    <w:pPr>
      <w:bidi/>
    </w:pPr>
  </w:style>
  <w:style w:type="paragraph" w:customStyle="1" w:styleId="A2EBF8E2644249F08CC9127B692FC011">
    <w:name w:val="A2EBF8E2644249F08CC9127B692FC011"/>
    <w:rsid w:val="00F03E44"/>
    <w:pPr>
      <w:bidi/>
    </w:pPr>
  </w:style>
  <w:style w:type="paragraph" w:customStyle="1" w:styleId="C18C38CA6FF941D98CC3DCA9797EB7B6">
    <w:name w:val="C18C38CA6FF941D98CC3DCA9797EB7B6"/>
    <w:rsid w:val="00F03E44"/>
    <w:pPr>
      <w:bidi/>
    </w:pPr>
  </w:style>
  <w:style w:type="paragraph" w:customStyle="1" w:styleId="A8BB4F922093448FB946BDF63AFD640B">
    <w:name w:val="A8BB4F922093448FB946BDF63AFD640B"/>
    <w:rsid w:val="00F03E44"/>
    <w:pPr>
      <w:bidi/>
    </w:pPr>
  </w:style>
  <w:style w:type="paragraph" w:customStyle="1" w:styleId="325BD8A9CC14424784A30A67817C4CB5">
    <w:name w:val="325BD8A9CC14424784A30A67817C4CB5"/>
    <w:rsid w:val="00F03E44"/>
    <w:pPr>
      <w:bidi/>
    </w:pPr>
  </w:style>
  <w:style w:type="paragraph" w:customStyle="1" w:styleId="6A6B87907FF949148E16C9F2DD6DB8B0">
    <w:name w:val="6A6B87907FF949148E16C9F2DD6DB8B0"/>
    <w:rsid w:val="00F03E44"/>
    <w:pPr>
      <w:bidi/>
    </w:pPr>
  </w:style>
  <w:style w:type="paragraph" w:customStyle="1" w:styleId="F2A016A5BA2A40BF8C697BFEE7587BB9">
    <w:name w:val="F2A016A5BA2A40BF8C697BFEE7587BB9"/>
    <w:rsid w:val="00F03E44"/>
    <w:pPr>
      <w:bidi/>
    </w:pPr>
  </w:style>
  <w:style w:type="paragraph" w:customStyle="1" w:styleId="0ADBADE03BB34E21960522E700E52C4A">
    <w:name w:val="0ADBADE03BB34E21960522E700E52C4A"/>
    <w:rsid w:val="00F03E44"/>
    <w:pPr>
      <w:bidi/>
    </w:pPr>
  </w:style>
  <w:style w:type="paragraph" w:customStyle="1" w:styleId="9A5E754E0CEC4506B53C3A30C2425D31">
    <w:name w:val="9A5E754E0CEC4506B53C3A30C2425D31"/>
    <w:rsid w:val="00F03E44"/>
    <w:pPr>
      <w:bidi/>
    </w:pPr>
  </w:style>
  <w:style w:type="paragraph" w:customStyle="1" w:styleId="6FAC5044801B4DA2818FE4404EE3D490">
    <w:name w:val="6FAC5044801B4DA2818FE4404EE3D490"/>
    <w:rsid w:val="00F03E44"/>
    <w:pPr>
      <w:bidi/>
    </w:pPr>
  </w:style>
  <w:style w:type="paragraph" w:customStyle="1" w:styleId="4C6AB64D46F8410187A2175B90A4E882">
    <w:name w:val="4C6AB64D46F8410187A2175B90A4E882"/>
    <w:rsid w:val="00F03E44"/>
    <w:pPr>
      <w:bidi/>
    </w:pPr>
  </w:style>
  <w:style w:type="paragraph" w:customStyle="1" w:styleId="C125403A29A04D0C85109C3457A7CA63">
    <w:name w:val="C125403A29A04D0C85109C3457A7CA63"/>
    <w:rsid w:val="00F03E44"/>
    <w:pPr>
      <w:bidi/>
    </w:pPr>
  </w:style>
  <w:style w:type="paragraph" w:customStyle="1" w:styleId="BE9DB6AF9FD442DD8E7CAB110E04F1EF">
    <w:name w:val="BE9DB6AF9FD442DD8E7CAB110E04F1EF"/>
    <w:rsid w:val="00F03E44"/>
    <w:pPr>
      <w:bidi/>
    </w:pPr>
  </w:style>
  <w:style w:type="paragraph" w:customStyle="1" w:styleId="48405EBD31E64D40958273154F7D47E0">
    <w:name w:val="48405EBD31E64D40958273154F7D47E0"/>
    <w:rsid w:val="00F03E44"/>
    <w:pPr>
      <w:bidi/>
    </w:pPr>
  </w:style>
  <w:style w:type="paragraph" w:customStyle="1" w:styleId="9E714731EFE043169F6B2DB50AEAB65D">
    <w:name w:val="9E714731EFE043169F6B2DB50AEAB65D"/>
    <w:rsid w:val="00F03E44"/>
    <w:pPr>
      <w:bidi/>
    </w:pPr>
  </w:style>
  <w:style w:type="paragraph" w:customStyle="1" w:styleId="F24F9A452BC742D19EA92BF9CAAC8469">
    <w:name w:val="F24F9A452BC742D19EA92BF9CAAC8469"/>
    <w:rsid w:val="00F03E44"/>
    <w:pPr>
      <w:bidi/>
    </w:pPr>
  </w:style>
  <w:style w:type="paragraph" w:customStyle="1" w:styleId="47392DAD7FAF485F8EC3EDBDC0057E29">
    <w:name w:val="47392DAD7FAF485F8EC3EDBDC0057E29"/>
    <w:rsid w:val="00F03E44"/>
    <w:pPr>
      <w:bidi/>
    </w:pPr>
  </w:style>
  <w:style w:type="paragraph" w:customStyle="1" w:styleId="753229488FE04AE5AE6BE3874821856F">
    <w:name w:val="753229488FE04AE5AE6BE3874821856F"/>
    <w:rsid w:val="00F03E44"/>
    <w:pPr>
      <w:bidi/>
    </w:pPr>
  </w:style>
  <w:style w:type="paragraph" w:customStyle="1" w:styleId="017927C55C0744968016CF55DE031BF9">
    <w:name w:val="017927C55C0744968016CF55DE031BF9"/>
    <w:rsid w:val="00F03E44"/>
    <w:pPr>
      <w:bidi/>
    </w:pPr>
  </w:style>
  <w:style w:type="paragraph" w:customStyle="1" w:styleId="3E05492C87D04FE6A102F4800158C287">
    <w:name w:val="3E05492C87D04FE6A102F4800158C287"/>
    <w:rsid w:val="00F03E44"/>
    <w:pPr>
      <w:bidi/>
    </w:pPr>
  </w:style>
  <w:style w:type="paragraph" w:customStyle="1" w:styleId="291659B02F0D484E8C4986CA846EC1D2">
    <w:name w:val="291659B02F0D484E8C4986CA846EC1D2"/>
    <w:rsid w:val="00F03E44"/>
    <w:pPr>
      <w:bidi/>
    </w:pPr>
  </w:style>
  <w:style w:type="paragraph" w:customStyle="1" w:styleId="9D97C0FE48074314AD6A7D9F87FEA345">
    <w:name w:val="9D97C0FE48074314AD6A7D9F87FEA345"/>
    <w:rsid w:val="00560881"/>
    <w:pPr>
      <w:bidi/>
    </w:pPr>
  </w:style>
  <w:style w:type="paragraph" w:customStyle="1" w:styleId="36C54A644696480AA21AF8433905CC69">
    <w:name w:val="36C54A644696480AA21AF8433905CC69"/>
    <w:rsid w:val="00560881"/>
    <w:pPr>
      <w:bidi/>
    </w:pPr>
  </w:style>
  <w:style w:type="paragraph" w:customStyle="1" w:styleId="DA7713F89F6046FEA6ADED0B3587E3CD">
    <w:name w:val="DA7713F89F6046FEA6ADED0B3587E3CD"/>
    <w:rsid w:val="00560881"/>
    <w:pPr>
      <w:bidi/>
    </w:pPr>
  </w:style>
  <w:style w:type="paragraph" w:customStyle="1" w:styleId="7A4FEB1E2488449E9B9FFD02C3DAF7FE">
    <w:name w:val="7A4FEB1E2488449E9B9FFD02C3DAF7FE"/>
    <w:rsid w:val="00560881"/>
    <w:pPr>
      <w:bidi/>
    </w:pPr>
  </w:style>
  <w:style w:type="paragraph" w:customStyle="1" w:styleId="E5944D47EEA34CA2BCC9ED4357FF29EA">
    <w:name w:val="E5944D47EEA34CA2BCC9ED4357FF29EA"/>
    <w:rsid w:val="00E52DF8"/>
    <w:pPr>
      <w:bidi/>
    </w:pPr>
  </w:style>
  <w:style w:type="paragraph" w:customStyle="1" w:styleId="567C96EDCC304A528C8B1DECA920D489">
    <w:name w:val="567C96EDCC304A528C8B1DECA920D489"/>
    <w:rsid w:val="00E52DF8"/>
    <w:pPr>
      <w:bidi/>
    </w:pPr>
  </w:style>
  <w:style w:type="paragraph" w:customStyle="1" w:styleId="D75FC4B036574F5FA7B5D9B4A3B8A57E">
    <w:name w:val="D75FC4B036574F5FA7B5D9B4A3B8A57E"/>
    <w:rsid w:val="00E52DF8"/>
    <w:pPr>
      <w:bidi/>
    </w:pPr>
  </w:style>
  <w:style w:type="paragraph" w:customStyle="1" w:styleId="879F410625B54634A2348AA76DA0E4C1">
    <w:name w:val="879F410625B54634A2348AA76DA0E4C1"/>
    <w:rsid w:val="00E52DF8"/>
    <w:pPr>
      <w:bidi/>
    </w:pPr>
  </w:style>
  <w:style w:type="paragraph" w:customStyle="1" w:styleId="424481AEBE024135A26088DBA30CC35C">
    <w:name w:val="424481AEBE024135A26088DBA30CC35C"/>
    <w:rsid w:val="00E52DF8"/>
    <w:pPr>
      <w:bidi/>
    </w:pPr>
  </w:style>
  <w:style w:type="paragraph" w:customStyle="1" w:styleId="B4D2D97032B34DC695AA1E3321DDBAB3">
    <w:name w:val="B4D2D97032B34DC695AA1E3321DDBAB3"/>
    <w:rsid w:val="00E52DF8"/>
    <w:pPr>
      <w:bidi/>
    </w:pPr>
  </w:style>
  <w:style w:type="paragraph" w:customStyle="1" w:styleId="2C4ED323133443D99E3BF0D4290FF52A">
    <w:name w:val="2C4ED323133443D99E3BF0D4290FF52A"/>
    <w:rsid w:val="00C80BF1"/>
    <w:pPr>
      <w:bidi/>
    </w:pPr>
  </w:style>
  <w:style w:type="paragraph" w:customStyle="1" w:styleId="F95364EFCACD4262AE49FD025FA62992">
    <w:name w:val="F95364EFCACD4262AE49FD025FA62992"/>
    <w:rsid w:val="00C80BF1"/>
    <w:pPr>
      <w:bidi/>
    </w:pPr>
  </w:style>
  <w:style w:type="paragraph" w:customStyle="1" w:styleId="E3D6638534AA49688643B66A7B4D7043">
    <w:name w:val="E3D6638534AA49688643B66A7B4D7043"/>
    <w:rsid w:val="00C80BF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איטום" ma:contentTypeID="0x010100398782B37190B343ABC5A26867A4FDE2250094CB44CFF75ABE4FBA3847801D25A9A3" ma:contentTypeVersion="2" ma:contentTypeDescription="" ma:contentTypeScope="" ma:versionID="fb77985dbff08bc33b3ff119772ea1f6">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810AB374-07A7-40EE-951A-8D22F78CD618}"/>
</file>

<file path=customXml/itemProps4.xml><?xml version="1.0" encoding="utf-8"?>
<ds:datastoreItem xmlns:ds="http://schemas.openxmlformats.org/officeDocument/2006/customXml" ds:itemID="{ADE8DB03-05E2-43AF-BA31-147148A8260A}"/>
</file>

<file path=customXml/itemProps5.xml><?xml version="1.0" encoding="utf-8"?>
<ds:datastoreItem xmlns:ds="http://schemas.openxmlformats.org/officeDocument/2006/customXml" ds:itemID="{05A348AF-4BF5-4EBC-8E58-AFA791897D68}"/>
</file>

<file path=customXml/itemProps6.xml><?xml version="1.0" encoding="utf-8"?>
<ds:datastoreItem xmlns:ds="http://schemas.openxmlformats.org/officeDocument/2006/customXml" ds:itemID="{E3B5272C-B8BD-401E-B7B0-4DA994BA1204}"/>
</file>

<file path=docProps/app.xml><?xml version="1.0" encoding="utf-8"?>
<Properties xmlns="http://schemas.openxmlformats.org/officeDocument/2006/extended-properties" xmlns:vt="http://schemas.openxmlformats.org/officeDocument/2006/docPropsVTypes">
  <Template>Normal.dotm</Template>
  <TotalTime>1</TotalTime>
  <Pages>36</Pages>
  <Words>9933</Words>
  <Characters>49667</Characters>
  <Application>Microsoft Office Word</Application>
  <DocSecurity>4</DocSecurity>
  <Lines>413</Lines>
  <Paragraphs>118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2020-06-04T14:08:00Z</dcterms:created>
  <dcterms:modified xsi:type="dcterms:W3CDTF">2020-06-04T14:08:00Z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de41605b-d3bc-4308-b0b8-613c2159c7b8</vt:lpwstr>
  </property>
</Properties>
</file>