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90BB7D0"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hint="cs"/>
          <w:sz w:val="24"/>
          <w:szCs w:val="24"/>
          <w:lang w:eastAsia="he-IL"/>
        </w:rPr>
      </w:pPr>
    </w:p>
    <w:p w14:paraId="5197AA96"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78186E"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44E08EF"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B96B8E"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345FD8F0"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5C124B6C"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0A39FE">
        <w:rPr>
          <w:rFonts w:ascii="Times New Roman" w:eastAsia="Times New Roman" w:hAnsi="Times New Roman" w:cs="David"/>
          <w:bCs/>
          <w:i/>
          <w:iCs/>
          <w:noProof/>
          <w:sz w:val="24"/>
          <w:szCs w:val="24"/>
        </w:rPr>
        <w:drawing>
          <wp:inline distT="0" distB="0" distL="0" distR="0" wp14:anchorId="6F864FB3" wp14:editId="0EAC6989">
            <wp:extent cx="5274310" cy="46799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44E45F14"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08204AE0"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9E52739" w14:textId="77777777" w:rsidR="00A4472C" w:rsidRDefault="00A4472C" w:rsidP="006B43C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71EAA38" w14:textId="77777777" w:rsidR="00A4472C" w:rsidRDefault="00A4472C" w:rsidP="006B43C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E75117D" w14:textId="77777777" w:rsidR="00A4472C" w:rsidRDefault="00A4472C" w:rsidP="006B43C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C2CDEDF" w14:textId="77777777" w:rsidR="00A4472C" w:rsidRDefault="00A4472C" w:rsidP="006B43C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06EF199"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0A39FE">
        <w:rPr>
          <w:rFonts w:ascii="Times New Roman" w:eastAsia="Times New Roman" w:hAnsi="Times New Roman" w:cs="David" w:hint="cs"/>
          <w:bCs/>
          <w:sz w:val="32"/>
          <w:szCs w:val="32"/>
          <w:u w:val="single"/>
          <w:rtl/>
          <w:lang w:eastAsia="he-IL"/>
        </w:rPr>
        <w:t>חוזה אגרונום</w:t>
      </w:r>
    </w:p>
    <w:p w14:paraId="0B37334E"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FB7FE11"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09ABE00"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B77C816"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
          <w:color w:val="2F5496"/>
          <w:sz w:val="24"/>
          <w:szCs w:val="24"/>
          <w:rtl/>
          <w:lang w:eastAsia="he-IL"/>
        </w:rPr>
      </w:pPr>
    </w:p>
    <w:p w14:paraId="7D43D5C5"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E6CE858"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31A4286"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bookmarkStart w:id="0" w:name="_GoBack"/>
    <w:bookmarkEnd w:id="0"/>
    <w:p w14:paraId="4176DE41" w14:textId="75EC1C8B" w:rsidR="000A39FE" w:rsidRPr="000A39FE" w:rsidRDefault="00A01115"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sdt>
        <w:sdtPr>
          <w:rPr>
            <w:rFonts w:ascii="Times New Roman" w:eastAsia="Times New Roman" w:hAnsi="Times New Roman" w:cs="David" w:hint="cs"/>
            <w:b/>
            <w:color w:val="2F5496"/>
            <w:sz w:val="24"/>
            <w:szCs w:val="24"/>
            <w:rtl/>
            <w:lang w:eastAsia="he-IL"/>
          </w:rPr>
          <w:alias w:val="שם הפרויקט"/>
          <w:tag w:val="cntProjectName"/>
          <w:id w:val="1240517950"/>
          <w:placeholder>
            <w:docPart w:val="2FC3DF3B16AB4F46B3CB2D8A6C9799B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 w:author="רינת הראל" w:date="2019-11-13T13:14:00Z">
            <w:r>
              <w:rPr>
                <w:rFonts w:ascii="Times New Roman" w:eastAsia="Times New Roman" w:hAnsi="Times New Roman" w:cs="David" w:hint="cs"/>
                <w:b/>
                <w:color w:val="2F5496"/>
                <w:sz w:val="24"/>
                <w:szCs w:val="24"/>
                <w:rtl/>
                <w:lang w:eastAsia="he-IL"/>
              </w:rPr>
              <w:t>סמל דרום</w:t>
            </w:r>
          </w:ins>
        </w:sdtContent>
      </w:sdt>
    </w:p>
    <w:p w14:paraId="083939B6"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667A348"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0EFC26C" w14:textId="33A01157" w:rsidR="000A39FE" w:rsidRPr="000A39FE" w:rsidRDefault="00A01115"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sdt>
        <w:sdtPr>
          <w:rPr>
            <w:rFonts w:ascii="Times New Roman" w:eastAsia="Times New Roman" w:hAnsi="Times New Roman" w:cs="David" w:hint="cs"/>
            <w:b/>
            <w:color w:val="2F5496"/>
            <w:sz w:val="24"/>
            <w:szCs w:val="24"/>
            <w:u w:val="single"/>
            <w:rtl/>
            <w:lang w:eastAsia="he-IL"/>
          </w:rPr>
          <w:alias w:val="שם אתר"/>
          <w:tag w:val="cntSite"/>
          <w:id w:val="-1545443975"/>
          <w:placeholder>
            <w:docPart w:val="EB528E6D13114B169177E93E345DEA8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default"/>
          </w:rPr>
        </w:sdtEndPr>
        <w:sdtContent>
          <w:ins w:id="2" w:author="רינת הראל" w:date="2019-11-13T13:14:00Z">
            <w:r w:rsidRPr="00A072AF">
              <w:rPr>
                <w:rStyle w:val="a7"/>
                <w:rtl/>
              </w:rPr>
              <w:t>[שם אתר]</w:t>
            </w:r>
          </w:ins>
        </w:sdtContent>
      </w:sdt>
    </w:p>
    <w:p w14:paraId="290264BB"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BDF15F3"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859F813"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E8EC0DA"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5893DC4"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D13687D"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C9C468C"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24B391B"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ADAAF41"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282206A"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224724"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F10189A"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78CB4C5"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BFFC7D4"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EA1D6D3"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1BB2914"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423C898"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BD35160"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4E5A7C5"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961E683"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BD52767"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B555EF9"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5297E61"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3E215E5"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36ED70C"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E3CADB8"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8E134D3"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2B45959"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BD464E0"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E2ED265" w14:textId="77777777" w:rsidR="00A956CD" w:rsidRDefault="00A956CD" w:rsidP="006B43C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54A688C" w14:textId="77777777" w:rsidR="00A956CD" w:rsidRDefault="00A956CD" w:rsidP="006B43C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299A670" w14:textId="77777777" w:rsidR="000A39FE" w:rsidRPr="00A4472C" w:rsidRDefault="000A39FE" w:rsidP="006B43C4">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A4472C">
        <w:rPr>
          <w:rFonts w:ascii="Times New Roman" w:eastAsia="Times New Roman" w:hAnsi="Times New Roman" w:cs="David" w:hint="cs"/>
          <w:bCs/>
          <w:sz w:val="32"/>
          <w:szCs w:val="32"/>
          <w:u w:val="single"/>
          <w:rtl/>
          <w:lang w:eastAsia="he-IL"/>
        </w:rPr>
        <w:t>חוזה</w:t>
      </w:r>
      <w:r w:rsidR="000F37D8">
        <w:rPr>
          <w:rFonts w:ascii="Times New Roman" w:eastAsia="Times New Roman" w:hAnsi="Times New Roman" w:cs="David" w:hint="cs"/>
          <w:bCs/>
          <w:i/>
          <w:iCs/>
          <w:sz w:val="32"/>
          <w:szCs w:val="32"/>
          <w:u w:val="single"/>
          <w:rtl/>
          <w:lang w:eastAsia="he-IL"/>
        </w:rPr>
        <w:t xml:space="preserve"> </w:t>
      </w:r>
      <w:r w:rsidR="000F37D8" w:rsidRPr="000F37D8">
        <w:rPr>
          <w:rFonts w:ascii="Times New Roman" w:eastAsia="Times New Roman" w:hAnsi="Times New Roman" w:cs="David" w:hint="cs"/>
          <w:bCs/>
          <w:sz w:val="32"/>
          <w:szCs w:val="32"/>
          <w:u w:val="single"/>
          <w:rtl/>
          <w:lang w:eastAsia="he-IL"/>
        </w:rPr>
        <w:t>אגרונום</w:t>
      </w:r>
    </w:p>
    <w:p w14:paraId="0B92FFE4"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16F8235"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0A39FE">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312995058"/>
          <w:placeholder>
            <w:docPart w:val="DEF4C7A2B1A74FE3A952829EE4140C0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0F37D8">
            <w:rPr>
              <w:rStyle w:val="AutoFieldsChar"/>
              <w:color w:val="00B0F0"/>
              <w:rtl/>
            </w:rPr>
            <w:t>[תאריך חתימת חוזה]</w:t>
          </w:r>
        </w:sdtContent>
      </w:sdt>
    </w:p>
    <w:p w14:paraId="4DE2DD75"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rPr>
      </w:pPr>
    </w:p>
    <w:p w14:paraId="13569FCF"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D3D748E"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9AD59CE" w14:textId="77777777" w:rsidR="000A39FE" w:rsidRPr="000A39FE" w:rsidRDefault="000A39FE" w:rsidP="006B43C4">
      <w:pPr>
        <w:widowControl w:val="0"/>
        <w:spacing w:before="0" w:beforeAutospacing="0" w:after="0" w:afterAutospacing="0" w:line="240" w:lineRule="auto"/>
        <w:ind w:left="3600" w:firstLine="720"/>
        <w:outlineLvl w:val="1"/>
        <w:rPr>
          <w:rFonts w:ascii="Times New Roman" w:eastAsia="Times New Roman" w:hAnsi="Times New Roman" w:cs="David"/>
          <w:bCs/>
          <w:sz w:val="24"/>
          <w:szCs w:val="24"/>
          <w:rtl/>
          <w:lang w:eastAsia="he-IL"/>
        </w:rPr>
      </w:pPr>
      <w:r w:rsidRPr="000A39FE">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color w:val="800080"/>
          <w:sz w:val="24"/>
          <w:szCs w:val="24"/>
          <w:rtl/>
        </w:rPr>
        <w:alias w:val="צד א בחוזה"/>
        <w:tag w:val="cntTzadA"/>
        <w:id w:val="1107621745"/>
        <w:placeholder>
          <w:docPart w:val="FB5B2F7342994AAE977032F2BC97B57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4A5B152B" w14:textId="48D7B911" w:rsidR="000A39FE" w:rsidRPr="000A39FE" w:rsidRDefault="00A01115" w:rsidP="006B43C4">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3" w:author="רינת הראל" w:date="2019-11-13T13:14:00Z">
            <w:r>
              <w:rPr>
                <w:rFonts w:ascii="Times New Roman" w:eastAsia="Times New Roman" w:hAnsi="Times New Roman" w:cs="David"/>
                <w:color w:val="800080"/>
                <w:sz w:val="24"/>
                <w:szCs w:val="24"/>
                <w:rtl/>
              </w:rPr>
              <w:br/>
              <w:t>אפריקה ישראל מגורים בע"מ</w:t>
            </w:r>
            <w:r>
              <w:rPr>
                <w:rFonts w:ascii="Times New Roman" w:eastAsia="Times New Roman" w:hAnsi="Times New Roman" w:cs="David"/>
                <w:color w:val="800080"/>
                <w:sz w:val="24"/>
                <w:szCs w:val="24"/>
                <w:rtl/>
              </w:rPr>
              <w:br/>
              <w:t>יוני נתניהו 1 ג' אור יהודה</w:t>
            </w:r>
            <w:r>
              <w:rPr>
                <w:rFonts w:ascii="Times New Roman" w:eastAsia="Times New Roman" w:hAnsi="Times New Roman" w:cs="David"/>
                <w:color w:val="800080"/>
                <w:sz w:val="24"/>
                <w:szCs w:val="24"/>
                <w:rtl/>
              </w:rPr>
              <w:br/>
              <w:t>מ.ז 52-003476-0</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r>
          </w:ins>
        </w:p>
      </w:sdtContent>
    </w:sdt>
    <w:p w14:paraId="2347EA97" w14:textId="77777777" w:rsidR="000A39FE" w:rsidRPr="000A39FE" w:rsidRDefault="000A39FE" w:rsidP="006B43C4">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0A39FE">
        <w:rPr>
          <w:rFonts w:ascii="Times New Roman" w:eastAsia="Times New Roman" w:hAnsi="Times New Roman" w:cs="David" w:hint="cs"/>
          <w:sz w:val="24"/>
          <w:szCs w:val="24"/>
          <w:rtl/>
          <w:lang w:eastAsia="he-IL"/>
        </w:rPr>
        <w:t>(להלן: "</w:t>
      </w:r>
      <w:r w:rsidRPr="000A39FE">
        <w:rPr>
          <w:rFonts w:ascii="Times New Roman" w:eastAsia="Times New Roman" w:hAnsi="Times New Roman" w:cs="David" w:hint="cs"/>
          <w:b/>
          <w:bCs/>
          <w:sz w:val="24"/>
          <w:szCs w:val="24"/>
          <w:rtl/>
          <w:lang w:eastAsia="he-IL"/>
        </w:rPr>
        <w:t>המזמין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hint="cs"/>
          <w:bCs/>
          <w:sz w:val="24"/>
          <w:szCs w:val="24"/>
          <w:rtl/>
          <w:lang w:eastAsia="he-IL"/>
        </w:rPr>
        <w:t xml:space="preserve">       </w:t>
      </w:r>
    </w:p>
    <w:p w14:paraId="18FF5FC6" w14:textId="77777777" w:rsidR="000A39FE" w:rsidRPr="000A39FE" w:rsidRDefault="000A39FE" w:rsidP="006B43C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0A39FE">
        <w:rPr>
          <w:rFonts w:ascii="Times New Roman" w:eastAsia="Times New Roman" w:hAnsi="Times New Roman" w:cs="David" w:hint="cs"/>
          <w:bCs/>
          <w:sz w:val="24"/>
          <w:szCs w:val="24"/>
          <w:rtl/>
          <w:lang w:eastAsia="he-IL"/>
        </w:rPr>
        <w:t xml:space="preserve">         מצד אחד;</w:t>
      </w:r>
    </w:p>
    <w:p w14:paraId="1809FC42" w14:textId="77777777" w:rsidR="000A39FE" w:rsidRPr="000A39FE" w:rsidRDefault="000A39FE" w:rsidP="006B43C4">
      <w:pPr>
        <w:widowControl w:val="0"/>
        <w:tabs>
          <w:tab w:val="left" w:pos="5187"/>
        </w:tabs>
        <w:spacing w:before="0" w:beforeAutospacing="0" w:after="0" w:afterAutospacing="0" w:line="240" w:lineRule="auto"/>
        <w:ind w:left="3600" w:firstLine="737"/>
        <w:outlineLvl w:val="1"/>
        <w:rPr>
          <w:rFonts w:ascii="Times New Roman" w:eastAsia="Times New Roman" w:hAnsi="Times New Roman" w:cs="David"/>
          <w:bCs/>
          <w:sz w:val="24"/>
          <w:szCs w:val="24"/>
          <w:rtl/>
          <w:lang w:eastAsia="he-IL"/>
        </w:rPr>
      </w:pPr>
    </w:p>
    <w:p w14:paraId="521F34D6" w14:textId="77777777" w:rsidR="000A39FE" w:rsidRPr="000A39FE" w:rsidRDefault="000A39FE" w:rsidP="006B43C4">
      <w:pPr>
        <w:widowControl w:val="0"/>
        <w:tabs>
          <w:tab w:val="left" w:pos="5187"/>
        </w:tabs>
        <w:spacing w:before="0" w:beforeAutospacing="0" w:after="0" w:afterAutospacing="0" w:line="240" w:lineRule="auto"/>
        <w:ind w:left="3600" w:firstLine="737"/>
        <w:outlineLvl w:val="1"/>
        <w:rPr>
          <w:rFonts w:ascii="Times New Roman" w:eastAsia="Times New Roman" w:hAnsi="Times New Roman" w:cs="David"/>
          <w:bCs/>
          <w:sz w:val="24"/>
          <w:szCs w:val="24"/>
          <w:rtl/>
          <w:lang w:eastAsia="he-IL"/>
        </w:rPr>
      </w:pPr>
      <w:r w:rsidRPr="000A39FE">
        <w:rPr>
          <w:rFonts w:ascii="Times New Roman" w:eastAsia="Times New Roman" w:hAnsi="Times New Roman" w:cs="David" w:hint="cs"/>
          <w:bCs/>
          <w:sz w:val="24"/>
          <w:szCs w:val="24"/>
          <w:rtl/>
          <w:lang w:eastAsia="he-IL"/>
        </w:rPr>
        <w:t>ל ב י ן</w:t>
      </w:r>
    </w:p>
    <w:p w14:paraId="123ACCD0"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515838520"/>
        <w:placeholder>
          <w:docPart w:val="86ACF378D430447AA604541F7A0E72B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74CFFD95" w14:textId="77777777" w:rsidR="000A39FE" w:rsidRPr="000A39FE" w:rsidRDefault="000A39FE" w:rsidP="006B43C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2E229F">
            <w:rPr>
              <w:rStyle w:val="AutoFieldsChar"/>
              <w:color w:val="00B0F0"/>
              <w:rtl/>
            </w:rPr>
            <w:t>[צדדים נוספים]</w:t>
          </w:r>
        </w:p>
      </w:sdtContent>
    </w:sdt>
    <w:p w14:paraId="6A403BE8" w14:textId="77777777" w:rsidR="000A39FE" w:rsidRPr="000A39FE" w:rsidRDefault="000A39FE" w:rsidP="006B43C4">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0A39FE">
        <w:rPr>
          <w:rFonts w:ascii="Times New Roman" w:eastAsia="Times New Roman" w:hAnsi="Times New Roman" w:cs="David" w:hint="cs"/>
          <w:sz w:val="24"/>
          <w:szCs w:val="24"/>
          <w:rtl/>
          <w:lang w:eastAsia="he-IL"/>
        </w:rPr>
        <w:t>(להלן: "</w:t>
      </w:r>
      <w:r w:rsidRPr="000A39FE">
        <w:rPr>
          <w:rFonts w:ascii="Times New Roman" w:eastAsia="Times New Roman" w:hAnsi="Times New Roman" w:cs="David" w:hint="cs"/>
          <w:b/>
          <w:bCs/>
          <w:sz w:val="24"/>
          <w:szCs w:val="24"/>
          <w:rtl/>
          <w:lang w:eastAsia="he-IL"/>
        </w:rPr>
        <w:t>היועץ</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hint="cs"/>
          <w:bCs/>
          <w:sz w:val="24"/>
          <w:szCs w:val="24"/>
          <w:rtl/>
          <w:lang w:eastAsia="he-IL"/>
        </w:rPr>
        <w:t xml:space="preserve">  </w:t>
      </w:r>
    </w:p>
    <w:p w14:paraId="3D471A02" w14:textId="77777777" w:rsidR="000A39FE" w:rsidRPr="000A39FE" w:rsidRDefault="000A39FE" w:rsidP="006B43C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0A39FE">
        <w:rPr>
          <w:rFonts w:ascii="Times New Roman" w:eastAsia="Times New Roman" w:hAnsi="Times New Roman" w:cs="David" w:hint="cs"/>
          <w:bCs/>
          <w:sz w:val="24"/>
          <w:szCs w:val="24"/>
          <w:rtl/>
          <w:lang w:eastAsia="he-IL"/>
        </w:rPr>
        <w:t xml:space="preserve">         מצד שני;</w:t>
      </w:r>
    </w:p>
    <w:p w14:paraId="6BBD99B0" w14:textId="77777777" w:rsidR="000A39FE" w:rsidRPr="000A39FE" w:rsidRDefault="000A39FE" w:rsidP="006B43C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63BDE268" w14:textId="77777777" w:rsidR="000A39FE" w:rsidRPr="000A39FE" w:rsidRDefault="000A39FE" w:rsidP="006B43C4">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rtl/>
          <w:lang w:eastAsia="he-IL"/>
        </w:rPr>
        <w:t>והואיל:</w:t>
      </w:r>
      <w:r w:rsidRPr="000A39FE">
        <w:rPr>
          <w:rFonts w:ascii="Times New Roman" w:eastAsia="Times New Roman" w:hAnsi="Times New Roman" w:cs="David"/>
          <w:bCs/>
          <w:sz w:val="24"/>
          <w:szCs w:val="24"/>
          <w:rtl/>
          <w:lang w:eastAsia="he-IL"/>
        </w:rPr>
        <w:tab/>
      </w:r>
      <w:r w:rsidRPr="000A39FE">
        <w:rPr>
          <w:rFonts w:ascii="Times New Roman" w:eastAsia="Times New Roman" w:hAnsi="Times New Roman" w:cs="David"/>
          <w:sz w:val="24"/>
          <w:szCs w:val="24"/>
          <w:rtl/>
          <w:lang w:eastAsia="he-IL"/>
        </w:rPr>
        <w:t xml:space="preserve">וברצון המזמין למסור ליועץ את ביצוע שירותי היועץ כמפורט להלן, כל זאת בתנאים </w:t>
      </w:r>
      <w:r w:rsidRPr="000A39FE">
        <w:rPr>
          <w:rFonts w:ascii="Times New Roman" w:eastAsia="Times New Roman" w:hAnsi="Times New Roman" w:cs="David"/>
          <w:sz w:val="24"/>
          <w:szCs w:val="24"/>
          <w:rtl/>
          <w:lang w:eastAsia="he-IL"/>
        </w:rPr>
        <w:lastRenderedPageBreak/>
        <w:t>המפורטים להלן בחוזה זה והיועץ הסכים לקבל על עצמו את העבודה הנ"ל;</w:t>
      </w:r>
    </w:p>
    <w:p w14:paraId="06A39829" w14:textId="77777777" w:rsidR="000A39FE" w:rsidRPr="000A39FE" w:rsidRDefault="000A39FE" w:rsidP="006B43C4">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0A39FE">
        <w:rPr>
          <w:rFonts w:ascii="Times New Roman" w:eastAsia="Times New Roman" w:hAnsi="Times New Roman" w:cs="David"/>
          <w:bCs/>
          <w:sz w:val="24"/>
          <w:szCs w:val="24"/>
          <w:rtl/>
          <w:lang w:eastAsia="he-IL"/>
        </w:rPr>
        <w:t>לפיכך הותנה והוסכם בין הצדדים כדלקמן:</w:t>
      </w:r>
    </w:p>
    <w:p w14:paraId="4D111158" w14:textId="77777777" w:rsidR="000A39FE" w:rsidRPr="000A39FE" w:rsidRDefault="000A39FE" w:rsidP="006B43C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u w:val="single"/>
          <w:rtl/>
          <w:lang w:eastAsia="he-IL"/>
        </w:rPr>
        <w:t>מבוא</w:t>
      </w:r>
    </w:p>
    <w:p w14:paraId="22D33C81" w14:textId="77777777" w:rsidR="000A39FE" w:rsidRPr="000A39FE" w:rsidRDefault="000A39FE" w:rsidP="006B43C4">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למונחים הבאים יהא הפרוש הנקוב בצידם דהיינו:</w:t>
      </w:r>
    </w:p>
    <w:p w14:paraId="1CC4EB0B" w14:textId="77777777" w:rsidR="000A39FE" w:rsidRPr="000A39FE" w:rsidRDefault="000A39FE" w:rsidP="006B43C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979D817"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rtl/>
          <w:lang w:eastAsia="he-IL"/>
        </w:rPr>
        <w:t>"הפרויקט"</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 xml:space="preserve">כמוגדר בנספח </w:t>
      </w:r>
      <w:r w:rsidRPr="000A39FE">
        <w:rPr>
          <w:rFonts w:ascii="Times New Roman" w:eastAsia="Times New Roman" w:hAnsi="Times New Roman" w:cs="David"/>
          <w:b/>
          <w:bCs/>
          <w:sz w:val="24"/>
          <w:szCs w:val="24"/>
          <w:rtl/>
          <w:lang w:eastAsia="he-IL"/>
        </w:rPr>
        <w:t>א'</w:t>
      </w:r>
      <w:r w:rsidRPr="000A39FE">
        <w:rPr>
          <w:rFonts w:ascii="Times New Roman" w:eastAsia="Times New Roman" w:hAnsi="Times New Roman" w:cs="David"/>
          <w:sz w:val="24"/>
          <w:szCs w:val="24"/>
          <w:rtl/>
          <w:lang w:eastAsia="he-IL"/>
        </w:rPr>
        <w:t xml:space="preserve"> המצ"ב.</w:t>
      </w:r>
    </w:p>
    <w:p w14:paraId="6263D50D"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AF146BD"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rtl/>
          <w:lang w:eastAsia="he-IL"/>
        </w:rPr>
        <w:t xml:space="preserve">"התכנית" </w:t>
      </w:r>
      <w:r w:rsidRPr="000A39FE">
        <w:rPr>
          <w:rFonts w:ascii="Times New Roman" w:eastAsia="Times New Roman" w:hAnsi="Times New Roman" w:cs="David"/>
          <w:sz w:val="24"/>
          <w:szCs w:val="24"/>
          <w:rtl/>
          <w:lang w:eastAsia="he-IL"/>
        </w:rPr>
        <w:t>/</w:t>
      </w:r>
    </w:p>
    <w:p w14:paraId="05339389"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rtl/>
          <w:lang w:eastAsia="he-IL"/>
        </w:rPr>
        <w:t>"המקרקעין"</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כמוגדר בנספח </w:t>
      </w:r>
      <w:r w:rsidRPr="000A39FE">
        <w:rPr>
          <w:rFonts w:ascii="Times New Roman" w:eastAsia="Times New Roman" w:hAnsi="Times New Roman" w:cs="David"/>
          <w:b/>
          <w:bCs/>
          <w:sz w:val="24"/>
          <w:szCs w:val="24"/>
          <w:rtl/>
          <w:lang w:eastAsia="he-IL"/>
        </w:rPr>
        <w:t>א'</w:t>
      </w:r>
      <w:r w:rsidRPr="000A39FE">
        <w:rPr>
          <w:rFonts w:ascii="Times New Roman" w:eastAsia="Times New Roman" w:hAnsi="Times New Roman" w:cs="David"/>
          <w:sz w:val="24"/>
          <w:szCs w:val="24"/>
          <w:rtl/>
          <w:lang w:eastAsia="he-IL"/>
        </w:rPr>
        <w:t xml:space="preserve"> המצ"ב.</w:t>
      </w:r>
    </w:p>
    <w:p w14:paraId="26AF9E33"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A54E38B" w14:textId="77777777" w:rsidR="000A39FE" w:rsidRPr="000A39FE" w:rsidRDefault="000A39FE" w:rsidP="006B43C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rtl/>
          <w:lang w:eastAsia="he-IL"/>
        </w:rPr>
        <w:t>"האתר"</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65AA1D3E"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A30B3E2" w14:textId="77777777" w:rsidR="000A39FE" w:rsidRPr="000A39FE" w:rsidRDefault="000A39FE" w:rsidP="006B43C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b/>
          <w:bCs/>
          <w:sz w:val="24"/>
          <w:szCs w:val="24"/>
          <w:rtl/>
          <w:lang w:eastAsia="he-IL"/>
        </w:rPr>
        <w:t>היועצים</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4971AF35"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95B5062" w14:textId="77777777" w:rsidR="000A39FE" w:rsidRPr="000A39FE" w:rsidRDefault="000A39FE" w:rsidP="006B43C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b/>
          <w:bCs/>
          <w:sz w:val="24"/>
          <w:szCs w:val="24"/>
          <w:rtl/>
          <w:lang w:eastAsia="he-IL"/>
        </w:rPr>
        <w:t>התכניות</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 xml:space="preserve">התכניות, החישובים, התיאורים, הביאורים, המדידות, התרשימים </w:t>
      </w:r>
      <w:r w:rsidRPr="000A39FE">
        <w:rPr>
          <w:rFonts w:ascii="Times New Roman" w:eastAsia="Times New Roman" w:hAnsi="Times New Roman" w:cs="David"/>
          <w:sz w:val="24"/>
          <w:szCs w:val="24"/>
          <w:rtl/>
          <w:lang w:eastAsia="he-IL"/>
        </w:rPr>
        <w:lastRenderedPageBreak/>
        <w:t>הדיאגרמות, השרטוטים, המפרטים, כתבי הכמויות, ההמלצות, ההנחיות וכל יתר המסמכים שיערכו ע"י היועץ תוך כדי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שרותי היועץ,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0A39FE">
        <w:rPr>
          <w:rFonts w:ascii="Times New Roman" w:eastAsia="Times New Roman" w:hAnsi="Times New Roman" w:cs="David"/>
          <w:b/>
          <w:bCs/>
          <w:sz w:val="24"/>
          <w:szCs w:val="24"/>
          <w:rtl/>
          <w:lang w:eastAsia="he-IL"/>
        </w:rPr>
        <w:t>ח'</w:t>
      </w:r>
      <w:r w:rsidRPr="000A39FE">
        <w:rPr>
          <w:rFonts w:ascii="Times New Roman" w:eastAsia="Times New Roman" w:hAnsi="Times New Roman" w:cs="David"/>
          <w:sz w:val="24"/>
          <w:szCs w:val="24"/>
          <w:rtl/>
          <w:lang w:eastAsia="he-IL"/>
        </w:rPr>
        <w:t>. כל המסמכים שיערכו ע"י היועץ כאמור יערכו בשפה העברית.</w:t>
      </w:r>
    </w:p>
    <w:p w14:paraId="2F27880F"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A9B73BB"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b/>
          <w:bCs/>
          <w:sz w:val="24"/>
          <w:szCs w:val="24"/>
          <w:rtl/>
          <w:lang w:eastAsia="he-IL"/>
        </w:rPr>
        <w:t>שירותי</w:t>
      </w:r>
    </w:p>
    <w:p w14:paraId="58B37CF6"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rtl/>
          <w:lang w:eastAsia="he-IL"/>
        </w:rPr>
        <w:t xml:space="preserve"> היועץ</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r>
    </w:p>
    <w:p w14:paraId="78CDD3C3"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b/>
          <w:bCs/>
          <w:sz w:val="24"/>
          <w:szCs w:val="24"/>
          <w:rtl/>
          <w:lang w:eastAsia="he-IL"/>
        </w:rPr>
        <w:t>השירותים</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השירותים כמוגדר וכמפורט בחוזה זה ובנספח </w:t>
      </w:r>
      <w:r w:rsidRPr="000A39FE">
        <w:rPr>
          <w:rFonts w:ascii="Times New Roman" w:eastAsia="Times New Roman" w:hAnsi="Times New Roman" w:cs="David"/>
          <w:b/>
          <w:bCs/>
          <w:sz w:val="24"/>
          <w:szCs w:val="24"/>
          <w:rtl/>
          <w:lang w:eastAsia="he-IL"/>
        </w:rPr>
        <w:t>ב'</w:t>
      </w:r>
      <w:r w:rsidRPr="000A39FE">
        <w:rPr>
          <w:rFonts w:ascii="Times New Roman" w:eastAsia="Times New Roman" w:hAnsi="Times New Roman" w:cs="David" w:hint="cs"/>
          <w:b/>
          <w:bCs/>
          <w:sz w:val="24"/>
          <w:szCs w:val="24"/>
          <w:rtl/>
          <w:lang w:eastAsia="he-IL"/>
        </w:rPr>
        <w:t xml:space="preserve"> </w:t>
      </w:r>
      <w:r w:rsidRPr="000A39FE">
        <w:rPr>
          <w:rFonts w:ascii="Times New Roman" w:eastAsia="Times New Roman" w:hAnsi="Times New Roman" w:cs="David" w:hint="cs"/>
          <w:sz w:val="24"/>
          <w:szCs w:val="24"/>
          <w:rtl/>
          <w:lang w:eastAsia="he-IL"/>
        </w:rPr>
        <w:t>המצ"ב</w:t>
      </w:r>
      <w:r w:rsidRPr="000A39FE">
        <w:rPr>
          <w:rFonts w:ascii="Times New Roman" w:eastAsia="Times New Roman" w:hAnsi="Times New Roman" w:cs="David"/>
          <w:sz w:val="24"/>
          <w:szCs w:val="24"/>
          <w:rtl/>
          <w:lang w:eastAsia="he-IL"/>
        </w:rPr>
        <w:t>.</w:t>
      </w:r>
    </w:p>
    <w:p w14:paraId="0B41DD59"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8D55C65" w14:textId="77777777" w:rsidR="000A39FE" w:rsidRPr="000A39FE" w:rsidRDefault="000A39FE" w:rsidP="006B43C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b/>
          <w:bCs/>
          <w:sz w:val="24"/>
          <w:szCs w:val="24"/>
          <w:rtl/>
          <w:lang w:eastAsia="he-IL"/>
        </w:rPr>
        <w:t>המנהל</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2C469052"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A1B568F"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מקום שמדובר בחוזה זה במזמין - גם המנהל במשמע.</w:t>
      </w:r>
    </w:p>
    <w:p w14:paraId="75D46B56"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126B5B4"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515B725"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b/>
          <w:bCs/>
          <w:sz w:val="24"/>
          <w:szCs w:val="24"/>
          <w:rtl/>
          <w:lang w:eastAsia="he-IL"/>
        </w:rPr>
        <w:t>החוזה</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hint="cs"/>
          <w:sz w:val="24"/>
          <w:szCs w:val="24"/>
          <w:rtl/>
          <w:lang w:eastAsia="he-IL"/>
        </w:rPr>
        <w:t>/</w:t>
      </w:r>
    </w:p>
    <w:p w14:paraId="5D1FF0EA"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hint="cs"/>
          <w:b/>
          <w:bCs/>
          <w:sz w:val="24"/>
          <w:szCs w:val="24"/>
          <w:rtl/>
          <w:lang w:eastAsia="he-IL"/>
        </w:rPr>
        <w:t>ההסכם</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חוזה זה על נספחיו.</w:t>
      </w:r>
    </w:p>
    <w:p w14:paraId="2D6A1F32" w14:textId="77777777" w:rsidR="000A39FE" w:rsidRPr="000A39FE" w:rsidRDefault="000A39FE" w:rsidP="006B43C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5B3B8100" w14:textId="77777777" w:rsidR="000A39FE" w:rsidRPr="000A39FE" w:rsidRDefault="000A39FE" w:rsidP="006B43C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b/>
          <w:bCs/>
          <w:sz w:val="24"/>
          <w:szCs w:val="24"/>
          <w:rtl/>
          <w:lang w:eastAsia="he-IL"/>
        </w:rPr>
        <w:t>הדין</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כהגדרתו בחוק ה</w:t>
      </w:r>
      <w:r w:rsidRPr="000A39FE">
        <w:rPr>
          <w:rFonts w:ascii="Times New Roman" w:eastAsia="Times New Roman" w:hAnsi="Times New Roman" w:cs="David" w:hint="cs"/>
          <w:sz w:val="24"/>
          <w:szCs w:val="24"/>
          <w:rtl/>
          <w:lang w:eastAsia="he-IL"/>
        </w:rPr>
        <w:t>פרשנות, התשמ"א-1981</w:t>
      </w:r>
      <w:r w:rsidRPr="000A39FE">
        <w:rPr>
          <w:rFonts w:ascii="Times New Roman" w:eastAsia="Times New Roman" w:hAnsi="Times New Roman" w:cs="David"/>
          <w:sz w:val="24"/>
          <w:szCs w:val="24"/>
          <w:rtl/>
          <w:lang w:eastAsia="he-IL"/>
        </w:rPr>
        <w:t xml:space="preserve"> לרבות כל </w:t>
      </w:r>
      <w:r w:rsidRPr="000A39FE">
        <w:rPr>
          <w:rFonts w:ascii="Times New Roman" w:eastAsia="Times New Roman" w:hAnsi="Times New Roman" w:cs="David" w:hint="cs"/>
          <w:sz w:val="24"/>
          <w:szCs w:val="24"/>
          <w:rtl/>
          <w:lang w:eastAsia="he-IL"/>
        </w:rPr>
        <w:t xml:space="preserve">תקנה ו/או </w:t>
      </w:r>
      <w:r w:rsidRPr="000A39FE">
        <w:rPr>
          <w:rFonts w:ascii="Times New Roman" w:eastAsia="Times New Roman" w:hAnsi="Times New Roman" w:cs="David"/>
          <w:sz w:val="24"/>
          <w:szCs w:val="24"/>
          <w:rtl/>
          <w:lang w:eastAsia="he-IL"/>
        </w:rPr>
        <w:t>הוראה של רשות מוסמכת בתוקף סמכותה על פי הדין.</w:t>
      </w:r>
    </w:p>
    <w:p w14:paraId="14D0D3EA"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A5E759A"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b/>
          <w:bCs/>
          <w:sz w:val="24"/>
          <w:szCs w:val="24"/>
          <w:rtl/>
          <w:lang w:eastAsia="he-IL"/>
        </w:rPr>
        <w:t>הרשות</w:t>
      </w:r>
    </w:p>
    <w:p w14:paraId="04D25443"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rtl/>
          <w:lang w:eastAsia="he-IL"/>
        </w:rPr>
        <w:t xml:space="preserve"> המקומית</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 xml:space="preserve">כמוגדר בנספח </w:t>
      </w:r>
      <w:r w:rsidRPr="000A39FE">
        <w:rPr>
          <w:rFonts w:ascii="Times New Roman" w:eastAsia="Times New Roman" w:hAnsi="Times New Roman" w:cs="David"/>
          <w:b/>
          <w:bCs/>
          <w:sz w:val="24"/>
          <w:szCs w:val="24"/>
          <w:rtl/>
          <w:lang w:eastAsia="he-IL"/>
        </w:rPr>
        <w:t>א'</w:t>
      </w:r>
      <w:r w:rsidRPr="000A39FE">
        <w:rPr>
          <w:rFonts w:ascii="Times New Roman" w:eastAsia="Times New Roman" w:hAnsi="Times New Roman" w:cs="David"/>
          <w:sz w:val="24"/>
          <w:szCs w:val="24"/>
          <w:rtl/>
          <w:lang w:eastAsia="he-IL"/>
        </w:rPr>
        <w:t xml:space="preserve"> המצ"ב.</w:t>
      </w:r>
    </w:p>
    <w:p w14:paraId="13F7547A"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2708066"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b/>
          <w:bCs/>
          <w:sz w:val="24"/>
          <w:szCs w:val="24"/>
          <w:rtl/>
          <w:lang w:eastAsia="he-IL"/>
        </w:rPr>
        <w:t>חוזה</w:t>
      </w:r>
    </w:p>
    <w:p w14:paraId="00FA85C0" w14:textId="77777777" w:rsidR="000A39FE" w:rsidRPr="000A39FE" w:rsidRDefault="000A39FE" w:rsidP="006B43C4">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rtl/>
          <w:lang w:eastAsia="he-IL"/>
        </w:rPr>
        <w:t xml:space="preserve"> הפיתוח</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 xml:space="preserve">כמוגדר בנספח </w:t>
      </w:r>
      <w:r w:rsidRPr="000A39FE">
        <w:rPr>
          <w:rFonts w:ascii="Times New Roman" w:eastAsia="Times New Roman" w:hAnsi="Times New Roman" w:cs="David"/>
          <w:b/>
          <w:bCs/>
          <w:sz w:val="24"/>
          <w:szCs w:val="24"/>
          <w:rtl/>
          <w:lang w:eastAsia="he-IL"/>
        </w:rPr>
        <w:t>א'</w:t>
      </w:r>
      <w:r w:rsidRPr="000A39FE">
        <w:rPr>
          <w:rFonts w:ascii="Times New Roman" w:eastAsia="Times New Roman" w:hAnsi="Times New Roman" w:cs="David" w:hint="cs"/>
          <w:sz w:val="24"/>
          <w:szCs w:val="24"/>
          <w:rtl/>
          <w:lang w:eastAsia="he-IL"/>
        </w:rPr>
        <w:t xml:space="preserve"> המצ"ב</w:t>
      </w:r>
      <w:r w:rsidRPr="000A39FE">
        <w:rPr>
          <w:rFonts w:ascii="Times New Roman" w:eastAsia="Times New Roman" w:hAnsi="Times New Roman" w:cs="David"/>
          <w:sz w:val="24"/>
          <w:szCs w:val="24"/>
          <w:rtl/>
          <w:lang w:eastAsia="he-IL"/>
        </w:rPr>
        <w:t>.</w:t>
      </w:r>
    </w:p>
    <w:p w14:paraId="25E9CF2C" w14:textId="77777777" w:rsidR="000A39FE" w:rsidRPr="000A39FE" w:rsidRDefault="000A39FE" w:rsidP="006B43C4">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15BD9C36"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הכותרות בחוזה זה </w:t>
      </w:r>
      <w:r w:rsidRPr="000A39FE">
        <w:rPr>
          <w:rFonts w:ascii="Times New Roman" w:eastAsia="Times New Roman" w:hAnsi="Times New Roman" w:cs="David" w:hint="cs"/>
          <w:sz w:val="24"/>
          <w:szCs w:val="24"/>
          <w:rtl/>
          <w:lang w:eastAsia="he-IL"/>
        </w:rPr>
        <w:t xml:space="preserve">הינן לנוחיות בלבד ובכל מקרה </w:t>
      </w:r>
      <w:r w:rsidRPr="000A39FE">
        <w:rPr>
          <w:rFonts w:ascii="Times New Roman" w:eastAsia="Times New Roman" w:hAnsi="Times New Roman" w:cs="David"/>
          <w:sz w:val="24"/>
          <w:szCs w:val="24"/>
          <w:rtl/>
          <w:lang w:eastAsia="he-IL"/>
        </w:rPr>
        <w:t xml:space="preserve">לא ישמשו </w:t>
      </w:r>
      <w:r w:rsidRPr="000A39FE">
        <w:rPr>
          <w:rFonts w:ascii="Times New Roman" w:eastAsia="Times New Roman" w:hAnsi="Times New Roman" w:cs="David" w:hint="cs"/>
          <w:sz w:val="24"/>
          <w:szCs w:val="24"/>
          <w:rtl/>
          <w:lang w:eastAsia="he-IL"/>
        </w:rPr>
        <w:t>ל</w:t>
      </w:r>
      <w:r w:rsidRPr="000A39FE">
        <w:rPr>
          <w:rFonts w:ascii="Times New Roman" w:eastAsia="Times New Roman" w:hAnsi="Times New Roman" w:cs="David"/>
          <w:sz w:val="24"/>
          <w:szCs w:val="24"/>
          <w:rtl/>
          <w:lang w:eastAsia="he-IL"/>
        </w:rPr>
        <w:t>פרש</w:t>
      </w:r>
      <w:r w:rsidRPr="000A39FE">
        <w:rPr>
          <w:rFonts w:ascii="Times New Roman" w:eastAsia="Times New Roman" w:hAnsi="Times New Roman" w:cs="David" w:hint="cs"/>
          <w:sz w:val="24"/>
          <w:szCs w:val="24"/>
          <w:rtl/>
          <w:lang w:eastAsia="he-IL"/>
        </w:rPr>
        <w:t>נות</w:t>
      </w:r>
      <w:r w:rsidRPr="000A39FE">
        <w:rPr>
          <w:rFonts w:ascii="Times New Roman" w:eastAsia="Times New Roman" w:hAnsi="Times New Roman" w:cs="David"/>
          <w:sz w:val="24"/>
          <w:szCs w:val="24"/>
          <w:rtl/>
          <w:lang w:eastAsia="he-IL"/>
        </w:rPr>
        <w:t>ו.</w:t>
      </w:r>
    </w:p>
    <w:p w14:paraId="261E7EB3"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הנספחים לחוזה זה מהווים חלק בלתי נפרד הימנו ואלה הם:</w:t>
      </w:r>
    </w:p>
    <w:p w14:paraId="7AEF6843" w14:textId="77777777" w:rsidR="000A39FE" w:rsidRPr="000A39FE" w:rsidRDefault="000A39FE" w:rsidP="006B43C4">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4D7FC29F" w14:textId="77777777" w:rsidR="000A39FE" w:rsidRPr="000A39FE" w:rsidRDefault="000A39FE" w:rsidP="006B43C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rtl/>
          <w:lang w:eastAsia="he-IL"/>
        </w:rPr>
        <w:t xml:space="preserve">נספח א' </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נספח כללי;</w:t>
      </w:r>
    </w:p>
    <w:p w14:paraId="395A1BC3" w14:textId="77777777" w:rsidR="000A39FE" w:rsidRPr="000A39FE" w:rsidRDefault="000A39FE" w:rsidP="006B43C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rtl/>
          <w:lang w:eastAsia="he-IL"/>
        </w:rPr>
        <w:t>נספח ב'</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sz w:val="24"/>
          <w:szCs w:val="24"/>
          <w:rtl/>
          <w:lang w:eastAsia="he-IL"/>
        </w:rPr>
        <w:tab/>
        <w:t>שירותי היועץ;</w:t>
      </w:r>
    </w:p>
    <w:p w14:paraId="50E7E50D" w14:textId="77777777" w:rsidR="000A39FE" w:rsidRPr="000A39FE" w:rsidRDefault="000A39FE" w:rsidP="006B43C4">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0A39FE">
        <w:rPr>
          <w:rFonts w:ascii="Times New Roman" w:eastAsia="Times New Roman" w:hAnsi="Times New Roman" w:cs="David"/>
          <w:b/>
          <w:bCs/>
          <w:color w:val="000000"/>
          <w:sz w:val="24"/>
          <w:szCs w:val="24"/>
          <w:rtl/>
          <w:lang w:eastAsia="he-IL"/>
        </w:rPr>
        <w:t>נספח ג'</w:t>
      </w:r>
      <w:r w:rsidRPr="000A39FE">
        <w:rPr>
          <w:rFonts w:ascii="Times New Roman" w:eastAsia="Times New Roman" w:hAnsi="Times New Roman" w:cs="David"/>
          <w:color w:val="000000"/>
          <w:sz w:val="24"/>
          <w:szCs w:val="24"/>
          <w:rtl/>
          <w:lang w:eastAsia="he-IL"/>
        </w:rPr>
        <w:t xml:space="preserve"> </w:t>
      </w:r>
      <w:r w:rsidRPr="000A39FE">
        <w:rPr>
          <w:rFonts w:ascii="Times New Roman" w:eastAsia="Times New Roman" w:hAnsi="Times New Roman" w:cs="David"/>
          <w:color w:val="000000"/>
          <w:sz w:val="24"/>
          <w:szCs w:val="24"/>
          <w:lang w:eastAsia="he-IL"/>
        </w:rPr>
        <w:t>–</w:t>
      </w:r>
      <w:r w:rsidRPr="000A39FE">
        <w:rPr>
          <w:rFonts w:ascii="Times New Roman" w:eastAsia="Times New Roman" w:hAnsi="Times New Roman" w:cs="David"/>
          <w:color w:val="000000"/>
          <w:sz w:val="24"/>
          <w:szCs w:val="24"/>
          <w:rtl/>
          <w:lang w:eastAsia="he-IL"/>
        </w:rPr>
        <w:t xml:space="preserve"> </w:t>
      </w:r>
      <w:r w:rsidRPr="000A39FE">
        <w:rPr>
          <w:rFonts w:ascii="Times New Roman" w:eastAsia="Times New Roman" w:hAnsi="Times New Roman" w:cs="David"/>
          <w:color w:val="000000"/>
          <w:sz w:val="24"/>
          <w:szCs w:val="24"/>
          <w:rtl/>
          <w:lang w:eastAsia="he-IL"/>
        </w:rPr>
        <w:tab/>
        <w:t>לוח זמנים;</w:t>
      </w:r>
    </w:p>
    <w:p w14:paraId="6B4AFC10" w14:textId="77777777" w:rsidR="000A39FE" w:rsidRPr="000A39FE" w:rsidRDefault="000A39FE" w:rsidP="006B43C4">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0A39FE">
        <w:rPr>
          <w:rFonts w:ascii="Times New Roman" w:eastAsia="Times New Roman" w:hAnsi="Times New Roman" w:cs="David"/>
          <w:b/>
          <w:bCs/>
          <w:color w:val="000000"/>
          <w:sz w:val="24"/>
          <w:szCs w:val="24"/>
          <w:rtl/>
          <w:lang w:eastAsia="he-IL"/>
        </w:rPr>
        <w:t>נספח ד'</w:t>
      </w:r>
      <w:r w:rsidRPr="000A39FE">
        <w:rPr>
          <w:rFonts w:ascii="Times New Roman" w:eastAsia="Times New Roman" w:hAnsi="Times New Roman" w:cs="David"/>
          <w:color w:val="000000"/>
          <w:sz w:val="24"/>
          <w:szCs w:val="24"/>
          <w:rtl/>
          <w:lang w:eastAsia="he-IL"/>
        </w:rPr>
        <w:t xml:space="preserve"> - </w:t>
      </w:r>
      <w:r w:rsidRPr="000A39FE">
        <w:rPr>
          <w:rFonts w:ascii="Times New Roman" w:eastAsia="Times New Roman" w:hAnsi="Times New Roman" w:cs="David"/>
          <w:color w:val="000000"/>
          <w:sz w:val="24"/>
          <w:szCs w:val="24"/>
          <w:rtl/>
          <w:lang w:eastAsia="he-IL"/>
        </w:rPr>
        <w:tab/>
        <w:t>שכר היועץ;</w:t>
      </w:r>
    </w:p>
    <w:p w14:paraId="36B4D192" w14:textId="77777777" w:rsidR="000A39FE" w:rsidRPr="000A39FE" w:rsidRDefault="000A39FE" w:rsidP="006B43C4">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0A39FE">
        <w:rPr>
          <w:rFonts w:ascii="Times New Roman" w:eastAsia="Times New Roman" w:hAnsi="Times New Roman" w:cs="David"/>
          <w:b/>
          <w:bCs/>
          <w:color w:val="000000"/>
          <w:sz w:val="24"/>
          <w:szCs w:val="24"/>
          <w:rtl/>
          <w:lang w:eastAsia="he-IL"/>
        </w:rPr>
        <w:t>נספח ה'</w:t>
      </w:r>
      <w:r w:rsidRPr="000A39FE">
        <w:rPr>
          <w:rFonts w:ascii="Times New Roman" w:eastAsia="Times New Roman" w:hAnsi="Times New Roman" w:cs="David"/>
          <w:color w:val="000000"/>
          <w:sz w:val="24"/>
          <w:szCs w:val="24"/>
          <w:rtl/>
          <w:lang w:eastAsia="he-IL"/>
        </w:rPr>
        <w:t xml:space="preserve"> - </w:t>
      </w:r>
      <w:r w:rsidRPr="000A39FE">
        <w:rPr>
          <w:rFonts w:ascii="Times New Roman" w:eastAsia="Times New Roman" w:hAnsi="Times New Roman" w:cs="David"/>
          <w:color w:val="000000"/>
          <w:sz w:val="24"/>
          <w:szCs w:val="24"/>
          <w:rtl/>
          <w:lang w:eastAsia="he-IL"/>
        </w:rPr>
        <w:tab/>
        <w:t>תשלומי שכר היועץ;</w:t>
      </w:r>
    </w:p>
    <w:p w14:paraId="51D8AD46" w14:textId="77777777" w:rsidR="000A39FE" w:rsidRPr="000A39FE" w:rsidRDefault="000A39FE" w:rsidP="006B43C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rtl/>
          <w:lang w:eastAsia="he-IL"/>
        </w:rPr>
        <w:lastRenderedPageBreak/>
        <w:t xml:space="preserve">נספח ו </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הצהרה והתחייבות לשמירת סודיות;</w:t>
      </w:r>
    </w:p>
    <w:p w14:paraId="007C2B1A" w14:textId="77777777" w:rsidR="000A39FE" w:rsidRPr="000A39FE" w:rsidRDefault="000A39FE" w:rsidP="006B43C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rtl/>
          <w:lang w:eastAsia="he-IL"/>
        </w:rPr>
        <w:t>נספח ז</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sz w:val="24"/>
          <w:szCs w:val="24"/>
          <w:rtl/>
          <w:lang w:eastAsia="he-IL"/>
        </w:rPr>
        <w:tab/>
        <w:t>אישור על קיום ביטוחי היועץ;</w:t>
      </w:r>
    </w:p>
    <w:p w14:paraId="368E41AA" w14:textId="77777777" w:rsidR="000A39FE" w:rsidRPr="000A39FE" w:rsidRDefault="000A39FE" w:rsidP="006B43C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rtl/>
          <w:lang w:eastAsia="he-IL"/>
        </w:rPr>
        <w:t>נספח ח'</w:t>
      </w:r>
      <w:r w:rsidRPr="000A39FE">
        <w:rPr>
          <w:rFonts w:ascii="Times New Roman" w:eastAsia="Times New Roman" w:hAnsi="Times New Roman" w:cs="David"/>
          <w:sz w:val="24"/>
          <w:szCs w:val="24"/>
          <w:rtl/>
          <w:lang w:eastAsia="he-IL"/>
        </w:rPr>
        <w:t xml:space="preserve"> - </w:t>
      </w:r>
      <w:r w:rsidRPr="000A39FE">
        <w:rPr>
          <w:rFonts w:ascii="Times New Roman" w:eastAsia="Times New Roman" w:hAnsi="Times New Roman" w:cs="David"/>
          <w:sz w:val="24"/>
          <w:szCs w:val="24"/>
          <w:rtl/>
          <w:lang w:eastAsia="he-IL"/>
        </w:rPr>
        <w:tab/>
        <w:t>רשימת התכניות והמסמכים שעל היועץ להנפיק.</w:t>
      </w:r>
    </w:p>
    <w:p w14:paraId="0A79D999" w14:textId="77777777" w:rsidR="000A39FE" w:rsidRPr="000A39FE" w:rsidRDefault="000A39FE" w:rsidP="006B43C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rtl/>
          <w:lang w:eastAsia="he-IL"/>
        </w:rPr>
        <w:t>נספח ט'</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sz w:val="24"/>
          <w:szCs w:val="24"/>
          <w:rtl/>
          <w:lang w:eastAsia="he-IL"/>
        </w:rPr>
        <w:tab/>
        <w:t>אישור להשלמת הפרויקט/קטע מהפרויקט.</w:t>
      </w:r>
    </w:p>
    <w:p w14:paraId="7F9D826B" w14:textId="77777777" w:rsidR="000A39FE" w:rsidRPr="000A39FE" w:rsidRDefault="000A39FE" w:rsidP="006B43C4">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rtl/>
          <w:lang w:eastAsia="he-IL"/>
        </w:rPr>
        <w:t xml:space="preserve">נספח י' </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נספח היעדר תביעות.</w:t>
      </w:r>
    </w:p>
    <w:p w14:paraId="58A139C8" w14:textId="77777777" w:rsidR="000A39FE" w:rsidRPr="000A39FE" w:rsidRDefault="000A39FE" w:rsidP="006B43C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u w:val="single"/>
          <w:rtl/>
          <w:lang w:eastAsia="he-IL"/>
        </w:rPr>
        <w:t>שירותי היועץ</w:t>
      </w:r>
    </w:p>
    <w:p w14:paraId="3C3291B0"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המזמין מוסר בזה ליועץ והיועץ מקבל על עצמו את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היועץ.</w:t>
      </w:r>
    </w:p>
    <w:p w14:paraId="7B0BD338"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מצהיר ומאשר</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הינו מכיר ויודע את כל הנדרש למטרת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רותי היועץ וכי הינו מורשה על פי </w:t>
      </w:r>
      <w:r w:rsidRPr="000A39FE">
        <w:rPr>
          <w:rFonts w:ascii="Times New Roman" w:eastAsia="Times New Roman" w:hAnsi="Times New Roman" w:cs="David" w:hint="cs"/>
          <w:sz w:val="24"/>
          <w:szCs w:val="24"/>
          <w:rtl/>
          <w:lang w:eastAsia="he-IL"/>
        </w:rPr>
        <w:t xml:space="preserve">כל </w:t>
      </w:r>
      <w:r w:rsidRPr="000A39FE">
        <w:rPr>
          <w:rFonts w:ascii="Times New Roman" w:eastAsia="Times New Roman" w:hAnsi="Times New Roman" w:cs="David"/>
          <w:sz w:val="24"/>
          <w:szCs w:val="24"/>
          <w:rtl/>
          <w:lang w:eastAsia="he-IL"/>
        </w:rPr>
        <w:t>דין למתן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w:t>
      </w:r>
      <w:r w:rsidRPr="000A39FE">
        <w:rPr>
          <w:rFonts w:ascii="Times New Roman" w:eastAsia="Times New Roman" w:hAnsi="Times New Roman" w:cs="David" w:hint="cs"/>
          <w:sz w:val="24"/>
          <w:szCs w:val="24"/>
          <w:rtl/>
          <w:lang w:eastAsia="he-IL"/>
        </w:rPr>
        <w:t xml:space="preserve"> </w:t>
      </w:r>
      <w:r w:rsidRPr="000A39FE">
        <w:rPr>
          <w:rFonts w:ascii="Times New Roman" w:eastAsia="Times New Roman" w:hAnsi="Times New Roman" w:cs="David"/>
          <w:sz w:val="24"/>
          <w:szCs w:val="24"/>
          <w:rtl/>
          <w:lang w:eastAsia="he-IL"/>
        </w:rPr>
        <w:t xml:space="preserve"> היועץ, לרבות</w:t>
      </w:r>
      <w:r w:rsidRPr="000A39FE">
        <w:rPr>
          <w:rFonts w:ascii="Times New Roman" w:eastAsia="Times New Roman" w:hAnsi="Times New Roman" w:cs="David" w:hint="cs"/>
          <w:sz w:val="24"/>
          <w:szCs w:val="24"/>
          <w:rtl/>
          <w:lang w:eastAsia="he-IL"/>
        </w:rPr>
        <w:t xml:space="preserve"> אך לא רק</w:t>
      </w:r>
      <w:r w:rsidRPr="000A39FE">
        <w:rPr>
          <w:rFonts w:ascii="Times New Roman" w:eastAsia="Times New Roman" w:hAnsi="Times New Roman" w:cs="David"/>
          <w:sz w:val="24"/>
          <w:szCs w:val="24"/>
          <w:rtl/>
          <w:lang w:eastAsia="he-IL"/>
        </w:rPr>
        <w:t>,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חוק המהנדסים והאדריכלים</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ה</w:t>
      </w:r>
      <w:r w:rsidRPr="000A39FE">
        <w:rPr>
          <w:rFonts w:ascii="Times New Roman" w:eastAsia="Times New Roman" w:hAnsi="Times New Roman" w:cs="David"/>
          <w:sz w:val="24"/>
          <w:szCs w:val="24"/>
          <w:rtl/>
          <w:lang w:eastAsia="he-IL"/>
        </w:rPr>
        <w:t>תשי"ח - 1958, כי יש בידו ר</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שיון </w:t>
      </w:r>
      <w:r w:rsidRPr="000A39FE">
        <w:rPr>
          <w:rFonts w:ascii="Times New Roman" w:eastAsia="Times New Roman" w:hAnsi="Times New Roman" w:cs="David" w:hint="cs"/>
          <w:sz w:val="24"/>
          <w:szCs w:val="24"/>
          <w:rtl/>
          <w:lang w:eastAsia="he-IL"/>
        </w:rPr>
        <w:t xml:space="preserve">בר </w:t>
      </w:r>
      <w:r w:rsidRPr="000A39FE">
        <w:rPr>
          <w:rFonts w:ascii="Times New Roman" w:eastAsia="Times New Roman" w:hAnsi="Times New Roman" w:cs="David"/>
          <w:sz w:val="24"/>
          <w:szCs w:val="24"/>
          <w:rtl/>
          <w:lang w:eastAsia="he-IL"/>
        </w:rPr>
        <w:t>ת</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קף לביצוע שירותי </w:t>
      </w:r>
      <w:r w:rsidRPr="000A39FE">
        <w:rPr>
          <w:rFonts w:ascii="Times New Roman" w:eastAsia="Times New Roman" w:hAnsi="Times New Roman" w:cs="David" w:hint="cs"/>
          <w:sz w:val="24"/>
          <w:szCs w:val="24"/>
          <w:rtl/>
          <w:lang w:eastAsia="he-IL"/>
        </w:rPr>
        <w:t xml:space="preserve"> היועץ על פי הדין</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כי הוא בעל הכישורים, הר</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שיונות, הידע, הניסיון והאמצעים המאפשרים לו </w:t>
      </w:r>
      <w:r w:rsidRPr="000A39FE">
        <w:rPr>
          <w:rFonts w:ascii="Times New Roman" w:eastAsia="Times New Roman" w:hAnsi="Times New Roman" w:cs="David" w:hint="cs"/>
          <w:sz w:val="24"/>
          <w:szCs w:val="24"/>
          <w:rtl/>
          <w:lang w:eastAsia="he-IL"/>
        </w:rPr>
        <w:t xml:space="preserve">את </w:t>
      </w:r>
      <w:r w:rsidRPr="000A39FE">
        <w:rPr>
          <w:rFonts w:ascii="Times New Roman" w:eastAsia="Times New Roman" w:hAnsi="Times New Roman" w:cs="David"/>
          <w:sz w:val="24"/>
          <w:szCs w:val="24"/>
          <w:rtl/>
          <w:lang w:eastAsia="he-IL"/>
        </w:rPr>
        <w:t>ביצועם ברמה מקצועית גבוהה ובהתאם למותנה בחוזה.</w:t>
      </w:r>
    </w:p>
    <w:p w14:paraId="0FB2F3B9"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מצהיר</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ידוע לו שש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היועץ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שיקול דעתו</w:t>
      </w:r>
      <w:r w:rsidRPr="000A39FE">
        <w:rPr>
          <w:rFonts w:ascii="Times New Roman" w:eastAsia="Times New Roman" w:hAnsi="Times New Roman" w:cs="David" w:hint="cs"/>
          <w:sz w:val="24"/>
          <w:szCs w:val="24"/>
          <w:rtl/>
          <w:lang w:eastAsia="he-IL"/>
        </w:rPr>
        <w:t xml:space="preserve"> הבלעדי</w:t>
      </w:r>
      <w:r w:rsidRPr="000A39FE">
        <w:rPr>
          <w:rFonts w:ascii="Times New Roman" w:eastAsia="Times New Roman" w:hAnsi="Times New Roman" w:cs="David"/>
          <w:sz w:val="24"/>
          <w:szCs w:val="24"/>
          <w:rtl/>
          <w:lang w:eastAsia="he-IL"/>
        </w:rPr>
        <w:t xml:space="preserve"> ו</w:t>
      </w:r>
      <w:r w:rsidRPr="000A39FE">
        <w:rPr>
          <w:rFonts w:ascii="Times New Roman" w:eastAsia="Times New Roman" w:hAnsi="Times New Roman" w:cs="David" w:hint="cs"/>
          <w:sz w:val="24"/>
          <w:szCs w:val="24"/>
          <w:rtl/>
          <w:lang w:eastAsia="he-IL"/>
        </w:rPr>
        <w:t xml:space="preserve">כי </w:t>
      </w:r>
      <w:r w:rsidRPr="000A39FE">
        <w:rPr>
          <w:rFonts w:ascii="Times New Roman" w:eastAsia="Times New Roman" w:hAnsi="Times New Roman" w:cs="David"/>
          <w:sz w:val="24"/>
          <w:szCs w:val="24"/>
          <w:rtl/>
          <w:lang w:eastAsia="he-IL"/>
        </w:rPr>
        <w:t xml:space="preserve">הם יינתנו על ידו בשלבי עבודה כמפורט בנספח </w:t>
      </w:r>
      <w:r w:rsidRPr="000A39FE">
        <w:rPr>
          <w:rFonts w:ascii="Times New Roman" w:eastAsia="Times New Roman" w:hAnsi="Times New Roman" w:cs="David"/>
          <w:bCs/>
          <w:sz w:val="24"/>
          <w:szCs w:val="24"/>
          <w:rtl/>
          <w:lang w:eastAsia="he-IL"/>
        </w:rPr>
        <w:t>ב'</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המצ"ב</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עוד</w:t>
      </w:r>
      <w:r w:rsidRPr="000A39FE">
        <w:rPr>
          <w:rFonts w:ascii="Times New Roman" w:eastAsia="Times New Roman" w:hAnsi="Times New Roman" w:cs="David"/>
          <w:sz w:val="24"/>
          <w:szCs w:val="24"/>
          <w:rtl/>
          <w:lang w:eastAsia="he-IL"/>
        </w:rPr>
        <w:t xml:space="preserve"> מוסיף ומצהיר</w:t>
      </w:r>
      <w:r w:rsidRPr="000A39FE">
        <w:rPr>
          <w:rFonts w:ascii="Times New Roman" w:eastAsia="Times New Roman" w:hAnsi="Times New Roman" w:cs="David" w:hint="cs"/>
          <w:sz w:val="24"/>
          <w:szCs w:val="24"/>
          <w:rtl/>
          <w:lang w:eastAsia="he-IL"/>
        </w:rPr>
        <w:t xml:space="preserve"> היועץ,</w:t>
      </w:r>
      <w:r w:rsidRPr="000A39FE">
        <w:rPr>
          <w:rFonts w:ascii="Times New Roman" w:eastAsia="Times New Roman" w:hAnsi="Times New Roman" w:cs="David"/>
          <w:sz w:val="24"/>
          <w:szCs w:val="24"/>
          <w:rtl/>
          <w:lang w:eastAsia="he-IL"/>
        </w:rPr>
        <w:t xml:space="preserve"> כי ידוע לו שהמזמין אינו מתחייב להזמין מ</w:t>
      </w:r>
      <w:r w:rsidRPr="000A39FE">
        <w:rPr>
          <w:rFonts w:ascii="Times New Roman" w:eastAsia="Times New Roman" w:hAnsi="Times New Roman" w:cs="David" w:hint="cs"/>
          <w:sz w:val="24"/>
          <w:szCs w:val="24"/>
          <w:rtl/>
          <w:lang w:eastAsia="he-IL"/>
        </w:rPr>
        <w:t>מנו</w:t>
      </w:r>
      <w:r w:rsidRPr="000A39FE">
        <w:rPr>
          <w:rFonts w:ascii="Times New Roman" w:eastAsia="Times New Roman" w:hAnsi="Times New Roman" w:cs="David"/>
          <w:sz w:val="24"/>
          <w:szCs w:val="24"/>
          <w:rtl/>
          <w:lang w:eastAsia="he-IL"/>
        </w:rPr>
        <w:t xml:space="preserve"> שירותים נוספים מעבר לנקוב בחוזה זה ו</w:t>
      </w:r>
      <w:r w:rsidRPr="000A39FE">
        <w:rPr>
          <w:rFonts w:ascii="Times New Roman" w:eastAsia="Times New Roman" w:hAnsi="Times New Roman" w:cs="David" w:hint="cs"/>
          <w:sz w:val="24"/>
          <w:szCs w:val="24"/>
          <w:rtl/>
          <w:lang w:eastAsia="he-IL"/>
        </w:rPr>
        <w:t xml:space="preserve">כמפורט </w:t>
      </w:r>
      <w:r w:rsidRPr="000A39FE">
        <w:rPr>
          <w:rFonts w:ascii="Times New Roman" w:eastAsia="Times New Roman" w:hAnsi="Times New Roman" w:cs="David"/>
          <w:sz w:val="24"/>
          <w:szCs w:val="24"/>
          <w:rtl/>
          <w:lang w:eastAsia="he-IL"/>
        </w:rPr>
        <w:t xml:space="preserve">בנספח </w:t>
      </w:r>
      <w:r w:rsidRPr="000A39FE">
        <w:rPr>
          <w:rFonts w:ascii="Times New Roman" w:eastAsia="Times New Roman" w:hAnsi="Times New Roman" w:cs="David"/>
          <w:bCs/>
          <w:sz w:val="24"/>
          <w:szCs w:val="24"/>
          <w:rtl/>
          <w:lang w:eastAsia="he-IL"/>
        </w:rPr>
        <w:t xml:space="preserve">ב' </w:t>
      </w:r>
      <w:r w:rsidRPr="000A39FE">
        <w:rPr>
          <w:rFonts w:ascii="Times New Roman" w:eastAsia="Times New Roman" w:hAnsi="Times New Roman" w:cs="David" w:hint="cs"/>
          <w:sz w:val="24"/>
          <w:szCs w:val="24"/>
          <w:rtl/>
          <w:lang w:eastAsia="he-IL"/>
        </w:rPr>
        <w:t>המצ"ב</w:t>
      </w:r>
      <w:r w:rsidRPr="000A39FE">
        <w:rPr>
          <w:rFonts w:ascii="Times New Roman" w:eastAsia="Times New Roman" w:hAnsi="Times New Roman" w:cs="David"/>
          <w:sz w:val="24"/>
          <w:szCs w:val="24"/>
          <w:rtl/>
          <w:lang w:eastAsia="he-IL"/>
        </w:rPr>
        <w:t>.</w:t>
      </w:r>
    </w:p>
    <w:p w14:paraId="5F3CB4BB"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היועץ מתחייב לבצע את שרותי היועץ בזהירות, בנאמנות וברמה מקצועית גבוהה, תוך ציות </w:t>
      </w:r>
      <w:r w:rsidRPr="000A39FE">
        <w:rPr>
          <w:rFonts w:ascii="Times New Roman" w:eastAsia="Times New Roman" w:hAnsi="Times New Roman" w:cs="David"/>
          <w:sz w:val="24"/>
          <w:szCs w:val="24"/>
          <w:rtl/>
          <w:lang w:eastAsia="he-IL"/>
        </w:rPr>
        <w:lastRenderedPageBreak/>
        <w:t>לדין ולהנחת דעת המזמין, ותוך שמירת לוחות הזמנים והמסגרת התקציבית, שייקבעו על ידי המזמין.</w:t>
      </w:r>
    </w:p>
    <w:p w14:paraId="36EE5070"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כפי שיקבעו מ</w:t>
      </w:r>
      <w:r w:rsidRPr="000A39FE">
        <w:rPr>
          <w:rFonts w:ascii="Times New Roman" w:eastAsia="Times New Roman" w:hAnsi="Times New Roman" w:cs="David" w:hint="cs"/>
          <w:sz w:val="24"/>
          <w:szCs w:val="24"/>
          <w:rtl/>
          <w:lang w:eastAsia="he-IL"/>
        </w:rPr>
        <w:t>עת לעת</w:t>
      </w:r>
      <w:r w:rsidRPr="000A39FE">
        <w:rPr>
          <w:rFonts w:ascii="Times New Roman" w:eastAsia="Times New Roman" w:hAnsi="Times New Roman" w:cs="David"/>
          <w:sz w:val="24"/>
          <w:szCs w:val="24"/>
          <w:rtl/>
          <w:lang w:eastAsia="he-IL"/>
        </w:rPr>
        <w:t xml:space="preserve"> ע"י המזמין ויהיה חייב לנהוג לפיהם ולקיימם ללא סטייה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אלא אם כן ק</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בל הוראה</w:t>
      </w:r>
      <w:r w:rsidRPr="000A39FE">
        <w:rPr>
          <w:rFonts w:ascii="Times New Roman" w:eastAsia="Times New Roman" w:hAnsi="Times New Roman" w:cs="David" w:hint="cs"/>
          <w:sz w:val="24"/>
          <w:szCs w:val="24"/>
          <w:rtl/>
          <w:lang w:eastAsia="he-IL"/>
        </w:rPr>
        <w:t xml:space="preserve"> מפורשת</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א</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שור בכתב מהמזמין.</w:t>
      </w:r>
    </w:p>
    <w:p w14:paraId="6F909EBE"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רותי היועץ,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הכל כפי שיקבע ע"י המנהל. כן מתחייב היועץ</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להשתתף בת</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אום מראש בכל ישיבות התיאום אליהן יוזמן.</w:t>
      </w:r>
    </w:p>
    <w:p w14:paraId="1A26D8DC"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ישמור על נוהלי קשר, תיאום, ר</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שום וצורת המסמכים לפי דרישת המנהל.</w:t>
      </w:r>
    </w:p>
    <w:p w14:paraId="5F5A30E2"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כל עוד לא יקבע אחרת ע"י המזמין, יהיה המנהל כ</w:t>
      </w:r>
      <w:r w:rsidRPr="000A39FE">
        <w:rPr>
          <w:rFonts w:ascii="Times New Roman" w:eastAsia="Times New Roman" w:hAnsi="Times New Roman" w:cs="David" w:hint="cs"/>
          <w:sz w:val="24"/>
          <w:szCs w:val="24"/>
          <w:rtl/>
          <w:lang w:eastAsia="he-IL"/>
        </w:rPr>
        <w:t>הגדרתו</w:t>
      </w:r>
      <w:r w:rsidRPr="000A39FE">
        <w:rPr>
          <w:rFonts w:ascii="Times New Roman" w:eastAsia="Times New Roman" w:hAnsi="Times New Roman" w:cs="David"/>
          <w:sz w:val="24"/>
          <w:szCs w:val="24"/>
          <w:rtl/>
          <w:lang w:eastAsia="he-IL"/>
        </w:rPr>
        <w:t xml:space="preserve"> בנספח </w:t>
      </w:r>
      <w:r w:rsidRPr="000A39FE">
        <w:rPr>
          <w:rFonts w:ascii="Times New Roman" w:eastAsia="Times New Roman" w:hAnsi="Times New Roman" w:cs="David"/>
          <w:bCs/>
          <w:sz w:val="24"/>
          <w:szCs w:val="24"/>
          <w:rtl/>
          <w:lang w:eastAsia="he-IL"/>
        </w:rPr>
        <w:t xml:space="preserve">א' </w:t>
      </w:r>
      <w:r w:rsidRPr="000A39FE">
        <w:rPr>
          <w:rFonts w:ascii="Times New Roman" w:eastAsia="Times New Roman" w:hAnsi="Times New Roman" w:cs="David"/>
          <w:sz w:val="24"/>
          <w:szCs w:val="24"/>
          <w:rtl/>
          <w:lang w:eastAsia="he-IL"/>
        </w:rPr>
        <w:t>ועל היועץ להיות</w:t>
      </w:r>
      <w:r w:rsidRPr="000A39FE">
        <w:rPr>
          <w:rFonts w:ascii="Times New Roman" w:eastAsia="Times New Roman" w:hAnsi="Times New Roman" w:cs="David" w:hint="cs"/>
          <w:sz w:val="24"/>
          <w:szCs w:val="24"/>
          <w:rtl/>
          <w:lang w:eastAsia="he-IL"/>
        </w:rPr>
        <w:t xml:space="preserve"> עמו</w:t>
      </w:r>
      <w:r w:rsidRPr="000A39FE">
        <w:rPr>
          <w:rFonts w:ascii="Times New Roman" w:eastAsia="Times New Roman" w:hAnsi="Times New Roman" w:cs="David"/>
          <w:sz w:val="24"/>
          <w:szCs w:val="24"/>
          <w:rtl/>
          <w:lang w:eastAsia="he-IL"/>
        </w:rPr>
        <w:t xml:space="preserve"> בקשר מתמי</w:t>
      </w:r>
      <w:r w:rsidRPr="000A39FE">
        <w:rPr>
          <w:rFonts w:ascii="Times New Roman" w:eastAsia="Times New Roman" w:hAnsi="Times New Roman" w:cs="David" w:hint="cs"/>
          <w:sz w:val="24"/>
          <w:szCs w:val="24"/>
          <w:rtl/>
          <w:lang w:eastAsia="he-IL"/>
        </w:rPr>
        <w:t>ד</w:t>
      </w:r>
      <w:r w:rsidRPr="000A39FE">
        <w:rPr>
          <w:rFonts w:ascii="Times New Roman" w:eastAsia="Times New Roman" w:hAnsi="Times New Roman" w:cs="David"/>
          <w:sz w:val="24"/>
          <w:szCs w:val="24"/>
          <w:rtl/>
          <w:lang w:eastAsia="he-IL"/>
        </w:rPr>
        <w:t xml:space="preserve"> ולתאם עמו את כל פעולותיו, אלא אם נקבע </w:t>
      </w:r>
      <w:r w:rsidRPr="000A39FE">
        <w:rPr>
          <w:rFonts w:ascii="Times New Roman" w:eastAsia="Times New Roman" w:hAnsi="Times New Roman" w:cs="David" w:hint="cs"/>
          <w:sz w:val="24"/>
          <w:szCs w:val="24"/>
          <w:rtl/>
          <w:lang w:eastAsia="he-IL"/>
        </w:rPr>
        <w:t xml:space="preserve">מפורשות </w:t>
      </w:r>
      <w:r w:rsidRPr="000A39FE">
        <w:rPr>
          <w:rFonts w:ascii="Times New Roman" w:eastAsia="Times New Roman" w:hAnsi="Times New Roman" w:cs="David"/>
          <w:sz w:val="24"/>
          <w:szCs w:val="24"/>
          <w:rtl/>
          <w:lang w:eastAsia="he-IL"/>
        </w:rPr>
        <w:t>אחרת ע"י המזמין.</w:t>
      </w:r>
    </w:p>
    <w:p w14:paraId="22123A73"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מצהיר</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ידועות לו הוראות כל התכניות הקיימות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0A39FE">
        <w:rPr>
          <w:rFonts w:ascii="Times New Roman" w:eastAsia="Times New Roman" w:hAnsi="Times New Roman" w:cs="David" w:hint="cs"/>
          <w:sz w:val="24"/>
          <w:szCs w:val="24"/>
          <w:rtl/>
          <w:lang w:eastAsia="he-IL"/>
        </w:rPr>
        <w:t>יהם של</w:t>
      </w:r>
      <w:r w:rsidRPr="000A39FE">
        <w:rPr>
          <w:rFonts w:ascii="Times New Roman" w:eastAsia="Times New Roman" w:hAnsi="Times New Roman" w:cs="David"/>
          <w:sz w:val="24"/>
          <w:szCs w:val="24"/>
          <w:rtl/>
          <w:lang w:eastAsia="he-IL"/>
        </w:rPr>
        <w:t xml:space="preserve"> הדין</w:t>
      </w:r>
      <w:r w:rsidRPr="000A39FE">
        <w:rPr>
          <w:rFonts w:ascii="Times New Roman" w:eastAsia="Times New Roman" w:hAnsi="Times New Roman" w:cs="David" w:hint="cs"/>
          <w:sz w:val="24"/>
          <w:szCs w:val="24"/>
          <w:rtl/>
          <w:lang w:eastAsia="he-IL"/>
        </w:rPr>
        <w:t xml:space="preserve"> ו/או</w:t>
      </w:r>
      <w:r w:rsidRPr="000A39FE">
        <w:rPr>
          <w:rFonts w:ascii="Times New Roman" w:eastAsia="Times New Roman" w:hAnsi="Times New Roman" w:cs="David"/>
          <w:sz w:val="24"/>
          <w:szCs w:val="24"/>
          <w:rtl/>
          <w:lang w:eastAsia="he-IL"/>
        </w:rPr>
        <w:t xml:space="preserve"> הנהלים</w:t>
      </w:r>
      <w:r w:rsidRPr="000A39FE">
        <w:rPr>
          <w:rFonts w:ascii="Times New Roman" w:eastAsia="Times New Roman" w:hAnsi="Times New Roman" w:cs="David" w:hint="cs"/>
          <w:sz w:val="24"/>
          <w:szCs w:val="24"/>
          <w:rtl/>
          <w:lang w:eastAsia="he-IL"/>
        </w:rPr>
        <w:t xml:space="preserve"> ו/או</w:t>
      </w:r>
      <w:r w:rsidRPr="000A39FE">
        <w:rPr>
          <w:rFonts w:ascii="Times New Roman" w:eastAsia="Times New Roman" w:hAnsi="Times New Roman" w:cs="David"/>
          <w:sz w:val="24"/>
          <w:szCs w:val="24"/>
          <w:rtl/>
          <w:lang w:eastAsia="he-IL"/>
        </w:rPr>
        <w:t xml:space="preserve"> התקנים ו</w:t>
      </w:r>
      <w:r w:rsidRPr="000A39FE">
        <w:rPr>
          <w:rFonts w:ascii="Times New Roman" w:eastAsia="Times New Roman" w:hAnsi="Times New Roman" w:cs="David" w:hint="cs"/>
          <w:sz w:val="24"/>
          <w:szCs w:val="24"/>
          <w:rtl/>
          <w:lang w:eastAsia="he-IL"/>
        </w:rPr>
        <w:t xml:space="preserve">/או </w:t>
      </w:r>
      <w:r w:rsidRPr="000A39FE">
        <w:rPr>
          <w:rFonts w:ascii="Times New Roman" w:eastAsia="Times New Roman" w:hAnsi="Times New Roman" w:cs="David"/>
          <w:sz w:val="24"/>
          <w:szCs w:val="24"/>
          <w:rtl/>
          <w:lang w:eastAsia="he-IL"/>
        </w:rPr>
        <w:t>התקנות החלים בקשר עם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שרותי היועץ והוא מתחייב לפעול בהתאם לקבוע בהם. כמו כן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מצהיר היועץ כי </w:t>
      </w:r>
      <w:r w:rsidRPr="000A39FE">
        <w:rPr>
          <w:rFonts w:ascii="Times New Roman" w:eastAsia="Times New Roman" w:hAnsi="Times New Roman" w:cs="David" w:hint="cs"/>
          <w:sz w:val="24"/>
          <w:szCs w:val="24"/>
          <w:rtl/>
          <w:lang w:eastAsia="he-IL"/>
        </w:rPr>
        <w:t xml:space="preserve">הוא </w:t>
      </w:r>
      <w:r w:rsidRPr="000A39FE">
        <w:rPr>
          <w:rFonts w:ascii="Times New Roman" w:eastAsia="Times New Roman" w:hAnsi="Times New Roman" w:cs="David"/>
          <w:sz w:val="24"/>
          <w:szCs w:val="24"/>
          <w:rtl/>
          <w:lang w:eastAsia="he-IL"/>
        </w:rPr>
        <w:t xml:space="preserve">בדק בעצמו את כל הנושאים הרלוונטיים </w:t>
      </w:r>
      <w:r w:rsidRPr="000A39FE">
        <w:rPr>
          <w:rFonts w:ascii="Times New Roman" w:eastAsia="Times New Roman" w:hAnsi="Times New Roman" w:cs="David" w:hint="cs"/>
          <w:sz w:val="24"/>
          <w:szCs w:val="24"/>
          <w:rtl/>
          <w:lang w:eastAsia="he-IL"/>
        </w:rPr>
        <w:t xml:space="preserve">ו/או </w:t>
      </w:r>
      <w:r w:rsidRPr="000A39FE">
        <w:rPr>
          <w:rFonts w:ascii="Times New Roman" w:eastAsia="Times New Roman" w:hAnsi="Times New Roman" w:cs="David"/>
          <w:sz w:val="24"/>
          <w:szCs w:val="24"/>
          <w:rtl/>
          <w:lang w:eastAsia="he-IL"/>
        </w:rPr>
        <w:t xml:space="preserve">הקשורים למתן שירותי </w:t>
      </w:r>
      <w:r w:rsidRPr="000A39FE">
        <w:rPr>
          <w:rFonts w:ascii="Times New Roman" w:eastAsia="Times New Roman" w:hAnsi="Times New Roman" w:cs="David"/>
          <w:sz w:val="24"/>
          <w:szCs w:val="24"/>
          <w:rtl/>
          <w:lang w:eastAsia="he-IL"/>
        </w:rPr>
        <w:lastRenderedPageBreak/>
        <w:t>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30591A48"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מתחייב</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להפיק את כל התכניות </w:t>
      </w:r>
      <w:r w:rsidRPr="000A39FE">
        <w:rPr>
          <w:rFonts w:ascii="Times New Roman" w:eastAsia="Times New Roman" w:hAnsi="Times New Roman" w:cs="David" w:hint="cs"/>
          <w:sz w:val="24"/>
          <w:szCs w:val="24"/>
          <w:rtl/>
          <w:lang w:eastAsia="he-IL"/>
        </w:rPr>
        <w:t>נשוא</w:t>
      </w:r>
      <w:r w:rsidRPr="000A39FE">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באמצעות מחשב בתוכנה או בקבצים במתכונת הקבועה בנספח </w:t>
      </w:r>
      <w:r w:rsidRPr="000A39FE">
        <w:rPr>
          <w:rFonts w:ascii="Times New Roman" w:eastAsia="Times New Roman" w:hAnsi="Times New Roman" w:cs="David"/>
          <w:b/>
          <w:bCs/>
          <w:sz w:val="24"/>
          <w:szCs w:val="24"/>
          <w:rtl/>
          <w:lang w:eastAsia="he-IL"/>
        </w:rPr>
        <w:t>א'</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 xml:space="preserve">המצ"ב </w:t>
      </w:r>
      <w:r w:rsidRPr="000A39FE">
        <w:rPr>
          <w:rFonts w:ascii="Times New Roman" w:eastAsia="Times New Roman" w:hAnsi="Times New Roman" w:cs="David"/>
          <w:sz w:val="24"/>
          <w:szCs w:val="24"/>
          <w:rtl/>
          <w:lang w:eastAsia="he-IL"/>
        </w:rPr>
        <w:t>וע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0A39FE">
        <w:rPr>
          <w:rFonts w:ascii="Times New Roman" w:eastAsia="Times New Roman" w:hAnsi="Times New Roman" w:cs="David" w:hint="cs"/>
          <w:sz w:val="24"/>
          <w:szCs w:val="24"/>
          <w:rtl/>
          <w:lang w:eastAsia="he-IL"/>
        </w:rPr>
        <w:t xml:space="preserve"> בנספח </w:t>
      </w:r>
      <w:r w:rsidRPr="000A39FE">
        <w:rPr>
          <w:rFonts w:ascii="Times New Roman" w:eastAsia="Times New Roman" w:hAnsi="Times New Roman" w:cs="David" w:hint="cs"/>
          <w:b/>
          <w:bCs/>
          <w:sz w:val="24"/>
          <w:szCs w:val="24"/>
          <w:rtl/>
          <w:lang w:eastAsia="he-IL"/>
        </w:rPr>
        <w:t>א'</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כאמור.</w:t>
      </w:r>
    </w:p>
    <w:p w14:paraId="65520117"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לא יגיש ליועצים</w:t>
      </w:r>
      <w:r w:rsidRPr="000A39FE">
        <w:rPr>
          <w:rFonts w:ascii="Times New Roman" w:eastAsia="Times New Roman" w:hAnsi="Times New Roman" w:cs="David" w:hint="cs"/>
          <w:sz w:val="24"/>
          <w:szCs w:val="24"/>
          <w:rtl/>
          <w:lang w:eastAsia="he-IL"/>
        </w:rPr>
        <w:t xml:space="preserve"> ו/או</w:t>
      </w:r>
      <w:r w:rsidRPr="000A39FE">
        <w:rPr>
          <w:rFonts w:ascii="Times New Roman" w:eastAsia="Times New Roman" w:hAnsi="Times New Roman" w:cs="David"/>
          <w:sz w:val="24"/>
          <w:szCs w:val="24"/>
          <w:rtl/>
          <w:lang w:eastAsia="he-IL"/>
        </w:rPr>
        <w:t xml:space="preserve"> לקבלנים ו</w:t>
      </w:r>
      <w:r w:rsidRPr="000A39FE">
        <w:rPr>
          <w:rFonts w:ascii="Times New Roman" w:eastAsia="Times New Roman" w:hAnsi="Times New Roman" w:cs="David" w:hint="cs"/>
          <w:sz w:val="24"/>
          <w:szCs w:val="24"/>
          <w:rtl/>
          <w:lang w:eastAsia="he-IL"/>
        </w:rPr>
        <w:t xml:space="preserve">/או </w:t>
      </w:r>
      <w:r w:rsidRPr="000A39FE">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0A39FE">
        <w:rPr>
          <w:rFonts w:ascii="Times New Roman" w:eastAsia="Times New Roman" w:hAnsi="Times New Roman" w:cs="David" w:hint="cs"/>
          <w:sz w:val="24"/>
          <w:szCs w:val="24"/>
          <w:rtl/>
          <w:lang w:eastAsia="he-IL"/>
        </w:rPr>
        <w:t xml:space="preserve">מפורשות על פי </w:t>
      </w:r>
      <w:r w:rsidRPr="000A39FE">
        <w:rPr>
          <w:rFonts w:ascii="Times New Roman" w:eastAsia="Times New Roman" w:hAnsi="Times New Roman" w:cs="David"/>
          <w:sz w:val="24"/>
          <w:szCs w:val="24"/>
          <w:rtl/>
          <w:lang w:eastAsia="he-IL"/>
        </w:rPr>
        <w:t>חוזה זה.</w:t>
      </w:r>
    </w:p>
    <w:p w14:paraId="1600AD65"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אין לו ולא תהינה לו </w:t>
      </w:r>
      <w:r w:rsidRPr="000A39FE">
        <w:rPr>
          <w:rFonts w:ascii="Times New Roman" w:eastAsia="Times New Roman" w:hAnsi="Times New Roman" w:cs="David" w:hint="cs"/>
          <w:sz w:val="24"/>
          <w:szCs w:val="24"/>
          <w:rtl/>
          <w:lang w:eastAsia="he-IL"/>
        </w:rPr>
        <w:t xml:space="preserve">כל </w:t>
      </w:r>
      <w:r w:rsidRPr="000A39FE">
        <w:rPr>
          <w:rFonts w:ascii="Times New Roman" w:eastAsia="Times New Roman" w:hAnsi="Times New Roman" w:cs="David"/>
          <w:sz w:val="24"/>
          <w:szCs w:val="24"/>
          <w:rtl/>
          <w:lang w:eastAsia="he-IL"/>
        </w:rPr>
        <w:t>תביעות ו/או טענות</w:t>
      </w:r>
      <w:r w:rsidRPr="000A39FE">
        <w:rPr>
          <w:rFonts w:ascii="Times New Roman" w:eastAsia="Times New Roman" w:hAnsi="Times New Roman" w:cs="David" w:hint="cs"/>
          <w:sz w:val="24"/>
          <w:szCs w:val="24"/>
          <w:rtl/>
          <w:lang w:eastAsia="he-IL"/>
        </w:rPr>
        <w:t xml:space="preserve"> ו/או דרישות ו/או תלונות</w:t>
      </w:r>
      <w:r w:rsidRPr="000A39FE">
        <w:rPr>
          <w:rFonts w:ascii="Times New Roman" w:eastAsia="Times New Roman" w:hAnsi="Times New Roman" w:cs="David"/>
          <w:sz w:val="24"/>
          <w:szCs w:val="24"/>
          <w:rtl/>
          <w:lang w:eastAsia="he-IL"/>
        </w:rPr>
        <w:t xml:space="preserve"> כלפי המזמין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כלפי המתכננים האחרים בגין מסירת העבודות</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כאמור. משמסר המזמין </w:t>
      </w:r>
      <w:r w:rsidRPr="000A39FE">
        <w:rPr>
          <w:rFonts w:ascii="Times New Roman" w:eastAsia="Times New Roman" w:hAnsi="Times New Roman" w:cs="David" w:hint="cs"/>
          <w:sz w:val="24"/>
          <w:szCs w:val="24"/>
          <w:rtl/>
          <w:lang w:eastAsia="he-IL"/>
        </w:rPr>
        <w:t xml:space="preserve">את </w:t>
      </w:r>
      <w:r w:rsidRPr="000A39FE">
        <w:rPr>
          <w:rFonts w:ascii="Times New Roman" w:eastAsia="Times New Roman" w:hAnsi="Times New Roman" w:cs="David"/>
          <w:sz w:val="24"/>
          <w:szCs w:val="24"/>
          <w:rtl/>
          <w:lang w:eastAsia="he-IL"/>
        </w:rPr>
        <w:t xml:space="preserve">ביצוע </w:t>
      </w:r>
      <w:r w:rsidRPr="000A39FE">
        <w:rPr>
          <w:rFonts w:ascii="Times New Roman" w:eastAsia="Times New Roman" w:hAnsi="Times New Roman" w:cs="David" w:hint="cs"/>
          <w:sz w:val="24"/>
          <w:szCs w:val="24"/>
          <w:rtl/>
          <w:lang w:eastAsia="he-IL"/>
        </w:rPr>
        <w:t>ה</w:t>
      </w:r>
      <w:r w:rsidRPr="000A39FE">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3308AD98" w14:textId="77777777" w:rsidR="000A39FE" w:rsidRPr="000A39FE" w:rsidRDefault="000A39FE" w:rsidP="006B43C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0A39FE">
        <w:rPr>
          <w:rFonts w:ascii="Times New Roman" w:eastAsia="Times New Roman" w:hAnsi="Times New Roman" w:cs="David"/>
          <w:sz w:val="24"/>
          <w:szCs w:val="24"/>
          <w:lang w:eastAsia="he-IL"/>
        </w:rPr>
        <w:t>view</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hint="cs"/>
          <w:sz w:val="24"/>
          <w:szCs w:val="24"/>
          <w:rtl/>
          <w:lang w:eastAsia="he-IL"/>
        </w:rPr>
        <w:t>", "רמדורנט"</w:t>
      </w:r>
      <w:r w:rsidRPr="000A39FE">
        <w:rPr>
          <w:rFonts w:ascii="Times New Roman" w:eastAsia="Times New Roman" w:hAnsi="Times New Roman" w:cs="David"/>
          <w:sz w:val="24"/>
          <w:szCs w:val="24"/>
          <w:rtl/>
          <w:lang w:eastAsia="he-IL"/>
        </w:rPr>
        <w:t xml:space="preserve"> של רמדור או אחרת המאושרת ע"י המזמין ויפעל </w:t>
      </w:r>
      <w:r w:rsidRPr="000A39FE">
        <w:rPr>
          <w:rFonts w:ascii="Times New Roman" w:eastAsia="Times New Roman" w:hAnsi="Times New Roman" w:cs="David"/>
          <w:sz w:val="24"/>
          <w:szCs w:val="24"/>
          <w:rtl/>
          <w:lang w:eastAsia="he-IL"/>
        </w:rPr>
        <w:lastRenderedPageBreak/>
        <w:t>במערכת זו ללא כל תמורה נוספת</w:t>
      </w:r>
      <w:r w:rsidRPr="000A39FE">
        <w:rPr>
          <w:rFonts w:ascii="Times New Roman" w:eastAsia="Times New Roman" w:hAnsi="Times New Roman" w:cs="David" w:hint="cs"/>
          <w:sz w:val="24"/>
          <w:szCs w:val="24"/>
          <w:rtl/>
          <w:lang w:eastAsia="he-IL"/>
        </w:rPr>
        <w:t>.</w:t>
      </w:r>
    </w:p>
    <w:p w14:paraId="6EF87902" w14:textId="77777777" w:rsidR="000A39FE" w:rsidRPr="000A39FE" w:rsidRDefault="000A39FE" w:rsidP="006B43C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u w:val="single"/>
          <w:rtl/>
          <w:lang w:eastAsia="he-IL"/>
        </w:rPr>
        <w:t>צוות עובדים ואמצעים</w:t>
      </w:r>
    </w:p>
    <w:p w14:paraId="4D4724EE"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מתחייב</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במשך כל תקופת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שרותי היועץ יקיים משרד מאויש</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מאורגן ומצויד</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באופן שיאפשר </w:t>
      </w:r>
      <w:r w:rsidRPr="000A39FE">
        <w:rPr>
          <w:rFonts w:ascii="Times New Roman" w:eastAsia="Times New Roman" w:hAnsi="Times New Roman" w:cs="David" w:hint="cs"/>
          <w:sz w:val="24"/>
          <w:szCs w:val="24"/>
          <w:rtl/>
          <w:lang w:eastAsia="he-IL"/>
        </w:rPr>
        <w:t xml:space="preserve">את </w:t>
      </w:r>
      <w:r w:rsidRPr="000A39FE">
        <w:rPr>
          <w:rFonts w:ascii="Times New Roman" w:eastAsia="Times New Roman" w:hAnsi="Times New Roman" w:cs="David"/>
          <w:sz w:val="24"/>
          <w:szCs w:val="24"/>
          <w:rtl/>
          <w:lang w:eastAsia="he-IL"/>
        </w:rPr>
        <w:t>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היועץ בהתאם להוראות חוזה זה.</w:t>
      </w:r>
    </w:p>
    <w:p w14:paraId="3D60AB2F"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מתחייב</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שהרכבם המספרי והמקצועי של צוות עובדיו, כמפורט בנספח </w:t>
      </w:r>
      <w:r w:rsidRPr="000A39FE">
        <w:rPr>
          <w:rFonts w:ascii="Times New Roman" w:eastAsia="Times New Roman" w:hAnsi="Times New Roman" w:cs="David"/>
          <w:bCs/>
          <w:sz w:val="24"/>
          <w:szCs w:val="24"/>
          <w:rtl/>
          <w:lang w:eastAsia="he-IL"/>
        </w:rPr>
        <w:t>א'</w:t>
      </w:r>
      <w:r w:rsidRPr="000A39FE">
        <w:rPr>
          <w:rFonts w:ascii="Times New Roman" w:eastAsia="Times New Roman" w:hAnsi="Times New Roman" w:cs="David" w:hint="cs"/>
          <w:bCs/>
          <w:sz w:val="24"/>
          <w:szCs w:val="24"/>
          <w:rtl/>
          <w:lang w:eastAsia="he-IL"/>
        </w:rPr>
        <w:t xml:space="preserve"> </w:t>
      </w:r>
      <w:r w:rsidRPr="000A39FE">
        <w:rPr>
          <w:rFonts w:ascii="Times New Roman" w:eastAsia="Times New Roman" w:hAnsi="Times New Roman" w:cs="David" w:hint="cs"/>
          <w:b/>
          <w:sz w:val="24"/>
          <w:szCs w:val="24"/>
          <w:rtl/>
          <w:lang w:eastAsia="he-IL"/>
        </w:rPr>
        <w:t>המצ"ב,</w:t>
      </w:r>
      <w:r w:rsidRPr="000A39FE">
        <w:rPr>
          <w:rFonts w:ascii="Times New Roman" w:eastAsia="Times New Roman" w:hAnsi="Times New Roman" w:cs="David"/>
          <w:sz w:val="24"/>
          <w:szCs w:val="24"/>
          <w:rtl/>
          <w:lang w:eastAsia="he-IL"/>
        </w:rPr>
        <w:t xml:space="preserve"> יתאים לביצוע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היועץ ברמה ובמועדים</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4093F30E"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0A39FE">
        <w:rPr>
          <w:rFonts w:ascii="Times New Roman" w:eastAsia="Times New Roman" w:hAnsi="Times New Roman" w:cs="David" w:hint="cs"/>
          <w:sz w:val="24"/>
          <w:szCs w:val="24"/>
          <w:rtl/>
          <w:lang w:eastAsia="he-IL"/>
        </w:rPr>
        <w:t xml:space="preserve">המוחלט </w:t>
      </w:r>
      <w:r w:rsidRPr="000A39FE">
        <w:rPr>
          <w:rFonts w:ascii="Times New Roman" w:eastAsia="Times New Roman" w:hAnsi="Times New Roman" w:cs="David"/>
          <w:sz w:val="24"/>
          <w:szCs w:val="24"/>
          <w:rtl/>
          <w:lang w:eastAsia="he-IL"/>
        </w:rPr>
        <w:t>- להורות ליועץ מ</w:t>
      </w:r>
      <w:r w:rsidRPr="000A39FE">
        <w:rPr>
          <w:rFonts w:ascii="Times New Roman" w:eastAsia="Times New Roman" w:hAnsi="Times New Roman" w:cs="David" w:hint="cs"/>
          <w:sz w:val="24"/>
          <w:szCs w:val="24"/>
          <w:rtl/>
          <w:lang w:eastAsia="he-IL"/>
        </w:rPr>
        <w:t>עת לעת,</w:t>
      </w:r>
      <w:r w:rsidRPr="000A39FE">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06E036C8"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מוסכם בזה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0A39FE">
        <w:rPr>
          <w:rFonts w:ascii="Times New Roman" w:eastAsia="Times New Roman" w:hAnsi="Times New Roman" w:cs="David"/>
          <w:bCs/>
          <w:sz w:val="24"/>
          <w:szCs w:val="24"/>
          <w:rtl/>
          <w:lang w:eastAsia="he-IL"/>
        </w:rPr>
        <w:t>א'</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המצ"ב</w:t>
      </w:r>
      <w:r w:rsidRPr="000A39FE">
        <w:rPr>
          <w:rFonts w:ascii="Times New Roman" w:eastAsia="Times New Roman" w:hAnsi="Times New Roman" w:cs="David"/>
          <w:sz w:val="24"/>
          <w:szCs w:val="24"/>
          <w:rtl/>
          <w:lang w:eastAsia="he-IL"/>
        </w:rPr>
        <w:t>, מנהלו הראשי של היועץ למטרת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(להלן: "</w:t>
      </w:r>
      <w:r w:rsidRPr="000A39FE">
        <w:rPr>
          <w:rFonts w:ascii="Times New Roman" w:eastAsia="Times New Roman" w:hAnsi="Times New Roman" w:cs="David"/>
          <w:b/>
          <w:bCs/>
          <w:sz w:val="24"/>
          <w:szCs w:val="24"/>
          <w:rtl/>
          <w:lang w:eastAsia="he-IL"/>
        </w:rPr>
        <w:t>המנהל הראשי</w:t>
      </w:r>
      <w:r w:rsidRPr="000A39FE">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0A39FE">
        <w:rPr>
          <w:rFonts w:ascii="Times New Roman" w:eastAsia="Times New Roman" w:hAnsi="Times New Roman" w:cs="David" w:hint="cs"/>
          <w:sz w:val="24"/>
          <w:szCs w:val="24"/>
          <w:rtl/>
          <w:lang w:eastAsia="he-IL"/>
        </w:rPr>
        <w:t xml:space="preserve"> מראש ובכתב</w:t>
      </w:r>
      <w:r w:rsidRPr="000A39FE">
        <w:rPr>
          <w:rFonts w:ascii="Times New Roman" w:eastAsia="Times New Roman" w:hAnsi="Times New Roman" w:cs="David"/>
          <w:sz w:val="24"/>
          <w:szCs w:val="24"/>
          <w:rtl/>
          <w:lang w:eastAsia="he-IL"/>
        </w:rPr>
        <w:t>.</w:t>
      </w:r>
    </w:p>
    <w:p w14:paraId="62A25033" w14:textId="77777777" w:rsidR="000A39FE" w:rsidRPr="000A39FE" w:rsidRDefault="000A39FE" w:rsidP="006B43C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w:t>
      </w:r>
      <w:r w:rsidRPr="000A39FE">
        <w:rPr>
          <w:rFonts w:ascii="Times New Roman" w:eastAsia="Times New Roman" w:hAnsi="Times New Roman" w:cs="David" w:hint="cs"/>
          <w:sz w:val="24"/>
          <w:szCs w:val="24"/>
          <w:rtl/>
          <w:lang w:eastAsia="he-IL"/>
        </w:rPr>
        <w:t>צהיר, כי ידוע לו, ש</w:t>
      </w:r>
      <w:r w:rsidRPr="000A39FE">
        <w:rPr>
          <w:rFonts w:ascii="Times New Roman" w:eastAsia="Times New Roman" w:hAnsi="Times New Roman" w:cs="David"/>
          <w:sz w:val="24"/>
          <w:szCs w:val="24"/>
          <w:rtl/>
          <w:lang w:eastAsia="he-IL"/>
        </w:rPr>
        <w:t>במשך כל ת</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קפ</w:t>
      </w:r>
      <w:r w:rsidRPr="000A39FE">
        <w:rPr>
          <w:rFonts w:ascii="Times New Roman" w:eastAsia="Times New Roman" w:hAnsi="Times New Roman" w:cs="David" w:hint="cs"/>
          <w:sz w:val="24"/>
          <w:szCs w:val="24"/>
          <w:rtl/>
          <w:lang w:eastAsia="he-IL"/>
        </w:rPr>
        <w:t>ו של</w:t>
      </w:r>
      <w:r w:rsidRPr="000A39FE">
        <w:rPr>
          <w:rFonts w:ascii="Times New Roman" w:eastAsia="Times New Roman" w:hAnsi="Times New Roman" w:cs="David"/>
          <w:sz w:val="24"/>
          <w:szCs w:val="24"/>
          <w:rtl/>
          <w:lang w:eastAsia="he-IL"/>
        </w:rPr>
        <w:t xml:space="preserve">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יעמוד המנהל הראשי בראשו, יהיה מעורב אישית בב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צוע החוזה, יקדיש למטרה זו את כל הזמן הנדרש, ויעמוד לרשות המזמין כל </w:t>
      </w:r>
      <w:r w:rsidRPr="000A39FE">
        <w:rPr>
          <w:rFonts w:ascii="Times New Roman" w:eastAsia="Times New Roman" w:hAnsi="Times New Roman" w:cs="David"/>
          <w:sz w:val="24"/>
          <w:szCs w:val="24"/>
          <w:rtl/>
          <w:lang w:eastAsia="he-IL"/>
        </w:rPr>
        <w:lastRenderedPageBreak/>
        <w:t>אימת שיוזמן על ידו להשתתף בישיבות ודיונים למטרות הפרויקט ויפקח על הצוות המקצועי של היועץ שיעסוק בב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התכנון. מבלי לגרוע מהתחייבויות היועץ כמתחייב מ</w:t>
      </w:r>
      <w:r w:rsidRPr="000A39FE">
        <w:rPr>
          <w:rFonts w:ascii="Times New Roman" w:eastAsia="Times New Roman" w:hAnsi="Times New Roman" w:cs="David" w:hint="cs"/>
          <w:sz w:val="24"/>
          <w:szCs w:val="24"/>
          <w:rtl/>
          <w:lang w:eastAsia="he-IL"/>
        </w:rPr>
        <w:t>חוזה זה,</w:t>
      </w:r>
      <w:r w:rsidRPr="000A39FE">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07EBA18D"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75A15CB6"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 xml:space="preserve">המזמין רשאי </w:t>
      </w:r>
      <w:r w:rsidRPr="000A39FE">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0A39FE">
        <w:rPr>
          <w:rFonts w:ascii="Times New Roman" w:eastAsia="Times New Roman" w:hAnsi="Times New Roman" w:cs="David" w:hint="cs"/>
          <w:sz w:val="24"/>
          <w:szCs w:val="24"/>
          <w:rtl/>
          <w:lang w:eastAsia="he-IL"/>
        </w:rPr>
        <w:t xml:space="preserve">אחר </w:t>
      </w:r>
      <w:r w:rsidRPr="000A39FE">
        <w:rPr>
          <w:rFonts w:ascii="Times New Roman" w:eastAsia="Times New Roman" w:hAnsi="Times New Roman" w:cs="David"/>
          <w:sz w:val="24"/>
          <w:szCs w:val="24"/>
          <w:rtl/>
          <w:lang w:eastAsia="he-IL"/>
        </w:rPr>
        <w:t>דרישת המזמין לאלתר.</w:t>
      </w:r>
    </w:p>
    <w:p w14:paraId="4A6E9EB0"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החלטות המזמין בדבר א</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שור ו/או החלפת עובד מעובדי היועץ תינתנה לפי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קול דעתו המוחלט</w:t>
      </w:r>
      <w:r w:rsidRPr="000A39FE">
        <w:rPr>
          <w:rFonts w:ascii="Times New Roman" w:eastAsia="Times New Roman" w:hAnsi="Times New Roman" w:cs="David" w:hint="cs"/>
          <w:sz w:val="24"/>
          <w:szCs w:val="24"/>
          <w:rtl/>
          <w:lang w:eastAsia="he-IL"/>
        </w:rPr>
        <w:t xml:space="preserve"> של המזמין</w:t>
      </w:r>
      <w:r w:rsidRPr="000A39FE">
        <w:rPr>
          <w:rFonts w:ascii="Times New Roman" w:eastAsia="Times New Roman" w:hAnsi="Times New Roman" w:cs="David"/>
          <w:sz w:val="24"/>
          <w:szCs w:val="24"/>
          <w:rtl/>
          <w:lang w:eastAsia="he-IL"/>
        </w:rPr>
        <w:t xml:space="preserve"> וללא צורך במתן נימוקים</w:t>
      </w:r>
      <w:r w:rsidRPr="000A39FE">
        <w:rPr>
          <w:rFonts w:ascii="Times New Roman" w:eastAsia="Times New Roman" w:hAnsi="Times New Roman" w:cs="David" w:hint="cs"/>
          <w:sz w:val="24"/>
          <w:szCs w:val="24"/>
          <w:rtl/>
          <w:lang w:eastAsia="he-IL"/>
        </w:rPr>
        <w:t xml:space="preserve"> כאלה ואחרים</w:t>
      </w:r>
      <w:r w:rsidRPr="000A39FE">
        <w:rPr>
          <w:rFonts w:ascii="Times New Roman" w:eastAsia="Times New Roman" w:hAnsi="Times New Roman" w:cs="David"/>
          <w:sz w:val="24"/>
          <w:szCs w:val="24"/>
          <w:rtl/>
          <w:lang w:eastAsia="he-IL"/>
        </w:rPr>
        <w:t>. אין בהחלטות אלה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כדי לשחרר את היועץ מאי</w:t>
      </w:r>
      <w:r w:rsidRPr="000A39FE">
        <w:rPr>
          <w:rFonts w:ascii="Times New Roman" w:eastAsia="Times New Roman" w:hAnsi="Times New Roman" w:cs="David" w:hint="cs"/>
          <w:sz w:val="24"/>
          <w:szCs w:val="24"/>
          <w:rtl/>
          <w:lang w:eastAsia="he-IL"/>
        </w:rPr>
        <w:t>לו</w:t>
      </w:r>
      <w:r w:rsidRPr="000A39FE">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0A39FE">
        <w:rPr>
          <w:rFonts w:ascii="Times New Roman" w:eastAsia="Times New Roman" w:hAnsi="Times New Roman" w:cs="David" w:hint="cs"/>
          <w:sz w:val="24"/>
          <w:szCs w:val="24"/>
          <w:rtl/>
          <w:lang w:eastAsia="he-IL"/>
        </w:rPr>
        <w:t xml:space="preserve"> ו/או חבות</w:t>
      </w:r>
      <w:r w:rsidRPr="000A39FE">
        <w:rPr>
          <w:rFonts w:ascii="Times New Roman" w:eastAsia="Times New Roman" w:hAnsi="Times New Roman" w:cs="David"/>
          <w:sz w:val="24"/>
          <w:szCs w:val="24"/>
          <w:rtl/>
          <w:lang w:eastAsia="he-IL"/>
        </w:rPr>
        <w:t xml:space="preserve"> שהיא.</w:t>
      </w:r>
    </w:p>
    <w:p w14:paraId="10CAA76C" w14:textId="77777777" w:rsidR="000A39FE" w:rsidRPr="000A39FE" w:rsidRDefault="000A39FE" w:rsidP="006B43C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מתחייב</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לצייד על חשבונו את צוות עובדיו בכל הציוד הדרוש לב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צוע שרותי היועץ. </w:t>
      </w:r>
      <w:r w:rsidRPr="000A39FE">
        <w:rPr>
          <w:rFonts w:ascii="Times New Roman" w:eastAsia="Times New Roman" w:hAnsi="Times New Roman" w:cs="David" w:hint="cs"/>
          <w:sz w:val="24"/>
          <w:szCs w:val="24"/>
          <w:rtl/>
          <w:lang w:eastAsia="he-IL"/>
        </w:rPr>
        <w:t>האחריות בגין אחזקת</w:t>
      </w:r>
      <w:r w:rsidRPr="000A39FE">
        <w:rPr>
          <w:rFonts w:ascii="Times New Roman" w:eastAsia="Times New Roman" w:hAnsi="Times New Roman" w:cs="David"/>
          <w:sz w:val="24"/>
          <w:szCs w:val="24"/>
          <w:rtl/>
          <w:lang w:eastAsia="he-IL"/>
        </w:rPr>
        <w:t xml:space="preserve"> ושמיר</w:t>
      </w:r>
      <w:r w:rsidRPr="000A39FE">
        <w:rPr>
          <w:rFonts w:ascii="Times New Roman" w:eastAsia="Times New Roman" w:hAnsi="Times New Roman" w:cs="David" w:hint="cs"/>
          <w:sz w:val="24"/>
          <w:szCs w:val="24"/>
          <w:rtl/>
          <w:lang w:eastAsia="he-IL"/>
        </w:rPr>
        <w:t>ת</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ה</w:t>
      </w:r>
      <w:r w:rsidRPr="000A39FE">
        <w:rPr>
          <w:rFonts w:ascii="Times New Roman" w:eastAsia="Times New Roman" w:hAnsi="Times New Roman" w:cs="David"/>
          <w:sz w:val="24"/>
          <w:szCs w:val="24"/>
          <w:rtl/>
          <w:lang w:eastAsia="he-IL"/>
        </w:rPr>
        <w:t>ציוד</w:t>
      </w:r>
      <w:r w:rsidRPr="000A39FE">
        <w:rPr>
          <w:rFonts w:ascii="Times New Roman" w:eastAsia="Times New Roman" w:hAnsi="Times New Roman" w:cs="David" w:hint="cs"/>
          <w:sz w:val="24"/>
          <w:szCs w:val="24"/>
          <w:rtl/>
          <w:lang w:eastAsia="he-IL"/>
        </w:rPr>
        <w:t xml:space="preserve"> כאמור,</w:t>
      </w:r>
      <w:r w:rsidRPr="000A39FE">
        <w:rPr>
          <w:rFonts w:ascii="Times New Roman" w:eastAsia="Times New Roman" w:hAnsi="Times New Roman" w:cs="David"/>
          <w:sz w:val="24"/>
          <w:szCs w:val="24"/>
          <w:rtl/>
          <w:lang w:eastAsia="he-IL"/>
        </w:rPr>
        <w:t xml:space="preserve"> תהיה בידי היועץ ועל חשבונו, והמזמין לא </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ישא בכל אחריות </w:t>
      </w:r>
      <w:r w:rsidRPr="000A39FE">
        <w:rPr>
          <w:rFonts w:ascii="Times New Roman" w:eastAsia="Times New Roman" w:hAnsi="Times New Roman" w:cs="David" w:hint="cs"/>
          <w:sz w:val="24"/>
          <w:szCs w:val="24"/>
          <w:rtl/>
          <w:lang w:eastAsia="he-IL"/>
        </w:rPr>
        <w:t xml:space="preserve">ו/או חבות </w:t>
      </w:r>
      <w:r w:rsidRPr="000A39FE">
        <w:rPr>
          <w:rFonts w:ascii="Times New Roman" w:eastAsia="Times New Roman" w:hAnsi="Times New Roman" w:cs="David"/>
          <w:sz w:val="24"/>
          <w:szCs w:val="24"/>
          <w:rtl/>
          <w:lang w:eastAsia="he-IL"/>
        </w:rPr>
        <w:t>בגין א</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בדן </w:t>
      </w:r>
      <w:r w:rsidRPr="000A39FE">
        <w:rPr>
          <w:rFonts w:ascii="Times New Roman" w:eastAsia="Times New Roman" w:hAnsi="Times New Roman" w:cs="David" w:hint="cs"/>
          <w:sz w:val="24"/>
          <w:szCs w:val="24"/>
          <w:rtl/>
          <w:lang w:eastAsia="he-IL"/>
        </w:rPr>
        <w:t>ן/</w:t>
      </w:r>
      <w:r w:rsidRPr="000A39FE">
        <w:rPr>
          <w:rFonts w:ascii="Times New Roman" w:eastAsia="Times New Roman" w:hAnsi="Times New Roman" w:cs="David"/>
          <w:sz w:val="24"/>
          <w:szCs w:val="24"/>
          <w:rtl/>
          <w:lang w:eastAsia="he-IL"/>
        </w:rPr>
        <w:t>או נזק</w:t>
      </w:r>
      <w:r w:rsidRPr="000A39FE">
        <w:rPr>
          <w:rFonts w:ascii="Times New Roman" w:eastAsia="Times New Roman" w:hAnsi="Times New Roman" w:cs="David" w:hint="cs"/>
          <w:sz w:val="24"/>
          <w:szCs w:val="24"/>
          <w:rtl/>
          <w:lang w:eastAsia="he-IL"/>
        </w:rPr>
        <w:t xml:space="preserve"> ו/או קלקול</w:t>
      </w:r>
      <w:r w:rsidRPr="000A39FE">
        <w:rPr>
          <w:rFonts w:ascii="Times New Roman" w:eastAsia="Times New Roman" w:hAnsi="Times New Roman" w:cs="David"/>
          <w:sz w:val="24"/>
          <w:szCs w:val="24"/>
          <w:rtl/>
          <w:lang w:eastAsia="he-IL"/>
        </w:rPr>
        <w:t xml:space="preserve"> כלשהו לציוד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לכל חלק ממנו מכל סיבה שהיא.</w:t>
      </w:r>
    </w:p>
    <w:p w14:paraId="498599C6" w14:textId="77777777" w:rsidR="000A39FE" w:rsidRPr="000A39FE" w:rsidRDefault="000A39FE" w:rsidP="006B43C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u w:val="single"/>
          <w:rtl/>
          <w:lang w:eastAsia="he-IL"/>
        </w:rPr>
        <w:t>סמכויות היועץ</w:t>
      </w:r>
    </w:p>
    <w:p w14:paraId="25691BF8"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lastRenderedPageBreak/>
        <w:t>במגעים עם רשויות מוסמכות</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לרבות עם הרשות המקומית</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בכל הנוגע לש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היועץ וכל הכרוך בכך</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ובלבד:</w:t>
      </w:r>
    </w:p>
    <w:p w14:paraId="4C62C72B"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שהיועץ לא יגיש תכניות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תיקונים לתכניות לא</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שור הרשויות המוסמכות</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אלא אם כן אושרו קודם לכן</w:t>
      </w:r>
      <w:r w:rsidRPr="000A39FE">
        <w:rPr>
          <w:rFonts w:ascii="Times New Roman" w:eastAsia="Times New Roman" w:hAnsi="Times New Roman" w:cs="David" w:hint="cs"/>
          <w:sz w:val="24"/>
          <w:szCs w:val="24"/>
          <w:rtl/>
          <w:lang w:eastAsia="he-IL"/>
        </w:rPr>
        <w:t>, מראש ובכתב,</w:t>
      </w:r>
      <w:r w:rsidRPr="000A39FE">
        <w:rPr>
          <w:rFonts w:ascii="Times New Roman" w:eastAsia="Times New Roman" w:hAnsi="Times New Roman" w:cs="David"/>
          <w:sz w:val="24"/>
          <w:szCs w:val="24"/>
          <w:rtl/>
          <w:lang w:eastAsia="he-IL"/>
        </w:rPr>
        <w:t xml:space="preserve"> ע"י המזמין.</w:t>
      </w:r>
    </w:p>
    <w:p w14:paraId="047FA0CE"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שהיועץ לא יקבל כל החלטה ולא יפעל ולא יחייב את המזמין בכל עניין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הכרוך בהתחייבות חוקית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כספית</w:t>
      </w:r>
      <w:r w:rsidRPr="000A39FE">
        <w:rPr>
          <w:rFonts w:ascii="Times New Roman" w:eastAsia="Times New Roman" w:hAnsi="Times New Roman" w:cs="David" w:hint="cs"/>
          <w:sz w:val="24"/>
          <w:szCs w:val="24"/>
          <w:rtl/>
          <w:lang w:eastAsia="he-IL"/>
        </w:rPr>
        <w:t xml:space="preserve"> ו/או אחרת,</w:t>
      </w:r>
      <w:r w:rsidRPr="000A39FE">
        <w:rPr>
          <w:rFonts w:ascii="Times New Roman" w:eastAsia="Times New Roman" w:hAnsi="Times New Roman" w:cs="David"/>
          <w:sz w:val="24"/>
          <w:szCs w:val="24"/>
          <w:rtl/>
          <w:lang w:eastAsia="he-IL"/>
        </w:rPr>
        <w:t xml:space="preserve"> אלא בא</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שורו של המזמין</w:t>
      </w:r>
      <w:r w:rsidRPr="000A39FE">
        <w:rPr>
          <w:rFonts w:ascii="Times New Roman" w:eastAsia="Times New Roman" w:hAnsi="Times New Roman" w:cs="David" w:hint="cs"/>
          <w:sz w:val="24"/>
          <w:szCs w:val="24"/>
          <w:rtl/>
          <w:lang w:eastAsia="he-IL"/>
        </w:rPr>
        <w:t xml:space="preserve"> מראש ובכתב</w:t>
      </w:r>
      <w:r w:rsidRPr="000A39FE">
        <w:rPr>
          <w:rFonts w:ascii="Times New Roman" w:eastAsia="Times New Roman" w:hAnsi="Times New Roman" w:cs="David"/>
          <w:sz w:val="24"/>
          <w:szCs w:val="24"/>
          <w:rtl/>
          <w:lang w:eastAsia="he-IL"/>
        </w:rPr>
        <w:t>.</w:t>
      </w:r>
    </w:p>
    <w:p w14:paraId="2F48ACB2" w14:textId="77777777" w:rsidR="000A39FE" w:rsidRPr="000A39FE" w:rsidRDefault="000A39FE" w:rsidP="006B43C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זולת אם</w:t>
      </w:r>
      <w:r w:rsidRPr="000A39FE">
        <w:rPr>
          <w:rFonts w:ascii="Times New Roman" w:eastAsia="Times New Roman" w:hAnsi="Times New Roman" w:cs="David"/>
          <w:sz w:val="24"/>
          <w:szCs w:val="24"/>
          <w:rtl/>
          <w:lang w:eastAsia="he-IL"/>
        </w:rPr>
        <w:t xml:space="preserve"> יוסמך לכך ע"י המזמין </w:t>
      </w:r>
      <w:r w:rsidRPr="000A39FE">
        <w:rPr>
          <w:rFonts w:ascii="Times New Roman" w:eastAsia="Times New Roman" w:hAnsi="Times New Roman" w:cs="David" w:hint="cs"/>
          <w:sz w:val="24"/>
          <w:szCs w:val="24"/>
          <w:rtl/>
          <w:lang w:eastAsia="he-IL"/>
        </w:rPr>
        <w:t>מראש ו</w:t>
      </w:r>
      <w:r w:rsidRPr="000A39FE">
        <w:rPr>
          <w:rFonts w:ascii="Times New Roman" w:eastAsia="Times New Roman" w:hAnsi="Times New Roman" w:cs="David"/>
          <w:sz w:val="24"/>
          <w:szCs w:val="24"/>
          <w:rtl/>
          <w:lang w:eastAsia="he-IL"/>
        </w:rPr>
        <w:t>בכתב</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לא יהיה היועץ רשאי ליתן הוראות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הנחיות</w:t>
      </w:r>
      <w:r w:rsidRPr="000A39FE">
        <w:rPr>
          <w:rFonts w:ascii="Times New Roman" w:eastAsia="Times New Roman" w:hAnsi="Times New Roman" w:cs="David" w:hint="cs"/>
          <w:sz w:val="24"/>
          <w:szCs w:val="24"/>
          <w:rtl/>
          <w:lang w:eastAsia="he-IL"/>
        </w:rPr>
        <w:t>, בין</w:t>
      </w:r>
      <w:r w:rsidRPr="000A39FE">
        <w:rPr>
          <w:rFonts w:ascii="Times New Roman" w:eastAsia="Times New Roman" w:hAnsi="Times New Roman" w:cs="David"/>
          <w:sz w:val="24"/>
          <w:szCs w:val="24"/>
          <w:rtl/>
          <w:lang w:eastAsia="he-IL"/>
        </w:rPr>
        <w:t xml:space="preserve"> במישרין</w:t>
      </w:r>
      <w:r w:rsidRPr="000A39FE">
        <w:rPr>
          <w:rFonts w:ascii="Times New Roman" w:eastAsia="Times New Roman" w:hAnsi="Times New Roman" w:cs="David" w:hint="cs"/>
          <w:sz w:val="24"/>
          <w:szCs w:val="24"/>
          <w:rtl/>
          <w:lang w:eastAsia="he-IL"/>
        </w:rPr>
        <w:t xml:space="preserve"> ובין בעקיפין,</w:t>
      </w:r>
      <w:r w:rsidRPr="000A39FE">
        <w:rPr>
          <w:rFonts w:ascii="Times New Roman" w:eastAsia="Times New Roman" w:hAnsi="Times New Roman" w:cs="David"/>
          <w:sz w:val="24"/>
          <w:szCs w:val="24"/>
          <w:rtl/>
          <w:lang w:eastAsia="he-IL"/>
        </w:rPr>
        <w:t xml:space="preserve"> לקבלן הראשי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לקבלן העבודות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לנהל עמם מו"מ ביחס למחירים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w:t>
      </w:r>
      <w:r w:rsidRPr="000A39FE">
        <w:rPr>
          <w:rFonts w:ascii="Times New Roman" w:eastAsia="Times New Roman" w:hAnsi="Times New Roman" w:cs="David" w:hint="cs"/>
          <w:sz w:val="24"/>
          <w:szCs w:val="24"/>
          <w:rtl/>
          <w:lang w:eastAsia="he-IL"/>
        </w:rPr>
        <w:t>ל</w:t>
      </w:r>
      <w:r w:rsidRPr="000A39FE">
        <w:rPr>
          <w:rFonts w:ascii="Times New Roman" w:eastAsia="Times New Roman" w:hAnsi="Times New Roman" w:cs="David"/>
          <w:sz w:val="24"/>
          <w:szCs w:val="24"/>
          <w:rtl/>
          <w:lang w:eastAsia="he-IL"/>
        </w:rPr>
        <w:t>דרכי ביצוע הכרוכים בש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נוי מחירים</w:t>
      </w:r>
      <w:r w:rsidRPr="000A39FE">
        <w:rPr>
          <w:rFonts w:ascii="Times New Roman" w:eastAsia="Times New Roman" w:hAnsi="Times New Roman" w:cs="David" w:hint="cs"/>
          <w:sz w:val="24"/>
          <w:szCs w:val="24"/>
          <w:rtl/>
          <w:lang w:eastAsia="he-IL"/>
        </w:rPr>
        <w:t xml:space="preserve"> ו/או כמויות</w:t>
      </w:r>
      <w:r w:rsidRPr="000A39FE">
        <w:rPr>
          <w:rFonts w:ascii="Times New Roman" w:eastAsia="Times New Roman" w:hAnsi="Times New Roman" w:cs="David"/>
          <w:sz w:val="24"/>
          <w:szCs w:val="24"/>
          <w:rtl/>
          <w:lang w:eastAsia="he-IL"/>
        </w:rPr>
        <w:t>, אלא באמצעות המזמין או המנהל.</w:t>
      </w:r>
    </w:p>
    <w:p w14:paraId="1215E270" w14:textId="77777777" w:rsidR="000A39FE" w:rsidRPr="000A39FE" w:rsidRDefault="000A39FE" w:rsidP="006B43C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u w:val="single"/>
          <w:rtl/>
          <w:lang w:eastAsia="he-IL"/>
        </w:rPr>
        <w:t>סמכויות המנהל</w:t>
      </w:r>
    </w:p>
    <w:p w14:paraId="6C9C97E2"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המנהל רשאי לבדוק</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בכל עת</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את שרותי היועץ כולם או </w:t>
      </w:r>
      <w:r w:rsidRPr="000A39FE">
        <w:rPr>
          <w:rFonts w:ascii="Times New Roman" w:eastAsia="Times New Roman" w:hAnsi="Times New Roman" w:cs="David" w:hint="cs"/>
          <w:sz w:val="24"/>
          <w:szCs w:val="24"/>
          <w:rtl/>
          <w:lang w:eastAsia="he-IL"/>
        </w:rPr>
        <w:t>מקצתם</w:t>
      </w:r>
      <w:r w:rsidRPr="000A39FE">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w:t>
      </w:r>
      <w:r w:rsidRPr="000A39FE">
        <w:rPr>
          <w:rFonts w:ascii="Times New Roman" w:eastAsia="Times New Roman" w:hAnsi="Times New Roman" w:cs="David" w:hint="cs"/>
          <w:sz w:val="24"/>
          <w:szCs w:val="24"/>
          <w:rtl/>
          <w:lang w:eastAsia="he-IL"/>
        </w:rPr>
        <w:t xml:space="preserve">על ידי מי </w:t>
      </w:r>
      <w:r w:rsidRPr="000A39FE">
        <w:rPr>
          <w:rFonts w:ascii="Times New Roman" w:eastAsia="Times New Roman" w:hAnsi="Times New Roman" w:cs="David"/>
          <w:sz w:val="24"/>
          <w:szCs w:val="24"/>
          <w:rtl/>
          <w:lang w:eastAsia="he-IL"/>
        </w:rPr>
        <w:t>מטעמו. כן רשאי המנהל</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4E7BB7F4"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w:t>
      </w:r>
      <w:r w:rsidRPr="000A39FE">
        <w:rPr>
          <w:rFonts w:ascii="Times New Roman" w:eastAsia="Times New Roman" w:hAnsi="Times New Roman" w:cs="David"/>
          <w:sz w:val="24"/>
          <w:szCs w:val="24"/>
          <w:rtl/>
          <w:lang w:eastAsia="he-IL"/>
        </w:rPr>
        <w:lastRenderedPageBreak/>
        <w:t xml:space="preserve">הנושאים והפרטים כפי שייקבעו על ידי המזמין מעת לעת, וכל עוד לא נקבעו, יכללו הם את הנושאים המפורטים בנספח </w:t>
      </w:r>
      <w:r w:rsidRPr="000A39FE">
        <w:rPr>
          <w:rFonts w:ascii="Times New Roman" w:eastAsia="Times New Roman" w:hAnsi="Times New Roman" w:cs="David"/>
          <w:bCs/>
          <w:sz w:val="24"/>
          <w:szCs w:val="24"/>
          <w:rtl/>
          <w:lang w:eastAsia="he-IL"/>
        </w:rPr>
        <w:t>א'</w:t>
      </w:r>
      <w:r w:rsidRPr="000A39FE">
        <w:rPr>
          <w:rFonts w:ascii="Times New Roman" w:eastAsia="Times New Roman" w:hAnsi="Times New Roman" w:cs="David" w:hint="cs"/>
          <w:b/>
          <w:sz w:val="24"/>
          <w:szCs w:val="24"/>
          <w:rtl/>
          <w:lang w:eastAsia="he-IL"/>
        </w:rPr>
        <w:t xml:space="preserve"> המצ"ב</w:t>
      </w:r>
      <w:r w:rsidRPr="000A39FE">
        <w:rPr>
          <w:rFonts w:ascii="Times New Roman" w:eastAsia="Times New Roman" w:hAnsi="Times New Roman" w:cs="David"/>
          <w:sz w:val="24"/>
          <w:szCs w:val="24"/>
          <w:rtl/>
          <w:lang w:eastAsia="he-IL"/>
        </w:rPr>
        <w:t>.</w:t>
      </w:r>
    </w:p>
    <w:p w14:paraId="7B4CF968"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לצורך הפעלת סמכויותיו</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רשאי המנהל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מי מטעמו לבקר במשרד היועץ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בכל מקום אחר</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0A39FE">
        <w:rPr>
          <w:rFonts w:ascii="Times New Roman" w:eastAsia="Times New Roman" w:hAnsi="Times New Roman" w:cs="David" w:hint="cs"/>
          <w:sz w:val="24"/>
          <w:szCs w:val="24"/>
          <w:rtl/>
          <w:lang w:eastAsia="he-IL"/>
        </w:rPr>
        <w:t>י המנהל ו/</w:t>
      </w:r>
      <w:r w:rsidRPr="000A39FE">
        <w:rPr>
          <w:rFonts w:ascii="Times New Roman" w:eastAsia="Times New Roman" w:hAnsi="Times New Roman" w:cs="David"/>
          <w:sz w:val="24"/>
          <w:szCs w:val="24"/>
          <w:rtl/>
          <w:lang w:eastAsia="he-IL"/>
        </w:rPr>
        <w:t xml:space="preserve">או </w:t>
      </w:r>
      <w:r w:rsidRPr="000A39FE">
        <w:rPr>
          <w:rFonts w:ascii="Times New Roman" w:eastAsia="Times New Roman" w:hAnsi="Times New Roman" w:cs="David" w:hint="cs"/>
          <w:sz w:val="24"/>
          <w:szCs w:val="24"/>
          <w:rtl/>
          <w:lang w:eastAsia="he-IL"/>
        </w:rPr>
        <w:t xml:space="preserve">על ידי מי </w:t>
      </w:r>
      <w:r w:rsidRPr="000A39FE">
        <w:rPr>
          <w:rFonts w:ascii="Times New Roman" w:eastAsia="Times New Roman" w:hAnsi="Times New Roman" w:cs="David"/>
          <w:sz w:val="24"/>
          <w:szCs w:val="24"/>
          <w:rtl/>
          <w:lang w:eastAsia="he-IL"/>
        </w:rPr>
        <w:t>מטעמו.</w:t>
      </w:r>
    </w:p>
    <w:p w14:paraId="53090EF4"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אין בהפעלת סמכויות המנהל על פי חוזה זה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כדי לגרוע </w:t>
      </w:r>
      <w:r w:rsidRPr="000A39FE">
        <w:rPr>
          <w:rFonts w:ascii="Times New Roman" w:eastAsia="Times New Roman" w:hAnsi="Times New Roman" w:cs="David" w:hint="cs"/>
          <w:sz w:val="24"/>
          <w:szCs w:val="24"/>
          <w:rtl/>
          <w:lang w:eastAsia="he-IL"/>
        </w:rPr>
        <w:t xml:space="preserve">ו/או לשחרר </w:t>
      </w:r>
      <w:r w:rsidRPr="000A39FE">
        <w:rPr>
          <w:rFonts w:ascii="Times New Roman" w:eastAsia="Times New Roman" w:hAnsi="Times New Roman" w:cs="David"/>
          <w:sz w:val="24"/>
          <w:szCs w:val="24"/>
          <w:rtl/>
          <w:lang w:eastAsia="he-IL"/>
        </w:rPr>
        <w:t xml:space="preserve">מאחריות </w:t>
      </w:r>
      <w:r w:rsidRPr="000A39FE">
        <w:rPr>
          <w:rFonts w:ascii="Times New Roman" w:eastAsia="Times New Roman" w:hAnsi="Times New Roman" w:cs="David" w:hint="cs"/>
          <w:sz w:val="24"/>
          <w:szCs w:val="24"/>
          <w:rtl/>
          <w:lang w:eastAsia="he-IL"/>
        </w:rPr>
        <w:t>היועץ על פי חוזה זה ו/או על פי כל דין.</w:t>
      </w:r>
      <w:r w:rsidRPr="000A39FE">
        <w:rPr>
          <w:rFonts w:ascii="Times New Roman" w:eastAsia="Times New Roman" w:hAnsi="Times New Roman" w:cs="David"/>
          <w:sz w:val="24"/>
          <w:szCs w:val="24"/>
          <w:rtl/>
          <w:lang w:eastAsia="he-IL"/>
        </w:rPr>
        <w:t xml:space="preserve"> בהקשר זה מובהר</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1D8F905E" w14:textId="77777777" w:rsidR="000A39FE" w:rsidRPr="000A39FE" w:rsidRDefault="000A39FE" w:rsidP="006B43C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אישר המנהל תכניות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0A39FE">
        <w:rPr>
          <w:rFonts w:ascii="Times New Roman" w:eastAsia="Times New Roman" w:hAnsi="Times New Roman" w:cs="David" w:hint="cs"/>
          <w:sz w:val="24"/>
          <w:szCs w:val="24"/>
          <w:rtl/>
          <w:lang w:eastAsia="he-IL"/>
        </w:rPr>
        <w:t>חוזה</w:t>
      </w:r>
      <w:r w:rsidRPr="000A39FE">
        <w:rPr>
          <w:rFonts w:ascii="Times New Roman" w:eastAsia="Times New Roman" w:hAnsi="Times New Roman" w:cs="David"/>
          <w:sz w:val="24"/>
          <w:szCs w:val="24"/>
          <w:rtl/>
          <w:lang w:eastAsia="he-IL"/>
        </w:rPr>
        <w:t xml:space="preserve"> זה, </w:t>
      </w:r>
      <w:r w:rsidRPr="000A39FE">
        <w:rPr>
          <w:rFonts w:ascii="Times New Roman" w:eastAsia="Times New Roman" w:hAnsi="Times New Roman" w:cs="David" w:hint="cs"/>
          <w:sz w:val="24"/>
          <w:szCs w:val="24"/>
          <w:rtl/>
          <w:lang w:eastAsia="he-IL"/>
        </w:rPr>
        <w:t>לא יהא</w:t>
      </w:r>
      <w:r w:rsidRPr="000A39FE">
        <w:rPr>
          <w:rFonts w:ascii="Times New Roman" w:eastAsia="Times New Roman" w:hAnsi="Times New Roman" w:cs="David"/>
          <w:sz w:val="24"/>
          <w:szCs w:val="24"/>
          <w:rtl/>
          <w:lang w:eastAsia="he-IL"/>
        </w:rPr>
        <w:t xml:space="preserve"> בכך כדי לשחרר את היועץ מאחריותו המקצועית המלאה ו</w:t>
      </w:r>
      <w:r w:rsidRPr="000A39FE">
        <w:rPr>
          <w:rFonts w:ascii="Times New Roman" w:eastAsia="Times New Roman" w:hAnsi="Times New Roman" w:cs="David" w:hint="cs"/>
          <w:sz w:val="24"/>
          <w:szCs w:val="24"/>
          <w:rtl/>
          <w:lang w:eastAsia="he-IL"/>
        </w:rPr>
        <w:t>לא יהא</w:t>
      </w:r>
      <w:r w:rsidRPr="000A39FE">
        <w:rPr>
          <w:rFonts w:ascii="Times New Roman" w:eastAsia="Times New Roman" w:hAnsi="Times New Roman" w:cs="David"/>
          <w:sz w:val="24"/>
          <w:szCs w:val="24"/>
          <w:rtl/>
          <w:lang w:eastAsia="he-IL"/>
        </w:rPr>
        <w:t xml:space="preserve"> בכך כדי להטיל על המנהל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על המזמין אחריות כלשהי לטיב התכניות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המסמכים האמורים.</w:t>
      </w:r>
    </w:p>
    <w:p w14:paraId="27A224F1" w14:textId="77777777" w:rsidR="000A39FE" w:rsidRPr="000A39FE" w:rsidRDefault="000A39FE" w:rsidP="006B43C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u w:val="single"/>
          <w:rtl/>
          <w:lang w:eastAsia="he-IL"/>
        </w:rPr>
        <w:t>לוח זמנים ושלבי ב</w:t>
      </w:r>
      <w:r w:rsidRPr="000A39FE">
        <w:rPr>
          <w:rFonts w:ascii="Times New Roman" w:eastAsia="Times New Roman" w:hAnsi="Times New Roman" w:cs="David" w:hint="cs"/>
          <w:bCs/>
          <w:sz w:val="24"/>
          <w:szCs w:val="24"/>
          <w:u w:val="single"/>
          <w:rtl/>
          <w:lang w:eastAsia="he-IL"/>
        </w:rPr>
        <w:t>י</w:t>
      </w:r>
      <w:r w:rsidRPr="000A39FE">
        <w:rPr>
          <w:rFonts w:ascii="Times New Roman" w:eastAsia="Times New Roman" w:hAnsi="Times New Roman" w:cs="David"/>
          <w:bCs/>
          <w:sz w:val="24"/>
          <w:szCs w:val="24"/>
          <w:u w:val="single"/>
          <w:rtl/>
          <w:lang w:eastAsia="he-IL"/>
        </w:rPr>
        <w:t>צוע</w:t>
      </w:r>
    </w:p>
    <w:p w14:paraId="126FED46"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0A39FE">
        <w:rPr>
          <w:rFonts w:ascii="Times New Roman" w:eastAsia="Times New Roman" w:hAnsi="Times New Roman" w:cs="David"/>
          <w:b/>
          <w:bCs/>
          <w:sz w:val="24"/>
          <w:szCs w:val="24"/>
          <w:rtl/>
          <w:lang w:eastAsia="he-IL"/>
        </w:rPr>
        <w:t>ג'</w:t>
      </w:r>
      <w:r w:rsidRPr="000A39FE">
        <w:rPr>
          <w:rFonts w:ascii="Times New Roman" w:eastAsia="Times New Roman" w:hAnsi="Times New Roman" w:cs="David" w:hint="cs"/>
          <w:sz w:val="24"/>
          <w:szCs w:val="24"/>
          <w:rtl/>
          <w:lang w:eastAsia="he-IL"/>
        </w:rPr>
        <w:t xml:space="preserve"> המצ"ב</w:t>
      </w:r>
      <w:r w:rsidRPr="000A39FE">
        <w:rPr>
          <w:rFonts w:ascii="Times New Roman" w:eastAsia="Times New Roman" w:hAnsi="Times New Roman" w:cs="David"/>
          <w:sz w:val="24"/>
          <w:szCs w:val="24"/>
          <w:rtl/>
          <w:lang w:eastAsia="he-IL"/>
        </w:rPr>
        <w:t xml:space="preserve"> (להלן: "</w:t>
      </w:r>
      <w:r w:rsidRPr="000A39FE">
        <w:rPr>
          <w:rFonts w:ascii="Times New Roman" w:eastAsia="Times New Roman" w:hAnsi="Times New Roman" w:cs="David"/>
          <w:b/>
          <w:bCs/>
          <w:sz w:val="24"/>
          <w:szCs w:val="24"/>
          <w:rtl/>
          <w:lang w:eastAsia="he-IL"/>
        </w:rPr>
        <w:t>לוח הזמנים</w:t>
      </w:r>
      <w:r w:rsidRPr="000A39FE">
        <w:rPr>
          <w:rFonts w:ascii="Times New Roman" w:eastAsia="Times New Roman" w:hAnsi="Times New Roman" w:cs="David"/>
          <w:sz w:val="24"/>
          <w:szCs w:val="24"/>
          <w:rtl/>
          <w:lang w:eastAsia="he-IL"/>
        </w:rPr>
        <w:t>"). כל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 הכלול בשרותי היועץ</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אשר לא נקבע לו מועד בלוח הזמנים</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יבוצע על ידי היועץ במועד שיהיה דרוש על מנת להבטיח</w:t>
      </w:r>
      <w:r w:rsidRPr="000A39FE">
        <w:rPr>
          <w:rFonts w:ascii="Times New Roman" w:eastAsia="Times New Roman" w:hAnsi="Times New Roman" w:cs="David" w:hint="cs"/>
          <w:sz w:val="24"/>
          <w:szCs w:val="24"/>
          <w:rtl/>
          <w:lang w:eastAsia="he-IL"/>
        </w:rPr>
        <w:t xml:space="preserve"> את</w:t>
      </w:r>
      <w:r w:rsidRPr="000A39FE">
        <w:rPr>
          <w:rFonts w:ascii="Times New Roman" w:eastAsia="Times New Roman" w:hAnsi="Times New Roman" w:cs="David"/>
          <w:sz w:val="24"/>
          <w:szCs w:val="24"/>
          <w:rtl/>
          <w:lang w:eastAsia="he-IL"/>
        </w:rPr>
        <w:t xml:space="preserve">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צוע שרותי היועץ בהתאם ללוח הזמנים ובאופן </w:t>
      </w:r>
      <w:r w:rsidRPr="000A39FE">
        <w:rPr>
          <w:rFonts w:ascii="Times New Roman" w:eastAsia="Times New Roman" w:hAnsi="Times New Roman" w:cs="David"/>
          <w:sz w:val="24"/>
          <w:szCs w:val="24"/>
          <w:rtl/>
          <w:lang w:eastAsia="he-IL"/>
        </w:rPr>
        <w:lastRenderedPageBreak/>
        <w:t xml:space="preserve">שיאפשר את גמר ביצוע הפרויקט על ידי הקבלן הראשי וגמר ביצוע עבודות </w:t>
      </w:r>
      <w:r w:rsidRPr="000A39FE">
        <w:rPr>
          <w:rFonts w:ascii="Times New Roman" w:eastAsia="Times New Roman" w:hAnsi="Times New Roman" w:cs="David" w:hint="cs"/>
          <w:sz w:val="24"/>
          <w:szCs w:val="24"/>
          <w:rtl/>
          <w:lang w:eastAsia="he-IL"/>
        </w:rPr>
        <w:t>ה</w:t>
      </w:r>
      <w:r w:rsidRPr="000A39FE">
        <w:rPr>
          <w:rFonts w:ascii="Times New Roman" w:eastAsia="Times New Roman" w:hAnsi="Times New Roman" w:cs="David"/>
          <w:sz w:val="24"/>
          <w:szCs w:val="24"/>
          <w:rtl/>
          <w:lang w:eastAsia="he-IL"/>
        </w:rPr>
        <w:t xml:space="preserve">קבלנים </w:t>
      </w:r>
      <w:r w:rsidRPr="000A39FE">
        <w:rPr>
          <w:rFonts w:ascii="Times New Roman" w:eastAsia="Times New Roman" w:hAnsi="Times New Roman" w:cs="David" w:hint="cs"/>
          <w:sz w:val="24"/>
          <w:szCs w:val="24"/>
          <w:rtl/>
          <w:lang w:eastAsia="he-IL"/>
        </w:rPr>
        <w:t>ה</w:t>
      </w:r>
      <w:r w:rsidRPr="000A39FE">
        <w:rPr>
          <w:rFonts w:ascii="Times New Roman" w:eastAsia="Times New Roman" w:hAnsi="Times New Roman" w:cs="David"/>
          <w:sz w:val="24"/>
          <w:szCs w:val="24"/>
          <w:rtl/>
          <w:lang w:eastAsia="he-IL"/>
        </w:rPr>
        <w:t>אחרים בהתאם ללוח הזמנים המוסכם ע</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מם.</w:t>
      </w:r>
    </w:p>
    <w:p w14:paraId="6AEE40FD"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לא יתחיל היועץ בב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צוע קטע מהפרויקט ו/או שלב משלבי העבודה כמפורט בנספח </w:t>
      </w:r>
      <w:r w:rsidRPr="000A39FE">
        <w:rPr>
          <w:rFonts w:ascii="Times New Roman" w:eastAsia="Times New Roman" w:hAnsi="Times New Roman" w:cs="David"/>
          <w:bCs/>
          <w:sz w:val="24"/>
          <w:szCs w:val="24"/>
          <w:rtl/>
          <w:lang w:eastAsia="he-IL"/>
        </w:rPr>
        <w:t>ב'</w:t>
      </w:r>
      <w:r w:rsidRPr="000A39FE">
        <w:rPr>
          <w:rFonts w:ascii="Times New Roman" w:eastAsia="Times New Roman" w:hAnsi="Times New Roman" w:cs="David"/>
          <w:sz w:val="24"/>
          <w:szCs w:val="24"/>
          <w:rtl/>
          <w:lang w:eastAsia="he-IL"/>
        </w:rPr>
        <w:t xml:space="preserve"> או </w:t>
      </w:r>
      <w:r w:rsidRPr="000A39FE">
        <w:rPr>
          <w:rFonts w:ascii="Times New Roman" w:eastAsia="Times New Roman" w:hAnsi="Times New Roman" w:cs="David"/>
          <w:b/>
          <w:bCs/>
          <w:sz w:val="24"/>
          <w:szCs w:val="24"/>
          <w:rtl/>
          <w:lang w:eastAsia="he-IL"/>
        </w:rPr>
        <w:t xml:space="preserve">ג' </w:t>
      </w:r>
      <w:r w:rsidRPr="000A39FE">
        <w:rPr>
          <w:rFonts w:ascii="Times New Roman" w:eastAsia="Times New Roman" w:hAnsi="Times New Roman" w:cs="David" w:hint="cs"/>
          <w:sz w:val="24"/>
          <w:szCs w:val="24"/>
          <w:rtl/>
          <w:lang w:eastAsia="he-IL"/>
        </w:rPr>
        <w:t xml:space="preserve">המצ"ב, </w:t>
      </w:r>
      <w:r w:rsidRPr="000A39FE">
        <w:rPr>
          <w:rFonts w:ascii="Times New Roman" w:eastAsia="Times New Roman" w:hAnsi="Times New Roman" w:cs="David"/>
          <w:sz w:val="24"/>
          <w:szCs w:val="24"/>
          <w:rtl/>
          <w:lang w:eastAsia="he-IL"/>
        </w:rPr>
        <w:t>אלא אם כן הודיע למזמין תחילה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הגיע לדעתו מועד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שלב זה וק</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בל מהמזמין א</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שור בכתב לביצועו.</w:t>
      </w:r>
    </w:p>
    <w:p w14:paraId="51400A58"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יש לראות </w:t>
      </w:r>
      <w:r w:rsidRPr="000A39FE">
        <w:rPr>
          <w:rFonts w:ascii="Times New Roman" w:eastAsia="Times New Roman" w:hAnsi="Times New Roman" w:cs="David" w:hint="cs"/>
          <w:sz w:val="24"/>
          <w:szCs w:val="24"/>
          <w:rtl/>
          <w:lang w:eastAsia="he-IL"/>
        </w:rPr>
        <w:t>ב</w:t>
      </w:r>
      <w:r w:rsidRPr="000A39FE">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20D9A31E"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ידוע ליועץ</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התחייבויות היועצים</w:t>
      </w:r>
      <w:r w:rsidRPr="000A39FE">
        <w:rPr>
          <w:rFonts w:ascii="Times New Roman" w:eastAsia="Times New Roman" w:hAnsi="Times New Roman" w:cs="David" w:hint="cs"/>
          <w:sz w:val="24"/>
          <w:szCs w:val="24"/>
          <w:rtl/>
          <w:lang w:eastAsia="he-IL"/>
        </w:rPr>
        <w:t xml:space="preserve"> ו/או</w:t>
      </w:r>
      <w:r w:rsidRPr="000A39FE">
        <w:rPr>
          <w:rFonts w:ascii="Times New Roman" w:eastAsia="Times New Roman" w:hAnsi="Times New Roman" w:cs="David"/>
          <w:sz w:val="24"/>
          <w:szCs w:val="24"/>
          <w:rtl/>
          <w:lang w:eastAsia="he-IL"/>
        </w:rPr>
        <w:t xml:space="preserve"> הקבלנים ו</w:t>
      </w:r>
      <w:r w:rsidRPr="000A39FE">
        <w:rPr>
          <w:rFonts w:ascii="Times New Roman" w:eastAsia="Times New Roman" w:hAnsi="Times New Roman" w:cs="David" w:hint="cs"/>
          <w:sz w:val="24"/>
          <w:szCs w:val="24"/>
          <w:rtl/>
          <w:lang w:eastAsia="he-IL"/>
        </w:rPr>
        <w:t xml:space="preserve">/או </w:t>
      </w:r>
      <w:r w:rsidRPr="000A39FE">
        <w:rPr>
          <w:rFonts w:ascii="Times New Roman" w:eastAsia="Times New Roman" w:hAnsi="Times New Roman" w:cs="David"/>
          <w:sz w:val="24"/>
          <w:szCs w:val="24"/>
          <w:rtl/>
          <w:lang w:eastAsia="he-IL"/>
        </w:rPr>
        <w:t>יתר הגורמים, מותנות בכך שיסופקו להם כל התכניות</w:t>
      </w:r>
      <w:r w:rsidRPr="000A39FE">
        <w:rPr>
          <w:rFonts w:ascii="Times New Roman" w:eastAsia="Times New Roman" w:hAnsi="Times New Roman" w:cs="David" w:hint="cs"/>
          <w:sz w:val="24"/>
          <w:szCs w:val="24"/>
          <w:rtl/>
          <w:lang w:eastAsia="he-IL"/>
        </w:rPr>
        <w:t xml:space="preserve"> ו/או</w:t>
      </w:r>
      <w:r w:rsidRPr="000A39FE">
        <w:rPr>
          <w:rFonts w:ascii="Times New Roman" w:eastAsia="Times New Roman" w:hAnsi="Times New Roman" w:cs="David"/>
          <w:sz w:val="24"/>
          <w:szCs w:val="24"/>
          <w:rtl/>
          <w:lang w:eastAsia="he-IL"/>
        </w:rPr>
        <w:t xml:space="preserve"> ההנחיות</w:t>
      </w:r>
      <w:r w:rsidRPr="000A39FE">
        <w:rPr>
          <w:rFonts w:ascii="Times New Roman" w:eastAsia="Times New Roman" w:hAnsi="Times New Roman" w:cs="David" w:hint="cs"/>
          <w:sz w:val="24"/>
          <w:szCs w:val="24"/>
          <w:rtl/>
          <w:lang w:eastAsia="he-IL"/>
        </w:rPr>
        <w:t xml:space="preserve"> ו/או</w:t>
      </w:r>
      <w:r w:rsidRPr="000A39FE">
        <w:rPr>
          <w:rFonts w:ascii="Times New Roman" w:eastAsia="Times New Roman" w:hAnsi="Times New Roman" w:cs="David"/>
          <w:sz w:val="24"/>
          <w:szCs w:val="24"/>
          <w:rtl/>
          <w:lang w:eastAsia="he-IL"/>
        </w:rPr>
        <w:t xml:space="preserve"> ההוראות</w:t>
      </w:r>
      <w:r w:rsidRPr="000A39FE">
        <w:rPr>
          <w:rFonts w:ascii="Times New Roman" w:eastAsia="Times New Roman" w:hAnsi="Times New Roman" w:cs="David" w:hint="cs"/>
          <w:sz w:val="24"/>
          <w:szCs w:val="24"/>
          <w:rtl/>
          <w:lang w:eastAsia="he-IL"/>
        </w:rPr>
        <w:t xml:space="preserve"> ו/או</w:t>
      </w:r>
      <w:r w:rsidRPr="000A39FE">
        <w:rPr>
          <w:rFonts w:ascii="Times New Roman" w:eastAsia="Times New Roman" w:hAnsi="Times New Roman" w:cs="David"/>
          <w:sz w:val="24"/>
          <w:szCs w:val="24"/>
          <w:rtl/>
          <w:lang w:eastAsia="he-IL"/>
        </w:rPr>
        <w:t xml:space="preserve"> הפרטים ו</w:t>
      </w:r>
      <w:r w:rsidRPr="000A39FE">
        <w:rPr>
          <w:rFonts w:ascii="Times New Roman" w:eastAsia="Times New Roman" w:hAnsi="Times New Roman" w:cs="David" w:hint="cs"/>
          <w:sz w:val="24"/>
          <w:szCs w:val="24"/>
          <w:rtl/>
          <w:lang w:eastAsia="he-IL"/>
        </w:rPr>
        <w:t xml:space="preserve">/או </w:t>
      </w:r>
      <w:r w:rsidRPr="000A39FE">
        <w:rPr>
          <w:rFonts w:ascii="Times New Roman" w:eastAsia="Times New Roman" w:hAnsi="Times New Roman" w:cs="David"/>
          <w:sz w:val="24"/>
          <w:szCs w:val="24"/>
          <w:rtl/>
          <w:lang w:eastAsia="he-IL"/>
        </w:rPr>
        <w:t>הביאורים שידרשו לב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0A39FE">
        <w:rPr>
          <w:rFonts w:ascii="Times New Roman" w:eastAsia="Times New Roman" w:hAnsi="Times New Roman" w:cs="David" w:hint="cs"/>
          <w:sz w:val="24"/>
          <w:szCs w:val="24"/>
          <w:rtl/>
          <w:lang w:eastAsia="he-IL"/>
        </w:rPr>
        <w:t xml:space="preserve">/או </w:t>
      </w:r>
      <w:r w:rsidRPr="000A39FE">
        <w:rPr>
          <w:rFonts w:ascii="Times New Roman" w:eastAsia="Times New Roman" w:hAnsi="Times New Roman" w:cs="David"/>
          <w:sz w:val="24"/>
          <w:szCs w:val="24"/>
          <w:rtl/>
          <w:lang w:eastAsia="he-IL"/>
        </w:rPr>
        <w:t>מהקבלנים מלטעון לעיכוב מוצדק בב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585384DF"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0A39FE">
        <w:rPr>
          <w:rFonts w:ascii="Times New Roman" w:eastAsia="Times New Roman" w:hAnsi="Times New Roman" w:cs="David"/>
          <w:sz w:val="24"/>
          <w:szCs w:val="24"/>
          <w:rtl/>
          <w:lang w:eastAsia="he-IL"/>
        </w:rPr>
        <w:t>עיכוב בב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שירותי היועץ יוכר כמוצדק</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אך ו</w:t>
      </w:r>
      <w:r w:rsidRPr="000A39FE">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171D4A16"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lastRenderedPageBreak/>
        <w:t>הוא נובע מכ</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ח עליון או גורם אחר (להלן יחדיו: "</w:t>
      </w:r>
      <w:r w:rsidRPr="000A39FE">
        <w:rPr>
          <w:rFonts w:ascii="Times New Roman" w:eastAsia="Times New Roman" w:hAnsi="Times New Roman" w:cs="David"/>
          <w:b/>
          <w:bCs/>
          <w:sz w:val="24"/>
          <w:szCs w:val="24"/>
          <w:rtl/>
          <w:lang w:eastAsia="he-IL"/>
        </w:rPr>
        <w:t>אירוע דוחה</w:t>
      </w:r>
      <w:r w:rsidRPr="000A39FE">
        <w:rPr>
          <w:rFonts w:ascii="Times New Roman" w:eastAsia="Times New Roman" w:hAnsi="Times New Roman" w:cs="David"/>
          <w:sz w:val="24"/>
          <w:szCs w:val="24"/>
          <w:rtl/>
          <w:lang w:eastAsia="he-IL"/>
        </w:rPr>
        <w:t>") שלדעת המנהל לא הייתה ליועץ שליטה עליו.</w:t>
      </w:r>
    </w:p>
    <w:p w14:paraId="59AFF71F"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4EA844E4"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לא קיבל תכניות, הנחיות, הוראות, פרטים וב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2867B67F"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המנהל אישר</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האירוע הדוחה אכן מצדיק עיכוב בב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השירות ואת משך הדחייה.</w:t>
      </w:r>
    </w:p>
    <w:p w14:paraId="2DD0ED8B" w14:textId="77777777" w:rsidR="000A39FE" w:rsidRPr="000A39FE" w:rsidRDefault="000A39FE" w:rsidP="006B43C4">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מבלי לגרוע מ</w:t>
      </w:r>
      <w:r w:rsidRPr="000A39FE">
        <w:rPr>
          <w:rFonts w:ascii="Times New Roman" w:eastAsia="Times New Roman" w:hAnsi="Times New Roman" w:cs="David" w:hint="cs"/>
          <w:sz w:val="24"/>
          <w:szCs w:val="24"/>
          <w:rtl/>
          <w:lang w:eastAsia="he-IL"/>
        </w:rPr>
        <w:t xml:space="preserve">כלליות </w:t>
      </w:r>
      <w:r w:rsidRPr="000A39FE">
        <w:rPr>
          <w:rFonts w:ascii="Times New Roman" w:eastAsia="Times New Roman" w:hAnsi="Times New Roman" w:cs="David"/>
          <w:sz w:val="24"/>
          <w:szCs w:val="24"/>
          <w:rtl/>
          <w:lang w:eastAsia="he-IL"/>
        </w:rPr>
        <w:t>האמור לעיל</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מותנה בזה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א</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חור בב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עבודות תכנון ע"י אחרים לא יהווה עילה לעיכוב בב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שירותי היועץ</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אלא בא</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שור המנהל </w:t>
      </w:r>
      <w:r w:rsidRPr="000A39FE">
        <w:rPr>
          <w:rFonts w:ascii="Times New Roman" w:eastAsia="Times New Roman" w:hAnsi="Times New Roman" w:cs="David" w:hint="cs"/>
          <w:sz w:val="24"/>
          <w:szCs w:val="24"/>
          <w:rtl/>
          <w:lang w:eastAsia="he-IL"/>
        </w:rPr>
        <w:t>מראש ו</w:t>
      </w:r>
      <w:r w:rsidRPr="000A39FE">
        <w:rPr>
          <w:rFonts w:ascii="Times New Roman" w:eastAsia="Times New Roman" w:hAnsi="Times New Roman" w:cs="David"/>
          <w:sz w:val="24"/>
          <w:szCs w:val="24"/>
          <w:rtl/>
          <w:lang w:eastAsia="he-IL"/>
        </w:rPr>
        <w:t>בכתב.</w:t>
      </w:r>
    </w:p>
    <w:p w14:paraId="4335CB4E"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מתחייב להודיע למנהל מידית, על כל עיכוב</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אשר לפי הערכתו עלול לגרום לאיחור בקיום לוח הזמנים.</w:t>
      </w:r>
    </w:p>
    <w:p w14:paraId="01C55910"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0AF6799B" w14:textId="77777777" w:rsidR="000A39FE" w:rsidRPr="000A39FE" w:rsidRDefault="000A39FE" w:rsidP="006B43C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המנהל רשאי לבקר במשרד היועץ ולעיין בהתקדמות ובאופן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צוע שרותי היועץ, והיועץ ימסור למנהל כל הסבר </w:t>
      </w:r>
      <w:r w:rsidRPr="000A39FE">
        <w:rPr>
          <w:rFonts w:ascii="Times New Roman" w:eastAsia="Times New Roman" w:hAnsi="Times New Roman" w:cs="David" w:hint="cs"/>
          <w:sz w:val="24"/>
          <w:szCs w:val="24"/>
          <w:rtl/>
          <w:lang w:eastAsia="he-IL"/>
        </w:rPr>
        <w:t xml:space="preserve">ו/או </w:t>
      </w:r>
      <w:r w:rsidRPr="000A39FE">
        <w:rPr>
          <w:rFonts w:ascii="Times New Roman" w:eastAsia="Times New Roman" w:hAnsi="Times New Roman" w:cs="David"/>
          <w:sz w:val="24"/>
          <w:szCs w:val="24"/>
          <w:rtl/>
          <w:lang w:eastAsia="he-IL"/>
        </w:rPr>
        <w:t>פרט ו</w:t>
      </w:r>
      <w:r w:rsidRPr="000A39FE">
        <w:rPr>
          <w:rFonts w:ascii="Times New Roman" w:eastAsia="Times New Roman" w:hAnsi="Times New Roman" w:cs="David" w:hint="cs"/>
          <w:sz w:val="24"/>
          <w:szCs w:val="24"/>
          <w:rtl/>
          <w:lang w:eastAsia="he-IL"/>
        </w:rPr>
        <w:t xml:space="preserve">/או </w:t>
      </w:r>
      <w:r w:rsidRPr="000A39FE">
        <w:rPr>
          <w:rFonts w:ascii="Times New Roman" w:eastAsia="Times New Roman" w:hAnsi="Times New Roman" w:cs="David"/>
          <w:sz w:val="24"/>
          <w:szCs w:val="24"/>
          <w:rtl/>
          <w:lang w:eastAsia="he-IL"/>
        </w:rPr>
        <w:t>דיווח</w:t>
      </w:r>
      <w:r w:rsidRPr="000A39FE">
        <w:rPr>
          <w:rFonts w:ascii="Times New Roman" w:eastAsia="Times New Roman" w:hAnsi="Times New Roman" w:cs="David" w:hint="cs"/>
          <w:sz w:val="24"/>
          <w:szCs w:val="24"/>
          <w:rtl/>
          <w:lang w:eastAsia="he-IL"/>
        </w:rPr>
        <w:t>, מיד</w:t>
      </w:r>
      <w:r w:rsidRPr="000A39FE">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0A39FE">
        <w:rPr>
          <w:rFonts w:ascii="Times New Roman" w:eastAsia="Times New Roman" w:hAnsi="Times New Roman" w:cs="David" w:hint="cs"/>
          <w:sz w:val="24"/>
          <w:szCs w:val="24"/>
          <w:rtl/>
          <w:lang w:eastAsia="he-IL"/>
        </w:rPr>
        <w:t xml:space="preserve"> זה ו/או לפי כל דין</w:t>
      </w:r>
      <w:r w:rsidRPr="000A39FE">
        <w:rPr>
          <w:rFonts w:ascii="Times New Roman" w:eastAsia="Times New Roman" w:hAnsi="Times New Roman" w:cs="David"/>
          <w:sz w:val="24"/>
          <w:szCs w:val="24"/>
          <w:rtl/>
          <w:lang w:eastAsia="he-IL"/>
        </w:rPr>
        <w:t>.</w:t>
      </w:r>
    </w:p>
    <w:p w14:paraId="2CA3EB08" w14:textId="77777777" w:rsidR="000A39FE" w:rsidRPr="000A39FE" w:rsidRDefault="000A39FE" w:rsidP="006B43C4">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277C5376" w14:textId="77777777" w:rsidR="000A39FE" w:rsidRPr="000A39FE" w:rsidRDefault="000A39FE" w:rsidP="006B43C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0A39FE">
        <w:rPr>
          <w:rFonts w:ascii="Times New Roman" w:eastAsia="Times New Roman" w:hAnsi="Times New Roman" w:cs="David"/>
          <w:bCs/>
          <w:sz w:val="24"/>
          <w:szCs w:val="24"/>
          <w:u w:val="single"/>
          <w:rtl/>
          <w:lang w:eastAsia="he-IL"/>
        </w:rPr>
        <w:t>שכר היועץ</w:t>
      </w:r>
    </w:p>
    <w:p w14:paraId="679A9DFC"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תמורת שרותי היועץ וכל יתר התחייבויותיו לפי חוזה זה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ישלם המזמין ליועץ שכר כמפורט בנספח </w:t>
      </w:r>
      <w:r w:rsidRPr="000A39FE">
        <w:rPr>
          <w:rFonts w:ascii="Times New Roman" w:eastAsia="Times New Roman" w:hAnsi="Times New Roman" w:cs="David"/>
          <w:bCs/>
          <w:sz w:val="24"/>
          <w:szCs w:val="24"/>
          <w:rtl/>
          <w:lang w:eastAsia="he-IL"/>
        </w:rPr>
        <w:t xml:space="preserve">ד' </w:t>
      </w:r>
      <w:r w:rsidRPr="000A39FE">
        <w:rPr>
          <w:rFonts w:ascii="Times New Roman" w:eastAsia="Times New Roman" w:hAnsi="Times New Roman" w:cs="David" w:hint="cs"/>
          <w:b/>
          <w:sz w:val="24"/>
          <w:szCs w:val="24"/>
          <w:rtl/>
          <w:lang w:eastAsia="he-IL"/>
        </w:rPr>
        <w:t xml:space="preserve">המצ"ב </w:t>
      </w:r>
      <w:r w:rsidRPr="000A39FE">
        <w:rPr>
          <w:rFonts w:ascii="Times New Roman" w:eastAsia="Times New Roman" w:hAnsi="Times New Roman" w:cs="David"/>
          <w:sz w:val="24"/>
          <w:szCs w:val="24"/>
          <w:rtl/>
          <w:lang w:eastAsia="he-IL"/>
        </w:rPr>
        <w:t>(להלן: "</w:t>
      </w:r>
      <w:r w:rsidRPr="000A39FE">
        <w:rPr>
          <w:rFonts w:ascii="Times New Roman" w:eastAsia="Times New Roman" w:hAnsi="Times New Roman" w:cs="David"/>
          <w:b/>
          <w:bCs/>
          <w:sz w:val="24"/>
          <w:szCs w:val="24"/>
          <w:rtl/>
          <w:lang w:eastAsia="he-IL"/>
        </w:rPr>
        <w:t>שכר היועץ</w:t>
      </w:r>
      <w:r w:rsidRPr="000A39FE">
        <w:rPr>
          <w:rFonts w:ascii="Times New Roman" w:eastAsia="Times New Roman" w:hAnsi="Times New Roman" w:cs="David"/>
          <w:sz w:val="24"/>
          <w:szCs w:val="24"/>
          <w:rtl/>
          <w:lang w:eastAsia="he-IL"/>
        </w:rPr>
        <w:t>").</w:t>
      </w:r>
    </w:p>
    <w:p w14:paraId="31ABB303"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בהוצאות הממשיות בשרותי העזר המפורטים להלן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שא המזמין:</w:t>
      </w:r>
    </w:p>
    <w:p w14:paraId="22FF4FCF"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הדפסות בתוויין המיועדות להפצה לאחרים</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0A39FE">
        <w:rPr>
          <w:rFonts w:ascii="Times New Roman" w:eastAsia="Times New Roman" w:hAnsi="Times New Roman" w:cs="David" w:hint="cs"/>
          <w:sz w:val="24"/>
          <w:szCs w:val="24"/>
          <w:rtl/>
          <w:lang w:eastAsia="he-IL"/>
        </w:rPr>
        <w:t>ת</w:t>
      </w:r>
      <w:r w:rsidRPr="000A39FE">
        <w:rPr>
          <w:rFonts w:ascii="Times New Roman" w:eastAsia="Times New Roman" w:hAnsi="Times New Roman" w:cs="David"/>
          <w:sz w:val="24"/>
          <w:szCs w:val="24"/>
          <w:rtl/>
          <w:lang w:eastAsia="he-IL"/>
        </w:rPr>
        <w:t xml:space="preserve"> החזר.</w:t>
      </w:r>
    </w:p>
    <w:p w14:paraId="37A58A3F"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העתקות שנמסרו ע"י היועץ למזמין</w:t>
      </w:r>
      <w:r w:rsidRPr="000A39FE">
        <w:rPr>
          <w:rFonts w:ascii="Times New Roman" w:eastAsia="Times New Roman" w:hAnsi="Times New Roman" w:cs="David" w:hint="cs"/>
          <w:sz w:val="24"/>
          <w:szCs w:val="24"/>
          <w:rtl/>
          <w:lang w:eastAsia="he-IL"/>
        </w:rPr>
        <w:t xml:space="preserve"> ו/או</w:t>
      </w:r>
      <w:r w:rsidRPr="000A39FE">
        <w:rPr>
          <w:rFonts w:ascii="Times New Roman" w:eastAsia="Times New Roman" w:hAnsi="Times New Roman" w:cs="David"/>
          <w:sz w:val="24"/>
          <w:szCs w:val="24"/>
          <w:rtl/>
          <w:lang w:eastAsia="he-IL"/>
        </w:rPr>
        <w:t xml:space="preserve"> לרשויות המוסמכות</w:t>
      </w:r>
      <w:r w:rsidRPr="000A39FE">
        <w:rPr>
          <w:rFonts w:ascii="Times New Roman" w:eastAsia="Times New Roman" w:hAnsi="Times New Roman" w:cs="David" w:hint="cs"/>
          <w:sz w:val="24"/>
          <w:szCs w:val="24"/>
          <w:rtl/>
          <w:lang w:eastAsia="he-IL"/>
        </w:rPr>
        <w:t xml:space="preserve"> ו/או</w:t>
      </w:r>
      <w:r w:rsidRPr="000A39FE">
        <w:rPr>
          <w:rFonts w:ascii="Times New Roman" w:eastAsia="Times New Roman" w:hAnsi="Times New Roman" w:cs="David"/>
          <w:sz w:val="24"/>
          <w:szCs w:val="24"/>
          <w:rtl/>
          <w:lang w:eastAsia="he-IL"/>
        </w:rPr>
        <w:t xml:space="preserve"> ליועצים, למעט העתקות וצילומים שיפיק היועץ במשרדו.</w:t>
      </w:r>
    </w:p>
    <w:p w14:paraId="64B568C1"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שכפול מסמכים.</w:t>
      </w:r>
    </w:p>
    <w:p w14:paraId="1E809419"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45BE50B5"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מדידות וצילומי אויר.</w:t>
      </w:r>
    </w:p>
    <w:p w14:paraId="312B107D"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קידוחים ובדיקות קרקע.</w:t>
      </w:r>
    </w:p>
    <w:p w14:paraId="5C2451FE"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lastRenderedPageBreak/>
        <w:t>שליחויות.</w:t>
      </w:r>
    </w:p>
    <w:p w14:paraId="786A5B28" w14:textId="77777777" w:rsidR="000A39FE" w:rsidRPr="000A39FE" w:rsidRDefault="000A39FE" w:rsidP="006B43C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העזר המפורטים בסעיפים 7.2.1 עד 7.2.3 לעיל</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יוזמנו על ידי היועץ באמצעות מערכת ניהול פרויקטים </w:t>
      </w:r>
      <w:r w:rsidRPr="000A39FE">
        <w:rPr>
          <w:rFonts w:ascii="Times New Roman" w:eastAsia="Times New Roman" w:hAnsi="Times New Roman" w:cs="David"/>
          <w:sz w:val="24"/>
          <w:szCs w:val="24"/>
          <w:lang w:eastAsia="he-IL"/>
        </w:rPr>
        <w:t>VIEW</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 מערכת רמדורנט מודול ניהול מסמכים (</w:t>
      </w:r>
      <w:r w:rsidRPr="000A39FE">
        <w:rPr>
          <w:rFonts w:ascii="Times New Roman" w:eastAsia="Times New Roman" w:hAnsi="Times New Roman" w:cs="David"/>
          <w:sz w:val="24"/>
          <w:szCs w:val="24"/>
          <w:lang w:eastAsia="he-IL"/>
        </w:rPr>
        <w:t>DM</w:t>
      </w:r>
      <w:r w:rsidRPr="000A39FE">
        <w:rPr>
          <w:rFonts w:ascii="Times New Roman" w:eastAsia="Times New Roman" w:hAnsi="Times New Roman" w:cs="David"/>
          <w:sz w:val="24"/>
          <w:szCs w:val="24"/>
          <w:rtl/>
          <w:lang w:eastAsia="he-IL"/>
        </w:rPr>
        <w:t>) רק ממכונים המאושרים ע"י המזמין לבצע עבודות עבורו</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2337FE3A"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על חשבון שכר היועץ ישולמו ליועץ תשלומי ביניים בש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עורים ובמועדים המפורטים בנספח</w:t>
      </w:r>
      <w:r w:rsidRPr="000A39FE">
        <w:rPr>
          <w:rFonts w:ascii="Times New Roman" w:eastAsia="Times New Roman" w:hAnsi="Times New Roman" w:cs="David"/>
          <w:bCs/>
          <w:sz w:val="24"/>
          <w:szCs w:val="24"/>
          <w:rtl/>
          <w:lang w:eastAsia="he-IL"/>
        </w:rPr>
        <w:t xml:space="preserve"> ה'</w:t>
      </w:r>
      <w:r w:rsidRPr="000A39FE">
        <w:rPr>
          <w:rFonts w:ascii="Times New Roman" w:eastAsia="Times New Roman" w:hAnsi="Times New Roman" w:cs="David" w:hint="cs"/>
          <w:sz w:val="24"/>
          <w:szCs w:val="24"/>
          <w:rtl/>
          <w:lang w:eastAsia="he-IL"/>
        </w:rPr>
        <w:t xml:space="preserve"> המצ"ב,</w:t>
      </w:r>
      <w:r w:rsidRPr="000A39FE">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קול דעתו הבלעדי.</w:t>
      </w:r>
    </w:p>
    <w:p w14:paraId="3620B1BD" w14:textId="77777777" w:rsidR="000A39FE" w:rsidRPr="000A39FE" w:rsidRDefault="000A39FE" w:rsidP="006B43C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כל תשלומי הביניים לפי פסקה זו</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שלב משלבי שירותי היועץ ו/או טיב הש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1F4F821E"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0A39FE">
        <w:rPr>
          <w:rFonts w:ascii="Times New Roman" w:eastAsia="Times New Roman" w:hAnsi="Times New Roman" w:cs="David"/>
          <w:sz w:val="24"/>
          <w:szCs w:val="24"/>
          <w:rtl/>
          <w:lang w:eastAsia="he-IL"/>
        </w:rPr>
        <w:t>מוסכם במפורש</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השכר האמור בנספח </w:t>
      </w:r>
      <w:r w:rsidRPr="000A39FE">
        <w:rPr>
          <w:rFonts w:ascii="Times New Roman" w:eastAsia="Times New Roman" w:hAnsi="Times New Roman" w:cs="David"/>
          <w:b/>
          <w:bCs/>
          <w:sz w:val="24"/>
          <w:szCs w:val="24"/>
          <w:rtl/>
          <w:lang w:eastAsia="he-IL"/>
        </w:rPr>
        <w:t xml:space="preserve">ד' </w:t>
      </w:r>
      <w:r w:rsidRPr="000A39FE">
        <w:rPr>
          <w:rFonts w:ascii="Times New Roman" w:eastAsia="Times New Roman" w:hAnsi="Times New Roman" w:cs="David" w:hint="cs"/>
          <w:sz w:val="24"/>
          <w:szCs w:val="24"/>
          <w:rtl/>
          <w:lang w:eastAsia="he-IL"/>
        </w:rPr>
        <w:t xml:space="preserve">המצ"ב, </w:t>
      </w:r>
      <w:r w:rsidRPr="000A39FE">
        <w:rPr>
          <w:rFonts w:ascii="Times New Roman" w:eastAsia="Times New Roman" w:hAnsi="Times New Roman" w:cs="David"/>
          <w:sz w:val="24"/>
          <w:szCs w:val="24"/>
          <w:rtl/>
          <w:lang w:eastAsia="he-IL"/>
        </w:rPr>
        <w:t>ה</w:t>
      </w:r>
      <w:r w:rsidRPr="000A39FE">
        <w:rPr>
          <w:rFonts w:ascii="Times New Roman" w:eastAsia="Times New Roman" w:hAnsi="Times New Roman" w:cs="David" w:hint="cs"/>
          <w:sz w:val="24"/>
          <w:szCs w:val="24"/>
          <w:rtl/>
          <w:lang w:eastAsia="he-IL"/>
        </w:rPr>
        <w:t xml:space="preserve">ינו </w:t>
      </w:r>
      <w:r w:rsidRPr="000A39FE">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0A39FE">
        <w:rPr>
          <w:rFonts w:ascii="Times New Roman" w:eastAsia="Times New Roman" w:hAnsi="Times New Roman" w:cs="David" w:hint="cs"/>
          <w:sz w:val="24"/>
          <w:szCs w:val="24"/>
          <w:rtl/>
          <w:lang w:eastAsia="he-IL"/>
        </w:rPr>
        <w:t xml:space="preserve">זה </w:t>
      </w:r>
      <w:r w:rsidRPr="000A39FE">
        <w:rPr>
          <w:rFonts w:ascii="Times New Roman" w:eastAsia="Times New Roman" w:hAnsi="Times New Roman" w:cs="David"/>
          <w:sz w:val="24"/>
          <w:szCs w:val="24"/>
          <w:rtl/>
          <w:lang w:eastAsia="he-IL"/>
        </w:rPr>
        <w:t>במפורש אחרת. תנאי לתשלום שכר היועץ במלואו</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הינו המצאת הצהרה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0A39FE">
        <w:rPr>
          <w:rFonts w:ascii="Times New Roman" w:eastAsia="Times New Roman" w:hAnsi="Times New Roman" w:cs="David"/>
          <w:b/>
          <w:bCs/>
          <w:sz w:val="24"/>
          <w:szCs w:val="24"/>
          <w:rtl/>
          <w:lang w:eastAsia="he-IL"/>
        </w:rPr>
        <w:t>ט'</w:t>
      </w:r>
      <w:r w:rsidRPr="000A39FE">
        <w:rPr>
          <w:rFonts w:ascii="Times New Roman" w:eastAsia="Times New Roman" w:hAnsi="Times New Roman" w:cs="David"/>
          <w:sz w:val="24"/>
          <w:szCs w:val="24"/>
          <w:rtl/>
          <w:lang w:eastAsia="he-IL"/>
        </w:rPr>
        <w:t xml:space="preserve"> לחוזה זה וכתב היעדר תביעות </w:t>
      </w:r>
      <w:r w:rsidRPr="000A39FE">
        <w:rPr>
          <w:rFonts w:ascii="Times New Roman" w:eastAsia="Times New Roman" w:hAnsi="Times New Roman" w:cs="David"/>
          <w:sz w:val="24"/>
          <w:szCs w:val="24"/>
          <w:rtl/>
          <w:lang w:eastAsia="he-IL"/>
        </w:rPr>
        <w:lastRenderedPageBreak/>
        <w:t>המצורף כנספח</w:t>
      </w:r>
      <w:r w:rsidRPr="000A39FE">
        <w:rPr>
          <w:rFonts w:ascii="Times New Roman" w:eastAsia="Times New Roman" w:hAnsi="Times New Roman" w:cs="David"/>
          <w:b/>
          <w:bCs/>
          <w:sz w:val="24"/>
          <w:szCs w:val="24"/>
          <w:rtl/>
          <w:lang w:eastAsia="he-IL"/>
        </w:rPr>
        <w:t xml:space="preserve"> י'</w:t>
      </w:r>
      <w:r w:rsidRPr="000A39FE">
        <w:rPr>
          <w:rFonts w:ascii="Times New Roman" w:eastAsia="Times New Roman" w:hAnsi="Times New Roman" w:cs="David"/>
          <w:sz w:val="24"/>
          <w:szCs w:val="24"/>
          <w:rtl/>
          <w:lang w:eastAsia="he-IL"/>
        </w:rPr>
        <w:t xml:space="preserve"> לחוזה זה למזמין, חתום ע"י היועץ ומאומת כנדרש בו.</w:t>
      </w:r>
    </w:p>
    <w:p w14:paraId="483F864D"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A39FE">
        <w:rPr>
          <w:rFonts w:ascii="Times New Roman" w:eastAsia="Times New Roman" w:hAnsi="Times New Roman" w:cs="David"/>
          <w:sz w:val="24"/>
          <w:szCs w:val="24"/>
          <w:rtl/>
          <w:lang w:eastAsia="he-IL"/>
        </w:rPr>
        <w:t xml:space="preserve">מבלי לפגוע בכלליות האמור בסעיף </w:t>
      </w:r>
      <w:r w:rsidRPr="000A39FE">
        <w:rPr>
          <w:rFonts w:ascii="Times New Roman" w:eastAsia="Times New Roman" w:hAnsi="Times New Roman" w:cs="David" w:hint="cs"/>
          <w:sz w:val="24"/>
          <w:szCs w:val="24"/>
          <w:rtl/>
          <w:lang w:eastAsia="he-IL"/>
        </w:rPr>
        <w:t>7 לעיל</w:t>
      </w:r>
      <w:r w:rsidRPr="000A39FE">
        <w:rPr>
          <w:rFonts w:ascii="Times New Roman" w:eastAsia="Times New Roman" w:hAnsi="Times New Roman" w:cs="David"/>
          <w:sz w:val="24"/>
          <w:szCs w:val="24"/>
          <w:rtl/>
          <w:lang w:eastAsia="he-IL"/>
        </w:rPr>
        <w:t>, מוסכם בזה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יהיה רכוש ה</w:t>
      </w:r>
      <w:r w:rsidRPr="000A39FE">
        <w:rPr>
          <w:rFonts w:ascii="Times New Roman" w:eastAsia="Times New Roman" w:hAnsi="Times New Roman" w:cs="David" w:hint="cs"/>
          <w:sz w:val="24"/>
          <w:szCs w:val="24"/>
          <w:rtl/>
          <w:lang w:eastAsia="he-IL"/>
        </w:rPr>
        <w:t>מזמין</w:t>
      </w:r>
      <w:r w:rsidRPr="000A39FE">
        <w:rPr>
          <w:rFonts w:ascii="Times New Roman" w:eastAsia="Times New Roman" w:hAnsi="Times New Roman" w:cs="David"/>
          <w:sz w:val="24"/>
          <w:szCs w:val="24"/>
          <w:rtl/>
          <w:lang w:eastAsia="he-IL"/>
        </w:rPr>
        <w:t>. מובהר בזה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הפרת סעיף זה על ידי היועץ תה</w:t>
      </w:r>
      <w:r w:rsidRPr="000A39FE">
        <w:rPr>
          <w:rFonts w:ascii="Times New Roman" w:eastAsia="Times New Roman" w:hAnsi="Times New Roman" w:cs="David" w:hint="cs"/>
          <w:sz w:val="24"/>
          <w:szCs w:val="24"/>
          <w:rtl/>
          <w:lang w:eastAsia="he-IL"/>
        </w:rPr>
        <w:t>ווה</w:t>
      </w:r>
      <w:r w:rsidRPr="000A39FE">
        <w:rPr>
          <w:rFonts w:ascii="Times New Roman" w:eastAsia="Times New Roman" w:hAnsi="Times New Roman" w:cs="David"/>
          <w:sz w:val="24"/>
          <w:szCs w:val="24"/>
          <w:rtl/>
          <w:lang w:eastAsia="he-IL"/>
        </w:rPr>
        <w:t xml:space="preserve"> הפרה יסודית של חוזה</w:t>
      </w:r>
      <w:r w:rsidRPr="000A39FE">
        <w:rPr>
          <w:rFonts w:ascii="Times New Roman" w:eastAsia="Times New Roman" w:hAnsi="Times New Roman" w:cs="David" w:hint="cs"/>
          <w:sz w:val="24"/>
          <w:szCs w:val="24"/>
          <w:rtl/>
          <w:lang w:eastAsia="he-IL"/>
        </w:rPr>
        <w:t xml:space="preserve"> זה. </w:t>
      </w:r>
    </w:p>
    <w:p w14:paraId="481003CD" w14:textId="77777777" w:rsidR="000A39FE" w:rsidRPr="000A39FE" w:rsidRDefault="000A39FE" w:rsidP="006B43C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תנאים מקדמיים לביצוע תשלום כלשהו ע"ח שכר היועץ</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הינם הצגת ר</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0A39FE">
        <w:rPr>
          <w:rFonts w:ascii="Times New Roman" w:eastAsia="Times New Roman" w:hAnsi="Times New Roman" w:cs="David" w:hint="cs"/>
          <w:sz w:val="24"/>
          <w:szCs w:val="24"/>
          <w:rtl/>
          <w:lang w:eastAsia="he-IL"/>
        </w:rPr>
        <w:t>עובר</w:t>
      </w:r>
      <w:r w:rsidRPr="000A39FE">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296EA26C" w14:textId="77777777" w:rsidR="000A39FE" w:rsidRPr="000A39FE" w:rsidRDefault="000A39FE" w:rsidP="006B43C4">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1459BFA3" w14:textId="77777777" w:rsidR="000A39FE" w:rsidRPr="00A864A9" w:rsidRDefault="000A39FE" w:rsidP="006B43C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A864A9">
        <w:rPr>
          <w:rFonts w:ascii="Times New Roman" w:eastAsia="Times New Roman" w:hAnsi="Times New Roman" w:cs="David"/>
          <w:bCs/>
          <w:sz w:val="24"/>
          <w:szCs w:val="24"/>
          <w:u w:val="single"/>
          <w:rtl/>
          <w:lang w:eastAsia="he-IL"/>
        </w:rPr>
        <w:t>שנויים בתכנון</w:t>
      </w:r>
    </w:p>
    <w:p w14:paraId="52197EBF" w14:textId="77777777" w:rsidR="000A39FE" w:rsidRPr="00A864A9"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A864A9">
        <w:rPr>
          <w:rFonts w:ascii="Times New Roman" w:eastAsia="Times New Roman" w:hAnsi="Times New Roman" w:cs="David"/>
          <w:sz w:val="24"/>
          <w:szCs w:val="24"/>
          <w:rtl/>
          <w:lang w:eastAsia="he-IL"/>
        </w:rPr>
        <w:t>היועץ מתחייב</w:t>
      </w:r>
      <w:r w:rsidRPr="00A864A9">
        <w:rPr>
          <w:rFonts w:ascii="Times New Roman" w:eastAsia="Times New Roman" w:hAnsi="Times New Roman" w:cs="David" w:hint="cs"/>
          <w:sz w:val="24"/>
          <w:szCs w:val="24"/>
          <w:rtl/>
          <w:lang w:eastAsia="he-IL"/>
        </w:rPr>
        <w:t>,</w:t>
      </w:r>
      <w:r w:rsidRPr="00A864A9">
        <w:rPr>
          <w:rFonts w:ascii="Times New Roman" w:eastAsia="Times New Roman" w:hAnsi="Times New Roman" w:cs="David"/>
          <w:sz w:val="24"/>
          <w:szCs w:val="24"/>
          <w:rtl/>
          <w:lang w:eastAsia="he-IL"/>
        </w:rPr>
        <w:t xml:space="preserve"> לפי דרישת המנהל</w:t>
      </w:r>
      <w:r w:rsidRPr="00A864A9">
        <w:rPr>
          <w:rFonts w:ascii="Times New Roman" w:eastAsia="Times New Roman" w:hAnsi="Times New Roman" w:cs="David" w:hint="cs"/>
          <w:sz w:val="24"/>
          <w:szCs w:val="24"/>
          <w:rtl/>
          <w:lang w:eastAsia="he-IL"/>
        </w:rPr>
        <w:t>,</w:t>
      </w:r>
      <w:r w:rsidRPr="00A864A9">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37203782" w14:textId="77777777" w:rsidR="000A39FE" w:rsidRPr="00A864A9"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A864A9">
        <w:rPr>
          <w:rFonts w:ascii="Times New Roman" w:eastAsia="Times New Roman" w:hAnsi="Times New Roman" w:cs="David"/>
          <w:sz w:val="24"/>
          <w:szCs w:val="24"/>
          <w:rtl/>
          <w:lang w:eastAsia="he-IL"/>
        </w:rPr>
        <w:lastRenderedPageBreak/>
        <w:t>נדרשו השינויים לאחר שלב התכנון המפורט שהוזמן ע"י המזמין כמפורט בנספח</w:t>
      </w:r>
      <w:r w:rsidRPr="00A864A9">
        <w:rPr>
          <w:rFonts w:ascii="Times New Roman" w:eastAsia="Times New Roman" w:hAnsi="Times New Roman" w:cs="David" w:hint="cs"/>
          <w:sz w:val="24"/>
          <w:szCs w:val="24"/>
          <w:rtl/>
          <w:lang w:eastAsia="he-IL"/>
        </w:rPr>
        <w:t>ים</w:t>
      </w:r>
      <w:r w:rsidRPr="00A864A9">
        <w:rPr>
          <w:rFonts w:ascii="Times New Roman" w:eastAsia="Times New Roman" w:hAnsi="Times New Roman" w:cs="David"/>
          <w:sz w:val="24"/>
          <w:szCs w:val="24"/>
          <w:rtl/>
          <w:lang w:eastAsia="he-IL"/>
        </w:rPr>
        <w:t xml:space="preserve"> </w:t>
      </w:r>
      <w:r w:rsidRPr="00A864A9">
        <w:rPr>
          <w:rFonts w:ascii="Times New Roman" w:eastAsia="Times New Roman" w:hAnsi="Times New Roman" w:cs="David"/>
          <w:bCs/>
          <w:sz w:val="24"/>
          <w:szCs w:val="24"/>
          <w:rtl/>
          <w:lang w:eastAsia="he-IL"/>
        </w:rPr>
        <w:t>ב' או ג'</w:t>
      </w:r>
      <w:r w:rsidRPr="00A864A9">
        <w:rPr>
          <w:rFonts w:ascii="Times New Roman" w:eastAsia="Times New Roman" w:hAnsi="Times New Roman" w:cs="David" w:hint="cs"/>
          <w:b/>
          <w:sz w:val="24"/>
          <w:szCs w:val="24"/>
          <w:rtl/>
          <w:lang w:eastAsia="he-IL"/>
        </w:rPr>
        <w:t xml:space="preserve"> המצ"ב</w:t>
      </w:r>
      <w:r w:rsidRPr="00A864A9">
        <w:rPr>
          <w:rFonts w:ascii="Times New Roman" w:eastAsia="Times New Roman" w:hAnsi="Times New Roman" w:cs="David"/>
          <w:sz w:val="24"/>
          <w:szCs w:val="24"/>
          <w:rtl/>
          <w:lang w:eastAsia="he-IL"/>
        </w:rPr>
        <w:t>, וב</w:t>
      </w:r>
      <w:r w:rsidRPr="00A864A9">
        <w:rPr>
          <w:rFonts w:ascii="Times New Roman" w:eastAsia="Times New Roman" w:hAnsi="Times New Roman" w:cs="David" w:hint="cs"/>
          <w:sz w:val="24"/>
          <w:szCs w:val="24"/>
          <w:rtl/>
          <w:lang w:eastAsia="he-IL"/>
        </w:rPr>
        <w:t>י</w:t>
      </w:r>
      <w:r w:rsidRPr="00A864A9">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A864A9">
        <w:rPr>
          <w:rFonts w:ascii="Times New Roman" w:eastAsia="Times New Roman" w:hAnsi="Times New Roman" w:cs="David" w:hint="cs"/>
          <w:sz w:val="24"/>
          <w:szCs w:val="24"/>
          <w:rtl/>
          <w:lang w:eastAsia="he-IL"/>
        </w:rPr>
        <w:t>י</w:t>
      </w:r>
      <w:r w:rsidRPr="00A864A9">
        <w:rPr>
          <w:rFonts w:ascii="Times New Roman" w:eastAsia="Times New Roman" w:hAnsi="Times New Roman" w:cs="David"/>
          <w:sz w:val="24"/>
          <w:szCs w:val="24"/>
          <w:rtl/>
          <w:lang w:eastAsia="he-IL"/>
        </w:rPr>
        <w:t>רותי היועץ</w:t>
      </w:r>
      <w:r w:rsidRPr="00A864A9">
        <w:rPr>
          <w:rFonts w:ascii="Times New Roman" w:eastAsia="Times New Roman" w:hAnsi="Times New Roman" w:cs="David" w:hint="cs"/>
          <w:sz w:val="24"/>
          <w:szCs w:val="24"/>
          <w:rtl/>
          <w:lang w:eastAsia="he-IL"/>
        </w:rPr>
        <w:t>,</w:t>
      </w:r>
      <w:r w:rsidRPr="00A864A9">
        <w:rPr>
          <w:rFonts w:ascii="Times New Roman" w:eastAsia="Times New Roman" w:hAnsi="Times New Roman" w:cs="David"/>
          <w:sz w:val="24"/>
          <w:szCs w:val="24"/>
          <w:rtl/>
          <w:lang w:eastAsia="he-IL"/>
        </w:rPr>
        <w:t xml:space="preserve"> אלמלא השנויים</w:t>
      </w:r>
      <w:r w:rsidRPr="00A864A9">
        <w:rPr>
          <w:rFonts w:ascii="Times New Roman" w:eastAsia="Times New Roman" w:hAnsi="Times New Roman" w:cs="David" w:hint="cs"/>
          <w:sz w:val="24"/>
          <w:szCs w:val="24"/>
          <w:rtl/>
          <w:lang w:eastAsia="he-IL"/>
        </w:rPr>
        <w:t xml:space="preserve"> כאמור</w:t>
      </w:r>
      <w:r w:rsidRPr="00A864A9">
        <w:rPr>
          <w:rFonts w:ascii="Times New Roman" w:eastAsia="Times New Roman" w:hAnsi="Times New Roman" w:cs="David"/>
          <w:sz w:val="24"/>
          <w:szCs w:val="24"/>
          <w:rtl/>
          <w:lang w:eastAsia="he-IL"/>
        </w:rPr>
        <w:t>, יהיה</w:t>
      </w:r>
      <w:r w:rsidRPr="00A864A9">
        <w:rPr>
          <w:rFonts w:ascii="Times New Roman" w:eastAsia="Times New Roman" w:hAnsi="Times New Roman" w:cs="David" w:hint="cs"/>
          <w:sz w:val="24"/>
          <w:szCs w:val="24"/>
          <w:rtl/>
          <w:lang w:eastAsia="he-IL"/>
        </w:rPr>
        <w:t xml:space="preserve"> </w:t>
      </w:r>
      <w:r w:rsidRPr="00A864A9">
        <w:rPr>
          <w:rFonts w:ascii="Times New Roman" w:eastAsia="Times New Roman" w:hAnsi="Times New Roman" w:cs="David"/>
          <w:sz w:val="24"/>
          <w:szCs w:val="24"/>
          <w:rtl/>
          <w:lang w:eastAsia="he-IL"/>
        </w:rPr>
        <w:t>זכאי לפיצוי בעד העבודה הנוספת שב</w:t>
      </w:r>
      <w:r w:rsidRPr="00A864A9">
        <w:rPr>
          <w:rFonts w:ascii="Times New Roman" w:eastAsia="Times New Roman" w:hAnsi="Times New Roman" w:cs="David" w:hint="cs"/>
          <w:sz w:val="24"/>
          <w:szCs w:val="24"/>
          <w:rtl/>
          <w:lang w:eastAsia="he-IL"/>
        </w:rPr>
        <w:t>י</w:t>
      </w:r>
      <w:r w:rsidRPr="00A864A9">
        <w:rPr>
          <w:rFonts w:ascii="Times New Roman" w:eastAsia="Times New Roman" w:hAnsi="Times New Roman" w:cs="David"/>
          <w:sz w:val="24"/>
          <w:szCs w:val="24"/>
          <w:rtl/>
          <w:lang w:eastAsia="he-IL"/>
        </w:rPr>
        <w:t>צע עקב השנויים</w:t>
      </w:r>
      <w:r w:rsidRPr="00A864A9">
        <w:rPr>
          <w:rFonts w:ascii="Times New Roman" w:eastAsia="Times New Roman" w:hAnsi="Times New Roman" w:cs="David" w:hint="cs"/>
          <w:sz w:val="24"/>
          <w:szCs w:val="24"/>
          <w:rtl/>
          <w:lang w:eastAsia="he-IL"/>
        </w:rPr>
        <w:t>,</w:t>
      </w:r>
      <w:r w:rsidRPr="00A864A9">
        <w:rPr>
          <w:rFonts w:ascii="Times New Roman" w:eastAsia="Times New Roman" w:hAnsi="Times New Roman" w:cs="David"/>
          <w:sz w:val="24"/>
          <w:szCs w:val="24"/>
          <w:rtl/>
          <w:lang w:eastAsia="he-IL"/>
        </w:rPr>
        <w:t xml:space="preserve"> </w:t>
      </w:r>
      <w:r w:rsidRPr="00A864A9">
        <w:rPr>
          <w:rFonts w:ascii="Times New Roman" w:eastAsia="Times New Roman" w:hAnsi="Times New Roman" w:cs="David" w:hint="cs"/>
          <w:sz w:val="24"/>
          <w:szCs w:val="24"/>
          <w:rtl/>
          <w:lang w:eastAsia="he-IL"/>
        </w:rPr>
        <w:t>כאמור</w:t>
      </w:r>
      <w:r w:rsidRPr="00A864A9">
        <w:rPr>
          <w:rFonts w:ascii="Times New Roman" w:eastAsia="Times New Roman" w:hAnsi="Times New Roman" w:cs="David"/>
          <w:sz w:val="24"/>
          <w:szCs w:val="24"/>
          <w:rtl/>
          <w:lang w:eastAsia="he-IL"/>
        </w:rPr>
        <w:t>. הפיצוי ישולם בגין העבודה הנוספת שהיועץ ב</w:t>
      </w:r>
      <w:r w:rsidRPr="00A864A9">
        <w:rPr>
          <w:rFonts w:ascii="Times New Roman" w:eastAsia="Times New Roman" w:hAnsi="Times New Roman" w:cs="David" w:hint="cs"/>
          <w:sz w:val="24"/>
          <w:szCs w:val="24"/>
          <w:rtl/>
          <w:lang w:eastAsia="he-IL"/>
        </w:rPr>
        <w:t>י</w:t>
      </w:r>
      <w:r w:rsidRPr="00A864A9">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A864A9">
        <w:rPr>
          <w:rFonts w:ascii="Times New Roman" w:eastAsia="Times New Roman" w:hAnsi="Times New Roman" w:cs="David" w:hint="cs"/>
          <w:sz w:val="24"/>
          <w:szCs w:val="24"/>
          <w:rtl/>
          <w:lang w:eastAsia="he-IL"/>
        </w:rPr>
        <w:t xml:space="preserve"> </w:t>
      </w:r>
      <w:r w:rsidRPr="00A864A9">
        <w:rPr>
          <w:rFonts w:ascii="Times New Roman" w:eastAsia="Times New Roman" w:hAnsi="Times New Roman" w:cs="David"/>
          <w:sz w:val="24"/>
          <w:szCs w:val="24"/>
          <w:rtl/>
          <w:lang w:eastAsia="he-IL"/>
        </w:rPr>
        <w:t xml:space="preserve"> היועץ ושכר היועץ. בכל מקרה</w:t>
      </w:r>
      <w:r w:rsidRPr="00A864A9">
        <w:rPr>
          <w:rFonts w:ascii="Times New Roman" w:eastAsia="Times New Roman" w:hAnsi="Times New Roman" w:cs="David" w:hint="cs"/>
          <w:sz w:val="24"/>
          <w:szCs w:val="24"/>
          <w:rtl/>
          <w:lang w:eastAsia="he-IL"/>
        </w:rPr>
        <w:t>,</w:t>
      </w:r>
      <w:r w:rsidRPr="00A864A9">
        <w:rPr>
          <w:rFonts w:ascii="Times New Roman" w:eastAsia="Times New Roman" w:hAnsi="Times New Roman" w:cs="David"/>
          <w:sz w:val="24"/>
          <w:szCs w:val="24"/>
          <w:rtl/>
          <w:lang w:eastAsia="he-IL"/>
        </w:rPr>
        <w:t xml:space="preserve"> </w:t>
      </w:r>
      <w:r w:rsidRPr="00A864A9">
        <w:rPr>
          <w:rFonts w:ascii="Times New Roman" w:eastAsia="Times New Roman" w:hAnsi="Times New Roman" w:cs="David" w:hint="cs"/>
          <w:sz w:val="24"/>
          <w:szCs w:val="24"/>
          <w:rtl/>
          <w:lang w:eastAsia="he-IL"/>
        </w:rPr>
        <w:t>ה</w:t>
      </w:r>
      <w:r w:rsidRPr="00A864A9">
        <w:rPr>
          <w:rFonts w:ascii="Times New Roman" w:eastAsia="Times New Roman" w:hAnsi="Times New Roman" w:cs="David"/>
          <w:sz w:val="24"/>
          <w:szCs w:val="24"/>
          <w:rtl/>
          <w:lang w:eastAsia="he-IL"/>
        </w:rPr>
        <w:t>שנויים</w:t>
      </w:r>
      <w:r w:rsidRPr="00A864A9">
        <w:rPr>
          <w:rFonts w:ascii="Times New Roman" w:eastAsia="Times New Roman" w:hAnsi="Times New Roman" w:cs="David" w:hint="cs"/>
          <w:sz w:val="24"/>
          <w:szCs w:val="24"/>
          <w:rtl/>
          <w:lang w:eastAsia="he-IL"/>
        </w:rPr>
        <w:t xml:space="preserve"> כאמור, לא יהוו</w:t>
      </w:r>
      <w:r w:rsidRPr="00A864A9">
        <w:rPr>
          <w:rFonts w:ascii="Times New Roman" w:eastAsia="Times New Roman" w:hAnsi="Times New Roman" w:cs="David"/>
          <w:sz w:val="24"/>
          <w:szCs w:val="24"/>
          <w:rtl/>
          <w:lang w:eastAsia="he-IL"/>
        </w:rPr>
        <w:t xml:space="preserve"> עילה לש</w:t>
      </w:r>
      <w:r w:rsidRPr="00A864A9">
        <w:rPr>
          <w:rFonts w:ascii="Times New Roman" w:eastAsia="Times New Roman" w:hAnsi="Times New Roman" w:cs="David" w:hint="cs"/>
          <w:sz w:val="24"/>
          <w:szCs w:val="24"/>
          <w:rtl/>
          <w:lang w:eastAsia="he-IL"/>
        </w:rPr>
        <w:t>י</w:t>
      </w:r>
      <w:r w:rsidRPr="00A864A9">
        <w:rPr>
          <w:rFonts w:ascii="Times New Roman" w:eastAsia="Times New Roman" w:hAnsi="Times New Roman" w:cs="David"/>
          <w:sz w:val="24"/>
          <w:szCs w:val="24"/>
          <w:rtl/>
          <w:lang w:eastAsia="he-IL"/>
        </w:rPr>
        <w:t>נוי בלוח הזמנים</w:t>
      </w:r>
      <w:r w:rsidRPr="00A864A9">
        <w:rPr>
          <w:rFonts w:ascii="Times New Roman" w:eastAsia="Times New Roman" w:hAnsi="Times New Roman" w:cs="David" w:hint="cs"/>
          <w:sz w:val="24"/>
          <w:szCs w:val="24"/>
          <w:rtl/>
          <w:lang w:eastAsia="he-IL"/>
        </w:rPr>
        <w:t>,</w:t>
      </w:r>
      <w:r w:rsidRPr="00A864A9">
        <w:rPr>
          <w:rFonts w:ascii="Times New Roman" w:eastAsia="Times New Roman" w:hAnsi="Times New Roman" w:cs="David"/>
          <w:sz w:val="24"/>
          <w:szCs w:val="24"/>
          <w:rtl/>
          <w:lang w:eastAsia="he-IL"/>
        </w:rPr>
        <w:t xml:space="preserve"> אלא בא</w:t>
      </w:r>
      <w:r w:rsidRPr="00A864A9">
        <w:rPr>
          <w:rFonts w:ascii="Times New Roman" w:eastAsia="Times New Roman" w:hAnsi="Times New Roman" w:cs="David" w:hint="cs"/>
          <w:sz w:val="24"/>
          <w:szCs w:val="24"/>
          <w:rtl/>
          <w:lang w:eastAsia="he-IL"/>
        </w:rPr>
        <w:t>י</w:t>
      </w:r>
      <w:r w:rsidRPr="00A864A9">
        <w:rPr>
          <w:rFonts w:ascii="Times New Roman" w:eastAsia="Times New Roman" w:hAnsi="Times New Roman" w:cs="David"/>
          <w:sz w:val="24"/>
          <w:szCs w:val="24"/>
          <w:rtl/>
          <w:lang w:eastAsia="he-IL"/>
        </w:rPr>
        <w:t xml:space="preserve">שור המנהל </w:t>
      </w:r>
      <w:r w:rsidRPr="00A864A9">
        <w:rPr>
          <w:rFonts w:ascii="Times New Roman" w:eastAsia="Times New Roman" w:hAnsi="Times New Roman" w:cs="David" w:hint="cs"/>
          <w:sz w:val="24"/>
          <w:szCs w:val="24"/>
          <w:rtl/>
          <w:lang w:eastAsia="he-IL"/>
        </w:rPr>
        <w:t>מראש ו</w:t>
      </w:r>
      <w:r w:rsidRPr="00A864A9">
        <w:rPr>
          <w:rFonts w:ascii="Times New Roman" w:eastAsia="Times New Roman" w:hAnsi="Times New Roman" w:cs="David"/>
          <w:sz w:val="24"/>
          <w:szCs w:val="24"/>
          <w:rtl/>
          <w:lang w:eastAsia="he-IL"/>
        </w:rPr>
        <w:t>בכתב.</w:t>
      </w:r>
    </w:p>
    <w:p w14:paraId="69FE530F" w14:textId="77777777" w:rsidR="000A39FE" w:rsidRPr="00A864A9"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A864A9">
        <w:rPr>
          <w:rFonts w:ascii="Times New Roman" w:eastAsia="Times New Roman" w:hAnsi="Times New Roman" w:cs="David" w:hint="cs"/>
          <w:sz w:val="24"/>
          <w:szCs w:val="24"/>
          <w:rtl/>
          <w:lang w:eastAsia="he-IL"/>
        </w:rPr>
        <w:t>על אף</w:t>
      </w:r>
      <w:r w:rsidRPr="00A864A9">
        <w:rPr>
          <w:rFonts w:ascii="Times New Roman" w:eastAsia="Times New Roman" w:hAnsi="Times New Roman" w:cs="David"/>
          <w:sz w:val="24"/>
          <w:szCs w:val="24"/>
          <w:rtl/>
          <w:lang w:eastAsia="he-IL"/>
        </w:rPr>
        <w:t xml:space="preserve"> האמור בסעיף 8.2 לעיל</w:t>
      </w:r>
      <w:r w:rsidRPr="00A864A9">
        <w:rPr>
          <w:rFonts w:ascii="Times New Roman" w:eastAsia="Times New Roman" w:hAnsi="Times New Roman" w:cs="David" w:hint="cs"/>
          <w:sz w:val="24"/>
          <w:szCs w:val="24"/>
          <w:rtl/>
          <w:lang w:eastAsia="he-IL"/>
        </w:rPr>
        <w:t>,</w:t>
      </w:r>
      <w:r w:rsidRPr="00A864A9">
        <w:rPr>
          <w:rFonts w:ascii="Times New Roman" w:eastAsia="Times New Roman" w:hAnsi="Times New Roman" w:cs="David"/>
          <w:sz w:val="24"/>
          <w:szCs w:val="24"/>
          <w:rtl/>
          <w:lang w:eastAsia="he-IL"/>
        </w:rPr>
        <w:t xml:space="preserve"> לא יגיע ליועץ דבר בגין שינויים הנובעים מ:</w:t>
      </w:r>
    </w:p>
    <w:p w14:paraId="5CC568AC" w14:textId="77777777" w:rsidR="000A39FE" w:rsidRPr="00A864A9"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A864A9">
        <w:rPr>
          <w:rFonts w:ascii="Times New Roman" w:eastAsia="Times New Roman" w:hAnsi="Times New Roman" w:cs="David"/>
          <w:sz w:val="24"/>
          <w:szCs w:val="24"/>
          <w:rtl/>
          <w:lang w:eastAsia="he-IL"/>
        </w:rPr>
        <w:t xml:space="preserve">טעות </w:t>
      </w:r>
      <w:r w:rsidRPr="00A864A9">
        <w:rPr>
          <w:rFonts w:ascii="Times New Roman" w:eastAsia="Times New Roman" w:hAnsi="Times New Roman" w:cs="David" w:hint="cs"/>
          <w:sz w:val="24"/>
          <w:szCs w:val="24"/>
          <w:rtl/>
          <w:lang w:eastAsia="he-IL"/>
        </w:rPr>
        <w:t>ו/</w:t>
      </w:r>
      <w:r w:rsidRPr="00A864A9">
        <w:rPr>
          <w:rFonts w:ascii="Times New Roman" w:eastAsia="Times New Roman" w:hAnsi="Times New Roman" w:cs="David"/>
          <w:sz w:val="24"/>
          <w:szCs w:val="24"/>
          <w:rtl/>
          <w:lang w:eastAsia="he-IL"/>
        </w:rPr>
        <w:t>או ל</w:t>
      </w:r>
      <w:r w:rsidRPr="00A864A9">
        <w:rPr>
          <w:rFonts w:ascii="Times New Roman" w:eastAsia="Times New Roman" w:hAnsi="Times New Roman" w:cs="David" w:hint="cs"/>
          <w:sz w:val="24"/>
          <w:szCs w:val="24"/>
          <w:rtl/>
          <w:lang w:eastAsia="he-IL"/>
        </w:rPr>
        <w:t>י</w:t>
      </w:r>
      <w:r w:rsidRPr="00A864A9">
        <w:rPr>
          <w:rFonts w:ascii="Times New Roman" w:eastAsia="Times New Roman" w:hAnsi="Times New Roman" w:cs="David"/>
          <w:sz w:val="24"/>
          <w:szCs w:val="24"/>
          <w:rtl/>
          <w:lang w:eastAsia="he-IL"/>
        </w:rPr>
        <w:t xml:space="preserve">קוי בתכנון ו/או באומדן של היועץ </w:t>
      </w:r>
      <w:r w:rsidRPr="00A864A9">
        <w:rPr>
          <w:rFonts w:ascii="Times New Roman" w:eastAsia="Times New Roman" w:hAnsi="Times New Roman" w:cs="David" w:hint="cs"/>
          <w:sz w:val="24"/>
          <w:szCs w:val="24"/>
          <w:rtl/>
          <w:lang w:eastAsia="he-IL"/>
        </w:rPr>
        <w:t>ו/</w:t>
      </w:r>
      <w:r w:rsidRPr="00A864A9">
        <w:rPr>
          <w:rFonts w:ascii="Times New Roman" w:eastAsia="Times New Roman" w:hAnsi="Times New Roman" w:cs="David"/>
          <w:sz w:val="24"/>
          <w:szCs w:val="24"/>
          <w:rtl/>
          <w:lang w:eastAsia="he-IL"/>
        </w:rPr>
        <w:t>או של היועצים.</w:t>
      </w:r>
    </w:p>
    <w:p w14:paraId="1C4D82DA" w14:textId="77777777" w:rsidR="000A39FE" w:rsidRPr="00A864A9"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A864A9">
        <w:rPr>
          <w:rFonts w:ascii="Times New Roman" w:eastAsia="Times New Roman" w:hAnsi="Times New Roman" w:cs="David"/>
          <w:sz w:val="24"/>
          <w:szCs w:val="24"/>
          <w:rtl/>
          <w:lang w:eastAsia="he-IL"/>
        </w:rPr>
        <w:t>התכנון אינו התכנון היעיל ביותר.</w:t>
      </w:r>
    </w:p>
    <w:p w14:paraId="64A19C0A"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26EC2A57"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השינויים מתחייבים מדרישת רשויות מוסמכות. </w:t>
      </w:r>
    </w:p>
    <w:p w14:paraId="4D210500"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מתחייב להכין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עבור רוכשים שיבקשו זאת</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06C9B016" w14:textId="77777777" w:rsidR="000A39FE" w:rsidRPr="000A39FE" w:rsidRDefault="000A39FE" w:rsidP="006B43C4">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מחיר השינויים ותנאי התשלום בגין תכנון השינויים </w:t>
      </w:r>
      <w:r w:rsidRPr="000A39FE">
        <w:rPr>
          <w:rFonts w:ascii="Times New Roman" w:eastAsia="Times New Roman" w:hAnsi="Times New Roman" w:cs="David" w:hint="cs"/>
          <w:sz w:val="24"/>
          <w:szCs w:val="24"/>
          <w:rtl/>
          <w:lang w:eastAsia="he-IL"/>
        </w:rPr>
        <w:t xml:space="preserve">כאמור, </w:t>
      </w:r>
      <w:r w:rsidRPr="000A39FE">
        <w:rPr>
          <w:rFonts w:ascii="Times New Roman" w:eastAsia="Times New Roman" w:hAnsi="Times New Roman" w:cs="David"/>
          <w:sz w:val="24"/>
          <w:szCs w:val="24"/>
          <w:rtl/>
          <w:lang w:eastAsia="he-IL"/>
        </w:rPr>
        <w:t>יסוכמו בין היועץ לרוכשים. היועץ יתקשר עם הרוכש</w:t>
      </w:r>
      <w:r w:rsidRPr="000A39FE">
        <w:rPr>
          <w:rFonts w:ascii="Times New Roman" w:eastAsia="Times New Roman" w:hAnsi="Times New Roman" w:cs="David" w:hint="cs"/>
          <w:sz w:val="24"/>
          <w:szCs w:val="24"/>
          <w:rtl/>
          <w:lang w:eastAsia="he-IL"/>
        </w:rPr>
        <w:t>ים</w:t>
      </w:r>
      <w:r w:rsidRPr="000A39FE">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0A39FE">
        <w:rPr>
          <w:rFonts w:ascii="Times New Roman" w:eastAsia="Times New Roman" w:hAnsi="Times New Roman" w:cs="David" w:hint="cs"/>
          <w:sz w:val="24"/>
          <w:szCs w:val="24"/>
          <w:rtl/>
          <w:lang w:eastAsia="he-IL"/>
        </w:rPr>
        <w:lastRenderedPageBreak/>
        <w:t>ה</w:t>
      </w:r>
      <w:r w:rsidRPr="000A39FE">
        <w:rPr>
          <w:rFonts w:ascii="Times New Roman" w:eastAsia="Times New Roman" w:hAnsi="Times New Roman" w:cs="David"/>
          <w:sz w:val="24"/>
          <w:szCs w:val="24"/>
          <w:rtl/>
          <w:lang w:eastAsia="he-IL"/>
        </w:rPr>
        <w:t>רוכש</w:t>
      </w:r>
      <w:r w:rsidRPr="000A39FE">
        <w:rPr>
          <w:rFonts w:ascii="Times New Roman" w:eastAsia="Times New Roman" w:hAnsi="Times New Roman" w:cs="David" w:hint="cs"/>
          <w:sz w:val="24"/>
          <w:szCs w:val="24"/>
          <w:rtl/>
          <w:lang w:eastAsia="he-IL"/>
        </w:rPr>
        <w:t>ים</w:t>
      </w:r>
      <w:r w:rsidRPr="000A39FE">
        <w:rPr>
          <w:rFonts w:ascii="Times New Roman" w:eastAsia="Times New Roman" w:hAnsi="Times New Roman" w:cs="David"/>
          <w:sz w:val="24"/>
          <w:szCs w:val="24"/>
          <w:rtl/>
          <w:lang w:eastAsia="he-IL"/>
        </w:rPr>
        <w:t xml:space="preserve"> בענ</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ין קביעת מחיר השינויים</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תובא בפני המנהל והוא יהיה המוסמך להכריע בה.</w:t>
      </w:r>
    </w:p>
    <w:p w14:paraId="027502BB" w14:textId="77777777" w:rsidR="000A39FE" w:rsidRPr="000A39FE" w:rsidRDefault="000A39FE" w:rsidP="006B43C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0A39FE">
        <w:rPr>
          <w:rFonts w:ascii="Times New Roman" w:eastAsia="Times New Roman" w:hAnsi="Times New Roman" w:cs="David"/>
          <w:bCs/>
          <w:sz w:val="24"/>
          <w:szCs w:val="24"/>
          <w:u w:val="single"/>
          <w:rtl/>
          <w:lang w:eastAsia="he-IL"/>
        </w:rPr>
        <w:t>אחריות וביטוח</w:t>
      </w:r>
    </w:p>
    <w:p w14:paraId="5DF65F07" w14:textId="77777777" w:rsidR="00D87F25" w:rsidRPr="00013687" w:rsidRDefault="00D87F25" w:rsidP="00D87F25">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4FA877FF" w14:textId="77777777" w:rsidR="00D87F25" w:rsidRPr="00013687" w:rsidRDefault="00D87F25" w:rsidP="00D87F25">
      <w:pPr>
        <w:pStyle w:val="af9"/>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0D104410" w14:textId="77777777" w:rsidR="00D87F25" w:rsidRPr="00013687" w:rsidRDefault="00D87F25" w:rsidP="00D87F25">
      <w:pPr>
        <w:pStyle w:val="af9"/>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440FC5CC" w14:textId="77777777" w:rsidR="00D87F25" w:rsidRPr="00013687" w:rsidRDefault="00D87F25" w:rsidP="00D87F25">
      <w:pPr>
        <w:pStyle w:val="af9"/>
        <w:numPr>
          <w:ilvl w:val="1"/>
          <w:numId w:val="1"/>
        </w:numPr>
        <w:ind w:right="0"/>
        <w:rPr>
          <w:rFonts w:eastAsia="Times New Roman" w:cs="David"/>
          <w:color w:val="auto"/>
          <w:szCs w:val="24"/>
        </w:rPr>
      </w:pPr>
      <w:r w:rsidRPr="00013687">
        <w:rPr>
          <w:rFonts w:eastAsia="Times New Roman" w:cs="David"/>
          <w:color w:val="auto"/>
          <w:szCs w:val="24"/>
          <w:rtl/>
        </w:rPr>
        <w:lastRenderedPageBreak/>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2C23EE7D" w14:textId="77777777" w:rsidR="00D87F25" w:rsidRDefault="00D87F25" w:rsidP="00D87F2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798100E8" w14:textId="77777777" w:rsidR="00D87F25" w:rsidRPr="00013687" w:rsidRDefault="00D87F25" w:rsidP="00D87F2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650CB9C4" w14:textId="77777777" w:rsidR="00D87F25" w:rsidRPr="00B27B4C" w:rsidRDefault="00D87F25" w:rsidP="00D87F2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מאחריות המתכנן על פי הסכם זה ו/או על פי כל דין, מתחייב המתכנן לערוך ולקיים, על חשבונו, למשך כל תקופת ההסכם וכל עוד אחריותו מכוחו קיימת, את הביטוחים בהתאם לתנאים ולסכומים כמפורט באישור עריכת הביטוח המצורף להסכם זה כנספח </w:t>
      </w:r>
      <w:r>
        <w:rPr>
          <w:rFonts w:ascii="Times New Roman" w:eastAsia="Times New Roman" w:hAnsi="Times New Roman" w:cs="David" w:hint="cs"/>
          <w:sz w:val="20"/>
          <w:szCs w:val="24"/>
          <w:rtl/>
          <w:lang w:eastAsia="he-IL"/>
        </w:rPr>
        <w:t>ז'</w:t>
      </w:r>
      <w:r w:rsidRPr="00B27B4C">
        <w:rPr>
          <w:rFonts w:ascii="Times New Roman" w:eastAsia="Times New Roman" w:hAnsi="Times New Roman" w:cs="David"/>
          <w:sz w:val="20"/>
          <w:szCs w:val="24"/>
          <w:rtl/>
          <w:lang w:eastAsia="he-IL"/>
        </w:rPr>
        <w:t xml:space="preserve">, והמהווה חלק בלתי נפרד ממנו (להלן: </w:t>
      </w:r>
      <w:r w:rsidRPr="00013687">
        <w:rPr>
          <w:rFonts w:ascii="Times New Roman" w:eastAsia="Times New Roman" w:hAnsi="Times New Roman" w:cs="David"/>
          <w:b/>
          <w:bCs/>
          <w:sz w:val="20"/>
          <w:szCs w:val="24"/>
          <w:rtl/>
          <w:lang w:eastAsia="he-IL"/>
        </w:rPr>
        <w:t>"ביטוחי המתכנן"</w:t>
      </w:r>
      <w:r w:rsidRPr="00B27B4C">
        <w:rPr>
          <w:rFonts w:ascii="Times New Roman" w:eastAsia="Times New Roman" w:hAnsi="Times New Roman" w:cs="David"/>
          <w:sz w:val="20"/>
          <w:szCs w:val="24"/>
          <w:rtl/>
          <w:lang w:eastAsia="he-IL"/>
        </w:rPr>
        <w:t xml:space="preserve"> ו/או </w:t>
      </w:r>
      <w:r w:rsidRPr="00013687">
        <w:rPr>
          <w:rFonts w:ascii="Times New Roman" w:eastAsia="Times New Roman" w:hAnsi="Times New Roman" w:cs="David"/>
          <w:b/>
          <w:bCs/>
          <w:sz w:val="20"/>
          <w:szCs w:val="24"/>
          <w:rtl/>
          <w:lang w:eastAsia="he-IL"/>
        </w:rPr>
        <w:t>"אישור עריכת הביטוח"</w:t>
      </w:r>
      <w:r w:rsidRPr="00B27B4C">
        <w:rPr>
          <w:rFonts w:ascii="Times New Roman" w:eastAsia="Times New Roman" w:hAnsi="Times New Roman" w:cs="David"/>
          <w:sz w:val="20"/>
          <w:szCs w:val="24"/>
          <w:rtl/>
          <w:lang w:eastAsia="he-IL"/>
        </w:rPr>
        <w:t>, לפי העניין), אצל חברת ביטוח מורשית כדין בישראל</w:t>
      </w:r>
      <w:r w:rsidRPr="00B27B4C">
        <w:rPr>
          <w:rFonts w:ascii="Times New Roman" w:eastAsia="Times New Roman" w:hAnsi="Times New Roman" w:cs="David"/>
          <w:sz w:val="20"/>
          <w:szCs w:val="24"/>
          <w:lang w:eastAsia="he-IL"/>
        </w:rPr>
        <w:t>.</w:t>
      </w:r>
    </w:p>
    <w:p w14:paraId="343F8D37" w14:textId="77777777" w:rsidR="00D87F25" w:rsidRPr="00B27B4C" w:rsidRDefault="00D87F25" w:rsidP="00D87F2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מובהר כי גבולות האחריות הנדרשים במסגרת ביטוחי המתכנן כמפורט באישור עריכת הביטוח הינם בבחינת דרישה מזערית המוטלת על המתכנן. המתכנן מצהיר ומאשר כי יהיה מנוע מלהעלות כל טענה כלפי </w:t>
      </w:r>
      <w:r>
        <w:rPr>
          <w:rFonts w:ascii="Times New Roman" w:eastAsia="Times New Roman" w:hAnsi="Times New Roman" w:cs="David" w:hint="cs"/>
          <w:sz w:val="20"/>
          <w:szCs w:val="24"/>
          <w:rtl/>
          <w:lang w:eastAsia="he-IL"/>
        </w:rPr>
        <w:t xml:space="preserve">המזמין </w:t>
      </w:r>
      <w:r w:rsidRPr="00B27B4C">
        <w:rPr>
          <w:rFonts w:ascii="Times New Roman" w:eastAsia="Times New Roman" w:hAnsi="Times New Roman" w:cs="David"/>
          <w:sz w:val="20"/>
          <w:szCs w:val="24"/>
          <w:rtl/>
          <w:lang w:eastAsia="he-IL"/>
        </w:rPr>
        <w:t>ו/או מי מטעמ</w:t>
      </w:r>
      <w:r>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בכל הקשור לגבולות האחריות כאמור</w:t>
      </w:r>
      <w:r w:rsidRPr="00B27B4C">
        <w:rPr>
          <w:rFonts w:ascii="Times New Roman" w:eastAsia="Times New Roman" w:hAnsi="Times New Roman" w:cs="David"/>
          <w:sz w:val="20"/>
          <w:szCs w:val="24"/>
          <w:lang w:eastAsia="he-IL"/>
        </w:rPr>
        <w:t>.</w:t>
      </w:r>
    </w:p>
    <w:p w14:paraId="051937DF" w14:textId="77777777" w:rsidR="00D87F25" w:rsidRPr="00B27B4C" w:rsidRDefault="00D87F25" w:rsidP="00D87F2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ביטוחי המתכנן יהיו קודמים לכל ביטוח הנערך על ידי </w:t>
      </w:r>
      <w:r>
        <w:rPr>
          <w:rFonts w:ascii="Times New Roman" w:eastAsia="Times New Roman" w:hAnsi="Times New Roman" w:cs="David" w:hint="cs"/>
          <w:sz w:val="20"/>
          <w:szCs w:val="24"/>
          <w:rtl/>
          <w:lang w:eastAsia="he-IL"/>
        </w:rPr>
        <w:t xml:space="preserve">המזמין </w:t>
      </w:r>
      <w:r w:rsidRPr="00B27B4C">
        <w:rPr>
          <w:rFonts w:ascii="Times New Roman" w:eastAsia="Times New Roman" w:hAnsi="Times New Roman" w:cs="David"/>
          <w:sz w:val="20"/>
          <w:szCs w:val="24"/>
          <w:rtl/>
          <w:lang w:eastAsia="he-IL"/>
        </w:rPr>
        <w:t xml:space="preserve">ויכללו סעיף לפיו מוותרים המבטחים על כל טענה ו/או דרישה ו/או תביעה בדבר שיתוף בביטוחי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כן יכללו הביטוחים כאמור הוראה לפיה לא יבוטלו ולא יצומצמו במשך תקופת הביטוח, אלא בהודעה ל</w:t>
      </w:r>
      <w:r>
        <w:rPr>
          <w:rFonts w:ascii="Times New Roman" w:eastAsia="Times New Roman" w:hAnsi="Times New Roman" w:cs="David" w:hint="cs"/>
          <w:sz w:val="20"/>
          <w:szCs w:val="24"/>
          <w:rtl/>
          <w:lang w:eastAsia="he-IL"/>
        </w:rPr>
        <w:t xml:space="preserve">מזמין </w:t>
      </w:r>
      <w:r w:rsidRPr="00B27B4C">
        <w:rPr>
          <w:rFonts w:ascii="Times New Roman" w:eastAsia="Times New Roman" w:hAnsi="Times New Roman" w:cs="David"/>
          <w:sz w:val="20"/>
          <w:szCs w:val="24"/>
          <w:rtl/>
          <w:lang w:eastAsia="he-IL"/>
        </w:rPr>
        <w:t>60 יום מראש ובכתב (בדואר רשום</w:t>
      </w:r>
      <w:r>
        <w:rPr>
          <w:rFonts w:ascii="Times New Roman" w:eastAsia="Times New Roman" w:hAnsi="Times New Roman" w:cs="David" w:hint="cs"/>
          <w:sz w:val="20"/>
          <w:szCs w:val="24"/>
          <w:rtl/>
          <w:lang w:eastAsia="he-IL"/>
        </w:rPr>
        <w:t>).</w:t>
      </w:r>
    </w:p>
    <w:p w14:paraId="33812507" w14:textId="77777777" w:rsidR="00D87F25" w:rsidRPr="00B27B4C" w:rsidRDefault="00D87F25" w:rsidP="00D87F2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 xml:space="preserve">ללא צורך בכל דרישה מצד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מתחייב המתכנן להמציא לידי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לפני תחילת מתן השירותים נשוא הסכם זה וכתנאי מוקדם להתקשרות ו/או לכל תשלום על חשבון התמורה, את אישור עריכת הביטוח, כשהוא חתום בידי מבטחיו</w:t>
      </w:r>
      <w:r w:rsidRPr="00B27B4C">
        <w:rPr>
          <w:rFonts w:ascii="Times New Roman" w:eastAsia="Times New Roman" w:hAnsi="Times New Roman" w:cs="David"/>
          <w:sz w:val="20"/>
          <w:szCs w:val="24"/>
          <w:lang w:eastAsia="he-IL"/>
        </w:rPr>
        <w:t xml:space="preserve">. </w:t>
      </w:r>
    </w:p>
    <w:p w14:paraId="7C764E2A" w14:textId="77777777" w:rsidR="00D87F25" w:rsidRPr="00B27B4C" w:rsidRDefault="00D87F25" w:rsidP="00D87F2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מיד בתום תקופת הביטוח, מתחייב המתכנן להמציא לידי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אישור עריכת ביטוח מעודכן בגין חידוש תוקף ביטוחי המתכנן לתקופת ביטוח נוספת, ומידי תקופת ביטוח, כל עוד הסכם זה בתוקף</w:t>
      </w:r>
      <w:r w:rsidRPr="00B27B4C">
        <w:rPr>
          <w:rFonts w:ascii="Times New Roman" w:eastAsia="Times New Roman" w:hAnsi="Times New Roman" w:cs="David"/>
          <w:sz w:val="20"/>
          <w:szCs w:val="24"/>
          <w:lang w:eastAsia="he-IL"/>
        </w:rPr>
        <w:t>.</w:t>
      </w:r>
    </w:p>
    <w:p w14:paraId="61A18C2E" w14:textId="77777777" w:rsidR="00D87F25" w:rsidRPr="00B27B4C" w:rsidRDefault="00D87F25" w:rsidP="00D87F2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מהאמור לעיל, ובכל הנוגע לביטוח המפורט בסעיף 1 לאישור עריכת הביטוח (ביטוח אחריות מקצועית), מתחייב המתכנן להמשיך ולהחזיק ביטוח זה בתוקף ולהציג בפני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אישור עריכת ביטוח בגינו, במועדים כאמור ולמשך 7 (שבע) שנים נוספות לפחות ממועד תום מתן השירותים על פי ההסכם</w:t>
      </w:r>
      <w:r w:rsidRPr="00B27B4C">
        <w:rPr>
          <w:rFonts w:ascii="Times New Roman" w:eastAsia="Times New Roman" w:hAnsi="Times New Roman" w:cs="David"/>
          <w:sz w:val="20"/>
          <w:szCs w:val="24"/>
          <w:lang w:eastAsia="he-IL"/>
        </w:rPr>
        <w:t>.</w:t>
      </w:r>
    </w:p>
    <w:p w14:paraId="0D8BA259" w14:textId="77777777" w:rsidR="00D87F25" w:rsidRPr="00B27B4C" w:rsidRDefault="00D87F25" w:rsidP="00D87F2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פוטר את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מי מטעמ</w:t>
      </w:r>
      <w:r>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מאחריות לכל אובדן ו/או נזק לרכוש המובא על ידו ו/או על-ידי מי מטעמו לחצרי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המשמש לצורך מתן השירותים, ולא תהיה לו כל טענה ו/או דרישה ו/או תביעה כלפי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מי מטעמה בגין אובדן ו/או נזק כאמור; הפטור כאמור לא יחול לטובת אדם שגרם לנזק בזדון</w:t>
      </w:r>
      <w:r w:rsidRPr="00B27B4C">
        <w:rPr>
          <w:rFonts w:ascii="Times New Roman" w:eastAsia="Times New Roman" w:hAnsi="Times New Roman" w:cs="David"/>
          <w:sz w:val="20"/>
          <w:szCs w:val="24"/>
          <w:lang w:eastAsia="he-IL"/>
        </w:rPr>
        <w:t>.</w:t>
      </w:r>
    </w:p>
    <w:p w14:paraId="40DFD772" w14:textId="77777777" w:rsidR="00D87F25" w:rsidRPr="00B27B4C" w:rsidRDefault="00D87F25" w:rsidP="00D87F25">
      <w:pPr>
        <w:widowControl w:val="0"/>
        <w:spacing w:before="0" w:beforeAutospacing="0" w:after="240" w:afterAutospacing="0" w:line="240" w:lineRule="auto"/>
        <w:ind w:firstLine="226"/>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9.10    </w:t>
      </w:r>
      <w:r w:rsidRPr="00B27B4C">
        <w:rPr>
          <w:rFonts w:ascii="Times New Roman" w:eastAsia="Times New Roman" w:hAnsi="Times New Roman" w:cs="David"/>
          <w:sz w:val="20"/>
          <w:szCs w:val="24"/>
          <w:rtl/>
          <w:lang w:eastAsia="he-IL"/>
        </w:rPr>
        <w:t>הפרת סעיף זה על כל תנאיו תיחשב להפרה יסודית של ההסכם.</w:t>
      </w:r>
    </w:p>
    <w:p w14:paraId="66590335" w14:textId="77777777" w:rsidR="000A39FE" w:rsidRPr="000A39FE" w:rsidRDefault="000A39FE" w:rsidP="006B43C4">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7FDCFD70" w14:textId="77777777" w:rsidR="000A39FE" w:rsidRPr="000A39FE" w:rsidRDefault="000A39FE" w:rsidP="006B43C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u w:val="single"/>
          <w:rtl/>
          <w:lang w:eastAsia="he-IL"/>
        </w:rPr>
        <w:lastRenderedPageBreak/>
        <w:t>אספקת תכניות</w:t>
      </w:r>
    </w:p>
    <w:p w14:paraId="5BF3B52F"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בכל עת במהלך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היועץ וכן בתקופת הבדק של העבודות</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0A39FE">
        <w:rPr>
          <w:rFonts w:ascii="Times New Roman" w:eastAsia="Times New Roman" w:hAnsi="Times New Roman" w:cs="David"/>
          <w:b/>
          <w:bCs/>
          <w:sz w:val="24"/>
          <w:szCs w:val="24"/>
          <w:rtl/>
          <w:lang w:eastAsia="he-IL"/>
        </w:rPr>
        <w:t>ח'</w:t>
      </w:r>
      <w:r w:rsidRPr="000A39FE">
        <w:rPr>
          <w:rFonts w:ascii="Times New Roman" w:eastAsia="Times New Roman" w:hAnsi="Times New Roman" w:cs="David"/>
          <w:sz w:val="24"/>
          <w:szCs w:val="24"/>
          <w:rtl/>
          <w:lang w:eastAsia="he-IL"/>
        </w:rPr>
        <w:t xml:space="preserve"> לחוזה זה, ובמידה והדרישה מתייחסת לתכניות שאינ</w:t>
      </w:r>
      <w:r w:rsidRPr="000A39FE">
        <w:rPr>
          <w:rFonts w:ascii="Times New Roman" w:eastAsia="Times New Roman" w:hAnsi="Times New Roman" w:cs="David" w:hint="cs"/>
          <w:sz w:val="24"/>
          <w:szCs w:val="24"/>
          <w:rtl/>
          <w:lang w:eastAsia="he-IL"/>
        </w:rPr>
        <w:t>ן</w:t>
      </w:r>
      <w:r w:rsidRPr="000A39FE">
        <w:rPr>
          <w:rFonts w:ascii="Times New Roman" w:eastAsia="Times New Roman" w:hAnsi="Times New Roman" w:cs="David"/>
          <w:sz w:val="24"/>
          <w:szCs w:val="24"/>
          <w:rtl/>
          <w:lang w:eastAsia="he-IL"/>
        </w:rPr>
        <w:t xml:space="preserve"> בידו</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יערכ</w:t>
      </w:r>
      <w:r w:rsidRPr="000A39FE">
        <w:rPr>
          <w:rFonts w:ascii="Times New Roman" w:eastAsia="Times New Roman" w:hAnsi="Times New Roman" w:cs="David" w:hint="cs"/>
          <w:sz w:val="24"/>
          <w:szCs w:val="24"/>
          <w:rtl/>
          <w:lang w:eastAsia="he-IL"/>
        </w:rPr>
        <w:t>ן</w:t>
      </w:r>
      <w:r w:rsidRPr="000A39FE">
        <w:rPr>
          <w:rFonts w:ascii="Times New Roman" w:eastAsia="Times New Roman" w:hAnsi="Times New Roman" w:cs="David"/>
          <w:sz w:val="24"/>
          <w:szCs w:val="24"/>
          <w:rtl/>
          <w:lang w:eastAsia="he-IL"/>
        </w:rPr>
        <w:t xml:space="preserve"> היועץ בהקדם האפשרי וימסר</w:t>
      </w:r>
      <w:r w:rsidRPr="000A39FE">
        <w:rPr>
          <w:rFonts w:ascii="Times New Roman" w:eastAsia="Times New Roman" w:hAnsi="Times New Roman" w:cs="David" w:hint="cs"/>
          <w:sz w:val="24"/>
          <w:szCs w:val="24"/>
          <w:rtl/>
          <w:lang w:eastAsia="he-IL"/>
        </w:rPr>
        <w:t>ן</w:t>
      </w:r>
      <w:r w:rsidRPr="000A39FE">
        <w:rPr>
          <w:rFonts w:ascii="Times New Roman" w:eastAsia="Times New Roman" w:hAnsi="Times New Roman" w:cs="David"/>
          <w:sz w:val="24"/>
          <w:szCs w:val="24"/>
          <w:rtl/>
          <w:lang w:eastAsia="he-IL"/>
        </w:rPr>
        <w:t xml:space="preserve"> למזמין.</w:t>
      </w:r>
    </w:p>
    <w:p w14:paraId="2F7AC3E3"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עם גמר שרותי </w:t>
      </w:r>
      <w:r w:rsidRPr="000A39FE">
        <w:rPr>
          <w:rFonts w:ascii="Times New Roman" w:eastAsia="Times New Roman" w:hAnsi="Times New Roman" w:cs="David" w:hint="cs"/>
          <w:sz w:val="24"/>
          <w:szCs w:val="24"/>
          <w:rtl/>
          <w:lang w:eastAsia="he-IL"/>
        </w:rPr>
        <w:t>היועץ,</w:t>
      </w:r>
      <w:r w:rsidRPr="000A39FE">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צוע הסופי בשטח </w:t>
      </w:r>
      <w:r w:rsidRPr="000A39FE">
        <w:rPr>
          <w:rFonts w:ascii="Times New Roman" w:eastAsia="Times New Roman" w:hAnsi="Times New Roman" w:cs="David"/>
          <w:color w:val="000000"/>
          <w:sz w:val="24"/>
          <w:szCs w:val="24"/>
          <w:lang w:eastAsia="he-IL"/>
        </w:rPr>
        <w:t>(AS MADE)</w:t>
      </w:r>
      <w:r w:rsidRPr="000A39FE">
        <w:rPr>
          <w:rFonts w:ascii="Times New Roman" w:eastAsia="Times New Roman" w:hAnsi="Times New Roman" w:cs="David"/>
          <w:sz w:val="24"/>
          <w:szCs w:val="24"/>
          <w:rtl/>
          <w:lang w:eastAsia="he-IL"/>
        </w:rPr>
        <w:t xml:space="preserve">, למעט שינויי דיירים, </w:t>
      </w:r>
      <w:r w:rsidRPr="000A39FE">
        <w:rPr>
          <w:rFonts w:ascii="Times New Roman" w:eastAsia="Times New Roman" w:hAnsi="Times New Roman" w:cs="David" w:hint="cs"/>
          <w:sz w:val="24"/>
          <w:szCs w:val="24"/>
          <w:rtl/>
          <w:lang w:eastAsia="he-IL"/>
        </w:rPr>
        <w:t xml:space="preserve">וקבצים </w:t>
      </w:r>
      <w:r w:rsidRPr="000A39FE">
        <w:rPr>
          <w:rFonts w:ascii="Times New Roman" w:eastAsia="Times New Roman" w:hAnsi="Times New Roman" w:cs="David"/>
          <w:sz w:val="24"/>
          <w:szCs w:val="24"/>
          <w:rtl/>
          <w:lang w:eastAsia="he-IL"/>
        </w:rPr>
        <w:t>המכילים את התכנון במדיה ממוחשבת.</w:t>
      </w:r>
    </w:p>
    <w:p w14:paraId="13B99FF4"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0A39FE">
        <w:rPr>
          <w:rFonts w:ascii="Times New Roman" w:eastAsia="Times New Roman" w:hAnsi="Times New Roman" w:cs="David" w:hint="cs"/>
          <w:sz w:val="24"/>
          <w:szCs w:val="24"/>
          <w:rtl/>
          <w:lang w:eastAsia="he-IL"/>
        </w:rPr>
        <w:t>הקבצים</w:t>
      </w:r>
      <w:r w:rsidRPr="000A39FE">
        <w:rPr>
          <w:rFonts w:ascii="Times New Roman" w:eastAsia="Times New Roman" w:hAnsi="Times New Roman" w:cs="David"/>
          <w:sz w:val="24"/>
          <w:szCs w:val="24"/>
          <w:rtl/>
          <w:lang w:eastAsia="he-IL"/>
        </w:rPr>
        <w:t xml:space="preserve"> כשה</w:t>
      </w:r>
      <w:r w:rsidRPr="000A39FE">
        <w:rPr>
          <w:rFonts w:ascii="Times New Roman" w:eastAsia="Times New Roman" w:hAnsi="Times New Roman" w:cs="David" w:hint="cs"/>
          <w:sz w:val="24"/>
          <w:szCs w:val="24"/>
          <w:rtl/>
          <w:lang w:eastAsia="he-IL"/>
        </w:rPr>
        <w:t>ם</w:t>
      </w:r>
      <w:r w:rsidRPr="000A39FE">
        <w:rPr>
          <w:rFonts w:ascii="Times New Roman" w:eastAsia="Times New Roman" w:hAnsi="Times New Roman" w:cs="David"/>
          <w:sz w:val="24"/>
          <w:szCs w:val="24"/>
          <w:rtl/>
          <w:lang w:eastAsia="he-IL"/>
        </w:rPr>
        <w:t xml:space="preserve"> מעודכנ</w:t>
      </w:r>
      <w:r w:rsidRPr="000A39FE">
        <w:rPr>
          <w:rFonts w:ascii="Times New Roman" w:eastAsia="Times New Roman" w:hAnsi="Times New Roman" w:cs="David" w:hint="cs"/>
          <w:sz w:val="24"/>
          <w:szCs w:val="24"/>
          <w:rtl/>
          <w:lang w:eastAsia="he-IL"/>
        </w:rPr>
        <w:t>ים</w:t>
      </w:r>
      <w:r w:rsidRPr="000A39FE">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533A07DD"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כמו כן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744C9A46"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0A39FE">
        <w:rPr>
          <w:rFonts w:ascii="Times New Roman" w:eastAsia="Times New Roman" w:hAnsi="Times New Roman" w:cs="David"/>
          <w:sz w:val="24"/>
          <w:szCs w:val="24"/>
          <w:rtl/>
          <w:lang w:eastAsia="he-IL"/>
        </w:rPr>
        <w:t>היועץ לא יהיה זכאי לכל תשלום נוסף בעד תכניות שימסור למזמין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סעיף 10 זה.</w:t>
      </w:r>
    </w:p>
    <w:p w14:paraId="39C76C56" w14:textId="77777777" w:rsidR="000A39FE" w:rsidRPr="000A39FE" w:rsidRDefault="000A39FE" w:rsidP="006B43C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זכות הקניין בכל התכניות שייכת למזמין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ובלבד ששולם שכר היועץ בהתאם להוראות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בתוקף זכות הקניין הנ"ל זכאי המזמין לעשות כל שימוש בתכניות, לרבות להשתמש בהן </w:t>
      </w:r>
      <w:r w:rsidRPr="000A39FE">
        <w:rPr>
          <w:rFonts w:ascii="Times New Roman" w:eastAsia="Times New Roman" w:hAnsi="Times New Roman" w:cs="David"/>
          <w:sz w:val="24"/>
          <w:szCs w:val="24"/>
          <w:rtl/>
          <w:lang w:eastAsia="he-IL"/>
        </w:rPr>
        <w:lastRenderedPageBreak/>
        <w:t>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3293F14A" w14:textId="77777777" w:rsidR="000A39FE" w:rsidRPr="000A39FE" w:rsidRDefault="000A39FE" w:rsidP="006B43C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u w:val="single"/>
          <w:rtl/>
          <w:lang w:eastAsia="he-IL"/>
        </w:rPr>
        <w:t>מעמד היועץ</w:t>
      </w:r>
    </w:p>
    <w:p w14:paraId="709C79BF"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color w:val="000000"/>
          <w:sz w:val="24"/>
          <w:szCs w:val="24"/>
          <w:rtl/>
          <w:lang w:eastAsia="he-IL"/>
        </w:rPr>
        <w:t>מוסכם ומובהר על ידי הצדדים לחוזה זה</w:t>
      </w:r>
      <w:r w:rsidRPr="000A39FE">
        <w:rPr>
          <w:rFonts w:ascii="Times New Roman" w:eastAsia="Times New Roman" w:hAnsi="Times New Roman" w:cs="David" w:hint="cs"/>
          <w:color w:val="000000"/>
          <w:sz w:val="24"/>
          <w:szCs w:val="24"/>
          <w:rtl/>
          <w:lang w:eastAsia="he-IL"/>
        </w:rPr>
        <w:t>,</w:t>
      </w:r>
      <w:r w:rsidRPr="000A39FE">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0A39FE">
        <w:rPr>
          <w:rFonts w:ascii="Times New Roman" w:eastAsia="Times New Roman" w:hAnsi="Times New Roman" w:cs="David" w:hint="cs"/>
          <w:sz w:val="24"/>
          <w:szCs w:val="24"/>
          <w:rtl/>
          <w:lang w:eastAsia="he-IL"/>
        </w:rPr>
        <w:t xml:space="preserve"> של היועץ</w:t>
      </w:r>
      <w:r w:rsidRPr="000A39FE">
        <w:rPr>
          <w:rFonts w:ascii="Times New Roman" w:eastAsia="Times New Roman" w:hAnsi="Times New Roman" w:cs="David"/>
          <w:sz w:val="24"/>
          <w:szCs w:val="24"/>
          <w:rtl/>
          <w:lang w:eastAsia="he-IL"/>
        </w:rPr>
        <w:t>.</w:t>
      </w:r>
    </w:p>
    <w:p w14:paraId="3DF79ABC"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A39FE">
        <w:rPr>
          <w:rFonts w:ascii="Times New Roman" w:eastAsia="Times New Roman" w:hAnsi="Times New Roman" w:cs="David"/>
          <w:sz w:val="24"/>
          <w:szCs w:val="24"/>
          <w:rtl/>
          <w:lang w:eastAsia="he-IL"/>
        </w:rPr>
        <w:t xml:space="preserve">אין ולא יהיו יחסי עובד-מעביד בין המזמין ובין </w:t>
      </w:r>
      <w:r w:rsidRPr="000A39FE">
        <w:rPr>
          <w:rFonts w:ascii="Times New Roman" w:eastAsia="Times New Roman" w:hAnsi="Times New Roman" w:cs="David"/>
          <w:color w:val="000000"/>
          <w:sz w:val="24"/>
          <w:szCs w:val="24"/>
          <w:rtl/>
          <w:lang w:eastAsia="he-IL"/>
        </w:rPr>
        <w:t xml:space="preserve">היועץ ו/או </w:t>
      </w:r>
      <w:r w:rsidRPr="000A39FE">
        <w:rPr>
          <w:rFonts w:ascii="Times New Roman" w:eastAsia="Times New Roman" w:hAnsi="Times New Roman" w:cs="David" w:hint="cs"/>
          <w:color w:val="000000"/>
          <w:sz w:val="24"/>
          <w:szCs w:val="24"/>
          <w:rtl/>
          <w:lang w:eastAsia="he-IL"/>
        </w:rPr>
        <w:t>מי מטעמו ו</w:t>
      </w:r>
      <w:r w:rsidRPr="000A39FE">
        <w:rPr>
          <w:rFonts w:ascii="Times New Roman" w:eastAsia="Times New Roman" w:hAnsi="Times New Roman" w:cs="David"/>
          <w:color w:val="000000"/>
          <w:sz w:val="24"/>
          <w:szCs w:val="24"/>
          <w:rtl/>
          <w:lang w:eastAsia="he-IL"/>
        </w:rPr>
        <w:t xml:space="preserve">בין המזמין לבין עובדי </w:t>
      </w:r>
      <w:r w:rsidRPr="000A39FE">
        <w:rPr>
          <w:rFonts w:ascii="Times New Roman" w:eastAsia="Times New Roman" w:hAnsi="Times New Roman" w:cs="David" w:hint="cs"/>
          <w:color w:val="000000"/>
          <w:sz w:val="24"/>
          <w:szCs w:val="24"/>
          <w:rtl/>
          <w:lang w:eastAsia="he-IL"/>
        </w:rPr>
        <w:t xml:space="preserve"> היועץ ו/או מי מטעמיהם</w:t>
      </w:r>
      <w:r w:rsidRPr="000A39FE">
        <w:rPr>
          <w:rFonts w:ascii="Times New Roman" w:eastAsia="Times New Roman" w:hAnsi="Times New Roman" w:cs="David"/>
          <w:color w:val="000000"/>
          <w:sz w:val="24"/>
          <w:szCs w:val="24"/>
          <w:rtl/>
          <w:lang w:eastAsia="he-IL"/>
        </w:rPr>
        <w:t xml:space="preserve"> </w:t>
      </w:r>
      <w:r w:rsidRPr="000A39FE">
        <w:rPr>
          <w:rFonts w:ascii="Times New Roman" w:eastAsia="Times New Roman" w:hAnsi="Times New Roman" w:cs="David"/>
          <w:sz w:val="24"/>
          <w:szCs w:val="24"/>
          <w:rtl/>
          <w:lang w:eastAsia="he-IL"/>
        </w:rPr>
        <w:t>ואין בהוראות חוזה זה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כדי ליצור בין היועץ ו/או מי מעובדיו</w:t>
      </w:r>
      <w:r w:rsidRPr="000A39FE">
        <w:rPr>
          <w:rFonts w:ascii="Times New Roman" w:eastAsia="Times New Roman" w:hAnsi="Times New Roman" w:cs="David" w:hint="cs"/>
          <w:sz w:val="24"/>
          <w:szCs w:val="24"/>
          <w:rtl/>
          <w:lang w:eastAsia="he-IL"/>
        </w:rPr>
        <w:t xml:space="preserve"> ו/או מי מטעמו</w:t>
      </w:r>
      <w:r w:rsidRPr="000A39FE">
        <w:rPr>
          <w:rFonts w:ascii="Times New Roman" w:eastAsia="Times New Roman" w:hAnsi="Times New Roman" w:cs="David"/>
          <w:sz w:val="24"/>
          <w:szCs w:val="24"/>
          <w:rtl/>
          <w:lang w:eastAsia="he-IL"/>
        </w:rPr>
        <w:t xml:space="preserve"> לבין המזמין ו/או המנהל ו/או מי מטעמו יחסי עובד מעביד</w:t>
      </w:r>
      <w:r w:rsidRPr="000A39FE">
        <w:rPr>
          <w:rFonts w:ascii="Times New Roman" w:eastAsia="Times New Roman" w:hAnsi="Times New Roman" w:cs="David"/>
          <w:color w:val="000000"/>
          <w:sz w:val="24"/>
          <w:szCs w:val="24"/>
          <w:rtl/>
          <w:lang w:eastAsia="he-IL"/>
        </w:rPr>
        <w:t>, לכל ענין ודבר. בכלל זה</w:t>
      </w:r>
      <w:r w:rsidRPr="000A39FE">
        <w:rPr>
          <w:rFonts w:ascii="Times New Roman" w:eastAsia="Times New Roman" w:hAnsi="Times New Roman" w:cs="David" w:hint="cs"/>
          <w:color w:val="000000"/>
          <w:sz w:val="24"/>
          <w:szCs w:val="24"/>
          <w:rtl/>
          <w:lang w:eastAsia="he-IL"/>
        </w:rPr>
        <w:t>,</w:t>
      </w:r>
      <w:r w:rsidRPr="000A39FE">
        <w:rPr>
          <w:rFonts w:ascii="Times New Roman" w:eastAsia="Times New Roman" w:hAnsi="Times New Roman" w:cs="David"/>
          <w:color w:val="000000"/>
          <w:sz w:val="24"/>
          <w:szCs w:val="24"/>
          <w:rtl/>
          <w:lang w:eastAsia="he-IL"/>
        </w:rPr>
        <w:t xml:space="preserve"> מוסכם ומובהר בין הצדדים</w:t>
      </w:r>
      <w:r w:rsidRPr="000A39FE">
        <w:rPr>
          <w:rFonts w:ascii="Times New Roman" w:eastAsia="Times New Roman" w:hAnsi="Times New Roman" w:cs="David" w:hint="cs"/>
          <w:color w:val="000000"/>
          <w:sz w:val="24"/>
          <w:szCs w:val="24"/>
          <w:rtl/>
          <w:lang w:eastAsia="he-IL"/>
        </w:rPr>
        <w:t>,</w:t>
      </w:r>
      <w:r w:rsidRPr="000A39FE">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0A39FE">
        <w:rPr>
          <w:rFonts w:ascii="Times New Roman" w:eastAsia="Times New Roman" w:hAnsi="Times New Roman" w:cs="David" w:hint="cs"/>
          <w:color w:val="000000"/>
          <w:sz w:val="24"/>
          <w:szCs w:val="24"/>
          <w:rtl/>
          <w:lang w:eastAsia="he-IL"/>
        </w:rPr>
        <w:t>ל פ</w:t>
      </w:r>
      <w:r w:rsidRPr="000A39FE">
        <w:rPr>
          <w:rFonts w:ascii="Times New Roman" w:eastAsia="Times New Roman" w:hAnsi="Times New Roman" w:cs="David"/>
          <w:color w:val="000000"/>
          <w:sz w:val="24"/>
          <w:szCs w:val="24"/>
          <w:rtl/>
          <w:lang w:eastAsia="he-IL"/>
        </w:rPr>
        <w:t>י הדין ו/או מכח צו הרחבה ו/או מכח הסכם כלשהו על עובד</w:t>
      </w:r>
      <w:r w:rsidRPr="000A39FE">
        <w:rPr>
          <w:rFonts w:ascii="Times New Roman" w:eastAsia="Times New Roman" w:hAnsi="Times New Roman" w:cs="David" w:hint="cs"/>
          <w:sz w:val="24"/>
          <w:szCs w:val="24"/>
          <w:rtl/>
          <w:lang w:eastAsia="he-IL"/>
        </w:rPr>
        <w:t>.</w:t>
      </w:r>
    </w:p>
    <w:p w14:paraId="5EF7EBFF"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color w:val="000000"/>
          <w:sz w:val="24"/>
          <w:szCs w:val="24"/>
          <w:rtl/>
          <w:lang w:eastAsia="he-IL"/>
        </w:rPr>
        <w:t>מוסכם בזה</w:t>
      </w:r>
      <w:r w:rsidRPr="000A39FE">
        <w:rPr>
          <w:rFonts w:ascii="Times New Roman" w:eastAsia="Times New Roman" w:hAnsi="Times New Roman" w:cs="David" w:hint="cs"/>
          <w:color w:val="000000"/>
          <w:sz w:val="24"/>
          <w:szCs w:val="24"/>
          <w:rtl/>
          <w:lang w:eastAsia="he-IL"/>
        </w:rPr>
        <w:t>,</w:t>
      </w:r>
      <w:r w:rsidRPr="000A39FE">
        <w:rPr>
          <w:rFonts w:ascii="Times New Roman" w:eastAsia="Times New Roman" w:hAnsi="Times New Roman" w:cs="David"/>
          <w:color w:val="000000"/>
          <w:sz w:val="24"/>
          <w:szCs w:val="24"/>
          <w:rtl/>
          <w:lang w:eastAsia="he-IL"/>
        </w:rPr>
        <w:t xml:space="preserve"> כי היועץ ו/או עובדיו</w:t>
      </w:r>
      <w:r w:rsidRPr="000A39FE">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0A39FE">
        <w:rPr>
          <w:rFonts w:ascii="Times New Roman" w:eastAsia="Times New Roman" w:hAnsi="Times New Roman" w:cs="David"/>
          <w:color w:val="000000"/>
          <w:sz w:val="24"/>
          <w:szCs w:val="24"/>
          <w:rtl/>
          <w:lang w:eastAsia="he-IL"/>
        </w:rPr>
        <w:t xml:space="preserve"> מוותרים על כל טענות ו/או</w:t>
      </w:r>
      <w:r w:rsidRPr="000A39FE">
        <w:rPr>
          <w:rFonts w:ascii="Times New Roman" w:eastAsia="Times New Roman" w:hAnsi="Times New Roman" w:cs="David" w:hint="cs"/>
          <w:color w:val="000000"/>
          <w:sz w:val="24"/>
          <w:szCs w:val="24"/>
          <w:rtl/>
          <w:lang w:eastAsia="he-IL"/>
        </w:rPr>
        <w:t xml:space="preserve"> דרישות ו/או תלונות ו/או</w:t>
      </w:r>
      <w:r w:rsidRPr="000A39FE">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68257D56"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מצהיר ומתחייב</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ישא לבדו </w:t>
      </w:r>
      <w:r w:rsidRPr="000A39FE">
        <w:rPr>
          <w:rFonts w:ascii="Times New Roman" w:eastAsia="Times New Roman" w:hAnsi="Times New Roman" w:cs="David"/>
          <w:color w:val="000000"/>
          <w:sz w:val="24"/>
          <w:szCs w:val="24"/>
          <w:rtl/>
          <w:lang w:eastAsia="he-IL"/>
        </w:rPr>
        <w:t xml:space="preserve">בכל התשלומים ו/או המסים ו/או תשלומי חובה אחרים, </w:t>
      </w:r>
      <w:r w:rsidRPr="000A39FE">
        <w:rPr>
          <w:rFonts w:ascii="Times New Roman" w:eastAsia="Times New Roman" w:hAnsi="Times New Roman" w:cs="David"/>
          <w:color w:val="000000"/>
          <w:sz w:val="24"/>
          <w:szCs w:val="24"/>
          <w:rtl/>
          <w:lang w:eastAsia="he-IL"/>
        </w:rPr>
        <w:lastRenderedPageBreak/>
        <w:t>החלים ו/או שיחולו על היועץ ו/או עובדי היועץ בגין מתן השירותים ו/או בגין התקבולים שיקבל ע</w:t>
      </w:r>
      <w:r w:rsidRPr="000A39FE">
        <w:rPr>
          <w:rFonts w:ascii="Times New Roman" w:eastAsia="Times New Roman" w:hAnsi="Times New Roman" w:cs="David" w:hint="cs"/>
          <w:color w:val="000000"/>
          <w:sz w:val="24"/>
          <w:szCs w:val="24"/>
          <w:rtl/>
          <w:lang w:eastAsia="he-IL"/>
        </w:rPr>
        <w:t>ל פי</w:t>
      </w:r>
      <w:r w:rsidRPr="000A39FE">
        <w:rPr>
          <w:rFonts w:ascii="Times New Roman" w:eastAsia="Times New Roman" w:hAnsi="Times New Roman" w:cs="David"/>
          <w:color w:val="000000"/>
          <w:sz w:val="24"/>
          <w:szCs w:val="24"/>
          <w:rtl/>
          <w:lang w:eastAsia="he-IL"/>
        </w:rPr>
        <w:t xml:space="preserve"> חוזה זה</w:t>
      </w:r>
      <w:r w:rsidRPr="000A39FE">
        <w:rPr>
          <w:rFonts w:ascii="Times New Roman" w:eastAsia="Times New Roman" w:hAnsi="Times New Roman" w:cs="David" w:hint="cs"/>
          <w:color w:val="000000"/>
          <w:sz w:val="24"/>
          <w:szCs w:val="24"/>
          <w:rtl/>
          <w:lang w:eastAsia="he-IL"/>
        </w:rPr>
        <w:t>,</w:t>
      </w:r>
      <w:r w:rsidRPr="000A39FE">
        <w:rPr>
          <w:rFonts w:ascii="Times New Roman" w:eastAsia="Times New Roman" w:hAnsi="Times New Roman" w:cs="David"/>
          <w:color w:val="000000"/>
          <w:sz w:val="24"/>
          <w:szCs w:val="24"/>
          <w:rtl/>
          <w:lang w:eastAsia="he-IL"/>
        </w:rPr>
        <w:t xml:space="preserve"> ובכלל זה</w:t>
      </w:r>
      <w:r w:rsidRPr="000A39FE">
        <w:rPr>
          <w:rFonts w:ascii="Times New Roman" w:eastAsia="Times New Roman" w:hAnsi="Times New Roman" w:cs="David" w:hint="cs"/>
          <w:color w:val="000000"/>
          <w:sz w:val="24"/>
          <w:szCs w:val="24"/>
          <w:rtl/>
          <w:lang w:eastAsia="he-IL"/>
        </w:rPr>
        <w:t>,</w:t>
      </w:r>
      <w:r w:rsidRPr="000A39FE">
        <w:rPr>
          <w:rFonts w:ascii="Times New Roman" w:eastAsia="Times New Roman" w:hAnsi="Times New Roman" w:cs="David"/>
          <w:sz w:val="24"/>
          <w:szCs w:val="24"/>
          <w:rtl/>
          <w:lang w:eastAsia="he-IL"/>
        </w:rPr>
        <w:t xml:space="preserve"> תשלומי מס הכנסה והב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טוח הלאומי שהוא חב בגין מתן שרותי היועץ.</w:t>
      </w:r>
    </w:p>
    <w:p w14:paraId="01463512"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היועץ </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טוח לאומי, תשלומים לקרנות איגודים מקצוע</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7D6EAB6F"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0A39FE">
        <w:rPr>
          <w:rFonts w:ascii="Times New Roman" w:eastAsia="Times New Roman" w:hAnsi="Times New Roman" w:cs="David"/>
          <w:color w:val="000000"/>
          <w:sz w:val="24"/>
          <w:szCs w:val="24"/>
          <w:rtl/>
          <w:lang w:eastAsia="he-IL"/>
        </w:rPr>
        <w:t>מבלי לגרוע מ</w:t>
      </w:r>
      <w:r w:rsidRPr="000A39FE">
        <w:rPr>
          <w:rFonts w:ascii="Times New Roman" w:eastAsia="Times New Roman" w:hAnsi="Times New Roman" w:cs="David" w:hint="cs"/>
          <w:color w:val="000000"/>
          <w:sz w:val="24"/>
          <w:szCs w:val="24"/>
          <w:rtl/>
          <w:lang w:eastAsia="he-IL"/>
        </w:rPr>
        <w:t xml:space="preserve">כלליות </w:t>
      </w:r>
      <w:r w:rsidRPr="000A39FE">
        <w:rPr>
          <w:rFonts w:ascii="Times New Roman" w:eastAsia="Times New Roman" w:hAnsi="Times New Roman" w:cs="David"/>
          <w:color w:val="000000"/>
          <w:sz w:val="24"/>
          <w:szCs w:val="24"/>
          <w:rtl/>
          <w:lang w:eastAsia="he-IL"/>
        </w:rPr>
        <w:t>האמור לעיל, היועץ מצהיר ומתחייב</w:t>
      </w:r>
      <w:r w:rsidRPr="000A39FE">
        <w:rPr>
          <w:rFonts w:ascii="Times New Roman" w:eastAsia="Times New Roman" w:hAnsi="Times New Roman" w:cs="David" w:hint="cs"/>
          <w:color w:val="000000"/>
          <w:sz w:val="24"/>
          <w:szCs w:val="24"/>
          <w:rtl/>
          <w:lang w:eastAsia="he-IL"/>
        </w:rPr>
        <w:t>,</w:t>
      </w:r>
      <w:r w:rsidRPr="000A39FE">
        <w:rPr>
          <w:rFonts w:ascii="Times New Roman" w:eastAsia="Times New Roman" w:hAnsi="Times New Roman" w:cs="David"/>
          <w:color w:val="000000"/>
          <w:sz w:val="24"/>
          <w:szCs w:val="24"/>
          <w:rtl/>
          <w:lang w:eastAsia="he-IL"/>
        </w:rPr>
        <w:t xml:space="preserve"> כי אם י</w:t>
      </w:r>
      <w:r w:rsidRPr="000A39FE">
        <w:rPr>
          <w:rFonts w:ascii="Times New Roman" w:eastAsia="Times New Roman" w:hAnsi="Times New Roman" w:cs="David" w:hint="cs"/>
          <w:color w:val="000000"/>
          <w:sz w:val="24"/>
          <w:szCs w:val="24"/>
          <w:rtl/>
          <w:lang w:eastAsia="he-IL"/>
        </w:rPr>
        <w:t>י</w:t>
      </w:r>
      <w:r w:rsidRPr="000A39FE">
        <w:rPr>
          <w:rFonts w:ascii="Times New Roman" w:eastAsia="Times New Roman" w:hAnsi="Times New Roman" w:cs="David"/>
          <w:color w:val="000000"/>
          <w:sz w:val="24"/>
          <w:szCs w:val="24"/>
          <w:rtl/>
          <w:lang w:eastAsia="he-IL"/>
        </w:rPr>
        <w:t>דרש המזמין על ידי היועץ ו/או על ידי מי מ</w:t>
      </w:r>
      <w:r w:rsidRPr="000A39FE">
        <w:rPr>
          <w:rFonts w:ascii="Times New Roman" w:eastAsia="Times New Roman" w:hAnsi="Times New Roman" w:cs="David" w:hint="cs"/>
          <w:color w:val="000000"/>
          <w:sz w:val="24"/>
          <w:szCs w:val="24"/>
          <w:rtl/>
          <w:lang w:eastAsia="he-IL"/>
        </w:rPr>
        <w:t>שלוחיו ו/או עובדיו</w:t>
      </w:r>
      <w:r w:rsidRPr="000A39FE">
        <w:rPr>
          <w:rFonts w:ascii="Times New Roman" w:eastAsia="Times New Roman" w:hAnsi="Times New Roman" w:cs="David"/>
          <w:color w:val="000000"/>
          <w:sz w:val="24"/>
          <w:szCs w:val="24"/>
          <w:rtl/>
          <w:lang w:eastAsia="he-IL"/>
        </w:rPr>
        <w:t xml:space="preserve"> ו/או</w:t>
      </w:r>
      <w:r w:rsidRPr="000A39FE">
        <w:rPr>
          <w:rFonts w:ascii="Times New Roman" w:eastAsia="Times New Roman" w:hAnsi="Times New Roman" w:cs="David" w:hint="cs"/>
          <w:color w:val="000000"/>
          <w:sz w:val="24"/>
          <w:szCs w:val="24"/>
          <w:rtl/>
          <w:lang w:eastAsia="he-IL"/>
        </w:rPr>
        <w:t xml:space="preserve"> אחר מטעמו ו/או</w:t>
      </w:r>
      <w:r w:rsidRPr="000A39FE">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0A39FE">
        <w:rPr>
          <w:rFonts w:ascii="Times New Roman" w:eastAsia="Times New Roman" w:hAnsi="Times New Roman" w:cs="David" w:hint="cs"/>
          <w:color w:val="000000"/>
          <w:sz w:val="24"/>
          <w:szCs w:val="24"/>
          <w:rtl/>
          <w:lang w:eastAsia="he-IL"/>
        </w:rPr>
        <w:t xml:space="preserve"> ו/או פיצוי ו/או שיפוי</w:t>
      </w:r>
      <w:r w:rsidRPr="000A39FE">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0A39FE">
        <w:rPr>
          <w:rFonts w:ascii="Times New Roman" w:eastAsia="Times New Roman" w:hAnsi="Times New Roman" w:cs="David" w:hint="cs"/>
          <w:color w:val="000000"/>
          <w:sz w:val="24"/>
          <w:szCs w:val="24"/>
          <w:rtl/>
          <w:lang w:eastAsia="he-IL"/>
        </w:rPr>
        <w:t xml:space="preserve"> ו/או פיצוי ו/או שיפוי</w:t>
      </w:r>
      <w:r w:rsidRPr="000A39FE">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0A39FE">
        <w:rPr>
          <w:rFonts w:ascii="Times New Roman" w:eastAsia="Times New Roman" w:hAnsi="Times New Roman" w:cs="David" w:hint="cs"/>
          <w:color w:val="000000"/>
          <w:sz w:val="24"/>
          <w:szCs w:val="24"/>
          <w:rtl/>
          <w:lang w:eastAsia="he-IL"/>
        </w:rPr>
        <w:t xml:space="preserve"> ו/או פיצוי ו/או שיפוי</w:t>
      </w:r>
      <w:r w:rsidRPr="000A39FE">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0A39FE">
        <w:rPr>
          <w:rFonts w:ascii="Times New Roman" w:eastAsia="Times New Roman" w:hAnsi="Times New Roman" w:cs="David" w:hint="cs"/>
          <w:color w:val="000000"/>
          <w:sz w:val="24"/>
          <w:szCs w:val="24"/>
          <w:rtl/>
          <w:lang w:eastAsia="he-IL"/>
        </w:rPr>
        <w:t>,</w:t>
      </w:r>
      <w:r w:rsidRPr="000A39FE">
        <w:rPr>
          <w:rFonts w:ascii="Times New Roman" w:eastAsia="Times New Roman" w:hAnsi="Times New Roman" w:cs="David"/>
          <w:color w:val="000000"/>
          <w:sz w:val="24"/>
          <w:szCs w:val="24"/>
          <w:rtl/>
          <w:lang w:eastAsia="he-IL"/>
        </w:rPr>
        <w:t xml:space="preserve"> ייחשב </w:t>
      </w:r>
      <w:r w:rsidRPr="000A39FE">
        <w:rPr>
          <w:rFonts w:ascii="Times New Roman" w:eastAsia="Times New Roman" w:hAnsi="Times New Roman" w:cs="David" w:hint="cs"/>
          <w:color w:val="000000"/>
          <w:sz w:val="24"/>
          <w:szCs w:val="24"/>
          <w:rtl/>
          <w:lang w:eastAsia="he-IL"/>
        </w:rPr>
        <w:t>כ</w:t>
      </w:r>
      <w:r w:rsidRPr="000A39FE">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19B3AE80" w14:textId="77777777" w:rsidR="000A39FE" w:rsidRPr="000A39FE" w:rsidRDefault="000A39FE" w:rsidP="006B43C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color w:val="000000"/>
          <w:sz w:val="24"/>
          <w:szCs w:val="24"/>
          <w:rtl/>
          <w:lang w:eastAsia="he-IL"/>
        </w:rPr>
        <w:t>בשים לב לאמור לעיל, אם יקבע פורום מוסמך כלשהו</w:t>
      </w:r>
      <w:r w:rsidRPr="000A39FE">
        <w:rPr>
          <w:rFonts w:ascii="Times New Roman" w:eastAsia="Times New Roman" w:hAnsi="Times New Roman" w:cs="David" w:hint="cs"/>
          <w:color w:val="000000"/>
          <w:sz w:val="24"/>
          <w:szCs w:val="24"/>
          <w:rtl/>
          <w:lang w:eastAsia="he-IL"/>
        </w:rPr>
        <w:t>,</w:t>
      </w:r>
      <w:r w:rsidRPr="000A39FE">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0A39FE">
        <w:rPr>
          <w:rFonts w:ascii="Times New Roman" w:eastAsia="Times New Roman" w:hAnsi="Times New Roman" w:cs="David" w:hint="cs"/>
          <w:color w:val="000000"/>
          <w:sz w:val="24"/>
          <w:szCs w:val="24"/>
          <w:rtl/>
          <w:lang w:eastAsia="he-IL"/>
        </w:rPr>
        <w:t xml:space="preserve"> ו/או מי משלוחיו ו/או אחר מטעמו</w:t>
      </w:r>
      <w:r w:rsidRPr="000A39FE">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0A39FE">
        <w:rPr>
          <w:rFonts w:ascii="Times New Roman" w:eastAsia="Times New Roman" w:hAnsi="Times New Roman" w:cs="David" w:hint="cs"/>
          <w:color w:val="000000"/>
          <w:sz w:val="24"/>
          <w:szCs w:val="24"/>
          <w:rtl/>
          <w:lang w:eastAsia="he-IL"/>
        </w:rPr>
        <w:t>.</w:t>
      </w:r>
    </w:p>
    <w:p w14:paraId="1D3A162E" w14:textId="77777777" w:rsidR="000A39FE" w:rsidRPr="000A39FE" w:rsidRDefault="000A39FE" w:rsidP="006B43C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0A39FE">
        <w:rPr>
          <w:rFonts w:ascii="Times New Roman" w:eastAsia="Times New Roman" w:hAnsi="Times New Roman" w:cs="David"/>
          <w:bCs/>
          <w:sz w:val="24"/>
          <w:szCs w:val="24"/>
          <w:u w:val="single"/>
          <w:rtl/>
          <w:lang w:eastAsia="he-IL"/>
        </w:rPr>
        <w:lastRenderedPageBreak/>
        <w:t>הבאת החוזה לגמר או ביטולו</w:t>
      </w:r>
    </w:p>
    <w:p w14:paraId="5871A698"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1B1104CA" w14:textId="77777777" w:rsidR="000A39FE" w:rsidRPr="000A39FE" w:rsidRDefault="000A39FE" w:rsidP="006B43C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על אף האמור בכל מקום אחר בחוזה </w:t>
      </w:r>
      <w:r w:rsidRPr="000A39FE">
        <w:rPr>
          <w:rFonts w:ascii="Times New Roman" w:eastAsia="Times New Roman" w:hAnsi="Times New Roman" w:cs="David" w:hint="cs"/>
          <w:sz w:val="24"/>
          <w:szCs w:val="24"/>
          <w:rtl/>
          <w:lang w:eastAsia="he-IL"/>
        </w:rPr>
        <w:t xml:space="preserve">זה על נספחיו, </w:t>
      </w:r>
      <w:r w:rsidRPr="000A39FE">
        <w:rPr>
          <w:rFonts w:ascii="Times New Roman" w:eastAsia="Times New Roman" w:hAnsi="Times New Roman" w:cs="David"/>
          <w:sz w:val="24"/>
          <w:szCs w:val="24"/>
          <w:rtl/>
          <w:lang w:eastAsia="he-IL"/>
        </w:rPr>
        <w:t>רשאי המזמין, לפי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0A39FE">
        <w:rPr>
          <w:rFonts w:ascii="Times New Roman" w:eastAsia="Times New Roman" w:hAnsi="Times New Roman" w:cs="David" w:hint="cs"/>
          <w:sz w:val="24"/>
          <w:szCs w:val="24"/>
          <w:rtl/>
          <w:lang w:eastAsia="he-IL"/>
        </w:rPr>
        <w:t>-7</w:t>
      </w:r>
      <w:r w:rsidRPr="000A39FE">
        <w:rPr>
          <w:rFonts w:ascii="Times New Roman" w:eastAsia="Times New Roman" w:hAnsi="Times New Roman" w:cs="David"/>
          <w:sz w:val="24"/>
          <w:szCs w:val="24"/>
          <w:rtl/>
          <w:lang w:eastAsia="he-IL"/>
        </w:rPr>
        <w:t xml:space="preserve"> י</w:t>
      </w:r>
      <w:r w:rsidRPr="000A39FE">
        <w:rPr>
          <w:rFonts w:ascii="Times New Roman" w:eastAsia="Times New Roman" w:hAnsi="Times New Roman" w:cs="David" w:hint="cs"/>
          <w:sz w:val="24"/>
          <w:szCs w:val="24"/>
          <w:rtl/>
          <w:lang w:eastAsia="he-IL"/>
        </w:rPr>
        <w:t>מים</w:t>
      </w:r>
      <w:r w:rsidRPr="000A39FE">
        <w:rPr>
          <w:rFonts w:ascii="Times New Roman" w:eastAsia="Times New Roman" w:hAnsi="Times New Roman" w:cs="David"/>
          <w:sz w:val="24"/>
          <w:szCs w:val="24"/>
          <w:rtl/>
          <w:lang w:eastAsia="he-IL"/>
        </w:rPr>
        <w:t xml:space="preserve"> מיום משלוחה (להלן: "</w:t>
      </w:r>
      <w:r w:rsidRPr="000A39FE">
        <w:rPr>
          <w:rFonts w:ascii="Times New Roman" w:eastAsia="Times New Roman" w:hAnsi="Times New Roman" w:cs="David"/>
          <w:b/>
          <w:bCs/>
          <w:sz w:val="24"/>
          <w:szCs w:val="24"/>
          <w:rtl/>
          <w:lang w:eastAsia="he-IL"/>
        </w:rPr>
        <w:t>תאריך הפסקת השרות</w:t>
      </w:r>
      <w:r w:rsidRPr="000A39FE">
        <w:rPr>
          <w:rFonts w:ascii="Times New Roman" w:eastAsia="Times New Roman" w:hAnsi="Times New Roman" w:cs="David"/>
          <w:sz w:val="24"/>
          <w:szCs w:val="24"/>
          <w:rtl/>
          <w:lang w:eastAsia="he-IL"/>
        </w:rPr>
        <w:t>").</w:t>
      </w:r>
    </w:p>
    <w:p w14:paraId="76F17E9D" w14:textId="77777777" w:rsidR="000A39FE" w:rsidRPr="000A39FE" w:rsidRDefault="000A39FE" w:rsidP="006B43C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צע עד לתאריך הפסקת הש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וזאת לפי השיעור המפורט בנספחים </w:t>
      </w:r>
      <w:r w:rsidRPr="000A39FE">
        <w:rPr>
          <w:rFonts w:ascii="Times New Roman" w:eastAsia="Times New Roman" w:hAnsi="Times New Roman" w:cs="David"/>
          <w:bCs/>
          <w:sz w:val="24"/>
          <w:szCs w:val="24"/>
          <w:rtl/>
          <w:lang w:eastAsia="he-IL"/>
        </w:rPr>
        <w:t>ד' ו - ה'</w:t>
      </w:r>
      <w:r w:rsidRPr="000A39FE">
        <w:rPr>
          <w:rFonts w:ascii="Times New Roman" w:eastAsia="Times New Roman" w:hAnsi="Times New Roman" w:cs="David"/>
          <w:sz w:val="24"/>
          <w:szCs w:val="24"/>
          <w:rtl/>
          <w:lang w:eastAsia="he-IL"/>
        </w:rPr>
        <w:t>. במקרה שבוצע חלק של קטע ו/או שלב</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ישולם חלק יחסי מתאים מהשכר הקבוע בנספחים </w:t>
      </w:r>
      <w:r w:rsidRPr="000A39FE">
        <w:rPr>
          <w:rFonts w:ascii="Times New Roman" w:eastAsia="Times New Roman" w:hAnsi="Times New Roman" w:cs="David"/>
          <w:bCs/>
          <w:sz w:val="24"/>
          <w:szCs w:val="24"/>
          <w:rtl/>
          <w:lang w:eastAsia="he-IL"/>
        </w:rPr>
        <w:t xml:space="preserve">ד' ו-ה' </w:t>
      </w:r>
      <w:r w:rsidRPr="000A39FE">
        <w:rPr>
          <w:rFonts w:ascii="Times New Roman" w:eastAsia="Times New Roman" w:hAnsi="Times New Roman" w:cs="David"/>
          <w:sz w:val="24"/>
          <w:szCs w:val="24"/>
          <w:rtl/>
          <w:lang w:eastAsia="he-IL"/>
        </w:rPr>
        <w:t>לאותו שלב</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כפי שיקבע המנהל.</w:t>
      </w:r>
    </w:p>
    <w:p w14:paraId="299346F2" w14:textId="77777777" w:rsidR="000A39FE" w:rsidRPr="000A39FE" w:rsidRDefault="000A39FE" w:rsidP="006B43C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0A39FE">
        <w:rPr>
          <w:rFonts w:ascii="Times New Roman" w:eastAsia="Times New Roman" w:hAnsi="Times New Roman" w:cs="David" w:hint="cs"/>
          <w:sz w:val="24"/>
          <w:szCs w:val="24"/>
          <w:rtl/>
          <w:lang w:eastAsia="he-IL"/>
        </w:rPr>
        <w:t xml:space="preserve"> ו/או</w:t>
      </w:r>
      <w:r w:rsidRPr="000A39FE">
        <w:rPr>
          <w:rFonts w:ascii="Times New Roman" w:eastAsia="Times New Roman" w:hAnsi="Times New Roman" w:cs="David"/>
          <w:sz w:val="24"/>
          <w:szCs w:val="24"/>
          <w:rtl/>
          <w:lang w:eastAsia="he-IL"/>
        </w:rPr>
        <w:t xml:space="preserve"> לטענה </w:t>
      </w:r>
      <w:r w:rsidRPr="000A39FE">
        <w:rPr>
          <w:rFonts w:ascii="Times New Roman" w:eastAsia="Times New Roman" w:hAnsi="Times New Roman" w:cs="David" w:hint="cs"/>
          <w:sz w:val="24"/>
          <w:szCs w:val="24"/>
          <w:rtl/>
          <w:lang w:eastAsia="he-IL"/>
        </w:rPr>
        <w:t>ו/או דרישה ו/או תלונה ו/</w:t>
      </w:r>
      <w:r w:rsidRPr="000A39FE">
        <w:rPr>
          <w:rFonts w:ascii="Times New Roman" w:eastAsia="Times New Roman" w:hAnsi="Times New Roman" w:cs="David"/>
          <w:sz w:val="24"/>
          <w:szCs w:val="24"/>
          <w:rtl/>
          <w:lang w:eastAsia="he-IL"/>
        </w:rPr>
        <w:t>או תביעה כלשהי, פרט לאמור בסעיף 12.1.2 לעיל</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והשכר שישולם לפי סעיף 12.1.2 לעיל</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יהיה לסילוק כל המגיע ליועץ מהמזמין לפי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ו/או עקב הבאתו לידי גמר כאמור, בין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ובין מכוח עילה כלשהי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הדין.</w:t>
      </w:r>
    </w:p>
    <w:p w14:paraId="121579C6" w14:textId="77777777" w:rsidR="000A39FE" w:rsidRPr="000A39FE" w:rsidRDefault="000A39FE" w:rsidP="006B43C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תוך 12 חודש</w:t>
      </w:r>
      <w:r w:rsidRPr="000A39FE">
        <w:rPr>
          <w:rFonts w:ascii="Times New Roman" w:eastAsia="Times New Roman" w:hAnsi="Times New Roman" w:cs="David" w:hint="cs"/>
          <w:sz w:val="24"/>
          <w:szCs w:val="24"/>
          <w:rtl/>
          <w:lang w:eastAsia="he-IL"/>
        </w:rPr>
        <w:t>ים</w:t>
      </w:r>
      <w:r w:rsidRPr="000A39FE">
        <w:rPr>
          <w:rFonts w:ascii="Times New Roman" w:eastAsia="Times New Roman" w:hAnsi="Times New Roman" w:cs="David"/>
          <w:sz w:val="24"/>
          <w:szCs w:val="24"/>
          <w:rtl/>
          <w:lang w:eastAsia="he-IL"/>
        </w:rPr>
        <w:t xml:space="preserve"> מהבאת חוזה</w:t>
      </w:r>
      <w:r w:rsidRPr="000A39FE">
        <w:rPr>
          <w:rFonts w:ascii="Times New Roman" w:eastAsia="Times New Roman" w:hAnsi="Times New Roman" w:cs="David" w:hint="cs"/>
          <w:sz w:val="24"/>
          <w:szCs w:val="24"/>
          <w:rtl/>
          <w:lang w:eastAsia="he-IL"/>
        </w:rPr>
        <w:t xml:space="preserve"> זה לידי</w:t>
      </w:r>
      <w:r w:rsidRPr="000A39FE">
        <w:rPr>
          <w:rFonts w:ascii="Times New Roman" w:eastAsia="Times New Roman" w:hAnsi="Times New Roman" w:cs="David"/>
          <w:sz w:val="24"/>
          <w:szCs w:val="24"/>
          <w:rtl/>
          <w:lang w:eastAsia="he-IL"/>
        </w:rPr>
        <w:t xml:space="preserve"> גמר כאמור</w:t>
      </w:r>
      <w:r w:rsidRPr="000A39FE">
        <w:rPr>
          <w:rFonts w:ascii="Times New Roman" w:eastAsia="Times New Roman" w:hAnsi="Times New Roman" w:cs="David" w:hint="cs"/>
          <w:sz w:val="24"/>
          <w:szCs w:val="24"/>
          <w:rtl/>
          <w:lang w:eastAsia="he-IL"/>
        </w:rPr>
        <w:t>, רשאי המזמין</w:t>
      </w:r>
      <w:r w:rsidRPr="000A39FE">
        <w:rPr>
          <w:rFonts w:ascii="Times New Roman" w:eastAsia="Times New Roman" w:hAnsi="Times New Roman" w:cs="David"/>
          <w:sz w:val="24"/>
          <w:szCs w:val="24"/>
          <w:rtl/>
          <w:lang w:eastAsia="he-IL"/>
        </w:rPr>
        <w:t xml:space="preserve"> לחדשו</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במקרה זה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יהיה </w:t>
      </w:r>
      <w:r w:rsidRPr="000A39FE">
        <w:rPr>
          <w:rFonts w:ascii="Times New Roman" w:eastAsia="Times New Roman" w:hAnsi="Times New Roman" w:cs="David"/>
          <w:sz w:val="24"/>
          <w:szCs w:val="24"/>
          <w:rtl/>
          <w:lang w:eastAsia="he-IL"/>
        </w:rPr>
        <w:lastRenderedPageBreak/>
        <w:t>היועץ חייב</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לפי דרישת המזמין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לחדש את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היועץ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תנאי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w:t>
      </w:r>
    </w:p>
    <w:p w14:paraId="5CED5BD2"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במקרה שחוזה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מצוות הדין)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יהיה היועץ זכאי לתשלום כמוגדר בסעיף 12.3.2 להלן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ויחולו הסעיפים 12.1.3 ו- 12.1.4 לעיל.</w:t>
      </w:r>
    </w:p>
    <w:p w14:paraId="18E87EA7"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2A4F8DB5" w14:textId="77777777" w:rsidR="000A39FE" w:rsidRPr="000A39FE" w:rsidRDefault="000A39FE" w:rsidP="006B43C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מבלי לגרוע מזכויות מזמין לפי סעיף 12.1 לעיל</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זכאי המזמין לבטל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לפי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קול דעתו הבלעדי</w:t>
      </w:r>
      <w:r w:rsidRPr="000A39FE">
        <w:rPr>
          <w:rFonts w:ascii="Times New Roman" w:eastAsia="Times New Roman" w:hAnsi="Times New Roman" w:cs="David" w:hint="cs"/>
          <w:sz w:val="24"/>
          <w:szCs w:val="24"/>
          <w:rtl/>
          <w:lang w:eastAsia="he-IL"/>
        </w:rPr>
        <w:t xml:space="preserve">, </w:t>
      </w:r>
      <w:r w:rsidRPr="000A39FE">
        <w:rPr>
          <w:rFonts w:ascii="Times New Roman" w:eastAsia="Times New Roman" w:hAnsi="Times New Roman" w:cs="David"/>
          <w:sz w:val="24"/>
          <w:szCs w:val="24"/>
          <w:rtl/>
          <w:lang w:eastAsia="he-IL"/>
        </w:rPr>
        <w:t>בלא צורך בהודעה מוקדמת</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בכל אחד מהמקרים הבאים:</w:t>
      </w:r>
    </w:p>
    <w:p w14:paraId="48FC25B4" w14:textId="77777777" w:rsidR="000A39FE" w:rsidRPr="000A39FE" w:rsidRDefault="000A39FE" w:rsidP="006B43C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הפר ו/או לא קיים איזה מהוראות החוזה ולא ת</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קן </w:t>
      </w:r>
      <w:r w:rsidRPr="000A39FE">
        <w:rPr>
          <w:rFonts w:ascii="Times New Roman" w:eastAsia="Times New Roman" w:hAnsi="Times New Roman" w:cs="David" w:hint="cs"/>
          <w:sz w:val="24"/>
          <w:szCs w:val="24"/>
          <w:rtl/>
          <w:lang w:eastAsia="he-IL"/>
        </w:rPr>
        <w:t>את ה</w:t>
      </w:r>
      <w:r w:rsidRPr="000A39FE">
        <w:rPr>
          <w:rFonts w:ascii="Times New Roman" w:eastAsia="Times New Roman" w:hAnsi="Times New Roman" w:cs="David"/>
          <w:sz w:val="24"/>
          <w:szCs w:val="24"/>
          <w:rtl/>
          <w:lang w:eastAsia="he-IL"/>
        </w:rPr>
        <w:t>הפרה</w:t>
      </w:r>
      <w:r w:rsidRPr="000A39FE">
        <w:rPr>
          <w:rFonts w:ascii="Times New Roman" w:eastAsia="Times New Roman" w:hAnsi="Times New Roman" w:cs="David" w:hint="cs"/>
          <w:sz w:val="24"/>
          <w:szCs w:val="24"/>
          <w:rtl/>
          <w:lang w:eastAsia="he-IL"/>
        </w:rPr>
        <w:t xml:space="preserve"> כאמור,</w:t>
      </w:r>
      <w:r w:rsidRPr="000A39FE">
        <w:rPr>
          <w:rFonts w:ascii="Times New Roman" w:eastAsia="Times New Roman" w:hAnsi="Times New Roman" w:cs="David"/>
          <w:sz w:val="24"/>
          <w:szCs w:val="24"/>
          <w:rtl/>
          <w:lang w:eastAsia="he-IL"/>
        </w:rPr>
        <w:t xml:space="preserve"> לאחר שק</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בל התראה על כך מהמזמין בתוך הזמן הנקוב בהתראה.</w:t>
      </w:r>
    </w:p>
    <w:p w14:paraId="0C3F5923" w14:textId="77777777" w:rsidR="000A39FE" w:rsidRPr="000A39FE" w:rsidRDefault="000A39FE" w:rsidP="006B43C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המזמין התרה ביועץ</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שאין הוא מבצע את עבודתו בצורה המבטיחה את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צועה התקין ו/או התקדמותה וסיומה לפי לוח הזמנים.</w:t>
      </w:r>
    </w:p>
    <w:p w14:paraId="754B5905" w14:textId="77777777" w:rsidR="000A39FE" w:rsidRPr="000A39FE" w:rsidRDefault="000A39FE" w:rsidP="006B43C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הפר את הוראת סעיף 7.5 לעיל.</w:t>
      </w:r>
    </w:p>
    <w:p w14:paraId="66A315B1" w14:textId="77777777" w:rsidR="000A39FE" w:rsidRPr="000A39FE" w:rsidRDefault="000A39FE" w:rsidP="006B43C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0A39FE">
        <w:rPr>
          <w:rFonts w:ascii="Times New Roman" w:eastAsia="Times New Roman" w:hAnsi="Times New Roman" w:cs="David"/>
          <w:sz w:val="24"/>
          <w:szCs w:val="24"/>
          <w:rtl/>
          <w:lang w:eastAsia="he-IL"/>
        </w:rPr>
        <w:t>נבצר מהיועץ או מהמנהל הראשי לקיים את ה</w:t>
      </w:r>
      <w:r w:rsidRPr="000A39FE">
        <w:rPr>
          <w:rFonts w:ascii="Times New Roman" w:eastAsia="Times New Roman" w:hAnsi="Times New Roman" w:cs="David" w:hint="cs"/>
          <w:sz w:val="24"/>
          <w:szCs w:val="24"/>
          <w:rtl/>
          <w:lang w:eastAsia="he-IL"/>
        </w:rPr>
        <w:t xml:space="preserve">וראות </w:t>
      </w:r>
      <w:r w:rsidRPr="000A39FE">
        <w:rPr>
          <w:rFonts w:ascii="Times New Roman" w:eastAsia="Times New Roman" w:hAnsi="Times New Roman" w:cs="David"/>
          <w:sz w:val="24"/>
          <w:szCs w:val="24"/>
          <w:rtl/>
          <w:lang w:eastAsia="he-IL"/>
        </w:rPr>
        <w:t>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 לפעולה משפטית או בלתי כש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ר </w:t>
      </w:r>
      <w:r w:rsidRPr="000A39FE">
        <w:rPr>
          <w:rFonts w:ascii="Times New Roman" w:eastAsia="Times New Roman" w:hAnsi="Times New Roman" w:cs="David"/>
          <w:sz w:val="24"/>
          <w:szCs w:val="24"/>
          <w:rtl/>
          <w:lang w:eastAsia="he-IL"/>
        </w:rPr>
        <w:lastRenderedPageBreak/>
        <w:t>למתן שירותי היועץ או אם ארע אירוע דומה.</w:t>
      </w:r>
    </w:p>
    <w:p w14:paraId="19841154" w14:textId="77777777" w:rsidR="000A39FE" w:rsidRPr="000A39FE" w:rsidRDefault="000A39FE" w:rsidP="006B43C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חל שינוי בהחזקת המניות ו/או בהרכב המנהלים של היועץ.</w:t>
      </w:r>
    </w:p>
    <w:p w14:paraId="7A9977D0" w14:textId="77777777" w:rsidR="000A39FE" w:rsidRPr="000A39FE" w:rsidRDefault="000A39FE" w:rsidP="006B43C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בוטל החוזה כאמור בסעיף 12.3.1 לעיל</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צע עד לב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טול החוזה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וזאת לפי השיעור המפורט בנספחים </w:t>
      </w:r>
      <w:r w:rsidRPr="000A39FE">
        <w:rPr>
          <w:rFonts w:ascii="Times New Roman" w:eastAsia="Times New Roman" w:hAnsi="Times New Roman" w:cs="David"/>
          <w:bCs/>
          <w:sz w:val="24"/>
          <w:szCs w:val="24"/>
          <w:rtl/>
          <w:lang w:eastAsia="he-IL"/>
        </w:rPr>
        <w:t>ד'</w:t>
      </w:r>
      <w:r w:rsidRPr="000A39FE">
        <w:rPr>
          <w:rFonts w:ascii="Times New Roman" w:eastAsia="Times New Roman" w:hAnsi="Times New Roman" w:cs="David" w:hint="cs"/>
          <w:bCs/>
          <w:sz w:val="24"/>
          <w:szCs w:val="24"/>
          <w:rtl/>
          <w:lang w:eastAsia="he-IL"/>
        </w:rPr>
        <w:t xml:space="preserve"> </w:t>
      </w:r>
      <w:r w:rsidRPr="000A39FE">
        <w:rPr>
          <w:rFonts w:ascii="Times New Roman" w:eastAsia="Times New Roman" w:hAnsi="Times New Roman" w:cs="David"/>
          <w:bCs/>
          <w:sz w:val="24"/>
          <w:szCs w:val="24"/>
          <w:rtl/>
          <w:lang w:eastAsia="he-IL"/>
        </w:rPr>
        <w:t xml:space="preserve">ו -ה' </w:t>
      </w:r>
      <w:r w:rsidRPr="000A39FE">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0A39FE">
        <w:rPr>
          <w:rFonts w:ascii="Times New Roman" w:eastAsia="Times New Roman" w:hAnsi="Times New Roman" w:cs="David"/>
          <w:bCs/>
          <w:sz w:val="24"/>
          <w:szCs w:val="24"/>
          <w:rtl/>
          <w:lang w:eastAsia="he-IL"/>
        </w:rPr>
        <w:t xml:space="preserve">ד' ו-ה' </w:t>
      </w:r>
      <w:r w:rsidRPr="000A39FE">
        <w:rPr>
          <w:rFonts w:ascii="Times New Roman" w:eastAsia="Times New Roman" w:hAnsi="Times New Roman" w:cs="David"/>
          <w:sz w:val="24"/>
          <w:szCs w:val="24"/>
          <w:rtl/>
          <w:lang w:eastAsia="he-IL"/>
        </w:rPr>
        <w:t>לאותו שלב כפי שיקבע המנהל, וזאת לסילוק כל המגיע ליועץ מהמזמין.</w:t>
      </w:r>
    </w:p>
    <w:p w14:paraId="6C965E85" w14:textId="77777777" w:rsidR="000A39FE" w:rsidRPr="000A39FE" w:rsidRDefault="000A39FE" w:rsidP="006B43C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הודעה בדבר הבאת החוזה לידי גמר כאמור בסעיף 12.3.1 לעיל</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לא תשמש עילה ליועץ לתביעת פיצויים כלשהם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לטענה</w:t>
      </w:r>
      <w:r w:rsidRPr="000A39FE">
        <w:rPr>
          <w:rFonts w:ascii="Times New Roman" w:eastAsia="Times New Roman" w:hAnsi="Times New Roman" w:cs="David" w:hint="cs"/>
          <w:sz w:val="24"/>
          <w:szCs w:val="24"/>
          <w:rtl/>
          <w:lang w:eastAsia="he-IL"/>
        </w:rPr>
        <w:t xml:space="preserve"> ו/או לדרישה ו/או לתלונה</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w:t>
      </w:r>
      <w:r w:rsidRPr="000A39FE">
        <w:rPr>
          <w:rFonts w:ascii="Times New Roman" w:eastAsia="Times New Roman" w:hAnsi="Times New Roman" w:cs="David" w:hint="cs"/>
          <w:sz w:val="24"/>
          <w:szCs w:val="24"/>
          <w:rtl/>
          <w:lang w:eastAsia="he-IL"/>
        </w:rPr>
        <w:t>ל</w:t>
      </w:r>
      <w:r w:rsidRPr="000A39FE">
        <w:rPr>
          <w:rFonts w:ascii="Times New Roman" w:eastAsia="Times New Roman" w:hAnsi="Times New Roman" w:cs="David"/>
          <w:sz w:val="24"/>
          <w:szCs w:val="24"/>
          <w:rtl/>
          <w:lang w:eastAsia="he-IL"/>
        </w:rPr>
        <w:t>תביעה כלשהי, פרט לאמור בסעיף 12.3.2 לעיל, והשכר שישולם לפי סעיף 12.3.2</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ובין מכוח עילה כלשהי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הדין.</w:t>
      </w:r>
    </w:p>
    <w:p w14:paraId="5FB50D2D"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 למתן השירותים ע</w:t>
      </w:r>
      <w:r w:rsidRPr="000A39FE">
        <w:rPr>
          <w:rFonts w:ascii="Times New Roman" w:eastAsia="Times New Roman" w:hAnsi="Times New Roman" w:cs="David" w:hint="cs"/>
          <w:sz w:val="24"/>
          <w:szCs w:val="24"/>
          <w:rtl/>
          <w:lang w:eastAsia="he-IL"/>
        </w:rPr>
        <w:t>ל פ</w:t>
      </w:r>
      <w:r w:rsidRPr="000A39FE">
        <w:rPr>
          <w:rFonts w:ascii="Times New Roman" w:eastAsia="Times New Roman" w:hAnsi="Times New Roman" w:cs="David"/>
          <w:sz w:val="24"/>
          <w:szCs w:val="24"/>
          <w:rtl/>
          <w:lang w:eastAsia="he-IL"/>
        </w:rPr>
        <w:t>י חוזה זה או אם אירע אירוע דומה ליועץ</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יהיה המזמין זכאי לבטל </w:t>
      </w:r>
      <w:r w:rsidRPr="000A39FE">
        <w:rPr>
          <w:rFonts w:ascii="Times New Roman" w:eastAsia="Times New Roman" w:hAnsi="Times New Roman" w:cs="David" w:hint="cs"/>
          <w:sz w:val="24"/>
          <w:szCs w:val="24"/>
          <w:rtl/>
          <w:lang w:eastAsia="he-IL"/>
        </w:rPr>
        <w:t xml:space="preserve">את </w:t>
      </w:r>
      <w:r w:rsidRPr="000A39FE">
        <w:rPr>
          <w:rFonts w:ascii="Times New Roman" w:eastAsia="Times New Roman" w:hAnsi="Times New Roman" w:cs="David"/>
          <w:sz w:val="24"/>
          <w:szCs w:val="24"/>
          <w:rtl/>
          <w:lang w:eastAsia="he-IL"/>
        </w:rPr>
        <w:t>החוזה ויחולו הוראות סעיפים 12.3.2 ו - 12.3.3 לעיל.</w:t>
      </w:r>
    </w:p>
    <w:p w14:paraId="3FC750BD"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התשלום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סעיפים 12.1, 12.2 ו-12.3 לעיל</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הסעיפים הנ"ל.</w:t>
      </w:r>
    </w:p>
    <w:p w14:paraId="5C7130E2"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lastRenderedPageBreak/>
        <w:t>בכל מקרה של הבאת חוזה</w:t>
      </w:r>
      <w:r w:rsidRPr="000A39FE">
        <w:rPr>
          <w:rFonts w:ascii="Times New Roman" w:eastAsia="Times New Roman" w:hAnsi="Times New Roman" w:cs="David" w:hint="cs"/>
          <w:sz w:val="24"/>
          <w:szCs w:val="24"/>
          <w:rtl/>
          <w:lang w:eastAsia="he-IL"/>
        </w:rPr>
        <w:t xml:space="preserve"> זה לידי</w:t>
      </w:r>
      <w:r w:rsidRPr="000A39FE">
        <w:rPr>
          <w:rFonts w:ascii="Times New Roman" w:eastAsia="Times New Roman" w:hAnsi="Times New Roman" w:cs="David"/>
          <w:sz w:val="24"/>
          <w:szCs w:val="24"/>
          <w:rtl/>
          <w:lang w:eastAsia="he-IL"/>
        </w:rPr>
        <w:t xml:space="preserve"> גמר או ביטולו</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יהיה המזמין זכאי למסור את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המשך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7D6D4037"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כל אימת שהיועץ לא יקיים איזו מהתחייבויותיו לפי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63457052"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A39FE">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79F2DAD1" w14:textId="77777777" w:rsidR="000A39FE" w:rsidRPr="000A39FE" w:rsidRDefault="000A39FE" w:rsidP="006B43C4">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74C18CBE" w14:textId="77777777" w:rsidR="000A39FE" w:rsidRPr="000A39FE" w:rsidRDefault="000A39FE" w:rsidP="006B43C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u w:val="single"/>
          <w:rtl/>
          <w:lang w:eastAsia="he-IL"/>
        </w:rPr>
        <w:t>העברת זכויות</w:t>
      </w:r>
    </w:p>
    <w:p w14:paraId="404148F0"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אין היועץ רשאי להסב לאחר את החוזה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כל חלק ממנו, וכן אין הוא רשאי להעביר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להסב לאחר כל זכות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חובה לפי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אלא בהסכמת המזמין בכתב ומראש.</w:t>
      </w:r>
    </w:p>
    <w:p w14:paraId="2397F907"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אין היועץ רשאי למסור לאחר את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שרותי היועץ, כולם או מקצתם, אלא בהסכמת המזמין בכתב ומראש.</w:t>
      </w:r>
    </w:p>
    <w:p w14:paraId="18395338"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ניתנה הסכמת המזמין לפי סעיפים 13.1 או 13.2 לעיל, הרי </w:t>
      </w:r>
      <w:r w:rsidRPr="000A39FE">
        <w:rPr>
          <w:rFonts w:ascii="Times New Roman" w:eastAsia="Times New Roman" w:hAnsi="Times New Roman" w:cs="David" w:hint="cs"/>
          <w:sz w:val="24"/>
          <w:szCs w:val="24"/>
          <w:rtl/>
          <w:lang w:eastAsia="he-IL"/>
        </w:rPr>
        <w:t>ש</w:t>
      </w:r>
      <w:r w:rsidRPr="000A39FE">
        <w:rPr>
          <w:rFonts w:ascii="Times New Roman" w:eastAsia="Times New Roman" w:hAnsi="Times New Roman" w:cs="David"/>
          <w:sz w:val="24"/>
          <w:szCs w:val="24"/>
          <w:rtl/>
          <w:lang w:eastAsia="he-IL"/>
        </w:rPr>
        <w:t xml:space="preserve">אין בכך כדי לפטור את היועץ </w:t>
      </w:r>
      <w:r w:rsidRPr="000A39FE">
        <w:rPr>
          <w:rFonts w:ascii="Times New Roman" w:eastAsia="Times New Roman" w:hAnsi="Times New Roman" w:cs="David"/>
          <w:sz w:val="24"/>
          <w:szCs w:val="24"/>
          <w:rtl/>
          <w:lang w:eastAsia="he-IL"/>
        </w:rPr>
        <w:lastRenderedPageBreak/>
        <w:t>מאחריותו והתחייבויותיו לפי חוזה</w:t>
      </w:r>
      <w:r w:rsidRPr="000A39FE">
        <w:rPr>
          <w:rFonts w:ascii="Times New Roman" w:eastAsia="Times New Roman" w:hAnsi="Times New Roman" w:cs="David" w:hint="cs"/>
          <w:sz w:val="24"/>
          <w:szCs w:val="24"/>
          <w:rtl/>
          <w:lang w:eastAsia="he-IL"/>
        </w:rPr>
        <w:t xml:space="preserve"> זה על נספחיו</w:t>
      </w:r>
      <w:r w:rsidRPr="000A39FE">
        <w:rPr>
          <w:rFonts w:ascii="Times New Roman" w:eastAsia="Times New Roman" w:hAnsi="Times New Roman" w:cs="David"/>
          <w:sz w:val="24"/>
          <w:szCs w:val="24"/>
          <w:rtl/>
          <w:lang w:eastAsia="he-IL"/>
        </w:rPr>
        <w:t xml:space="preserve"> ומזכויות המזמין על פיו, והיועץ </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ישא באחריות מלאה, כלפי המזמין וכלפי </w:t>
      </w:r>
      <w:r w:rsidRPr="000A39FE">
        <w:rPr>
          <w:rFonts w:ascii="Times New Roman" w:eastAsia="Times New Roman" w:hAnsi="Times New Roman" w:cs="David" w:hint="cs"/>
          <w:sz w:val="24"/>
          <w:szCs w:val="24"/>
          <w:rtl/>
          <w:lang w:eastAsia="he-IL"/>
        </w:rPr>
        <w:t xml:space="preserve">כל </w:t>
      </w:r>
      <w:r w:rsidRPr="000A39FE">
        <w:rPr>
          <w:rFonts w:ascii="Times New Roman" w:eastAsia="Times New Roman" w:hAnsi="Times New Roman" w:cs="David"/>
          <w:sz w:val="24"/>
          <w:szCs w:val="24"/>
          <w:rtl/>
          <w:lang w:eastAsia="he-IL"/>
        </w:rPr>
        <w:t xml:space="preserve">צד שלישי שהוא, גם לכל מעשה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0A39FE">
        <w:rPr>
          <w:rFonts w:ascii="Times New Roman" w:eastAsia="Times New Roman" w:hAnsi="Times New Roman" w:cs="David" w:hint="cs"/>
          <w:sz w:val="24"/>
          <w:szCs w:val="24"/>
          <w:rtl/>
          <w:lang w:eastAsia="he-IL"/>
        </w:rPr>
        <w:t xml:space="preserve"> ו/או</w:t>
      </w:r>
      <w:r w:rsidRPr="000A39FE">
        <w:rPr>
          <w:rFonts w:ascii="Times New Roman" w:eastAsia="Times New Roman" w:hAnsi="Times New Roman" w:cs="David"/>
          <w:sz w:val="24"/>
          <w:szCs w:val="24"/>
          <w:rtl/>
          <w:lang w:eastAsia="he-IL"/>
        </w:rPr>
        <w:t xml:space="preserve"> באי כחם ו</w:t>
      </w:r>
      <w:r w:rsidRPr="000A39FE">
        <w:rPr>
          <w:rFonts w:ascii="Times New Roman" w:eastAsia="Times New Roman" w:hAnsi="Times New Roman" w:cs="David" w:hint="cs"/>
          <w:sz w:val="24"/>
          <w:szCs w:val="24"/>
          <w:rtl/>
          <w:lang w:eastAsia="he-IL"/>
        </w:rPr>
        <w:t xml:space="preserve">/או </w:t>
      </w:r>
      <w:r w:rsidRPr="000A39FE">
        <w:rPr>
          <w:rFonts w:ascii="Times New Roman" w:eastAsia="Times New Roman" w:hAnsi="Times New Roman" w:cs="David"/>
          <w:sz w:val="24"/>
          <w:szCs w:val="24"/>
          <w:rtl/>
          <w:lang w:eastAsia="he-IL"/>
        </w:rPr>
        <w:t>עובדיהם</w:t>
      </w:r>
      <w:r w:rsidRPr="000A39FE">
        <w:rPr>
          <w:rFonts w:ascii="Times New Roman" w:eastAsia="Times New Roman" w:hAnsi="Times New Roman" w:cs="David" w:hint="cs"/>
          <w:sz w:val="24"/>
          <w:szCs w:val="24"/>
          <w:rtl/>
          <w:lang w:eastAsia="he-IL"/>
        </w:rPr>
        <w:t xml:space="preserve"> ו/או מי מטעמם</w:t>
      </w:r>
      <w:r w:rsidRPr="000A39FE">
        <w:rPr>
          <w:rFonts w:ascii="Times New Roman" w:eastAsia="Times New Roman" w:hAnsi="Times New Roman" w:cs="David"/>
          <w:sz w:val="24"/>
          <w:szCs w:val="24"/>
          <w:rtl/>
          <w:lang w:eastAsia="he-IL"/>
        </w:rPr>
        <w:t>, ואילו למזמין ישמרו כל זכויותיו כלפי היועץ.</w:t>
      </w:r>
    </w:p>
    <w:p w14:paraId="6A3A3E5E"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בות היועץ כמתחייב מהאמור</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0A39FE">
        <w:rPr>
          <w:rFonts w:ascii="Times New Roman" w:eastAsia="Times New Roman" w:hAnsi="Times New Roman" w:cs="David" w:hint="cs"/>
          <w:sz w:val="24"/>
          <w:szCs w:val="24"/>
          <w:rtl/>
          <w:lang w:eastAsia="he-IL"/>
        </w:rPr>
        <w:t xml:space="preserve">את </w:t>
      </w:r>
      <w:r w:rsidRPr="000A39FE">
        <w:rPr>
          <w:rFonts w:ascii="Times New Roman" w:eastAsia="Times New Roman" w:hAnsi="Times New Roman" w:cs="David"/>
          <w:sz w:val="24"/>
          <w:szCs w:val="24"/>
          <w:rtl/>
          <w:lang w:eastAsia="he-IL"/>
        </w:rPr>
        <w:t>החוזה ויחולו הוראות סעיף 12.3.2 ו-12.3.3 לעיל.</w:t>
      </w:r>
    </w:p>
    <w:p w14:paraId="577790BC" w14:textId="77777777" w:rsidR="000A39FE" w:rsidRPr="000A39FE" w:rsidRDefault="000A39FE" w:rsidP="006B43C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20F86E6A" w14:textId="77777777" w:rsidR="000A39FE" w:rsidRPr="000A39FE" w:rsidRDefault="000A39FE" w:rsidP="006B43C4">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0A39FE">
        <w:rPr>
          <w:rFonts w:ascii="Times New Roman" w:eastAsia="Times New Roman" w:hAnsi="Times New Roman" w:cs="David"/>
          <w:bCs/>
          <w:sz w:val="24"/>
          <w:szCs w:val="24"/>
          <w:u w:val="single"/>
          <w:rtl/>
          <w:lang w:eastAsia="he-IL"/>
        </w:rPr>
        <w:t>סיום שרותי היועץ</w:t>
      </w:r>
    </w:p>
    <w:p w14:paraId="75B0A47B"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היועץ יחושבו כבאים לסיום בכל אחד מהמקרים הבאים:</w:t>
      </w:r>
    </w:p>
    <w:p w14:paraId="14A309EF" w14:textId="77777777" w:rsidR="000A39FE" w:rsidRPr="000A39FE" w:rsidRDefault="000A39FE" w:rsidP="006B43C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הובא לידי </w:t>
      </w:r>
      <w:r w:rsidRPr="000A39FE">
        <w:rPr>
          <w:rFonts w:ascii="Times New Roman" w:eastAsia="Times New Roman" w:hAnsi="Times New Roman" w:cs="David" w:hint="cs"/>
          <w:sz w:val="24"/>
          <w:szCs w:val="24"/>
          <w:rtl/>
          <w:lang w:eastAsia="he-IL"/>
        </w:rPr>
        <w:t>גמר</w:t>
      </w:r>
      <w:r w:rsidRPr="000A39FE">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4DC0C40E" w14:textId="77777777" w:rsidR="000A39FE" w:rsidRPr="000A39FE" w:rsidRDefault="000A39FE" w:rsidP="006B43C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עם מתן א</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שור בכתב ע"י המזמין ליועץ</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הושלם מתן שרותי היועץ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w:t>
      </w:r>
    </w:p>
    <w:p w14:paraId="772E29B2" w14:textId="77777777" w:rsidR="000A39FE" w:rsidRPr="000A39FE" w:rsidRDefault="000A39FE" w:rsidP="006B43C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0A39FE">
        <w:rPr>
          <w:rFonts w:ascii="Times New Roman" w:eastAsia="Times New Roman" w:hAnsi="Times New Roman" w:cs="David"/>
          <w:bCs/>
          <w:sz w:val="24"/>
          <w:szCs w:val="24"/>
          <w:u w:val="single"/>
          <w:rtl/>
          <w:lang w:eastAsia="he-IL"/>
        </w:rPr>
        <w:t>סודיות והמצאת מסמכים</w:t>
      </w:r>
    </w:p>
    <w:p w14:paraId="41027EFC"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lastRenderedPageBreak/>
        <w:t>היועץ מתחייב לשמור על סודיות התכניות, השרטוטים, המפרטים וכל יתר המפרטים וכל יתר המסמכים המתייחסים לש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היועץ</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לרבות העתקים וניירות עבודה, בין שהוכנו על ידי היועץ </w:t>
      </w:r>
      <w:r w:rsidRPr="000A39FE">
        <w:rPr>
          <w:rFonts w:ascii="Times New Roman" w:eastAsia="Times New Roman" w:hAnsi="Times New Roman" w:cs="David" w:hint="cs"/>
          <w:sz w:val="24"/>
          <w:szCs w:val="24"/>
          <w:rtl/>
          <w:lang w:eastAsia="he-IL"/>
        </w:rPr>
        <w:t>ו/או על ידי</w:t>
      </w:r>
      <w:r w:rsidRPr="000A39FE">
        <w:rPr>
          <w:rFonts w:ascii="Times New Roman" w:eastAsia="Times New Roman" w:hAnsi="Times New Roman" w:cs="David"/>
          <w:sz w:val="24"/>
          <w:szCs w:val="24"/>
          <w:rtl/>
          <w:lang w:eastAsia="he-IL"/>
        </w:rPr>
        <w:t xml:space="preserve"> מ</w:t>
      </w:r>
      <w:r w:rsidRPr="000A39FE">
        <w:rPr>
          <w:rFonts w:ascii="Times New Roman" w:eastAsia="Times New Roman" w:hAnsi="Times New Roman" w:cs="David" w:hint="cs"/>
          <w:sz w:val="24"/>
          <w:szCs w:val="24"/>
          <w:rtl/>
          <w:lang w:eastAsia="he-IL"/>
        </w:rPr>
        <w:t>י מ</w:t>
      </w:r>
      <w:r w:rsidRPr="000A39FE">
        <w:rPr>
          <w:rFonts w:ascii="Times New Roman" w:eastAsia="Times New Roman" w:hAnsi="Times New Roman" w:cs="David"/>
          <w:sz w:val="24"/>
          <w:szCs w:val="24"/>
          <w:rtl/>
          <w:lang w:eastAsia="he-IL"/>
        </w:rPr>
        <w:t xml:space="preserve">טעמו ובין שהוכנו על ידי המזמין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המנהל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w:t>
      </w:r>
      <w:r w:rsidRPr="000A39FE">
        <w:rPr>
          <w:rFonts w:ascii="Times New Roman" w:eastAsia="Times New Roman" w:hAnsi="Times New Roman" w:cs="David" w:hint="cs"/>
          <w:sz w:val="24"/>
          <w:szCs w:val="24"/>
          <w:rtl/>
          <w:lang w:eastAsia="he-IL"/>
        </w:rPr>
        <w:t xml:space="preserve">מי </w:t>
      </w:r>
      <w:r w:rsidRPr="000A39FE">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17CE63FD"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מבלי לגרוע מאחריותו </w:t>
      </w:r>
      <w:r w:rsidRPr="000A39FE">
        <w:rPr>
          <w:rFonts w:ascii="Times New Roman" w:eastAsia="Times New Roman" w:hAnsi="Times New Roman" w:cs="David" w:hint="cs"/>
          <w:sz w:val="24"/>
          <w:szCs w:val="24"/>
          <w:rtl/>
          <w:lang w:eastAsia="he-IL"/>
        </w:rPr>
        <w:t xml:space="preserve">של היועץ </w:t>
      </w:r>
      <w:r w:rsidRPr="000A39FE">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יציית היועץ לכל דרישה של המנהל בדבר נקיטת אמצעי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63DE9D9A"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יחתים את עובדיו</w:t>
      </w:r>
      <w:r w:rsidRPr="000A39FE">
        <w:rPr>
          <w:rFonts w:ascii="Times New Roman" w:eastAsia="Times New Roman" w:hAnsi="Times New Roman" w:cs="David" w:hint="cs"/>
          <w:sz w:val="24"/>
          <w:szCs w:val="24"/>
          <w:rtl/>
          <w:lang w:eastAsia="he-IL"/>
        </w:rPr>
        <w:t xml:space="preserve"> ו/או שלוחיו ו/או אחר מטעמו</w:t>
      </w:r>
      <w:r w:rsidRPr="000A39FE">
        <w:rPr>
          <w:rFonts w:ascii="Times New Roman" w:eastAsia="Times New Roman" w:hAnsi="Times New Roman" w:cs="David"/>
          <w:sz w:val="24"/>
          <w:szCs w:val="24"/>
          <w:rtl/>
          <w:lang w:eastAsia="he-IL"/>
        </w:rPr>
        <w:t xml:space="preserve"> בקשר עם ביצוע הסכם זה</w:t>
      </w:r>
      <w:r w:rsidRPr="000A39FE">
        <w:rPr>
          <w:rFonts w:ascii="Times New Roman" w:eastAsia="Times New Roman" w:hAnsi="Times New Roman" w:cs="David" w:hint="cs"/>
          <w:sz w:val="24"/>
          <w:szCs w:val="24"/>
          <w:rtl/>
          <w:lang w:eastAsia="he-IL"/>
        </w:rPr>
        <w:t xml:space="preserve"> על נספחיו,</w:t>
      </w:r>
      <w:r w:rsidRPr="000A39FE">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0A39FE">
        <w:rPr>
          <w:rFonts w:ascii="Times New Roman" w:eastAsia="Times New Roman" w:hAnsi="Times New Roman" w:cs="David"/>
          <w:bCs/>
          <w:sz w:val="24"/>
          <w:szCs w:val="24"/>
          <w:rtl/>
          <w:lang w:eastAsia="he-IL"/>
        </w:rPr>
        <w:t>ו'</w:t>
      </w:r>
      <w:r w:rsidRPr="000A39FE">
        <w:rPr>
          <w:rFonts w:ascii="Times New Roman" w:eastAsia="Times New Roman" w:hAnsi="Times New Roman" w:cs="David"/>
          <w:sz w:val="24"/>
          <w:szCs w:val="24"/>
          <w:rtl/>
          <w:lang w:eastAsia="he-IL"/>
        </w:rPr>
        <w:t>,.</w:t>
      </w:r>
    </w:p>
    <w:p w14:paraId="6E50FBBA" w14:textId="77777777" w:rsidR="000A39FE" w:rsidRPr="000A39FE" w:rsidRDefault="000A39FE" w:rsidP="006B43C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לפי דרישת המזמין ועם סיום שרותי היועץ</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0A39FE">
        <w:rPr>
          <w:rFonts w:ascii="Times New Roman" w:eastAsia="Times New Roman" w:hAnsi="Times New Roman" w:cs="David" w:hint="cs"/>
          <w:sz w:val="24"/>
          <w:szCs w:val="24"/>
          <w:rtl/>
          <w:lang w:eastAsia="he-IL"/>
        </w:rPr>
        <w:t>.</w:t>
      </w:r>
    </w:p>
    <w:p w14:paraId="33D60628" w14:textId="77777777" w:rsidR="000A39FE" w:rsidRPr="000A39FE" w:rsidRDefault="000A39FE" w:rsidP="006B43C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0A39FE">
        <w:rPr>
          <w:rFonts w:ascii="Times New Roman" w:eastAsia="Times New Roman" w:hAnsi="Times New Roman" w:cs="David"/>
          <w:bCs/>
          <w:sz w:val="24"/>
          <w:szCs w:val="24"/>
          <w:u w:val="single"/>
          <w:rtl/>
          <w:lang w:eastAsia="he-IL"/>
        </w:rPr>
        <w:t>ויתור על זכויות מצד היועץ</w:t>
      </w:r>
    </w:p>
    <w:p w14:paraId="34B7027A"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השתמש המזמין כדין בסמכות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בזכות כלשהי הנתונה לו על פי חוזה זה והביא את החוזה לידי גמר, או ביטל את החוזה כולו או מקצתו, או הפסיק את ביצועו, כולו או מקצתו, לא תהיה </w:t>
      </w:r>
      <w:r w:rsidRPr="000A39FE">
        <w:rPr>
          <w:rFonts w:ascii="Times New Roman" w:eastAsia="Times New Roman" w:hAnsi="Times New Roman" w:cs="David"/>
          <w:sz w:val="24"/>
          <w:szCs w:val="24"/>
          <w:rtl/>
          <w:lang w:eastAsia="he-IL"/>
        </w:rPr>
        <w:lastRenderedPageBreak/>
        <w:t>ל</w:t>
      </w:r>
      <w:r w:rsidRPr="000A39FE">
        <w:rPr>
          <w:rFonts w:ascii="Times New Roman" w:eastAsia="Times New Roman" w:hAnsi="Times New Roman" w:cs="David" w:hint="cs"/>
          <w:sz w:val="24"/>
          <w:szCs w:val="24"/>
          <w:rtl/>
          <w:lang w:eastAsia="he-IL"/>
        </w:rPr>
        <w:t>יועץ כל טענה ו/או דרישה ו/או תלונה ו/או</w:t>
      </w:r>
      <w:r w:rsidRPr="000A39FE">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w:t>
      </w:r>
      <w:r w:rsidRPr="000A39FE">
        <w:rPr>
          <w:rFonts w:ascii="Times New Roman" w:eastAsia="Times New Roman" w:hAnsi="Times New Roman" w:cs="David" w:hint="cs"/>
          <w:sz w:val="24"/>
          <w:szCs w:val="24"/>
          <w:rtl/>
          <w:lang w:eastAsia="he-IL"/>
        </w:rPr>
        <w:t xml:space="preserve"> שיפוי ו/או</w:t>
      </w:r>
      <w:r w:rsidRPr="000A39FE">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0A39FE">
        <w:rPr>
          <w:rFonts w:ascii="Times New Roman" w:eastAsia="Times New Roman" w:hAnsi="Times New Roman" w:cs="David" w:hint="cs"/>
          <w:sz w:val="24"/>
          <w:szCs w:val="24"/>
          <w:rtl/>
          <w:lang w:eastAsia="he-IL"/>
        </w:rPr>
        <w:t xml:space="preserve"> ו/או</w:t>
      </w:r>
      <w:r w:rsidRPr="000A39FE">
        <w:rPr>
          <w:rFonts w:ascii="Times New Roman" w:eastAsia="Times New Roman" w:hAnsi="Times New Roman" w:cs="David"/>
          <w:sz w:val="24"/>
          <w:szCs w:val="24"/>
          <w:rtl/>
          <w:lang w:eastAsia="he-IL"/>
        </w:rPr>
        <w:t xml:space="preserve"> פגיעה במוניטין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הפסד</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לרבות הפסד רווח העלולים להיגרם לו עקב הביטול</w:t>
      </w:r>
      <w:r w:rsidRPr="000A39FE">
        <w:rPr>
          <w:rFonts w:ascii="Times New Roman" w:eastAsia="Times New Roman" w:hAnsi="Times New Roman" w:cs="David" w:hint="cs"/>
          <w:sz w:val="24"/>
          <w:szCs w:val="24"/>
          <w:rtl/>
          <w:lang w:eastAsia="he-IL"/>
        </w:rPr>
        <w:t xml:space="preserve"> או</w:t>
      </w:r>
      <w:r w:rsidRPr="000A39FE">
        <w:rPr>
          <w:rFonts w:ascii="Times New Roman" w:eastAsia="Times New Roman" w:hAnsi="Times New Roman" w:cs="David"/>
          <w:sz w:val="24"/>
          <w:szCs w:val="24"/>
          <w:rtl/>
          <w:lang w:eastAsia="he-IL"/>
        </w:rPr>
        <w:t xml:space="preserve"> ההפסקה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מכל סיבה אחרת.</w:t>
      </w:r>
    </w:p>
    <w:p w14:paraId="6BE6C2E8" w14:textId="77777777" w:rsidR="000A39FE" w:rsidRPr="000A39FE" w:rsidRDefault="000A39FE" w:rsidP="006B43C4">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0A39FE">
        <w:rPr>
          <w:rFonts w:ascii="Times New Roman" w:eastAsia="Times New Roman" w:hAnsi="Times New Roman" w:cs="David" w:hint="cs"/>
          <w:sz w:val="24"/>
          <w:szCs w:val="24"/>
          <w:rtl/>
          <w:lang w:eastAsia="he-IL"/>
        </w:rPr>
        <w:t xml:space="preserve">, </w:t>
      </w:r>
      <w:r w:rsidRPr="000A39FE">
        <w:rPr>
          <w:rFonts w:ascii="Times New Roman" w:eastAsia="Times New Roman" w:hAnsi="Times New Roman" w:cs="David"/>
          <w:sz w:val="24"/>
          <w:szCs w:val="24"/>
          <w:rtl/>
          <w:lang w:eastAsia="he-IL"/>
        </w:rPr>
        <w:t>שביצע היועץ על פי חוזה זה.</w:t>
      </w:r>
    </w:p>
    <w:p w14:paraId="0ED02E27" w14:textId="77777777" w:rsidR="000A39FE" w:rsidRPr="000A39FE" w:rsidRDefault="000A39FE" w:rsidP="006B43C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0A39FE">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0A39FE">
        <w:rPr>
          <w:rFonts w:ascii="Times New Roman" w:eastAsia="Times New Roman" w:hAnsi="Times New Roman" w:cs="David" w:hint="cs"/>
          <w:sz w:val="24"/>
          <w:szCs w:val="24"/>
          <w:rtl/>
          <w:lang w:eastAsia="he-IL"/>
        </w:rPr>
        <w:t xml:space="preserve">את </w:t>
      </w:r>
      <w:r w:rsidRPr="000A39FE">
        <w:rPr>
          <w:rFonts w:ascii="Times New Roman" w:eastAsia="Times New Roman" w:hAnsi="Times New Roman" w:cs="David"/>
          <w:sz w:val="24"/>
          <w:szCs w:val="24"/>
          <w:rtl/>
          <w:lang w:eastAsia="he-IL"/>
        </w:rPr>
        <w:t>המשך ביצוע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רותי היועץ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מסירתם לידי יועץ אחר, והינו מתחייב</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638748FC" w14:textId="77777777" w:rsidR="000A39FE" w:rsidRPr="000A39FE" w:rsidRDefault="000A39FE" w:rsidP="006B43C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u w:val="single"/>
          <w:rtl/>
          <w:lang w:eastAsia="he-IL"/>
        </w:rPr>
        <w:t>שונות</w:t>
      </w:r>
    </w:p>
    <w:p w14:paraId="5807DBF0"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המנהל הראשי במשרד היועץ</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מתחייב לבצע את השירותים שעליו לבצע אישית ע</w:t>
      </w:r>
      <w:r w:rsidRPr="000A39FE">
        <w:rPr>
          <w:rFonts w:ascii="Times New Roman" w:eastAsia="Times New Roman" w:hAnsi="Times New Roman" w:cs="David" w:hint="cs"/>
          <w:sz w:val="24"/>
          <w:szCs w:val="24"/>
          <w:rtl/>
          <w:lang w:eastAsia="he-IL"/>
        </w:rPr>
        <w:t>ל פ</w:t>
      </w:r>
      <w:r w:rsidRPr="000A39FE">
        <w:rPr>
          <w:rFonts w:ascii="Times New Roman" w:eastAsia="Times New Roman" w:hAnsi="Times New Roman" w:cs="David"/>
          <w:sz w:val="24"/>
          <w:szCs w:val="24"/>
          <w:rtl/>
          <w:lang w:eastAsia="he-IL"/>
        </w:rPr>
        <w:t>י חוזה</w:t>
      </w:r>
      <w:r w:rsidRPr="000A39FE">
        <w:rPr>
          <w:rFonts w:ascii="Times New Roman" w:eastAsia="Times New Roman" w:hAnsi="Times New Roman" w:cs="David" w:hint="cs"/>
          <w:sz w:val="24"/>
          <w:szCs w:val="24"/>
          <w:rtl/>
          <w:lang w:eastAsia="he-IL"/>
        </w:rPr>
        <w:t xml:space="preserve"> זה והינו</w:t>
      </w:r>
      <w:r w:rsidRPr="000A39FE">
        <w:rPr>
          <w:rFonts w:ascii="Times New Roman" w:eastAsia="Times New Roman" w:hAnsi="Times New Roman" w:cs="David"/>
          <w:sz w:val="24"/>
          <w:szCs w:val="24"/>
          <w:rtl/>
          <w:lang w:eastAsia="he-IL"/>
        </w:rPr>
        <w:t xml:space="preserve"> אחראי וערב כלפי המזמין לב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התחייבויות היועץ לפי חוזה</w:t>
      </w:r>
      <w:r w:rsidRPr="000A39FE">
        <w:rPr>
          <w:rFonts w:ascii="Times New Roman" w:eastAsia="Times New Roman" w:hAnsi="Times New Roman" w:cs="David" w:hint="cs"/>
          <w:sz w:val="24"/>
          <w:szCs w:val="24"/>
          <w:rtl/>
          <w:lang w:eastAsia="he-IL"/>
        </w:rPr>
        <w:t xml:space="preserve"> זה על נספחיו</w:t>
      </w:r>
      <w:r w:rsidRPr="000A39FE">
        <w:rPr>
          <w:rFonts w:ascii="Times New Roman" w:eastAsia="Times New Roman" w:hAnsi="Times New Roman" w:cs="David"/>
          <w:sz w:val="24"/>
          <w:szCs w:val="24"/>
          <w:rtl/>
          <w:lang w:eastAsia="he-IL"/>
        </w:rPr>
        <w:t>.</w:t>
      </w:r>
    </w:p>
    <w:p w14:paraId="408D71B6"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כל צד אשר יפר או לא יקיים איזו מהתחייבויותיו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יהיה חייב לפצות את הצד המקיים על כל הנזקים ו</w:t>
      </w:r>
      <w:r w:rsidRPr="000A39FE">
        <w:rPr>
          <w:rFonts w:ascii="Times New Roman" w:eastAsia="Times New Roman" w:hAnsi="Times New Roman" w:cs="David" w:hint="cs"/>
          <w:sz w:val="24"/>
          <w:szCs w:val="24"/>
          <w:rtl/>
          <w:lang w:eastAsia="he-IL"/>
        </w:rPr>
        <w:t xml:space="preserve">/או </w:t>
      </w:r>
      <w:r w:rsidRPr="000A39FE">
        <w:rPr>
          <w:rFonts w:ascii="Times New Roman" w:eastAsia="Times New Roman" w:hAnsi="Times New Roman" w:cs="David"/>
          <w:sz w:val="24"/>
          <w:szCs w:val="24"/>
          <w:rtl/>
          <w:lang w:eastAsia="he-IL"/>
        </w:rPr>
        <w:t>ההפסדים שיגרמו לו עקב כך</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וזאת מבלי לגרוע מזכות הצד המקיים לכל סעד ו</w:t>
      </w:r>
      <w:r w:rsidRPr="000A39FE">
        <w:rPr>
          <w:rFonts w:ascii="Times New Roman" w:eastAsia="Times New Roman" w:hAnsi="Times New Roman" w:cs="David" w:hint="cs"/>
          <w:sz w:val="24"/>
          <w:szCs w:val="24"/>
          <w:rtl/>
          <w:lang w:eastAsia="he-IL"/>
        </w:rPr>
        <w:t xml:space="preserve">/או </w:t>
      </w:r>
      <w:r w:rsidRPr="000A39FE">
        <w:rPr>
          <w:rFonts w:ascii="Times New Roman" w:eastAsia="Times New Roman" w:hAnsi="Times New Roman" w:cs="David"/>
          <w:sz w:val="24"/>
          <w:szCs w:val="24"/>
          <w:rtl/>
          <w:lang w:eastAsia="he-IL"/>
        </w:rPr>
        <w:t>תרופה אחרים ו/או נוספים.</w:t>
      </w:r>
    </w:p>
    <w:p w14:paraId="0D501FB3" w14:textId="77777777" w:rsidR="000A39FE" w:rsidRPr="000A39FE" w:rsidRDefault="000A39FE" w:rsidP="006B43C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lastRenderedPageBreak/>
        <w:t>למניעת ספקות מוצהר במפורש</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55DCBB91" w14:textId="77777777" w:rsidR="000A39FE" w:rsidRPr="000A39FE" w:rsidRDefault="000A39FE" w:rsidP="006B43C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מצהיר</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0A39FE">
        <w:rPr>
          <w:rFonts w:ascii="Times New Roman" w:eastAsia="Times New Roman" w:hAnsi="Times New Roman" w:cs="David" w:hint="cs"/>
          <w:sz w:val="24"/>
          <w:szCs w:val="24"/>
          <w:rtl/>
          <w:lang w:eastAsia="he-IL"/>
        </w:rPr>
        <w:t>נבע</w:t>
      </w:r>
      <w:r w:rsidRPr="000A39FE">
        <w:rPr>
          <w:rFonts w:ascii="Times New Roman" w:eastAsia="Times New Roman" w:hAnsi="Times New Roman" w:cs="David"/>
          <w:sz w:val="24"/>
          <w:szCs w:val="24"/>
          <w:rtl/>
          <w:lang w:eastAsia="he-IL"/>
        </w:rPr>
        <w:t xml:space="preserve"> מאי עמידתו בהתחייבויותיו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חוזה זה.</w:t>
      </w:r>
    </w:p>
    <w:p w14:paraId="10148398"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המזמין זכאי לקזז כנגד כל סכום המגיע ליועץ מאת המזמין לפי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7E09107E"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מוסכם במפורש</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צוע כל </w:t>
      </w:r>
      <w:r w:rsidRPr="000A39FE">
        <w:rPr>
          <w:rFonts w:ascii="Times New Roman" w:eastAsia="Times New Roman" w:hAnsi="Times New Roman" w:cs="David" w:hint="cs"/>
          <w:sz w:val="24"/>
          <w:szCs w:val="24"/>
          <w:rtl/>
          <w:lang w:eastAsia="he-IL"/>
        </w:rPr>
        <w:t>אחת</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אחת מהתחייבויות המזמין ע</w:t>
      </w:r>
      <w:r w:rsidRPr="000A39FE">
        <w:rPr>
          <w:rFonts w:ascii="Times New Roman" w:eastAsia="Times New Roman" w:hAnsi="Times New Roman" w:cs="David" w:hint="cs"/>
          <w:sz w:val="24"/>
          <w:szCs w:val="24"/>
          <w:rtl/>
          <w:lang w:eastAsia="he-IL"/>
        </w:rPr>
        <w:t>ל פ</w:t>
      </w:r>
      <w:r w:rsidRPr="000A39FE">
        <w:rPr>
          <w:rFonts w:ascii="Times New Roman" w:eastAsia="Times New Roman" w:hAnsi="Times New Roman" w:cs="David"/>
          <w:sz w:val="24"/>
          <w:szCs w:val="24"/>
          <w:rtl/>
          <w:lang w:eastAsia="he-IL"/>
        </w:rPr>
        <w:t>י</w:t>
      </w:r>
      <w:r w:rsidRPr="000A39FE">
        <w:rPr>
          <w:rFonts w:ascii="Times New Roman" w:eastAsia="Times New Roman" w:hAnsi="Times New Roman" w:cs="David" w:hint="cs"/>
          <w:sz w:val="24"/>
          <w:szCs w:val="24"/>
          <w:rtl/>
          <w:lang w:eastAsia="he-IL"/>
        </w:rPr>
        <w:t xml:space="preserve"> </w:t>
      </w:r>
      <w:r w:rsidRPr="000A39FE">
        <w:rPr>
          <w:rFonts w:ascii="Times New Roman" w:eastAsia="Times New Roman" w:hAnsi="Times New Roman" w:cs="David"/>
          <w:sz w:val="24"/>
          <w:szCs w:val="24"/>
          <w:rtl/>
          <w:lang w:eastAsia="he-IL"/>
        </w:rPr>
        <w:t>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מותנה בכך שהיועץ יקיים תחילה את התחייבויותיו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עד לאותו מועד. המזמין זכאי, מבלי לפגוע </w:t>
      </w:r>
      <w:r w:rsidRPr="000A39FE">
        <w:rPr>
          <w:rFonts w:ascii="Times New Roman" w:eastAsia="Times New Roman" w:hAnsi="Times New Roman" w:cs="David" w:hint="cs"/>
          <w:sz w:val="24"/>
          <w:szCs w:val="24"/>
          <w:rtl/>
          <w:lang w:eastAsia="he-IL"/>
        </w:rPr>
        <w:t>מכלליות ה</w:t>
      </w:r>
      <w:r w:rsidRPr="000A39FE">
        <w:rPr>
          <w:rFonts w:ascii="Times New Roman" w:eastAsia="Times New Roman" w:hAnsi="Times New Roman" w:cs="David"/>
          <w:sz w:val="24"/>
          <w:szCs w:val="24"/>
          <w:rtl/>
          <w:lang w:eastAsia="he-IL"/>
        </w:rPr>
        <w:t>אמור בכל מקום אחר בחוזה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לעכב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התחי</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3CCAAD68"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שום התנהגות מצד</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של מי</w:t>
      </w:r>
      <w:r w:rsidRPr="000A39FE">
        <w:rPr>
          <w:rFonts w:ascii="Times New Roman" w:eastAsia="Times New Roman" w:hAnsi="Times New Roman" w:cs="David"/>
          <w:sz w:val="24"/>
          <w:szCs w:val="24"/>
          <w:rtl/>
          <w:lang w:eastAsia="he-IL"/>
        </w:rPr>
        <w:t xml:space="preserve"> מהצדדים לא תחשב כויתור על איזה מזכויותיו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ו/או</w:t>
      </w:r>
      <w:r w:rsidRPr="000A39FE">
        <w:rPr>
          <w:rFonts w:ascii="Times New Roman" w:eastAsia="Times New Roman" w:hAnsi="Times New Roman" w:cs="David"/>
          <w:sz w:val="24"/>
          <w:szCs w:val="24"/>
          <w:rtl/>
          <w:lang w:eastAsia="he-IL"/>
        </w:rPr>
        <w:t xml:space="preserve"> ע</w:t>
      </w:r>
      <w:r w:rsidRPr="000A39FE">
        <w:rPr>
          <w:rFonts w:ascii="Times New Roman" w:eastAsia="Times New Roman" w:hAnsi="Times New Roman" w:cs="David" w:hint="cs"/>
          <w:sz w:val="24"/>
          <w:szCs w:val="24"/>
          <w:rtl/>
          <w:lang w:eastAsia="he-IL"/>
        </w:rPr>
        <w:t>ל פי כל</w:t>
      </w:r>
      <w:r w:rsidRPr="000A39FE">
        <w:rPr>
          <w:rFonts w:ascii="Times New Roman" w:eastAsia="Times New Roman" w:hAnsi="Times New Roman" w:cs="David"/>
          <w:sz w:val="24"/>
          <w:szCs w:val="24"/>
          <w:rtl/>
          <w:lang w:eastAsia="he-IL"/>
        </w:rPr>
        <w:t xml:space="preserve"> דין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כויתור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כהסכמה מצדו לאיזה הפרה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אי קיום של תנאי מתנאי חוזה</w:t>
      </w:r>
      <w:r w:rsidRPr="000A39FE">
        <w:rPr>
          <w:rFonts w:ascii="Times New Roman" w:eastAsia="Times New Roman" w:hAnsi="Times New Roman" w:cs="David" w:hint="cs"/>
          <w:sz w:val="24"/>
          <w:szCs w:val="24"/>
          <w:rtl/>
          <w:lang w:eastAsia="he-IL"/>
        </w:rPr>
        <w:t xml:space="preserve"> זה ו/</w:t>
      </w:r>
      <w:r w:rsidRPr="000A39FE">
        <w:rPr>
          <w:rFonts w:ascii="Times New Roman" w:eastAsia="Times New Roman" w:hAnsi="Times New Roman" w:cs="David"/>
          <w:sz w:val="24"/>
          <w:szCs w:val="24"/>
          <w:rtl/>
          <w:lang w:eastAsia="he-IL"/>
        </w:rPr>
        <w:t xml:space="preserve"> או כנותנת דחייה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ארכה לב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כל פעולה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ש</w:t>
      </w:r>
      <w:r w:rsidRPr="000A39FE">
        <w:rPr>
          <w:rFonts w:ascii="Times New Roman" w:eastAsia="Times New Roman" w:hAnsi="Times New Roman" w:cs="David"/>
          <w:sz w:val="24"/>
          <w:szCs w:val="24"/>
          <w:rtl/>
          <w:lang w:eastAsia="he-IL"/>
        </w:rPr>
        <w:t>יש לעשותה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כש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נוי</w:t>
      </w:r>
      <w:r w:rsidRPr="000A39FE">
        <w:rPr>
          <w:rFonts w:ascii="Times New Roman" w:eastAsia="Times New Roman" w:hAnsi="Times New Roman" w:cs="David" w:hint="cs"/>
          <w:sz w:val="24"/>
          <w:szCs w:val="24"/>
          <w:rtl/>
          <w:lang w:eastAsia="he-IL"/>
        </w:rPr>
        <w:t xml:space="preserve"> ו/או</w:t>
      </w:r>
      <w:r w:rsidRPr="000A39FE">
        <w:rPr>
          <w:rFonts w:ascii="Times New Roman" w:eastAsia="Times New Roman" w:hAnsi="Times New Roman" w:cs="David"/>
          <w:sz w:val="24"/>
          <w:szCs w:val="24"/>
          <w:rtl/>
          <w:lang w:eastAsia="he-IL"/>
        </w:rPr>
        <w:t xml:space="preserve">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טול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תוספת של תנאי </w:t>
      </w:r>
      <w:r w:rsidRPr="000A39FE">
        <w:rPr>
          <w:rFonts w:ascii="Times New Roman" w:eastAsia="Times New Roman" w:hAnsi="Times New Roman" w:cs="David" w:hint="cs"/>
          <w:sz w:val="24"/>
          <w:szCs w:val="24"/>
          <w:rtl/>
          <w:lang w:eastAsia="he-IL"/>
        </w:rPr>
        <w:t>כלשהו</w:t>
      </w:r>
      <w:r w:rsidRPr="000A39FE">
        <w:rPr>
          <w:rFonts w:ascii="Times New Roman" w:eastAsia="Times New Roman" w:hAnsi="Times New Roman" w:cs="David"/>
          <w:sz w:val="24"/>
          <w:szCs w:val="24"/>
          <w:rtl/>
          <w:lang w:eastAsia="he-IL"/>
        </w:rPr>
        <w:t>, אלא אם נעשו במפורש ובכתב.</w:t>
      </w:r>
    </w:p>
    <w:p w14:paraId="466B3D88" w14:textId="77777777" w:rsidR="000A39FE" w:rsidRPr="000A39FE" w:rsidRDefault="000A39FE" w:rsidP="006B43C4">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מבלי לגרוע מכלליות האמור לעיל -</w:t>
      </w:r>
    </w:p>
    <w:p w14:paraId="1B246094" w14:textId="77777777" w:rsidR="000A39FE" w:rsidRPr="000A39FE" w:rsidRDefault="000A39FE" w:rsidP="006B43C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הסכמה מצד המזמין או המנהל או היועץ לסטות מתנאי החוזה במקרה מסוים לא תהווה </w:t>
      </w:r>
      <w:r w:rsidRPr="000A39FE">
        <w:rPr>
          <w:rFonts w:ascii="Times New Roman" w:eastAsia="Times New Roman" w:hAnsi="Times New Roman" w:cs="David"/>
          <w:sz w:val="24"/>
          <w:szCs w:val="24"/>
          <w:rtl/>
          <w:lang w:eastAsia="he-IL"/>
        </w:rPr>
        <w:lastRenderedPageBreak/>
        <w:t>תקדים ולא ילמדו ממנה גזירה שווה למקרה אחר.</w:t>
      </w:r>
    </w:p>
    <w:p w14:paraId="5D99BCE5" w14:textId="77777777" w:rsidR="000A39FE" w:rsidRPr="000A39FE" w:rsidRDefault="000A39FE" w:rsidP="006B43C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תור כלשהו על זכויות וחובות לפי החוזה.</w:t>
      </w:r>
    </w:p>
    <w:p w14:paraId="6DF080B2"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במידה והיועץ כולל מספר גופים או יחידים</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3E860EE5"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A39FE">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0A39FE">
        <w:rPr>
          <w:rFonts w:ascii="Times New Roman" w:eastAsia="Times New Roman" w:hAnsi="Times New Roman" w:cs="David" w:hint="cs"/>
          <w:b/>
          <w:bCs/>
          <w:sz w:val="24"/>
          <w:szCs w:val="24"/>
          <w:rtl/>
          <w:lang w:eastAsia="he-IL"/>
        </w:rPr>
        <w:t>א</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בגין כל חיוב מחיובי המזמין </w:t>
      </w:r>
      <w:r w:rsidRPr="000A39FE">
        <w:rPr>
          <w:rFonts w:ascii="Times New Roman" w:eastAsia="Times New Roman" w:hAnsi="Times New Roman" w:cs="David" w:hint="cs"/>
          <w:sz w:val="24"/>
          <w:szCs w:val="24"/>
          <w:rtl/>
          <w:lang w:eastAsia="he-IL"/>
        </w:rPr>
        <w:t>על פי</w:t>
      </w:r>
      <w:r w:rsidRPr="000A39FE">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0A39FE">
        <w:rPr>
          <w:rFonts w:ascii="Times New Roman" w:eastAsia="Times New Roman" w:hAnsi="Times New Roman" w:cs="David" w:hint="cs"/>
          <w:sz w:val="24"/>
          <w:szCs w:val="24"/>
          <w:rtl/>
          <w:lang w:eastAsia="he-IL"/>
        </w:rPr>
        <w:t>על פ</w:t>
      </w:r>
      <w:r w:rsidRPr="000A39FE">
        <w:rPr>
          <w:rFonts w:ascii="Times New Roman" w:eastAsia="Times New Roman" w:hAnsi="Times New Roman" w:cs="David"/>
          <w:sz w:val="24"/>
          <w:szCs w:val="24"/>
          <w:rtl/>
          <w:lang w:eastAsia="he-IL"/>
        </w:rPr>
        <w:t>י חוזה זה. וזאת מבלי לגרוע מהאמור להלן בסיפא לס"ק זה.</w:t>
      </w:r>
    </w:p>
    <w:p w14:paraId="37F64620" w14:textId="77777777" w:rsidR="000A39FE" w:rsidRPr="000A39FE" w:rsidRDefault="000A39FE" w:rsidP="006B43C4">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0A39FE">
        <w:rPr>
          <w:rFonts w:ascii="Times New Roman" w:eastAsia="Times New Roman" w:hAnsi="Times New Roman" w:cs="David"/>
          <w:sz w:val="24"/>
          <w:szCs w:val="24"/>
          <w:rtl/>
          <w:lang w:eastAsia="he-IL"/>
        </w:rPr>
        <w:t>היועץ מתחייב בזה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כל דרישה</w:t>
      </w:r>
      <w:r w:rsidRPr="000A39FE">
        <w:rPr>
          <w:rFonts w:ascii="Times New Roman" w:eastAsia="Times New Roman" w:hAnsi="Times New Roman" w:cs="David" w:hint="cs"/>
          <w:sz w:val="24"/>
          <w:szCs w:val="24"/>
          <w:rtl/>
          <w:lang w:eastAsia="he-IL"/>
        </w:rPr>
        <w:t xml:space="preserve"> ו/או תלונה</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 xml:space="preserve">ו/או </w:t>
      </w:r>
      <w:r w:rsidRPr="000A39FE">
        <w:rPr>
          <w:rFonts w:ascii="Times New Roman" w:eastAsia="Times New Roman" w:hAnsi="Times New Roman" w:cs="David"/>
          <w:sz w:val="24"/>
          <w:szCs w:val="24"/>
          <w:rtl/>
          <w:lang w:eastAsia="he-IL"/>
        </w:rPr>
        <w:t>טענה ו/או תביעה, ככל שתהיינה לו כנגד המזמין בגין חיובי המזמין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0A39FE">
        <w:rPr>
          <w:rFonts w:ascii="Times New Roman" w:eastAsia="Times New Roman" w:hAnsi="Times New Roman" w:cs="David" w:hint="cs"/>
          <w:b/>
          <w:bCs/>
          <w:sz w:val="24"/>
          <w:szCs w:val="24"/>
          <w:rtl/>
          <w:lang w:eastAsia="he-IL"/>
        </w:rPr>
        <w:t>א</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אותו דין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יחול לגבי תביעה של מי מיחידי המזמין כנגד היועץ</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קרי</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תביעה כאמור</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0A39FE">
        <w:rPr>
          <w:rFonts w:ascii="Times New Roman" w:eastAsia="Times New Roman" w:hAnsi="Times New Roman" w:cs="David" w:hint="cs"/>
          <w:b/>
          <w:bCs/>
          <w:sz w:val="24"/>
          <w:szCs w:val="24"/>
          <w:rtl/>
          <w:lang w:eastAsia="he-IL"/>
        </w:rPr>
        <w:t>א</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w:t>
      </w:r>
    </w:p>
    <w:p w14:paraId="7DED18C8"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סמכות השיפוט בכל נושא הקשור לחוזה זה ו/או ביצועו תהא מוקנית לבתי המשפט </w:t>
      </w:r>
      <w:r w:rsidRPr="000A39FE">
        <w:rPr>
          <w:rFonts w:ascii="Times New Roman" w:eastAsia="Times New Roman" w:hAnsi="Times New Roman" w:cs="David"/>
          <w:sz w:val="24"/>
          <w:szCs w:val="24"/>
          <w:rtl/>
          <w:lang w:eastAsia="he-IL"/>
        </w:rPr>
        <w:lastRenderedPageBreak/>
        <w:t>המוסמכים בתל-אביב-יפו.</w:t>
      </w:r>
    </w:p>
    <w:p w14:paraId="0BDCA4B9" w14:textId="77777777" w:rsidR="000A39FE" w:rsidRPr="000A39FE" w:rsidRDefault="000A39FE" w:rsidP="006B43C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למען הסר ספק</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מוסכם ומוצהר</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2AA80E9F"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0C45B332"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חוזה זה על נספחיו</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68F838F0" w14:textId="77777777" w:rsidR="000A39FE" w:rsidRDefault="000A39FE" w:rsidP="006B43C4">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0A39FE">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0A39FE">
        <w:rPr>
          <w:rFonts w:ascii="Times New Roman" w:eastAsia="Times New Roman" w:hAnsi="Times New Roman" w:cs="David" w:hint="cs"/>
          <w:sz w:val="24"/>
          <w:szCs w:val="24"/>
          <w:rtl/>
          <w:lang w:eastAsia="he-IL"/>
        </w:rPr>
        <w:t>רשום</w:t>
      </w:r>
      <w:r w:rsidRPr="000A39FE">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תחשב היא כמתקבלת ביום משלוח או מסירתה כאמור.</w:t>
      </w:r>
    </w:p>
    <w:p w14:paraId="15AD3CBC" w14:textId="77777777" w:rsidR="002B07C8" w:rsidRDefault="002B07C8" w:rsidP="002B07C8">
      <w:pPr>
        <w:widowControl w:val="0"/>
        <w:spacing w:before="0" w:beforeAutospacing="0" w:after="720" w:afterAutospacing="0" w:line="240" w:lineRule="auto"/>
        <w:jc w:val="both"/>
        <w:rPr>
          <w:rFonts w:ascii="Times New Roman" w:eastAsia="Times New Roman" w:hAnsi="Times New Roman" w:cs="David"/>
          <w:sz w:val="24"/>
          <w:szCs w:val="24"/>
          <w:rtl/>
          <w:lang w:eastAsia="he-IL"/>
        </w:rPr>
      </w:pPr>
    </w:p>
    <w:p w14:paraId="31FFC134" w14:textId="77777777" w:rsidR="002B07C8" w:rsidRPr="000A39FE" w:rsidRDefault="002B07C8" w:rsidP="002B07C8">
      <w:pPr>
        <w:widowControl w:val="0"/>
        <w:spacing w:before="0" w:beforeAutospacing="0" w:after="720" w:afterAutospacing="0" w:line="240" w:lineRule="auto"/>
        <w:jc w:val="both"/>
        <w:rPr>
          <w:rFonts w:ascii="Times New Roman" w:eastAsia="Times New Roman" w:hAnsi="Times New Roman" w:cs="David"/>
          <w:sz w:val="24"/>
          <w:szCs w:val="24"/>
          <w:rtl/>
          <w:lang w:eastAsia="he-IL"/>
        </w:rPr>
      </w:pPr>
    </w:p>
    <w:p w14:paraId="3BA3B79D"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0A39FE">
        <w:rPr>
          <w:rFonts w:ascii="Times New Roman" w:eastAsia="Times New Roman" w:hAnsi="Times New Roman" w:cs="David"/>
          <w:bCs/>
          <w:sz w:val="24"/>
          <w:szCs w:val="24"/>
          <w:rtl/>
          <w:lang w:eastAsia="he-IL"/>
        </w:rPr>
        <w:lastRenderedPageBreak/>
        <w:t>ולראיה באו הצדדים על החתום:</w:t>
      </w:r>
    </w:p>
    <w:p w14:paraId="12C7E611" w14:textId="77777777" w:rsidR="000A39FE" w:rsidRPr="000A39FE" w:rsidRDefault="000A39FE" w:rsidP="006B43C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19D1E076" w14:textId="77777777" w:rsidR="000A39FE" w:rsidRPr="000A39FE" w:rsidRDefault="000A39FE" w:rsidP="006B43C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239CD0E2" w14:textId="77777777" w:rsidR="000A39FE" w:rsidRPr="000A39FE" w:rsidRDefault="000A39FE" w:rsidP="006B43C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5206228D" w14:textId="26FB4A36" w:rsidR="000A39FE" w:rsidRPr="000A39FE" w:rsidRDefault="000A39FE" w:rsidP="0008439A">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r>
      <w:sdt>
        <w:sdtPr>
          <w:rPr>
            <w:rFonts w:ascii="Times New Roman" w:eastAsia="Times New Roman" w:hAnsi="Times New Roman" w:cs="David"/>
            <w:sz w:val="24"/>
            <w:szCs w:val="24"/>
            <w:rtl/>
            <w:lang w:eastAsia="he-IL"/>
          </w:rPr>
          <w:alias w:val="שם ספק"/>
          <w:tag w:val="cntSupllierName"/>
          <w:id w:val="1721863387"/>
          <w:placeholder>
            <w:docPart w:val="B4CEB8B2176A41D89E5B168C2426700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08439A" w:rsidRPr="0008439A">
            <w:rPr>
              <w:rStyle w:val="a7"/>
              <w:color w:val="00B0F0"/>
              <w:u w:val="single"/>
              <w:rtl/>
            </w:rPr>
            <w:t>[שם ספק]</w:t>
          </w:r>
        </w:sdtContent>
      </w:sdt>
      <w:r w:rsidRPr="000A39FE">
        <w:rPr>
          <w:rFonts w:ascii="Times New Roman" w:eastAsia="Times New Roman" w:hAnsi="Times New Roman" w:cs="David"/>
          <w:sz w:val="24"/>
          <w:szCs w:val="24"/>
          <w:rtl/>
          <w:lang w:eastAsia="he-IL"/>
        </w:rPr>
        <w:tab/>
      </w:r>
      <w:sdt>
        <w:sdtPr>
          <w:rPr>
            <w:rFonts w:ascii="Times New Roman" w:eastAsia="Times New Roman" w:hAnsi="Times New Roman" w:cs="David"/>
            <w:sz w:val="24"/>
            <w:szCs w:val="24"/>
            <w:rtl/>
            <w:lang w:eastAsia="he-IL"/>
          </w:rPr>
          <w:alias w:val="שם צד א"/>
          <w:tag w:val="cmtTzadAName"/>
          <w:id w:val="-1180425654"/>
          <w:placeholder>
            <w:docPart w:val="7753B7C3B4634F3A9648D66E53626D5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4" w:author="רינת הראל" w:date="2019-11-13T13:14:00Z">
            <w:r w:rsidR="00A01115" w:rsidRPr="009C4355">
              <w:rPr>
                <w:rStyle w:val="a7"/>
                <w:rtl/>
              </w:rPr>
              <w:t>[שם צד א]</w:t>
            </w:r>
          </w:ins>
        </w:sdtContent>
      </w:sdt>
    </w:p>
    <w:p w14:paraId="50685AC1" w14:textId="77777777" w:rsidR="000A39FE" w:rsidRPr="000A39FE" w:rsidRDefault="000A39FE" w:rsidP="006B43C4">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היועץ</w:t>
      </w:r>
      <w:r w:rsidRPr="000A39FE">
        <w:rPr>
          <w:rFonts w:ascii="Times New Roman" w:eastAsia="Times New Roman" w:hAnsi="Times New Roman" w:cs="David"/>
          <w:sz w:val="24"/>
          <w:szCs w:val="24"/>
          <w:lang w:eastAsia="he-IL"/>
        </w:rPr>
        <w:t xml:space="preserve"> </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lang w:eastAsia="he-IL"/>
        </w:rPr>
        <w:t xml:space="preserve"> </w:t>
      </w:r>
      <w:r w:rsidRPr="000A39FE">
        <w:rPr>
          <w:rFonts w:ascii="Times New Roman" w:eastAsia="Times New Roman" w:hAnsi="Times New Roman" w:cs="David"/>
          <w:sz w:val="24"/>
          <w:szCs w:val="24"/>
          <w:rtl/>
          <w:lang w:eastAsia="he-IL"/>
        </w:rPr>
        <w:t>המזמין</w:t>
      </w:r>
      <w:r w:rsidRPr="000A39FE">
        <w:rPr>
          <w:rFonts w:ascii="Times New Roman" w:eastAsia="Times New Roman" w:hAnsi="Times New Roman" w:cs="David"/>
          <w:sz w:val="24"/>
          <w:szCs w:val="24"/>
          <w:lang w:eastAsia="he-IL"/>
        </w:rPr>
        <w:t xml:space="preserve"> </w:t>
      </w:r>
    </w:p>
    <w:p w14:paraId="4E6E8EA8"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2639621"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אני הח"מ, ______________ עו"ד/ רו"ח מרח' __________ מאשר כי ה"ה __________ הם שחתמו בשם היועץ על החוזה דלעיל וכי חתימתם המשותפת בצירוף חותמת החברה מחייבת את היועץ לעני</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ן זה. </w:t>
      </w:r>
    </w:p>
    <w:p w14:paraId="41833453"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17B20CE" w14:textId="77777777" w:rsidR="002B07C8"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תאריך :  _______________</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r>
    </w:p>
    <w:p w14:paraId="4BA668B6"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חתימה וחותמת עו"ד/ רו"ח : ________________</w:t>
      </w:r>
    </w:p>
    <w:p w14:paraId="4A0BDAD8"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3D76A4F"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3A162A5F"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7F6457E6" w14:textId="77777777" w:rsidR="000A39FE" w:rsidRPr="000A39FE" w:rsidRDefault="000A39FE" w:rsidP="006B43C4">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p>
    <w:p w14:paraId="478D0725" w14:textId="77777777" w:rsidR="000A39FE" w:rsidRPr="000A39FE" w:rsidRDefault="000A39FE" w:rsidP="006B43C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857E233" w14:textId="77777777" w:rsidR="000A39FE" w:rsidRPr="000A39FE" w:rsidRDefault="000A39FE" w:rsidP="006B43C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E8D6425" w14:textId="77777777" w:rsidR="000A39FE" w:rsidRPr="000A39FE" w:rsidRDefault="000A39FE" w:rsidP="006B43C4">
      <w:pPr>
        <w:widowControl w:val="0"/>
        <w:bidi w:val="0"/>
        <w:spacing w:before="240" w:beforeAutospacing="0" w:after="60" w:afterAutospacing="0" w:line="240" w:lineRule="auto"/>
        <w:jc w:val="center"/>
        <w:outlineLvl w:val="3"/>
        <w:rPr>
          <w:rFonts w:ascii="Calibri" w:eastAsia="Times New Roman" w:hAnsi="Calibri" w:cs="David"/>
          <w:b/>
          <w:bCs/>
          <w:sz w:val="24"/>
          <w:szCs w:val="24"/>
          <w:u w:val="single"/>
          <w:rtl/>
          <w:lang w:eastAsia="he-IL"/>
        </w:rPr>
      </w:pPr>
    </w:p>
    <w:p w14:paraId="014799F7" w14:textId="77777777" w:rsidR="000A39FE" w:rsidRPr="000A39FE" w:rsidRDefault="000A39FE" w:rsidP="006B43C4">
      <w:pPr>
        <w:bidi w:val="0"/>
        <w:spacing w:before="0" w:beforeAutospacing="0" w:after="160" w:afterAutospacing="0" w:line="259" w:lineRule="auto"/>
        <w:rPr>
          <w:rFonts w:ascii="Times New Roman" w:eastAsia="Times New Roman" w:hAnsi="Times New Roman" w:cs="David"/>
          <w:sz w:val="24"/>
          <w:szCs w:val="24"/>
          <w:lang w:eastAsia="he-IL"/>
        </w:rPr>
      </w:pPr>
      <w:r w:rsidRPr="000A39FE">
        <w:rPr>
          <w:rFonts w:ascii="Times New Roman" w:eastAsia="Times New Roman" w:hAnsi="Times New Roman" w:cs="David"/>
          <w:sz w:val="24"/>
          <w:szCs w:val="24"/>
          <w:rtl/>
          <w:lang w:eastAsia="he-IL"/>
        </w:rPr>
        <w:br w:type="page"/>
      </w:r>
    </w:p>
    <w:p w14:paraId="32EA46E3" w14:textId="77777777" w:rsidR="00F16787" w:rsidRDefault="00F16787" w:rsidP="006B43C4">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hint="cs"/>
          <w:b/>
          <w:bCs/>
          <w:sz w:val="24"/>
          <w:szCs w:val="24"/>
          <w:u w:val="single"/>
          <w:rtl/>
          <w:lang w:eastAsia="he-IL"/>
        </w:rPr>
        <w:lastRenderedPageBreak/>
        <w:t xml:space="preserve">נספח "א" </w:t>
      </w:r>
    </w:p>
    <w:p w14:paraId="60AE481B" w14:textId="77777777" w:rsidR="000A39FE" w:rsidRPr="000A39FE" w:rsidRDefault="00F16787" w:rsidP="00F1678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Pr>
          <w:rFonts w:ascii="Times New Roman" w:eastAsia="Times New Roman" w:hAnsi="Times New Roman" w:cs="David" w:hint="cs"/>
          <w:b/>
          <w:bCs/>
          <w:sz w:val="24"/>
          <w:szCs w:val="24"/>
          <w:u w:val="single"/>
          <w:rtl/>
          <w:lang w:eastAsia="he-IL"/>
        </w:rPr>
        <w:t>נס</w:t>
      </w:r>
      <w:r w:rsidR="000A39FE" w:rsidRPr="000A39FE">
        <w:rPr>
          <w:rFonts w:ascii="Times New Roman" w:eastAsia="Times New Roman" w:hAnsi="Times New Roman" w:cs="David" w:hint="cs"/>
          <w:b/>
          <w:bCs/>
          <w:sz w:val="24"/>
          <w:szCs w:val="24"/>
          <w:u w:val="single"/>
          <w:rtl/>
          <w:lang w:eastAsia="he-IL"/>
        </w:rPr>
        <w:t>פח כללי</w:t>
      </w:r>
    </w:p>
    <w:p w14:paraId="191130C1" w14:textId="77777777" w:rsidR="000A39FE" w:rsidRPr="000A39FE" w:rsidRDefault="008A79CB"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1.1</w:t>
      </w:r>
      <w:r w:rsidR="000A39FE" w:rsidRPr="000A39FE">
        <w:rPr>
          <w:rFonts w:ascii="Times New Roman" w:eastAsia="Times New Roman" w:hAnsi="Times New Roman" w:cs="David"/>
          <w:sz w:val="24"/>
          <w:szCs w:val="24"/>
          <w:rtl/>
          <w:lang w:eastAsia="he-IL"/>
        </w:rPr>
        <w:tab/>
        <w:t>הגדרות</w:t>
      </w:r>
      <w:r w:rsidR="000F37D8">
        <w:rPr>
          <w:rFonts w:ascii="Times New Roman" w:eastAsia="Times New Roman" w:hAnsi="Times New Roman" w:cs="David" w:hint="cs"/>
          <w:sz w:val="24"/>
          <w:szCs w:val="24"/>
          <w:rtl/>
          <w:lang w:eastAsia="he-IL"/>
        </w:rPr>
        <w:t xml:space="preserve"> </w:t>
      </w:r>
      <w:r w:rsidR="000A39FE" w:rsidRPr="000A39FE">
        <w:rPr>
          <w:rFonts w:ascii="Times New Roman" w:eastAsia="Times New Roman" w:hAnsi="Times New Roman" w:cs="David"/>
          <w:sz w:val="24"/>
          <w:szCs w:val="24"/>
          <w:rtl/>
          <w:lang w:eastAsia="he-IL"/>
        </w:rPr>
        <w:t>-</w:t>
      </w:r>
    </w:p>
    <w:p w14:paraId="43881E5A"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8012C0D" w14:textId="5CA8A45C" w:rsidR="000A39FE" w:rsidRPr="000A39FE" w:rsidRDefault="000A39FE" w:rsidP="006B43C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b/>
          <w:bCs/>
          <w:sz w:val="24"/>
          <w:szCs w:val="24"/>
          <w:rtl/>
          <w:lang w:eastAsia="he-IL"/>
        </w:rPr>
        <w:t>הפרויקט</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lang w:eastAsia="he-IL"/>
        </w:rPr>
        <w:t xml:space="preserve"> </w:t>
      </w:r>
      <w:r w:rsidRPr="000A39FE">
        <w:rPr>
          <w:rFonts w:ascii="Times New Roman" w:eastAsia="Times New Roman" w:hAnsi="Times New Roman" w:cs="David"/>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color w:val="008000"/>
            <w:sz w:val="24"/>
            <w:szCs w:val="24"/>
            <w:rtl/>
            <w:lang w:eastAsia="he-IL"/>
          </w:rPr>
          <w:alias w:val="רשות מקומית"/>
          <w:tag w:val="cntLocalAuth"/>
          <w:id w:val="-764232885"/>
          <w:placeholder>
            <w:docPart w:val="682E837FD8344F9EAF3466539C2A59F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5" w:author="רינת הראל" w:date="2019-11-13T12:07:00Z">
            <w:r w:rsidR="00734426">
              <w:rPr>
                <w:rFonts w:ascii="Times New Roman" w:eastAsia="Times New Roman" w:hAnsi="Times New Roman" w:cs="David"/>
                <w:color w:val="008000"/>
                <w:sz w:val="24"/>
                <w:szCs w:val="24"/>
                <w:rtl/>
                <w:lang w:eastAsia="he-IL"/>
              </w:rPr>
              <w:t>תל אביב-יפו</w:t>
            </w:r>
          </w:ins>
        </w:sdtContent>
      </w:sdt>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ם אתר"/>
          <w:tag w:val="cntSite"/>
          <w:id w:val="-643272472"/>
          <w:placeholder>
            <w:docPart w:val="ABC16EB04AA54F38B423A0C724A7D55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6" w:author="רינת הראל" w:date="2019-11-13T13:14:00Z">
            <w:r w:rsidR="00A01115" w:rsidRPr="00A072AF">
              <w:rPr>
                <w:rStyle w:val="a7"/>
                <w:rtl/>
              </w:rPr>
              <w:t>[שם אתר]</w:t>
            </w:r>
          </w:ins>
        </w:sdtContent>
      </w:sdt>
      <w:r w:rsidRPr="000A39FE">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color w:val="008000"/>
            <w:sz w:val="24"/>
            <w:szCs w:val="24"/>
            <w:rtl/>
          </w:rPr>
          <w:alias w:val="שם הפרויקט"/>
          <w:tag w:val="cntProjectName"/>
          <w:id w:val="-809164745"/>
          <w:placeholder>
            <w:docPart w:val="0B0B6D45DB75453791B90DA935B7039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rPr>
            <w:rFonts w:hint="cs"/>
          </w:rPr>
        </w:sdtEndPr>
        <w:sdtContent>
          <w:ins w:id="7" w:author="רינת הראל" w:date="2019-11-13T13:14:00Z">
            <w:r w:rsidR="00A01115">
              <w:rPr>
                <w:rFonts w:ascii="Times New Roman" w:eastAsia="Times New Roman" w:hAnsi="Times New Roman" w:cs="David"/>
                <w:color w:val="008000"/>
                <w:sz w:val="24"/>
                <w:szCs w:val="24"/>
                <w:rtl/>
              </w:rPr>
              <w:t>סמל דרום</w:t>
            </w:r>
          </w:ins>
        </w:sdtContent>
      </w:sdt>
      <w:r w:rsidRPr="000A39FE">
        <w:rPr>
          <w:rFonts w:ascii="Times New Roman" w:eastAsia="Times New Roman" w:hAnsi="Times New Roman" w:cs="David" w:hint="cs"/>
          <w:sz w:val="24"/>
          <w:szCs w:val="24"/>
          <w:rtl/>
          <w:lang w:eastAsia="he-IL"/>
        </w:rPr>
        <w:t xml:space="preserve"> </w:t>
      </w:r>
      <w:r w:rsidRPr="000A39FE">
        <w:rPr>
          <w:rFonts w:ascii="Times New Roman" w:eastAsia="Times New Roman" w:hAnsi="Times New Roman" w:cs="David"/>
          <w:sz w:val="24"/>
          <w:szCs w:val="24"/>
          <w:rtl/>
          <w:lang w:eastAsia="he-IL"/>
        </w:rPr>
        <w:t>לרבות עבודות פיתוח על, אשר יתוכנן ו/או יבוצע עבור המזמין באתר בקטעים ובשלבים לפי שיקול דעתו.</w:t>
      </w:r>
    </w:p>
    <w:p w14:paraId="4003C1E5"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B32397E" w14:textId="77777777" w:rsidR="000A39FE" w:rsidRPr="000A39FE" w:rsidRDefault="000A39FE" w:rsidP="006B43C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b/>
          <w:bCs/>
          <w:sz w:val="24"/>
          <w:szCs w:val="24"/>
          <w:rtl/>
          <w:lang w:eastAsia="he-IL"/>
        </w:rPr>
        <w:t>התכנית</w:t>
      </w:r>
      <w:r w:rsidRPr="000A39FE">
        <w:rPr>
          <w:rFonts w:ascii="Times New Roman" w:eastAsia="Times New Roman" w:hAnsi="Times New Roman" w:cs="David"/>
          <w:sz w:val="24"/>
          <w:szCs w:val="24"/>
          <w:rtl/>
          <w:lang w:eastAsia="he-IL"/>
        </w:rPr>
        <w:t xml:space="preserve">" או </w:t>
      </w:r>
      <w:r w:rsidRPr="000A39FE">
        <w:rPr>
          <w:rFonts w:ascii="Times New Roman" w:eastAsia="Times New Roman" w:hAnsi="Times New Roman" w:cs="David"/>
          <w:b/>
          <w:bCs/>
          <w:sz w:val="24"/>
          <w:szCs w:val="24"/>
          <w:rtl/>
          <w:lang w:eastAsia="he-IL"/>
        </w:rPr>
        <w:t xml:space="preserve">"המקרקעין" </w:t>
      </w:r>
      <w:r w:rsidRPr="000A39FE">
        <w:rPr>
          <w:rFonts w:ascii="Times New Roman" w:eastAsia="Times New Roman" w:hAnsi="Times New Roman" w:cs="David"/>
          <w:sz w:val="24"/>
          <w:szCs w:val="24"/>
          <w:lang w:eastAsia="he-IL"/>
        </w:rPr>
        <w:t>–</w:t>
      </w:r>
      <w:r w:rsidRPr="000A39FE">
        <w:rPr>
          <w:rFonts w:ascii="Times New Roman" w:eastAsia="Times New Roman" w:hAnsi="Times New Roman" w:cs="David"/>
          <w:sz w:val="24"/>
          <w:szCs w:val="24"/>
          <w:rtl/>
          <w:lang w:eastAsia="he-IL"/>
        </w:rPr>
        <w:t xml:space="preserve"> תכנית בנין עיר מס'</w:t>
      </w:r>
      <w:r w:rsidRPr="000A39FE">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2"/>
          <w:tag w:val="cntCustomField2"/>
          <w:id w:val="-1085299655"/>
          <w:placeholder>
            <w:docPart w:val="B3C3FB6159FD48C8BD136281C8862F4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8A79CB">
            <w:rPr>
              <w:rStyle w:val="AutoFieldsChar"/>
              <w:color w:val="00B0F0"/>
              <w:rtl/>
            </w:rPr>
            <w:t>[שדה נוסף 2]</w:t>
          </w:r>
        </w:sdtContent>
      </w:sdt>
      <w:r w:rsidRPr="000A39FE">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w:t>
      </w:r>
      <w:r w:rsidRPr="000A39FE">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1"/>
          <w:tag w:val="cntCustomField1"/>
          <w:id w:val="-178581481"/>
          <w:placeholder>
            <w:docPart w:val="C420CE97EE934957AB5C1245ACE56CD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8A79CB">
            <w:rPr>
              <w:rStyle w:val="AutoFieldsChar"/>
              <w:color w:val="00B0F0"/>
              <w:rtl/>
            </w:rPr>
            <w:t>[שדה נוסף 1]</w:t>
          </w:r>
        </w:sdtContent>
      </w:sdt>
    </w:p>
    <w:p w14:paraId="00D485AC" w14:textId="77777777" w:rsidR="000A39FE" w:rsidRPr="000A39FE" w:rsidRDefault="000A39FE" w:rsidP="006B43C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המזמין שומר לעצמו הזכות לערוך שינויים בתב"ע ממתכונתה היום והשירותים המוזמנים מן היועץ הינם בהתאם לתוכנית התקפה בעת הזמנת כל שלב. היועץ מתחייב להתעדכן בתב"ע ובתוכניות הבינוי על תיקוניהם ולספק את השירותים כנדרש לשם בניית הפרויקט עפ"י התב"ע ותכניות הבינוי במתכונת שתאושר ובהתאם להוראות המזמין.</w:t>
      </w:r>
    </w:p>
    <w:p w14:paraId="7418C45D" w14:textId="77777777" w:rsidR="000A39FE" w:rsidRPr="000A39FE" w:rsidRDefault="000A39FE" w:rsidP="006B43C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5321C6B" w14:textId="2556A69E" w:rsidR="000A39FE" w:rsidRPr="000A39FE" w:rsidRDefault="000A39FE" w:rsidP="006B43C4">
      <w:pPr>
        <w:spacing w:before="0" w:beforeAutospacing="0" w:after="0" w:afterAutospacing="0" w:line="240" w:lineRule="auto"/>
        <w:ind w:left="720"/>
        <w:rPr>
          <w:rFonts w:ascii="Times New Roman" w:eastAsia="Times New Roman" w:hAnsi="Times New Roman" w:cs="David"/>
          <w:color w:val="008000"/>
          <w:sz w:val="24"/>
          <w:szCs w:val="24"/>
          <w:rtl/>
        </w:rPr>
      </w:pPr>
      <w:r w:rsidRPr="000A39FE">
        <w:rPr>
          <w:rFonts w:ascii="Times New Roman" w:eastAsia="Times New Roman" w:hAnsi="Times New Roman" w:cs="David"/>
          <w:sz w:val="24"/>
          <w:szCs w:val="24"/>
          <w:rtl/>
          <w:lang w:eastAsia="he-IL"/>
        </w:rPr>
        <w:t xml:space="preserve">"הרשות המקומית" - </w:t>
      </w:r>
      <w:sdt>
        <w:sdtPr>
          <w:rPr>
            <w:rFonts w:ascii="Times New Roman" w:eastAsia="Times New Roman" w:hAnsi="Times New Roman" w:cs="David"/>
            <w:color w:val="008000"/>
            <w:sz w:val="24"/>
            <w:szCs w:val="24"/>
            <w:rtl/>
          </w:rPr>
          <w:alias w:val="רשות מקומית"/>
          <w:tag w:val="cntLocalAuth"/>
          <w:id w:val="-543983478"/>
          <w:placeholder>
            <w:docPart w:val="D4BA4A83A9C84D4BBA95636010609F8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rPr>
            <w:rFonts w:hint="cs"/>
          </w:rPr>
        </w:sdtEndPr>
        <w:sdtContent>
          <w:ins w:id="8" w:author="רינת הראל" w:date="2019-11-13T12:07:00Z">
            <w:r w:rsidR="00734426">
              <w:rPr>
                <w:rFonts w:ascii="Times New Roman" w:eastAsia="Times New Roman" w:hAnsi="Times New Roman" w:cs="David"/>
                <w:color w:val="008000"/>
                <w:sz w:val="24"/>
                <w:szCs w:val="24"/>
                <w:rtl/>
              </w:rPr>
              <w:t>תל אביב-יפו</w:t>
            </w:r>
          </w:ins>
        </w:sdtContent>
      </w:sdt>
      <w:r w:rsidRPr="000A39FE">
        <w:rPr>
          <w:rFonts w:ascii="Times New Roman" w:eastAsia="Times New Roman" w:hAnsi="Times New Roman" w:cs="David" w:hint="cs"/>
          <w:color w:val="008000"/>
          <w:sz w:val="24"/>
          <w:szCs w:val="24"/>
          <w:rtl/>
        </w:rPr>
        <w:t>.</w:t>
      </w:r>
    </w:p>
    <w:p w14:paraId="1E792B2F" w14:textId="77777777" w:rsidR="000A39FE" w:rsidRPr="000A39FE" w:rsidRDefault="000A39FE" w:rsidP="006B43C4">
      <w:pPr>
        <w:spacing w:before="0" w:beforeAutospacing="0" w:after="0" w:afterAutospacing="0" w:line="240" w:lineRule="auto"/>
        <w:ind w:left="720"/>
        <w:rPr>
          <w:rFonts w:ascii="Times New Roman" w:eastAsia="Times New Roman" w:hAnsi="Times New Roman" w:cs="David"/>
          <w:color w:val="FF0000"/>
          <w:sz w:val="24"/>
          <w:szCs w:val="24"/>
          <w:rtl/>
        </w:rPr>
      </w:pPr>
    </w:p>
    <w:p w14:paraId="297A7CB9" w14:textId="77777777" w:rsidR="000A39FE" w:rsidRPr="000A39FE" w:rsidRDefault="000A39FE" w:rsidP="006B43C4">
      <w:pPr>
        <w:spacing w:before="0" w:beforeAutospacing="0" w:after="0" w:afterAutospacing="0" w:line="240" w:lineRule="auto"/>
        <w:ind w:left="720"/>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rPr>
        <w:t xml:space="preserve">"חוזה הפיתוח" </w:t>
      </w:r>
      <w:r w:rsidRPr="000A39FE">
        <w:rPr>
          <w:rFonts w:ascii="Times New Roman" w:eastAsia="Times New Roman" w:hAnsi="Times New Roman" w:cs="David"/>
          <w:sz w:val="24"/>
          <w:szCs w:val="24"/>
        </w:rPr>
        <w:t>–</w:t>
      </w:r>
      <w:r w:rsidRPr="000A39FE">
        <w:rPr>
          <w:rFonts w:ascii="Times New Roman" w:eastAsia="Times New Roman" w:hAnsi="Times New Roman" w:cs="David"/>
          <w:sz w:val="24"/>
          <w:szCs w:val="24"/>
          <w:rtl/>
        </w:rPr>
        <w:t xml:space="preserve"> חוזה הפיתוח אשר נחתם בין המזמין לבין הרשות המקומית.</w:t>
      </w:r>
    </w:p>
    <w:p w14:paraId="5B0F8618"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D982C18" w14:textId="77777777" w:rsidR="000A39FE" w:rsidRPr="000A39FE" w:rsidRDefault="008A79CB" w:rsidP="006B43C4">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lastRenderedPageBreak/>
        <w:t>2.8</w:t>
      </w:r>
      <w:r w:rsidR="000A39FE" w:rsidRPr="000A39FE">
        <w:rPr>
          <w:rFonts w:ascii="Times New Roman" w:eastAsia="Times New Roman" w:hAnsi="Times New Roman" w:cs="David"/>
          <w:sz w:val="24"/>
          <w:szCs w:val="24"/>
          <w:rtl/>
          <w:lang w:eastAsia="he-IL"/>
        </w:rPr>
        <w:tab/>
        <w:t>המנהל הוא:</w:t>
      </w:r>
      <w:r w:rsidR="000A39FE" w:rsidRPr="000A39FE">
        <w:rPr>
          <w:rFonts w:ascii="Times New Roman" w:eastAsia="Times New Roman" w:hAnsi="Times New Roman" w:cs="David" w:hint="cs"/>
          <w:sz w:val="24"/>
          <w:szCs w:val="24"/>
          <w:rtl/>
          <w:lang w:eastAsia="he-IL"/>
        </w:rPr>
        <w:t xml:space="preserve"> </w:t>
      </w:r>
      <w:r w:rsidR="000A39FE" w:rsidRPr="000A39FE">
        <w:rPr>
          <w:rFonts w:ascii="Times New Roman" w:eastAsia="Times New Roman" w:hAnsi="Times New Roman" w:cs="David" w:hint="cs"/>
          <w:sz w:val="24"/>
          <w:szCs w:val="24"/>
          <w:lang w:eastAsia="he-IL"/>
        </w:rPr>
        <w:t xml:space="preserve"> </w:t>
      </w:r>
      <w:sdt>
        <w:sdtPr>
          <w:rPr>
            <w:rFonts w:ascii="Times New Roman" w:eastAsia="Times New Roman" w:hAnsi="Times New Roman" w:cs="David"/>
            <w:bCs/>
            <w:color w:val="FF0000"/>
            <w:sz w:val="24"/>
            <w:szCs w:val="24"/>
            <w:rtl/>
            <w:lang w:eastAsia="he-IL"/>
          </w:rPr>
          <w:alias w:val="שדה נוסף 3"/>
          <w:tag w:val="cntCustomField3"/>
          <w:id w:val="1585262406"/>
          <w:placeholder>
            <w:docPart w:val="00F0013C2FCD493E9BA2AF007573714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sdtContent>
          <w:r w:rsidR="000A39FE" w:rsidRPr="008A79CB">
            <w:rPr>
              <w:rStyle w:val="AutoFieldsChar"/>
              <w:color w:val="00B0F0"/>
              <w:rtl/>
            </w:rPr>
            <w:t>[שדה נוסף 3]</w:t>
          </w:r>
        </w:sdtContent>
      </w:sdt>
    </w:p>
    <w:p w14:paraId="51E08BB4"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2E5C6351" w14:textId="77777777" w:rsidR="000A39FE" w:rsidRPr="000A39FE" w:rsidRDefault="008A79CB" w:rsidP="008A79C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000A39FE" w:rsidRPr="000A39FE">
        <w:rPr>
          <w:rFonts w:ascii="Times New Roman" w:eastAsia="Times New Roman" w:hAnsi="Times New Roman" w:cs="David"/>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295AD59F" w14:textId="77777777" w:rsidR="000A39FE" w:rsidRPr="000A39FE" w:rsidRDefault="000A39FE" w:rsidP="006B43C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1CC1FB46"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p>
    <w:p w14:paraId="58D15CFB" w14:textId="77777777" w:rsidR="000A39FE" w:rsidRPr="000A39FE" w:rsidRDefault="008A79CB"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000A39FE" w:rsidRPr="000A39FE">
        <w:rPr>
          <w:rFonts w:ascii="Times New Roman" w:eastAsia="Times New Roman" w:hAnsi="Times New Roman" w:cs="David"/>
          <w:sz w:val="24"/>
          <w:szCs w:val="24"/>
          <w:rtl/>
          <w:lang w:eastAsia="he-IL"/>
        </w:rPr>
        <w:tab/>
        <w:t>בעלי המקצוע במשרד היועץ הם:</w:t>
      </w:r>
    </w:p>
    <w:p w14:paraId="72E8FDFE"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F65004B" w14:textId="77777777" w:rsidR="000A39FE" w:rsidRPr="000A39FE" w:rsidRDefault="000A39FE" w:rsidP="006B43C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א.</w:t>
      </w:r>
      <w:r w:rsidRPr="000A39FE">
        <w:rPr>
          <w:rFonts w:ascii="Times New Roman" w:eastAsia="Times New Roman" w:hAnsi="Times New Roman" w:cs="David"/>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1679388452"/>
          <w:placeholder>
            <w:docPart w:val="8EEA6840CC4E4336BB6AF224DDD0968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8A79CB">
            <w:rPr>
              <w:rStyle w:val="AutoFieldsChar"/>
              <w:color w:val="00B0F0"/>
              <w:rtl/>
            </w:rPr>
            <w:t>[שדה נוסף 4]</w:t>
          </w:r>
        </w:sdtContent>
      </w:sdt>
    </w:p>
    <w:p w14:paraId="10C92360" w14:textId="77777777" w:rsidR="000A39FE" w:rsidRPr="000A39FE" w:rsidRDefault="000A39FE" w:rsidP="006B43C4">
      <w:pPr>
        <w:widowControl w:val="0"/>
        <w:spacing w:before="240" w:beforeAutospacing="0" w:after="60" w:afterAutospacing="0" w:line="240" w:lineRule="auto"/>
        <w:ind w:left="1440" w:hanging="720"/>
        <w:outlineLvl w:val="7"/>
        <w:rPr>
          <w:rFonts w:ascii="Calibri" w:eastAsia="Times New Roman" w:hAnsi="Calibri" w:cs="David"/>
          <w:i/>
          <w:iCs/>
          <w:sz w:val="24"/>
          <w:szCs w:val="24"/>
          <w:rtl/>
          <w:lang w:eastAsia="he-IL"/>
        </w:rPr>
      </w:pPr>
      <w:r w:rsidRPr="000A39FE">
        <w:rPr>
          <w:rFonts w:ascii="Calibri" w:eastAsia="Times New Roman" w:hAnsi="Calibri" w:cs="David"/>
          <w:i/>
          <w:iCs/>
          <w:sz w:val="24"/>
          <w:szCs w:val="24"/>
          <w:rtl/>
          <w:lang w:eastAsia="he-IL"/>
        </w:rPr>
        <w:t xml:space="preserve">ב. </w:t>
      </w:r>
      <w:r w:rsidRPr="000A39FE">
        <w:rPr>
          <w:rFonts w:ascii="Calibri" w:eastAsia="Times New Roman" w:hAnsi="Calibri" w:cs="David"/>
          <w:i/>
          <w:iCs/>
          <w:sz w:val="24"/>
          <w:szCs w:val="24"/>
          <w:rtl/>
          <w:lang w:eastAsia="he-IL"/>
        </w:rPr>
        <w:tab/>
        <w:t>מספר העובדים המקצועיים במשרד היועץ לצו</w:t>
      </w:r>
      <w:r>
        <w:rPr>
          <w:rFonts w:ascii="Calibri" w:eastAsia="Times New Roman" w:hAnsi="Calibri" w:cs="David"/>
          <w:i/>
          <w:iCs/>
          <w:sz w:val="24"/>
          <w:szCs w:val="24"/>
          <w:rtl/>
          <w:lang w:eastAsia="he-IL"/>
        </w:rPr>
        <w:t>רך מתן שירותי היועץ ע"פ חוזה זה</w:t>
      </w:r>
      <w:r>
        <w:rPr>
          <w:rFonts w:ascii="Calibri" w:eastAsia="Times New Roman" w:hAnsi="Calibri" w:cs="David"/>
          <w:i/>
          <w:iCs/>
          <w:sz w:val="24"/>
          <w:szCs w:val="24"/>
          <w:lang w:eastAsia="he-IL"/>
        </w:rPr>
        <w:t>:</w:t>
      </w:r>
      <w:r>
        <w:rPr>
          <w:rFonts w:ascii="Calibri" w:eastAsia="Times New Roman" w:hAnsi="Calibri" w:cs="David" w:hint="cs"/>
          <w:i/>
          <w:iCs/>
          <w:sz w:val="24"/>
          <w:szCs w:val="24"/>
          <w:rtl/>
          <w:lang w:eastAsia="he-IL"/>
        </w:rPr>
        <w:t xml:space="preserve"> </w:t>
      </w:r>
      <w:sdt>
        <w:sdtPr>
          <w:rPr>
            <w:rFonts w:ascii="Calibri" w:eastAsia="Times New Roman" w:hAnsi="Calibri" w:cs="David" w:hint="cs"/>
            <w:i/>
            <w:iCs/>
            <w:sz w:val="24"/>
            <w:szCs w:val="24"/>
            <w:rtl/>
            <w:lang w:eastAsia="he-IL"/>
          </w:rPr>
          <w:alias w:val="שדה נוסף 5"/>
          <w:tag w:val="cntCustomField5"/>
          <w:id w:val="-278346173"/>
          <w:placeholder>
            <w:docPart w:val="4CFA48F9DF324181902F6D019D9DBD1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8A79CB">
            <w:rPr>
              <w:rStyle w:val="AutoFieldsChar"/>
              <w:color w:val="00B0F0"/>
              <w:rtl/>
            </w:rPr>
            <w:t>[שדה נוסף 5]</w:t>
          </w:r>
        </w:sdtContent>
      </w:sdt>
    </w:p>
    <w:p w14:paraId="0F5EE388"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64BA116" w14:textId="77777777" w:rsidR="000A39FE" w:rsidRDefault="008A79CB" w:rsidP="006B43C4">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Pr>
          <w:rFonts w:ascii="Times New Roman" w:eastAsia="Times New Roman" w:hAnsi="Times New Roman" w:cs="David" w:hint="cs"/>
          <w:sz w:val="24"/>
          <w:szCs w:val="24"/>
          <w:rtl/>
          <w:lang w:eastAsia="he-IL"/>
        </w:rPr>
        <w:t>3.4</w:t>
      </w:r>
      <w:r w:rsidR="000A39FE" w:rsidRPr="000A39FE">
        <w:rPr>
          <w:rFonts w:ascii="Times New Roman" w:eastAsia="Times New Roman" w:hAnsi="Times New Roman" w:cs="David"/>
          <w:sz w:val="24"/>
          <w:szCs w:val="24"/>
          <w:rtl/>
          <w:lang w:eastAsia="he-IL"/>
        </w:rPr>
        <w:tab/>
        <w:t xml:space="preserve">המנהל הראשי במשרד היועץ הוא אדריכל/מהנדס: </w:t>
      </w:r>
      <w:sdt>
        <w:sdtPr>
          <w:rPr>
            <w:rFonts w:ascii="Times New Roman" w:eastAsia="Times New Roman" w:hAnsi="Times New Roman" w:cs="David"/>
            <w:color w:val="008000"/>
            <w:sz w:val="24"/>
            <w:szCs w:val="24"/>
            <w:rtl/>
            <w:lang w:eastAsia="he-IL"/>
          </w:rPr>
          <w:alias w:val="שדה נוסף 6"/>
          <w:tag w:val="cntCustomField6"/>
          <w:id w:val="1371955986"/>
          <w:placeholder>
            <w:docPart w:val="8A0E77EBB0D942D1A08437179B20C88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0A39FE" w:rsidRPr="008A79CB">
            <w:rPr>
              <w:rStyle w:val="AutoFieldsChar"/>
              <w:color w:val="00B0F0"/>
              <w:rtl/>
            </w:rPr>
            <w:t>[שדה נוסף 6]</w:t>
          </w:r>
        </w:sdtContent>
      </w:sdt>
      <w:r>
        <w:rPr>
          <w:rFonts w:ascii="Times New Roman" w:eastAsia="Times New Roman" w:hAnsi="Times New Roman" w:cs="David" w:hint="cs"/>
          <w:color w:val="008000"/>
          <w:sz w:val="24"/>
          <w:szCs w:val="24"/>
          <w:rtl/>
          <w:lang w:eastAsia="he-IL"/>
        </w:rPr>
        <w:t>.</w:t>
      </w:r>
    </w:p>
    <w:p w14:paraId="5E6FAA2C" w14:textId="77777777" w:rsidR="008A79CB" w:rsidRDefault="008A79CB" w:rsidP="006B43C4">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7CE04A60" w14:textId="77777777" w:rsidR="008A79CB" w:rsidRPr="00B27B4C" w:rsidRDefault="008A79CB" w:rsidP="008A79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43923066" w14:textId="77777777" w:rsidR="008A79CB" w:rsidRPr="00B27B4C" w:rsidRDefault="008A79CB" w:rsidP="008A79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A5785B4" w14:textId="77777777" w:rsidR="008A79CB" w:rsidRPr="00B27B4C" w:rsidRDefault="008A79CB" w:rsidP="008A79C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w:t>
      </w:r>
      <w:r w:rsidR="00874D33">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6AB1439F" w14:textId="77777777" w:rsidR="008A79CB" w:rsidRPr="00B27B4C" w:rsidRDefault="008A79CB" w:rsidP="008A79C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ב.</w:t>
      </w:r>
      <w:r w:rsidRPr="00B27B4C">
        <w:rPr>
          <w:rFonts w:ascii="Times New Roman" w:eastAsia="Times New Roman" w:hAnsi="Times New Roman" w:cs="David" w:hint="cs"/>
          <w:sz w:val="24"/>
          <w:szCs w:val="24"/>
          <w:rtl/>
          <w:lang w:eastAsia="he-IL"/>
        </w:rPr>
        <w:tab/>
        <w:t>סטיות מלוח הזמנים לרבות סיבת הסטייה.</w:t>
      </w:r>
    </w:p>
    <w:p w14:paraId="2D7C26EB" w14:textId="77777777" w:rsidR="008A79CB" w:rsidRPr="00B27B4C" w:rsidRDefault="008A79CB" w:rsidP="008A79C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0EEDDE64" w14:textId="77777777" w:rsidR="008A79CB" w:rsidRPr="00B27B4C" w:rsidRDefault="008A79CB" w:rsidP="008A79C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56794DB6" w14:textId="77777777" w:rsidR="008A79CB" w:rsidRPr="00B27B4C" w:rsidRDefault="008A79CB" w:rsidP="008A79C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06A71F7B"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46F556C" w14:textId="77777777" w:rsidR="000A39FE" w:rsidRPr="000A39FE" w:rsidRDefault="000A39FE" w:rsidP="008A79CB">
      <w:pPr>
        <w:spacing w:before="0" w:beforeAutospacing="0" w:after="0" w:afterAutospacing="0" w:line="240" w:lineRule="auto"/>
        <w:rPr>
          <w:rFonts w:ascii="Times New Roman" w:eastAsia="Times New Roman" w:hAnsi="Times New Roman" w:cs="David"/>
          <w:sz w:val="24"/>
          <w:szCs w:val="24"/>
          <w:rtl/>
        </w:rPr>
      </w:pPr>
      <w:r w:rsidRPr="000A39FE">
        <w:rPr>
          <w:rFonts w:ascii="Times New Roman" w:eastAsia="Times New Roman" w:hAnsi="Times New Roman" w:cs="David"/>
          <w:sz w:val="24"/>
          <w:szCs w:val="24"/>
          <w:rtl/>
        </w:rPr>
        <w:br/>
      </w:r>
      <w:r w:rsidRPr="000A39FE">
        <w:rPr>
          <w:rFonts w:ascii="Times New Roman" w:eastAsia="Times New Roman" w:hAnsi="Times New Roman" w:cs="David" w:hint="cs"/>
          <w:color w:val="FF0000"/>
          <w:sz w:val="24"/>
          <w:szCs w:val="24"/>
          <w:rtl/>
        </w:rPr>
        <w:t xml:space="preserve"> </w:t>
      </w:r>
      <w:r w:rsidR="008A79CB">
        <w:rPr>
          <w:rFonts w:ascii="Times New Roman" w:eastAsia="Times New Roman" w:hAnsi="Times New Roman" w:cs="David" w:hint="cs"/>
          <w:sz w:val="24"/>
          <w:szCs w:val="24"/>
          <w:rtl/>
        </w:rPr>
        <w:t>17.7</w:t>
      </w:r>
      <w:r w:rsidRPr="000A39FE">
        <w:rPr>
          <w:rFonts w:ascii="Times New Roman" w:eastAsia="Times New Roman" w:hAnsi="Times New Roman" w:cs="David" w:hint="cs"/>
          <w:sz w:val="24"/>
          <w:szCs w:val="24"/>
          <w:rtl/>
        </w:rPr>
        <w:t xml:space="preserve"> </w:t>
      </w:r>
      <w:r w:rsidRPr="000A39FE">
        <w:rPr>
          <w:rFonts w:ascii="Times New Roman" w:eastAsia="Times New Roman" w:hAnsi="Times New Roman" w:cs="David" w:hint="cs"/>
          <w:sz w:val="24"/>
          <w:szCs w:val="24"/>
          <w:rtl/>
        </w:rPr>
        <w:tab/>
      </w:r>
      <w:r w:rsidRPr="000A39FE">
        <w:rPr>
          <w:rFonts w:ascii="Times New Roman" w:eastAsia="Times New Roman" w:hAnsi="Times New Roman" w:cs="David"/>
          <w:sz w:val="24"/>
          <w:szCs w:val="24"/>
          <w:rtl/>
        </w:rPr>
        <w:t xml:space="preserve">שיעור חלקו היחסי של כל אחד מיחידי המזמין הינו כדלקמן </w:t>
      </w:r>
      <w:r w:rsidRPr="000A39FE">
        <w:rPr>
          <w:rFonts w:ascii="Times New Roman" w:eastAsia="Times New Roman" w:hAnsi="Times New Roman" w:cs="David" w:hint="cs"/>
          <w:sz w:val="24"/>
          <w:szCs w:val="24"/>
          <w:rtl/>
        </w:rPr>
        <w:t>:</w:t>
      </w:r>
    </w:p>
    <w:p w14:paraId="4E2D02B9" w14:textId="77777777" w:rsidR="000A39FE" w:rsidRPr="000A39FE" w:rsidRDefault="00A01115" w:rsidP="006B43C4">
      <w:pPr>
        <w:spacing w:before="0" w:beforeAutospacing="0" w:after="0" w:afterAutospacing="0" w:line="240" w:lineRule="auto"/>
        <w:ind w:left="720"/>
        <w:rPr>
          <w:rFonts w:ascii="Times New Roman" w:eastAsia="Times New Roman" w:hAnsi="Times New Roman" w:cs="David"/>
          <w:sz w:val="24"/>
          <w:szCs w:val="24"/>
          <w:rtl/>
        </w:rPr>
      </w:pPr>
      <w:sdt>
        <w:sdtPr>
          <w:rPr>
            <w:rFonts w:ascii="Times New Roman" w:eastAsia="Times New Roman" w:hAnsi="Times New Roman" w:cs="David"/>
            <w:color w:val="008000"/>
            <w:sz w:val="24"/>
            <w:szCs w:val="24"/>
            <w:rtl/>
          </w:rPr>
          <w:alias w:val="אחוז השתתפות צד א"/>
          <w:tag w:val="cmtTzadAPercent"/>
          <w:id w:val="396861747"/>
          <w:placeholder>
            <w:docPart w:val="0395A581F9B249B7A8190D9108B0CA7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cs"/>
          </w:rPr>
        </w:sdtEndPr>
        <w:sdtContent>
          <w:r w:rsidR="000A39FE" w:rsidRPr="008A79CB">
            <w:rPr>
              <w:rStyle w:val="AutoFieldsChar"/>
              <w:color w:val="00B0F0"/>
              <w:rtl/>
            </w:rPr>
            <w:t>[אחוז השתתפות צד א]</w:t>
          </w:r>
        </w:sdtContent>
      </w:sdt>
    </w:p>
    <w:p w14:paraId="2FCE6207" w14:textId="77777777"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1B9372D3" w14:textId="77777777"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02A8B8AF" w14:textId="77777777"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1DC1D59D" w14:textId="77777777"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302C98D1" w14:textId="77777777"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39EF5DEC" w14:textId="77777777"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2EF2F1F7" w14:textId="77777777"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3939524B" w14:textId="77777777" w:rsidR="00874D33" w:rsidRDefault="00874D33" w:rsidP="006B43C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6716DE9C" w14:textId="77777777"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A39FE">
        <w:rPr>
          <w:rFonts w:ascii="Times New Roman" w:eastAsia="Times New Roman" w:hAnsi="Times New Roman" w:cs="David"/>
          <w:b/>
          <w:bCs/>
          <w:sz w:val="24"/>
          <w:szCs w:val="24"/>
          <w:u w:val="single"/>
          <w:rtl/>
          <w:lang w:eastAsia="he-IL"/>
        </w:rPr>
        <w:lastRenderedPageBreak/>
        <w:t xml:space="preserve">נספח </w:t>
      </w:r>
      <w:r w:rsidR="008A79CB">
        <w:rPr>
          <w:rFonts w:ascii="Times New Roman" w:eastAsia="Times New Roman" w:hAnsi="Times New Roman" w:cs="David" w:hint="cs"/>
          <w:b/>
          <w:bCs/>
          <w:sz w:val="24"/>
          <w:szCs w:val="24"/>
          <w:u w:val="single"/>
          <w:rtl/>
          <w:lang w:eastAsia="he-IL"/>
        </w:rPr>
        <w:t>"</w:t>
      </w:r>
      <w:r w:rsidRPr="000A39FE">
        <w:rPr>
          <w:rFonts w:ascii="Times New Roman" w:eastAsia="Times New Roman" w:hAnsi="Times New Roman" w:cs="David"/>
          <w:b/>
          <w:bCs/>
          <w:sz w:val="24"/>
          <w:szCs w:val="24"/>
          <w:u w:val="single"/>
          <w:rtl/>
          <w:lang w:eastAsia="he-IL"/>
        </w:rPr>
        <w:t>ב</w:t>
      </w:r>
      <w:r w:rsidR="008A79CB">
        <w:rPr>
          <w:rFonts w:ascii="Times New Roman" w:eastAsia="Times New Roman" w:hAnsi="Times New Roman" w:cs="David" w:hint="cs"/>
          <w:b/>
          <w:bCs/>
          <w:sz w:val="24"/>
          <w:szCs w:val="24"/>
          <w:u w:val="single"/>
          <w:rtl/>
          <w:lang w:eastAsia="he-IL"/>
        </w:rPr>
        <w:t>'</w:t>
      </w:r>
      <w:r w:rsidRPr="000A39FE">
        <w:rPr>
          <w:rFonts w:ascii="Times New Roman" w:eastAsia="Times New Roman" w:hAnsi="Times New Roman" w:cs="David"/>
          <w:b/>
          <w:bCs/>
          <w:sz w:val="24"/>
          <w:szCs w:val="24"/>
          <w:u w:val="single"/>
          <w:rtl/>
          <w:lang w:eastAsia="he-IL"/>
        </w:rPr>
        <w:t>'</w:t>
      </w:r>
    </w:p>
    <w:p w14:paraId="7366FEEE" w14:textId="77777777" w:rsidR="000A39FE" w:rsidRPr="000A39FE" w:rsidRDefault="000A39FE" w:rsidP="00563BF2">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A39FE">
        <w:rPr>
          <w:rFonts w:ascii="Times New Roman" w:eastAsia="Times New Roman" w:hAnsi="Times New Roman" w:cs="David"/>
          <w:b/>
          <w:bCs/>
          <w:sz w:val="24"/>
          <w:szCs w:val="24"/>
          <w:u w:val="single"/>
          <w:rtl/>
          <w:lang w:eastAsia="he-IL"/>
        </w:rPr>
        <w:t>ש</w:t>
      </w:r>
      <w:r w:rsidRPr="000A39FE">
        <w:rPr>
          <w:rFonts w:ascii="Times New Roman" w:eastAsia="Times New Roman" w:hAnsi="Times New Roman" w:cs="David" w:hint="cs"/>
          <w:b/>
          <w:bCs/>
          <w:sz w:val="24"/>
          <w:szCs w:val="24"/>
          <w:u w:val="single"/>
          <w:rtl/>
          <w:lang w:eastAsia="he-IL"/>
        </w:rPr>
        <w:t>י</w:t>
      </w:r>
      <w:r w:rsidRPr="000A39FE">
        <w:rPr>
          <w:rFonts w:ascii="Times New Roman" w:eastAsia="Times New Roman" w:hAnsi="Times New Roman" w:cs="David"/>
          <w:b/>
          <w:bCs/>
          <w:sz w:val="24"/>
          <w:szCs w:val="24"/>
          <w:u w:val="single"/>
          <w:rtl/>
          <w:lang w:eastAsia="he-IL"/>
        </w:rPr>
        <w:t xml:space="preserve">רותי </w:t>
      </w:r>
      <w:r w:rsidRPr="000A39FE">
        <w:rPr>
          <w:rFonts w:ascii="Times New Roman" w:eastAsia="Times New Roman" w:hAnsi="Times New Roman" w:cs="David" w:hint="cs"/>
          <w:b/>
          <w:bCs/>
          <w:sz w:val="24"/>
          <w:szCs w:val="24"/>
          <w:u w:val="single"/>
          <w:rtl/>
          <w:lang w:eastAsia="he-IL"/>
        </w:rPr>
        <w:t>ה</w:t>
      </w:r>
      <w:r w:rsidR="00563BF2">
        <w:rPr>
          <w:rFonts w:ascii="Times New Roman" w:eastAsia="Times New Roman" w:hAnsi="Times New Roman" w:cs="David" w:hint="cs"/>
          <w:b/>
          <w:bCs/>
          <w:sz w:val="24"/>
          <w:szCs w:val="24"/>
          <w:u w:val="single"/>
          <w:rtl/>
          <w:lang w:eastAsia="he-IL"/>
        </w:rPr>
        <w:t>יועץ</w:t>
      </w:r>
    </w:p>
    <w:p w14:paraId="514EDEC1" w14:textId="77777777" w:rsidR="000A39FE" w:rsidRPr="000A39FE" w:rsidRDefault="000A39FE" w:rsidP="006B43C4">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1.</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b/>
          <w:bCs/>
          <w:sz w:val="24"/>
          <w:szCs w:val="24"/>
          <w:u w:val="single"/>
          <w:rtl/>
          <w:lang w:eastAsia="he-IL"/>
        </w:rPr>
        <w:t>כללי</w:t>
      </w:r>
      <w:r w:rsidRPr="000A39FE">
        <w:rPr>
          <w:rFonts w:ascii="Times New Roman" w:eastAsia="Times New Roman" w:hAnsi="Times New Roman" w:cs="David"/>
          <w:sz w:val="24"/>
          <w:szCs w:val="24"/>
          <w:rtl/>
          <w:lang w:eastAsia="he-IL"/>
        </w:rPr>
        <w:t>:</w:t>
      </w:r>
    </w:p>
    <w:p w14:paraId="59C47A56" w14:textId="77777777" w:rsidR="000A39FE" w:rsidRPr="000A39FE" w:rsidRDefault="000A39FE" w:rsidP="006B43C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1.1</w:t>
      </w:r>
      <w:r w:rsidRPr="000A39FE">
        <w:rPr>
          <w:rFonts w:ascii="Times New Roman" w:eastAsia="Times New Roman" w:hAnsi="Times New Roman" w:cs="David"/>
          <w:sz w:val="24"/>
          <w:szCs w:val="24"/>
          <w:rtl/>
          <w:lang w:eastAsia="he-IL"/>
        </w:rPr>
        <w:tab/>
        <w:t xml:space="preserve">שירותי </w:t>
      </w:r>
      <w:r w:rsidRPr="000A39FE">
        <w:rPr>
          <w:rFonts w:ascii="Times New Roman" w:eastAsia="Times New Roman" w:hAnsi="Times New Roman" w:cs="David" w:hint="cs"/>
          <w:sz w:val="24"/>
          <w:szCs w:val="24"/>
          <w:rtl/>
          <w:lang w:eastAsia="he-IL"/>
        </w:rPr>
        <w:t>ה</w:t>
      </w:r>
      <w:r w:rsidR="00874D33">
        <w:rPr>
          <w:rFonts w:ascii="Times New Roman" w:eastAsia="Times New Roman" w:hAnsi="Times New Roman" w:cs="David" w:hint="cs"/>
          <w:sz w:val="24"/>
          <w:szCs w:val="24"/>
          <w:rtl/>
          <w:lang w:eastAsia="he-IL"/>
        </w:rPr>
        <w:t>יועץ</w:t>
      </w:r>
      <w:r w:rsidRPr="000A39FE">
        <w:rPr>
          <w:rFonts w:ascii="Times New Roman" w:eastAsia="Times New Roman" w:hAnsi="Times New Roman" w:cs="David"/>
          <w:sz w:val="24"/>
          <w:szCs w:val="24"/>
          <w:rtl/>
          <w:lang w:eastAsia="he-IL"/>
        </w:rPr>
        <w:t xml:space="preserve"> יכללו תכנון</w:t>
      </w:r>
      <w:r w:rsidRPr="000A39FE">
        <w:rPr>
          <w:rFonts w:ascii="Times New Roman" w:eastAsia="Times New Roman" w:hAnsi="Times New Roman" w:cs="David" w:hint="cs"/>
          <w:sz w:val="24"/>
          <w:szCs w:val="24"/>
          <w:rtl/>
          <w:lang w:eastAsia="he-IL"/>
        </w:rPr>
        <w:t xml:space="preserve"> וייעוץ</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 xml:space="preserve">אגרונומי </w:t>
      </w:r>
      <w:r w:rsidRPr="000A39FE">
        <w:rPr>
          <w:rFonts w:ascii="Times New Roman" w:eastAsia="Times New Roman" w:hAnsi="Times New Roman" w:cs="David"/>
          <w:sz w:val="24"/>
          <w:szCs w:val="24"/>
          <w:rtl/>
          <w:lang w:eastAsia="he-IL"/>
        </w:rPr>
        <w:t>בפרויקט ובין היתר את הנושאים המפורטים להלן:</w:t>
      </w:r>
    </w:p>
    <w:p w14:paraId="6196287B" w14:textId="77777777" w:rsidR="000A39FE" w:rsidRPr="000A39FE" w:rsidRDefault="000A39FE" w:rsidP="006B43C4">
      <w:pPr>
        <w:widowControl w:val="0"/>
        <w:numPr>
          <w:ilvl w:val="0"/>
          <w:numId w:val="6"/>
        </w:numPr>
        <w:spacing w:before="120" w:beforeAutospacing="0" w:after="60" w:afterAutospacing="0" w:line="240" w:lineRule="auto"/>
        <w:rPr>
          <w:rFonts w:ascii="Times New Roman" w:eastAsia="Times New Roman" w:hAnsi="Times New Roman" w:cs="David"/>
          <w:sz w:val="24"/>
          <w:szCs w:val="24"/>
          <w:rtl/>
          <w:lang w:eastAsia="he-IL"/>
        </w:rPr>
      </w:pPr>
      <w:bookmarkStart w:id="9" w:name="OLE_LINK3"/>
      <w:bookmarkStart w:id="10" w:name="OLE_LINK4"/>
      <w:r w:rsidRPr="000A39FE">
        <w:rPr>
          <w:rFonts w:ascii="Times New Roman" w:eastAsia="Times New Roman" w:hAnsi="Times New Roman" w:cs="David"/>
          <w:sz w:val="24"/>
          <w:szCs w:val="24"/>
          <w:rtl/>
          <w:lang w:eastAsia="he-IL"/>
        </w:rPr>
        <w:t>ביצוע סקר עצים</w:t>
      </w:r>
      <w:r w:rsidRPr="000A39FE">
        <w:rPr>
          <w:rFonts w:ascii="Times New Roman" w:eastAsia="Times New Roman" w:hAnsi="Times New Roman" w:cs="David" w:hint="cs"/>
          <w:sz w:val="24"/>
          <w:szCs w:val="24"/>
          <w:rtl/>
          <w:lang w:eastAsia="he-IL"/>
        </w:rPr>
        <w:t xml:space="preserve"> בגירים.</w:t>
      </w:r>
    </w:p>
    <w:p w14:paraId="589BDE75" w14:textId="77777777" w:rsidR="000A39FE" w:rsidRPr="000A39FE" w:rsidRDefault="000A39FE" w:rsidP="006B43C4">
      <w:pPr>
        <w:widowControl w:val="0"/>
        <w:numPr>
          <w:ilvl w:val="0"/>
          <w:numId w:val="6"/>
        </w:numPr>
        <w:spacing w:before="120" w:beforeAutospacing="0" w:after="60" w:afterAutospacing="0" w:line="240" w:lineRule="auto"/>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כתיבת חוות דעת לפקיד היערות</w:t>
      </w:r>
      <w:r w:rsidRPr="000A39FE">
        <w:rPr>
          <w:rFonts w:ascii="Times New Roman" w:eastAsia="Times New Roman" w:hAnsi="Times New Roman" w:cs="David" w:hint="cs"/>
          <w:sz w:val="24"/>
          <w:szCs w:val="24"/>
          <w:rtl/>
          <w:lang w:eastAsia="he-IL"/>
        </w:rPr>
        <w:t>.</w:t>
      </w:r>
    </w:p>
    <w:p w14:paraId="6EB21E4B" w14:textId="77777777" w:rsidR="000A39FE" w:rsidRPr="000A39FE" w:rsidRDefault="000A39FE" w:rsidP="006B43C4">
      <w:pPr>
        <w:widowControl w:val="0"/>
        <w:numPr>
          <w:ilvl w:val="0"/>
          <w:numId w:val="6"/>
        </w:numPr>
        <w:spacing w:before="120" w:beforeAutospacing="0" w:after="60" w:afterAutospacing="0" w:line="240" w:lineRule="auto"/>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הכנת טפסים והגשה לפקיד היערות</w:t>
      </w:r>
      <w:r w:rsidRPr="000A39FE">
        <w:rPr>
          <w:rFonts w:ascii="Times New Roman" w:eastAsia="Times New Roman" w:hAnsi="Times New Roman" w:cs="David" w:hint="cs"/>
          <w:sz w:val="24"/>
          <w:szCs w:val="24"/>
          <w:rtl/>
          <w:lang w:eastAsia="he-IL"/>
        </w:rPr>
        <w:t>.</w:t>
      </w:r>
    </w:p>
    <w:p w14:paraId="424123C0" w14:textId="77777777" w:rsidR="000A39FE" w:rsidRPr="000A39FE" w:rsidRDefault="000A39FE" w:rsidP="006B43C4">
      <w:pPr>
        <w:widowControl w:val="0"/>
        <w:numPr>
          <w:ilvl w:val="0"/>
          <w:numId w:val="6"/>
        </w:numPr>
        <w:spacing w:before="120" w:beforeAutospacing="0" w:after="60" w:afterAutospacing="0" w:line="240" w:lineRule="auto"/>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הגשת מפרטים להעתקת עצים </w:t>
      </w:r>
      <w:r w:rsidRPr="000A39FE">
        <w:rPr>
          <w:rFonts w:ascii="Times New Roman" w:eastAsia="Times New Roman" w:hAnsi="Times New Roman" w:cs="David" w:hint="cs"/>
          <w:sz w:val="24"/>
          <w:szCs w:val="24"/>
          <w:rtl/>
          <w:lang w:eastAsia="he-IL"/>
        </w:rPr>
        <w:t xml:space="preserve">בגירים </w:t>
      </w:r>
      <w:r w:rsidRPr="000A39FE">
        <w:rPr>
          <w:rFonts w:ascii="Times New Roman" w:eastAsia="Times New Roman" w:hAnsi="Times New Roman" w:cs="David"/>
          <w:sz w:val="24"/>
          <w:szCs w:val="24"/>
          <w:rtl/>
          <w:lang w:eastAsia="he-IL"/>
        </w:rPr>
        <w:t>בכפוף לדרישות פקיד היערות</w:t>
      </w:r>
      <w:r w:rsidRPr="000A39FE">
        <w:rPr>
          <w:rFonts w:ascii="Times New Roman" w:eastAsia="Times New Roman" w:hAnsi="Times New Roman" w:cs="David" w:hint="cs"/>
          <w:sz w:val="24"/>
          <w:szCs w:val="24"/>
          <w:rtl/>
          <w:lang w:eastAsia="he-IL"/>
        </w:rPr>
        <w:t>.</w:t>
      </w:r>
    </w:p>
    <w:p w14:paraId="58054401" w14:textId="77777777" w:rsidR="000A39FE" w:rsidRPr="000A39FE" w:rsidRDefault="000A39FE" w:rsidP="006B43C4">
      <w:pPr>
        <w:widowControl w:val="0"/>
        <w:numPr>
          <w:ilvl w:val="0"/>
          <w:numId w:val="6"/>
        </w:numPr>
        <w:spacing w:before="120" w:beforeAutospacing="0" w:after="60" w:afterAutospacing="0" w:line="240" w:lineRule="auto"/>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ליווי הבקשה עד לקבלת רישיון כריתה/העתקה</w:t>
      </w:r>
      <w:r w:rsidRPr="000A39FE">
        <w:rPr>
          <w:rFonts w:ascii="Times New Roman" w:eastAsia="Times New Roman" w:hAnsi="Times New Roman" w:cs="David" w:hint="cs"/>
          <w:sz w:val="24"/>
          <w:szCs w:val="24"/>
          <w:rtl/>
          <w:lang w:eastAsia="he-IL"/>
        </w:rPr>
        <w:t>.</w:t>
      </w:r>
    </w:p>
    <w:p w14:paraId="5D0ED099" w14:textId="77777777" w:rsidR="000A39FE" w:rsidRPr="000A39FE" w:rsidRDefault="000A39FE" w:rsidP="006B43C4">
      <w:pPr>
        <w:widowControl w:val="0"/>
        <w:numPr>
          <w:ilvl w:val="0"/>
          <w:numId w:val="6"/>
        </w:numPr>
        <w:spacing w:before="120" w:beforeAutospacing="0" w:after="60" w:afterAutospacing="0" w:line="240" w:lineRule="auto"/>
        <w:rPr>
          <w:rFonts w:ascii="Times New Roman" w:eastAsia="Times New Roman" w:hAnsi="Times New Roman" w:cs="David"/>
          <w:sz w:val="24"/>
          <w:szCs w:val="24"/>
          <w:lang w:eastAsia="he-IL"/>
        </w:rPr>
      </w:pPr>
      <w:r w:rsidRPr="000A39FE">
        <w:rPr>
          <w:rFonts w:ascii="Times New Roman" w:eastAsia="Times New Roman" w:hAnsi="Times New Roman" w:cs="David"/>
          <w:sz w:val="24"/>
          <w:szCs w:val="24"/>
          <w:rtl/>
          <w:lang w:eastAsia="he-IL"/>
        </w:rPr>
        <w:t>ליווי ה</w:t>
      </w:r>
      <w:r w:rsidRPr="000A39FE">
        <w:rPr>
          <w:rFonts w:ascii="Times New Roman" w:eastAsia="Times New Roman" w:hAnsi="Times New Roman" w:cs="David" w:hint="cs"/>
          <w:sz w:val="24"/>
          <w:szCs w:val="24"/>
          <w:rtl/>
          <w:lang w:eastAsia="he-IL"/>
        </w:rPr>
        <w:t>כריתות ו</w:t>
      </w:r>
      <w:r w:rsidRPr="000A39FE">
        <w:rPr>
          <w:rFonts w:ascii="Times New Roman" w:eastAsia="Times New Roman" w:hAnsi="Times New Roman" w:cs="David"/>
          <w:sz w:val="24"/>
          <w:szCs w:val="24"/>
          <w:rtl/>
          <w:lang w:eastAsia="he-IL"/>
        </w:rPr>
        <w:t>העתקות בפועל במידה ויידרש על ידי פקיד היערות</w:t>
      </w:r>
      <w:r w:rsidRPr="000A39FE">
        <w:rPr>
          <w:rFonts w:ascii="Times New Roman" w:eastAsia="Times New Roman" w:hAnsi="Times New Roman" w:cs="David" w:hint="cs"/>
          <w:sz w:val="24"/>
          <w:szCs w:val="24"/>
          <w:rtl/>
          <w:lang w:eastAsia="he-IL"/>
        </w:rPr>
        <w:t>.</w:t>
      </w:r>
    </w:p>
    <w:p w14:paraId="1C656F8D" w14:textId="77777777" w:rsidR="000A39FE" w:rsidRPr="000A39FE" w:rsidRDefault="000A39FE" w:rsidP="006B43C4">
      <w:pPr>
        <w:widowControl w:val="0"/>
        <w:spacing w:before="120" w:beforeAutospacing="0" w:after="60" w:afterAutospacing="0" w:line="240" w:lineRule="auto"/>
        <w:ind w:left="2580"/>
        <w:rPr>
          <w:rFonts w:ascii="Times New Roman" w:eastAsia="Times New Roman" w:hAnsi="Times New Roman" w:cs="David"/>
          <w:sz w:val="24"/>
          <w:szCs w:val="24"/>
          <w:rtl/>
          <w:lang w:eastAsia="he-IL"/>
        </w:rPr>
      </w:pPr>
      <w:bookmarkStart w:id="11" w:name="OLE_LINK5"/>
      <w:bookmarkStart w:id="12" w:name="OLE_LINK6"/>
      <w:bookmarkEnd w:id="9"/>
      <w:bookmarkEnd w:id="10"/>
    </w:p>
    <w:p w14:paraId="7A753243" w14:textId="77777777" w:rsidR="000A39FE" w:rsidRPr="000A39FE" w:rsidRDefault="000A39FE" w:rsidP="006B43C4">
      <w:pPr>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1.</w:t>
      </w:r>
      <w:r w:rsidRPr="000A39FE">
        <w:rPr>
          <w:rFonts w:ascii="Times New Roman" w:eastAsia="Times New Roman" w:hAnsi="Times New Roman" w:cs="David" w:hint="cs"/>
          <w:sz w:val="24"/>
          <w:szCs w:val="24"/>
          <w:rtl/>
          <w:lang w:eastAsia="he-IL"/>
        </w:rPr>
        <w:t>2</w:t>
      </w:r>
      <w:r w:rsidRPr="000A39FE">
        <w:rPr>
          <w:rFonts w:ascii="Times New Roman" w:eastAsia="Times New Roman" w:hAnsi="Times New Roman" w:cs="David"/>
          <w:sz w:val="24"/>
          <w:szCs w:val="24"/>
          <w:rtl/>
          <w:lang w:eastAsia="he-IL"/>
        </w:rPr>
        <w:tab/>
      </w:r>
      <w:bookmarkStart w:id="13" w:name="OLE_LINK7"/>
      <w:bookmarkStart w:id="14" w:name="OLE_LINK8"/>
      <w:r w:rsidRPr="000A39FE">
        <w:rPr>
          <w:rFonts w:ascii="Times New Roman" w:eastAsia="Times New Roman" w:hAnsi="Times New Roman" w:cs="David"/>
          <w:sz w:val="24"/>
          <w:szCs w:val="24"/>
          <w:u w:val="single"/>
          <w:rtl/>
        </w:rPr>
        <w:t>המהנדס, צוות עובדים ואמצעים</w:t>
      </w:r>
      <w:r w:rsidRPr="000A39FE">
        <w:rPr>
          <w:rFonts w:ascii="Times New Roman" w:eastAsia="Times New Roman" w:hAnsi="Times New Roman" w:cs="David" w:hint="cs"/>
          <w:sz w:val="24"/>
          <w:szCs w:val="24"/>
          <w:u w:val="single"/>
          <w:rtl/>
        </w:rPr>
        <w:t xml:space="preserve"> של ה</w:t>
      </w:r>
      <w:r w:rsidR="00874D33">
        <w:rPr>
          <w:rFonts w:ascii="Times New Roman" w:eastAsia="Times New Roman" w:hAnsi="Times New Roman" w:cs="David" w:hint="cs"/>
          <w:sz w:val="24"/>
          <w:szCs w:val="24"/>
          <w:u w:val="single"/>
          <w:rtl/>
        </w:rPr>
        <w:t>יועץ</w:t>
      </w:r>
      <w:r w:rsidRPr="000A39FE">
        <w:rPr>
          <w:rFonts w:ascii="Times New Roman" w:eastAsia="Times New Roman" w:hAnsi="Times New Roman" w:cs="David" w:hint="cs"/>
          <w:sz w:val="24"/>
          <w:szCs w:val="24"/>
          <w:rtl/>
          <w:lang w:eastAsia="he-IL"/>
        </w:rPr>
        <w:t>:</w:t>
      </w:r>
    </w:p>
    <w:p w14:paraId="7D161D76" w14:textId="77777777" w:rsidR="000A39FE" w:rsidRPr="000A39FE" w:rsidRDefault="000A39FE" w:rsidP="006B43C4">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54753213" w14:textId="77777777" w:rsidR="000A39FE" w:rsidRPr="000A39FE" w:rsidRDefault="000A39FE" w:rsidP="006B43C4">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lastRenderedPageBreak/>
        <w:t>א</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המהנדס הבכיר יהיה בעל המשרד, אשר יהיה אחראי, מעורב וישתתף באופן אישי בכל ישיבות התכנון שיזומן אליהן ללא עוררין.</w:t>
      </w:r>
    </w:p>
    <w:p w14:paraId="2F0EE6A2" w14:textId="77777777" w:rsidR="000A39FE" w:rsidRPr="000A39FE" w:rsidRDefault="000A39FE" w:rsidP="006B43C4">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ב</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ראש הצוות ישתתף בכל ישיבות התכנון שיזומן אליהן ללא הגבלה. </w:t>
      </w:r>
    </w:p>
    <w:p w14:paraId="69B2A59F" w14:textId="77777777" w:rsidR="000A39FE" w:rsidRPr="000A39FE" w:rsidRDefault="000A39FE" w:rsidP="006B43C4">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ג</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hint="cs"/>
          <w:sz w:val="24"/>
          <w:szCs w:val="24"/>
          <w:rtl/>
          <w:lang w:eastAsia="he-IL"/>
        </w:rPr>
        <w:t>ר</w:t>
      </w:r>
      <w:r w:rsidRPr="000A39FE">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0588BDA0" w14:textId="77777777" w:rsidR="000A39FE" w:rsidRPr="000A39FE" w:rsidRDefault="000A39FE" w:rsidP="006B43C4">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ד</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צוות השרטטים של המהנדס יהיה כנדרש לתכנון ולהוצאת תכניות משורטטות לביצוע על מנת לעמוד בלוח הזמנים שנקבע על ידי מנהל הפרויקט.</w:t>
      </w:r>
    </w:p>
    <w:bookmarkEnd w:id="11"/>
    <w:bookmarkEnd w:id="12"/>
    <w:bookmarkEnd w:id="13"/>
    <w:bookmarkEnd w:id="14"/>
    <w:p w14:paraId="69DF5613" w14:textId="77777777" w:rsidR="000A39FE" w:rsidRPr="000A39FE" w:rsidRDefault="000A39FE" w:rsidP="006B43C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1.</w:t>
      </w:r>
      <w:r w:rsidRPr="000A39FE">
        <w:rPr>
          <w:rFonts w:ascii="Times New Roman" w:eastAsia="Times New Roman" w:hAnsi="Times New Roman" w:cs="David" w:hint="cs"/>
          <w:sz w:val="24"/>
          <w:szCs w:val="24"/>
          <w:rtl/>
          <w:lang w:eastAsia="he-IL"/>
        </w:rPr>
        <w:t>3</w:t>
      </w:r>
      <w:r w:rsidRPr="000A39FE">
        <w:rPr>
          <w:rFonts w:ascii="Times New Roman" w:eastAsia="Times New Roman" w:hAnsi="Times New Roman" w:cs="David"/>
          <w:sz w:val="24"/>
          <w:szCs w:val="24"/>
          <w:rtl/>
          <w:lang w:eastAsia="he-IL"/>
        </w:rPr>
        <w:tab/>
        <w:t xml:space="preserve">על </w:t>
      </w:r>
      <w:r w:rsidRPr="000A39FE">
        <w:rPr>
          <w:rFonts w:ascii="Times New Roman" w:eastAsia="Times New Roman" w:hAnsi="Times New Roman" w:cs="David" w:hint="cs"/>
          <w:sz w:val="24"/>
          <w:szCs w:val="24"/>
          <w:rtl/>
          <w:lang w:eastAsia="he-IL"/>
        </w:rPr>
        <w:t>ה</w:t>
      </w:r>
      <w:r w:rsidR="00874D33">
        <w:rPr>
          <w:rFonts w:ascii="Times New Roman" w:eastAsia="Times New Roman" w:hAnsi="Times New Roman" w:cs="David" w:hint="cs"/>
          <w:sz w:val="24"/>
          <w:szCs w:val="24"/>
          <w:rtl/>
          <w:lang w:eastAsia="he-IL"/>
        </w:rPr>
        <w:t>יועץ</w:t>
      </w:r>
      <w:r w:rsidRPr="000A39FE">
        <w:rPr>
          <w:rFonts w:ascii="Times New Roman" w:eastAsia="Times New Roman" w:hAnsi="Times New Roman" w:cs="David"/>
          <w:sz w:val="24"/>
          <w:szCs w:val="24"/>
          <w:rtl/>
          <w:lang w:eastAsia="he-IL"/>
        </w:rPr>
        <w:t xml:space="preserve"> לקבל אישור בכתב מאת המנהל לפני התחלת כל קטע וכל שלב ולפני כל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 חלקי.</w:t>
      </w:r>
      <w:r w:rsidRPr="000A39FE">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37F60486" w14:textId="77777777" w:rsidR="000A39FE" w:rsidRPr="000A39FE" w:rsidRDefault="000A39FE" w:rsidP="006B43C4">
      <w:pPr>
        <w:spacing w:before="0" w:beforeAutospacing="0" w:after="0" w:afterAutospacing="0" w:line="276" w:lineRule="auto"/>
        <w:ind w:left="1409" w:hanging="708"/>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1.4</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hint="cs"/>
          <w:sz w:val="24"/>
          <w:szCs w:val="24"/>
          <w:rtl/>
          <w:lang w:eastAsia="he-IL"/>
        </w:rPr>
        <w:t xml:space="preserve">התכנון והייעוץ האגרונומי יתבצע בסביבת תוכנת </w:t>
      </w:r>
      <w:r w:rsidRPr="000A39FE">
        <w:rPr>
          <w:rFonts w:ascii="Times New Roman" w:eastAsia="Times New Roman" w:hAnsi="Times New Roman" w:cs="David"/>
          <w:sz w:val="24"/>
          <w:szCs w:val="24"/>
          <w:lang w:eastAsia="he-IL"/>
        </w:rPr>
        <w:t>REVIT</w:t>
      </w:r>
      <w:r w:rsidRPr="000A39FE">
        <w:rPr>
          <w:rFonts w:ascii="Times New Roman" w:eastAsia="Times New Roman" w:hAnsi="Times New Roman" w:cs="David" w:hint="cs"/>
          <w:sz w:val="24"/>
          <w:szCs w:val="24"/>
          <w:rtl/>
          <w:lang w:eastAsia="he-IL"/>
        </w:rPr>
        <w:t xml:space="preserve"> בתלת-מימד, תוך שיתוף, תיאום וקליטת הקבצים מן האדריכלים והיועצים האחרים באמצעות תוכנת </w:t>
      </w:r>
      <w:r w:rsidRPr="000A39FE">
        <w:rPr>
          <w:rFonts w:ascii="Times New Roman" w:eastAsia="Times New Roman" w:hAnsi="Times New Roman" w:cs="David"/>
          <w:sz w:val="24"/>
          <w:szCs w:val="24"/>
          <w:lang w:eastAsia="he-IL"/>
        </w:rPr>
        <w:t>@view</w:t>
      </w:r>
      <w:r w:rsidRPr="000A39FE">
        <w:rPr>
          <w:rFonts w:ascii="Times New Roman" w:eastAsia="Times New Roman" w:hAnsi="Times New Roman" w:cs="David" w:hint="cs"/>
          <w:sz w:val="24"/>
          <w:szCs w:val="24"/>
          <w:rtl/>
          <w:lang w:eastAsia="he-IL"/>
        </w:rPr>
        <w:t xml:space="preserve">. </w:t>
      </w:r>
      <w:r w:rsidRPr="000A39FE">
        <w:rPr>
          <w:rFonts w:ascii="Times New Roman" w:eastAsia="Times New Roman" w:hAnsi="Times New Roman" w:cs="David"/>
          <w:sz w:val="24"/>
          <w:szCs w:val="24"/>
          <w:rtl/>
          <w:lang w:eastAsia="he-IL"/>
        </w:rPr>
        <w:t xml:space="preserve">כל תעבורת הקבצים תבוצע באמצעות מערכת </w:t>
      </w:r>
      <w:r w:rsidRPr="000A39FE">
        <w:rPr>
          <w:rFonts w:ascii="Times New Roman" w:eastAsia="Times New Roman" w:hAnsi="Times New Roman" w:cs="David"/>
          <w:sz w:val="24"/>
          <w:szCs w:val="24"/>
          <w:lang w:eastAsia="he-IL"/>
        </w:rPr>
        <w:t>@view</w:t>
      </w:r>
      <w:r w:rsidRPr="000A39FE">
        <w:rPr>
          <w:rFonts w:ascii="Times New Roman" w:eastAsia="Times New Roman" w:hAnsi="Times New Roman" w:cs="David"/>
          <w:sz w:val="24"/>
          <w:szCs w:val="24"/>
          <w:rtl/>
          <w:lang w:eastAsia="he-IL"/>
        </w:rPr>
        <w:t xml:space="preserve"> בלבד.</w:t>
      </w:r>
    </w:p>
    <w:p w14:paraId="7418588D" w14:textId="77777777" w:rsidR="000A39FE" w:rsidRPr="000A39FE" w:rsidRDefault="000A39FE" w:rsidP="006B43C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p>
    <w:p w14:paraId="650A0B30" w14:textId="77777777" w:rsidR="000A39FE" w:rsidRPr="000A39FE" w:rsidRDefault="000A39FE" w:rsidP="006B43C4">
      <w:pPr>
        <w:widowControl w:val="0"/>
        <w:spacing w:before="120" w:beforeAutospacing="0" w:after="60" w:afterAutospacing="0" w:line="240" w:lineRule="auto"/>
        <w:ind w:left="720" w:hanging="720"/>
        <w:jc w:val="both"/>
        <w:rPr>
          <w:rFonts w:ascii="Times New Roman" w:eastAsia="Times New Roman" w:hAnsi="Times New Roman" w:cs="David"/>
          <w:b/>
          <w:bCs/>
          <w:sz w:val="24"/>
          <w:szCs w:val="24"/>
          <w:rtl/>
          <w:lang w:eastAsia="he-IL"/>
        </w:rPr>
      </w:pPr>
      <w:r w:rsidRPr="000A39FE">
        <w:rPr>
          <w:rFonts w:ascii="Times New Roman" w:eastAsia="Times New Roman" w:hAnsi="Times New Roman" w:cs="David"/>
          <w:b/>
          <w:bCs/>
          <w:sz w:val="24"/>
          <w:szCs w:val="24"/>
          <w:rtl/>
          <w:lang w:eastAsia="he-IL"/>
        </w:rPr>
        <w:lastRenderedPageBreak/>
        <w:t>2.</w:t>
      </w:r>
      <w:r w:rsidRPr="000A39FE">
        <w:rPr>
          <w:rFonts w:ascii="Times New Roman" w:eastAsia="Times New Roman" w:hAnsi="Times New Roman" w:cs="David"/>
          <w:b/>
          <w:bCs/>
          <w:sz w:val="24"/>
          <w:szCs w:val="24"/>
          <w:rtl/>
          <w:lang w:eastAsia="he-IL"/>
        </w:rPr>
        <w:tab/>
      </w:r>
      <w:r w:rsidRPr="000A39FE">
        <w:rPr>
          <w:rFonts w:ascii="Times New Roman" w:eastAsia="Times New Roman" w:hAnsi="Times New Roman" w:cs="David"/>
          <w:b/>
          <w:bCs/>
          <w:sz w:val="24"/>
          <w:szCs w:val="24"/>
          <w:u w:val="single"/>
          <w:rtl/>
          <w:lang w:eastAsia="he-IL"/>
        </w:rPr>
        <w:t>שלבי העבודה ההנדסית ופירוט השירותים</w:t>
      </w:r>
      <w:r w:rsidRPr="000A39FE">
        <w:rPr>
          <w:rFonts w:ascii="Times New Roman" w:eastAsia="Times New Roman" w:hAnsi="Times New Roman" w:cs="David"/>
          <w:b/>
          <w:bCs/>
          <w:sz w:val="24"/>
          <w:szCs w:val="24"/>
          <w:rtl/>
          <w:lang w:eastAsia="he-IL"/>
        </w:rPr>
        <w:t>:</w:t>
      </w:r>
    </w:p>
    <w:p w14:paraId="4D5C14EA" w14:textId="77777777" w:rsidR="000A39FE" w:rsidRPr="000A39FE" w:rsidRDefault="000A39FE" w:rsidP="006B43C4">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 xml:space="preserve">העבודה תבוצע בקטעים לפי התקדמות הפרויקט והנחיות המנהל, לרבות להסדרי ביניים לבניה ואכלוס בשלבים. </w:t>
      </w:r>
    </w:p>
    <w:p w14:paraId="609B4519" w14:textId="77777777" w:rsidR="000A39FE" w:rsidRPr="000A39FE" w:rsidRDefault="000A39FE" w:rsidP="006B43C4">
      <w:pPr>
        <w:widowControl w:val="0"/>
        <w:spacing w:before="120" w:beforeAutospacing="0" w:after="60" w:afterAutospacing="0" w:line="240" w:lineRule="auto"/>
        <w:ind w:left="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העבודה תבוצע בשלבים הכוללים את השירותים כלהלן:</w:t>
      </w:r>
    </w:p>
    <w:p w14:paraId="3FB6C618" w14:textId="77777777" w:rsidR="000A39FE" w:rsidRPr="000A39FE" w:rsidRDefault="000A39FE" w:rsidP="006B43C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2.1</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hint="cs"/>
          <w:sz w:val="24"/>
          <w:szCs w:val="24"/>
          <w:u w:val="single"/>
          <w:rtl/>
          <w:lang w:eastAsia="he-IL"/>
        </w:rPr>
        <w:t>ייעוץ</w:t>
      </w:r>
      <w:r w:rsidRPr="000A39FE">
        <w:rPr>
          <w:rFonts w:ascii="Times New Roman" w:eastAsia="Times New Roman" w:hAnsi="Times New Roman" w:cs="David"/>
          <w:sz w:val="24"/>
          <w:szCs w:val="24"/>
          <w:u w:val="single"/>
          <w:rtl/>
          <w:lang w:eastAsia="he-IL"/>
        </w:rPr>
        <w:t xml:space="preserve"> מוקדם</w:t>
      </w:r>
      <w:r w:rsidRPr="000A39FE">
        <w:rPr>
          <w:rFonts w:ascii="Times New Roman" w:eastAsia="Times New Roman" w:hAnsi="Times New Roman" w:cs="David"/>
          <w:sz w:val="24"/>
          <w:szCs w:val="24"/>
          <w:rtl/>
          <w:lang w:eastAsia="he-IL"/>
        </w:rPr>
        <w:t>:</w:t>
      </w:r>
    </w:p>
    <w:p w14:paraId="61DA63C7"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א.</w:t>
      </w:r>
      <w:r w:rsidRPr="000A39FE">
        <w:rPr>
          <w:rFonts w:ascii="Times New Roman" w:eastAsia="Times New Roman" w:hAnsi="Times New Roman" w:cs="David"/>
          <w:sz w:val="24"/>
          <w:szCs w:val="24"/>
          <w:rtl/>
          <w:lang w:eastAsia="he-IL"/>
        </w:rPr>
        <w:tab/>
        <w:t>קבלת תדריך תכנון מנציג המזמין, מהאדריכל, ממתכנן הפיתוח</w:t>
      </w:r>
      <w:r w:rsidRPr="000A39FE">
        <w:rPr>
          <w:rFonts w:ascii="Times New Roman" w:eastAsia="Times New Roman" w:hAnsi="Times New Roman" w:cs="David" w:hint="cs"/>
          <w:sz w:val="24"/>
          <w:szCs w:val="24"/>
          <w:rtl/>
          <w:lang w:eastAsia="he-IL"/>
        </w:rPr>
        <w:t>, מיועץ הקרקע, מיועץ האינסטלציה/ניקוז,</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ומיועץ הבניה הירוקה, מההידרולוג</w:t>
      </w:r>
      <w:r w:rsidRPr="000A39FE">
        <w:rPr>
          <w:rFonts w:ascii="Times New Roman" w:eastAsia="Times New Roman" w:hAnsi="Times New Roman" w:cs="David"/>
          <w:sz w:val="24"/>
          <w:szCs w:val="24"/>
          <w:rtl/>
          <w:lang w:eastAsia="he-IL"/>
        </w:rPr>
        <w:t xml:space="preserve"> ומהיועצים האחרים. </w:t>
      </w:r>
    </w:p>
    <w:p w14:paraId="1232BA10"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w:t>
      </w:r>
      <w:r w:rsidRPr="000A39FE">
        <w:rPr>
          <w:rFonts w:ascii="Times New Roman" w:eastAsia="Times New Roman" w:hAnsi="Times New Roman" w:cs="David"/>
          <w:sz w:val="24"/>
          <w:szCs w:val="24"/>
          <w:rtl/>
          <w:lang w:eastAsia="he-IL"/>
        </w:rPr>
        <w:tab/>
        <w:t>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רורים עם נציג המזמין,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רורים באתר במידת הצורך, התייעצות ותיאום עם היועצים האחרים</w:t>
      </w:r>
      <w:r w:rsidRPr="000A39FE">
        <w:rPr>
          <w:rFonts w:ascii="Times New Roman" w:eastAsia="Times New Roman" w:hAnsi="Times New Roman" w:cs="David" w:hint="cs"/>
          <w:sz w:val="24"/>
          <w:szCs w:val="24"/>
          <w:rtl/>
          <w:lang w:eastAsia="he-IL"/>
        </w:rPr>
        <w:t xml:space="preserve"> עבור הדרישה לכריתת והעתקת עצים בגירים</w:t>
      </w:r>
      <w:r w:rsidRPr="000A39FE">
        <w:rPr>
          <w:rFonts w:ascii="Times New Roman" w:eastAsia="Times New Roman" w:hAnsi="Times New Roman" w:cs="David"/>
          <w:sz w:val="24"/>
          <w:szCs w:val="24"/>
          <w:rtl/>
          <w:lang w:eastAsia="he-IL"/>
        </w:rPr>
        <w:t>.</w:t>
      </w:r>
    </w:p>
    <w:p w14:paraId="3F18B973"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ג.</w:t>
      </w:r>
      <w:r w:rsidRPr="000A39FE">
        <w:rPr>
          <w:rFonts w:ascii="Times New Roman" w:eastAsia="Times New Roman" w:hAnsi="Times New Roman" w:cs="David" w:hint="cs"/>
          <w:sz w:val="24"/>
          <w:szCs w:val="24"/>
          <w:rtl/>
          <w:lang w:eastAsia="he-IL"/>
        </w:rPr>
        <w:tab/>
        <w:t>עריכת בדיקה מקדימה בפקידות היערות של הדרישות והטיפול הנדרש עבר כריתת והעתקת עצים בגירים במתחם וברחובות ההיקפיים.</w:t>
      </w:r>
    </w:p>
    <w:p w14:paraId="328F4F1D" w14:textId="77777777" w:rsidR="000A39FE" w:rsidRPr="000A39FE" w:rsidRDefault="000A39FE" w:rsidP="006B43C4">
      <w:pPr>
        <w:spacing w:before="240" w:beforeAutospacing="0" w:after="0" w:afterAutospacing="0" w:line="240" w:lineRule="auto"/>
        <w:ind w:left="2160" w:hanging="738"/>
        <w:jc w:val="both"/>
        <w:rPr>
          <w:rFonts w:ascii="Times New Roman" w:eastAsia="Times New Roman" w:hAnsi="Times New Roman" w:cs="David"/>
          <w:sz w:val="24"/>
          <w:szCs w:val="24"/>
          <w:lang w:eastAsia="he-IL"/>
        </w:rPr>
      </w:pPr>
      <w:r w:rsidRPr="000A39FE">
        <w:rPr>
          <w:rFonts w:ascii="Times New Roman" w:eastAsia="Times New Roman" w:hAnsi="Times New Roman" w:cs="David" w:hint="cs"/>
          <w:sz w:val="24"/>
          <w:szCs w:val="24"/>
          <w:rtl/>
          <w:lang w:eastAsia="he-IL"/>
        </w:rPr>
        <w:t>ד.</w:t>
      </w:r>
      <w:r w:rsidRPr="000A39FE">
        <w:rPr>
          <w:rFonts w:ascii="Times New Roman" w:eastAsia="Times New Roman" w:hAnsi="Times New Roman" w:cs="David" w:hint="cs"/>
          <w:sz w:val="24"/>
          <w:szCs w:val="24"/>
          <w:rtl/>
          <w:lang w:eastAsia="he-IL"/>
        </w:rPr>
        <w:tab/>
        <w:t>הכנת חוות דעת מוקדמת ותיאור הבעיות העקרוניות ותכנון קונספציה בתחום האגרונומי בנוגע לכריתת והעתקת עצים בגירים.</w:t>
      </w:r>
    </w:p>
    <w:p w14:paraId="3EDAD950" w14:textId="77777777" w:rsidR="000A39FE" w:rsidRPr="000A39FE" w:rsidRDefault="000A39FE" w:rsidP="006B43C4">
      <w:pPr>
        <w:spacing w:before="240" w:beforeAutospacing="0" w:after="0" w:afterAutospacing="0" w:line="240" w:lineRule="auto"/>
        <w:ind w:left="2160" w:hanging="738"/>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ה.</w:t>
      </w:r>
      <w:r w:rsidRPr="000A39FE">
        <w:rPr>
          <w:rFonts w:ascii="Times New Roman" w:eastAsia="Times New Roman" w:hAnsi="Times New Roman" w:cs="David" w:hint="cs"/>
          <w:sz w:val="24"/>
          <w:szCs w:val="24"/>
          <w:rtl/>
          <w:lang w:eastAsia="he-IL"/>
        </w:rPr>
        <w:tab/>
        <w:t>הכנת פרוגראמה של האלטרנטיבות השונות, המצאת דו"ח הכולל תיאור השיטות, יתרונות וחסרונות, עלויות הקמה, עלויות תפעול והיבטי תפעול ותחזוקה וכיו"ב.</w:t>
      </w:r>
    </w:p>
    <w:p w14:paraId="6CCF9A5E" w14:textId="77777777" w:rsidR="000A39FE" w:rsidRPr="000A39FE" w:rsidRDefault="000A39FE" w:rsidP="006B43C4">
      <w:pPr>
        <w:spacing w:before="240" w:beforeAutospacing="0" w:after="0" w:afterAutospacing="0" w:line="240" w:lineRule="auto"/>
        <w:ind w:left="2160" w:hanging="738"/>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hint="cs"/>
          <w:sz w:val="24"/>
          <w:szCs w:val="24"/>
          <w:rtl/>
          <w:lang w:eastAsia="he-IL"/>
        </w:rPr>
        <w:tab/>
        <w:t>מסירת הנתונים, הפרוגראמה וחוות הדעת למזמין, למתכנן וכן ליועצים ולמתכננים ולכל גורם אחר שייקבע על ידי המזמין.</w:t>
      </w:r>
    </w:p>
    <w:p w14:paraId="7361ECD9"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p>
    <w:p w14:paraId="0EC845D5" w14:textId="77777777" w:rsidR="000A39FE" w:rsidRPr="000A39FE" w:rsidRDefault="000A39FE" w:rsidP="006B43C4">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2.2</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hint="cs"/>
          <w:sz w:val="24"/>
          <w:szCs w:val="24"/>
          <w:u w:val="single"/>
          <w:rtl/>
          <w:lang w:eastAsia="he-IL"/>
        </w:rPr>
        <w:t>ייעוץ</w:t>
      </w:r>
      <w:r w:rsidRPr="000A39FE">
        <w:rPr>
          <w:rFonts w:ascii="Times New Roman" w:eastAsia="Times New Roman" w:hAnsi="Times New Roman" w:cs="David"/>
          <w:sz w:val="24"/>
          <w:szCs w:val="24"/>
          <w:u w:val="single"/>
          <w:rtl/>
          <w:lang w:eastAsia="he-IL"/>
        </w:rPr>
        <w:t xml:space="preserve"> סופי</w:t>
      </w:r>
      <w:r w:rsidRPr="000A39FE">
        <w:rPr>
          <w:rFonts w:ascii="Times New Roman" w:eastAsia="Times New Roman" w:hAnsi="Times New Roman" w:cs="David"/>
          <w:sz w:val="24"/>
          <w:szCs w:val="24"/>
          <w:rtl/>
          <w:lang w:eastAsia="he-IL"/>
        </w:rPr>
        <w:t xml:space="preserve">:    </w:t>
      </w:r>
    </w:p>
    <w:p w14:paraId="342BBFBE"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א.</w:t>
      </w:r>
      <w:r w:rsidRPr="000A39FE">
        <w:rPr>
          <w:rFonts w:ascii="Times New Roman" w:eastAsia="Times New Roman" w:hAnsi="Times New Roman" w:cs="David"/>
          <w:sz w:val="24"/>
          <w:szCs w:val="24"/>
          <w:rtl/>
          <w:lang w:eastAsia="he-IL"/>
        </w:rPr>
        <w:tab/>
        <w:t xml:space="preserve">חתימה על בקשות להוצאת היתרי בניה </w:t>
      </w:r>
      <w:r w:rsidRPr="000A39FE">
        <w:rPr>
          <w:rFonts w:ascii="Times New Roman" w:eastAsia="Times New Roman" w:hAnsi="Times New Roman" w:cs="David" w:hint="cs"/>
          <w:sz w:val="24"/>
          <w:szCs w:val="24"/>
          <w:rtl/>
          <w:lang w:eastAsia="he-IL"/>
        </w:rPr>
        <w:t xml:space="preserve">וטפסים לרישיונות לכריתה/העתקת עצים, </w:t>
      </w:r>
      <w:r w:rsidRPr="000A39FE">
        <w:rPr>
          <w:rFonts w:ascii="Times New Roman" w:eastAsia="Times New Roman" w:hAnsi="Times New Roman" w:cs="David"/>
          <w:sz w:val="24"/>
          <w:szCs w:val="24"/>
          <w:rtl/>
          <w:lang w:eastAsia="he-IL"/>
        </w:rPr>
        <w:t xml:space="preserve">כאחראי לתכנון, לפקוח העליון ולביקורת בתחום </w:t>
      </w:r>
      <w:r w:rsidRPr="000A39FE">
        <w:rPr>
          <w:rFonts w:ascii="Times New Roman" w:eastAsia="Times New Roman" w:hAnsi="Times New Roman" w:cs="David" w:hint="cs"/>
          <w:sz w:val="24"/>
          <w:szCs w:val="24"/>
          <w:rtl/>
          <w:lang w:eastAsia="he-IL"/>
        </w:rPr>
        <w:t>האגרונומי</w:t>
      </w:r>
      <w:r w:rsidRPr="000A39FE">
        <w:rPr>
          <w:rFonts w:ascii="Times New Roman" w:eastAsia="Times New Roman" w:hAnsi="Times New Roman" w:cs="David"/>
          <w:sz w:val="24"/>
          <w:szCs w:val="24"/>
          <w:rtl/>
          <w:lang w:eastAsia="he-IL"/>
        </w:rPr>
        <w:t>. כמו כן יכין ויחתום 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על כל מסמך שיידרש ע"י הרשויות מה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בתהליך הבקשה להיתר, במהלך הב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צוע ועד לקבלת תעודת גמר. </w:t>
      </w:r>
    </w:p>
    <w:p w14:paraId="0D679AD1"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w:t>
      </w:r>
      <w:r w:rsidRPr="000A39FE">
        <w:rPr>
          <w:rFonts w:ascii="Times New Roman" w:eastAsia="Times New Roman" w:hAnsi="Times New Roman" w:cs="David"/>
          <w:sz w:val="24"/>
          <w:szCs w:val="24"/>
          <w:rtl/>
          <w:lang w:eastAsia="he-IL"/>
        </w:rPr>
        <w:tab/>
        <w:t>הכנסת תיקונים ושינויים בתוכניות ובמסמכים האחרים לפי דרישות המזמין וטיפול באישורן.</w:t>
      </w:r>
    </w:p>
    <w:p w14:paraId="5AAAFFA4" w14:textId="77777777" w:rsidR="000A39FE" w:rsidRPr="000A39FE" w:rsidRDefault="002B07C8"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ג.</w:t>
      </w:r>
      <w:r>
        <w:rPr>
          <w:rFonts w:ascii="Times New Roman" w:eastAsia="Times New Roman" w:hAnsi="Times New Roman" w:cs="David"/>
          <w:sz w:val="24"/>
          <w:szCs w:val="24"/>
          <w:rtl/>
          <w:lang w:eastAsia="he-IL"/>
        </w:rPr>
        <w:tab/>
        <w:t>הכנת ת</w:t>
      </w:r>
      <w:r w:rsidR="000A39FE" w:rsidRPr="000A39FE">
        <w:rPr>
          <w:rFonts w:ascii="Times New Roman" w:eastAsia="Times New Roman" w:hAnsi="Times New Roman" w:cs="David"/>
          <w:sz w:val="24"/>
          <w:szCs w:val="24"/>
          <w:rtl/>
          <w:lang w:eastAsia="he-IL"/>
        </w:rPr>
        <w:t xml:space="preserve">כניות </w:t>
      </w:r>
      <w:r w:rsidR="000A39FE" w:rsidRPr="000A39FE">
        <w:rPr>
          <w:rFonts w:ascii="Times New Roman" w:eastAsia="Times New Roman" w:hAnsi="Times New Roman" w:cs="David" w:hint="cs"/>
          <w:sz w:val="24"/>
          <w:szCs w:val="24"/>
          <w:rtl/>
          <w:lang w:eastAsia="he-IL"/>
        </w:rPr>
        <w:t xml:space="preserve">לביצוע הכריתה והעתקת העצים, </w:t>
      </w:r>
      <w:r w:rsidR="000A39FE" w:rsidRPr="000A39FE">
        <w:rPr>
          <w:rFonts w:ascii="Times New Roman" w:eastAsia="Times New Roman" w:hAnsi="Times New Roman" w:cs="David"/>
          <w:sz w:val="24"/>
          <w:szCs w:val="24"/>
          <w:rtl/>
          <w:lang w:eastAsia="he-IL"/>
        </w:rPr>
        <w:t>לאישור סופי של ה</w:t>
      </w:r>
      <w:r>
        <w:rPr>
          <w:rFonts w:ascii="Times New Roman" w:eastAsia="Times New Roman" w:hAnsi="Times New Roman" w:cs="David"/>
          <w:sz w:val="24"/>
          <w:szCs w:val="24"/>
          <w:rtl/>
          <w:lang w:eastAsia="he-IL"/>
        </w:rPr>
        <w:t>יועצים והמזמין לפני התחלת שלב ת</w:t>
      </w:r>
      <w:r w:rsidR="000A39FE" w:rsidRPr="000A39FE">
        <w:rPr>
          <w:rFonts w:ascii="Times New Roman" w:eastAsia="Times New Roman" w:hAnsi="Times New Roman" w:cs="David"/>
          <w:sz w:val="24"/>
          <w:szCs w:val="24"/>
          <w:rtl/>
          <w:lang w:eastAsia="he-IL"/>
        </w:rPr>
        <w:t>כנית העבודה</w:t>
      </w:r>
      <w:r w:rsidR="000A39FE" w:rsidRPr="000A39FE">
        <w:rPr>
          <w:rFonts w:ascii="Times New Roman" w:eastAsia="Times New Roman" w:hAnsi="Times New Roman" w:cs="David" w:hint="cs"/>
          <w:sz w:val="24"/>
          <w:szCs w:val="24"/>
          <w:rtl/>
          <w:lang w:eastAsia="he-IL"/>
        </w:rPr>
        <w:t>.</w:t>
      </w:r>
    </w:p>
    <w:p w14:paraId="6D1E2DDD"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ד</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עדכון האומדן המשוער של </w:t>
      </w:r>
      <w:r w:rsidRPr="000A39FE">
        <w:rPr>
          <w:rFonts w:ascii="Times New Roman" w:eastAsia="Times New Roman" w:hAnsi="Times New Roman" w:cs="David" w:hint="cs"/>
          <w:sz w:val="24"/>
          <w:szCs w:val="24"/>
          <w:rtl/>
          <w:lang w:eastAsia="he-IL"/>
        </w:rPr>
        <w:t>העבודות לכריתת והעתקת העצים מהמתחם והרחובות ההיקפיים.</w:t>
      </w:r>
    </w:p>
    <w:p w14:paraId="39D257B8"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ה</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כל יתר הדרוש לתכנון סופי.</w:t>
      </w:r>
    </w:p>
    <w:p w14:paraId="557BFEFD" w14:textId="77777777" w:rsidR="000A39FE" w:rsidRPr="000A39FE" w:rsidRDefault="000A39FE" w:rsidP="006B43C4">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2.3</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hint="cs"/>
          <w:sz w:val="24"/>
          <w:szCs w:val="24"/>
          <w:u w:val="single"/>
          <w:rtl/>
          <w:lang w:eastAsia="he-IL"/>
        </w:rPr>
        <w:t>ייעוץ</w:t>
      </w:r>
      <w:r w:rsidRPr="000A39FE">
        <w:rPr>
          <w:rFonts w:ascii="Times New Roman" w:eastAsia="Times New Roman" w:hAnsi="Times New Roman" w:cs="David"/>
          <w:sz w:val="24"/>
          <w:szCs w:val="24"/>
          <w:u w:val="single"/>
          <w:rtl/>
          <w:lang w:eastAsia="he-IL"/>
        </w:rPr>
        <w:t xml:space="preserve"> מפורט</w:t>
      </w:r>
      <w:r w:rsidRPr="000A39FE">
        <w:rPr>
          <w:rFonts w:ascii="Times New Roman" w:eastAsia="Times New Roman" w:hAnsi="Times New Roman" w:cs="David"/>
          <w:sz w:val="24"/>
          <w:szCs w:val="24"/>
          <w:rtl/>
          <w:lang w:eastAsia="he-IL"/>
        </w:rPr>
        <w:t xml:space="preserve">: </w:t>
      </w:r>
    </w:p>
    <w:p w14:paraId="10F22540"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א.</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hint="cs"/>
          <w:sz w:val="24"/>
          <w:szCs w:val="24"/>
          <w:rtl/>
          <w:lang w:eastAsia="he-IL"/>
        </w:rPr>
        <w:t>הייעוץ</w:t>
      </w:r>
      <w:r w:rsidRPr="000A39FE">
        <w:rPr>
          <w:rFonts w:ascii="Times New Roman" w:eastAsia="Times New Roman" w:hAnsi="Times New Roman" w:cs="David"/>
          <w:sz w:val="24"/>
          <w:szCs w:val="24"/>
          <w:rtl/>
          <w:lang w:eastAsia="he-IL"/>
        </w:rPr>
        <w:t xml:space="preserve"> המפורט יתאים לסוג </w:t>
      </w:r>
      <w:r w:rsidRPr="000A39FE">
        <w:rPr>
          <w:rFonts w:ascii="Times New Roman" w:eastAsia="Times New Roman" w:hAnsi="Times New Roman" w:cs="David" w:hint="cs"/>
          <w:sz w:val="24"/>
          <w:szCs w:val="24"/>
          <w:rtl/>
          <w:lang w:eastAsia="he-IL"/>
        </w:rPr>
        <w:t>הדרישות</w:t>
      </w:r>
      <w:r w:rsidRPr="000A39FE">
        <w:rPr>
          <w:rFonts w:ascii="Times New Roman" w:eastAsia="Times New Roman" w:hAnsi="Times New Roman" w:cs="David"/>
          <w:sz w:val="24"/>
          <w:szCs w:val="24"/>
          <w:rtl/>
          <w:lang w:eastAsia="he-IL"/>
        </w:rPr>
        <w:t xml:space="preserve"> שתבחר ע"י המזמין/הקבלן המבצע.</w:t>
      </w:r>
    </w:p>
    <w:p w14:paraId="348BCCF6"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ב</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פרטי </w:t>
      </w:r>
      <w:r w:rsidR="00310285">
        <w:rPr>
          <w:rFonts w:ascii="Times New Roman" w:eastAsia="Times New Roman" w:hAnsi="Times New Roman" w:cs="David" w:hint="cs"/>
          <w:sz w:val="24"/>
          <w:szCs w:val="24"/>
          <w:rtl/>
          <w:lang w:eastAsia="he-IL"/>
        </w:rPr>
        <w:t>ת</w:t>
      </w:r>
      <w:r w:rsidRPr="000A39FE">
        <w:rPr>
          <w:rFonts w:ascii="Times New Roman" w:eastAsia="Times New Roman" w:hAnsi="Times New Roman" w:cs="David" w:hint="cs"/>
          <w:sz w:val="24"/>
          <w:szCs w:val="24"/>
          <w:rtl/>
          <w:lang w:eastAsia="he-IL"/>
        </w:rPr>
        <w:t xml:space="preserve">כניות כריתת והעתקת עצים בגירים בהתאם לסקר שיאושר, </w:t>
      </w:r>
      <w:r w:rsidRPr="000A39FE">
        <w:rPr>
          <w:rFonts w:ascii="Times New Roman" w:eastAsia="Times New Roman" w:hAnsi="Times New Roman" w:cs="David"/>
          <w:sz w:val="24"/>
          <w:szCs w:val="24"/>
          <w:rtl/>
          <w:lang w:eastAsia="he-IL"/>
        </w:rPr>
        <w:t>יפורטו בקנ"מ הנדרש</w:t>
      </w:r>
      <w:r w:rsidRPr="000A39FE">
        <w:rPr>
          <w:rFonts w:ascii="Times New Roman" w:eastAsia="Times New Roman" w:hAnsi="Times New Roman" w:cs="David" w:hint="cs"/>
          <w:sz w:val="24"/>
          <w:szCs w:val="24"/>
          <w:rtl/>
          <w:lang w:eastAsia="he-IL"/>
        </w:rPr>
        <w:t>.</w:t>
      </w:r>
    </w:p>
    <w:p w14:paraId="7242C27F"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lastRenderedPageBreak/>
        <w:t>ג</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הכנת מפרטים טכניים וכתבי כמויות המתאימים למפרטים הכלליים ולכתבי הכמויות המקובלים על המזמין בצורה שיכללו להעתקת עצים </w:t>
      </w:r>
      <w:r w:rsidRPr="000A39FE">
        <w:rPr>
          <w:rFonts w:ascii="Times New Roman" w:eastAsia="Times New Roman" w:hAnsi="Times New Roman" w:cs="David" w:hint="cs"/>
          <w:sz w:val="24"/>
          <w:szCs w:val="24"/>
          <w:rtl/>
          <w:lang w:eastAsia="he-IL"/>
        </w:rPr>
        <w:t xml:space="preserve">בגירים </w:t>
      </w:r>
      <w:r w:rsidRPr="000A39FE">
        <w:rPr>
          <w:rFonts w:ascii="Times New Roman" w:eastAsia="Times New Roman" w:hAnsi="Times New Roman" w:cs="David"/>
          <w:sz w:val="24"/>
          <w:szCs w:val="24"/>
          <w:rtl/>
          <w:lang w:eastAsia="he-IL"/>
        </w:rPr>
        <w:t>בכפוף לדרישות פקיד היערות</w:t>
      </w:r>
      <w:r w:rsidRPr="000A39FE">
        <w:rPr>
          <w:rFonts w:ascii="Times New Roman" w:eastAsia="Times New Roman" w:hAnsi="Times New Roman" w:cs="David" w:hint="cs"/>
          <w:sz w:val="24"/>
          <w:szCs w:val="24"/>
          <w:rtl/>
          <w:lang w:eastAsia="he-IL"/>
        </w:rPr>
        <w:t>.</w:t>
      </w:r>
    </w:p>
    <w:p w14:paraId="062C66C5"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ד</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המ</w:t>
      </w:r>
      <w:r w:rsidR="00310285">
        <w:rPr>
          <w:rFonts w:ascii="Times New Roman" w:eastAsia="Times New Roman" w:hAnsi="Times New Roman" w:cs="David"/>
          <w:sz w:val="24"/>
          <w:szCs w:val="24"/>
          <w:rtl/>
          <w:lang w:eastAsia="he-IL"/>
        </w:rPr>
        <w:t>פרטים וכתבי הכמויות יתבססו על ת</w:t>
      </w:r>
      <w:r w:rsidRPr="000A39FE">
        <w:rPr>
          <w:rFonts w:ascii="Times New Roman" w:eastAsia="Times New Roman" w:hAnsi="Times New Roman" w:cs="David"/>
          <w:sz w:val="24"/>
          <w:szCs w:val="24"/>
          <w:rtl/>
          <w:lang w:eastAsia="he-IL"/>
        </w:rPr>
        <w:t xml:space="preserve">כניות עבודה מפורטות, חישובי הכמויות יהיו מדויקים והתיאורים ברורים ובק.מ. שיקבע ע"י נציג המזמין. כתבי הכמויות יוכנו לפי מתכונת הנהוגה אצל המזמין של מכללי עבודות ו/או כמויות מפורטות למדידה. לפי דרישת המנהל יוכנו כתבי כמויות בחלוקה לפי אזורים. </w:t>
      </w:r>
    </w:p>
    <w:p w14:paraId="706F44F1"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ה</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המפרטים יודפסו באמצעות מעבד תמלילים והם יוצאו בקבצי "אסקי", כך שניתן יהיה להעתיקם לכל מעבד תמלילים אחר, ע"ג דיסקט ובתדפיס.</w:t>
      </w:r>
    </w:p>
    <w:p w14:paraId="77B4C649"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כתבי הכמויות יוכנו באמצעות תוכנה לכתבי כמויות "סופר מכרז" והניתנת להמרה גם לתוכנות אחרות לכתבי כמויות ע"ג דיסקט ובתדפיס.  </w:t>
      </w:r>
    </w:p>
    <w:p w14:paraId="6D27DEB8"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ז</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עדכון האומדן לביצוע </w:t>
      </w:r>
      <w:r w:rsidRPr="000A39FE">
        <w:rPr>
          <w:rFonts w:ascii="Times New Roman" w:eastAsia="Times New Roman" w:hAnsi="Times New Roman" w:cs="David" w:hint="cs"/>
          <w:sz w:val="24"/>
          <w:szCs w:val="24"/>
          <w:rtl/>
          <w:lang w:eastAsia="he-IL"/>
        </w:rPr>
        <w:t xml:space="preserve">עבודות כריתת והעתקת העצים בהתאם לדרישות פקיד היערות, </w:t>
      </w:r>
      <w:r w:rsidRPr="000A39FE">
        <w:rPr>
          <w:rFonts w:ascii="Times New Roman" w:eastAsia="Times New Roman" w:hAnsi="Times New Roman" w:cs="David"/>
          <w:sz w:val="24"/>
          <w:szCs w:val="24"/>
          <w:rtl/>
          <w:lang w:eastAsia="he-IL"/>
        </w:rPr>
        <w:t>שיהיה מבוסס על המפרטים וכתבי הכמויות, תוך ציון המדד התקף במועד הכנת האומדן.</w:t>
      </w:r>
    </w:p>
    <w:p w14:paraId="2D9830F5"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ח</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הכנסת שינויים בתוכניות </w:t>
      </w:r>
      <w:r w:rsidRPr="000A39FE">
        <w:rPr>
          <w:rFonts w:ascii="Times New Roman" w:eastAsia="Times New Roman" w:hAnsi="Times New Roman" w:cs="David" w:hint="cs"/>
          <w:sz w:val="24"/>
          <w:szCs w:val="24"/>
          <w:rtl/>
          <w:lang w:eastAsia="he-IL"/>
        </w:rPr>
        <w:t xml:space="preserve">כריתת והעתקת העצים בהתאם לדרישות פקיד היערות, </w:t>
      </w:r>
      <w:r w:rsidRPr="000A39FE">
        <w:rPr>
          <w:rFonts w:ascii="Times New Roman" w:eastAsia="Times New Roman" w:hAnsi="Times New Roman" w:cs="David"/>
          <w:sz w:val="24"/>
          <w:szCs w:val="24"/>
          <w:rtl/>
          <w:lang w:eastAsia="he-IL"/>
        </w:rPr>
        <w:t xml:space="preserve">ככל שיתחייב להתאמת הפרויקט למסגרת התקציבית כפי שיקבע ע"י המזמין. </w:t>
      </w:r>
    </w:p>
    <w:p w14:paraId="429AE113"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ט</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מתן חוות דעת טכנית ו</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יעוץ בכל הקשור בהכנת המכרזים ופרסומם.</w:t>
      </w:r>
    </w:p>
    <w:p w14:paraId="4AB966F9"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י.</w:t>
      </w:r>
      <w:r w:rsidRPr="000A39FE">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45B04CD4"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י</w:t>
      </w:r>
      <w:r w:rsidRPr="000A39FE">
        <w:rPr>
          <w:rFonts w:ascii="Times New Roman" w:eastAsia="Times New Roman" w:hAnsi="Times New Roman" w:cs="David" w:hint="cs"/>
          <w:sz w:val="24"/>
          <w:szCs w:val="24"/>
          <w:rtl/>
          <w:lang w:eastAsia="he-IL"/>
        </w:rPr>
        <w:t>א</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מתן חוות דעת טכנית, בכל הקשור להצעות הקבלנים</w:t>
      </w:r>
      <w:r w:rsidRPr="000A39FE">
        <w:rPr>
          <w:rFonts w:ascii="Times New Roman" w:eastAsia="Times New Roman" w:hAnsi="Times New Roman" w:cs="David" w:hint="cs"/>
          <w:sz w:val="24"/>
          <w:szCs w:val="24"/>
          <w:rtl/>
          <w:lang w:eastAsia="he-IL"/>
        </w:rPr>
        <w:t xml:space="preserve"> לרבות בדיקת ההצעות התייחסות </w:t>
      </w:r>
      <w:r w:rsidRPr="000A39FE">
        <w:rPr>
          <w:rFonts w:ascii="Times New Roman" w:eastAsia="Times New Roman" w:hAnsi="Times New Roman" w:cs="David" w:hint="cs"/>
          <w:sz w:val="24"/>
          <w:szCs w:val="24"/>
          <w:rtl/>
          <w:lang w:eastAsia="he-IL"/>
        </w:rPr>
        <w:lastRenderedPageBreak/>
        <w:t>מפורטת והמלצות לאישור חלופות תכנוניות של קבלנים</w:t>
      </w:r>
      <w:r w:rsidRPr="000A39FE">
        <w:rPr>
          <w:rFonts w:ascii="Times New Roman" w:eastAsia="Times New Roman" w:hAnsi="Times New Roman" w:cs="David"/>
          <w:sz w:val="24"/>
          <w:szCs w:val="24"/>
          <w:rtl/>
          <w:lang w:eastAsia="he-IL"/>
        </w:rPr>
        <w:t>.</w:t>
      </w:r>
    </w:p>
    <w:p w14:paraId="178029D9" w14:textId="77777777" w:rsidR="000A39FE" w:rsidRPr="000A39FE" w:rsidRDefault="000A39FE" w:rsidP="006B43C4">
      <w:pPr>
        <w:widowControl w:val="0"/>
        <w:spacing w:before="120" w:beforeAutospacing="0" w:after="60" w:afterAutospacing="0" w:line="240" w:lineRule="auto"/>
        <w:ind w:left="1440"/>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מובהר בזאת שה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יכין, באם </w:t>
      </w:r>
      <w:r w:rsidRPr="000A39FE">
        <w:rPr>
          <w:rFonts w:ascii="Times New Roman" w:eastAsia="Times New Roman" w:hAnsi="Times New Roman" w:cs="David" w:hint="cs"/>
          <w:sz w:val="24"/>
          <w:szCs w:val="24"/>
          <w:rtl/>
          <w:lang w:eastAsia="he-IL"/>
        </w:rPr>
        <w:t>יידר</w:t>
      </w:r>
      <w:r w:rsidRPr="000A39FE">
        <w:rPr>
          <w:rFonts w:ascii="Times New Roman" w:eastAsia="Times New Roman" w:hAnsi="Times New Roman" w:cs="David" w:hint="eastAsia"/>
          <w:sz w:val="24"/>
          <w:szCs w:val="24"/>
          <w:rtl/>
          <w:lang w:eastAsia="he-IL"/>
        </w:rPr>
        <w:t>ש</w:t>
      </w:r>
      <w:r w:rsidRPr="000A39FE">
        <w:rPr>
          <w:rFonts w:ascii="Times New Roman" w:eastAsia="Times New Roman" w:hAnsi="Times New Roman" w:cs="David"/>
          <w:sz w:val="24"/>
          <w:szCs w:val="24"/>
          <w:rtl/>
          <w:lang w:eastAsia="he-IL"/>
        </w:rPr>
        <w:t>, מסמכים למכרזים עוד לפני השלמת המסמכים המפורטים לבצוע.</w:t>
      </w:r>
    </w:p>
    <w:p w14:paraId="2AD23297" w14:textId="77777777" w:rsidR="000A39FE" w:rsidRPr="000A39FE" w:rsidRDefault="000A39FE" w:rsidP="006B43C4">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2.4</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u w:val="single"/>
          <w:rtl/>
          <w:lang w:eastAsia="he-IL"/>
        </w:rPr>
        <w:t>פיקוח עליון</w:t>
      </w:r>
      <w:r w:rsidRPr="000A39FE">
        <w:rPr>
          <w:rFonts w:ascii="Times New Roman" w:eastAsia="Times New Roman" w:hAnsi="Times New Roman" w:cs="David"/>
          <w:sz w:val="24"/>
          <w:szCs w:val="24"/>
          <w:rtl/>
          <w:lang w:eastAsia="he-IL"/>
        </w:rPr>
        <w:t>:</w:t>
      </w:r>
    </w:p>
    <w:p w14:paraId="5CEB8CA4"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א.</w:t>
      </w:r>
      <w:r w:rsidRPr="000A39FE">
        <w:rPr>
          <w:rFonts w:ascii="Times New Roman" w:eastAsia="Times New Roman" w:hAnsi="Times New Roman" w:cs="David"/>
          <w:sz w:val="24"/>
          <w:szCs w:val="24"/>
          <w:rtl/>
          <w:lang w:eastAsia="he-IL"/>
        </w:rPr>
        <w:tab/>
        <w:t>הפ</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קוח העליון של 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על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צוע עבודות </w:t>
      </w:r>
      <w:r w:rsidRPr="000A39FE">
        <w:rPr>
          <w:rFonts w:ascii="Times New Roman" w:eastAsia="Times New Roman" w:hAnsi="Times New Roman" w:cs="David" w:hint="cs"/>
          <w:sz w:val="24"/>
          <w:szCs w:val="24"/>
          <w:rtl/>
          <w:lang w:eastAsia="he-IL"/>
        </w:rPr>
        <w:t>האגרונומיה</w:t>
      </w:r>
      <w:r w:rsidRPr="000A39FE">
        <w:rPr>
          <w:rFonts w:ascii="Times New Roman" w:eastAsia="Times New Roman" w:hAnsi="Times New Roman" w:cs="David"/>
          <w:sz w:val="24"/>
          <w:szCs w:val="24"/>
          <w:rtl/>
          <w:lang w:eastAsia="he-IL"/>
        </w:rPr>
        <w:t xml:space="preserve"> יכלול:</w:t>
      </w:r>
    </w:p>
    <w:p w14:paraId="537F5BD9" w14:textId="77777777"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פיקוח עליון על ביצוע עבודות </w:t>
      </w:r>
      <w:r w:rsidRPr="000A39FE">
        <w:rPr>
          <w:rFonts w:ascii="Times New Roman" w:eastAsia="Times New Roman" w:hAnsi="Times New Roman" w:cs="David" w:hint="cs"/>
          <w:sz w:val="24"/>
          <w:szCs w:val="24"/>
          <w:rtl/>
          <w:lang w:eastAsia="he-IL"/>
        </w:rPr>
        <w:t xml:space="preserve">הכריתה והעתקה של העצים הבגירים </w:t>
      </w:r>
      <w:r w:rsidRPr="000A39FE">
        <w:rPr>
          <w:rFonts w:ascii="Times New Roman" w:eastAsia="Times New Roman" w:hAnsi="Times New Roman" w:cs="David"/>
          <w:sz w:val="24"/>
          <w:szCs w:val="24"/>
          <w:rtl/>
          <w:lang w:eastAsia="he-IL"/>
        </w:rPr>
        <w:t xml:space="preserve">בהתאם לתוכניות ולמסמכים האחרים המאושרים ע"י </w:t>
      </w:r>
      <w:r w:rsidRPr="000A39FE">
        <w:rPr>
          <w:rFonts w:ascii="Times New Roman" w:eastAsia="Times New Roman" w:hAnsi="Times New Roman" w:cs="David" w:hint="cs"/>
          <w:sz w:val="24"/>
          <w:szCs w:val="24"/>
          <w:rtl/>
          <w:lang w:eastAsia="he-IL"/>
        </w:rPr>
        <w:t>פקידות היערות.</w:t>
      </w:r>
    </w:p>
    <w:p w14:paraId="57F37FBA" w14:textId="77777777"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בדיקה באתר ומחוצה</w:t>
      </w:r>
      <w:r w:rsidR="00C26A8A">
        <w:rPr>
          <w:rFonts w:ascii="Times New Roman" w:eastAsia="Times New Roman" w:hAnsi="Times New Roman" w:cs="David"/>
          <w:sz w:val="24"/>
          <w:szCs w:val="24"/>
          <w:rtl/>
          <w:lang w:eastAsia="he-IL"/>
        </w:rPr>
        <w:t xml:space="preserve"> לו באם הקבלן והמפקח הבינו את ת</w:t>
      </w:r>
      <w:r w:rsidRPr="000A39FE">
        <w:rPr>
          <w:rFonts w:ascii="Times New Roman" w:eastAsia="Times New Roman" w:hAnsi="Times New Roman" w:cs="David"/>
          <w:sz w:val="24"/>
          <w:szCs w:val="24"/>
          <w:rtl/>
          <w:lang w:eastAsia="he-IL"/>
        </w:rPr>
        <w:t>כניות 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ואת הוראותיו.</w:t>
      </w:r>
    </w:p>
    <w:p w14:paraId="3377F1FD" w14:textId="77777777"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הדרכה ומתן הסברים למפקח, במידה ונתמנה כזה לפ</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קוח על עבודות </w:t>
      </w:r>
      <w:r w:rsidRPr="000A39FE">
        <w:rPr>
          <w:rFonts w:ascii="Times New Roman" w:eastAsia="Times New Roman" w:hAnsi="Times New Roman" w:cs="David" w:hint="cs"/>
          <w:sz w:val="24"/>
          <w:szCs w:val="24"/>
          <w:rtl/>
          <w:lang w:eastAsia="he-IL"/>
        </w:rPr>
        <w:t>הכריתה והעתקה של העצים הבגירים</w:t>
      </w:r>
      <w:r w:rsidRPr="000A39FE">
        <w:rPr>
          <w:rFonts w:ascii="Times New Roman" w:eastAsia="Times New Roman" w:hAnsi="Times New Roman" w:cs="David"/>
          <w:sz w:val="24"/>
          <w:szCs w:val="24"/>
          <w:rtl/>
          <w:lang w:eastAsia="he-IL"/>
        </w:rPr>
        <w:t>, הדרכה ומתן הסברים לקבלני העבודות באתר ומחוצה לו.</w:t>
      </w:r>
    </w:p>
    <w:p w14:paraId="1B8B5493" w14:textId="77777777"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דיווח למנהל על התקדמות ביצוע עבודות </w:t>
      </w:r>
      <w:r w:rsidRPr="000A39FE">
        <w:rPr>
          <w:rFonts w:ascii="Times New Roman" w:eastAsia="Times New Roman" w:hAnsi="Times New Roman" w:cs="David" w:hint="cs"/>
          <w:sz w:val="24"/>
          <w:szCs w:val="24"/>
          <w:rtl/>
          <w:lang w:eastAsia="he-IL"/>
        </w:rPr>
        <w:t xml:space="preserve">הכריתה והעתקה של העצים הבגירים </w:t>
      </w:r>
      <w:r w:rsidRPr="000A39FE">
        <w:rPr>
          <w:rFonts w:ascii="Times New Roman" w:eastAsia="Times New Roman" w:hAnsi="Times New Roman" w:cs="David"/>
          <w:sz w:val="24"/>
          <w:szCs w:val="24"/>
          <w:rtl/>
          <w:lang w:eastAsia="he-IL"/>
        </w:rPr>
        <w:t>לאחר כל ביקור באתר</w:t>
      </w:r>
      <w:r w:rsidRPr="000A39FE">
        <w:rPr>
          <w:rFonts w:ascii="Times New Roman" w:eastAsia="Times New Roman" w:hAnsi="Times New Roman" w:cs="David" w:hint="cs"/>
          <w:sz w:val="24"/>
          <w:szCs w:val="24"/>
          <w:rtl/>
          <w:lang w:eastAsia="he-IL"/>
        </w:rPr>
        <w:t>.</w:t>
      </w:r>
    </w:p>
    <w:p w14:paraId="4B3840D3" w14:textId="77777777"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השתתפות בקבלת העבודות ואישור גמר ביצוע עבודות </w:t>
      </w:r>
      <w:r w:rsidRPr="000A39FE">
        <w:rPr>
          <w:rFonts w:ascii="Times New Roman" w:eastAsia="Times New Roman" w:hAnsi="Times New Roman" w:cs="David" w:hint="cs"/>
          <w:sz w:val="24"/>
          <w:szCs w:val="24"/>
          <w:rtl/>
          <w:lang w:eastAsia="he-IL"/>
        </w:rPr>
        <w:t>הכריתה והעתקה של העצים הבגירים</w:t>
      </w:r>
      <w:r w:rsidRPr="000A39FE">
        <w:rPr>
          <w:rFonts w:ascii="Times New Roman" w:eastAsia="Times New Roman" w:hAnsi="Times New Roman" w:cs="David"/>
          <w:sz w:val="24"/>
          <w:szCs w:val="24"/>
          <w:rtl/>
          <w:lang w:eastAsia="he-IL"/>
        </w:rPr>
        <w:t xml:space="preserve"> בתיאום עם </w:t>
      </w:r>
      <w:r w:rsidRPr="000A39FE">
        <w:rPr>
          <w:rFonts w:ascii="Times New Roman" w:eastAsia="Times New Roman" w:hAnsi="Times New Roman" w:cs="David" w:hint="cs"/>
          <w:sz w:val="24"/>
          <w:szCs w:val="24"/>
          <w:rtl/>
          <w:lang w:eastAsia="he-IL"/>
        </w:rPr>
        <w:t>פקידות היערות</w:t>
      </w:r>
      <w:r w:rsidRPr="000A39FE">
        <w:rPr>
          <w:rFonts w:ascii="Times New Roman" w:eastAsia="Times New Roman" w:hAnsi="Times New Roman" w:cs="David"/>
          <w:sz w:val="24"/>
          <w:szCs w:val="24"/>
          <w:rtl/>
          <w:lang w:eastAsia="he-IL"/>
        </w:rPr>
        <w:t>. העברת רשימות ליקויים לתיקון.</w:t>
      </w:r>
    </w:p>
    <w:p w14:paraId="481BCC0C" w14:textId="77777777"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י</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עוץ למנהל והשתתפות בדיונים ובברורים עם הקבלנים בקשר עם ביצוע עבודות </w:t>
      </w:r>
      <w:r w:rsidRPr="000A39FE">
        <w:rPr>
          <w:rFonts w:ascii="Times New Roman" w:eastAsia="Times New Roman" w:hAnsi="Times New Roman" w:cs="David" w:hint="cs"/>
          <w:sz w:val="24"/>
          <w:szCs w:val="24"/>
          <w:rtl/>
          <w:lang w:eastAsia="he-IL"/>
        </w:rPr>
        <w:t xml:space="preserve">הכריתה והעתקה של העצים הבגירים </w:t>
      </w:r>
      <w:r w:rsidRPr="000A39FE">
        <w:rPr>
          <w:rFonts w:ascii="Times New Roman" w:eastAsia="Times New Roman" w:hAnsi="Times New Roman" w:cs="David"/>
          <w:sz w:val="24"/>
          <w:szCs w:val="24"/>
          <w:rtl/>
          <w:lang w:eastAsia="he-IL"/>
        </w:rPr>
        <w:t>ובפיקוח העליון עליהן ועל התאמתן לתנאי החוזים עם קבלני העבודות, הן לפני מסירת העבודה והן בתקופת הבדק.</w:t>
      </w:r>
    </w:p>
    <w:p w14:paraId="6D6FC9B0" w14:textId="77777777"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lastRenderedPageBreak/>
        <w:t>-</w:t>
      </w:r>
      <w:r w:rsidRPr="000A39FE">
        <w:rPr>
          <w:rFonts w:ascii="Times New Roman" w:eastAsia="Times New Roman" w:hAnsi="Times New Roman" w:cs="David"/>
          <w:sz w:val="24"/>
          <w:szCs w:val="24"/>
          <w:rtl/>
          <w:lang w:eastAsia="he-IL"/>
        </w:rPr>
        <w:tab/>
        <w:t>י</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עוץ למפקח בבדיקה ואישור מקצועי של מרכיבי חשבונות חלקיים והחשבונות הסופיים של קבלני העבודות, בהסתמך על ההסכמים הקיימים עימם, ולאחר אישור הכמויות ע"י המפקח.    </w:t>
      </w:r>
    </w:p>
    <w:p w14:paraId="74996344" w14:textId="77777777"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י</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עוץ למזמין והשתתפות בבירורים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3B820B22" w14:textId="77777777"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הכנה וחתימה על כל מסמך </w:t>
      </w:r>
      <w:r w:rsidRPr="000A39FE">
        <w:rPr>
          <w:rFonts w:ascii="Times New Roman" w:eastAsia="Times New Roman" w:hAnsi="Times New Roman" w:cs="David" w:hint="cs"/>
          <w:sz w:val="24"/>
          <w:szCs w:val="24"/>
          <w:rtl/>
          <w:lang w:eastAsia="he-IL"/>
        </w:rPr>
        <w:t>שיידר</w:t>
      </w:r>
      <w:r w:rsidRPr="000A39FE">
        <w:rPr>
          <w:rFonts w:ascii="Times New Roman" w:eastAsia="Times New Roman" w:hAnsi="Times New Roman" w:cs="David" w:hint="eastAsia"/>
          <w:sz w:val="24"/>
          <w:szCs w:val="24"/>
          <w:rtl/>
          <w:lang w:eastAsia="he-IL"/>
        </w:rPr>
        <w:t>ש</w:t>
      </w:r>
      <w:r w:rsidRPr="000A39FE">
        <w:rPr>
          <w:rFonts w:ascii="Times New Roman" w:eastAsia="Times New Roman" w:hAnsi="Times New Roman" w:cs="David"/>
          <w:sz w:val="24"/>
          <w:szCs w:val="24"/>
          <w:rtl/>
          <w:lang w:eastAsia="he-IL"/>
        </w:rPr>
        <w:t xml:space="preserve"> ע"י הרשויות מה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במהלך הבניה, על אישור לחיבור הפרויקט למערכות, ועל אישור לאכלוס ולתעודת גמר.</w:t>
      </w:r>
    </w:p>
    <w:p w14:paraId="06F1F2B1" w14:textId="77777777"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בדיקת ביצוע עבודות </w:t>
      </w:r>
      <w:r w:rsidRPr="000A39FE">
        <w:rPr>
          <w:rFonts w:ascii="Times New Roman" w:eastAsia="Times New Roman" w:hAnsi="Times New Roman" w:cs="David" w:hint="cs"/>
          <w:sz w:val="24"/>
          <w:szCs w:val="24"/>
          <w:rtl/>
          <w:lang w:eastAsia="he-IL"/>
        </w:rPr>
        <w:t xml:space="preserve">הכריתה והעתקה של העצים הבגירים, </w:t>
      </w:r>
      <w:r w:rsidRPr="000A39FE">
        <w:rPr>
          <w:rFonts w:ascii="Times New Roman" w:eastAsia="Times New Roman" w:hAnsi="Times New Roman" w:cs="David"/>
          <w:sz w:val="24"/>
          <w:szCs w:val="24"/>
          <w:rtl/>
          <w:lang w:eastAsia="he-IL"/>
        </w:rPr>
        <w:t xml:space="preserve">הבדק וקבלה סופית של העבודות בגמר אחריות קבלני העבודות. </w:t>
      </w:r>
    </w:p>
    <w:p w14:paraId="0AF833E4" w14:textId="77777777"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סיוע ככל הנדרש לשם אישור </w:t>
      </w:r>
      <w:r w:rsidRPr="000A39FE">
        <w:rPr>
          <w:rFonts w:ascii="Times New Roman" w:eastAsia="Times New Roman" w:hAnsi="Times New Roman" w:cs="David" w:hint="cs"/>
          <w:sz w:val="24"/>
          <w:szCs w:val="24"/>
          <w:rtl/>
          <w:lang w:eastAsia="he-IL"/>
        </w:rPr>
        <w:t>פקידות היערות</w:t>
      </w:r>
      <w:r w:rsidRPr="000A39FE">
        <w:rPr>
          <w:rFonts w:ascii="Times New Roman" w:eastAsia="Times New Roman" w:hAnsi="Times New Roman" w:cs="David"/>
          <w:sz w:val="24"/>
          <w:szCs w:val="24"/>
          <w:rtl/>
          <w:lang w:eastAsia="he-IL"/>
        </w:rPr>
        <w:t xml:space="preserve"> להשלמת העבודות ולקבלת תעודת גמר.</w:t>
      </w:r>
    </w:p>
    <w:p w14:paraId="6EEB5F28" w14:textId="77777777"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סיוע למזמין במתן מענה לפניות אליו בקשר לתכנון וב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צוע עבודות </w:t>
      </w:r>
      <w:r w:rsidRPr="000A39FE">
        <w:rPr>
          <w:rFonts w:ascii="Times New Roman" w:eastAsia="Times New Roman" w:hAnsi="Times New Roman" w:cs="David" w:hint="cs"/>
          <w:sz w:val="24"/>
          <w:szCs w:val="24"/>
          <w:rtl/>
          <w:lang w:eastAsia="he-IL"/>
        </w:rPr>
        <w:t>הכריתה והעתקה של העצים הבגירים</w:t>
      </w:r>
      <w:r w:rsidRPr="000A39FE">
        <w:rPr>
          <w:rFonts w:ascii="Times New Roman" w:eastAsia="Times New Roman" w:hAnsi="Times New Roman" w:cs="David"/>
          <w:sz w:val="24"/>
          <w:szCs w:val="24"/>
          <w:rtl/>
          <w:lang w:eastAsia="he-IL"/>
        </w:rPr>
        <w:t>.</w:t>
      </w:r>
    </w:p>
    <w:p w14:paraId="56AE7D9D" w14:textId="77777777"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השתתפות עם המזמין בהגנה מפני תביעות בקשר עם תכנון וב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צוע עבודות </w:t>
      </w:r>
      <w:r w:rsidRPr="000A39FE">
        <w:rPr>
          <w:rFonts w:ascii="Times New Roman" w:eastAsia="Times New Roman" w:hAnsi="Times New Roman" w:cs="David" w:hint="cs"/>
          <w:sz w:val="24"/>
          <w:szCs w:val="24"/>
          <w:rtl/>
          <w:lang w:eastAsia="he-IL"/>
        </w:rPr>
        <w:t>הכריתה והעתקה של העצים הבגירים</w:t>
      </w:r>
      <w:r w:rsidRPr="000A39FE">
        <w:rPr>
          <w:rFonts w:ascii="Times New Roman" w:eastAsia="Times New Roman" w:hAnsi="Times New Roman" w:cs="David"/>
          <w:sz w:val="24"/>
          <w:szCs w:val="24"/>
          <w:rtl/>
          <w:lang w:eastAsia="he-IL"/>
        </w:rPr>
        <w:t>.</w:t>
      </w:r>
    </w:p>
    <w:p w14:paraId="7F15C214" w14:textId="77777777"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כל יתר הדרוש לפיקוח עליון, ולביקורת על עבודות </w:t>
      </w:r>
      <w:r w:rsidRPr="000A39FE">
        <w:rPr>
          <w:rFonts w:ascii="Times New Roman" w:eastAsia="Times New Roman" w:hAnsi="Times New Roman" w:cs="David" w:hint="cs"/>
          <w:sz w:val="24"/>
          <w:szCs w:val="24"/>
          <w:rtl/>
          <w:lang w:eastAsia="he-IL"/>
        </w:rPr>
        <w:t>הכריתה והעתקה של העצים הבגירים</w:t>
      </w:r>
      <w:r w:rsidRPr="000A39FE">
        <w:rPr>
          <w:rFonts w:ascii="Times New Roman" w:eastAsia="Times New Roman" w:hAnsi="Times New Roman" w:cs="David"/>
          <w:sz w:val="24"/>
          <w:szCs w:val="24"/>
          <w:rtl/>
          <w:lang w:eastAsia="he-IL"/>
        </w:rPr>
        <w:t>.</w:t>
      </w:r>
    </w:p>
    <w:p w14:paraId="00C37580" w14:textId="77777777" w:rsidR="000A39FE" w:rsidRPr="000A39FE" w:rsidRDefault="002B07C8"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lastRenderedPageBreak/>
        <w:t>-</w:t>
      </w:r>
      <w:r>
        <w:rPr>
          <w:rFonts w:ascii="Times New Roman" w:eastAsia="Times New Roman" w:hAnsi="Times New Roman" w:cs="David"/>
          <w:sz w:val="24"/>
          <w:szCs w:val="24"/>
          <w:rtl/>
          <w:lang w:eastAsia="he-IL"/>
        </w:rPr>
        <w:tab/>
        <w:t>עיבוד ת</w:t>
      </w:r>
      <w:r w:rsidR="000A39FE" w:rsidRPr="000A39FE">
        <w:rPr>
          <w:rFonts w:ascii="Times New Roman" w:eastAsia="Times New Roman" w:hAnsi="Times New Roman" w:cs="David"/>
          <w:sz w:val="24"/>
          <w:szCs w:val="24"/>
          <w:rtl/>
          <w:lang w:eastAsia="he-IL"/>
        </w:rPr>
        <w:t>כניות הפרויקט כפי שבוצעו למעשה (</w:t>
      </w:r>
      <w:r w:rsidR="000A39FE" w:rsidRPr="000A39FE">
        <w:rPr>
          <w:rFonts w:ascii="Times New Roman" w:eastAsia="Times New Roman" w:hAnsi="Times New Roman" w:cs="David"/>
          <w:sz w:val="24"/>
          <w:szCs w:val="24"/>
          <w:lang w:eastAsia="he-IL"/>
        </w:rPr>
        <w:t>AS-MADE</w:t>
      </w:r>
      <w:r>
        <w:rPr>
          <w:rFonts w:ascii="Times New Roman" w:eastAsia="Times New Roman" w:hAnsi="Times New Roman" w:cs="David"/>
          <w:sz w:val="24"/>
          <w:szCs w:val="24"/>
          <w:rtl/>
          <w:lang w:eastAsia="he-IL"/>
        </w:rPr>
        <w:t>) על בסיס ת</w:t>
      </w:r>
      <w:r w:rsidR="000A39FE" w:rsidRPr="000A39FE">
        <w:rPr>
          <w:rFonts w:ascii="Times New Roman" w:eastAsia="Times New Roman" w:hAnsi="Times New Roman" w:cs="David"/>
          <w:sz w:val="24"/>
          <w:szCs w:val="24"/>
          <w:rtl/>
          <w:lang w:eastAsia="he-IL"/>
        </w:rPr>
        <w:t xml:space="preserve">כניות </w:t>
      </w:r>
      <w:r w:rsidR="000A39FE" w:rsidRPr="000A39FE">
        <w:rPr>
          <w:rFonts w:ascii="Times New Roman" w:eastAsia="Times New Roman" w:hAnsi="Times New Roman" w:cs="David"/>
          <w:sz w:val="24"/>
          <w:szCs w:val="24"/>
          <w:lang w:eastAsia="he-IL"/>
        </w:rPr>
        <w:t>AS-MADE</w:t>
      </w:r>
      <w:r w:rsidR="000A39FE" w:rsidRPr="000A39FE">
        <w:rPr>
          <w:rFonts w:ascii="Times New Roman" w:eastAsia="Times New Roman" w:hAnsi="Times New Roman" w:cs="David"/>
          <w:sz w:val="24"/>
          <w:szCs w:val="24"/>
          <w:rtl/>
          <w:lang w:eastAsia="he-IL"/>
        </w:rPr>
        <w:t xml:space="preserve"> שימסור הקבלן תוך ציון כל השינויים שחלו בזמן הביצוע, ומסירתם למזמין ע"ג דיסקט. </w:t>
      </w:r>
    </w:p>
    <w:p w14:paraId="657F6945"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ב</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אין 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רשאי לתת הוראות במישרין לקבלנים או לנהל משא ומתן עם הקבלנים ביחס למחירים או לדרכי ביצוע אלא באמצעות נציג המזמין.</w:t>
      </w:r>
    </w:p>
    <w:p w14:paraId="63F657A1"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ג</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לאחר כל ביקור באתר יגיש 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לנציג המזמין דו"ח בכתב ובו יציין את התרשמותו ואת הערותיו לגבי ביצוע העבודות. בגמר ביצוע העבודות יגיש 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לנציג המזמין הצהרה, בנוסח נספח ט', כי בדק את ביצוע העבודות, מצא אותן תואמות לתכניותיו ולתקנים מחייבים וכי בוצעו לשביעות רצונו.  </w:t>
      </w:r>
    </w:p>
    <w:p w14:paraId="7C8C9F70" w14:textId="77777777" w:rsidR="000A39FE" w:rsidRPr="000A39FE" w:rsidRDefault="008A79CB" w:rsidP="008A79CB">
      <w:pPr>
        <w:widowControl w:val="0"/>
        <w:spacing w:before="0" w:beforeAutospacing="0" w:after="0" w:afterAutospacing="0" w:line="240" w:lineRule="auto"/>
        <w:ind w:left="2216" w:hanging="425"/>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r>
      <w:r w:rsidR="000A39FE" w:rsidRPr="000A39FE">
        <w:rPr>
          <w:rFonts w:ascii="Times New Roman" w:eastAsia="Times New Roman" w:hAnsi="Times New Roman" w:cs="David"/>
          <w:sz w:val="24"/>
          <w:szCs w:val="24"/>
          <w:rtl/>
          <w:lang w:eastAsia="he-IL"/>
        </w:rPr>
        <w:t>ללא דו"חות והצהרה אלה לא תשולם ל</w:t>
      </w:r>
      <w:r w:rsidR="00874D33">
        <w:rPr>
          <w:rFonts w:ascii="Times New Roman" w:eastAsia="Times New Roman" w:hAnsi="Times New Roman" w:cs="David"/>
          <w:sz w:val="24"/>
          <w:szCs w:val="24"/>
          <w:rtl/>
          <w:lang w:eastAsia="he-IL"/>
        </w:rPr>
        <w:t>יועץ</w:t>
      </w:r>
      <w:r w:rsidR="000A39FE" w:rsidRPr="000A39FE">
        <w:rPr>
          <w:rFonts w:ascii="Times New Roman" w:eastAsia="Times New Roman" w:hAnsi="Times New Roman" w:cs="David"/>
          <w:sz w:val="24"/>
          <w:szCs w:val="24"/>
          <w:rtl/>
          <w:lang w:eastAsia="he-IL"/>
        </w:rPr>
        <w:t xml:space="preserve"> יתרת שכרו עבור פיקוח עליון.</w:t>
      </w:r>
    </w:p>
    <w:p w14:paraId="39CD97BB" w14:textId="77777777" w:rsidR="000A39FE" w:rsidRPr="000A39FE" w:rsidRDefault="000A39FE" w:rsidP="006B43C4">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3.</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u w:val="single"/>
          <w:rtl/>
          <w:lang w:eastAsia="he-IL"/>
        </w:rPr>
        <w:t>אופציה לבחירת המזמין</w:t>
      </w:r>
      <w:r w:rsidRPr="000A39FE">
        <w:rPr>
          <w:rFonts w:ascii="Times New Roman" w:eastAsia="Times New Roman" w:hAnsi="Times New Roman" w:cs="David"/>
          <w:sz w:val="24"/>
          <w:szCs w:val="24"/>
          <w:rtl/>
          <w:lang w:eastAsia="he-IL"/>
        </w:rPr>
        <w:t>:</w:t>
      </w:r>
    </w:p>
    <w:p w14:paraId="1F42A725" w14:textId="77777777" w:rsidR="000A39FE" w:rsidRPr="000A39FE" w:rsidRDefault="000A39FE" w:rsidP="006B43C4">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במקרה בו יחליט המזמין להוציא מכרזים לב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העבודות ללא תכנון מפורט ולהטיל את התכנון המפורט על הקבלן - י</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דרש 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להכין תכנון מוקדם וסופי כהגדרתו לעיל וכן מסמכים למכרזים בין קבלנים במתכונת זו.</w:t>
      </w:r>
    </w:p>
    <w:p w14:paraId="5B12F17C" w14:textId="77777777" w:rsidR="000A39FE" w:rsidRPr="000A39FE" w:rsidRDefault="000A39FE" w:rsidP="006B43C4">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הקבלנים יהיו רשאים להציע פתרונות שונים מהפתרונות שהוצעו ע"י מתכנני המזמין. 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ייעץ למזמין בבחינת הצעות הקבלנים ולאחר בחירת הקבלנים יסייע למזמין באשור התכנון שיוגש ע"י מהנדס מטעם הקבלן ובפקוח על הב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לצורך כ</w:t>
      </w:r>
      <w:r w:rsidR="00310285">
        <w:rPr>
          <w:rFonts w:ascii="Times New Roman" w:eastAsia="Times New Roman" w:hAnsi="Times New Roman" w:cs="David"/>
          <w:sz w:val="24"/>
          <w:szCs w:val="24"/>
          <w:rtl/>
          <w:lang w:eastAsia="he-IL"/>
        </w:rPr>
        <w:t>ך ישתתף ה</w:t>
      </w:r>
      <w:r w:rsidR="00874D33">
        <w:rPr>
          <w:rFonts w:ascii="Times New Roman" w:eastAsia="Times New Roman" w:hAnsi="Times New Roman" w:cs="David"/>
          <w:sz w:val="24"/>
          <w:szCs w:val="24"/>
          <w:rtl/>
          <w:lang w:eastAsia="he-IL"/>
        </w:rPr>
        <w:t>יועץ</w:t>
      </w:r>
      <w:r w:rsidR="00310285">
        <w:rPr>
          <w:rFonts w:ascii="Times New Roman" w:eastAsia="Times New Roman" w:hAnsi="Times New Roman" w:cs="David"/>
          <w:sz w:val="24"/>
          <w:szCs w:val="24"/>
          <w:rtl/>
          <w:lang w:eastAsia="he-IL"/>
        </w:rPr>
        <w:t xml:space="preserve"> בפגישות, יבדוק ת</w:t>
      </w:r>
      <w:r w:rsidRPr="000A39FE">
        <w:rPr>
          <w:rFonts w:ascii="Times New Roman" w:eastAsia="Times New Roman" w:hAnsi="Times New Roman" w:cs="David"/>
          <w:sz w:val="24"/>
          <w:szCs w:val="24"/>
          <w:rtl/>
          <w:lang w:eastAsia="he-IL"/>
        </w:rPr>
        <w:t xml:space="preserve">כניות ומסמכים אחרים שיוגשו ע"י הקבלן, יעביר את המלצותיו לדחייתם/לאשרם ו/או את הערותיו </w:t>
      </w:r>
      <w:r w:rsidRPr="000A39FE">
        <w:rPr>
          <w:rFonts w:ascii="Times New Roman" w:eastAsia="Times New Roman" w:hAnsi="Times New Roman" w:cs="David"/>
          <w:sz w:val="24"/>
          <w:szCs w:val="24"/>
          <w:rtl/>
          <w:lang w:eastAsia="he-IL"/>
        </w:rPr>
        <w:lastRenderedPageBreak/>
        <w:t xml:space="preserve">לתכנון המוצע, ויבצע פקוח עליון.   </w:t>
      </w:r>
    </w:p>
    <w:p w14:paraId="00C700FC" w14:textId="77777777" w:rsidR="000A39FE" w:rsidRPr="000A39FE" w:rsidRDefault="000A39FE" w:rsidP="006B43C4">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4.</w:t>
      </w:r>
      <w:r w:rsidRPr="000A39FE">
        <w:rPr>
          <w:rFonts w:ascii="Times New Roman" w:eastAsia="Times New Roman" w:hAnsi="Times New Roman" w:cs="David"/>
          <w:sz w:val="24"/>
          <w:szCs w:val="24"/>
          <w:rtl/>
          <w:lang w:eastAsia="he-IL"/>
        </w:rPr>
        <w:tab/>
        <w:t>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מתחייב לשמור על דיסקט </w:t>
      </w:r>
      <w:r w:rsidRPr="000A39FE">
        <w:rPr>
          <w:rFonts w:ascii="Times New Roman" w:eastAsia="Times New Roman" w:hAnsi="Times New Roman" w:cs="David" w:hint="cs"/>
          <w:sz w:val="24"/>
          <w:szCs w:val="24"/>
          <w:rtl/>
          <w:lang w:eastAsia="he-IL"/>
        </w:rPr>
        <w:t>ואוריגינלי</w:t>
      </w:r>
      <w:r w:rsidRPr="000A39FE">
        <w:rPr>
          <w:rFonts w:ascii="Times New Roman" w:eastAsia="Times New Roman" w:hAnsi="Times New Roman" w:cs="David" w:hint="eastAsia"/>
          <w:sz w:val="24"/>
          <w:szCs w:val="24"/>
          <w:rtl/>
          <w:lang w:eastAsia="he-IL"/>
        </w:rPr>
        <w:t>ים</w:t>
      </w:r>
      <w:r w:rsidRPr="000A39FE">
        <w:rPr>
          <w:rFonts w:ascii="Times New Roman" w:eastAsia="Times New Roman" w:hAnsi="Times New Roman" w:cs="David"/>
          <w:sz w:val="24"/>
          <w:szCs w:val="24"/>
          <w:rtl/>
          <w:lang w:eastAsia="he-IL"/>
        </w:rPr>
        <w:t xml:space="preserve"> של התוכניות עד לאחר סיום הביצוע </w:t>
      </w:r>
      <w:r w:rsidRPr="000A39FE">
        <w:rPr>
          <w:rFonts w:ascii="Times New Roman" w:eastAsia="Times New Roman" w:hAnsi="Times New Roman" w:cs="David"/>
          <w:sz w:val="24"/>
          <w:szCs w:val="24"/>
          <w:rtl/>
          <w:lang w:eastAsia="he-IL"/>
        </w:rPr>
        <w:tab/>
        <w:t>בשטח</w:t>
      </w:r>
      <w:r w:rsidRPr="000A39FE">
        <w:rPr>
          <w:rFonts w:ascii="Times New Roman" w:eastAsia="Times New Roman" w:hAnsi="Times New Roman" w:cs="David" w:hint="cs"/>
          <w:sz w:val="24"/>
          <w:szCs w:val="24"/>
          <w:rtl/>
          <w:lang w:eastAsia="he-IL"/>
        </w:rPr>
        <w:t xml:space="preserve"> </w:t>
      </w:r>
      <w:r w:rsidRPr="000A39FE">
        <w:rPr>
          <w:rFonts w:ascii="Times New Roman" w:eastAsia="Times New Roman" w:hAnsi="Times New Roman" w:cs="David"/>
          <w:sz w:val="24"/>
          <w:szCs w:val="24"/>
          <w:rtl/>
          <w:lang w:eastAsia="he-IL"/>
        </w:rPr>
        <w:t>של</w:t>
      </w:r>
      <w:r w:rsidRPr="000A39FE">
        <w:rPr>
          <w:rFonts w:ascii="Times New Roman" w:eastAsia="Times New Roman" w:hAnsi="Times New Roman" w:cs="David" w:hint="cs"/>
          <w:sz w:val="24"/>
          <w:szCs w:val="24"/>
          <w:rtl/>
          <w:lang w:eastAsia="he-IL"/>
        </w:rPr>
        <w:t xml:space="preserve"> </w:t>
      </w:r>
      <w:r w:rsidRPr="000A39FE">
        <w:rPr>
          <w:rFonts w:ascii="Times New Roman" w:eastAsia="Times New Roman" w:hAnsi="Times New Roman" w:cs="David"/>
          <w:sz w:val="24"/>
          <w:szCs w:val="24"/>
          <w:rtl/>
          <w:lang w:eastAsia="he-IL"/>
        </w:rPr>
        <w:t>העבודות נשוא התכנון, כך שניתן יהיה לבצע מהם העתקות, צילומים וכו' וכן ניתן יהיה לבצע בהם תיקונים ושינויים.</w:t>
      </w:r>
    </w:p>
    <w:p w14:paraId="6D7D7C57" w14:textId="77777777" w:rsidR="000A39FE" w:rsidRPr="000A39FE" w:rsidRDefault="000A39FE" w:rsidP="006B43C4">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5.</w:t>
      </w:r>
      <w:r w:rsidRPr="000A39FE">
        <w:rPr>
          <w:rFonts w:ascii="Times New Roman" w:eastAsia="Times New Roman" w:hAnsi="Times New Roman" w:cs="David"/>
          <w:sz w:val="24"/>
          <w:szCs w:val="24"/>
          <w:rtl/>
          <w:lang w:eastAsia="he-IL"/>
        </w:rPr>
        <w:tab/>
        <w:t>נציג המזמין רשאי להזמין מה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את כל שלבי העבודות המפורטות בנספח זה ו/או חלק מהן ו/או עבודות נוספות להן, הכל כפי שיפורט בנספח ד'.</w:t>
      </w:r>
    </w:p>
    <w:p w14:paraId="021809AD" w14:textId="77777777" w:rsidR="000A39FE" w:rsidRPr="000A39FE" w:rsidRDefault="000A39FE" w:rsidP="006B43C4">
      <w:pPr>
        <w:spacing w:before="0" w:beforeAutospacing="0" w:after="0" w:afterAutospacing="0" w:line="240" w:lineRule="auto"/>
        <w:ind w:left="740" w:hanging="770"/>
        <w:jc w:val="both"/>
        <w:rPr>
          <w:rFonts w:ascii="Times New Roman" w:eastAsia="Times New Roman" w:hAnsi="Times New Roman" w:cs="David"/>
          <w:color w:val="000000"/>
          <w:sz w:val="24"/>
          <w:szCs w:val="24"/>
          <w:rtl/>
          <w:lang w:eastAsia="he-IL"/>
        </w:rPr>
      </w:pPr>
      <w:r w:rsidRPr="000A39FE">
        <w:rPr>
          <w:rFonts w:ascii="Times New Roman" w:eastAsia="Times New Roman" w:hAnsi="Times New Roman" w:cs="David" w:hint="cs"/>
          <w:sz w:val="24"/>
          <w:szCs w:val="24"/>
          <w:rtl/>
          <w:lang w:eastAsia="he-IL"/>
        </w:rPr>
        <w:t>6.</w:t>
      </w:r>
      <w:r w:rsidRPr="000A39FE">
        <w:rPr>
          <w:rFonts w:ascii="Times New Roman" w:eastAsia="Times New Roman" w:hAnsi="Times New Roman" w:cs="David" w:hint="cs"/>
          <w:sz w:val="24"/>
          <w:szCs w:val="24"/>
          <w:rtl/>
          <w:lang w:eastAsia="he-IL"/>
        </w:rPr>
        <w:tab/>
      </w:r>
      <w:r w:rsidRPr="000A39FE">
        <w:rPr>
          <w:rFonts w:ascii="Times New Roman" w:eastAsia="Times New Roman" w:hAnsi="Times New Roman" w:cs="David" w:hint="cs"/>
          <w:color w:val="000000"/>
          <w:sz w:val="24"/>
          <w:szCs w:val="24"/>
          <w:rtl/>
          <w:lang w:eastAsia="he-IL"/>
        </w:rPr>
        <w:t>יובהר כדלקמן:</w:t>
      </w:r>
    </w:p>
    <w:p w14:paraId="6F37D86F" w14:textId="77777777" w:rsidR="000A39FE" w:rsidRPr="000A39FE" w:rsidRDefault="000A39FE" w:rsidP="006B43C4">
      <w:pPr>
        <w:spacing w:before="0" w:beforeAutospacing="0" w:after="0" w:afterAutospacing="0" w:line="240" w:lineRule="auto"/>
        <w:ind w:left="740" w:hanging="580"/>
        <w:jc w:val="both"/>
        <w:rPr>
          <w:rFonts w:ascii="Times New Roman" w:eastAsia="Times New Roman" w:hAnsi="Times New Roman" w:cs="David"/>
          <w:color w:val="000000"/>
          <w:sz w:val="24"/>
          <w:szCs w:val="24"/>
          <w:rtl/>
          <w:lang w:eastAsia="he-IL"/>
        </w:rPr>
      </w:pPr>
    </w:p>
    <w:p w14:paraId="4C770912" w14:textId="77777777" w:rsidR="000A39FE" w:rsidRPr="000A39FE" w:rsidRDefault="000A39FE" w:rsidP="00874D33">
      <w:pPr>
        <w:widowControl w:val="0"/>
        <w:numPr>
          <w:ilvl w:val="0"/>
          <w:numId w:val="8"/>
        </w:numPr>
        <w:spacing w:before="0" w:beforeAutospacing="0" w:after="0" w:afterAutospacing="0" w:line="240" w:lineRule="auto"/>
        <w:ind w:left="2096" w:hanging="708"/>
        <w:jc w:val="both"/>
        <w:rPr>
          <w:rFonts w:ascii="Times New Roman" w:eastAsia="Times New Roman" w:hAnsi="Times New Roman" w:cs="David"/>
          <w:color w:val="000000"/>
          <w:sz w:val="24"/>
          <w:szCs w:val="24"/>
          <w:lang w:eastAsia="he-IL"/>
        </w:rPr>
      </w:pPr>
      <w:r w:rsidRPr="000A39FE">
        <w:rPr>
          <w:rFonts w:ascii="Times New Roman" w:eastAsia="Times New Roman" w:hAnsi="Times New Roman" w:cs="David"/>
          <w:color w:val="000000"/>
          <w:sz w:val="24"/>
          <w:szCs w:val="24"/>
          <w:rtl/>
          <w:lang w:eastAsia="he-IL"/>
        </w:rPr>
        <w:t xml:space="preserve">העבודה הממוחשבת בפרויקט תיערך בתכנת </w:t>
      </w:r>
      <w:r w:rsidRPr="000A39FE">
        <w:rPr>
          <w:rFonts w:ascii="Times New Roman" w:eastAsia="Times New Roman" w:hAnsi="Times New Roman" w:cs="David"/>
          <w:color w:val="000000"/>
          <w:sz w:val="24"/>
          <w:szCs w:val="24"/>
          <w:lang w:eastAsia="he-IL"/>
        </w:rPr>
        <w:t>REVIT</w:t>
      </w:r>
      <w:r w:rsidRPr="000A39FE">
        <w:rPr>
          <w:rFonts w:ascii="Times New Roman" w:eastAsia="Times New Roman" w:hAnsi="Times New Roman" w:cs="David"/>
          <w:color w:val="000000"/>
          <w:sz w:val="24"/>
          <w:szCs w:val="24"/>
          <w:rtl/>
          <w:lang w:eastAsia="he-IL"/>
        </w:rPr>
        <w:t xml:space="preserve"> על </w:t>
      </w:r>
      <w:r w:rsidR="00874D33" w:rsidRPr="000A39FE">
        <w:rPr>
          <w:rFonts w:ascii="Times New Roman" w:eastAsia="Times New Roman" w:hAnsi="Times New Roman" w:cs="David" w:hint="cs"/>
          <w:color w:val="000000"/>
          <w:sz w:val="24"/>
          <w:szCs w:val="24"/>
          <w:rtl/>
          <w:lang w:eastAsia="he-IL"/>
        </w:rPr>
        <w:t>ה</w:t>
      </w:r>
      <w:r w:rsidR="00874D33">
        <w:rPr>
          <w:rFonts w:ascii="Times New Roman" w:eastAsia="Times New Roman" w:hAnsi="Times New Roman" w:cs="David" w:hint="cs"/>
          <w:color w:val="000000"/>
          <w:sz w:val="24"/>
          <w:szCs w:val="24"/>
          <w:rtl/>
          <w:lang w:eastAsia="he-IL"/>
        </w:rPr>
        <w:t>יועץ</w:t>
      </w:r>
      <w:r w:rsidR="00874D33" w:rsidRPr="000A39FE">
        <w:rPr>
          <w:rFonts w:ascii="Times New Roman" w:eastAsia="Times New Roman" w:hAnsi="Times New Roman" w:cs="David"/>
          <w:color w:val="000000"/>
          <w:sz w:val="24"/>
          <w:szCs w:val="24"/>
          <w:rtl/>
          <w:lang w:eastAsia="he-IL"/>
        </w:rPr>
        <w:t xml:space="preserve"> </w:t>
      </w:r>
      <w:r w:rsidRPr="000A39FE">
        <w:rPr>
          <w:rFonts w:ascii="Times New Roman" w:eastAsia="Times New Roman" w:hAnsi="Times New Roman" w:cs="David"/>
          <w:color w:val="000000"/>
          <w:sz w:val="24"/>
          <w:szCs w:val="24"/>
          <w:rtl/>
          <w:lang w:eastAsia="he-IL"/>
        </w:rPr>
        <w:t>לדאוג לעמדות עבודה וכ"א מוכשר במשרדו בהתאם.</w:t>
      </w:r>
    </w:p>
    <w:p w14:paraId="0DA3D3EE" w14:textId="77777777" w:rsidR="000A39FE" w:rsidRPr="000A39FE" w:rsidRDefault="000A39FE" w:rsidP="006B43C4">
      <w:pPr>
        <w:widowControl w:val="0"/>
        <w:numPr>
          <w:ilvl w:val="0"/>
          <w:numId w:val="8"/>
        </w:numPr>
        <w:spacing w:before="0" w:beforeAutospacing="0" w:after="0" w:afterAutospacing="0" w:line="240" w:lineRule="auto"/>
        <w:ind w:left="2096" w:hanging="708"/>
        <w:jc w:val="both"/>
        <w:rPr>
          <w:rFonts w:ascii="Times New Roman" w:eastAsia="Times New Roman" w:hAnsi="Times New Roman" w:cs="David"/>
          <w:color w:val="000000"/>
          <w:sz w:val="24"/>
          <w:szCs w:val="24"/>
          <w:rtl/>
          <w:lang w:eastAsia="he-IL"/>
        </w:rPr>
      </w:pPr>
      <w:r w:rsidRPr="000A39FE">
        <w:rPr>
          <w:rFonts w:ascii="Times New Roman" w:eastAsia="Times New Roman" w:hAnsi="Times New Roman" w:cs="David"/>
          <w:color w:val="000000"/>
          <w:sz w:val="24"/>
          <w:szCs w:val="24"/>
          <w:rtl/>
          <w:lang w:eastAsia="he-IL"/>
        </w:rPr>
        <w:t>כל קבצי התכנון והמסמכים השונים יוטענו למערכת ה-</w:t>
      </w:r>
      <w:r w:rsidRPr="000A39FE">
        <w:rPr>
          <w:rFonts w:ascii="Times New Roman" w:eastAsia="Times New Roman" w:hAnsi="Times New Roman" w:cs="David"/>
          <w:color w:val="000000"/>
          <w:sz w:val="24"/>
          <w:szCs w:val="24"/>
          <w:lang w:eastAsia="he-IL"/>
        </w:rPr>
        <w:t>@view</w:t>
      </w:r>
      <w:r w:rsidRPr="000A39FE">
        <w:rPr>
          <w:rFonts w:ascii="Times New Roman" w:eastAsia="Times New Roman" w:hAnsi="Times New Roman" w:cs="David"/>
          <w:color w:val="000000"/>
          <w:sz w:val="24"/>
          <w:szCs w:val="24"/>
          <w:rtl/>
          <w:lang w:eastAsia="he-IL"/>
        </w:rPr>
        <w:t xml:space="preserve">, תעבורת המידע היחידה הקבילה בפרויקט. </w:t>
      </w:r>
    </w:p>
    <w:p w14:paraId="61060383" w14:textId="77777777" w:rsidR="000A39FE" w:rsidRPr="000A39FE" w:rsidRDefault="000A39FE" w:rsidP="006B43C4">
      <w:pPr>
        <w:widowControl w:val="0"/>
        <w:numPr>
          <w:ilvl w:val="0"/>
          <w:numId w:val="8"/>
        </w:numPr>
        <w:spacing w:before="0" w:beforeAutospacing="0" w:after="0" w:afterAutospacing="0" w:line="240" w:lineRule="auto"/>
        <w:ind w:left="2096" w:hanging="708"/>
        <w:jc w:val="both"/>
        <w:rPr>
          <w:rFonts w:ascii="Times New Roman" w:eastAsia="Times New Roman" w:hAnsi="Times New Roman" w:cs="David"/>
          <w:color w:val="000000"/>
          <w:sz w:val="24"/>
          <w:szCs w:val="24"/>
          <w:lang w:eastAsia="he-IL"/>
        </w:rPr>
      </w:pPr>
      <w:r w:rsidRPr="000A39FE">
        <w:rPr>
          <w:rFonts w:ascii="Times New Roman" w:eastAsia="Times New Roman" w:hAnsi="Times New Roman" w:cs="David"/>
          <w:color w:val="000000"/>
          <w:sz w:val="24"/>
          <w:szCs w:val="24"/>
          <w:rtl/>
          <w:lang w:eastAsia="he-IL"/>
        </w:rPr>
        <w:t>חשבונות ה</w:t>
      </w:r>
      <w:r w:rsidR="00874D33">
        <w:rPr>
          <w:rFonts w:ascii="Times New Roman" w:eastAsia="Times New Roman" w:hAnsi="Times New Roman" w:cs="David"/>
          <w:color w:val="000000"/>
          <w:sz w:val="24"/>
          <w:szCs w:val="24"/>
          <w:rtl/>
          <w:lang w:eastAsia="he-IL"/>
        </w:rPr>
        <w:t>יועץ</w:t>
      </w:r>
      <w:r w:rsidRPr="000A39FE">
        <w:rPr>
          <w:rFonts w:ascii="Times New Roman" w:eastAsia="Times New Roman" w:hAnsi="Times New Roman" w:cs="David"/>
          <w:color w:val="000000"/>
          <w:sz w:val="24"/>
          <w:szCs w:val="24"/>
          <w:rtl/>
          <w:lang w:eastAsia="he-IL"/>
        </w:rPr>
        <w:t xml:space="preserve"> יוטענו ע"י </w:t>
      </w:r>
      <w:r w:rsidRPr="000A39FE">
        <w:rPr>
          <w:rFonts w:ascii="Times New Roman" w:eastAsia="Times New Roman" w:hAnsi="Times New Roman" w:cs="David" w:hint="cs"/>
          <w:color w:val="000000"/>
          <w:sz w:val="24"/>
          <w:szCs w:val="24"/>
          <w:rtl/>
          <w:lang w:eastAsia="he-IL"/>
        </w:rPr>
        <w:t>המפקח</w:t>
      </w:r>
      <w:r w:rsidRPr="000A39FE">
        <w:rPr>
          <w:rFonts w:ascii="Times New Roman" w:eastAsia="Times New Roman" w:hAnsi="Times New Roman" w:cs="David"/>
          <w:color w:val="000000"/>
          <w:sz w:val="24"/>
          <w:szCs w:val="24"/>
          <w:rtl/>
          <w:lang w:eastAsia="he-IL"/>
        </w:rPr>
        <w:t xml:space="preserve"> למערכת ה-</w:t>
      </w:r>
      <w:r w:rsidRPr="000A39FE">
        <w:rPr>
          <w:rFonts w:ascii="Times New Roman" w:eastAsia="Times New Roman" w:hAnsi="Times New Roman" w:cs="David"/>
          <w:color w:val="000000"/>
          <w:sz w:val="24"/>
          <w:szCs w:val="24"/>
          <w:lang w:eastAsia="he-IL"/>
        </w:rPr>
        <w:t>@view</w:t>
      </w:r>
      <w:r w:rsidRPr="000A39FE">
        <w:rPr>
          <w:rFonts w:ascii="Times New Roman" w:eastAsia="Times New Roman" w:hAnsi="Times New Roman" w:cs="David"/>
          <w:color w:val="000000"/>
          <w:sz w:val="24"/>
          <w:szCs w:val="24"/>
          <w:rtl/>
          <w:lang w:eastAsia="he-IL"/>
        </w:rPr>
        <w:t xml:space="preserve"> לתיקיית "חשבונות מוגשים", כתנאי לטיפול בהם.</w:t>
      </w:r>
    </w:p>
    <w:p w14:paraId="3EC19F51"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r w:rsidRPr="000A39FE">
        <w:rPr>
          <w:rFonts w:ascii="Times New Roman" w:eastAsia="Times New Roman" w:hAnsi="Times New Roman" w:cs="David"/>
          <w:sz w:val="20"/>
          <w:szCs w:val="20"/>
          <w:rtl/>
          <w:lang w:eastAsia="he-IL"/>
        </w:rPr>
        <w:br w:type="page"/>
      </w:r>
    </w:p>
    <w:p w14:paraId="2509C164"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A39FE">
        <w:rPr>
          <w:rFonts w:ascii="Times New Roman" w:eastAsia="Times New Roman" w:hAnsi="Times New Roman" w:cs="David"/>
          <w:bCs/>
          <w:sz w:val="20"/>
          <w:szCs w:val="24"/>
          <w:u w:val="single"/>
          <w:rtl/>
          <w:lang w:eastAsia="he-IL"/>
        </w:rPr>
        <w:lastRenderedPageBreak/>
        <w:t xml:space="preserve">נספח </w:t>
      </w:r>
      <w:r w:rsidR="008A79CB">
        <w:rPr>
          <w:rFonts w:ascii="Times New Roman" w:eastAsia="Times New Roman" w:hAnsi="Times New Roman" w:cs="David" w:hint="cs"/>
          <w:bCs/>
          <w:sz w:val="20"/>
          <w:szCs w:val="24"/>
          <w:u w:val="single"/>
          <w:rtl/>
          <w:lang w:eastAsia="he-IL"/>
        </w:rPr>
        <w:t>"</w:t>
      </w:r>
      <w:r w:rsidR="008A79CB">
        <w:rPr>
          <w:rFonts w:ascii="Times New Roman" w:eastAsia="Times New Roman" w:hAnsi="Times New Roman" w:cs="David"/>
          <w:bCs/>
          <w:sz w:val="20"/>
          <w:szCs w:val="24"/>
          <w:u w:val="single"/>
          <w:rtl/>
          <w:lang w:eastAsia="he-IL"/>
        </w:rPr>
        <w:t>ג</w:t>
      </w:r>
      <w:r w:rsidR="008A79CB">
        <w:rPr>
          <w:rFonts w:ascii="Times New Roman" w:eastAsia="Times New Roman" w:hAnsi="Times New Roman" w:cs="David" w:hint="cs"/>
          <w:bCs/>
          <w:sz w:val="20"/>
          <w:szCs w:val="24"/>
          <w:u w:val="single"/>
          <w:rtl/>
          <w:lang w:eastAsia="he-IL"/>
        </w:rPr>
        <w:t>"</w:t>
      </w:r>
    </w:p>
    <w:p w14:paraId="024CE070"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A4AEAA0"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A39FE">
        <w:rPr>
          <w:rFonts w:ascii="Times New Roman" w:eastAsia="Times New Roman" w:hAnsi="Times New Roman" w:cs="David"/>
          <w:bCs/>
          <w:sz w:val="20"/>
          <w:szCs w:val="24"/>
          <w:u w:val="single"/>
          <w:rtl/>
          <w:lang w:eastAsia="he-IL"/>
        </w:rPr>
        <w:t>לוח זמנים ושלבי עבודה</w:t>
      </w:r>
    </w:p>
    <w:p w14:paraId="0717CFFA"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79257C1"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043D47DB" w14:textId="77777777" w:rsidR="000A39FE" w:rsidRPr="000A39FE" w:rsidRDefault="000A39FE" w:rsidP="006B43C4">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0A39FE">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0A39FE">
        <w:rPr>
          <w:rFonts w:ascii="Times New Roman" w:eastAsia="Times New Roman" w:hAnsi="Times New Roman" w:cs="David"/>
          <w:sz w:val="20"/>
          <w:szCs w:val="24"/>
          <w:lang w:eastAsia="he-IL"/>
        </w:rPr>
        <w:t>–</w:t>
      </w:r>
      <w:r w:rsidRPr="000A39FE">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3DFA4DA3"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6813F14" w14:textId="77777777" w:rsidR="000A39FE" w:rsidRPr="000A39FE" w:rsidRDefault="000A39FE" w:rsidP="006B43C4">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0A39FE">
        <w:rPr>
          <w:rFonts w:ascii="Times New Roman" w:eastAsia="Times New Roman" w:hAnsi="Times New Roman" w:cs="David"/>
          <w:sz w:val="20"/>
          <w:szCs w:val="24"/>
          <w:rtl/>
          <w:lang w:eastAsia="he-IL"/>
        </w:rPr>
        <w:t>המהנדס וצוותו יעסקו בפרויקט לפי הצורך וללא הגבלת זמן.</w:t>
      </w:r>
    </w:p>
    <w:p w14:paraId="675DCC70"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1478CD4A" w14:textId="77777777" w:rsidR="000A39FE" w:rsidRPr="000A39FE" w:rsidRDefault="000A39FE" w:rsidP="006B43C4">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0A39FE">
        <w:rPr>
          <w:rFonts w:ascii="Times New Roman" w:eastAsia="Times New Roman" w:hAnsi="Times New Roman" w:cs="David"/>
          <w:sz w:val="20"/>
          <w:szCs w:val="24"/>
          <w:rtl/>
          <w:lang w:eastAsia="he-IL"/>
        </w:rPr>
        <w:t>ה</w:t>
      </w:r>
      <w:r w:rsidR="00874D33">
        <w:rPr>
          <w:rFonts w:ascii="Times New Roman" w:eastAsia="Times New Roman" w:hAnsi="Times New Roman" w:cs="David"/>
          <w:sz w:val="20"/>
          <w:szCs w:val="24"/>
          <w:rtl/>
          <w:lang w:eastAsia="he-IL"/>
        </w:rPr>
        <w:t>יועץ</w:t>
      </w:r>
      <w:r w:rsidRPr="000A39FE">
        <w:rPr>
          <w:rFonts w:ascii="Times New Roman" w:eastAsia="Times New Roman" w:hAnsi="Times New Roman" w:cs="David"/>
          <w:sz w:val="20"/>
          <w:szCs w:val="24"/>
          <w:rtl/>
          <w:lang w:eastAsia="he-IL"/>
        </w:rPr>
        <w:t xml:space="preserve"> ימסור את התכניות לאישור המזמין בהתאם ללוח הזמנים והתכניות לא תיחשבנה כמושלמות עד לקבלת אישור המזמין.</w:t>
      </w:r>
    </w:p>
    <w:p w14:paraId="7968593C"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3344C55" w14:textId="77777777" w:rsidR="000A39FE" w:rsidRPr="000A39FE" w:rsidRDefault="000A39FE" w:rsidP="006B43C4">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0A39FE">
        <w:rPr>
          <w:rFonts w:ascii="Times New Roman" w:eastAsia="Times New Roman" w:hAnsi="Times New Roman" w:cs="David"/>
          <w:sz w:val="20"/>
          <w:szCs w:val="24"/>
          <w:rtl/>
          <w:lang w:eastAsia="he-IL"/>
        </w:rPr>
        <w:t>העביר המזמין ל</w:t>
      </w:r>
      <w:r w:rsidR="00874D33">
        <w:rPr>
          <w:rFonts w:ascii="Times New Roman" w:eastAsia="Times New Roman" w:hAnsi="Times New Roman" w:cs="David"/>
          <w:sz w:val="20"/>
          <w:szCs w:val="24"/>
          <w:rtl/>
          <w:lang w:eastAsia="he-IL"/>
        </w:rPr>
        <w:t>יועץ</w:t>
      </w:r>
      <w:r w:rsidRPr="000A39FE">
        <w:rPr>
          <w:rFonts w:ascii="Times New Roman" w:eastAsia="Times New Roman" w:hAnsi="Times New Roman" w:cs="David"/>
          <w:sz w:val="20"/>
          <w:szCs w:val="24"/>
          <w:rtl/>
          <w:lang w:eastAsia="he-IL"/>
        </w:rPr>
        <w:t xml:space="preserve"> הערות או הנחיות נוספות לגבי התכניות, יתכנן ה</w:t>
      </w:r>
      <w:r w:rsidR="00874D33">
        <w:rPr>
          <w:rFonts w:ascii="Times New Roman" w:eastAsia="Times New Roman" w:hAnsi="Times New Roman" w:cs="David"/>
          <w:sz w:val="20"/>
          <w:szCs w:val="24"/>
          <w:rtl/>
          <w:lang w:eastAsia="he-IL"/>
        </w:rPr>
        <w:t>יועץ</w:t>
      </w:r>
      <w:r w:rsidRPr="000A39FE">
        <w:rPr>
          <w:rFonts w:ascii="Times New Roman" w:eastAsia="Times New Roman" w:hAnsi="Times New Roman" w:cs="David"/>
          <w:sz w:val="20"/>
          <w:szCs w:val="24"/>
          <w:rtl/>
          <w:lang w:eastAsia="he-IL"/>
        </w:rPr>
        <w:t xml:space="preserve"> את התכניות תוך פרק זמן סביר שיוסכם בינו ל</w:t>
      </w:r>
      <w:r w:rsidRPr="000A39FE">
        <w:rPr>
          <w:rFonts w:ascii="Times New Roman" w:eastAsia="Times New Roman" w:hAnsi="Times New Roman" w:cs="David" w:hint="cs"/>
          <w:sz w:val="20"/>
          <w:szCs w:val="24"/>
          <w:rtl/>
          <w:lang w:eastAsia="he-IL"/>
        </w:rPr>
        <w:t>ב</w:t>
      </w:r>
      <w:r w:rsidRPr="000A39FE">
        <w:rPr>
          <w:rFonts w:ascii="Times New Roman" w:eastAsia="Times New Roman" w:hAnsi="Times New Roman" w:cs="David"/>
          <w:sz w:val="20"/>
          <w:szCs w:val="24"/>
          <w:rtl/>
          <w:lang w:eastAsia="he-IL"/>
        </w:rPr>
        <w:t>ין המזמין, ואולם בכל מקרה לא יעלה על פרק הזמן הנקוב עובר אותו שלב בלוח הזמנים. האמור לעיל מותנה בכך שהמזמין ימציא ל</w:t>
      </w:r>
      <w:r w:rsidR="00874D33">
        <w:rPr>
          <w:rFonts w:ascii="Times New Roman" w:eastAsia="Times New Roman" w:hAnsi="Times New Roman" w:cs="David"/>
          <w:sz w:val="20"/>
          <w:szCs w:val="24"/>
          <w:rtl/>
          <w:lang w:eastAsia="he-IL"/>
        </w:rPr>
        <w:t>יועץ</w:t>
      </w:r>
      <w:r w:rsidRPr="000A39FE">
        <w:rPr>
          <w:rFonts w:ascii="Times New Roman" w:eastAsia="Times New Roman" w:hAnsi="Times New Roman" w:cs="David"/>
          <w:sz w:val="20"/>
          <w:szCs w:val="24"/>
          <w:rtl/>
          <w:lang w:eastAsia="he-IL"/>
        </w:rPr>
        <w:t xml:space="preserve"> הערותיו ו/או הנחיותיו לגבי תכניות שהוגשו לו ע"י ה</w:t>
      </w:r>
      <w:r w:rsidR="00874D33">
        <w:rPr>
          <w:rFonts w:ascii="Times New Roman" w:eastAsia="Times New Roman" w:hAnsi="Times New Roman" w:cs="David"/>
          <w:sz w:val="20"/>
          <w:szCs w:val="24"/>
          <w:rtl/>
          <w:lang w:eastAsia="he-IL"/>
        </w:rPr>
        <w:t>יועץ</w:t>
      </w:r>
      <w:r w:rsidRPr="000A39FE">
        <w:rPr>
          <w:rFonts w:ascii="Times New Roman" w:eastAsia="Times New Roman" w:hAnsi="Times New Roman" w:cs="David"/>
          <w:sz w:val="20"/>
          <w:szCs w:val="24"/>
          <w:rtl/>
          <w:lang w:eastAsia="he-IL"/>
        </w:rPr>
        <w:t xml:space="preserve"> בתוך 30 יום ממועד הגשתן למזמין.</w:t>
      </w:r>
    </w:p>
    <w:p w14:paraId="78612454"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1BBA759" w14:textId="77777777" w:rsidR="000A39FE" w:rsidRPr="000A39FE" w:rsidRDefault="000A39FE" w:rsidP="006B43C4">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0A39FE">
        <w:rPr>
          <w:rFonts w:ascii="Times New Roman" w:eastAsia="Times New Roman" w:hAnsi="Times New Roman" w:cs="David"/>
          <w:sz w:val="20"/>
          <w:szCs w:val="24"/>
          <w:rtl/>
          <w:lang w:eastAsia="he-IL"/>
        </w:rPr>
        <w:t>אם לא יקבע לוח זמנים במעמד חתימת ההסכם יעביר ה</w:t>
      </w:r>
      <w:r w:rsidR="00874D33">
        <w:rPr>
          <w:rFonts w:ascii="Times New Roman" w:eastAsia="Times New Roman" w:hAnsi="Times New Roman" w:cs="David"/>
          <w:sz w:val="20"/>
          <w:szCs w:val="24"/>
          <w:rtl/>
          <w:lang w:eastAsia="he-IL"/>
        </w:rPr>
        <w:t>יועץ</w:t>
      </w:r>
      <w:r w:rsidRPr="000A39FE">
        <w:rPr>
          <w:rFonts w:ascii="Times New Roman" w:eastAsia="Times New Roman" w:hAnsi="Times New Roman" w:cs="David"/>
          <w:sz w:val="20"/>
          <w:szCs w:val="24"/>
          <w:rtl/>
          <w:lang w:eastAsia="he-IL"/>
        </w:rPr>
        <w:t xml:space="preserve"> לוח זמנים ראשוני לאישור המנהל תוך 7 ימים ממועד החתימה.</w:t>
      </w:r>
    </w:p>
    <w:p w14:paraId="570FCC7C"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4249202" w14:textId="77777777" w:rsidR="000A39FE" w:rsidRPr="000A39FE" w:rsidRDefault="000A39FE" w:rsidP="006B43C4">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4"/>
          <w:szCs w:val="24"/>
          <w:lang w:eastAsia="he-IL"/>
        </w:rPr>
      </w:pPr>
      <w:r w:rsidRPr="000A39FE">
        <w:rPr>
          <w:rFonts w:ascii="Times New Roman" w:eastAsia="Times New Roman" w:hAnsi="Times New Roman" w:cs="David"/>
          <w:sz w:val="20"/>
          <w:szCs w:val="24"/>
          <w:rtl/>
          <w:lang w:eastAsia="he-IL"/>
        </w:rPr>
        <w:t xml:space="preserve">התקדמות </w:t>
      </w:r>
      <w:r w:rsidRPr="000A39FE">
        <w:rPr>
          <w:rFonts w:ascii="Times New Roman" w:eastAsia="Times New Roman" w:hAnsi="Times New Roman" w:cs="David" w:hint="cs"/>
          <w:sz w:val="20"/>
          <w:szCs w:val="24"/>
          <w:rtl/>
          <w:lang w:eastAsia="he-IL"/>
        </w:rPr>
        <w:t>הייעוץ</w:t>
      </w:r>
      <w:r w:rsidRPr="000A39FE">
        <w:rPr>
          <w:rFonts w:ascii="Times New Roman" w:eastAsia="Times New Roman" w:hAnsi="Times New Roman" w:cs="David"/>
          <w:sz w:val="20"/>
          <w:szCs w:val="24"/>
          <w:rtl/>
          <w:lang w:eastAsia="he-IL"/>
        </w:rPr>
        <w:t xml:space="preserve"> </w:t>
      </w:r>
      <w:r w:rsidRPr="000A39FE">
        <w:rPr>
          <w:rFonts w:ascii="Times New Roman" w:eastAsia="Times New Roman" w:hAnsi="Times New Roman" w:cs="David" w:hint="cs"/>
          <w:sz w:val="20"/>
          <w:szCs w:val="24"/>
          <w:rtl/>
          <w:lang w:eastAsia="he-IL"/>
        </w:rPr>
        <w:t xml:space="preserve">האגרונומי ותכנון </w:t>
      </w:r>
      <w:r w:rsidRPr="000A39FE">
        <w:rPr>
          <w:rFonts w:ascii="Times New Roman" w:eastAsia="Times New Roman" w:hAnsi="Times New Roman" w:cs="David" w:hint="cs"/>
          <w:sz w:val="24"/>
          <w:szCs w:val="24"/>
          <w:rtl/>
          <w:lang w:eastAsia="he-IL"/>
        </w:rPr>
        <w:t>כריתת והעתקת עצים בגירים בהתאם לדרישות פקידות היערות</w:t>
      </w:r>
      <w:r w:rsidRPr="000A39FE">
        <w:rPr>
          <w:rFonts w:ascii="Times New Roman" w:eastAsia="Times New Roman" w:hAnsi="Times New Roman" w:cs="David" w:hint="cs"/>
          <w:sz w:val="20"/>
          <w:szCs w:val="24"/>
          <w:rtl/>
          <w:lang w:eastAsia="he-IL"/>
        </w:rPr>
        <w:t>,</w:t>
      </w:r>
      <w:r w:rsidRPr="000A39FE">
        <w:rPr>
          <w:rFonts w:ascii="Times New Roman" w:eastAsia="Times New Roman" w:hAnsi="Times New Roman" w:cs="David"/>
          <w:sz w:val="20"/>
          <w:szCs w:val="24"/>
          <w:rtl/>
          <w:lang w:eastAsia="he-IL"/>
        </w:rPr>
        <w:t xml:space="preserve"> תעשה לפי שלבי הפרויקט ועל פי שינויי תכנון של האדריכל והיועצים, ללא זכות לתוספות שכר.</w:t>
      </w:r>
    </w:p>
    <w:p w14:paraId="5A020BD9" w14:textId="77777777" w:rsidR="000A39FE" w:rsidRPr="000A39FE" w:rsidRDefault="000A39FE" w:rsidP="006B43C4">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1B8D7BB8" w14:textId="77777777" w:rsidR="000A39FE" w:rsidRPr="000A39FE" w:rsidRDefault="000A39FE" w:rsidP="006B43C4">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0A39FE">
        <w:rPr>
          <w:rFonts w:ascii="Times New Roman" w:eastAsia="Times New Roman" w:hAnsi="Times New Roman" w:cs="David" w:hint="cs"/>
          <w:sz w:val="20"/>
          <w:szCs w:val="24"/>
          <w:u w:val="single"/>
          <w:rtl/>
          <w:lang w:eastAsia="he-IL"/>
        </w:rPr>
        <w:t>לו"ז עקרוני</w:t>
      </w:r>
      <w:r w:rsidRPr="000A39FE">
        <w:rPr>
          <w:rFonts w:ascii="Times New Roman" w:eastAsia="Times New Roman" w:hAnsi="Times New Roman" w:cs="David" w:hint="cs"/>
          <w:sz w:val="20"/>
          <w:szCs w:val="24"/>
          <w:rtl/>
          <w:lang w:eastAsia="he-IL"/>
        </w:rPr>
        <w:t>:</w:t>
      </w:r>
    </w:p>
    <w:p w14:paraId="1DD00D4D" w14:textId="77777777" w:rsidR="000A39FE" w:rsidRPr="000A39FE" w:rsidRDefault="000A39FE" w:rsidP="006B43C4">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519AF313" w14:textId="77777777" w:rsidR="000A39FE" w:rsidRPr="000A39FE" w:rsidRDefault="000A39FE" w:rsidP="006B43C4">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0A39FE">
        <w:rPr>
          <w:rFonts w:ascii="Times New Roman" w:eastAsia="Times New Roman" w:hAnsi="Times New Roman" w:cs="David" w:hint="cs"/>
          <w:sz w:val="20"/>
          <w:szCs w:val="24"/>
          <w:rtl/>
          <w:lang w:eastAsia="he-IL"/>
        </w:rPr>
        <w:t xml:space="preserve">השלמת תכנון מוקדם </w:t>
      </w:r>
      <w:r w:rsidRPr="000A39FE">
        <w:rPr>
          <w:rFonts w:ascii="Times New Roman" w:eastAsia="Times New Roman" w:hAnsi="Times New Roman" w:cs="David"/>
          <w:sz w:val="20"/>
          <w:szCs w:val="24"/>
          <w:rtl/>
          <w:lang w:eastAsia="he-IL"/>
        </w:rPr>
        <w:t>–</w:t>
      </w:r>
      <w:r w:rsidRPr="000A39FE">
        <w:rPr>
          <w:rFonts w:ascii="Times New Roman" w:eastAsia="Times New Roman" w:hAnsi="Times New Roman" w:cs="David" w:hint="cs"/>
          <w:sz w:val="20"/>
          <w:szCs w:val="24"/>
          <w:rtl/>
          <w:lang w:eastAsia="he-IL"/>
        </w:rPr>
        <w:tab/>
      </w:r>
      <w:r w:rsidRPr="000A39FE">
        <w:rPr>
          <w:rFonts w:ascii="Times New Roman" w:eastAsia="Times New Roman" w:hAnsi="Times New Roman" w:cs="David" w:hint="cs"/>
          <w:sz w:val="20"/>
          <w:szCs w:val="24"/>
          <w:rtl/>
          <w:lang w:eastAsia="he-IL"/>
        </w:rPr>
        <w:tab/>
      </w:r>
      <w:r w:rsidRPr="000A39FE">
        <w:rPr>
          <w:rFonts w:ascii="Times New Roman" w:eastAsia="Times New Roman" w:hAnsi="Times New Roman" w:cs="David" w:hint="cs"/>
          <w:sz w:val="20"/>
          <w:szCs w:val="24"/>
          <w:rtl/>
          <w:lang w:eastAsia="he-IL"/>
        </w:rPr>
        <w:tab/>
      </w:r>
      <w:r w:rsidRPr="000A39FE">
        <w:rPr>
          <w:rFonts w:ascii="Times New Roman" w:eastAsia="Times New Roman" w:hAnsi="Times New Roman" w:cs="David" w:hint="cs"/>
          <w:sz w:val="20"/>
          <w:szCs w:val="24"/>
          <w:lang w:eastAsia="he-IL"/>
        </w:rPr>
        <w:t>XX/XXXX</w:t>
      </w:r>
    </w:p>
    <w:p w14:paraId="406C1145" w14:textId="77777777" w:rsidR="000A39FE" w:rsidRPr="000A39FE" w:rsidRDefault="000A39FE" w:rsidP="006B43C4">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0A39FE">
        <w:rPr>
          <w:rFonts w:ascii="Times New Roman" w:eastAsia="Times New Roman" w:hAnsi="Times New Roman" w:cs="David" w:hint="cs"/>
          <w:sz w:val="20"/>
          <w:szCs w:val="24"/>
          <w:rtl/>
          <w:lang w:eastAsia="he-IL"/>
        </w:rPr>
        <w:t xml:space="preserve">השלמת תכנון סופי להיתרים </w:t>
      </w:r>
      <w:r w:rsidRPr="000A39FE">
        <w:rPr>
          <w:rFonts w:ascii="Times New Roman" w:eastAsia="Times New Roman" w:hAnsi="Times New Roman" w:cs="David"/>
          <w:sz w:val="20"/>
          <w:szCs w:val="24"/>
          <w:rtl/>
          <w:lang w:eastAsia="he-IL"/>
        </w:rPr>
        <w:t>–</w:t>
      </w:r>
      <w:r w:rsidRPr="000A39FE">
        <w:rPr>
          <w:rFonts w:ascii="Times New Roman" w:eastAsia="Times New Roman" w:hAnsi="Times New Roman" w:cs="David" w:hint="cs"/>
          <w:sz w:val="20"/>
          <w:szCs w:val="24"/>
          <w:rtl/>
          <w:lang w:eastAsia="he-IL"/>
        </w:rPr>
        <w:tab/>
      </w:r>
      <w:r w:rsidRPr="000A39FE">
        <w:rPr>
          <w:rFonts w:ascii="Times New Roman" w:eastAsia="Times New Roman" w:hAnsi="Times New Roman" w:cs="David" w:hint="cs"/>
          <w:sz w:val="20"/>
          <w:szCs w:val="24"/>
          <w:rtl/>
          <w:lang w:eastAsia="he-IL"/>
        </w:rPr>
        <w:tab/>
      </w:r>
      <w:r w:rsidRPr="000A39FE">
        <w:rPr>
          <w:rFonts w:ascii="Times New Roman" w:eastAsia="Times New Roman" w:hAnsi="Times New Roman" w:cs="David" w:hint="cs"/>
          <w:sz w:val="20"/>
          <w:szCs w:val="24"/>
          <w:lang w:eastAsia="he-IL"/>
        </w:rPr>
        <w:t>XX/XXXX</w:t>
      </w:r>
    </w:p>
    <w:p w14:paraId="0CDF5717" w14:textId="77777777" w:rsidR="000A39FE" w:rsidRPr="000A39FE" w:rsidRDefault="000A39FE" w:rsidP="006B43C4">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0A39FE">
        <w:rPr>
          <w:rFonts w:ascii="Times New Roman" w:eastAsia="Times New Roman" w:hAnsi="Times New Roman" w:cs="David" w:hint="cs"/>
          <w:sz w:val="20"/>
          <w:szCs w:val="24"/>
          <w:rtl/>
          <w:lang w:eastAsia="he-IL"/>
        </w:rPr>
        <w:t xml:space="preserve">השלמת תכנון מפורט למכרזים </w:t>
      </w:r>
      <w:r w:rsidRPr="000A39FE">
        <w:rPr>
          <w:rFonts w:ascii="Times New Roman" w:eastAsia="Times New Roman" w:hAnsi="Times New Roman" w:cs="David"/>
          <w:sz w:val="20"/>
          <w:szCs w:val="24"/>
          <w:rtl/>
          <w:lang w:eastAsia="he-IL"/>
        </w:rPr>
        <w:t>–</w:t>
      </w:r>
      <w:r w:rsidRPr="000A39FE">
        <w:rPr>
          <w:rFonts w:ascii="Times New Roman" w:eastAsia="Times New Roman" w:hAnsi="Times New Roman" w:cs="David" w:hint="cs"/>
          <w:sz w:val="20"/>
          <w:szCs w:val="24"/>
          <w:rtl/>
          <w:lang w:eastAsia="he-IL"/>
        </w:rPr>
        <w:tab/>
      </w:r>
      <w:r w:rsidRPr="000A39FE">
        <w:rPr>
          <w:rFonts w:ascii="Times New Roman" w:eastAsia="Times New Roman" w:hAnsi="Times New Roman" w:cs="David" w:hint="cs"/>
          <w:sz w:val="20"/>
          <w:szCs w:val="24"/>
          <w:rtl/>
          <w:lang w:eastAsia="he-IL"/>
        </w:rPr>
        <w:tab/>
      </w:r>
      <w:r w:rsidRPr="000A39FE">
        <w:rPr>
          <w:rFonts w:ascii="Times New Roman" w:eastAsia="Times New Roman" w:hAnsi="Times New Roman" w:cs="David" w:hint="cs"/>
          <w:sz w:val="20"/>
          <w:szCs w:val="24"/>
          <w:lang w:eastAsia="he-IL"/>
        </w:rPr>
        <w:t>XX/XXXX</w:t>
      </w:r>
    </w:p>
    <w:p w14:paraId="6F1CCAB8" w14:textId="77777777" w:rsidR="000A39FE" w:rsidRPr="000A39FE" w:rsidRDefault="000A39FE" w:rsidP="006B43C4">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0A39FE">
        <w:rPr>
          <w:rFonts w:ascii="Times New Roman" w:eastAsia="Times New Roman" w:hAnsi="Times New Roman" w:cs="David" w:hint="cs"/>
          <w:sz w:val="20"/>
          <w:szCs w:val="24"/>
          <w:rtl/>
          <w:lang w:eastAsia="he-IL"/>
        </w:rPr>
        <w:t xml:space="preserve">יציאה למכרזים </w:t>
      </w:r>
      <w:r w:rsidRPr="000A39FE">
        <w:rPr>
          <w:rFonts w:ascii="Times New Roman" w:eastAsia="Times New Roman" w:hAnsi="Times New Roman" w:cs="David"/>
          <w:sz w:val="20"/>
          <w:szCs w:val="24"/>
          <w:rtl/>
          <w:lang w:eastAsia="he-IL"/>
        </w:rPr>
        <w:t>–</w:t>
      </w:r>
      <w:r w:rsidRPr="000A39FE">
        <w:rPr>
          <w:rFonts w:ascii="Times New Roman" w:eastAsia="Times New Roman" w:hAnsi="Times New Roman" w:cs="David" w:hint="cs"/>
          <w:sz w:val="20"/>
          <w:szCs w:val="24"/>
          <w:rtl/>
          <w:lang w:eastAsia="he-IL"/>
        </w:rPr>
        <w:t xml:space="preserve"> </w:t>
      </w:r>
      <w:r w:rsidRPr="000A39FE">
        <w:rPr>
          <w:rFonts w:ascii="Times New Roman" w:eastAsia="Times New Roman" w:hAnsi="Times New Roman" w:cs="David" w:hint="cs"/>
          <w:sz w:val="20"/>
          <w:szCs w:val="24"/>
          <w:rtl/>
          <w:lang w:eastAsia="he-IL"/>
        </w:rPr>
        <w:tab/>
      </w:r>
      <w:r w:rsidRPr="000A39FE">
        <w:rPr>
          <w:rFonts w:ascii="Times New Roman" w:eastAsia="Times New Roman" w:hAnsi="Times New Roman" w:cs="David" w:hint="cs"/>
          <w:sz w:val="20"/>
          <w:szCs w:val="24"/>
          <w:rtl/>
          <w:lang w:eastAsia="he-IL"/>
        </w:rPr>
        <w:tab/>
      </w:r>
      <w:r w:rsidRPr="000A39FE">
        <w:rPr>
          <w:rFonts w:ascii="Times New Roman" w:eastAsia="Times New Roman" w:hAnsi="Times New Roman" w:cs="David" w:hint="cs"/>
          <w:sz w:val="20"/>
          <w:szCs w:val="24"/>
          <w:rtl/>
          <w:lang w:eastAsia="he-IL"/>
        </w:rPr>
        <w:tab/>
      </w:r>
      <w:r w:rsidRPr="000A39FE">
        <w:rPr>
          <w:rFonts w:ascii="Times New Roman" w:eastAsia="Times New Roman" w:hAnsi="Times New Roman" w:cs="David" w:hint="cs"/>
          <w:sz w:val="20"/>
          <w:szCs w:val="24"/>
          <w:lang w:eastAsia="he-IL"/>
        </w:rPr>
        <w:t>XX/XXXX</w:t>
      </w:r>
    </w:p>
    <w:p w14:paraId="3E99EBFB" w14:textId="77777777" w:rsidR="000A39FE" w:rsidRPr="000A39FE" w:rsidRDefault="000A39FE" w:rsidP="006B43C4">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0A39FE">
        <w:rPr>
          <w:rFonts w:ascii="Times New Roman" w:eastAsia="Times New Roman" w:hAnsi="Times New Roman" w:cs="David" w:hint="cs"/>
          <w:sz w:val="20"/>
          <w:szCs w:val="24"/>
          <w:rtl/>
          <w:lang w:eastAsia="he-IL"/>
        </w:rPr>
        <w:t xml:space="preserve">השלמת תכנון לביצוע </w:t>
      </w:r>
      <w:r w:rsidRPr="000A39FE">
        <w:rPr>
          <w:rFonts w:ascii="Times New Roman" w:eastAsia="Times New Roman" w:hAnsi="Times New Roman" w:cs="David"/>
          <w:sz w:val="20"/>
          <w:szCs w:val="24"/>
          <w:rtl/>
          <w:lang w:eastAsia="he-IL"/>
        </w:rPr>
        <w:t>–</w:t>
      </w:r>
      <w:r w:rsidRPr="000A39FE">
        <w:rPr>
          <w:rFonts w:ascii="Times New Roman" w:eastAsia="Times New Roman" w:hAnsi="Times New Roman" w:cs="David" w:hint="cs"/>
          <w:sz w:val="20"/>
          <w:szCs w:val="24"/>
          <w:rtl/>
          <w:lang w:eastAsia="he-IL"/>
        </w:rPr>
        <w:t xml:space="preserve"> </w:t>
      </w:r>
      <w:r w:rsidRPr="000A39FE">
        <w:rPr>
          <w:rFonts w:ascii="Times New Roman" w:eastAsia="Times New Roman" w:hAnsi="Times New Roman" w:cs="David" w:hint="cs"/>
          <w:sz w:val="20"/>
          <w:szCs w:val="24"/>
          <w:rtl/>
          <w:lang w:eastAsia="he-IL"/>
        </w:rPr>
        <w:tab/>
      </w:r>
      <w:r w:rsidRPr="000A39FE">
        <w:rPr>
          <w:rFonts w:ascii="Times New Roman" w:eastAsia="Times New Roman" w:hAnsi="Times New Roman" w:cs="David" w:hint="cs"/>
          <w:sz w:val="20"/>
          <w:szCs w:val="24"/>
          <w:rtl/>
          <w:lang w:eastAsia="he-IL"/>
        </w:rPr>
        <w:tab/>
      </w:r>
      <w:r w:rsidRPr="000A39FE">
        <w:rPr>
          <w:rFonts w:ascii="Times New Roman" w:eastAsia="Times New Roman" w:hAnsi="Times New Roman" w:cs="David" w:hint="cs"/>
          <w:sz w:val="20"/>
          <w:szCs w:val="24"/>
          <w:rtl/>
          <w:lang w:eastAsia="he-IL"/>
        </w:rPr>
        <w:tab/>
      </w:r>
      <w:r w:rsidRPr="000A39FE">
        <w:rPr>
          <w:rFonts w:ascii="Times New Roman" w:eastAsia="Times New Roman" w:hAnsi="Times New Roman" w:cs="David" w:hint="cs"/>
          <w:sz w:val="20"/>
          <w:szCs w:val="24"/>
          <w:lang w:eastAsia="he-IL"/>
        </w:rPr>
        <w:t>XX/XXXX</w:t>
      </w:r>
    </w:p>
    <w:p w14:paraId="31FECED5" w14:textId="77777777" w:rsidR="000A39FE" w:rsidRPr="000A39FE" w:rsidRDefault="000A39FE" w:rsidP="008A79CB">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A39FE">
        <w:rPr>
          <w:rFonts w:ascii="Times New Roman" w:eastAsia="Times New Roman" w:hAnsi="Times New Roman" w:cs="David"/>
          <w:sz w:val="24"/>
          <w:szCs w:val="24"/>
          <w:rtl/>
          <w:lang w:eastAsia="he-IL"/>
        </w:rPr>
        <w:br w:type="page"/>
      </w:r>
      <w:r w:rsidRPr="000A39FE">
        <w:rPr>
          <w:rFonts w:ascii="Times New Roman" w:eastAsia="Times New Roman" w:hAnsi="Times New Roman" w:cs="David"/>
          <w:b/>
          <w:bCs/>
          <w:sz w:val="24"/>
          <w:szCs w:val="24"/>
          <w:u w:val="single"/>
          <w:rtl/>
          <w:lang w:eastAsia="he-IL"/>
        </w:rPr>
        <w:lastRenderedPageBreak/>
        <w:t xml:space="preserve">נספח </w:t>
      </w:r>
      <w:r w:rsidR="008A79CB">
        <w:rPr>
          <w:rFonts w:ascii="Times New Roman" w:eastAsia="Times New Roman" w:hAnsi="Times New Roman" w:cs="David" w:hint="cs"/>
          <w:b/>
          <w:bCs/>
          <w:sz w:val="24"/>
          <w:szCs w:val="24"/>
          <w:u w:val="single"/>
          <w:rtl/>
          <w:lang w:eastAsia="he-IL"/>
        </w:rPr>
        <w:t>"</w:t>
      </w:r>
      <w:r w:rsidRPr="000A39FE">
        <w:rPr>
          <w:rFonts w:ascii="Times New Roman" w:eastAsia="Times New Roman" w:hAnsi="Times New Roman" w:cs="David"/>
          <w:b/>
          <w:bCs/>
          <w:sz w:val="24"/>
          <w:szCs w:val="24"/>
          <w:u w:val="single"/>
          <w:rtl/>
          <w:lang w:eastAsia="he-IL"/>
        </w:rPr>
        <w:t>ד</w:t>
      </w:r>
      <w:r w:rsidR="008A79CB">
        <w:rPr>
          <w:rFonts w:ascii="Times New Roman" w:eastAsia="Times New Roman" w:hAnsi="Times New Roman" w:cs="David" w:hint="cs"/>
          <w:b/>
          <w:bCs/>
          <w:sz w:val="24"/>
          <w:szCs w:val="24"/>
          <w:u w:val="single"/>
          <w:rtl/>
          <w:lang w:eastAsia="he-IL"/>
        </w:rPr>
        <w:t>"</w:t>
      </w:r>
    </w:p>
    <w:p w14:paraId="17518245" w14:textId="77777777"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u w:val="single"/>
          <w:rtl/>
          <w:lang w:eastAsia="he-IL"/>
        </w:rPr>
        <w:t>שכר היועץ</w:t>
      </w:r>
    </w:p>
    <w:p w14:paraId="2CFF5015" w14:textId="77777777" w:rsidR="000A39FE" w:rsidRPr="000A39FE" w:rsidRDefault="000A39FE" w:rsidP="006B43C4">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59B00640" w14:textId="77777777" w:rsidR="000A39FE" w:rsidRPr="000A39FE" w:rsidRDefault="000A39FE" w:rsidP="006B43C4">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1.</w:t>
      </w:r>
      <w:r w:rsidRPr="000A39FE">
        <w:rPr>
          <w:rFonts w:ascii="Times New Roman" w:eastAsia="Times New Roman" w:hAnsi="Times New Roman" w:cs="David"/>
          <w:sz w:val="24"/>
          <w:szCs w:val="24"/>
          <w:rtl/>
          <w:lang w:eastAsia="he-IL"/>
        </w:rPr>
        <w:tab/>
        <w:t>תמורת ביצוע שרותי היועץ, כמפורט בנספח ב'</w:t>
      </w:r>
      <w:r w:rsidRPr="000A39FE">
        <w:rPr>
          <w:rFonts w:ascii="Times New Roman" w:eastAsia="Times New Roman" w:hAnsi="Times New Roman" w:cs="David" w:hint="cs"/>
          <w:sz w:val="24"/>
          <w:szCs w:val="24"/>
          <w:rtl/>
          <w:lang w:eastAsia="he-IL"/>
        </w:rPr>
        <w:t xml:space="preserve"> ובנספח ח'</w:t>
      </w:r>
      <w:r w:rsidRPr="000A39FE">
        <w:rPr>
          <w:rFonts w:ascii="Times New Roman" w:eastAsia="Times New Roman" w:hAnsi="Times New Roman" w:cs="David"/>
          <w:sz w:val="24"/>
          <w:szCs w:val="24"/>
          <w:rtl/>
          <w:lang w:eastAsia="he-IL"/>
        </w:rPr>
        <w:t>, ישלם המזמין ליועץ בשעורים כדלקמן:</w:t>
      </w:r>
    </w:p>
    <w:p w14:paraId="50ECB02C" w14:textId="77777777" w:rsidR="000A39FE" w:rsidRPr="000A39FE" w:rsidRDefault="000A39FE" w:rsidP="006B43C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1.1</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hint="cs"/>
          <w:sz w:val="24"/>
          <w:szCs w:val="24"/>
          <w:rtl/>
          <w:lang w:eastAsia="he-IL"/>
        </w:rPr>
        <w:t xml:space="preserve">תמורת ביצוע שירותי היועץ ישולם </w:t>
      </w:r>
      <w:r w:rsidRPr="000A39FE">
        <w:rPr>
          <w:rFonts w:ascii="Times New Roman" w:eastAsia="Times New Roman" w:hAnsi="Times New Roman" w:cs="David"/>
          <w:sz w:val="24"/>
          <w:szCs w:val="24"/>
          <w:rtl/>
          <w:lang w:eastAsia="he-IL"/>
        </w:rPr>
        <w:t xml:space="preserve">סכום קבוע ומוחלט של _________ ש"ח (במילים ______________  ש"ח)לכל מבנה ראשוני. </w:t>
      </w:r>
    </w:p>
    <w:p w14:paraId="232F698B" w14:textId="77777777" w:rsidR="000A39FE" w:rsidRPr="000A39FE" w:rsidRDefault="000A39FE" w:rsidP="006B43C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1.2</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hint="cs"/>
          <w:sz w:val="24"/>
          <w:szCs w:val="24"/>
          <w:rtl/>
          <w:lang w:eastAsia="he-IL"/>
        </w:rPr>
        <w:t xml:space="preserve">תמורת ביצוע שירותי היועץ ישולם </w:t>
      </w:r>
      <w:r w:rsidRPr="000A39FE">
        <w:rPr>
          <w:rFonts w:ascii="Times New Roman" w:eastAsia="Times New Roman" w:hAnsi="Times New Roman" w:cs="David"/>
          <w:sz w:val="24"/>
          <w:szCs w:val="24"/>
          <w:rtl/>
          <w:lang w:eastAsia="he-IL"/>
        </w:rPr>
        <w:t xml:space="preserve">סכום קבוע ומוחלט של _________ ש"ח (במילים ______________  ש"ח) לכל מבנה חוזר. </w:t>
      </w:r>
    </w:p>
    <w:p w14:paraId="6CF0C000" w14:textId="77777777" w:rsidR="000A39FE" w:rsidRPr="000A39FE" w:rsidRDefault="000A39FE" w:rsidP="006B43C4">
      <w:pPr>
        <w:widowControl w:val="0"/>
        <w:spacing w:before="120" w:beforeAutospacing="0" w:after="60" w:afterAutospacing="0" w:line="240" w:lineRule="auto"/>
        <w:ind w:left="720"/>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בסעיף זה:</w:t>
      </w:r>
    </w:p>
    <w:p w14:paraId="6B02BD47" w14:textId="77777777" w:rsidR="000A39FE" w:rsidRPr="000A39FE" w:rsidRDefault="000A39FE" w:rsidP="006B43C4">
      <w:pPr>
        <w:widowControl w:val="0"/>
        <w:spacing w:before="120" w:beforeAutospacing="0" w:after="60" w:afterAutospacing="0" w:line="240" w:lineRule="auto"/>
        <w:ind w:left="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מבנה ראשוני - המבנה שהוקם לראשונה עפ"י תכניותיו של היועץ. </w:t>
      </w:r>
    </w:p>
    <w:p w14:paraId="6324419B" w14:textId="77777777" w:rsidR="000A39FE" w:rsidRPr="000A39FE" w:rsidRDefault="000A39FE" w:rsidP="006B43C4">
      <w:pPr>
        <w:widowControl w:val="0"/>
        <w:spacing w:before="120" w:beforeAutospacing="0" w:after="60" w:afterAutospacing="0" w:line="240" w:lineRule="auto"/>
        <w:ind w:left="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במקרים בהם מתוכננים במקביל מס' מבנים ראשונים וחוזרים יחשב המבנה שבו מס' היחידות הרב ביותר כמבנה ראשוני.</w:t>
      </w:r>
    </w:p>
    <w:p w14:paraId="00F5B80C" w14:textId="77777777" w:rsidR="000A39FE" w:rsidRPr="000A39FE" w:rsidRDefault="000A39FE" w:rsidP="006B43C4">
      <w:pPr>
        <w:widowControl w:val="0"/>
        <w:spacing w:before="120" w:beforeAutospacing="0" w:after="60" w:afterAutospacing="0" w:line="240" w:lineRule="auto"/>
        <w:ind w:left="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מבנה חוזר - מבנה נוסף המוקם בשלמותו או בחלקו עפ"י תכניותיו של היועץ, על אותו המגר</w:t>
      </w:r>
      <w:r w:rsidR="002B07C8">
        <w:rPr>
          <w:rFonts w:ascii="Times New Roman" w:eastAsia="Times New Roman" w:hAnsi="Times New Roman" w:cs="David"/>
          <w:sz w:val="24"/>
          <w:szCs w:val="24"/>
          <w:rtl/>
          <w:lang w:eastAsia="he-IL"/>
        </w:rPr>
        <w:t>ש או במגרש אחר, בין אם על פי ת</w:t>
      </w:r>
      <w:r w:rsidRPr="000A39FE">
        <w:rPr>
          <w:rFonts w:ascii="Times New Roman" w:eastAsia="Times New Roman" w:hAnsi="Times New Roman" w:cs="David"/>
          <w:sz w:val="24"/>
          <w:szCs w:val="24"/>
          <w:rtl/>
          <w:lang w:eastAsia="he-IL"/>
        </w:rPr>
        <w:t>כניות קיימות על כל פרטיהן ובין אם לצורך הקמתו התבקש יועץ להכניס שינויים והתאמות בתוכניות הקיימות כגון: תמונת ראי, קומת עמודים, התאמה למרתפים, הצמדת זוג מבנים, תוספת ו/או הפחתת קומה אחת טיפוסית, שינויים קלים במידות.</w:t>
      </w:r>
    </w:p>
    <w:p w14:paraId="6DA24493" w14:textId="77777777" w:rsidR="000A39FE" w:rsidRPr="000A39FE" w:rsidRDefault="000A39FE" w:rsidP="006B43C4">
      <w:pPr>
        <w:widowControl w:val="0"/>
        <w:spacing w:before="120" w:beforeAutospacing="0" w:after="60" w:afterAutospacing="0" w:line="240" w:lineRule="auto"/>
        <w:ind w:left="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lastRenderedPageBreak/>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052DBFA8" w14:textId="3A53B286" w:rsidR="008A79CB" w:rsidRPr="00B27B4C" w:rsidRDefault="008A79CB" w:rsidP="008A79CB">
      <w:pPr>
        <w:widowControl w:val="0"/>
        <w:spacing w:before="0" w:beforeAutospacing="0" w:after="0" w:afterAutospacing="0" w:line="240" w:lineRule="auto"/>
        <w:ind w:left="657" w:hanging="709"/>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2</w:t>
      </w:r>
      <w:r w:rsidR="000A39FE" w:rsidRPr="000A39FE">
        <w:rPr>
          <w:rFonts w:ascii="Times New Roman" w:eastAsia="Times New Roman" w:hAnsi="Times New Roman" w:cs="David"/>
          <w:sz w:val="24"/>
          <w:szCs w:val="24"/>
          <w:rtl/>
          <w:lang w:eastAsia="he-IL"/>
        </w:rPr>
        <w:t>.</w:t>
      </w:r>
      <w:r w:rsidR="000A39FE" w:rsidRPr="000A39FE">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D7FB704C0D65433C8C6A41AC2F532E6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15" w:author="רינת הראל" w:date="2019-11-13T13:15:00Z">
            <w:r w:rsidR="00A01115">
              <w:rPr>
                <w:rFonts w:ascii="Times New Roman" w:eastAsia="Times New Roman" w:hAnsi="Times New Roman" w:cs="David" w:hint="cs"/>
                <w:color w:val="008000"/>
                <w:sz w:val="24"/>
                <w:szCs w:val="24"/>
                <w:rtl/>
              </w:rPr>
              <w:t>מדד תשומות הבניה</w:t>
            </w:r>
          </w:ins>
        </w:sdtContent>
      </w:sdt>
      <w:r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97141167339A4FD0BF1EC935A32F4FD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E95AE9">
            <w:rPr>
              <w:rStyle w:val="a7"/>
              <w:color w:val="00B0F0"/>
              <w:rtl/>
            </w:rPr>
            <w:t>[מדד בגין/ידוע - כותרת]</w:t>
          </w:r>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BEF542359A2B434486E8E994454514B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Pr="00E95AE9">
            <w:rPr>
              <w:rStyle w:val="a7"/>
              <w:color w:val="00B0F0"/>
              <w:rtl/>
            </w:rPr>
            <w:t>[מדד בסיס]</w:t>
          </w:r>
        </w:sdtContent>
      </w:sdt>
      <w:r w:rsidRPr="00B27B4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81650945B7FF44E987C1F769632F7C3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E95AE9">
            <w:rPr>
              <w:rStyle w:val="a7"/>
              <w:color w:val="00B0F0"/>
              <w:rtl/>
            </w:rPr>
            <w:t>[נקודות מדד]</w:t>
          </w:r>
        </w:sdtContent>
      </w:sdt>
      <w:r w:rsidRPr="00B27B4C">
        <w:rPr>
          <w:rFonts w:ascii="Times New Roman" w:eastAsia="Times New Roman" w:hAnsi="Times New Roman" w:cs="David" w:hint="cs"/>
          <w:sz w:val="24"/>
          <w:szCs w:val="24"/>
          <w:rtl/>
        </w:rPr>
        <w:t xml:space="preserve"> נקודות) </w:t>
      </w:r>
      <w:r w:rsidRPr="00B27B4C">
        <w:rPr>
          <w:rFonts w:ascii="Times New Roman" w:eastAsia="Times New Roman" w:hAnsi="Times New Roman" w:cs="David" w:hint="cs"/>
          <w:sz w:val="24"/>
          <w:szCs w:val="24"/>
          <w:rtl/>
          <w:lang w:eastAsia="he-IL"/>
        </w:rPr>
        <w:t xml:space="preserve"> עד למדד הידוע ביום הגשת כל חשבון.</w:t>
      </w:r>
    </w:p>
    <w:p w14:paraId="471E3F9C" w14:textId="77777777" w:rsidR="000A39FE" w:rsidRPr="000A39FE" w:rsidRDefault="000A39FE" w:rsidP="008A79CB">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6E7B2A9F" w14:textId="77777777" w:rsidR="000A39FE" w:rsidRPr="000A39FE" w:rsidRDefault="008A79CB" w:rsidP="006B43C4">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w:t>
      </w:r>
      <w:r w:rsidR="000A39FE" w:rsidRPr="000A39FE">
        <w:rPr>
          <w:rFonts w:ascii="Times New Roman" w:eastAsia="Times New Roman" w:hAnsi="Times New Roman" w:cs="David"/>
          <w:sz w:val="24"/>
          <w:szCs w:val="24"/>
          <w:rtl/>
          <w:lang w:eastAsia="he-IL"/>
        </w:rPr>
        <w:tab/>
        <w:t>למען הסר ספק:</w:t>
      </w:r>
    </w:p>
    <w:p w14:paraId="061F05A2" w14:textId="77777777" w:rsidR="000A39FE" w:rsidRPr="000A39FE" w:rsidRDefault="000A39FE" w:rsidP="006B43C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3.</w:t>
      </w:r>
      <w:r w:rsidRPr="000A39FE">
        <w:rPr>
          <w:rFonts w:ascii="Times New Roman" w:eastAsia="Times New Roman" w:hAnsi="Times New Roman" w:cs="David" w:hint="cs"/>
          <w:sz w:val="24"/>
          <w:szCs w:val="24"/>
          <w:rtl/>
          <w:lang w:eastAsia="he-IL"/>
        </w:rPr>
        <w:t>1</w:t>
      </w:r>
      <w:r w:rsidRPr="000A39FE">
        <w:rPr>
          <w:rFonts w:ascii="Times New Roman" w:eastAsia="Times New Roman" w:hAnsi="Times New Roman" w:cs="David"/>
          <w:sz w:val="24"/>
          <w:szCs w:val="24"/>
          <w:rtl/>
          <w:lang w:eastAsia="he-IL"/>
        </w:rPr>
        <w:tab/>
        <w:t xml:space="preserve">מובהר כי שכר היועץ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6F27D2AB" w14:textId="77777777" w:rsidR="000A39FE" w:rsidRPr="000A39FE" w:rsidRDefault="000A39FE" w:rsidP="006B43C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3.</w:t>
      </w:r>
      <w:r w:rsidRPr="000A39FE">
        <w:rPr>
          <w:rFonts w:ascii="Times New Roman" w:eastAsia="Times New Roman" w:hAnsi="Times New Roman" w:cs="David" w:hint="cs"/>
          <w:sz w:val="24"/>
          <w:szCs w:val="24"/>
          <w:rtl/>
          <w:lang w:eastAsia="he-IL"/>
        </w:rPr>
        <w:t>2</w:t>
      </w:r>
      <w:r w:rsidRPr="000A39FE">
        <w:rPr>
          <w:rFonts w:ascii="Times New Roman" w:eastAsia="Times New Roman" w:hAnsi="Times New Roman" w:cs="David"/>
          <w:sz w:val="24"/>
          <w:szCs w:val="24"/>
          <w:rtl/>
          <w:lang w:eastAsia="he-IL"/>
        </w:rPr>
        <w:tab/>
        <w:t>שכר היועץ כולל את כל המפורט בחוזה על כל נספחיו, לרבות נספח ב'.</w:t>
      </w:r>
    </w:p>
    <w:p w14:paraId="65C9DA83" w14:textId="77777777" w:rsidR="000A39FE" w:rsidRPr="000A39FE" w:rsidRDefault="000A39FE" w:rsidP="006B43C4">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4.</w:t>
      </w:r>
      <w:r w:rsidRPr="000A39FE">
        <w:rPr>
          <w:rFonts w:ascii="Times New Roman" w:eastAsia="Times New Roman" w:hAnsi="Times New Roman" w:cs="David"/>
          <w:sz w:val="24"/>
          <w:szCs w:val="24"/>
          <w:rtl/>
          <w:lang w:eastAsia="he-IL"/>
        </w:rPr>
        <w:tab/>
        <w:t>בנוסף לכל תשלום ישולם ליועץ מע"מ כשיעורו בחוק וזאת כנגד המצאת חשבונית מס כדין, למועד תשלום המע"מ ע"י היועץ והמצאת כל אישור נוסף עפ"י דין.</w:t>
      </w:r>
    </w:p>
    <w:p w14:paraId="0BD0BF1E" w14:textId="77777777" w:rsidR="000A39FE" w:rsidRPr="000A39FE" w:rsidRDefault="000A39FE" w:rsidP="006B43C4">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5.</w:t>
      </w:r>
      <w:r w:rsidRPr="000A39FE">
        <w:rPr>
          <w:rFonts w:ascii="Times New Roman" w:eastAsia="Times New Roman" w:hAnsi="Times New Roman" w:cs="David"/>
          <w:sz w:val="24"/>
          <w:szCs w:val="24"/>
          <w:rtl/>
          <w:lang w:eastAsia="he-IL"/>
        </w:rPr>
        <w:tab/>
        <w:t xml:space="preserve">תנאי מוקדם לביצוע התשלומים לפי נספח זה הוא שכל עבודות התכנון הכלולות בשכר היועץ הושלמו וכל המסמכים והתוכניות נמסרו למזמין. </w:t>
      </w:r>
    </w:p>
    <w:p w14:paraId="6240881C" w14:textId="77777777"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A39FE">
        <w:rPr>
          <w:rFonts w:ascii="Times New Roman" w:eastAsia="Times New Roman" w:hAnsi="Times New Roman" w:cs="David"/>
          <w:sz w:val="24"/>
          <w:szCs w:val="24"/>
          <w:rtl/>
          <w:lang w:eastAsia="he-IL"/>
        </w:rPr>
        <w:br w:type="page"/>
      </w:r>
    </w:p>
    <w:p w14:paraId="60B28C70" w14:textId="77777777" w:rsidR="00C26A8A" w:rsidRPr="00C26A8A" w:rsidRDefault="00C26A8A" w:rsidP="000844EB">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u w:val="single"/>
          <w:rtl/>
          <w:lang w:eastAsia="he-IL"/>
        </w:rPr>
        <w:lastRenderedPageBreak/>
        <w:t xml:space="preserve">נספח </w:t>
      </w:r>
      <w:r>
        <w:rPr>
          <w:rFonts w:ascii="Times New Roman" w:eastAsia="Times New Roman" w:hAnsi="Times New Roman" w:cs="David" w:hint="cs"/>
          <w:b/>
          <w:bCs/>
          <w:sz w:val="24"/>
          <w:szCs w:val="24"/>
          <w:u w:val="single"/>
          <w:rtl/>
          <w:lang w:eastAsia="he-IL"/>
        </w:rPr>
        <w:t>"</w:t>
      </w:r>
      <w:r w:rsidR="000844EB">
        <w:rPr>
          <w:rFonts w:ascii="Times New Roman" w:eastAsia="Times New Roman" w:hAnsi="Times New Roman" w:cs="David" w:hint="cs"/>
          <w:b/>
          <w:bCs/>
          <w:sz w:val="24"/>
          <w:szCs w:val="24"/>
          <w:u w:val="single"/>
          <w:rtl/>
          <w:lang w:eastAsia="he-IL"/>
        </w:rPr>
        <w:t>ה</w:t>
      </w:r>
      <w:r>
        <w:rPr>
          <w:rFonts w:ascii="Times New Roman" w:eastAsia="Times New Roman" w:hAnsi="Times New Roman" w:cs="David" w:hint="cs"/>
          <w:b/>
          <w:bCs/>
          <w:sz w:val="24"/>
          <w:szCs w:val="24"/>
          <w:u w:val="single"/>
          <w:rtl/>
          <w:lang w:eastAsia="he-IL"/>
        </w:rPr>
        <w:t>"</w:t>
      </w:r>
    </w:p>
    <w:p w14:paraId="3CC27E9A"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0A39FE">
        <w:rPr>
          <w:rFonts w:ascii="Times New Roman" w:eastAsia="Times New Roman" w:hAnsi="Times New Roman" w:cs="David"/>
          <w:b/>
          <w:bCs/>
          <w:sz w:val="24"/>
          <w:szCs w:val="24"/>
          <w:u w:val="single"/>
          <w:rtl/>
          <w:lang w:eastAsia="he-IL"/>
        </w:rPr>
        <w:t xml:space="preserve">תשלומי שכר </w:t>
      </w:r>
      <w:r w:rsidRPr="000A39FE">
        <w:rPr>
          <w:rFonts w:ascii="Times New Roman" w:eastAsia="Times New Roman" w:hAnsi="Times New Roman" w:cs="David" w:hint="cs"/>
          <w:b/>
          <w:bCs/>
          <w:sz w:val="24"/>
          <w:szCs w:val="24"/>
          <w:u w:val="single"/>
          <w:rtl/>
          <w:lang w:eastAsia="he-IL"/>
        </w:rPr>
        <w:t>ה</w:t>
      </w:r>
      <w:r w:rsidR="00874D33">
        <w:rPr>
          <w:rFonts w:ascii="Times New Roman" w:eastAsia="Times New Roman" w:hAnsi="Times New Roman" w:cs="David" w:hint="cs"/>
          <w:b/>
          <w:bCs/>
          <w:sz w:val="24"/>
          <w:szCs w:val="24"/>
          <w:u w:val="single"/>
          <w:rtl/>
          <w:lang w:eastAsia="he-IL"/>
        </w:rPr>
        <w:t>יועץ</w:t>
      </w:r>
    </w:p>
    <w:p w14:paraId="0C7FB297" w14:textId="77777777"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19F2F9C3" w14:textId="77777777" w:rsidR="000A39FE" w:rsidRPr="000A39FE" w:rsidRDefault="000A39FE" w:rsidP="006B43C4">
      <w:pPr>
        <w:widowControl w:val="0"/>
        <w:spacing w:before="120" w:beforeAutospacing="0" w:after="60" w:afterAutospacing="0" w:line="240" w:lineRule="auto"/>
        <w:ind w:left="679" w:hanging="709"/>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1.</w:t>
      </w:r>
      <w:r w:rsidRPr="000A39FE">
        <w:rPr>
          <w:rFonts w:ascii="Times New Roman" w:eastAsia="Times New Roman" w:hAnsi="Times New Roman" w:cs="David"/>
          <w:sz w:val="24"/>
          <w:szCs w:val="24"/>
          <w:rtl/>
          <w:lang w:eastAsia="he-IL"/>
        </w:rPr>
        <w:tab/>
        <w:t xml:space="preserve">שכר </w:t>
      </w:r>
      <w:r w:rsidRPr="000A39FE">
        <w:rPr>
          <w:rFonts w:ascii="Times New Roman" w:eastAsia="Times New Roman" w:hAnsi="Times New Roman" w:cs="David" w:hint="cs"/>
          <w:sz w:val="24"/>
          <w:szCs w:val="24"/>
          <w:rtl/>
          <w:lang w:eastAsia="he-IL"/>
        </w:rPr>
        <w:t>היועץ</w:t>
      </w:r>
      <w:r w:rsidRPr="000A39FE">
        <w:rPr>
          <w:rFonts w:ascii="Times New Roman" w:eastAsia="Times New Roman" w:hAnsi="Times New Roman" w:cs="David"/>
          <w:sz w:val="24"/>
          <w:szCs w:val="24"/>
          <w:rtl/>
          <w:lang w:eastAsia="he-IL"/>
        </w:rPr>
        <w:t xml:space="preserve"> ישולם לשיעורין כנגד גמר כל שלב ושלב של שרותי 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כמוגדר בחוזה לרבות בנספחים ב' ו- ח' כדלקמן: </w:t>
      </w:r>
    </w:p>
    <w:p w14:paraId="19647C71" w14:textId="77777777" w:rsidR="000A39FE" w:rsidRPr="000A39FE" w:rsidRDefault="000A39FE" w:rsidP="006B43C4">
      <w:pPr>
        <w:widowControl w:val="0"/>
        <w:spacing w:before="120" w:beforeAutospacing="0" w:after="60" w:afterAutospacing="0" w:line="240" w:lineRule="auto"/>
        <w:ind w:left="1360" w:hanging="629"/>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א.</w:t>
      </w:r>
      <w:r w:rsidRPr="000A39FE">
        <w:rPr>
          <w:rFonts w:ascii="Times New Roman" w:eastAsia="Times New Roman" w:hAnsi="Times New Roman" w:cs="David"/>
          <w:sz w:val="24"/>
          <w:szCs w:val="24"/>
          <w:rtl/>
          <w:lang w:eastAsia="he-IL"/>
        </w:rPr>
        <w:tab/>
        <w:t xml:space="preserve">לאחר גמר תכנון מוקדם, ואישור שלב עבודות זה ע"י המזמין  </w:t>
      </w:r>
      <w:r w:rsidRPr="000A39FE">
        <w:rPr>
          <w:rFonts w:ascii="Times New Roman" w:eastAsia="Times New Roman" w:hAnsi="Times New Roman" w:cs="David"/>
          <w:sz w:val="24"/>
          <w:szCs w:val="24"/>
          <w:rtl/>
          <w:lang w:eastAsia="he-IL"/>
        </w:rPr>
        <w:tab/>
        <w:t>20%</w:t>
      </w:r>
    </w:p>
    <w:p w14:paraId="3F06C348" w14:textId="77777777" w:rsidR="000A39FE" w:rsidRPr="000A39FE" w:rsidRDefault="000A39FE" w:rsidP="006B43C4">
      <w:pPr>
        <w:widowControl w:val="0"/>
        <w:spacing w:before="120" w:beforeAutospacing="0" w:after="60" w:afterAutospacing="0" w:line="240" w:lineRule="auto"/>
        <w:ind w:left="1360" w:hanging="629"/>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w:t>
      </w:r>
      <w:r w:rsidRPr="000A39FE">
        <w:rPr>
          <w:rFonts w:ascii="Times New Roman" w:eastAsia="Times New Roman" w:hAnsi="Times New Roman" w:cs="David"/>
          <w:sz w:val="24"/>
          <w:szCs w:val="24"/>
          <w:rtl/>
          <w:lang w:eastAsia="he-IL"/>
        </w:rPr>
        <w:tab/>
        <w:t xml:space="preserve">לאחר גמר התכנון הסופי, אישור שלב זה ע"י המזמין והוצאת </w:t>
      </w:r>
    </w:p>
    <w:p w14:paraId="017E7EE5" w14:textId="77777777" w:rsidR="000A39FE" w:rsidRPr="000A39FE" w:rsidRDefault="000A39FE" w:rsidP="006B43C4">
      <w:pPr>
        <w:widowControl w:val="0"/>
        <w:spacing w:before="120" w:beforeAutospacing="0" w:after="60" w:afterAutospacing="0" w:line="240" w:lineRule="auto"/>
        <w:ind w:left="1360" w:hanging="629"/>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 xml:space="preserve">היתרי בניה  </w:t>
      </w:r>
      <w:r w:rsidRPr="000A39FE">
        <w:rPr>
          <w:rFonts w:ascii="Times New Roman" w:eastAsia="Times New Roman" w:hAnsi="Times New Roman" w:cs="David" w:hint="cs"/>
          <w:sz w:val="24"/>
          <w:szCs w:val="24"/>
          <w:rtl/>
          <w:lang w:eastAsia="he-IL"/>
        </w:rPr>
        <w:t>/ אישור הרשות לתכנון</w:t>
      </w:r>
      <w:r w:rsidR="001D4EC2">
        <w:rPr>
          <w:rFonts w:ascii="Times New Roman" w:eastAsia="Times New Roman" w:hAnsi="Times New Roman" w:cs="David"/>
          <w:sz w:val="24"/>
          <w:szCs w:val="24"/>
          <w:rtl/>
          <w:lang w:eastAsia="he-IL"/>
        </w:rPr>
        <w:tab/>
      </w:r>
      <w:r w:rsidR="001D4EC2">
        <w:rPr>
          <w:rFonts w:ascii="Times New Roman" w:eastAsia="Times New Roman" w:hAnsi="Times New Roman" w:cs="David"/>
          <w:sz w:val="24"/>
          <w:szCs w:val="24"/>
          <w:rtl/>
          <w:lang w:eastAsia="he-IL"/>
        </w:rPr>
        <w:tab/>
      </w:r>
      <w:r w:rsidR="001D4EC2">
        <w:rPr>
          <w:rFonts w:ascii="Times New Roman" w:eastAsia="Times New Roman" w:hAnsi="Times New Roman" w:cs="David"/>
          <w:sz w:val="24"/>
          <w:szCs w:val="24"/>
          <w:rtl/>
          <w:lang w:eastAsia="he-IL"/>
        </w:rPr>
        <w:tab/>
      </w:r>
      <w:r w:rsidR="001D4EC2">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20%</w:t>
      </w:r>
    </w:p>
    <w:p w14:paraId="6CD6D395" w14:textId="77777777" w:rsidR="000A39FE" w:rsidRPr="000A39FE" w:rsidRDefault="000A39FE" w:rsidP="006B43C4">
      <w:pPr>
        <w:widowControl w:val="0"/>
        <w:spacing w:before="120" w:beforeAutospacing="0" w:after="60" w:afterAutospacing="0" w:line="240" w:lineRule="auto"/>
        <w:ind w:left="1360" w:hanging="629"/>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ג.</w:t>
      </w:r>
      <w:r w:rsidRPr="000A39FE">
        <w:rPr>
          <w:rFonts w:ascii="Times New Roman" w:eastAsia="Times New Roman" w:hAnsi="Times New Roman" w:cs="David"/>
          <w:sz w:val="24"/>
          <w:szCs w:val="24"/>
          <w:rtl/>
          <w:lang w:eastAsia="he-IL"/>
        </w:rPr>
        <w:tab/>
        <w:t>לאחר גמר התכנון המפורט והמכרזים, ואישור עבודות שלב זה</w:t>
      </w:r>
    </w:p>
    <w:p w14:paraId="087FE468" w14:textId="77777777" w:rsidR="000A39FE" w:rsidRPr="000A39FE" w:rsidRDefault="000A39FE" w:rsidP="006B43C4">
      <w:pPr>
        <w:widowControl w:val="0"/>
        <w:spacing w:before="120" w:beforeAutospacing="0" w:after="60" w:afterAutospacing="0" w:line="240" w:lineRule="auto"/>
        <w:ind w:left="1360" w:hanging="629"/>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 xml:space="preserve">ע"י המזמין </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 xml:space="preserve"> </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40%</w:t>
      </w:r>
    </w:p>
    <w:p w14:paraId="2D6A30BD" w14:textId="77777777" w:rsidR="000A39FE" w:rsidRPr="000A39FE" w:rsidRDefault="000A39FE" w:rsidP="006B43C4">
      <w:pPr>
        <w:widowControl w:val="0"/>
        <w:spacing w:before="120" w:beforeAutospacing="0" w:after="60" w:afterAutospacing="0" w:line="240" w:lineRule="auto"/>
        <w:ind w:left="1360" w:hanging="629"/>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ד.</w:t>
      </w:r>
      <w:r w:rsidRPr="000A39FE">
        <w:rPr>
          <w:rFonts w:ascii="Times New Roman" w:eastAsia="Times New Roman" w:hAnsi="Times New Roman" w:cs="David"/>
          <w:sz w:val="24"/>
          <w:szCs w:val="24"/>
          <w:rtl/>
          <w:lang w:eastAsia="he-IL"/>
        </w:rPr>
        <w:tab/>
        <w:t xml:space="preserve">במהלך ביצוע הפיקוח העליון </w:t>
      </w:r>
      <w:r w:rsidRPr="000A39FE">
        <w:rPr>
          <w:rFonts w:ascii="Times New Roman" w:eastAsia="Times New Roman" w:hAnsi="Times New Roman" w:cs="David"/>
          <w:sz w:val="24"/>
          <w:szCs w:val="24"/>
          <w:rtl/>
          <w:lang w:eastAsia="he-IL"/>
        </w:rPr>
        <w:tab/>
        <w:t xml:space="preserve"> </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15%</w:t>
      </w:r>
    </w:p>
    <w:p w14:paraId="5DDC9D06" w14:textId="77777777" w:rsidR="000A39FE" w:rsidRPr="000A39FE" w:rsidRDefault="000A39FE" w:rsidP="006B43C4">
      <w:pPr>
        <w:widowControl w:val="0"/>
        <w:spacing w:before="120" w:beforeAutospacing="0" w:after="60" w:afterAutospacing="0" w:line="240" w:lineRule="auto"/>
        <w:ind w:left="1360" w:hanging="629"/>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w:t>
      </w:r>
      <w:r w:rsidRPr="000A39FE">
        <w:rPr>
          <w:rFonts w:ascii="Times New Roman" w:eastAsia="Times New Roman" w:hAnsi="Times New Roman" w:cs="David"/>
          <w:sz w:val="24"/>
          <w:szCs w:val="24"/>
          <w:rtl/>
          <w:lang w:eastAsia="he-IL"/>
        </w:rPr>
        <w:tab/>
        <w:t xml:space="preserve">לאחר ביצוע העבודות בהתאם לחוזה זה, הפעלת הפרויקט וקבלת </w:t>
      </w:r>
    </w:p>
    <w:p w14:paraId="7380CB44" w14:textId="77777777" w:rsidR="000A39FE" w:rsidRPr="000A39FE" w:rsidRDefault="000A39FE" w:rsidP="006B43C4">
      <w:pPr>
        <w:widowControl w:val="0"/>
        <w:spacing w:before="120" w:beforeAutospacing="0" w:after="60" w:afterAutospacing="0" w:line="240" w:lineRule="auto"/>
        <w:ind w:left="1360" w:hanging="629"/>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 xml:space="preserve">העבודות ע"י המזמין, ולאחר בדיקת החשבונות הסופיים בגין </w:t>
      </w:r>
    </w:p>
    <w:p w14:paraId="2F02D29C" w14:textId="77777777" w:rsidR="000A39FE" w:rsidRPr="000A39FE" w:rsidRDefault="000A39FE" w:rsidP="006B43C4">
      <w:pPr>
        <w:widowControl w:val="0"/>
        <w:spacing w:before="120" w:beforeAutospacing="0" w:after="60" w:afterAutospacing="0" w:line="240" w:lineRule="auto"/>
        <w:ind w:left="1360" w:hanging="629"/>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העבודות ואישורם ע"י 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והמזמין, וקבלת אישור אכלוס </w:t>
      </w:r>
      <w:r w:rsidRPr="000A39FE">
        <w:rPr>
          <w:rFonts w:ascii="Times New Roman" w:eastAsia="Times New Roman" w:hAnsi="Times New Roman" w:cs="David"/>
          <w:sz w:val="24"/>
          <w:szCs w:val="24"/>
          <w:rtl/>
          <w:lang w:eastAsia="he-IL"/>
        </w:rPr>
        <w:tab/>
        <w:t>3%</w:t>
      </w:r>
    </w:p>
    <w:p w14:paraId="1A567B86" w14:textId="77777777" w:rsidR="000A39FE" w:rsidRPr="000A39FE" w:rsidRDefault="000A39FE" w:rsidP="006B43C4">
      <w:pPr>
        <w:widowControl w:val="0"/>
        <w:spacing w:before="120" w:beforeAutospacing="0" w:after="60" w:afterAutospacing="0" w:line="240" w:lineRule="auto"/>
        <w:ind w:left="1360" w:hanging="629"/>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ו.</w:t>
      </w:r>
      <w:r w:rsidRPr="000A39FE">
        <w:rPr>
          <w:rFonts w:ascii="Times New Roman" w:eastAsia="Times New Roman" w:hAnsi="Times New Roman" w:cs="David"/>
          <w:sz w:val="24"/>
          <w:szCs w:val="24"/>
          <w:rtl/>
          <w:lang w:eastAsia="he-IL"/>
        </w:rPr>
        <w:tab/>
        <w:t>לאחר גמר הפקוח העליון, ת</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קוני הבדק וקבלת תעודת גמר </w:t>
      </w:r>
    </w:p>
    <w:p w14:paraId="02CD76C9" w14:textId="77777777" w:rsidR="000A39FE" w:rsidRPr="000A39FE" w:rsidRDefault="000A39FE" w:rsidP="006B43C4">
      <w:pPr>
        <w:widowControl w:val="0"/>
        <w:spacing w:before="120" w:beforeAutospacing="0" w:after="60" w:afterAutospacing="0" w:line="240" w:lineRule="auto"/>
        <w:ind w:left="1360" w:hanging="629"/>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לפרויקט, אישור 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בכתב להשלמת הפרויקט בהתאם </w:t>
      </w:r>
    </w:p>
    <w:p w14:paraId="1F52ABDA" w14:textId="77777777" w:rsidR="000A39FE" w:rsidRPr="000A39FE" w:rsidRDefault="000A39FE" w:rsidP="006B43C4">
      <w:pPr>
        <w:widowControl w:val="0"/>
        <w:spacing w:before="120" w:beforeAutospacing="0" w:after="60" w:afterAutospacing="0" w:line="240" w:lineRule="auto"/>
        <w:ind w:left="1360" w:hanging="629"/>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 xml:space="preserve">לתכניותיו, לתקנים מחייבים ולשביעות רצונו </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2%</w:t>
      </w:r>
    </w:p>
    <w:p w14:paraId="419791D4" w14:textId="77777777" w:rsidR="000A39FE" w:rsidRPr="000A39FE" w:rsidRDefault="000A39FE" w:rsidP="006B43C4">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6EC2555E" w14:textId="77777777" w:rsidR="000A39FE" w:rsidRPr="000A39FE" w:rsidRDefault="000A39FE" w:rsidP="006B43C4">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2.</w:t>
      </w:r>
      <w:r w:rsidRPr="000A39FE">
        <w:rPr>
          <w:rFonts w:ascii="Times New Roman" w:eastAsia="Times New Roman" w:hAnsi="Times New Roman" w:cs="David"/>
          <w:sz w:val="24"/>
          <w:szCs w:val="24"/>
          <w:rtl/>
          <w:lang w:eastAsia="he-IL"/>
        </w:rPr>
        <w:tab/>
        <w:t>למרות האמור בסעיף 1 לעיל רשאי המזמין לשלם ל</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מקדמות בגין קידום התכנון אשר יקוזזו משלבי התשלום עפ"י קביעתו.</w:t>
      </w:r>
    </w:p>
    <w:p w14:paraId="3051F1CF" w14:textId="77777777" w:rsidR="000A39FE" w:rsidRPr="000A39FE" w:rsidRDefault="000A39FE" w:rsidP="006B43C4">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3.</w:t>
      </w:r>
      <w:r w:rsidRPr="000A39FE">
        <w:rPr>
          <w:rFonts w:ascii="Times New Roman" w:eastAsia="Times New Roman" w:hAnsi="Times New Roman" w:cs="David"/>
          <w:sz w:val="24"/>
          <w:szCs w:val="24"/>
          <w:rtl/>
          <w:lang w:eastAsia="he-IL"/>
        </w:rPr>
        <w:tab/>
        <w:t>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יגיש חשבון לא יותר מאשר פעם בחודש.</w:t>
      </w:r>
      <w:r w:rsidRPr="000A39FE">
        <w:rPr>
          <w:rFonts w:ascii="Times New Roman" w:eastAsia="Times New Roman" w:hAnsi="Times New Roman" w:cs="David" w:hint="cs"/>
          <w:sz w:val="24"/>
          <w:szCs w:val="24"/>
          <w:rtl/>
          <w:lang w:eastAsia="he-IL"/>
        </w:rPr>
        <w:t xml:space="preserve"> </w:t>
      </w:r>
      <w:r w:rsidRPr="000A39FE">
        <w:rPr>
          <w:rFonts w:ascii="Times New Roman" w:eastAsia="Times New Roman" w:hAnsi="Times New Roman" w:cs="David"/>
          <w:sz w:val="24"/>
          <w:szCs w:val="24"/>
          <w:rtl/>
          <w:lang w:eastAsia="he-IL"/>
        </w:rPr>
        <w:t>לכל חשבון יצרף 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אישור מאת חברת הביטוח על קיומם של הביטוחים המפורטים בחוזה בנוסח המצורף כנספח "ז" לחוזה.</w:t>
      </w:r>
    </w:p>
    <w:p w14:paraId="52B65303" w14:textId="77777777" w:rsidR="000A39FE" w:rsidRPr="000A39FE" w:rsidRDefault="000A39FE" w:rsidP="006B43C4">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4.</w:t>
      </w:r>
      <w:r w:rsidRPr="000A39FE">
        <w:rPr>
          <w:rFonts w:ascii="Times New Roman" w:eastAsia="Times New Roman" w:hAnsi="Times New Roman" w:cs="David"/>
          <w:sz w:val="24"/>
          <w:szCs w:val="24"/>
          <w:rtl/>
          <w:lang w:eastAsia="he-IL"/>
        </w:rPr>
        <w:tab/>
        <w:t>המזמין ישלם את שכר 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תוך 60 יום מתאריך אישור החשבון ע"י המנהל.</w:t>
      </w:r>
    </w:p>
    <w:p w14:paraId="379B7880" w14:textId="77777777" w:rsidR="000A39FE" w:rsidRPr="000A39FE" w:rsidRDefault="000A39FE" w:rsidP="006B43C4">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 xml:space="preserve">5.          </w:t>
      </w:r>
      <w:r w:rsidRPr="000A39FE">
        <w:rPr>
          <w:rFonts w:ascii="Times New Roman" w:eastAsia="Times New Roman" w:hAnsi="Times New Roman" w:cs="David"/>
          <w:sz w:val="24"/>
          <w:szCs w:val="24"/>
          <w:rtl/>
          <w:lang w:eastAsia="he-IL"/>
        </w:rPr>
        <w:t>הגשת החשבונות תתבצע תוך הטענתם לתיקיית "חשבונות מוגשים" במערכת ה-</w:t>
      </w:r>
      <w:r w:rsidRPr="000A39FE">
        <w:rPr>
          <w:rFonts w:ascii="Times New Roman" w:eastAsia="Times New Roman" w:hAnsi="Times New Roman" w:cs="David"/>
          <w:sz w:val="24"/>
          <w:szCs w:val="24"/>
          <w:lang w:eastAsia="he-IL"/>
        </w:rPr>
        <w:t>@view</w:t>
      </w:r>
      <w:r w:rsidRPr="000A39FE">
        <w:rPr>
          <w:rFonts w:ascii="Times New Roman" w:eastAsia="Times New Roman" w:hAnsi="Times New Roman" w:cs="David"/>
          <w:sz w:val="24"/>
          <w:szCs w:val="24"/>
          <w:rtl/>
          <w:lang w:eastAsia="he-IL"/>
        </w:rPr>
        <w:t xml:space="preserve"> ויידוע המנהל בהתאם. מובהר כי הטענת החשבון למערכת מהווה תנאי לטיפול בו.</w:t>
      </w:r>
    </w:p>
    <w:p w14:paraId="626A9B3E" w14:textId="77777777" w:rsidR="000A39FE" w:rsidRPr="000A39FE" w:rsidRDefault="000A39FE" w:rsidP="006B43C4">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2ED28413" w14:textId="77777777"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A39FE">
        <w:rPr>
          <w:rFonts w:ascii="Times New Roman" w:eastAsia="Times New Roman" w:hAnsi="Times New Roman" w:cs="David"/>
          <w:sz w:val="24"/>
          <w:szCs w:val="24"/>
          <w:rtl/>
          <w:lang w:eastAsia="he-IL"/>
        </w:rPr>
        <w:br w:type="page"/>
      </w:r>
      <w:r w:rsidRPr="000A39FE">
        <w:rPr>
          <w:rFonts w:ascii="Times New Roman" w:eastAsia="Times New Roman" w:hAnsi="Times New Roman" w:cs="David"/>
          <w:b/>
          <w:bCs/>
          <w:sz w:val="24"/>
          <w:szCs w:val="24"/>
          <w:u w:val="single"/>
          <w:rtl/>
          <w:lang w:eastAsia="he-IL"/>
        </w:rPr>
        <w:lastRenderedPageBreak/>
        <w:t xml:space="preserve">נספח </w:t>
      </w:r>
      <w:r w:rsidR="00C26A8A">
        <w:rPr>
          <w:rFonts w:ascii="Times New Roman" w:eastAsia="Times New Roman" w:hAnsi="Times New Roman" w:cs="David" w:hint="cs"/>
          <w:b/>
          <w:bCs/>
          <w:sz w:val="24"/>
          <w:szCs w:val="24"/>
          <w:u w:val="single"/>
          <w:rtl/>
          <w:lang w:eastAsia="he-IL"/>
        </w:rPr>
        <w:t>"</w:t>
      </w:r>
      <w:r w:rsidRPr="000A39FE">
        <w:rPr>
          <w:rFonts w:ascii="Times New Roman" w:eastAsia="Times New Roman" w:hAnsi="Times New Roman" w:cs="David"/>
          <w:b/>
          <w:bCs/>
          <w:sz w:val="24"/>
          <w:szCs w:val="24"/>
          <w:u w:val="single"/>
          <w:rtl/>
          <w:lang w:eastAsia="he-IL"/>
        </w:rPr>
        <w:t>ו</w:t>
      </w:r>
      <w:r w:rsidR="00C26A8A">
        <w:rPr>
          <w:rFonts w:ascii="Times New Roman" w:eastAsia="Times New Roman" w:hAnsi="Times New Roman" w:cs="David" w:hint="cs"/>
          <w:b/>
          <w:bCs/>
          <w:sz w:val="24"/>
          <w:szCs w:val="24"/>
          <w:u w:val="single"/>
          <w:rtl/>
          <w:lang w:eastAsia="he-IL"/>
        </w:rPr>
        <w:t>'</w:t>
      </w:r>
      <w:r w:rsidRPr="000A39FE">
        <w:rPr>
          <w:rFonts w:ascii="Times New Roman" w:eastAsia="Times New Roman" w:hAnsi="Times New Roman" w:cs="David"/>
          <w:b/>
          <w:bCs/>
          <w:sz w:val="24"/>
          <w:szCs w:val="24"/>
          <w:u w:val="single"/>
          <w:rtl/>
          <w:lang w:eastAsia="he-IL"/>
        </w:rPr>
        <w:t>'</w:t>
      </w:r>
    </w:p>
    <w:p w14:paraId="5D218B9E" w14:textId="77777777" w:rsidR="000A39FE" w:rsidRPr="008A79CB" w:rsidRDefault="000A39FE" w:rsidP="006B43C4">
      <w:pPr>
        <w:widowControl w:val="0"/>
        <w:spacing w:before="240" w:beforeAutospacing="0" w:after="60" w:afterAutospacing="0" w:line="240" w:lineRule="auto"/>
        <w:jc w:val="right"/>
        <w:outlineLvl w:val="4"/>
        <w:rPr>
          <w:rFonts w:ascii="Times New Roman" w:eastAsia="Times New Roman" w:hAnsi="Times New Roman" w:cs="David"/>
          <w:sz w:val="24"/>
          <w:szCs w:val="24"/>
          <w:rtl/>
          <w:lang w:eastAsia="he-IL"/>
        </w:rPr>
      </w:pPr>
      <w:r w:rsidRPr="008A79CB">
        <w:rPr>
          <w:rFonts w:ascii="Times New Roman" w:eastAsia="Times New Roman" w:hAnsi="Times New Roman" w:cs="David"/>
          <w:sz w:val="24"/>
          <w:szCs w:val="24"/>
          <w:rtl/>
          <w:lang w:eastAsia="he-IL"/>
        </w:rPr>
        <w:t>תאריך :</w:t>
      </w:r>
      <w:sdt>
        <w:sdtPr>
          <w:rPr>
            <w:rFonts w:ascii="Times New Roman" w:eastAsia="Times New Roman" w:hAnsi="Times New Roman" w:cs="David"/>
            <w:sz w:val="24"/>
            <w:szCs w:val="24"/>
            <w:rtl/>
            <w:lang w:eastAsia="he-IL"/>
          </w:rPr>
          <w:alias w:val="תאריך חתימת חוזה"/>
          <w:tag w:val="cntSignDate"/>
          <w:id w:val="-593619412"/>
          <w:placeholder>
            <w:docPart w:val="8C9E94C1DBEE423CB78E5F5F8761ED1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1D4EC2" w:rsidRPr="008A79CB">
            <w:rPr>
              <w:rStyle w:val="a7"/>
              <w:color w:val="00B0F0"/>
              <w:rtl/>
            </w:rPr>
            <w:t>[תאריך חתימת חוזה]</w:t>
          </w:r>
        </w:sdtContent>
      </w:sdt>
      <w:r w:rsidRPr="008A79CB">
        <w:rPr>
          <w:rFonts w:ascii="Times New Roman" w:eastAsia="Times New Roman" w:hAnsi="Times New Roman" w:cs="David"/>
          <w:color w:val="FF0000"/>
          <w:sz w:val="24"/>
          <w:szCs w:val="24"/>
          <w:rtl/>
          <w:lang w:eastAsia="he-IL"/>
        </w:rPr>
        <w:br/>
      </w:r>
    </w:p>
    <w:p w14:paraId="6AF60782"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לכבוד</w:t>
      </w:r>
      <w:r w:rsidRPr="000A39FE">
        <w:rPr>
          <w:rFonts w:ascii="Times New Roman" w:eastAsia="Times New Roman" w:hAnsi="Times New Roman" w:cs="David"/>
          <w:sz w:val="24"/>
          <w:szCs w:val="24"/>
          <w:lang w:eastAsia="he-IL"/>
        </w:rPr>
        <w:t xml:space="preserve"> </w:t>
      </w:r>
    </w:p>
    <w:sdt>
      <w:sdtPr>
        <w:rPr>
          <w:rFonts w:ascii="Times New Roman" w:eastAsia="Times New Roman" w:hAnsi="Times New Roman" w:cs="David"/>
          <w:color w:val="800080"/>
          <w:sz w:val="24"/>
          <w:szCs w:val="24"/>
          <w:rtl/>
        </w:rPr>
        <w:alias w:val="צד א בחוזה"/>
        <w:tag w:val="cntTzadA"/>
        <w:id w:val="-575671169"/>
        <w:placeholder>
          <w:docPart w:val="C7639EA476A34F6398C66EC1474D74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7B8B01A1" w14:textId="009A91B8" w:rsidR="00C26A8A" w:rsidRDefault="00A01115" w:rsidP="00C26A8A">
          <w:pPr>
            <w:widowControl w:val="0"/>
            <w:spacing w:before="0" w:beforeAutospacing="0" w:after="0" w:afterAutospacing="0" w:line="240" w:lineRule="auto"/>
            <w:rPr>
              <w:rFonts w:ascii="Times New Roman" w:eastAsia="Times New Roman" w:hAnsi="Times New Roman" w:cs="David"/>
              <w:color w:val="800080"/>
              <w:sz w:val="24"/>
              <w:szCs w:val="24"/>
              <w:rtl/>
            </w:rPr>
          </w:pPr>
          <w:ins w:id="16" w:author="רינת הראל" w:date="2019-11-13T13:14:00Z">
            <w:r>
              <w:rPr>
                <w:rFonts w:ascii="Times New Roman" w:eastAsia="Times New Roman" w:hAnsi="Times New Roman" w:cs="David"/>
                <w:color w:val="800080"/>
                <w:sz w:val="24"/>
                <w:szCs w:val="24"/>
                <w:rtl/>
              </w:rPr>
              <w:br/>
              <w:t>אפריקה ישראל מגורים בע"מ</w:t>
            </w:r>
            <w:r>
              <w:rPr>
                <w:rFonts w:ascii="Times New Roman" w:eastAsia="Times New Roman" w:hAnsi="Times New Roman" w:cs="David"/>
                <w:color w:val="800080"/>
                <w:sz w:val="24"/>
                <w:szCs w:val="24"/>
                <w:rtl/>
              </w:rPr>
              <w:br/>
              <w:t>יוני נתניהו 1 ג' אור יהודה</w:t>
            </w:r>
            <w:r>
              <w:rPr>
                <w:rFonts w:ascii="Times New Roman" w:eastAsia="Times New Roman" w:hAnsi="Times New Roman" w:cs="David"/>
                <w:color w:val="800080"/>
                <w:sz w:val="24"/>
                <w:szCs w:val="24"/>
                <w:rtl/>
              </w:rPr>
              <w:br/>
              <w:t>מ.ז 52-003476-0</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r>
          </w:ins>
        </w:p>
      </w:sdtContent>
    </w:sdt>
    <w:p w14:paraId="1ECA83FD"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5A36362F"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6CC98888" w14:textId="77777777" w:rsidR="000A39FE" w:rsidRPr="008A79CB" w:rsidRDefault="008A79CB" w:rsidP="008A79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א.נ.,</w:t>
      </w:r>
    </w:p>
    <w:p w14:paraId="0A87B2FC" w14:textId="77777777" w:rsidR="000A39FE" w:rsidRPr="000A39FE" w:rsidRDefault="000A39FE" w:rsidP="006B43C4">
      <w:pPr>
        <w:widowControl w:val="0"/>
        <w:bidi w:val="0"/>
        <w:spacing w:before="240" w:beforeAutospacing="0" w:after="60" w:afterAutospacing="0" w:line="240" w:lineRule="auto"/>
        <w:jc w:val="center"/>
        <w:outlineLvl w:val="3"/>
        <w:rPr>
          <w:rFonts w:ascii="Calibri" w:eastAsia="Times New Roman" w:hAnsi="Calibri" w:cs="David"/>
          <w:b/>
          <w:bCs/>
          <w:sz w:val="24"/>
          <w:szCs w:val="24"/>
          <w:u w:val="single"/>
          <w:rtl/>
          <w:lang w:eastAsia="he-IL"/>
        </w:rPr>
      </w:pPr>
      <w:r w:rsidRPr="000A39FE">
        <w:rPr>
          <w:rFonts w:ascii="Calibri" w:eastAsia="Times New Roman" w:hAnsi="Calibri" w:cs="David"/>
          <w:b/>
          <w:bCs/>
          <w:sz w:val="24"/>
          <w:szCs w:val="24"/>
          <w:u w:val="single"/>
          <w:rtl/>
          <w:lang w:eastAsia="he-IL"/>
        </w:rPr>
        <w:t>הצהרה והתחייבות לשמירת סודיות</w:t>
      </w:r>
    </w:p>
    <w:p w14:paraId="12EA1E7A"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A9FF940" w14:textId="77777777" w:rsidR="000A39FE" w:rsidRPr="000A39FE" w:rsidRDefault="000A39FE" w:rsidP="006B43C4">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2077423936"/>
          <w:placeholder>
            <w:docPart w:val="E64A76F21C45462FB59630066CC0448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1D4EC2" w:rsidRPr="002B07C8">
            <w:rPr>
              <w:rStyle w:val="a7"/>
              <w:color w:val="00B0F0"/>
              <w:rtl/>
            </w:rPr>
            <w:t>[שם ספק]</w:t>
          </w:r>
        </w:sdtContent>
      </w:sdt>
      <w:r w:rsidRPr="000A39FE">
        <w:rPr>
          <w:rFonts w:ascii="Times New Roman" w:eastAsia="Times New Roman" w:hAnsi="Times New Roman" w:cs="David"/>
          <w:sz w:val="24"/>
          <w:szCs w:val="24"/>
          <w:rtl/>
          <w:lang w:eastAsia="he-IL"/>
        </w:rPr>
        <w:t xml:space="preserve"> / הפועל בשם חברת </w:t>
      </w:r>
      <w:r w:rsidRPr="000A39FE">
        <w:rPr>
          <w:rFonts w:ascii="Times New Roman" w:eastAsia="Times New Roman" w:hAnsi="Times New Roman" w:cs="David"/>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01244803"/>
          <w:placeholder>
            <w:docPart w:val="02D650D4B3E342EF824EE1FEE28BF3B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1D4EC2" w:rsidRPr="002B07C8">
            <w:rPr>
              <w:rStyle w:val="a7"/>
              <w:color w:val="00B0F0"/>
              <w:rtl/>
            </w:rPr>
            <w:t>[שם ספק]</w:t>
          </w:r>
        </w:sdtContent>
      </w:sdt>
      <w:r w:rsidRPr="000A39FE">
        <w:rPr>
          <w:rFonts w:ascii="Times New Roman" w:eastAsia="Times New Roman" w:hAnsi="Times New Roman" w:cs="David"/>
          <w:bCs/>
          <w:sz w:val="24"/>
          <w:szCs w:val="24"/>
          <w:rtl/>
          <w:lang w:eastAsia="he-IL"/>
        </w:rPr>
        <w:t xml:space="preserve"> /</w:t>
      </w:r>
      <w:r w:rsidRPr="000A39FE">
        <w:rPr>
          <w:rFonts w:ascii="Times New Roman" w:eastAsia="Times New Roman" w:hAnsi="Times New Roman" w:cs="David"/>
          <w:sz w:val="24"/>
          <w:szCs w:val="24"/>
          <w:rtl/>
          <w:lang w:eastAsia="he-IL"/>
        </w:rPr>
        <w:t xml:space="preserve"> המספק שירותים לחברת </w:t>
      </w:r>
      <w:r w:rsidRPr="000A39FE">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459182303"/>
          <w:placeholder>
            <w:docPart w:val="D67E9AAC27384581A7B1943FAD01E5F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1D4EC2" w:rsidRPr="002B07C8">
            <w:rPr>
              <w:rStyle w:val="a7"/>
              <w:color w:val="00B0F0"/>
              <w:rtl/>
            </w:rPr>
            <w:t>[שם ספק]</w:t>
          </w:r>
        </w:sdtContent>
      </w:sdt>
      <w:r w:rsidRPr="000A39FE">
        <w:rPr>
          <w:rFonts w:ascii="Times New Roman" w:eastAsia="Times New Roman" w:hAnsi="Times New Roman" w:cs="David"/>
          <w:sz w:val="24"/>
          <w:szCs w:val="24"/>
          <w:rtl/>
          <w:lang w:eastAsia="he-IL"/>
        </w:rPr>
        <w:t xml:space="preserve"> *,מצהיר בזאת ומתחייב כלפיכם כדלקמן:</w:t>
      </w:r>
    </w:p>
    <w:p w14:paraId="2629D84E" w14:textId="77777777" w:rsidR="000A39FE" w:rsidRPr="000A39FE" w:rsidRDefault="000A39FE" w:rsidP="006B43C4">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E5BE9D3" w14:textId="18333C64" w:rsidR="000A39FE" w:rsidRPr="000A39FE" w:rsidRDefault="000A39FE" w:rsidP="00C26A8A">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623513515"/>
          <w:placeholder>
            <w:docPart w:val="1A7412D442AB426385CE7206D0F6AA6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1D4EC2" w:rsidRPr="002B07C8">
            <w:rPr>
              <w:rStyle w:val="a7"/>
              <w:color w:val="00B0F0"/>
              <w:rtl/>
            </w:rPr>
            <w:t>[שם ספק]</w:t>
          </w:r>
        </w:sdtContent>
      </w:sdt>
      <w:r w:rsidRPr="000A39FE">
        <w:rPr>
          <w:rFonts w:ascii="Times New Roman" w:eastAsia="Times New Roman" w:hAnsi="Times New Roman" w:cs="David"/>
          <w:sz w:val="24"/>
          <w:szCs w:val="24"/>
          <w:rtl/>
          <w:lang w:eastAsia="he-IL"/>
        </w:rPr>
        <w:t xml:space="preserve"> , המבצעת עבורכם </w:t>
      </w:r>
      <w:r w:rsidR="00310285">
        <w:rPr>
          <w:rFonts w:ascii="Times New Roman" w:eastAsia="Times New Roman" w:hAnsi="Times New Roman" w:cs="David" w:hint="cs"/>
          <w:sz w:val="24"/>
          <w:szCs w:val="24"/>
          <w:rtl/>
          <w:lang w:eastAsia="he-IL"/>
        </w:rPr>
        <w:t>יעוץ</w:t>
      </w:r>
      <w:r w:rsidRPr="000A39FE">
        <w:rPr>
          <w:rFonts w:ascii="Times New Roman" w:eastAsia="Times New Roman" w:hAnsi="Times New Roman" w:cs="David"/>
          <w:sz w:val="24"/>
          <w:szCs w:val="24"/>
          <w:rtl/>
          <w:lang w:eastAsia="he-IL"/>
        </w:rPr>
        <w:t xml:space="preserve"> </w:t>
      </w:r>
      <w:sdt>
        <w:sdtPr>
          <w:rPr>
            <w:rFonts w:ascii="Times New Roman" w:eastAsia="Times New Roman" w:hAnsi="Times New Roman" w:cs="David"/>
            <w:b/>
            <w:bCs/>
            <w:color w:val="00B0F0"/>
            <w:sz w:val="24"/>
            <w:szCs w:val="24"/>
            <w:rtl/>
            <w:lang w:eastAsia="he-IL"/>
          </w:rPr>
          <w:alias w:val="תבנית חוזה"/>
          <w:tag w:val="cntContractType"/>
          <w:id w:val="-165559510"/>
          <w:placeholder>
            <w:docPart w:val="9AA39ABC0916487A82473B67694484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A4472C" w:rsidRPr="00C26A8A">
            <w:rPr>
              <w:rFonts w:ascii="Times New Roman" w:eastAsia="Times New Roman" w:hAnsi="Times New Roman" w:cs="David" w:hint="cs"/>
              <w:b/>
              <w:bCs/>
              <w:color w:val="00B0F0"/>
              <w:sz w:val="24"/>
              <w:szCs w:val="24"/>
              <w:rtl/>
              <w:lang w:eastAsia="he-IL"/>
            </w:rPr>
            <w:t>חוזה אגרונום</w:t>
          </w:r>
        </w:sdtContent>
      </w:sdt>
      <w:r w:rsidRPr="000A39FE">
        <w:rPr>
          <w:rFonts w:ascii="Times New Roman" w:eastAsia="Times New Roman" w:hAnsi="Times New Roman" w:cs="David"/>
          <w:bCs/>
          <w:color w:val="008000"/>
          <w:sz w:val="24"/>
          <w:szCs w:val="24"/>
          <w:rtl/>
          <w:lang w:eastAsia="he-IL"/>
        </w:rPr>
        <w:t xml:space="preserve"> </w:t>
      </w:r>
      <w:r w:rsidRPr="000A39FE">
        <w:rPr>
          <w:rFonts w:ascii="Times New Roman" w:eastAsia="Times New Roman" w:hAnsi="Times New Roman" w:cs="David"/>
          <w:sz w:val="24"/>
          <w:szCs w:val="24"/>
          <w:rtl/>
          <w:lang w:eastAsia="he-IL"/>
        </w:rPr>
        <w:t xml:space="preserve">בפרויקט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6327284063DA4F5CBA2FA0E6D716355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7" w:author="רינת הראל" w:date="2019-11-13T13:14:00Z">
            <w:r w:rsidR="00A01115">
              <w:rPr>
                <w:rFonts w:ascii="Times New Roman" w:eastAsia="Times New Roman" w:hAnsi="Times New Roman" w:cs="David" w:hint="cs"/>
                <w:bCs/>
                <w:color w:val="008000"/>
                <w:sz w:val="24"/>
                <w:szCs w:val="24"/>
                <w:rtl/>
                <w:lang w:eastAsia="he-IL"/>
              </w:rPr>
              <w:t>סמל דרום</w:t>
            </w:r>
          </w:ins>
        </w:sdtContent>
      </w:sdt>
      <w:r w:rsidR="00C26A8A">
        <w:rPr>
          <w:rFonts w:ascii="Times New Roman" w:eastAsia="Times New Roman" w:hAnsi="Times New Roman" w:cs="David" w:hint="cs"/>
          <w:sz w:val="24"/>
          <w:szCs w:val="24"/>
          <w:rtl/>
          <w:lang w:eastAsia="he-IL"/>
        </w:rPr>
        <w:t>.</w:t>
      </w:r>
    </w:p>
    <w:p w14:paraId="1726140E" w14:textId="77777777" w:rsidR="000A39FE" w:rsidRPr="000A39FE" w:rsidRDefault="000A39FE" w:rsidP="006B43C4">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ADC0CBE" w14:textId="77777777" w:rsidR="000A39FE" w:rsidRPr="000A39FE" w:rsidRDefault="000A39FE" w:rsidP="006B43C4">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lastRenderedPageBreak/>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1859539793"/>
          <w:placeholder>
            <w:docPart w:val="82DA368F7AFD450EA22B4C6E8274752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1D4EC2" w:rsidRPr="002B07C8">
            <w:rPr>
              <w:rStyle w:val="a7"/>
              <w:color w:val="00B0F0"/>
              <w:rtl/>
            </w:rPr>
            <w:t>[שם ספק]</w:t>
          </w:r>
        </w:sdtContent>
      </w:sdt>
      <w:r w:rsidRPr="000A39FE">
        <w:rPr>
          <w:rFonts w:ascii="Times New Roman" w:eastAsia="Times New Roman" w:hAnsi="Times New Roman" w:cs="David"/>
          <w:bCs/>
          <w:color w:val="008000"/>
          <w:sz w:val="24"/>
          <w:szCs w:val="24"/>
          <w:rtl/>
          <w:lang w:eastAsia="he-IL"/>
        </w:rPr>
        <w:t xml:space="preserve"> </w:t>
      </w:r>
      <w:r w:rsidRPr="000A39FE">
        <w:rPr>
          <w:rFonts w:ascii="Times New Roman" w:eastAsia="Times New Roman" w:hAnsi="Times New Roman" w:cs="David"/>
          <w:sz w:val="24"/>
          <w:szCs w:val="24"/>
          <w:rtl/>
          <w:lang w:eastAsia="he-IL"/>
        </w:rPr>
        <w:t>עשוי להגיע לרשותי מידע חסוי כמוגדר להלן:</w:t>
      </w:r>
    </w:p>
    <w:p w14:paraId="56E19C94" w14:textId="77777777" w:rsidR="000A39FE" w:rsidRPr="000A39FE" w:rsidRDefault="000A39FE" w:rsidP="006B43C4">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840C584" w14:textId="77777777" w:rsidR="000A39FE" w:rsidRPr="000A39FE" w:rsidRDefault="000A39FE" w:rsidP="006B43C4">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w:t>
      </w:r>
      <w:r w:rsidRPr="000A39FE">
        <w:rPr>
          <w:rFonts w:ascii="Times New Roman" w:eastAsia="Times New Roman" w:hAnsi="Times New Roman" w:cs="David"/>
          <w:b/>
          <w:bCs/>
          <w:sz w:val="24"/>
          <w:szCs w:val="24"/>
          <w:rtl/>
          <w:lang w:eastAsia="he-IL"/>
        </w:rPr>
        <w:t>מידע חסוי</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2037419310"/>
          <w:placeholder>
            <w:docPart w:val="F68DF0FF65DE4379AD234A4DF333BC4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1D4EC2" w:rsidRPr="002B07C8">
            <w:rPr>
              <w:rStyle w:val="a7"/>
              <w:color w:val="00B0F0"/>
              <w:rtl/>
            </w:rPr>
            <w:t>[שם ספק]</w:t>
          </w:r>
        </w:sdtContent>
      </w:sdt>
      <w:r w:rsidRPr="000A39FE">
        <w:rPr>
          <w:rFonts w:ascii="Times New Roman" w:eastAsia="Times New Roman" w:hAnsi="Times New Roman" w:cs="David"/>
          <w:bCs/>
          <w:color w:val="008000"/>
          <w:sz w:val="24"/>
          <w:szCs w:val="24"/>
          <w:lang w:eastAsia="he-IL"/>
        </w:rPr>
        <w:t xml:space="preserve"> </w:t>
      </w:r>
      <w:r w:rsidRPr="000A39FE">
        <w:rPr>
          <w:rFonts w:ascii="Times New Roman" w:eastAsia="Times New Roman" w:hAnsi="Times New Roman" w:cs="David"/>
          <w:bCs/>
          <w:color w:val="008000"/>
          <w:sz w:val="24"/>
          <w:szCs w:val="24"/>
          <w:rtl/>
          <w:lang w:eastAsia="he-IL"/>
        </w:rPr>
        <w:t xml:space="preserve"> </w:t>
      </w:r>
      <w:r w:rsidRPr="000A39FE">
        <w:rPr>
          <w:rFonts w:ascii="Times New Roman" w:eastAsia="Times New Roman" w:hAnsi="Times New Roman" w:cs="David"/>
          <w:color w:val="008000"/>
          <w:sz w:val="24"/>
          <w:szCs w:val="24"/>
          <w:rtl/>
          <w:lang w:eastAsia="he-IL"/>
        </w:rPr>
        <w:t>.</w:t>
      </w:r>
    </w:p>
    <w:p w14:paraId="57E61412" w14:textId="77777777" w:rsidR="000A39FE" w:rsidRPr="000A39FE" w:rsidRDefault="000A39FE" w:rsidP="006B43C4">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309CDC71" w14:textId="77777777" w:rsidR="000A39FE" w:rsidRPr="000A39FE" w:rsidRDefault="000A39FE" w:rsidP="006B43C4">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אני מתחייב לשמור בסודיות מלאה כל מידע חסוי ולא למסרו או להעבירו לידי מי שלא הוסמך לכך בכתב על ידכם.</w:t>
      </w:r>
    </w:p>
    <w:p w14:paraId="0CC1B618" w14:textId="77777777" w:rsidR="000A39FE" w:rsidRPr="000A39FE" w:rsidRDefault="000A39FE" w:rsidP="006B43C4">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E735E6D" w14:textId="77777777" w:rsidR="000A39FE" w:rsidRPr="000A39FE" w:rsidRDefault="000A39FE" w:rsidP="006B43C4">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2AFA8624" w14:textId="77777777" w:rsidR="000A39FE" w:rsidRPr="000A39FE" w:rsidRDefault="000A39FE" w:rsidP="006B43C4">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7F8E75F" w14:textId="77777777" w:rsidR="000A39FE" w:rsidRPr="000A39FE" w:rsidRDefault="000A39FE" w:rsidP="006B43C4">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lastRenderedPageBreak/>
        <w:t>הנני מאשר כי התחייבויותיי הנ"ל תחולנה הן במהלך ביצוע הפרויקט והן לאחריו.</w:t>
      </w:r>
    </w:p>
    <w:p w14:paraId="52D10E9D" w14:textId="77777777" w:rsidR="000A39FE" w:rsidRPr="000A39FE" w:rsidRDefault="000A39FE" w:rsidP="006B43C4">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92A747A" w14:textId="77777777" w:rsidR="000A39FE" w:rsidRDefault="000A39FE" w:rsidP="006B43C4">
      <w:pPr>
        <w:widowControl w:val="0"/>
        <w:spacing w:before="0" w:beforeAutospacing="0" w:after="0" w:afterAutospacing="0" w:line="360" w:lineRule="auto"/>
        <w:ind w:left="589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בכבוד רב,</w:t>
      </w:r>
    </w:p>
    <w:p w14:paraId="2CC34530" w14:textId="77777777" w:rsidR="008A79CB" w:rsidRDefault="008A79CB" w:rsidP="006B43C4">
      <w:pPr>
        <w:widowControl w:val="0"/>
        <w:spacing w:before="0" w:beforeAutospacing="0" w:after="0" w:afterAutospacing="0" w:line="360" w:lineRule="auto"/>
        <w:ind w:left="5896"/>
        <w:jc w:val="both"/>
        <w:rPr>
          <w:rFonts w:ascii="Times New Roman" w:eastAsia="Times New Roman" w:hAnsi="Times New Roman" w:cs="David"/>
          <w:sz w:val="24"/>
          <w:szCs w:val="24"/>
          <w:rtl/>
          <w:lang w:eastAsia="he-IL"/>
        </w:rPr>
      </w:pPr>
    </w:p>
    <w:p w14:paraId="5A42063F" w14:textId="77777777" w:rsidR="008A79CB" w:rsidRPr="009130F0" w:rsidRDefault="008A79CB" w:rsidP="008A79CB">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Pr="009130F0">
        <w:rPr>
          <w:rFonts w:ascii="Times New Roman" w:eastAsia="Times New Roman" w:hAnsi="Times New Roman" w:cs="David" w:hint="cs"/>
          <w:sz w:val="24"/>
          <w:szCs w:val="24"/>
          <w:rtl/>
          <w:lang w:eastAsia="he-IL"/>
        </w:rPr>
        <w:t xml:space="preserve">_______________________ </w:t>
      </w:r>
    </w:p>
    <w:p w14:paraId="31F6877D" w14:textId="77777777" w:rsidR="008A79CB" w:rsidRPr="009130F0" w:rsidRDefault="008A79CB" w:rsidP="0008439A">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r>
        <w:rPr>
          <w:rFonts w:ascii="Times New Roman" w:eastAsia="Times New Roman" w:hAnsi="Times New Roman" w:cs="David" w:hint="cs"/>
          <w:color w:val="00B0F0"/>
          <w:sz w:val="24"/>
          <w:szCs w:val="24"/>
          <w:rtl/>
          <w:lang w:eastAsia="he-IL"/>
        </w:rPr>
        <w:t xml:space="preserve">                 </w:t>
      </w:r>
      <w:r w:rsidR="0008439A">
        <w:rPr>
          <w:rFonts w:ascii="Times New Roman" w:eastAsia="Times New Roman" w:hAnsi="Times New Roman" w:cs="David" w:hint="cs"/>
          <w:color w:val="00B0F0"/>
          <w:sz w:val="24"/>
          <w:szCs w:val="24"/>
          <w:lang w:eastAsia="he-IL"/>
        </w:rPr>
        <w:t xml:space="preserve">     </w:t>
      </w:r>
      <w:r>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sz w:val="24"/>
            <w:szCs w:val="24"/>
            <w:rtl/>
            <w:lang w:eastAsia="he-IL"/>
          </w:rPr>
          <w:alias w:val="שם ספק"/>
          <w:tag w:val="cntSupllierName"/>
          <w:id w:val="2123651278"/>
          <w:placeholder>
            <w:docPart w:val="1455DF0E70914F489BD8898EEB24659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08439A" w:rsidRPr="0008439A">
            <w:rPr>
              <w:rStyle w:val="a7"/>
              <w:color w:val="00B0F0"/>
              <w:u w:val="single"/>
              <w:rtl/>
            </w:rPr>
            <w:t>[שם ספק]</w:t>
          </w:r>
        </w:sdtContent>
      </w:sdt>
    </w:p>
    <w:p w14:paraId="59B88FC4" w14:textId="77777777" w:rsidR="008A79CB" w:rsidRPr="000A39FE" w:rsidRDefault="008A79CB" w:rsidP="006B43C4">
      <w:pPr>
        <w:widowControl w:val="0"/>
        <w:spacing w:before="0" w:beforeAutospacing="0" w:after="0" w:afterAutospacing="0" w:line="360" w:lineRule="auto"/>
        <w:ind w:left="5896"/>
        <w:jc w:val="both"/>
        <w:rPr>
          <w:rFonts w:ascii="Times New Roman" w:eastAsia="Times New Roman" w:hAnsi="Times New Roman" w:cs="David"/>
          <w:sz w:val="24"/>
          <w:szCs w:val="24"/>
          <w:rtl/>
          <w:lang w:eastAsia="he-IL"/>
        </w:rPr>
      </w:pPr>
    </w:p>
    <w:p w14:paraId="18702560" w14:textId="77777777" w:rsidR="000A39FE" w:rsidRPr="000A39FE" w:rsidRDefault="000A39FE" w:rsidP="006B43C4">
      <w:pPr>
        <w:widowControl w:val="0"/>
        <w:spacing w:before="0" w:beforeAutospacing="0" w:after="0" w:afterAutospacing="0" w:line="360" w:lineRule="auto"/>
        <w:ind w:left="589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שם:____________</w:t>
      </w:r>
    </w:p>
    <w:p w14:paraId="21569F2E" w14:textId="77777777" w:rsidR="000A39FE" w:rsidRPr="000A39FE" w:rsidRDefault="000A39FE" w:rsidP="006B43C4">
      <w:pPr>
        <w:widowControl w:val="0"/>
        <w:spacing w:before="0" w:beforeAutospacing="0" w:after="0" w:afterAutospacing="0" w:line="360" w:lineRule="auto"/>
        <w:ind w:left="589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ת.ז:____________</w:t>
      </w:r>
    </w:p>
    <w:p w14:paraId="1325703F" w14:textId="77777777" w:rsidR="000A39FE" w:rsidRPr="000A39FE" w:rsidRDefault="000A39FE" w:rsidP="006B43C4">
      <w:pPr>
        <w:widowControl w:val="0"/>
        <w:spacing w:before="0" w:beforeAutospacing="0" w:after="0" w:afterAutospacing="0" w:line="360" w:lineRule="auto"/>
        <w:ind w:left="589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כתובת:__________</w:t>
      </w:r>
    </w:p>
    <w:p w14:paraId="1E4FCDC5" w14:textId="77777777" w:rsidR="001D4EC2" w:rsidRDefault="000A39FE" w:rsidP="006B43C4">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r w:rsidRPr="002B07C8">
        <w:rPr>
          <w:rFonts w:ascii="Times New Roman" w:eastAsia="Times New Roman" w:hAnsi="Times New Roman" w:cs="David"/>
          <w:sz w:val="24"/>
          <w:szCs w:val="24"/>
          <w:highlight w:val="yellow"/>
          <w:rtl/>
          <w:lang w:eastAsia="he-IL"/>
        </w:rPr>
        <w:t>*מחק את המיותר</w:t>
      </w:r>
    </w:p>
    <w:p w14:paraId="7695D0D6" w14:textId="77777777" w:rsidR="001D4EC2" w:rsidRPr="001D4EC2" w:rsidRDefault="001D4EC2" w:rsidP="006B43C4">
      <w:pPr>
        <w:bidi w:val="0"/>
        <w:spacing w:before="0" w:beforeAutospacing="0" w:after="160" w:afterAutospacing="0" w:line="259" w:lineRule="auto"/>
        <w:rPr>
          <w:rFonts w:ascii="Times New Roman" w:eastAsia="Times New Roman" w:hAnsi="Times New Roman" w:cs="David"/>
          <w:bCs/>
          <w:sz w:val="24"/>
          <w:szCs w:val="24"/>
          <w:rtl/>
          <w:lang w:eastAsia="he-IL"/>
        </w:rPr>
      </w:pPr>
      <w:r w:rsidRPr="001D4EC2">
        <w:rPr>
          <w:rFonts w:ascii="Times New Roman" w:eastAsia="Times New Roman" w:hAnsi="Times New Roman" w:cs="David"/>
          <w:bCs/>
          <w:sz w:val="24"/>
          <w:szCs w:val="24"/>
          <w:rtl/>
          <w:lang w:eastAsia="he-IL"/>
        </w:rPr>
        <w:br w:type="page"/>
      </w:r>
    </w:p>
    <w:p w14:paraId="6C798C83"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sidRPr="000A39FE">
        <w:rPr>
          <w:rFonts w:ascii="Times New Roman" w:eastAsia="Times New Roman" w:hAnsi="Times New Roman" w:cs="David" w:hint="cs"/>
          <w:bCs/>
          <w:sz w:val="24"/>
          <w:szCs w:val="24"/>
          <w:u w:val="single"/>
          <w:rtl/>
          <w:lang w:eastAsia="he-IL"/>
        </w:rPr>
        <w:lastRenderedPageBreak/>
        <w:t>נספח "ז"</w:t>
      </w:r>
    </w:p>
    <w:p w14:paraId="0E1077A7" w14:textId="77777777" w:rsidR="000A39FE" w:rsidRPr="003C61ED" w:rsidRDefault="000A39FE" w:rsidP="003C61ED">
      <w:pPr>
        <w:widowControl w:val="0"/>
        <w:spacing w:before="240" w:beforeAutospacing="0" w:after="60" w:afterAutospacing="0" w:line="240" w:lineRule="auto"/>
        <w:jc w:val="center"/>
        <w:outlineLvl w:val="4"/>
        <w:rPr>
          <w:rFonts w:ascii="Times New Roman" w:eastAsia="Times New Roman" w:hAnsi="Times New Roman" w:cs="David"/>
          <w:b/>
          <w:bCs/>
          <w:sz w:val="24"/>
          <w:szCs w:val="24"/>
          <w:u w:val="single"/>
          <w:rtl/>
          <w:lang w:eastAsia="he-IL"/>
        </w:rPr>
      </w:pPr>
      <w:r w:rsidRPr="008A79CB">
        <w:rPr>
          <w:rFonts w:ascii="Times New Roman" w:eastAsia="Times New Roman" w:hAnsi="Times New Roman" w:cs="David" w:hint="cs"/>
          <w:b/>
          <w:bCs/>
          <w:sz w:val="24"/>
          <w:szCs w:val="24"/>
          <w:u w:val="single"/>
          <w:rtl/>
          <w:lang w:eastAsia="he-IL"/>
        </w:rPr>
        <w:t>אישור עריכת ביטוח</w:t>
      </w:r>
    </w:p>
    <w:p w14:paraId="28CAF119" w14:textId="77777777" w:rsidR="000A39FE" w:rsidRPr="000A39FE" w:rsidRDefault="000A39FE" w:rsidP="006B43C4">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0A39FE">
        <w:rPr>
          <w:rFonts w:ascii="Times New Roman" w:eastAsia="Times New Roman" w:hAnsi="Times New Roman" w:cs="David" w:hint="eastAsia"/>
          <w:sz w:val="24"/>
          <w:szCs w:val="24"/>
          <w:rtl/>
          <w:lang w:eastAsia="he-IL"/>
        </w:rPr>
        <w:t>תאריך</w:t>
      </w:r>
      <w:r w:rsidRPr="000A39FE">
        <w:rPr>
          <w:rFonts w:ascii="Times New Roman" w:eastAsia="Times New Roman" w:hAnsi="Times New Roman" w:cs="David"/>
          <w:sz w:val="24"/>
          <w:szCs w:val="24"/>
          <w:rtl/>
          <w:lang w:eastAsia="he-IL"/>
        </w:rPr>
        <w:t>: ________________</w:t>
      </w:r>
    </w:p>
    <w:p w14:paraId="0C90251A"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r w:rsidRPr="000A39FE">
        <w:rPr>
          <w:rFonts w:ascii="Times New Roman" w:eastAsia="Times New Roman" w:hAnsi="Times New Roman" w:cs="David" w:hint="eastAsia"/>
          <w:sz w:val="24"/>
          <w:szCs w:val="24"/>
          <w:rtl/>
          <w:lang w:eastAsia="he-IL"/>
        </w:rPr>
        <w:t>לכבוד</w:t>
      </w:r>
    </w:p>
    <w:sdt>
      <w:sdtPr>
        <w:rPr>
          <w:rFonts w:ascii="Times New Roman" w:eastAsia="Times New Roman" w:hAnsi="Times New Roman" w:cs="David" w:hint="cs"/>
          <w:sz w:val="24"/>
          <w:szCs w:val="24"/>
          <w:u w:val="single"/>
          <w:rtl/>
          <w:lang w:eastAsia="he-IL"/>
        </w:rPr>
        <w:alias w:val="צד א בחוזה"/>
        <w:tag w:val="cntTzadA"/>
        <w:id w:val="-578061659"/>
        <w:placeholder>
          <w:docPart w:val="D89B521A65954EBAB6F4DE1AD630A55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default"/>
        </w:rPr>
      </w:sdtEndPr>
      <w:sdtContent>
        <w:p w14:paraId="10EC01D5" w14:textId="7B5929E7" w:rsidR="000A39FE" w:rsidRPr="000A39FE" w:rsidRDefault="00A01115" w:rsidP="006B43C4">
          <w:pPr>
            <w:widowControl w:val="0"/>
            <w:spacing w:before="0" w:beforeAutospacing="0" w:after="0" w:afterAutospacing="0" w:line="240" w:lineRule="auto"/>
            <w:rPr>
              <w:rFonts w:ascii="Times New Roman" w:eastAsia="Times New Roman" w:hAnsi="Times New Roman" w:cs="David"/>
              <w:sz w:val="24"/>
              <w:szCs w:val="24"/>
              <w:u w:val="single"/>
              <w:rtl/>
              <w:lang w:eastAsia="he-IL"/>
            </w:rPr>
          </w:pPr>
          <w:ins w:id="18" w:author="רינת הראל" w:date="2019-11-13T13:14:00Z">
            <w:r>
              <w:rPr>
                <w:rFonts w:ascii="Times New Roman" w:eastAsia="Times New Roman" w:hAnsi="Times New Roman" w:cs="David" w:hint="cs"/>
                <w:sz w:val="24"/>
                <w:szCs w:val="24"/>
                <w:u w:val="single"/>
                <w:rtl/>
                <w:lang w:eastAsia="he-IL"/>
              </w:rPr>
              <w:br/>
              <w:t>אפריקה ישראל מגורים בע"מ</w:t>
            </w:r>
            <w:r>
              <w:rPr>
                <w:rFonts w:ascii="Times New Roman" w:eastAsia="Times New Roman" w:hAnsi="Times New Roman" w:cs="David" w:hint="cs"/>
                <w:sz w:val="24"/>
                <w:szCs w:val="24"/>
                <w:u w:val="single"/>
                <w:rtl/>
                <w:lang w:eastAsia="he-IL"/>
              </w:rPr>
              <w:br/>
              <w:t>יוני נתניהו 1 ג' אור יהודה</w:t>
            </w:r>
            <w:r>
              <w:rPr>
                <w:rFonts w:ascii="Times New Roman" w:eastAsia="Times New Roman" w:hAnsi="Times New Roman" w:cs="David" w:hint="cs"/>
                <w:sz w:val="24"/>
                <w:szCs w:val="24"/>
                <w:u w:val="single"/>
                <w:rtl/>
                <w:lang w:eastAsia="he-IL"/>
              </w:rPr>
              <w:br/>
              <w:t>מ.ז 52-003476-0</w:t>
            </w:r>
            <w:r>
              <w:rPr>
                <w:rFonts w:ascii="Times New Roman" w:eastAsia="Times New Roman" w:hAnsi="Times New Roman" w:cs="David" w:hint="cs"/>
                <w:sz w:val="24"/>
                <w:szCs w:val="24"/>
                <w:u w:val="single"/>
                <w:rtl/>
                <w:lang w:eastAsia="he-IL"/>
              </w:rPr>
              <w:br/>
            </w:r>
            <w:r>
              <w:rPr>
                <w:rFonts w:ascii="Times New Roman" w:eastAsia="Times New Roman" w:hAnsi="Times New Roman" w:cs="David" w:hint="cs"/>
                <w:sz w:val="24"/>
                <w:szCs w:val="24"/>
                <w:u w:val="single"/>
                <w:rtl/>
                <w:lang w:eastAsia="he-IL"/>
              </w:rPr>
              <w:br/>
            </w:r>
            <w:r>
              <w:rPr>
                <w:rFonts w:ascii="Times New Roman" w:eastAsia="Times New Roman" w:hAnsi="Times New Roman" w:cs="David" w:hint="cs"/>
                <w:sz w:val="24"/>
                <w:szCs w:val="24"/>
                <w:u w:val="single"/>
                <w:rtl/>
                <w:lang w:eastAsia="he-IL"/>
              </w:rPr>
              <w:br/>
            </w:r>
            <w:r>
              <w:rPr>
                <w:rFonts w:ascii="Times New Roman" w:eastAsia="Times New Roman" w:hAnsi="Times New Roman" w:cs="David" w:hint="cs"/>
                <w:sz w:val="24"/>
                <w:szCs w:val="24"/>
                <w:u w:val="single"/>
                <w:rtl/>
                <w:lang w:eastAsia="he-IL"/>
              </w:rPr>
              <w:br/>
            </w:r>
            <w:r>
              <w:rPr>
                <w:rFonts w:ascii="Times New Roman" w:eastAsia="Times New Roman" w:hAnsi="Times New Roman" w:cs="David" w:hint="cs"/>
                <w:sz w:val="24"/>
                <w:szCs w:val="24"/>
                <w:u w:val="single"/>
                <w:rtl/>
                <w:lang w:eastAsia="he-IL"/>
              </w:rPr>
              <w:br/>
            </w:r>
          </w:ins>
        </w:p>
      </w:sdtContent>
    </w:sdt>
    <w:p w14:paraId="490F0260" w14:textId="77777777" w:rsidR="000A39FE" w:rsidRPr="000A39FE" w:rsidRDefault="000A39FE" w:rsidP="006B43C4">
      <w:pPr>
        <w:keepNext/>
        <w:widowControl w:val="0"/>
        <w:spacing w:before="240" w:beforeAutospacing="0" w:after="60" w:afterAutospacing="0" w:line="240" w:lineRule="auto"/>
        <w:outlineLvl w:val="3"/>
        <w:rPr>
          <w:rFonts w:ascii="Calibri" w:eastAsia="Times New Roman" w:hAnsi="Calibri" w:cs="David"/>
          <w:sz w:val="24"/>
          <w:szCs w:val="24"/>
          <w:rtl/>
          <w:lang w:eastAsia="he-IL"/>
        </w:rPr>
      </w:pPr>
      <w:r w:rsidRPr="000A39FE">
        <w:rPr>
          <w:rFonts w:ascii="Calibri" w:eastAsia="Times New Roman" w:hAnsi="Calibri" w:cs="David"/>
          <w:sz w:val="24"/>
          <w:szCs w:val="24"/>
          <w:rtl/>
          <w:lang w:eastAsia="he-IL"/>
        </w:rPr>
        <w:t xml:space="preserve">(להלן: </w:t>
      </w:r>
      <w:r w:rsidRPr="000A39FE">
        <w:rPr>
          <w:rFonts w:ascii="Calibri" w:eastAsia="Times New Roman" w:hAnsi="Calibri" w:cs="David"/>
          <w:b/>
          <w:bCs/>
          <w:sz w:val="24"/>
          <w:szCs w:val="24"/>
          <w:rtl/>
          <w:lang w:eastAsia="he-IL"/>
        </w:rPr>
        <w:t>"</w:t>
      </w:r>
      <w:r w:rsidRPr="000A39FE">
        <w:rPr>
          <w:rFonts w:ascii="Calibri" w:eastAsia="Times New Roman" w:hAnsi="Calibri" w:cs="David" w:hint="cs"/>
          <w:b/>
          <w:bCs/>
          <w:sz w:val="24"/>
          <w:szCs w:val="24"/>
          <w:rtl/>
          <w:lang w:eastAsia="he-IL"/>
        </w:rPr>
        <w:t>החברה</w:t>
      </w:r>
      <w:r w:rsidRPr="000A39FE">
        <w:rPr>
          <w:rFonts w:ascii="Calibri" w:eastAsia="Times New Roman" w:hAnsi="Calibri" w:cs="David"/>
          <w:b/>
          <w:bCs/>
          <w:sz w:val="24"/>
          <w:szCs w:val="24"/>
          <w:rtl/>
          <w:lang w:eastAsia="he-IL"/>
        </w:rPr>
        <w:t>"</w:t>
      </w:r>
      <w:r w:rsidRPr="000A39FE">
        <w:rPr>
          <w:rFonts w:ascii="Calibri" w:eastAsia="Times New Roman" w:hAnsi="Calibri" w:cs="David"/>
          <w:sz w:val="24"/>
          <w:szCs w:val="24"/>
          <w:rtl/>
          <w:lang w:eastAsia="he-IL"/>
        </w:rPr>
        <w:t>)</w:t>
      </w:r>
    </w:p>
    <w:p w14:paraId="5FDAE6FA"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BDBF74F"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r w:rsidRPr="000A39FE">
        <w:rPr>
          <w:rFonts w:ascii="Times New Roman" w:eastAsia="Times New Roman" w:hAnsi="Times New Roman" w:cs="David" w:hint="eastAsia"/>
          <w:sz w:val="24"/>
          <w:szCs w:val="24"/>
          <w:rtl/>
          <w:lang w:eastAsia="he-IL"/>
        </w:rPr>
        <w:t>א</w:t>
      </w:r>
      <w:r w:rsidRPr="000A39FE">
        <w:rPr>
          <w:rFonts w:ascii="Times New Roman" w:eastAsia="Times New Roman" w:hAnsi="Times New Roman" w:cs="David"/>
          <w:sz w:val="24"/>
          <w:szCs w:val="24"/>
          <w:rtl/>
          <w:lang w:eastAsia="he-IL"/>
        </w:rPr>
        <w:t>.ג.נ.,</w:t>
      </w:r>
    </w:p>
    <w:p w14:paraId="70AB8084" w14:textId="77777777" w:rsidR="000A39FE" w:rsidRPr="000A39FE" w:rsidRDefault="000A39FE" w:rsidP="006B43C4">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7E6E3AAA" w14:textId="77777777" w:rsidR="000A39FE" w:rsidRPr="000A39FE" w:rsidRDefault="000A39FE" w:rsidP="0008439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A39FE">
        <w:rPr>
          <w:rFonts w:ascii="Times New Roman" w:eastAsia="Times New Roman" w:hAnsi="Times New Roman" w:cs="David" w:hint="eastAsia"/>
          <w:sz w:val="24"/>
          <w:szCs w:val="24"/>
          <w:rtl/>
          <w:lang w:eastAsia="he-IL"/>
        </w:rPr>
        <w:t>הנדון</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hint="eastAsia"/>
          <w:sz w:val="24"/>
          <w:szCs w:val="24"/>
          <w:rtl/>
          <w:lang w:eastAsia="he-IL"/>
        </w:rPr>
        <w:t>מבוטחנו</w:t>
      </w:r>
      <w:r w:rsidRPr="000A39FE">
        <w:rPr>
          <w:rFonts w:ascii="Times New Roman" w:eastAsia="Times New Roman" w:hAnsi="Times New Roman" w:cs="David"/>
          <w:sz w:val="24"/>
          <w:szCs w:val="24"/>
          <w:rtl/>
          <w:lang w:eastAsia="he-IL"/>
        </w:rPr>
        <w:t xml:space="preserve">: </w:t>
      </w:r>
      <w:sdt>
        <w:sdtPr>
          <w:rPr>
            <w:rFonts w:ascii="Times New Roman" w:eastAsia="Times New Roman" w:hAnsi="Times New Roman" w:cs="David"/>
            <w:sz w:val="24"/>
            <w:szCs w:val="24"/>
            <w:rtl/>
            <w:lang w:eastAsia="he-IL"/>
          </w:rPr>
          <w:alias w:val="שם ספק"/>
          <w:tag w:val="cntSupllierName"/>
          <w:id w:val="-1640339501"/>
          <w:placeholder>
            <w:docPart w:val="B0D3BFEA88F74F9F8A2915A0D51EC8F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08439A" w:rsidRPr="0008439A">
            <w:rPr>
              <w:rStyle w:val="a7"/>
              <w:color w:val="00B0F0"/>
              <w:u w:val="single"/>
              <w:rtl/>
            </w:rPr>
            <w:t>[שם ספק]</w:t>
          </w:r>
        </w:sdtContent>
      </w:sdt>
      <w:r w:rsidR="0008439A"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sz w:val="24"/>
          <w:szCs w:val="24"/>
          <w:rtl/>
          <w:lang w:eastAsia="he-IL"/>
        </w:rPr>
        <w:t xml:space="preserve">(להלן: </w:t>
      </w:r>
      <w:r w:rsidRPr="000A39FE">
        <w:rPr>
          <w:rFonts w:ascii="Times New Roman" w:eastAsia="Times New Roman" w:hAnsi="Times New Roman" w:cs="David"/>
          <w:b/>
          <w:bCs/>
          <w:sz w:val="24"/>
          <w:szCs w:val="24"/>
          <w:rtl/>
          <w:lang w:eastAsia="he-IL"/>
        </w:rPr>
        <w:t>"</w:t>
      </w:r>
      <w:r w:rsidRPr="000A39FE">
        <w:rPr>
          <w:rFonts w:ascii="Times New Roman" w:eastAsia="Times New Roman" w:hAnsi="Times New Roman" w:cs="David" w:hint="eastAsia"/>
          <w:b/>
          <w:bCs/>
          <w:sz w:val="24"/>
          <w:szCs w:val="24"/>
          <w:rtl/>
          <w:lang w:eastAsia="he-IL"/>
        </w:rPr>
        <w:t>היועץ</w:t>
      </w:r>
      <w:r w:rsidRPr="000A39FE">
        <w:rPr>
          <w:rFonts w:ascii="Times New Roman" w:eastAsia="Times New Roman" w:hAnsi="Times New Roman" w:cs="David"/>
          <w:b/>
          <w:bCs/>
          <w:sz w:val="24"/>
          <w:szCs w:val="24"/>
          <w:rtl/>
          <w:lang w:eastAsia="he-IL"/>
        </w:rPr>
        <w:t>"</w:t>
      </w:r>
      <w:r w:rsidRPr="000A39FE">
        <w:rPr>
          <w:rFonts w:ascii="Times New Roman" w:eastAsia="Times New Roman" w:hAnsi="Times New Roman" w:cs="David"/>
          <w:sz w:val="24"/>
          <w:szCs w:val="24"/>
          <w:rtl/>
          <w:lang w:eastAsia="he-IL"/>
        </w:rPr>
        <w:t>)</w:t>
      </w:r>
    </w:p>
    <w:p w14:paraId="65CD8F8E" w14:textId="77777777" w:rsidR="000A39FE" w:rsidRPr="000A39FE" w:rsidRDefault="000A39FE" w:rsidP="006B43C4">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hint="eastAsia"/>
          <w:sz w:val="24"/>
          <w:szCs w:val="24"/>
          <w:rtl/>
          <w:lang w:eastAsia="he-IL"/>
        </w:rPr>
        <w:t>אישור</w:t>
      </w:r>
      <w:r w:rsidRPr="000A39FE">
        <w:rPr>
          <w:rFonts w:ascii="Times New Roman" w:eastAsia="Times New Roman" w:hAnsi="Times New Roman" w:cs="David"/>
          <w:sz w:val="24"/>
          <w:szCs w:val="24"/>
          <w:rtl/>
          <w:lang w:eastAsia="he-IL"/>
        </w:rPr>
        <w:t xml:space="preserve"> עריכת פוליסות ביטוח בקשר להסכם מיום </w:t>
      </w:r>
      <w:sdt>
        <w:sdtPr>
          <w:rPr>
            <w:rFonts w:ascii="Times New Roman" w:eastAsia="Times New Roman" w:hAnsi="Times New Roman" w:cs="David"/>
            <w:sz w:val="24"/>
            <w:szCs w:val="24"/>
            <w:rtl/>
            <w:lang w:eastAsia="he-IL"/>
          </w:rPr>
          <w:alias w:val="תאריך חתימת חוזה"/>
          <w:tag w:val="cntSignDate"/>
          <w:id w:val="726570517"/>
          <w:placeholder>
            <w:docPart w:val="D8E65CCE6E18443FAC63377BF19CC78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310285" w:rsidRPr="00310285">
            <w:rPr>
              <w:rStyle w:val="a7"/>
              <w:color w:val="00B0F0"/>
              <w:rtl/>
            </w:rPr>
            <w:t>[תאריך חתימת חוזה]</w:t>
          </w:r>
        </w:sdtContent>
      </w:sdt>
    </w:p>
    <w:p w14:paraId="1A0927E9" w14:textId="77777777" w:rsidR="000A39FE" w:rsidRPr="000A39FE" w:rsidRDefault="000A39FE" w:rsidP="00310285">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r w:rsidRPr="000A39FE">
        <w:rPr>
          <w:rFonts w:ascii="Times New Roman" w:eastAsia="Times New Roman" w:hAnsi="Times New Roman" w:cs="David" w:hint="eastAsia"/>
          <w:sz w:val="24"/>
          <w:szCs w:val="24"/>
          <w:rtl/>
          <w:lang w:eastAsia="he-IL"/>
        </w:rPr>
        <w:t>בין</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b/>
          <w:bCs/>
          <w:sz w:val="24"/>
          <w:szCs w:val="24"/>
          <w:rtl/>
          <w:lang w:eastAsia="he-IL"/>
        </w:rPr>
        <w:t>החברה</w:t>
      </w:r>
      <w:r w:rsidRPr="000A39FE">
        <w:rPr>
          <w:rFonts w:ascii="Times New Roman" w:eastAsia="Times New Roman" w:hAnsi="Times New Roman" w:cs="David" w:hint="cs"/>
          <w:sz w:val="24"/>
          <w:szCs w:val="24"/>
          <w:rtl/>
          <w:lang w:eastAsia="he-IL"/>
        </w:rPr>
        <w:t xml:space="preserve">  </w:t>
      </w:r>
      <w:r w:rsidRPr="000A39FE">
        <w:rPr>
          <w:rFonts w:ascii="Times New Roman" w:eastAsia="Times New Roman" w:hAnsi="Times New Roman" w:cs="David"/>
          <w:sz w:val="24"/>
          <w:szCs w:val="24"/>
          <w:rtl/>
          <w:lang w:eastAsia="he-IL"/>
        </w:rPr>
        <w:t>לבין היועץ</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ל</w:t>
      </w:r>
      <w:r w:rsidRPr="000A39FE">
        <w:rPr>
          <w:rFonts w:ascii="Times New Roman" w:eastAsia="Times New Roman" w:hAnsi="Times New Roman" w:cs="David" w:hint="cs"/>
          <w:sz w:val="24"/>
          <w:szCs w:val="24"/>
          <w:rtl/>
          <w:lang w:eastAsia="he-IL"/>
        </w:rPr>
        <w:t xml:space="preserve">מתן שירותי </w:t>
      </w:r>
      <w:r w:rsidR="00310285">
        <w:rPr>
          <w:rFonts w:ascii="Times New Roman" w:eastAsia="Times New Roman" w:hAnsi="Times New Roman" w:cs="David" w:hint="cs"/>
          <w:sz w:val="24"/>
          <w:szCs w:val="24"/>
          <w:rtl/>
          <w:lang w:eastAsia="he-IL"/>
        </w:rPr>
        <w:t>יועץ אגרונום</w:t>
      </w:r>
    </w:p>
    <w:p w14:paraId="6C4CC9A4" w14:textId="77777777" w:rsidR="000A39FE" w:rsidRPr="000A39FE" w:rsidRDefault="000A39FE" w:rsidP="006B43C4">
      <w:pPr>
        <w:widowControl w:val="0"/>
        <w:spacing w:before="0" w:beforeAutospacing="0" w:after="0" w:afterAutospacing="0" w:line="240" w:lineRule="auto"/>
        <w:ind w:left="720" w:firstLine="720"/>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 (להלן: </w:t>
      </w:r>
      <w:r w:rsidRPr="000A39FE">
        <w:rPr>
          <w:rFonts w:ascii="Times New Roman" w:eastAsia="Times New Roman" w:hAnsi="Times New Roman" w:cs="David"/>
          <w:b/>
          <w:bCs/>
          <w:sz w:val="24"/>
          <w:szCs w:val="24"/>
          <w:rtl/>
          <w:lang w:eastAsia="he-IL"/>
        </w:rPr>
        <w:t>"</w:t>
      </w:r>
      <w:r w:rsidRPr="000A39FE">
        <w:rPr>
          <w:rFonts w:ascii="Times New Roman" w:eastAsia="Times New Roman" w:hAnsi="Times New Roman" w:cs="David" w:hint="eastAsia"/>
          <w:b/>
          <w:bCs/>
          <w:sz w:val="24"/>
          <w:szCs w:val="24"/>
          <w:rtl/>
          <w:lang w:eastAsia="he-IL"/>
        </w:rPr>
        <w:t>ה</w:t>
      </w:r>
      <w:r w:rsidRPr="000A39FE">
        <w:rPr>
          <w:rFonts w:ascii="Times New Roman" w:eastAsia="Times New Roman" w:hAnsi="Times New Roman" w:cs="David" w:hint="cs"/>
          <w:b/>
          <w:bCs/>
          <w:sz w:val="24"/>
          <w:szCs w:val="24"/>
          <w:rtl/>
          <w:lang w:eastAsia="he-IL"/>
        </w:rPr>
        <w:t>שירותים</w:t>
      </w:r>
      <w:r w:rsidRPr="000A39FE">
        <w:rPr>
          <w:rFonts w:ascii="Times New Roman" w:eastAsia="Times New Roman" w:hAnsi="Times New Roman" w:cs="David"/>
          <w:b/>
          <w:bCs/>
          <w:sz w:val="24"/>
          <w:szCs w:val="24"/>
          <w:rtl/>
          <w:lang w:eastAsia="he-IL"/>
        </w:rPr>
        <w:t xml:space="preserve">" </w:t>
      </w:r>
      <w:r w:rsidRPr="000A39FE">
        <w:rPr>
          <w:rFonts w:ascii="Times New Roman" w:eastAsia="Times New Roman" w:hAnsi="Times New Roman" w:cs="David" w:hint="eastAsia"/>
          <w:sz w:val="24"/>
          <w:szCs w:val="24"/>
          <w:rtl/>
          <w:lang w:eastAsia="he-IL"/>
        </w:rPr>
        <w:t>ו</w:t>
      </w:r>
      <w:r w:rsidRPr="000A39FE">
        <w:rPr>
          <w:rFonts w:ascii="Times New Roman" w:eastAsia="Times New Roman" w:hAnsi="Times New Roman" w:cs="David"/>
          <w:sz w:val="24"/>
          <w:szCs w:val="24"/>
          <w:rtl/>
          <w:lang w:eastAsia="he-IL"/>
        </w:rPr>
        <w:t xml:space="preserve">/או </w:t>
      </w:r>
      <w:r w:rsidRPr="000A39FE">
        <w:rPr>
          <w:rFonts w:ascii="Times New Roman" w:eastAsia="Times New Roman" w:hAnsi="Times New Roman" w:cs="David"/>
          <w:b/>
          <w:bCs/>
          <w:sz w:val="24"/>
          <w:szCs w:val="24"/>
          <w:rtl/>
          <w:lang w:eastAsia="he-IL"/>
        </w:rPr>
        <w:t>"</w:t>
      </w:r>
      <w:r w:rsidRPr="000A39FE">
        <w:rPr>
          <w:rFonts w:ascii="Times New Roman" w:eastAsia="Times New Roman" w:hAnsi="Times New Roman" w:cs="David" w:hint="eastAsia"/>
          <w:b/>
          <w:bCs/>
          <w:sz w:val="24"/>
          <w:szCs w:val="24"/>
          <w:rtl/>
          <w:lang w:eastAsia="he-IL"/>
        </w:rPr>
        <w:t>ההסכם</w:t>
      </w:r>
      <w:r w:rsidRPr="000A39FE">
        <w:rPr>
          <w:rFonts w:ascii="Times New Roman" w:eastAsia="Times New Roman" w:hAnsi="Times New Roman" w:cs="David"/>
          <w:b/>
          <w:bCs/>
          <w:sz w:val="24"/>
          <w:szCs w:val="24"/>
          <w:rtl/>
          <w:lang w:eastAsia="he-IL"/>
        </w:rPr>
        <w:t>"</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eastAsia"/>
          <w:sz w:val="24"/>
          <w:szCs w:val="24"/>
          <w:rtl/>
          <w:lang w:eastAsia="he-IL"/>
        </w:rPr>
        <w:t>לפי</w:t>
      </w:r>
      <w:r w:rsidRPr="000A39FE">
        <w:rPr>
          <w:rFonts w:ascii="Times New Roman" w:eastAsia="Times New Roman" w:hAnsi="Times New Roman" w:cs="David"/>
          <w:sz w:val="24"/>
          <w:szCs w:val="24"/>
          <w:rtl/>
          <w:lang w:eastAsia="he-IL"/>
        </w:rPr>
        <w:t xml:space="preserve"> העניין)</w:t>
      </w:r>
    </w:p>
    <w:p w14:paraId="58E09B07"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BA83E86"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lang w:eastAsia="he-IL"/>
        </w:rPr>
      </w:pPr>
    </w:p>
    <w:p w14:paraId="4073727F"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r w:rsidRPr="000A39FE">
        <w:rPr>
          <w:rFonts w:ascii="Times New Roman" w:eastAsia="Times New Roman" w:hAnsi="Times New Roman" w:cs="David" w:hint="eastAsia"/>
          <w:sz w:val="24"/>
          <w:szCs w:val="24"/>
          <w:rtl/>
          <w:lang w:eastAsia="he-IL"/>
        </w:rPr>
        <w:t>הננו</w:t>
      </w:r>
      <w:r w:rsidRPr="000A39FE">
        <w:rPr>
          <w:rFonts w:ascii="Times New Roman" w:eastAsia="Times New Roman" w:hAnsi="Times New Roman" w:cs="David"/>
          <w:sz w:val="24"/>
          <w:szCs w:val="24"/>
          <w:rtl/>
          <w:lang w:eastAsia="he-IL"/>
        </w:rPr>
        <w:t xml:space="preserve"> מאשרים בזאת כי החל מיום ________ ועד ליום ________ ערכנו את הביטוחים המפורטים להלן בגין פעילות ה</w:t>
      </w:r>
      <w:r w:rsidRPr="000A39FE">
        <w:rPr>
          <w:rFonts w:ascii="Times New Roman" w:eastAsia="Times New Roman" w:hAnsi="Times New Roman" w:cs="David" w:hint="cs"/>
          <w:sz w:val="24"/>
          <w:szCs w:val="24"/>
          <w:rtl/>
          <w:lang w:eastAsia="he-IL"/>
        </w:rPr>
        <w:t>יועץ</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eastAsia"/>
          <w:sz w:val="24"/>
          <w:szCs w:val="24"/>
          <w:rtl/>
          <w:lang w:eastAsia="he-IL"/>
        </w:rPr>
        <w:t>לרבות</w:t>
      </w:r>
      <w:r w:rsidRPr="000A39FE">
        <w:rPr>
          <w:rFonts w:ascii="Times New Roman" w:eastAsia="Times New Roman" w:hAnsi="Times New Roman" w:cs="David"/>
          <w:sz w:val="24"/>
          <w:szCs w:val="24"/>
          <w:rtl/>
          <w:lang w:eastAsia="he-IL"/>
        </w:rPr>
        <w:t xml:space="preserve"> ב</w:t>
      </w:r>
      <w:r w:rsidRPr="000A39FE">
        <w:rPr>
          <w:rFonts w:ascii="Times New Roman" w:eastAsia="Times New Roman" w:hAnsi="Times New Roman" w:cs="David" w:hint="cs"/>
          <w:sz w:val="24"/>
          <w:szCs w:val="24"/>
          <w:rtl/>
          <w:lang w:eastAsia="he-IL"/>
        </w:rPr>
        <w:t xml:space="preserve">גין השירותים </w:t>
      </w:r>
      <w:r w:rsidRPr="000A39FE">
        <w:rPr>
          <w:rFonts w:ascii="Times New Roman" w:eastAsia="Times New Roman" w:hAnsi="Times New Roman" w:cs="David" w:hint="cs"/>
          <w:b/>
          <w:bCs/>
          <w:sz w:val="24"/>
          <w:szCs w:val="24"/>
          <w:rtl/>
          <w:lang w:eastAsia="he-IL"/>
        </w:rPr>
        <w:t>לחברה</w:t>
      </w:r>
      <w:r w:rsidRPr="000A39FE">
        <w:rPr>
          <w:rFonts w:ascii="Times New Roman" w:eastAsia="Times New Roman" w:hAnsi="Times New Roman" w:cs="David"/>
          <w:sz w:val="24"/>
          <w:szCs w:val="24"/>
          <w:rtl/>
          <w:lang w:eastAsia="he-IL"/>
        </w:rPr>
        <w:t>:-</w:t>
      </w:r>
    </w:p>
    <w:p w14:paraId="27FC477B"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44F0F41"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808F4B9" w14:textId="77777777" w:rsidR="000A39FE" w:rsidRPr="000A39FE" w:rsidRDefault="000A39FE" w:rsidP="006B43C4">
      <w:pPr>
        <w:keepNext/>
        <w:widowControl w:val="0"/>
        <w:numPr>
          <w:ilvl w:val="0"/>
          <w:numId w:val="4"/>
        </w:numPr>
        <w:spacing w:before="0" w:beforeAutospacing="0" w:after="0" w:afterAutospacing="0" w:line="240" w:lineRule="auto"/>
        <w:outlineLvl w:val="0"/>
        <w:rPr>
          <w:rFonts w:ascii="Calibri Light" w:eastAsia="Times New Roman" w:hAnsi="Calibri Light" w:cs="David"/>
          <w:kern w:val="32"/>
          <w:sz w:val="24"/>
          <w:szCs w:val="24"/>
          <w:rtl/>
          <w:lang w:eastAsia="he-IL"/>
        </w:rPr>
      </w:pPr>
      <w:r w:rsidRPr="000A39FE">
        <w:rPr>
          <w:rFonts w:ascii="Calibri Light" w:eastAsia="Times New Roman" w:hAnsi="Calibri Light" w:cs="David" w:hint="eastAsia"/>
          <w:kern w:val="32"/>
          <w:sz w:val="24"/>
          <w:szCs w:val="24"/>
          <w:u w:val="single"/>
          <w:rtl/>
          <w:lang w:eastAsia="he-IL"/>
        </w:rPr>
        <w:t>ביטוח</w:t>
      </w:r>
      <w:r w:rsidRPr="000A39FE">
        <w:rPr>
          <w:rFonts w:ascii="Calibri Light" w:eastAsia="Times New Roman" w:hAnsi="Calibri Light" w:cs="David"/>
          <w:kern w:val="32"/>
          <w:sz w:val="24"/>
          <w:szCs w:val="24"/>
          <w:u w:val="single"/>
          <w:rtl/>
          <w:lang w:eastAsia="he-IL"/>
        </w:rPr>
        <w:t xml:space="preserve"> אחריות מקצועית</w:t>
      </w:r>
      <w:r w:rsidRPr="000A39FE">
        <w:rPr>
          <w:rFonts w:ascii="Calibri Light" w:eastAsia="Times New Roman" w:hAnsi="Calibri Light" w:cs="David" w:hint="cs"/>
          <w:kern w:val="32"/>
          <w:sz w:val="24"/>
          <w:szCs w:val="24"/>
          <w:rtl/>
          <w:lang w:eastAsia="he-IL"/>
        </w:rPr>
        <w:t xml:space="preserve">  - מ.פ. ______________________</w:t>
      </w:r>
    </w:p>
    <w:p w14:paraId="4AA13B51" w14:textId="77777777" w:rsidR="000A39FE" w:rsidRPr="000A39FE" w:rsidRDefault="000A39FE" w:rsidP="006B43C4">
      <w:pPr>
        <w:keepNext/>
        <w:widowControl w:val="0"/>
        <w:spacing w:before="240" w:beforeAutospacing="0" w:after="60" w:afterAutospacing="0" w:line="240" w:lineRule="auto"/>
        <w:ind w:left="720"/>
        <w:outlineLvl w:val="0"/>
        <w:rPr>
          <w:rFonts w:ascii="Calibri Light" w:eastAsia="Arial Unicode MS" w:hAnsi="Calibri Light" w:cs="David"/>
          <w:kern w:val="32"/>
          <w:sz w:val="24"/>
          <w:szCs w:val="24"/>
          <w:rtl/>
          <w:lang w:eastAsia="he-IL"/>
        </w:rPr>
      </w:pPr>
      <w:r w:rsidRPr="000A39FE">
        <w:rPr>
          <w:rFonts w:ascii="Calibri Light" w:eastAsia="Times New Roman" w:hAnsi="Calibri Light" w:cs="David" w:hint="eastAsia"/>
          <w:kern w:val="32"/>
          <w:sz w:val="24"/>
          <w:szCs w:val="24"/>
          <w:rtl/>
          <w:lang w:eastAsia="he-IL"/>
        </w:rPr>
        <w:t>לכיסוי</w:t>
      </w:r>
      <w:r w:rsidRPr="000A39FE">
        <w:rPr>
          <w:rFonts w:ascii="Calibri Light" w:eastAsia="Times New Roman" w:hAnsi="Calibri Light" w:cs="David"/>
          <w:kern w:val="32"/>
          <w:sz w:val="24"/>
          <w:szCs w:val="24"/>
          <w:rtl/>
          <w:lang w:eastAsia="he-IL"/>
        </w:rPr>
        <w:t xml:space="preserve"> אחריותו ש</w:t>
      </w:r>
      <w:r w:rsidRPr="000A39FE">
        <w:rPr>
          <w:rFonts w:ascii="Calibri Light" w:eastAsia="Times New Roman" w:hAnsi="Calibri Light" w:cs="David" w:hint="eastAsia"/>
          <w:kern w:val="32"/>
          <w:sz w:val="24"/>
          <w:szCs w:val="24"/>
          <w:rtl/>
          <w:lang w:eastAsia="he-IL"/>
        </w:rPr>
        <w:t>ל</w:t>
      </w:r>
      <w:r w:rsidRPr="000A39FE">
        <w:rPr>
          <w:rFonts w:ascii="Calibri Light" w:eastAsia="Times New Roman" w:hAnsi="Calibri Light" w:cs="David"/>
          <w:kern w:val="32"/>
          <w:sz w:val="24"/>
          <w:szCs w:val="24"/>
          <w:rtl/>
          <w:lang w:eastAsia="he-IL"/>
        </w:rPr>
        <w:t xml:space="preserve"> היועץ </w:t>
      </w:r>
      <w:r w:rsidRPr="000A39FE">
        <w:rPr>
          <w:rFonts w:ascii="Calibri Light" w:eastAsia="Times New Roman" w:hAnsi="Calibri Light" w:cs="David" w:hint="eastAsia"/>
          <w:kern w:val="32"/>
          <w:sz w:val="24"/>
          <w:szCs w:val="24"/>
          <w:rtl/>
          <w:lang w:eastAsia="he-IL"/>
        </w:rPr>
        <w:t>על</w:t>
      </w:r>
      <w:r w:rsidRPr="000A39FE">
        <w:rPr>
          <w:rFonts w:ascii="Calibri Light" w:eastAsia="Times New Roman" w:hAnsi="Calibri Light" w:cs="David"/>
          <w:kern w:val="32"/>
          <w:sz w:val="24"/>
          <w:szCs w:val="24"/>
          <w:rtl/>
          <w:lang w:eastAsia="he-IL"/>
        </w:rPr>
        <w:t xml:space="preserve"> פי דין בגין אובדן ו/או נזק העלולים להיגרם לכל אדם ו/או גוף כלשהו </w:t>
      </w:r>
      <w:r w:rsidRPr="000A39FE">
        <w:rPr>
          <w:rFonts w:ascii="Calibri Light" w:eastAsia="Times New Roman" w:hAnsi="Calibri Light" w:cs="David" w:hint="cs"/>
          <w:kern w:val="32"/>
          <w:sz w:val="24"/>
          <w:szCs w:val="24"/>
          <w:rtl/>
          <w:lang w:eastAsia="he-IL"/>
        </w:rPr>
        <w:t>(</w:t>
      </w:r>
      <w:r w:rsidRPr="000A39FE">
        <w:rPr>
          <w:rFonts w:ascii="Calibri Light" w:eastAsia="Times New Roman" w:hAnsi="Calibri Light" w:cs="David"/>
          <w:kern w:val="32"/>
          <w:sz w:val="24"/>
          <w:szCs w:val="24"/>
          <w:rtl/>
          <w:lang w:eastAsia="he-IL"/>
        </w:rPr>
        <w:t xml:space="preserve">לרבות </w:t>
      </w:r>
      <w:r w:rsidRPr="000A39FE">
        <w:rPr>
          <w:rFonts w:ascii="Calibri Light" w:eastAsia="Times New Roman" w:hAnsi="Calibri Light" w:cs="David" w:hint="cs"/>
          <w:kern w:val="32"/>
          <w:sz w:val="24"/>
          <w:szCs w:val="24"/>
          <w:rtl/>
          <w:lang w:eastAsia="he-IL"/>
        </w:rPr>
        <w:t>במפורש</w:t>
      </w:r>
      <w:r w:rsidRPr="000A39FE">
        <w:rPr>
          <w:rFonts w:ascii="Calibri Light" w:eastAsia="Times New Roman" w:hAnsi="Calibri Light" w:cs="David"/>
          <w:kern w:val="32"/>
          <w:sz w:val="24"/>
          <w:szCs w:val="24"/>
          <w:rtl/>
          <w:lang w:eastAsia="he-IL"/>
        </w:rPr>
        <w:t xml:space="preserve"> </w:t>
      </w:r>
      <w:r w:rsidRPr="000A39FE">
        <w:rPr>
          <w:rFonts w:ascii="Calibri Light" w:eastAsia="Times New Roman" w:hAnsi="Calibri Light" w:cs="David" w:hint="cs"/>
          <w:kern w:val="32"/>
          <w:sz w:val="24"/>
          <w:szCs w:val="24"/>
          <w:rtl/>
          <w:lang w:eastAsia="he-IL"/>
        </w:rPr>
        <w:t>החברה</w:t>
      </w:r>
      <w:r w:rsidRPr="000A39FE">
        <w:rPr>
          <w:rFonts w:ascii="Calibri Light" w:eastAsia="Times New Roman" w:hAnsi="Calibri Light" w:cs="David"/>
          <w:kern w:val="32"/>
          <w:sz w:val="24"/>
          <w:szCs w:val="24"/>
          <w:rtl/>
          <w:lang w:eastAsia="he-IL"/>
        </w:rPr>
        <w:t xml:space="preserve"> </w:t>
      </w:r>
      <w:r w:rsidRPr="000A39FE">
        <w:rPr>
          <w:rFonts w:ascii="Calibri Light" w:eastAsia="Times New Roman" w:hAnsi="Calibri Light" w:cs="David" w:hint="cs"/>
          <w:kern w:val="32"/>
          <w:sz w:val="24"/>
          <w:szCs w:val="24"/>
          <w:rtl/>
          <w:lang w:eastAsia="he-IL"/>
        </w:rPr>
        <w:t>)</w:t>
      </w:r>
      <w:r w:rsidRPr="000A39FE">
        <w:rPr>
          <w:rFonts w:ascii="Calibri Light" w:eastAsia="Times New Roman" w:hAnsi="Calibri Light" w:cs="David"/>
          <w:kern w:val="32"/>
          <w:sz w:val="24"/>
          <w:szCs w:val="24"/>
          <w:rtl/>
          <w:lang w:eastAsia="he-IL"/>
        </w:rPr>
        <w:t xml:space="preserve">, כתוצאה ממעשה ו/או מחדל מקצועי של </w:t>
      </w:r>
      <w:r w:rsidRPr="000A39FE">
        <w:rPr>
          <w:rFonts w:ascii="Calibri Light" w:eastAsia="Times New Roman" w:hAnsi="Calibri Light" w:cs="David" w:hint="eastAsia"/>
          <w:kern w:val="32"/>
          <w:sz w:val="24"/>
          <w:szCs w:val="24"/>
          <w:rtl/>
          <w:lang w:eastAsia="he-IL"/>
        </w:rPr>
        <w:t>היועץ</w:t>
      </w:r>
      <w:r w:rsidRPr="000A39FE">
        <w:rPr>
          <w:rFonts w:ascii="Calibri Light" w:eastAsia="Times New Roman" w:hAnsi="Calibri Light" w:cs="David"/>
          <w:kern w:val="32"/>
          <w:sz w:val="24"/>
          <w:szCs w:val="24"/>
          <w:rtl/>
          <w:lang w:eastAsia="he-IL"/>
        </w:rPr>
        <w:t xml:space="preserve"> ו/או עובדיו ו/או מי מטעמו לרבות טעות ו/או השמטה בקשר עם מתן השירותים, </w:t>
      </w:r>
      <w:r w:rsidRPr="000A39FE">
        <w:rPr>
          <w:rFonts w:ascii="Calibri Light" w:eastAsia="Times New Roman" w:hAnsi="Calibri Light" w:cs="David" w:hint="eastAsia"/>
          <w:kern w:val="32"/>
          <w:sz w:val="24"/>
          <w:szCs w:val="24"/>
          <w:rtl/>
          <w:lang w:eastAsia="he-IL"/>
        </w:rPr>
        <w:t>בגבולות</w:t>
      </w:r>
      <w:r w:rsidRPr="000A39FE">
        <w:rPr>
          <w:rFonts w:ascii="Calibri Light" w:eastAsia="Times New Roman" w:hAnsi="Calibri Light" w:cs="David"/>
          <w:kern w:val="32"/>
          <w:sz w:val="24"/>
          <w:szCs w:val="24"/>
          <w:rtl/>
          <w:lang w:eastAsia="he-IL"/>
        </w:rPr>
        <w:t xml:space="preserve"> אחריות בסך של </w:t>
      </w:r>
      <w:r w:rsidRPr="000A39FE">
        <w:rPr>
          <w:rFonts w:ascii="Calibri Light" w:eastAsia="Times New Roman" w:hAnsi="Calibri Light" w:cs="David" w:hint="cs"/>
          <w:kern w:val="32"/>
          <w:sz w:val="24"/>
          <w:szCs w:val="24"/>
          <w:rtl/>
          <w:lang w:eastAsia="he-IL"/>
        </w:rPr>
        <w:t xml:space="preserve">___________ ₪ </w:t>
      </w:r>
      <w:r w:rsidRPr="000A39FE">
        <w:rPr>
          <w:rFonts w:ascii="Calibri Light" w:eastAsia="Times New Roman" w:hAnsi="Calibri Light" w:cs="David"/>
          <w:kern w:val="32"/>
          <w:sz w:val="24"/>
          <w:szCs w:val="24"/>
          <w:rtl/>
          <w:lang w:eastAsia="he-IL"/>
        </w:rPr>
        <w:t xml:space="preserve">למקרה ובמצטבר לתקופת </w:t>
      </w:r>
      <w:r w:rsidRPr="000A39FE">
        <w:rPr>
          <w:rFonts w:ascii="Calibri Light" w:eastAsia="Times New Roman" w:hAnsi="Calibri Light" w:cs="David" w:hint="cs"/>
          <w:kern w:val="32"/>
          <w:sz w:val="24"/>
          <w:szCs w:val="24"/>
          <w:rtl/>
          <w:lang w:eastAsia="he-IL"/>
        </w:rPr>
        <w:t>ה</w:t>
      </w:r>
      <w:r w:rsidRPr="000A39FE">
        <w:rPr>
          <w:rFonts w:ascii="Calibri Light" w:eastAsia="Times New Roman" w:hAnsi="Calibri Light" w:cs="David"/>
          <w:kern w:val="32"/>
          <w:sz w:val="24"/>
          <w:szCs w:val="24"/>
          <w:rtl/>
          <w:lang w:eastAsia="he-IL"/>
        </w:rPr>
        <w:t xml:space="preserve">ביטוח. הביטוח אינו </w:t>
      </w:r>
      <w:r w:rsidRPr="000A39FE">
        <w:rPr>
          <w:rFonts w:ascii="Calibri Light" w:eastAsia="Times New Roman" w:hAnsi="Calibri Light" w:cs="David" w:hint="eastAsia"/>
          <w:kern w:val="32"/>
          <w:sz w:val="24"/>
          <w:szCs w:val="24"/>
          <w:rtl/>
          <w:lang w:eastAsia="he-IL"/>
        </w:rPr>
        <w:t>כולל</w:t>
      </w:r>
      <w:r w:rsidRPr="000A39FE">
        <w:rPr>
          <w:rFonts w:ascii="Calibri Light" w:eastAsia="Times New Roman" w:hAnsi="Calibri Light" w:cs="David"/>
          <w:kern w:val="32"/>
          <w:sz w:val="24"/>
          <w:szCs w:val="24"/>
          <w:rtl/>
          <w:lang w:eastAsia="he-IL"/>
        </w:rPr>
        <w:t xml:space="preserve"> כל סייג בדבר אובדן שימוש ו/או עיכוב בעקבות מקרה ביטוח, אובדן </w:t>
      </w:r>
      <w:r w:rsidRPr="000A39FE">
        <w:rPr>
          <w:rFonts w:ascii="Calibri Light" w:eastAsia="Times New Roman" w:hAnsi="Calibri Light" w:cs="David" w:hint="eastAsia"/>
          <w:kern w:val="32"/>
          <w:sz w:val="24"/>
          <w:szCs w:val="24"/>
          <w:rtl/>
          <w:lang w:eastAsia="he-IL"/>
        </w:rPr>
        <w:t>מסמכים</w:t>
      </w:r>
      <w:r w:rsidRPr="000A39FE">
        <w:rPr>
          <w:rFonts w:ascii="Calibri Light" w:eastAsia="Times New Roman" w:hAnsi="Calibri Light" w:cs="David"/>
          <w:kern w:val="32"/>
          <w:sz w:val="24"/>
          <w:szCs w:val="24"/>
          <w:rtl/>
          <w:lang w:eastAsia="he-IL"/>
        </w:rPr>
        <w:t xml:space="preserve">, הפרת סודיות ואי יושר של עובדים. </w:t>
      </w:r>
    </w:p>
    <w:p w14:paraId="266D71A9" w14:textId="77777777" w:rsidR="000A39FE" w:rsidRPr="000A39FE" w:rsidRDefault="000A39FE" w:rsidP="006B43C4">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0A39FE">
        <w:rPr>
          <w:rFonts w:ascii="Times New Roman" w:eastAsia="Times New Roman" w:hAnsi="Times New Roman" w:cs="David" w:hint="eastAsia"/>
          <w:sz w:val="24"/>
          <w:szCs w:val="24"/>
          <w:rtl/>
          <w:lang w:eastAsia="he-IL"/>
        </w:rPr>
        <w:t>הביטוח</w:t>
      </w:r>
      <w:r w:rsidRPr="000A39FE">
        <w:rPr>
          <w:rFonts w:ascii="Times New Roman" w:eastAsia="Times New Roman" w:hAnsi="Times New Roman" w:cs="David"/>
          <w:sz w:val="24"/>
          <w:szCs w:val="24"/>
          <w:rtl/>
          <w:lang w:eastAsia="he-IL"/>
        </w:rPr>
        <w:t xml:space="preserve"> הינו בעל תחולה רטרואקטיבית </w:t>
      </w:r>
      <w:r w:rsidRPr="000A39FE">
        <w:rPr>
          <w:rFonts w:ascii="Times New Roman" w:eastAsia="Times New Roman" w:hAnsi="Times New Roman" w:cs="David" w:hint="eastAsia"/>
          <w:sz w:val="24"/>
          <w:szCs w:val="24"/>
          <w:rtl/>
          <w:lang w:eastAsia="he-IL"/>
        </w:rPr>
        <w:t>מיום</w:t>
      </w:r>
      <w:r w:rsidRPr="000A39FE">
        <w:rPr>
          <w:rFonts w:ascii="Times New Roman" w:eastAsia="Times New Roman" w:hAnsi="Times New Roman" w:cs="David"/>
          <w:sz w:val="24"/>
          <w:szCs w:val="24"/>
          <w:rtl/>
          <w:lang w:eastAsia="he-IL"/>
        </w:rPr>
        <w:t xml:space="preserve"> תחילת מתן השירותים, אף אם ניתנו בטרם נחתם ההסכם אך לא לפני התאריך _________ (להלן: </w:t>
      </w:r>
      <w:r w:rsidRPr="000A39FE">
        <w:rPr>
          <w:rFonts w:ascii="Times New Roman" w:eastAsia="Times New Roman" w:hAnsi="Times New Roman" w:cs="David"/>
          <w:b/>
          <w:bCs/>
          <w:sz w:val="24"/>
          <w:szCs w:val="24"/>
          <w:rtl/>
          <w:lang w:eastAsia="he-IL"/>
        </w:rPr>
        <w:t>"</w:t>
      </w:r>
      <w:r w:rsidRPr="000A39FE">
        <w:rPr>
          <w:rFonts w:ascii="Times New Roman" w:eastAsia="Times New Roman" w:hAnsi="Times New Roman" w:cs="David" w:hint="eastAsia"/>
          <w:b/>
          <w:bCs/>
          <w:sz w:val="24"/>
          <w:szCs w:val="24"/>
          <w:rtl/>
          <w:lang w:eastAsia="he-IL"/>
        </w:rPr>
        <w:t>התאריך</w:t>
      </w:r>
      <w:r w:rsidRPr="000A39FE">
        <w:rPr>
          <w:rFonts w:ascii="Times New Roman" w:eastAsia="Times New Roman" w:hAnsi="Times New Roman" w:cs="David"/>
          <w:b/>
          <w:bCs/>
          <w:sz w:val="24"/>
          <w:szCs w:val="24"/>
          <w:rtl/>
          <w:lang w:eastAsia="he-IL"/>
        </w:rPr>
        <w:t xml:space="preserve"> הרטרואקטיבי"</w:t>
      </w:r>
      <w:r w:rsidRPr="000A39FE">
        <w:rPr>
          <w:rFonts w:ascii="Times New Roman" w:eastAsia="Times New Roman" w:hAnsi="Times New Roman" w:cs="David"/>
          <w:sz w:val="24"/>
          <w:szCs w:val="24"/>
          <w:rtl/>
          <w:lang w:eastAsia="he-IL"/>
        </w:rPr>
        <w:t xml:space="preserve">), וכולל תקופת גילוי </w:t>
      </w:r>
      <w:r w:rsidRPr="000A39FE">
        <w:rPr>
          <w:rFonts w:ascii="Times New Roman" w:eastAsia="Times New Roman" w:hAnsi="Times New Roman" w:cs="David" w:hint="eastAsia"/>
          <w:sz w:val="24"/>
          <w:szCs w:val="24"/>
          <w:rtl/>
          <w:lang w:eastAsia="he-IL"/>
        </w:rPr>
        <w:t>מורחבת</w:t>
      </w:r>
      <w:r w:rsidRPr="000A39FE">
        <w:rPr>
          <w:rFonts w:ascii="Times New Roman" w:eastAsia="Times New Roman" w:hAnsi="Times New Roman" w:cs="David"/>
          <w:sz w:val="24"/>
          <w:szCs w:val="24"/>
          <w:rtl/>
          <w:lang w:eastAsia="he-IL"/>
        </w:rPr>
        <w:t xml:space="preserve"> של </w:t>
      </w:r>
      <w:r w:rsidRPr="000A39FE">
        <w:rPr>
          <w:rFonts w:ascii="Times New Roman" w:eastAsia="Times New Roman" w:hAnsi="Times New Roman" w:cs="David" w:hint="cs"/>
          <w:sz w:val="24"/>
          <w:szCs w:val="24"/>
          <w:rtl/>
          <w:lang w:eastAsia="he-IL"/>
        </w:rPr>
        <w:t>6</w:t>
      </w:r>
      <w:r w:rsidRPr="000A39FE">
        <w:rPr>
          <w:rFonts w:ascii="Times New Roman" w:eastAsia="Times New Roman" w:hAnsi="Times New Roman" w:cs="David"/>
          <w:sz w:val="24"/>
          <w:szCs w:val="24"/>
          <w:rtl/>
          <w:lang w:eastAsia="he-IL"/>
        </w:rPr>
        <w:t xml:space="preserve"> חודשים לפחות.</w:t>
      </w:r>
    </w:p>
    <w:p w14:paraId="4FAE3510" w14:textId="77777777" w:rsidR="000A39FE" w:rsidRPr="000A39FE" w:rsidRDefault="000A39FE" w:rsidP="006B43C4">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0A39FE">
        <w:rPr>
          <w:rFonts w:ascii="Times New Roman" w:eastAsia="Times New Roman" w:hAnsi="Times New Roman" w:cs="David" w:hint="eastAsia"/>
          <w:sz w:val="24"/>
          <w:szCs w:val="24"/>
          <w:rtl/>
          <w:lang w:eastAsia="he-IL"/>
        </w:rPr>
        <w:t>הביטוח</w:t>
      </w:r>
      <w:r w:rsidRPr="000A39FE">
        <w:rPr>
          <w:rFonts w:ascii="Times New Roman" w:eastAsia="Times New Roman" w:hAnsi="Times New Roman" w:cs="David"/>
          <w:sz w:val="24"/>
          <w:szCs w:val="24"/>
          <w:rtl/>
          <w:lang w:eastAsia="he-IL"/>
        </w:rPr>
        <w:t xml:space="preserve"> כאמור הורחב </w:t>
      </w:r>
      <w:r w:rsidRPr="000A39FE">
        <w:rPr>
          <w:rFonts w:ascii="Times New Roman" w:eastAsia="Times New Roman" w:hAnsi="Times New Roman" w:cs="David" w:hint="cs"/>
          <w:sz w:val="24"/>
          <w:szCs w:val="24"/>
          <w:rtl/>
          <w:lang w:eastAsia="he-IL"/>
        </w:rPr>
        <w:t>לשפות את</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החברה</w:t>
      </w:r>
      <w:r w:rsidRPr="000A39FE">
        <w:rPr>
          <w:rFonts w:ascii="Times New Roman" w:eastAsia="Times New Roman" w:hAnsi="Times New Roman" w:cs="David" w:hint="eastAsia"/>
          <w:sz w:val="24"/>
          <w:szCs w:val="24"/>
          <w:rtl/>
          <w:lang w:eastAsia="he-IL"/>
        </w:rPr>
        <w:t xml:space="preserve"> </w:t>
      </w:r>
      <w:r w:rsidRPr="000A39FE">
        <w:rPr>
          <w:rFonts w:ascii="Times New Roman" w:eastAsia="Times New Roman" w:hAnsi="Times New Roman" w:cs="David" w:hint="cs"/>
          <w:sz w:val="24"/>
          <w:szCs w:val="24"/>
          <w:rtl/>
          <w:lang w:eastAsia="he-IL"/>
        </w:rPr>
        <w:t>בגין</w:t>
      </w:r>
      <w:r w:rsidRPr="000A39FE">
        <w:rPr>
          <w:rFonts w:ascii="Times New Roman" w:eastAsia="Times New Roman" w:hAnsi="Times New Roman" w:cs="David"/>
          <w:sz w:val="24"/>
          <w:szCs w:val="24"/>
          <w:rtl/>
          <w:lang w:eastAsia="he-IL"/>
        </w:rPr>
        <w:t xml:space="preserve"> אחריותה למעשי ו/או מחדלי היועץ ו/או עובדיו ו/או מי </w:t>
      </w:r>
      <w:r w:rsidRPr="000A39FE">
        <w:rPr>
          <w:rFonts w:ascii="Times New Roman" w:eastAsia="Times New Roman" w:hAnsi="Times New Roman" w:cs="David" w:hint="eastAsia"/>
          <w:sz w:val="24"/>
          <w:szCs w:val="24"/>
          <w:rtl/>
          <w:lang w:eastAsia="he-IL"/>
        </w:rPr>
        <w:t>מטעמו</w:t>
      </w:r>
      <w:r w:rsidRPr="000A39FE">
        <w:rPr>
          <w:rFonts w:ascii="Times New Roman" w:eastAsia="Times New Roman" w:hAnsi="Times New Roman" w:cs="David"/>
          <w:sz w:val="24"/>
          <w:szCs w:val="24"/>
          <w:rtl/>
          <w:lang w:eastAsia="he-IL"/>
        </w:rPr>
        <w:t xml:space="preserve">, בכפוף לסעיף אחריות צולבת לפיו ייחשב הביטוח כאילו נערך בנפרד עבור כל אחד </w:t>
      </w:r>
      <w:r w:rsidRPr="000A39FE">
        <w:rPr>
          <w:rFonts w:ascii="Times New Roman" w:eastAsia="Times New Roman" w:hAnsi="Times New Roman" w:cs="David" w:hint="eastAsia"/>
          <w:sz w:val="24"/>
          <w:szCs w:val="24"/>
          <w:rtl/>
          <w:lang w:eastAsia="he-IL"/>
        </w:rPr>
        <w:t>מיחידי</w:t>
      </w:r>
      <w:r w:rsidRPr="000A39FE">
        <w:rPr>
          <w:rFonts w:ascii="Times New Roman" w:eastAsia="Times New Roman" w:hAnsi="Times New Roman" w:cs="David"/>
          <w:sz w:val="24"/>
          <w:szCs w:val="24"/>
          <w:rtl/>
          <w:lang w:eastAsia="he-IL"/>
        </w:rPr>
        <w:t xml:space="preserve"> המבוטח. ואולם, מובהר כי הפוליסה אינה מכסה את אחריותה המקצועית של </w:t>
      </w:r>
      <w:r w:rsidRPr="000A39FE">
        <w:rPr>
          <w:rFonts w:ascii="Times New Roman" w:eastAsia="Times New Roman" w:hAnsi="Times New Roman" w:cs="David" w:hint="cs"/>
          <w:sz w:val="24"/>
          <w:szCs w:val="24"/>
          <w:rtl/>
          <w:lang w:eastAsia="he-IL"/>
        </w:rPr>
        <w:t>החברה</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eastAsia"/>
          <w:sz w:val="24"/>
          <w:szCs w:val="24"/>
          <w:rtl/>
          <w:lang w:eastAsia="he-IL"/>
        </w:rPr>
        <w:t>כלפי</w:t>
      </w:r>
      <w:r w:rsidRPr="000A39FE">
        <w:rPr>
          <w:rFonts w:ascii="Times New Roman" w:eastAsia="Times New Roman" w:hAnsi="Times New Roman" w:cs="David"/>
          <w:sz w:val="24"/>
          <w:szCs w:val="24"/>
          <w:rtl/>
          <w:lang w:eastAsia="he-IL"/>
        </w:rPr>
        <w:t xml:space="preserve"> היועץ.</w:t>
      </w:r>
    </w:p>
    <w:p w14:paraId="69368A64" w14:textId="77777777" w:rsidR="000A39FE" w:rsidRPr="000A39FE" w:rsidRDefault="000A39FE" w:rsidP="006B43C4">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נוסח הפוליסה לא יפחת מהנוסח הידוע כ- "שפי</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hint="cs"/>
          <w:sz w:val="24"/>
          <w:szCs w:val="24"/>
          <w:rtl/>
          <w:lang w:eastAsia="he-IL"/>
        </w:rPr>
        <w:t xml:space="preserve"> ב.ר. 2011". </w:t>
      </w:r>
    </w:p>
    <w:p w14:paraId="6C680786" w14:textId="77777777" w:rsidR="000A39FE" w:rsidRPr="000A39FE" w:rsidRDefault="000A39FE" w:rsidP="006B43C4">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6DF5A0C7"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325F14D" w14:textId="77777777" w:rsidR="000A39FE" w:rsidRPr="000A39FE" w:rsidRDefault="000A39FE" w:rsidP="006B43C4">
      <w:pPr>
        <w:widowControl w:val="0"/>
        <w:numPr>
          <w:ilvl w:val="0"/>
          <w:numId w:val="4"/>
        </w:numPr>
        <w:spacing w:before="0" w:beforeAutospacing="0" w:after="0" w:afterAutospacing="0" w:line="240" w:lineRule="auto"/>
        <w:rPr>
          <w:rFonts w:ascii="Times New Roman" w:eastAsia="Times New Roman" w:hAnsi="Times New Roman" w:cs="David"/>
          <w:sz w:val="24"/>
          <w:szCs w:val="24"/>
          <w:rtl/>
          <w:lang w:eastAsia="he-IL"/>
        </w:rPr>
      </w:pPr>
      <w:r w:rsidRPr="000A39FE">
        <w:rPr>
          <w:rFonts w:ascii="Times New Roman" w:eastAsia="Times New Roman" w:hAnsi="Times New Roman" w:cs="David" w:hint="eastAsia"/>
          <w:sz w:val="24"/>
          <w:szCs w:val="24"/>
          <w:u w:val="single"/>
          <w:rtl/>
          <w:lang w:eastAsia="he-IL"/>
        </w:rPr>
        <w:lastRenderedPageBreak/>
        <w:t>ביטוח</w:t>
      </w:r>
      <w:r w:rsidRPr="000A39FE">
        <w:rPr>
          <w:rFonts w:ascii="Times New Roman" w:eastAsia="Times New Roman" w:hAnsi="Times New Roman" w:cs="David"/>
          <w:sz w:val="24"/>
          <w:szCs w:val="24"/>
          <w:u w:val="single"/>
          <w:rtl/>
          <w:lang w:eastAsia="he-IL"/>
        </w:rPr>
        <w:t xml:space="preserve"> אחריות מעבידים</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 xml:space="preserve"> - מ.פ. __________________________</w:t>
      </w:r>
    </w:p>
    <w:p w14:paraId="61A6C5F3" w14:textId="77777777" w:rsidR="000A39FE" w:rsidRPr="000A39FE" w:rsidRDefault="000A39FE" w:rsidP="006B43C4">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A39FE">
        <w:rPr>
          <w:rFonts w:ascii="Times New Roman" w:eastAsia="Times New Roman" w:hAnsi="Times New Roman" w:cs="David" w:hint="eastAsia"/>
          <w:sz w:val="24"/>
          <w:szCs w:val="24"/>
          <w:rtl/>
          <w:lang w:eastAsia="he-IL"/>
        </w:rPr>
        <w:t>לכיסוי</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eastAsia"/>
          <w:sz w:val="24"/>
          <w:szCs w:val="24"/>
          <w:rtl/>
          <w:lang w:eastAsia="he-IL"/>
        </w:rPr>
        <w:t>חבותו</w:t>
      </w:r>
      <w:r w:rsidRPr="000A39FE">
        <w:rPr>
          <w:rFonts w:ascii="Times New Roman" w:eastAsia="Times New Roman" w:hAnsi="Times New Roman" w:cs="David"/>
          <w:sz w:val="24"/>
          <w:szCs w:val="24"/>
          <w:rtl/>
          <w:lang w:eastAsia="he-IL"/>
        </w:rPr>
        <w:t xml:space="preserve"> של היועץ על פי פקודת הנזיקין [נוסח חדש] ו/או חוק האחריות למוצרים פגומים, התש"</w:t>
      </w:r>
      <w:r w:rsidRPr="000A39FE">
        <w:rPr>
          <w:rFonts w:ascii="Times New Roman" w:eastAsia="Times New Roman" w:hAnsi="Times New Roman" w:cs="David" w:hint="eastAsia"/>
          <w:sz w:val="24"/>
          <w:szCs w:val="24"/>
          <w:rtl/>
          <w:lang w:eastAsia="he-IL"/>
        </w:rPr>
        <w:t>ם</w:t>
      </w:r>
      <w:r w:rsidRPr="000A39FE">
        <w:rPr>
          <w:rFonts w:ascii="Times New Roman" w:eastAsia="Times New Roman" w:hAnsi="Times New Roman" w:cs="David"/>
          <w:sz w:val="24"/>
          <w:szCs w:val="24"/>
          <w:rtl/>
          <w:lang w:eastAsia="he-IL"/>
        </w:rPr>
        <w:t xml:space="preserve">-1980 </w:t>
      </w:r>
      <w:r w:rsidRPr="000A39FE">
        <w:rPr>
          <w:rFonts w:ascii="Times New Roman" w:eastAsia="Times New Roman" w:hAnsi="Times New Roman" w:cs="David" w:hint="eastAsia"/>
          <w:sz w:val="24"/>
          <w:szCs w:val="24"/>
          <w:rtl/>
          <w:lang w:eastAsia="he-IL"/>
        </w:rPr>
        <w:t>כלפי</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0A39FE">
        <w:rPr>
          <w:rFonts w:ascii="Times New Roman" w:eastAsia="Times New Roman" w:hAnsi="Times New Roman" w:cs="David"/>
          <w:sz w:val="24"/>
          <w:szCs w:val="24"/>
          <w:rtl/>
          <w:lang w:eastAsia="he-IL"/>
        </w:rPr>
        <w:t>בגבולות אחריות של</w:t>
      </w:r>
      <w:r w:rsidRPr="000A39FE">
        <w:rPr>
          <w:rFonts w:ascii="Times New Roman" w:eastAsia="Times New Roman" w:hAnsi="Times New Roman" w:cs="David" w:hint="cs"/>
          <w:sz w:val="24"/>
          <w:szCs w:val="24"/>
          <w:rtl/>
          <w:lang w:eastAsia="he-IL"/>
        </w:rPr>
        <w:t xml:space="preserve"> 20,000,000 ₪ לתובע, </w:t>
      </w:r>
      <w:r w:rsidRPr="000A39FE">
        <w:rPr>
          <w:rFonts w:ascii="Times New Roman" w:eastAsia="Times New Roman" w:hAnsi="Times New Roman" w:cs="David" w:hint="eastAsia"/>
          <w:sz w:val="24"/>
          <w:szCs w:val="24"/>
          <w:rtl/>
          <w:lang w:eastAsia="he-IL"/>
        </w:rPr>
        <w:t>למקרה</w:t>
      </w:r>
      <w:r w:rsidRPr="000A39FE">
        <w:rPr>
          <w:rFonts w:ascii="Times New Roman" w:eastAsia="Times New Roman" w:hAnsi="Times New Roman" w:cs="David"/>
          <w:sz w:val="24"/>
          <w:szCs w:val="24"/>
          <w:rtl/>
          <w:lang w:eastAsia="he-IL"/>
        </w:rPr>
        <w:t xml:space="preserve"> ובמצטבר ל</w:t>
      </w:r>
      <w:r w:rsidRPr="000A39FE">
        <w:rPr>
          <w:rFonts w:ascii="Times New Roman" w:eastAsia="Times New Roman" w:hAnsi="Times New Roman" w:cs="David" w:hint="cs"/>
          <w:sz w:val="24"/>
          <w:szCs w:val="24"/>
          <w:rtl/>
          <w:lang w:eastAsia="he-IL"/>
        </w:rPr>
        <w:t>תקופת הביטוח</w:t>
      </w:r>
      <w:r w:rsidRPr="000A39FE">
        <w:rPr>
          <w:rFonts w:ascii="Times New Roman" w:eastAsia="Times New Roman" w:hAnsi="Times New Roman" w:cs="David"/>
          <w:sz w:val="24"/>
          <w:szCs w:val="24"/>
          <w:rtl/>
          <w:lang w:eastAsia="he-IL"/>
        </w:rPr>
        <w:t xml:space="preserve">. הביטוח אינו כולל כל סייג בדבר </w:t>
      </w:r>
      <w:r w:rsidRPr="000A39FE">
        <w:rPr>
          <w:rFonts w:ascii="Times New Roman" w:eastAsia="Times New Roman" w:hAnsi="Times New Roman" w:cs="David" w:hint="cs"/>
          <w:sz w:val="24"/>
          <w:szCs w:val="24"/>
          <w:rtl/>
          <w:lang w:eastAsia="he-IL"/>
        </w:rPr>
        <w:t xml:space="preserve">שעות עבודה, העסקת נוער וכן בדבר </w:t>
      </w:r>
      <w:r w:rsidRPr="000A39FE">
        <w:rPr>
          <w:rFonts w:ascii="Times New Roman" w:eastAsia="Times New Roman" w:hAnsi="Times New Roman" w:cs="David"/>
          <w:sz w:val="24"/>
          <w:szCs w:val="24"/>
          <w:rtl/>
          <w:lang w:eastAsia="he-IL"/>
        </w:rPr>
        <w:t xml:space="preserve">חבות היועץ כלפי קבלנים, </w:t>
      </w:r>
      <w:r w:rsidRPr="000A39FE">
        <w:rPr>
          <w:rFonts w:ascii="Times New Roman" w:eastAsia="Times New Roman" w:hAnsi="Times New Roman" w:cs="David" w:hint="eastAsia"/>
          <w:sz w:val="24"/>
          <w:szCs w:val="24"/>
          <w:rtl/>
          <w:lang w:eastAsia="he-IL"/>
        </w:rPr>
        <w:t>קבלני</w:t>
      </w:r>
      <w:r w:rsidRPr="000A39FE">
        <w:rPr>
          <w:rFonts w:ascii="Times New Roman" w:eastAsia="Times New Roman" w:hAnsi="Times New Roman" w:cs="David"/>
          <w:sz w:val="24"/>
          <w:szCs w:val="24"/>
          <w:rtl/>
          <w:lang w:eastAsia="he-IL"/>
        </w:rPr>
        <w:t xml:space="preserve"> משנה ועובדיהם</w:t>
      </w:r>
      <w:r w:rsidRPr="000A39FE">
        <w:rPr>
          <w:rFonts w:ascii="Times New Roman" w:eastAsia="Times New Roman" w:hAnsi="Times New Roman" w:cs="David" w:hint="cs"/>
          <w:sz w:val="24"/>
          <w:szCs w:val="24"/>
          <w:rtl/>
          <w:lang w:eastAsia="he-IL"/>
        </w:rPr>
        <w:t xml:space="preserve"> היה ויחשבו לעובדי היועץ</w:t>
      </w:r>
      <w:r w:rsidRPr="000A39FE">
        <w:rPr>
          <w:rFonts w:ascii="Times New Roman" w:eastAsia="Times New Roman" w:hAnsi="Times New Roman" w:cs="David"/>
          <w:sz w:val="24"/>
          <w:szCs w:val="24"/>
          <w:rtl/>
          <w:lang w:eastAsia="he-IL"/>
        </w:rPr>
        <w:t>. הביטוח מורחב ל</w:t>
      </w:r>
      <w:r w:rsidRPr="000A39FE">
        <w:rPr>
          <w:rFonts w:ascii="Times New Roman" w:eastAsia="Times New Roman" w:hAnsi="Times New Roman" w:cs="David" w:hint="cs"/>
          <w:sz w:val="24"/>
          <w:szCs w:val="24"/>
          <w:rtl/>
          <w:lang w:eastAsia="he-IL"/>
        </w:rPr>
        <w:t xml:space="preserve">שפות את החברה </w:t>
      </w:r>
      <w:r w:rsidRPr="000A39FE">
        <w:rPr>
          <w:rFonts w:ascii="Times New Roman" w:eastAsia="Times New Roman" w:hAnsi="Times New Roman" w:cs="David"/>
          <w:sz w:val="24"/>
          <w:szCs w:val="24"/>
          <w:rtl/>
          <w:lang w:eastAsia="he-IL"/>
        </w:rPr>
        <w:t xml:space="preserve">היה ותיחשב למעביד של </w:t>
      </w:r>
      <w:r w:rsidRPr="000A39FE">
        <w:rPr>
          <w:rFonts w:ascii="Times New Roman" w:eastAsia="Times New Roman" w:hAnsi="Times New Roman" w:cs="David" w:hint="eastAsia"/>
          <w:sz w:val="24"/>
          <w:szCs w:val="24"/>
          <w:rtl/>
          <w:lang w:eastAsia="he-IL"/>
        </w:rPr>
        <w:t>מי</w:t>
      </w:r>
      <w:r w:rsidRPr="000A39FE">
        <w:rPr>
          <w:rFonts w:ascii="Times New Roman" w:eastAsia="Times New Roman" w:hAnsi="Times New Roman" w:cs="David"/>
          <w:sz w:val="24"/>
          <w:szCs w:val="24"/>
          <w:rtl/>
          <w:lang w:eastAsia="he-IL"/>
        </w:rPr>
        <w:t xml:space="preserve"> מ</w:t>
      </w:r>
      <w:r w:rsidRPr="000A39FE">
        <w:rPr>
          <w:rFonts w:ascii="Times New Roman" w:eastAsia="Times New Roman" w:hAnsi="Times New Roman" w:cs="David" w:hint="cs"/>
          <w:sz w:val="24"/>
          <w:szCs w:val="24"/>
          <w:rtl/>
          <w:lang w:eastAsia="he-IL"/>
        </w:rPr>
        <w:t>עובדי</w:t>
      </w:r>
      <w:r w:rsidRPr="000A39FE">
        <w:rPr>
          <w:rFonts w:ascii="Times New Roman" w:eastAsia="Times New Roman" w:hAnsi="Times New Roman" w:cs="David"/>
          <w:sz w:val="24"/>
          <w:szCs w:val="24"/>
          <w:rtl/>
          <w:lang w:eastAsia="he-IL"/>
        </w:rPr>
        <w:t xml:space="preserve"> היועץ או אם ייקבע כי היא נושאת באחריות שילוחית לעניין חבות היועץ כלפי </w:t>
      </w:r>
      <w:r w:rsidRPr="000A39FE">
        <w:rPr>
          <w:rFonts w:ascii="Times New Roman" w:eastAsia="Times New Roman" w:hAnsi="Times New Roman" w:cs="David" w:hint="eastAsia"/>
          <w:sz w:val="24"/>
          <w:szCs w:val="24"/>
          <w:rtl/>
          <w:lang w:eastAsia="he-IL"/>
        </w:rPr>
        <w:t>מי</w:t>
      </w:r>
      <w:r w:rsidRPr="000A39FE">
        <w:rPr>
          <w:rFonts w:ascii="Times New Roman" w:eastAsia="Times New Roman" w:hAnsi="Times New Roman" w:cs="David"/>
          <w:sz w:val="24"/>
          <w:szCs w:val="24"/>
          <w:rtl/>
          <w:lang w:eastAsia="he-IL"/>
        </w:rPr>
        <w:t xml:space="preserve"> מ</w:t>
      </w:r>
      <w:r w:rsidRPr="000A39FE">
        <w:rPr>
          <w:rFonts w:ascii="Times New Roman" w:eastAsia="Times New Roman" w:hAnsi="Times New Roman" w:cs="David" w:hint="cs"/>
          <w:sz w:val="24"/>
          <w:szCs w:val="24"/>
          <w:rtl/>
          <w:lang w:eastAsia="he-IL"/>
        </w:rPr>
        <w:t>עובדיו</w:t>
      </w:r>
      <w:r w:rsidRPr="000A39FE">
        <w:rPr>
          <w:rFonts w:ascii="Times New Roman" w:eastAsia="Times New Roman" w:hAnsi="Times New Roman" w:cs="David"/>
          <w:sz w:val="24"/>
          <w:szCs w:val="24"/>
          <w:rtl/>
          <w:lang w:eastAsia="he-IL"/>
        </w:rPr>
        <w:t>.</w:t>
      </w:r>
    </w:p>
    <w:p w14:paraId="5604F736"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78CADBC" w14:textId="77777777" w:rsidR="000A39FE" w:rsidRPr="000A39FE" w:rsidRDefault="000A39FE" w:rsidP="006B43C4">
      <w:pPr>
        <w:widowControl w:val="0"/>
        <w:numPr>
          <w:ilvl w:val="0"/>
          <w:numId w:val="4"/>
        </w:numPr>
        <w:spacing w:before="0" w:beforeAutospacing="0" w:after="0" w:afterAutospacing="0" w:line="240" w:lineRule="exact"/>
        <w:rPr>
          <w:rFonts w:ascii="Times New Roman" w:eastAsia="Times New Roman" w:hAnsi="Times New Roman" w:cs="David"/>
          <w:sz w:val="24"/>
          <w:szCs w:val="24"/>
          <w:rtl/>
          <w:lang w:eastAsia="he-IL"/>
        </w:rPr>
      </w:pPr>
      <w:r w:rsidRPr="000A39FE">
        <w:rPr>
          <w:rFonts w:ascii="Times New Roman" w:eastAsia="Times New Roman" w:hAnsi="Times New Roman" w:cs="David" w:hint="eastAsia"/>
          <w:sz w:val="24"/>
          <w:szCs w:val="24"/>
          <w:u w:val="single"/>
          <w:rtl/>
          <w:lang w:eastAsia="he-IL"/>
        </w:rPr>
        <w:t>ביטוח</w:t>
      </w:r>
      <w:r w:rsidRPr="000A39FE">
        <w:rPr>
          <w:rFonts w:ascii="Times New Roman" w:eastAsia="Times New Roman" w:hAnsi="Times New Roman" w:cs="David"/>
          <w:sz w:val="24"/>
          <w:szCs w:val="24"/>
          <w:u w:val="single"/>
          <w:rtl/>
          <w:lang w:eastAsia="he-IL"/>
        </w:rPr>
        <w:t xml:space="preserve"> אחריות כלפי צד שלישי</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 xml:space="preserve"> מ.פ. _______________________</w:t>
      </w:r>
    </w:p>
    <w:p w14:paraId="0AF1B3FB" w14:textId="77777777" w:rsidR="000A39FE" w:rsidRPr="000A39FE" w:rsidRDefault="000A39FE" w:rsidP="006B43C4">
      <w:pPr>
        <w:widowControl w:val="0"/>
        <w:spacing w:before="0" w:beforeAutospacing="0" w:after="0" w:afterAutospacing="0" w:line="240" w:lineRule="exact"/>
        <w:ind w:left="720"/>
        <w:rPr>
          <w:rFonts w:ascii="Times New Roman" w:eastAsia="Times New Roman" w:hAnsi="Times New Roman" w:cs="David"/>
          <w:sz w:val="24"/>
          <w:szCs w:val="24"/>
          <w:rtl/>
          <w:lang w:eastAsia="he-IL"/>
        </w:rPr>
      </w:pPr>
      <w:r w:rsidRPr="000A39FE">
        <w:rPr>
          <w:rFonts w:ascii="Times New Roman" w:eastAsia="Times New Roman" w:hAnsi="Times New Roman" w:cs="David" w:hint="eastAsia"/>
          <w:sz w:val="24"/>
          <w:szCs w:val="24"/>
          <w:rtl/>
          <w:lang w:eastAsia="he-IL"/>
        </w:rPr>
        <w:t>לכיסוי</w:t>
      </w:r>
      <w:r w:rsidRPr="000A39FE">
        <w:rPr>
          <w:rFonts w:ascii="Times New Roman" w:eastAsia="Times New Roman" w:hAnsi="Times New Roman" w:cs="David"/>
          <w:sz w:val="24"/>
          <w:szCs w:val="24"/>
          <w:rtl/>
          <w:lang w:eastAsia="he-IL"/>
        </w:rPr>
        <w:t xml:space="preserve"> אחריות היועץ על פי דין </w:t>
      </w:r>
      <w:r w:rsidRPr="000A39FE">
        <w:rPr>
          <w:rFonts w:ascii="Times New Roman" w:eastAsia="Times New Roman" w:hAnsi="Times New Roman" w:cs="David" w:hint="eastAsia"/>
          <w:sz w:val="24"/>
          <w:szCs w:val="24"/>
          <w:rtl/>
          <w:lang w:eastAsia="he-IL"/>
        </w:rPr>
        <w:t>בגין</w:t>
      </w:r>
      <w:r w:rsidRPr="000A39FE">
        <w:rPr>
          <w:rFonts w:ascii="Times New Roman" w:eastAsia="Times New Roman" w:hAnsi="Times New Roman" w:cs="David"/>
          <w:sz w:val="24"/>
          <w:szCs w:val="24"/>
          <w:rtl/>
          <w:lang w:eastAsia="he-IL"/>
        </w:rPr>
        <w:t xml:space="preserve"> פגיעה ו/או נזק העלולים להיגרם לגופו ו/או לרכושו של כל אדם ו/או גוף כלשהו </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hint="eastAsia"/>
          <w:sz w:val="24"/>
          <w:szCs w:val="24"/>
          <w:rtl/>
          <w:lang w:eastAsia="he-IL"/>
        </w:rPr>
        <w:t>לרבות</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במפורש החברה)</w:t>
      </w:r>
      <w:r w:rsidRPr="000A39FE">
        <w:rPr>
          <w:rFonts w:ascii="Times New Roman" w:eastAsia="Times New Roman" w:hAnsi="Times New Roman" w:cs="David"/>
          <w:sz w:val="24"/>
          <w:szCs w:val="24"/>
          <w:rtl/>
          <w:lang w:eastAsia="he-IL"/>
        </w:rPr>
        <w:t>, בג</w:t>
      </w:r>
      <w:r w:rsidRPr="000A39FE">
        <w:rPr>
          <w:rFonts w:ascii="Times New Roman" w:eastAsia="Times New Roman" w:hAnsi="Times New Roman" w:cs="David" w:hint="eastAsia"/>
          <w:sz w:val="24"/>
          <w:szCs w:val="24"/>
          <w:rtl/>
          <w:lang w:eastAsia="he-IL"/>
        </w:rPr>
        <w:t>בולות</w:t>
      </w:r>
      <w:r w:rsidRPr="000A39FE">
        <w:rPr>
          <w:rFonts w:ascii="Times New Roman" w:eastAsia="Times New Roman" w:hAnsi="Times New Roman" w:cs="David"/>
          <w:sz w:val="24"/>
          <w:szCs w:val="24"/>
          <w:rtl/>
          <w:lang w:eastAsia="he-IL"/>
        </w:rPr>
        <w:t xml:space="preserve"> אחריות בסך של </w:t>
      </w:r>
      <w:r w:rsidRPr="000A39FE">
        <w:rPr>
          <w:rFonts w:ascii="Times New Roman" w:eastAsia="Times New Roman" w:hAnsi="Times New Roman" w:cs="David" w:hint="cs"/>
          <w:sz w:val="24"/>
          <w:szCs w:val="24"/>
          <w:rtl/>
          <w:lang w:eastAsia="he-IL"/>
        </w:rPr>
        <w:t>4</w:t>
      </w:r>
      <w:r w:rsidRPr="000A39FE">
        <w:rPr>
          <w:rFonts w:ascii="Times New Roman" w:eastAsia="Times New Roman" w:hAnsi="Times New Roman" w:cs="David"/>
          <w:sz w:val="24"/>
          <w:szCs w:val="24"/>
          <w:rtl/>
          <w:lang w:eastAsia="he-IL"/>
        </w:rPr>
        <w:t>,000,000</w:t>
      </w:r>
      <w:r w:rsidRPr="000A39FE">
        <w:rPr>
          <w:rFonts w:ascii="Times New Roman" w:eastAsia="Times New Roman" w:hAnsi="Times New Roman" w:cs="David" w:hint="cs"/>
          <w:sz w:val="24"/>
          <w:szCs w:val="24"/>
          <w:rtl/>
          <w:lang w:eastAsia="he-IL"/>
        </w:rPr>
        <w:t xml:space="preserve"> ₪ </w:t>
      </w:r>
      <w:r w:rsidRPr="000A39FE">
        <w:rPr>
          <w:rFonts w:ascii="Times New Roman" w:eastAsia="Times New Roman" w:hAnsi="Times New Roman" w:cs="David"/>
          <w:sz w:val="24"/>
          <w:szCs w:val="24"/>
          <w:rtl/>
          <w:lang w:eastAsia="he-IL"/>
        </w:rPr>
        <w:t xml:space="preserve">למקרה ובמצטבר לתקופת </w:t>
      </w:r>
      <w:r w:rsidRPr="000A39FE">
        <w:rPr>
          <w:rFonts w:ascii="Times New Roman" w:eastAsia="Times New Roman" w:hAnsi="Times New Roman" w:cs="David" w:hint="cs"/>
          <w:sz w:val="24"/>
          <w:szCs w:val="24"/>
          <w:rtl/>
          <w:lang w:eastAsia="he-IL"/>
        </w:rPr>
        <w:t>ה</w:t>
      </w:r>
      <w:r w:rsidRPr="000A39FE">
        <w:rPr>
          <w:rFonts w:ascii="Times New Roman" w:eastAsia="Times New Roman" w:hAnsi="Times New Roman" w:cs="David" w:hint="eastAsia"/>
          <w:sz w:val="24"/>
          <w:szCs w:val="24"/>
          <w:rtl/>
          <w:lang w:eastAsia="he-IL"/>
        </w:rPr>
        <w:t>ביטוח</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eastAsia"/>
          <w:sz w:val="24"/>
          <w:szCs w:val="24"/>
          <w:rtl/>
          <w:lang w:eastAsia="he-IL"/>
        </w:rPr>
        <w:t>הביטוח</w:t>
      </w:r>
      <w:r w:rsidRPr="000A39FE">
        <w:rPr>
          <w:rFonts w:ascii="Times New Roman" w:eastAsia="Times New Roman" w:hAnsi="Times New Roman" w:cs="David"/>
          <w:sz w:val="24"/>
          <w:szCs w:val="24"/>
          <w:rtl/>
          <w:lang w:eastAsia="he-IL"/>
        </w:rPr>
        <w:t xml:space="preserve"> אינו כולל כל סייג בדבר חבות בגין וכלפי קבלנים, </w:t>
      </w:r>
      <w:r w:rsidRPr="000A39FE">
        <w:rPr>
          <w:rFonts w:ascii="Times New Roman" w:eastAsia="Times New Roman" w:hAnsi="Times New Roman" w:cs="David" w:hint="eastAsia"/>
          <w:sz w:val="24"/>
          <w:szCs w:val="24"/>
          <w:rtl/>
          <w:lang w:eastAsia="he-IL"/>
        </w:rPr>
        <w:t>קבלני</w:t>
      </w:r>
      <w:r w:rsidRPr="000A39FE">
        <w:rPr>
          <w:rFonts w:ascii="Times New Roman" w:eastAsia="Times New Roman" w:hAnsi="Times New Roman" w:cs="David"/>
          <w:sz w:val="24"/>
          <w:szCs w:val="24"/>
          <w:rtl/>
          <w:lang w:eastAsia="he-IL"/>
        </w:rPr>
        <w:t xml:space="preserve"> משנה ועובדיהם וכן תביעות תחלוף מצד המוסד לביטוח לאומי. הביטוח מורחב ל</w:t>
      </w:r>
      <w:r w:rsidRPr="000A39FE">
        <w:rPr>
          <w:rFonts w:ascii="Times New Roman" w:eastAsia="Times New Roman" w:hAnsi="Times New Roman" w:cs="David" w:hint="cs"/>
          <w:sz w:val="24"/>
          <w:szCs w:val="24"/>
          <w:rtl/>
          <w:lang w:eastAsia="he-IL"/>
        </w:rPr>
        <w:t xml:space="preserve">שפות את החברה בגין </w:t>
      </w:r>
      <w:r w:rsidRPr="000A39FE">
        <w:rPr>
          <w:rFonts w:ascii="Times New Roman" w:eastAsia="Times New Roman" w:hAnsi="Times New Roman" w:cs="David"/>
          <w:sz w:val="24"/>
          <w:szCs w:val="24"/>
          <w:rtl/>
          <w:lang w:eastAsia="he-IL"/>
        </w:rPr>
        <w:t xml:space="preserve">אחריותה למעשי ו/או מחדלי היועץ ו/או מי מטעמו, בכפוף </w:t>
      </w:r>
      <w:r w:rsidRPr="000A39FE">
        <w:rPr>
          <w:rFonts w:ascii="Times New Roman" w:eastAsia="Times New Roman" w:hAnsi="Times New Roman" w:cs="David" w:hint="eastAsia"/>
          <w:sz w:val="24"/>
          <w:szCs w:val="24"/>
          <w:rtl/>
          <w:lang w:eastAsia="he-IL"/>
        </w:rPr>
        <w:t>לסעיף</w:t>
      </w:r>
      <w:r w:rsidRPr="000A39FE">
        <w:rPr>
          <w:rFonts w:ascii="Times New Roman" w:eastAsia="Times New Roman" w:hAnsi="Times New Roman" w:cs="David"/>
          <w:sz w:val="24"/>
          <w:szCs w:val="24"/>
          <w:rtl/>
          <w:lang w:eastAsia="he-IL"/>
        </w:rPr>
        <w:t xml:space="preserve"> אחריות צולבת.</w:t>
      </w:r>
    </w:p>
    <w:p w14:paraId="75925DE0" w14:textId="77777777" w:rsidR="000A39FE" w:rsidRPr="000A39FE" w:rsidRDefault="000A39FE" w:rsidP="003C61ED">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B285556" w14:textId="77777777" w:rsidR="000A39FE" w:rsidRDefault="000A39FE" w:rsidP="006B43C4">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255E7A91" w14:textId="77777777" w:rsidR="00874D33" w:rsidRPr="000A39FE" w:rsidRDefault="00874D33" w:rsidP="006B43C4">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3490DA9A"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b/>
          <w:bCs/>
          <w:sz w:val="24"/>
          <w:szCs w:val="24"/>
          <w:rtl/>
          <w:lang w:eastAsia="he-IL"/>
        </w:rPr>
      </w:pPr>
      <w:r w:rsidRPr="000A39FE">
        <w:rPr>
          <w:rFonts w:ascii="Times New Roman" w:eastAsia="Times New Roman" w:hAnsi="Times New Roman" w:cs="David" w:hint="eastAsia"/>
          <w:b/>
          <w:bCs/>
          <w:sz w:val="24"/>
          <w:szCs w:val="24"/>
          <w:u w:val="single"/>
          <w:rtl/>
          <w:lang w:eastAsia="he-IL"/>
        </w:rPr>
        <w:t>כללי</w:t>
      </w:r>
      <w:r w:rsidRPr="000A39FE">
        <w:rPr>
          <w:rFonts w:ascii="Times New Roman" w:eastAsia="Times New Roman" w:hAnsi="Times New Roman" w:cs="David"/>
          <w:b/>
          <w:bCs/>
          <w:sz w:val="24"/>
          <w:szCs w:val="24"/>
          <w:u w:val="single"/>
          <w:rtl/>
          <w:lang w:eastAsia="he-IL"/>
        </w:rPr>
        <w:t xml:space="preserve"> לכל הפוליסות</w:t>
      </w:r>
      <w:r w:rsidRPr="000A39FE">
        <w:rPr>
          <w:rFonts w:ascii="Times New Roman" w:eastAsia="Times New Roman" w:hAnsi="Times New Roman" w:cs="David"/>
          <w:b/>
          <w:bCs/>
          <w:sz w:val="24"/>
          <w:szCs w:val="24"/>
          <w:rtl/>
          <w:lang w:eastAsia="he-IL"/>
        </w:rPr>
        <w:t xml:space="preserve"> </w:t>
      </w:r>
      <w:r w:rsidRPr="000A39FE">
        <w:rPr>
          <w:rFonts w:ascii="Times New Roman" w:eastAsia="Times New Roman" w:hAnsi="Times New Roman" w:cs="David" w:hint="eastAsia"/>
          <w:b/>
          <w:bCs/>
          <w:sz w:val="24"/>
          <w:szCs w:val="24"/>
          <w:rtl/>
          <w:lang w:eastAsia="he-IL"/>
        </w:rPr>
        <w:t>–</w:t>
      </w:r>
      <w:r w:rsidRPr="000A39FE">
        <w:rPr>
          <w:rFonts w:ascii="Times New Roman" w:eastAsia="Times New Roman" w:hAnsi="Times New Roman" w:cs="David"/>
          <w:b/>
          <w:bCs/>
          <w:sz w:val="24"/>
          <w:szCs w:val="24"/>
          <w:rtl/>
          <w:lang w:eastAsia="he-IL"/>
        </w:rPr>
        <w:t xml:space="preserve"> </w:t>
      </w:r>
    </w:p>
    <w:p w14:paraId="341F1C30"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88939E7" w14:textId="77777777" w:rsidR="000A39FE" w:rsidRPr="000A39FE" w:rsidRDefault="000A39FE" w:rsidP="006B43C4">
      <w:pPr>
        <w:widowControl w:val="0"/>
        <w:numPr>
          <w:ilvl w:val="0"/>
          <w:numId w:val="3"/>
        </w:numPr>
        <w:spacing w:before="0" w:beforeAutospacing="0" w:after="0" w:afterAutospacing="0" w:line="240" w:lineRule="auto"/>
        <w:ind w:right="0"/>
        <w:rPr>
          <w:rFonts w:ascii="Times New Roman" w:eastAsia="Times New Roman" w:hAnsi="Times New Roman" w:cs="David"/>
          <w:sz w:val="24"/>
          <w:szCs w:val="24"/>
          <w:lang w:eastAsia="he-IL"/>
        </w:rPr>
      </w:pPr>
      <w:r w:rsidRPr="000A39FE">
        <w:rPr>
          <w:rFonts w:ascii="Times New Roman" w:eastAsia="Times New Roman" w:hAnsi="Times New Roman" w:cs="David"/>
          <w:b/>
          <w:bCs/>
          <w:sz w:val="24"/>
          <w:szCs w:val="24"/>
          <w:rtl/>
          <w:lang w:eastAsia="he-IL"/>
        </w:rPr>
        <w:t>"</w:t>
      </w:r>
      <w:r w:rsidRPr="000A39FE">
        <w:rPr>
          <w:rFonts w:ascii="Times New Roman" w:eastAsia="Times New Roman" w:hAnsi="Times New Roman" w:cs="David" w:hint="cs"/>
          <w:b/>
          <w:bCs/>
          <w:sz w:val="24"/>
          <w:szCs w:val="24"/>
          <w:rtl/>
          <w:lang w:eastAsia="he-IL"/>
        </w:rPr>
        <w:t>החברה</w:t>
      </w:r>
      <w:r w:rsidRPr="000A39FE">
        <w:rPr>
          <w:rFonts w:ascii="Times New Roman" w:eastAsia="Times New Roman" w:hAnsi="Times New Roman" w:cs="David"/>
          <w:b/>
          <w:bCs/>
          <w:sz w:val="24"/>
          <w:szCs w:val="24"/>
          <w:rtl/>
          <w:lang w:eastAsia="he-IL"/>
        </w:rPr>
        <w:t>"</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eastAsia"/>
          <w:sz w:val="24"/>
          <w:szCs w:val="24"/>
          <w:rtl/>
          <w:lang w:eastAsia="he-IL"/>
        </w:rPr>
        <w:t>לצורך</w:t>
      </w:r>
      <w:r w:rsidRPr="000A39FE">
        <w:rPr>
          <w:rFonts w:ascii="Times New Roman" w:eastAsia="Times New Roman" w:hAnsi="Times New Roman" w:cs="David"/>
          <w:sz w:val="24"/>
          <w:szCs w:val="24"/>
          <w:rtl/>
          <w:lang w:eastAsia="he-IL"/>
        </w:rPr>
        <w:t xml:space="preserve"> הביטוחים הנ"</w:t>
      </w:r>
      <w:r w:rsidRPr="000A39FE">
        <w:rPr>
          <w:rFonts w:ascii="Times New Roman" w:eastAsia="Times New Roman" w:hAnsi="Times New Roman" w:cs="David" w:hint="eastAsia"/>
          <w:sz w:val="24"/>
          <w:szCs w:val="24"/>
          <w:rtl/>
          <w:lang w:eastAsia="he-IL"/>
        </w:rPr>
        <w:t>ל</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eastAsia"/>
          <w:sz w:val="24"/>
          <w:szCs w:val="24"/>
          <w:rtl/>
          <w:lang w:eastAsia="he-IL"/>
        </w:rPr>
        <w:t>ו</w:t>
      </w:r>
      <w:r w:rsidRPr="000A39FE">
        <w:rPr>
          <w:rFonts w:ascii="Times New Roman" w:eastAsia="Times New Roman" w:hAnsi="Times New Roman" w:cs="David"/>
          <w:sz w:val="24"/>
          <w:szCs w:val="24"/>
          <w:rtl/>
          <w:lang w:eastAsia="he-IL"/>
        </w:rPr>
        <w:t>/או אישור זה הינ</w:t>
      </w:r>
      <w:r w:rsidRPr="000A39FE">
        <w:rPr>
          <w:rFonts w:ascii="Times New Roman" w:eastAsia="Times New Roman" w:hAnsi="Times New Roman" w:cs="David" w:hint="cs"/>
          <w:sz w:val="24"/>
          <w:szCs w:val="24"/>
          <w:rtl/>
          <w:lang w:eastAsia="he-IL"/>
        </w:rPr>
        <w:t>ה</w:t>
      </w:r>
      <w:r w:rsidRPr="000A39FE">
        <w:rPr>
          <w:rFonts w:ascii="Times New Roman" w:eastAsia="Times New Roman" w:hAnsi="Times New Roman" w:cs="David"/>
          <w:sz w:val="24"/>
          <w:szCs w:val="24"/>
          <w:rtl/>
          <w:lang w:eastAsia="he-IL"/>
        </w:rPr>
        <w:t xml:space="preserve"> לרבות חברת אם ו/או חברות בנות ו/או חברות שלובות</w:t>
      </w:r>
      <w:r w:rsidRPr="000A39FE">
        <w:rPr>
          <w:rFonts w:ascii="Times New Roman" w:eastAsia="Times New Roman" w:hAnsi="Times New Roman" w:cs="David" w:hint="cs"/>
          <w:sz w:val="24"/>
          <w:szCs w:val="24"/>
          <w:rtl/>
          <w:lang w:eastAsia="he-IL"/>
        </w:rPr>
        <w:t xml:space="preserve"> ו/או עובדיהן ו/או מנהליהן</w:t>
      </w:r>
      <w:r w:rsidRPr="000A39FE">
        <w:rPr>
          <w:rFonts w:ascii="Times New Roman" w:eastAsia="Times New Roman" w:hAnsi="Times New Roman" w:cs="David"/>
          <w:sz w:val="24"/>
          <w:szCs w:val="24"/>
          <w:rtl/>
          <w:lang w:eastAsia="he-IL"/>
        </w:rPr>
        <w:t>.</w:t>
      </w:r>
    </w:p>
    <w:p w14:paraId="337F0BF1"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lang w:eastAsia="he-IL"/>
        </w:rPr>
      </w:pPr>
    </w:p>
    <w:p w14:paraId="2BF9D8CB" w14:textId="77777777" w:rsidR="000A39FE" w:rsidRPr="000A39FE" w:rsidRDefault="000A39FE" w:rsidP="006B43C4">
      <w:pPr>
        <w:widowControl w:val="0"/>
        <w:numPr>
          <w:ilvl w:val="0"/>
          <w:numId w:val="3"/>
        </w:numPr>
        <w:spacing w:before="0" w:beforeAutospacing="0" w:after="0" w:afterAutospacing="0" w:line="240" w:lineRule="auto"/>
        <w:ind w:right="0"/>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נוסח הפוליסות (למעט אחריות מקצועית) לא יפחת מהנוסח הידוע כביט במהדורה הרלוונטית לעת עריכת הביטוח.</w:t>
      </w:r>
    </w:p>
    <w:p w14:paraId="2AFEBF16"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9F57295" w14:textId="77777777" w:rsidR="000A39FE" w:rsidRPr="000A39FE" w:rsidRDefault="000A39FE" w:rsidP="006B43C4">
      <w:pPr>
        <w:widowControl w:val="0"/>
        <w:numPr>
          <w:ilvl w:val="0"/>
          <w:numId w:val="3"/>
        </w:numPr>
        <w:spacing w:before="0" w:beforeAutospacing="0" w:after="0" w:afterAutospacing="0" w:line="240" w:lineRule="auto"/>
        <w:ind w:right="0"/>
        <w:rPr>
          <w:rFonts w:ascii="Times New Roman" w:eastAsia="Times New Roman" w:hAnsi="Times New Roman" w:cs="David"/>
          <w:sz w:val="24"/>
          <w:szCs w:val="24"/>
          <w:rtl/>
          <w:lang w:eastAsia="he-IL"/>
        </w:rPr>
      </w:pPr>
      <w:r w:rsidRPr="000A39FE">
        <w:rPr>
          <w:rFonts w:ascii="Times New Roman" w:eastAsia="Times New Roman" w:hAnsi="Times New Roman" w:cs="David" w:hint="eastAsia"/>
          <w:sz w:val="24"/>
          <w:szCs w:val="24"/>
          <w:rtl/>
          <w:lang w:eastAsia="he-IL"/>
        </w:rPr>
        <w:t>הננו</w:t>
      </w:r>
      <w:r w:rsidRPr="000A39FE">
        <w:rPr>
          <w:rFonts w:ascii="Times New Roman" w:eastAsia="Times New Roman" w:hAnsi="Times New Roman" w:cs="David"/>
          <w:sz w:val="24"/>
          <w:szCs w:val="24"/>
          <w:rtl/>
          <w:lang w:eastAsia="he-IL"/>
        </w:rPr>
        <w:t xml:space="preserve"> מאשרים כי ידוע לנו שהאחריות </w:t>
      </w:r>
      <w:r w:rsidRPr="000A39FE">
        <w:rPr>
          <w:rFonts w:ascii="Times New Roman" w:eastAsia="Times New Roman" w:hAnsi="Times New Roman" w:cs="David" w:hint="eastAsia"/>
          <w:sz w:val="24"/>
          <w:szCs w:val="24"/>
          <w:rtl/>
          <w:lang w:eastAsia="he-IL"/>
        </w:rPr>
        <w:t>לתשלום</w:t>
      </w:r>
      <w:r w:rsidRPr="000A39FE">
        <w:rPr>
          <w:rFonts w:ascii="Times New Roman" w:eastAsia="Times New Roman" w:hAnsi="Times New Roman" w:cs="David"/>
          <w:sz w:val="24"/>
          <w:szCs w:val="24"/>
          <w:rtl/>
          <w:lang w:eastAsia="he-IL"/>
        </w:rPr>
        <w:t xml:space="preserve"> פרמיות הביטוח והשתתפות עצמית חלה על היועץ בלבד</w:t>
      </w:r>
      <w:r w:rsidRPr="000A39FE">
        <w:rPr>
          <w:rFonts w:ascii="Times New Roman" w:eastAsia="Times New Roman" w:hAnsi="Times New Roman" w:cs="David" w:hint="cs"/>
          <w:sz w:val="24"/>
          <w:szCs w:val="24"/>
          <w:rtl/>
          <w:lang w:eastAsia="he-IL"/>
        </w:rPr>
        <w:t>, ובשום מקרה לא על החברה</w:t>
      </w:r>
      <w:r w:rsidRPr="000A39FE">
        <w:rPr>
          <w:rFonts w:ascii="Times New Roman" w:eastAsia="Times New Roman" w:hAnsi="Times New Roman" w:cs="David"/>
          <w:sz w:val="24"/>
          <w:szCs w:val="24"/>
          <w:rtl/>
          <w:lang w:eastAsia="he-IL"/>
        </w:rPr>
        <w:t>.</w:t>
      </w:r>
    </w:p>
    <w:p w14:paraId="28396B76"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DDC6396" w14:textId="77777777" w:rsidR="000A39FE" w:rsidRPr="000A39FE" w:rsidRDefault="000A39FE" w:rsidP="006B43C4">
      <w:pPr>
        <w:widowControl w:val="0"/>
        <w:numPr>
          <w:ilvl w:val="0"/>
          <w:numId w:val="3"/>
        </w:numPr>
        <w:spacing w:before="0" w:beforeAutospacing="0" w:after="0" w:afterAutospacing="0" w:line="240" w:lineRule="auto"/>
        <w:ind w:right="0"/>
        <w:rPr>
          <w:rFonts w:ascii="Times New Roman" w:eastAsia="Times New Roman" w:hAnsi="Times New Roman" w:cs="David"/>
          <w:sz w:val="24"/>
          <w:szCs w:val="24"/>
          <w:lang w:eastAsia="he-IL"/>
        </w:rPr>
      </w:pPr>
      <w:r w:rsidRPr="000A39FE">
        <w:rPr>
          <w:rFonts w:ascii="Times New Roman" w:eastAsia="Times New Roman" w:hAnsi="Times New Roman" w:cs="David" w:hint="eastAsia"/>
          <w:sz w:val="24"/>
          <w:szCs w:val="24"/>
          <w:rtl/>
          <w:lang w:eastAsia="he-IL"/>
        </w:rPr>
        <w:t>הננו</w:t>
      </w:r>
      <w:r w:rsidRPr="000A39FE">
        <w:rPr>
          <w:rFonts w:ascii="Times New Roman" w:eastAsia="Times New Roman" w:hAnsi="Times New Roman" w:cs="David"/>
          <w:sz w:val="24"/>
          <w:szCs w:val="24"/>
          <w:rtl/>
          <w:lang w:eastAsia="he-IL"/>
        </w:rPr>
        <w:t xml:space="preserve"> מאשרים כי כל הביטוחים הנ"</w:t>
      </w:r>
      <w:r w:rsidRPr="000A39FE">
        <w:rPr>
          <w:rFonts w:ascii="Times New Roman" w:eastAsia="Times New Roman" w:hAnsi="Times New Roman" w:cs="David" w:hint="eastAsia"/>
          <w:sz w:val="24"/>
          <w:szCs w:val="24"/>
          <w:rtl/>
          <w:lang w:eastAsia="he-IL"/>
        </w:rPr>
        <w:t>ל</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eastAsia"/>
          <w:sz w:val="24"/>
          <w:szCs w:val="24"/>
          <w:rtl/>
          <w:lang w:eastAsia="he-IL"/>
        </w:rPr>
        <w:t>הינם</w:t>
      </w:r>
      <w:r w:rsidRPr="000A39FE">
        <w:rPr>
          <w:rFonts w:ascii="Times New Roman" w:eastAsia="Times New Roman" w:hAnsi="Times New Roman" w:cs="David"/>
          <w:sz w:val="24"/>
          <w:szCs w:val="24"/>
          <w:rtl/>
          <w:lang w:eastAsia="he-IL"/>
        </w:rPr>
        <w:t xml:space="preserve"> ראשוניים וקודמים לכל ביטוח הנערך על ידי </w:t>
      </w:r>
      <w:r w:rsidRPr="000A39FE">
        <w:rPr>
          <w:rFonts w:ascii="Times New Roman" w:eastAsia="Times New Roman" w:hAnsi="Times New Roman" w:cs="David" w:hint="cs"/>
          <w:sz w:val="24"/>
          <w:szCs w:val="24"/>
          <w:rtl/>
          <w:lang w:eastAsia="he-IL"/>
        </w:rPr>
        <w:t>החברה</w:t>
      </w:r>
      <w:r w:rsidRPr="000A39FE">
        <w:rPr>
          <w:rFonts w:ascii="Times New Roman" w:eastAsia="Times New Roman" w:hAnsi="Times New Roman" w:cs="David"/>
          <w:sz w:val="24"/>
          <w:szCs w:val="24"/>
          <w:rtl/>
          <w:lang w:eastAsia="he-IL"/>
        </w:rPr>
        <w:t xml:space="preserve"> ו/או לטובתה, ואנו מוותרים על </w:t>
      </w:r>
      <w:r w:rsidRPr="000A39FE">
        <w:rPr>
          <w:rFonts w:ascii="Times New Roman" w:eastAsia="Times New Roman" w:hAnsi="Times New Roman" w:cs="David" w:hint="eastAsia"/>
          <w:sz w:val="24"/>
          <w:szCs w:val="24"/>
          <w:rtl/>
          <w:lang w:eastAsia="he-IL"/>
        </w:rPr>
        <w:t>כל</w:t>
      </w:r>
      <w:r w:rsidRPr="000A39FE">
        <w:rPr>
          <w:rFonts w:ascii="Times New Roman" w:eastAsia="Times New Roman" w:hAnsi="Times New Roman" w:cs="David"/>
          <w:sz w:val="24"/>
          <w:szCs w:val="24"/>
          <w:rtl/>
          <w:lang w:eastAsia="he-IL"/>
        </w:rPr>
        <w:t xml:space="preserve"> טענה ו/או דרישה ו/או תביעה בדבר שיתוף ביטוחי </w:t>
      </w:r>
      <w:r w:rsidRPr="000A39FE">
        <w:rPr>
          <w:rFonts w:ascii="Times New Roman" w:eastAsia="Times New Roman" w:hAnsi="Times New Roman" w:cs="David" w:hint="cs"/>
          <w:sz w:val="24"/>
          <w:szCs w:val="24"/>
          <w:rtl/>
          <w:lang w:eastAsia="he-IL"/>
        </w:rPr>
        <w:t>החברה</w:t>
      </w:r>
      <w:r w:rsidRPr="000A39FE">
        <w:rPr>
          <w:rFonts w:ascii="Times New Roman" w:eastAsia="Times New Roman" w:hAnsi="Times New Roman" w:cs="David"/>
          <w:sz w:val="24"/>
          <w:szCs w:val="24"/>
          <w:rtl/>
          <w:lang w:eastAsia="he-IL"/>
        </w:rPr>
        <w:t>.</w:t>
      </w:r>
    </w:p>
    <w:p w14:paraId="4AE5438A" w14:textId="77777777" w:rsidR="000A39FE" w:rsidRPr="000A39FE" w:rsidRDefault="000A39FE" w:rsidP="006B43C4">
      <w:pPr>
        <w:spacing w:before="0" w:beforeAutospacing="0" w:after="0" w:afterAutospacing="0" w:line="360" w:lineRule="auto"/>
        <w:ind w:left="720"/>
        <w:rPr>
          <w:rFonts w:ascii="Times New Roman" w:eastAsia="Times New Roman" w:hAnsi="Times New Roman" w:cs="David"/>
          <w:sz w:val="24"/>
          <w:szCs w:val="24"/>
          <w:rtl/>
        </w:rPr>
      </w:pPr>
    </w:p>
    <w:p w14:paraId="585CDB00" w14:textId="77777777" w:rsidR="000A39FE" w:rsidRPr="000A39FE" w:rsidRDefault="000A39FE" w:rsidP="006B43C4">
      <w:pPr>
        <w:widowControl w:val="0"/>
        <w:numPr>
          <w:ilvl w:val="0"/>
          <w:numId w:val="3"/>
        </w:numPr>
        <w:spacing w:before="0" w:beforeAutospacing="0" w:after="0" w:afterAutospacing="0" w:line="240" w:lineRule="auto"/>
        <w:ind w:right="0"/>
        <w:rPr>
          <w:rFonts w:ascii="Times New Roman" w:eastAsia="Times New Roman" w:hAnsi="Times New Roman" w:cs="David"/>
          <w:sz w:val="24"/>
          <w:szCs w:val="24"/>
          <w:lang w:eastAsia="he-IL"/>
        </w:rPr>
      </w:pPr>
      <w:r w:rsidRPr="000A39FE">
        <w:rPr>
          <w:rFonts w:ascii="Times New Roman" w:eastAsia="Times New Roman" w:hAnsi="Times New Roman" w:cs="David" w:hint="cs"/>
          <w:sz w:val="24"/>
          <w:szCs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7D4A6EFB"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B90872D" w14:textId="77777777" w:rsidR="000A39FE" w:rsidRPr="000A39FE" w:rsidRDefault="000A39FE" w:rsidP="006B43C4">
      <w:pPr>
        <w:widowControl w:val="0"/>
        <w:numPr>
          <w:ilvl w:val="0"/>
          <w:numId w:val="3"/>
        </w:numPr>
        <w:spacing w:before="0" w:beforeAutospacing="0" w:after="0" w:afterAutospacing="0" w:line="240" w:lineRule="auto"/>
        <w:ind w:right="0"/>
        <w:rPr>
          <w:rFonts w:ascii="Times New Roman" w:eastAsia="Times New Roman" w:hAnsi="Times New Roman" w:cs="David"/>
          <w:sz w:val="24"/>
          <w:szCs w:val="24"/>
          <w:rtl/>
          <w:lang w:eastAsia="he-IL"/>
        </w:rPr>
      </w:pPr>
      <w:r w:rsidRPr="000A39FE">
        <w:rPr>
          <w:rFonts w:ascii="Times New Roman" w:eastAsia="Times New Roman" w:hAnsi="Times New Roman" w:cs="David" w:hint="eastAsia"/>
          <w:sz w:val="24"/>
          <w:szCs w:val="24"/>
          <w:rtl/>
          <w:lang w:eastAsia="he-IL"/>
        </w:rPr>
        <w:lastRenderedPageBreak/>
        <w:t>הננו</w:t>
      </w:r>
      <w:r w:rsidRPr="000A39FE">
        <w:rPr>
          <w:rFonts w:ascii="Times New Roman" w:eastAsia="Times New Roman" w:hAnsi="Times New Roman" w:cs="David"/>
          <w:sz w:val="24"/>
          <w:szCs w:val="24"/>
          <w:rtl/>
          <w:lang w:eastAsia="he-IL"/>
        </w:rPr>
        <w:t xml:space="preserve"> מתחייבים כי הביטוחים הנ"</w:t>
      </w:r>
      <w:r w:rsidRPr="000A39FE">
        <w:rPr>
          <w:rFonts w:ascii="Times New Roman" w:eastAsia="Times New Roman" w:hAnsi="Times New Roman" w:cs="David" w:hint="eastAsia"/>
          <w:sz w:val="24"/>
          <w:szCs w:val="24"/>
          <w:rtl/>
          <w:lang w:eastAsia="he-IL"/>
        </w:rPr>
        <w:t>ל</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eastAsia"/>
          <w:sz w:val="24"/>
          <w:szCs w:val="24"/>
          <w:rtl/>
          <w:lang w:eastAsia="he-IL"/>
        </w:rPr>
        <w:t>לא</w:t>
      </w:r>
      <w:r w:rsidRPr="000A39FE">
        <w:rPr>
          <w:rFonts w:ascii="Times New Roman" w:eastAsia="Times New Roman" w:hAnsi="Times New Roman" w:cs="David"/>
          <w:sz w:val="24"/>
          <w:szCs w:val="24"/>
          <w:rtl/>
          <w:lang w:eastAsia="he-IL"/>
        </w:rPr>
        <w:t xml:space="preserve"> יבוטלו ולא יצומצמו במשך תקופת הביטוח, אלא בהודעה מראש של 60 יום </w:t>
      </w:r>
      <w:r w:rsidRPr="000A39FE">
        <w:rPr>
          <w:rFonts w:ascii="Times New Roman" w:eastAsia="Times New Roman" w:hAnsi="Times New Roman" w:cs="David" w:hint="cs"/>
          <w:sz w:val="24"/>
          <w:szCs w:val="24"/>
          <w:rtl/>
          <w:lang w:eastAsia="he-IL"/>
        </w:rPr>
        <w:t>לחברה</w:t>
      </w:r>
      <w:r w:rsidRPr="000A39FE">
        <w:rPr>
          <w:rFonts w:ascii="Times New Roman" w:eastAsia="Times New Roman" w:hAnsi="Times New Roman" w:cs="David"/>
          <w:sz w:val="24"/>
          <w:szCs w:val="24"/>
          <w:rtl/>
          <w:lang w:eastAsia="he-IL"/>
        </w:rPr>
        <w:t xml:space="preserve">, בכתב, </w:t>
      </w:r>
      <w:r w:rsidRPr="000A39FE">
        <w:rPr>
          <w:rFonts w:ascii="Times New Roman" w:eastAsia="Times New Roman" w:hAnsi="Times New Roman" w:cs="David" w:hint="eastAsia"/>
          <w:sz w:val="24"/>
          <w:szCs w:val="24"/>
          <w:rtl/>
          <w:lang w:eastAsia="he-IL"/>
        </w:rPr>
        <w:t>בדואר</w:t>
      </w:r>
      <w:r w:rsidRPr="000A39FE">
        <w:rPr>
          <w:rFonts w:ascii="Times New Roman" w:eastAsia="Times New Roman" w:hAnsi="Times New Roman" w:cs="David"/>
          <w:sz w:val="24"/>
          <w:szCs w:val="24"/>
          <w:rtl/>
          <w:lang w:eastAsia="he-IL"/>
        </w:rPr>
        <w:t xml:space="preserve"> רשום.</w:t>
      </w:r>
    </w:p>
    <w:p w14:paraId="629E83B7"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62FF06C"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827637C"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r w:rsidRPr="000A39FE">
        <w:rPr>
          <w:rFonts w:ascii="Times New Roman" w:eastAsia="Times New Roman" w:hAnsi="Times New Roman" w:cs="David" w:hint="eastAsia"/>
          <w:bCs/>
          <w:sz w:val="24"/>
          <w:szCs w:val="24"/>
          <w:rtl/>
          <w:lang w:eastAsia="he-IL"/>
        </w:rPr>
        <w:t>אישורנו</w:t>
      </w:r>
      <w:r w:rsidRPr="000A39FE">
        <w:rPr>
          <w:rFonts w:ascii="Times New Roman" w:eastAsia="Times New Roman" w:hAnsi="Times New Roman" w:cs="David"/>
          <w:bCs/>
          <w:sz w:val="24"/>
          <w:szCs w:val="24"/>
          <w:rtl/>
          <w:lang w:eastAsia="he-IL"/>
        </w:rPr>
        <w:t xml:space="preserve"> זה הינו בכפוף לתנאי </w:t>
      </w:r>
      <w:r w:rsidRPr="000A39FE">
        <w:rPr>
          <w:rFonts w:ascii="Times New Roman" w:eastAsia="Times New Roman" w:hAnsi="Times New Roman" w:cs="David" w:hint="eastAsia"/>
          <w:bCs/>
          <w:sz w:val="24"/>
          <w:szCs w:val="24"/>
          <w:rtl/>
          <w:lang w:eastAsia="he-IL"/>
        </w:rPr>
        <w:t>פוליסות</w:t>
      </w:r>
      <w:r w:rsidRPr="000A39FE">
        <w:rPr>
          <w:rFonts w:ascii="Times New Roman" w:eastAsia="Times New Roman" w:hAnsi="Times New Roman" w:cs="David"/>
          <w:bCs/>
          <w:sz w:val="24"/>
          <w:szCs w:val="24"/>
          <w:rtl/>
          <w:lang w:eastAsia="he-IL"/>
        </w:rPr>
        <w:t xml:space="preserve"> הביטוח המקוריות ולסייגיהן, עד כמה שלא שונו על פי האמור באישור זה.</w:t>
      </w:r>
    </w:p>
    <w:p w14:paraId="0A205674"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5A161C8"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B30EDA0"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F190743"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E38842A"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932E52C"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08E9F61"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A851047"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DCE2491"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85DD864"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3436F22"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D0B6063"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87DABAE"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lang w:eastAsia="he-IL"/>
        </w:rPr>
      </w:pPr>
    </w:p>
    <w:p w14:paraId="482FF379"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lang w:eastAsia="he-IL"/>
        </w:rPr>
      </w:pPr>
      <w:r w:rsidRPr="000A39FE">
        <w:rPr>
          <w:rFonts w:ascii="Times New Roman" w:eastAsia="Times New Roman" w:hAnsi="Times New Roman" w:cs="David"/>
          <w:sz w:val="24"/>
          <w:szCs w:val="24"/>
          <w:rtl/>
          <w:lang w:eastAsia="he-IL"/>
        </w:rPr>
        <w:lastRenderedPageBreak/>
        <w:t>______________</w:t>
      </w:r>
      <w:r w:rsidRPr="000A39FE">
        <w:rPr>
          <w:rFonts w:ascii="Times New Roman" w:eastAsia="Times New Roman" w:hAnsi="Times New Roman" w:cs="David"/>
          <w:sz w:val="24"/>
          <w:szCs w:val="24"/>
          <w:rtl/>
          <w:lang w:eastAsia="he-IL"/>
        </w:rPr>
        <w:tab/>
        <w:t>______________</w:t>
      </w:r>
      <w:r w:rsidRPr="000A39FE">
        <w:rPr>
          <w:rFonts w:ascii="Times New Roman" w:eastAsia="Times New Roman" w:hAnsi="Times New Roman" w:cs="David"/>
          <w:sz w:val="24"/>
          <w:szCs w:val="24"/>
          <w:rtl/>
          <w:lang w:eastAsia="he-IL"/>
        </w:rPr>
        <w:tab/>
        <w:t>______________</w:t>
      </w:r>
      <w:r w:rsidRPr="000A39FE">
        <w:rPr>
          <w:rFonts w:ascii="Times New Roman" w:eastAsia="Times New Roman" w:hAnsi="Times New Roman" w:cs="David"/>
          <w:sz w:val="24"/>
          <w:szCs w:val="24"/>
          <w:rtl/>
          <w:lang w:eastAsia="he-IL"/>
        </w:rPr>
        <w:tab/>
        <w:t>______________</w:t>
      </w:r>
    </w:p>
    <w:p w14:paraId="729C4AD0"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(חותמת </w:t>
      </w:r>
      <w:r w:rsidRPr="000A39FE">
        <w:rPr>
          <w:rFonts w:ascii="Times New Roman" w:eastAsia="Times New Roman" w:hAnsi="Times New Roman" w:cs="David" w:hint="eastAsia"/>
          <w:sz w:val="24"/>
          <w:szCs w:val="24"/>
          <w:rtl/>
          <w:lang w:eastAsia="he-IL"/>
        </w:rPr>
        <w:t>המבטח</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(חתימת המבטח)</w:t>
      </w:r>
      <w:r w:rsidRPr="000A39FE">
        <w:rPr>
          <w:rFonts w:ascii="Times New Roman" w:eastAsia="Times New Roman" w:hAnsi="Times New Roman" w:cs="David"/>
          <w:sz w:val="24"/>
          <w:szCs w:val="24"/>
          <w:rtl/>
          <w:lang w:eastAsia="he-IL"/>
        </w:rPr>
        <w:tab/>
        <w:t>(שם החותם)</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 xml:space="preserve">(תפקיד החותם) </w:t>
      </w:r>
    </w:p>
    <w:p w14:paraId="70EEEFF1"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1977DD6D"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26764F3A"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lang w:eastAsia="he-IL"/>
        </w:rPr>
      </w:pPr>
    </w:p>
    <w:p w14:paraId="23CA397E" w14:textId="77777777"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sz w:val="20"/>
          <w:szCs w:val="20"/>
          <w:rtl/>
          <w:lang w:eastAsia="he-IL"/>
        </w:rPr>
      </w:pPr>
    </w:p>
    <w:p w14:paraId="200C4CF3"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br w:type="page"/>
      </w:r>
    </w:p>
    <w:p w14:paraId="12F0C645" w14:textId="77777777"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A39FE">
        <w:rPr>
          <w:rFonts w:ascii="Times New Roman" w:eastAsia="Times New Roman" w:hAnsi="Times New Roman" w:cs="David"/>
          <w:b/>
          <w:bCs/>
          <w:sz w:val="24"/>
          <w:szCs w:val="24"/>
          <w:u w:val="single"/>
          <w:rtl/>
          <w:lang w:eastAsia="he-IL"/>
        </w:rPr>
        <w:lastRenderedPageBreak/>
        <w:t xml:space="preserve">נספח </w:t>
      </w:r>
      <w:r w:rsidR="008A79CB">
        <w:rPr>
          <w:rFonts w:ascii="Times New Roman" w:eastAsia="Times New Roman" w:hAnsi="Times New Roman" w:cs="David" w:hint="cs"/>
          <w:b/>
          <w:bCs/>
          <w:sz w:val="24"/>
          <w:szCs w:val="24"/>
          <w:u w:val="single"/>
          <w:rtl/>
          <w:lang w:eastAsia="he-IL"/>
        </w:rPr>
        <w:t>"</w:t>
      </w:r>
      <w:r w:rsidRPr="000A39FE">
        <w:rPr>
          <w:rFonts w:ascii="Times New Roman" w:eastAsia="Times New Roman" w:hAnsi="Times New Roman" w:cs="David"/>
          <w:b/>
          <w:bCs/>
          <w:sz w:val="24"/>
          <w:szCs w:val="24"/>
          <w:u w:val="single"/>
          <w:rtl/>
          <w:lang w:eastAsia="he-IL"/>
        </w:rPr>
        <w:t>ח</w:t>
      </w:r>
      <w:r w:rsidR="008A79CB">
        <w:rPr>
          <w:rFonts w:ascii="Times New Roman" w:eastAsia="Times New Roman" w:hAnsi="Times New Roman" w:cs="David" w:hint="cs"/>
          <w:b/>
          <w:bCs/>
          <w:sz w:val="24"/>
          <w:szCs w:val="24"/>
          <w:u w:val="single"/>
          <w:rtl/>
          <w:lang w:eastAsia="he-IL"/>
        </w:rPr>
        <w:t>'</w:t>
      </w:r>
      <w:r w:rsidRPr="000A39FE">
        <w:rPr>
          <w:rFonts w:ascii="Times New Roman" w:eastAsia="Times New Roman" w:hAnsi="Times New Roman" w:cs="David"/>
          <w:b/>
          <w:bCs/>
          <w:sz w:val="24"/>
          <w:szCs w:val="24"/>
          <w:u w:val="single"/>
          <w:rtl/>
          <w:lang w:eastAsia="he-IL"/>
        </w:rPr>
        <w:t>'</w:t>
      </w:r>
    </w:p>
    <w:p w14:paraId="39F2FD30" w14:textId="77777777" w:rsidR="000A39FE" w:rsidRPr="000A39FE" w:rsidRDefault="000A39FE" w:rsidP="00563BF2">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A39FE">
        <w:rPr>
          <w:rFonts w:ascii="Times New Roman" w:eastAsia="Times New Roman" w:hAnsi="Times New Roman" w:cs="David"/>
          <w:b/>
          <w:bCs/>
          <w:sz w:val="24"/>
          <w:szCs w:val="24"/>
          <w:u w:val="single"/>
          <w:rtl/>
          <w:lang w:eastAsia="he-IL"/>
        </w:rPr>
        <w:t>רשימת התוכניות והמסמכים שעל ה</w:t>
      </w:r>
      <w:r w:rsidR="00563BF2">
        <w:rPr>
          <w:rFonts w:ascii="Times New Roman" w:eastAsia="Times New Roman" w:hAnsi="Times New Roman" w:cs="David" w:hint="cs"/>
          <w:b/>
          <w:bCs/>
          <w:sz w:val="24"/>
          <w:szCs w:val="24"/>
          <w:u w:val="single"/>
          <w:rtl/>
          <w:lang w:eastAsia="he-IL"/>
        </w:rPr>
        <w:t xml:space="preserve">יועץ </w:t>
      </w:r>
      <w:r w:rsidRPr="000A39FE">
        <w:rPr>
          <w:rFonts w:ascii="Times New Roman" w:eastAsia="Times New Roman" w:hAnsi="Times New Roman" w:cs="David"/>
          <w:b/>
          <w:bCs/>
          <w:sz w:val="24"/>
          <w:szCs w:val="24"/>
          <w:u w:val="single"/>
          <w:rtl/>
          <w:lang w:eastAsia="he-IL"/>
        </w:rPr>
        <w:t>להנפיק</w:t>
      </w:r>
    </w:p>
    <w:p w14:paraId="39E7F627" w14:textId="77777777" w:rsidR="000A39FE" w:rsidRPr="000A39FE" w:rsidRDefault="000A39FE" w:rsidP="006B43C4">
      <w:pPr>
        <w:widowControl w:val="0"/>
        <w:spacing w:before="0" w:beforeAutospacing="0" w:after="60" w:afterAutospacing="0" w:line="240" w:lineRule="auto"/>
        <w:jc w:val="center"/>
        <w:rPr>
          <w:rFonts w:ascii="Times New Roman" w:eastAsia="Times New Roman" w:hAnsi="Times New Roman" w:cs="David"/>
          <w:sz w:val="24"/>
          <w:szCs w:val="24"/>
          <w:u w:val="single"/>
          <w:rtl/>
          <w:lang w:eastAsia="he-IL"/>
        </w:rPr>
      </w:pPr>
      <w:r w:rsidRPr="000A39FE">
        <w:rPr>
          <w:rFonts w:ascii="Times New Roman" w:eastAsia="Times New Roman" w:hAnsi="Times New Roman" w:cs="David"/>
          <w:sz w:val="24"/>
          <w:szCs w:val="24"/>
          <w:u w:val="single"/>
          <w:rtl/>
          <w:lang w:eastAsia="he-IL"/>
        </w:rPr>
        <w:t>מסמך זה מהווה השלמה לנספח ב' ואינו גורע ממנו</w:t>
      </w:r>
    </w:p>
    <w:p w14:paraId="12DAF63C" w14:textId="77777777"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sz w:val="24"/>
          <w:szCs w:val="24"/>
          <w:u w:val="single"/>
          <w:rtl/>
          <w:lang w:eastAsia="he-IL"/>
        </w:rPr>
      </w:pPr>
    </w:p>
    <w:p w14:paraId="75251AE2" w14:textId="77777777" w:rsidR="000A39FE" w:rsidRPr="000A39FE" w:rsidRDefault="000A39FE" w:rsidP="008A79CB">
      <w:pPr>
        <w:widowControl w:val="0"/>
        <w:numPr>
          <w:ilvl w:val="0"/>
          <w:numId w:val="7"/>
        </w:numPr>
        <w:spacing w:before="120" w:beforeAutospacing="0" w:after="60" w:afterAutospacing="0" w:line="360" w:lineRule="auto"/>
        <w:ind w:left="657" w:hanging="657"/>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סקר עצים</w:t>
      </w:r>
      <w:r w:rsidRPr="000A39FE">
        <w:rPr>
          <w:rFonts w:ascii="Times New Roman" w:eastAsia="Times New Roman" w:hAnsi="Times New Roman" w:cs="David" w:hint="cs"/>
          <w:sz w:val="24"/>
          <w:szCs w:val="24"/>
          <w:rtl/>
          <w:lang w:eastAsia="he-IL"/>
        </w:rPr>
        <w:t xml:space="preserve"> בגירים.</w:t>
      </w:r>
    </w:p>
    <w:p w14:paraId="2B854E0F" w14:textId="77777777" w:rsidR="000A39FE" w:rsidRPr="000A39FE" w:rsidRDefault="000A39FE" w:rsidP="008A79CB">
      <w:pPr>
        <w:widowControl w:val="0"/>
        <w:numPr>
          <w:ilvl w:val="0"/>
          <w:numId w:val="7"/>
        </w:numPr>
        <w:spacing w:before="120" w:beforeAutospacing="0" w:after="60" w:afterAutospacing="0" w:line="360" w:lineRule="auto"/>
        <w:ind w:left="657" w:hanging="657"/>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חוות דעת </w:t>
      </w:r>
      <w:r w:rsidRPr="000A39FE">
        <w:rPr>
          <w:rFonts w:ascii="Times New Roman" w:eastAsia="Times New Roman" w:hAnsi="Times New Roman" w:cs="David" w:hint="cs"/>
          <w:sz w:val="24"/>
          <w:szCs w:val="24"/>
          <w:rtl/>
          <w:lang w:eastAsia="he-IL"/>
        </w:rPr>
        <w:t xml:space="preserve">לכריתת והעתקת עצים בגירים </w:t>
      </w:r>
      <w:r w:rsidRPr="000A39FE">
        <w:rPr>
          <w:rFonts w:ascii="Times New Roman" w:eastAsia="Times New Roman" w:hAnsi="Times New Roman" w:cs="David"/>
          <w:sz w:val="24"/>
          <w:szCs w:val="24"/>
          <w:rtl/>
          <w:lang w:eastAsia="he-IL"/>
        </w:rPr>
        <w:t>לפקיד היערות</w:t>
      </w:r>
      <w:r w:rsidRPr="000A39FE">
        <w:rPr>
          <w:rFonts w:ascii="Times New Roman" w:eastAsia="Times New Roman" w:hAnsi="Times New Roman" w:cs="David" w:hint="cs"/>
          <w:sz w:val="24"/>
          <w:szCs w:val="24"/>
          <w:rtl/>
          <w:lang w:eastAsia="he-IL"/>
        </w:rPr>
        <w:t>.</w:t>
      </w:r>
    </w:p>
    <w:p w14:paraId="341055F7" w14:textId="77777777" w:rsidR="000A39FE" w:rsidRPr="000A39FE" w:rsidRDefault="000A39FE" w:rsidP="008A79CB">
      <w:pPr>
        <w:widowControl w:val="0"/>
        <w:numPr>
          <w:ilvl w:val="0"/>
          <w:numId w:val="7"/>
        </w:numPr>
        <w:spacing w:before="120" w:beforeAutospacing="0" w:after="60" w:afterAutospacing="0" w:line="360" w:lineRule="auto"/>
        <w:ind w:left="657" w:hanging="657"/>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הכנת טפסים והגשה לפקיד היערות</w:t>
      </w:r>
      <w:r w:rsidRPr="000A39FE">
        <w:rPr>
          <w:rFonts w:ascii="Times New Roman" w:eastAsia="Times New Roman" w:hAnsi="Times New Roman" w:cs="David" w:hint="cs"/>
          <w:sz w:val="24"/>
          <w:szCs w:val="24"/>
          <w:rtl/>
          <w:lang w:eastAsia="he-IL"/>
        </w:rPr>
        <w:t xml:space="preserve"> עבור לכריתת והעתקת עצים בגירים.</w:t>
      </w:r>
    </w:p>
    <w:p w14:paraId="71BEA744" w14:textId="77777777" w:rsidR="000A39FE" w:rsidRPr="000A39FE" w:rsidRDefault="000A39FE" w:rsidP="008A79CB">
      <w:pPr>
        <w:widowControl w:val="0"/>
        <w:numPr>
          <w:ilvl w:val="0"/>
          <w:numId w:val="7"/>
        </w:numPr>
        <w:spacing w:before="120" w:beforeAutospacing="0" w:after="60" w:afterAutospacing="0" w:line="360" w:lineRule="auto"/>
        <w:ind w:left="657" w:hanging="657"/>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הגשת מפרטים ל</w:t>
      </w:r>
      <w:r w:rsidRPr="000A39FE">
        <w:rPr>
          <w:rFonts w:ascii="Times New Roman" w:eastAsia="Times New Roman" w:hAnsi="Times New Roman" w:cs="David" w:hint="cs"/>
          <w:sz w:val="24"/>
          <w:szCs w:val="24"/>
          <w:rtl/>
          <w:lang w:eastAsia="he-IL"/>
        </w:rPr>
        <w:t>כריתת ו</w:t>
      </w:r>
      <w:r w:rsidRPr="000A39FE">
        <w:rPr>
          <w:rFonts w:ascii="Times New Roman" w:eastAsia="Times New Roman" w:hAnsi="Times New Roman" w:cs="David"/>
          <w:sz w:val="24"/>
          <w:szCs w:val="24"/>
          <w:rtl/>
          <w:lang w:eastAsia="he-IL"/>
        </w:rPr>
        <w:t xml:space="preserve">העתקת עצים </w:t>
      </w:r>
      <w:r w:rsidRPr="000A39FE">
        <w:rPr>
          <w:rFonts w:ascii="Times New Roman" w:eastAsia="Times New Roman" w:hAnsi="Times New Roman" w:cs="David" w:hint="cs"/>
          <w:sz w:val="24"/>
          <w:szCs w:val="24"/>
          <w:rtl/>
          <w:lang w:eastAsia="he-IL"/>
        </w:rPr>
        <w:t xml:space="preserve">בגירים </w:t>
      </w:r>
      <w:r w:rsidRPr="000A39FE">
        <w:rPr>
          <w:rFonts w:ascii="Times New Roman" w:eastAsia="Times New Roman" w:hAnsi="Times New Roman" w:cs="David"/>
          <w:sz w:val="24"/>
          <w:szCs w:val="24"/>
          <w:rtl/>
          <w:lang w:eastAsia="he-IL"/>
        </w:rPr>
        <w:t>בכפוף לדרישות פקיד היערות</w:t>
      </w:r>
      <w:r w:rsidRPr="000A39FE">
        <w:rPr>
          <w:rFonts w:ascii="Times New Roman" w:eastAsia="Times New Roman" w:hAnsi="Times New Roman" w:cs="David" w:hint="cs"/>
          <w:sz w:val="24"/>
          <w:szCs w:val="24"/>
          <w:rtl/>
          <w:lang w:eastAsia="he-IL"/>
        </w:rPr>
        <w:t>.</w:t>
      </w:r>
    </w:p>
    <w:p w14:paraId="3A23C0EF" w14:textId="77777777" w:rsidR="000A39FE" w:rsidRPr="000A39FE" w:rsidRDefault="002B07C8" w:rsidP="008A79CB">
      <w:pPr>
        <w:widowControl w:val="0"/>
        <w:numPr>
          <w:ilvl w:val="0"/>
          <w:numId w:val="7"/>
        </w:numPr>
        <w:spacing w:before="120" w:beforeAutospacing="0" w:after="60" w:afterAutospacing="0" w:line="360" w:lineRule="auto"/>
        <w:ind w:left="679" w:hanging="679"/>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כל ת</w:t>
      </w:r>
      <w:r w:rsidR="000A39FE" w:rsidRPr="000A39FE">
        <w:rPr>
          <w:rFonts w:ascii="Times New Roman" w:eastAsia="Times New Roman" w:hAnsi="Times New Roman" w:cs="David"/>
          <w:sz w:val="24"/>
          <w:szCs w:val="24"/>
          <w:rtl/>
          <w:lang w:eastAsia="he-IL"/>
        </w:rPr>
        <w:t>כנית אחרת ו/או פרט אחר ו/או מסמך או חוות דעת אשר יידרשו במהלך התכנון והביצוע על מנת לקבל עבודה מושלמת בהתאם לשיקול המנהל.</w:t>
      </w:r>
    </w:p>
    <w:p w14:paraId="08AD5397" w14:textId="77777777" w:rsidR="000A39FE" w:rsidRPr="000A39FE" w:rsidRDefault="002B07C8" w:rsidP="008A79CB">
      <w:pPr>
        <w:widowControl w:val="0"/>
        <w:numPr>
          <w:ilvl w:val="0"/>
          <w:numId w:val="7"/>
        </w:numPr>
        <w:spacing w:before="120" w:beforeAutospacing="0" w:after="60" w:afterAutospacing="0" w:line="360" w:lineRule="auto"/>
        <w:ind w:left="679" w:hanging="679"/>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כל שאר ת</w:t>
      </w:r>
      <w:r w:rsidR="000A39FE" w:rsidRPr="000A39FE">
        <w:rPr>
          <w:rFonts w:ascii="Times New Roman" w:eastAsia="Times New Roman" w:hAnsi="Times New Roman" w:cs="David"/>
          <w:sz w:val="24"/>
          <w:szCs w:val="24"/>
          <w:rtl/>
          <w:lang w:eastAsia="he-IL"/>
        </w:rPr>
        <w:t>כניות הביצוע המתחייבות מכל תקן ודין, לרבות אך לא רק</w:t>
      </w:r>
      <w:r>
        <w:rPr>
          <w:rFonts w:ascii="Times New Roman" w:eastAsia="Times New Roman" w:hAnsi="Times New Roman" w:cs="David"/>
          <w:sz w:val="24"/>
          <w:szCs w:val="24"/>
          <w:rtl/>
          <w:lang w:eastAsia="he-IL"/>
        </w:rPr>
        <w:t xml:space="preserve"> מחלקיו השונים של ת"י 1547 - "ת</w:t>
      </w:r>
      <w:r w:rsidR="000A39FE" w:rsidRPr="000A39FE">
        <w:rPr>
          <w:rFonts w:ascii="Times New Roman" w:eastAsia="Times New Roman" w:hAnsi="Times New Roman" w:cs="David"/>
          <w:sz w:val="24"/>
          <w:szCs w:val="24"/>
          <w:rtl/>
          <w:lang w:eastAsia="he-IL"/>
        </w:rPr>
        <w:t>כניות ביצוע לבניינים ולעבודות פיתוח סביבתי".</w:t>
      </w:r>
    </w:p>
    <w:p w14:paraId="7C6C7542" w14:textId="77777777" w:rsidR="000A39FE" w:rsidRPr="000A39FE" w:rsidRDefault="000A39FE" w:rsidP="008A79CB">
      <w:pPr>
        <w:widowControl w:val="0"/>
        <w:spacing w:before="120" w:beforeAutospacing="0" w:after="60" w:afterAutospacing="0" w:line="360" w:lineRule="auto"/>
        <w:ind w:left="657"/>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lastRenderedPageBreak/>
        <w:t xml:space="preserve">כל המסמכים והתוכניות יערכו בשפה העברית.  </w:t>
      </w:r>
    </w:p>
    <w:p w14:paraId="67DB6806"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732A28B"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0"/>
          <w:szCs w:val="20"/>
          <w:rtl/>
          <w:lang w:eastAsia="he-IL"/>
        </w:rPr>
      </w:pPr>
      <w:r w:rsidRPr="000A39FE">
        <w:rPr>
          <w:rFonts w:ascii="Times New Roman" w:eastAsia="Times New Roman" w:hAnsi="Times New Roman" w:cs="David"/>
          <w:sz w:val="20"/>
          <w:szCs w:val="24"/>
          <w:rtl/>
          <w:lang w:eastAsia="he-IL"/>
        </w:rPr>
        <w:br w:type="page"/>
      </w:r>
    </w:p>
    <w:p w14:paraId="1C928BB6" w14:textId="77777777" w:rsidR="000A39FE" w:rsidRDefault="000A39FE" w:rsidP="006B43C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r w:rsidRPr="000A39FE">
        <w:rPr>
          <w:rFonts w:ascii="Times New Roman" w:eastAsia="Times New Roman" w:hAnsi="Times New Roman" w:cs="David" w:hint="cs"/>
          <w:b/>
          <w:bCs/>
          <w:sz w:val="24"/>
          <w:szCs w:val="24"/>
          <w:u w:val="single"/>
          <w:rtl/>
          <w:lang w:eastAsia="he-IL"/>
        </w:rPr>
        <w:lastRenderedPageBreak/>
        <w:t>נספח "ט"</w:t>
      </w:r>
    </w:p>
    <w:p w14:paraId="3D067718" w14:textId="77777777" w:rsidR="00660027" w:rsidRPr="000A39FE" w:rsidRDefault="00660027" w:rsidP="006B43C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3C13B37A" w14:textId="77777777" w:rsidR="000A39FE" w:rsidRPr="000A39FE" w:rsidRDefault="000A39FE" w:rsidP="006B43C4">
      <w:pPr>
        <w:widowControl w:val="0"/>
        <w:bidi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5AD92E67" w14:textId="77777777" w:rsidR="000A39FE" w:rsidRDefault="000A39FE" w:rsidP="006B43C4">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0A39FE">
        <w:rPr>
          <w:rFonts w:ascii="Times New Roman" w:eastAsia="Times New Roman" w:hAnsi="Times New Roman" w:cs="David" w:hint="cs"/>
          <w:b/>
          <w:bCs/>
          <w:sz w:val="24"/>
          <w:szCs w:val="24"/>
          <w:u w:val="single"/>
          <w:rtl/>
          <w:lang w:eastAsia="he-IL"/>
        </w:rPr>
        <w:t>דוגמא לנוסח אישור השלמת הפרויקט/קטע מהפרויקט</w:t>
      </w:r>
    </w:p>
    <w:p w14:paraId="58D61283" w14:textId="77777777" w:rsidR="00660027" w:rsidRPr="000A39FE" w:rsidRDefault="00660027" w:rsidP="0066002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2791176A" w14:textId="77777777" w:rsidR="000A39FE" w:rsidRPr="000A39FE" w:rsidRDefault="000A39FE" w:rsidP="006B43C4">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043BFF99" w14:textId="77777777" w:rsidR="000A39FE" w:rsidRPr="000A39FE" w:rsidRDefault="000A39FE" w:rsidP="006B43C4">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0CC94C01" w14:textId="77777777" w:rsidR="000A39FE" w:rsidRPr="000A39FE" w:rsidRDefault="000A39FE" w:rsidP="006B43C4">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2175776A" w14:textId="77777777" w:rsidR="000A39FE" w:rsidRPr="000A39FE" w:rsidRDefault="000A39FE" w:rsidP="006B43C4">
      <w:pPr>
        <w:widowControl w:val="0"/>
        <w:spacing w:before="0" w:beforeAutospacing="0" w:after="0" w:afterAutospacing="0" w:line="240" w:lineRule="auto"/>
        <w:ind w:left="84" w:firstLine="5"/>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לכבוד :</w:t>
      </w:r>
    </w:p>
    <w:sdt>
      <w:sdtPr>
        <w:rPr>
          <w:rFonts w:ascii="Times New Roman" w:eastAsia="Times New Roman" w:hAnsi="Times New Roman" w:cs="David"/>
          <w:color w:val="00B0F0"/>
          <w:sz w:val="24"/>
          <w:szCs w:val="24"/>
          <w:rtl/>
          <w:lang w:eastAsia="he-IL"/>
        </w:rPr>
        <w:alias w:val="צד א בחוזה"/>
        <w:tag w:val="cntTzadA"/>
        <w:id w:val="1699431962"/>
        <w:placeholder>
          <w:docPart w:val="60552060C1A446D09ED32458564E4C0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3272E810" w14:textId="6D311EF8" w:rsidR="00A70BF5" w:rsidRPr="00A70BF5" w:rsidRDefault="00A01115" w:rsidP="00A70BF5">
          <w:pPr>
            <w:widowControl w:val="0"/>
            <w:spacing w:before="0" w:beforeAutospacing="0" w:after="0" w:afterAutospacing="0" w:line="240" w:lineRule="auto"/>
            <w:ind w:left="84" w:firstLine="5"/>
            <w:jc w:val="both"/>
            <w:rPr>
              <w:color w:val="00B0F0"/>
            </w:rPr>
          </w:pPr>
          <w:ins w:id="19" w:author="רינת הראל" w:date="2019-11-13T13:14:00Z">
            <w:r>
              <w:rPr>
                <w:rFonts w:ascii="Times New Roman" w:eastAsia="Times New Roman" w:hAnsi="Times New Roman" w:cs="David"/>
                <w:color w:val="00B0F0"/>
                <w:sz w:val="24"/>
                <w:szCs w:val="24"/>
                <w:rtl/>
                <w:lang w:eastAsia="he-IL"/>
              </w:rPr>
              <w:br/>
              <w:t>אפריקה ישראל מגורים בע"מ</w:t>
            </w:r>
            <w:r>
              <w:rPr>
                <w:rFonts w:ascii="Times New Roman" w:eastAsia="Times New Roman" w:hAnsi="Times New Roman" w:cs="David"/>
                <w:color w:val="00B0F0"/>
                <w:sz w:val="24"/>
                <w:szCs w:val="24"/>
                <w:rtl/>
                <w:lang w:eastAsia="he-IL"/>
              </w:rPr>
              <w:br/>
              <w:t>יוני נתניהו 1 ג' אור יהודה</w:t>
            </w:r>
            <w:r>
              <w:rPr>
                <w:rFonts w:ascii="Times New Roman" w:eastAsia="Times New Roman" w:hAnsi="Times New Roman" w:cs="David"/>
                <w:color w:val="00B0F0"/>
                <w:sz w:val="24"/>
                <w:szCs w:val="24"/>
                <w:rtl/>
                <w:lang w:eastAsia="he-IL"/>
              </w:rPr>
              <w:br/>
              <w:t>מ.ז 52-003476-0</w:t>
            </w:r>
            <w:r>
              <w:rPr>
                <w:rFonts w:ascii="Times New Roman" w:eastAsia="Times New Roman" w:hAnsi="Times New Roman" w:cs="David"/>
                <w:color w:val="00B0F0"/>
                <w:sz w:val="24"/>
                <w:szCs w:val="24"/>
                <w:rtl/>
                <w:lang w:eastAsia="he-IL"/>
              </w:rPr>
              <w:br/>
            </w:r>
            <w:r>
              <w:rPr>
                <w:rFonts w:ascii="Times New Roman" w:eastAsia="Times New Roman" w:hAnsi="Times New Roman" w:cs="David"/>
                <w:color w:val="00B0F0"/>
                <w:sz w:val="24"/>
                <w:szCs w:val="24"/>
                <w:rtl/>
                <w:lang w:eastAsia="he-IL"/>
              </w:rPr>
              <w:br/>
            </w:r>
            <w:r>
              <w:rPr>
                <w:rFonts w:ascii="Times New Roman" w:eastAsia="Times New Roman" w:hAnsi="Times New Roman" w:cs="David"/>
                <w:color w:val="00B0F0"/>
                <w:sz w:val="24"/>
                <w:szCs w:val="24"/>
                <w:rtl/>
                <w:lang w:eastAsia="he-IL"/>
              </w:rPr>
              <w:br/>
            </w:r>
            <w:r>
              <w:rPr>
                <w:rFonts w:ascii="Times New Roman" w:eastAsia="Times New Roman" w:hAnsi="Times New Roman" w:cs="David"/>
                <w:color w:val="00B0F0"/>
                <w:sz w:val="24"/>
                <w:szCs w:val="24"/>
                <w:rtl/>
                <w:lang w:eastAsia="he-IL"/>
              </w:rPr>
              <w:br/>
            </w:r>
            <w:r>
              <w:rPr>
                <w:rFonts w:ascii="Times New Roman" w:eastAsia="Times New Roman" w:hAnsi="Times New Roman" w:cs="David"/>
                <w:color w:val="00B0F0"/>
                <w:sz w:val="24"/>
                <w:szCs w:val="24"/>
                <w:rtl/>
                <w:lang w:eastAsia="he-IL"/>
              </w:rPr>
              <w:br/>
            </w:r>
          </w:ins>
        </w:p>
      </w:sdtContent>
    </w:sdt>
    <w:p w14:paraId="7D3D7D62" w14:textId="77777777" w:rsidR="000A39FE" w:rsidRPr="000A39FE" w:rsidRDefault="00A70BF5" w:rsidP="00A70BF5">
      <w:pPr>
        <w:widowControl w:val="0"/>
        <w:spacing w:before="0" w:beforeAutospacing="0" w:after="0" w:afterAutospacing="0" w:line="240" w:lineRule="auto"/>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0A39FE" w:rsidRPr="000A39FE">
        <w:rPr>
          <w:rFonts w:ascii="Times New Roman" w:eastAsia="Times New Roman" w:hAnsi="Times New Roman" w:cs="David" w:hint="cs"/>
          <w:sz w:val="24"/>
          <w:szCs w:val="24"/>
          <w:rtl/>
          <w:lang w:eastAsia="he-IL"/>
        </w:rPr>
        <w:t>(</w:t>
      </w:r>
      <w:r w:rsidR="000A39FE" w:rsidRPr="000A39FE">
        <w:rPr>
          <w:rFonts w:ascii="Times New Roman" w:eastAsia="Times New Roman" w:hAnsi="Times New Roman" w:cs="David" w:hint="cs"/>
          <w:sz w:val="24"/>
          <w:szCs w:val="24"/>
          <w:u w:val="single"/>
          <w:rtl/>
          <w:lang w:eastAsia="he-IL"/>
        </w:rPr>
        <w:t>המזמין</w:t>
      </w:r>
      <w:r w:rsidR="000A39FE" w:rsidRPr="000A39FE">
        <w:rPr>
          <w:rFonts w:ascii="Times New Roman" w:eastAsia="Times New Roman" w:hAnsi="Times New Roman" w:cs="David" w:hint="cs"/>
          <w:sz w:val="24"/>
          <w:szCs w:val="24"/>
          <w:rtl/>
          <w:lang w:eastAsia="he-IL"/>
        </w:rPr>
        <w:t>)</w:t>
      </w:r>
    </w:p>
    <w:p w14:paraId="3B00150F" w14:textId="77777777" w:rsidR="000A39FE" w:rsidRPr="000A39FE" w:rsidRDefault="000A39FE" w:rsidP="006B43C4">
      <w:pPr>
        <w:widowControl w:val="0"/>
        <w:spacing w:before="0" w:beforeAutospacing="0" w:after="0" w:afterAutospacing="0" w:line="240" w:lineRule="auto"/>
        <w:ind w:left="84" w:firstLine="5"/>
        <w:jc w:val="both"/>
        <w:rPr>
          <w:rFonts w:ascii="Times New Roman" w:eastAsia="Times New Roman" w:hAnsi="Times New Roman" w:cs="David"/>
          <w:sz w:val="24"/>
          <w:szCs w:val="24"/>
          <w:rtl/>
          <w:lang w:eastAsia="he-IL"/>
        </w:rPr>
      </w:pPr>
    </w:p>
    <w:p w14:paraId="0D34AF0D" w14:textId="77777777" w:rsidR="000A39FE" w:rsidRPr="000A39FE" w:rsidRDefault="000A39FE" w:rsidP="006B43C4">
      <w:pPr>
        <w:widowControl w:val="0"/>
        <w:spacing w:before="0" w:beforeAutospacing="0" w:after="0" w:afterAutospacing="0" w:line="240" w:lineRule="auto"/>
        <w:ind w:left="84" w:firstLine="5"/>
        <w:jc w:val="both"/>
        <w:rPr>
          <w:rFonts w:ascii="Times New Roman" w:eastAsia="Times New Roman" w:hAnsi="Times New Roman" w:cs="David"/>
          <w:sz w:val="24"/>
          <w:szCs w:val="24"/>
          <w:rtl/>
          <w:lang w:eastAsia="he-IL"/>
        </w:rPr>
      </w:pPr>
    </w:p>
    <w:p w14:paraId="392C4DF4" w14:textId="77777777" w:rsidR="000A39FE" w:rsidRPr="000A39FE" w:rsidRDefault="000A39FE" w:rsidP="00A70BF5">
      <w:pPr>
        <w:widowControl w:val="0"/>
        <w:spacing w:before="0" w:beforeAutospacing="0" w:after="0" w:afterAutospacing="0" w:line="240" w:lineRule="auto"/>
        <w:ind w:left="84" w:firstLine="5"/>
        <w:jc w:val="both"/>
        <w:rPr>
          <w:rFonts w:ascii="Times New Roman" w:eastAsia="Times New Roman" w:hAnsi="Times New Roman" w:cs="David"/>
          <w:sz w:val="24"/>
          <w:szCs w:val="24"/>
          <w:rtl/>
          <w:lang w:eastAsia="he-IL"/>
        </w:rPr>
      </w:pPr>
    </w:p>
    <w:p w14:paraId="73B76760" w14:textId="77777777" w:rsidR="000A39FE" w:rsidRPr="000A39FE" w:rsidRDefault="000A39FE" w:rsidP="006B43C4">
      <w:pPr>
        <w:widowControl w:val="0"/>
        <w:spacing w:before="0" w:beforeAutospacing="0" w:after="0" w:afterAutospacing="0" w:line="240" w:lineRule="auto"/>
        <w:ind w:left="84" w:firstLine="5"/>
        <w:jc w:val="both"/>
        <w:rPr>
          <w:rFonts w:ascii="Times New Roman" w:eastAsia="Times New Roman" w:hAnsi="Times New Roman" w:cs="David"/>
          <w:sz w:val="24"/>
          <w:szCs w:val="24"/>
          <w:rtl/>
          <w:lang w:eastAsia="he-IL"/>
        </w:rPr>
      </w:pPr>
    </w:p>
    <w:p w14:paraId="5E05B0A1" w14:textId="42DC6D90" w:rsidR="000A39FE" w:rsidRPr="000A39FE" w:rsidRDefault="000A39FE" w:rsidP="00A70BF5">
      <w:pPr>
        <w:widowControl w:val="0"/>
        <w:spacing w:before="0" w:beforeAutospacing="0" w:after="0" w:afterAutospacing="0" w:line="480" w:lineRule="auto"/>
        <w:ind w:left="85" w:firstLine="6"/>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hint="cs"/>
            <w:bCs/>
            <w:color w:val="008000"/>
            <w:sz w:val="24"/>
            <w:szCs w:val="24"/>
            <w:rtl/>
            <w:lang w:eastAsia="he-IL"/>
          </w:rPr>
          <w:alias w:val="שם ספק"/>
          <w:tag w:val="cntSupllierName"/>
          <w:id w:val="-1130325186"/>
          <w:placeholder>
            <w:docPart w:val="24D53AF4282B4E7BB599EF32A0DE4AD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A70BF5" w:rsidRPr="00A70BF5">
            <w:rPr>
              <w:rStyle w:val="a7"/>
              <w:color w:val="00B0F0"/>
              <w:rtl/>
            </w:rPr>
            <w:t>[שם ספק]</w:t>
          </w:r>
        </w:sdtContent>
      </w:sdt>
      <w:r w:rsidRPr="000A39FE">
        <w:rPr>
          <w:rFonts w:ascii="Times New Roman" w:eastAsia="Times New Roman" w:hAnsi="Times New Roman" w:cs="David" w:hint="cs"/>
          <w:bCs/>
          <w:color w:val="008000"/>
          <w:sz w:val="24"/>
          <w:szCs w:val="24"/>
          <w:rtl/>
          <w:lang w:eastAsia="he-IL"/>
        </w:rPr>
        <w:t xml:space="preserve"> </w:t>
      </w:r>
      <w:r w:rsidRPr="000A39FE">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hint="cs"/>
            <w:sz w:val="24"/>
            <w:szCs w:val="24"/>
            <w:rtl/>
            <w:lang w:eastAsia="he-IL"/>
          </w:rPr>
          <w:alias w:val="שם אתר"/>
          <w:tag w:val="cntSite"/>
          <w:id w:val="1826391855"/>
          <w:placeholder>
            <w:docPart w:val="978C86061F6142D8BAD0B320ED5F1BC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20" w:author="רינת הראל" w:date="2019-11-13T13:14:00Z">
            <w:r w:rsidR="00A01115" w:rsidRPr="00C5438E">
              <w:rPr>
                <w:rStyle w:val="a7"/>
                <w:rtl/>
              </w:rPr>
              <w:t>[שם אתר]</w:t>
            </w:r>
          </w:ins>
        </w:sdtContent>
      </w:sdt>
      <w:r w:rsidR="002B07C8">
        <w:rPr>
          <w:rFonts w:ascii="Times New Roman" w:eastAsia="Times New Roman" w:hAnsi="Times New Roman" w:cs="David" w:hint="cs"/>
          <w:sz w:val="24"/>
          <w:szCs w:val="24"/>
          <w:rtl/>
          <w:lang w:eastAsia="he-IL"/>
        </w:rPr>
        <w:t xml:space="preserve"> </w:t>
      </w:r>
      <w:r w:rsidRPr="000A39FE">
        <w:rPr>
          <w:rFonts w:ascii="Times New Roman" w:eastAsia="Times New Roman" w:hAnsi="Times New Roman" w:cs="David" w:hint="cs"/>
          <w:sz w:val="24"/>
          <w:szCs w:val="24"/>
          <w:rtl/>
          <w:lang w:eastAsia="he-IL"/>
        </w:rPr>
        <w:t>בקשר עם</w:t>
      </w:r>
      <w:r w:rsidRPr="000A39FE">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962326259"/>
          <w:placeholder>
            <w:docPart w:val="10520D65E9A2403AA2C1E82B8DB2AFC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21" w:author="רינת הראל" w:date="2019-11-13T12:07:00Z">
            <w:r w:rsidR="00734426">
              <w:rPr>
                <w:rFonts w:ascii="Times New Roman" w:eastAsia="Times New Roman" w:hAnsi="Times New Roman" w:cs="David" w:hint="cs"/>
                <w:color w:val="008000"/>
                <w:sz w:val="24"/>
                <w:szCs w:val="24"/>
                <w:rtl/>
              </w:rPr>
              <w:t>אגרונום</w:t>
            </w:r>
          </w:ins>
        </w:sdtContent>
      </w:sdt>
      <w:r w:rsidRPr="000A39FE">
        <w:rPr>
          <w:rFonts w:ascii="Times New Roman" w:eastAsia="Times New Roman" w:hAnsi="Times New Roman" w:cs="David" w:hint="cs"/>
          <w:sz w:val="24"/>
          <w:szCs w:val="24"/>
          <w:rtl/>
          <w:lang w:eastAsia="he-IL"/>
        </w:rPr>
        <w:t>, מאשר בזאת שהעבודות הנ"ל בוצעו והושלמו בהתאם להנחיותי</w:t>
      </w:r>
      <w:r w:rsidR="002B07C8">
        <w:rPr>
          <w:rFonts w:ascii="Times New Roman" w:eastAsia="Times New Roman" w:hAnsi="Times New Roman" w:cs="David" w:hint="cs"/>
          <w:sz w:val="24"/>
          <w:szCs w:val="24"/>
          <w:rtl/>
          <w:lang w:eastAsia="he-IL"/>
        </w:rPr>
        <w:t>י</w:t>
      </w:r>
      <w:r w:rsidRPr="000A39FE">
        <w:rPr>
          <w:rFonts w:ascii="Times New Roman" w:eastAsia="Times New Roman" w:hAnsi="Times New Roman" w:cs="David" w:hint="cs"/>
          <w:sz w:val="24"/>
          <w:szCs w:val="24"/>
          <w:rtl/>
          <w:lang w:eastAsia="he-IL"/>
        </w:rPr>
        <w:t>, לתכניות</w:t>
      </w:r>
      <w:r w:rsidR="002B07C8">
        <w:rPr>
          <w:rFonts w:ascii="Times New Roman" w:eastAsia="Times New Roman" w:hAnsi="Times New Roman" w:cs="David" w:hint="cs"/>
          <w:sz w:val="24"/>
          <w:szCs w:val="24"/>
          <w:rtl/>
          <w:lang w:eastAsia="he-IL"/>
        </w:rPr>
        <w:t>י</w:t>
      </w:r>
      <w:r w:rsidRPr="000A39FE">
        <w:rPr>
          <w:rFonts w:ascii="Times New Roman" w:eastAsia="Times New Roman" w:hAnsi="Times New Roman" w:cs="David" w:hint="cs"/>
          <w:sz w:val="24"/>
          <w:szCs w:val="24"/>
          <w:rtl/>
          <w:lang w:eastAsia="he-IL"/>
        </w:rPr>
        <w:t xml:space="preserve">י, בהתאם לתקנים </w:t>
      </w:r>
      <w:r w:rsidRPr="000A39FE">
        <w:rPr>
          <w:rFonts w:ascii="Times New Roman" w:eastAsia="Times New Roman" w:hAnsi="Times New Roman" w:cs="David" w:hint="cs"/>
          <w:sz w:val="24"/>
          <w:szCs w:val="24"/>
          <w:rtl/>
          <w:lang w:eastAsia="he-IL"/>
        </w:rPr>
        <w:lastRenderedPageBreak/>
        <w:t>מחייבים ולשביעות רצוני.</w:t>
      </w:r>
    </w:p>
    <w:p w14:paraId="1B55F9EA" w14:textId="77777777" w:rsidR="000A39FE" w:rsidRPr="000A39FE" w:rsidRDefault="000A39FE" w:rsidP="006B43C4">
      <w:pPr>
        <w:widowControl w:val="0"/>
        <w:spacing w:before="0" w:beforeAutospacing="0" w:after="0" w:afterAutospacing="0" w:line="240" w:lineRule="auto"/>
        <w:ind w:left="84" w:firstLine="5"/>
        <w:jc w:val="both"/>
        <w:rPr>
          <w:rFonts w:ascii="Times New Roman" w:eastAsia="Times New Roman" w:hAnsi="Times New Roman" w:cs="David"/>
          <w:sz w:val="24"/>
          <w:szCs w:val="24"/>
          <w:rtl/>
          <w:lang w:eastAsia="he-IL"/>
        </w:rPr>
      </w:pPr>
    </w:p>
    <w:p w14:paraId="4C614F4A" w14:textId="77777777" w:rsidR="000A39FE" w:rsidRPr="000A39FE" w:rsidRDefault="000A39FE" w:rsidP="006B43C4">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4C2B9616" w14:textId="77777777" w:rsidR="000A39FE" w:rsidRPr="000A39FE" w:rsidRDefault="000A39FE" w:rsidP="006B43C4">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3F29996B" w14:textId="77777777" w:rsidR="000A39FE" w:rsidRPr="000A39FE" w:rsidRDefault="000A39FE" w:rsidP="006B43C4">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39EF6607" w14:textId="77777777" w:rsidR="000A39FE" w:rsidRPr="000A39FE" w:rsidRDefault="000A39FE" w:rsidP="006B43C4">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3029F150" w14:textId="77777777" w:rsidR="008B73C2" w:rsidRDefault="000A39FE" w:rsidP="006B43C4">
      <w:pPr>
        <w:widowControl w:val="0"/>
        <w:tabs>
          <w:tab w:val="center" w:pos="6920"/>
        </w:tabs>
        <w:spacing w:before="0" w:beforeAutospacing="0" w:after="0" w:afterAutospacing="0" w:line="240" w:lineRule="auto"/>
        <w:ind w:left="84"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 xml:space="preserve">                                                                                      </w:t>
      </w:r>
    </w:p>
    <w:p w14:paraId="541B4A93" w14:textId="77777777" w:rsidR="000A39FE" w:rsidRDefault="008B73C2" w:rsidP="006B43C4">
      <w:pPr>
        <w:widowControl w:val="0"/>
        <w:tabs>
          <w:tab w:val="center" w:pos="6920"/>
        </w:tabs>
        <w:spacing w:before="0" w:beforeAutospacing="0" w:after="0" w:afterAutospacing="0" w:line="240" w:lineRule="auto"/>
        <w:ind w:left="84"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0A39FE" w:rsidRPr="000A39FE">
        <w:rPr>
          <w:rFonts w:ascii="Times New Roman" w:eastAsia="Times New Roman" w:hAnsi="Times New Roman" w:cs="David" w:hint="cs"/>
          <w:sz w:val="24"/>
          <w:szCs w:val="24"/>
          <w:rtl/>
          <w:lang w:eastAsia="he-IL"/>
        </w:rPr>
        <w:t>בכבוד רב,</w:t>
      </w:r>
    </w:p>
    <w:p w14:paraId="3608D24E" w14:textId="77777777" w:rsidR="008B73C2" w:rsidRDefault="008B73C2" w:rsidP="006B43C4">
      <w:pPr>
        <w:widowControl w:val="0"/>
        <w:tabs>
          <w:tab w:val="center" w:pos="6920"/>
        </w:tabs>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0B78B934" w14:textId="77777777" w:rsidR="008B73C2" w:rsidRDefault="008B73C2" w:rsidP="006B43C4">
      <w:pPr>
        <w:widowControl w:val="0"/>
        <w:tabs>
          <w:tab w:val="center" w:pos="6920"/>
        </w:tabs>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3165C294" w14:textId="77777777" w:rsidR="002B07C8" w:rsidRPr="000A39FE" w:rsidRDefault="00310285" w:rsidP="006B43C4">
      <w:pPr>
        <w:widowControl w:val="0"/>
        <w:tabs>
          <w:tab w:val="center" w:pos="6920"/>
        </w:tabs>
        <w:spacing w:before="0" w:beforeAutospacing="0" w:after="0" w:afterAutospacing="0" w:line="240" w:lineRule="auto"/>
        <w:ind w:left="84"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_______________</w:t>
      </w:r>
    </w:p>
    <w:p w14:paraId="27E67492" w14:textId="77777777" w:rsidR="000A39FE" w:rsidRPr="000A39FE" w:rsidRDefault="00A01115" w:rsidP="002B07C8">
      <w:pPr>
        <w:widowControl w:val="0"/>
        <w:tabs>
          <w:tab w:val="center" w:pos="6920"/>
        </w:tabs>
        <w:spacing w:before="0" w:beforeAutospacing="0" w:after="0" w:afterAutospacing="0" w:line="240" w:lineRule="auto"/>
        <w:ind w:left="5040" w:hanging="720"/>
        <w:jc w:val="center"/>
        <w:rPr>
          <w:rFonts w:ascii="Times New Roman" w:eastAsia="Times New Roman" w:hAnsi="Times New Roman" w:cs="David"/>
          <w:sz w:val="24"/>
          <w:szCs w:val="24"/>
          <w:lang w:eastAsia="he-IL"/>
        </w:rPr>
      </w:pPr>
      <w:sdt>
        <w:sdtPr>
          <w:rPr>
            <w:rFonts w:ascii="Times New Roman" w:eastAsia="Times New Roman" w:hAnsi="Times New Roman" w:cs="David"/>
            <w:sz w:val="24"/>
            <w:szCs w:val="24"/>
            <w:rtl/>
            <w:lang w:eastAsia="he-IL"/>
          </w:rPr>
          <w:alias w:val="שם ספק"/>
          <w:tag w:val="cntSupllierName"/>
          <w:id w:val="-275707596"/>
          <w:placeholder>
            <w:docPart w:val="BB5B6ADCAA644CC698525E774BA3DD7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08439A" w:rsidRPr="0008439A">
            <w:rPr>
              <w:rStyle w:val="a7"/>
              <w:color w:val="00B0F0"/>
              <w:u w:val="single"/>
              <w:rtl/>
            </w:rPr>
            <w:t>[שם ספק]</w:t>
          </w:r>
        </w:sdtContent>
      </w:sdt>
    </w:p>
    <w:p w14:paraId="4F12BF7C" w14:textId="77777777" w:rsidR="000A39FE" w:rsidRPr="000A39FE" w:rsidRDefault="000A39FE" w:rsidP="006B43C4">
      <w:pPr>
        <w:widowControl w:val="0"/>
        <w:bidi w:val="0"/>
        <w:spacing w:before="0" w:beforeAutospacing="0" w:after="0" w:afterAutospacing="0" w:line="240" w:lineRule="auto"/>
        <w:jc w:val="center"/>
        <w:rPr>
          <w:rFonts w:ascii="Times New Roman" w:eastAsia="Times New Roman" w:hAnsi="Times New Roman" w:cs="David"/>
          <w:b/>
          <w:bCs/>
          <w:sz w:val="24"/>
          <w:szCs w:val="24"/>
          <w:rtl/>
          <w:lang w:eastAsia="he-IL"/>
        </w:rPr>
      </w:pPr>
      <w:r w:rsidRPr="000A39FE">
        <w:rPr>
          <w:rFonts w:ascii="Times New Roman" w:eastAsia="Times New Roman" w:hAnsi="Times New Roman" w:cs="David" w:hint="cs"/>
          <w:sz w:val="24"/>
          <w:szCs w:val="24"/>
          <w:rtl/>
          <w:lang w:eastAsia="he-IL"/>
        </w:rPr>
        <w:t xml:space="preserve">                </w:t>
      </w:r>
      <w:r w:rsidRPr="000A39FE">
        <w:rPr>
          <w:rFonts w:ascii="Times New Roman" w:eastAsia="Times New Roman" w:hAnsi="Times New Roman" w:cs="David" w:hint="cs"/>
          <w:sz w:val="24"/>
          <w:szCs w:val="24"/>
          <w:rtl/>
          <w:lang w:eastAsia="he-IL"/>
        </w:rPr>
        <w:tab/>
      </w:r>
      <w:r w:rsidRPr="000A39FE">
        <w:rPr>
          <w:rFonts w:ascii="Times New Roman" w:eastAsia="Times New Roman" w:hAnsi="Times New Roman" w:cs="David" w:hint="cs"/>
          <w:sz w:val="24"/>
          <w:szCs w:val="24"/>
          <w:rtl/>
          <w:lang w:eastAsia="he-IL"/>
        </w:rPr>
        <w:tab/>
      </w:r>
      <w:r w:rsidRPr="000A39FE">
        <w:rPr>
          <w:rFonts w:ascii="Times New Roman" w:eastAsia="Times New Roman" w:hAnsi="Times New Roman" w:cs="David" w:hint="cs"/>
          <w:sz w:val="24"/>
          <w:szCs w:val="24"/>
          <w:rtl/>
          <w:lang w:eastAsia="he-IL"/>
        </w:rPr>
        <w:tab/>
      </w:r>
      <w:r w:rsidRPr="000A39FE">
        <w:rPr>
          <w:rFonts w:ascii="Times New Roman" w:eastAsia="Times New Roman" w:hAnsi="Times New Roman" w:cs="David" w:hint="cs"/>
          <w:sz w:val="24"/>
          <w:szCs w:val="24"/>
          <w:rtl/>
          <w:lang w:eastAsia="he-IL"/>
        </w:rPr>
        <w:tab/>
      </w:r>
      <w:r w:rsidRPr="000A39FE">
        <w:rPr>
          <w:rFonts w:ascii="Times New Roman" w:eastAsia="Times New Roman" w:hAnsi="Times New Roman" w:cs="David" w:hint="cs"/>
          <w:sz w:val="24"/>
          <w:szCs w:val="24"/>
          <w:rtl/>
          <w:lang w:eastAsia="he-IL"/>
        </w:rPr>
        <w:tab/>
        <w:t xml:space="preserve">   </w:t>
      </w:r>
    </w:p>
    <w:p w14:paraId="1D48C59A" w14:textId="77777777" w:rsidR="000A39FE" w:rsidRPr="000A39FE" w:rsidRDefault="000A39FE" w:rsidP="006B43C4">
      <w:pPr>
        <w:widowControl w:val="0"/>
        <w:bidi w:val="0"/>
        <w:spacing w:before="0" w:beforeAutospacing="0" w:after="0" w:afterAutospacing="0" w:line="240" w:lineRule="auto"/>
        <w:jc w:val="center"/>
        <w:rPr>
          <w:rFonts w:ascii="Times New Roman" w:eastAsia="Times New Roman" w:hAnsi="Times New Roman" w:cs="David"/>
          <w:b/>
          <w:bCs/>
          <w:sz w:val="24"/>
          <w:szCs w:val="24"/>
          <w:lang w:eastAsia="he-IL"/>
        </w:rPr>
      </w:pPr>
    </w:p>
    <w:p w14:paraId="0BD1585A" w14:textId="77777777" w:rsidR="000A39FE" w:rsidRPr="000A39FE" w:rsidRDefault="000A39FE" w:rsidP="006B43C4">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0A39FE">
        <w:rPr>
          <w:rFonts w:ascii="Times New Roman" w:eastAsia="Times New Roman" w:hAnsi="Times New Roman" w:cs="David" w:hint="cs"/>
          <w:sz w:val="24"/>
          <w:szCs w:val="24"/>
          <w:rtl/>
          <w:lang w:eastAsia="he-IL"/>
        </w:rPr>
        <w:br w:type="page"/>
      </w:r>
    </w:p>
    <w:p w14:paraId="79371908" w14:textId="77777777" w:rsidR="000A39FE" w:rsidRDefault="000A39FE" w:rsidP="006B43C4">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0A39FE">
        <w:rPr>
          <w:rFonts w:ascii="Times New Roman" w:eastAsia="Times New Roman" w:hAnsi="Times New Roman" w:cs="David" w:hint="cs"/>
          <w:b/>
          <w:bCs/>
          <w:sz w:val="24"/>
          <w:szCs w:val="24"/>
          <w:u w:val="single"/>
          <w:rtl/>
          <w:lang w:eastAsia="he-IL"/>
        </w:rPr>
        <w:lastRenderedPageBreak/>
        <w:t xml:space="preserve">נספח "י" </w:t>
      </w:r>
    </w:p>
    <w:p w14:paraId="51C84BC7" w14:textId="77777777" w:rsidR="00660027" w:rsidRPr="000A39FE" w:rsidRDefault="00660027" w:rsidP="0066002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0C100583" w14:textId="77777777" w:rsidR="000A39FE" w:rsidRPr="000A39FE" w:rsidRDefault="000A39FE" w:rsidP="006B43C4">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5DB01B80"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0A39FE">
        <w:rPr>
          <w:rFonts w:ascii="Times New Roman" w:eastAsia="Times New Roman" w:hAnsi="Times New Roman" w:cs="David" w:hint="cs"/>
          <w:b/>
          <w:bCs/>
          <w:sz w:val="24"/>
          <w:szCs w:val="24"/>
          <w:u w:val="single"/>
          <w:rtl/>
          <w:lang w:eastAsia="he-IL"/>
        </w:rPr>
        <w:t>דוגמא לנוסח הצהרת היועץ בדבר היעדר תביעות</w:t>
      </w:r>
    </w:p>
    <w:p w14:paraId="481BDE15" w14:textId="77777777" w:rsidR="000A39FE" w:rsidRPr="000A39FE" w:rsidRDefault="000A39FE" w:rsidP="006B43C4">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7023AAA3" w14:textId="7325FF89" w:rsidR="000A39FE" w:rsidRPr="000A39FE" w:rsidRDefault="000A39FE" w:rsidP="00A70BF5">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0A39FE">
        <w:rPr>
          <w:rFonts w:ascii="Times New Roman" w:eastAsia="Times New Roman" w:hAnsi="Times New Roman" w:cs="David" w:hint="cs"/>
          <w:sz w:val="24"/>
          <w:szCs w:val="24"/>
          <w:rtl/>
          <w:lang w:eastAsia="he-IL"/>
        </w:rPr>
        <w:t>לכבוד</w:t>
      </w:r>
      <w:r w:rsidRPr="000A39FE">
        <w:rPr>
          <w:rFonts w:ascii="Times New Roman" w:eastAsia="Times New Roman" w:hAnsi="Times New Roman" w:cs="David" w:hint="cs"/>
          <w:color w:val="000000"/>
          <w:sz w:val="24"/>
          <w:szCs w:val="24"/>
          <w:rtl/>
          <w:lang w:eastAsia="he-IL"/>
        </w:rPr>
        <w:tab/>
      </w:r>
      <w:r w:rsidRPr="000A39FE">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color w:val="008000"/>
            <w:sz w:val="24"/>
            <w:szCs w:val="24"/>
            <w:rtl/>
            <w:lang w:eastAsia="he-IL"/>
          </w:rPr>
          <w:alias w:val="צד א בחוזה"/>
          <w:tag w:val="cntTzadA"/>
          <w:id w:val="843592399"/>
          <w:placeholder>
            <w:docPart w:val="136091129E3B48749C14DB9A6925F3A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22" w:author="רינת הראל" w:date="2019-11-13T13:14:00Z">
            <w:r w:rsidR="00A01115">
              <w:rPr>
                <w:rFonts w:ascii="Times New Roman" w:eastAsia="Times New Roman" w:hAnsi="Times New Roman" w:cs="David"/>
                <w:color w:val="008000"/>
                <w:sz w:val="24"/>
                <w:szCs w:val="24"/>
                <w:rtl/>
                <w:lang w:eastAsia="he-IL"/>
              </w:rPr>
              <w:br/>
              <w:t>אפריקה ישראל מגורים בע"מ</w:t>
            </w:r>
            <w:r w:rsidR="00A01115">
              <w:rPr>
                <w:rFonts w:ascii="Times New Roman" w:eastAsia="Times New Roman" w:hAnsi="Times New Roman" w:cs="David"/>
                <w:color w:val="008000"/>
                <w:sz w:val="24"/>
                <w:szCs w:val="24"/>
                <w:rtl/>
                <w:lang w:eastAsia="he-IL"/>
              </w:rPr>
              <w:br/>
              <w:t>יוני נתניהו 1 ג' אור יהודה</w:t>
            </w:r>
            <w:r w:rsidR="00A01115">
              <w:rPr>
                <w:rFonts w:ascii="Times New Roman" w:eastAsia="Times New Roman" w:hAnsi="Times New Roman" w:cs="David"/>
                <w:color w:val="008000"/>
                <w:sz w:val="24"/>
                <w:szCs w:val="24"/>
                <w:rtl/>
                <w:lang w:eastAsia="he-IL"/>
              </w:rPr>
              <w:br/>
              <w:t>מ.ז 52-003476-0</w:t>
            </w:r>
            <w:r w:rsidR="00A01115">
              <w:rPr>
                <w:rFonts w:ascii="Times New Roman" w:eastAsia="Times New Roman" w:hAnsi="Times New Roman" w:cs="David"/>
                <w:color w:val="008000"/>
                <w:sz w:val="24"/>
                <w:szCs w:val="24"/>
                <w:rtl/>
                <w:lang w:eastAsia="he-IL"/>
              </w:rPr>
              <w:br/>
            </w:r>
            <w:r w:rsidR="00A01115">
              <w:rPr>
                <w:rFonts w:ascii="Times New Roman" w:eastAsia="Times New Roman" w:hAnsi="Times New Roman" w:cs="David"/>
                <w:color w:val="008000"/>
                <w:sz w:val="24"/>
                <w:szCs w:val="24"/>
                <w:rtl/>
                <w:lang w:eastAsia="he-IL"/>
              </w:rPr>
              <w:br/>
            </w:r>
            <w:r w:rsidR="00A01115">
              <w:rPr>
                <w:rFonts w:ascii="Times New Roman" w:eastAsia="Times New Roman" w:hAnsi="Times New Roman" w:cs="David"/>
                <w:color w:val="008000"/>
                <w:sz w:val="24"/>
                <w:szCs w:val="24"/>
                <w:rtl/>
                <w:lang w:eastAsia="he-IL"/>
              </w:rPr>
              <w:br/>
            </w:r>
            <w:r w:rsidR="00A01115">
              <w:rPr>
                <w:rFonts w:ascii="Times New Roman" w:eastAsia="Times New Roman" w:hAnsi="Times New Roman" w:cs="David"/>
                <w:color w:val="008000"/>
                <w:sz w:val="24"/>
                <w:szCs w:val="24"/>
                <w:rtl/>
                <w:lang w:eastAsia="he-IL"/>
              </w:rPr>
              <w:br/>
            </w:r>
            <w:r w:rsidR="00A01115">
              <w:rPr>
                <w:rFonts w:ascii="Times New Roman" w:eastAsia="Times New Roman" w:hAnsi="Times New Roman" w:cs="David"/>
                <w:color w:val="008000"/>
                <w:sz w:val="24"/>
                <w:szCs w:val="24"/>
                <w:rtl/>
                <w:lang w:eastAsia="he-IL"/>
              </w:rPr>
              <w:br/>
            </w:r>
          </w:ins>
        </w:sdtContent>
      </w:sdt>
    </w:p>
    <w:p w14:paraId="23561558"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87D9AA0"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ג.א.נ.,</w:t>
      </w:r>
    </w:p>
    <w:p w14:paraId="45A1B4CE"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7A22404" w14:textId="4990A1BE"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 xml:space="preserve">אנו הח"מ מצהירים בזאת שעם קבלת סך של </w:t>
      </w:r>
      <w:r w:rsidRPr="000A39FE">
        <w:rPr>
          <w:rFonts w:ascii="Times New Roman" w:eastAsia="Times New Roman" w:hAnsi="Times New Roman" w:cs="David" w:hint="cs"/>
          <w:sz w:val="24"/>
          <w:szCs w:val="24"/>
          <w:u w:val="single"/>
          <w:rtl/>
          <w:lang w:eastAsia="he-IL"/>
        </w:rPr>
        <w:t xml:space="preserve">                </w:t>
      </w:r>
      <w:r w:rsidRPr="000A39FE">
        <w:rPr>
          <w:rFonts w:ascii="Times New Roman" w:eastAsia="Times New Roman" w:hAnsi="Times New Roman" w:cs="David" w:hint="cs"/>
          <w:sz w:val="24"/>
          <w:szCs w:val="24"/>
          <w:rtl/>
          <w:lang w:eastAsia="he-IL"/>
        </w:rPr>
        <w:t xml:space="preserve"> ש"ח (להלן:"</w:t>
      </w:r>
      <w:r w:rsidRPr="000A39FE">
        <w:rPr>
          <w:rFonts w:ascii="Times New Roman" w:eastAsia="Times New Roman" w:hAnsi="Times New Roman" w:cs="David" w:hint="cs"/>
          <w:b/>
          <w:bCs/>
          <w:sz w:val="24"/>
          <w:szCs w:val="24"/>
          <w:rtl/>
          <w:lang w:eastAsia="he-IL"/>
        </w:rPr>
        <w:t>היתרה הסופית</w:t>
      </w:r>
      <w:r w:rsidRPr="000A39FE">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2079579276"/>
          <w:placeholder>
            <w:docPart w:val="028A74E09E144240BBE08340965FEF1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23" w:author="רינת הראל" w:date="2019-11-13T13:14:00Z">
            <w:r w:rsidR="00A01115" w:rsidRPr="00A072AF">
              <w:rPr>
                <w:rStyle w:val="a7"/>
                <w:rtl/>
              </w:rPr>
              <w:t>[שם אתר]</w:t>
            </w:r>
          </w:ins>
        </w:sdtContent>
      </w:sdt>
      <w:r w:rsidRPr="000A39FE">
        <w:rPr>
          <w:rFonts w:ascii="Times New Roman" w:eastAsia="Times New Roman" w:hAnsi="Times New Roman" w:cs="David" w:hint="cs"/>
          <w:sz w:val="24"/>
          <w:szCs w:val="24"/>
          <w:rtl/>
          <w:lang w:eastAsia="he-IL"/>
        </w:rPr>
        <w:t xml:space="preserve"> עפ"י חוזה מיום </w:t>
      </w:r>
      <w:r w:rsidRPr="000A39FE">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308159722"/>
          <w:placeholder>
            <w:docPart w:val="28936D94F21446E1BA08648E1964FAB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1D4EC2" w:rsidRPr="002B07C8">
            <w:rPr>
              <w:rStyle w:val="AutoFieldsChar"/>
              <w:color w:val="00B0F0"/>
              <w:rtl/>
            </w:rPr>
            <w:t>[תאריך חתימת חוזה]</w:t>
          </w:r>
        </w:sdtContent>
      </w:sdt>
      <w:r w:rsidR="002B07C8">
        <w:rPr>
          <w:rFonts w:ascii="Times New Roman" w:eastAsia="Times New Roman" w:hAnsi="Times New Roman" w:cs="David" w:hint="cs"/>
          <w:sz w:val="24"/>
          <w:szCs w:val="24"/>
          <w:rtl/>
          <w:lang w:eastAsia="he-IL"/>
        </w:rPr>
        <w:t xml:space="preserve"> </w:t>
      </w:r>
      <w:r w:rsidRPr="000A39FE">
        <w:rPr>
          <w:rFonts w:ascii="Times New Roman" w:eastAsia="Times New Roman" w:hAnsi="Times New Roman" w:cs="David" w:hint="cs"/>
          <w:sz w:val="24"/>
          <w:szCs w:val="24"/>
          <w:rtl/>
          <w:lang w:eastAsia="he-IL"/>
        </w:rPr>
        <w:t>או עבור חלקן כמפורט להלן:</w:t>
      </w:r>
    </w:p>
    <w:p w14:paraId="524C9DD8"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605052FD"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48CA6DB"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w:t>
      </w:r>
      <w:r w:rsidRPr="000A39FE">
        <w:rPr>
          <w:rFonts w:ascii="Times New Roman" w:eastAsia="Times New Roman" w:hAnsi="Times New Roman" w:cs="David" w:hint="cs"/>
          <w:sz w:val="24"/>
          <w:szCs w:val="24"/>
          <w:rtl/>
          <w:lang w:eastAsia="he-IL"/>
        </w:rPr>
        <w:lastRenderedPageBreak/>
        <w:t xml:space="preserve">שלטענתכם, הייתם זכאים לקזז עפ"י החוזה הנ"ל. </w:t>
      </w:r>
    </w:p>
    <w:p w14:paraId="22E9C51A"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7D3B29FE"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1C6F446"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28961D23"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1E89D49"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73E6BDA0"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605A798"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1FB77D1"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A39FE">
        <w:rPr>
          <w:rFonts w:ascii="Times New Roman" w:eastAsia="Times New Roman" w:hAnsi="Times New Roman" w:cs="David" w:hint="cs"/>
          <w:b/>
          <w:bCs/>
          <w:sz w:val="24"/>
          <w:szCs w:val="24"/>
          <w:rtl/>
          <w:lang w:eastAsia="he-IL"/>
        </w:rPr>
        <w:t>ולראיה באנו על החתום:</w:t>
      </w:r>
    </w:p>
    <w:p w14:paraId="373061AC"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61FC7AB"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 xml:space="preserve">היום </w:t>
      </w:r>
      <w:r w:rsidRPr="000A39FE">
        <w:rPr>
          <w:rFonts w:ascii="Times New Roman" w:eastAsia="Times New Roman" w:hAnsi="Times New Roman" w:cs="David" w:hint="cs"/>
          <w:sz w:val="24"/>
          <w:szCs w:val="24"/>
          <w:u w:val="single"/>
          <w:rtl/>
          <w:lang w:eastAsia="he-IL"/>
        </w:rPr>
        <w:t xml:space="preserve">             </w:t>
      </w:r>
      <w:r w:rsidRPr="000A39FE">
        <w:rPr>
          <w:rFonts w:ascii="Times New Roman" w:eastAsia="Times New Roman" w:hAnsi="Times New Roman" w:cs="David" w:hint="cs"/>
          <w:sz w:val="24"/>
          <w:szCs w:val="24"/>
          <w:rtl/>
          <w:lang w:eastAsia="he-IL"/>
        </w:rPr>
        <w:t xml:space="preserve"> לחודש </w:t>
      </w:r>
      <w:r w:rsidRPr="000A39FE">
        <w:rPr>
          <w:rFonts w:ascii="Times New Roman" w:eastAsia="Times New Roman" w:hAnsi="Times New Roman" w:cs="David" w:hint="cs"/>
          <w:sz w:val="24"/>
          <w:szCs w:val="24"/>
          <w:u w:val="single"/>
          <w:rtl/>
          <w:lang w:eastAsia="he-IL"/>
        </w:rPr>
        <w:t xml:space="preserve">               </w:t>
      </w:r>
      <w:r w:rsidRPr="000A39FE">
        <w:rPr>
          <w:rFonts w:ascii="Times New Roman" w:eastAsia="Times New Roman" w:hAnsi="Times New Roman" w:cs="David" w:hint="cs"/>
          <w:sz w:val="24"/>
          <w:szCs w:val="24"/>
          <w:rtl/>
          <w:lang w:eastAsia="he-IL"/>
        </w:rPr>
        <w:t xml:space="preserve"> לשנה _________</w:t>
      </w:r>
    </w:p>
    <w:p w14:paraId="1C3BD034" w14:textId="77777777" w:rsidR="000A39FE" w:rsidRPr="000A39FE" w:rsidRDefault="000A39FE" w:rsidP="006B43C4">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3DAF0FA4" w14:textId="77777777" w:rsidR="00660027" w:rsidRDefault="00660027" w:rsidP="006B43C4">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7FF7DB9E" w14:textId="77777777" w:rsidR="00660027" w:rsidRDefault="00660027" w:rsidP="006B43C4">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62B142D1" w14:textId="77777777" w:rsidR="00660027" w:rsidRDefault="000A39FE" w:rsidP="006B43C4">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 xml:space="preserve">חתימה וחותמת היועץ: </w:t>
      </w:r>
    </w:p>
    <w:p w14:paraId="455D4708" w14:textId="77777777" w:rsidR="00660027" w:rsidRDefault="00660027" w:rsidP="006B43C4">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267AE875" w14:textId="77777777" w:rsidR="00660027" w:rsidRDefault="00660027" w:rsidP="006B43C4">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54348F38" w14:textId="77777777" w:rsidR="00660027" w:rsidRDefault="00660027" w:rsidP="006B43C4">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_________________</w:t>
      </w:r>
    </w:p>
    <w:p w14:paraId="7F673274" w14:textId="77777777" w:rsidR="000A39FE" w:rsidRPr="000A39FE" w:rsidRDefault="00660027" w:rsidP="0008439A">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08439A">
        <w:rPr>
          <w:rFonts w:ascii="Times New Roman" w:eastAsia="Times New Roman" w:hAnsi="Times New Roman" w:cs="David" w:hint="cs"/>
          <w:sz w:val="24"/>
          <w:szCs w:val="24"/>
          <w:lang w:eastAsia="he-IL"/>
        </w:rPr>
        <w:t xml:space="preserve">    </w:t>
      </w:r>
      <w:r>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sz w:val="24"/>
            <w:szCs w:val="24"/>
            <w:rtl/>
            <w:lang w:eastAsia="he-IL"/>
          </w:rPr>
          <w:alias w:val="שם ספק"/>
          <w:tag w:val="cntSupllierName"/>
          <w:id w:val="-732154362"/>
          <w:placeholder>
            <w:docPart w:val="779379F73A804BA682E6499ED070D4D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08439A" w:rsidRPr="0008439A">
            <w:rPr>
              <w:rStyle w:val="a7"/>
              <w:color w:val="00B0F0"/>
              <w:u w:val="single"/>
              <w:rtl/>
            </w:rPr>
            <w:t>[שם ספק]</w:t>
          </w:r>
        </w:sdtContent>
      </w:sdt>
    </w:p>
    <w:p w14:paraId="3507878C"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CE7E5FD"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76F1CD5" w14:textId="77777777" w:rsidR="00660027" w:rsidRDefault="00660027" w:rsidP="006B43C4">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CB21662" w14:textId="77777777" w:rsidR="00660027" w:rsidRDefault="00660027" w:rsidP="006B43C4">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71182DF"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A39FE">
        <w:rPr>
          <w:rFonts w:ascii="Times New Roman" w:eastAsia="Times New Roman" w:hAnsi="Times New Roman" w:cs="David" w:hint="cs"/>
          <w:b/>
          <w:bCs/>
          <w:sz w:val="24"/>
          <w:szCs w:val="24"/>
          <w:rtl/>
          <w:lang w:eastAsia="he-IL"/>
        </w:rPr>
        <w:t>אישור</w:t>
      </w:r>
    </w:p>
    <w:p w14:paraId="05D6739E"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0A39FE">
        <w:rPr>
          <w:rFonts w:ascii="Times New Roman" w:eastAsia="Times New Roman" w:hAnsi="Times New Roman" w:cs="David" w:hint="cs"/>
          <w:b/>
          <w:bCs/>
          <w:sz w:val="24"/>
          <w:szCs w:val="24"/>
          <w:rtl/>
          <w:lang w:eastAsia="he-IL"/>
        </w:rPr>
        <w:t>החברה</w:t>
      </w:r>
      <w:r w:rsidRPr="000A39FE">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0F1E1645" w14:textId="77777777" w:rsidR="000A39FE" w:rsidRPr="000A39FE" w:rsidRDefault="000A39FE" w:rsidP="006B43C4">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10490C71" w14:textId="77777777" w:rsidR="000A39FE" w:rsidRPr="000A39FE" w:rsidRDefault="000A39FE" w:rsidP="006B43C4">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 xml:space="preserve">    תאריך : _______   </w:t>
      </w:r>
      <w:r w:rsidRPr="000A39FE">
        <w:rPr>
          <w:rFonts w:ascii="Times New Roman" w:eastAsia="Times New Roman" w:hAnsi="Times New Roman" w:cs="David" w:hint="cs"/>
          <w:sz w:val="24"/>
          <w:szCs w:val="24"/>
          <w:rtl/>
          <w:lang w:eastAsia="he-IL"/>
        </w:rPr>
        <w:tab/>
        <w:t>חתימה וחותמת עו"ד/רו"ח : _______________________</w:t>
      </w:r>
    </w:p>
    <w:p w14:paraId="5D6F0771"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77D6354" w14:textId="77777777" w:rsidR="000A39FE" w:rsidRPr="000A39FE" w:rsidRDefault="000A39FE" w:rsidP="006B43C4">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lang w:eastAsia="he-IL"/>
        </w:rPr>
      </w:pPr>
    </w:p>
    <w:p w14:paraId="705848DB"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color w:val="999999"/>
          <w:sz w:val="24"/>
          <w:szCs w:val="24"/>
          <w:rtl/>
          <w:lang w:eastAsia="he-IL"/>
        </w:rPr>
      </w:pPr>
    </w:p>
    <w:p w14:paraId="05EFF45F" w14:textId="77777777" w:rsidR="000A39FE" w:rsidRPr="000A39FE" w:rsidRDefault="000A39FE" w:rsidP="006B43C4">
      <w:pPr>
        <w:spacing w:before="0" w:beforeAutospacing="0" w:after="0" w:afterAutospacing="0" w:line="240" w:lineRule="auto"/>
        <w:rPr>
          <w:rFonts w:ascii="Times New Roman" w:eastAsia="Times New Roman" w:hAnsi="Times New Roman" w:cs="David"/>
          <w:sz w:val="24"/>
          <w:szCs w:val="24"/>
          <w:rtl/>
        </w:rPr>
      </w:pPr>
    </w:p>
    <w:p w14:paraId="617E88E5" w14:textId="77777777" w:rsidR="000A39FE" w:rsidRPr="000A39FE" w:rsidRDefault="000A39FE" w:rsidP="006B43C4">
      <w:pPr>
        <w:spacing w:before="0" w:beforeAutospacing="0" w:after="0" w:afterAutospacing="0" w:line="240" w:lineRule="auto"/>
        <w:rPr>
          <w:rFonts w:ascii="Times New Roman" w:eastAsia="Times New Roman" w:hAnsi="Times New Roman" w:cs="David"/>
          <w:sz w:val="24"/>
          <w:szCs w:val="24"/>
          <w:rtl/>
        </w:rPr>
      </w:pPr>
    </w:p>
    <w:p w14:paraId="4E56B5B9" w14:textId="77777777" w:rsidR="000A39FE" w:rsidRPr="000A39FE" w:rsidRDefault="000A39FE" w:rsidP="006B43C4">
      <w:pPr>
        <w:widowControl w:val="0"/>
        <w:spacing w:before="0" w:beforeAutospacing="0" w:after="0" w:afterAutospacing="0" w:line="240" w:lineRule="auto"/>
        <w:jc w:val="center"/>
        <w:outlineLvl w:val="7"/>
        <w:rPr>
          <w:rFonts w:ascii="Times New Roman" w:eastAsia="Times New Roman" w:hAnsi="Times New Roman" w:cs="David"/>
          <w:color w:val="339966"/>
          <w:sz w:val="20"/>
          <w:szCs w:val="24"/>
          <w:rtl/>
        </w:rPr>
      </w:pPr>
    </w:p>
    <w:sectPr w:rsidR="000A39FE" w:rsidRPr="000A39FE" w:rsidSect="006B43C4">
      <w:headerReference w:type="default" r:id="rId13"/>
      <w:footerReference w:type="default" r:id="rId14"/>
      <w:pgSz w:w="11906" w:h="16838"/>
      <w:pgMar w:top="1440" w:right="1797" w:bottom="851" w:left="1797" w:header="709"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234A06" w14:textId="77777777" w:rsidR="004B5F1A" w:rsidRDefault="004B5F1A" w:rsidP="00AF234B">
      <w:pPr>
        <w:spacing w:before="0" w:after="0" w:line="240" w:lineRule="auto"/>
      </w:pPr>
      <w:r>
        <w:separator/>
      </w:r>
    </w:p>
  </w:endnote>
  <w:endnote w:type="continuationSeparator" w:id="0">
    <w:p w14:paraId="40CFA36A" w14:textId="77777777" w:rsidR="004B5F1A" w:rsidRDefault="004B5F1A" w:rsidP="00AF234B">
      <w:pPr>
        <w:spacing w:before="0" w:after="0" w:line="240" w:lineRule="auto"/>
      </w:pPr>
      <w:r>
        <w:continuationSeparator/>
      </w:r>
    </w:p>
  </w:endnote>
  <w:endnote w:type="continuationNotice" w:id="1">
    <w:p w14:paraId="03045831" w14:textId="77777777" w:rsidR="004B5F1A" w:rsidRDefault="004B5F1A">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B1"/>
    <w:family w:val="swiss"/>
    <w:notTrueType/>
    <w:pitch w:val="variable"/>
    <w:sig w:usb0="00000801" w:usb1="00000000" w:usb2="00000000" w:usb3="00000000" w:csb0="00000020"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8"/>
      <w:gridCol w:w="2810"/>
      <w:gridCol w:w="233"/>
      <w:gridCol w:w="1045"/>
      <w:gridCol w:w="1766"/>
    </w:tblGrid>
    <w:tr w:rsidR="00A956CD" w:rsidRPr="00A956CD" w14:paraId="3D0738C2" w14:textId="77777777" w:rsidTr="00A956CD">
      <w:tc>
        <w:tcPr>
          <w:tcW w:w="810" w:type="dxa"/>
        </w:tcPr>
        <w:p w14:paraId="58DED48A" w14:textId="77777777" w:rsidR="00A956CD" w:rsidRPr="00A956CD" w:rsidRDefault="00A956CD" w:rsidP="00A956CD">
          <w:pPr>
            <w:tabs>
              <w:tab w:val="center" w:pos="4153"/>
              <w:tab w:val="right" w:pos="8306"/>
            </w:tabs>
            <w:spacing w:before="0" w:after="0" w:line="240" w:lineRule="auto"/>
            <w:rPr>
              <w:rFonts w:ascii="David" w:hAnsi="David"/>
              <w:sz w:val="20"/>
              <w:szCs w:val="20"/>
              <w:rtl/>
            </w:rPr>
          </w:pPr>
          <w:r w:rsidRPr="00A956CD">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8" w:type="dxa"/>
            </w:tcPr>
            <w:p w14:paraId="778CA4C5" w14:textId="4BDBA99D" w:rsidR="00A956CD" w:rsidRPr="00A956CD" w:rsidRDefault="00A01115" w:rsidP="00A956CD">
              <w:pPr>
                <w:tabs>
                  <w:tab w:val="center" w:pos="4153"/>
                  <w:tab w:val="right" w:pos="8306"/>
                </w:tabs>
                <w:spacing w:before="0" w:after="0" w:line="240" w:lineRule="auto"/>
                <w:rPr>
                  <w:rFonts w:ascii="David" w:hAnsi="David"/>
                  <w:color w:val="00B0F0"/>
                  <w:sz w:val="20"/>
                  <w:szCs w:val="20"/>
                  <w:rtl/>
                </w:rPr>
              </w:pPr>
              <w:ins w:id="24" w:author="רינת הראל" w:date="2019-11-13T13:14:00Z">
                <w:r>
                  <w:rPr>
                    <w:rFonts w:ascii="David" w:hAnsi="David"/>
                    <w:color w:val="00B0F0"/>
                    <w:sz w:val="20"/>
                    <w:szCs w:val="20"/>
                    <w:rtl/>
                  </w:rPr>
                  <w:t>סמל דרום</w:t>
                </w:r>
              </w:ins>
            </w:p>
          </w:tc>
        </w:sdtContent>
      </w:sdt>
      <w:tc>
        <w:tcPr>
          <w:tcW w:w="2810" w:type="dxa"/>
        </w:tcPr>
        <w:p w14:paraId="699A1652" w14:textId="77777777" w:rsidR="00A956CD" w:rsidRPr="00A956CD" w:rsidRDefault="00A956CD" w:rsidP="00A956CD">
          <w:pPr>
            <w:tabs>
              <w:tab w:val="center" w:pos="4153"/>
              <w:tab w:val="right" w:pos="8306"/>
            </w:tabs>
            <w:spacing w:before="0" w:after="0" w:line="240" w:lineRule="auto"/>
            <w:rPr>
              <w:rFonts w:ascii="David" w:hAnsi="David"/>
              <w:sz w:val="20"/>
              <w:szCs w:val="20"/>
              <w:rtl/>
            </w:rPr>
          </w:pPr>
          <w:r w:rsidRPr="00A956CD">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חוזה אגרונום</w:t>
              </w:r>
            </w:sdtContent>
          </w:sdt>
        </w:p>
      </w:tc>
      <w:tc>
        <w:tcPr>
          <w:tcW w:w="233" w:type="dxa"/>
        </w:tcPr>
        <w:p w14:paraId="57573243" w14:textId="77777777" w:rsidR="00A956CD" w:rsidRPr="00A956CD" w:rsidRDefault="00A956CD" w:rsidP="00A956CD">
          <w:pPr>
            <w:tabs>
              <w:tab w:val="center" w:pos="4153"/>
              <w:tab w:val="right" w:pos="8306"/>
            </w:tabs>
            <w:spacing w:before="0" w:after="0" w:line="240" w:lineRule="auto"/>
            <w:rPr>
              <w:rFonts w:ascii="David" w:hAnsi="David"/>
              <w:sz w:val="16"/>
              <w:szCs w:val="16"/>
              <w:rtl/>
            </w:rPr>
          </w:pPr>
        </w:p>
      </w:tc>
      <w:tc>
        <w:tcPr>
          <w:tcW w:w="1045" w:type="dxa"/>
        </w:tcPr>
        <w:p w14:paraId="47301273" w14:textId="77777777" w:rsidR="00A956CD" w:rsidRPr="00A956CD" w:rsidRDefault="00A956CD" w:rsidP="00A956CD">
          <w:pPr>
            <w:tabs>
              <w:tab w:val="center" w:pos="4153"/>
              <w:tab w:val="right" w:pos="8306"/>
            </w:tabs>
            <w:spacing w:before="0" w:after="0" w:line="240" w:lineRule="auto"/>
            <w:rPr>
              <w:rFonts w:ascii="David" w:hAnsi="David"/>
              <w:sz w:val="20"/>
              <w:szCs w:val="20"/>
              <w:rtl/>
            </w:rPr>
          </w:pPr>
          <w:r w:rsidRPr="00A956CD">
            <w:rPr>
              <w:rFonts w:ascii="David" w:hAnsi="David"/>
              <w:sz w:val="20"/>
              <w:szCs w:val="20"/>
              <w:rtl/>
            </w:rPr>
            <w:t>מס' חוזה</w:t>
          </w:r>
          <w:r w:rsidRPr="00A956CD">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6" w:type="dxa"/>
            </w:tcPr>
            <w:p w14:paraId="1A40A504" w14:textId="5064E800" w:rsidR="00A956CD" w:rsidRPr="00A956CD" w:rsidRDefault="00A956CD" w:rsidP="00A956CD">
              <w:pPr>
                <w:tabs>
                  <w:tab w:val="center" w:pos="4153"/>
                  <w:tab w:val="right" w:pos="8306"/>
                </w:tabs>
                <w:spacing w:before="0" w:after="0" w:line="240" w:lineRule="auto"/>
                <w:rPr>
                  <w:rFonts w:ascii="David" w:hAnsi="David"/>
                  <w:sz w:val="20"/>
                  <w:szCs w:val="20"/>
                  <w:rtl/>
                </w:rPr>
              </w:pPr>
              <w:del w:id="25" w:author="רינת הראל" w:date="2019-11-13T12:07:00Z">
                <w:r w:rsidDel="00734426">
                  <w:rPr>
                    <w:rFonts w:ascii="David" w:hAnsi="David" w:hint="cs"/>
                    <w:sz w:val="20"/>
                    <w:szCs w:val="20"/>
                  </w:rPr>
                  <w:delText>CONT-5-666</w:delText>
                </w:r>
              </w:del>
              <w:ins w:id="26" w:author="רינת הראל" w:date="2019-11-13T12:07:00Z">
                <w:r w:rsidR="00734426">
                  <w:rPr>
                    <w:rFonts w:ascii="David" w:hAnsi="David" w:hint="cs"/>
                    <w:sz w:val="20"/>
                    <w:szCs w:val="20"/>
                  </w:rPr>
                  <w:t>CO</w:t>
                </w:r>
                <w:r w:rsidR="00734426">
                  <w:rPr>
                    <w:rFonts w:ascii="David" w:hAnsi="David" w:hint="cs"/>
                    <w:sz w:val="20"/>
                    <w:szCs w:val="20"/>
                    <w:rtl/>
                  </w:rPr>
                  <w:t>NT-10-1859</w:t>
                </w:r>
              </w:ins>
            </w:p>
          </w:tc>
        </w:sdtContent>
      </w:sdt>
    </w:tr>
    <w:tr w:rsidR="00A956CD" w:rsidRPr="00A956CD" w14:paraId="2BAA23D8" w14:textId="77777777" w:rsidTr="00A956CD">
      <w:tc>
        <w:tcPr>
          <w:tcW w:w="810" w:type="dxa"/>
        </w:tcPr>
        <w:p w14:paraId="59194E0E" w14:textId="77777777" w:rsidR="00A956CD" w:rsidRPr="00A956CD" w:rsidRDefault="00A956CD" w:rsidP="00A956CD">
          <w:pPr>
            <w:tabs>
              <w:tab w:val="center" w:pos="4153"/>
              <w:tab w:val="right" w:pos="8306"/>
            </w:tabs>
            <w:spacing w:before="0" w:after="0" w:line="240" w:lineRule="auto"/>
            <w:rPr>
              <w:rFonts w:ascii="David" w:hAnsi="David"/>
              <w:sz w:val="20"/>
              <w:szCs w:val="20"/>
              <w:rtl/>
            </w:rPr>
          </w:pPr>
          <w:r w:rsidRPr="00A956CD">
            <w:rPr>
              <w:rFonts w:ascii="David" w:hAnsi="David" w:hint="cs"/>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8" w:type="dxa"/>
            </w:tcPr>
            <w:p w14:paraId="3AD45849" w14:textId="77777777" w:rsidR="00A956CD" w:rsidRPr="00A956CD" w:rsidRDefault="00A956CD" w:rsidP="00A956CD">
              <w:pPr>
                <w:tabs>
                  <w:tab w:val="center" w:pos="4153"/>
                  <w:tab w:val="right" w:pos="8306"/>
                </w:tabs>
                <w:spacing w:before="0" w:after="0" w:line="240" w:lineRule="auto"/>
                <w:rPr>
                  <w:rFonts w:ascii="David" w:hAnsi="David"/>
                  <w:color w:val="00B0F0"/>
                  <w:sz w:val="20"/>
                  <w:szCs w:val="20"/>
                  <w:rtl/>
                </w:rPr>
              </w:pPr>
              <w:r w:rsidRPr="00A956CD">
                <w:rPr>
                  <w:color w:val="00B0F0"/>
                  <w:sz w:val="20"/>
                  <w:szCs w:val="20"/>
                  <w:rtl/>
                </w:rPr>
                <w:t>[שם ספק]</w:t>
              </w:r>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A956CD" w:rsidRPr="00A956CD" w14:paraId="30BF09F3" w14:textId="77777777" w:rsidTr="00623070">
            <w:trPr>
              <w:trHeight w:val="201"/>
            </w:trPr>
            <w:tc>
              <w:tcPr>
                <w:tcW w:w="926" w:type="dxa"/>
              </w:tcPr>
              <w:p w14:paraId="7F4BC341" w14:textId="77777777" w:rsidR="00A956CD" w:rsidRPr="00A956CD" w:rsidRDefault="00A956CD" w:rsidP="00A956CD">
                <w:pPr>
                  <w:tabs>
                    <w:tab w:val="center" w:pos="4153"/>
                    <w:tab w:val="right" w:pos="8306"/>
                  </w:tabs>
                  <w:spacing w:before="0" w:after="0" w:line="240" w:lineRule="auto"/>
                  <w:rPr>
                    <w:rFonts w:ascii="David" w:hAnsi="David"/>
                    <w:sz w:val="20"/>
                    <w:szCs w:val="20"/>
                    <w:rtl/>
                  </w:rPr>
                </w:pPr>
                <w:r w:rsidRPr="00A956CD">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188E938B" w14:textId="43575562" w:rsidR="00A956CD" w:rsidRPr="00A956CD" w:rsidRDefault="00A01115" w:rsidP="00A956CD">
                    <w:pPr>
                      <w:tabs>
                        <w:tab w:val="center" w:pos="4153"/>
                        <w:tab w:val="right" w:pos="8306"/>
                      </w:tabs>
                      <w:spacing w:before="0" w:after="0" w:line="240" w:lineRule="auto"/>
                      <w:ind w:left="1" w:hanging="1"/>
                      <w:rPr>
                        <w:rFonts w:ascii="David" w:hAnsi="David"/>
                        <w:color w:val="00B0F0"/>
                        <w:sz w:val="20"/>
                        <w:szCs w:val="20"/>
                        <w:rtl/>
                      </w:rPr>
                    </w:pPr>
                    <w:ins w:id="27" w:author="רינת הראל" w:date="2019-11-13T13:14:00Z">
                      <w:r>
                        <w:rPr>
                          <w:rFonts w:ascii="David" w:hAnsi="David"/>
                          <w:color w:val="00B0F0"/>
                          <w:sz w:val="20"/>
                          <w:szCs w:val="20"/>
                          <w:rtl/>
                        </w:rPr>
                        <w:t>0.2</w:t>
                      </w:r>
                    </w:ins>
                  </w:p>
                </w:tc>
              </w:sdtContent>
            </w:sdt>
          </w:tr>
        </w:tbl>
        <w:p w14:paraId="2BED6993" w14:textId="77777777" w:rsidR="00A956CD" w:rsidRPr="00A956CD" w:rsidRDefault="00A956CD" w:rsidP="00A956CD">
          <w:pPr>
            <w:tabs>
              <w:tab w:val="center" w:pos="4153"/>
              <w:tab w:val="right" w:pos="8306"/>
            </w:tabs>
            <w:spacing w:before="0" w:after="0" w:line="240" w:lineRule="auto"/>
            <w:rPr>
              <w:rFonts w:ascii="David" w:hAnsi="David"/>
              <w:sz w:val="20"/>
              <w:szCs w:val="20"/>
              <w:rtl/>
            </w:rPr>
          </w:pPr>
        </w:p>
      </w:tc>
      <w:tc>
        <w:tcPr>
          <w:tcW w:w="233" w:type="dxa"/>
        </w:tcPr>
        <w:p w14:paraId="4DF7EC04" w14:textId="77777777" w:rsidR="00A956CD" w:rsidRPr="00A956CD" w:rsidRDefault="00A956CD" w:rsidP="00A956CD">
          <w:pPr>
            <w:tabs>
              <w:tab w:val="center" w:pos="4153"/>
              <w:tab w:val="right" w:pos="8306"/>
            </w:tabs>
            <w:spacing w:before="0" w:after="0" w:line="240" w:lineRule="auto"/>
            <w:rPr>
              <w:rFonts w:ascii="David" w:hAnsi="David"/>
              <w:sz w:val="20"/>
              <w:szCs w:val="20"/>
              <w:rtl/>
            </w:rPr>
          </w:pPr>
        </w:p>
      </w:tc>
      <w:tc>
        <w:tcPr>
          <w:tcW w:w="1045" w:type="dxa"/>
        </w:tcPr>
        <w:p w14:paraId="3B263776" w14:textId="77777777" w:rsidR="00A956CD" w:rsidRPr="00A956CD" w:rsidRDefault="00A956CD" w:rsidP="00A956CD">
          <w:pPr>
            <w:tabs>
              <w:tab w:val="center" w:pos="4153"/>
              <w:tab w:val="right" w:pos="8306"/>
            </w:tabs>
            <w:spacing w:before="0" w:after="0" w:line="240" w:lineRule="auto"/>
            <w:rPr>
              <w:rFonts w:ascii="David" w:hAnsi="David"/>
              <w:sz w:val="20"/>
              <w:szCs w:val="20"/>
              <w:rtl/>
            </w:rPr>
          </w:pPr>
          <w:r w:rsidRPr="00A956CD">
            <w:rPr>
              <w:rFonts w:ascii="David" w:hAnsi="David" w:hint="cs"/>
              <w:sz w:val="20"/>
              <w:szCs w:val="20"/>
              <w:rtl/>
            </w:rPr>
            <w:t>סטטוס:</w:t>
          </w:r>
        </w:p>
      </w:tc>
      <w:tc>
        <w:tcPr>
          <w:tcW w:w="1766" w:type="dxa"/>
        </w:tcPr>
        <w:p w14:paraId="442A73D2" w14:textId="318ED8E4" w:rsidR="00A956CD" w:rsidRPr="00A956CD" w:rsidRDefault="00A01115" w:rsidP="00A956CD">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28" w:author="רינת הראל" w:date="2019-11-13T12:07:00Z">
                <w:r w:rsidR="00734426">
                  <w:rPr>
                    <w:rFonts w:ascii="David" w:hAnsi="David"/>
                    <w:sz w:val="20"/>
                    <w:szCs w:val="20"/>
                    <w:rtl/>
                  </w:rPr>
                  <w:t>3;#</w:t>
                </w:r>
                <w:r w:rsidR="00734426">
                  <w:rPr>
                    <w:rFonts w:ascii="David" w:hAnsi="David"/>
                    <w:sz w:val="20"/>
                    <w:szCs w:val="20"/>
                  </w:rPr>
                  <w:t>Draft</w:t>
                </w:r>
              </w:ins>
            </w:sdtContent>
          </w:sdt>
        </w:p>
      </w:tc>
    </w:tr>
    <w:tr w:rsidR="00A956CD" w:rsidRPr="00A956CD" w14:paraId="33E7041E" w14:textId="77777777" w:rsidTr="00A956CD">
      <w:trPr>
        <w:trHeight w:val="80"/>
      </w:trPr>
      <w:tc>
        <w:tcPr>
          <w:tcW w:w="810" w:type="dxa"/>
        </w:tcPr>
        <w:p w14:paraId="392DE62B" w14:textId="77777777" w:rsidR="00A956CD" w:rsidRPr="00A956CD" w:rsidRDefault="00A956CD" w:rsidP="00A956CD">
          <w:pPr>
            <w:tabs>
              <w:tab w:val="center" w:pos="4153"/>
              <w:tab w:val="right" w:pos="8306"/>
            </w:tabs>
            <w:spacing w:before="0" w:after="0" w:line="240" w:lineRule="auto"/>
            <w:rPr>
              <w:rFonts w:ascii="David" w:hAnsi="David"/>
              <w:sz w:val="20"/>
              <w:szCs w:val="20"/>
              <w:rtl/>
            </w:rPr>
          </w:pPr>
        </w:p>
      </w:tc>
      <w:tc>
        <w:tcPr>
          <w:tcW w:w="1648" w:type="dxa"/>
        </w:tcPr>
        <w:p w14:paraId="30E3CB26" w14:textId="77777777" w:rsidR="00A956CD" w:rsidRPr="00A956CD" w:rsidRDefault="00A956CD" w:rsidP="00A956CD">
          <w:pPr>
            <w:tabs>
              <w:tab w:val="center" w:pos="4153"/>
              <w:tab w:val="right" w:pos="8306"/>
            </w:tabs>
            <w:spacing w:before="0" w:after="0" w:line="240" w:lineRule="auto"/>
            <w:rPr>
              <w:rFonts w:ascii="David" w:hAnsi="David"/>
              <w:color w:val="00B0F0"/>
              <w:sz w:val="20"/>
              <w:szCs w:val="20"/>
              <w:rtl/>
            </w:rPr>
          </w:pPr>
        </w:p>
      </w:tc>
      <w:tc>
        <w:tcPr>
          <w:tcW w:w="2810" w:type="dxa"/>
        </w:tcPr>
        <w:p w14:paraId="2DF54E3E" w14:textId="77777777" w:rsidR="00A956CD" w:rsidRPr="00A956CD" w:rsidRDefault="00A956CD" w:rsidP="00A956CD">
          <w:pPr>
            <w:tabs>
              <w:tab w:val="center" w:pos="4153"/>
              <w:tab w:val="right" w:pos="8306"/>
            </w:tabs>
            <w:spacing w:before="0" w:after="0" w:line="240" w:lineRule="auto"/>
            <w:rPr>
              <w:rFonts w:ascii="David" w:hAnsi="David"/>
              <w:sz w:val="20"/>
              <w:szCs w:val="20"/>
              <w:rtl/>
            </w:rPr>
          </w:pPr>
        </w:p>
      </w:tc>
      <w:tc>
        <w:tcPr>
          <w:tcW w:w="233" w:type="dxa"/>
        </w:tcPr>
        <w:p w14:paraId="36C76768" w14:textId="77777777" w:rsidR="00A956CD" w:rsidRPr="00A956CD" w:rsidRDefault="00A956CD" w:rsidP="00A956CD">
          <w:pPr>
            <w:tabs>
              <w:tab w:val="center" w:pos="4153"/>
              <w:tab w:val="right" w:pos="8306"/>
            </w:tabs>
            <w:spacing w:before="0" w:after="0" w:line="240" w:lineRule="auto"/>
            <w:rPr>
              <w:rFonts w:ascii="David" w:hAnsi="David"/>
              <w:sz w:val="20"/>
              <w:szCs w:val="20"/>
              <w:rtl/>
            </w:rPr>
          </w:pPr>
        </w:p>
      </w:tc>
      <w:tc>
        <w:tcPr>
          <w:tcW w:w="1045" w:type="dxa"/>
        </w:tcPr>
        <w:p w14:paraId="1AD6D42E" w14:textId="77777777" w:rsidR="00A956CD" w:rsidRPr="00A956CD" w:rsidRDefault="00A956CD" w:rsidP="00A956CD">
          <w:pPr>
            <w:tabs>
              <w:tab w:val="center" w:pos="4153"/>
              <w:tab w:val="right" w:pos="8306"/>
            </w:tabs>
            <w:spacing w:before="0" w:after="0" w:line="240" w:lineRule="auto"/>
            <w:rPr>
              <w:rFonts w:ascii="David" w:hAnsi="David"/>
              <w:sz w:val="20"/>
              <w:szCs w:val="20"/>
              <w:rtl/>
            </w:rPr>
          </w:pPr>
        </w:p>
      </w:tc>
      <w:tc>
        <w:tcPr>
          <w:tcW w:w="1766" w:type="dxa"/>
        </w:tcPr>
        <w:p w14:paraId="3E96A28E" w14:textId="77777777" w:rsidR="00A956CD" w:rsidRPr="00A956CD" w:rsidRDefault="00A956CD" w:rsidP="00A956CD">
          <w:pPr>
            <w:tabs>
              <w:tab w:val="center" w:pos="4153"/>
              <w:tab w:val="right" w:pos="8306"/>
            </w:tabs>
            <w:spacing w:before="0" w:after="0" w:line="240" w:lineRule="auto"/>
            <w:rPr>
              <w:rFonts w:ascii="David" w:hAnsi="David"/>
              <w:sz w:val="20"/>
              <w:szCs w:val="20"/>
              <w:rtl/>
            </w:rPr>
          </w:pPr>
        </w:p>
      </w:tc>
    </w:tr>
  </w:tbl>
  <w:p w14:paraId="4095C745" w14:textId="77777777" w:rsidR="0008439A" w:rsidRPr="00A956CD" w:rsidRDefault="00A956CD" w:rsidP="00A956CD">
    <w:pPr>
      <w:spacing w:before="0" w:beforeAutospacing="0" w:after="0" w:afterAutospacing="0" w:line="240" w:lineRule="auto"/>
      <w:rPr>
        <w:rFonts w:ascii="Arial" w:hAnsi="Arial" w:cs="Arial"/>
        <w:sz w:val="16"/>
        <w:szCs w:val="16"/>
      </w:rPr>
    </w:pPr>
    <w:r w:rsidRPr="00A956CD">
      <w:rPr>
        <w:rFonts w:ascii="Arial" w:hAnsi="Arial" w:cs="Arial" w:hint="cs"/>
        <w:sz w:val="16"/>
        <w:szCs w:val="16"/>
        <w:rtl/>
      </w:rPr>
      <w:t xml:space="preserve">   </w:t>
    </w:r>
    <w:r w:rsidRPr="00A956CD">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9A808BA" w14:textId="77777777" w:rsidR="004B5F1A" w:rsidRDefault="004B5F1A" w:rsidP="00AF234B">
      <w:pPr>
        <w:spacing w:before="0" w:after="0" w:line="240" w:lineRule="auto"/>
      </w:pPr>
      <w:r>
        <w:separator/>
      </w:r>
    </w:p>
  </w:footnote>
  <w:footnote w:type="continuationSeparator" w:id="0">
    <w:p w14:paraId="131C5DE4" w14:textId="77777777" w:rsidR="004B5F1A" w:rsidRDefault="004B5F1A" w:rsidP="00AF234B">
      <w:pPr>
        <w:spacing w:before="0" w:after="0" w:line="240" w:lineRule="auto"/>
      </w:pPr>
      <w:r>
        <w:continuationSeparator/>
      </w:r>
    </w:p>
  </w:footnote>
  <w:footnote w:type="continuationNotice" w:id="1">
    <w:p w14:paraId="43C7DB1B" w14:textId="77777777" w:rsidR="004B5F1A" w:rsidRDefault="004B5F1A">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242F25D1" w14:textId="77777777" w:rsidR="0008439A" w:rsidRDefault="0008439A" w:rsidP="00CF334C">
        <w:pPr>
          <w:pStyle w:val="a3"/>
          <w:jc w:val="center"/>
        </w:pPr>
        <w:r>
          <w:fldChar w:fldCharType="begin"/>
        </w:r>
        <w:r>
          <w:instrText xml:space="preserve"> PAGE   \* MERGEFORMAT </w:instrText>
        </w:r>
        <w:r>
          <w:fldChar w:fldCharType="separate"/>
        </w:r>
        <w:r w:rsidR="00A01115">
          <w:rPr>
            <w:noProof/>
            <w:rtl/>
          </w:rPr>
          <w:t>1</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5349C5"/>
    <w:multiLevelType w:val="hybridMultilevel"/>
    <w:tmpl w:val="34724E10"/>
    <w:lvl w:ilvl="0" w:tplc="0409000F">
      <w:start w:val="1"/>
      <w:numFmt w:val="decimal"/>
      <w:lvlText w:val="%1."/>
      <w:lvlJc w:val="left"/>
      <w:pPr>
        <w:ind w:left="1140" w:hanging="114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2"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4"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5"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6E7F562A"/>
    <w:multiLevelType w:val="hybridMultilevel"/>
    <w:tmpl w:val="B4605BCA"/>
    <w:lvl w:ilvl="0" w:tplc="C9DC80E8">
      <w:start w:val="1"/>
      <w:numFmt w:val="hebrew1"/>
      <w:lvlText w:val="%1."/>
      <w:lvlJc w:val="left"/>
      <w:pPr>
        <w:ind w:left="2580" w:hanging="1140"/>
      </w:pPr>
      <w:rPr>
        <w:rFonts w:hint="default"/>
        <w:u w:val="no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7396096F"/>
    <w:multiLevelType w:val="hybridMultilevel"/>
    <w:tmpl w:val="1F44C058"/>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num w:numId="1">
    <w:abstractNumId w:val="8"/>
  </w:num>
  <w:num w:numId="2">
    <w:abstractNumId w:val="4"/>
  </w:num>
  <w:num w:numId="3">
    <w:abstractNumId w:val="3"/>
  </w:num>
  <w:num w:numId="4">
    <w:abstractNumId w:val="2"/>
  </w:num>
  <w:num w:numId="5">
    <w:abstractNumId w:val="7"/>
  </w:num>
  <w:num w:numId="6">
    <w:abstractNumId w:val="6"/>
  </w:num>
  <w:num w:numId="7">
    <w:abstractNumId w:val="0"/>
  </w:num>
  <w:num w:numId="8">
    <w:abstractNumId w:val="5"/>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רינת הראל">
    <w15:presenceInfo w15:providerId="AD" w15:userId="S-1-5-21-1915107579-1707952165-794563710-128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trackRevisions/>
  <w:documentProtection w:edit="trackedChanges" w:enforcement="0"/>
  <w:defaultTabStop w:val="720"/>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408FF"/>
    <w:rsid w:val="0008439A"/>
    <w:rsid w:val="000844EB"/>
    <w:rsid w:val="000A39FE"/>
    <w:rsid w:val="000F37D8"/>
    <w:rsid w:val="00134C85"/>
    <w:rsid w:val="001642FF"/>
    <w:rsid w:val="001A0C3C"/>
    <w:rsid w:val="001A69D5"/>
    <w:rsid w:val="001D4EC2"/>
    <w:rsid w:val="00214ACF"/>
    <w:rsid w:val="002436F3"/>
    <w:rsid w:val="00264D14"/>
    <w:rsid w:val="00272745"/>
    <w:rsid w:val="002B07C8"/>
    <w:rsid w:val="002B2234"/>
    <w:rsid w:val="002E229F"/>
    <w:rsid w:val="00310285"/>
    <w:rsid w:val="003A7E54"/>
    <w:rsid w:val="003C61ED"/>
    <w:rsid w:val="004B5F1A"/>
    <w:rsid w:val="00543429"/>
    <w:rsid w:val="00552E11"/>
    <w:rsid w:val="00563BF2"/>
    <w:rsid w:val="005B6AFF"/>
    <w:rsid w:val="005D6E29"/>
    <w:rsid w:val="00650D2D"/>
    <w:rsid w:val="00660027"/>
    <w:rsid w:val="00666119"/>
    <w:rsid w:val="006B43C4"/>
    <w:rsid w:val="0072103C"/>
    <w:rsid w:val="00734426"/>
    <w:rsid w:val="00874D33"/>
    <w:rsid w:val="008A79CB"/>
    <w:rsid w:val="008B73C2"/>
    <w:rsid w:val="008C64C6"/>
    <w:rsid w:val="00931A91"/>
    <w:rsid w:val="00942177"/>
    <w:rsid w:val="009B0C3E"/>
    <w:rsid w:val="009D57E5"/>
    <w:rsid w:val="00A01115"/>
    <w:rsid w:val="00A42271"/>
    <w:rsid w:val="00A4472C"/>
    <w:rsid w:val="00A70BF5"/>
    <w:rsid w:val="00A864A9"/>
    <w:rsid w:val="00A956CD"/>
    <w:rsid w:val="00AF234B"/>
    <w:rsid w:val="00B404AC"/>
    <w:rsid w:val="00BD72C4"/>
    <w:rsid w:val="00BE17B4"/>
    <w:rsid w:val="00BF0AA7"/>
    <w:rsid w:val="00C26A8A"/>
    <w:rsid w:val="00C621A6"/>
    <w:rsid w:val="00C81171"/>
    <w:rsid w:val="00C903A8"/>
    <w:rsid w:val="00CF334C"/>
    <w:rsid w:val="00D87F25"/>
    <w:rsid w:val="00E679C7"/>
    <w:rsid w:val="00E870A8"/>
    <w:rsid w:val="00EC37B6"/>
    <w:rsid w:val="00F16787"/>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A43160F"/>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6">
    <w:name w:val="heading 6"/>
    <w:basedOn w:val="a"/>
    <w:next w:val="a"/>
    <w:link w:val="60"/>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2B2234"/>
    <w:rPr>
      <w:rFonts w:cs="Times New Roman"/>
    </w:rPr>
  </w:style>
  <w:style w:type="paragraph" w:styleId="af2">
    <w:name w:val="Document Map"/>
    <w:basedOn w:val="a"/>
    <w:link w:val="af3"/>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60">
    <w:name w:val="כותרת 6 תו"/>
    <w:basedOn w:val="a0"/>
    <w:link w:val="6"/>
    <w:rsid w:val="00650D2D"/>
    <w:rPr>
      <w:rFonts w:ascii="Times New Roman" w:eastAsia="Times New Roman" w:hAnsi="Times New Roman" w:cs="David"/>
      <w:sz w:val="20"/>
      <w:szCs w:val="24"/>
      <w:u w:val="single"/>
      <w:lang w:eastAsia="he-IL"/>
    </w:rPr>
  </w:style>
  <w:style w:type="character" w:customStyle="1" w:styleId="70">
    <w:name w:val="כותרת 7 תו"/>
    <w:basedOn w:val="a0"/>
    <w:link w:val="7"/>
    <w:rsid w:val="00650D2D"/>
    <w:rPr>
      <w:rFonts w:ascii="Times New Roman" w:eastAsia="Times New Roman" w:hAnsi="Times New Roman" w:cs="David"/>
      <w:sz w:val="20"/>
      <w:szCs w:val="24"/>
      <w:lang w:eastAsia="he-IL"/>
    </w:rPr>
  </w:style>
  <w:style w:type="character" w:customStyle="1" w:styleId="80">
    <w:name w:val="כותרת 8 תו"/>
    <w:basedOn w:val="a0"/>
    <w:link w:val="8"/>
    <w:rsid w:val="00650D2D"/>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650D2D"/>
    <w:rPr>
      <w:rFonts w:ascii="Times New Roman" w:eastAsia="Times New Roman" w:hAnsi="Times New Roman" w:cs="David"/>
      <w:bCs/>
      <w:sz w:val="20"/>
      <w:szCs w:val="24"/>
      <w:u w:val="single"/>
      <w:lang w:eastAsia="he-IL"/>
    </w:rPr>
  </w:style>
  <w:style w:type="numbering" w:customStyle="1" w:styleId="NoList2">
    <w:name w:val="No List2"/>
    <w:next w:val="a2"/>
    <w:semiHidden/>
    <w:rsid w:val="00650D2D"/>
  </w:style>
  <w:style w:type="paragraph" w:styleId="NormalWeb">
    <w:name w:val="Normal (Web)"/>
    <w:basedOn w:val="a"/>
    <w:rsid w:val="00650D2D"/>
    <w:pPr>
      <w:bidi w:val="0"/>
      <w:spacing w:line="240" w:lineRule="auto"/>
    </w:pPr>
    <w:rPr>
      <w:rFonts w:ascii="Times New Roman" w:eastAsia="Times New Roman" w:hAnsi="Times New Roman" w:cs="Times New Roman"/>
      <w:sz w:val="24"/>
      <w:szCs w:val="24"/>
    </w:rPr>
  </w:style>
  <w:style w:type="paragraph" w:styleId="af6">
    <w:name w:val="List Paragraph"/>
    <w:basedOn w:val="a"/>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a2"/>
    <w:semiHidden/>
    <w:unhideWhenUsed/>
    <w:rsid w:val="000A39FE"/>
  </w:style>
  <w:style w:type="character" w:customStyle="1" w:styleId="af7">
    <w:name w:val="ביטול תו"/>
    <w:link w:val="af8"/>
    <w:locked/>
    <w:rsid w:val="000A39FE"/>
    <w:rPr>
      <w:rFonts w:cs="David"/>
      <w:sz w:val="26"/>
      <w:szCs w:val="24"/>
    </w:rPr>
  </w:style>
  <w:style w:type="paragraph" w:customStyle="1" w:styleId="af8">
    <w:name w:val="ביטול"/>
    <w:basedOn w:val="a"/>
    <w:link w:val="af7"/>
    <w:rsid w:val="000A39FE"/>
    <w:pPr>
      <w:spacing w:before="240" w:beforeAutospacing="0" w:after="0" w:afterAutospacing="0" w:line="240" w:lineRule="auto"/>
      <w:jc w:val="both"/>
    </w:pPr>
    <w:rPr>
      <w:rFonts w:cs="David"/>
      <w:sz w:val="26"/>
      <w:szCs w:val="24"/>
    </w:rPr>
  </w:style>
  <w:style w:type="table" w:customStyle="1" w:styleId="13">
    <w:name w:val="רשת טבלה1"/>
    <w:basedOn w:val="a1"/>
    <w:next w:val="a8"/>
    <w:rsid w:val="00A956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היסט_כפול"/>
    <w:basedOn w:val="a"/>
    <w:rsid w:val="00D87F25"/>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1" Type="http://schemas.openxmlformats.org/officeDocument/2006/relationships/endnotes" Target="endnotes.xml"/><Relationship Id="rId6"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4C7A2B1A74FE3A952829EE4140C02"/>
        <w:category>
          <w:name w:val="General"/>
          <w:gallery w:val="placeholder"/>
        </w:category>
        <w:types>
          <w:type w:val="bbPlcHdr"/>
        </w:types>
        <w:behaviors>
          <w:behavior w:val="content"/>
        </w:behaviors>
        <w:guid w:val="{0B4DAE28-6198-48D3-B837-1A84526654EA}"/>
      </w:docPartPr>
      <w:docPartBody>
        <w:p w:rsidR="00172407" w:rsidRDefault="00172407">
          <w:r w:rsidRPr="00A072AF">
            <w:rPr>
              <w:rStyle w:val="a3"/>
              <w:rtl/>
            </w:rPr>
            <w:t>[תאריך חתימת חוזה]</w:t>
          </w:r>
        </w:p>
      </w:docPartBody>
    </w:docPart>
    <w:docPart>
      <w:docPartPr>
        <w:name w:val="FB5B2F7342994AAE977032F2BC97B57D"/>
        <w:category>
          <w:name w:val="General"/>
          <w:gallery w:val="placeholder"/>
        </w:category>
        <w:types>
          <w:type w:val="bbPlcHdr"/>
        </w:types>
        <w:behaviors>
          <w:behavior w:val="content"/>
        </w:behaviors>
        <w:guid w:val="{09E90CF5-E803-4D6F-A37B-0D0786DCFB88}"/>
      </w:docPartPr>
      <w:docPartBody>
        <w:p w:rsidR="00172407" w:rsidRDefault="00172407">
          <w:r w:rsidRPr="00A072AF">
            <w:rPr>
              <w:rStyle w:val="a3"/>
              <w:rtl/>
            </w:rPr>
            <w:t>[צד א בחוזה]</w:t>
          </w:r>
        </w:p>
      </w:docPartBody>
    </w:docPart>
    <w:docPart>
      <w:docPartPr>
        <w:name w:val="86ACF378D430447AA604541F7A0E72B1"/>
        <w:category>
          <w:name w:val="General"/>
          <w:gallery w:val="placeholder"/>
        </w:category>
        <w:types>
          <w:type w:val="bbPlcHdr"/>
        </w:types>
        <w:behaviors>
          <w:behavior w:val="content"/>
        </w:behaviors>
        <w:guid w:val="{78F252B1-A18A-4424-82AE-41C256D26D95}"/>
      </w:docPartPr>
      <w:docPartBody>
        <w:p w:rsidR="00172407" w:rsidRDefault="00172407">
          <w:r w:rsidRPr="00A072AF">
            <w:rPr>
              <w:rStyle w:val="a3"/>
              <w:rtl/>
            </w:rPr>
            <w:t>[צדדים נוספים]</w:t>
          </w:r>
        </w:p>
      </w:docPartBody>
    </w:docPart>
    <w:docPart>
      <w:docPartPr>
        <w:name w:val="682E837FD8344F9EAF3466539C2A59F5"/>
        <w:category>
          <w:name w:val="General"/>
          <w:gallery w:val="placeholder"/>
        </w:category>
        <w:types>
          <w:type w:val="bbPlcHdr"/>
        </w:types>
        <w:behaviors>
          <w:behavior w:val="content"/>
        </w:behaviors>
        <w:guid w:val="{F1163D57-41F2-413A-B8C8-8061FF17E50D}"/>
      </w:docPartPr>
      <w:docPartBody>
        <w:p w:rsidR="00172407" w:rsidRDefault="00172407">
          <w:r w:rsidRPr="00A072AF">
            <w:rPr>
              <w:rStyle w:val="a3"/>
              <w:rtl/>
            </w:rPr>
            <w:t>[רשות מקומית]</w:t>
          </w:r>
        </w:p>
      </w:docPartBody>
    </w:docPart>
    <w:docPart>
      <w:docPartPr>
        <w:name w:val="ABC16EB04AA54F38B423A0C724A7D55B"/>
        <w:category>
          <w:name w:val="General"/>
          <w:gallery w:val="placeholder"/>
        </w:category>
        <w:types>
          <w:type w:val="bbPlcHdr"/>
        </w:types>
        <w:behaviors>
          <w:behavior w:val="content"/>
        </w:behaviors>
        <w:guid w:val="{F04764A1-79FB-497B-8CA7-DE7A0B76FE12}"/>
      </w:docPartPr>
      <w:docPartBody>
        <w:p w:rsidR="00172407" w:rsidRDefault="00172407">
          <w:r w:rsidRPr="00A072AF">
            <w:rPr>
              <w:rStyle w:val="a3"/>
              <w:rtl/>
            </w:rPr>
            <w:t>[שם אתר]</w:t>
          </w:r>
        </w:p>
      </w:docPartBody>
    </w:docPart>
    <w:docPart>
      <w:docPartPr>
        <w:name w:val="0B0B6D45DB75453791B90DA935B7039E"/>
        <w:category>
          <w:name w:val="General"/>
          <w:gallery w:val="placeholder"/>
        </w:category>
        <w:types>
          <w:type w:val="bbPlcHdr"/>
        </w:types>
        <w:behaviors>
          <w:behavior w:val="content"/>
        </w:behaviors>
        <w:guid w:val="{ECED90CC-7C62-4917-A65C-BD2CC9B123AF}"/>
      </w:docPartPr>
      <w:docPartBody>
        <w:p w:rsidR="00172407" w:rsidRDefault="00172407">
          <w:r w:rsidRPr="00A072AF">
            <w:rPr>
              <w:rStyle w:val="a3"/>
              <w:rtl/>
            </w:rPr>
            <w:t>[שם הפרויקט]</w:t>
          </w:r>
        </w:p>
      </w:docPartBody>
    </w:docPart>
    <w:docPart>
      <w:docPartPr>
        <w:name w:val="B3C3FB6159FD48C8BD136281C8862F4E"/>
        <w:category>
          <w:name w:val="General"/>
          <w:gallery w:val="placeholder"/>
        </w:category>
        <w:types>
          <w:type w:val="bbPlcHdr"/>
        </w:types>
        <w:behaviors>
          <w:behavior w:val="content"/>
        </w:behaviors>
        <w:guid w:val="{04C52A9D-E472-43E6-8097-62A3A4E25F61}"/>
      </w:docPartPr>
      <w:docPartBody>
        <w:p w:rsidR="00172407" w:rsidRDefault="00172407">
          <w:r w:rsidRPr="00A072AF">
            <w:rPr>
              <w:rStyle w:val="a3"/>
              <w:rtl/>
            </w:rPr>
            <w:t>[שדה נוסף 2]</w:t>
          </w:r>
        </w:p>
      </w:docPartBody>
    </w:docPart>
    <w:docPart>
      <w:docPartPr>
        <w:name w:val="C420CE97EE934957AB5C1245ACE56CD1"/>
        <w:category>
          <w:name w:val="General"/>
          <w:gallery w:val="placeholder"/>
        </w:category>
        <w:types>
          <w:type w:val="bbPlcHdr"/>
        </w:types>
        <w:behaviors>
          <w:behavior w:val="content"/>
        </w:behaviors>
        <w:guid w:val="{A1BB133E-1994-4D7D-A2B5-7454010E44AC}"/>
      </w:docPartPr>
      <w:docPartBody>
        <w:p w:rsidR="00172407" w:rsidRDefault="00172407">
          <w:r w:rsidRPr="00A072AF">
            <w:rPr>
              <w:rStyle w:val="a3"/>
              <w:rtl/>
            </w:rPr>
            <w:t>[שדה נוסף 1]</w:t>
          </w:r>
        </w:p>
      </w:docPartBody>
    </w:docPart>
    <w:docPart>
      <w:docPartPr>
        <w:name w:val="D4BA4A83A9C84D4BBA95636010609F87"/>
        <w:category>
          <w:name w:val="General"/>
          <w:gallery w:val="placeholder"/>
        </w:category>
        <w:types>
          <w:type w:val="bbPlcHdr"/>
        </w:types>
        <w:behaviors>
          <w:behavior w:val="content"/>
        </w:behaviors>
        <w:guid w:val="{CA7B351B-EEF1-4482-B5F0-A5793C06A503}"/>
      </w:docPartPr>
      <w:docPartBody>
        <w:p w:rsidR="00172407" w:rsidRDefault="00172407">
          <w:r w:rsidRPr="00A072AF">
            <w:rPr>
              <w:rStyle w:val="a3"/>
              <w:rtl/>
            </w:rPr>
            <w:t>[רשות מקומית]</w:t>
          </w:r>
        </w:p>
      </w:docPartBody>
    </w:docPart>
    <w:docPart>
      <w:docPartPr>
        <w:name w:val="8EEA6840CC4E4336BB6AF224DDD09688"/>
        <w:category>
          <w:name w:val="General"/>
          <w:gallery w:val="placeholder"/>
        </w:category>
        <w:types>
          <w:type w:val="bbPlcHdr"/>
        </w:types>
        <w:behaviors>
          <w:behavior w:val="content"/>
        </w:behaviors>
        <w:guid w:val="{E0315E66-5BD7-4A6A-BA10-6A2CEA45C8CB}"/>
      </w:docPartPr>
      <w:docPartBody>
        <w:p w:rsidR="00172407" w:rsidRDefault="00172407">
          <w:r w:rsidRPr="00A072AF">
            <w:rPr>
              <w:rStyle w:val="a3"/>
              <w:rtl/>
            </w:rPr>
            <w:t>[שדה נוסף 4]</w:t>
          </w:r>
        </w:p>
      </w:docPartBody>
    </w:docPart>
    <w:docPart>
      <w:docPartPr>
        <w:name w:val="4CFA48F9DF324181902F6D019D9DBD1C"/>
        <w:category>
          <w:name w:val="General"/>
          <w:gallery w:val="placeholder"/>
        </w:category>
        <w:types>
          <w:type w:val="bbPlcHdr"/>
        </w:types>
        <w:behaviors>
          <w:behavior w:val="content"/>
        </w:behaviors>
        <w:guid w:val="{7AC9627C-50ED-45AD-A097-379EB74FA06A}"/>
      </w:docPartPr>
      <w:docPartBody>
        <w:p w:rsidR="00172407" w:rsidRDefault="00172407">
          <w:r w:rsidRPr="00A072AF">
            <w:rPr>
              <w:rStyle w:val="a3"/>
              <w:rtl/>
            </w:rPr>
            <w:t>[שדה נוסף 5]</w:t>
          </w:r>
        </w:p>
      </w:docPartBody>
    </w:docPart>
    <w:docPart>
      <w:docPartPr>
        <w:name w:val="8A0E77EBB0D942D1A08437179B20C889"/>
        <w:category>
          <w:name w:val="General"/>
          <w:gallery w:val="placeholder"/>
        </w:category>
        <w:types>
          <w:type w:val="bbPlcHdr"/>
        </w:types>
        <w:behaviors>
          <w:behavior w:val="content"/>
        </w:behaviors>
        <w:guid w:val="{28C37BA7-A99A-4232-8C5D-368D9EE4E4D7}"/>
      </w:docPartPr>
      <w:docPartBody>
        <w:p w:rsidR="00172407" w:rsidRDefault="00172407">
          <w:r w:rsidRPr="00A072AF">
            <w:rPr>
              <w:rStyle w:val="a3"/>
              <w:rtl/>
            </w:rPr>
            <w:t>[שדה נוסף 6]</w:t>
          </w:r>
        </w:p>
      </w:docPartBody>
    </w:docPart>
    <w:docPart>
      <w:docPartPr>
        <w:name w:val="0395A581F9B249B7A8190D9108B0CA7D"/>
        <w:category>
          <w:name w:val="General"/>
          <w:gallery w:val="placeholder"/>
        </w:category>
        <w:types>
          <w:type w:val="bbPlcHdr"/>
        </w:types>
        <w:behaviors>
          <w:behavior w:val="content"/>
        </w:behaviors>
        <w:guid w:val="{A5C0C623-8ECA-4771-B293-BE9C2E9D99A2}"/>
      </w:docPartPr>
      <w:docPartBody>
        <w:p w:rsidR="00172407" w:rsidRDefault="00172407">
          <w:r w:rsidRPr="00A072AF">
            <w:rPr>
              <w:rStyle w:val="a3"/>
              <w:rtl/>
            </w:rPr>
            <w:t>[אחוז השתתפות צד א]</w:t>
          </w:r>
        </w:p>
      </w:docPartBody>
    </w:docPart>
    <w:docPart>
      <w:docPartPr>
        <w:name w:val="00F0013C2FCD493E9BA2AF007573714E"/>
        <w:category>
          <w:name w:val="General"/>
          <w:gallery w:val="placeholder"/>
        </w:category>
        <w:types>
          <w:type w:val="bbPlcHdr"/>
        </w:types>
        <w:behaviors>
          <w:behavior w:val="content"/>
        </w:behaviors>
        <w:guid w:val="{F4854D51-F2C0-4591-AB24-60E0CA0B335F}"/>
      </w:docPartPr>
      <w:docPartBody>
        <w:p w:rsidR="00172407" w:rsidRDefault="00172407">
          <w:r w:rsidRPr="00A072AF">
            <w:rPr>
              <w:rStyle w:val="a3"/>
              <w:rtl/>
            </w:rPr>
            <w:t>[שדה נוסף 3]</w:t>
          </w:r>
        </w:p>
      </w:docPartBody>
    </w:docPart>
    <w:docPart>
      <w:docPartPr>
        <w:name w:val="8C9E94C1DBEE423CB78E5F5F8761ED1C"/>
        <w:category>
          <w:name w:val="General"/>
          <w:gallery w:val="placeholder"/>
        </w:category>
        <w:types>
          <w:type w:val="bbPlcHdr"/>
        </w:types>
        <w:behaviors>
          <w:behavior w:val="content"/>
        </w:behaviors>
        <w:guid w:val="{7952B814-C96D-4000-96CC-9A7204800757}"/>
      </w:docPartPr>
      <w:docPartBody>
        <w:p w:rsidR="00015D7F" w:rsidRDefault="00172407">
          <w:r w:rsidRPr="00A072AF">
            <w:rPr>
              <w:rStyle w:val="a3"/>
              <w:rtl/>
            </w:rPr>
            <w:t>[תאריך חתימת חוזה]</w:t>
          </w:r>
        </w:p>
      </w:docPartBody>
    </w:docPart>
    <w:docPart>
      <w:docPartPr>
        <w:name w:val="E64A76F21C45462FB59630066CC04481"/>
        <w:category>
          <w:name w:val="General"/>
          <w:gallery w:val="placeholder"/>
        </w:category>
        <w:types>
          <w:type w:val="bbPlcHdr"/>
        </w:types>
        <w:behaviors>
          <w:behavior w:val="content"/>
        </w:behaviors>
        <w:guid w:val="{B94F5187-B04C-48D8-8001-08913B2E5C9C}"/>
      </w:docPartPr>
      <w:docPartBody>
        <w:p w:rsidR="00015D7F" w:rsidRDefault="00172407">
          <w:r w:rsidRPr="00A072AF">
            <w:rPr>
              <w:rStyle w:val="a3"/>
              <w:rtl/>
            </w:rPr>
            <w:t>[שם ספק]</w:t>
          </w:r>
        </w:p>
      </w:docPartBody>
    </w:docPart>
    <w:docPart>
      <w:docPartPr>
        <w:name w:val="02D650D4B3E342EF824EE1FEE28BF3B8"/>
        <w:category>
          <w:name w:val="General"/>
          <w:gallery w:val="placeholder"/>
        </w:category>
        <w:types>
          <w:type w:val="bbPlcHdr"/>
        </w:types>
        <w:behaviors>
          <w:behavior w:val="content"/>
        </w:behaviors>
        <w:guid w:val="{BE6CBB95-C93C-4542-80C7-2927EC7E9A7A}"/>
      </w:docPartPr>
      <w:docPartBody>
        <w:p w:rsidR="00015D7F" w:rsidRDefault="00172407">
          <w:r w:rsidRPr="00A072AF">
            <w:rPr>
              <w:rStyle w:val="a3"/>
              <w:rtl/>
            </w:rPr>
            <w:t>[שם ספק]</w:t>
          </w:r>
        </w:p>
      </w:docPartBody>
    </w:docPart>
    <w:docPart>
      <w:docPartPr>
        <w:name w:val="D67E9AAC27384581A7B1943FAD01E5F5"/>
        <w:category>
          <w:name w:val="General"/>
          <w:gallery w:val="placeholder"/>
        </w:category>
        <w:types>
          <w:type w:val="bbPlcHdr"/>
        </w:types>
        <w:behaviors>
          <w:behavior w:val="content"/>
        </w:behaviors>
        <w:guid w:val="{3FD7968F-0E68-43BA-9C85-C573F703B9DC}"/>
      </w:docPartPr>
      <w:docPartBody>
        <w:p w:rsidR="00015D7F" w:rsidRDefault="00172407">
          <w:r w:rsidRPr="00A072AF">
            <w:rPr>
              <w:rStyle w:val="a3"/>
              <w:rtl/>
            </w:rPr>
            <w:t>[שם ספק]</w:t>
          </w:r>
        </w:p>
      </w:docPartBody>
    </w:docPart>
    <w:docPart>
      <w:docPartPr>
        <w:name w:val="1A7412D442AB426385CE7206D0F6AA61"/>
        <w:category>
          <w:name w:val="General"/>
          <w:gallery w:val="placeholder"/>
        </w:category>
        <w:types>
          <w:type w:val="bbPlcHdr"/>
        </w:types>
        <w:behaviors>
          <w:behavior w:val="content"/>
        </w:behaviors>
        <w:guid w:val="{F51424C7-6C12-4867-8160-297EF5367F0F}"/>
      </w:docPartPr>
      <w:docPartBody>
        <w:p w:rsidR="00015D7F" w:rsidRDefault="00172407">
          <w:r w:rsidRPr="00A072AF">
            <w:rPr>
              <w:rStyle w:val="a3"/>
              <w:rtl/>
            </w:rPr>
            <w:t>[שם ספק]</w:t>
          </w:r>
        </w:p>
      </w:docPartBody>
    </w:docPart>
    <w:docPart>
      <w:docPartPr>
        <w:name w:val="9AA39ABC0916487A82473B6769448478"/>
        <w:category>
          <w:name w:val="General"/>
          <w:gallery w:val="placeholder"/>
        </w:category>
        <w:types>
          <w:type w:val="bbPlcHdr"/>
        </w:types>
        <w:behaviors>
          <w:behavior w:val="content"/>
        </w:behaviors>
        <w:guid w:val="{A7E98CAA-845B-42EE-A0EA-56BBF7E9C350}"/>
      </w:docPartPr>
      <w:docPartBody>
        <w:p w:rsidR="00015D7F" w:rsidRDefault="00172407">
          <w:r w:rsidRPr="00A072AF">
            <w:rPr>
              <w:rStyle w:val="a3"/>
              <w:rtl/>
            </w:rPr>
            <w:t>[תבנית חוזה]</w:t>
          </w:r>
        </w:p>
      </w:docPartBody>
    </w:docPart>
    <w:docPart>
      <w:docPartPr>
        <w:name w:val="82DA368F7AFD450EA22B4C6E82747520"/>
        <w:category>
          <w:name w:val="General"/>
          <w:gallery w:val="placeholder"/>
        </w:category>
        <w:types>
          <w:type w:val="bbPlcHdr"/>
        </w:types>
        <w:behaviors>
          <w:behavior w:val="content"/>
        </w:behaviors>
        <w:guid w:val="{3189A484-8330-4AB1-ABC4-5368AA73ABFE}"/>
      </w:docPartPr>
      <w:docPartBody>
        <w:p w:rsidR="00015D7F" w:rsidRDefault="00172407">
          <w:r w:rsidRPr="00A072AF">
            <w:rPr>
              <w:rStyle w:val="a3"/>
              <w:rtl/>
            </w:rPr>
            <w:t>[שם ספק]</w:t>
          </w:r>
        </w:p>
      </w:docPartBody>
    </w:docPart>
    <w:docPart>
      <w:docPartPr>
        <w:name w:val="F68DF0FF65DE4379AD234A4DF333BC45"/>
        <w:category>
          <w:name w:val="General"/>
          <w:gallery w:val="placeholder"/>
        </w:category>
        <w:types>
          <w:type w:val="bbPlcHdr"/>
        </w:types>
        <w:behaviors>
          <w:behavior w:val="content"/>
        </w:behaviors>
        <w:guid w:val="{40E5B42D-5793-4561-B31E-DF3214184C93}"/>
      </w:docPartPr>
      <w:docPartBody>
        <w:p w:rsidR="00015D7F" w:rsidRDefault="00172407">
          <w:r w:rsidRPr="00A072AF">
            <w:rPr>
              <w:rStyle w:val="a3"/>
              <w:rtl/>
            </w:rPr>
            <w:t>[שם ספק]</w:t>
          </w:r>
        </w:p>
      </w:docPartBody>
    </w:docPart>
    <w:docPart>
      <w:docPartPr>
        <w:name w:val="10520D65E9A2403AA2C1E82B8DB2AFCE"/>
        <w:category>
          <w:name w:val="General"/>
          <w:gallery w:val="placeholder"/>
        </w:category>
        <w:types>
          <w:type w:val="bbPlcHdr"/>
        </w:types>
        <w:behaviors>
          <w:behavior w:val="content"/>
        </w:behaviors>
        <w:guid w:val="{EA44F34B-2CA3-4DA0-8EB8-F80E67C74541}"/>
      </w:docPartPr>
      <w:docPartBody>
        <w:p w:rsidR="00015D7F" w:rsidRDefault="00172407">
          <w:r w:rsidRPr="00A072AF">
            <w:rPr>
              <w:rStyle w:val="a3"/>
              <w:rtl/>
            </w:rPr>
            <w:t>[תיאור עבודה]</w:t>
          </w:r>
        </w:p>
      </w:docPartBody>
    </w:docPart>
    <w:docPart>
      <w:docPartPr>
        <w:name w:val="028A74E09E144240BBE08340965FEF1F"/>
        <w:category>
          <w:name w:val="General"/>
          <w:gallery w:val="placeholder"/>
        </w:category>
        <w:types>
          <w:type w:val="bbPlcHdr"/>
        </w:types>
        <w:behaviors>
          <w:behavior w:val="content"/>
        </w:behaviors>
        <w:guid w:val="{9D5F27C8-438A-4BA5-98B7-AB794D6D4754}"/>
      </w:docPartPr>
      <w:docPartBody>
        <w:p w:rsidR="00015D7F" w:rsidRDefault="00172407">
          <w:r w:rsidRPr="00A072AF">
            <w:rPr>
              <w:rStyle w:val="a3"/>
              <w:rtl/>
            </w:rPr>
            <w:t>[שם אתר]</w:t>
          </w:r>
        </w:p>
      </w:docPartBody>
    </w:docPart>
    <w:docPart>
      <w:docPartPr>
        <w:name w:val="28936D94F21446E1BA08648E1964FAB2"/>
        <w:category>
          <w:name w:val="General"/>
          <w:gallery w:val="placeholder"/>
        </w:category>
        <w:types>
          <w:type w:val="bbPlcHdr"/>
        </w:types>
        <w:behaviors>
          <w:behavior w:val="content"/>
        </w:behaviors>
        <w:guid w:val="{52E51FC5-754E-49C3-A714-EFB277985C43}"/>
      </w:docPartPr>
      <w:docPartBody>
        <w:p w:rsidR="00015D7F" w:rsidRDefault="00172407">
          <w:r w:rsidRPr="00A072AF">
            <w:rPr>
              <w:rStyle w:val="a3"/>
              <w:rtl/>
            </w:rPr>
            <w:t>[תאריך חתימת חוזה]</w:t>
          </w:r>
        </w:p>
      </w:docPartBody>
    </w:docPart>
    <w:docPart>
      <w:docPartPr>
        <w:name w:val="2FC3DF3B16AB4F46B3CB2D8A6C9799B7"/>
        <w:category>
          <w:name w:val="כללי"/>
          <w:gallery w:val="placeholder"/>
        </w:category>
        <w:types>
          <w:type w:val="bbPlcHdr"/>
        </w:types>
        <w:behaviors>
          <w:behavior w:val="content"/>
        </w:behaviors>
        <w:guid w:val="{ADE87A98-3F00-4642-9E4B-57816196C437}"/>
      </w:docPartPr>
      <w:docPartBody>
        <w:p w:rsidR="00255F4B" w:rsidRDefault="00701C3F" w:rsidP="00701C3F">
          <w:pPr>
            <w:pStyle w:val="2FC3DF3B16AB4F46B3CB2D8A6C9799B7"/>
          </w:pPr>
          <w:r w:rsidRPr="00A072AF">
            <w:rPr>
              <w:rStyle w:val="a3"/>
              <w:rtl/>
            </w:rPr>
            <w:t>[שם הפרויקט]</w:t>
          </w:r>
        </w:p>
      </w:docPartBody>
    </w:docPart>
    <w:docPart>
      <w:docPartPr>
        <w:name w:val="D89B521A65954EBAB6F4DE1AD630A550"/>
        <w:category>
          <w:name w:val="כללי"/>
          <w:gallery w:val="placeholder"/>
        </w:category>
        <w:types>
          <w:type w:val="bbPlcHdr"/>
        </w:types>
        <w:behaviors>
          <w:behavior w:val="content"/>
        </w:behaviors>
        <w:guid w:val="{FB82ADD4-FD12-42C6-BD14-FD2D840051B9}"/>
      </w:docPartPr>
      <w:docPartBody>
        <w:p w:rsidR="00E82770" w:rsidRDefault="00255F4B">
          <w:r w:rsidRPr="001E2511">
            <w:rPr>
              <w:rStyle w:val="a3"/>
              <w:rtl/>
            </w:rPr>
            <w:t>[צד א בחוזה]</w:t>
          </w:r>
        </w:p>
      </w:docPartBody>
    </w:docPart>
    <w:docPart>
      <w:docPartPr>
        <w:name w:val="D8E65CCE6E18443FAC63377BF19CC784"/>
        <w:category>
          <w:name w:val="כללי"/>
          <w:gallery w:val="placeholder"/>
        </w:category>
        <w:types>
          <w:type w:val="bbPlcHdr"/>
        </w:types>
        <w:behaviors>
          <w:behavior w:val="content"/>
        </w:behaviors>
        <w:guid w:val="{BECC8D34-7BDE-4A8E-AEFD-691F34220DF6}"/>
      </w:docPartPr>
      <w:docPartBody>
        <w:p w:rsidR="00E82770" w:rsidRDefault="00E82770">
          <w:r w:rsidRPr="00EA366E">
            <w:rPr>
              <w:rStyle w:val="a3"/>
              <w:rtl/>
            </w:rPr>
            <w:t>[תאריך חתימת חוזה]</w:t>
          </w:r>
        </w:p>
      </w:docPartBody>
    </w:docPart>
    <w:docPart>
      <w:docPartPr>
        <w:name w:val="D7FB704C0D65433C8C6A41AC2F532E65"/>
        <w:category>
          <w:name w:val="כללי"/>
          <w:gallery w:val="placeholder"/>
        </w:category>
        <w:types>
          <w:type w:val="bbPlcHdr"/>
        </w:types>
        <w:behaviors>
          <w:behavior w:val="content"/>
        </w:behaviors>
        <w:guid w:val="{C834DC94-BCDD-4B7F-A6E0-8F19EE077800}"/>
      </w:docPartPr>
      <w:docPartBody>
        <w:p w:rsidR="00506017" w:rsidRDefault="004560A3" w:rsidP="004560A3">
          <w:pPr>
            <w:pStyle w:val="D7FB704C0D65433C8C6A41AC2F532E65"/>
          </w:pPr>
          <w:r w:rsidRPr="00064388">
            <w:rPr>
              <w:rStyle w:val="a3"/>
              <w:rtl/>
            </w:rPr>
            <w:t>[סוג מדד כותרת]</w:t>
          </w:r>
        </w:p>
      </w:docPartBody>
    </w:docPart>
    <w:docPart>
      <w:docPartPr>
        <w:name w:val="97141167339A4FD0BF1EC935A32F4FD8"/>
        <w:category>
          <w:name w:val="כללי"/>
          <w:gallery w:val="placeholder"/>
        </w:category>
        <w:types>
          <w:type w:val="bbPlcHdr"/>
        </w:types>
        <w:behaviors>
          <w:behavior w:val="content"/>
        </w:behaviors>
        <w:guid w:val="{EB4D4EAE-34B4-4782-9146-7CAAE3E03F58}"/>
      </w:docPartPr>
      <w:docPartBody>
        <w:p w:rsidR="00506017" w:rsidRDefault="004560A3" w:rsidP="004560A3">
          <w:pPr>
            <w:pStyle w:val="97141167339A4FD0BF1EC935A32F4FD8"/>
          </w:pPr>
          <w:r w:rsidRPr="00033B28">
            <w:rPr>
              <w:rStyle w:val="a3"/>
              <w:rtl/>
            </w:rPr>
            <w:t>[מדד בגין/ידוע - כותרת]</w:t>
          </w:r>
        </w:p>
      </w:docPartBody>
    </w:docPart>
    <w:docPart>
      <w:docPartPr>
        <w:name w:val="BEF542359A2B434486E8E994454514B6"/>
        <w:category>
          <w:name w:val="כללי"/>
          <w:gallery w:val="placeholder"/>
        </w:category>
        <w:types>
          <w:type w:val="bbPlcHdr"/>
        </w:types>
        <w:behaviors>
          <w:behavior w:val="content"/>
        </w:behaviors>
        <w:guid w:val="{455B3F0A-C433-44BC-9959-79171CF0FFD9}"/>
      </w:docPartPr>
      <w:docPartBody>
        <w:p w:rsidR="00506017" w:rsidRDefault="004560A3" w:rsidP="004560A3">
          <w:pPr>
            <w:pStyle w:val="BEF542359A2B434486E8E994454514B6"/>
          </w:pPr>
          <w:r w:rsidRPr="003059F5">
            <w:rPr>
              <w:rStyle w:val="a3"/>
              <w:rtl/>
            </w:rPr>
            <w:t>[מדד בסיס]</w:t>
          </w:r>
        </w:p>
      </w:docPartBody>
    </w:docPart>
    <w:docPart>
      <w:docPartPr>
        <w:name w:val="81650945B7FF44E987C1F769632F7C36"/>
        <w:category>
          <w:name w:val="כללי"/>
          <w:gallery w:val="placeholder"/>
        </w:category>
        <w:types>
          <w:type w:val="bbPlcHdr"/>
        </w:types>
        <w:behaviors>
          <w:behavior w:val="content"/>
        </w:behaviors>
        <w:guid w:val="{CB33FA28-4C74-4EBF-BCCA-18820C634B33}"/>
      </w:docPartPr>
      <w:docPartBody>
        <w:p w:rsidR="00506017" w:rsidRDefault="004560A3" w:rsidP="004560A3">
          <w:pPr>
            <w:pStyle w:val="81650945B7FF44E987C1F769632F7C36"/>
          </w:pPr>
          <w:r w:rsidRPr="003059F5">
            <w:rPr>
              <w:rStyle w:val="a3"/>
              <w:rtl/>
            </w:rPr>
            <w:t>[נקודות מדד]</w:t>
          </w:r>
        </w:p>
      </w:docPartBody>
    </w:docPart>
    <w:docPart>
      <w:docPartPr>
        <w:name w:val="60552060C1A446D09ED32458564E4C0E"/>
        <w:category>
          <w:name w:val="כללי"/>
          <w:gallery w:val="placeholder"/>
        </w:category>
        <w:types>
          <w:type w:val="bbPlcHdr"/>
        </w:types>
        <w:behaviors>
          <w:behavior w:val="content"/>
        </w:behaviors>
        <w:guid w:val="{E2372091-EDC6-4960-A50D-78C38D6C4CCD}"/>
      </w:docPartPr>
      <w:docPartBody>
        <w:p w:rsidR="00506017" w:rsidRDefault="004560A3" w:rsidP="004560A3">
          <w:pPr>
            <w:pStyle w:val="60552060C1A446D09ED32458564E4C0E"/>
          </w:pPr>
          <w:r w:rsidRPr="00C5438E">
            <w:rPr>
              <w:rStyle w:val="a3"/>
              <w:rtl/>
            </w:rPr>
            <w:t>[צד א בחוזה]</w:t>
          </w:r>
        </w:p>
      </w:docPartBody>
    </w:docPart>
    <w:docPart>
      <w:docPartPr>
        <w:name w:val="24D53AF4282B4E7BB599EF32A0DE4AD5"/>
        <w:category>
          <w:name w:val="כללי"/>
          <w:gallery w:val="placeholder"/>
        </w:category>
        <w:types>
          <w:type w:val="bbPlcHdr"/>
        </w:types>
        <w:behaviors>
          <w:behavior w:val="content"/>
        </w:behaviors>
        <w:guid w:val="{0868BFB3-4B6A-4B06-8B36-66B1876A6F82}"/>
      </w:docPartPr>
      <w:docPartBody>
        <w:p w:rsidR="00506017" w:rsidRDefault="004560A3">
          <w:r w:rsidRPr="00C5438E">
            <w:rPr>
              <w:rStyle w:val="a3"/>
              <w:rtl/>
            </w:rPr>
            <w:t>[שם ספק]</w:t>
          </w:r>
        </w:p>
      </w:docPartBody>
    </w:docPart>
    <w:docPart>
      <w:docPartPr>
        <w:name w:val="978C86061F6142D8BAD0B320ED5F1BC4"/>
        <w:category>
          <w:name w:val="כללי"/>
          <w:gallery w:val="placeholder"/>
        </w:category>
        <w:types>
          <w:type w:val="bbPlcHdr"/>
        </w:types>
        <w:behaviors>
          <w:behavior w:val="content"/>
        </w:behaviors>
        <w:guid w:val="{AD8EE404-B089-4492-B976-F5B4B9379A48}"/>
      </w:docPartPr>
      <w:docPartBody>
        <w:p w:rsidR="00506017" w:rsidRDefault="004560A3">
          <w:r w:rsidRPr="00C5438E">
            <w:rPr>
              <w:rStyle w:val="a3"/>
              <w:rtl/>
            </w:rPr>
            <w:t>[שם אתר]</w:t>
          </w:r>
        </w:p>
      </w:docPartBody>
    </w:docPart>
    <w:docPart>
      <w:docPartPr>
        <w:name w:val="136091129E3B48749C14DB9A6925F3A8"/>
        <w:category>
          <w:name w:val="כללי"/>
          <w:gallery w:val="placeholder"/>
        </w:category>
        <w:types>
          <w:type w:val="bbPlcHdr"/>
        </w:types>
        <w:behaviors>
          <w:behavior w:val="content"/>
        </w:behaviors>
        <w:guid w:val="{20D7B8DD-83FA-40D0-AC2B-5F8063843541}"/>
      </w:docPartPr>
      <w:docPartBody>
        <w:p w:rsidR="00506017" w:rsidRDefault="004560A3">
          <w:r w:rsidRPr="00C5438E">
            <w:rPr>
              <w:rStyle w:val="a3"/>
              <w:rtl/>
            </w:rPr>
            <w:t>[צד א בחוזה]</w:t>
          </w:r>
        </w:p>
      </w:docPartBody>
    </w:docPart>
    <w:docPart>
      <w:docPartPr>
        <w:name w:val="EB528E6D13114B169177E93E345DEA8C"/>
        <w:category>
          <w:name w:val="כללי"/>
          <w:gallery w:val="placeholder"/>
        </w:category>
        <w:types>
          <w:type w:val="bbPlcHdr"/>
        </w:types>
        <w:behaviors>
          <w:behavior w:val="content"/>
        </w:behaviors>
        <w:guid w:val="{7DE1EFC5-1820-4535-957E-2D9302E0B917}"/>
      </w:docPartPr>
      <w:docPartBody>
        <w:p w:rsidR="00506017" w:rsidRDefault="004560A3" w:rsidP="004560A3">
          <w:pPr>
            <w:pStyle w:val="EB528E6D13114B169177E93E345DEA8C"/>
          </w:pPr>
          <w:r w:rsidRPr="00A072AF">
            <w:rPr>
              <w:rStyle w:val="a3"/>
              <w:rtl/>
            </w:rPr>
            <w:t>[שם אתר]</w:t>
          </w:r>
        </w:p>
      </w:docPartBody>
    </w:docPart>
    <w:docPart>
      <w:docPartPr>
        <w:name w:val="C7639EA476A34F6398C66EC1474D7439"/>
        <w:category>
          <w:name w:val="כללי"/>
          <w:gallery w:val="placeholder"/>
        </w:category>
        <w:types>
          <w:type w:val="bbPlcHdr"/>
        </w:types>
        <w:behaviors>
          <w:behavior w:val="content"/>
        </w:behaviors>
        <w:guid w:val="{56E4ADD2-B059-40F0-B519-A3B7C4316D4E}"/>
      </w:docPartPr>
      <w:docPartBody>
        <w:p w:rsidR="00506017" w:rsidRDefault="00506017" w:rsidP="00506017">
          <w:pPr>
            <w:pStyle w:val="C7639EA476A34F6398C66EC1474D7439"/>
          </w:pPr>
          <w:r w:rsidRPr="00A072AF">
            <w:rPr>
              <w:rStyle w:val="a3"/>
              <w:rtl/>
            </w:rPr>
            <w:t>[צד א בחוזה]</w:t>
          </w:r>
        </w:p>
      </w:docPartBody>
    </w:docPart>
    <w:docPart>
      <w:docPartPr>
        <w:name w:val="6327284063DA4F5CBA2FA0E6D716355D"/>
        <w:category>
          <w:name w:val="כללי"/>
          <w:gallery w:val="placeholder"/>
        </w:category>
        <w:types>
          <w:type w:val="bbPlcHdr"/>
        </w:types>
        <w:behaviors>
          <w:behavior w:val="content"/>
        </w:behaviors>
        <w:guid w:val="{232E4201-5017-4A7C-B17B-8F1D1877C77A}"/>
      </w:docPartPr>
      <w:docPartBody>
        <w:p w:rsidR="00506017" w:rsidRDefault="00506017" w:rsidP="00506017">
          <w:pPr>
            <w:pStyle w:val="6327284063DA4F5CBA2FA0E6D716355D"/>
          </w:pPr>
          <w:r w:rsidRPr="009D00D7">
            <w:rPr>
              <w:rStyle w:val="a3"/>
              <w:rtl/>
            </w:rPr>
            <w:t>[שם הפרויקט]</w:t>
          </w:r>
        </w:p>
      </w:docPartBody>
    </w:docPart>
    <w:docPart>
      <w:docPartPr>
        <w:name w:val="B4CEB8B2176A41D89E5B168C24267009"/>
        <w:category>
          <w:name w:val="כללי"/>
          <w:gallery w:val="placeholder"/>
        </w:category>
        <w:types>
          <w:type w:val="bbPlcHdr"/>
        </w:types>
        <w:behaviors>
          <w:behavior w:val="content"/>
        </w:behaviors>
        <w:guid w:val="{55FD1B58-6ACB-49B1-B6DF-377B4ECB8F84}"/>
      </w:docPartPr>
      <w:docPartBody>
        <w:p w:rsidR="00EC1398" w:rsidRDefault="00EC1398">
          <w:r w:rsidRPr="009C4355">
            <w:rPr>
              <w:rStyle w:val="a3"/>
              <w:rtl/>
            </w:rPr>
            <w:t>[שם ספק]</w:t>
          </w:r>
        </w:p>
      </w:docPartBody>
    </w:docPart>
    <w:docPart>
      <w:docPartPr>
        <w:name w:val="7753B7C3B4634F3A9648D66E53626D5F"/>
        <w:category>
          <w:name w:val="כללי"/>
          <w:gallery w:val="placeholder"/>
        </w:category>
        <w:types>
          <w:type w:val="bbPlcHdr"/>
        </w:types>
        <w:behaviors>
          <w:behavior w:val="content"/>
        </w:behaviors>
        <w:guid w:val="{4671BE00-6895-4ABD-AEE1-AE8D3F0A693A}"/>
      </w:docPartPr>
      <w:docPartBody>
        <w:p w:rsidR="00EC1398" w:rsidRDefault="00EC1398">
          <w:r w:rsidRPr="009C4355">
            <w:rPr>
              <w:rStyle w:val="a3"/>
              <w:rtl/>
            </w:rPr>
            <w:t>[שם צד א]</w:t>
          </w:r>
        </w:p>
      </w:docPartBody>
    </w:docPart>
    <w:docPart>
      <w:docPartPr>
        <w:name w:val="1455DF0E70914F489BD8898EEB246592"/>
        <w:category>
          <w:name w:val="כללי"/>
          <w:gallery w:val="placeholder"/>
        </w:category>
        <w:types>
          <w:type w:val="bbPlcHdr"/>
        </w:types>
        <w:behaviors>
          <w:behavior w:val="content"/>
        </w:behaviors>
        <w:guid w:val="{6FE03599-D56C-4BF6-8DEB-BD0C30A5AF15}"/>
      </w:docPartPr>
      <w:docPartBody>
        <w:p w:rsidR="00EC1398" w:rsidRDefault="00EC1398" w:rsidP="00EC1398">
          <w:pPr>
            <w:pStyle w:val="1455DF0E70914F489BD8898EEB246592"/>
          </w:pPr>
          <w:r w:rsidRPr="009C4355">
            <w:rPr>
              <w:rStyle w:val="a3"/>
              <w:rtl/>
            </w:rPr>
            <w:t>[שם ספק]</w:t>
          </w:r>
        </w:p>
      </w:docPartBody>
    </w:docPart>
    <w:docPart>
      <w:docPartPr>
        <w:name w:val="B0D3BFEA88F74F9F8A2915A0D51EC8FC"/>
        <w:category>
          <w:name w:val="כללי"/>
          <w:gallery w:val="placeholder"/>
        </w:category>
        <w:types>
          <w:type w:val="bbPlcHdr"/>
        </w:types>
        <w:behaviors>
          <w:behavior w:val="content"/>
        </w:behaviors>
        <w:guid w:val="{3BCE9C69-FFB4-458D-9E20-04A488055415}"/>
      </w:docPartPr>
      <w:docPartBody>
        <w:p w:rsidR="00EC1398" w:rsidRDefault="00EC1398" w:rsidP="00EC1398">
          <w:pPr>
            <w:pStyle w:val="B0D3BFEA88F74F9F8A2915A0D51EC8FC"/>
          </w:pPr>
          <w:r w:rsidRPr="009C4355">
            <w:rPr>
              <w:rStyle w:val="a3"/>
              <w:rtl/>
            </w:rPr>
            <w:t>[שם ספק]</w:t>
          </w:r>
        </w:p>
      </w:docPartBody>
    </w:docPart>
    <w:docPart>
      <w:docPartPr>
        <w:name w:val="BB5B6ADCAA644CC698525E774BA3DD78"/>
        <w:category>
          <w:name w:val="כללי"/>
          <w:gallery w:val="placeholder"/>
        </w:category>
        <w:types>
          <w:type w:val="bbPlcHdr"/>
        </w:types>
        <w:behaviors>
          <w:behavior w:val="content"/>
        </w:behaviors>
        <w:guid w:val="{83690B5B-736F-458C-9892-107DF4A03D9F}"/>
      </w:docPartPr>
      <w:docPartBody>
        <w:p w:rsidR="00EC1398" w:rsidRDefault="00EC1398" w:rsidP="00EC1398">
          <w:pPr>
            <w:pStyle w:val="BB5B6ADCAA644CC698525E774BA3DD78"/>
          </w:pPr>
          <w:r w:rsidRPr="009C4355">
            <w:rPr>
              <w:rStyle w:val="a3"/>
              <w:rtl/>
            </w:rPr>
            <w:t>[שם ספק]</w:t>
          </w:r>
        </w:p>
      </w:docPartBody>
    </w:docPart>
    <w:docPart>
      <w:docPartPr>
        <w:name w:val="779379F73A804BA682E6499ED070D4D0"/>
        <w:category>
          <w:name w:val="כללי"/>
          <w:gallery w:val="placeholder"/>
        </w:category>
        <w:types>
          <w:type w:val="bbPlcHdr"/>
        </w:types>
        <w:behaviors>
          <w:behavior w:val="content"/>
        </w:behaviors>
        <w:guid w:val="{FCAE66C8-4441-4CD5-9F8A-30E95C182AA5}"/>
      </w:docPartPr>
      <w:docPartBody>
        <w:p w:rsidR="00EC1398" w:rsidRDefault="00EC1398" w:rsidP="00EC1398">
          <w:pPr>
            <w:pStyle w:val="779379F73A804BA682E6499ED070D4D0"/>
          </w:pPr>
          <w:r w:rsidRPr="009C435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B1"/>
    <w:family w:val="swiss"/>
    <w:notTrueType/>
    <w:pitch w:val="variable"/>
    <w:sig w:usb0="00000801" w:usb1="00000000" w:usb2="00000000" w:usb3="00000000" w:csb0="00000020" w:csb1="00000000"/>
  </w:font>
  <w:font w:name="Arial Unicode MS">
    <w:panose1 w:val="020B0604020202020204"/>
    <w:charset w:val="00"/>
    <w:family w:val="roman"/>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15D7F"/>
    <w:rsid w:val="00172407"/>
    <w:rsid w:val="00255F4B"/>
    <w:rsid w:val="0032380B"/>
    <w:rsid w:val="003D3172"/>
    <w:rsid w:val="004560A3"/>
    <w:rsid w:val="00506017"/>
    <w:rsid w:val="005B2E83"/>
    <w:rsid w:val="006865A5"/>
    <w:rsid w:val="00701C3F"/>
    <w:rsid w:val="00874A5F"/>
    <w:rsid w:val="00E2241D"/>
    <w:rsid w:val="00E82770"/>
    <w:rsid w:val="00EC1398"/>
    <w:rsid w:val="00F55584"/>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2241D"/>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2FC3DF3B16AB4F46B3CB2D8A6C9799B7">
    <w:name w:val="2FC3DF3B16AB4F46B3CB2D8A6C9799B7"/>
    <w:rsid w:val="00701C3F"/>
    <w:pPr>
      <w:bidi/>
    </w:pPr>
  </w:style>
  <w:style w:type="paragraph" w:customStyle="1" w:styleId="F561E23E0900435287505B82080EDA8E">
    <w:name w:val="F561E23E0900435287505B82080EDA8E"/>
    <w:rsid w:val="00E82770"/>
    <w:pPr>
      <w:bidi/>
    </w:pPr>
  </w:style>
  <w:style w:type="paragraph" w:customStyle="1" w:styleId="D7FB704C0D65433C8C6A41AC2F532E65">
    <w:name w:val="D7FB704C0D65433C8C6A41AC2F532E65"/>
    <w:rsid w:val="004560A3"/>
    <w:pPr>
      <w:bidi/>
    </w:pPr>
  </w:style>
  <w:style w:type="paragraph" w:customStyle="1" w:styleId="97141167339A4FD0BF1EC935A32F4FD8">
    <w:name w:val="97141167339A4FD0BF1EC935A32F4FD8"/>
    <w:rsid w:val="004560A3"/>
    <w:pPr>
      <w:bidi/>
    </w:pPr>
  </w:style>
  <w:style w:type="paragraph" w:customStyle="1" w:styleId="BEF542359A2B434486E8E994454514B6">
    <w:name w:val="BEF542359A2B434486E8E994454514B6"/>
    <w:rsid w:val="004560A3"/>
    <w:pPr>
      <w:bidi/>
    </w:pPr>
  </w:style>
  <w:style w:type="paragraph" w:customStyle="1" w:styleId="81650945B7FF44E987C1F769632F7C36">
    <w:name w:val="81650945B7FF44E987C1F769632F7C36"/>
    <w:rsid w:val="004560A3"/>
    <w:pPr>
      <w:bidi/>
    </w:pPr>
  </w:style>
  <w:style w:type="paragraph" w:customStyle="1" w:styleId="9EE3859916A344718821B24A3C5C86D9">
    <w:name w:val="9EE3859916A344718821B24A3C5C86D9"/>
    <w:rsid w:val="004560A3"/>
    <w:pPr>
      <w:bidi/>
    </w:pPr>
  </w:style>
  <w:style w:type="paragraph" w:customStyle="1" w:styleId="60552060C1A446D09ED32458564E4C0E">
    <w:name w:val="60552060C1A446D09ED32458564E4C0E"/>
    <w:rsid w:val="004560A3"/>
    <w:pPr>
      <w:bidi/>
    </w:pPr>
  </w:style>
  <w:style w:type="paragraph" w:customStyle="1" w:styleId="65C68DF1C7B4465FBADC868382B8FCFC">
    <w:name w:val="65C68DF1C7B4465FBADC868382B8FCFC"/>
    <w:rsid w:val="004560A3"/>
    <w:pPr>
      <w:bidi/>
    </w:pPr>
  </w:style>
  <w:style w:type="paragraph" w:customStyle="1" w:styleId="EB528E6D13114B169177E93E345DEA8C">
    <w:name w:val="EB528E6D13114B169177E93E345DEA8C"/>
    <w:rsid w:val="004560A3"/>
    <w:pPr>
      <w:bidi/>
    </w:pPr>
  </w:style>
  <w:style w:type="paragraph" w:customStyle="1" w:styleId="C7639EA476A34F6398C66EC1474D7439">
    <w:name w:val="C7639EA476A34F6398C66EC1474D7439"/>
    <w:rsid w:val="00506017"/>
    <w:pPr>
      <w:bidi/>
    </w:pPr>
  </w:style>
  <w:style w:type="paragraph" w:customStyle="1" w:styleId="6327284063DA4F5CBA2FA0E6D716355D">
    <w:name w:val="6327284063DA4F5CBA2FA0E6D716355D"/>
    <w:rsid w:val="00506017"/>
    <w:pPr>
      <w:bidi/>
    </w:pPr>
  </w:style>
  <w:style w:type="paragraph" w:customStyle="1" w:styleId="1455DF0E70914F489BD8898EEB246592">
    <w:name w:val="1455DF0E70914F489BD8898EEB246592"/>
    <w:rsid w:val="00EC1398"/>
    <w:pPr>
      <w:bidi/>
    </w:pPr>
  </w:style>
  <w:style w:type="paragraph" w:customStyle="1" w:styleId="B0D3BFEA88F74F9F8A2915A0D51EC8FC">
    <w:name w:val="B0D3BFEA88F74F9F8A2915A0D51EC8FC"/>
    <w:rsid w:val="00EC1398"/>
    <w:pPr>
      <w:bidi/>
    </w:pPr>
  </w:style>
  <w:style w:type="paragraph" w:customStyle="1" w:styleId="BB5B6ADCAA644CC698525E774BA3DD78">
    <w:name w:val="BB5B6ADCAA644CC698525E774BA3DD78"/>
    <w:rsid w:val="00EC1398"/>
    <w:pPr>
      <w:bidi/>
    </w:pPr>
  </w:style>
  <w:style w:type="paragraph" w:customStyle="1" w:styleId="779379F73A804BA682E6499ED070D4D0">
    <w:name w:val="779379F73A804BA682E6499ED070D4D0"/>
    <w:rsid w:val="00EC1398"/>
    <w:pPr>
      <w:bidi/>
    </w:pPr>
  </w:style>
  <w:style w:type="paragraph" w:customStyle="1" w:styleId="FCCA4232E2AD49878C84343BD08987BF">
    <w:name w:val="FCCA4232E2AD49878C84343BD08987BF"/>
    <w:rsid w:val="00E2241D"/>
    <w:pPr>
      <w:bidi/>
    </w:pPr>
  </w:style>
  <w:style w:type="paragraph" w:customStyle="1" w:styleId="614407C02E654D24BA58412836714350">
    <w:name w:val="614407C02E654D24BA58412836714350"/>
    <w:rsid w:val="00E2241D"/>
    <w:pPr>
      <w:bidi/>
    </w:pPr>
  </w:style>
  <w:style w:type="paragraph" w:customStyle="1" w:styleId="0594452039834DA19B4C3356560387E1">
    <w:name w:val="0594452039834DA19B4C3356560387E1"/>
    <w:rsid w:val="00E2241D"/>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Props1.xml><?xml version="1.0" encoding="utf-8"?>
<ds:datastoreItem xmlns:ds="http://schemas.openxmlformats.org/officeDocument/2006/customXml" ds:itemID="{2534A2E1-C4DD-4DE1-AF21-AF7E70D4D276}"/>
</file>

<file path=customXml/itemProps2.xml><?xml version="1.0" encoding="utf-8"?>
<ds:datastoreItem xmlns:ds="http://schemas.openxmlformats.org/officeDocument/2006/customXml" ds:itemID="{19381418-8ABF-4017-996B-57015B068E3D}"/>
</file>

<file path=customXml/itemProps3.xml><?xml version="1.0" encoding="utf-8"?>
<ds:datastoreItem xmlns:ds="http://schemas.openxmlformats.org/officeDocument/2006/customXml" ds:itemID="{420C3371-B7AF-4C0E-8E22-F12C2E556C9A}"/>
</file>

<file path=customXml/itemProps4.xml><?xml version="1.0" encoding="utf-8"?>
<ds:datastoreItem xmlns:ds="http://schemas.openxmlformats.org/officeDocument/2006/customXml" ds:itemID="{81709D4C-33DC-48CC-AC7E-130A245806EE}"/>
</file>

<file path=customXml/itemProps5.xml><?xml version="1.0" encoding="utf-8"?>
<ds:datastoreItem xmlns:ds="http://schemas.openxmlformats.org/officeDocument/2006/customXml" ds:itemID="{A16420D6-E574-44D3-A15E-99FB86E924BA}"/>
</file>

<file path=docProps/app.xml><?xml version="1.0" encoding="utf-8"?>
<Properties xmlns="http://schemas.openxmlformats.org/officeDocument/2006/extended-properties" xmlns:vt="http://schemas.openxmlformats.org/officeDocument/2006/docPropsVTypes">
  <Template>Normal</Template>
  <TotalTime>14</TotalTime>
  <Pages>32</Pages>
  <Words>9175</Words>
  <Characters>45875</Characters>
  <Application>Microsoft Office Word</Application>
  <DocSecurity>0</DocSecurity>
  <Lines>382</Lines>
  <Paragraphs>109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54941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רינת הראל</dc:creator>
  <cp:keywords/>
  <dc:description/>
  <cp:lastModifiedBy>רינת הראל</cp:lastModifiedBy>
  <cp:revision>3</cp:revision>
  <dcterms:created xsi:type="dcterms:W3CDTF">2019-11-13T07:41:00Z</dcterms:created>
  <dcterms:modified xsi:type="dcterms:W3CDTF">2019-11-13T11:19:00Z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af281f61-1df6-44f6-adbc-8e1280034e76</vt:lpwstr>
  </property>
</Properties>
</file>