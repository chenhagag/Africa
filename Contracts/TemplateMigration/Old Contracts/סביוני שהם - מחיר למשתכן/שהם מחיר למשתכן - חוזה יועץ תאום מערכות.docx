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2FBA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bookmarkStart w:id="0" w:name="_GoBack"/>
      <w:bookmarkEnd w:id="0"/>
    </w:p>
    <w:p w14:paraId="0F7CA9E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8EEF4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27DD03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FA9463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124697A9" wp14:editId="3934FB92">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BF67D7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A3863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35A80" w14:textId="315219BB" w:rsidR="006D2AE3" w:rsidRPr="006D2AE3" w:rsidRDefault="006D2AE3" w:rsidP="008C306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יועץ </w:t>
      </w:r>
      <w:r w:rsidR="008C3064">
        <w:rPr>
          <w:rFonts w:ascii="Times New Roman" w:eastAsia="Times New Roman" w:hAnsi="Times New Roman" w:cs="David" w:hint="cs"/>
          <w:bCs/>
          <w:sz w:val="32"/>
          <w:szCs w:val="32"/>
          <w:u w:val="single"/>
          <w:rtl/>
          <w:lang w:eastAsia="he-IL"/>
        </w:rPr>
        <w:t>תאום מערכות</w:t>
      </w:r>
    </w:p>
    <w:p w14:paraId="32F39D5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E7FF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3B10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037FF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5247EF" w14:textId="0E4BD655" w:rsidR="006D2AE3" w:rsidRPr="0040000F" w:rsidRDefault="0040000F" w:rsidP="006D2AE3">
      <w:pPr>
        <w:widowControl w:val="0"/>
        <w:spacing w:before="0" w:beforeAutospacing="0" w:after="0" w:afterAutospacing="0" w:line="240" w:lineRule="auto"/>
        <w:jc w:val="center"/>
        <w:rPr>
          <w:rFonts w:ascii="Times New Roman" w:eastAsia="Times New Roman" w:hAnsi="Times New Roman" w:cs="David"/>
          <w:bCs/>
          <w:color w:val="2F5496"/>
          <w:sz w:val="24"/>
          <w:szCs w:val="24"/>
          <w:u w:val="single"/>
          <w:rtl/>
          <w:lang w:eastAsia="he-IL"/>
        </w:rPr>
      </w:pPr>
      <w:r w:rsidRPr="0040000F">
        <w:rPr>
          <w:rFonts w:ascii="Times New Roman" w:eastAsia="Times New Roman" w:hAnsi="Times New Roman" w:cs="David" w:hint="cs"/>
          <w:bCs/>
          <w:color w:val="2F5496"/>
          <w:sz w:val="24"/>
          <w:szCs w:val="24"/>
          <w:u w:val="single"/>
          <w:rtl/>
          <w:lang w:eastAsia="he-IL"/>
        </w:rPr>
        <w:t xml:space="preserve">סביוני שהם </w:t>
      </w:r>
      <w:r w:rsidRPr="0040000F">
        <w:rPr>
          <w:rFonts w:ascii="Times New Roman" w:eastAsia="Times New Roman" w:hAnsi="Times New Roman" w:cs="David"/>
          <w:bCs/>
          <w:color w:val="2F5496"/>
          <w:sz w:val="24"/>
          <w:szCs w:val="24"/>
          <w:u w:val="single"/>
          <w:rtl/>
          <w:lang w:eastAsia="he-IL"/>
        </w:rPr>
        <w:t>–</w:t>
      </w:r>
      <w:r w:rsidRPr="0040000F">
        <w:rPr>
          <w:rFonts w:ascii="Times New Roman" w:eastAsia="Times New Roman" w:hAnsi="Times New Roman" w:cs="David" w:hint="cs"/>
          <w:bCs/>
          <w:color w:val="2F5496"/>
          <w:sz w:val="24"/>
          <w:szCs w:val="24"/>
          <w:u w:val="single"/>
          <w:rtl/>
          <w:lang w:eastAsia="he-IL"/>
        </w:rPr>
        <w:t xml:space="preserve"> מחיר למשתכן</w:t>
      </w:r>
    </w:p>
    <w:p w14:paraId="4A9E5DB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7CF5D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EF145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EC17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3C8E6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30196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4B545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F06CC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8A8F1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9F91E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AC7DF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69580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2EE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542E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DA94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D3021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03561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0B6D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7E60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38A68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59328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F53D3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393EE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F871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5EC01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C35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AAE40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F9E53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DB23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E272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5E1EA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CA71E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80ED0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13242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5DCAF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417DA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7DD0B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D22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DF561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F59E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C1C93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51048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81FD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5B332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6D2AE3">
        <w:rPr>
          <w:rFonts w:ascii="Times New Roman" w:eastAsia="Times New Roman" w:hAnsi="Times New Roman" w:cs="David" w:hint="cs"/>
          <w:bCs/>
          <w:sz w:val="24"/>
          <w:szCs w:val="24"/>
          <w:u w:val="single"/>
          <w:rtl/>
          <w:lang w:eastAsia="he-IL"/>
        </w:rPr>
        <w:t>חוזה</w:t>
      </w:r>
    </w:p>
    <w:p w14:paraId="74C75A0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D4CC2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r w:rsidRPr="006D2AE3">
        <w:rPr>
          <w:rFonts w:ascii="Times New Roman" w:eastAsia="Times New Roman" w:hAnsi="Times New Roman" w:cs="David"/>
          <w:color w:val="800080"/>
          <w:sz w:val="24"/>
          <w:szCs w:val="24"/>
          <w:lang w:eastAsia="he-IL"/>
        </w:rPr>
        <w:t>&lt;@@ContractSignatureDate@@&gt;</w:t>
      </w:r>
    </w:p>
    <w:p w14:paraId="64A7D9E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165ED9B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FD426A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DC1D07"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p w14:paraId="4F526424" w14:textId="34274D91" w:rsidR="006D2AE3" w:rsidRPr="0040000F" w:rsidRDefault="0040000F" w:rsidP="0040000F">
      <w:pPr>
        <w:widowControl w:val="0"/>
        <w:spacing w:before="0" w:beforeAutospacing="0" w:after="0" w:afterAutospacing="0" w:line="240" w:lineRule="auto"/>
        <w:ind w:left="2880" w:firstLine="720"/>
        <w:rPr>
          <w:rFonts w:ascii="Times New Roman" w:eastAsia="Times New Roman" w:hAnsi="Times New Roman" w:cs="David"/>
          <w:b/>
          <w:bCs/>
          <w:color w:val="800080"/>
          <w:sz w:val="24"/>
          <w:szCs w:val="24"/>
          <w:rtl/>
        </w:rPr>
      </w:pPr>
      <w:r w:rsidRPr="0040000F">
        <w:rPr>
          <w:rFonts w:ascii="Times New Roman" w:eastAsia="Times New Roman" w:hAnsi="Times New Roman" w:cs="David"/>
          <w:b/>
          <w:bCs/>
          <w:color w:val="800080"/>
          <w:sz w:val="24"/>
          <w:szCs w:val="24"/>
          <w:rtl/>
        </w:rPr>
        <w:t>א.מ.ד.ס. מחיר למשתכן</w:t>
      </w:r>
    </w:p>
    <w:p w14:paraId="5C43E7FA" w14:textId="54C180A1" w:rsidR="0040000F" w:rsidRPr="0040000F" w:rsidRDefault="0040000F" w:rsidP="0040000F">
      <w:pPr>
        <w:widowControl w:val="0"/>
        <w:spacing w:before="0" w:beforeAutospacing="0" w:after="0" w:afterAutospacing="0" w:line="240" w:lineRule="auto"/>
        <w:ind w:left="2880" w:firstLine="720"/>
        <w:rPr>
          <w:rFonts w:ascii="Times New Roman" w:eastAsia="Times New Roman" w:hAnsi="Times New Roman" w:cs="David"/>
          <w:b/>
          <w:bCs/>
          <w:color w:val="800080"/>
          <w:sz w:val="24"/>
          <w:szCs w:val="24"/>
          <w:rtl/>
        </w:rPr>
      </w:pPr>
      <w:r w:rsidRPr="0040000F">
        <w:rPr>
          <w:rFonts w:ascii="Times New Roman" w:eastAsia="Times New Roman" w:hAnsi="Times New Roman" w:cs="David" w:hint="cs"/>
          <w:b/>
          <w:bCs/>
          <w:color w:val="800080"/>
          <w:sz w:val="24"/>
          <w:szCs w:val="24"/>
          <w:rtl/>
        </w:rPr>
        <w:t>יהונתן נתניהו 1ג' אור יהודה</w:t>
      </w:r>
    </w:p>
    <w:p w14:paraId="406DF0F3" w14:textId="272F18F9" w:rsidR="0040000F" w:rsidRPr="0040000F" w:rsidRDefault="0040000F" w:rsidP="0040000F">
      <w:pPr>
        <w:widowControl w:val="0"/>
        <w:spacing w:before="0" w:beforeAutospacing="0" w:after="0" w:afterAutospacing="0" w:line="240" w:lineRule="auto"/>
        <w:ind w:left="2880" w:firstLine="720"/>
        <w:rPr>
          <w:rFonts w:ascii="Times New Roman" w:eastAsia="Times New Roman" w:hAnsi="Times New Roman" w:cs="David"/>
          <w:b/>
          <w:bCs/>
          <w:color w:val="800080"/>
          <w:sz w:val="24"/>
          <w:szCs w:val="24"/>
          <w:rtl/>
        </w:rPr>
      </w:pPr>
      <w:r w:rsidRPr="0040000F">
        <w:rPr>
          <w:rFonts w:ascii="Times New Roman" w:eastAsia="Times New Roman" w:hAnsi="Times New Roman" w:cs="David" w:hint="cs"/>
          <w:b/>
          <w:bCs/>
          <w:color w:val="800080"/>
          <w:sz w:val="24"/>
          <w:szCs w:val="24"/>
          <w:rtl/>
        </w:rPr>
        <w:t>ש.ר. 540274883</w:t>
      </w:r>
    </w:p>
    <w:p w14:paraId="26D8A7AD"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60A54F38"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40DCFA19"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8737A5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0129D6C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20F1A6" w14:textId="576BF1E8" w:rsidR="006D2AE3" w:rsidRPr="0040000F" w:rsidRDefault="0040000F" w:rsidP="006D2AE3">
      <w:pPr>
        <w:widowControl w:val="0"/>
        <w:spacing w:before="0" w:beforeAutospacing="0" w:after="0" w:afterAutospacing="0" w:line="240" w:lineRule="auto"/>
        <w:ind w:left="2880" w:firstLine="720"/>
        <w:rPr>
          <w:rFonts w:ascii="Times New Roman" w:eastAsia="Times New Roman" w:hAnsi="Times New Roman" w:cs="David"/>
          <w:b/>
          <w:bCs/>
          <w:color w:val="800080"/>
          <w:sz w:val="24"/>
          <w:szCs w:val="24"/>
          <w:rtl/>
        </w:rPr>
      </w:pPr>
      <w:r w:rsidRPr="0040000F">
        <w:rPr>
          <w:rFonts w:ascii="Times New Roman" w:eastAsia="Times New Roman" w:hAnsi="Times New Roman" w:cs="David" w:hint="cs"/>
          <w:b/>
          <w:bCs/>
          <w:color w:val="800080"/>
          <w:sz w:val="24"/>
          <w:szCs w:val="24"/>
          <w:rtl/>
        </w:rPr>
        <w:t>בים לידרס בע"מ</w:t>
      </w:r>
    </w:p>
    <w:p w14:paraId="4D83E16D" w14:textId="72BC1CFA" w:rsidR="0040000F" w:rsidRPr="0040000F" w:rsidRDefault="0040000F" w:rsidP="006D2AE3">
      <w:pPr>
        <w:widowControl w:val="0"/>
        <w:spacing w:before="0" w:beforeAutospacing="0" w:after="0" w:afterAutospacing="0" w:line="240" w:lineRule="auto"/>
        <w:ind w:left="2880" w:firstLine="720"/>
        <w:rPr>
          <w:rFonts w:ascii="Times New Roman" w:eastAsia="Times New Roman" w:hAnsi="Times New Roman" w:cs="David"/>
          <w:b/>
          <w:bCs/>
          <w:color w:val="800080"/>
          <w:sz w:val="24"/>
          <w:szCs w:val="24"/>
          <w:rtl/>
        </w:rPr>
      </w:pPr>
      <w:r w:rsidRPr="0040000F">
        <w:rPr>
          <w:rFonts w:ascii="Times New Roman" w:eastAsia="Times New Roman" w:hAnsi="Times New Roman" w:cs="David" w:hint="cs"/>
          <w:b/>
          <w:bCs/>
          <w:color w:val="800080"/>
          <w:sz w:val="24"/>
          <w:szCs w:val="24"/>
          <w:rtl/>
        </w:rPr>
        <w:t xml:space="preserve">הדוגית </w:t>
      </w:r>
      <w:r>
        <w:rPr>
          <w:rFonts w:ascii="Times New Roman" w:eastAsia="Times New Roman" w:hAnsi="Times New Roman" w:cs="David" w:hint="cs"/>
          <w:b/>
          <w:bCs/>
          <w:color w:val="800080"/>
          <w:sz w:val="24"/>
          <w:szCs w:val="24"/>
          <w:rtl/>
        </w:rPr>
        <w:t>15, יבנה</w:t>
      </w:r>
    </w:p>
    <w:p w14:paraId="57312CDC" w14:textId="63B20B72" w:rsidR="0040000F" w:rsidRPr="0040000F" w:rsidRDefault="0040000F" w:rsidP="006D2AE3">
      <w:pPr>
        <w:widowControl w:val="0"/>
        <w:spacing w:before="0" w:beforeAutospacing="0" w:after="0" w:afterAutospacing="0" w:line="240" w:lineRule="auto"/>
        <w:ind w:left="2880" w:firstLine="720"/>
        <w:rPr>
          <w:rFonts w:ascii="Times New Roman" w:eastAsia="Times New Roman" w:hAnsi="Times New Roman" w:cs="David"/>
          <w:b/>
          <w:bCs/>
          <w:sz w:val="24"/>
          <w:szCs w:val="24"/>
          <w:rtl/>
          <w:lang w:eastAsia="he-IL"/>
        </w:rPr>
      </w:pPr>
      <w:r w:rsidRPr="0040000F">
        <w:rPr>
          <w:rFonts w:ascii="Times New Roman" w:eastAsia="Times New Roman" w:hAnsi="Times New Roman" w:cs="David" w:hint="cs"/>
          <w:b/>
          <w:bCs/>
          <w:color w:val="800080"/>
          <w:sz w:val="24"/>
          <w:szCs w:val="24"/>
          <w:rtl/>
        </w:rPr>
        <w:t>ח.פ. 515813889</w:t>
      </w:r>
    </w:p>
    <w:p w14:paraId="33E33BFB"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2F80E6D9"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7F24E46D"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55C2262"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A9FDBF2"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61C5C4A7"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7B1630AD"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1D566046"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5B827F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4E2BE1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A4815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57034E9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34EA91C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E67AF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6085E7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1D34C0"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D7DA01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72586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08B587E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2AD29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00DE2E3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669EFC3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7C3FCCA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69C4C0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51DD5D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4A1EB3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52C9100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78596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20A5FC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7308C78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32DA8FE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5CE99DC"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61F14EB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65620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296E6C1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0C35045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F3A6F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6658A2B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71670DF6"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98F7B2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3074201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72010B6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D1EFC2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18BB611F"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6789A1A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260B50C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1B266BE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2C05A088"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6EEC5CA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ז</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על קיום ביטוחי היועץ;</w:t>
      </w:r>
    </w:p>
    <w:p w14:paraId="7CABEF19"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6B00905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0FAE0FA2"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239A6BF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762D438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4183F5C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7E795AA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10981782"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5CA917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w:t>
      </w:r>
      <w:r w:rsidRPr="006D2AE3">
        <w:rPr>
          <w:rFonts w:ascii="Times New Roman" w:eastAsia="Times New Roman" w:hAnsi="Times New Roman" w:cs="David"/>
          <w:sz w:val="24"/>
          <w:szCs w:val="24"/>
          <w:rtl/>
          <w:lang w:eastAsia="he-IL"/>
        </w:rPr>
        <w:lastRenderedPageBreak/>
        <w:t>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373C829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276B93D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6513213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29EDA50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CE0CEE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776ECAE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706A452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7EC999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0ACD831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092AAA2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44CF494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F3A125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1DE514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58E0B0B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EE81E7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9E6A29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דרישת המזמין לאלתר.</w:t>
      </w:r>
    </w:p>
    <w:p w14:paraId="4FF8340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החלטות המזמין בדבר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ו/או החלפת עובד מעובדי היועץ תינתנה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המוחלט</w:t>
      </w:r>
      <w:r w:rsidRPr="006D2AE3">
        <w:rPr>
          <w:rFonts w:ascii="Times New Roman" w:eastAsia="Times New Roman" w:hAnsi="Times New Roman" w:cs="David" w:hint="cs"/>
          <w:sz w:val="24"/>
          <w:szCs w:val="24"/>
          <w:rtl/>
          <w:lang w:eastAsia="he-IL"/>
        </w:rPr>
        <w:t xml:space="preserve"> של המזמין</w:t>
      </w:r>
      <w:r w:rsidRPr="006D2AE3">
        <w:rPr>
          <w:rFonts w:ascii="Times New Roman" w:eastAsia="Times New Roman" w:hAnsi="Times New Roman" w:cs="David"/>
          <w:sz w:val="24"/>
          <w:szCs w:val="24"/>
          <w:rtl/>
          <w:lang w:eastAsia="he-IL"/>
        </w:rPr>
        <w:t xml:space="preserve"> וללא צורך במתן נימוקים</w:t>
      </w:r>
      <w:r w:rsidRPr="006D2AE3">
        <w:rPr>
          <w:rFonts w:ascii="Times New Roman" w:eastAsia="Times New Roman" w:hAnsi="Times New Roman" w:cs="David" w:hint="cs"/>
          <w:sz w:val="24"/>
          <w:szCs w:val="24"/>
          <w:rtl/>
          <w:lang w:eastAsia="he-IL"/>
        </w:rPr>
        <w:t xml:space="preserve"> כאלה ואחרים</w:t>
      </w:r>
      <w:r w:rsidRPr="006D2AE3">
        <w:rPr>
          <w:rFonts w:ascii="Times New Roman" w:eastAsia="Times New Roman" w:hAnsi="Times New Roman" w:cs="David"/>
          <w:sz w:val="24"/>
          <w:szCs w:val="24"/>
          <w:rtl/>
          <w:lang w:eastAsia="he-IL"/>
        </w:rPr>
        <w:t>. אין בהחלטות אלה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לשחרר את היועץ מאי</w:t>
      </w:r>
      <w:r w:rsidRPr="006D2AE3">
        <w:rPr>
          <w:rFonts w:ascii="Times New Roman" w:eastAsia="Times New Roman" w:hAnsi="Times New Roman" w:cs="David" w:hint="cs"/>
          <w:sz w:val="24"/>
          <w:szCs w:val="24"/>
          <w:rtl/>
          <w:lang w:eastAsia="he-IL"/>
        </w:rPr>
        <w:t>לו</w:t>
      </w:r>
      <w:r w:rsidRPr="006D2AE3">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6D2AE3">
        <w:rPr>
          <w:rFonts w:ascii="Times New Roman" w:eastAsia="Times New Roman" w:hAnsi="Times New Roman" w:cs="David" w:hint="cs"/>
          <w:sz w:val="24"/>
          <w:szCs w:val="24"/>
          <w:rtl/>
          <w:lang w:eastAsia="he-IL"/>
        </w:rPr>
        <w:t xml:space="preserve"> ו/או חבות</w:t>
      </w:r>
      <w:r w:rsidRPr="006D2AE3">
        <w:rPr>
          <w:rFonts w:ascii="Times New Roman" w:eastAsia="Times New Roman" w:hAnsi="Times New Roman" w:cs="David"/>
          <w:sz w:val="24"/>
          <w:szCs w:val="24"/>
          <w:rtl/>
          <w:lang w:eastAsia="he-IL"/>
        </w:rPr>
        <w:t xml:space="preserve"> שהיא.</w:t>
      </w:r>
    </w:p>
    <w:p w14:paraId="7FF0BAB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51381E4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70EF5A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2979250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278D8C7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C52FA7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166062E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0ABF1B8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08EC05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5F757DF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396EDEC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D643A0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3913D772"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493CF84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 xml:space="preserve">קבלנים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אחרים בהתאם ללוח הזמנים המוסכם 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מם.</w:t>
      </w:r>
    </w:p>
    <w:p w14:paraId="430D505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יתחיל היועץ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קטע מהפרויקט ו/או שלב משלבי העבודה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ג'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אלא אם כן הודיע למזמין תחילה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הגיע לדעתו מועד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זה וק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מהמזמין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לביצועו.</w:t>
      </w:r>
    </w:p>
    <w:p w14:paraId="70CF512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יש לראות </w:t>
      </w: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C69063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41FEC3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7B575A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276EB38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CE9F63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6969FD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2B7E3C51"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4DCC10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43E5D59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340474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33FBD3A0"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EF2709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15D7794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06535EE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476C5E7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236FFA6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19E71E9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528D250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BD3454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4315A1A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2FE7CDA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6ACA344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A45284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A269ED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6A81AF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6A1F11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44E4D14F"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93EAB7A"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44530C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3D6C0FE4"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5AA650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4F1ECF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701DC26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40B9075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55ABD51"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51D8ED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69FC98D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A80D47D"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5B648B7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3B4715B8" w14:textId="7CDCCC95"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 w:author="Meryl Etman" w:date="2019-05-23T11:54:00Z">
        <w:r w:rsidRPr="006D2AE3" w:rsidDel="00EA54C6">
          <w:rPr>
            <w:rFonts w:ascii="Times New Roman" w:eastAsia="Times New Roman" w:hAnsi="Times New Roman" w:cs="David"/>
            <w:sz w:val="24"/>
            <w:szCs w:val="24"/>
            <w:rtl/>
            <w:lang w:eastAsia="he-IL"/>
          </w:rPr>
          <w:delText>מבלי לגרוע מאחריות היועץ על פי הסכם זה ו/או על פי כל דין, מתחייב היועץ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היועץ" ו/או "אישור עריכת הביטוח", לפי העניין), אצל חברת ביטוח מורשית כדין בישראל</w:delText>
        </w:r>
      </w:del>
      <w:ins w:id="2" w:author="Meryl Etman" w:date="2019-05-23T11:54:00Z">
        <w:r w:rsidR="00EA54C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lang w:eastAsia="he-IL"/>
        </w:rPr>
        <w:t>.</w:t>
      </w:r>
    </w:p>
    <w:p w14:paraId="3119043E" w14:textId="5F675CC4"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3" w:author="Meryl Etman" w:date="2019-05-23T11:54:00Z">
        <w:r w:rsidRPr="006D2AE3" w:rsidDel="00EA54C6">
          <w:rPr>
            <w:rFonts w:ascii="Times New Roman" w:eastAsia="Times New Roman" w:hAnsi="Times New Roman" w:cs="David"/>
            <w:sz w:val="24"/>
            <w:szCs w:val="24"/>
            <w:rtl/>
            <w:lang w:eastAsia="he-IL"/>
          </w:rPr>
          <w:delText>מובהר כי גבולות האחריות הנדרשים במסגרת ביטוחי היועץ כמפורט באישור עריכת הביטוח הינם בבחינת דרישה מזערית המוטלת על היועץ. היועץ מצהיר ומאשר כי יהיה מנוע מלהעלות כל טענה כלפי אפ"י ו/או מי מטעמה בכל הקשור לגבולות האחריות כאמור</w:delText>
        </w:r>
      </w:del>
      <w:ins w:id="4" w:author="Meryl Etman" w:date="2019-05-23T11:54:00Z">
        <w:r w:rsidR="00EA54C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lang w:eastAsia="he-IL"/>
        </w:rPr>
        <w:t>.</w:t>
      </w:r>
    </w:p>
    <w:p w14:paraId="27C4948B" w14:textId="144CF8BB" w:rsidR="006D2AE3" w:rsidRPr="006D2AE3" w:rsidRDefault="006D2AE3" w:rsidP="0083054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5" w:author="Meryl Etman" w:date="2019-05-23T11:54:00Z">
        <w:r w:rsidRPr="006D2AE3" w:rsidDel="00EA54C6">
          <w:rPr>
            <w:rFonts w:ascii="Times New Roman" w:eastAsia="Times New Roman" w:hAnsi="Times New Roman" w:cs="David"/>
            <w:sz w:val="24"/>
            <w:szCs w:val="24"/>
            <w:rtl/>
            <w:lang w:eastAsia="he-IL"/>
          </w:rPr>
          <w:delText>ביטוחי היועץ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delText>
        </w:r>
      </w:del>
      <w:ins w:id="6" w:author="Meryl Etman" w:date="2019-05-23T11:54:00Z">
        <w:r w:rsidR="00EA54C6">
          <w:rPr>
            <w:rFonts w:ascii="Times New Roman" w:eastAsia="Times New Roman" w:hAnsi="Times New Roman" w:cs="David" w:hint="cs"/>
            <w:sz w:val="24"/>
            <w:szCs w:val="24"/>
            <w:rtl/>
            <w:lang w:eastAsia="he-IL"/>
          </w:rPr>
          <w:t>מבוטל</w:t>
        </w:r>
      </w:ins>
      <w:del w:id="7" w:author="Meryl Etman" w:date="2019-05-23T11:54:00Z">
        <w:r w:rsidRPr="006D2AE3" w:rsidDel="00EA54C6">
          <w:rPr>
            <w:rFonts w:ascii="Times New Roman" w:eastAsia="Times New Roman" w:hAnsi="Times New Roman" w:cs="David"/>
            <w:sz w:val="24"/>
            <w:szCs w:val="24"/>
            <w:lang w:eastAsia="he-IL"/>
          </w:rPr>
          <w:delText>).</w:delText>
        </w:r>
      </w:del>
      <w:ins w:id="8" w:author="Meryl Etman" w:date="2019-05-23T11:54:00Z">
        <w:r w:rsidR="00EA54C6">
          <w:rPr>
            <w:rFonts w:ascii="Times New Roman" w:eastAsia="Times New Roman" w:hAnsi="Times New Roman" w:cs="David" w:hint="cs"/>
            <w:sz w:val="24"/>
            <w:szCs w:val="24"/>
            <w:rtl/>
            <w:lang w:eastAsia="he-IL"/>
          </w:rPr>
          <w:t>.</w:t>
        </w:r>
      </w:ins>
    </w:p>
    <w:p w14:paraId="3B83600E" w14:textId="32B09A49"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9" w:author="Meryl Etman" w:date="2019-05-23T11:54:00Z">
        <w:r w:rsidRPr="006D2AE3" w:rsidDel="00EA54C6">
          <w:rPr>
            <w:rFonts w:ascii="Times New Roman" w:eastAsia="Times New Roman" w:hAnsi="Times New Roman" w:cs="David"/>
            <w:sz w:val="24"/>
            <w:szCs w:val="24"/>
            <w:rtl/>
            <w:lang w:eastAsia="he-IL"/>
          </w:rPr>
          <w:delText>ללא צורך בכל דרישה מצד אפ"י, מתחייב היועץ להמציא לידי אפ"י, לפני תחילת מתן השירותים נשוא הסכם זה וכתנאי מוקדם להתקשרות ו/או לכל תשלום על חשבון התמורה, את אישור עריכת הביטוח, כשהוא חתום בידי מבטחיו</w:delText>
        </w:r>
      </w:del>
      <w:ins w:id="10" w:author="Meryl Etman" w:date="2019-05-23T11:54:00Z">
        <w:r w:rsidR="00EA54C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lang w:eastAsia="he-IL"/>
        </w:rPr>
        <w:t xml:space="preserve">. </w:t>
      </w:r>
    </w:p>
    <w:p w14:paraId="3A08BE78" w14:textId="06CF3B4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1" w:author="Meryl Etman" w:date="2019-05-23T11:54:00Z">
        <w:r w:rsidRPr="006D2AE3" w:rsidDel="00EA54C6">
          <w:rPr>
            <w:rFonts w:ascii="Times New Roman" w:eastAsia="Times New Roman" w:hAnsi="Times New Roman" w:cs="David"/>
            <w:sz w:val="24"/>
            <w:szCs w:val="24"/>
            <w:rtl/>
            <w:lang w:eastAsia="he-IL"/>
          </w:rPr>
          <w:delText>מיד בתום תקופת הביטוח, מתחייב היועץ להמציא לידי אפ"י אישור עריכת ביטוח מעודכן בגין חידוש תוקף ביטוחי היועץ לתקופת ביטוח נוספת, ומידי תקופת ביטוח, כל עוד הסכם זה בתוקף</w:delText>
        </w:r>
      </w:del>
      <w:ins w:id="12" w:author="Meryl Etman" w:date="2019-05-23T11:54:00Z">
        <w:r w:rsidR="00EA54C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lang w:eastAsia="he-IL"/>
        </w:rPr>
        <w:t>.</w:t>
      </w:r>
    </w:p>
    <w:p w14:paraId="7C7FE312" w14:textId="174995DE"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3" w:author="Meryl Etman" w:date="2019-05-23T11:54:00Z">
        <w:r w:rsidRPr="006D2AE3" w:rsidDel="00EA54C6">
          <w:rPr>
            <w:rFonts w:ascii="Times New Roman" w:eastAsia="Times New Roman" w:hAnsi="Times New Roman" w:cs="David"/>
            <w:sz w:val="24"/>
            <w:szCs w:val="24"/>
            <w:rtl/>
            <w:lang w:eastAsia="he-IL"/>
          </w:rPr>
          <w:delText>מבלי לגרוע מהאמור לעיל, ובכל הנוגע לביטוח המפורט בסעיף 1 לאישור עריכת הביטוח (ביטוח אחריות מקצועית), מתחייב היועץ להמשיך ולהחזיק ביטוח זה בתוקף ולהציג בפני אפ"י אישור עריכת ביטוח בגינו, במועדים כאמור ולמשך 7 (שבע) שנים נוספות לפחות ממועד תום מתן השירותים על פי ההסכם</w:delText>
        </w:r>
      </w:del>
      <w:ins w:id="14" w:author="Meryl Etman" w:date="2019-05-23T11:58:00Z">
        <w:r w:rsidR="00C67EAB">
          <w:rPr>
            <w:rFonts w:ascii="Times New Roman" w:eastAsia="Times New Roman" w:hAnsi="Times New Roman" w:cs="David" w:hint="cs"/>
            <w:sz w:val="24"/>
            <w:szCs w:val="24"/>
            <w:rtl/>
            <w:lang w:eastAsia="he-IL"/>
          </w:rPr>
          <w:t>מבוט</w:t>
        </w:r>
      </w:ins>
      <w:ins w:id="15" w:author="Meryl Etman" w:date="2019-05-23T11:54:00Z">
        <w:r w:rsidR="00EA54C6">
          <w:rPr>
            <w:rFonts w:ascii="Times New Roman" w:eastAsia="Times New Roman" w:hAnsi="Times New Roman" w:cs="David" w:hint="cs"/>
            <w:sz w:val="24"/>
            <w:szCs w:val="24"/>
            <w:rtl/>
            <w:lang w:eastAsia="he-IL"/>
          </w:rPr>
          <w:t>ל</w:t>
        </w:r>
      </w:ins>
      <w:r w:rsidRPr="006D2AE3">
        <w:rPr>
          <w:rFonts w:ascii="Times New Roman" w:eastAsia="Times New Roman" w:hAnsi="Times New Roman" w:cs="David"/>
          <w:sz w:val="24"/>
          <w:szCs w:val="24"/>
          <w:lang w:eastAsia="he-IL"/>
        </w:rPr>
        <w:t>.</w:t>
      </w:r>
    </w:p>
    <w:p w14:paraId="513735CE" w14:textId="77777777" w:rsidR="006D2AE3" w:rsidRDefault="006D2AE3" w:rsidP="006D2AE3">
      <w:pPr>
        <w:widowControl w:val="0"/>
        <w:numPr>
          <w:ilvl w:val="1"/>
          <w:numId w:val="1"/>
        </w:numPr>
        <w:spacing w:before="0" w:beforeAutospacing="0" w:after="200" w:afterAutospacing="0" w:line="240" w:lineRule="auto"/>
        <w:jc w:val="both"/>
        <w:rPr>
          <w:ins w:id="16" w:author="Meryl Etman" w:date="2019-04-28T17:28:00Z"/>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6D2AE3">
        <w:rPr>
          <w:rFonts w:ascii="Times New Roman" w:eastAsia="Times New Roman" w:hAnsi="Times New Roman" w:cs="David"/>
          <w:sz w:val="24"/>
          <w:szCs w:val="24"/>
          <w:lang w:eastAsia="he-IL"/>
        </w:rPr>
        <w:t>.</w:t>
      </w:r>
    </w:p>
    <w:p w14:paraId="7CB280C9" w14:textId="77777777" w:rsidR="00D8645E" w:rsidRPr="00D8645E" w:rsidRDefault="00D8645E">
      <w:pPr>
        <w:widowControl w:val="0"/>
        <w:numPr>
          <w:ilvl w:val="1"/>
          <w:numId w:val="1"/>
        </w:numPr>
        <w:spacing w:before="0" w:beforeAutospacing="0" w:after="200" w:afterAutospacing="0" w:line="240" w:lineRule="auto"/>
        <w:jc w:val="both"/>
        <w:rPr>
          <w:ins w:id="17" w:author="Meryl Etman" w:date="2019-04-28T17:28:00Z"/>
          <w:rFonts w:ascii="David" w:hAnsi="David"/>
          <w:sz w:val="24"/>
          <w:rtl/>
          <w:rPrChange w:id="18" w:author="Meryl Etman" w:date="2019-04-28T17:29:00Z">
            <w:rPr>
              <w:ins w:id="19" w:author="Meryl Etman" w:date="2019-04-28T17:28:00Z"/>
              <w:color w:val="auto"/>
              <w:rtl/>
            </w:rPr>
          </w:rPrChange>
        </w:rPr>
        <w:pPrChange w:id="20" w:author="Meryl Etman" w:date="2019-04-28T17:29:00Z">
          <w:pPr>
            <w:pStyle w:val="af9"/>
            <w:numPr>
              <w:numId w:val="1"/>
            </w:numPr>
            <w:tabs>
              <w:tab w:val="num" w:pos="360"/>
            </w:tabs>
            <w:spacing w:line="360" w:lineRule="auto"/>
            <w:ind w:left="360" w:right="0" w:hanging="72"/>
          </w:pPr>
        </w:pPrChange>
      </w:pPr>
      <w:ins w:id="21" w:author="Meryl Etman" w:date="2019-04-28T17:28:00Z">
        <w:r w:rsidRPr="00D8645E">
          <w:rPr>
            <w:rFonts w:ascii="David" w:hAnsi="David" w:cs="David"/>
            <w:sz w:val="24"/>
            <w:szCs w:val="24"/>
            <w:rtl/>
            <w:rPrChange w:id="22" w:author="Meryl Etman" w:date="2019-04-28T17:29:00Z">
              <w:rPr>
                <w:rtl/>
              </w:rPr>
            </w:rPrChange>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ins>
    </w:p>
    <w:p w14:paraId="6703922F" w14:textId="77777777" w:rsidR="00D8645E" w:rsidRPr="005F4139" w:rsidRDefault="00D8645E">
      <w:pPr>
        <w:widowControl w:val="0"/>
        <w:numPr>
          <w:ilvl w:val="1"/>
          <w:numId w:val="1"/>
        </w:numPr>
        <w:spacing w:before="0" w:beforeAutospacing="0" w:after="200" w:afterAutospacing="0" w:line="240" w:lineRule="auto"/>
        <w:jc w:val="both"/>
        <w:rPr>
          <w:ins w:id="23" w:author="Meryl Etman" w:date="2019-04-28T17:37:00Z"/>
          <w:rFonts w:ascii="David" w:hAnsi="David"/>
          <w:sz w:val="24"/>
          <w:rPrChange w:id="24" w:author="Meryl Etman" w:date="2019-04-28T17:38:00Z">
            <w:rPr>
              <w:ins w:id="25" w:author="Meryl Etman" w:date="2019-04-28T17:37:00Z"/>
              <w:color w:val="auto"/>
            </w:rPr>
          </w:rPrChange>
        </w:rPr>
        <w:pPrChange w:id="26" w:author="Meryl Etman" w:date="2019-04-28T17:37:00Z">
          <w:pPr>
            <w:pStyle w:val="af9"/>
            <w:numPr>
              <w:numId w:val="1"/>
            </w:numPr>
            <w:tabs>
              <w:tab w:val="num" w:pos="360"/>
            </w:tabs>
            <w:spacing w:line="360" w:lineRule="auto"/>
            <w:ind w:left="360" w:right="0" w:hanging="72"/>
          </w:pPr>
        </w:pPrChange>
      </w:pPr>
      <w:ins w:id="27" w:author="Meryl Etman" w:date="2019-04-28T17:28:00Z">
        <w:r w:rsidRPr="005F4139">
          <w:rPr>
            <w:rFonts w:ascii="David" w:hAnsi="David" w:cs="David"/>
            <w:sz w:val="24"/>
            <w:szCs w:val="24"/>
            <w:rtl/>
            <w:rPrChange w:id="28" w:author="Meryl Etman" w:date="2019-04-28T17:38:00Z">
              <w:rPr>
                <w:rtl/>
              </w:rPr>
            </w:rPrChange>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p>
    <w:p w14:paraId="0E03A67A" w14:textId="3C61E58F" w:rsidR="00D8645E" w:rsidRPr="005F4139" w:rsidRDefault="005F4139" w:rsidP="006C0C7F">
      <w:pPr>
        <w:widowControl w:val="0"/>
        <w:numPr>
          <w:ilvl w:val="1"/>
          <w:numId w:val="1"/>
        </w:numPr>
        <w:spacing w:before="0" w:beforeAutospacing="0" w:after="200" w:afterAutospacing="0" w:line="240" w:lineRule="auto"/>
        <w:jc w:val="both"/>
        <w:rPr>
          <w:rFonts w:ascii="David" w:hAnsi="David" w:cs="David"/>
          <w:sz w:val="24"/>
          <w:szCs w:val="24"/>
          <w:rtl/>
          <w:rPrChange w:id="29" w:author="Meryl Etman" w:date="2019-04-28T17:38:00Z">
            <w:rPr>
              <w:rFonts w:ascii="Times New Roman" w:eastAsia="Times New Roman" w:hAnsi="Times New Roman" w:cs="David"/>
              <w:sz w:val="24"/>
              <w:szCs w:val="24"/>
              <w:rtl/>
              <w:lang w:eastAsia="he-IL"/>
            </w:rPr>
          </w:rPrChange>
        </w:rPr>
      </w:pPr>
      <w:ins w:id="30" w:author="Meryl Etman" w:date="2019-04-28T17:37:00Z">
        <w:r w:rsidRPr="005F4139">
          <w:rPr>
            <w:rFonts w:ascii="David" w:hAnsi="David" w:cs="David"/>
            <w:sz w:val="24"/>
            <w:szCs w:val="24"/>
            <w:rtl/>
            <w:rPrChange w:id="31" w:author="Meryl Etman" w:date="2019-04-28T17:38:00Z">
              <w:rPr>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ins>
    </w:p>
    <w:p w14:paraId="4E17FAE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הפרת סעיף זה על כל תנאיו תיחשב להפרה יסודית של ההסכם.</w:t>
      </w:r>
    </w:p>
    <w:p w14:paraId="09003174" w14:textId="77777777" w:rsidR="006D2AE3" w:rsidRPr="006D2AE3" w:rsidRDefault="006D2AE3" w:rsidP="006D2AE3">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775ECF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3210473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358935D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6BE354A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B33FC9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46EDA7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0BBEFED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94427A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06B1CA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6DA2DCC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1BFD756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58D841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011290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045EB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556811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72A396A9"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08D7D7E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B822177"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2A4AB1B1"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0E8F968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358DF6C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242272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5EE5201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70C13A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455AC196"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45C1821D"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2BA97E95"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2069F11F"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1B5407AF"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01B77AC0"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6ECD7B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71D4C2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39FF1A2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0A9B4DF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30AE9F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4BEEF3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BEBF131"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6590B7F8" w14:textId="77777777" w:rsidR="006D2AE3" w:rsidRPr="006D2AE3" w:rsidRDefault="006D2AE3" w:rsidP="006D2AE3">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BEE96C2"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0B1A7F6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129532C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00C90EC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3C47A0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22D8188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7315A2A"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1B5CF1C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57B3FDB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F19259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2C37F45"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50F6787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A787DE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B83708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1C816BF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2C18036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30466480"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178A4830"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2F000A1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F8F0398"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1C89BAC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6ACE647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0AF107B8"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BC1D344"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35D2C5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1E0316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0D4877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345E1063"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17A7813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015710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219ED78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5BF9E7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032F83E4"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50E385F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396264D"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24827D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52D7B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CE535CD" w14:textId="77777777" w:rsidR="006D2AE3" w:rsidRP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104DE99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62F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ולראיה באו הצדדים על החתום:</w:t>
      </w:r>
    </w:p>
    <w:p w14:paraId="40526037" w14:textId="77777777" w:rsidR="006D2AE3" w:rsidRPr="006D2AE3" w:rsidRDefault="006D2AE3" w:rsidP="006D2AE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341E863" w14:textId="77777777" w:rsidR="006D2AE3" w:rsidRPr="006D2AE3" w:rsidRDefault="006D2AE3" w:rsidP="006D2AE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27CDF9B" w14:textId="77777777" w:rsidR="006D2AE3" w:rsidRPr="006D2AE3" w:rsidRDefault="006D2AE3" w:rsidP="006D2AE3">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_____________</w:t>
      </w:r>
      <w:r w:rsidRPr="006D2AE3">
        <w:rPr>
          <w:rFonts w:ascii="Times New Roman" w:eastAsia="Times New Roman" w:hAnsi="Times New Roman" w:cs="David"/>
          <w:sz w:val="24"/>
          <w:szCs w:val="24"/>
          <w:rtl/>
          <w:lang w:eastAsia="he-IL"/>
        </w:rPr>
        <w:tab/>
        <w:t>_______________</w:t>
      </w:r>
    </w:p>
    <w:p w14:paraId="0B9AF549" w14:textId="77777777" w:rsidR="006D2AE3" w:rsidRPr="006D2AE3" w:rsidRDefault="006D2AE3" w:rsidP="006D2AE3">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היועץ</w:t>
      </w:r>
      <w:r w:rsidRPr="006D2AE3">
        <w:rPr>
          <w:rFonts w:ascii="Times New Roman" w:eastAsia="Times New Roman" w:hAnsi="Times New Roman" w:cs="David"/>
          <w:sz w:val="24"/>
          <w:szCs w:val="24"/>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 xml:space="preserve"> </w:t>
      </w:r>
      <w:r w:rsidRPr="006D2AE3">
        <w:rPr>
          <w:rFonts w:ascii="Times New Roman" w:eastAsia="Times New Roman" w:hAnsi="Times New Roman" w:cs="David"/>
          <w:sz w:val="24"/>
          <w:szCs w:val="24"/>
          <w:rtl/>
          <w:lang w:eastAsia="he-IL"/>
        </w:rPr>
        <w:t>המזמין</w:t>
      </w:r>
      <w:r w:rsidRPr="006D2AE3">
        <w:rPr>
          <w:rFonts w:ascii="Times New Roman" w:eastAsia="Times New Roman" w:hAnsi="Times New Roman" w:cs="David"/>
          <w:sz w:val="24"/>
          <w:szCs w:val="24"/>
          <w:lang w:eastAsia="he-IL"/>
        </w:rPr>
        <w:t xml:space="preserve"> </w:t>
      </w:r>
    </w:p>
    <w:p w14:paraId="52C098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ן זה. </w:t>
      </w:r>
    </w:p>
    <w:p w14:paraId="41B7E82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50DFFA" w14:textId="77777777" w:rsid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תאריך :  _______________</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חתימה וחותמת עו"ד/ רו"ח : ________________</w:t>
      </w:r>
    </w:p>
    <w:p w14:paraId="71A4CF99" w14:textId="77777777" w:rsidR="0040000F" w:rsidRDefault="0040000F"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666A60" w14:textId="77777777" w:rsidR="0040000F" w:rsidRDefault="0040000F">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F9912BB" w14:textId="5ABD11F2" w:rsidR="0040000F" w:rsidRPr="006D2AE3" w:rsidRDefault="0040000F"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4AD572F" w14:textId="77777777" w:rsidR="006D2AE3" w:rsidRPr="006D2AE3" w:rsidRDefault="006D2AE3" w:rsidP="006D2AE3">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lang w:eastAsia="he-IL"/>
        </w:rPr>
      </w:pPr>
      <w:r w:rsidRPr="006D2AE3">
        <w:rPr>
          <w:rFonts w:ascii="Calibri" w:eastAsia="Times New Roman" w:hAnsi="Calibri" w:cs="David"/>
          <w:b/>
          <w:bCs/>
          <w:sz w:val="24"/>
          <w:szCs w:val="24"/>
          <w:u w:val="single"/>
          <w:rtl/>
          <w:lang w:eastAsia="he-IL"/>
        </w:rPr>
        <w:t xml:space="preserve">נספח </w:t>
      </w:r>
      <w:r w:rsidRPr="006D2AE3">
        <w:rPr>
          <w:rFonts w:ascii="Calibri" w:eastAsia="Times New Roman" w:hAnsi="Calibri" w:cs="David" w:hint="cs"/>
          <w:b/>
          <w:bCs/>
          <w:sz w:val="24"/>
          <w:szCs w:val="24"/>
          <w:u w:val="single"/>
          <w:rtl/>
          <w:lang w:eastAsia="he-IL"/>
        </w:rPr>
        <w:t>"</w:t>
      </w:r>
      <w:r w:rsidRPr="006D2AE3">
        <w:rPr>
          <w:rFonts w:ascii="Calibri" w:eastAsia="Times New Roman" w:hAnsi="Calibri" w:cs="David"/>
          <w:b/>
          <w:bCs/>
          <w:sz w:val="24"/>
          <w:szCs w:val="24"/>
          <w:u w:val="single"/>
          <w:rtl/>
          <w:lang w:eastAsia="he-IL"/>
        </w:rPr>
        <w:t>א</w:t>
      </w:r>
      <w:r w:rsidRPr="006D2AE3">
        <w:rPr>
          <w:rFonts w:ascii="Calibri" w:eastAsia="Times New Roman" w:hAnsi="Calibri" w:cs="David" w:hint="cs"/>
          <w:b/>
          <w:bCs/>
          <w:sz w:val="24"/>
          <w:szCs w:val="24"/>
          <w:u w:val="single"/>
          <w:rtl/>
          <w:lang w:eastAsia="he-IL"/>
        </w:rPr>
        <w:t>"</w:t>
      </w:r>
    </w:p>
    <w:p w14:paraId="08F665FE"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hint="cs"/>
          <w:b/>
          <w:bCs/>
          <w:sz w:val="24"/>
          <w:szCs w:val="24"/>
          <w:u w:val="single"/>
          <w:rtl/>
          <w:lang w:eastAsia="he-IL"/>
        </w:rPr>
        <w:t>נספח כללי</w:t>
      </w:r>
    </w:p>
    <w:p w14:paraId="6FB3726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w:t>
      </w:r>
      <w:r w:rsidRPr="006D2AE3">
        <w:rPr>
          <w:rFonts w:ascii="Times New Roman" w:eastAsia="Times New Roman" w:hAnsi="Times New Roman" w:cs="David"/>
          <w:sz w:val="24"/>
          <w:szCs w:val="24"/>
          <w:rtl/>
          <w:lang w:eastAsia="he-IL"/>
        </w:rPr>
        <w:tab/>
        <w:t>הגדרות-</w:t>
      </w:r>
    </w:p>
    <w:p w14:paraId="52399F6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A62518" w14:textId="268543E6" w:rsidR="006D2AE3" w:rsidRPr="006D2AE3" w:rsidRDefault="006D2AE3" w:rsidP="00894D3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lang w:eastAsia="he-IL"/>
        </w:rPr>
        <w:t xml:space="preserve"> </w:t>
      </w:r>
      <w:r w:rsidRPr="006D2AE3">
        <w:rPr>
          <w:rFonts w:ascii="Times New Roman" w:eastAsia="Times New Roman" w:hAnsi="Times New Roman" w:cs="David"/>
          <w:sz w:val="24"/>
          <w:szCs w:val="24"/>
          <w:rtl/>
          <w:lang w:eastAsia="he-IL"/>
        </w:rPr>
        <w:t>פרויקט לבניית יחידות דיור</w:t>
      </w:r>
      <w:del w:id="32" w:author="Meryl Etman" w:date="2019-03-10T13:24:00Z">
        <w:r w:rsidRPr="006D2AE3" w:rsidDel="00894D38">
          <w:rPr>
            <w:rFonts w:ascii="Times New Roman" w:eastAsia="Times New Roman" w:hAnsi="Times New Roman" w:cs="David"/>
            <w:sz w:val="24"/>
            <w:szCs w:val="24"/>
            <w:rtl/>
            <w:lang w:eastAsia="he-IL"/>
          </w:rPr>
          <w:delText>, שטחי מסחר ומשרדים</w:delText>
        </w:r>
      </w:del>
      <w:r w:rsidRPr="006D2AE3">
        <w:rPr>
          <w:rFonts w:ascii="Times New Roman" w:eastAsia="Times New Roman" w:hAnsi="Times New Roman" w:cs="David"/>
          <w:sz w:val="24"/>
          <w:szCs w:val="24"/>
          <w:rtl/>
          <w:lang w:eastAsia="he-IL"/>
        </w:rPr>
        <w:t>, חניונים ועבודות פיתוח ב</w:t>
      </w:r>
      <w:ins w:id="33" w:author="Meryl Etman" w:date="2019-03-10T13:25:00Z">
        <w:r w:rsidR="00894D38">
          <w:rPr>
            <w:rFonts w:ascii="Times New Roman" w:eastAsia="Times New Roman" w:hAnsi="Times New Roman" w:cs="David" w:hint="cs"/>
            <w:sz w:val="24"/>
            <w:szCs w:val="24"/>
            <w:rtl/>
            <w:lang w:eastAsia="he-IL"/>
          </w:rPr>
          <w:t xml:space="preserve">פרויקט </w:t>
        </w:r>
      </w:ins>
      <w:del w:id="34" w:author="Meryl Etman" w:date="2019-03-10T13:24:00Z">
        <w:r w:rsidRPr="006D2AE3" w:rsidDel="00894D38">
          <w:rPr>
            <w:rFonts w:ascii="Times New Roman" w:eastAsia="Times New Roman" w:hAnsi="Times New Roman" w:cs="David"/>
            <w:color w:val="008000"/>
            <w:sz w:val="24"/>
            <w:szCs w:val="24"/>
            <w:rtl/>
            <w:lang w:eastAsia="he-IL"/>
          </w:rPr>
          <w:delText>&lt;@@</w:delText>
        </w:r>
        <w:r w:rsidRPr="006D2AE3" w:rsidDel="00894D38">
          <w:rPr>
            <w:rFonts w:ascii="Times New Roman" w:eastAsia="Times New Roman" w:hAnsi="Times New Roman" w:cs="David"/>
            <w:color w:val="008000"/>
            <w:sz w:val="24"/>
            <w:szCs w:val="24"/>
            <w:lang w:eastAsia="he-IL"/>
          </w:rPr>
          <w:delText>CityID</w:delText>
        </w:r>
        <w:r w:rsidRPr="006D2AE3" w:rsidDel="00894D38">
          <w:rPr>
            <w:rFonts w:ascii="Times New Roman" w:eastAsia="Times New Roman" w:hAnsi="Times New Roman" w:cs="David"/>
            <w:color w:val="008000"/>
            <w:sz w:val="24"/>
            <w:szCs w:val="24"/>
            <w:rtl/>
            <w:lang w:eastAsia="he-IL"/>
          </w:rPr>
          <w:delText>@@&gt;</w:delText>
        </w:r>
        <w:r w:rsidRPr="006D2AE3" w:rsidDel="00894D38">
          <w:rPr>
            <w:rFonts w:ascii="Times New Roman" w:eastAsia="Times New Roman" w:hAnsi="Times New Roman" w:cs="David"/>
            <w:sz w:val="24"/>
            <w:szCs w:val="24"/>
            <w:rtl/>
            <w:lang w:eastAsia="he-IL"/>
          </w:rPr>
          <w:delText xml:space="preserve"> </w:delText>
        </w:r>
        <w:r w:rsidRPr="006D2AE3" w:rsidDel="00894D38">
          <w:rPr>
            <w:rFonts w:ascii="Times New Roman" w:eastAsia="Times New Roman" w:hAnsi="Times New Roman" w:cs="David" w:hint="cs"/>
            <w:sz w:val="24"/>
            <w:szCs w:val="24"/>
            <w:rtl/>
            <w:lang w:eastAsia="he-IL"/>
          </w:rPr>
          <w:delText xml:space="preserve">- </w:delText>
        </w:r>
        <w:r w:rsidRPr="006D2AE3" w:rsidDel="00894D38">
          <w:rPr>
            <w:rFonts w:ascii="Times New Roman" w:eastAsia="Times New Roman" w:hAnsi="Times New Roman" w:cs="David"/>
            <w:color w:val="008000"/>
            <w:sz w:val="24"/>
            <w:szCs w:val="24"/>
            <w:rtl/>
          </w:rPr>
          <w:delText>&lt;@@</w:delText>
        </w:r>
        <w:r w:rsidRPr="006D2AE3" w:rsidDel="00894D38">
          <w:rPr>
            <w:rFonts w:ascii="Times New Roman" w:eastAsia="Times New Roman" w:hAnsi="Times New Roman" w:cs="David"/>
            <w:color w:val="008000"/>
            <w:sz w:val="24"/>
            <w:szCs w:val="24"/>
          </w:rPr>
          <w:delText>SiteID</w:delText>
        </w:r>
        <w:r w:rsidRPr="006D2AE3" w:rsidDel="00894D38">
          <w:rPr>
            <w:rFonts w:ascii="Times New Roman" w:eastAsia="Times New Roman" w:hAnsi="Times New Roman" w:cs="David"/>
            <w:color w:val="008000"/>
            <w:sz w:val="24"/>
            <w:szCs w:val="24"/>
            <w:rtl/>
          </w:rPr>
          <w:delText>@@&gt;</w:delText>
        </w:r>
        <w:r w:rsidRPr="006D2AE3" w:rsidDel="00894D38">
          <w:rPr>
            <w:rFonts w:ascii="Times New Roman" w:eastAsia="Times New Roman" w:hAnsi="Times New Roman" w:cs="David" w:hint="cs"/>
            <w:color w:val="008000"/>
            <w:sz w:val="24"/>
            <w:szCs w:val="24"/>
            <w:rtl/>
            <w:lang w:eastAsia="he-IL"/>
          </w:rPr>
          <w:delText xml:space="preserve">, </w:delText>
        </w:r>
        <w:r w:rsidRPr="006D2AE3" w:rsidDel="00894D38">
          <w:rPr>
            <w:rFonts w:ascii="Times New Roman" w:eastAsia="Times New Roman" w:hAnsi="Times New Roman" w:cs="David"/>
            <w:color w:val="008000"/>
            <w:sz w:val="24"/>
            <w:szCs w:val="24"/>
            <w:rtl/>
          </w:rPr>
          <w:delText>&lt;@@</w:delText>
        </w:r>
        <w:r w:rsidRPr="006D2AE3" w:rsidDel="00894D38">
          <w:rPr>
            <w:rFonts w:ascii="Times New Roman" w:eastAsia="Times New Roman" w:hAnsi="Times New Roman" w:cs="David"/>
            <w:color w:val="008000"/>
            <w:sz w:val="24"/>
            <w:szCs w:val="24"/>
          </w:rPr>
          <w:delText>BuildingID</w:delText>
        </w:r>
        <w:r w:rsidRPr="006D2AE3" w:rsidDel="00894D38">
          <w:rPr>
            <w:rFonts w:ascii="Times New Roman" w:eastAsia="Times New Roman" w:hAnsi="Times New Roman" w:cs="David"/>
            <w:color w:val="008000"/>
            <w:sz w:val="24"/>
            <w:szCs w:val="24"/>
            <w:rtl/>
          </w:rPr>
          <w:delText>@@&gt;</w:delText>
        </w:r>
      </w:del>
      <w:ins w:id="35" w:author="Meryl Etman" w:date="2019-03-10T13:24:00Z">
        <w:r w:rsidR="00894D38">
          <w:rPr>
            <w:rFonts w:ascii="Times New Roman" w:eastAsia="Times New Roman" w:hAnsi="Times New Roman" w:cs="David" w:hint="cs"/>
            <w:color w:val="008000"/>
            <w:sz w:val="24"/>
            <w:szCs w:val="24"/>
            <w:rtl/>
            <w:lang w:eastAsia="he-IL"/>
          </w:rPr>
          <w:t xml:space="preserve">סביוני שהם </w:t>
        </w:r>
        <w:r w:rsidR="00894D38">
          <w:rPr>
            <w:rFonts w:ascii="Times New Roman" w:eastAsia="Times New Roman" w:hAnsi="Times New Roman" w:cs="David"/>
            <w:color w:val="008000"/>
            <w:sz w:val="24"/>
            <w:szCs w:val="24"/>
            <w:rtl/>
            <w:lang w:eastAsia="he-IL"/>
          </w:rPr>
          <w:t>–</w:t>
        </w:r>
        <w:r w:rsidR="00894D38">
          <w:rPr>
            <w:rFonts w:ascii="Times New Roman" w:eastAsia="Times New Roman" w:hAnsi="Times New Roman" w:cs="David" w:hint="cs"/>
            <w:color w:val="008000"/>
            <w:sz w:val="24"/>
            <w:szCs w:val="24"/>
            <w:rtl/>
            <w:lang w:eastAsia="he-IL"/>
          </w:rPr>
          <w:t xml:space="preserve"> מחיר למשתכן</w:t>
        </w:r>
      </w:ins>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0BE9ACF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9C34E7" w14:textId="2145AF55" w:rsidR="006D2AE3" w:rsidRPr="006D2AE3" w:rsidRDefault="006D2AE3" w:rsidP="00D8645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התכנית</w:t>
      </w:r>
      <w:r w:rsidRPr="006D2AE3">
        <w:rPr>
          <w:rFonts w:ascii="Times New Roman" w:eastAsia="Times New Roman" w:hAnsi="Times New Roman" w:cs="David"/>
          <w:sz w:val="24"/>
          <w:szCs w:val="24"/>
          <w:rtl/>
          <w:lang w:eastAsia="he-IL"/>
        </w:rPr>
        <w:t xml:space="preserve">" או </w:t>
      </w:r>
      <w:r w:rsidRPr="006D2AE3">
        <w:rPr>
          <w:rFonts w:ascii="Times New Roman" w:eastAsia="Times New Roman" w:hAnsi="Times New Roman" w:cs="David"/>
          <w:b/>
          <w:bCs/>
          <w:sz w:val="24"/>
          <w:szCs w:val="24"/>
          <w:rtl/>
          <w:lang w:eastAsia="he-IL"/>
        </w:rPr>
        <w:t xml:space="preserve">"המקרקעין"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תכנית בנין עיר מס'</w:t>
      </w:r>
      <w:r w:rsidRPr="006D2AE3">
        <w:rPr>
          <w:rFonts w:ascii="Times New Roman" w:eastAsia="Times New Roman" w:hAnsi="Times New Roman" w:cs="David" w:hint="cs"/>
          <w:sz w:val="24"/>
          <w:szCs w:val="24"/>
          <w:rtl/>
          <w:lang w:eastAsia="he-IL"/>
        </w:rPr>
        <w:t xml:space="preserve"> </w:t>
      </w:r>
      <w:del w:id="36" w:author="Meryl Etman" w:date="2019-03-10T13:25:00Z">
        <w:r w:rsidRPr="006D2AE3" w:rsidDel="00894D38">
          <w:rPr>
            <w:rFonts w:ascii="Times New Roman" w:eastAsia="Times New Roman" w:hAnsi="Times New Roman" w:cs="David"/>
            <w:color w:val="008000"/>
            <w:sz w:val="24"/>
            <w:szCs w:val="24"/>
            <w:rtl/>
          </w:rPr>
          <w:delText>&lt;@@</w:delText>
        </w:r>
        <w:r w:rsidRPr="006D2AE3" w:rsidDel="00894D38">
          <w:rPr>
            <w:rFonts w:ascii="Times New Roman" w:eastAsia="Times New Roman" w:hAnsi="Times New Roman" w:cs="David"/>
            <w:color w:val="008000"/>
            <w:sz w:val="24"/>
            <w:szCs w:val="24"/>
          </w:rPr>
          <w:delText>Taba</w:delText>
        </w:r>
        <w:r w:rsidRPr="006D2AE3" w:rsidDel="00894D38">
          <w:rPr>
            <w:rFonts w:ascii="Times New Roman" w:eastAsia="Times New Roman" w:hAnsi="Times New Roman" w:cs="David"/>
            <w:color w:val="008000"/>
            <w:sz w:val="24"/>
            <w:szCs w:val="24"/>
            <w:rtl/>
          </w:rPr>
          <w:delText>@@&gt;</w:delText>
        </w:r>
      </w:del>
      <w:ins w:id="37" w:author="Meryl Etman" w:date="2019-03-10T13:25:00Z">
        <w:r w:rsidR="00894D38">
          <w:rPr>
            <w:rFonts w:ascii="Times New Roman" w:eastAsia="Times New Roman" w:hAnsi="Times New Roman" w:cs="David" w:hint="cs"/>
            <w:color w:val="008000"/>
            <w:sz w:val="24"/>
            <w:szCs w:val="24"/>
            <w:rtl/>
          </w:rPr>
          <w:t>תמ"ל/1007</w:t>
        </w:r>
      </w:ins>
      <w:r w:rsidRPr="006D2AE3">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6D2AE3">
        <w:rPr>
          <w:rFonts w:ascii="Times New Roman" w:eastAsia="Times New Roman" w:hAnsi="Times New Roman" w:cs="David" w:hint="cs"/>
          <w:sz w:val="24"/>
          <w:szCs w:val="24"/>
          <w:rtl/>
          <w:lang w:eastAsia="he-IL"/>
        </w:rPr>
        <w:t xml:space="preserve">- </w:t>
      </w:r>
      <w:del w:id="38" w:author="Meryl Etman" w:date="2019-03-10T13:29:00Z">
        <w:r w:rsidRPr="006D2AE3" w:rsidDel="00B13242">
          <w:rPr>
            <w:rFonts w:ascii="Times New Roman" w:eastAsia="Times New Roman" w:hAnsi="Times New Roman" w:cs="David"/>
            <w:color w:val="008000"/>
            <w:sz w:val="24"/>
            <w:szCs w:val="24"/>
            <w:rtl/>
          </w:rPr>
          <w:delText>&lt;@@</w:delText>
        </w:r>
        <w:r w:rsidRPr="006D2AE3" w:rsidDel="00B13242">
          <w:rPr>
            <w:rFonts w:ascii="Times New Roman" w:eastAsia="Times New Roman" w:hAnsi="Times New Roman" w:cs="David"/>
            <w:color w:val="008000"/>
            <w:sz w:val="24"/>
            <w:szCs w:val="24"/>
          </w:rPr>
          <w:delText>Gosh</w:delText>
        </w:r>
        <w:r w:rsidRPr="006D2AE3" w:rsidDel="00B13242">
          <w:rPr>
            <w:rFonts w:ascii="Times New Roman" w:eastAsia="Times New Roman" w:hAnsi="Times New Roman" w:cs="David"/>
            <w:color w:val="008000"/>
            <w:sz w:val="24"/>
            <w:szCs w:val="24"/>
            <w:rtl/>
          </w:rPr>
          <w:delText>@@&gt;</w:delText>
        </w:r>
      </w:del>
      <w:ins w:id="39" w:author="Meryl Etman" w:date="2019-03-10T13:29:00Z">
        <w:r w:rsidR="00B13242">
          <w:rPr>
            <w:rFonts w:ascii="Times New Roman" w:eastAsia="Times New Roman" w:hAnsi="Times New Roman" w:cs="David" w:hint="cs"/>
            <w:color w:val="008000"/>
            <w:sz w:val="24"/>
            <w:szCs w:val="24"/>
            <w:rtl/>
          </w:rPr>
          <w:t>גוש 7330, מגרשים 140-141</w:t>
        </w:r>
      </w:ins>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w:t>
      </w:r>
    </w:p>
    <w:p w14:paraId="69A640D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A13019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305372" w14:textId="668FB5FD" w:rsidR="006D2AE3" w:rsidRPr="006D2AE3" w:rsidRDefault="006D2AE3" w:rsidP="00D8645E">
      <w:pPr>
        <w:spacing w:before="0" w:beforeAutospacing="0" w:after="0" w:afterAutospacing="0" w:line="240" w:lineRule="auto"/>
        <w:ind w:left="720"/>
        <w:rPr>
          <w:rFonts w:ascii="Times New Roman" w:eastAsia="Times New Roman" w:hAnsi="Times New Roman" w:cs="David"/>
          <w:color w:val="008000"/>
          <w:sz w:val="24"/>
          <w:szCs w:val="24"/>
          <w:rtl/>
        </w:rPr>
      </w:pPr>
      <w:r w:rsidRPr="006D2AE3">
        <w:rPr>
          <w:rFonts w:ascii="Times New Roman" w:eastAsia="Times New Roman" w:hAnsi="Times New Roman" w:cs="David"/>
          <w:sz w:val="24"/>
          <w:szCs w:val="24"/>
          <w:rtl/>
          <w:lang w:eastAsia="he-IL"/>
        </w:rPr>
        <w:t xml:space="preserve">"הרשות המקומית" - </w:t>
      </w:r>
      <w:del w:id="40" w:author="Meryl Etman" w:date="2019-03-10T13:29:00Z">
        <w:r w:rsidRPr="006D2AE3" w:rsidDel="00B13242">
          <w:rPr>
            <w:rFonts w:ascii="Times New Roman" w:eastAsia="Times New Roman" w:hAnsi="Times New Roman" w:cs="David"/>
            <w:color w:val="008000"/>
            <w:sz w:val="24"/>
            <w:szCs w:val="24"/>
            <w:rtl/>
          </w:rPr>
          <w:delText>&lt;@@</w:delText>
        </w:r>
        <w:r w:rsidRPr="006D2AE3" w:rsidDel="00B13242">
          <w:rPr>
            <w:rFonts w:ascii="Times New Roman" w:eastAsia="Times New Roman" w:hAnsi="Times New Roman" w:cs="David"/>
            <w:color w:val="008000"/>
            <w:sz w:val="24"/>
            <w:szCs w:val="24"/>
          </w:rPr>
          <w:delText>CityID</w:delText>
        </w:r>
        <w:r w:rsidRPr="006D2AE3" w:rsidDel="00B13242">
          <w:rPr>
            <w:rFonts w:ascii="Times New Roman" w:eastAsia="Times New Roman" w:hAnsi="Times New Roman" w:cs="David"/>
            <w:color w:val="008000"/>
            <w:sz w:val="24"/>
            <w:szCs w:val="24"/>
            <w:rtl/>
          </w:rPr>
          <w:delText>@@&gt;</w:delText>
        </w:r>
      </w:del>
      <w:ins w:id="41" w:author="Meryl Etman" w:date="2019-03-10T13:29:00Z">
        <w:r w:rsidR="00B13242">
          <w:rPr>
            <w:rFonts w:ascii="Times New Roman" w:eastAsia="Times New Roman" w:hAnsi="Times New Roman" w:cs="David" w:hint="cs"/>
            <w:color w:val="008000"/>
            <w:sz w:val="24"/>
            <w:szCs w:val="24"/>
            <w:rtl/>
          </w:rPr>
          <w:t>שהם</w:t>
        </w:r>
      </w:ins>
      <w:r w:rsidRPr="006D2AE3">
        <w:rPr>
          <w:rFonts w:ascii="Times New Roman" w:eastAsia="Times New Roman" w:hAnsi="Times New Roman" w:cs="David" w:hint="cs"/>
          <w:color w:val="008000"/>
          <w:sz w:val="24"/>
          <w:szCs w:val="24"/>
          <w:rtl/>
        </w:rPr>
        <w:t>.</w:t>
      </w:r>
    </w:p>
    <w:p w14:paraId="76FE1D98"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color w:val="FF0000"/>
          <w:sz w:val="24"/>
          <w:szCs w:val="24"/>
          <w:rtl/>
        </w:rPr>
      </w:pPr>
    </w:p>
    <w:p w14:paraId="0DC2409D"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rPr>
        <w:t xml:space="preserve">"חוזה הפיתוח" </w:t>
      </w:r>
      <w:r w:rsidRPr="006D2AE3">
        <w:rPr>
          <w:rFonts w:ascii="Times New Roman" w:eastAsia="Times New Roman" w:hAnsi="Times New Roman" w:cs="David"/>
          <w:sz w:val="24"/>
          <w:szCs w:val="24"/>
        </w:rPr>
        <w:t>–</w:t>
      </w:r>
      <w:r w:rsidRPr="006D2AE3">
        <w:rPr>
          <w:rFonts w:ascii="Times New Roman" w:eastAsia="Times New Roman" w:hAnsi="Times New Roman" w:cs="David"/>
          <w:sz w:val="24"/>
          <w:szCs w:val="24"/>
          <w:rtl/>
        </w:rPr>
        <w:t xml:space="preserve"> חוזה הפיתוח אשר נחתם בין המזמין לבין הרשות המקומית.</w:t>
      </w:r>
    </w:p>
    <w:p w14:paraId="70358C3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5026BD" w14:textId="6CCC357B" w:rsidR="006D2AE3" w:rsidRPr="006D2AE3" w:rsidRDefault="006D2AE3" w:rsidP="00D8645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t>המנהל הוא:</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lang w:eastAsia="he-IL"/>
        </w:rPr>
        <w:t xml:space="preserve"> </w:t>
      </w:r>
      <w:del w:id="42" w:author="Meryl Etman" w:date="2019-03-10T13:29:00Z">
        <w:r w:rsidRPr="006D2AE3" w:rsidDel="00B13242">
          <w:rPr>
            <w:rFonts w:ascii="Times New Roman" w:eastAsia="Times New Roman" w:hAnsi="Times New Roman" w:cs="David"/>
            <w:color w:val="008000"/>
            <w:sz w:val="24"/>
            <w:szCs w:val="24"/>
            <w:lang w:eastAsia="he-IL"/>
          </w:rPr>
          <w:delText>&lt;@@Boss@@&gt;</w:delText>
        </w:r>
      </w:del>
      <w:ins w:id="43" w:author="Meryl Etman" w:date="2019-03-10T13:29:00Z">
        <w:r w:rsidR="00B13242">
          <w:rPr>
            <w:rFonts w:ascii="Times New Roman" w:eastAsia="Times New Roman" w:hAnsi="Times New Roman" w:cs="David" w:hint="cs"/>
            <w:color w:val="008000"/>
            <w:sz w:val="24"/>
            <w:szCs w:val="24"/>
            <w:rtl/>
            <w:lang w:eastAsia="he-IL"/>
          </w:rPr>
          <w:t>מרול אטמן</w:t>
        </w:r>
      </w:ins>
    </w:p>
    <w:p w14:paraId="0AEB131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747A7C0" w14:textId="77777777" w:rsidR="006D2AE3" w:rsidRPr="006D2AE3" w:rsidRDefault="006D2AE3" w:rsidP="006D2AE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היועץ יפיק כל התכניות בקבצים במתכונת</w:t>
      </w:r>
      <w:r w:rsidRPr="006D2AE3">
        <w:rPr>
          <w:rFonts w:ascii="Times New Roman" w:eastAsia="Times New Roman" w:hAnsi="Times New Roman" w:cs="David"/>
          <w:sz w:val="24"/>
          <w:szCs w:val="24"/>
          <w:lang w:eastAsia="he-IL"/>
        </w:rPr>
        <w:t xml:space="preserve"> </w:t>
      </w:r>
      <w:r w:rsidRPr="006D2AE3">
        <w:rPr>
          <w:rFonts w:ascii="Times New Roman" w:eastAsia="Times New Roman" w:hAnsi="Times New Roman" w:cs="David"/>
          <w:sz w:val="24"/>
          <w:szCs w:val="24"/>
          <w:rtl/>
          <w:lang w:eastAsia="he-IL"/>
        </w:rPr>
        <w:t xml:space="preserve"> תכנת הקבצים</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DWG </w:t>
      </w:r>
      <w:r w:rsidRPr="006D2AE3">
        <w:rPr>
          <w:rFonts w:ascii="Times New Roman" w:eastAsia="Times New Roman" w:hAnsi="Times New Roman" w:cs="David"/>
          <w:sz w:val="24"/>
          <w:szCs w:val="24"/>
          <w:rtl/>
          <w:lang w:eastAsia="he-IL"/>
        </w:rPr>
        <w:t xml:space="preserve"> גרסת אוטוקד </w:t>
      </w:r>
      <w:r w:rsidRPr="006D2AE3">
        <w:rPr>
          <w:rFonts w:ascii="Times New Roman" w:eastAsia="Times New Roman" w:hAnsi="Times New Roman" w:cs="David" w:hint="cs"/>
          <w:sz w:val="24"/>
          <w:szCs w:val="24"/>
          <w:rtl/>
          <w:lang w:eastAsia="he-IL"/>
        </w:rPr>
        <w:t xml:space="preserve">2000 / כל גרסת אוטוקד מאוחרת יותר או בתוכנת </w:t>
      </w:r>
      <w:r w:rsidRPr="006D2AE3">
        <w:rPr>
          <w:rFonts w:ascii="Times New Roman" w:eastAsia="Times New Roman" w:hAnsi="Times New Roman" w:cs="David" w:hint="cs"/>
          <w:sz w:val="24"/>
          <w:szCs w:val="24"/>
          <w:lang w:eastAsia="he-IL"/>
        </w:rPr>
        <w:t>REVIT</w:t>
      </w:r>
      <w:r w:rsidRPr="006D2AE3">
        <w:rPr>
          <w:rFonts w:ascii="Times New Roman" w:eastAsia="Times New Roman" w:hAnsi="Times New Roman" w:cs="David" w:hint="cs"/>
          <w:sz w:val="24"/>
          <w:szCs w:val="24"/>
          <w:rtl/>
          <w:lang w:eastAsia="he-IL"/>
        </w:rPr>
        <w:t xml:space="preserve"> בהתאם למוסכם עם המזמין.</w:t>
      </w:r>
      <w:r w:rsidRPr="006D2AE3">
        <w:rPr>
          <w:rFonts w:ascii="Times New Roman" w:eastAsia="Times New Roman" w:hAnsi="Times New Roman" w:cs="David"/>
          <w:bCs/>
          <w:sz w:val="24"/>
          <w:szCs w:val="24"/>
          <w:lang w:eastAsia="he-IL"/>
        </w:rPr>
        <w:t xml:space="preserve"> </w:t>
      </w:r>
    </w:p>
    <w:p w14:paraId="12FB678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t>בעלי המקצוע במשרד היועץ הם:</w:t>
      </w:r>
    </w:p>
    <w:p w14:paraId="51BEE2A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0B221A" w14:textId="278014B9" w:rsidR="006D2AE3" w:rsidRPr="006D2AE3" w:rsidRDefault="006D2AE3" w:rsidP="00D8645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 xml:space="preserve">ראש צוות: </w:t>
      </w:r>
      <w:del w:id="44" w:author="Meryl Etman" w:date="2019-03-10T13:29:00Z">
        <w:r w:rsidRPr="006D2AE3" w:rsidDel="00B13242">
          <w:rPr>
            <w:rFonts w:ascii="Times New Roman" w:eastAsia="Times New Roman" w:hAnsi="Times New Roman" w:cs="David"/>
            <w:color w:val="008000"/>
            <w:sz w:val="24"/>
            <w:szCs w:val="24"/>
            <w:lang w:eastAsia="he-IL"/>
          </w:rPr>
          <w:delText>&lt;@@Meneger2@@&gt;</w:delText>
        </w:r>
      </w:del>
      <w:ins w:id="45" w:author="Meryl Etman" w:date="2019-03-10T13:29:00Z">
        <w:r w:rsidR="00B13242">
          <w:rPr>
            <w:rFonts w:ascii="Times New Roman" w:eastAsia="Times New Roman" w:hAnsi="Times New Roman" w:cs="David" w:hint="cs"/>
            <w:color w:val="008000"/>
            <w:sz w:val="24"/>
            <w:szCs w:val="24"/>
            <w:rtl/>
            <w:lang w:eastAsia="he-IL"/>
          </w:rPr>
          <w:t>טטיאנה גוצולנקו</w:t>
        </w:r>
      </w:ins>
    </w:p>
    <w:p w14:paraId="7D2800B4" w14:textId="1AA2127A" w:rsidR="006D2AE3" w:rsidRPr="006D2AE3" w:rsidRDefault="006D2AE3" w:rsidP="00D8645E">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6D2AE3">
        <w:rPr>
          <w:rFonts w:ascii="Calibri" w:eastAsia="Times New Roman" w:hAnsi="Calibri" w:cs="David"/>
          <w:i/>
          <w:iCs/>
          <w:sz w:val="24"/>
          <w:szCs w:val="24"/>
          <w:rtl/>
          <w:lang w:eastAsia="he-IL"/>
        </w:rPr>
        <w:t xml:space="preserve">ב. </w:t>
      </w:r>
      <w:r w:rsidRPr="006D2AE3">
        <w:rPr>
          <w:rFonts w:ascii="Calibri" w:eastAsia="Times New Roman" w:hAnsi="Calibri" w:cs="David"/>
          <w:i/>
          <w:iCs/>
          <w:sz w:val="24"/>
          <w:szCs w:val="24"/>
          <w:rtl/>
          <w:lang w:eastAsia="he-IL"/>
        </w:rPr>
        <w:tab/>
        <w:t>מספר העובדים המקצועיים במשרד היועץ לצורך מתן שירותי היועץ ע"פ חוזה זה:</w:t>
      </w:r>
      <w:del w:id="46" w:author="Meryl Etman" w:date="2019-03-10T13:30:00Z">
        <w:r w:rsidRPr="006D2AE3" w:rsidDel="00B13242">
          <w:rPr>
            <w:rFonts w:ascii="Calibri" w:eastAsia="Times New Roman" w:hAnsi="Calibri" w:cs="David"/>
            <w:i/>
            <w:iCs/>
            <w:sz w:val="24"/>
            <w:szCs w:val="24"/>
            <w:rtl/>
            <w:lang w:eastAsia="he-IL"/>
          </w:rPr>
          <w:delText xml:space="preserve"> </w:delText>
        </w:r>
        <w:r w:rsidRPr="006D2AE3" w:rsidDel="00B13242">
          <w:rPr>
            <w:rFonts w:ascii="Calibri" w:eastAsia="Times New Roman" w:hAnsi="Calibri" w:cs="David"/>
            <w:i/>
            <w:iCs/>
            <w:color w:val="008000"/>
            <w:sz w:val="24"/>
            <w:szCs w:val="24"/>
            <w:lang w:eastAsia="he-IL"/>
          </w:rPr>
          <w:delText>&lt;@@NoEmployees@@</w:delText>
        </w:r>
      </w:del>
      <w:ins w:id="47" w:author="Meryl Etman" w:date="2019-03-10T13:30:00Z">
        <w:r w:rsidR="00B13242" w:rsidRPr="006D2AE3" w:rsidDel="00B13242">
          <w:rPr>
            <w:rFonts w:ascii="Calibri" w:eastAsia="Times New Roman" w:hAnsi="Calibri" w:cs="David"/>
            <w:i/>
            <w:iCs/>
            <w:color w:val="008000"/>
            <w:sz w:val="24"/>
            <w:szCs w:val="24"/>
            <w:lang w:eastAsia="he-IL"/>
          </w:rPr>
          <w:t xml:space="preserve"> </w:t>
        </w:r>
      </w:ins>
      <w:del w:id="48" w:author="Meryl Etman" w:date="2019-03-10T13:30:00Z">
        <w:r w:rsidRPr="006D2AE3" w:rsidDel="00B13242">
          <w:rPr>
            <w:rFonts w:ascii="Calibri" w:eastAsia="Times New Roman" w:hAnsi="Calibri" w:cs="David"/>
            <w:i/>
            <w:iCs/>
            <w:color w:val="008000"/>
            <w:sz w:val="24"/>
            <w:szCs w:val="24"/>
            <w:lang w:eastAsia="he-IL"/>
          </w:rPr>
          <w:delText>&gt;</w:delText>
        </w:r>
      </w:del>
    </w:p>
    <w:p w14:paraId="02B0019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3AA034" w14:textId="13522F9D" w:rsidR="006D2AE3" w:rsidRPr="006D2AE3" w:rsidRDefault="006D2AE3" w:rsidP="00B13242">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t xml:space="preserve">המנהל הראשי במשרד היועץ הוא אדריכל/מהנדס: </w:t>
      </w:r>
      <w:ins w:id="49" w:author="Meryl Etman" w:date="2019-03-10T13:30:00Z">
        <w:r w:rsidR="00B13242">
          <w:rPr>
            <w:rFonts w:ascii="Times New Roman" w:eastAsia="Times New Roman" w:hAnsi="Times New Roman" w:cs="David" w:hint="cs"/>
            <w:color w:val="008000"/>
            <w:sz w:val="24"/>
            <w:szCs w:val="24"/>
            <w:rtl/>
            <w:lang w:eastAsia="he-IL"/>
          </w:rPr>
          <w:t>טטיאנה גוצולנקו</w:t>
        </w:r>
        <w:r w:rsidR="00B13242" w:rsidRPr="006D2AE3" w:rsidDel="00B13242">
          <w:rPr>
            <w:rFonts w:ascii="Times New Roman" w:eastAsia="Times New Roman" w:hAnsi="Times New Roman" w:cs="David"/>
            <w:color w:val="008000"/>
            <w:sz w:val="24"/>
            <w:szCs w:val="24"/>
            <w:lang w:eastAsia="he-IL"/>
          </w:rPr>
          <w:t xml:space="preserve"> </w:t>
        </w:r>
      </w:ins>
      <w:del w:id="50" w:author="Meryl Etman" w:date="2019-03-10T13:30:00Z">
        <w:r w:rsidRPr="006D2AE3" w:rsidDel="00B13242">
          <w:rPr>
            <w:rFonts w:ascii="Times New Roman" w:eastAsia="Times New Roman" w:hAnsi="Times New Roman" w:cs="David"/>
            <w:color w:val="008000"/>
            <w:sz w:val="24"/>
            <w:szCs w:val="24"/>
            <w:lang w:eastAsia="he-IL"/>
          </w:rPr>
          <w:delText>&lt;@@Meneger1@@&gt;</w:delText>
        </w:r>
      </w:del>
    </w:p>
    <w:p w14:paraId="2520BF4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564C0C" w14:textId="77777777" w:rsidR="006D2AE3" w:rsidRPr="006D2AE3" w:rsidRDefault="006D2AE3" w:rsidP="006D2AE3">
      <w:pPr>
        <w:spacing w:before="0" w:beforeAutospacing="0" w:after="0" w:afterAutospacing="0" w:line="240" w:lineRule="auto"/>
        <w:rPr>
          <w:rFonts w:ascii="Times New Roman" w:eastAsia="Times New Roman" w:hAnsi="Times New Roman" w:cs="David"/>
          <w:sz w:val="24"/>
          <w:szCs w:val="24"/>
          <w:rtl/>
        </w:rPr>
      </w:pPr>
      <w:r w:rsidRPr="006D2AE3">
        <w:rPr>
          <w:rFonts w:ascii="Times New Roman" w:eastAsia="Times New Roman" w:hAnsi="Times New Roman" w:cs="David"/>
          <w:sz w:val="24"/>
          <w:szCs w:val="24"/>
          <w:rtl/>
        </w:rPr>
        <w:br/>
      </w:r>
      <w:r w:rsidRPr="006D2AE3">
        <w:rPr>
          <w:rFonts w:ascii="Times New Roman" w:eastAsia="Times New Roman" w:hAnsi="Times New Roman" w:cs="David" w:hint="cs"/>
          <w:color w:val="FF0000"/>
          <w:sz w:val="24"/>
          <w:szCs w:val="24"/>
          <w:rtl/>
        </w:rPr>
        <w:t xml:space="preserve"> </w:t>
      </w:r>
      <w:r w:rsidRPr="006D2AE3">
        <w:rPr>
          <w:rFonts w:ascii="Times New Roman" w:eastAsia="Times New Roman" w:hAnsi="Times New Roman" w:cs="David" w:hint="cs"/>
          <w:sz w:val="24"/>
          <w:szCs w:val="24"/>
          <w:rtl/>
        </w:rPr>
        <w:t xml:space="preserve">7 </w:t>
      </w:r>
      <w:r w:rsidRPr="006D2AE3">
        <w:rPr>
          <w:rFonts w:ascii="Times New Roman" w:eastAsia="Times New Roman" w:hAnsi="Times New Roman" w:cs="David" w:hint="cs"/>
          <w:sz w:val="24"/>
          <w:szCs w:val="24"/>
          <w:rtl/>
        </w:rPr>
        <w:tab/>
      </w:r>
      <w:r w:rsidRPr="006D2AE3">
        <w:rPr>
          <w:rFonts w:ascii="Times New Roman" w:eastAsia="Times New Roman" w:hAnsi="Times New Roman" w:cs="David"/>
          <w:sz w:val="24"/>
          <w:szCs w:val="24"/>
          <w:rtl/>
        </w:rPr>
        <w:t xml:space="preserve">שיעור חלקו היחסי של כל אחד מיחידי המזמין הינו כדלקמן </w:t>
      </w:r>
      <w:r w:rsidRPr="006D2AE3">
        <w:rPr>
          <w:rFonts w:ascii="Times New Roman" w:eastAsia="Times New Roman" w:hAnsi="Times New Roman" w:cs="David" w:hint="cs"/>
          <w:sz w:val="24"/>
          <w:szCs w:val="24"/>
          <w:rtl/>
        </w:rPr>
        <w:t>:</w:t>
      </w:r>
    </w:p>
    <w:p w14:paraId="2DB058FA" w14:textId="1A10798B"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del w:id="51" w:author="Meryl Etman" w:date="2019-03-10T13:30:00Z">
        <w:r w:rsidRPr="006D2AE3" w:rsidDel="00B13242">
          <w:rPr>
            <w:rFonts w:ascii="Times New Roman" w:eastAsia="Times New Roman" w:hAnsi="Times New Roman" w:cs="David"/>
            <w:color w:val="008000"/>
            <w:sz w:val="24"/>
            <w:szCs w:val="24"/>
            <w:rtl/>
          </w:rPr>
          <w:delText>&lt;@@</w:delText>
        </w:r>
        <w:r w:rsidRPr="006D2AE3" w:rsidDel="00B13242">
          <w:rPr>
            <w:rFonts w:ascii="Times New Roman" w:eastAsia="Times New Roman" w:hAnsi="Times New Roman" w:cs="David"/>
            <w:color w:val="008000"/>
            <w:sz w:val="24"/>
            <w:szCs w:val="24"/>
          </w:rPr>
          <w:delText>TzadAPercent</w:delText>
        </w:r>
        <w:r w:rsidRPr="006D2AE3" w:rsidDel="00B13242">
          <w:rPr>
            <w:rFonts w:ascii="Times New Roman" w:eastAsia="Times New Roman" w:hAnsi="Times New Roman" w:cs="David"/>
            <w:color w:val="008000"/>
            <w:sz w:val="24"/>
            <w:szCs w:val="24"/>
            <w:rtl/>
          </w:rPr>
          <w:delText>@@&gt;</w:delText>
        </w:r>
        <w:r w:rsidRPr="006D2AE3" w:rsidDel="00B13242">
          <w:rPr>
            <w:rFonts w:ascii="Times New Roman" w:eastAsia="Times New Roman" w:hAnsi="Times New Roman" w:cs="David" w:hint="cs"/>
            <w:sz w:val="24"/>
            <w:szCs w:val="24"/>
            <w:rtl/>
          </w:rPr>
          <w:delText>%_____</w:delText>
        </w:r>
      </w:del>
      <w:ins w:id="52" w:author="Meryl Etman" w:date="2019-03-10T13:30:00Z">
        <w:r w:rsidR="00B13242">
          <w:rPr>
            <w:rFonts w:ascii="Times New Roman" w:eastAsia="Times New Roman" w:hAnsi="Times New Roman" w:cs="David" w:hint="cs"/>
            <w:color w:val="008000"/>
            <w:sz w:val="24"/>
            <w:szCs w:val="24"/>
            <w:rtl/>
          </w:rPr>
          <w:t>100%</w:t>
        </w:r>
      </w:ins>
    </w:p>
    <w:p w14:paraId="615248F5" w14:textId="77777777" w:rsidR="006D2AE3" w:rsidRPr="006D2AE3" w:rsidRDefault="006D2AE3" w:rsidP="006D2AE3">
      <w:pPr>
        <w:spacing w:before="0" w:beforeAutospacing="0" w:after="0" w:afterAutospacing="0" w:line="240" w:lineRule="auto"/>
        <w:ind w:left="720"/>
        <w:rPr>
          <w:rFonts w:ascii="Times New Roman" w:eastAsia="Times New Roman" w:hAnsi="Times New Roman" w:cs="David"/>
          <w:sz w:val="24"/>
          <w:szCs w:val="24"/>
          <w:rtl/>
        </w:rPr>
      </w:pPr>
    </w:p>
    <w:p w14:paraId="6DF87C4E" w14:textId="77777777" w:rsidR="0040000F" w:rsidRDefault="0040000F" w:rsidP="0040000F">
      <w:pPr>
        <w:spacing w:before="0" w:beforeAutospacing="0" w:after="0" w:afterAutospacing="0" w:line="240" w:lineRule="auto"/>
        <w:rPr>
          <w:rFonts w:ascii="Times New Roman" w:eastAsia="Times New Roman" w:hAnsi="Times New Roman" w:cs="David"/>
          <w:sz w:val="24"/>
          <w:szCs w:val="24"/>
          <w:rtl/>
        </w:rPr>
      </w:pPr>
    </w:p>
    <w:p w14:paraId="6A3B4A32" w14:textId="77777777" w:rsidR="0040000F" w:rsidRDefault="0040000F">
      <w:pPr>
        <w:bidi w:val="0"/>
        <w:spacing w:before="0" w:beforeAutospacing="0" w:after="160" w:afterAutospacing="0" w:line="259"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666CBAAF" w14:textId="70C5AAED" w:rsidR="006D2AE3" w:rsidRPr="006D2AE3" w:rsidRDefault="006D2AE3" w:rsidP="0040000F">
      <w:pPr>
        <w:spacing w:before="0" w:beforeAutospacing="0" w:after="0" w:afterAutospacing="0" w:line="240" w:lineRule="auto"/>
        <w:rPr>
          <w:rFonts w:ascii="Times New Roman" w:eastAsia="Times New Roman" w:hAnsi="Times New Roman" w:cs="David"/>
          <w:sz w:val="24"/>
          <w:szCs w:val="24"/>
          <w:rtl/>
        </w:rPr>
      </w:pPr>
    </w:p>
    <w:p w14:paraId="7442BC0B"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נספח ב'</w:t>
      </w:r>
    </w:p>
    <w:p w14:paraId="3F34D52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E11273"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1D8DC03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213A9D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2766745E"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08B11E4"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Pr="006D2AE3">
        <w:rPr>
          <w:rFonts w:ascii="Times New Roman" w:eastAsia="Times New Roman" w:hAnsi="Times New Roman" w:cs="David" w:hint="cs"/>
          <w:sz w:val="24"/>
          <w:szCs w:val="24"/>
          <w:u w:val="single"/>
          <w:rtl/>
          <w:lang w:eastAsia="he-IL"/>
        </w:rPr>
        <w:t>המתכנן</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123A2635" w14:textId="1603E31A" w:rsidR="006D2AE3" w:rsidRPr="006D2AE3" w:rsidDel="00B13242" w:rsidRDefault="006D2AE3">
      <w:pPr>
        <w:widowControl w:val="0"/>
        <w:spacing w:before="0" w:beforeAutospacing="0" w:after="0" w:afterAutospacing="0" w:line="240" w:lineRule="auto"/>
        <w:ind w:left="1440"/>
        <w:jc w:val="both"/>
        <w:rPr>
          <w:del w:id="53" w:author="Meryl Etman" w:date="2019-03-10T13:31:00Z"/>
          <w:rFonts w:ascii="Times New Roman" w:eastAsia="Times New Roman" w:hAnsi="Times New Roman" w:cs="David"/>
          <w:sz w:val="24"/>
          <w:szCs w:val="24"/>
          <w:rtl/>
          <w:lang w:eastAsia="he-IL"/>
        </w:rPr>
        <w:pPrChange w:id="54" w:author="Meryl Etman" w:date="2019-03-10T13:31:00Z">
          <w:pPr>
            <w:widowControl w:val="0"/>
            <w:spacing w:before="0" w:beforeAutospacing="0" w:after="0" w:afterAutospacing="0" w:line="240" w:lineRule="auto"/>
            <w:ind w:left="720"/>
            <w:jc w:val="both"/>
          </w:pPr>
        </w:pPrChange>
      </w:pPr>
      <w:r w:rsidRPr="006D2AE3">
        <w:rPr>
          <w:rFonts w:ascii="Times New Roman" w:eastAsia="Times New Roman" w:hAnsi="Times New Roman" w:cs="David" w:hint="cs"/>
          <w:sz w:val="24"/>
          <w:szCs w:val="24"/>
          <w:rtl/>
          <w:lang w:eastAsia="he-IL"/>
        </w:rPr>
        <w:t xml:space="preserve">תכולת העבודה - ככלל תכולת העבודה מתייחסת </w:t>
      </w:r>
      <w:del w:id="55" w:author="Meryl Etman" w:date="2019-05-23T10:12:00Z">
        <w:r w:rsidRPr="006D2AE3" w:rsidDel="006C0C7F">
          <w:rPr>
            <w:rFonts w:ascii="Times New Roman" w:eastAsia="Times New Roman" w:hAnsi="Times New Roman" w:cs="David" w:hint="cs"/>
            <w:sz w:val="24"/>
            <w:szCs w:val="24"/>
            <w:rtl/>
            <w:lang w:eastAsia="he-IL"/>
          </w:rPr>
          <w:delText>לקומות הבניין מתחתית קומת החניון</w:delText>
        </w:r>
      </w:del>
    </w:p>
    <w:p w14:paraId="5BD87294" w14:textId="50CD16D2" w:rsidR="006D2AE3" w:rsidRPr="006D2AE3" w:rsidRDefault="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Change w:id="56" w:author="Meryl Etman" w:date="2019-05-23T10:12:00Z">
          <w:pPr>
            <w:widowControl w:val="0"/>
            <w:spacing w:before="0" w:beforeAutospacing="0" w:after="0" w:afterAutospacing="0" w:line="240" w:lineRule="auto"/>
            <w:jc w:val="both"/>
          </w:pPr>
        </w:pPrChange>
      </w:pPr>
      <w:del w:id="57" w:author="Meryl Etman" w:date="2019-05-23T10:12:00Z">
        <w:r w:rsidRPr="006D2AE3" w:rsidDel="006C0C7F">
          <w:rPr>
            <w:rFonts w:ascii="Times New Roman" w:eastAsia="Times New Roman" w:hAnsi="Times New Roman" w:cs="David" w:hint="cs"/>
            <w:sz w:val="24"/>
            <w:szCs w:val="24"/>
            <w:rtl/>
            <w:lang w:eastAsia="he-IL"/>
          </w:rPr>
          <w:delText xml:space="preserve"> התחתונה ועד לקומת הגג העליונה ביותר ועד בכלל</w:delText>
        </w:r>
      </w:del>
      <w:ins w:id="58" w:author="Meryl Etman" w:date="2019-05-23T10:12:00Z">
        <w:r w:rsidR="006C0C7F">
          <w:rPr>
            <w:rFonts w:ascii="Times New Roman" w:eastAsia="Times New Roman" w:hAnsi="Times New Roman" w:cs="David" w:hint="cs"/>
            <w:sz w:val="24"/>
            <w:szCs w:val="24"/>
            <w:rtl/>
            <w:lang w:eastAsia="he-IL"/>
          </w:rPr>
          <w:t>למפלסי המרתפים בשני המגרשים</w:t>
        </w:r>
      </w:ins>
      <w:r w:rsidRPr="006D2AE3">
        <w:rPr>
          <w:rFonts w:ascii="Times New Roman" w:eastAsia="Times New Roman" w:hAnsi="Times New Roman" w:cs="David" w:hint="cs"/>
          <w:sz w:val="24"/>
          <w:szCs w:val="24"/>
          <w:rtl/>
          <w:lang w:eastAsia="he-IL"/>
        </w:rPr>
        <w:t xml:space="preserve"> ובכלל זה:             </w:t>
      </w:r>
    </w:p>
    <w:p w14:paraId="19B081DE"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בירור תוכניות הפרויקט עם האדריכל, הקונסטרוקטור ושאר המתכננים האלקטרו-מכאניים ( מז"א , אינסטלציה, חשמל וכדומה), התייעצות ותיאום עם המתכננים.</w:t>
      </w:r>
    </w:p>
    <w:p w14:paraId="2372DCEB"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בניית מודל תלת מימדי בתוכנית </w:t>
      </w:r>
      <w:r w:rsidRPr="006D2AE3">
        <w:rPr>
          <w:rFonts w:ascii="Times New Roman" w:eastAsia="Times New Roman" w:hAnsi="Times New Roman" w:cs="David"/>
          <w:sz w:val="24"/>
          <w:szCs w:val="24"/>
          <w:lang w:eastAsia="he-IL"/>
        </w:rPr>
        <w:t>CAD</w:t>
      </w:r>
      <w:r w:rsidRPr="006D2AE3">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 הכולל את תוכניות כל המתכננים והיועצים.</w:t>
      </w:r>
    </w:p>
    <w:p w14:paraId="0891F0DA"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מערכות במבנים, מתן הנחיות והכנת תוכניות ומפרטים טכניים, אשר יכללו בין היתר את הפרטים הבאים:</w:t>
      </w:r>
    </w:p>
    <w:p w14:paraId="61D187A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3E4CFA5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2A2BAC33" w14:textId="66F156B8"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6879F1E6"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2941E87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607EC90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תאום מעברי מערכות כגון ספרינקלרים, ביוב, ניקוז, תעלות חשמל ומז"א וכדומה בינם לבין עצמם ולבין הקונסטרוקציה.</w:t>
      </w:r>
    </w:p>
    <w:p w14:paraId="7AF3288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תוכניות סופרפוזיציה צבעוניות ומפורטות.</w:t>
      </w:r>
    </w:p>
    <w:p w14:paraId="5D6676BE"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3EE63DC0" w14:textId="77777777"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תכנון תיאום המערכות יתבצע בסביבת תוכנת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בלבד.</w:t>
      </w:r>
    </w:p>
    <w:p w14:paraId="21DBC9B7"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7D63897"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59" w:name="OLE_LINK5"/>
      <w:bookmarkStart w:id="60"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61" w:name="OLE_LINK7"/>
      <w:bookmarkStart w:id="62"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045BACB"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E1BD197"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C447183"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08C37866"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59"/>
    <w:bookmarkEnd w:id="60"/>
    <w:bookmarkEnd w:id="61"/>
    <w:bookmarkEnd w:id="62"/>
    <w:p w14:paraId="4DEE914F"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4495CA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D73CA5C"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7E26E98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35DA1CDD"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B9219F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7EF9C2E2"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EB648DE"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6D2AE3">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421654B9"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DBD2282"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0BE1C53F"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F58CAA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3C62DDB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7E114F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50EF27BE"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1D48B3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51ED01F0"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C7028F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תוכניות שלאחר אישורן ניתן יהיה לעבד את המסמכים הטכניים לביצוע המבנה.</w:t>
      </w:r>
    </w:p>
    <w:p w14:paraId="45DF3403"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EDB331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5A444862"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899AC9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0A7E362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6EF68B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49909DA1"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FBF3F7"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בקטעים לפי התקדמות הפרויקט והנחיות המנהל, לרבות להסדרי ביניים לבניה וא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כלוס בשלבים. </w:t>
      </w:r>
    </w:p>
    <w:p w14:paraId="1BCB39B4" w14:textId="77777777" w:rsidR="006D2AE3" w:rsidRPr="006D2AE3" w:rsidRDefault="006D2AE3" w:rsidP="006D2AE3">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5E71623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D2B2AD"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341D5BA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55125F3"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529BBC8"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D15E60F" w14:textId="71E330AA"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2C27B7C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C1F71B"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4E3187EC" w14:textId="77777777" w:rsidR="006D2AE3" w:rsidRPr="006D2AE3" w:rsidRDefault="006D2AE3" w:rsidP="006D2AE3">
      <w:pPr>
        <w:spacing w:before="0" w:beforeAutospacing="0" w:after="0" w:afterAutospacing="0" w:line="240" w:lineRule="auto"/>
        <w:ind w:left="2160"/>
        <w:jc w:val="both"/>
        <w:rPr>
          <w:rFonts w:ascii="Times New Roman" w:eastAsia="Times New Roman" w:hAnsi="Times New Roman" w:cs="David"/>
          <w:sz w:val="24"/>
          <w:szCs w:val="24"/>
          <w:lang w:eastAsia="he-IL"/>
        </w:rPr>
      </w:pPr>
    </w:p>
    <w:p w14:paraId="5D383CA7"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מודל תלת מימדי ראשוני בתוכנית </w:t>
      </w:r>
      <w:r w:rsidRPr="006D2AE3">
        <w:rPr>
          <w:rFonts w:ascii="Times New Roman" w:eastAsia="Times New Roman" w:hAnsi="Times New Roman" w:cs="David"/>
          <w:sz w:val="24"/>
          <w:szCs w:val="24"/>
          <w:lang w:eastAsia="he-IL"/>
        </w:rPr>
        <w:t>CAD</w:t>
      </w:r>
      <w:r w:rsidRPr="006D2AE3">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 הכולל את תוכניות האדריכלות והסכמה הקונסטרוקטיבית הראשונית.</w:t>
      </w:r>
    </w:p>
    <w:p w14:paraId="517BBD4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19ABEF"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נגישות, תפעול ותחזוקה וכיו"ב.</w:t>
      </w:r>
    </w:p>
    <w:p w14:paraId="5AE5A074" w14:textId="77777777" w:rsidR="006D2AE3" w:rsidRPr="006D2AE3" w:rsidRDefault="006D2AE3" w:rsidP="006D2AE3">
      <w:pPr>
        <w:widowControl w:val="0"/>
        <w:numPr>
          <w:ilvl w:val="0"/>
          <w:numId w:val="7"/>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השתתפות בדיוני התקדמות שיקבעו ע"י המנהל. השתתפות בישיבות היועצים והמתכננים בקשר  לתכנון המערכות בפרויקט.</w:t>
      </w:r>
      <w:r w:rsidRPr="006D2AE3">
        <w:rPr>
          <w:rFonts w:ascii="Times New Roman" w:eastAsia="Times New Roman" w:hAnsi="Times New Roman" w:cs="Times New Roman" w:hint="cs"/>
          <w:sz w:val="26"/>
          <w:szCs w:val="24"/>
          <w:rtl/>
          <w:lang w:val="x-none" w:eastAsia="x-none"/>
        </w:rPr>
        <w:t xml:space="preserve"> </w:t>
      </w:r>
      <w:r w:rsidRPr="00B13242">
        <w:rPr>
          <w:rFonts w:ascii="Times New Roman" w:eastAsia="Times New Roman" w:hAnsi="Times New Roman" w:cs="David" w:hint="eastAsia"/>
          <w:sz w:val="26"/>
          <w:szCs w:val="24"/>
          <w:rtl/>
          <w:lang w:val="x-none" w:eastAsia="x-none"/>
          <w:rPrChange w:id="63" w:author="Meryl Etman" w:date="2019-03-10T13:32:00Z">
            <w:rPr>
              <w:rFonts w:ascii="Times New Roman" w:eastAsia="Times New Roman" w:hAnsi="Times New Roman" w:cs="Times New Roman" w:hint="eastAsia"/>
              <w:sz w:val="26"/>
              <w:szCs w:val="24"/>
              <w:rtl/>
              <w:lang w:val="x-none" w:eastAsia="x-none"/>
            </w:rPr>
          </w:rPrChange>
        </w:rPr>
        <w:t>בירורים</w:t>
      </w:r>
      <w:r w:rsidRPr="00B13242">
        <w:rPr>
          <w:rFonts w:ascii="Times New Roman" w:eastAsia="Times New Roman" w:hAnsi="Times New Roman" w:cs="David"/>
          <w:sz w:val="26"/>
          <w:szCs w:val="24"/>
          <w:rtl/>
          <w:lang w:val="x-none" w:eastAsia="x-none"/>
          <w:rPrChange w:id="64"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65" w:author="Meryl Etman" w:date="2019-03-10T13:32:00Z">
            <w:rPr>
              <w:rFonts w:ascii="Times New Roman" w:eastAsia="Times New Roman" w:hAnsi="Times New Roman" w:cs="Times New Roman" w:hint="eastAsia"/>
              <w:sz w:val="26"/>
              <w:szCs w:val="24"/>
              <w:rtl/>
              <w:lang w:val="x-none" w:eastAsia="x-none"/>
            </w:rPr>
          </w:rPrChange>
        </w:rPr>
        <w:t>בגופים</w:t>
      </w:r>
      <w:r w:rsidRPr="00B13242">
        <w:rPr>
          <w:rFonts w:ascii="Times New Roman" w:eastAsia="Times New Roman" w:hAnsi="Times New Roman" w:cs="David"/>
          <w:sz w:val="26"/>
          <w:szCs w:val="24"/>
          <w:rtl/>
          <w:lang w:val="x-none" w:eastAsia="x-none"/>
          <w:rPrChange w:id="66"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67" w:author="Meryl Etman" w:date="2019-03-10T13:32:00Z">
            <w:rPr>
              <w:rFonts w:ascii="Times New Roman" w:eastAsia="Times New Roman" w:hAnsi="Times New Roman" w:cs="Times New Roman" w:hint="eastAsia"/>
              <w:sz w:val="26"/>
              <w:szCs w:val="24"/>
              <w:rtl/>
              <w:lang w:val="x-none" w:eastAsia="x-none"/>
            </w:rPr>
          </w:rPrChange>
        </w:rPr>
        <w:t>המוסמכים</w:t>
      </w:r>
      <w:r w:rsidRPr="00B13242">
        <w:rPr>
          <w:rFonts w:ascii="Times New Roman" w:eastAsia="Times New Roman" w:hAnsi="Times New Roman" w:cs="David"/>
          <w:sz w:val="26"/>
          <w:szCs w:val="24"/>
          <w:rtl/>
          <w:lang w:val="x-none" w:eastAsia="x-none"/>
          <w:rPrChange w:id="68"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69" w:author="Meryl Etman" w:date="2019-03-10T13:32:00Z">
            <w:rPr>
              <w:rFonts w:ascii="Times New Roman" w:eastAsia="Times New Roman" w:hAnsi="Times New Roman" w:cs="Times New Roman" w:hint="eastAsia"/>
              <w:sz w:val="26"/>
              <w:szCs w:val="24"/>
              <w:rtl/>
              <w:lang w:val="x-none" w:eastAsia="x-none"/>
            </w:rPr>
          </w:rPrChange>
        </w:rPr>
        <w:t>ואצל</w:t>
      </w:r>
      <w:r w:rsidRPr="00B13242">
        <w:rPr>
          <w:rFonts w:ascii="Times New Roman" w:eastAsia="Times New Roman" w:hAnsi="Times New Roman" w:cs="David"/>
          <w:sz w:val="26"/>
          <w:szCs w:val="24"/>
          <w:rtl/>
          <w:lang w:val="x-none" w:eastAsia="x-none"/>
          <w:rPrChange w:id="70"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71" w:author="Meryl Etman" w:date="2019-03-10T13:32:00Z">
            <w:rPr>
              <w:rFonts w:ascii="Times New Roman" w:eastAsia="Times New Roman" w:hAnsi="Times New Roman" w:cs="Times New Roman" w:hint="eastAsia"/>
              <w:sz w:val="26"/>
              <w:szCs w:val="24"/>
              <w:rtl/>
              <w:lang w:val="x-none" w:eastAsia="x-none"/>
            </w:rPr>
          </w:rPrChange>
        </w:rPr>
        <w:t>גורמים</w:t>
      </w:r>
      <w:r w:rsidRPr="00B13242">
        <w:rPr>
          <w:rFonts w:ascii="Times New Roman" w:eastAsia="Times New Roman" w:hAnsi="Times New Roman" w:cs="David"/>
          <w:sz w:val="26"/>
          <w:szCs w:val="24"/>
          <w:rtl/>
          <w:lang w:val="x-none" w:eastAsia="x-none"/>
          <w:rPrChange w:id="72"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73" w:author="Meryl Etman" w:date="2019-03-10T13:32:00Z">
            <w:rPr>
              <w:rFonts w:ascii="Times New Roman" w:eastAsia="Times New Roman" w:hAnsi="Times New Roman" w:cs="Times New Roman" w:hint="eastAsia"/>
              <w:sz w:val="26"/>
              <w:szCs w:val="24"/>
              <w:rtl/>
              <w:lang w:val="x-none" w:eastAsia="x-none"/>
            </w:rPr>
          </w:rPrChange>
        </w:rPr>
        <w:t>אחרים</w:t>
      </w:r>
      <w:r w:rsidRPr="00B13242">
        <w:rPr>
          <w:rFonts w:ascii="Times New Roman" w:eastAsia="Times New Roman" w:hAnsi="Times New Roman" w:cs="David"/>
          <w:sz w:val="26"/>
          <w:szCs w:val="24"/>
          <w:rtl/>
          <w:lang w:val="x-none" w:eastAsia="x-none"/>
          <w:rPrChange w:id="74"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75" w:author="Meryl Etman" w:date="2019-03-10T13:32:00Z">
            <w:rPr>
              <w:rFonts w:ascii="Times New Roman" w:eastAsia="Times New Roman" w:hAnsi="Times New Roman" w:cs="Times New Roman" w:hint="eastAsia"/>
              <w:sz w:val="26"/>
              <w:szCs w:val="24"/>
              <w:rtl/>
              <w:lang w:val="x-none" w:eastAsia="x-none"/>
            </w:rPr>
          </w:rPrChange>
        </w:rPr>
        <w:t>בקשר</w:t>
      </w:r>
      <w:r w:rsidRPr="00B13242">
        <w:rPr>
          <w:rFonts w:ascii="Times New Roman" w:eastAsia="Times New Roman" w:hAnsi="Times New Roman" w:cs="David"/>
          <w:sz w:val="26"/>
          <w:szCs w:val="24"/>
          <w:rtl/>
          <w:lang w:val="x-none" w:eastAsia="x-none"/>
          <w:rPrChange w:id="76"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77" w:author="Meryl Etman" w:date="2019-03-10T13:32:00Z">
            <w:rPr>
              <w:rFonts w:ascii="Times New Roman" w:eastAsia="Times New Roman" w:hAnsi="Times New Roman" w:cs="Times New Roman" w:hint="eastAsia"/>
              <w:sz w:val="26"/>
              <w:szCs w:val="24"/>
              <w:rtl/>
              <w:lang w:val="x-none" w:eastAsia="x-none"/>
            </w:rPr>
          </w:rPrChange>
        </w:rPr>
        <w:t>לבעיות</w:t>
      </w:r>
      <w:r w:rsidRPr="00B13242">
        <w:rPr>
          <w:rFonts w:ascii="Times New Roman" w:eastAsia="Times New Roman" w:hAnsi="Times New Roman" w:cs="David"/>
          <w:sz w:val="26"/>
          <w:szCs w:val="24"/>
          <w:rtl/>
          <w:lang w:val="x-none" w:eastAsia="x-none"/>
          <w:rPrChange w:id="78"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79" w:author="Meryl Etman" w:date="2019-03-10T13:32:00Z">
            <w:rPr>
              <w:rFonts w:ascii="Times New Roman" w:eastAsia="Times New Roman" w:hAnsi="Times New Roman" w:cs="Times New Roman" w:hint="eastAsia"/>
              <w:sz w:val="26"/>
              <w:szCs w:val="24"/>
              <w:rtl/>
              <w:lang w:val="x-none" w:eastAsia="x-none"/>
            </w:rPr>
          </w:rPrChange>
        </w:rPr>
        <w:t>טכניות</w:t>
      </w:r>
      <w:r w:rsidRPr="00B13242">
        <w:rPr>
          <w:rFonts w:ascii="Times New Roman" w:eastAsia="Times New Roman" w:hAnsi="Times New Roman" w:cs="David"/>
          <w:sz w:val="26"/>
          <w:szCs w:val="24"/>
          <w:rtl/>
          <w:lang w:val="x-none" w:eastAsia="x-none"/>
          <w:rPrChange w:id="80"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81" w:author="Meryl Etman" w:date="2019-03-10T13:32:00Z">
            <w:rPr>
              <w:rFonts w:ascii="Times New Roman" w:eastAsia="Times New Roman" w:hAnsi="Times New Roman" w:cs="Times New Roman" w:hint="eastAsia"/>
              <w:sz w:val="26"/>
              <w:szCs w:val="24"/>
              <w:rtl/>
              <w:lang w:val="x-none" w:eastAsia="x-none"/>
            </w:rPr>
          </w:rPrChange>
        </w:rPr>
        <w:t>חוקיות</w:t>
      </w:r>
      <w:r w:rsidRPr="00B13242">
        <w:rPr>
          <w:rFonts w:ascii="Times New Roman" w:eastAsia="Times New Roman" w:hAnsi="Times New Roman" w:cs="David"/>
          <w:sz w:val="26"/>
          <w:szCs w:val="24"/>
          <w:rtl/>
          <w:lang w:val="x-none" w:eastAsia="x-none"/>
          <w:rPrChange w:id="82"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83" w:author="Meryl Etman" w:date="2019-03-10T13:32:00Z">
            <w:rPr>
              <w:rFonts w:ascii="Times New Roman" w:eastAsia="Times New Roman" w:hAnsi="Times New Roman" w:cs="Times New Roman" w:hint="eastAsia"/>
              <w:sz w:val="26"/>
              <w:szCs w:val="24"/>
              <w:rtl/>
              <w:lang w:val="x-none" w:eastAsia="x-none"/>
            </w:rPr>
          </w:rPrChange>
        </w:rPr>
        <w:t>וכיו</w:t>
      </w:r>
      <w:r w:rsidRPr="00B13242">
        <w:rPr>
          <w:rFonts w:ascii="Times New Roman" w:eastAsia="Times New Roman" w:hAnsi="Times New Roman" w:cs="David"/>
          <w:sz w:val="26"/>
          <w:szCs w:val="24"/>
          <w:rtl/>
          <w:lang w:val="x-none" w:eastAsia="x-none"/>
          <w:rPrChange w:id="84" w:author="Meryl Etman" w:date="2019-03-10T13:32:00Z">
            <w:rPr>
              <w:rFonts w:ascii="Times New Roman" w:eastAsia="Times New Roman" w:hAnsi="Times New Roman" w:cs="Times New Roman"/>
              <w:sz w:val="26"/>
              <w:szCs w:val="24"/>
              <w:rtl/>
              <w:lang w:val="x-none" w:eastAsia="x-none"/>
            </w:rPr>
          </w:rPrChange>
        </w:rPr>
        <w:t xml:space="preserve">"ב </w:t>
      </w:r>
      <w:r w:rsidRPr="00B13242">
        <w:rPr>
          <w:rFonts w:ascii="Times New Roman" w:eastAsia="Times New Roman" w:hAnsi="Times New Roman" w:cs="David" w:hint="eastAsia"/>
          <w:sz w:val="26"/>
          <w:szCs w:val="24"/>
          <w:rtl/>
          <w:lang w:val="x-none" w:eastAsia="x-none"/>
          <w:rPrChange w:id="85" w:author="Meryl Etman" w:date="2019-03-10T13:32:00Z">
            <w:rPr>
              <w:rFonts w:ascii="Times New Roman" w:eastAsia="Times New Roman" w:hAnsi="Times New Roman" w:cs="Times New Roman" w:hint="eastAsia"/>
              <w:sz w:val="26"/>
              <w:szCs w:val="24"/>
              <w:rtl/>
              <w:lang w:val="x-none" w:eastAsia="x-none"/>
            </w:rPr>
          </w:rPrChange>
        </w:rPr>
        <w:t>הקשורות</w:t>
      </w:r>
      <w:r w:rsidRPr="00B13242">
        <w:rPr>
          <w:rFonts w:ascii="Times New Roman" w:eastAsia="Times New Roman" w:hAnsi="Times New Roman" w:cs="David"/>
          <w:sz w:val="26"/>
          <w:szCs w:val="24"/>
          <w:rtl/>
          <w:lang w:val="x-none" w:eastAsia="x-none"/>
          <w:rPrChange w:id="86"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87" w:author="Meryl Etman" w:date="2019-03-10T13:32:00Z">
            <w:rPr>
              <w:rFonts w:ascii="Times New Roman" w:eastAsia="Times New Roman" w:hAnsi="Times New Roman" w:cs="Times New Roman" w:hint="eastAsia"/>
              <w:sz w:val="26"/>
              <w:szCs w:val="24"/>
              <w:rtl/>
              <w:lang w:val="x-none" w:eastAsia="x-none"/>
            </w:rPr>
          </w:rPrChange>
        </w:rPr>
        <w:t>בתחום</w:t>
      </w:r>
      <w:r w:rsidRPr="00B13242">
        <w:rPr>
          <w:rFonts w:ascii="Times New Roman" w:eastAsia="Times New Roman" w:hAnsi="Times New Roman" w:cs="David"/>
          <w:sz w:val="26"/>
          <w:szCs w:val="24"/>
          <w:rtl/>
          <w:lang w:val="x-none" w:eastAsia="x-none"/>
          <w:rPrChange w:id="88"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89" w:author="Meryl Etman" w:date="2019-03-10T13:32:00Z">
            <w:rPr>
              <w:rFonts w:ascii="Times New Roman" w:eastAsia="Times New Roman" w:hAnsi="Times New Roman" w:cs="Times New Roman" w:hint="eastAsia"/>
              <w:sz w:val="26"/>
              <w:szCs w:val="24"/>
              <w:rtl/>
              <w:lang w:val="x-none" w:eastAsia="x-none"/>
            </w:rPr>
          </w:rPrChange>
        </w:rPr>
        <w:t>תיאום</w:t>
      </w:r>
      <w:r w:rsidRPr="00B13242">
        <w:rPr>
          <w:rFonts w:ascii="Times New Roman" w:eastAsia="Times New Roman" w:hAnsi="Times New Roman" w:cs="David"/>
          <w:sz w:val="26"/>
          <w:szCs w:val="24"/>
          <w:rtl/>
          <w:lang w:val="x-none" w:eastAsia="x-none"/>
          <w:rPrChange w:id="90"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91" w:author="Meryl Etman" w:date="2019-03-10T13:32:00Z">
            <w:rPr>
              <w:rFonts w:ascii="Times New Roman" w:eastAsia="Times New Roman" w:hAnsi="Times New Roman" w:cs="Times New Roman" w:hint="eastAsia"/>
              <w:sz w:val="26"/>
              <w:szCs w:val="24"/>
              <w:rtl/>
              <w:lang w:val="x-none" w:eastAsia="x-none"/>
            </w:rPr>
          </w:rPrChange>
        </w:rPr>
        <w:t>התשתיות</w:t>
      </w:r>
      <w:r w:rsidRPr="00B13242">
        <w:rPr>
          <w:rFonts w:ascii="Times New Roman" w:eastAsia="Times New Roman" w:hAnsi="Times New Roman" w:cs="David"/>
          <w:sz w:val="26"/>
          <w:szCs w:val="24"/>
          <w:rtl/>
          <w:lang w:val="x-none" w:eastAsia="x-none"/>
          <w:rPrChange w:id="92"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93" w:author="Meryl Etman" w:date="2019-03-10T13:32:00Z">
            <w:rPr>
              <w:rFonts w:ascii="Times New Roman" w:eastAsia="Times New Roman" w:hAnsi="Times New Roman" w:cs="Times New Roman" w:hint="eastAsia"/>
              <w:sz w:val="26"/>
              <w:szCs w:val="24"/>
              <w:rtl/>
              <w:lang w:val="x-none" w:eastAsia="x-none"/>
            </w:rPr>
          </w:rPrChange>
        </w:rPr>
        <w:t>המערכות</w:t>
      </w:r>
      <w:r w:rsidRPr="00B13242">
        <w:rPr>
          <w:rFonts w:ascii="Times New Roman" w:eastAsia="Times New Roman" w:hAnsi="Times New Roman" w:cs="David"/>
          <w:sz w:val="26"/>
          <w:szCs w:val="24"/>
          <w:rtl/>
          <w:lang w:val="x-none" w:eastAsia="x-none"/>
          <w:rPrChange w:id="94" w:author="Meryl Etman" w:date="2019-03-10T13:32:00Z">
            <w:rPr>
              <w:rFonts w:ascii="Times New Roman" w:eastAsia="Times New Roman" w:hAnsi="Times New Roman" w:cs="Times New Roman"/>
              <w:sz w:val="26"/>
              <w:szCs w:val="24"/>
              <w:rtl/>
              <w:lang w:val="x-none" w:eastAsia="x-none"/>
            </w:rPr>
          </w:rPrChange>
        </w:rPr>
        <w:t xml:space="preserve"> </w:t>
      </w:r>
      <w:r w:rsidRPr="00B13242">
        <w:rPr>
          <w:rFonts w:ascii="Times New Roman" w:eastAsia="Times New Roman" w:hAnsi="Times New Roman" w:cs="David" w:hint="eastAsia"/>
          <w:sz w:val="26"/>
          <w:szCs w:val="24"/>
          <w:rtl/>
          <w:lang w:val="x-none" w:eastAsia="x-none"/>
          <w:rPrChange w:id="95" w:author="Meryl Etman" w:date="2019-03-10T13:32:00Z">
            <w:rPr>
              <w:rFonts w:ascii="Times New Roman" w:eastAsia="Times New Roman" w:hAnsi="Times New Roman" w:cs="Times New Roman" w:hint="eastAsia"/>
              <w:sz w:val="26"/>
              <w:szCs w:val="24"/>
              <w:rtl/>
              <w:lang w:val="x-none" w:eastAsia="x-none"/>
            </w:rPr>
          </w:rPrChange>
        </w:rPr>
        <w:t>ובכלל</w:t>
      </w:r>
      <w:r w:rsidRPr="00B13242">
        <w:rPr>
          <w:rFonts w:ascii="Times New Roman" w:eastAsia="Times New Roman" w:hAnsi="Times New Roman" w:cs="David"/>
          <w:sz w:val="26"/>
          <w:szCs w:val="24"/>
          <w:rtl/>
          <w:lang w:val="x-none" w:eastAsia="x-none"/>
          <w:rPrChange w:id="96" w:author="Meryl Etman" w:date="2019-03-10T13:32:00Z">
            <w:rPr>
              <w:rFonts w:ascii="Times New Roman" w:eastAsia="Times New Roman" w:hAnsi="Times New Roman" w:cs="Times New Roman"/>
              <w:sz w:val="26"/>
              <w:szCs w:val="24"/>
              <w:rtl/>
              <w:lang w:val="x-none" w:eastAsia="x-none"/>
            </w:rPr>
          </w:rPrChange>
        </w:rPr>
        <w:t>.</w:t>
      </w:r>
    </w:p>
    <w:p w14:paraId="3649578F"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6B0E57D"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3B60AC66"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C2A38B"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7408C0D8"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0EDB04E6"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357AAB9"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553D3367"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עדכון מודל תלת מימדי לשלב סופי בהתאם לאלטרנטיבה שנבחרה בתוכנית </w:t>
      </w:r>
      <w:r w:rsidRPr="006D2AE3">
        <w:rPr>
          <w:rFonts w:ascii="Times New Roman" w:eastAsia="Times New Roman" w:hAnsi="Times New Roman" w:cs="David"/>
          <w:sz w:val="24"/>
          <w:szCs w:val="24"/>
          <w:lang w:eastAsia="he-IL"/>
        </w:rPr>
        <w:t>CAD</w:t>
      </w:r>
      <w:r w:rsidRPr="006D2AE3">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 הכולל את תוכניות האדריכלות, הקונסטרוקציה והמערכות האלקטרו-מכאניות הסופיות.</w:t>
      </w:r>
    </w:p>
    <w:p w14:paraId="27E9D91A"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513A7663"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Pr="006D2AE3">
        <w:rPr>
          <w:rFonts w:ascii="Times New Roman" w:eastAsia="Times New Roman" w:hAnsi="Times New Roman" w:cs="David"/>
          <w:sz w:val="24"/>
          <w:szCs w:val="24"/>
          <w:rtl/>
          <w:lang w:eastAsia="he-IL"/>
        </w:rPr>
        <w:t xml:space="preserve"> תוכניות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4ADC99CB" w14:textId="4377C932"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del w:id="97" w:author="Meryl Etman" w:date="2019-05-23T10:21:00Z">
        <w:r w:rsidRPr="006D2AE3" w:rsidDel="005E591D">
          <w:rPr>
            <w:rFonts w:ascii="Times New Roman" w:eastAsia="Times New Roman" w:hAnsi="Times New Roman" w:cs="David" w:hint="cs"/>
            <w:sz w:val="24"/>
            <w:szCs w:val="24"/>
            <w:rtl/>
            <w:lang w:eastAsia="he-IL"/>
          </w:rPr>
          <w:delText>תיאום התכנון המוקדם מול כל רשויות התכנון והבניה, הרשויות הרלוונטיות וכל יתר הגורמים הנדרשים כהכנת רקע לתכנון היועץ ו</w:delText>
        </w:r>
        <w:r w:rsidRPr="006D2AE3" w:rsidDel="005E591D">
          <w:rPr>
            <w:rFonts w:ascii="Times New Roman" w:eastAsia="Times New Roman" w:hAnsi="Times New Roman" w:cs="David"/>
            <w:sz w:val="24"/>
            <w:szCs w:val="24"/>
            <w:rtl/>
            <w:lang w:eastAsia="he-IL"/>
          </w:rPr>
          <w:delText>א</w:delText>
        </w:r>
        <w:r w:rsidRPr="006D2AE3" w:rsidDel="005E591D">
          <w:rPr>
            <w:rFonts w:ascii="Times New Roman" w:eastAsia="Times New Roman" w:hAnsi="Times New Roman" w:cs="David" w:hint="cs"/>
            <w:sz w:val="24"/>
            <w:szCs w:val="24"/>
            <w:rtl/>
            <w:lang w:eastAsia="he-IL"/>
          </w:rPr>
          <w:delText>י</w:delText>
        </w:r>
        <w:r w:rsidRPr="006D2AE3" w:rsidDel="005E591D">
          <w:rPr>
            <w:rFonts w:ascii="Times New Roman" w:eastAsia="Times New Roman" w:hAnsi="Times New Roman" w:cs="David"/>
            <w:sz w:val="24"/>
            <w:szCs w:val="24"/>
            <w:rtl/>
            <w:lang w:eastAsia="he-IL"/>
          </w:rPr>
          <w:delText>שור התכנון הסופי של היועצים</w:delText>
        </w:r>
      </w:del>
      <w:ins w:id="98" w:author="Meryl Etman" w:date="2019-05-23T10:21:00Z">
        <w:r w:rsidR="005E591D">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0C04D4D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652820"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33C1111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B890E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39C55C0"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6F925A1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C96750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131362A2"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9BBAE53"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עדכון מודל תלת מימדי לשלב מפורט לביצוע בתוכנית </w:t>
      </w:r>
      <w:r w:rsidRPr="006D2AE3">
        <w:rPr>
          <w:rFonts w:ascii="Times New Roman" w:eastAsia="Times New Roman" w:hAnsi="Times New Roman" w:cs="David"/>
          <w:sz w:val="24"/>
          <w:szCs w:val="24"/>
          <w:lang w:eastAsia="he-IL"/>
        </w:rPr>
        <w:t>CAD</w:t>
      </w:r>
      <w:r w:rsidRPr="006D2AE3">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hint="cs"/>
          <w:sz w:val="24"/>
          <w:szCs w:val="24"/>
          <w:rtl/>
          <w:lang w:eastAsia="he-IL"/>
        </w:rPr>
        <w:t xml:space="preserve"> , הכולל את תוכניות האדריכלות, הקונסטרוקציה והמערכות האלקטרו-מכאניות המפורטות לביצוע.</w:t>
      </w:r>
    </w:p>
    <w:p w14:paraId="601B9F4F"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EBB8EE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הנגזרות מתוך המודל התלת מימדי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1C65779A"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AA205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48A6A74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3C6D3A1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455B887C"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38FD2F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1F9E1AD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7959C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3D767B7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6C53D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27D9020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B2F6C62" w14:textId="52C72212"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99" w:author="Meryl Etman" w:date="2019-05-23T10:22:00Z">
        <w:r w:rsidRPr="006D2AE3" w:rsidDel="005E591D">
          <w:rPr>
            <w:rFonts w:ascii="Times New Roman" w:eastAsia="Times New Roman" w:hAnsi="Times New Roman" w:cs="David" w:hint="cs"/>
            <w:sz w:val="24"/>
            <w:szCs w:val="24"/>
            <w:rtl/>
            <w:lang w:eastAsia="he-IL"/>
          </w:rPr>
          <w:delText>בדיקת</w:delText>
        </w:r>
        <w:r w:rsidRPr="006D2AE3" w:rsidDel="005E591D">
          <w:rPr>
            <w:rFonts w:ascii="Times New Roman" w:eastAsia="Times New Roman" w:hAnsi="Times New Roman" w:cs="David"/>
            <w:sz w:val="24"/>
            <w:szCs w:val="24"/>
            <w:rtl/>
            <w:lang w:eastAsia="he-IL"/>
          </w:rPr>
          <w:delText xml:space="preserve"> </w:delText>
        </w:r>
        <w:r w:rsidRPr="006D2AE3" w:rsidDel="005E591D">
          <w:rPr>
            <w:rFonts w:ascii="Times New Roman" w:eastAsia="Times New Roman" w:hAnsi="Times New Roman" w:cs="David" w:hint="cs"/>
            <w:sz w:val="24"/>
            <w:szCs w:val="24"/>
            <w:rtl/>
            <w:lang w:eastAsia="he-IL"/>
          </w:rPr>
          <w:delText>ה</w:delText>
        </w:r>
        <w:r w:rsidRPr="006D2AE3" w:rsidDel="005E591D">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00" w:author="Meryl Etman" w:date="2019-05-23T10:22:00Z">
        <w:r w:rsidR="005E591D">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755DBB0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DCC3B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5B4C80D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F8B27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7FE4708C"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BEB6D2" w14:textId="77ABB9BE"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01" w:author="Meryl Etman" w:date="2019-05-23T10:22:00Z">
        <w:r w:rsidRPr="006D2AE3" w:rsidDel="005E591D">
          <w:rPr>
            <w:rFonts w:ascii="Times New Roman" w:eastAsia="Times New Roman" w:hAnsi="Times New Roman" w:cs="David"/>
            <w:sz w:val="24"/>
            <w:szCs w:val="24"/>
            <w:rtl/>
            <w:lang w:eastAsia="he-IL"/>
          </w:rPr>
          <w:delText>מתן חוות דעת טכנית וי</w:delText>
        </w:r>
        <w:r w:rsidRPr="006D2AE3" w:rsidDel="005E591D">
          <w:rPr>
            <w:rFonts w:ascii="Times New Roman" w:eastAsia="Times New Roman" w:hAnsi="Times New Roman" w:cs="David" w:hint="cs"/>
            <w:sz w:val="24"/>
            <w:szCs w:val="24"/>
            <w:rtl/>
            <w:lang w:eastAsia="he-IL"/>
          </w:rPr>
          <w:delText>י</w:delText>
        </w:r>
        <w:r w:rsidRPr="006D2AE3" w:rsidDel="005E591D">
          <w:rPr>
            <w:rFonts w:ascii="Times New Roman" w:eastAsia="Times New Roman" w:hAnsi="Times New Roman" w:cs="David"/>
            <w:sz w:val="24"/>
            <w:szCs w:val="24"/>
            <w:rtl/>
            <w:lang w:eastAsia="he-IL"/>
          </w:rPr>
          <w:delText>עוץ בכל הקשור בהכנת המכרזים ופרסומם</w:delText>
        </w:r>
      </w:del>
      <w:ins w:id="102" w:author="Meryl Etman" w:date="2019-05-23T10:22:00Z">
        <w:r w:rsidR="005E591D">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478A22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F29D58" w14:textId="3D650960"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03" w:author="Meryl Etman" w:date="2019-05-23T10:22:00Z">
        <w:r w:rsidRPr="006D2AE3" w:rsidDel="005E591D">
          <w:rPr>
            <w:rFonts w:ascii="Times New Roman" w:eastAsia="Times New Roman" w:hAnsi="Times New Roman" w:cs="David"/>
            <w:sz w:val="24"/>
            <w:szCs w:val="24"/>
            <w:rtl/>
            <w:lang w:eastAsia="he-IL"/>
          </w:rPr>
          <w:delText>מתן חוות דעת טכנית, בכל הקשור להצעות הקבלנים</w:delText>
        </w:r>
      </w:del>
      <w:ins w:id="104" w:author="Meryl Etman" w:date="2019-05-23T10:22:00Z">
        <w:r w:rsidR="005E591D">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708B229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BBE596"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7636B68" w14:textId="301CAF93"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ins w:id="105" w:author="Meryl Etman" w:date="2019-06-18T17:41:00Z">
        <w:r w:rsidR="00830546">
          <w:rPr>
            <w:rFonts w:ascii="Times New Roman" w:eastAsia="Times New Roman" w:hAnsi="Times New Roman" w:cs="David" w:hint="cs"/>
            <w:sz w:val="24"/>
            <w:szCs w:val="24"/>
            <w:rtl/>
            <w:lang w:eastAsia="he-IL"/>
          </w:rPr>
          <w:t xml:space="preserve"> וזאת בתנאי שבעת הכנת המסמכים למכרז התכניות יהיו מתואמות.</w:t>
        </w:r>
      </w:ins>
      <w:del w:id="106" w:author="Meryl Etman" w:date="2019-06-18T17:41:00Z">
        <w:r w:rsidRPr="006D2AE3" w:rsidDel="00830546">
          <w:rPr>
            <w:rFonts w:ascii="Times New Roman" w:eastAsia="Times New Roman" w:hAnsi="Times New Roman" w:cs="David"/>
            <w:sz w:val="24"/>
            <w:szCs w:val="24"/>
            <w:rtl/>
            <w:lang w:eastAsia="he-IL"/>
          </w:rPr>
          <w:delText>.</w:delText>
        </w:r>
      </w:del>
    </w:p>
    <w:p w14:paraId="1C1C4C4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A7DF72"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3733D81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5AF6466B"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34F86312"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7FD681B"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0F8FA0F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41FC0D6"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21358AB1"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165D94" w14:textId="00C3F186"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07" w:author="Meryl Etman" w:date="2019-05-23T10:23:00Z">
        <w:r w:rsidRPr="006D2AE3" w:rsidDel="005E591D">
          <w:rPr>
            <w:rFonts w:ascii="Times New Roman" w:eastAsia="Times New Roman" w:hAnsi="Times New Roman" w:cs="David"/>
            <w:sz w:val="24"/>
            <w:szCs w:val="24"/>
            <w:rtl/>
            <w:lang w:eastAsia="he-IL"/>
          </w:rPr>
          <w:delText>השתתפות בקבלת העבודות ואישור גמר ביצוע העבודות, בתאום עם היועצים. העברת רשימות ליקויים לתיקון</w:delText>
        </w:r>
      </w:del>
      <w:ins w:id="108" w:author="Meryl Etman" w:date="2019-05-23T10:23:00Z">
        <w:r w:rsidR="005E591D">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B10AFDC"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A37747F" w14:textId="30D6BD1D"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09" w:author="Meryl Etman" w:date="2019-05-23T10:31:00Z">
        <w:r w:rsidRPr="006D2AE3" w:rsidDel="00DE18BC">
          <w:rPr>
            <w:rFonts w:ascii="Times New Roman" w:eastAsia="Times New Roman" w:hAnsi="Times New Roman" w:cs="David"/>
            <w:sz w:val="24"/>
            <w:szCs w:val="24"/>
            <w:rtl/>
            <w:lang w:eastAsia="he-IL"/>
          </w:rPr>
          <w:delTex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delText>
        </w:r>
      </w:del>
      <w:ins w:id="110" w:author="Meryl Etman" w:date="2019-05-23T10:31:00Z">
        <w:r w:rsidR="00DE18BC">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C7D035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F67E05" w14:textId="675A0BA1"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11" w:author="Meryl Etman" w:date="2019-05-23T10:16:00Z">
        <w:r w:rsidRPr="006D2AE3" w:rsidDel="006C0C7F">
          <w:rPr>
            <w:rFonts w:ascii="Times New Roman" w:eastAsia="Times New Roman" w:hAnsi="Times New Roman" w:cs="David"/>
            <w:sz w:val="24"/>
            <w:szCs w:val="24"/>
            <w:rtl/>
            <w:lang w:eastAsia="he-IL"/>
          </w:rPr>
          <w:delText>מתן י</w:delText>
        </w:r>
        <w:r w:rsidRPr="006D2AE3" w:rsidDel="006C0C7F">
          <w:rPr>
            <w:rFonts w:ascii="Times New Roman" w:eastAsia="Times New Roman" w:hAnsi="Times New Roman" w:cs="David" w:hint="cs"/>
            <w:sz w:val="24"/>
            <w:szCs w:val="24"/>
            <w:rtl/>
            <w:lang w:eastAsia="he-IL"/>
          </w:rPr>
          <w:delText>י</w:delText>
        </w:r>
        <w:r w:rsidRPr="006D2AE3" w:rsidDel="006C0C7F">
          <w:rPr>
            <w:rFonts w:ascii="Times New Roman" w:eastAsia="Times New Roman" w:hAnsi="Times New Roman" w:cs="David"/>
            <w:sz w:val="24"/>
            <w:szCs w:val="24"/>
            <w:rtl/>
            <w:lang w:eastAsia="he-IL"/>
          </w:rPr>
          <w:delText>עוץ לפתרונות במקרים של כשלים בבצוע העבודות לעומת התכנון</w:delText>
        </w:r>
      </w:del>
      <w:ins w:id="112" w:author="Meryl Etman" w:date="2019-05-23T10:16:00Z">
        <w:r w:rsidR="006C0C7F">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554D55FD"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E8B26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41053E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6EEFBB"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17EF7842"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8E52C9B"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6AED173A"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4A0F738" w14:textId="59D49AF0"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del w:id="113" w:author="Meryl Etman" w:date="2019-05-23T10:17:00Z">
        <w:r w:rsidRPr="006D2AE3" w:rsidDel="006C0C7F">
          <w:rPr>
            <w:rFonts w:ascii="Times New Roman" w:eastAsia="Times New Roman" w:hAnsi="Times New Roman" w:cs="David"/>
            <w:sz w:val="24"/>
            <w:szCs w:val="24"/>
            <w:rtl/>
            <w:lang w:eastAsia="he-IL"/>
          </w:rPr>
          <w:delText>עיבוד תכניות הפרויקט כפי שבוצעו למעשה (</w:delText>
        </w:r>
        <w:r w:rsidRPr="006D2AE3" w:rsidDel="006C0C7F">
          <w:rPr>
            <w:rFonts w:ascii="Times New Roman" w:eastAsia="Times New Roman" w:hAnsi="Times New Roman" w:cs="David"/>
            <w:sz w:val="24"/>
            <w:szCs w:val="24"/>
            <w:lang w:eastAsia="he-IL"/>
          </w:rPr>
          <w:delText>AS-MADE</w:delText>
        </w:r>
        <w:r w:rsidRPr="006D2AE3" w:rsidDel="006C0C7F">
          <w:rPr>
            <w:rFonts w:ascii="Times New Roman" w:eastAsia="Times New Roman" w:hAnsi="Times New Roman" w:cs="David"/>
            <w:sz w:val="24"/>
            <w:szCs w:val="24"/>
            <w:rtl/>
            <w:lang w:eastAsia="he-IL"/>
          </w:rPr>
          <w:delText xml:space="preserve">) על בסיס תכניות </w:delText>
        </w:r>
        <w:r w:rsidRPr="006D2AE3" w:rsidDel="006C0C7F">
          <w:rPr>
            <w:rFonts w:ascii="Times New Roman" w:eastAsia="Times New Roman" w:hAnsi="Times New Roman" w:cs="David"/>
            <w:sz w:val="24"/>
            <w:szCs w:val="24"/>
            <w:lang w:eastAsia="he-IL"/>
          </w:rPr>
          <w:delText>AS-MADE</w:delText>
        </w:r>
        <w:r w:rsidRPr="006D2AE3" w:rsidDel="006C0C7F">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ins w:id="114" w:author="Meryl Etman" w:date="2019-05-23T10:17:00Z">
        <w:r w:rsidR="006C0C7F">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4E38EF97" w14:textId="77777777" w:rsidR="006D2AE3" w:rsidRPr="006D2AE3" w:rsidDel="00B13242" w:rsidRDefault="006D2AE3" w:rsidP="006D2AE3">
      <w:pPr>
        <w:widowControl w:val="0"/>
        <w:spacing w:before="0" w:beforeAutospacing="0" w:after="0" w:afterAutospacing="0" w:line="240" w:lineRule="auto"/>
        <w:ind w:left="2160" w:hanging="720"/>
        <w:jc w:val="both"/>
        <w:rPr>
          <w:del w:id="115" w:author="Meryl Etman" w:date="2019-03-10T13:36:00Z"/>
          <w:rFonts w:ascii="Times New Roman" w:eastAsia="Times New Roman" w:hAnsi="Times New Roman" w:cs="David"/>
          <w:sz w:val="24"/>
          <w:szCs w:val="24"/>
          <w:rtl/>
          <w:lang w:eastAsia="he-IL"/>
        </w:rPr>
      </w:pPr>
    </w:p>
    <w:p w14:paraId="794C624C" w14:textId="77777777" w:rsidR="006D2AE3" w:rsidRPr="006D2AE3" w:rsidRDefault="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Change w:id="116" w:author="Meryl Etman" w:date="2019-03-10T13:36:00Z">
          <w:pPr>
            <w:widowControl w:val="0"/>
            <w:spacing w:before="0" w:beforeAutospacing="0" w:after="0" w:afterAutospacing="0" w:line="276" w:lineRule="auto"/>
            <w:ind w:left="2160"/>
            <w:jc w:val="both"/>
          </w:pPr>
        </w:pPrChange>
      </w:pPr>
    </w:p>
    <w:p w14:paraId="0263F3C6"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4F8BB7A3"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3E10D7B6" w14:textId="63032348" w:rsidR="006D2AE3" w:rsidRPr="006D2AE3" w:rsidRDefault="006D2AE3" w:rsidP="006D2AE3">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del w:id="117" w:author="Meryl Etman" w:date="2019-03-10T13:32:00Z">
        <w:r w:rsidRPr="006D2AE3" w:rsidDel="00B13242">
          <w:rPr>
            <w:rFonts w:ascii="Times New Roman" w:eastAsia="Times New Roman" w:hAnsi="Times New Roman" w:cs="David"/>
            <w:sz w:val="24"/>
            <w:szCs w:val="24"/>
            <w:rtl/>
            <w:lang w:eastAsia="he-IL"/>
          </w:rPr>
          <w:delText>ג</w:delText>
        </w:r>
      </w:del>
      <w:ins w:id="118" w:author="Meryl Etman" w:date="2019-03-10T13:32:00Z">
        <w:r w:rsidR="00B13242">
          <w:rPr>
            <w:rFonts w:ascii="Times New Roman" w:eastAsia="Times New Roman" w:hAnsi="Times New Roman" w:cs="David" w:hint="cs"/>
            <w:sz w:val="24"/>
            <w:szCs w:val="24"/>
            <w:rtl/>
            <w:lang w:eastAsia="he-IL"/>
          </w:rPr>
          <w:t>ב</w:t>
        </w:r>
      </w:ins>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7303663" w14:textId="77777777" w:rsidR="006D2AE3" w:rsidRPr="006D2AE3" w:rsidDel="00B13242" w:rsidRDefault="006D2AE3" w:rsidP="006D2AE3">
      <w:pPr>
        <w:widowControl w:val="0"/>
        <w:spacing w:before="0" w:beforeAutospacing="0" w:after="0" w:afterAutospacing="0" w:line="276" w:lineRule="auto"/>
        <w:ind w:left="2160" w:hanging="720"/>
        <w:jc w:val="both"/>
        <w:rPr>
          <w:del w:id="119" w:author="Meryl Etman" w:date="2019-03-10T13:33: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 xml:space="preserve"> </w:t>
      </w:r>
    </w:p>
    <w:p w14:paraId="7FA34290" w14:textId="77777777" w:rsidR="006D2AE3" w:rsidRPr="006D2AE3" w:rsidRDefault="006D2AE3" w:rsidP="00D8645E">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53D7CE8" w14:textId="6133BF2D" w:rsidR="006D2AE3" w:rsidRPr="006D2AE3" w:rsidRDefault="006D2AE3" w:rsidP="00616D38">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del w:id="120" w:author="Meryl Etman" w:date="2019-03-10T13:32:00Z">
        <w:r w:rsidRPr="006D2AE3" w:rsidDel="00B13242">
          <w:rPr>
            <w:rFonts w:ascii="Times New Roman" w:eastAsia="Times New Roman" w:hAnsi="Times New Roman" w:cs="David"/>
            <w:sz w:val="24"/>
            <w:szCs w:val="24"/>
            <w:rtl/>
            <w:lang w:eastAsia="he-IL"/>
          </w:rPr>
          <w:delText>ה</w:delText>
        </w:r>
      </w:del>
      <w:ins w:id="121" w:author="Meryl Etman" w:date="2019-03-10T13:32:00Z">
        <w:r w:rsidR="00B13242">
          <w:rPr>
            <w:rFonts w:ascii="Times New Roman" w:eastAsia="Times New Roman" w:hAnsi="Times New Roman" w:cs="David" w:hint="cs"/>
            <w:sz w:val="24"/>
            <w:szCs w:val="24"/>
            <w:rtl/>
            <w:lang w:eastAsia="he-IL"/>
          </w:rPr>
          <w:t>ג</w:t>
        </w:r>
      </w:ins>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del w:id="122" w:author="Meryl Etman" w:date="2019-05-23T10:36:00Z">
        <w:r w:rsidRPr="006D2AE3" w:rsidDel="00DE18BC">
          <w:rPr>
            <w:rFonts w:ascii="Times New Roman" w:eastAsia="Times New Roman" w:hAnsi="Times New Roman" w:cs="David"/>
            <w:sz w:val="24"/>
            <w:szCs w:val="24"/>
            <w:rtl/>
            <w:lang w:eastAsia="he-IL"/>
          </w:rPr>
          <w:delText>י</w:delText>
        </w:r>
        <w:r w:rsidRPr="006D2AE3" w:rsidDel="00DE18BC">
          <w:rPr>
            <w:rFonts w:ascii="Times New Roman" w:eastAsia="Times New Roman" w:hAnsi="Times New Roman" w:cs="David" w:hint="cs"/>
            <w:sz w:val="24"/>
            <w:szCs w:val="24"/>
            <w:rtl/>
            <w:lang w:eastAsia="he-IL"/>
          </w:rPr>
          <w:delText>י</w:delText>
        </w:r>
        <w:r w:rsidRPr="006D2AE3" w:rsidDel="00DE18BC">
          <w:rPr>
            <w:rFonts w:ascii="Times New Roman" w:eastAsia="Times New Roman" w:hAnsi="Times New Roman" w:cs="David"/>
            <w:sz w:val="24"/>
            <w:szCs w:val="24"/>
            <w:rtl/>
            <w:lang w:eastAsia="he-IL"/>
          </w:rPr>
          <w:delText>עוץ למזמין בדבר אחזקת המתקן</w:delText>
        </w:r>
      </w:del>
      <w:ins w:id="123" w:author="Meryl Etman" w:date="2019-05-23T10:36:00Z">
        <w:r w:rsidR="00DE18BC">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12EDAE05"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339B23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17768488" w14:textId="77777777" w:rsidR="006D2AE3" w:rsidRPr="006D2AE3" w:rsidDel="00B13242" w:rsidRDefault="006D2AE3" w:rsidP="006D2AE3">
      <w:pPr>
        <w:widowControl w:val="0"/>
        <w:spacing w:before="0" w:beforeAutospacing="0" w:after="0" w:afterAutospacing="0" w:line="240" w:lineRule="auto"/>
        <w:ind w:left="-58" w:firstLine="142"/>
        <w:jc w:val="both"/>
        <w:rPr>
          <w:del w:id="124" w:author="Meryl Etman" w:date="2019-03-10T13:34:00Z"/>
          <w:rFonts w:ascii="Times New Roman" w:eastAsia="Times New Roman" w:hAnsi="Times New Roman" w:cs="David"/>
          <w:sz w:val="24"/>
          <w:szCs w:val="24"/>
          <w:rtl/>
          <w:lang w:eastAsia="he-IL"/>
        </w:rPr>
      </w:pPr>
    </w:p>
    <w:p w14:paraId="38C710C0" w14:textId="77777777" w:rsidR="006D2AE3" w:rsidRPr="006D2AE3" w:rsidRDefault="006D2AE3">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Change w:id="125" w:author="Meryl Etman" w:date="2019-03-10T13:34:00Z">
          <w:pPr>
            <w:widowControl w:val="0"/>
            <w:tabs>
              <w:tab w:val="left" w:pos="2096"/>
            </w:tabs>
            <w:spacing w:before="0" w:beforeAutospacing="0" w:after="0" w:afterAutospacing="0" w:line="360" w:lineRule="auto"/>
            <w:ind w:left="2096" w:hanging="708"/>
            <w:jc w:val="both"/>
          </w:pPr>
        </w:pPrChange>
      </w:pPr>
      <w:del w:id="126" w:author="Meryl Etman" w:date="2019-03-10T13:34:00Z">
        <w:r w:rsidRPr="006D2AE3" w:rsidDel="00B13242">
          <w:rPr>
            <w:rFonts w:ascii="Times New Roman" w:eastAsia="Times New Roman" w:hAnsi="Times New Roman" w:cs="David" w:hint="cs"/>
            <w:sz w:val="24"/>
            <w:szCs w:val="24"/>
            <w:rtl/>
            <w:lang w:eastAsia="he-IL"/>
          </w:rPr>
          <w:delText xml:space="preserve">א. </w:delText>
        </w:r>
        <w:r w:rsidRPr="006D2AE3" w:rsidDel="00B13242">
          <w:rPr>
            <w:rFonts w:ascii="Times New Roman" w:eastAsia="Times New Roman" w:hAnsi="Times New Roman" w:cs="David" w:hint="cs"/>
            <w:sz w:val="24"/>
            <w:szCs w:val="24"/>
            <w:rtl/>
            <w:lang w:eastAsia="he-IL"/>
          </w:rPr>
          <w:tab/>
        </w:r>
      </w:del>
    </w:p>
    <w:p w14:paraId="47DA6A32" w14:textId="7E17C706" w:rsidR="006D2AE3" w:rsidRPr="006D2AE3" w:rsidRDefault="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Change w:id="127" w:author="Meryl Etman" w:date="2019-05-23T11:30:00Z">
          <w:pPr>
            <w:widowControl w:val="0"/>
            <w:spacing w:before="0" w:beforeAutospacing="0" w:after="0" w:afterAutospacing="0" w:line="360" w:lineRule="auto"/>
            <w:ind w:left="2096" w:hanging="708"/>
            <w:jc w:val="both"/>
          </w:pPr>
        </w:pPrChange>
      </w:pPr>
      <w:del w:id="128" w:author="Meryl Etman" w:date="2019-03-10T13:34:00Z">
        <w:r w:rsidRPr="006D2AE3" w:rsidDel="00B13242">
          <w:rPr>
            <w:rFonts w:ascii="Times New Roman" w:eastAsia="Times New Roman" w:hAnsi="Times New Roman" w:cs="David" w:hint="cs"/>
            <w:sz w:val="24"/>
            <w:szCs w:val="24"/>
            <w:rtl/>
            <w:lang w:eastAsia="he-IL"/>
          </w:rPr>
          <w:delText xml:space="preserve">ב. </w:delText>
        </w:r>
        <w:r w:rsidRPr="006D2AE3" w:rsidDel="00B13242">
          <w:rPr>
            <w:rFonts w:ascii="Times New Roman" w:eastAsia="Times New Roman" w:hAnsi="Times New Roman" w:cs="David" w:hint="cs"/>
            <w:sz w:val="24"/>
            <w:szCs w:val="24"/>
            <w:rtl/>
            <w:lang w:eastAsia="he-IL"/>
          </w:rPr>
          <w:tab/>
        </w:r>
      </w:del>
      <w:del w:id="129" w:author="Meryl Etman" w:date="2019-05-23T11:30:00Z">
        <w:r w:rsidRPr="006D2AE3" w:rsidDel="00616D38">
          <w:rPr>
            <w:rFonts w:ascii="Times New Roman" w:eastAsia="Times New Roman" w:hAnsi="Times New Roman" w:cs="David"/>
            <w:sz w:val="24"/>
            <w:szCs w:val="24"/>
            <w:rtl/>
            <w:lang w:eastAsia="he-IL"/>
          </w:rPr>
          <w:delText>הקבלנים יהיו רשאים להציע פתרונות אדריכליים</w:delText>
        </w:r>
        <w:r w:rsidRPr="006D2AE3" w:rsidDel="00616D38">
          <w:rPr>
            <w:rFonts w:ascii="Times New Roman" w:eastAsia="Times New Roman" w:hAnsi="Times New Roman" w:cs="David" w:hint="cs"/>
            <w:sz w:val="24"/>
            <w:szCs w:val="24"/>
            <w:rtl/>
            <w:lang w:eastAsia="he-IL"/>
          </w:rPr>
          <w:delText xml:space="preserve">, </w:delText>
        </w:r>
        <w:r w:rsidRPr="006D2AE3" w:rsidDel="00616D38">
          <w:rPr>
            <w:rFonts w:ascii="Times New Roman" w:eastAsia="Times New Roman" w:hAnsi="Times New Roman" w:cs="David"/>
            <w:sz w:val="24"/>
            <w:szCs w:val="24"/>
            <w:rtl/>
            <w:lang w:eastAsia="he-IL"/>
          </w:rPr>
          <w:delText>קונסטרוקטיביים</w:delText>
        </w:r>
        <w:r w:rsidRPr="006D2AE3" w:rsidDel="00616D38">
          <w:rPr>
            <w:rFonts w:ascii="Times New Roman" w:eastAsia="Times New Roman" w:hAnsi="Times New Roman" w:cs="David" w:hint="cs"/>
            <w:sz w:val="24"/>
            <w:szCs w:val="24"/>
            <w:rtl/>
            <w:lang w:eastAsia="he-IL"/>
          </w:rPr>
          <w:delText xml:space="preserve"> ואלקטרו-מכאניים</w:delText>
        </w:r>
        <w:r w:rsidRPr="006D2AE3" w:rsidDel="00616D38">
          <w:rPr>
            <w:rFonts w:ascii="Times New Roman" w:eastAsia="Times New Roman" w:hAnsi="Times New Roman" w:cs="David"/>
            <w:sz w:val="24"/>
            <w:szCs w:val="24"/>
            <w:rtl/>
            <w:lang w:eastAsia="he-IL"/>
          </w:rPr>
          <w:delText>, פתרונות שונים מהפתרונות שהוצעו ע"י המתכנן. ה</w:delText>
        </w:r>
        <w:r w:rsidRPr="006D2AE3" w:rsidDel="00616D38">
          <w:rPr>
            <w:rFonts w:ascii="Times New Roman" w:eastAsia="Times New Roman" w:hAnsi="Times New Roman" w:cs="David" w:hint="cs"/>
            <w:sz w:val="24"/>
            <w:szCs w:val="24"/>
            <w:rtl/>
            <w:lang w:eastAsia="he-IL"/>
          </w:rPr>
          <w:delText>יועץ</w:delText>
        </w:r>
        <w:r w:rsidRPr="006D2AE3" w:rsidDel="00616D38">
          <w:rPr>
            <w:rFonts w:ascii="Times New Roman" w:eastAsia="Times New Roman" w:hAnsi="Times New Roman" w:cs="David"/>
            <w:sz w:val="24"/>
            <w:szCs w:val="24"/>
            <w:rtl/>
            <w:lang w:eastAsia="he-IL"/>
          </w:rPr>
          <w:delText xml:space="preserve"> ייעץ למזמין בבחינת הצעות הקבלנים ולאחר בחירת הקבלנים יסייע למזמין באשור התכנון שיוגש ע"י מהנדס מטעם הקבלן ובפקוח על הב</w:delText>
        </w:r>
        <w:r w:rsidRPr="006D2AE3" w:rsidDel="00616D38">
          <w:rPr>
            <w:rFonts w:ascii="Times New Roman" w:eastAsia="Times New Roman" w:hAnsi="Times New Roman" w:cs="David" w:hint="cs"/>
            <w:sz w:val="24"/>
            <w:szCs w:val="24"/>
            <w:rtl/>
            <w:lang w:eastAsia="he-IL"/>
          </w:rPr>
          <w:delText>י</w:delText>
        </w:r>
        <w:r w:rsidRPr="006D2AE3" w:rsidDel="00616D38">
          <w:rPr>
            <w:rFonts w:ascii="Times New Roman" w:eastAsia="Times New Roman" w:hAnsi="Times New Roman" w:cs="David"/>
            <w:sz w:val="24"/>
            <w:szCs w:val="24"/>
            <w:rtl/>
            <w:lang w:eastAsia="he-IL"/>
          </w:rPr>
          <w:delText xml:space="preserve">צוע. לצורך כך ישתתף </w:delText>
        </w:r>
        <w:r w:rsidRPr="006D2AE3" w:rsidDel="00616D38">
          <w:rPr>
            <w:rFonts w:ascii="Times New Roman" w:eastAsia="Times New Roman" w:hAnsi="Times New Roman" w:cs="David" w:hint="cs"/>
            <w:sz w:val="24"/>
            <w:szCs w:val="24"/>
            <w:rtl/>
            <w:lang w:eastAsia="he-IL"/>
          </w:rPr>
          <w:delText>היועץ</w:delText>
        </w:r>
        <w:r w:rsidRPr="006D2AE3" w:rsidDel="00616D38">
          <w:rPr>
            <w:rFonts w:ascii="Times New Roman" w:eastAsia="Times New Roman" w:hAnsi="Times New Roman" w:cs="David"/>
            <w:sz w:val="24"/>
            <w:szCs w:val="24"/>
            <w:rtl/>
            <w:lang w:eastAsia="he-IL"/>
          </w:rPr>
          <w:delText xml:space="preserve"> בפגישות, יבדוק תוכניות ומסמכים אחרים שיוגשו ע"י הקבלן, יעביר את המלצותיו לדחייתם/לאשורם ו/או את הערותיו לתכנון המוצע,</w:delText>
        </w:r>
        <w:r w:rsidRPr="006D2AE3" w:rsidDel="00616D38">
          <w:rPr>
            <w:rFonts w:ascii="Times New Roman" w:eastAsia="Times New Roman" w:hAnsi="Times New Roman" w:cs="David" w:hint="cs"/>
            <w:sz w:val="24"/>
            <w:szCs w:val="24"/>
            <w:rtl/>
            <w:lang w:eastAsia="he-IL"/>
          </w:rPr>
          <w:delText xml:space="preserve"> </w:delText>
        </w:r>
        <w:r w:rsidRPr="006D2AE3" w:rsidDel="00616D38">
          <w:rPr>
            <w:rFonts w:ascii="Times New Roman" w:eastAsia="Times New Roman" w:hAnsi="Times New Roman" w:cs="David"/>
            <w:sz w:val="24"/>
            <w:szCs w:val="24"/>
            <w:rtl/>
            <w:lang w:eastAsia="he-IL"/>
          </w:rPr>
          <w:delText>ויבצע פ</w:delText>
        </w:r>
        <w:r w:rsidRPr="006D2AE3" w:rsidDel="00616D38">
          <w:rPr>
            <w:rFonts w:ascii="Times New Roman" w:eastAsia="Times New Roman" w:hAnsi="Times New Roman" w:cs="David" w:hint="cs"/>
            <w:sz w:val="24"/>
            <w:szCs w:val="24"/>
            <w:rtl/>
            <w:lang w:eastAsia="he-IL"/>
          </w:rPr>
          <w:delText>י</w:delText>
        </w:r>
        <w:r w:rsidRPr="006D2AE3" w:rsidDel="00616D38">
          <w:rPr>
            <w:rFonts w:ascii="Times New Roman" w:eastAsia="Times New Roman" w:hAnsi="Times New Roman" w:cs="David"/>
            <w:sz w:val="24"/>
            <w:szCs w:val="24"/>
            <w:rtl/>
            <w:lang w:eastAsia="he-IL"/>
          </w:rPr>
          <w:delText>קוח עליון</w:delText>
        </w:r>
      </w:del>
      <w:ins w:id="130" w:author="Meryl Etman" w:date="2019-05-23T11:30:00Z">
        <w:r w:rsidR="00616D3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128CED7"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3593DD4E" w14:textId="1B8912FF" w:rsidR="006D2AE3" w:rsidRPr="006D2AE3" w:rsidRDefault="006D2AE3" w:rsidP="00D8645E">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del w:id="131" w:author="Meryl Etman" w:date="2019-03-10T13:35:00Z">
        <w:r w:rsidRPr="006D2AE3" w:rsidDel="00B13242">
          <w:rPr>
            <w:rFonts w:ascii="Times New Roman" w:eastAsia="Times New Roman" w:hAnsi="Times New Roman" w:cs="David" w:hint="cs"/>
            <w:sz w:val="24"/>
            <w:szCs w:val="24"/>
            <w:rtl/>
            <w:lang w:eastAsia="he-IL"/>
          </w:rPr>
          <w:delText>6</w:delText>
        </w:r>
      </w:del>
      <w:ins w:id="132" w:author="Meryl Etman" w:date="2019-03-10T13:35:00Z">
        <w:r w:rsidR="00B13242">
          <w:rPr>
            <w:rFonts w:ascii="Times New Roman" w:eastAsia="Times New Roman" w:hAnsi="Times New Roman" w:cs="David" w:hint="cs"/>
            <w:sz w:val="24"/>
            <w:szCs w:val="24"/>
            <w:rtl/>
            <w:lang w:eastAsia="he-IL"/>
          </w:rPr>
          <w:t>5</w:t>
        </w:r>
      </w:ins>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49DD2F4" w14:textId="094C1033" w:rsidR="006D2AE3" w:rsidRPr="006D2AE3" w:rsidRDefault="006D2AE3" w:rsidP="00D8645E">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del w:id="133" w:author="Meryl Etman" w:date="2019-03-10T13:35:00Z">
        <w:r w:rsidRPr="006D2AE3" w:rsidDel="00B13242">
          <w:rPr>
            <w:rFonts w:ascii="Times New Roman" w:eastAsia="Times New Roman" w:hAnsi="Times New Roman" w:cs="David" w:hint="cs"/>
            <w:sz w:val="24"/>
            <w:szCs w:val="24"/>
            <w:rtl/>
            <w:lang w:eastAsia="he-IL"/>
          </w:rPr>
          <w:delText>7</w:delText>
        </w:r>
      </w:del>
      <w:ins w:id="134" w:author="Meryl Etman" w:date="2019-03-10T13:35:00Z">
        <w:r w:rsidR="00B13242">
          <w:rPr>
            <w:rFonts w:ascii="Times New Roman" w:eastAsia="Times New Roman" w:hAnsi="Times New Roman" w:cs="David" w:hint="cs"/>
            <w:sz w:val="24"/>
            <w:szCs w:val="24"/>
            <w:rtl/>
            <w:lang w:eastAsia="he-IL"/>
          </w:rPr>
          <w:t>6</w:t>
        </w:r>
      </w:ins>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35B29769" w14:textId="16257B6B" w:rsidR="006D2AE3" w:rsidRPr="006D2AE3" w:rsidRDefault="006D2AE3"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del w:id="135" w:author="Meryl Etman" w:date="2019-03-10T13:35:00Z">
        <w:r w:rsidRPr="006D2AE3" w:rsidDel="00B13242">
          <w:rPr>
            <w:rFonts w:ascii="Times New Roman" w:eastAsia="Times New Roman" w:hAnsi="Times New Roman" w:cs="David" w:hint="cs"/>
            <w:sz w:val="24"/>
            <w:szCs w:val="24"/>
            <w:rtl/>
            <w:lang w:eastAsia="he-IL"/>
          </w:rPr>
          <w:delText>8</w:delText>
        </w:r>
      </w:del>
      <w:ins w:id="136" w:author="Meryl Etman" w:date="2019-03-10T13:35:00Z">
        <w:r w:rsidR="00B13242">
          <w:rPr>
            <w:rFonts w:ascii="Times New Roman" w:eastAsia="Times New Roman" w:hAnsi="Times New Roman" w:cs="David" w:hint="cs"/>
            <w:sz w:val="24"/>
            <w:szCs w:val="24"/>
            <w:rtl/>
            <w:lang w:eastAsia="he-IL"/>
          </w:rPr>
          <w:t>7</w:t>
        </w:r>
      </w:ins>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ab/>
        <w:t>יובהר כדלקמן:</w:t>
      </w:r>
    </w:p>
    <w:p w14:paraId="1F675689" w14:textId="77777777" w:rsidR="006D2AE3" w:rsidRPr="006D2AE3"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העבודה הממוחשבת בפרויקט תיערך בתכנת </w:t>
      </w:r>
      <w:r w:rsidRPr="006D2AE3">
        <w:rPr>
          <w:rFonts w:ascii="Times New Roman" w:eastAsia="Times New Roman" w:hAnsi="Times New Roman" w:cs="David"/>
          <w:sz w:val="24"/>
          <w:szCs w:val="24"/>
          <w:lang w:eastAsia="he-IL"/>
        </w:rPr>
        <w:t>REVIT</w:t>
      </w:r>
      <w:r w:rsidRPr="006D2AE3">
        <w:rPr>
          <w:rFonts w:ascii="Times New Roman" w:eastAsia="Times New Roman" w:hAnsi="Times New Roman" w:cs="David"/>
          <w:sz w:val="24"/>
          <w:szCs w:val="24"/>
          <w:rtl/>
          <w:lang w:eastAsia="he-IL"/>
        </w:rPr>
        <w:t xml:space="preserve"> על </w:t>
      </w:r>
      <w:r w:rsidRPr="006D2AE3">
        <w:rPr>
          <w:rFonts w:ascii="Times New Roman" w:eastAsia="Times New Roman" w:hAnsi="Times New Roman" w:cs="David" w:hint="cs"/>
          <w:sz w:val="24"/>
          <w:szCs w:val="24"/>
          <w:rtl/>
          <w:lang w:eastAsia="he-IL"/>
        </w:rPr>
        <w:t>המתכנן</w:t>
      </w:r>
      <w:r w:rsidRPr="006D2AE3">
        <w:rPr>
          <w:rFonts w:ascii="Times New Roman" w:eastAsia="Times New Roman" w:hAnsi="Times New Roman" w:cs="David"/>
          <w:sz w:val="24"/>
          <w:szCs w:val="24"/>
          <w:rtl/>
          <w:lang w:eastAsia="he-IL"/>
        </w:rPr>
        <w:t xml:space="preserve"> לדאוג לעמדות עבודה וכ"א מוכשר במשרדו בהתאם.</w:t>
      </w:r>
    </w:p>
    <w:p w14:paraId="5A6F92DF" w14:textId="77777777" w:rsidR="006D2AE3" w:rsidRPr="006D2AE3" w:rsidRDefault="006D2AE3" w:rsidP="006D2AE3">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קבצי התכנון והמסמכים השונים יוטענו למערכת ה-</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 xml:space="preserve">, תעבורת המידע היחידה הקבילה בפרויקט. </w:t>
      </w:r>
    </w:p>
    <w:p w14:paraId="05624B55" w14:textId="7F9A42FE" w:rsidR="0040000F" w:rsidRDefault="0040000F">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5C08FA84"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6F0B8F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נספח ג'</w:t>
      </w:r>
    </w:p>
    <w:p w14:paraId="7BF3F72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95E5C5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1408DA6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2AFA41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736FE2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3C17C1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C2F26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71D9FDA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2E5F91E"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5B92C5F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C0AAC9"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המתכנן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02649AA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8D533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10BDD2A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4621B5"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668817EF"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E0B1D58" w14:textId="75D9E60D" w:rsidR="006D2AE3" w:rsidRPr="006D2AE3" w:rsidDel="005F4139" w:rsidRDefault="006D2AE3" w:rsidP="006D2AE3">
      <w:pPr>
        <w:widowControl w:val="0"/>
        <w:numPr>
          <w:ilvl w:val="0"/>
          <w:numId w:val="5"/>
        </w:numPr>
        <w:spacing w:before="0" w:beforeAutospacing="0" w:after="0" w:afterAutospacing="0" w:line="240" w:lineRule="auto"/>
        <w:ind w:hanging="608"/>
        <w:jc w:val="both"/>
        <w:rPr>
          <w:del w:id="137" w:author="Meryl Etman" w:date="2019-04-28T17:39:00Z"/>
          <w:rFonts w:ascii="Times New Roman" w:eastAsia="Times New Roman" w:hAnsi="Times New Roman" w:cs="David"/>
          <w:sz w:val="20"/>
          <w:szCs w:val="24"/>
          <w:lang w:eastAsia="he-IL"/>
        </w:rPr>
      </w:pPr>
      <w:del w:id="138" w:author="Meryl Etman" w:date="2019-04-28T17:39:00Z">
        <w:r w:rsidRPr="006D2AE3" w:rsidDel="005F4139">
          <w:rPr>
            <w:rFonts w:ascii="Times New Roman" w:eastAsia="Times New Roman" w:hAnsi="Times New Roman" w:cs="David" w:hint="cs"/>
            <w:sz w:val="20"/>
            <w:szCs w:val="24"/>
            <w:u w:val="single"/>
            <w:rtl/>
            <w:lang w:eastAsia="he-IL"/>
          </w:rPr>
          <w:delText>לו"ז עקרוני</w:delText>
        </w:r>
        <w:r w:rsidRPr="006D2AE3" w:rsidDel="005F4139">
          <w:rPr>
            <w:rFonts w:ascii="Times New Roman" w:eastAsia="Times New Roman" w:hAnsi="Times New Roman" w:cs="David" w:hint="cs"/>
            <w:sz w:val="20"/>
            <w:szCs w:val="24"/>
            <w:rtl/>
            <w:lang w:eastAsia="he-IL"/>
          </w:rPr>
          <w:delText>:</w:delText>
        </w:r>
      </w:del>
    </w:p>
    <w:p w14:paraId="5B717390" w14:textId="435B7A2E" w:rsidR="006D2AE3" w:rsidRPr="006D2AE3" w:rsidDel="005F4139" w:rsidRDefault="006D2AE3" w:rsidP="006D2AE3">
      <w:pPr>
        <w:widowControl w:val="0"/>
        <w:bidi w:val="0"/>
        <w:spacing w:before="0" w:beforeAutospacing="0" w:after="0" w:afterAutospacing="0" w:line="240" w:lineRule="auto"/>
        <w:ind w:left="720"/>
        <w:rPr>
          <w:del w:id="139" w:author="Meryl Etman" w:date="2019-04-28T17:39:00Z"/>
          <w:rFonts w:ascii="Times New Roman" w:eastAsia="Times New Roman" w:hAnsi="Times New Roman" w:cs="David"/>
          <w:sz w:val="20"/>
          <w:szCs w:val="24"/>
          <w:rtl/>
          <w:lang w:eastAsia="he-IL"/>
        </w:rPr>
      </w:pPr>
    </w:p>
    <w:p w14:paraId="2A6B36CD" w14:textId="4C83AE34" w:rsidR="006D2AE3" w:rsidRPr="006D2AE3" w:rsidDel="005F4139" w:rsidRDefault="006D2AE3" w:rsidP="006D2AE3">
      <w:pPr>
        <w:widowControl w:val="0"/>
        <w:numPr>
          <w:ilvl w:val="1"/>
          <w:numId w:val="5"/>
        </w:numPr>
        <w:spacing w:before="0" w:beforeAutospacing="0" w:after="0" w:afterAutospacing="0" w:line="240" w:lineRule="auto"/>
        <w:jc w:val="both"/>
        <w:rPr>
          <w:del w:id="140" w:author="Meryl Etman" w:date="2019-04-28T17:39:00Z"/>
          <w:rFonts w:ascii="Times New Roman" w:eastAsia="Times New Roman" w:hAnsi="Times New Roman" w:cs="David"/>
          <w:sz w:val="20"/>
          <w:szCs w:val="24"/>
          <w:lang w:eastAsia="he-IL"/>
        </w:rPr>
      </w:pPr>
      <w:del w:id="141" w:author="Meryl Etman" w:date="2019-04-28T17:39:00Z">
        <w:r w:rsidRPr="006D2AE3" w:rsidDel="005F4139">
          <w:rPr>
            <w:rFonts w:ascii="Times New Roman" w:eastAsia="Times New Roman" w:hAnsi="Times New Roman" w:cs="David" w:hint="cs"/>
            <w:sz w:val="20"/>
            <w:szCs w:val="24"/>
            <w:rtl/>
            <w:lang w:eastAsia="he-IL"/>
          </w:rPr>
          <w:delText xml:space="preserve">השלמת תכנון מוקדם </w:delText>
        </w:r>
        <w:r w:rsidRPr="006D2AE3" w:rsidDel="005F4139">
          <w:rPr>
            <w:rFonts w:ascii="Times New Roman" w:eastAsia="Times New Roman" w:hAnsi="Times New Roman" w:cs="David"/>
            <w:sz w:val="20"/>
            <w:szCs w:val="24"/>
            <w:rtl/>
            <w:lang w:eastAsia="he-IL"/>
          </w:rPr>
          <w:delText>–</w:delText>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lang w:eastAsia="he-IL"/>
          </w:rPr>
          <w:delText>XX/XXXX</w:delText>
        </w:r>
      </w:del>
    </w:p>
    <w:p w14:paraId="6E2227FE" w14:textId="204CD8ED" w:rsidR="006D2AE3" w:rsidRPr="00B13242" w:rsidDel="005F4139" w:rsidRDefault="006D2AE3" w:rsidP="006D2AE3">
      <w:pPr>
        <w:widowControl w:val="0"/>
        <w:numPr>
          <w:ilvl w:val="1"/>
          <w:numId w:val="5"/>
        </w:numPr>
        <w:spacing w:before="0" w:beforeAutospacing="0" w:after="0" w:afterAutospacing="0" w:line="240" w:lineRule="auto"/>
        <w:jc w:val="both"/>
        <w:rPr>
          <w:del w:id="142" w:author="Meryl Etman" w:date="2019-04-28T17:39:00Z"/>
          <w:rFonts w:ascii="Times New Roman" w:eastAsia="Times New Roman" w:hAnsi="Times New Roman" w:cs="David"/>
          <w:sz w:val="20"/>
          <w:szCs w:val="24"/>
          <w:u w:val="single"/>
          <w:lang w:eastAsia="he-IL"/>
          <w:rPrChange w:id="143" w:author="Meryl Etman" w:date="2019-03-10T13:37:00Z">
            <w:rPr>
              <w:del w:id="144" w:author="Meryl Etman" w:date="2019-04-28T17:39:00Z"/>
              <w:rFonts w:ascii="Times New Roman" w:eastAsia="Times New Roman" w:hAnsi="Times New Roman" w:cs="David"/>
              <w:sz w:val="20"/>
              <w:szCs w:val="24"/>
              <w:lang w:eastAsia="he-IL"/>
            </w:rPr>
          </w:rPrChange>
        </w:rPr>
      </w:pPr>
      <w:del w:id="145" w:author="Meryl Etman" w:date="2019-03-10T13:37:00Z">
        <w:r w:rsidRPr="00B13242" w:rsidDel="00B13242">
          <w:rPr>
            <w:rFonts w:ascii="Times New Roman" w:eastAsia="Times New Roman" w:hAnsi="Times New Roman" w:cs="David" w:hint="eastAsia"/>
            <w:sz w:val="20"/>
            <w:szCs w:val="24"/>
            <w:u w:val="single"/>
            <w:rtl/>
            <w:lang w:eastAsia="he-IL"/>
            <w:rPrChange w:id="146" w:author="Meryl Etman" w:date="2019-03-10T13:37:00Z">
              <w:rPr>
                <w:rFonts w:ascii="Times New Roman" w:eastAsia="Times New Roman" w:hAnsi="Times New Roman" w:cs="David" w:hint="eastAsia"/>
                <w:sz w:val="20"/>
                <w:szCs w:val="24"/>
                <w:rtl/>
                <w:lang w:eastAsia="he-IL"/>
              </w:rPr>
            </w:rPrChange>
          </w:rPr>
          <w:delText>השלמת</w:delText>
        </w:r>
        <w:r w:rsidRPr="00B13242" w:rsidDel="00B13242">
          <w:rPr>
            <w:rFonts w:ascii="Times New Roman" w:eastAsia="Times New Roman" w:hAnsi="Times New Roman" w:cs="David"/>
            <w:sz w:val="20"/>
            <w:szCs w:val="24"/>
            <w:u w:val="single"/>
            <w:rtl/>
            <w:lang w:eastAsia="he-IL"/>
            <w:rPrChange w:id="147" w:author="Meryl Etman" w:date="2019-03-10T13:37:00Z">
              <w:rPr>
                <w:rFonts w:ascii="Times New Roman" w:eastAsia="Times New Roman" w:hAnsi="Times New Roman" w:cs="David"/>
                <w:sz w:val="20"/>
                <w:szCs w:val="24"/>
                <w:rtl/>
                <w:lang w:eastAsia="he-IL"/>
              </w:rPr>
            </w:rPrChange>
          </w:rPr>
          <w:delText xml:space="preserve"> תכנון סופי להיתרים –</w:delText>
        </w:r>
        <w:r w:rsidRPr="00B13242" w:rsidDel="00B13242">
          <w:rPr>
            <w:rFonts w:ascii="Times New Roman" w:eastAsia="Times New Roman" w:hAnsi="Times New Roman" w:cs="David"/>
            <w:sz w:val="20"/>
            <w:szCs w:val="24"/>
            <w:u w:val="single"/>
            <w:rtl/>
            <w:lang w:eastAsia="he-IL"/>
            <w:rPrChange w:id="148" w:author="Meryl Etman" w:date="2019-03-10T13:37:00Z">
              <w:rPr>
                <w:rFonts w:ascii="Times New Roman" w:eastAsia="Times New Roman" w:hAnsi="Times New Roman" w:cs="David"/>
                <w:sz w:val="20"/>
                <w:szCs w:val="24"/>
                <w:rtl/>
                <w:lang w:eastAsia="he-IL"/>
              </w:rPr>
            </w:rPrChange>
          </w:rPr>
          <w:tab/>
        </w:r>
        <w:r w:rsidRPr="00B13242" w:rsidDel="00B13242">
          <w:rPr>
            <w:rFonts w:ascii="Times New Roman" w:eastAsia="Times New Roman" w:hAnsi="Times New Roman" w:cs="David"/>
            <w:sz w:val="20"/>
            <w:szCs w:val="24"/>
            <w:u w:val="single"/>
            <w:rtl/>
            <w:lang w:eastAsia="he-IL"/>
            <w:rPrChange w:id="149" w:author="Meryl Etman" w:date="2019-03-10T13:37:00Z">
              <w:rPr>
                <w:rFonts w:ascii="Times New Roman" w:eastAsia="Times New Roman" w:hAnsi="Times New Roman" w:cs="David"/>
                <w:sz w:val="20"/>
                <w:szCs w:val="24"/>
                <w:rtl/>
                <w:lang w:eastAsia="he-IL"/>
              </w:rPr>
            </w:rPrChange>
          </w:rPr>
          <w:tab/>
        </w:r>
        <w:r w:rsidRPr="00B13242" w:rsidDel="00B13242">
          <w:rPr>
            <w:rFonts w:ascii="Times New Roman" w:eastAsia="Times New Roman" w:hAnsi="Times New Roman" w:cs="David"/>
            <w:sz w:val="20"/>
            <w:szCs w:val="24"/>
            <w:u w:val="single"/>
            <w:lang w:eastAsia="he-IL"/>
            <w:rPrChange w:id="150" w:author="Meryl Etman" w:date="2019-03-10T13:37:00Z">
              <w:rPr>
                <w:rFonts w:ascii="Times New Roman" w:eastAsia="Times New Roman" w:hAnsi="Times New Roman" w:cs="David"/>
                <w:sz w:val="20"/>
                <w:szCs w:val="24"/>
                <w:lang w:eastAsia="he-IL"/>
              </w:rPr>
            </w:rPrChange>
          </w:rPr>
          <w:delText>XX/XXXX</w:delText>
        </w:r>
        <w:r w:rsidRPr="00B13242" w:rsidDel="00B13242">
          <w:rPr>
            <w:rFonts w:ascii="Times New Roman" w:eastAsia="Times New Roman" w:hAnsi="Times New Roman" w:cs="David"/>
            <w:sz w:val="20"/>
            <w:szCs w:val="24"/>
            <w:u w:val="single"/>
            <w:rtl/>
            <w:lang w:eastAsia="he-IL"/>
            <w:rPrChange w:id="151" w:author="Meryl Etman" w:date="2019-03-10T13:37:00Z">
              <w:rPr>
                <w:rFonts w:ascii="Times New Roman" w:eastAsia="Times New Roman" w:hAnsi="Times New Roman" w:cs="David"/>
                <w:sz w:val="20"/>
                <w:szCs w:val="24"/>
                <w:rtl/>
                <w:lang w:eastAsia="he-IL"/>
              </w:rPr>
            </w:rPrChange>
          </w:rPr>
          <w:delText xml:space="preserve"> </w:delText>
        </w:r>
      </w:del>
    </w:p>
    <w:p w14:paraId="2F652D17" w14:textId="1287A81B" w:rsidR="006D2AE3" w:rsidRPr="006D2AE3" w:rsidDel="005F4139" w:rsidRDefault="006D2AE3" w:rsidP="006D2AE3">
      <w:pPr>
        <w:widowControl w:val="0"/>
        <w:numPr>
          <w:ilvl w:val="1"/>
          <w:numId w:val="5"/>
        </w:numPr>
        <w:spacing w:before="0" w:beforeAutospacing="0" w:after="0" w:afterAutospacing="0" w:line="240" w:lineRule="auto"/>
        <w:jc w:val="both"/>
        <w:rPr>
          <w:del w:id="152" w:author="Meryl Etman" w:date="2019-04-28T17:39:00Z"/>
          <w:rFonts w:ascii="Times New Roman" w:eastAsia="Times New Roman" w:hAnsi="Times New Roman" w:cs="David"/>
          <w:sz w:val="20"/>
          <w:szCs w:val="24"/>
          <w:lang w:eastAsia="he-IL"/>
        </w:rPr>
      </w:pPr>
      <w:del w:id="153" w:author="Meryl Etman" w:date="2019-04-28T17:39:00Z">
        <w:r w:rsidRPr="006D2AE3" w:rsidDel="005F4139">
          <w:rPr>
            <w:rFonts w:ascii="Times New Roman" w:eastAsia="Times New Roman" w:hAnsi="Times New Roman" w:cs="David" w:hint="cs"/>
            <w:sz w:val="20"/>
            <w:szCs w:val="24"/>
            <w:rtl/>
            <w:lang w:eastAsia="he-IL"/>
          </w:rPr>
          <w:delText xml:space="preserve">השלמת תכנון מפורט למכרזים </w:delText>
        </w:r>
        <w:r w:rsidRPr="006D2AE3" w:rsidDel="005F4139">
          <w:rPr>
            <w:rFonts w:ascii="Times New Roman" w:eastAsia="Times New Roman" w:hAnsi="Times New Roman" w:cs="David"/>
            <w:sz w:val="20"/>
            <w:szCs w:val="24"/>
            <w:rtl/>
            <w:lang w:eastAsia="he-IL"/>
          </w:rPr>
          <w:delText>–</w:delText>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lang w:eastAsia="he-IL"/>
          </w:rPr>
          <w:delText>XX/XXXX</w:delText>
        </w:r>
        <w:r w:rsidRPr="006D2AE3" w:rsidDel="005F4139">
          <w:rPr>
            <w:rFonts w:ascii="Times New Roman" w:eastAsia="Times New Roman" w:hAnsi="Times New Roman" w:cs="David" w:hint="cs"/>
            <w:sz w:val="20"/>
            <w:szCs w:val="24"/>
            <w:rtl/>
            <w:lang w:eastAsia="he-IL"/>
          </w:rPr>
          <w:delText xml:space="preserve"> </w:delText>
        </w:r>
      </w:del>
    </w:p>
    <w:p w14:paraId="577FA1E6" w14:textId="334BD187" w:rsidR="006D2AE3" w:rsidRPr="006D2AE3" w:rsidDel="005F4139" w:rsidRDefault="006D2AE3" w:rsidP="006D2AE3">
      <w:pPr>
        <w:widowControl w:val="0"/>
        <w:numPr>
          <w:ilvl w:val="1"/>
          <w:numId w:val="5"/>
        </w:numPr>
        <w:spacing w:before="0" w:beforeAutospacing="0" w:after="0" w:afterAutospacing="0" w:line="240" w:lineRule="auto"/>
        <w:jc w:val="both"/>
        <w:rPr>
          <w:del w:id="154" w:author="Meryl Etman" w:date="2019-04-28T17:39:00Z"/>
          <w:rFonts w:ascii="Times New Roman" w:eastAsia="Times New Roman" w:hAnsi="Times New Roman" w:cs="David"/>
          <w:sz w:val="20"/>
          <w:szCs w:val="24"/>
          <w:lang w:eastAsia="he-IL"/>
        </w:rPr>
      </w:pPr>
      <w:del w:id="155" w:author="Meryl Etman" w:date="2019-04-28T17:39:00Z">
        <w:r w:rsidRPr="006D2AE3" w:rsidDel="005F4139">
          <w:rPr>
            <w:rFonts w:ascii="Times New Roman" w:eastAsia="Times New Roman" w:hAnsi="Times New Roman" w:cs="David" w:hint="cs"/>
            <w:sz w:val="20"/>
            <w:szCs w:val="24"/>
            <w:rtl/>
            <w:lang w:eastAsia="he-IL"/>
          </w:rPr>
          <w:delText xml:space="preserve">יציאה למכרזים </w:delText>
        </w:r>
        <w:r w:rsidRPr="006D2AE3" w:rsidDel="005F4139">
          <w:rPr>
            <w:rFonts w:ascii="Times New Roman" w:eastAsia="Times New Roman" w:hAnsi="Times New Roman" w:cs="David"/>
            <w:sz w:val="20"/>
            <w:szCs w:val="24"/>
            <w:rtl/>
            <w:lang w:eastAsia="he-IL"/>
          </w:rPr>
          <w:delText>–</w:delText>
        </w:r>
        <w:r w:rsidRPr="006D2AE3" w:rsidDel="005F4139">
          <w:rPr>
            <w:rFonts w:ascii="Times New Roman" w:eastAsia="Times New Roman" w:hAnsi="Times New Roman" w:cs="David" w:hint="cs"/>
            <w:sz w:val="20"/>
            <w:szCs w:val="24"/>
            <w:rtl/>
            <w:lang w:eastAsia="he-IL"/>
          </w:rPr>
          <w:delText xml:space="preserve"> </w:delText>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lang w:eastAsia="he-IL"/>
          </w:rPr>
          <w:delText>XX/XXXX</w:delText>
        </w:r>
        <w:r w:rsidRPr="006D2AE3" w:rsidDel="005F4139">
          <w:rPr>
            <w:rFonts w:ascii="Times New Roman" w:eastAsia="Times New Roman" w:hAnsi="Times New Roman" w:cs="David" w:hint="cs"/>
            <w:sz w:val="20"/>
            <w:szCs w:val="24"/>
            <w:rtl/>
            <w:lang w:eastAsia="he-IL"/>
          </w:rPr>
          <w:delText xml:space="preserve"> </w:delText>
        </w:r>
      </w:del>
    </w:p>
    <w:p w14:paraId="5672C686" w14:textId="13D28508" w:rsidR="006D2AE3" w:rsidRPr="006D2AE3" w:rsidDel="005F4139" w:rsidRDefault="006D2AE3" w:rsidP="006D2AE3">
      <w:pPr>
        <w:widowControl w:val="0"/>
        <w:numPr>
          <w:ilvl w:val="1"/>
          <w:numId w:val="5"/>
        </w:numPr>
        <w:spacing w:before="0" w:beforeAutospacing="0" w:after="0" w:afterAutospacing="0" w:line="240" w:lineRule="auto"/>
        <w:jc w:val="both"/>
        <w:rPr>
          <w:del w:id="156" w:author="Meryl Etman" w:date="2019-04-28T17:39:00Z"/>
          <w:rFonts w:ascii="Times New Roman" w:eastAsia="Times New Roman" w:hAnsi="Times New Roman" w:cs="David"/>
          <w:sz w:val="20"/>
          <w:szCs w:val="24"/>
          <w:rtl/>
          <w:lang w:eastAsia="he-IL"/>
        </w:rPr>
      </w:pPr>
      <w:del w:id="157" w:author="Meryl Etman" w:date="2019-04-28T17:39:00Z">
        <w:r w:rsidRPr="006D2AE3" w:rsidDel="005F4139">
          <w:rPr>
            <w:rFonts w:ascii="Times New Roman" w:eastAsia="Times New Roman" w:hAnsi="Times New Roman" w:cs="David" w:hint="cs"/>
            <w:sz w:val="20"/>
            <w:szCs w:val="24"/>
            <w:rtl/>
            <w:lang w:eastAsia="he-IL"/>
          </w:rPr>
          <w:delText xml:space="preserve">השלמת תכנון לביצוע </w:delText>
        </w:r>
        <w:r w:rsidRPr="006D2AE3" w:rsidDel="005F4139">
          <w:rPr>
            <w:rFonts w:ascii="Times New Roman" w:eastAsia="Times New Roman" w:hAnsi="Times New Roman" w:cs="David"/>
            <w:sz w:val="20"/>
            <w:szCs w:val="24"/>
            <w:rtl/>
            <w:lang w:eastAsia="he-IL"/>
          </w:rPr>
          <w:delText>–</w:delText>
        </w:r>
        <w:r w:rsidRPr="006D2AE3" w:rsidDel="005F4139">
          <w:rPr>
            <w:rFonts w:ascii="Times New Roman" w:eastAsia="Times New Roman" w:hAnsi="Times New Roman" w:cs="David" w:hint="cs"/>
            <w:sz w:val="20"/>
            <w:szCs w:val="24"/>
            <w:rtl/>
            <w:lang w:eastAsia="he-IL"/>
          </w:rPr>
          <w:delText xml:space="preserve"> </w:delText>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rtl/>
            <w:lang w:eastAsia="he-IL"/>
          </w:rPr>
          <w:tab/>
        </w:r>
        <w:r w:rsidRPr="006D2AE3" w:rsidDel="005F4139">
          <w:rPr>
            <w:rFonts w:ascii="Times New Roman" w:eastAsia="Times New Roman" w:hAnsi="Times New Roman" w:cs="David" w:hint="cs"/>
            <w:sz w:val="20"/>
            <w:szCs w:val="24"/>
            <w:lang w:eastAsia="he-IL"/>
          </w:rPr>
          <w:delText>XX/XXXX</w:delText>
        </w:r>
        <w:r w:rsidRPr="006D2AE3" w:rsidDel="005F4139">
          <w:rPr>
            <w:rFonts w:ascii="Times New Roman" w:eastAsia="Times New Roman" w:hAnsi="Times New Roman" w:cs="David" w:hint="cs"/>
            <w:sz w:val="20"/>
            <w:szCs w:val="24"/>
            <w:rtl/>
            <w:lang w:eastAsia="he-IL"/>
          </w:rPr>
          <w:delText xml:space="preserve"> </w:delText>
        </w:r>
      </w:del>
    </w:p>
    <w:p w14:paraId="0C36F7F2" w14:textId="0E463C2F" w:rsidR="006D2AE3" w:rsidRPr="006D2AE3" w:rsidDel="005F4139" w:rsidRDefault="006D2AE3" w:rsidP="006D2AE3">
      <w:pPr>
        <w:widowControl w:val="0"/>
        <w:spacing w:before="0" w:beforeAutospacing="0" w:after="0" w:afterAutospacing="0" w:line="240" w:lineRule="auto"/>
        <w:ind w:left="112"/>
        <w:jc w:val="both"/>
        <w:rPr>
          <w:del w:id="158" w:author="Meryl Etman" w:date="2019-04-28T17:39:00Z"/>
          <w:rFonts w:ascii="Times New Roman" w:eastAsia="Times New Roman" w:hAnsi="Times New Roman" w:cs="David"/>
          <w:sz w:val="20"/>
          <w:szCs w:val="24"/>
          <w:rtl/>
          <w:lang w:eastAsia="he-IL"/>
        </w:rPr>
      </w:pPr>
    </w:p>
    <w:p w14:paraId="33D2BCA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9C464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411C6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EBC354"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t>נספח ד'</w:t>
      </w:r>
    </w:p>
    <w:p w14:paraId="1FB16FE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751E59C3"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866892C" w14:textId="242C9533" w:rsidR="006D2AE3" w:rsidRPr="006D2AE3" w:rsidRDefault="006D2AE3" w:rsidP="00D8645E">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59" w:author="Meryl Etman" w:date="2019-03-10T13:37:00Z">
        <w:r w:rsidRPr="00B13242" w:rsidDel="00B13242">
          <w:rPr>
            <w:rFonts w:ascii="Times New Roman" w:eastAsia="Times New Roman" w:hAnsi="Times New Roman" w:cs="David"/>
            <w:b/>
            <w:bCs/>
            <w:sz w:val="24"/>
            <w:szCs w:val="24"/>
            <w:rtl/>
            <w:lang w:eastAsia="he-IL"/>
            <w:rPrChange w:id="160" w:author="Meryl Etman" w:date="2019-03-10T13:37:00Z">
              <w:rPr>
                <w:rFonts w:ascii="Times New Roman" w:eastAsia="Times New Roman" w:hAnsi="Times New Roman" w:cs="David"/>
                <w:sz w:val="24"/>
                <w:szCs w:val="24"/>
                <w:rtl/>
                <w:lang w:eastAsia="he-IL"/>
              </w:rPr>
            </w:rPrChange>
          </w:rPr>
          <w:delText xml:space="preserve">_________ </w:delText>
        </w:r>
      </w:del>
      <w:ins w:id="161" w:author="Meryl Etman" w:date="2019-03-10T13:37:00Z">
        <w:r w:rsidR="00B13242" w:rsidRPr="00B13242">
          <w:rPr>
            <w:rFonts w:ascii="Times New Roman" w:eastAsia="Times New Roman" w:hAnsi="Times New Roman" w:cs="David"/>
            <w:b/>
            <w:bCs/>
            <w:sz w:val="24"/>
            <w:szCs w:val="24"/>
            <w:rtl/>
            <w:lang w:eastAsia="he-IL"/>
            <w:rPrChange w:id="162" w:author="Meryl Etman" w:date="2019-03-10T13:37:00Z">
              <w:rPr>
                <w:rFonts w:ascii="Times New Roman" w:eastAsia="Times New Roman" w:hAnsi="Times New Roman" w:cs="David"/>
                <w:sz w:val="24"/>
                <w:szCs w:val="24"/>
                <w:rtl/>
                <w:lang w:eastAsia="he-IL"/>
              </w:rPr>
            </w:rPrChange>
          </w:rPr>
          <w:t xml:space="preserve">100,000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163" w:author="Meryl Etman" w:date="2019-03-10T13:37:00Z">
        <w:r w:rsidRPr="00B13242" w:rsidDel="00B13242">
          <w:rPr>
            <w:rFonts w:ascii="Times New Roman" w:eastAsia="Times New Roman" w:hAnsi="Times New Roman" w:cs="David"/>
            <w:b/>
            <w:bCs/>
            <w:sz w:val="24"/>
            <w:szCs w:val="24"/>
            <w:rtl/>
            <w:lang w:eastAsia="he-IL"/>
            <w:rPrChange w:id="164" w:author="Meryl Etman" w:date="2019-03-10T13:37:00Z">
              <w:rPr>
                <w:rFonts w:ascii="Times New Roman" w:eastAsia="Times New Roman" w:hAnsi="Times New Roman" w:cs="David"/>
                <w:sz w:val="24"/>
                <w:szCs w:val="24"/>
                <w:rtl/>
                <w:lang w:eastAsia="he-IL"/>
              </w:rPr>
            </w:rPrChange>
          </w:rPr>
          <w:delText>______________</w:delText>
        </w:r>
        <w:r w:rsidRPr="006D2AE3" w:rsidDel="00B13242">
          <w:rPr>
            <w:rFonts w:ascii="Times New Roman" w:eastAsia="Times New Roman" w:hAnsi="Times New Roman" w:cs="David"/>
            <w:sz w:val="24"/>
            <w:szCs w:val="24"/>
            <w:rtl/>
            <w:lang w:eastAsia="he-IL"/>
          </w:rPr>
          <w:delText xml:space="preserve">  </w:delText>
        </w:r>
      </w:del>
      <w:ins w:id="165" w:author="Meryl Etman" w:date="2019-03-10T13:37:00Z">
        <w:r w:rsidR="00B13242">
          <w:rPr>
            <w:rFonts w:ascii="Times New Roman" w:eastAsia="Times New Roman" w:hAnsi="Times New Roman" w:cs="David" w:hint="cs"/>
            <w:b/>
            <w:bCs/>
            <w:sz w:val="24"/>
            <w:szCs w:val="24"/>
            <w:rtl/>
            <w:lang w:eastAsia="he-IL"/>
          </w:rPr>
          <w:t>מאה אלף</w:t>
        </w:r>
        <w:r w:rsidR="00B13242"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לכל </w:t>
      </w:r>
      <w:del w:id="166" w:author="Meryl Etman" w:date="2019-03-10T13:38:00Z">
        <w:r w:rsidRPr="006D2AE3" w:rsidDel="00641D8C">
          <w:rPr>
            <w:rFonts w:ascii="Times New Roman" w:eastAsia="Times New Roman" w:hAnsi="Times New Roman" w:cs="David"/>
            <w:sz w:val="24"/>
            <w:szCs w:val="24"/>
            <w:rtl/>
            <w:lang w:eastAsia="he-IL"/>
          </w:rPr>
          <w:delText>מבנה ראשוני</w:delText>
        </w:r>
        <w:r w:rsidRPr="006D2AE3" w:rsidDel="00641D8C">
          <w:rPr>
            <w:rFonts w:ascii="Times New Roman" w:eastAsia="Times New Roman" w:hAnsi="Times New Roman" w:cs="David" w:hint="cs"/>
            <w:sz w:val="24"/>
            <w:szCs w:val="24"/>
            <w:rtl/>
            <w:lang w:eastAsia="he-IL"/>
          </w:rPr>
          <w:delText xml:space="preserve"> </w:delText>
        </w:r>
      </w:del>
      <w:r w:rsidRPr="006D2AE3">
        <w:rPr>
          <w:rFonts w:ascii="Times New Roman" w:eastAsia="Times New Roman" w:hAnsi="Times New Roman" w:cs="David" w:hint="cs"/>
          <w:sz w:val="24"/>
          <w:szCs w:val="24"/>
          <w:rtl/>
          <w:lang w:eastAsia="he-IL"/>
        </w:rPr>
        <w:t>הכולל:</w:t>
      </w:r>
    </w:p>
    <w:p w14:paraId="00A9363A" w14:textId="774ABD09" w:rsidR="006D2AE3" w:rsidRPr="006D2AE3" w:rsidRDefault="006D2AE3" w:rsidP="00D8645E">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1.1.1 תאום מערכות תת קרקעיות  </w:t>
      </w:r>
      <w:del w:id="167" w:author="Meryl Etman" w:date="2019-03-10T13:40:00Z">
        <w:r w:rsidRPr="006D2AE3" w:rsidDel="00641D8C">
          <w:rPr>
            <w:rFonts w:ascii="Times New Roman" w:eastAsia="Times New Roman" w:hAnsi="Times New Roman" w:cs="David" w:hint="cs"/>
            <w:sz w:val="24"/>
            <w:szCs w:val="24"/>
            <w:rtl/>
            <w:lang w:eastAsia="he-IL"/>
          </w:rPr>
          <w:delText>........................................................... ₪</w:delText>
        </w:r>
      </w:del>
    </w:p>
    <w:p w14:paraId="76920F5B" w14:textId="70DCBC67" w:rsidR="006D2AE3" w:rsidRPr="006D2AE3" w:rsidRDefault="006D2AE3" w:rsidP="00D8645E">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ins w:id="168" w:author="Meryl Etman" w:date="2019-03-10T13:40:00Z">
        <w:r w:rsidR="00641D8C">
          <w:rPr>
            <w:rFonts w:ascii="Times New Roman" w:eastAsia="Times New Roman" w:hAnsi="Times New Roman" w:cs="David" w:hint="cs"/>
            <w:sz w:val="24"/>
            <w:szCs w:val="24"/>
            <w:rtl/>
            <w:lang w:eastAsia="he-IL"/>
          </w:rPr>
          <w:t xml:space="preserve"> </w:t>
        </w:r>
      </w:ins>
      <w:del w:id="169" w:author="Meryl Etman" w:date="2019-03-10T13:40:00Z">
        <w:r w:rsidRPr="006D2AE3" w:rsidDel="00641D8C">
          <w:rPr>
            <w:rFonts w:ascii="Times New Roman" w:eastAsia="Times New Roman" w:hAnsi="Times New Roman" w:cs="David" w:hint="cs"/>
            <w:sz w:val="24"/>
            <w:szCs w:val="24"/>
            <w:rtl/>
            <w:lang w:eastAsia="he-IL"/>
          </w:rPr>
          <w:delText>....................................................................... ₪</w:delText>
        </w:r>
      </w:del>
      <w:ins w:id="170" w:author="Meryl Etman" w:date="2019-03-10T13:40:00Z">
        <w:r w:rsidR="00641D8C">
          <w:rPr>
            <w:rFonts w:ascii="Times New Roman" w:eastAsia="Times New Roman" w:hAnsi="Times New Roman" w:cs="David" w:hint="cs"/>
            <w:sz w:val="24"/>
            <w:szCs w:val="24"/>
            <w:rtl/>
            <w:lang w:eastAsia="he-IL"/>
          </w:rPr>
          <w:t>(חניון)</w:t>
        </w:r>
      </w:ins>
    </w:p>
    <w:p w14:paraId="5C64106B" w14:textId="6D46FF8B" w:rsidR="006D2AE3" w:rsidRPr="006D2AE3" w:rsidDel="00641D8C" w:rsidRDefault="006D2AE3" w:rsidP="00D8645E">
      <w:pPr>
        <w:widowControl w:val="0"/>
        <w:spacing w:before="120" w:beforeAutospacing="0" w:after="60" w:afterAutospacing="0" w:line="240" w:lineRule="auto"/>
        <w:ind w:left="1440"/>
        <w:jc w:val="both"/>
        <w:rPr>
          <w:del w:id="171" w:author="Meryl Etman" w:date="2019-03-10T13:40:00Z"/>
          <w:rFonts w:ascii="Times New Roman" w:eastAsia="Times New Roman" w:hAnsi="Times New Roman" w:cs="David"/>
          <w:sz w:val="24"/>
          <w:szCs w:val="24"/>
          <w:rtl/>
          <w:lang w:eastAsia="he-IL"/>
        </w:rPr>
      </w:pPr>
      <w:del w:id="172" w:author="Meryl Etman" w:date="2019-03-10T13:40:00Z">
        <w:r w:rsidRPr="006D2AE3" w:rsidDel="00641D8C">
          <w:rPr>
            <w:rFonts w:ascii="Times New Roman" w:eastAsia="Times New Roman" w:hAnsi="Times New Roman" w:cs="David" w:hint="cs"/>
            <w:sz w:val="24"/>
            <w:szCs w:val="24"/>
            <w:rtl/>
            <w:lang w:eastAsia="he-IL"/>
          </w:rPr>
          <w:delText xml:space="preserve">1.1.3 תאום קומות חניון........................................................................ ₪ </w:delText>
        </w:r>
      </w:del>
    </w:p>
    <w:p w14:paraId="05D6AFB8" w14:textId="06BF790A" w:rsidR="006D2AE3" w:rsidRPr="006D2AE3" w:rsidDel="00641D8C" w:rsidRDefault="006D2AE3" w:rsidP="005F4139">
      <w:pPr>
        <w:widowControl w:val="0"/>
        <w:spacing w:before="120" w:beforeAutospacing="0" w:after="60" w:afterAutospacing="0" w:line="240" w:lineRule="auto"/>
        <w:ind w:left="1440"/>
        <w:jc w:val="both"/>
        <w:rPr>
          <w:del w:id="173" w:author="Meryl Etman" w:date="2019-03-10T13:40:00Z"/>
          <w:rFonts w:ascii="Times New Roman" w:eastAsia="Times New Roman" w:hAnsi="Times New Roman" w:cs="David"/>
          <w:sz w:val="24"/>
          <w:szCs w:val="24"/>
          <w:lang w:eastAsia="he-IL"/>
        </w:rPr>
      </w:pPr>
      <w:del w:id="174" w:author="Meryl Etman" w:date="2019-03-10T13:40:00Z">
        <w:r w:rsidRPr="006D2AE3" w:rsidDel="00641D8C">
          <w:rPr>
            <w:rFonts w:ascii="Times New Roman" w:eastAsia="Times New Roman" w:hAnsi="Times New Roman" w:cs="David" w:hint="cs"/>
            <w:sz w:val="24"/>
            <w:szCs w:val="24"/>
            <w:rtl/>
            <w:lang w:eastAsia="he-IL"/>
          </w:rPr>
          <w:delText>1.1.4 תאום קומת קרקע ולובי ראשי........................................................ ₪</w:delText>
        </w:r>
      </w:del>
    </w:p>
    <w:p w14:paraId="181FC6F7" w14:textId="1F645B0A" w:rsidR="006D2AE3" w:rsidRPr="006D2AE3" w:rsidDel="00641D8C" w:rsidRDefault="006D2AE3" w:rsidP="006C0C7F">
      <w:pPr>
        <w:widowControl w:val="0"/>
        <w:spacing w:before="120" w:beforeAutospacing="0" w:after="60" w:afterAutospacing="0" w:line="240" w:lineRule="auto"/>
        <w:ind w:left="1440"/>
        <w:jc w:val="both"/>
        <w:rPr>
          <w:del w:id="175" w:author="Meryl Etman" w:date="2019-03-10T13:40:00Z"/>
          <w:rFonts w:ascii="Times New Roman" w:eastAsia="Times New Roman" w:hAnsi="Times New Roman" w:cs="David"/>
          <w:sz w:val="24"/>
          <w:szCs w:val="24"/>
          <w:rtl/>
          <w:lang w:eastAsia="he-IL"/>
        </w:rPr>
      </w:pPr>
      <w:del w:id="176" w:author="Meryl Etman" w:date="2019-03-10T13:40:00Z">
        <w:r w:rsidRPr="006D2AE3" w:rsidDel="00641D8C">
          <w:rPr>
            <w:rFonts w:ascii="Times New Roman" w:eastAsia="Times New Roman" w:hAnsi="Times New Roman" w:cs="David" w:hint="cs"/>
            <w:sz w:val="24"/>
            <w:szCs w:val="24"/>
            <w:rtl/>
            <w:lang w:eastAsia="he-IL"/>
          </w:rPr>
          <w:delText xml:space="preserve">1.1.5 תאום קומות המסחר..................................................................... ₪ </w:delText>
        </w:r>
      </w:del>
    </w:p>
    <w:p w14:paraId="1620B026" w14:textId="305814B8" w:rsidR="006D2AE3" w:rsidRPr="006D2AE3" w:rsidDel="00641D8C" w:rsidRDefault="006D2AE3" w:rsidP="00616D38">
      <w:pPr>
        <w:widowControl w:val="0"/>
        <w:spacing w:before="120" w:beforeAutospacing="0" w:after="60" w:afterAutospacing="0" w:line="240" w:lineRule="auto"/>
        <w:ind w:left="1440"/>
        <w:jc w:val="both"/>
        <w:rPr>
          <w:del w:id="177" w:author="Meryl Etman" w:date="2019-03-10T13:40:00Z"/>
          <w:rFonts w:ascii="Times New Roman" w:eastAsia="Times New Roman" w:hAnsi="Times New Roman" w:cs="David"/>
          <w:sz w:val="24"/>
          <w:szCs w:val="24"/>
          <w:rtl/>
          <w:lang w:eastAsia="he-IL"/>
        </w:rPr>
      </w:pPr>
      <w:del w:id="178" w:author="Meryl Etman" w:date="2019-03-10T13:40:00Z">
        <w:r w:rsidRPr="006D2AE3" w:rsidDel="00641D8C">
          <w:rPr>
            <w:rFonts w:ascii="Times New Roman" w:eastAsia="Times New Roman" w:hAnsi="Times New Roman" w:cs="David" w:hint="cs"/>
            <w:sz w:val="24"/>
            <w:szCs w:val="24"/>
            <w:rtl/>
            <w:lang w:eastAsia="he-IL"/>
          </w:rPr>
          <w:delText>1.1.6 תאום קומות המגורים...................................................................  ₪</w:delText>
        </w:r>
      </w:del>
    </w:p>
    <w:p w14:paraId="7F12610A" w14:textId="5FCD06A0" w:rsidR="006D2AE3" w:rsidRPr="006D2AE3" w:rsidDel="00641D8C" w:rsidRDefault="006D2AE3" w:rsidP="00E60174">
      <w:pPr>
        <w:widowControl w:val="0"/>
        <w:spacing w:before="120" w:beforeAutospacing="0" w:after="60" w:afterAutospacing="0" w:line="240" w:lineRule="auto"/>
        <w:ind w:left="1440"/>
        <w:jc w:val="both"/>
        <w:rPr>
          <w:del w:id="179" w:author="Meryl Etman" w:date="2019-03-10T13:40:00Z"/>
          <w:rFonts w:ascii="Times New Roman" w:eastAsia="Times New Roman" w:hAnsi="Times New Roman" w:cs="David"/>
          <w:sz w:val="24"/>
          <w:szCs w:val="24"/>
          <w:lang w:eastAsia="he-IL"/>
        </w:rPr>
      </w:pPr>
      <w:del w:id="180" w:author="Meryl Etman" w:date="2019-03-10T13:40:00Z">
        <w:r w:rsidRPr="006D2AE3" w:rsidDel="00641D8C">
          <w:rPr>
            <w:rFonts w:ascii="Times New Roman" w:eastAsia="Times New Roman" w:hAnsi="Times New Roman" w:cs="David" w:hint="cs"/>
            <w:sz w:val="24"/>
            <w:szCs w:val="24"/>
            <w:rtl/>
            <w:lang w:eastAsia="he-IL"/>
          </w:rPr>
          <w:delText xml:space="preserve">1.1.7 תאום מערכות גג המגורים..............................................................  ₪ </w:delText>
        </w:r>
      </w:del>
    </w:p>
    <w:p w14:paraId="7F21C885" w14:textId="57C67AB2" w:rsidR="006D2AE3" w:rsidRPr="006D2AE3" w:rsidDel="00641D8C" w:rsidRDefault="006D2AE3" w:rsidP="00EA54C6">
      <w:pPr>
        <w:widowControl w:val="0"/>
        <w:spacing w:before="120" w:beforeAutospacing="0" w:after="60" w:afterAutospacing="0" w:line="240" w:lineRule="auto"/>
        <w:ind w:left="1440"/>
        <w:jc w:val="both"/>
        <w:rPr>
          <w:del w:id="181" w:author="Meryl Etman" w:date="2019-03-10T13:40:00Z"/>
          <w:rFonts w:ascii="Times New Roman" w:eastAsia="Times New Roman" w:hAnsi="Times New Roman" w:cs="David"/>
          <w:sz w:val="24"/>
          <w:szCs w:val="24"/>
          <w:rtl/>
          <w:lang w:eastAsia="he-IL"/>
        </w:rPr>
      </w:pPr>
      <w:del w:id="182" w:author="Meryl Etman" w:date="2019-03-10T13:40:00Z">
        <w:r w:rsidRPr="006D2AE3" w:rsidDel="00641D8C">
          <w:rPr>
            <w:rFonts w:ascii="Times New Roman" w:eastAsia="Times New Roman" w:hAnsi="Times New Roman" w:cs="David" w:hint="cs"/>
            <w:sz w:val="24"/>
            <w:szCs w:val="24"/>
            <w:rtl/>
            <w:lang w:eastAsia="he-IL"/>
          </w:rPr>
          <w:delText>1.1.8 תאום מערכות גג המסחר................................................................ ₪</w:delText>
        </w:r>
      </w:del>
    </w:p>
    <w:p w14:paraId="4E169B50" w14:textId="1371AFE9" w:rsidR="006D2AE3" w:rsidRPr="006D2AE3" w:rsidDel="00641D8C" w:rsidRDefault="006D2AE3" w:rsidP="00830546">
      <w:pPr>
        <w:widowControl w:val="0"/>
        <w:spacing w:before="120" w:beforeAutospacing="0" w:after="60" w:afterAutospacing="0" w:line="240" w:lineRule="auto"/>
        <w:ind w:left="1440"/>
        <w:jc w:val="both"/>
        <w:rPr>
          <w:del w:id="183" w:author="Meryl Etman" w:date="2019-03-10T13:40:00Z"/>
          <w:rFonts w:ascii="Times New Roman" w:eastAsia="Times New Roman" w:hAnsi="Times New Roman" w:cs="David"/>
          <w:sz w:val="24"/>
          <w:szCs w:val="24"/>
          <w:rtl/>
          <w:lang w:eastAsia="he-IL"/>
        </w:rPr>
      </w:pPr>
      <w:del w:id="184" w:author="Meryl Etman" w:date="2019-03-10T13:40:00Z">
        <w:r w:rsidRPr="006D2AE3" w:rsidDel="00641D8C">
          <w:rPr>
            <w:rFonts w:ascii="Times New Roman" w:eastAsia="Times New Roman" w:hAnsi="Times New Roman" w:cs="David" w:hint="cs"/>
            <w:sz w:val="24"/>
            <w:szCs w:val="24"/>
            <w:rtl/>
            <w:lang w:eastAsia="he-IL"/>
          </w:rPr>
          <w:delText>*מחק את המיותר</w:delText>
        </w:r>
      </w:del>
    </w:p>
    <w:p w14:paraId="545135C9" w14:textId="2DB53F2D" w:rsidR="006D2AE3" w:rsidRPr="006D2AE3" w:rsidDel="00641D8C" w:rsidRDefault="006D2AE3" w:rsidP="006D2AE3">
      <w:pPr>
        <w:widowControl w:val="0"/>
        <w:spacing w:before="120" w:beforeAutospacing="0" w:after="60" w:afterAutospacing="0" w:line="240" w:lineRule="auto"/>
        <w:ind w:left="1440" w:hanging="720"/>
        <w:jc w:val="both"/>
        <w:rPr>
          <w:del w:id="185" w:author="Meryl Etman" w:date="2019-03-10T13:40:00Z"/>
          <w:rFonts w:ascii="Times New Roman" w:eastAsia="Times New Roman" w:hAnsi="Times New Roman" w:cs="David"/>
          <w:b/>
          <w:bCs/>
          <w:sz w:val="24"/>
          <w:szCs w:val="24"/>
          <w:rtl/>
          <w:lang w:eastAsia="he-IL"/>
        </w:rPr>
      </w:pPr>
      <w:del w:id="186" w:author="Meryl Etman" w:date="2019-03-10T13:40:00Z">
        <w:r w:rsidRPr="006D2AE3" w:rsidDel="00641D8C">
          <w:rPr>
            <w:rFonts w:ascii="Times New Roman" w:eastAsia="Times New Roman" w:hAnsi="Times New Roman" w:cs="David" w:hint="cs"/>
            <w:b/>
            <w:bCs/>
            <w:sz w:val="24"/>
            <w:szCs w:val="24"/>
            <w:rtl/>
            <w:lang w:eastAsia="he-IL"/>
          </w:rPr>
          <w:delText xml:space="preserve">                                                                                                      סה"כ: ______ ___₪</w:delText>
        </w:r>
      </w:del>
    </w:p>
    <w:p w14:paraId="4A89452C" w14:textId="7BD154CD" w:rsidR="006D2AE3" w:rsidRDefault="006D2AE3" w:rsidP="00D8645E">
      <w:pPr>
        <w:widowControl w:val="0"/>
        <w:spacing w:before="120" w:beforeAutospacing="0" w:after="60" w:afterAutospacing="0" w:line="240" w:lineRule="auto"/>
        <w:ind w:left="1440" w:hanging="720"/>
        <w:jc w:val="both"/>
        <w:rPr>
          <w:ins w:id="187" w:author="Meryl Etman" w:date="2019-05-23T11:32: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188" w:author="Meryl Etman" w:date="2019-03-10T13:40:00Z">
        <w:r w:rsidRPr="00641D8C" w:rsidDel="00641D8C">
          <w:rPr>
            <w:rFonts w:ascii="Times New Roman" w:eastAsia="Times New Roman" w:hAnsi="Times New Roman" w:cs="David" w:hint="eastAsia"/>
            <w:sz w:val="24"/>
            <w:szCs w:val="24"/>
            <w:u w:val="single"/>
            <w:rtl/>
            <w:lang w:eastAsia="he-IL"/>
            <w:rPrChange w:id="189" w:author="Meryl Etman" w:date="2019-03-10T13:40:00Z">
              <w:rPr>
                <w:rFonts w:ascii="Times New Roman" w:eastAsia="Times New Roman" w:hAnsi="Times New Roman" w:cs="David" w:hint="eastAsia"/>
                <w:sz w:val="24"/>
                <w:szCs w:val="24"/>
                <w:rtl/>
                <w:lang w:eastAsia="he-IL"/>
              </w:rPr>
            </w:rPrChange>
          </w:rPr>
          <w:delText>תמורת</w:delText>
        </w:r>
        <w:r w:rsidRPr="00641D8C" w:rsidDel="00641D8C">
          <w:rPr>
            <w:rFonts w:ascii="Times New Roman" w:eastAsia="Times New Roman" w:hAnsi="Times New Roman" w:cs="David"/>
            <w:sz w:val="24"/>
            <w:szCs w:val="24"/>
            <w:u w:val="single"/>
            <w:rtl/>
            <w:lang w:eastAsia="he-IL"/>
            <w:rPrChange w:id="190" w:author="Meryl Etman" w:date="2019-03-10T13:40:00Z">
              <w:rPr>
                <w:rFonts w:ascii="Times New Roman" w:eastAsia="Times New Roman" w:hAnsi="Times New Roman" w:cs="David"/>
                <w:sz w:val="24"/>
                <w:szCs w:val="24"/>
                <w:rtl/>
                <w:lang w:eastAsia="he-IL"/>
              </w:rPr>
            </w:rPrChange>
          </w:rPr>
          <w:delText xml:space="preserve"> ביצוע שירותי היועץ ישולם סכום קבוע ומוחלט של _________ ש"ח (במילים ______________  ש"ח) לכל מבנה חוזר</w:delText>
        </w:r>
      </w:del>
      <w:ins w:id="191" w:author="Meryl Etman" w:date="2019-03-10T13:40:00Z">
        <w:r w:rsidR="00641D8C" w:rsidRPr="00641D8C">
          <w:rPr>
            <w:rFonts w:ascii="Times New Roman" w:eastAsia="Times New Roman" w:hAnsi="Times New Roman" w:cs="David" w:hint="eastAsia"/>
            <w:sz w:val="24"/>
            <w:szCs w:val="24"/>
            <w:u w:val="single"/>
            <w:rtl/>
            <w:lang w:eastAsia="he-IL"/>
            <w:rPrChange w:id="192" w:author="Meryl Etman" w:date="2019-03-10T13:40:00Z">
              <w:rPr>
                <w:rFonts w:ascii="Times New Roman" w:eastAsia="Times New Roman" w:hAnsi="Times New Roman" w:cs="David" w:hint="eastAsia"/>
                <w:sz w:val="24"/>
                <w:szCs w:val="24"/>
                <w:rtl/>
                <w:lang w:eastAsia="he-IL"/>
              </w:rPr>
            </w:rPrChange>
          </w:rPr>
          <w:t>מבוטל</w:t>
        </w:r>
      </w:ins>
      <w:r w:rsidRPr="006D2AE3">
        <w:rPr>
          <w:rFonts w:ascii="Times New Roman" w:eastAsia="Times New Roman" w:hAnsi="Times New Roman" w:cs="David"/>
          <w:sz w:val="24"/>
          <w:szCs w:val="24"/>
          <w:rtl/>
          <w:lang w:eastAsia="he-IL"/>
        </w:rPr>
        <w:t xml:space="preserve">. </w:t>
      </w:r>
    </w:p>
    <w:p w14:paraId="713B32BA" w14:textId="401DA04D" w:rsidR="00616D38" w:rsidRPr="006D2AE3" w:rsidRDefault="00616D38" w:rsidP="00D8645E">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193" w:author="Meryl Etman" w:date="2019-05-23T11:32:00Z">
        <w:r>
          <w:rPr>
            <w:rFonts w:ascii="Times New Roman" w:eastAsia="Times New Roman" w:hAnsi="Times New Roman" w:cs="David" w:hint="cs"/>
            <w:sz w:val="24"/>
            <w:szCs w:val="24"/>
            <w:rtl/>
            <w:lang w:eastAsia="he-IL"/>
          </w:rPr>
          <w:t>1.3</w:t>
        </w:r>
        <w:r>
          <w:rPr>
            <w:rFonts w:ascii="Times New Roman" w:eastAsia="Times New Roman" w:hAnsi="Times New Roman" w:cs="David" w:hint="cs"/>
            <w:sz w:val="24"/>
            <w:szCs w:val="24"/>
            <w:rtl/>
            <w:lang w:eastAsia="he-IL"/>
          </w:rPr>
          <w:tab/>
          <w:t xml:space="preserve">יובהר כי שכר הטרחה בסעיף 1.1 לעיל, הינו עבור עד 5 גרסאות תכנון שונות מהותית לכל מפלס ובכל תחום תכנון </w:t>
        </w:r>
      </w:ins>
      <w:ins w:id="194" w:author="Meryl Etman" w:date="2019-05-23T11:33:00Z">
        <w:r>
          <w:rPr>
            <w:rFonts w:ascii="Times New Roman" w:eastAsia="Times New Roman" w:hAnsi="Times New Roman" w:cs="David"/>
            <w:sz w:val="24"/>
            <w:szCs w:val="24"/>
            <w:rtl/>
            <w:lang w:eastAsia="he-IL"/>
          </w:rPr>
          <w:t>–</w:t>
        </w:r>
      </w:ins>
      <w:ins w:id="195" w:author="Meryl Etman" w:date="2019-05-23T11:32:00Z">
        <w:r>
          <w:rPr>
            <w:rFonts w:ascii="Times New Roman" w:eastAsia="Times New Roman" w:hAnsi="Times New Roman" w:cs="David" w:hint="cs"/>
            <w:sz w:val="24"/>
            <w:szCs w:val="24"/>
            <w:rtl/>
            <w:lang w:eastAsia="he-IL"/>
          </w:rPr>
          <w:t xml:space="preserve"> אדריכלות</w:t>
        </w:r>
      </w:ins>
      <w:ins w:id="196" w:author="Meryl Etman" w:date="2019-05-23T11:33:00Z">
        <w:r>
          <w:rPr>
            <w:rFonts w:ascii="Times New Roman" w:eastAsia="Times New Roman" w:hAnsi="Times New Roman" w:cs="David" w:hint="cs"/>
            <w:sz w:val="24"/>
            <w:szCs w:val="24"/>
            <w:rtl/>
            <w:lang w:eastAsia="he-IL"/>
          </w:rPr>
          <w:t xml:space="preserve">, קונסטרוקציה, מיזוג אוויר, אינסטלציה, חשמל. בעבור גרסאות נוספות תשלום תוספת שכר </w:t>
        </w:r>
      </w:ins>
      <w:ins w:id="197" w:author="Meryl Etman" w:date="2019-05-23T11:34:00Z">
        <w:r>
          <w:rPr>
            <w:rFonts w:ascii="Times New Roman" w:eastAsia="Times New Roman" w:hAnsi="Times New Roman" w:cs="David" w:hint="cs"/>
            <w:sz w:val="24"/>
            <w:szCs w:val="24"/>
            <w:rtl/>
            <w:lang w:eastAsia="he-IL"/>
          </w:rPr>
          <w:t>כפי שיוסכם בין הצדדים ו</w:t>
        </w:r>
      </w:ins>
      <w:ins w:id="198" w:author="Meryl Etman" w:date="2019-05-23T11:33:00Z">
        <w:r>
          <w:rPr>
            <w:rFonts w:ascii="Times New Roman" w:eastAsia="Times New Roman" w:hAnsi="Times New Roman" w:cs="David" w:hint="cs"/>
            <w:sz w:val="24"/>
            <w:szCs w:val="24"/>
            <w:rtl/>
            <w:lang w:eastAsia="he-IL"/>
          </w:rPr>
          <w:t>שתאושר מראש ובכתב ע"י המזמין.</w:t>
        </w:r>
      </w:ins>
    </w:p>
    <w:p w14:paraId="0F2F8B12" w14:textId="77777777" w:rsidR="006D2AE3" w:rsidRPr="006D2AE3" w:rsidRDefault="006D2AE3" w:rsidP="006D2AE3">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בסעיף זה:</w:t>
      </w:r>
    </w:p>
    <w:p w14:paraId="2DF6DC1A" w14:textId="28AF2D04" w:rsidR="006D2AE3" w:rsidRPr="006D2AE3" w:rsidDel="00641D8C" w:rsidRDefault="006D2AE3" w:rsidP="006D2AE3">
      <w:pPr>
        <w:widowControl w:val="0"/>
        <w:spacing w:before="0" w:beforeAutospacing="0" w:after="60" w:afterAutospacing="0" w:line="240" w:lineRule="auto"/>
        <w:ind w:left="720" w:right="-181"/>
        <w:jc w:val="both"/>
        <w:rPr>
          <w:del w:id="199" w:author="Meryl Etman" w:date="2019-03-10T13:41:00Z"/>
          <w:rFonts w:ascii="Times New Roman" w:eastAsia="Times New Roman" w:hAnsi="Times New Roman" w:cs="David"/>
          <w:sz w:val="24"/>
          <w:szCs w:val="24"/>
          <w:rtl/>
          <w:lang w:eastAsia="he-IL"/>
        </w:rPr>
      </w:pPr>
      <w:del w:id="200" w:author="Meryl Etman" w:date="2019-03-10T13:41:00Z">
        <w:r w:rsidRPr="006D2AE3" w:rsidDel="00641D8C">
          <w:rPr>
            <w:rFonts w:ascii="Times New Roman" w:eastAsia="Times New Roman" w:hAnsi="Times New Roman" w:cs="David"/>
            <w:sz w:val="24"/>
            <w:szCs w:val="24"/>
            <w:rtl/>
            <w:lang w:eastAsia="he-IL"/>
          </w:rPr>
          <w:delText xml:space="preserve">מבנה ראשוני - המבנה שהוקם לראשונה עפ"י תכניותיו של היועץ. </w:delText>
        </w:r>
      </w:del>
    </w:p>
    <w:p w14:paraId="72668B83" w14:textId="635EC5B2" w:rsidR="006D2AE3" w:rsidRPr="006D2AE3" w:rsidDel="00641D8C" w:rsidRDefault="006D2AE3" w:rsidP="006D2AE3">
      <w:pPr>
        <w:widowControl w:val="0"/>
        <w:spacing w:before="0" w:beforeAutospacing="0" w:after="60" w:afterAutospacing="0" w:line="240" w:lineRule="auto"/>
        <w:ind w:left="720" w:right="-181"/>
        <w:jc w:val="both"/>
        <w:rPr>
          <w:del w:id="201" w:author="Meryl Etman" w:date="2019-03-10T13:41:00Z"/>
          <w:rFonts w:ascii="Times New Roman" w:eastAsia="Times New Roman" w:hAnsi="Times New Roman" w:cs="David"/>
          <w:sz w:val="24"/>
          <w:szCs w:val="24"/>
          <w:rtl/>
          <w:lang w:eastAsia="he-IL"/>
        </w:rPr>
      </w:pPr>
      <w:del w:id="202" w:author="Meryl Etman" w:date="2019-03-10T13:41:00Z">
        <w:r w:rsidRPr="006D2AE3" w:rsidDel="00641D8C">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63031806" w14:textId="1A373F39" w:rsidR="006D2AE3" w:rsidRPr="006D2AE3" w:rsidDel="00641D8C" w:rsidRDefault="006D2AE3" w:rsidP="006D2AE3">
      <w:pPr>
        <w:widowControl w:val="0"/>
        <w:spacing w:before="120" w:beforeAutospacing="0" w:after="60" w:afterAutospacing="0" w:line="240" w:lineRule="auto"/>
        <w:ind w:left="720" w:right="-181"/>
        <w:jc w:val="both"/>
        <w:rPr>
          <w:del w:id="203" w:author="Meryl Etman" w:date="2019-03-10T13:41:00Z"/>
          <w:rFonts w:ascii="Times New Roman" w:eastAsia="Times New Roman" w:hAnsi="Times New Roman" w:cs="David"/>
          <w:sz w:val="24"/>
          <w:szCs w:val="24"/>
          <w:rtl/>
          <w:lang w:eastAsia="he-IL"/>
        </w:rPr>
      </w:pPr>
      <w:del w:id="204" w:author="Meryl Etman" w:date="2019-03-10T13:41:00Z">
        <w:r w:rsidRPr="006D2AE3" w:rsidDel="00641D8C">
          <w:rPr>
            <w:rFonts w:ascii="Times New Roman" w:eastAsia="Times New Roman" w:hAnsi="Times New Roman" w:cs="David"/>
            <w:sz w:val="24"/>
            <w:szCs w:val="24"/>
            <w:rtl/>
            <w:lang w:eastAsia="he-IL"/>
          </w:rPr>
          <w:delText>מבנה חוזר - מבנה נוסף המוקם בשלמותו או בחלקו עפ"י תכניותיו של היועץ, על אותו המגרש או במגרש אחר, בין אם על פי תכניות קיימות על כל פרטיהן ובין אם לצורך הקמתו התבקש יועץ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08BD8CB4" w14:textId="54813C75" w:rsidR="006D2AE3" w:rsidRPr="006D2AE3" w:rsidDel="00641D8C" w:rsidRDefault="006D2AE3" w:rsidP="006D2AE3">
      <w:pPr>
        <w:widowControl w:val="0"/>
        <w:spacing w:before="120" w:beforeAutospacing="0" w:after="60" w:afterAutospacing="0" w:line="240" w:lineRule="auto"/>
        <w:ind w:left="720" w:right="-181"/>
        <w:jc w:val="both"/>
        <w:rPr>
          <w:del w:id="205" w:author="Meryl Etman" w:date="2019-03-10T13:41:00Z"/>
          <w:rFonts w:ascii="Times New Roman" w:eastAsia="Times New Roman" w:hAnsi="Times New Roman" w:cs="David"/>
          <w:sz w:val="24"/>
          <w:szCs w:val="24"/>
          <w:rtl/>
          <w:lang w:eastAsia="he-IL"/>
        </w:rPr>
      </w:pPr>
      <w:del w:id="206" w:author="Meryl Etman" w:date="2019-03-10T13:41:00Z">
        <w:r w:rsidRPr="006D2AE3" w:rsidDel="00641D8C">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6ACB85CB" w14:textId="5A5B5252" w:rsidR="006D2AE3" w:rsidRPr="006D2AE3" w:rsidRDefault="006D2AE3" w:rsidP="00D8645E">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t xml:space="preserve">הסכום המפורט בסעיף 1.1 לעיל יהיה צמוד ל- </w:t>
      </w:r>
      <w:del w:id="207" w:author="Meryl Etman" w:date="2019-03-10T13:41:00Z">
        <w:r w:rsidRPr="006D2AE3" w:rsidDel="00641D8C">
          <w:rPr>
            <w:rFonts w:ascii="Times New Roman" w:eastAsia="Times New Roman" w:hAnsi="Times New Roman" w:cs="David"/>
            <w:color w:val="333399"/>
            <w:sz w:val="24"/>
            <w:szCs w:val="24"/>
            <w:rtl/>
            <w:lang w:eastAsia="he-IL"/>
          </w:rPr>
          <w:delText>&lt;@@</w:delText>
        </w:r>
        <w:r w:rsidRPr="006D2AE3" w:rsidDel="00641D8C">
          <w:rPr>
            <w:rFonts w:ascii="Times New Roman" w:eastAsia="Times New Roman" w:hAnsi="Times New Roman" w:cs="David"/>
            <w:color w:val="333399"/>
            <w:sz w:val="24"/>
            <w:szCs w:val="24"/>
            <w:lang w:eastAsia="he-IL"/>
          </w:rPr>
          <w:delText>TypeMadadID</w:delText>
        </w:r>
        <w:r w:rsidRPr="006D2AE3" w:rsidDel="00641D8C">
          <w:rPr>
            <w:rFonts w:ascii="Times New Roman" w:eastAsia="Times New Roman" w:hAnsi="Times New Roman" w:cs="David"/>
            <w:color w:val="333399"/>
            <w:sz w:val="24"/>
            <w:szCs w:val="24"/>
            <w:rtl/>
            <w:lang w:eastAsia="he-IL"/>
          </w:rPr>
          <w:delText>@@&gt; &lt;@@</w:delText>
        </w:r>
        <w:r w:rsidRPr="006D2AE3" w:rsidDel="00641D8C">
          <w:rPr>
            <w:rFonts w:ascii="Times New Roman" w:eastAsia="Times New Roman" w:hAnsi="Times New Roman" w:cs="David"/>
            <w:color w:val="333399"/>
            <w:sz w:val="24"/>
            <w:szCs w:val="24"/>
            <w:lang w:eastAsia="he-IL"/>
          </w:rPr>
          <w:delText>IsMadadKnown</w:delText>
        </w:r>
        <w:r w:rsidRPr="006D2AE3" w:rsidDel="00641D8C">
          <w:rPr>
            <w:rFonts w:ascii="Times New Roman" w:eastAsia="Times New Roman" w:hAnsi="Times New Roman" w:cs="David"/>
            <w:color w:val="333399"/>
            <w:sz w:val="24"/>
            <w:szCs w:val="24"/>
            <w:rtl/>
            <w:lang w:eastAsia="he-IL"/>
          </w:rPr>
          <w:delText>@@&gt; &lt;@@</w:delText>
        </w:r>
        <w:r w:rsidRPr="006D2AE3" w:rsidDel="00641D8C">
          <w:rPr>
            <w:rFonts w:ascii="Times New Roman" w:eastAsia="Times New Roman" w:hAnsi="Times New Roman" w:cs="David"/>
            <w:color w:val="333399"/>
            <w:sz w:val="24"/>
            <w:szCs w:val="24"/>
            <w:lang w:eastAsia="he-IL"/>
          </w:rPr>
          <w:delText>MadadDate</w:delText>
        </w:r>
        <w:r w:rsidRPr="006D2AE3" w:rsidDel="00641D8C">
          <w:rPr>
            <w:rFonts w:ascii="Times New Roman" w:eastAsia="Times New Roman" w:hAnsi="Times New Roman" w:cs="David"/>
            <w:color w:val="333399"/>
            <w:sz w:val="24"/>
            <w:szCs w:val="24"/>
            <w:rtl/>
            <w:lang w:eastAsia="he-IL"/>
          </w:rPr>
          <w:delText>@@&gt;</w:delText>
        </w:r>
      </w:del>
      <w:ins w:id="208" w:author="Meryl Etman" w:date="2019-03-10T13:41:00Z">
        <w:r w:rsidR="00641D8C">
          <w:rPr>
            <w:rFonts w:ascii="Times New Roman" w:eastAsia="Times New Roman" w:hAnsi="Times New Roman" w:cs="David" w:hint="cs"/>
            <w:color w:val="333399"/>
            <w:sz w:val="24"/>
            <w:szCs w:val="24"/>
            <w:rtl/>
            <w:lang w:eastAsia="he-IL"/>
          </w:rPr>
          <w:t>ללא הצמדה</w:t>
        </w:r>
      </w:ins>
      <w:r w:rsidRPr="006D2AE3">
        <w:rPr>
          <w:rFonts w:ascii="Times New Roman" w:eastAsia="Times New Roman" w:hAnsi="Times New Roman" w:cs="David"/>
          <w:sz w:val="24"/>
          <w:szCs w:val="24"/>
          <w:rtl/>
          <w:lang w:eastAsia="he-IL"/>
        </w:rPr>
        <w:t xml:space="preserve">  העומד על </w:t>
      </w:r>
      <w:del w:id="209" w:author="Meryl Etman" w:date="2019-03-10T13:41:00Z">
        <w:r w:rsidRPr="006D2AE3" w:rsidDel="00641D8C">
          <w:rPr>
            <w:rFonts w:ascii="Times New Roman" w:eastAsia="Times New Roman" w:hAnsi="Times New Roman" w:cs="David"/>
            <w:color w:val="333399"/>
            <w:sz w:val="24"/>
            <w:szCs w:val="24"/>
            <w:rtl/>
            <w:lang w:eastAsia="he-IL"/>
          </w:rPr>
          <w:delText>&lt;@@</w:delText>
        </w:r>
        <w:r w:rsidRPr="006D2AE3" w:rsidDel="00641D8C">
          <w:rPr>
            <w:rFonts w:ascii="Times New Roman" w:eastAsia="Times New Roman" w:hAnsi="Times New Roman" w:cs="David"/>
            <w:color w:val="333399"/>
            <w:sz w:val="24"/>
            <w:szCs w:val="24"/>
            <w:lang w:eastAsia="he-IL"/>
          </w:rPr>
          <w:delText>MadadPoints</w:delText>
        </w:r>
        <w:r w:rsidRPr="006D2AE3" w:rsidDel="00641D8C">
          <w:rPr>
            <w:rFonts w:ascii="Times New Roman" w:eastAsia="Times New Roman" w:hAnsi="Times New Roman" w:cs="David"/>
            <w:color w:val="333399"/>
            <w:sz w:val="24"/>
            <w:szCs w:val="24"/>
            <w:rtl/>
            <w:lang w:eastAsia="he-IL"/>
          </w:rPr>
          <w:delText>@@&gt;</w:delText>
        </w:r>
      </w:del>
      <w:ins w:id="210" w:author="Meryl Etman" w:date="2019-03-10T13:41:00Z">
        <w:r w:rsidR="00641D8C">
          <w:rPr>
            <w:rFonts w:ascii="Times New Roman" w:eastAsia="Times New Roman" w:hAnsi="Times New Roman" w:cs="David" w:hint="cs"/>
            <w:color w:val="333399"/>
            <w:sz w:val="24"/>
            <w:szCs w:val="24"/>
            <w:rtl/>
            <w:lang w:eastAsia="he-IL"/>
          </w:rPr>
          <w:t>0</w:t>
        </w:r>
      </w:ins>
      <w:r w:rsidRPr="006D2AE3">
        <w:rPr>
          <w:rFonts w:ascii="Times New Roman" w:eastAsia="Times New Roman" w:hAnsi="Times New Roman" w:cs="David"/>
          <w:sz w:val="24"/>
          <w:szCs w:val="24"/>
          <w:rtl/>
          <w:lang w:eastAsia="he-IL"/>
        </w:rPr>
        <w:t xml:space="preserve"> נקודות עד למדד הידוע ביום הגשת כל חשבון.</w:t>
      </w:r>
    </w:p>
    <w:p w14:paraId="1CD8A3A0"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t>למען הסר ספק:</w:t>
      </w:r>
    </w:p>
    <w:p w14:paraId="3E09F3BD" w14:textId="28ED6289"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hint="cs"/>
          <w:sz w:val="24"/>
          <w:szCs w:val="24"/>
          <w:rtl/>
          <w:lang w:eastAsia="he-IL"/>
        </w:rPr>
        <w:t>1</w:t>
      </w:r>
      <w:r w:rsidRPr="006D2AE3">
        <w:rPr>
          <w:rFonts w:ascii="Times New Roman" w:eastAsia="Times New Roman" w:hAnsi="Times New Roman" w:cs="David"/>
          <w:sz w:val="24"/>
          <w:szCs w:val="24"/>
          <w:rtl/>
          <w:lang w:eastAsia="he-IL"/>
        </w:rPr>
        <w:tab/>
        <w:t>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w:t>
      </w:r>
      <w:ins w:id="211" w:author="Meryl Etman" w:date="2019-05-23T11:35:00Z">
        <w:r w:rsidR="00616D38">
          <w:rPr>
            <w:rFonts w:ascii="Times New Roman" w:eastAsia="Times New Roman" w:hAnsi="Times New Roman" w:cs="David" w:hint="cs"/>
            <w:sz w:val="24"/>
            <w:szCs w:val="24"/>
            <w:rtl/>
            <w:lang w:eastAsia="he-IL"/>
          </w:rPr>
          <w:t>,</w:t>
        </w:r>
      </w:ins>
      <w:ins w:id="212" w:author="Meryl Etman" w:date="2019-05-23T11:34:00Z">
        <w:r w:rsidR="00616D38">
          <w:rPr>
            <w:rFonts w:ascii="Times New Roman" w:eastAsia="Times New Roman" w:hAnsi="Times New Roman" w:cs="David" w:hint="cs"/>
            <w:sz w:val="24"/>
            <w:szCs w:val="24"/>
            <w:rtl/>
            <w:lang w:eastAsia="he-IL"/>
          </w:rPr>
          <w:t xml:space="preserve"> למעט במקרים בהם יידרשו גרסאות </w:t>
        </w:r>
      </w:ins>
      <w:ins w:id="213" w:author="Meryl Etman" w:date="2019-05-23T11:35:00Z">
        <w:r w:rsidR="00616D38">
          <w:rPr>
            <w:rFonts w:ascii="Times New Roman" w:eastAsia="Times New Roman" w:hAnsi="Times New Roman" w:cs="David" w:hint="cs"/>
            <w:sz w:val="24"/>
            <w:szCs w:val="24"/>
            <w:rtl/>
            <w:lang w:eastAsia="he-IL"/>
          </w:rPr>
          <w:t xml:space="preserve">תכנון </w:t>
        </w:r>
      </w:ins>
      <w:ins w:id="214" w:author="Meryl Etman" w:date="2019-05-23T11:34:00Z">
        <w:r w:rsidR="00616D38">
          <w:rPr>
            <w:rFonts w:ascii="Times New Roman" w:eastAsia="Times New Roman" w:hAnsi="Times New Roman" w:cs="David" w:hint="cs"/>
            <w:sz w:val="24"/>
            <w:szCs w:val="24"/>
            <w:rtl/>
            <w:lang w:eastAsia="he-IL"/>
          </w:rPr>
          <w:t>נוספות כרשום בסעיף 1.3 בנספח זה</w:t>
        </w:r>
      </w:ins>
      <w:r w:rsidRPr="006D2AE3">
        <w:rPr>
          <w:rFonts w:ascii="Times New Roman" w:eastAsia="Times New Roman" w:hAnsi="Times New Roman" w:cs="David"/>
          <w:sz w:val="24"/>
          <w:szCs w:val="24"/>
          <w:rtl/>
          <w:lang w:eastAsia="he-IL"/>
        </w:rPr>
        <w:t xml:space="preserve">. </w:t>
      </w:r>
    </w:p>
    <w:p w14:paraId="1ED85F7F"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6DD449B3" w14:textId="77777777" w:rsidR="006D2AE3" w:rsidRPr="006D2AE3" w:rsidRDefault="006D2AE3" w:rsidP="006D2AE3">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4.</w:t>
      </w:r>
      <w:r w:rsidRPr="006D2AE3">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041C4B92" w14:textId="77777777" w:rsidR="006D2AE3" w:rsidRPr="006D2AE3" w:rsidRDefault="006D2AE3" w:rsidP="006D2AE3">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5.</w:t>
      </w:r>
      <w:r w:rsidRPr="006D2AE3">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4C8BD71C"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0"/>
          <w:szCs w:val="24"/>
          <w:rtl/>
          <w:lang w:eastAsia="he-IL"/>
        </w:rPr>
      </w:pPr>
    </w:p>
    <w:p w14:paraId="2BC83A6B" w14:textId="7C71FD96" w:rsidR="00641D8C" w:rsidRDefault="00641D8C">
      <w:pPr>
        <w:bidi w:val="0"/>
        <w:spacing w:before="0" w:beforeAutospacing="0" w:after="160" w:afterAutospacing="0" w:line="259" w:lineRule="auto"/>
        <w:rPr>
          <w:ins w:id="215" w:author="Meryl Etman" w:date="2019-03-10T13:41:00Z"/>
          <w:rFonts w:ascii="Times New Roman" w:eastAsia="Times New Roman" w:hAnsi="Times New Roman" w:cs="David"/>
          <w:bCs/>
          <w:sz w:val="24"/>
          <w:szCs w:val="24"/>
          <w:u w:val="single"/>
          <w:rtl/>
          <w:lang w:eastAsia="he-IL"/>
        </w:rPr>
      </w:pPr>
      <w:ins w:id="216" w:author="Meryl Etman" w:date="2019-03-10T13:41:00Z">
        <w:r>
          <w:rPr>
            <w:rFonts w:ascii="Times New Roman" w:eastAsia="Times New Roman" w:hAnsi="Times New Roman" w:cs="David"/>
            <w:bCs/>
            <w:sz w:val="24"/>
            <w:szCs w:val="24"/>
            <w:u w:val="single"/>
            <w:rtl/>
            <w:lang w:eastAsia="he-IL"/>
          </w:rPr>
          <w:br w:type="page"/>
        </w:r>
      </w:ins>
    </w:p>
    <w:p w14:paraId="3C1A4F9D"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75EE44"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lang w:eastAsia="he-IL"/>
        </w:rPr>
      </w:pPr>
    </w:p>
    <w:p w14:paraId="364286E9"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נספח ה'</w:t>
      </w:r>
    </w:p>
    <w:p w14:paraId="313E7B2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0841B8"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Pr="006D2AE3">
        <w:rPr>
          <w:rFonts w:ascii="Times New Roman" w:eastAsia="Times New Roman" w:hAnsi="Times New Roman" w:cs="David" w:hint="cs"/>
          <w:bCs/>
          <w:sz w:val="24"/>
          <w:szCs w:val="24"/>
          <w:u w:val="single"/>
          <w:rtl/>
          <w:lang w:eastAsia="he-IL"/>
        </w:rPr>
        <w:t>המתכנן</w:t>
      </w:r>
    </w:p>
    <w:p w14:paraId="68CDF78C"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09EAF8B"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2C140BD"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6D2AE3">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6D2AE3" w:rsidRPr="006D2AE3" w14:paraId="722064D3" w14:textId="77777777" w:rsidTr="00F07DE3">
        <w:tc>
          <w:tcPr>
            <w:tcW w:w="1586" w:type="dxa"/>
            <w:vAlign w:val="bottom"/>
          </w:tcPr>
          <w:p w14:paraId="6ADD52F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7C40846"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467E30BC"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6D60E9EC" w14:textId="77777777" w:rsidTr="00F07DE3">
        <w:trPr>
          <w:trHeight w:val="340"/>
        </w:trPr>
        <w:tc>
          <w:tcPr>
            <w:tcW w:w="1586" w:type="dxa"/>
          </w:tcPr>
          <w:p w14:paraId="5FC8EC42"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117" w:type="dxa"/>
          </w:tcPr>
          <w:p w14:paraId="3A1C98B0"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p>
        </w:tc>
        <w:tc>
          <w:tcPr>
            <w:tcW w:w="1533" w:type="dxa"/>
          </w:tcPr>
          <w:p w14:paraId="761A6350"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א.</w:t>
            </w:r>
          </w:p>
        </w:tc>
      </w:tr>
      <w:tr w:rsidR="006D2AE3" w:rsidRPr="006D2AE3" w14:paraId="5821B762" w14:textId="77777777" w:rsidTr="00F07DE3">
        <w:trPr>
          <w:trHeight w:val="340"/>
        </w:trPr>
        <w:tc>
          <w:tcPr>
            <w:tcW w:w="1586" w:type="dxa"/>
          </w:tcPr>
          <w:p w14:paraId="39FAF84C"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117" w:type="dxa"/>
          </w:tcPr>
          <w:p w14:paraId="6C14554C"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Pr="006D2AE3">
              <w:rPr>
                <w:rFonts w:ascii="Times New Roman" w:eastAsia="Times New Roman" w:hAnsi="Times New Roman" w:cs="David"/>
                <w:sz w:val="24"/>
                <w:szCs w:val="24"/>
                <w:rtl/>
              </w:rPr>
              <w:t>–</w:t>
            </w:r>
            <w:r w:rsidRPr="006D2AE3">
              <w:rPr>
                <w:rFonts w:ascii="Times New Roman" w:eastAsia="Times New Roman" w:hAnsi="Times New Roman" w:cs="David" w:hint="cs"/>
                <w:sz w:val="24"/>
                <w:szCs w:val="24"/>
                <w:rtl/>
              </w:rPr>
              <w:t xml:space="preserve"> סבב ראשון </w:t>
            </w:r>
          </w:p>
        </w:tc>
        <w:tc>
          <w:tcPr>
            <w:tcW w:w="1533" w:type="dxa"/>
          </w:tcPr>
          <w:p w14:paraId="63192EB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51D2502B" w14:textId="77777777" w:rsidTr="00F07DE3">
        <w:trPr>
          <w:trHeight w:val="340"/>
        </w:trPr>
        <w:tc>
          <w:tcPr>
            <w:tcW w:w="1586" w:type="dxa"/>
          </w:tcPr>
          <w:p w14:paraId="20851E71"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117" w:type="dxa"/>
          </w:tcPr>
          <w:p w14:paraId="2DEDA7D9"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p>
        </w:tc>
        <w:tc>
          <w:tcPr>
            <w:tcW w:w="1533" w:type="dxa"/>
          </w:tcPr>
          <w:p w14:paraId="114CFEA9"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20F7CDFF" w14:textId="77777777" w:rsidTr="00F07DE3">
        <w:trPr>
          <w:trHeight w:val="340"/>
        </w:trPr>
        <w:tc>
          <w:tcPr>
            <w:tcW w:w="1586" w:type="dxa"/>
          </w:tcPr>
          <w:p w14:paraId="0C5A52FF"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117" w:type="dxa"/>
          </w:tcPr>
          <w:p w14:paraId="002EBE28"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p>
        </w:tc>
        <w:tc>
          <w:tcPr>
            <w:tcW w:w="1533" w:type="dxa"/>
          </w:tcPr>
          <w:p w14:paraId="1C41BCE1"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37E3EAB5" w14:textId="77777777" w:rsidTr="00F07DE3">
        <w:tc>
          <w:tcPr>
            <w:tcW w:w="1586" w:type="dxa"/>
          </w:tcPr>
          <w:p w14:paraId="5DA671B9"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5565A7FD"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37EA7053"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3DAFF154"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21C9F99C"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5C79A43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9CF9CA"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המתכנן יגיש חשבון לא יותר מאשר פעם בחודש</w:t>
      </w:r>
      <w:r w:rsidRPr="006D2AE3">
        <w:rPr>
          <w:rFonts w:ascii="Times New Roman" w:eastAsia="Times New Roman" w:hAnsi="Times New Roman" w:cs="David" w:hint="cs"/>
          <w:sz w:val="24"/>
          <w:szCs w:val="24"/>
          <w:rtl/>
          <w:lang w:eastAsia="he-IL"/>
        </w:rPr>
        <w:t xml:space="preserve"> אשר יוגש לבדיקה ואישור הפיקוח בטרם יועבר למזמין לתשלום</w:t>
      </w:r>
      <w:r w:rsidRPr="006D2AE3">
        <w:rPr>
          <w:rFonts w:ascii="Times New Roman" w:eastAsia="Times New Roman" w:hAnsi="Times New Roman" w:cs="David"/>
          <w:sz w:val="24"/>
          <w:szCs w:val="24"/>
          <w:rtl/>
          <w:lang w:eastAsia="he-IL"/>
        </w:rPr>
        <w:t>.</w:t>
      </w:r>
    </w:p>
    <w:p w14:paraId="3E279C3D"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p>
    <w:p w14:paraId="10A1B28B"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64B44EE" w14:textId="77777777" w:rsidR="006D2AE3" w:rsidRPr="006D2AE3" w:rsidRDefault="006D2AE3" w:rsidP="006D2AE3">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30A02E69"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C2144B8"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5600C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45682257"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6FA33DB"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7A420A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E850361" w14:textId="77777777" w:rsidR="006D2AE3" w:rsidRPr="006D2AE3" w:rsidRDefault="006D2AE3" w:rsidP="006D2AE3">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rtl/>
          <w:lang w:eastAsia="he-IL"/>
        </w:rPr>
        <w:br w:type="page"/>
      </w:r>
      <w:r w:rsidRPr="006D2AE3">
        <w:rPr>
          <w:rFonts w:ascii="Times New Roman" w:eastAsia="Times New Roman" w:hAnsi="Times New Roman" w:cs="David"/>
          <w:b/>
          <w:bCs/>
          <w:sz w:val="24"/>
          <w:szCs w:val="24"/>
          <w:u w:val="single"/>
          <w:rtl/>
          <w:lang w:eastAsia="he-IL"/>
        </w:rPr>
        <w:t>נספח ו'</w:t>
      </w:r>
    </w:p>
    <w:p w14:paraId="0FDF64E0" w14:textId="77777777" w:rsidR="006D2AE3" w:rsidRPr="006D2AE3" w:rsidRDefault="006D2AE3" w:rsidP="006D2AE3">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6D2AE3">
        <w:rPr>
          <w:rFonts w:ascii="Times New Roman" w:eastAsia="Times New Roman" w:hAnsi="Times New Roman" w:cs="David"/>
          <w:b/>
          <w:bCs/>
          <w:i/>
          <w:iCs/>
          <w:sz w:val="24"/>
          <w:szCs w:val="24"/>
          <w:rtl/>
          <w:lang w:eastAsia="he-IL"/>
        </w:rPr>
        <w:t xml:space="preserve">תאריך : </w:t>
      </w:r>
      <w:r w:rsidRPr="006D2AE3">
        <w:rPr>
          <w:rFonts w:ascii="Times New Roman" w:eastAsia="Times New Roman" w:hAnsi="Times New Roman" w:cs="David"/>
          <w:b/>
          <w:bCs/>
          <w:i/>
          <w:iCs/>
          <w:color w:val="008000"/>
          <w:sz w:val="24"/>
          <w:szCs w:val="24"/>
          <w:lang w:eastAsia="he-IL"/>
        </w:rPr>
        <w:t>&lt;@@ContractSignatureDate@@&gt;</w:t>
      </w:r>
      <w:r w:rsidRPr="006D2AE3">
        <w:rPr>
          <w:rFonts w:ascii="Times New Roman" w:eastAsia="Times New Roman" w:hAnsi="Times New Roman" w:cs="David"/>
          <w:b/>
          <w:i/>
          <w:iCs/>
          <w:color w:val="FF0000"/>
          <w:sz w:val="24"/>
          <w:szCs w:val="24"/>
          <w:rtl/>
          <w:lang w:eastAsia="he-IL"/>
        </w:rPr>
        <w:br/>
      </w:r>
    </w:p>
    <w:p w14:paraId="082DA78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לכבוד</w:t>
      </w:r>
      <w:r w:rsidRPr="006D2AE3">
        <w:rPr>
          <w:rFonts w:ascii="Times New Roman" w:eastAsia="Times New Roman" w:hAnsi="Times New Roman" w:cs="David"/>
          <w:sz w:val="24"/>
          <w:szCs w:val="24"/>
          <w:lang w:eastAsia="he-IL"/>
        </w:rPr>
        <w:t xml:space="preserve"> </w:t>
      </w:r>
    </w:p>
    <w:p w14:paraId="5A811B85" w14:textId="05CDAC26"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del w:id="217" w:author="Meryl Etman" w:date="2019-03-10T13:44:00Z">
        <w:r w:rsidRPr="006D2AE3" w:rsidDel="00641D8C">
          <w:rPr>
            <w:rFonts w:ascii="Times New Roman" w:eastAsia="Times New Roman" w:hAnsi="Times New Roman" w:cs="David"/>
            <w:color w:val="008000"/>
            <w:sz w:val="24"/>
            <w:szCs w:val="24"/>
            <w:lang w:eastAsia="he-IL"/>
          </w:rPr>
          <w:delText>&lt;@@TzadAName@@&gt;</w:delText>
        </w:r>
      </w:del>
      <w:ins w:id="218" w:author="Meryl Etman" w:date="2019-03-10T13:44:00Z">
        <w:r w:rsidR="00641D8C">
          <w:rPr>
            <w:rFonts w:ascii="Times New Roman" w:eastAsia="Times New Roman" w:hAnsi="Times New Roman" w:cs="David"/>
            <w:color w:val="008000"/>
            <w:sz w:val="24"/>
            <w:szCs w:val="24"/>
            <w:rtl/>
            <w:lang w:eastAsia="he-IL"/>
          </w:rPr>
          <w:t>א.מ.ד.ס. מחיר למשתכן</w:t>
        </w:r>
      </w:ins>
    </w:p>
    <w:p w14:paraId="2609949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896EF9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א.נ.,</w:t>
      </w:r>
    </w:p>
    <w:p w14:paraId="3172B30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849C87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19D33CE" w14:textId="77777777" w:rsidR="006D2AE3" w:rsidRPr="006D2AE3" w:rsidRDefault="006D2AE3" w:rsidP="006D2AE3">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6D2AE3">
        <w:rPr>
          <w:rFonts w:ascii="Calibri" w:eastAsia="Times New Roman" w:hAnsi="Calibri" w:cs="David"/>
          <w:b/>
          <w:bCs/>
          <w:sz w:val="24"/>
          <w:szCs w:val="24"/>
          <w:u w:val="single"/>
          <w:rtl/>
          <w:lang w:eastAsia="he-IL"/>
        </w:rPr>
        <w:t>הצהרה והתחייבות לשמירת סודיות</w:t>
      </w:r>
    </w:p>
    <w:p w14:paraId="66D9623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99C5E7" w14:textId="5C642035"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אני הח"מ עובד חברת  </w:t>
      </w:r>
      <w:del w:id="219"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20"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sz w:val="24"/>
          <w:szCs w:val="24"/>
          <w:rtl/>
          <w:lang w:eastAsia="he-IL"/>
        </w:rPr>
        <w:t xml:space="preserve"> / הפועל בשם חברת </w:t>
      </w:r>
      <w:r w:rsidRPr="006D2AE3">
        <w:rPr>
          <w:rFonts w:ascii="Times New Roman" w:eastAsia="Times New Roman" w:hAnsi="Times New Roman" w:cs="David"/>
          <w:sz w:val="24"/>
          <w:szCs w:val="24"/>
          <w:lang w:eastAsia="he-IL"/>
        </w:rPr>
        <w:t xml:space="preserve"> </w:t>
      </w:r>
      <w:del w:id="221"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22"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bCs/>
          <w:sz w:val="24"/>
          <w:szCs w:val="24"/>
          <w:rtl/>
          <w:lang w:eastAsia="he-IL"/>
        </w:rPr>
        <w:t xml:space="preserve"> /</w:t>
      </w:r>
      <w:r w:rsidRPr="006D2AE3">
        <w:rPr>
          <w:rFonts w:ascii="Times New Roman" w:eastAsia="Times New Roman" w:hAnsi="Times New Roman" w:cs="David"/>
          <w:sz w:val="24"/>
          <w:szCs w:val="24"/>
          <w:rtl/>
          <w:lang w:eastAsia="he-IL"/>
        </w:rPr>
        <w:t xml:space="preserve"> המספק שירותים לחברת </w:t>
      </w:r>
      <w:r w:rsidRPr="006D2AE3">
        <w:rPr>
          <w:rFonts w:ascii="Times New Roman" w:eastAsia="Times New Roman" w:hAnsi="Times New Roman" w:cs="David"/>
          <w:color w:val="008000"/>
          <w:sz w:val="24"/>
          <w:szCs w:val="24"/>
          <w:lang w:eastAsia="he-IL"/>
        </w:rPr>
        <w:t xml:space="preserve"> </w:t>
      </w:r>
      <w:del w:id="223"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24"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sz w:val="24"/>
          <w:szCs w:val="24"/>
          <w:rtl/>
          <w:lang w:eastAsia="he-IL"/>
        </w:rPr>
        <w:t xml:space="preserve"> *,מצהיר בזאת ומתחייב כלפיכם כדלקמן:</w:t>
      </w:r>
    </w:p>
    <w:p w14:paraId="7249F44C" w14:textId="77777777"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2E0F75" w14:textId="39825BC7" w:rsidR="006D2AE3" w:rsidRPr="006D2AE3" w:rsidRDefault="006D2AE3" w:rsidP="00D8645E">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אני מועסק על ידי </w:t>
      </w:r>
      <w:del w:id="225"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26"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sz w:val="24"/>
          <w:szCs w:val="24"/>
          <w:rtl/>
          <w:lang w:eastAsia="he-IL"/>
        </w:rPr>
        <w:t xml:space="preserve"> , המבצעת עבורכם תכנון </w:t>
      </w:r>
      <w:del w:id="227" w:author="Meryl Etman" w:date="2019-03-10T13:45:00Z">
        <w:r w:rsidRPr="006D2AE3" w:rsidDel="00641D8C">
          <w:rPr>
            <w:rFonts w:ascii="Times New Roman" w:eastAsia="Times New Roman" w:hAnsi="Times New Roman" w:cs="David"/>
            <w:color w:val="008000"/>
            <w:sz w:val="24"/>
            <w:szCs w:val="24"/>
            <w:lang w:eastAsia="he-IL"/>
          </w:rPr>
          <w:delText>&lt;@@PartID@@&gt;</w:delText>
        </w:r>
      </w:del>
      <w:ins w:id="228" w:author="Meryl Etman" w:date="2019-03-10T13:45:00Z">
        <w:r w:rsidR="00641D8C">
          <w:rPr>
            <w:rFonts w:ascii="Times New Roman" w:eastAsia="Times New Roman" w:hAnsi="Times New Roman" w:cs="David"/>
            <w:color w:val="008000"/>
            <w:sz w:val="24"/>
            <w:szCs w:val="24"/>
            <w:lang w:eastAsia="he-IL"/>
          </w:rPr>
          <w:t>,</w:t>
        </w:r>
        <w:r w:rsidR="00641D8C">
          <w:rPr>
            <w:rFonts w:ascii="Times New Roman" w:eastAsia="Times New Roman" w:hAnsi="Times New Roman" w:cs="David" w:hint="cs"/>
            <w:color w:val="008000"/>
            <w:sz w:val="24"/>
            <w:szCs w:val="24"/>
            <w:rtl/>
            <w:lang w:eastAsia="he-IL"/>
          </w:rPr>
          <w:t>תאום מערכות</w:t>
        </w:r>
      </w:ins>
      <w:r w:rsidRPr="006D2AE3">
        <w:rPr>
          <w:rFonts w:ascii="Times New Roman" w:eastAsia="Times New Roman" w:hAnsi="Times New Roman" w:cs="David"/>
          <w:bCs/>
          <w:color w:val="008000"/>
          <w:sz w:val="24"/>
          <w:szCs w:val="24"/>
          <w:rtl/>
          <w:lang w:eastAsia="he-IL"/>
        </w:rPr>
        <w:t xml:space="preserve"> </w:t>
      </w:r>
      <w:r w:rsidRPr="006D2AE3">
        <w:rPr>
          <w:rFonts w:ascii="Times New Roman" w:eastAsia="Times New Roman" w:hAnsi="Times New Roman" w:cs="David"/>
          <w:sz w:val="24"/>
          <w:szCs w:val="24"/>
          <w:rtl/>
          <w:lang w:eastAsia="he-IL"/>
        </w:rPr>
        <w:t xml:space="preserve">בפרוייקט  </w:t>
      </w:r>
      <w:del w:id="229" w:author="Meryl Etman" w:date="2019-03-10T14:01:00Z">
        <w:r w:rsidRPr="006D2AE3" w:rsidDel="005B7EBB">
          <w:rPr>
            <w:rFonts w:ascii="Times New Roman" w:eastAsia="Times New Roman" w:hAnsi="Times New Roman" w:cs="David"/>
            <w:color w:val="008000"/>
            <w:sz w:val="24"/>
            <w:szCs w:val="24"/>
            <w:lang w:eastAsia="he-IL"/>
          </w:rPr>
          <w:delText>&lt;@@SiteID@@&gt;</w:delText>
        </w:r>
      </w:del>
      <w:ins w:id="230" w:author="Meryl Etman" w:date="2019-03-10T14:01:00Z">
        <w:r w:rsidR="005B7EBB">
          <w:rPr>
            <w:rFonts w:ascii="Times New Roman" w:eastAsia="Times New Roman" w:hAnsi="Times New Roman" w:cs="David" w:hint="cs"/>
            <w:color w:val="008000"/>
            <w:sz w:val="24"/>
            <w:szCs w:val="24"/>
            <w:rtl/>
            <w:lang w:eastAsia="he-IL"/>
          </w:rPr>
          <w:t xml:space="preserve">סביוני שהם </w:t>
        </w:r>
        <w:r w:rsidR="005B7EBB">
          <w:rPr>
            <w:rFonts w:ascii="Times New Roman" w:eastAsia="Times New Roman" w:hAnsi="Times New Roman" w:cs="David"/>
            <w:color w:val="008000"/>
            <w:sz w:val="24"/>
            <w:szCs w:val="24"/>
            <w:rtl/>
            <w:lang w:eastAsia="he-IL"/>
          </w:rPr>
          <w:t>–</w:t>
        </w:r>
        <w:r w:rsidR="005B7EBB">
          <w:rPr>
            <w:rFonts w:ascii="Times New Roman" w:eastAsia="Times New Roman" w:hAnsi="Times New Roman" w:cs="David" w:hint="cs"/>
            <w:color w:val="008000"/>
            <w:sz w:val="24"/>
            <w:szCs w:val="24"/>
            <w:rtl/>
            <w:lang w:eastAsia="he-IL"/>
          </w:rPr>
          <w:t xml:space="preserve"> מחיר למשתכן</w:t>
        </w:r>
      </w:ins>
      <w:r w:rsidRPr="006D2AE3">
        <w:rPr>
          <w:rFonts w:ascii="Times New Roman" w:eastAsia="Times New Roman" w:hAnsi="Times New Roman" w:cs="David"/>
          <w:bCs/>
          <w:color w:val="008000"/>
          <w:sz w:val="24"/>
          <w:szCs w:val="24"/>
          <w:rtl/>
          <w:lang w:eastAsia="he-IL"/>
        </w:rPr>
        <w:t xml:space="preserve"> </w:t>
      </w:r>
      <w:r w:rsidRPr="006D2AE3">
        <w:rPr>
          <w:rFonts w:ascii="Times New Roman" w:eastAsia="Times New Roman" w:hAnsi="Times New Roman" w:cs="David"/>
          <w:color w:val="008000"/>
          <w:sz w:val="24"/>
          <w:szCs w:val="24"/>
          <w:rtl/>
          <w:lang w:eastAsia="he-IL"/>
        </w:rPr>
        <w:t>.</w:t>
      </w:r>
    </w:p>
    <w:p w14:paraId="7413BB1D" w14:textId="77777777"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FE4FE8" w14:textId="32CD3061" w:rsidR="006D2AE3" w:rsidRPr="006D2AE3" w:rsidRDefault="006D2AE3" w:rsidP="006D2AE3">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ידוע לי כי במהלך ביצוע עבודתי אצל </w:t>
      </w:r>
      <w:del w:id="231"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32"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bCs/>
          <w:color w:val="008000"/>
          <w:sz w:val="24"/>
          <w:szCs w:val="24"/>
          <w:rtl/>
          <w:lang w:eastAsia="he-IL"/>
        </w:rPr>
        <w:t xml:space="preserve"> </w:t>
      </w:r>
      <w:r w:rsidRPr="006D2AE3">
        <w:rPr>
          <w:rFonts w:ascii="Times New Roman" w:eastAsia="Times New Roman" w:hAnsi="Times New Roman" w:cs="David"/>
          <w:sz w:val="24"/>
          <w:szCs w:val="24"/>
          <w:rtl/>
          <w:lang w:eastAsia="he-IL"/>
        </w:rPr>
        <w:t>עשוי להגיע לרשותי מידע חסוי כמוגדר להלן:</w:t>
      </w:r>
    </w:p>
    <w:p w14:paraId="3E4C413C" w14:textId="77777777" w:rsidR="006D2AE3" w:rsidRPr="006D2AE3" w:rsidRDefault="006D2AE3" w:rsidP="006D2AE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E6F7F5B" w14:textId="04C5C8D1" w:rsidR="006D2AE3" w:rsidRPr="006D2AE3" w:rsidRDefault="006D2AE3" w:rsidP="006D2AE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b/>
          <w:bCs/>
          <w:sz w:val="24"/>
          <w:szCs w:val="24"/>
          <w:rtl/>
          <w:lang w:eastAsia="he-IL"/>
        </w:rPr>
        <w:t>מידע חסוי</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del w:id="233"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234"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bCs/>
          <w:color w:val="008000"/>
          <w:sz w:val="24"/>
          <w:szCs w:val="24"/>
          <w:lang w:eastAsia="he-IL"/>
        </w:rPr>
        <w:t xml:space="preserve"> </w:t>
      </w:r>
      <w:r w:rsidRPr="006D2AE3">
        <w:rPr>
          <w:rFonts w:ascii="Times New Roman" w:eastAsia="Times New Roman" w:hAnsi="Times New Roman" w:cs="David"/>
          <w:bCs/>
          <w:color w:val="008000"/>
          <w:sz w:val="24"/>
          <w:szCs w:val="24"/>
          <w:rtl/>
          <w:lang w:eastAsia="he-IL"/>
        </w:rPr>
        <w:t xml:space="preserve"> </w:t>
      </w:r>
      <w:r w:rsidRPr="006D2AE3">
        <w:rPr>
          <w:rFonts w:ascii="Times New Roman" w:eastAsia="Times New Roman" w:hAnsi="Times New Roman" w:cs="David"/>
          <w:color w:val="008000"/>
          <w:sz w:val="24"/>
          <w:szCs w:val="24"/>
          <w:rtl/>
          <w:lang w:eastAsia="he-IL"/>
        </w:rPr>
        <w:t>.</w:t>
      </w:r>
    </w:p>
    <w:p w14:paraId="66757064" w14:textId="77777777" w:rsidR="006D2AE3" w:rsidRPr="006D2AE3" w:rsidRDefault="006D2AE3" w:rsidP="006D2AE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2659E38" w14:textId="77777777" w:rsidR="006D2AE3" w:rsidRPr="006D2AE3" w:rsidRDefault="006D2AE3" w:rsidP="006D2AE3">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4F73A7C7" w14:textId="77777777"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F86A8A" w14:textId="77777777" w:rsidR="006D2AE3" w:rsidRPr="006D2AE3" w:rsidRDefault="006D2AE3" w:rsidP="006D2AE3">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F1C0388" w14:textId="77777777"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C03240" w14:textId="77777777" w:rsidR="006D2AE3" w:rsidRPr="006D2AE3" w:rsidRDefault="006D2AE3" w:rsidP="006D2AE3">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4854A3C8" w14:textId="77777777" w:rsidR="006D2AE3" w:rsidRPr="006D2AE3" w:rsidRDefault="006D2AE3" w:rsidP="006D2AE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1C0406" w14:textId="77777777" w:rsidR="006D2AE3" w:rsidRPr="006D2AE3" w:rsidRDefault="006D2AE3" w:rsidP="006D2AE3">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בכבוד רב,</w:t>
      </w:r>
    </w:p>
    <w:p w14:paraId="37D34840" w14:textId="77777777" w:rsidR="006D2AE3" w:rsidRPr="006D2AE3" w:rsidRDefault="006D2AE3" w:rsidP="006D2AE3">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שם:____________</w:t>
      </w:r>
    </w:p>
    <w:p w14:paraId="3F8792A5" w14:textId="77777777" w:rsidR="006D2AE3" w:rsidRPr="006D2AE3" w:rsidRDefault="006D2AE3" w:rsidP="006D2AE3">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ת.ז:____________</w:t>
      </w:r>
    </w:p>
    <w:p w14:paraId="4F11A426" w14:textId="77777777" w:rsidR="006D2AE3" w:rsidRPr="006D2AE3" w:rsidRDefault="006D2AE3" w:rsidP="006D2AE3">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כתובת:__________</w:t>
      </w:r>
    </w:p>
    <w:p w14:paraId="72D3285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sz w:val="24"/>
          <w:szCs w:val="24"/>
          <w:rtl/>
          <w:lang w:eastAsia="he-IL"/>
        </w:rPr>
        <w:t>*מחק את המיותר</w:t>
      </w:r>
    </w:p>
    <w:p w14:paraId="29BF3F9D" w14:textId="77777777" w:rsidR="006D2AE3" w:rsidRPr="006D2AE3" w:rsidRDefault="006D2AE3" w:rsidP="006D2AE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8F831E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u w:val="single"/>
          <w:rtl/>
          <w:lang w:eastAsia="he-IL"/>
        </w:rPr>
        <w:t>נספח "ז"</w:t>
      </w:r>
    </w:p>
    <w:p w14:paraId="549ED916" w14:textId="7C3B2A27" w:rsidR="006D2AE3" w:rsidRPr="006D2AE3" w:rsidDel="00EA54C6" w:rsidRDefault="006D2AE3" w:rsidP="006D2AE3">
      <w:pPr>
        <w:widowControl w:val="0"/>
        <w:spacing w:before="240" w:beforeAutospacing="0" w:after="60" w:afterAutospacing="0" w:line="240" w:lineRule="auto"/>
        <w:jc w:val="center"/>
        <w:outlineLvl w:val="4"/>
        <w:rPr>
          <w:del w:id="235" w:author="Meryl Etman" w:date="2019-05-23T11:55:00Z"/>
          <w:rFonts w:ascii="Times New Roman" w:eastAsia="Times New Roman" w:hAnsi="Times New Roman" w:cs="David"/>
          <w:b/>
          <w:bCs/>
          <w:i/>
          <w:iCs/>
          <w:sz w:val="24"/>
          <w:szCs w:val="24"/>
          <w:rtl/>
          <w:lang w:eastAsia="he-IL"/>
        </w:rPr>
      </w:pPr>
      <w:del w:id="236" w:author="Meryl Etman" w:date="2019-05-23T11:55:00Z">
        <w:r w:rsidRPr="006D2AE3" w:rsidDel="00EA54C6">
          <w:rPr>
            <w:rFonts w:ascii="Times New Roman" w:eastAsia="Times New Roman" w:hAnsi="Times New Roman" w:cs="David" w:hint="cs"/>
            <w:b/>
            <w:bCs/>
            <w:i/>
            <w:iCs/>
            <w:sz w:val="24"/>
            <w:szCs w:val="24"/>
            <w:rtl/>
            <w:lang w:eastAsia="he-IL"/>
          </w:rPr>
          <w:delText>אישור עריכת ביטוח</w:delText>
        </w:r>
      </w:del>
    </w:p>
    <w:p w14:paraId="6CFAF1FD" w14:textId="04CD0638" w:rsidR="006D2AE3" w:rsidRPr="006D2AE3" w:rsidDel="00EA54C6" w:rsidRDefault="006D2AE3" w:rsidP="006D2AE3">
      <w:pPr>
        <w:widowControl w:val="0"/>
        <w:spacing w:before="0" w:beforeAutospacing="0" w:after="0" w:afterAutospacing="0" w:line="240" w:lineRule="auto"/>
        <w:rPr>
          <w:del w:id="237" w:author="Meryl Etman" w:date="2019-05-23T11:55:00Z"/>
          <w:rFonts w:ascii="Times New Roman" w:eastAsia="Times New Roman" w:hAnsi="Times New Roman" w:cs="David"/>
          <w:sz w:val="24"/>
          <w:szCs w:val="24"/>
          <w:rtl/>
          <w:lang w:eastAsia="he-IL"/>
        </w:rPr>
      </w:pPr>
    </w:p>
    <w:p w14:paraId="72225E4F" w14:textId="407284B1" w:rsidR="006D2AE3" w:rsidRPr="006D2AE3" w:rsidDel="00EA54C6" w:rsidRDefault="006D2AE3" w:rsidP="006D2AE3">
      <w:pPr>
        <w:widowControl w:val="0"/>
        <w:spacing w:before="0" w:beforeAutospacing="0" w:after="0" w:afterAutospacing="0" w:line="240" w:lineRule="auto"/>
        <w:jc w:val="right"/>
        <w:rPr>
          <w:del w:id="238" w:author="Meryl Etman" w:date="2019-05-23T11:55:00Z"/>
          <w:rFonts w:ascii="Times New Roman" w:eastAsia="Times New Roman" w:hAnsi="Times New Roman" w:cs="David"/>
          <w:sz w:val="24"/>
          <w:szCs w:val="24"/>
          <w:rtl/>
          <w:lang w:eastAsia="he-IL"/>
        </w:rPr>
      </w:pPr>
      <w:del w:id="239" w:author="Meryl Etman" w:date="2019-05-23T11:55:00Z">
        <w:r w:rsidRPr="006D2AE3" w:rsidDel="00EA54C6">
          <w:rPr>
            <w:rFonts w:ascii="Times New Roman" w:eastAsia="Times New Roman" w:hAnsi="Times New Roman" w:cs="David" w:hint="eastAsia"/>
            <w:sz w:val="24"/>
            <w:szCs w:val="24"/>
            <w:rtl/>
            <w:lang w:eastAsia="he-IL"/>
          </w:rPr>
          <w:delText>תאריך</w:delText>
        </w:r>
        <w:r w:rsidRPr="006D2AE3" w:rsidDel="00EA54C6">
          <w:rPr>
            <w:rFonts w:ascii="Times New Roman" w:eastAsia="Times New Roman" w:hAnsi="Times New Roman" w:cs="David"/>
            <w:sz w:val="24"/>
            <w:szCs w:val="24"/>
            <w:rtl/>
            <w:lang w:eastAsia="he-IL"/>
          </w:rPr>
          <w:delText>: ________________</w:delText>
        </w:r>
      </w:del>
    </w:p>
    <w:p w14:paraId="2B88F004" w14:textId="73FA83DB" w:rsidR="006D2AE3" w:rsidRPr="006D2AE3" w:rsidDel="00EA54C6" w:rsidRDefault="006D2AE3" w:rsidP="006D2AE3">
      <w:pPr>
        <w:widowControl w:val="0"/>
        <w:spacing w:before="0" w:beforeAutospacing="0" w:after="0" w:afterAutospacing="0" w:line="240" w:lineRule="auto"/>
        <w:rPr>
          <w:del w:id="240" w:author="Meryl Etman" w:date="2019-05-23T11:55:00Z"/>
          <w:rFonts w:ascii="Times New Roman" w:eastAsia="Times New Roman" w:hAnsi="Times New Roman" w:cs="David"/>
          <w:sz w:val="24"/>
          <w:szCs w:val="24"/>
          <w:rtl/>
          <w:lang w:eastAsia="he-IL"/>
        </w:rPr>
      </w:pPr>
      <w:del w:id="241" w:author="Meryl Etman" w:date="2019-05-23T11:55:00Z">
        <w:r w:rsidRPr="006D2AE3" w:rsidDel="00EA54C6">
          <w:rPr>
            <w:rFonts w:ascii="Times New Roman" w:eastAsia="Times New Roman" w:hAnsi="Times New Roman" w:cs="David" w:hint="eastAsia"/>
            <w:sz w:val="24"/>
            <w:szCs w:val="24"/>
            <w:rtl/>
            <w:lang w:eastAsia="he-IL"/>
          </w:rPr>
          <w:delText>לכבוד</w:delText>
        </w:r>
      </w:del>
    </w:p>
    <w:p w14:paraId="3F6C91E9" w14:textId="07177459" w:rsidR="006D2AE3" w:rsidRPr="006D2AE3" w:rsidDel="00EA54C6" w:rsidRDefault="006D2AE3" w:rsidP="006D2AE3">
      <w:pPr>
        <w:widowControl w:val="0"/>
        <w:spacing w:before="0" w:beforeAutospacing="0" w:after="0" w:afterAutospacing="0" w:line="240" w:lineRule="auto"/>
        <w:rPr>
          <w:del w:id="242" w:author="Meryl Etman" w:date="2019-05-23T11:55:00Z"/>
          <w:rFonts w:ascii="Times New Roman" w:eastAsia="Times New Roman" w:hAnsi="Times New Roman" w:cs="David"/>
          <w:sz w:val="24"/>
          <w:szCs w:val="24"/>
          <w:u w:val="single"/>
          <w:rtl/>
          <w:lang w:eastAsia="he-IL"/>
        </w:rPr>
      </w:pPr>
      <w:del w:id="243" w:author="Meryl Etman" w:date="2019-05-23T11:55:00Z">
        <w:r w:rsidRPr="006D2AE3" w:rsidDel="00EA54C6">
          <w:rPr>
            <w:rFonts w:ascii="Times New Roman" w:eastAsia="Times New Roman" w:hAnsi="Times New Roman" w:cs="David" w:hint="cs"/>
            <w:sz w:val="24"/>
            <w:szCs w:val="24"/>
            <w:u w:val="single"/>
            <w:rtl/>
            <w:lang w:eastAsia="he-IL"/>
          </w:rPr>
          <w:delText>______________</w:delText>
        </w:r>
      </w:del>
    </w:p>
    <w:p w14:paraId="432663EC" w14:textId="1DC5ED9F" w:rsidR="006D2AE3" w:rsidRPr="006D2AE3" w:rsidDel="00EA54C6" w:rsidRDefault="006D2AE3" w:rsidP="006D2AE3">
      <w:pPr>
        <w:keepNext/>
        <w:widowControl w:val="0"/>
        <w:spacing w:before="240" w:beforeAutospacing="0" w:after="60" w:afterAutospacing="0" w:line="240" w:lineRule="auto"/>
        <w:outlineLvl w:val="3"/>
        <w:rPr>
          <w:del w:id="244" w:author="Meryl Etman" w:date="2019-05-23T11:55:00Z"/>
          <w:rFonts w:ascii="Calibri" w:eastAsia="Times New Roman" w:hAnsi="Calibri" w:cs="David"/>
          <w:sz w:val="24"/>
          <w:szCs w:val="24"/>
          <w:rtl/>
          <w:lang w:eastAsia="he-IL"/>
        </w:rPr>
      </w:pPr>
      <w:del w:id="245" w:author="Meryl Etman" w:date="2019-05-23T11:55:00Z">
        <w:r w:rsidRPr="006D2AE3" w:rsidDel="00EA54C6">
          <w:rPr>
            <w:rFonts w:ascii="Calibri" w:eastAsia="Times New Roman" w:hAnsi="Calibri" w:cs="David"/>
            <w:sz w:val="24"/>
            <w:szCs w:val="24"/>
            <w:rtl/>
            <w:lang w:eastAsia="he-IL"/>
          </w:rPr>
          <w:delText xml:space="preserve">(להלן: </w:delText>
        </w:r>
        <w:r w:rsidRPr="006D2AE3" w:rsidDel="00EA54C6">
          <w:rPr>
            <w:rFonts w:ascii="Calibri" w:eastAsia="Times New Roman" w:hAnsi="Calibri" w:cs="David"/>
            <w:b/>
            <w:bCs/>
            <w:sz w:val="24"/>
            <w:szCs w:val="24"/>
            <w:rtl/>
            <w:lang w:eastAsia="he-IL"/>
          </w:rPr>
          <w:delText>"</w:delText>
        </w:r>
        <w:r w:rsidRPr="006D2AE3" w:rsidDel="00EA54C6">
          <w:rPr>
            <w:rFonts w:ascii="Calibri" w:eastAsia="Times New Roman" w:hAnsi="Calibri" w:cs="David" w:hint="cs"/>
            <w:b/>
            <w:bCs/>
            <w:sz w:val="24"/>
            <w:szCs w:val="24"/>
            <w:rtl/>
            <w:lang w:eastAsia="he-IL"/>
          </w:rPr>
          <w:delText>החברה</w:delText>
        </w:r>
        <w:r w:rsidRPr="006D2AE3" w:rsidDel="00EA54C6">
          <w:rPr>
            <w:rFonts w:ascii="Calibri" w:eastAsia="Times New Roman" w:hAnsi="Calibri" w:cs="David"/>
            <w:b/>
            <w:bCs/>
            <w:sz w:val="24"/>
            <w:szCs w:val="24"/>
            <w:rtl/>
            <w:lang w:eastAsia="he-IL"/>
          </w:rPr>
          <w:delText>"</w:delText>
        </w:r>
        <w:r w:rsidRPr="006D2AE3" w:rsidDel="00EA54C6">
          <w:rPr>
            <w:rFonts w:ascii="Calibri" w:eastAsia="Times New Roman" w:hAnsi="Calibri" w:cs="David"/>
            <w:sz w:val="24"/>
            <w:szCs w:val="24"/>
            <w:rtl/>
            <w:lang w:eastAsia="he-IL"/>
          </w:rPr>
          <w:delText>)</w:delText>
        </w:r>
      </w:del>
    </w:p>
    <w:p w14:paraId="32D42B21" w14:textId="4D399DB0" w:rsidR="006D2AE3" w:rsidRPr="006D2AE3" w:rsidDel="00EA54C6" w:rsidRDefault="006D2AE3" w:rsidP="006D2AE3">
      <w:pPr>
        <w:widowControl w:val="0"/>
        <w:spacing w:before="0" w:beforeAutospacing="0" w:after="0" w:afterAutospacing="0" w:line="240" w:lineRule="auto"/>
        <w:rPr>
          <w:del w:id="246" w:author="Meryl Etman" w:date="2019-05-23T11:55:00Z"/>
          <w:rFonts w:ascii="Times New Roman" w:eastAsia="Times New Roman" w:hAnsi="Times New Roman" w:cs="David"/>
          <w:sz w:val="24"/>
          <w:szCs w:val="24"/>
          <w:rtl/>
          <w:lang w:eastAsia="he-IL"/>
        </w:rPr>
      </w:pPr>
    </w:p>
    <w:p w14:paraId="10875507" w14:textId="5BA15DE5" w:rsidR="006D2AE3" w:rsidRPr="006D2AE3" w:rsidDel="00EA54C6" w:rsidRDefault="006D2AE3" w:rsidP="006D2AE3">
      <w:pPr>
        <w:widowControl w:val="0"/>
        <w:spacing w:before="0" w:beforeAutospacing="0" w:after="0" w:afterAutospacing="0" w:line="240" w:lineRule="auto"/>
        <w:rPr>
          <w:del w:id="247" w:author="Meryl Etman" w:date="2019-05-23T11:55:00Z"/>
          <w:rFonts w:ascii="Times New Roman" w:eastAsia="Times New Roman" w:hAnsi="Times New Roman" w:cs="David"/>
          <w:sz w:val="24"/>
          <w:szCs w:val="24"/>
          <w:rtl/>
          <w:lang w:eastAsia="he-IL"/>
        </w:rPr>
      </w:pPr>
      <w:del w:id="248" w:author="Meryl Etman" w:date="2019-05-23T11:55:00Z">
        <w:r w:rsidRPr="006D2AE3" w:rsidDel="00EA54C6">
          <w:rPr>
            <w:rFonts w:ascii="Times New Roman" w:eastAsia="Times New Roman" w:hAnsi="Times New Roman" w:cs="David" w:hint="eastAsia"/>
            <w:sz w:val="24"/>
            <w:szCs w:val="24"/>
            <w:rtl/>
            <w:lang w:eastAsia="he-IL"/>
          </w:rPr>
          <w:delText>א</w:delText>
        </w:r>
        <w:r w:rsidRPr="006D2AE3" w:rsidDel="00EA54C6">
          <w:rPr>
            <w:rFonts w:ascii="Times New Roman" w:eastAsia="Times New Roman" w:hAnsi="Times New Roman" w:cs="David"/>
            <w:sz w:val="24"/>
            <w:szCs w:val="24"/>
            <w:rtl/>
            <w:lang w:eastAsia="he-IL"/>
          </w:rPr>
          <w:delText>.ג.נ.,</w:delText>
        </w:r>
      </w:del>
    </w:p>
    <w:p w14:paraId="32D59E53" w14:textId="589C10F4" w:rsidR="006D2AE3" w:rsidRPr="006D2AE3" w:rsidDel="00EA54C6" w:rsidRDefault="006D2AE3" w:rsidP="006D2AE3">
      <w:pPr>
        <w:widowControl w:val="0"/>
        <w:spacing w:before="0" w:beforeAutospacing="0" w:after="0" w:afterAutospacing="0" w:line="240" w:lineRule="auto"/>
        <w:ind w:left="720"/>
        <w:rPr>
          <w:del w:id="249" w:author="Meryl Etman" w:date="2019-05-23T11:55:00Z"/>
          <w:rFonts w:ascii="Times New Roman" w:eastAsia="Times New Roman" w:hAnsi="Times New Roman" w:cs="David"/>
          <w:sz w:val="24"/>
          <w:szCs w:val="24"/>
          <w:rtl/>
          <w:lang w:eastAsia="he-IL"/>
        </w:rPr>
      </w:pPr>
    </w:p>
    <w:p w14:paraId="48279325" w14:textId="53930656" w:rsidR="006D2AE3" w:rsidRPr="006D2AE3" w:rsidDel="00EA54C6" w:rsidRDefault="006D2AE3" w:rsidP="006D2AE3">
      <w:pPr>
        <w:widowControl w:val="0"/>
        <w:spacing w:before="0" w:beforeAutospacing="0" w:after="0" w:afterAutospacing="0" w:line="240" w:lineRule="auto"/>
        <w:ind w:left="720"/>
        <w:rPr>
          <w:del w:id="250" w:author="Meryl Etman" w:date="2019-05-23T11:55:00Z"/>
          <w:rFonts w:ascii="Times New Roman" w:eastAsia="Times New Roman" w:hAnsi="Times New Roman" w:cs="David"/>
          <w:sz w:val="24"/>
          <w:szCs w:val="24"/>
          <w:rtl/>
          <w:lang w:eastAsia="he-IL"/>
        </w:rPr>
      </w:pPr>
      <w:del w:id="251" w:author="Meryl Etman" w:date="2019-05-23T11:55:00Z">
        <w:r w:rsidRPr="006D2AE3" w:rsidDel="00EA54C6">
          <w:rPr>
            <w:rFonts w:ascii="Times New Roman" w:eastAsia="Times New Roman" w:hAnsi="Times New Roman" w:cs="David" w:hint="eastAsia"/>
            <w:sz w:val="24"/>
            <w:szCs w:val="24"/>
            <w:rtl/>
            <w:lang w:eastAsia="he-IL"/>
          </w:rPr>
          <w:delText>הנדון</w:delText>
        </w:r>
        <w:r w:rsidRPr="006D2AE3" w:rsidDel="00EA54C6">
          <w:rPr>
            <w:rFonts w:ascii="Times New Roman" w:eastAsia="Times New Roman" w:hAnsi="Times New Roman" w:cs="David"/>
            <w:sz w:val="24"/>
            <w:szCs w:val="24"/>
            <w:rtl/>
            <w:lang w:eastAsia="he-IL"/>
          </w:rPr>
          <w:delText>:</w:delText>
        </w:r>
        <w:r w:rsidRPr="006D2AE3" w:rsidDel="00EA54C6">
          <w:rPr>
            <w:rFonts w:ascii="Times New Roman" w:eastAsia="Times New Roman" w:hAnsi="Times New Roman" w:cs="David"/>
            <w:sz w:val="24"/>
            <w:szCs w:val="24"/>
            <w:rtl/>
            <w:lang w:eastAsia="he-IL"/>
          </w:rPr>
          <w:tab/>
        </w:r>
        <w:r w:rsidRPr="006D2AE3" w:rsidDel="00EA54C6">
          <w:rPr>
            <w:rFonts w:ascii="Times New Roman" w:eastAsia="Times New Roman" w:hAnsi="Times New Roman" w:cs="David" w:hint="eastAsia"/>
            <w:sz w:val="24"/>
            <w:szCs w:val="24"/>
            <w:rtl/>
            <w:lang w:eastAsia="he-IL"/>
          </w:rPr>
          <w:delText>מבוטחנו</w:delText>
        </w:r>
        <w:r w:rsidRPr="006D2AE3" w:rsidDel="00EA54C6">
          <w:rPr>
            <w:rFonts w:ascii="Times New Roman" w:eastAsia="Times New Roman" w:hAnsi="Times New Roman" w:cs="David"/>
            <w:sz w:val="24"/>
            <w:szCs w:val="24"/>
            <w:rtl/>
            <w:lang w:eastAsia="he-IL"/>
          </w:rPr>
          <w:delText xml:space="preserve">: _____________________ (להלן: </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hint="eastAsia"/>
            <w:b/>
            <w:bCs/>
            <w:sz w:val="24"/>
            <w:szCs w:val="24"/>
            <w:rtl/>
            <w:lang w:eastAsia="he-IL"/>
          </w:rPr>
          <w:delText>היועץ</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sz w:val="24"/>
            <w:szCs w:val="24"/>
            <w:rtl/>
            <w:lang w:eastAsia="he-IL"/>
          </w:rPr>
          <w:delText>)</w:delText>
        </w:r>
      </w:del>
    </w:p>
    <w:p w14:paraId="3144C6BD" w14:textId="5EA70F65" w:rsidR="006D2AE3" w:rsidRPr="006D2AE3" w:rsidDel="00EA54C6" w:rsidRDefault="006D2AE3" w:rsidP="006D2AE3">
      <w:pPr>
        <w:widowControl w:val="0"/>
        <w:spacing w:before="0" w:beforeAutospacing="0" w:after="0" w:afterAutospacing="0" w:line="240" w:lineRule="auto"/>
        <w:ind w:left="720"/>
        <w:rPr>
          <w:del w:id="252" w:author="Meryl Etman" w:date="2019-05-23T11:55:00Z"/>
          <w:rFonts w:ascii="Times New Roman" w:eastAsia="Times New Roman" w:hAnsi="Times New Roman" w:cs="David"/>
          <w:sz w:val="24"/>
          <w:szCs w:val="24"/>
          <w:rtl/>
          <w:lang w:eastAsia="he-IL"/>
        </w:rPr>
      </w:pPr>
      <w:del w:id="253" w:author="Meryl Etman" w:date="2019-05-23T11:55:00Z">
        <w:r w:rsidRPr="006D2AE3" w:rsidDel="00EA54C6">
          <w:rPr>
            <w:rFonts w:ascii="Times New Roman" w:eastAsia="Times New Roman" w:hAnsi="Times New Roman" w:cs="David"/>
            <w:sz w:val="24"/>
            <w:szCs w:val="24"/>
            <w:rtl/>
            <w:lang w:eastAsia="he-IL"/>
          </w:rPr>
          <w:tab/>
        </w:r>
        <w:r w:rsidRPr="006D2AE3" w:rsidDel="00EA54C6">
          <w:rPr>
            <w:rFonts w:ascii="Times New Roman" w:eastAsia="Times New Roman" w:hAnsi="Times New Roman" w:cs="David" w:hint="eastAsia"/>
            <w:sz w:val="24"/>
            <w:szCs w:val="24"/>
            <w:rtl/>
            <w:lang w:eastAsia="he-IL"/>
          </w:rPr>
          <w:delText>אישור</w:delText>
        </w:r>
        <w:r w:rsidRPr="006D2AE3" w:rsidDel="00EA54C6">
          <w:rPr>
            <w:rFonts w:ascii="Times New Roman" w:eastAsia="Times New Roman" w:hAnsi="Times New Roman" w:cs="David"/>
            <w:sz w:val="24"/>
            <w:szCs w:val="24"/>
            <w:rtl/>
            <w:lang w:eastAsia="he-IL"/>
          </w:rPr>
          <w:delText xml:space="preserve"> עריכת פוליסות ביטוח בקשר להסכם מיום __</w:delText>
        </w:r>
        <w:r w:rsidRPr="006D2AE3" w:rsidDel="00EA54C6">
          <w:rPr>
            <w:rFonts w:ascii="Times New Roman" w:eastAsia="Times New Roman" w:hAnsi="Times New Roman" w:cs="David" w:hint="cs"/>
            <w:sz w:val="24"/>
            <w:szCs w:val="24"/>
            <w:rtl/>
            <w:lang w:eastAsia="he-IL"/>
          </w:rPr>
          <w:delText>_</w:delText>
        </w:r>
        <w:r w:rsidRPr="006D2AE3" w:rsidDel="00EA54C6">
          <w:rPr>
            <w:rFonts w:ascii="Times New Roman" w:eastAsia="Times New Roman" w:hAnsi="Times New Roman" w:cs="David"/>
            <w:sz w:val="24"/>
            <w:szCs w:val="24"/>
            <w:rtl/>
            <w:lang w:eastAsia="he-IL"/>
          </w:rPr>
          <w:delText>______</w:delText>
        </w:r>
      </w:del>
    </w:p>
    <w:p w14:paraId="36890166" w14:textId="6FE9C651" w:rsidR="006D2AE3" w:rsidRPr="006D2AE3" w:rsidDel="00EA54C6" w:rsidRDefault="006D2AE3" w:rsidP="006D2AE3">
      <w:pPr>
        <w:widowControl w:val="0"/>
        <w:spacing w:before="0" w:beforeAutospacing="0" w:after="0" w:afterAutospacing="0" w:line="240" w:lineRule="auto"/>
        <w:ind w:left="1440"/>
        <w:rPr>
          <w:del w:id="254" w:author="Meryl Etman" w:date="2019-05-23T11:55:00Z"/>
          <w:rFonts w:ascii="Times New Roman" w:eastAsia="Times New Roman" w:hAnsi="Times New Roman" w:cs="David"/>
          <w:sz w:val="24"/>
          <w:szCs w:val="24"/>
          <w:rtl/>
          <w:lang w:eastAsia="he-IL"/>
        </w:rPr>
      </w:pPr>
      <w:del w:id="255" w:author="Meryl Etman" w:date="2019-05-23T11:55:00Z">
        <w:r w:rsidRPr="006D2AE3" w:rsidDel="00EA54C6">
          <w:rPr>
            <w:rFonts w:ascii="Times New Roman" w:eastAsia="Times New Roman" w:hAnsi="Times New Roman" w:cs="David" w:hint="eastAsia"/>
            <w:sz w:val="24"/>
            <w:szCs w:val="24"/>
            <w:rtl/>
            <w:lang w:eastAsia="he-IL"/>
          </w:rPr>
          <w:delText>בין</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b/>
            <w:bCs/>
            <w:sz w:val="24"/>
            <w:szCs w:val="24"/>
            <w:rtl/>
            <w:lang w:eastAsia="he-IL"/>
          </w:rPr>
          <w:delText>החברה</w:delText>
        </w:r>
        <w:r w:rsidRPr="006D2AE3" w:rsidDel="00EA54C6">
          <w:rPr>
            <w:rFonts w:ascii="Times New Roman" w:eastAsia="Times New Roman" w:hAnsi="Times New Roman" w:cs="David" w:hint="cs"/>
            <w:sz w:val="24"/>
            <w:szCs w:val="24"/>
            <w:rtl/>
            <w:lang w:eastAsia="he-IL"/>
          </w:rPr>
          <w:delText xml:space="preserve">  </w:delText>
        </w:r>
        <w:r w:rsidRPr="006D2AE3" w:rsidDel="00EA54C6">
          <w:rPr>
            <w:rFonts w:ascii="Times New Roman" w:eastAsia="Times New Roman" w:hAnsi="Times New Roman" w:cs="David"/>
            <w:sz w:val="24"/>
            <w:szCs w:val="24"/>
            <w:rtl/>
            <w:lang w:eastAsia="he-IL"/>
          </w:rPr>
          <w:delText>לבין היועץ</w:delText>
        </w:r>
        <w:r w:rsidRPr="006D2AE3" w:rsidDel="00EA54C6">
          <w:rPr>
            <w:rFonts w:ascii="Times New Roman" w:eastAsia="Times New Roman" w:hAnsi="Times New Roman" w:cs="David" w:hint="cs"/>
            <w:sz w:val="24"/>
            <w:szCs w:val="24"/>
            <w:rtl/>
            <w:lang w:eastAsia="he-IL"/>
          </w:rPr>
          <w:delText>,</w:delText>
        </w:r>
        <w:r w:rsidRPr="006D2AE3" w:rsidDel="00EA54C6">
          <w:rPr>
            <w:rFonts w:ascii="Times New Roman" w:eastAsia="Times New Roman" w:hAnsi="Times New Roman" w:cs="David"/>
            <w:sz w:val="24"/>
            <w:szCs w:val="24"/>
            <w:rtl/>
            <w:lang w:eastAsia="he-IL"/>
          </w:rPr>
          <w:delText xml:space="preserve"> ל</w:delText>
        </w:r>
        <w:r w:rsidRPr="006D2AE3" w:rsidDel="00EA54C6">
          <w:rPr>
            <w:rFonts w:ascii="Times New Roman" w:eastAsia="Times New Roman" w:hAnsi="Times New Roman" w:cs="David" w:hint="cs"/>
            <w:sz w:val="24"/>
            <w:szCs w:val="24"/>
            <w:rtl/>
            <w:lang w:eastAsia="he-IL"/>
          </w:rPr>
          <w:delText xml:space="preserve">מתן שירותי ______________________ </w:delText>
        </w:r>
      </w:del>
    </w:p>
    <w:p w14:paraId="41077D7F" w14:textId="6CFD76B3" w:rsidR="006D2AE3" w:rsidRPr="006D2AE3" w:rsidDel="00EA54C6" w:rsidRDefault="006D2AE3" w:rsidP="006D2AE3">
      <w:pPr>
        <w:widowControl w:val="0"/>
        <w:spacing w:before="0" w:beforeAutospacing="0" w:after="0" w:afterAutospacing="0" w:line="240" w:lineRule="auto"/>
        <w:ind w:left="720" w:firstLine="720"/>
        <w:rPr>
          <w:del w:id="256" w:author="Meryl Etman" w:date="2019-05-23T11:55:00Z"/>
          <w:rFonts w:ascii="Times New Roman" w:eastAsia="Times New Roman" w:hAnsi="Times New Roman" w:cs="David"/>
          <w:sz w:val="24"/>
          <w:szCs w:val="24"/>
          <w:rtl/>
          <w:lang w:eastAsia="he-IL"/>
        </w:rPr>
      </w:pPr>
      <w:del w:id="257" w:author="Meryl Etman" w:date="2019-05-23T11:55:00Z">
        <w:r w:rsidRPr="006D2AE3" w:rsidDel="00EA54C6">
          <w:rPr>
            <w:rFonts w:ascii="Times New Roman" w:eastAsia="Times New Roman" w:hAnsi="Times New Roman" w:cs="David"/>
            <w:sz w:val="24"/>
            <w:szCs w:val="24"/>
            <w:rtl/>
            <w:lang w:eastAsia="he-IL"/>
          </w:rPr>
          <w:delText xml:space="preserve"> (להלן: </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hint="eastAsia"/>
            <w:b/>
            <w:bCs/>
            <w:sz w:val="24"/>
            <w:szCs w:val="24"/>
            <w:rtl/>
            <w:lang w:eastAsia="he-IL"/>
          </w:rPr>
          <w:delText>ה</w:delText>
        </w:r>
        <w:r w:rsidRPr="006D2AE3" w:rsidDel="00EA54C6">
          <w:rPr>
            <w:rFonts w:ascii="Times New Roman" w:eastAsia="Times New Roman" w:hAnsi="Times New Roman" w:cs="David" w:hint="cs"/>
            <w:b/>
            <w:bCs/>
            <w:sz w:val="24"/>
            <w:szCs w:val="24"/>
            <w:rtl/>
            <w:lang w:eastAsia="he-IL"/>
          </w:rPr>
          <w:delText>שירותים</w:delText>
        </w:r>
        <w:r w:rsidRPr="006D2AE3" w:rsidDel="00EA54C6">
          <w:rPr>
            <w:rFonts w:ascii="Times New Roman" w:eastAsia="Times New Roman" w:hAnsi="Times New Roman" w:cs="David"/>
            <w:b/>
            <w:bCs/>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ו</w:delText>
        </w:r>
        <w:r w:rsidRPr="006D2AE3" w:rsidDel="00EA54C6">
          <w:rPr>
            <w:rFonts w:ascii="Times New Roman" w:eastAsia="Times New Roman" w:hAnsi="Times New Roman" w:cs="David"/>
            <w:sz w:val="24"/>
            <w:szCs w:val="24"/>
            <w:rtl/>
            <w:lang w:eastAsia="he-IL"/>
          </w:rPr>
          <w:delText xml:space="preserve">/או </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hint="eastAsia"/>
            <w:b/>
            <w:bCs/>
            <w:sz w:val="24"/>
            <w:szCs w:val="24"/>
            <w:rtl/>
            <w:lang w:eastAsia="he-IL"/>
          </w:rPr>
          <w:delText>ההסכם</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לפי</w:delText>
        </w:r>
        <w:r w:rsidRPr="006D2AE3" w:rsidDel="00EA54C6">
          <w:rPr>
            <w:rFonts w:ascii="Times New Roman" w:eastAsia="Times New Roman" w:hAnsi="Times New Roman" w:cs="David"/>
            <w:sz w:val="24"/>
            <w:szCs w:val="24"/>
            <w:rtl/>
            <w:lang w:eastAsia="he-IL"/>
          </w:rPr>
          <w:delText xml:space="preserve"> העניין)</w:delText>
        </w:r>
      </w:del>
    </w:p>
    <w:p w14:paraId="57664A00" w14:textId="52BF998D" w:rsidR="006D2AE3" w:rsidRPr="006D2AE3" w:rsidDel="00EA54C6" w:rsidRDefault="006D2AE3" w:rsidP="006D2AE3">
      <w:pPr>
        <w:widowControl w:val="0"/>
        <w:spacing w:before="0" w:beforeAutospacing="0" w:after="0" w:afterAutospacing="0" w:line="240" w:lineRule="auto"/>
        <w:rPr>
          <w:del w:id="258" w:author="Meryl Etman" w:date="2019-05-23T11:55:00Z"/>
          <w:rFonts w:ascii="Times New Roman" w:eastAsia="Times New Roman" w:hAnsi="Times New Roman" w:cs="David"/>
          <w:sz w:val="24"/>
          <w:szCs w:val="24"/>
          <w:rtl/>
          <w:lang w:eastAsia="he-IL"/>
        </w:rPr>
      </w:pPr>
    </w:p>
    <w:p w14:paraId="0A31CC2D" w14:textId="1B729F0D" w:rsidR="006D2AE3" w:rsidRPr="006D2AE3" w:rsidDel="00EA54C6" w:rsidRDefault="006D2AE3" w:rsidP="006D2AE3">
      <w:pPr>
        <w:widowControl w:val="0"/>
        <w:spacing w:before="0" w:beforeAutospacing="0" w:after="0" w:afterAutospacing="0" w:line="240" w:lineRule="auto"/>
        <w:rPr>
          <w:del w:id="259" w:author="Meryl Etman" w:date="2019-05-23T11:55:00Z"/>
          <w:rFonts w:ascii="Times New Roman" w:eastAsia="Times New Roman" w:hAnsi="Times New Roman" w:cs="David"/>
          <w:sz w:val="24"/>
          <w:szCs w:val="24"/>
          <w:lang w:eastAsia="he-IL"/>
        </w:rPr>
      </w:pPr>
    </w:p>
    <w:p w14:paraId="33729C96" w14:textId="45FBFE04" w:rsidR="006D2AE3" w:rsidRPr="006D2AE3" w:rsidDel="00EA54C6" w:rsidRDefault="006D2AE3" w:rsidP="006D2AE3">
      <w:pPr>
        <w:widowControl w:val="0"/>
        <w:spacing w:before="0" w:beforeAutospacing="0" w:after="0" w:afterAutospacing="0" w:line="240" w:lineRule="auto"/>
        <w:rPr>
          <w:del w:id="260" w:author="Meryl Etman" w:date="2019-05-23T11:55:00Z"/>
          <w:rFonts w:ascii="Times New Roman" w:eastAsia="Times New Roman" w:hAnsi="Times New Roman" w:cs="David"/>
          <w:sz w:val="24"/>
          <w:szCs w:val="24"/>
          <w:rtl/>
          <w:lang w:eastAsia="he-IL"/>
        </w:rPr>
      </w:pPr>
      <w:del w:id="261" w:author="Meryl Etman" w:date="2019-05-23T11:55:00Z">
        <w:r w:rsidRPr="006D2AE3" w:rsidDel="00EA54C6">
          <w:rPr>
            <w:rFonts w:ascii="Times New Roman" w:eastAsia="Times New Roman" w:hAnsi="Times New Roman" w:cs="David" w:hint="eastAsia"/>
            <w:sz w:val="24"/>
            <w:szCs w:val="24"/>
            <w:rtl/>
            <w:lang w:eastAsia="he-IL"/>
          </w:rPr>
          <w:delText>הננו</w:delText>
        </w:r>
        <w:r w:rsidRPr="006D2AE3" w:rsidDel="00EA54C6">
          <w:rPr>
            <w:rFonts w:ascii="Times New Roman" w:eastAsia="Times New Roman" w:hAnsi="Times New Roman" w:cs="David"/>
            <w:sz w:val="24"/>
            <w:szCs w:val="24"/>
            <w:rtl/>
            <w:lang w:eastAsia="he-IL"/>
          </w:rPr>
          <w:delText xml:space="preserve"> מאשרים בזאת כי החל מיום ________ ועד ליום ________ ערכנו את הביטוחים המפורטים להלן בגין פעילות ה</w:delText>
        </w:r>
        <w:r w:rsidRPr="006D2AE3" w:rsidDel="00EA54C6">
          <w:rPr>
            <w:rFonts w:ascii="Times New Roman" w:eastAsia="Times New Roman" w:hAnsi="Times New Roman" w:cs="David" w:hint="cs"/>
            <w:sz w:val="24"/>
            <w:szCs w:val="24"/>
            <w:rtl/>
            <w:lang w:eastAsia="he-IL"/>
          </w:rPr>
          <w:delText>יועץ</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לרבות</w:delText>
        </w:r>
        <w:r w:rsidRPr="006D2AE3" w:rsidDel="00EA54C6">
          <w:rPr>
            <w:rFonts w:ascii="Times New Roman" w:eastAsia="Times New Roman" w:hAnsi="Times New Roman" w:cs="David"/>
            <w:sz w:val="24"/>
            <w:szCs w:val="24"/>
            <w:rtl/>
            <w:lang w:eastAsia="he-IL"/>
          </w:rPr>
          <w:delText xml:space="preserve"> ב</w:delText>
        </w:r>
        <w:r w:rsidRPr="006D2AE3" w:rsidDel="00EA54C6">
          <w:rPr>
            <w:rFonts w:ascii="Times New Roman" w:eastAsia="Times New Roman" w:hAnsi="Times New Roman" w:cs="David" w:hint="cs"/>
            <w:sz w:val="24"/>
            <w:szCs w:val="24"/>
            <w:rtl/>
            <w:lang w:eastAsia="he-IL"/>
          </w:rPr>
          <w:delText xml:space="preserve">גין השירותים </w:delText>
        </w:r>
        <w:r w:rsidRPr="006D2AE3" w:rsidDel="00EA54C6">
          <w:rPr>
            <w:rFonts w:ascii="Times New Roman" w:eastAsia="Times New Roman" w:hAnsi="Times New Roman" w:cs="David" w:hint="cs"/>
            <w:b/>
            <w:bCs/>
            <w:sz w:val="24"/>
            <w:szCs w:val="24"/>
            <w:rtl/>
            <w:lang w:eastAsia="he-IL"/>
          </w:rPr>
          <w:delText>לחברה</w:delText>
        </w:r>
        <w:r w:rsidRPr="006D2AE3" w:rsidDel="00EA54C6">
          <w:rPr>
            <w:rFonts w:ascii="Times New Roman" w:eastAsia="Times New Roman" w:hAnsi="Times New Roman" w:cs="David"/>
            <w:sz w:val="24"/>
            <w:szCs w:val="24"/>
            <w:rtl/>
            <w:lang w:eastAsia="he-IL"/>
          </w:rPr>
          <w:delText>:-</w:delText>
        </w:r>
      </w:del>
    </w:p>
    <w:p w14:paraId="4EEDEFD9" w14:textId="6F4CABE1" w:rsidR="006D2AE3" w:rsidRPr="006D2AE3" w:rsidDel="00EA54C6" w:rsidRDefault="006D2AE3" w:rsidP="006D2AE3">
      <w:pPr>
        <w:widowControl w:val="0"/>
        <w:spacing w:before="0" w:beforeAutospacing="0" w:after="0" w:afterAutospacing="0" w:line="240" w:lineRule="auto"/>
        <w:rPr>
          <w:del w:id="262" w:author="Meryl Etman" w:date="2019-05-23T11:55:00Z"/>
          <w:rFonts w:ascii="Times New Roman" w:eastAsia="Times New Roman" w:hAnsi="Times New Roman" w:cs="David"/>
          <w:sz w:val="24"/>
          <w:szCs w:val="24"/>
          <w:rtl/>
          <w:lang w:eastAsia="he-IL"/>
        </w:rPr>
      </w:pPr>
    </w:p>
    <w:p w14:paraId="19172B01" w14:textId="6B6ABB11" w:rsidR="006D2AE3" w:rsidRPr="006D2AE3" w:rsidDel="00EA54C6" w:rsidRDefault="006D2AE3" w:rsidP="006D2AE3">
      <w:pPr>
        <w:widowControl w:val="0"/>
        <w:spacing w:before="0" w:beforeAutospacing="0" w:after="0" w:afterAutospacing="0" w:line="240" w:lineRule="auto"/>
        <w:rPr>
          <w:del w:id="263" w:author="Meryl Etman" w:date="2019-05-23T11:55:00Z"/>
          <w:rFonts w:ascii="Times New Roman" w:eastAsia="Times New Roman" w:hAnsi="Times New Roman" w:cs="David"/>
          <w:sz w:val="24"/>
          <w:szCs w:val="24"/>
          <w:rtl/>
          <w:lang w:eastAsia="he-IL"/>
        </w:rPr>
      </w:pPr>
    </w:p>
    <w:p w14:paraId="28D990AB" w14:textId="0D856527" w:rsidR="006D2AE3" w:rsidRPr="006D2AE3" w:rsidDel="00EA54C6" w:rsidRDefault="006D2AE3" w:rsidP="006D2AE3">
      <w:pPr>
        <w:keepNext/>
        <w:widowControl w:val="0"/>
        <w:numPr>
          <w:ilvl w:val="0"/>
          <w:numId w:val="4"/>
        </w:numPr>
        <w:spacing w:before="0" w:beforeAutospacing="0" w:after="0" w:afterAutospacing="0" w:line="240" w:lineRule="auto"/>
        <w:outlineLvl w:val="0"/>
        <w:rPr>
          <w:del w:id="264" w:author="Meryl Etman" w:date="2019-05-23T11:55:00Z"/>
          <w:rFonts w:ascii="Calibri Light" w:eastAsia="Times New Roman" w:hAnsi="Calibri Light" w:cs="David"/>
          <w:kern w:val="32"/>
          <w:sz w:val="24"/>
          <w:szCs w:val="24"/>
          <w:rtl/>
          <w:lang w:eastAsia="he-IL"/>
        </w:rPr>
      </w:pPr>
      <w:del w:id="265" w:author="Meryl Etman" w:date="2019-05-23T11:55:00Z">
        <w:r w:rsidRPr="006D2AE3" w:rsidDel="00EA54C6">
          <w:rPr>
            <w:rFonts w:ascii="Calibri Light" w:eastAsia="Times New Roman" w:hAnsi="Calibri Light" w:cs="David" w:hint="eastAsia"/>
            <w:kern w:val="32"/>
            <w:sz w:val="24"/>
            <w:szCs w:val="24"/>
            <w:u w:val="single"/>
            <w:rtl/>
            <w:lang w:eastAsia="he-IL"/>
          </w:rPr>
          <w:delText>ביטוח</w:delText>
        </w:r>
        <w:r w:rsidRPr="006D2AE3" w:rsidDel="00EA54C6">
          <w:rPr>
            <w:rFonts w:ascii="Calibri Light" w:eastAsia="Times New Roman" w:hAnsi="Calibri Light" w:cs="David"/>
            <w:kern w:val="32"/>
            <w:sz w:val="24"/>
            <w:szCs w:val="24"/>
            <w:u w:val="single"/>
            <w:rtl/>
            <w:lang w:eastAsia="he-IL"/>
          </w:rPr>
          <w:delText xml:space="preserve"> אחריות מקצועית</w:delText>
        </w:r>
        <w:r w:rsidRPr="006D2AE3" w:rsidDel="00EA54C6">
          <w:rPr>
            <w:rFonts w:ascii="Calibri Light" w:eastAsia="Times New Roman" w:hAnsi="Calibri Light" w:cs="David" w:hint="cs"/>
            <w:kern w:val="32"/>
            <w:sz w:val="24"/>
            <w:szCs w:val="24"/>
            <w:rtl/>
            <w:lang w:eastAsia="he-IL"/>
          </w:rPr>
          <w:delText xml:space="preserve">  - מ.פ. ______________________</w:delText>
        </w:r>
      </w:del>
    </w:p>
    <w:p w14:paraId="3D8FB8A7" w14:textId="331747EE" w:rsidR="006D2AE3" w:rsidRPr="006D2AE3" w:rsidDel="00EA54C6" w:rsidRDefault="006D2AE3" w:rsidP="006D2AE3">
      <w:pPr>
        <w:keepNext/>
        <w:widowControl w:val="0"/>
        <w:spacing w:before="240" w:beforeAutospacing="0" w:after="60" w:afterAutospacing="0" w:line="240" w:lineRule="auto"/>
        <w:ind w:left="720"/>
        <w:outlineLvl w:val="0"/>
        <w:rPr>
          <w:del w:id="266" w:author="Meryl Etman" w:date="2019-05-23T11:55:00Z"/>
          <w:rFonts w:ascii="Calibri Light" w:eastAsia="Arial Unicode MS" w:hAnsi="Calibri Light" w:cs="David"/>
          <w:kern w:val="32"/>
          <w:sz w:val="24"/>
          <w:szCs w:val="24"/>
          <w:rtl/>
          <w:lang w:eastAsia="he-IL"/>
        </w:rPr>
      </w:pPr>
      <w:del w:id="267" w:author="Meryl Etman" w:date="2019-05-23T11:55:00Z">
        <w:r w:rsidRPr="006D2AE3" w:rsidDel="00EA54C6">
          <w:rPr>
            <w:rFonts w:ascii="Calibri Light" w:eastAsia="Times New Roman" w:hAnsi="Calibri Light" w:cs="David" w:hint="eastAsia"/>
            <w:kern w:val="32"/>
            <w:sz w:val="24"/>
            <w:szCs w:val="24"/>
            <w:rtl/>
            <w:lang w:eastAsia="he-IL"/>
          </w:rPr>
          <w:delText>לכיסוי</w:delText>
        </w:r>
        <w:r w:rsidRPr="006D2AE3" w:rsidDel="00EA54C6">
          <w:rPr>
            <w:rFonts w:ascii="Calibri Light" w:eastAsia="Times New Roman" w:hAnsi="Calibri Light" w:cs="David"/>
            <w:kern w:val="32"/>
            <w:sz w:val="24"/>
            <w:szCs w:val="24"/>
            <w:rtl/>
            <w:lang w:eastAsia="he-IL"/>
          </w:rPr>
          <w:delText xml:space="preserve"> אחריותו ש</w:delText>
        </w:r>
        <w:r w:rsidRPr="006D2AE3" w:rsidDel="00EA54C6">
          <w:rPr>
            <w:rFonts w:ascii="Calibri Light" w:eastAsia="Times New Roman" w:hAnsi="Calibri Light" w:cs="David" w:hint="eastAsia"/>
            <w:kern w:val="32"/>
            <w:sz w:val="24"/>
            <w:szCs w:val="24"/>
            <w:rtl/>
            <w:lang w:eastAsia="he-IL"/>
          </w:rPr>
          <w:delText>ל</w:delText>
        </w:r>
        <w:r w:rsidRPr="006D2AE3" w:rsidDel="00EA54C6">
          <w:rPr>
            <w:rFonts w:ascii="Calibri Light" w:eastAsia="Times New Roman" w:hAnsi="Calibri Light" w:cs="David"/>
            <w:kern w:val="32"/>
            <w:sz w:val="24"/>
            <w:szCs w:val="24"/>
            <w:rtl/>
            <w:lang w:eastAsia="he-IL"/>
          </w:rPr>
          <w:delText xml:space="preserve"> היועץ </w:delText>
        </w:r>
        <w:r w:rsidRPr="006D2AE3" w:rsidDel="00EA54C6">
          <w:rPr>
            <w:rFonts w:ascii="Calibri Light" w:eastAsia="Times New Roman" w:hAnsi="Calibri Light" w:cs="David" w:hint="eastAsia"/>
            <w:kern w:val="32"/>
            <w:sz w:val="24"/>
            <w:szCs w:val="24"/>
            <w:rtl/>
            <w:lang w:eastAsia="he-IL"/>
          </w:rPr>
          <w:delText>על</w:delText>
        </w:r>
        <w:r w:rsidRPr="006D2AE3" w:rsidDel="00EA54C6">
          <w:rPr>
            <w:rFonts w:ascii="Calibri Light" w:eastAsia="Times New Roman" w:hAnsi="Calibri Light" w:cs="David"/>
            <w:kern w:val="32"/>
            <w:sz w:val="24"/>
            <w:szCs w:val="24"/>
            <w:rtl/>
            <w:lang w:eastAsia="he-IL"/>
          </w:rPr>
          <w:delText xml:space="preserve"> פי דין בגין אובדן ו/או נזק העלולים להיגרם לכל אדם ו/או גוף כלשהו </w:delText>
        </w:r>
        <w:r w:rsidRPr="006D2AE3" w:rsidDel="00EA54C6">
          <w:rPr>
            <w:rFonts w:ascii="Calibri Light" w:eastAsia="Times New Roman" w:hAnsi="Calibri Light" w:cs="David" w:hint="cs"/>
            <w:kern w:val="32"/>
            <w:sz w:val="24"/>
            <w:szCs w:val="24"/>
            <w:rtl/>
            <w:lang w:eastAsia="he-IL"/>
          </w:rPr>
          <w:delText>(</w:delText>
        </w:r>
        <w:r w:rsidRPr="006D2AE3" w:rsidDel="00EA54C6">
          <w:rPr>
            <w:rFonts w:ascii="Calibri Light" w:eastAsia="Times New Roman" w:hAnsi="Calibri Light" w:cs="David"/>
            <w:kern w:val="32"/>
            <w:sz w:val="24"/>
            <w:szCs w:val="24"/>
            <w:rtl/>
            <w:lang w:eastAsia="he-IL"/>
          </w:rPr>
          <w:delText xml:space="preserve">לרבות </w:delText>
        </w:r>
        <w:r w:rsidRPr="006D2AE3" w:rsidDel="00EA54C6">
          <w:rPr>
            <w:rFonts w:ascii="Calibri Light" w:eastAsia="Times New Roman" w:hAnsi="Calibri Light" w:cs="David" w:hint="cs"/>
            <w:kern w:val="32"/>
            <w:sz w:val="24"/>
            <w:szCs w:val="24"/>
            <w:rtl/>
            <w:lang w:eastAsia="he-IL"/>
          </w:rPr>
          <w:delText>במפורש</w:delText>
        </w:r>
        <w:r w:rsidRPr="006D2AE3" w:rsidDel="00EA54C6">
          <w:rPr>
            <w:rFonts w:ascii="Calibri Light" w:eastAsia="Times New Roman" w:hAnsi="Calibri Light" w:cs="David"/>
            <w:kern w:val="32"/>
            <w:sz w:val="24"/>
            <w:szCs w:val="24"/>
            <w:rtl/>
            <w:lang w:eastAsia="he-IL"/>
          </w:rPr>
          <w:delText xml:space="preserve"> </w:delText>
        </w:r>
        <w:r w:rsidRPr="006D2AE3" w:rsidDel="00EA54C6">
          <w:rPr>
            <w:rFonts w:ascii="Calibri Light" w:eastAsia="Times New Roman" w:hAnsi="Calibri Light" w:cs="David" w:hint="cs"/>
            <w:kern w:val="32"/>
            <w:sz w:val="24"/>
            <w:szCs w:val="24"/>
            <w:rtl/>
            <w:lang w:eastAsia="he-IL"/>
          </w:rPr>
          <w:delText>החברה</w:delText>
        </w:r>
        <w:r w:rsidRPr="006D2AE3" w:rsidDel="00EA54C6">
          <w:rPr>
            <w:rFonts w:ascii="Calibri Light" w:eastAsia="Times New Roman" w:hAnsi="Calibri Light" w:cs="David"/>
            <w:kern w:val="32"/>
            <w:sz w:val="24"/>
            <w:szCs w:val="24"/>
            <w:rtl/>
            <w:lang w:eastAsia="he-IL"/>
          </w:rPr>
          <w:delText xml:space="preserve"> </w:delText>
        </w:r>
        <w:r w:rsidRPr="006D2AE3" w:rsidDel="00EA54C6">
          <w:rPr>
            <w:rFonts w:ascii="Calibri Light" w:eastAsia="Times New Roman" w:hAnsi="Calibri Light" w:cs="David" w:hint="cs"/>
            <w:kern w:val="32"/>
            <w:sz w:val="24"/>
            <w:szCs w:val="24"/>
            <w:rtl/>
            <w:lang w:eastAsia="he-IL"/>
          </w:rPr>
          <w:delText>)</w:delText>
        </w:r>
        <w:r w:rsidRPr="006D2AE3" w:rsidDel="00EA54C6">
          <w:rPr>
            <w:rFonts w:ascii="Calibri Light" w:eastAsia="Times New Roman" w:hAnsi="Calibri Light" w:cs="David"/>
            <w:kern w:val="32"/>
            <w:sz w:val="24"/>
            <w:szCs w:val="24"/>
            <w:rtl/>
            <w:lang w:eastAsia="he-IL"/>
          </w:rPr>
          <w:delText xml:space="preserve">, כתוצאה ממעשה ו/או מחדל מקצועי של </w:delText>
        </w:r>
        <w:r w:rsidRPr="006D2AE3" w:rsidDel="00EA54C6">
          <w:rPr>
            <w:rFonts w:ascii="Calibri Light" w:eastAsia="Times New Roman" w:hAnsi="Calibri Light" w:cs="David" w:hint="eastAsia"/>
            <w:kern w:val="32"/>
            <w:sz w:val="24"/>
            <w:szCs w:val="24"/>
            <w:rtl/>
            <w:lang w:eastAsia="he-IL"/>
          </w:rPr>
          <w:delText>היועץ</w:delText>
        </w:r>
        <w:r w:rsidRPr="006D2AE3" w:rsidDel="00EA54C6">
          <w:rPr>
            <w:rFonts w:ascii="Calibri Light" w:eastAsia="Times New Roman" w:hAnsi="Calibri Light" w:cs="David"/>
            <w:kern w:val="32"/>
            <w:sz w:val="24"/>
            <w:szCs w:val="24"/>
            <w:rtl/>
            <w:lang w:eastAsia="he-IL"/>
          </w:rPr>
          <w:delText xml:space="preserve"> ו/או עובדיו ו/או מי מטעמו לרבות טעות ו/או השמטה בקשר עם מתן השירותים, </w:delText>
        </w:r>
        <w:r w:rsidRPr="006D2AE3" w:rsidDel="00EA54C6">
          <w:rPr>
            <w:rFonts w:ascii="Calibri Light" w:eastAsia="Times New Roman" w:hAnsi="Calibri Light" w:cs="David" w:hint="eastAsia"/>
            <w:kern w:val="32"/>
            <w:sz w:val="24"/>
            <w:szCs w:val="24"/>
            <w:rtl/>
            <w:lang w:eastAsia="he-IL"/>
          </w:rPr>
          <w:delText>בגבולות</w:delText>
        </w:r>
        <w:r w:rsidRPr="006D2AE3" w:rsidDel="00EA54C6">
          <w:rPr>
            <w:rFonts w:ascii="Calibri Light" w:eastAsia="Times New Roman" w:hAnsi="Calibri Light" w:cs="David"/>
            <w:kern w:val="32"/>
            <w:sz w:val="24"/>
            <w:szCs w:val="24"/>
            <w:rtl/>
            <w:lang w:eastAsia="he-IL"/>
          </w:rPr>
          <w:delText xml:space="preserve"> אחריות בסך של </w:delText>
        </w:r>
        <w:r w:rsidRPr="006D2AE3" w:rsidDel="00EA54C6">
          <w:rPr>
            <w:rFonts w:ascii="Calibri Light" w:eastAsia="Times New Roman" w:hAnsi="Calibri Light" w:cs="David" w:hint="cs"/>
            <w:kern w:val="32"/>
            <w:sz w:val="24"/>
            <w:szCs w:val="24"/>
            <w:rtl/>
            <w:lang w:eastAsia="he-IL"/>
          </w:rPr>
          <w:delText xml:space="preserve">___________ ₪ </w:delText>
        </w:r>
        <w:r w:rsidRPr="006D2AE3" w:rsidDel="00EA54C6">
          <w:rPr>
            <w:rFonts w:ascii="Calibri Light" w:eastAsia="Times New Roman" w:hAnsi="Calibri Light" w:cs="David"/>
            <w:kern w:val="32"/>
            <w:sz w:val="24"/>
            <w:szCs w:val="24"/>
            <w:rtl/>
            <w:lang w:eastAsia="he-IL"/>
          </w:rPr>
          <w:delText xml:space="preserve">למקרה ובמצטבר לתקופת </w:delText>
        </w:r>
        <w:r w:rsidRPr="006D2AE3" w:rsidDel="00EA54C6">
          <w:rPr>
            <w:rFonts w:ascii="Calibri Light" w:eastAsia="Times New Roman" w:hAnsi="Calibri Light" w:cs="David" w:hint="cs"/>
            <w:kern w:val="32"/>
            <w:sz w:val="24"/>
            <w:szCs w:val="24"/>
            <w:rtl/>
            <w:lang w:eastAsia="he-IL"/>
          </w:rPr>
          <w:delText>ה</w:delText>
        </w:r>
        <w:r w:rsidRPr="006D2AE3" w:rsidDel="00EA54C6">
          <w:rPr>
            <w:rFonts w:ascii="Calibri Light" w:eastAsia="Times New Roman" w:hAnsi="Calibri Light" w:cs="David"/>
            <w:kern w:val="32"/>
            <w:sz w:val="24"/>
            <w:szCs w:val="24"/>
            <w:rtl/>
            <w:lang w:eastAsia="he-IL"/>
          </w:rPr>
          <w:delText xml:space="preserve">ביטוח. הביטוח אינו </w:delText>
        </w:r>
        <w:r w:rsidRPr="006D2AE3" w:rsidDel="00EA54C6">
          <w:rPr>
            <w:rFonts w:ascii="Calibri Light" w:eastAsia="Times New Roman" w:hAnsi="Calibri Light" w:cs="David" w:hint="eastAsia"/>
            <w:kern w:val="32"/>
            <w:sz w:val="24"/>
            <w:szCs w:val="24"/>
            <w:rtl/>
            <w:lang w:eastAsia="he-IL"/>
          </w:rPr>
          <w:delText>כולל</w:delText>
        </w:r>
        <w:r w:rsidRPr="006D2AE3" w:rsidDel="00EA54C6">
          <w:rPr>
            <w:rFonts w:ascii="Calibri Light" w:eastAsia="Times New Roman" w:hAnsi="Calibri Light" w:cs="David"/>
            <w:kern w:val="32"/>
            <w:sz w:val="24"/>
            <w:szCs w:val="24"/>
            <w:rtl/>
            <w:lang w:eastAsia="he-IL"/>
          </w:rPr>
          <w:delText xml:space="preserve"> כל סייג בדבר אובדן שימוש ו/או עיכוב בעקבות מקרה ביטוח, אובדן </w:delText>
        </w:r>
        <w:r w:rsidRPr="006D2AE3" w:rsidDel="00EA54C6">
          <w:rPr>
            <w:rFonts w:ascii="Calibri Light" w:eastAsia="Times New Roman" w:hAnsi="Calibri Light" w:cs="David" w:hint="eastAsia"/>
            <w:kern w:val="32"/>
            <w:sz w:val="24"/>
            <w:szCs w:val="24"/>
            <w:rtl/>
            <w:lang w:eastAsia="he-IL"/>
          </w:rPr>
          <w:delText>מסמכים</w:delText>
        </w:r>
        <w:r w:rsidRPr="006D2AE3" w:rsidDel="00EA54C6">
          <w:rPr>
            <w:rFonts w:ascii="Calibri Light" w:eastAsia="Times New Roman" w:hAnsi="Calibri Light" w:cs="David"/>
            <w:kern w:val="32"/>
            <w:sz w:val="24"/>
            <w:szCs w:val="24"/>
            <w:rtl/>
            <w:lang w:eastAsia="he-IL"/>
          </w:rPr>
          <w:delText xml:space="preserve">, הפרת סודיות ואי יושר של עובדים. </w:delText>
        </w:r>
      </w:del>
    </w:p>
    <w:p w14:paraId="4DABB1EA" w14:textId="36081975" w:rsidR="006D2AE3" w:rsidRPr="006D2AE3" w:rsidDel="00EA54C6" w:rsidRDefault="006D2AE3" w:rsidP="006D2AE3">
      <w:pPr>
        <w:widowControl w:val="0"/>
        <w:tabs>
          <w:tab w:val="left" w:pos="8306"/>
        </w:tabs>
        <w:spacing w:before="0" w:beforeAutospacing="0" w:after="0" w:afterAutospacing="0" w:line="240" w:lineRule="auto"/>
        <w:ind w:left="720" w:hanging="720"/>
        <w:rPr>
          <w:del w:id="268" w:author="Meryl Etman" w:date="2019-05-23T11:55:00Z"/>
          <w:rFonts w:ascii="Times New Roman" w:eastAsia="Times New Roman" w:hAnsi="Times New Roman" w:cs="David"/>
          <w:sz w:val="24"/>
          <w:szCs w:val="24"/>
          <w:rtl/>
          <w:lang w:eastAsia="he-IL"/>
        </w:rPr>
      </w:pPr>
      <w:del w:id="269" w:author="Meryl Etman" w:date="2019-05-23T11:55:00Z">
        <w:r w:rsidRPr="006D2AE3" w:rsidDel="00EA54C6">
          <w:rPr>
            <w:rFonts w:ascii="Times New Roman" w:eastAsia="Times New Roman" w:hAnsi="Times New Roman" w:cs="David" w:hint="eastAsia"/>
            <w:sz w:val="24"/>
            <w:szCs w:val="24"/>
            <w:rtl/>
            <w:lang w:eastAsia="he-IL"/>
          </w:rPr>
          <w:delText>הביטוח</w:delText>
        </w:r>
        <w:r w:rsidRPr="006D2AE3" w:rsidDel="00EA54C6">
          <w:rPr>
            <w:rFonts w:ascii="Times New Roman" w:eastAsia="Times New Roman" w:hAnsi="Times New Roman" w:cs="David"/>
            <w:sz w:val="24"/>
            <w:szCs w:val="24"/>
            <w:rtl/>
            <w:lang w:eastAsia="he-IL"/>
          </w:rPr>
          <w:delText xml:space="preserve"> הינו בעל תחולה רטרואקטיבית </w:delText>
        </w:r>
        <w:r w:rsidRPr="006D2AE3" w:rsidDel="00EA54C6">
          <w:rPr>
            <w:rFonts w:ascii="Times New Roman" w:eastAsia="Times New Roman" w:hAnsi="Times New Roman" w:cs="David" w:hint="eastAsia"/>
            <w:sz w:val="24"/>
            <w:szCs w:val="24"/>
            <w:rtl/>
            <w:lang w:eastAsia="he-IL"/>
          </w:rPr>
          <w:delText>מיום</w:delText>
        </w:r>
        <w:r w:rsidRPr="006D2AE3" w:rsidDel="00EA54C6">
          <w:rPr>
            <w:rFonts w:ascii="Times New Roman" w:eastAsia="Times New Roman" w:hAnsi="Times New Roman" w:cs="David"/>
            <w:sz w:val="24"/>
            <w:szCs w:val="24"/>
            <w:rtl/>
            <w:lang w:eastAsia="he-IL"/>
          </w:rPr>
          <w:delText xml:space="preserve"> תחילת מתן השירותים, אף אם ניתנו בטרם נחתם ההסכם אך לא לפני התאריך _________ (להלן: </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hint="eastAsia"/>
            <w:b/>
            <w:bCs/>
            <w:sz w:val="24"/>
            <w:szCs w:val="24"/>
            <w:rtl/>
            <w:lang w:eastAsia="he-IL"/>
          </w:rPr>
          <w:delText>התאריך</w:delText>
        </w:r>
        <w:r w:rsidRPr="006D2AE3" w:rsidDel="00EA54C6">
          <w:rPr>
            <w:rFonts w:ascii="Times New Roman" w:eastAsia="Times New Roman" w:hAnsi="Times New Roman" w:cs="David"/>
            <w:b/>
            <w:bCs/>
            <w:sz w:val="24"/>
            <w:szCs w:val="24"/>
            <w:rtl/>
            <w:lang w:eastAsia="he-IL"/>
          </w:rPr>
          <w:delText xml:space="preserve"> הרטרואקטיבי"</w:delText>
        </w:r>
        <w:r w:rsidRPr="006D2AE3" w:rsidDel="00EA54C6">
          <w:rPr>
            <w:rFonts w:ascii="Times New Roman" w:eastAsia="Times New Roman" w:hAnsi="Times New Roman" w:cs="David"/>
            <w:sz w:val="24"/>
            <w:szCs w:val="24"/>
            <w:rtl/>
            <w:lang w:eastAsia="he-IL"/>
          </w:rPr>
          <w:delText xml:space="preserve">), וכולל תקופת גילוי </w:delText>
        </w:r>
        <w:r w:rsidRPr="006D2AE3" w:rsidDel="00EA54C6">
          <w:rPr>
            <w:rFonts w:ascii="Times New Roman" w:eastAsia="Times New Roman" w:hAnsi="Times New Roman" w:cs="David" w:hint="eastAsia"/>
            <w:sz w:val="24"/>
            <w:szCs w:val="24"/>
            <w:rtl/>
            <w:lang w:eastAsia="he-IL"/>
          </w:rPr>
          <w:delText>מורחבת</w:delText>
        </w:r>
        <w:r w:rsidRPr="006D2AE3" w:rsidDel="00EA54C6">
          <w:rPr>
            <w:rFonts w:ascii="Times New Roman" w:eastAsia="Times New Roman" w:hAnsi="Times New Roman" w:cs="David"/>
            <w:sz w:val="24"/>
            <w:szCs w:val="24"/>
            <w:rtl/>
            <w:lang w:eastAsia="he-IL"/>
          </w:rPr>
          <w:delText xml:space="preserve"> של </w:delText>
        </w:r>
        <w:r w:rsidRPr="006D2AE3" w:rsidDel="00EA54C6">
          <w:rPr>
            <w:rFonts w:ascii="Times New Roman" w:eastAsia="Times New Roman" w:hAnsi="Times New Roman" w:cs="David" w:hint="cs"/>
            <w:sz w:val="24"/>
            <w:szCs w:val="24"/>
            <w:rtl/>
            <w:lang w:eastAsia="he-IL"/>
          </w:rPr>
          <w:delText>6</w:delText>
        </w:r>
        <w:r w:rsidRPr="006D2AE3" w:rsidDel="00EA54C6">
          <w:rPr>
            <w:rFonts w:ascii="Times New Roman" w:eastAsia="Times New Roman" w:hAnsi="Times New Roman" w:cs="David"/>
            <w:sz w:val="24"/>
            <w:szCs w:val="24"/>
            <w:rtl/>
            <w:lang w:eastAsia="he-IL"/>
          </w:rPr>
          <w:delText xml:space="preserve"> חודשים לפחות.</w:delText>
        </w:r>
      </w:del>
    </w:p>
    <w:p w14:paraId="4ED53047" w14:textId="4DDAB45F" w:rsidR="006D2AE3" w:rsidRPr="006D2AE3" w:rsidDel="00EA54C6" w:rsidRDefault="006D2AE3" w:rsidP="006D2AE3">
      <w:pPr>
        <w:widowControl w:val="0"/>
        <w:tabs>
          <w:tab w:val="left" w:pos="8306"/>
        </w:tabs>
        <w:spacing w:before="0" w:beforeAutospacing="0" w:after="0" w:afterAutospacing="0" w:line="240" w:lineRule="auto"/>
        <w:ind w:left="720" w:hanging="720"/>
        <w:rPr>
          <w:del w:id="270" w:author="Meryl Etman" w:date="2019-05-23T11:55:00Z"/>
          <w:rFonts w:ascii="Times New Roman" w:eastAsia="Times New Roman" w:hAnsi="Times New Roman" w:cs="David"/>
          <w:sz w:val="24"/>
          <w:szCs w:val="24"/>
          <w:rtl/>
          <w:lang w:eastAsia="he-IL"/>
        </w:rPr>
      </w:pPr>
      <w:del w:id="271" w:author="Meryl Etman" w:date="2019-05-23T11:55:00Z">
        <w:r w:rsidRPr="006D2AE3" w:rsidDel="00EA54C6">
          <w:rPr>
            <w:rFonts w:ascii="Times New Roman" w:eastAsia="Times New Roman" w:hAnsi="Times New Roman" w:cs="David" w:hint="eastAsia"/>
            <w:sz w:val="24"/>
            <w:szCs w:val="24"/>
            <w:rtl/>
            <w:lang w:eastAsia="he-IL"/>
          </w:rPr>
          <w:delText>הביטוח</w:delText>
        </w:r>
        <w:r w:rsidRPr="006D2AE3" w:rsidDel="00EA54C6">
          <w:rPr>
            <w:rFonts w:ascii="Times New Roman" w:eastAsia="Times New Roman" w:hAnsi="Times New Roman" w:cs="David"/>
            <w:sz w:val="24"/>
            <w:szCs w:val="24"/>
            <w:rtl/>
            <w:lang w:eastAsia="he-IL"/>
          </w:rPr>
          <w:delText xml:space="preserve"> כאמור הורחב </w:delText>
        </w:r>
        <w:r w:rsidRPr="006D2AE3" w:rsidDel="00EA54C6">
          <w:rPr>
            <w:rFonts w:ascii="Times New Roman" w:eastAsia="Times New Roman" w:hAnsi="Times New Roman" w:cs="David" w:hint="cs"/>
            <w:sz w:val="24"/>
            <w:szCs w:val="24"/>
            <w:rtl/>
            <w:lang w:eastAsia="he-IL"/>
          </w:rPr>
          <w:delText>לשפות את</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החברה</w:delText>
        </w:r>
        <w:r w:rsidRPr="006D2AE3" w:rsidDel="00EA54C6">
          <w:rPr>
            <w:rFonts w:ascii="Times New Roman" w:eastAsia="Times New Roman" w:hAnsi="Times New Roman" w:cs="David" w:hint="eastAsia"/>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בגין</w:delText>
        </w:r>
        <w:r w:rsidRPr="006D2AE3" w:rsidDel="00EA54C6">
          <w:rPr>
            <w:rFonts w:ascii="Times New Roman" w:eastAsia="Times New Roman" w:hAnsi="Times New Roman" w:cs="David"/>
            <w:sz w:val="24"/>
            <w:szCs w:val="24"/>
            <w:rtl/>
            <w:lang w:eastAsia="he-IL"/>
          </w:rPr>
          <w:delText xml:space="preserve"> אחריותה למעשי ו/או מחדלי היועץ ו/או עובדיו ו/או מי </w:delText>
        </w:r>
        <w:r w:rsidRPr="006D2AE3" w:rsidDel="00EA54C6">
          <w:rPr>
            <w:rFonts w:ascii="Times New Roman" w:eastAsia="Times New Roman" w:hAnsi="Times New Roman" w:cs="David" w:hint="eastAsia"/>
            <w:sz w:val="24"/>
            <w:szCs w:val="24"/>
            <w:rtl/>
            <w:lang w:eastAsia="he-IL"/>
          </w:rPr>
          <w:delText>מטעמו</w:delText>
        </w:r>
        <w:r w:rsidRPr="006D2AE3" w:rsidDel="00EA54C6">
          <w:rPr>
            <w:rFonts w:ascii="Times New Roman" w:eastAsia="Times New Roman" w:hAnsi="Times New Roman" w:cs="David"/>
            <w:sz w:val="24"/>
            <w:szCs w:val="24"/>
            <w:rtl/>
            <w:lang w:eastAsia="he-IL"/>
          </w:rPr>
          <w:delText xml:space="preserve">, בכפוף לסעיף אחריות צולבת לפיו ייחשב הביטוח כאילו נערך בנפרד עבור כל אחד </w:delText>
        </w:r>
        <w:r w:rsidRPr="006D2AE3" w:rsidDel="00EA54C6">
          <w:rPr>
            <w:rFonts w:ascii="Times New Roman" w:eastAsia="Times New Roman" w:hAnsi="Times New Roman" w:cs="David" w:hint="eastAsia"/>
            <w:sz w:val="24"/>
            <w:szCs w:val="24"/>
            <w:rtl/>
            <w:lang w:eastAsia="he-IL"/>
          </w:rPr>
          <w:delText>מיחידי</w:delText>
        </w:r>
        <w:r w:rsidRPr="006D2AE3" w:rsidDel="00EA54C6">
          <w:rPr>
            <w:rFonts w:ascii="Times New Roman" w:eastAsia="Times New Roman" w:hAnsi="Times New Roman" w:cs="David"/>
            <w:sz w:val="24"/>
            <w:szCs w:val="24"/>
            <w:rtl/>
            <w:lang w:eastAsia="he-IL"/>
          </w:rPr>
          <w:delText xml:space="preserve"> המבוטח. ואולם, מובהר כי הפוליסה אינה מכסה את אחריותה המקצועית של </w:delText>
        </w:r>
        <w:r w:rsidRPr="006D2AE3" w:rsidDel="00EA54C6">
          <w:rPr>
            <w:rFonts w:ascii="Times New Roman" w:eastAsia="Times New Roman" w:hAnsi="Times New Roman" w:cs="David" w:hint="cs"/>
            <w:sz w:val="24"/>
            <w:szCs w:val="24"/>
            <w:rtl/>
            <w:lang w:eastAsia="he-IL"/>
          </w:rPr>
          <w:delText>החברה</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כלפי</w:delText>
        </w:r>
        <w:r w:rsidRPr="006D2AE3" w:rsidDel="00EA54C6">
          <w:rPr>
            <w:rFonts w:ascii="Times New Roman" w:eastAsia="Times New Roman" w:hAnsi="Times New Roman" w:cs="David"/>
            <w:sz w:val="24"/>
            <w:szCs w:val="24"/>
            <w:rtl/>
            <w:lang w:eastAsia="he-IL"/>
          </w:rPr>
          <w:delText xml:space="preserve"> היועץ.</w:delText>
        </w:r>
      </w:del>
    </w:p>
    <w:p w14:paraId="63A9FE90" w14:textId="0919AC23" w:rsidR="006D2AE3" w:rsidRPr="006D2AE3" w:rsidDel="00EA54C6" w:rsidRDefault="006D2AE3" w:rsidP="006D2AE3">
      <w:pPr>
        <w:widowControl w:val="0"/>
        <w:spacing w:before="0" w:beforeAutospacing="0" w:after="0" w:afterAutospacing="0" w:line="240" w:lineRule="auto"/>
        <w:ind w:left="720"/>
        <w:rPr>
          <w:del w:id="272" w:author="Meryl Etman" w:date="2019-05-23T11:55:00Z"/>
          <w:rFonts w:ascii="Times New Roman" w:eastAsia="Times New Roman" w:hAnsi="Times New Roman" w:cs="David"/>
          <w:sz w:val="24"/>
          <w:szCs w:val="24"/>
          <w:rtl/>
          <w:lang w:eastAsia="he-IL"/>
        </w:rPr>
      </w:pPr>
      <w:del w:id="273" w:author="Meryl Etman" w:date="2019-05-23T11:55:00Z">
        <w:r w:rsidRPr="006D2AE3" w:rsidDel="00EA54C6">
          <w:rPr>
            <w:rFonts w:ascii="Times New Roman" w:eastAsia="Times New Roman" w:hAnsi="Times New Roman" w:cs="David" w:hint="cs"/>
            <w:sz w:val="24"/>
            <w:szCs w:val="24"/>
            <w:rtl/>
            <w:lang w:eastAsia="he-IL"/>
          </w:rPr>
          <w:delText>נוסח הפוליסה לא יפחת מהנוסח הידוע כ- "שפי</w:delText>
        </w:r>
        <w:r w:rsidRPr="006D2AE3" w:rsidDel="00EA54C6">
          <w:rPr>
            <w:rFonts w:ascii="Times New Roman" w:eastAsia="Times New Roman" w:hAnsi="Times New Roman" w:cs="David"/>
            <w:sz w:val="24"/>
            <w:szCs w:val="24"/>
            <w:rtl/>
            <w:lang w:eastAsia="he-IL"/>
          </w:rPr>
          <w:delText>–</w:delText>
        </w:r>
        <w:r w:rsidRPr="006D2AE3" w:rsidDel="00EA54C6">
          <w:rPr>
            <w:rFonts w:ascii="Times New Roman" w:eastAsia="Times New Roman" w:hAnsi="Times New Roman" w:cs="David" w:hint="cs"/>
            <w:sz w:val="24"/>
            <w:szCs w:val="24"/>
            <w:rtl/>
            <w:lang w:eastAsia="he-IL"/>
          </w:rPr>
          <w:delText xml:space="preserve"> ב.ר. 2011". </w:delText>
        </w:r>
      </w:del>
    </w:p>
    <w:p w14:paraId="0B97D44D" w14:textId="38ED687F" w:rsidR="006D2AE3" w:rsidRPr="006D2AE3" w:rsidDel="00EA54C6" w:rsidRDefault="006D2AE3" w:rsidP="006D2AE3">
      <w:pPr>
        <w:widowControl w:val="0"/>
        <w:tabs>
          <w:tab w:val="left" w:pos="8306"/>
        </w:tabs>
        <w:spacing w:before="0" w:beforeAutospacing="0" w:after="0" w:afterAutospacing="0" w:line="240" w:lineRule="auto"/>
        <w:ind w:left="720" w:hanging="720"/>
        <w:rPr>
          <w:del w:id="274" w:author="Meryl Etman" w:date="2019-05-23T11:55:00Z"/>
          <w:rFonts w:ascii="Times New Roman" w:eastAsia="Times New Roman" w:hAnsi="Times New Roman" w:cs="David"/>
          <w:sz w:val="24"/>
          <w:szCs w:val="24"/>
          <w:rtl/>
          <w:lang w:eastAsia="he-IL"/>
        </w:rPr>
      </w:pPr>
    </w:p>
    <w:p w14:paraId="5AB8365C" w14:textId="06CEA94E" w:rsidR="006D2AE3" w:rsidRPr="006D2AE3" w:rsidDel="00EA54C6" w:rsidRDefault="006D2AE3" w:rsidP="006D2AE3">
      <w:pPr>
        <w:widowControl w:val="0"/>
        <w:spacing w:before="0" w:beforeAutospacing="0" w:after="0" w:afterAutospacing="0" w:line="240" w:lineRule="auto"/>
        <w:rPr>
          <w:del w:id="275" w:author="Meryl Etman" w:date="2019-05-23T11:55:00Z"/>
          <w:rFonts w:ascii="Times New Roman" w:eastAsia="Times New Roman" w:hAnsi="Times New Roman" w:cs="David"/>
          <w:sz w:val="24"/>
          <w:szCs w:val="24"/>
          <w:rtl/>
          <w:lang w:eastAsia="he-IL"/>
        </w:rPr>
      </w:pPr>
    </w:p>
    <w:p w14:paraId="680A3D96" w14:textId="65D68F4A" w:rsidR="006D2AE3" w:rsidRPr="006D2AE3" w:rsidDel="00EA54C6" w:rsidRDefault="006D2AE3" w:rsidP="006D2AE3">
      <w:pPr>
        <w:widowControl w:val="0"/>
        <w:numPr>
          <w:ilvl w:val="0"/>
          <w:numId w:val="4"/>
        </w:numPr>
        <w:spacing w:before="0" w:beforeAutospacing="0" w:after="0" w:afterAutospacing="0" w:line="240" w:lineRule="auto"/>
        <w:rPr>
          <w:del w:id="276" w:author="Meryl Etman" w:date="2019-05-23T11:55:00Z"/>
          <w:rFonts w:ascii="Times New Roman" w:eastAsia="Times New Roman" w:hAnsi="Times New Roman" w:cs="David"/>
          <w:sz w:val="24"/>
          <w:szCs w:val="24"/>
          <w:rtl/>
          <w:lang w:eastAsia="he-IL"/>
        </w:rPr>
      </w:pPr>
      <w:del w:id="277" w:author="Meryl Etman" w:date="2019-05-23T11:55:00Z">
        <w:r w:rsidRPr="006D2AE3" w:rsidDel="00EA54C6">
          <w:rPr>
            <w:rFonts w:ascii="Times New Roman" w:eastAsia="Times New Roman" w:hAnsi="Times New Roman" w:cs="David" w:hint="eastAsia"/>
            <w:sz w:val="24"/>
            <w:szCs w:val="24"/>
            <w:u w:val="single"/>
            <w:rtl/>
            <w:lang w:eastAsia="he-IL"/>
          </w:rPr>
          <w:delText>ביטוח</w:delText>
        </w:r>
        <w:r w:rsidRPr="006D2AE3" w:rsidDel="00EA54C6">
          <w:rPr>
            <w:rFonts w:ascii="Times New Roman" w:eastAsia="Times New Roman" w:hAnsi="Times New Roman" w:cs="David"/>
            <w:sz w:val="24"/>
            <w:szCs w:val="24"/>
            <w:u w:val="single"/>
            <w:rtl/>
            <w:lang w:eastAsia="he-IL"/>
          </w:rPr>
          <w:delText xml:space="preserve"> אחריות מעבידים</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 xml:space="preserve"> - מ.פ. __________________________</w:delText>
        </w:r>
      </w:del>
    </w:p>
    <w:p w14:paraId="6BE99F59" w14:textId="4E0B29A4" w:rsidR="006D2AE3" w:rsidRPr="006D2AE3" w:rsidDel="00EA54C6" w:rsidRDefault="006D2AE3" w:rsidP="006D2AE3">
      <w:pPr>
        <w:widowControl w:val="0"/>
        <w:spacing w:before="0" w:beforeAutospacing="0" w:after="0" w:afterAutospacing="0" w:line="240" w:lineRule="auto"/>
        <w:ind w:left="720"/>
        <w:rPr>
          <w:del w:id="278" w:author="Meryl Etman" w:date="2019-05-23T11:55:00Z"/>
          <w:rFonts w:ascii="Times New Roman" w:eastAsia="Times New Roman" w:hAnsi="Times New Roman" w:cs="David"/>
          <w:sz w:val="24"/>
          <w:szCs w:val="24"/>
          <w:rtl/>
          <w:lang w:eastAsia="he-IL"/>
        </w:rPr>
      </w:pPr>
      <w:del w:id="279" w:author="Meryl Etman" w:date="2019-05-23T11:55:00Z">
        <w:r w:rsidRPr="006D2AE3" w:rsidDel="00EA54C6">
          <w:rPr>
            <w:rFonts w:ascii="Times New Roman" w:eastAsia="Times New Roman" w:hAnsi="Times New Roman" w:cs="David" w:hint="eastAsia"/>
            <w:sz w:val="24"/>
            <w:szCs w:val="24"/>
            <w:rtl/>
            <w:lang w:eastAsia="he-IL"/>
          </w:rPr>
          <w:delText>לכיסוי</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חבותו</w:delText>
        </w:r>
        <w:r w:rsidRPr="006D2AE3" w:rsidDel="00EA54C6">
          <w:rPr>
            <w:rFonts w:ascii="Times New Roman" w:eastAsia="Times New Roman" w:hAnsi="Times New Roman" w:cs="David"/>
            <w:sz w:val="24"/>
            <w:szCs w:val="24"/>
            <w:rtl/>
            <w:lang w:eastAsia="he-IL"/>
          </w:rPr>
          <w:delText xml:space="preserve"> של היועץ על פי פקודת הנזיקין [נוסח חדש] ו/או חוק האחריות למוצרים פגומים, התש"</w:delText>
        </w:r>
        <w:r w:rsidRPr="006D2AE3" w:rsidDel="00EA54C6">
          <w:rPr>
            <w:rFonts w:ascii="Times New Roman" w:eastAsia="Times New Roman" w:hAnsi="Times New Roman" w:cs="David" w:hint="eastAsia"/>
            <w:sz w:val="24"/>
            <w:szCs w:val="24"/>
            <w:rtl/>
            <w:lang w:eastAsia="he-IL"/>
          </w:rPr>
          <w:delText>ם</w:delText>
        </w:r>
        <w:r w:rsidRPr="006D2AE3" w:rsidDel="00EA54C6">
          <w:rPr>
            <w:rFonts w:ascii="Times New Roman" w:eastAsia="Times New Roman" w:hAnsi="Times New Roman" w:cs="David"/>
            <w:sz w:val="24"/>
            <w:szCs w:val="24"/>
            <w:rtl/>
            <w:lang w:eastAsia="he-IL"/>
          </w:rPr>
          <w:delText xml:space="preserve">-1980 </w:delText>
        </w:r>
        <w:r w:rsidRPr="006D2AE3" w:rsidDel="00EA54C6">
          <w:rPr>
            <w:rFonts w:ascii="Times New Roman" w:eastAsia="Times New Roman" w:hAnsi="Times New Roman" w:cs="David" w:hint="eastAsia"/>
            <w:sz w:val="24"/>
            <w:szCs w:val="24"/>
            <w:rtl/>
            <w:lang w:eastAsia="he-IL"/>
          </w:rPr>
          <w:delText>כלפי</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 xml:space="preserve">עובדיו המועסקים לצורך מתן השירותים, בגין פגיעה גופנית ו/או מחלה העלולים להיגרם להם תוך כדי ו/או עקב עבודתם, </w:delText>
        </w:r>
        <w:r w:rsidRPr="006D2AE3" w:rsidDel="00EA54C6">
          <w:rPr>
            <w:rFonts w:ascii="Times New Roman" w:eastAsia="Times New Roman" w:hAnsi="Times New Roman" w:cs="David"/>
            <w:sz w:val="24"/>
            <w:szCs w:val="24"/>
            <w:rtl/>
            <w:lang w:eastAsia="he-IL"/>
          </w:rPr>
          <w:delText>בגבולות אחריות של</w:delText>
        </w:r>
        <w:r w:rsidRPr="006D2AE3" w:rsidDel="00EA54C6">
          <w:rPr>
            <w:rFonts w:ascii="Times New Roman" w:eastAsia="Times New Roman" w:hAnsi="Times New Roman" w:cs="David" w:hint="cs"/>
            <w:sz w:val="24"/>
            <w:szCs w:val="24"/>
            <w:rtl/>
            <w:lang w:eastAsia="he-IL"/>
          </w:rPr>
          <w:delText xml:space="preserve"> 20,000,000 ₪ לתובע, </w:delText>
        </w:r>
        <w:r w:rsidRPr="006D2AE3" w:rsidDel="00EA54C6">
          <w:rPr>
            <w:rFonts w:ascii="Times New Roman" w:eastAsia="Times New Roman" w:hAnsi="Times New Roman" w:cs="David" w:hint="eastAsia"/>
            <w:sz w:val="24"/>
            <w:szCs w:val="24"/>
            <w:rtl/>
            <w:lang w:eastAsia="he-IL"/>
          </w:rPr>
          <w:delText>למקרה</w:delText>
        </w:r>
        <w:r w:rsidRPr="006D2AE3" w:rsidDel="00EA54C6">
          <w:rPr>
            <w:rFonts w:ascii="Times New Roman" w:eastAsia="Times New Roman" w:hAnsi="Times New Roman" w:cs="David"/>
            <w:sz w:val="24"/>
            <w:szCs w:val="24"/>
            <w:rtl/>
            <w:lang w:eastAsia="he-IL"/>
          </w:rPr>
          <w:delText xml:space="preserve"> ובמצטבר ל</w:delText>
        </w:r>
        <w:r w:rsidRPr="006D2AE3" w:rsidDel="00EA54C6">
          <w:rPr>
            <w:rFonts w:ascii="Times New Roman" w:eastAsia="Times New Roman" w:hAnsi="Times New Roman" w:cs="David" w:hint="cs"/>
            <w:sz w:val="24"/>
            <w:szCs w:val="24"/>
            <w:rtl/>
            <w:lang w:eastAsia="he-IL"/>
          </w:rPr>
          <w:delText>תקופת הביטוח</w:delText>
        </w:r>
        <w:r w:rsidRPr="006D2AE3" w:rsidDel="00EA54C6">
          <w:rPr>
            <w:rFonts w:ascii="Times New Roman" w:eastAsia="Times New Roman" w:hAnsi="Times New Roman" w:cs="David"/>
            <w:sz w:val="24"/>
            <w:szCs w:val="24"/>
            <w:rtl/>
            <w:lang w:eastAsia="he-IL"/>
          </w:rPr>
          <w:delText xml:space="preserve">. הביטוח אינו כולל כל סייג בדבר </w:delText>
        </w:r>
        <w:r w:rsidRPr="006D2AE3" w:rsidDel="00EA54C6">
          <w:rPr>
            <w:rFonts w:ascii="Times New Roman" w:eastAsia="Times New Roman" w:hAnsi="Times New Roman" w:cs="David" w:hint="cs"/>
            <w:sz w:val="24"/>
            <w:szCs w:val="24"/>
            <w:rtl/>
            <w:lang w:eastAsia="he-IL"/>
          </w:rPr>
          <w:delText xml:space="preserve">שעות עבודה, העסקת נוער וכן בדבר </w:delText>
        </w:r>
        <w:r w:rsidRPr="006D2AE3" w:rsidDel="00EA54C6">
          <w:rPr>
            <w:rFonts w:ascii="Times New Roman" w:eastAsia="Times New Roman" w:hAnsi="Times New Roman" w:cs="David"/>
            <w:sz w:val="24"/>
            <w:szCs w:val="24"/>
            <w:rtl/>
            <w:lang w:eastAsia="he-IL"/>
          </w:rPr>
          <w:delText xml:space="preserve">חבות היועץ כלפי קבלנים, </w:delText>
        </w:r>
        <w:r w:rsidRPr="006D2AE3" w:rsidDel="00EA54C6">
          <w:rPr>
            <w:rFonts w:ascii="Times New Roman" w:eastAsia="Times New Roman" w:hAnsi="Times New Roman" w:cs="David" w:hint="eastAsia"/>
            <w:sz w:val="24"/>
            <w:szCs w:val="24"/>
            <w:rtl/>
            <w:lang w:eastAsia="he-IL"/>
          </w:rPr>
          <w:delText>קבלני</w:delText>
        </w:r>
        <w:r w:rsidRPr="006D2AE3" w:rsidDel="00EA54C6">
          <w:rPr>
            <w:rFonts w:ascii="Times New Roman" w:eastAsia="Times New Roman" w:hAnsi="Times New Roman" w:cs="David"/>
            <w:sz w:val="24"/>
            <w:szCs w:val="24"/>
            <w:rtl/>
            <w:lang w:eastAsia="he-IL"/>
          </w:rPr>
          <w:delText xml:space="preserve"> משנה ועובדיהם</w:delText>
        </w:r>
        <w:r w:rsidRPr="006D2AE3" w:rsidDel="00EA54C6">
          <w:rPr>
            <w:rFonts w:ascii="Times New Roman" w:eastAsia="Times New Roman" w:hAnsi="Times New Roman" w:cs="David" w:hint="cs"/>
            <w:sz w:val="24"/>
            <w:szCs w:val="24"/>
            <w:rtl/>
            <w:lang w:eastAsia="he-IL"/>
          </w:rPr>
          <w:delText xml:space="preserve"> היה ויחשבו לעובדי היועץ</w:delText>
        </w:r>
        <w:r w:rsidRPr="006D2AE3" w:rsidDel="00EA54C6">
          <w:rPr>
            <w:rFonts w:ascii="Times New Roman" w:eastAsia="Times New Roman" w:hAnsi="Times New Roman" w:cs="David"/>
            <w:sz w:val="24"/>
            <w:szCs w:val="24"/>
            <w:rtl/>
            <w:lang w:eastAsia="he-IL"/>
          </w:rPr>
          <w:delText>. הביטוח מורחב ל</w:delText>
        </w:r>
        <w:r w:rsidRPr="006D2AE3" w:rsidDel="00EA54C6">
          <w:rPr>
            <w:rFonts w:ascii="Times New Roman" w:eastAsia="Times New Roman" w:hAnsi="Times New Roman" w:cs="David" w:hint="cs"/>
            <w:sz w:val="24"/>
            <w:szCs w:val="24"/>
            <w:rtl/>
            <w:lang w:eastAsia="he-IL"/>
          </w:rPr>
          <w:delText xml:space="preserve">שפות את החברה </w:delText>
        </w:r>
        <w:r w:rsidRPr="006D2AE3" w:rsidDel="00EA54C6">
          <w:rPr>
            <w:rFonts w:ascii="Times New Roman" w:eastAsia="Times New Roman" w:hAnsi="Times New Roman" w:cs="David"/>
            <w:sz w:val="24"/>
            <w:szCs w:val="24"/>
            <w:rtl/>
            <w:lang w:eastAsia="he-IL"/>
          </w:rPr>
          <w:delText xml:space="preserve">היה ותיחשב למעביד של </w:delText>
        </w:r>
        <w:r w:rsidRPr="006D2AE3" w:rsidDel="00EA54C6">
          <w:rPr>
            <w:rFonts w:ascii="Times New Roman" w:eastAsia="Times New Roman" w:hAnsi="Times New Roman" w:cs="David" w:hint="eastAsia"/>
            <w:sz w:val="24"/>
            <w:szCs w:val="24"/>
            <w:rtl/>
            <w:lang w:eastAsia="he-IL"/>
          </w:rPr>
          <w:delText>מי</w:delText>
        </w:r>
        <w:r w:rsidRPr="006D2AE3" w:rsidDel="00EA54C6">
          <w:rPr>
            <w:rFonts w:ascii="Times New Roman" w:eastAsia="Times New Roman" w:hAnsi="Times New Roman" w:cs="David"/>
            <w:sz w:val="24"/>
            <w:szCs w:val="24"/>
            <w:rtl/>
            <w:lang w:eastAsia="he-IL"/>
          </w:rPr>
          <w:delText xml:space="preserve"> מ</w:delText>
        </w:r>
        <w:r w:rsidRPr="006D2AE3" w:rsidDel="00EA54C6">
          <w:rPr>
            <w:rFonts w:ascii="Times New Roman" w:eastAsia="Times New Roman" w:hAnsi="Times New Roman" w:cs="David" w:hint="cs"/>
            <w:sz w:val="24"/>
            <w:szCs w:val="24"/>
            <w:rtl/>
            <w:lang w:eastAsia="he-IL"/>
          </w:rPr>
          <w:delText>עובדי</w:delText>
        </w:r>
        <w:r w:rsidRPr="006D2AE3" w:rsidDel="00EA54C6">
          <w:rPr>
            <w:rFonts w:ascii="Times New Roman" w:eastAsia="Times New Roman" w:hAnsi="Times New Roman" w:cs="David"/>
            <w:sz w:val="24"/>
            <w:szCs w:val="24"/>
            <w:rtl/>
            <w:lang w:eastAsia="he-IL"/>
          </w:rPr>
          <w:delText xml:space="preserve"> היועץ או אם ייקבע כי היא נושאת באחריות שילוחית לעניין חבות היועץ כלפי </w:delText>
        </w:r>
        <w:r w:rsidRPr="006D2AE3" w:rsidDel="00EA54C6">
          <w:rPr>
            <w:rFonts w:ascii="Times New Roman" w:eastAsia="Times New Roman" w:hAnsi="Times New Roman" w:cs="David" w:hint="eastAsia"/>
            <w:sz w:val="24"/>
            <w:szCs w:val="24"/>
            <w:rtl/>
            <w:lang w:eastAsia="he-IL"/>
          </w:rPr>
          <w:delText>מי</w:delText>
        </w:r>
        <w:r w:rsidRPr="006D2AE3" w:rsidDel="00EA54C6">
          <w:rPr>
            <w:rFonts w:ascii="Times New Roman" w:eastAsia="Times New Roman" w:hAnsi="Times New Roman" w:cs="David"/>
            <w:sz w:val="24"/>
            <w:szCs w:val="24"/>
            <w:rtl/>
            <w:lang w:eastAsia="he-IL"/>
          </w:rPr>
          <w:delText xml:space="preserve"> מ</w:delText>
        </w:r>
        <w:r w:rsidRPr="006D2AE3" w:rsidDel="00EA54C6">
          <w:rPr>
            <w:rFonts w:ascii="Times New Roman" w:eastAsia="Times New Roman" w:hAnsi="Times New Roman" w:cs="David" w:hint="cs"/>
            <w:sz w:val="24"/>
            <w:szCs w:val="24"/>
            <w:rtl/>
            <w:lang w:eastAsia="he-IL"/>
          </w:rPr>
          <w:delText>עובדיו</w:delText>
        </w:r>
        <w:r w:rsidRPr="006D2AE3" w:rsidDel="00EA54C6">
          <w:rPr>
            <w:rFonts w:ascii="Times New Roman" w:eastAsia="Times New Roman" w:hAnsi="Times New Roman" w:cs="David"/>
            <w:sz w:val="24"/>
            <w:szCs w:val="24"/>
            <w:rtl/>
            <w:lang w:eastAsia="he-IL"/>
          </w:rPr>
          <w:delText>.</w:delText>
        </w:r>
      </w:del>
    </w:p>
    <w:p w14:paraId="7C92FCD5" w14:textId="1D494BD3" w:rsidR="006D2AE3" w:rsidRPr="006D2AE3" w:rsidDel="00EA54C6" w:rsidRDefault="006D2AE3" w:rsidP="006D2AE3">
      <w:pPr>
        <w:widowControl w:val="0"/>
        <w:spacing w:before="0" w:beforeAutospacing="0" w:after="0" w:afterAutospacing="0" w:line="240" w:lineRule="auto"/>
        <w:rPr>
          <w:del w:id="280" w:author="Meryl Etman" w:date="2019-05-23T11:55:00Z"/>
          <w:rFonts w:ascii="Times New Roman" w:eastAsia="Times New Roman" w:hAnsi="Times New Roman" w:cs="David"/>
          <w:sz w:val="24"/>
          <w:szCs w:val="24"/>
          <w:rtl/>
          <w:lang w:eastAsia="he-IL"/>
        </w:rPr>
      </w:pPr>
    </w:p>
    <w:p w14:paraId="2DFA7FFA" w14:textId="1F56D64D" w:rsidR="006D2AE3" w:rsidRPr="006D2AE3" w:rsidDel="00EA54C6" w:rsidRDefault="006D2AE3" w:rsidP="006D2AE3">
      <w:pPr>
        <w:widowControl w:val="0"/>
        <w:numPr>
          <w:ilvl w:val="0"/>
          <w:numId w:val="4"/>
        </w:numPr>
        <w:spacing w:before="0" w:beforeAutospacing="0" w:after="0" w:afterAutospacing="0" w:line="240" w:lineRule="exact"/>
        <w:rPr>
          <w:del w:id="281" w:author="Meryl Etman" w:date="2019-05-23T11:55:00Z"/>
          <w:rFonts w:ascii="Times New Roman" w:eastAsia="Times New Roman" w:hAnsi="Times New Roman" w:cs="David"/>
          <w:sz w:val="24"/>
          <w:szCs w:val="24"/>
          <w:rtl/>
          <w:lang w:eastAsia="he-IL"/>
        </w:rPr>
      </w:pPr>
      <w:del w:id="282" w:author="Meryl Etman" w:date="2019-05-23T11:55:00Z">
        <w:r w:rsidRPr="006D2AE3" w:rsidDel="00EA54C6">
          <w:rPr>
            <w:rFonts w:ascii="Times New Roman" w:eastAsia="Times New Roman" w:hAnsi="Times New Roman" w:cs="David" w:hint="eastAsia"/>
            <w:sz w:val="24"/>
            <w:szCs w:val="24"/>
            <w:u w:val="single"/>
            <w:rtl/>
            <w:lang w:eastAsia="he-IL"/>
          </w:rPr>
          <w:delText>ביטוח</w:delText>
        </w:r>
        <w:r w:rsidRPr="006D2AE3" w:rsidDel="00EA54C6">
          <w:rPr>
            <w:rFonts w:ascii="Times New Roman" w:eastAsia="Times New Roman" w:hAnsi="Times New Roman" w:cs="David"/>
            <w:sz w:val="24"/>
            <w:szCs w:val="24"/>
            <w:u w:val="single"/>
            <w:rtl/>
            <w:lang w:eastAsia="he-IL"/>
          </w:rPr>
          <w:delText xml:space="preserve"> אחריות כלפי צד שלישי</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 xml:space="preserve"> מ.פ. _______________________</w:delText>
        </w:r>
      </w:del>
    </w:p>
    <w:p w14:paraId="7E0C5263" w14:textId="1EAAD90E" w:rsidR="006D2AE3" w:rsidRPr="006D2AE3" w:rsidDel="00EA54C6" w:rsidRDefault="006D2AE3" w:rsidP="006D2AE3">
      <w:pPr>
        <w:widowControl w:val="0"/>
        <w:spacing w:before="0" w:beforeAutospacing="0" w:after="0" w:afterAutospacing="0" w:line="240" w:lineRule="exact"/>
        <w:ind w:left="720"/>
        <w:rPr>
          <w:del w:id="283" w:author="Meryl Etman" w:date="2019-05-23T11:55:00Z"/>
          <w:rFonts w:ascii="Times New Roman" w:eastAsia="Times New Roman" w:hAnsi="Times New Roman" w:cs="David"/>
          <w:sz w:val="24"/>
          <w:szCs w:val="24"/>
          <w:rtl/>
          <w:lang w:eastAsia="he-IL"/>
        </w:rPr>
      </w:pPr>
      <w:del w:id="284" w:author="Meryl Etman" w:date="2019-05-23T11:55:00Z">
        <w:r w:rsidRPr="006D2AE3" w:rsidDel="00EA54C6">
          <w:rPr>
            <w:rFonts w:ascii="Times New Roman" w:eastAsia="Times New Roman" w:hAnsi="Times New Roman" w:cs="David" w:hint="eastAsia"/>
            <w:sz w:val="24"/>
            <w:szCs w:val="24"/>
            <w:rtl/>
            <w:lang w:eastAsia="he-IL"/>
          </w:rPr>
          <w:delText>לכיסוי</w:delText>
        </w:r>
        <w:r w:rsidRPr="006D2AE3" w:rsidDel="00EA54C6">
          <w:rPr>
            <w:rFonts w:ascii="Times New Roman" w:eastAsia="Times New Roman" w:hAnsi="Times New Roman" w:cs="David"/>
            <w:sz w:val="24"/>
            <w:szCs w:val="24"/>
            <w:rtl/>
            <w:lang w:eastAsia="he-IL"/>
          </w:rPr>
          <w:delText xml:space="preserve"> אחריות היועץ על פי דין </w:delText>
        </w:r>
        <w:r w:rsidRPr="006D2AE3" w:rsidDel="00EA54C6">
          <w:rPr>
            <w:rFonts w:ascii="Times New Roman" w:eastAsia="Times New Roman" w:hAnsi="Times New Roman" w:cs="David" w:hint="eastAsia"/>
            <w:sz w:val="24"/>
            <w:szCs w:val="24"/>
            <w:rtl/>
            <w:lang w:eastAsia="he-IL"/>
          </w:rPr>
          <w:delText>בגין</w:delText>
        </w:r>
        <w:r w:rsidRPr="006D2AE3" w:rsidDel="00EA54C6">
          <w:rPr>
            <w:rFonts w:ascii="Times New Roman" w:eastAsia="Times New Roman" w:hAnsi="Times New Roman" w:cs="David"/>
            <w:sz w:val="24"/>
            <w:szCs w:val="24"/>
            <w:rtl/>
            <w:lang w:eastAsia="he-IL"/>
          </w:rPr>
          <w:delText xml:space="preserve"> פגיעה ו/או נזק העלולים להיגרם לגופו ו/או לרכושו של כל אדם ו/או גוף כלשהו </w:delText>
        </w:r>
        <w:r w:rsidRPr="006D2AE3" w:rsidDel="00EA54C6">
          <w:rPr>
            <w:rFonts w:ascii="Times New Roman" w:eastAsia="Times New Roman" w:hAnsi="Times New Roman" w:cs="David" w:hint="cs"/>
            <w:sz w:val="24"/>
            <w:szCs w:val="24"/>
            <w:rtl/>
            <w:lang w:eastAsia="he-IL"/>
          </w:rPr>
          <w:delText>(</w:delText>
        </w:r>
        <w:r w:rsidRPr="006D2AE3" w:rsidDel="00EA54C6">
          <w:rPr>
            <w:rFonts w:ascii="Times New Roman" w:eastAsia="Times New Roman" w:hAnsi="Times New Roman" w:cs="David" w:hint="eastAsia"/>
            <w:sz w:val="24"/>
            <w:szCs w:val="24"/>
            <w:rtl/>
            <w:lang w:eastAsia="he-IL"/>
          </w:rPr>
          <w:delText>לרבות</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cs"/>
            <w:sz w:val="24"/>
            <w:szCs w:val="24"/>
            <w:rtl/>
            <w:lang w:eastAsia="he-IL"/>
          </w:rPr>
          <w:delText>במפורש החברה)</w:delText>
        </w:r>
        <w:r w:rsidRPr="006D2AE3" w:rsidDel="00EA54C6">
          <w:rPr>
            <w:rFonts w:ascii="Times New Roman" w:eastAsia="Times New Roman" w:hAnsi="Times New Roman" w:cs="David"/>
            <w:sz w:val="24"/>
            <w:szCs w:val="24"/>
            <w:rtl/>
            <w:lang w:eastAsia="he-IL"/>
          </w:rPr>
          <w:delText>, בג</w:delText>
        </w:r>
        <w:r w:rsidRPr="006D2AE3" w:rsidDel="00EA54C6">
          <w:rPr>
            <w:rFonts w:ascii="Times New Roman" w:eastAsia="Times New Roman" w:hAnsi="Times New Roman" w:cs="David" w:hint="eastAsia"/>
            <w:sz w:val="24"/>
            <w:szCs w:val="24"/>
            <w:rtl/>
            <w:lang w:eastAsia="he-IL"/>
          </w:rPr>
          <w:delText>בולות</w:delText>
        </w:r>
        <w:r w:rsidRPr="006D2AE3" w:rsidDel="00EA54C6">
          <w:rPr>
            <w:rFonts w:ascii="Times New Roman" w:eastAsia="Times New Roman" w:hAnsi="Times New Roman" w:cs="David"/>
            <w:sz w:val="24"/>
            <w:szCs w:val="24"/>
            <w:rtl/>
            <w:lang w:eastAsia="he-IL"/>
          </w:rPr>
          <w:delText xml:space="preserve"> אחריות בסך של </w:delText>
        </w:r>
        <w:r w:rsidRPr="006D2AE3" w:rsidDel="00EA54C6">
          <w:rPr>
            <w:rFonts w:ascii="Times New Roman" w:eastAsia="Times New Roman" w:hAnsi="Times New Roman" w:cs="David" w:hint="cs"/>
            <w:sz w:val="24"/>
            <w:szCs w:val="24"/>
            <w:rtl/>
            <w:lang w:eastAsia="he-IL"/>
          </w:rPr>
          <w:delText>4</w:delText>
        </w:r>
        <w:r w:rsidRPr="006D2AE3" w:rsidDel="00EA54C6">
          <w:rPr>
            <w:rFonts w:ascii="Times New Roman" w:eastAsia="Times New Roman" w:hAnsi="Times New Roman" w:cs="David"/>
            <w:sz w:val="24"/>
            <w:szCs w:val="24"/>
            <w:rtl/>
            <w:lang w:eastAsia="he-IL"/>
          </w:rPr>
          <w:delText>,000,000</w:delText>
        </w:r>
        <w:r w:rsidRPr="006D2AE3" w:rsidDel="00EA54C6">
          <w:rPr>
            <w:rFonts w:ascii="Times New Roman" w:eastAsia="Times New Roman" w:hAnsi="Times New Roman" w:cs="David" w:hint="cs"/>
            <w:sz w:val="24"/>
            <w:szCs w:val="24"/>
            <w:rtl/>
            <w:lang w:eastAsia="he-IL"/>
          </w:rPr>
          <w:delText xml:space="preserve"> ₪ </w:delText>
        </w:r>
        <w:r w:rsidRPr="006D2AE3" w:rsidDel="00EA54C6">
          <w:rPr>
            <w:rFonts w:ascii="Times New Roman" w:eastAsia="Times New Roman" w:hAnsi="Times New Roman" w:cs="David"/>
            <w:sz w:val="24"/>
            <w:szCs w:val="24"/>
            <w:rtl/>
            <w:lang w:eastAsia="he-IL"/>
          </w:rPr>
          <w:delText xml:space="preserve">למקרה ובמצטבר לתקופת </w:delText>
        </w:r>
        <w:r w:rsidRPr="006D2AE3" w:rsidDel="00EA54C6">
          <w:rPr>
            <w:rFonts w:ascii="Times New Roman" w:eastAsia="Times New Roman" w:hAnsi="Times New Roman" w:cs="David" w:hint="cs"/>
            <w:sz w:val="24"/>
            <w:szCs w:val="24"/>
            <w:rtl/>
            <w:lang w:eastAsia="he-IL"/>
          </w:rPr>
          <w:delText>ה</w:delText>
        </w:r>
        <w:r w:rsidRPr="006D2AE3" w:rsidDel="00EA54C6">
          <w:rPr>
            <w:rFonts w:ascii="Times New Roman" w:eastAsia="Times New Roman" w:hAnsi="Times New Roman" w:cs="David" w:hint="eastAsia"/>
            <w:sz w:val="24"/>
            <w:szCs w:val="24"/>
            <w:rtl/>
            <w:lang w:eastAsia="he-IL"/>
          </w:rPr>
          <w:delText>ביטוח</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הביטוח</w:delText>
        </w:r>
        <w:r w:rsidRPr="006D2AE3" w:rsidDel="00EA54C6">
          <w:rPr>
            <w:rFonts w:ascii="Times New Roman" w:eastAsia="Times New Roman" w:hAnsi="Times New Roman" w:cs="David"/>
            <w:sz w:val="24"/>
            <w:szCs w:val="24"/>
            <w:rtl/>
            <w:lang w:eastAsia="he-IL"/>
          </w:rPr>
          <w:delText xml:space="preserve"> אינו כולל כל סייג בדבר חבות בגין וכלפי קבלנים, </w:delText>
        </w:r>
        <w:r w:rsidRPr="006D2AE3" w:rsidDel="00EA54C6">
          <w:rPr>
            <w:rFonts w:ascii="Times New Roman" w:eastAsia="Times New Roman" w:hAnsi="Times New Roman" w:cs="David" w:hint="eastAsia"/>
            <w:sz w:val="24"/>
            <w:szCs w:val="24"/>
            <w:rtl/>
            <w:lang w:eastAsia="he-IL"/>
          </w:rPr>
          <w:delText>קבלני</w:delText>
        </w:r>
        <w:r w:rsidRPr="006D2AE3" w:rsidDel="00EA54C6">
          <w:rPr>
            <w:rFonts w:ascii="Times New Roman" w:eastAsia="Times New Roman" w:hAnsi="Times New Roman" w:cs="David"/>
            <w:sz w:val="24"/>
            <w:szCs w:val="24"/>
            <w:rtl/>
            <w:lang w:eastAsia="he-IL"/>
          </w:rPr>
          <w:delText xml:space="preserve"> משנה ועובדיהם וכן תביעות תחלוף מצד המוסד לביטוח לאומי. הביטוח מורחב ל</w:delText>
        </w:r>
        <w:r w:rsidRPr="006D2AE3" w:rsidDel="00EA54C6">
          <w:rPr>
            <w:rFonts w:ascii="Times New Roman" w:eastAsia="Times New Roman" w:hAnsi="Times New Roman" w:cs="David" w:hint="cs"/>
            <w:sz w:val="24"/>
            <w:szCs w:val="24"/>
            <w:rtl/>
            <w:lang w:eastAsia="he-IL"/>
          </w:rPr>
          <w:delText xml:space="preserve">שפות את החברה בגין </w:delText>
        </w:r>
        <w:r w:rsidRPr="006D2AE3" w:rsidDel="00EA54C6">
          <w:rPr>
            <w:rFonts w:ascii="Times New Roman" w:eastAsia="Times New Roman" w:hAnsi="Times New Roman" w:cs="David"/>
            <w:sz w:val="24"/>
            <w:szCs w:val="24"/>
            <w:rtl/>
            <w:lang w:eastAsia="he-IL"/>
          </w:rPr>
          <w:delText xml:space="preserve">אחריותה למעשי ו/או מחדלי היועץ ו/או מי מטעמו, בכפוף </w:delText>
        </w:r>
        <w:r w:rsidRPr="006D2AE3" w:rsidDel="00EA54C6">
          <w:rPr>
            <w:rFonts w:ascii="Times New Roman" w:eastAsia="Times New Roman" w:hAnsi="Times New Roman" w:cs="David" w:hint="eastAsia"/>
            <w:sz w:val="24"/>
            <w:szCs w:val="24"/>
            <w:rtl/>
            <w:lang w:eastAsia="he-IL"/>
          </w:rPr>
          <w:delText>לסעיף</w:delText>
        </w:r>
        <w:r w:rsidRPr="006D2AE3" w:rsidDel="00EA54C6">
          <w:rPr>
            <w:rFonts w:ascii="Times New Roman" w:eastAsia="Times New Roman" w:hAnsi="Times New Roman" w:cs="David"/>
            <w:sz w:val="24"/>
            <w:szCs w:val="24"/>
            <w:rtl/>
            <w:lang w:eastAsia="he-IL"/>
          </w:rPr>
          <w:delText xml:space="preserve"> אחריות צולבת.</w:delText>
        </w:r>
      </w:del>
    </w:p>
    <w:p w14:paraId="39C1A57D" w14:textId="1B55AE14" w:rsidR="006D2AE3" w:rsidRPr="006D2AE3" w:rsidDel="00EA54C6" w:rsidRDefault="006D2AE3" w:rsidP="006D2AE3">
      <w:pPr>
        <w:widowControl w:val="0"/>
        <w:spacing w:before="0" w:beforeAutospacing="0" w:after="0" w:afterAutospacing="0" w:line="240" w:lineRule="auto"/>
        <w:ind w:left="709" w:hanging="720"/>
        <w:rPr>
          <w:del w:id="285" w:author="Meryl Etman" w:date="2019-05-23T11:55:00Z"/>
          <w:rFonts w:ascii="Times New Roman" w:eastAsia="Times New Roman" w:hAnsi="Times New Roman" w:cs="David"/>
          <w:sz w:val="24"/>
          <w:szCs w:val="24"/>
          <w:rtl/>
          <w:lang w:eastAsia="he-IL"/>
        </w:rPr>
      </w:pPr>
    </w:p>
    <w:p w14:paraId="54F67A42" w14:textId="4103ED63" w:rsidR="006D2AE3" w:rsidRPr="006D2AE3" w:rsidDel="00EA54C6" w:rsidRDefault="006D2AE3" w:rsidP="006D2AE3">
      <w:pPr>
        <w:widowControl w:val="0"/>
        <w:spacing w:before="0" w:beforeAutospacing="0" w:after="0" w:afterAutospacing="0" w:line="240" w:lineRule="auto"/>
        <w:ind w:left="709" w:hanging="720"/>
        <w:rPr>
          <w:del w:id="286" w:author="Meryl Etman" w:date="2019-05-23T11:55:00Z"/>
          <w:rFonts w:ascii="Times New Roman" w:eastAsia="Times New Roman" w:hAnsi="Times New Roman" w:cs="David"/>
          <w:sz w:val="24"/>
          <w:szCs w:val="24"/>
          <w:rtl/>
          <w:lang w:eastAsia="he-IL"/>
        </w:rPr>
      </w:pPr>
    </w:p>
    <w:p w14:paraId="0EBD2B9E" w14:textId="4EB6CAAD" w:rsidR="006D2AE3" w:rsidRPr="006D2AE3" w:rsidDel="00EA54C6" w:rsidRDefault="006D2AE3" w:rsidP="006D2AE3">
      <w:pPr>
        <w:widowControl w:val="0"/>
        <w:spacing w:before="0" w:beforeAutospacing="0" w:after="0" w:afterAutospacing="0" w:line="240" w:lineRule="auto"/>
        <w:rPr>
          <w:del w:id="287" w:author="Meryl Etman" w:date="2019-05-23T11:55:00Z"/>
          <w:rFonts w:ascii="Times New Roman" w:eastAsia="Times New Roman" w:hAnsi="Times New Roman" w:cs="David"/>
          <w:b/>
          <w:bCs/>
          <w:sz w:val="24"/>
          <w:szCs w:val="24"/>
          <w:u w:val="single"/>
          <w:rtl/>
          <w:lang w:eastAsia="he-IL"/>
        </w:rPr>
      </w:pPr>
    </w:p>
    <w:p w14:paraId="0A3F069F" w14:textId="5EE0C839" w:rsidR="006D2AE3" w:rsidRPr="006D2AE3" w:rsidDel="00EA54C6" w:rsidRDefault="006D2AE3" w:rsidP="006D2AE3">
      <w:pPr>
        <w:widowControl w:val="0"/>
        <w:spacing w:before="0" w:beforeAutospacing="0" w:after="0" w:afterAutospacing="0" w:line="240" w:lineRule="auto"/>
        <w:rPr>
          <w:del w:id="288" w:author="Meryl Etman" w:date="2019-05-23T11:55:00Z"/>
          <w:rFonts w:ascii="Times New Roman" w:eastAsia="Times New Roman" w:hAnsi="Times New Roman" w:cs="David"/>
          <w:b/>
          <w:bCs/>
          <w:sz w:val="24"/>
          <w:szCs w:val="24"/>
          <w:rtl/>
          <w:lang w:eastAsia="he-IL"/>
        </w:rPr>
      </w:pPr>
      <w:del w:id="289" w:author="Meryl Etman" w:date="2019-05-23T11:55:00Z">
        <w:r w:rsidRPr="006D2AE3" w:rsidDel="00EA54C6">
          <w:rPr>
            <w:rFonts w:ascii="Times New Roman" w:eastAsia="Times New Roman" w:hAnsi="Times New Roman" w:cs="David" w:hint="eastAsia"/>
            <w:b/>
            <w:bCs/>
            <w:sz w:val="24"/>
            <w:szCs w:val="24"/>
            <w:u w:val="single"/>
            <w:rtl/>
            <w:lang w:eastAsia="he-IL"/>
          </w:rPr>
          <w:delText>כללי</w:delText>
        </w:r>
        <w:r w:rsidRPr="006D2AE3" w:rsidDel="00EA54C6">
          <w:rPr>
            <w:rFonts w:ascii="Times New Roman" w:eastAsia="Times New Roman" w:hAnsi="Times New Roman" w:cs="David"/>
            <w:b/>
            <w:bCs/>
            <w:sz w:val="24"/>
            <w:szCs w:val="24"/>
            <w:u w:val="single"/>
            <w:rtl/>
            <w:lang w:eastAsia="he-IL"/>
          </w:rPr>
          <w:delText xml:space="preserve"> לכל הפוליסות</w:delText>
        </w:r>
        <w:r w:rsidRPr="006D2AE3" w:rsidDel="00EA54C6">
          <w:rPr>
            <w:rFonts w:ascii="Times New Roman" w:eastAsia="Times New Roman" w:hAnsi="Times New Roman" w:cs="David"/>
            <w:b/>
            <w:bCs/>
            <w:sz w:val="24"/>
            <w:szCs w:val="24"/>
            <w:rtl/>
            <w:lang w:eastAsia="he-IL"/>
          </w:rPr>
          <w:delText xml:space="preserve"> </w:delText>
        </w:r>
        <w:r w:rsidRPr="006D2AE3" w:rsidDel="00EA54C6">
          <w:rPr>
            <w:rFonts w:ascii="Times New Roman" w:eastAsia="Times New Roman" w:hAnsi="Times New Roman" w:cs="David" w:hint="eastAsia"/>
            <w:b/>
            <w:bCs/>
            <w:sz w:val="24"/>
            <w:szCs w:val="24"/>
            <w:rtl/>
            <w:lang w:eastAsia="he-IL"/>
          </w:rPr>
          <w:delText>–</w:delText>
        </w:r>
        <w:r w:rsidRPr="006D2AE3" w:rsidDel="00EA54C6">
          <w:rPr>
            <w:rFonts w:ascii="Times New Roman" w:eastAsia="Times New Roman" w:hAnsi="Times New Roman" w:cs="David"/>
            <w:b/>
            <w:bCs/>
            <w:sz w:val="24"/>
            <w:szCs w:val="24"/>
            <w:rtl/>
            <w:lang w:eastAsia="he-IL"/>
          </w:rPr>
          <w:delText xml:space="preserve"> </w:delText>
        </w:r>
      </w:del>
    </w:p>
    <w:p w14:paraId="2EEDBA69" w14:textId="706E1B61" w:rsidR="006D2AE3" w:rsidRPr="006D2AE3" w:rsidDel="00EA54C6" w:rsidRDefault="006D2AE3" w:rsidP="006D2AE3">
      <w:pPr>
        <w:widowControl w:val="0"/>
        <w:spacing w:before="0" w:beforeAutospacing="0" w:after="0" w:afterAutospacing="0" w:line="240" w:lineRule="auto"/>
        <w:rPr>
          <w:del w:id="290" w:author="Meryl Etman" w:date="2019-05-23T11:55:00Z"/>
          <w:rFonts w:ascii="Times New Roman" w:eastAsia="Times New Roman" w:hAnsi="Times New Roman" w:cs="David"/>
          <w:sz w:val="24"/>
          <w:szCs w:val="24"/>
          <w:rtl/>
          <w:lang w:eastAsia="he-IL"/>
        </w:rPr>
      </w:pPr>
    </w:p>
    <w:p w14:paraId="71150DE8" w14:textId="5E14AFD5" w:rsidR="006D2AE3" w:rsidRPr="006D2AE3" w:rsidDel="00EA54C6" w:rsidRDefault="006D2AE3" w:rsidP="006D2AE3">
      <w:pPr>
        <w:widowControl w:val="0"/>
        <w:numPr>
          <w:ilvl w:val="0"/>
          <w:numId w:val="3"/>
        </w:numPr>
        <w:spacing w:before="0" w:beforeAutospacing="0" w:after="0" w:afterAutospacing="0" w:line="240" w:lineRule="auto"/>
        <w:rPr>
          <w:del w:id="291" w:author="Meryl Etman" w:date="2019-05-23T11:55:00Z"/>
          <w:rFonts w:ascii="Times New Roman" w:eastAsia="Times New Roman" w:hAnsi="Times New Roman" w:cs="David"/>
          <w:sz w:val="24"/>
          <w:szCs w:val="24"/>
          <w:lang w:eastAsia="he-IL"/>
        </w:rPr>
      </w:pPr>
      <w:del w:id="292" w:author="Meryl Etman" w:date="2019-05-23T11:55:00Z">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hint="cs"/>
            <w:b/>
            <w:bCs/>
            <w:sz w:val="24"/>
            <w:szCs w:val="24"/>
            <w:rtl/>
            <w:lang w:eastAsia="he-IL"/>
          </w:rPr>
          <w:delText>החברה</w:delText>
        </w:r>
        <w:r w:rsidRPr="006D2AE3" w:rsidDel="00EA54C6">
          <w:rPr>
            <w:rFonts w:ascii="Times New Roman" w:eastAsia="Times New Roman" w:hAnsi="Times New Roman" w:cs="David"/>
            <w:b/>
            <w:bCs/>
            <w:sz w:val="24"/>
            <w:szCs w:val="24"/>
            <w:rtl/>
            <w:lang w:eastAsia="he-IL"/>
          </w:rPr>
          <w:delText>"</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לצורך</w:delText>
        </w:r>
        <w:r w:rsidRPr="006D2AE3" w:rsidDel="00EA54C6">
          <w:rPr>
            <w:rFonts w:ascii="Times New Roman" w:eastAsia="Times New Roman" w:hAnsi="Times New Roman" w:cs="David"/>
            <w:sz w:val="24"/>
            <w:szCs w:val="24"/>
            <w:rtl/>
            <w:lang w:eastAsia="he-IL"/>
          </w:rPr>
          <w:delText xml:space="preserve"> הביטוחים הנ"</w:delText>
        </w:r>
        <w:r w:rsidRPr="006D2AE3" w:rsidDel="00EA54C6">
          <w:rPr>
            <w:rFonts w:ascii="Times New Roman" w:eastAsia="Times New Roman" w:hAnsi="Times New Roman" w:cs="David" w:hint="eastAsia"/>
            <w:sz w:val="24"/>
            <w:szCs w:val="24"/>
            <w:rtl/>
            <w:lang w:eastAsia="he-IL"/>
          </w:rPr>
          <w:delText>ל</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ו</w:delText>
        </w:r>
        <w:r w:rsidRPr="006D2AE3" w:rsidDel="00EA54C6">
          <w:rPr>
            <w:rFonts w:ascii="Times New Roman" w:eastAsia="Times New Roman" w:hAnsi="Times New Roman" w:cs="David"/>
            <w:sz w:val="24"/>
            <w:szCs w:val="24"/>
            <w:rtl/>
            <w:lang w:eastAsia="he-IL"/>
          </w:rPr>
          <w:delText>/או אישור זה הינ</w:delText>
        </w:r>
        <w:r w:rsidRPr="006D2AE3" w:rsidDel="00EA54C6">
          <w:rPr>
            <w:rFonts w:ascii="Times New Roman" w:eastAsia="Times New Roman" w:hAnsi="Times New Roman" w:cs="David" w:hint="cs"/>
            <w:sz w:val="24"/>
            <w:szCs w:val="24"/>
            <w:rtl/>
            <w:lang w:eastAsia="he-IL"/>
          </w:rPr>
          <w:delText>ה</w:delText>
        </w:r>
        <w:r w:rsidRPr="006D2AE3" w:rsidDel="00EA54C6">
          <w:rPr>
            <w:rFonts w:ascii="Times New Roman" w:eastAsia="Times New Roman" w:hAnsi="Times New Roman" w:cs="David"/>
            <w:sz w:val="24"/>
            <w:szCs w:val="24"/>
            <w:rtl/>
            <w:lang w:eastAsia="he-IL"/>
          </w:rPr>
          <w:delText xml:space="preserve"> לרבות חברת אם ו/או חברות בנות ו/או חברות שלובות</w:delText>
        </w:r>
        <w:r w:rsidRPr="006D2AE3" w:rsidDel="00EA54C6">
          <w:rPr>
            <w:rFonts w:ascii="Times New Roman" w:eastAsia="Times New Roman" w:hAnsi="Times New Roman" w:cs="David" w:hint="cs"/>
            <w:sz w:val="24"/>
            <w:szCs w:val="24"/>
            <w:rtl/>
            <w:lang w:eastAsia="he-IL"/>
          </w:rPr>
          <w:delText xml:space="preserve"> ו/או עובדיהן ו/או מנהליהן</w:delText>
        </w:r>
        <w:r w:rsidRPr="006D2AE3" w:rsidDel="00EA54C6">
          <w:rPr>
            <w:rFonts w:ascii="Times New Roman" w:eastAsia="Times New Roman" w:hAnsi="Times New Roman" w:cs="David"/>
            <w:sz w:val="24"/>
            <w:szCs w:val="24"/>
            <w:rtl/>
            <w:lang w:eastAsia="he-IL"/>
          </w:rPr>
          <w:delText>.</w:delText>
        </w:r>
      </w:del>
    </w:p>
    <w:p w14:paraId="4FC36D39" w14:textId="5AAA7A16" w:rsidR="006D2AE3" w:rsidRPr="006D2AE3" w:rsidDel="00EA54C6" w:rsidRDefault="006D2AE3" w:rsidP="006D2AE3">
      <w:pPr>
        <w:widowControl w:val="0"/>
        <w:spacing w:before="0" w:beforeAutospacing="0" w:after="0" w:afterAutospacing="0" w:line="240" w:lineRule="auto"/>
        <w:ind w:right="720"/>
        <w:rPr>
          <w:del w:id="293" w:author="Meryl Etman" w:date="2019-05-23T11:55:00Z"/>
          <w:rFonts w:ascii="Times New Roman" w:eastAsia="Times New Roman" w:hAnsi="Times New Roman" w:cs="David"/>
          <w:sz w:val="24"/>
          <w:szCs w:val="24"/>
          <w:lang w:eastAsia="he-IL"/>
        </w:rPr>
      </w:pPr>
    </w:p>
    <w:p w14:paraId="17420BEF" w14:textId="66D01F6C" w:rsidR="006D2AE3" w:rsidRPr="006D2AE3" w:rsidDel="00EA54C6" w:rsidRDefault="006D2AE3" w:rsidP="006D2AE3">
      <w:pPr>
        <w:widowControl w:val="0"/>
        <w:numPr>
          <w:ilvl w:val="0"/>
          <w:numId w:val="3"/>
        </w:numPr>
        <w:spacing w:before="0" w:beforeAutospacing="0" w:after="0" w:afterAutospacing="0" w:line="240" w:lineRule="auto"/>
        <w:rPr>
          <w:del w:id="294" w:author="Meryl Etman" w:date="2019-05-23T11:55:00Z"/>
          <w:rFonts w:ascii="Times New Roman" w:eastAsia="Times New Roman" w:hAnsi="Times New Roman" w:cs="David"/>
          <w:sz w:val="24"/>
          <w:szCs w:val="24"/>
          <w:rtl/>
          <w:lang w:eastAsia="he-IL"/>
        </w:rPr>
      </w:pPr>
      <w:del w:id="295" w:author="Meryl Etman" w:date="2019-05-23T11:55:00Z">
        <w:r w:rsidRPr="006D2AE3" w:rsidDel="00EA54C6">
          <w:rPr>
            <w:rFonts w:ascii="Times New Roman" w:eastAsia="Times New Roman" w:hAnsi="Times New Roman" w:cs="David" w:hint="cs"/>
            <w:sz w:val="24"/>
            <w:szCs w:val="24"/>
            <w:rtl/>
            <w:lang w:eastAsia="he-IL"/>
          </w:rPr>
          <w:delText>נוסח הפוליסות (למעט אחריות מקצועית) לא יפחת מהנוסח הידוע כביט במהדורה הרלוונטית לעת עריכת הביטוח.</w:delText>
        </w:r>
      </w:del>
    </w:p>
    <w:p w14:paraId="5BD09CB3" w14:textId="59525058" w:rsidR="006D2AE3" w:rsidRPr="006D2AE3" w:rsidDel="00EA54C6" w:rsidRDefault="006D2AE3" w:rsidP="006D2AE3">
      <w:pPr>
        <w:widowControl w:val="0"/>
        <w:spacing w:before="0" w:beforeAutospacing="0" w:after="0" w:afterAutospacing="0" w:line="240" w:lineRule="auto"/>
        <w:ind w:right="720"/>
        <w:rPr>
          <w:del w:id="296" w:author="Meryl Etman" w:date="2019-05-23T11:55:00Z"/>
          <w:rFonts w:ascii="Times New Roman" w:eastAsia="Times New Roman" w:hAnsi="Times New Roman" w:cs="David"/>
          <w:sz w:val="24"/>
          <w:szCs w:val="24"/>
          <w:rtl/>
          <w:lang w:eastAsia="he-IL"/>
        </w:rPr>
      </w:pPr>
    </w:p>
    <w:p w14:paraId="6D1866CD" w14:textId="5E2AA873" w:rsidR="006D2AE3" w:rsidRPr="006D2AE3" w:rsidDel="00EA54C6" w:rsidRDefault="006D2AE3" w:rsidP="006D2AE3">
      <w:pPr>
        <w:widowControl w:val="0"/>
        <w:numPr>
          <w:ilvl w:val="0"/>
          <w:numId w:val="3"/>
        </w:numPr>
        <w:spacing w:before="0" w:beforeAutospacing="0" w:after="0" w:afterAutospacing="0" w:line="240" w:lineRule="auto"/>
        <w:rPr>
          <w:del w:id="297" w:author="Meryl Etman" w:date="2019-05-23T11:55:00Z"/>
          <w:rFonts w:ascii="Times New Roman" w:eastAsia="Times New Roman" w:hAnsi="Times New Roman" w:cs="David"/>
          <w:sz w:val="24"/>
          <w:szCs w:val="24"/>
          <w:rtl/>
          <w:lang w:eastAsia="he-IL"/>
        </w:rPr>
      </w:pPr>
      <w:del w:id="298" w:author="Meryl Etman" w:date="2019-05-23T11:55:00Z">
        <w:r w:rsidRPr="006D2AE3" w:rsidDel="00EA54C6">
          <w:rPr>
            <w:rFonts w:ascii="Times New Roman" w:eastAsia="Times New Roman" w:hAnsi="Times New Roman" w:cs="David" w:hint="eastAsia"/>
            <w:sz w:val="24"/>
            <w:szCs w:val="24"/>
            <w:rtl/>
            <w:lang w:eastAsia="he-IL"/>
          </w:rPr>
          <w:delText>הננו</w:delText>
        </w:r>
        <w:r w:rsidRPr="006D2AE3" w:rsidDel="00EA54C6">
          <w:rPr>
            <w:rFonts w:ascii="Times New Roman" w:eastAsia="Times New Roman" w:hAnsi="Times New Roman" w:cs="David"/>
            <w:sz w:val="24"/>
            <w:szCs w:val="24"/>
            <w:rtl/>
            <w:lang w:eastAsia="he-IL"/>
          </w:rPr>
          <w:delText xml:space="preserve"> מאשרים כי ידוע לנו שהאחריות </w:delText>
        </w:r>
        <w:r w:rsidRPr="006D2AE3" w:rsidDel="00EA54C6">
          <w:rPr>
            <w:rFonts w:ascii="Times New Roman" w:eastAsia="Times New Roman" w:hAnsi="Times New Roman" w:cs="David" w:hint="eastAsia"/>
            <w:sz w:val="24"/>
            <w:szCs w:val="24"/>
            <w:rtl/>
            <w:lang w:eastAsia="he-IL"/>
          </w:rPr>
          <w:delText>לתשלום</w:delText>
        </w:r>
        <w:r w:rsidRPr="006D2AE3" w:rsidDel="00EA54C6">
          <w:rPr>
            <w:rFonts w:ascii="Times New Roman" w:eastAsia="Times New Roman" w:hAnsi="Times New Roman" w:cs="David"/>
            <w:sz w:val="24"/>
            <w:szCs w:val="24"/>
            <w:rtl/>
            <w:lang w:eastAsia="he-IL"/>
          </w:rPr>
          <w:delText xml:space="preserve"> פרמיות הביטוח והשתתפות עצמית חלה על היועץ בלבד</w:delText>
        </w:r>
        <w:r w:rsidRPr="006D2AE3" w:rsidDel="00EA54C6">
          <w:rPr>
            <w:rFonts w:ascii="Times New Roman" w:eastAsia="Times New Roman" w:hAnsi="Times New Roman" w:cs="David" w:hint="cs"/>
            <w:sz w:val="24"/>
            <w:szCs w:val="24"/>
            <w:rtl/>
            <w:lang w:eastAsia="he-IL"/>
          </w:rPr>
          <w:delText>, ובשום מקרה לא על החברה</w:delText>
        </w:r>
        <w:r w:rsidRPr="006D2AE3" w:rsidDel="00EA54C6">
          <w:rPr>
            <w:rFonts w:ascii="Times New Roman" w:eastAsia="Times New Roman" w:hAnsi="Times New Roman" w:cs="David"/>
            <w:sz w:val="24"/>
            <w:szCs w:val="24"/>
            <w:rtl/>
            <w:lang w:eastAsia="he-IL"/>
          </w:rPr>
          <w:delText>.</w:delText>
        </w:r>
      </w:del>
    </w:p>
    <w:p w14:paraId="5C2CB644" w14:textId="258D38BE" w:rsidR="006D2AE3" w:rsidRPr="006D2AE3" w:rsidDel="00EA54C6" w:rsidRDefault="006D2AE3" w:rsidP="006D2AE3">
      <w:pPr>
        <w:widowControl w:val="0"/>
        <w:spacing w:before="0" w:beforeAutospacing="0" w:after="0" w:afterAutospacing="0" w:line="240" w:lineRule="auto"/>
        <w:rPr>
          <w:del w:id="299" w:author="Meryl Etman" w:date="2019-05-23T11:55:00Z"/>
          <w:rFonts w:ascii="Times New Roman" w:eastAsia="Times New Roman" w:hAnsi="Times New Roman" w:cs="David"/>
          <w:sz w:val="24"/>
          <w:szCs w:val="24"/>
          <w:rtl/>
          <w:lang w:eastAsia="he-IL"/>
        </w:rPr>
      </w:pPr>
    </w:p>
    <w:p w14:paraId="3A5928D8" w14:textId="4CAA20B0" w:rsidR="006D2AE3" w:rsidRPr="006D2AE3" w:rsidDel="00EA54C6" w:rsidRDefault="006D2AE3" w:rsidP="006D2AE3">
      <w:pPr>
        <w:widowControl w:val="0"/>
        <w:numPr>
          <w:ilvl w:val="0"/>
          <w:numId w:val="3"/>
        </w:numPr>
        <w:spacing w:before="0" w:beforeAutospacing="0" w:after="0" w:afterAutospacing="0" w:line="240" w:lineRule="auto"/>
        <w:rPr>
          <w:del w:id="300" w:author="Meryl Etman" w:date="2019-05-23T11:55:00Z"/>
          <w:rFonts w:ascii="Times New Roman" w:eastAsia="Times New Roman" w:hAnsi="Times New Roman" w:cs="David"/>
          <w:sz w:val="24"/>
          <w:szCs w:val="24"/>
          <w:lang w:eastAsia="he-IL"/>
        </w:rPr>
      </w:pPr>
      <w:del w:id="301" w:author="Meryl Etman" w:date="2019-05-23T11:55:00Z">
        <w:r w:rsidRPr="006D2AE3" w:rsidDel="00EA54C6">
          <w:rPr>
            <w:rFonts w:ascii="Times New Roman" w:eastAsia="Times New Roman" w:hAnsi="Times New Roman" w:cs="David" w:hint="eastAsia"/>
            <w:sz w:val="24"/>
            <w:szCs w:val="24"/>
            <w:rtl/>
            <w:lang w:eastAsia="he-IL"/>
          </w:rPr>
          <w:delText>הננו</w:delText>
        </w:r>
        <w:r w:rsidRPr="006D2AE3" w:rsidDel="00EA54C6">
          <w:rPr>
            <w:rFonts w:ascii="Times New Roman" w:eastAsia="Times New Roman" w:hAnsi="Times New Roman" w:cs="David"/>
            <w:sz w:val="24"/>
            <w:szCs w:val="24"/>
            <w:rtl/>
            <w:lang w:eastAsia="he-IL"/>
          </w:rPr>
          <w:delText xml:space="preserve"> מאשרים כי כל הביטוחים הנ"</w:delText>
        </w:r>
        <w:r w:rsidRPr="006D2AE3" w:rsidDel="00EA54C6">
          <w:rPr>
            <w:rFonts w:ascii="Times New Roman" w:eastAsia="Times New Roman" w:hAnsi="Times New Roman" w:cs="David" w:hint="eastAsia"/>
            <w:sz w:val="24"/>
            <w:szCs w:val="24"/>
            <w:rtl/>
            <w:lang w:eastAsia="he-IL"/>
          </w:rPr>
          <w:delText>ל</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הינם</w:delText>
        </w:r>
        <w:r w:rsidRPr="006D2AE3" w:rsidDel="00EA54C6">
          <w:rPr>
            <w:rFonts w:ascii="Times New Roman" w:eastAsia="Times New Roman" w:hAnsi="Times New Roman" w:cs="David"/>
            <w:sz w:val="24"/>
            <w:szCs w:val="24"/>
            <w:rtl/>
            <w:lang w:eastAsia="he-IL"/>
          </w:rPr>
          <w:delText xml:space="preserve"> ראשוניים וקודמים לכל ביטוח הנערך על ידי </w:delText>
        </w:r>
        <w:r w:rsidRPr="006D2AE3" w:rsidDel="00EA54C6">
          <w:rPr>
            <w:rFonts w:ascii="Times New Roman" w:eastAsia="Times New Roman" w:hAnsi="Times New Roman" w:cs="David" w:hint="cs"/>
            <w:sz w:val="24"/>
            <w:szCs w:val="24"/>
            <w:rtl/>
            <w:lang w:eastAsia="he-IL"/>
          </w:rPr>
          <w:delText>החברה</w:delText>
        </w:r>
        <w:r w:rsidRPr="006D2AE3" w:rsidDel="00EA54C6">
          <w:rPr>
            <w:rFonts w:ascii="Times New Roman" w:eastAsia="Times New Roman" w:hAnsi="Times New Roman" w:cs="David"/>
            <w:sz w:val="24"/>
            <w:szCs w:val="24"/>
            <w:rtl/>
            <w:lang w:eastAsia="he-IL"/>
          </w:rPr>
          <w:delText xml:space="preserve"> ו/או לטובתה, ואנו מוותרים על </w:delText>
        </w:r>
        <w:r w:rsidRPr="006D2AE3" w:rsidDel="00EA54C6">
          <w:rPr>
            <w:rFonts w:ascii="Times New Roman" w:eastAsia="Times New Roman" w:hAnsi="Times New Roman" w:cs="David" w:hint="eastAsia"/>
            <w:sz w:val="24"/>
            <w:szCs w:val="24"/>
            <w:rtl/>
            <w:lang w:eastAsia="he-IL"/>
          </w:rPr>
          <w:delText>כל</w:delText>
        </w:r>
        <w:r w:rsidRPr="006D2AE3" w:rsidDel="00EA54C6">
          <w:rPr>
            <w:rFonts w:ascii="Times New Roman" w:eastAsia="Times New Roman" w:hAnsi="Times New Roman" w:cs="David"/>
            <w:sz w:val="24"/>
            <w:szCs w:val="24"/>
            <w:rtl/>
            <w:lang w:eastAsia="he-IL"/>
          </w:rPr>
          <w:delText xml:space="preserve"> טענה ו/או דרישה ו/או תביעה בדבר שיתוף ביטוחי </w:delText>
        </w:r>
        <w:r w:rsidRPr="006D2AE3" w:rsidDel="00EA54C6">
          <w:rPr>
            <w:rFonts w:ascii="Times New Roman" w:eastAsia="Times New Roman" w:hAnsi="Times New Roman" w:cs="David" w:hint="cs"/>
            <w:sz w:val="24"/>
            <w:szCs w:val="24"/>
            <w:rtl/>
            <w:lang w:eastAsia="he-IL"/>
          </w:rPr>
          <w:delText>החברה</w:delText>
        </w:r>
        <w:r w:rsidRPr="006D2AE3" w:rsidDel="00EA54C6">
          <w:rPr>
            <w:rFonts w:ascii="Times New Roman" w:eastAsia="Times New Roman" w:hAnsi="Times New Roman" w:cs="David"/>
            <w:sz w:val="24"/>
            <w:szCs w:val="24"/>
            <w:rtl/>
            <w:lang w:eastAsia="he-IL"/>
          </w:rPr>
          <w:delText>.</w:delText>
        </w:r>
      </w:del>
    </w:p>
    <w:p w14:paraId="0980ADA7" w14:textId="35B4EA56" w:rsidR="006D2AE3" w:rsidRPr="006D2AE3" w:rsidDel="00EA54C6" w:rsidRDefault="006D2AE3" w:rsidP="006D2AE3">
      <w:pPr>
        <w:spacing w:before="0" w:beforeAutospacing="0" w:after="0" w:afterAutospacing="0" w:line="360" w:lineRule="auto"/>
        <w:ind w:left="720"/>
        <w:rPr>
          <w:del w:id="302" w:author="Meryl Etman" w:date="2019-05-23T11:55:00Z"/>
          <w:rFonts w:ascii="Times New Roman" w:eastAsia="Times New Roman" w:hAnsi="Times New Roman" w:cs="David"/>
          <w:sz w:val="24"/>
          <w:szCs w:val="24"/>
          <w:rtl/>
        </w:rPr>
      </w:pPr>
    </w:p>
    <w:p w14:paraId="2892A893" w14:textId="16DDDEF6" w:rsidR="006D2AE3" w:rsidRPr="006D2AE3" w:rsidDel="00EA54C6" w:rsidRDefault="006D2AE3" w:rsidP="006D2AE3">
      <w:pPr>
        <w:widowControl w:val="0"/>
        <w:numPr>
          <w:ilvl w:val="0"/>
          <w:numId w:val="3"/>
        </w:numPr>
        <w:spacing w:before="0" w:beforeAutospacing="0" w:after="0" w:afterAutospacing="0" w:line="240" w:lineRule="auto"/>
        <w:rPr>
          <w:del w:id="303" w:author="Meryl Etman" w:date="2019-05-23T11:55:00Z"/>
          <w:rFonts w:ascii="Times New Roman" w:eastAsia="Times New Roman" w:hAnsi="Times New Roman" w:cs="David"/>
          <w:sz w:val="24"/>
          <w:szCs w:val="24"/>
          <w:lang w:eastAsia="he-IL"/>
        </w:rPr>
      </w:pPr>
      <w:del w:id="304" w:author="Meryl Etman" w:date="2019-05-23T11:55:00Z">
        <w:r w:rsidRPr="006D2AE3" w:rsidDel="00EA54C6">
          <w:rPr>
            <w:rFonts w:ascii="Times New Roman" w:eastAsia="Times New Roman" w:hAnsi="Times New Roman" w:cs="David" w:hint="cs"/>
            <w:sz w:val="24"/>
            <w:szCs w:val="24"/>
            <w:rtl/>
            <w:lang w:eastAsia="he-IL"/>
          </w:rPr>
          <w:delText>הפוליסות כוללות ויתור על זכות התחלוף כלפי החברה, עובדיה ומנהליה, ובלבד שהויתור על זכות התחלוף כאמור לא יחול לטובת מי שגרם לנזק בזדון.</w:delText>
        </w:r>
      </w:del>
    </w:p>
    <w:p w14:paraId="1D59DF21" w14:textId="58BF3172" w:rsidR="006D2AE3" w:rsidRPr="006D2AE3" w:rsidDel="00EA54C6" w:rsidRDefault="006D2AE3" w:rsidP="006D2AE3">
      <w:pPr>
        <w:widowControl w:val="0"/>
        <w:spacing w:before="0" w:beforeAutospacing="0" w:after="0" w:afterAutospacing="0" w:line="240" w:lineRule="auto"/>
        <w:rPr>
          <w:del w:id="305" w:author="Meryl Etman" w:date="2019-05-23T11:55:00Z"/>
          <w:rFonts w:ascii="Times New Roman" w:eastAsia="Times New Roman" w:hAnsi="Times New Roman" w:cs="David"/>
          <w:sz w:val="24"/>
          <w:szCs w:val="24"/>
          <w:rtl/>
          <w:lang w:eastAsia="he-IL"/>
        </w:rPr>
      </w:pPr>
    </w:p>
    <w:p w14:paraId="1BD1B2A8" w14:textId="3BEEADB2" w:rsidR="006D2AE3" w:rsidRPr="006D2AE3" w:rsidDel="00EA54C6" w:rsidRDefault="006D2AE3" w:rsidP="006D2AE3">
      <w:pPr>
        <w:widowControl w:val="0"/>
        <w:numPr>
          <w:ilvl w:val="0"/>
          <w:numId w:val="3"/>
        </w:numPr>
        <w:spacing w:before="0" w:beforeAutospacing="0" w:after="0" w:afterAutospacing="0" w:line="240" w:lineRule="auto"/>
        <w:rPr>
          <w:del w:id="306" w:author="Meryl Etman" w:date="2019-05-23T11:55:00Z"/>
          <w:rFonts w:ascii="Times New Roman" w:eastAsia="Times New Roman" w:hAnsi="Times New Roman" w:cs="David"/>
          <w:sz w:val="24"/>
          <w:szCs w:val="24"/>
          <w:rtl/>
          <w:lang w:eastAsia="he-IL"/>
        </w:rPr>
      </w:pPr>
      <w:del w:id="307" w:author="Meryl Etman" w:date="2019-05-23T11:55:00Z">
        <w:r w:rsidRPr="006D2AE3" w:rsidDel="00EA54C6">
          <w:rPr>
            <w:rFonts w:ascii="Times New Roman" w:eastAsia="Times New Roman" w:hAnsi="Times New Roman" w:cs="David" w:hint="eastAsia"/>
            <w:sz w:val="24"/>
            <w:szCs w:val="24"/>
            <w:rtl/>
            <w:lang w:eastAsia="he-IL"/>
          </w:rPr>
          <w:delText>הננו</w:delText>
        </w:r>
        <w:r w:rsidRPr="006D2AE3" w:rsidDel="00EA54C6">
          <w:rPr>
            <w:rFonts w:ascii="Times New Roman" w:eastAsia="Times New Roman" w:hAnsi="Times New Roman" w:cs="David"/>
            <w:sz w:val="24"/>
            <w:szCs w:val="24"/>
            <w:rtl/>
            <w:lang w:eastAsia="he-IL"/>
          </w:rPr>
          <w:delText xml:space="preserve"> מתחייבים כי הביטוחים הנ"</w:delText>
        </w:r>
        <w:r w:rsidRPr="006D2AE3" w:rsidDel="00EA54C6">
          <w:rPr>
            <w:rFonts w:ascii="Times New Roman" w:eastAsia="Times New Roman" w:hAnsi="Times New Roman" w:cs="David" w:hint="eastAsia"/>
            <w:sz w:val="24"/>
            <w:szCs w:val="24"/>
            <w:rtl/>
            <w:lang w:eastAsia="he-IL"/>
          </w:rPr>
          <w:delText>ל</w:delText>
        </w:r>
        <w:r w:rsidRPr="006D2AE3" w:rsidDel="00EA54C6">
          <w:rPr>
            <w:rFonts w:ascii="Times New Roman" w:eastAsia="Times New Roman" w:hAnsi="Times New Roman" w:cs="David"/>
            <w:sz w:val="24"/>
            <w:szCs w:val="24"/>
            <w:rtl/>
            <w:lang w:eastAsia="he-IL"/>
          </w:rPr>
          <w:delText xml:space="preserve"> </w:delText>
        </w:r>
        <w:r w:rsidRPr="006D2AE3" w:rsidDel="00EA54C6">
          <w:rPr>
            <w:rFonts w:ascii="Times New Roman" w:eastAsia="Times New Roman" w:hAnsi="Times New Roman" w:cs="David" w:hint="eastAsia"/>
            <w:sz w:val="24"/>
            <w:szCs w:val="24"/>
            <w:rtl/>
            <w:lang w:eastAsia="he-IL"/>
          </w:rPr>
          <w:delText>לא</w:delText>
        </w:r>
        <w:r w:rsidRPr="006D2AE3" w:rsidDel="00EA54C6">
          <w:rPr>
            <w:rFonts w:ascii="Times New Roman" w:eastAsia="Times New Roman" w:hAnsi="Times New Roman" w:cs="David"/>
            <w:sz w:val="24"/>
            <w:szCs w:val="24"/>
            <w:rtl/>
            <w:lang w:eastAsia="he-IL"/>
          </w:rPr>
          <w:delText xml:space="preserve"> יבוטלו ולא יצומצמו במשך תקופת הביטוח, אלא בהודעה מראש של 60 יום </w:delText>
        </w:r>
        <w:r w:rsidRPr="006D2AE3" w:rsidDel="00EA54C6">
          <w:rPr>
            <w:rFonts w:ascii="Times New Roman" w:eastAsia="Times New Roman" w:hAnsi="Times New Roman" w:cs="David" w:hint="cs"/>
            <w:sz w:val="24"/>
            <w:szCs w:val="24"/>
            <w:rtl/>
            <w:lang w:eastAsia="he-IL"/>
          </w:rPr>
          <w:delText>לחברה</w:delText>
        </w:r>
        <w:r w:rsidRPr="006D2AE3" w:rsidDel="00EA54C6">
          <w:rPr>
            <w:rFonts w:ascii="Times New Roman" w:eastAsia="Times New Roman" w:hAnsi="Times New Roman" w:cs="David"/>
            <w:sz w:val="24"/>
            <w:szCs w:val="24"/>
            <w:rtl/>
            <w:lang w:eastAsia="he-IL"/>
          </w:rPr>
          <w:delText xml:space="preserve">, בכתב, </w:delText>
        </w:r>
        <w:r w:rsidRPr="006D2AE3" w:rsidDel="00EA54C6">
          <w:rPr>
            <w:rFonts w:ascii="Times New Roman" w:eastAsia="Times New Roman" w:hAnsi="Times New Roman" w:cs="David" w:hint="eastAsia"/>
            <w:sz w:val="24"/>
            <w:szCs w:val="24"/>
            <w:rtl/>
            <w:lang w:eastAsia="he-IL"/>
          </w:rPr>
          <w:delText>בדואר</w:delText>
        </w:r>
        <w:r w:rsidRPr="006D2AE3" w:rsidDel="00EA54C6">
          <w:rPr>
            <w:rFonts w:ascii="Times New Roman" w:eastAsia="Times New Roman" w:hAnsi="Times New Roman" w:cs="David"/>
            <w:sz w:val="24"/>
            <w:szCs w:val="24"/>
            <w:rtl/>
            <w:lang w:eastAsia="he-IL"/>
          </w:rPr>
          <w:delText xml:space="preserve"> רשום.</w:delText>
        </w:r>
      </w:del>
    </w:p>
    <w:p w14:paraId="56BF9D50" w14:textId="4E8A5BFB" w:rsidR="006D2AE3" w:rsidRPr="006D2AE3" w:rsidDel="00EA54C6" w:rsidRDefault="006D2AE3" w:rsidP="006D2AE3">
      <w:pPr>
        <w:widowControl w:val="0"/>
        <w:spacing w:before="0" w:beforeAutospacing="0" w:after="0" w:afterAutospacing="0" w:line="240" w:lineRule="auto"/>
        <w:rPr>
          <w:del w:id="308" w:author="Meryl Etman" w:date="2019-05-23T11:55:00Z"/>
          <w:rFonts w:ascii="Times New Roman" w:eastAsia="Times New Roman" w:hAnsi="Times New Roman" w:cs="David"/>
          <w:sz w:val="24"/>
          <w:szCs w:val="24"/>
          <w:rtl/>
          <w:lang w:eastAsia="he-IL"/>
        </w:rPr>
      </w:pPr>
    </w:p>
    <w:p w14:paraId="1002EE71" w14:textId="2CF78F9D" w:rsidR="006D2AE3" w:rsidRPr="006D2AE3" w:rsidDel="00EA54C6" w:rsidRDefault="006D2AE3" w:rsidP="006D2AE3">
      <w:pPr>
        <w:widowControl w:val="0"/>
        <w:spacing w:before="0" w:beforeAutospacing="0" w:after="0" w:afterAutospacing="0" w:line="240" w:lineRule="auto"/>
        <w:rPr>
          <w:del w:id="309" w:author="Meryl Etman" w:date="2019-05-23T11:55:00Z"/>
          <w:rFonts w:ascii="Times New Roman" w:eastAsia="Times New Roman" w:hAnsi="Times New Roman" w:cs="David"/>
          <w:sz w:val="24"/>
          <w:szCs w:val="24"/>
          <w:rtl/>
          <w:lang w:eastAsia="he-IL"/>
        </w:rPr>
      </w:pPr>
    </w:p>
    <w:p w14:paraId="5B821980" w14:textId="1624E4A9" w:rsidR="006D2AE3" w:rsidRPr="006D2AE3" w:rsidDel="00EA54C6" w:rsidRDefault="006D2AE3" w:rsidP="006D2AE3">
      <w:pPr>
        <w:widowControl w:val="0"/>
        <w:spacing w:before="0" w:beforeAutospacing="0" w:after="0" w:afterAutospacing="0" w:line="240" w:lineRule="auto"/>
        <w:rPr>
          <w:del w:id="310" w:author="Meryl Etman" w:date="2019-05-23T11:55:00Z"/>
          <w:rFonts w:ascii="Times New Roman" w:eastAsia="Times New Roman" w:hAnsi="Times New Roman" w:cs="David"/>
          <w:sz w:val="24"/>
          <w:szCs w:val="24"/>
          <w:rtl/>
          <w:lang w:eastAsia="he-IL"/>
        </w:rPr>
      </w:pPr>
      <w:del w:id="311" w:author="Meryl Etman" w:date="2019-05-23T11:55:00Z">
        <w:r w:rsidRPr="006D2AE3" w:rsidDel="00EA54C6">
          <w:rPr>
            <w:rFonts w:ascii="Times New Roman" w:eastAsia="Times New Roman" w:hAnsi="Times New Roman" w:cs="David" w:hint="eastAsia"/>
            <w:bCs/>
            <w:sz w:val="24"/>
            <w:szCs w:val="24"/>
            <w:rtl/>
            <w:lang w:eastAsia="he-IL"/>
          </w:rPr>
          <w:delText>אישורנו</w:delText>
        </w:r>
        <w:r w:rsidRPr="006D2AE3" w:rsidDel="00EA54C6">
          <w:rPr>
            <w:rFonts w:ascii="Times New Roman" w:eastAsia="Times New Roman" w:hAnsi="Times New Roman" w:cs="David"/>
            <w:bCs/>
            <w:sz w:val="24"/>
            <w:szCs w:val="24"/>
            <w:rtl/>
            <w:lang w:eastAsia="he-IL"/>
          </w:rPr>
          <w:delText xml:space="preserve"> זה הינו בכפוף לתנאי </w:delText>
        </w:r>
        <w:r w:rsidRPr="006D2AE3" w:rsidDel="00EA54C6">
          <w:rPr>
            <w:rFonts w:ascii="Times New Roman" w:eastAsia="Times New Roman" w:hAnsi="Times New Roman" w:cs="David" w:hint="eastAsia"/>
            <w:bCs/>
            <w:sz w:val="24"/>
            <w:szCs w:val="24"/>
            <w:rtl/>
            <w:lang w:eastAsia="he-IL"/>
          </w:rPr>
          <w:delText>פוליסות</w:delText>
        </w:r>
        <w:r w:rsidRPr="006D2AE3" w:rsidDel="00EA54C6">
          <w:rPr>
            <w:rFonts w:ascii="Times New Roman" w:eastAsia="Times New Roman" w:hAnsi="Times New Roman" w:cs="David"/>
            <w:bCs/>
            <w:sz w:val="24"/>
            <w:szCs w:val="24"/>
            <w:rtl/>
            <w:lang w:eastAsia="he-IL"/>
          </w:rPr>
          <w:delText xml:space="preserve"> הביטוח המקוריות ולסייגיהן, עד כמה שלא שונו על פי האמור באישור זה.</w:delText>
        </w:r>
      </w:del>
    </w:p>
    <w:p w14:paraId="29192309" w14:textId="2064F27A" w:rsidR="006D2AE3" w:rsidRPr="006D2AE3" w:rsidDel="00EA54C6" w:rsidRDefault="006D2AE3" w:rsidP="006D2AE3">
      <w:pPr>
        <w:widowControl w:val="0"/>
        <w:spacing w:before="0" w:beforeAutospacing="0" w:after="0" w:afterAutospacing="0" w:line="240" w:lineRule="auto"/>
        <w:rPr>
          <w:del w:id="312" w:author="Meryl Etman" w:date="2019-05-23T11:55:00Z"/>
          <w:rFonts w:ascii="Times New Roman" w:eastAsia="Times New Roman" w:hAnsi="Times New Roman" w:cs="David"/>
          <w:sz w:val="24"/>
          <w:szCs w:val="24"/>
          <w:rtl/>
          <w:lang w:eastAsia="he-IL"/>
        </w:rPr>
      </w:pPr>
    </w:p>
    <w:p w14:paraId="4461DA73" w14:textId="5BB6E5F2" w:rsidR="006D2AE3" w:rsidRPr="006D2AE3" w:rsidDel="00EA54C6" w:rsidRDefault="006D2AE3" w:rsidP="006D2AE3">
      <w:pPr>
        <w:widowControl w:val="0"/>
        <w:spacing w:before="0" w:beforeAutospacing="0" w:after="0" w:afterAutospacing="0" w:line="240" w:lineRule="auto"/>
        <w:rPr>
          <w:del w:id="313" w:author="Meryl Etman" w:date="2019-05-23T11:55:00Z"/>
          <w:rFonts w:ascii="Times New Roman" w:eastAsia="Times New Roman" w:hAnsi="Times New Roman" w:cs="David"/>
          <w:sz w:val="24"/>
          <w:szCs w:val="24"/>
          <w:rtl/>
          <w:lang w:eastAsia="he-IL"/>
        </w:rPr>
      </w:pPr>
    </w:p>
    <w:p w14:paraId="790640DF" w14:textId="12A05487" w:rsidR="006D2AE3" w:rsidRPr="006D2AE3" w:rsidDel="00EA54C6" w:rsidRDefault="006D2AE3" w:rsidP="006D2AE3">
      <w:pPr>
        <w:widowControl w:val="0"/>
        <w:spacing w:before="0" w:beforeAutospacing="0" w:after="0" w:afterAutospacing="0" w:line="240" w:lineRule="auto"/>
        <w:rPr>
          <w:del w:id="314" w:author="Meryl Etman" w:date="2019-05-23T11:55:00Z"/>
          <w:rFonts w:ascii="Times New Roman" w:eastAsia="Times New Roman" w:hAnsi="Times New Roman" w:cs="David"/>
          <w:sz w:val="24"/>
          <w:szCs w:val="24"/>
          <w:rtl/>
          <w:lang w:eastAsia="he-IL"/>
        </w:rPr>
      </w:pPr>
    </w:p>
    <w:p w14:paraId="7FF395B5" w14:textId="2BD769D4" w:rsidR="006D2AE3" w:rsidRPr="006D2AE3" w:rsidDel="00EA54C6" w:rsidRDefault="006D2AE3" w:rsidP="006D2AE3">
      <w:pPr>
        <w:widowControl w:val="0"/>
        <w:spacing w:before="0" w:beforeAutospacing="0" w:after="0" w:afterAutospacing="0" w:line="240" w:lineRule="auto"/>
        <w:rPr>
          <w:del w:id="315" w:author="Meryl Etman" w:date="2019-05-23T11:55:00Z"/>
          <w:rFonts w:ascii="Times New Roman" w:eastAsia="Times New Roman" w:hAnsi="Times New Roman" w:cs="David"/>
          <w:sz w:val="24"/>
          <w:szCs w:val="24"/>
          <w:rtl/>
          <w:lang w:eastAsia="he-IL"/>
        </w:rPr>
      </w:pPr>
    </w:p>
    <w:p w14:paraId="3EC333C5" w14:textId="0203B8FF" w:rsidR="006D2AE3" w:rsidRPr="006D2AE3" w:rsidDel="00EA54C6" w:rsidRDefault="006D2AE3" w:rsidP="006D2AE3">
      <w:pPr>
        <w:widowControl w:val="0"/>
        <w:spacing w:before="0" w:beforeAutospacing="0" w:after="0" w:afterAutospacing="0" w:line="240" w:lineRule="auto"/>
        <w:rPr>
          <w:del w:id="316" w:author="Meryl Etman" w:date="2019-05-23T11:55:00Z"/>
          <w:rFonts w:ascii="Times New Roman" w:eastAsia="Times New Roman" w:hAnsi="Times New Roman" w:cs="David"/>
          <w:sz w:val="24"/>
          <w:szCs w:val="24"/>
          <w:rtl/>
          <w:lang w:eastAsia="he-IL"/>
        </w:rPr>
      </w:pPr>
    </w:p>
    <w:p w14:paraId="61A5DF83" w14:textId="63DCACFB" w:rsidR="006D2AE3" w:rsidRPr="006D2AE3" w:rsidDel="00EA54C6" w:rsidRDefault="006D2AE3" w:rsidP="006D2AE3">
      <w:pPr>
        <w:widowControl w:val="0"/>
        <w:spacing w:before="0" w:beforeAutospacing="0" w:after="0" w:afterAutospacing="0" w:line="240" w:lineRule="auto"/>
        <w:rPr>
          <w:del w:id="317" w:author="Meryl Etman" w:date="2019-05-23T11:55:00Z"/>
          <w:rFonts w:ascii="Times New Roman" w:eastAsia="Times New Roman" w:hAnsi="Times New Roman" w:cs="David"/>
          <w:sz w:val="24"/>
          <w:szCs w:val="24"/>
          <w:rtl/>
          <w:lang w:eastAsia="he-IL"/>
        </w:rPr>
      </w:pPr>
    </w:p>
    <w:p w14:paraId="337C815A" w14:textId="23E508AE" w:rsidR="006D2AE3" w:rsidRPr="006D2AE3" w:rsidDel="00EA54C6" w:rsidRDefault="006D2AE3" w:rsidP="006D2AE3">
      <w:pPr>
        <w:widowControl w:val="0"/>
        <w:spacing w:before="0" w:beforeAutospacing="0" w:after="0" w:afterAutospacing="0" w:line="240" w:lineRule="auto"/>
        <w:rPr>
          <w:del w:id="318" w:author="Meryl Etman" w:date="2019-05-23T11:55:00Z"/>
          <w:rFonts w:ascii="Times New Roman" w:eastAsia="Times New Roman" w:hAnsi="Times New Roman" w:cs="David"/>
          <w:sz w:val="24"/>
          <w:szCs w:val="24"/>
          <w:rtl/>
          <w:lang w:eastAsia="he-IL"/>
        </w:rPr>
      </w:pPr>
    </w:p>
    <w:p w14:paraId="4A7B2E97" w14:textId="248AD07B" w:rsidR="006D2AE3" w:rsidRPr="006D2AE3" w:rsidDel="00EA54C6" w:rsidRDefault="006D2AE3" w:rsidP="006D2AE3">
      <w:pPr>
        <w:widowControl w:val="0"/>
        <w:spacing w:before="0" w:beforeAutospacing="0" w:after="0" w:afterAutospacing="0" w:line="240" w:lineRule="auto"/>
        <w:rPr>
          <w:del w:id="319" w:author="Meryl Etman" w:date="2019-05-23T11:55:00Z"/>
          <w:rFonts w:ascii="Times New Roman" w:eastAsia="Times New Roman" w:hAnsi="Times New Roman" w:cs="David"/>
          <w:sz w:val="24"/>
          <w:szCs w:val="24"/>
          <w:rtl/>
          <w:lang w:eastAsia="he-IL"/>
        </w:rPr>
      </w:pPr>
    </w:p>
    <w:p w14:paraId="72B728F9" w14:textId="7C6CCD48" w:rsidR="006D2AE3" w:rsidRPr="006D2AE3" w:rsidDel="00EA54C6" w:rsidRDefault="006D2AE3" w:rsidP="006D2AE3">
      <w:pPr>
        <w:widowControl w:val="0"/>
        <w:spacing w:before="0" w:beforeAutospacing="0" w:after="0" w:afterAutospacing="0" w:line="240" w:lineRule="auto"/>
        <w:rPr>
          <w:del w:id="320" w:author="Meryl Etman" w:date="2019-05-23T11:55:00Z"/>
          <w:rFonts w:ascii="Times New Roman" w:eastAsia="Times New Roman" w:hAnsi="Times New Roman" w:cs="David"/>
          <w:sz w:val="24"/>
          <w:szCs w:val="24"/>
          <w:rtl/>
          <w:lang w:eastAsia="he-IL"/>
        </w:rPr>
      </w:pPr>
    </w:p>
    <w:p w14:paraId="77ABDBA7" w14:textId="750C31BF" w:rsidR="006D2AE3" w:rsidRPr="006D2AE3" w:rsidDel="00EA54C6" w:rsidRDefault="006D2AE3" w:rsidP="006D2AE3">
      <w:pPr>
        <w:widowControl w:val="0"/>
        <w:spacing w:before="0" w:beforeAutospacing="0" w:after="0" w:afterAutospacing="0" w:line="240" w:lineRule="auto"/>
        <w:rPr>
          <w:del w:id="321" w:author="Meryl Etman" w:date="2019-05-23T11:55:00Z"/>
          <w:rFonts w:ascii="Times New Roman" w:eastAsia="Times New Roman" w:hAnsi="Times New Roman" w:cs="David"/>
          <w:sz w:val="24"/>
          <w:szCs w:val="24"/>
          <w:rtl/>
          <w:lang w:eastAsia="he-IL"/>
        </w:rPr>
      </w:pPr>
    </w:p>
    <w:p w14:paraId="171697F9" w14:textId="6FDD707C" w:rsidR="006D2AE3" w:rsidRPr="006D2AE3" w:rsidDel="00EA54C6" w:rsidRDefault="006D2AE3" w:rsidP="006D2AE3">
      <w:pPr>
        <w:widowControl w:val="0"/>
        <w:spacing w:before="0" w:beforeAutospacing="0" w:after="0" w:afterAutospacing="0" w:line="240" w:lineRule="auto"/>
        <w:rPr>
          <w:del w:id="322" w:author="Meryl Etman" w:date="2019-05-23T11:55:00Z"/>
          <w:rFonts w:ascii="Times New Roman" w:eastAsia="Times New Roman" w:hAnsi="Times New Roman" w:cs="David"/>
          <w:sz w:val="24"/>
          <w:szCs w:val="24"/>
          <w:rtl/>
          <w:lang w:eastAsia="he-IL"/>
        </w:rPr>
      </w:pPr>
    </w:p>
    <w:p w14:paraId="58D0DA23" w14:textId="1D3127E1" w:rsidR="006D2AE3" w:rsidRPr="006D2AE3" w:rsidDel="00EA54C6" w:rsidRDefault="006D2AE3" w:rsidP="006D2AE3">
      <w:pPr>
        <w:widowControl w:val="0"/>
        <w:spacing w:before="0" w:beforeAutospacing="0" w:after="0" w:afterAutospacing="0" w:line="240" w:lineRule="auto"/>
        <w:rPr>
          <w:del w:id="323" w:author="Meryl Etman" w:date="2019-05-23T11:55:00Z"/>
          <w:rFonts w:ascii="Times New Roman" w:eastAsia="Times New Roman" w:hAnsi="Times New Roman" w:cs="David"/>
          <w:sz w:val="24"/>
          <w:szCs w:val="24"/>
          <w:rtl/>
          <w:lang w:eastAsia="he-IL"/>
        </w:rPr>
      </w:pPr>
    </w:p>
    <w:p w14:paraId="5F4D50C5" w14:textId="01D3ACB2" w:rsidR="006D2AE3" w:rsidRPr="006D2AE3" w:rsidDel="00EA54C6" w:rsidRDefault="006D2AE3" w:rsidP="006D2AE3">
      <w:pPr>
        <w:widowControl w:val="0"/>
        <w:spacing w:before="0" w:beforeAutospacing="0" w:after="0" w:afterAutospacing="0" w:line="240" w:lineRule="auto"/>
        <w:rPr>
          <w:del w:id="324" w:author="Meryl Etman" w:date="2019-05-23T11:55:00Z"/>
          <w:rFonts w:ascii="Times New Roman" w:eastAsia="Times New Roman" w:hAnsi="Times New Roman" w:cs="David"/>
          <w:sz w:val="24"/>
          <w:szCs w:val="24"/>
          <w:lang w:eastAsia="he-IL"/>
        </w:rPr>
      </w:pPr>
    </w:p>
    <w:p w14:paraId="34209086" w14:textId="5B693042" w:rsidR="006D2AE3" w:rsidRPr="006D2AE3" w:rsidDel="00EA54C6" w:rsidRDefault="006D2AE3" w:rsidP="006D2AE3">
      <w:pPr>
        <w:widowControl w:val="0"/>
        <w:spacing w:before="0" w:beforeAutospacing="0" w:after="0" w:afterAutospacing="0" w:line="240" w:lineRule="auto"/>
        <w:rPr>
          <w:del w:id="325" w:author="Meryl Etman" w:date="2019-05-23T11:55:00Z"/>
          <w:rFonts w:ascii="Times New Roman" w:eastAsia="Times New Roman" w:hAnsi="Times New Roman" w:cs="David"/>
          <w:sz w:val="24"/>
          <w:szCs w:val="24"/>
          <w:lang w:eastAsia="he-IL"/>
        </w:rPr>
      </w:pPr>
      <w:del w:id="326" w:author="Meryl Etman" w:date="2019-05-23T11:55:00Z">
        <w:r w:rsidRPr="006D2AE3" w:rsidDel="00EA54C6">
          <w:rPr>
            <w:rFonts w:ascii="Times New Roman" w:eastAsia="Times New Roman" w:hAnsi="Times New Roman" w:cs="David"/>
            <w:sz w:val="24"/>
            <w:szCs w:val="24"/>
            <w:rtl/>
            <w:lang w:eastAsia="he-IL"/>
          </w:rPr>
          <w:delText>______________</w:delText>
        </w:r>
        <w:r w:rsidRPr="006D2AE3" w:rsidDel="00EA54C6">
          <w:rPr>
            <w:rFonts w:ascii="Times New Roman" w:eastAsia="Times New Roman" w:hAnsi="Times New Roman" w:cs="David"/>
            <w:sz w:val="24"/>
            <w:szCs w:val="24"/>
            <w:rtl/>
            <w:lang w:eastAsia="he-IL"/>
          </w:rPr>
          <w:tab/>
          <w:delText>______________</w:delText>
        </w:r>
        <w:r w:rsidRPr="006D2AE3" w:rsidDel="00EA54C6">
          <w:rPr>
            <w:rFonts w:ascii="Times New Roman" w:eastAsia="Times New Roman" w:hAnsi="Times New Roman" w:cs="David"/>
            <w:sz w:val="24"/>
            <w:szCs w:val="24"/>
            <w:rtl/>
            <w:lang w:eastAsia="he-IL"/>
          </w:rPr>
          <w:tab/>
          <w:delText>______________</w:delText>
        </w:r>
        <w:r w:rsidRPr="006D2AE3" w:rsidDel="00EA54C6">
          <w:rPr>
            <w:rFonts w:ascii="Times New Roman" w:eastAsia="Times New Roman" w:hAnsi="Times New Roman" w:cs="David"/>
            <w:sz w:val="24"/>
            <w:szCs w:val="24"/>
            <w:rtl/>
            <w:lang w:eastAsia="he-IL"/>
          </w:rPr>
          <w:tab/>
          <w:delText>______________</w:delText>
        </w:r>
      </w:del>
    </w:p>
    <w:p w14:paraId="6055414A" w14:textId="39146355" w:rsidR="006D2AE3" w:rsidRPr="006D2AE3" w:rsidRDefault="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Change w:id="327" w:author="Meryl Etman" w:date="2019-05-23T11:55:00Z">
          <w:pPr>
            <w:widowControl w:val="0"/>
            <w:spacing w:before="0" w:beforeAutospacing="0" w:after="0" w:afterAutospacing="0" w:line="240" w:lineRule="auto"/>
          </w:pPr>
        </w:pPrChange>
      </w:pPr>
      <w:del w:id="328" w:author="Meryl Etman" w:date="2019-05-23T11:55:00Z">
        <w:r w:rsidRPr="006D2AE3" w:rsidDel="00EA54C6">
          <w:rPr>
            <w:rFonts w:ascii="Times New Roman" w:eastAsia="Times New Roman" w:hAnsi="Times New Roman" w:cs="David"/>
            <w:sz w:val="24"/>
            <w:szCs w:val="24"/>
            <w:rtl/>
            <w:lang w:eastAsia="he-IL"/>
          </w:rPr>
          <w:delText xml:space="preserve">(חותמת </w:delText>
        </w:r>
        <w:r w:rsidRPr="006D2AE3" w:rsidDel="00EA54C6">
          <w:rPr>
            <w:rFonts w:ascii="Times New Roman" w:eastAsia="Times New Roman" w:hAnsi="Times New Roman" w:cs="David" w:hint="eastAsia"/>
            <w:sz w:val="24"/>
            <w:szCs w:val="24"/>
            <w:rtl/>
            <w:lang w:eastAsia="he-IL"/>
          </w:rPr>
          <w:delText>המבטח</w:delText>
        </w:r>
        <w:r w:rsidRPr="006D2AE3" w:rsidDel="00EA54C6">
          <w:rPr>
            <w:rFonts w:ascii="Times New Roman" w:eastAsia="Times New Roman" w:hAnsi="Times New Roman" w:cs="David"/>
            <w:sz w:val="24"/>
            <w:szCs w:val="24"/>
            <w:rtl/>
            <w:lang w:eastAsia="he-IL"/>
          </w:rPr>
          <w:delText>)</w:delText>
        </w:r>
        <w:r w:rsidRPr="006D2AE3" w:rsidDel="00EA54C6">
          <w:rPr>
            <w:rFonts w:ascii="Times New Roman" w:eastAsia="Times New Roman" w:hAnsi="Times New Roman" w:cs="David"/>
            <w:sz w:val="24"/>
            <w:szCs w:val="24"/>
            <w:rtl/>
            <w:lang w:eastAsia="he-IL"/>
          </w:rPr>
          <w:tab/>
          <w:delText>(חתימת המבטח)</w:delText>
        </w:r>
        <w:r w:rsidRPr="006D2AE3" w:rsidDel="00EA54C6">
          <w:rPr>
            <w:rFonts w:ascii="Times New Roman" w:eastAsia="Times New Roman" w:hAnsi="Times New Roman" w:cs="David"/>
            <w:sz w:val="24"/>
            <w:szCs w:val="24"/>
            <w:rtl/>
            <w:lang w:eastAsia="he-IL"/>
          </w:rPr>
          <w:tab/>
          <w:delText>(שם החותם)</w:delText>
        </w:r>
        <w:r w:rsidRPr="006D2AE3" w:rsidDel="00EA54C6">
          <w:rPr>
            <w:rFonts w:ascii="Times New Roman" w:eastAsia="Times New Roman" w:hAnsi="Times New Roman" w:cs="David"/>
            <w:sz w:val="24"/>
            <w:szCs w:val="24"/>
            <w:rtl/>
            <w:lang w:eastAsia="he-IL"/>
          </w:rPr>
          <w:tab/>
        </w:r>
        <w:r w:rsidRPr="006D2AE3" w:rsidDel="00EA54C6">
          <w:rPr>
            <w:rFonts w:ascii="Times New Roman" w:eastAsia="Times New Roman" w:hAnsi="Times New Roman" w:cs="David"/>
            <w:sz w:val="24"/>
            <w:szCs w:val="24"/>
            <w:rtl/>
            <w:lang w:eastAsia="he-IL"/>
          </w:rPr>
          <w:tab/>
          <w:delText xml:space="preserve">(תפקיד החותם) </w:delText>
        </w:r>
      </w:del>
      <w:ins w:id="329" w:author="Meryl Etman" w:date="2019-05-23T11:55:00Z">
        <w:r w:rsidR="00EA54C6" w:rsidRPr="00EA54C6">
          <w:rPr>
            <w:rFonts w:ascii="Times New Roman" w:eastAsia="Times New Roman" w:hAnsi="Times New Roman" w:cs="David" w:hint="eastAsia"/>
            <w:sz w:val="24"/>
            <w:szCs w:val="24"/>
            <w:rtl/>
            <w:lang w:eastAsia="he-IL"/>
            <w:rPrChange w:id="330" w:author="Meryl Etman" w:date="2019-05-23T11:55:00Z">
              <w:rPr>
                <w:rFonts w:ascii="Times New Roman" w:eastAsia="Times New Roman" w:hAnsi="Times New Roman" w:cs="David" w:hint="eastAsia"/>
                <w:b/>
                <w:bCs/>
                <w:i/>
                <w:iCs/>
                <w:sz w:val="24"/>
                <w:szCs w:val="24"/>
                <w:rtl/>
                <w:lang w:eastAsia="he-IL"/>
              </w:rPr>
            </w:rPrChange>
          </w:rPr>
          <w:t>מבוטל</w:t>
        </w:r>
      </w:ins>
    </w:p>
    <w:p w14:paraId="41B6A13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6532242"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E55F3B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1272FCF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5E2DA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0AF8F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FD5778"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11849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18613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6560B9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E086C5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4301094"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4"/>
          <w:szCs w:val="24"/>
          <w:u w:val="single"/>
          <w:rtl/>
          <w:lang w:eastAsia="he-IL"/>
        </w:rPr>
        <w:br w:type="page"/>
      </w:r>
    </w:p>
    <w:p w14:paraId="32F8DD9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נספח ח'</w:t>
      </w:r>
    </w:p>
    <w:p w14:paraId="105A1CA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095BD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רשימת התוכניות והמסמכים שעל המתכנן להנפיק</w:t>
      </w:r>
    </w:p>
    <w:p w14:paraId="3E1499D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5EFEC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52604C0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35112B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48BBF8"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מימדי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CAD</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הכולל את תוכניות כל המתכננים והיועצים</w:t>
      </w:r>
      <w:r w:rsidRPr="006D2AE3">
        <w:rPr>
          <w:rFonts w:ascii="Times New Roman" w:eastAsia="Times New Roman" w:hAnsi="Times New Roman" w:cs="David" w:hint="cs"/>
          <w:sz w:val="24"/>
          <w:szCs w:val="24"/>
          <w:rtl/>
          <w:lang w:eastAsia="he-IL"/>
        </w:rPr>
        <w:t>.</w:t>
      </w:r>
    </w:p>
    <w:p w14:paraId="495FF4BB"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13C8965"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תוכניות, חתכים ופרטים של תיאום המערכות מתוך המודל התלת מימדי.</w:t>
      </w:r>
    </w:p>
    <w:p w14:paraId="0A6FAAE8"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8FC3722"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7EDC092C"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A58E248"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1EEDC36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6DA80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63D2C537" w14:textId="77777777" w:rsidR="006D2AE3" w:rsidRPr="006D2AE3" w:rsidRDefault="006D2AE3" w:rsidP="006D2AE3">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0"/>
          <w:szCs w:val="20"/>
          <w:u w:val="single"/>
          <w:rtl/>
          <w:lang w:eastAsia="he-IL"/>
        </w:rPr>
        <w:br w:type="page"/>
      </w:r>
      <w:r w:rsidRPr="006D2AE3">
        <w:rPr>
          <w:rFonts w:ascii="Times New Roman" w:eastAsia="Times New Roman" w:hAnsi="Times New Roman" w:cs="David" w:hint="cs"/>
          <w:b/>
          <w:bCs/>
          <w:sz w:val="24"/>
          <w:szCs w:val="24"/>
          <w:u w:val="single"/>
          <w:rtl/>
          <w:lang w:eastAsia="he-IL"/>
        </w:rPr>
        <w:t>נספח "ט"</w:t>
      </w:r>
    </w:p>
    <w:p w14:paraId="27E4B82E"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C7A9774"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5610EF57"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2BAD144"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3FB16CA"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2A60B3D"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לכבוד :</w:t>
      </w:r>
    </w:p>
    <w:p w14:paraId="770A046A" w14:textId="3E51ED45" w:rsidR="006D2AE3" w:rsidRPr="006D2AE3" w:rsidRDefault="006D2AE3" w:rsidP="006D2AE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del w:id="331" w:author="Meryl Etman" w:date="2019-03-10T13:44:00Z">
        <w:r w:rsidRPr="006D2AE3" w:rsidDel="00641D8C">
          <w:rPr>
            <w:rFonts w:ascii="Times New Roman" w:eastAsia="Times New Roman" w:hAnsi="Times New Roman" w:cs="David"/>
            <w:color w:val="008000"/>
            <w:sz w:val="24"/>
            <w:szCs w:val="24"/>
            <w:lang w:eastAsia="he-IL"/>
          </w:rPr>
          <w:delText>&lt;@@TzadAName@@&gt;</w:delText>
        </w:r>
      </w:del>
      <w:ins w:id="332" w:author="Meryl Etman" w:date="2019-03-10T13:44:00Z">
        <w:r w:rsidR="00641D8C">
          <w:rPr>
            <w:rFonts w:ascii="Times New Roman" w:eastAsia="Times New Roman" w:hAnsi="Times New Roman" w:cs="David"/>
            <w:color w:val="008000"/>
            <w:sz w:val="24"/>
            <w:szCs w:val="24"/>
            <w:rtl/>
            <w:lang w:eastAsia="he-IL"/>
          </w:rPr>
          <w:t>א.מ.ד.ס. מחיר למשתכן</w:t>
        </w:r>
      </w:ins>
      <w:r w:rsidRPr="006D2AE3">
        <w:rPr>
          <w:rFonts w:ascii="Times New Roman" w:eastAsia="Times New Roman" w:hAnsi="Times New Roman" w:cs="David" w:hint="cs"/>
          <w:color w:val="008000"/>
          <w:sz w:val="24"/>
          <w:szCs w:val="24"/>
          <w:rtl/>
          <w:lang w:eastAsia="he-IL"/>
        </w:rPr>
        <w:br/>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u w:val="single"/>
          <w:rtl/>
          <w:lang w:eastAsia="he-IL"/>
        </w:rPr>
        <w:t>המזמין</w:t>
      </w:r>
      <w:r w:rsidRPr="006D2AE3">
        <w:rPr>
          <w:rFonts w:ascii="Times New Roman" w:eastAsia="Times New Roman" w:hAnsi="Times New Roman" w:cs="David" w:hint="cs"/>
          <w:sz w:val="24"/>
          <w:szCs w:val="24"/>
          <w:rtl/>
          <w:lang w:eastAsia="he-IL"/>
        </w:rPr>
        <w:t>)</w:t>
      </w:r>
    </w:p>
    <w:p w14:paraId="56584DDE"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B02521"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8D108B"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C08F1E"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3F5DF2" w14:textId="38F71F32" w:rsidR="006D2AE3" w:rsidRPr="006D2AE3" w:rsidRDefault="006D2AE3" w:rsidP="00D8645E">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אני הח"מ </w:t>
      </w:r>
      <w:del w:id="333"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334" w:author="Meryl Etman" w:date="2019-03-10T13:45:00Z">
        <w:r w:rsidR="00641D8C">
          <w:rPr>
            <w:rFonts w:ascii="Times New Roman" w:eastAsia="Times New Roman" w:hAnsi="Times New Roman" w:cs="David"/>
            <w:color w:val="008000"/>
            <w:sz w:val="24"/>
            <w:szCs w:val="24"/>
            <w:rtl/>
            <w:lang w:eastAsia="he-IL"/>
          </w:rPr>
          <w:t>בים לידרס בע"מ</w:t>
        </w:r>
      </w:ins>
      <w:r w:rsidRPr="006D2AE3">
        <w:rPr>
          <w:rFonts w:ascii="Times New Roman" w:eastAsia="Times New Roman" w:hAnsi="Times New Roman" w:cs="David" w:hint="cs"/>
          <w:bCs/>
          <w:color w:val="008000"/>
          <w:sz w:val="24"/>
          <w:szCs w:val="24"/>
          <w:rtl/>
          <w:lang w:eastAsia="he-IL"/>
        </w:rPr>
        <w:t xml:space="preserve"> </w:t>
      </w:r>
      <w:r w:rsidRPr="006D2AE3">
        <w:rPr>
          <w:rFonts w:ascii="Times New Roman" w:eastAsia="Times New Roman" w:hAnsi="Times New Roman" w:cs="David" w:hint="cs"/>
          <w:sz w:val="24"/>
          <w:szCs w:val="24"/>
          <w:rtl/>
          <w:lang w:eastAsia="he-IL"/>
        </w:rPr>
        <w:t xml:space="preserve">לאחר שבדקתי את העבודות שבוצעו ב- </w:t>
      </w:r>
      <w:del w:id="335" w:author="Meryl Etman" w:date="2019-03-10T14:02:00Z">
        <w:r w:rsidRPr="006D2AE3" w:rsidDel="00987CC1">
          <w:rPr>
            <w:rFonts w:ascii="Times New Roman" w:eastAsia="Times New Roman" w:hAnsi="Times New Roman" w:cs="David"/>
            <w:color w:val="008000"/>
            <w:sz w:val="24"/>
            <w:szCs w:val="24"/>
            <w:lang w:eastAsia="he-IL"/>
          </w:rPr>
          <w:delText>&lt;@@SiteID@@&gt;</w:delText>
        </w:r>
      </w:del>
      <w:ins w:id="336" w:author="Meryl Etman" w:date="2019-03-10T14:02:00Z">
        <w:r w:rsidR="00987CC1">
          <w:rPr>
            <w:rFonts w:ascii="Times New Roman" w:eastAsia="Times New Roman" w:hAnsi="Times New Roman" w:cs="David" w:hint="cs"/>
            <w:color w:val="008000"/>
            <w:sz w:val="24"/>
            <w:szCs w:val="24"/>
            <w:rtl/>
            <w:lang w:eastAsia="he-IL"/>
          </w:rPr>
          <w:t xml:space="preserve">סביוני שהם </w:t>
        </w:r>
        <w:r w:rsidR="00987CC1">
          <w:rPr>
            <w:rFonts w:ascii="Times New Roman" w:eastAsia="Times New Roman" w:hAnsi="Times New Roman" w:cs="David"/>
            <w:color w:val="008000"/>
            <w:sz w:val="24"/>
            <w:szCs w:val="24"/>
            <w:rtl/>
            <w:lang w:eastAsia="he-IL"/>
          </w:rPr>
          <w:t>–</w:t>
        </w:r>
        <w:r w:rsidR="00987CC1">
          <w:rPr>
            <w:rFonts w:ascii="Times New Roman" w:eastAsia="Times New Roman" w:hAnsi="Times New Roman" w:cs="David" w:hint="cs"/>
            <w:color w:val="008000"/>
            <w:sz w:val="24"/>
            <w:szCs w:val="24"/>
            <w:rtl/>
            <w:lang w:eastAsia="he-IL"/>
          </w:rPr>
          <w:t xml:space="preserve"> מחיר למשתכן </w:t>
        </w:r>
      </w:ins>
      <w:r w:rsidRPr="006D2AE3">
        <w:rPr>
          <w:rFonts w:ascii="Times New Roman" w:eastAsia="Times New Roman" w:hAnsi="Times New Roman" w:cs="David" w:hint="cs"/>
          <w:sz w:val="24"/>
          <w:szCs w:val="24"/>
          <w:rtl/>
          <w:lang w:eastAsia="he-IL"/>
        </w:rPr>
        <w:t>בקשר עם</w:t>
      </w:r>
      <w:r w:rsidRPr="006D2AE3">
        <w:rPr>
          <w:rFonts w:ascii="Times New Roman" w:eastAsia="Times New Roman" w:hAnsi="Times New Roman" w:cs="David" w:hint="cs"/>
          <w:color w:val="008000"/>
          <w:sz w:val="24"/>
          <w:szCs w:val="24"/>
          <w:rtl/>
          <w:lang w:eastAsia="he-IL"/>
        </w:rPr>
        <w:t xml:space="preserve"> </w:t>
      </w:r>
      <w:del w:id="337" w:author="Meryl Etman" w:date="2019-03-10T14:03:00Z">
        <w:r w:rsidRPr="006D2AE3" w:rsidDel="00987CC1">
          <w:rPr>
            <w:rFonts w:ascii="Times New Roman" w:eastAsia="Times New Roman" w:hAnsi="Times New Roman" w:cs="David" w:hint="cs"/>
            <w:color w:val="008000"/>
            <w:sz w:val="24"/>
            <w:szCs w:val="24"/>
            <w:rtl/>
          </w:rPr>
          <w:delText>&lt;@@</w:delText>
        </w:r>
        <w:r w:rsidRPr="006D2AE3" w:rsidDel="00987CC1">
          <w:rPr>
            <w:rFonts w:ascii="Times New Roman" w:eastAsia="Times New Roman" w:hAnsi="Times New Roman" w:cs="David"/>
            <w:color w:val="008000"/>
            <w:sz w:val="24"/>
            <w:szCs w:val="24"/>
          </w:rPr>
          <w:delText>Adress</w:delText>
        </w:r>
        <w:r w:rsidRPr="006D2AE3" w:rsidDel="00987CC1">
          <w:rPr>
            <w:rFonts w:ascii="Times New Roman" w:eastAsia="Times New Roman" w:hAnsi="Times New Roman" w:cs="David" w:hint="cs"/>
            <w:color w:val="008000"/>
            <w:sz w:val="24"/>
            <w:szCs w:val="24"/>
            <w:rtl/>
          </w:rPr>
          <w:delText>@@&gt;</w:delText>
        </w:r>
      </w:del>
      <w:ins w:id="338" w:author="Meryl Etman" w:date="2019-03-10T14:03:00Z">
        <w:r w:rsidR="00987CC1">
          <w:rPr>
            <w:rFonts w:ascii="Times New Roman" w:eastAsia="Times New Roman" w:hAnsi="Times New Roman" w:cs="David" w:hint="cs"/>
            <w:color w:val="008000"/>
            <w:sz w:val="24"/>
            <w:szCs w:val="24"/>
            <w:rtl/>
          </w:rPr>
          <w:t>גוש 7330, מגרשים 140-141</w:t>
        </w:r>
      </w:ins>
      <w:r w:rsidRPr="006D2AE3">
        <w:rPr>
          <w:rFonts w:ascii="Times New Roman" w:eastAsia="Times New Roman" w:hAnsi="Times New Roman" w:cs="David" w:hint="cs"/>
          <w:color w:val="008000"/>
          <w:sz w:val="24"/>
          <w:szCs w:val="24"/>
          <w:rtl/>
          <w:lang w:eastAsia="he-IL"/>
        </w:rPr>
        <w:t xml:space="preserve"> </w:t>
      </w:r>
      <w:r w:rsidRPr="006D2AE3">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 לתקנים מחייבים ולשביעות רצוני.</w:t>
      </w:r>
    </w:p>
    <w:p w14:paraId="7A03E40D" w14:textId="77777777" w:rsidR="006D2AE3" w:rsidRPr="006D2AE3" w:rsidRDefault="006D2AE3" w:rsidP="006D2AE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250D072"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159537E"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AE4FDD1"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DE9FAD8" w14:textId="77777777" w:rsidR="006D2AE3" w:rsidRPr="006D2AE3" w:rsidRDefault="006D2AE3" w:rsidP="006D2AE3">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448E19F" w14:textId="77777777" w:rsidR="006D2AE3" w:rsidRPr="006D2AE3" w:rsidRDefault="006D2AE3" w:rsidP="006D2A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                                                                                      בכבוד רב,</w:t>
      </w:r>
    </w:p>
    <w:p w14:paraId="5B047098" w14:textId="7E3A608D" w:rsidR="006D2AE3" w:rsidRPr="006D2AE3" w:rsidRDefault="006D2AE3" w:rsidP="006D2AE3">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lang w:eastAsia="he-IL"/>
        </w:rPr>
      </w:pPr>
      <w:del w:id="339" w:author="Meryl Etman" w:date="2019-03-10T13:45:00Z">
        <w:r w:rsidRPr="006D2AE3" w:rsidDel="00641D8C">
          <w:rPr>
            <w:rFonts w:ascii="Times New Roman" w:eastAsia="Times New Roman" w:hAnsi="Times New Roman" w:cs="David"/>
            <w:color w:val="008000"/>
            <w:sz w:val="24"/>
            <w:szCs w:val="24"/>
            <w:lang w:eastAsia="he-IL"/>
          </w:rPr>
          <w:delText>&lt;@@TzadbName@@&gt;</w:delText>
        </w:r>
      </w:del>
      <w:ins w:id="340" w:author="Meryl Etman" w:date="2019-03-10T13:45:00Z">
        <w:r w:rsidR="00641D8C">
          <w:rPr>
            <w:rFonts w:ascii="Times New Roman" w:eastAsia="Times New Roman" w:hAnsi="Times New Roman" w:cs="David"/>
            <w:color w:val="008000"/>
            <w:sz w:val="24"/>
            <w:szCs w:val="24"/>
            <w:rtl/>
            <w:lang w:eastAsia="he-IL"/>
          </w:rPr>
          <w:t>בים לידרס בע"מ</w:t>
        </w:r>
      </w:ins>
    </w:p>
    <w:p w14:paraId="54605D45"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hint="cs"/>
          <w:sz w:val="24"/>
          <w:szCs w:val="24"/>
          <w:rtl/>
          <w:lang w:eastAsia="he-IL"/>
        </w:rPr>
        <w:tab/>
        <w:t xml:space="preserve">   </w:t>
      </w:r>
    </w:p>
    <w:p w14:paraId="0FE7090B"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2D52B0D5"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hint="cs"/>
          <w:sz w:val="24"/>
          <w:szCs w:val="24"/>
          <w:rtl/>
          <w:lang w:eastAsia="he-IL"/>
        </w:rPr>
        <w:br w:type="page"/>
      </w:r>
      <w:r w:rsidRPr="006D2AE3">
        <w:rPr>
          <w:rFonts w:ascii="Times New Roman" w:eastAsia="Times New Roman" w:hAnsi="Times New Roman" w:cs="David" w:hint="cs"/>
          <w:b/>
          <w:bCs/>
          <w:sz w:val="24"/>
          <w:szCs w:val="24"/>
          <w:u w:val="single"/>
          <w:rtl/>
          <w:lang w:eastAsia="he-IL"/>
        </w:rPr>
        <w:t xml:space="preserve">נספח "י" </w:t>
      </w:r>
    </w:p>
    <w:p w14:paraId="585699F1" w14:textId="77777777" w:rsidR="006D2AE3" w:rsidRPr="006D2AE3" w:rsidRDefault="006D2AE3" w:rsidP="006D2AE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D5CA61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hint="cs"/>
          <w:b/>
          <w:bCs/>
          <w:sz w:val="24"/>
          <w:szCs w:val="24"/>
          <w:u w:val="single"/>
          <w:rtl/>
          <w:lang w:eastAsia="he-IL"/>
        </w:rPr>
        <w:t>דוגמא לנוסח הצהרת היועץ בדבר היעדר תביעות</w:t>
      </w:r>
    </w:p>
    <w:p w14:paraId="365C9DA4" w14:textId="77777777" w:rsidR="006D2AE3" w:rsidRPr="006D2AE3" w:rsidRDefault="006D2AE3" w:rsidP="006D2AE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187BE4" w14:textId="68084422"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6D2AE3">
        <w:rPr>
          <w:rFonts w:ascii="Times New Roman" w:eastAsia="Times New Roman" w:hAnsi="Times New Roman" w:cs="David" w:hint="cs"/>
          <w:sz w:val="24"/>
          <w:szCs w:val="24"/>
          <w:rtl/>
          <w:lang w:eastAsia="he-IL"/>
        </w:rPr>
        <w:t>לכבוד</w:t>
      </w:r>
      <w:r w:rsidRPr="006D2AE3">
        <w:rPr>
          <w:rFonts w:ascii="Times New Roman" w:eastAsia="Times New Roman" w:hAnsi="Times New Roman" w:cs="David" w:hint="cs"/>
          <w:color w:val="000000"/>
          <w:sz w:val="24"/>
          <w:szCs w:val="24"/>
          <w:rtl/>
          <w:lang w:eastAsia="he-IL"/>
        </w:rPr>
        <w:tab/>
      </w:r>
      <w:r w:rsidRPr="006D2AE3">
        <w:rPr>
          <w:rFonts w:ascii="Times New Roman" w:eastAsia="Times New Roman" w:hAnsi="Times New Roman" w:cs="David" w:hint="cs"/>
          <w:color w:val="000000"/>
          <w:sz w:val="24"/>
          <w:szCs w:val="24"/>
          <w:rtl/>
          <w:lang w:eastAsia="he-IL"/>
        </w:rPr>
        <w:br/>
      </w:r>
      <w:del w:id="341" w:author="Meryl Etman" w:date="2019-03-10T13:44:00Z">
        <w:r w:rsidRPr="006D2AE3" w:rsidDel="00641D8C">
          <w:rPr>
            <w:rFonts w:ascii="Times New Roman" w:eastAsia="Times New Roman" w:hAnsi="Times New Roman" w:cs="David"/>
            <w:color w:val="008000"/>
            <w:sz w:val="24"/>
            <w:szCs w:val="24"/>
            <w:lang w:eastAsia="he-IL"/>
          </w:rPr>
          <w:delText>&lt;@@TzadAName@@&gt;</w:delText>
        </w:r>
      </w:del>
      <w:ins w:id="342" w:author="Meryl Etman" w:date="2019-03-10T13:44:00Z">
        <w:r w:rsidR="00641D8C">
          <w:rPr>
            <w:rFonts w:ascii="Times New Roman" w:eastAsia="Times New Roman" w:hAnsi="Times New Roman" w:cs="David"/>
            <w:color w:val="008000"/>
            <w:sz w:val="24"/>
            <w:szCs w:val="24"/>
            <w:rtl/>
            <w:lang w:eastAsia="he-IL"/>
          </w:rPr>
          <w:t>א.מ.ד.ס. מחיר למשתכן</w:t>
        </w:r>
      </w:ins>
    </w:p>
    <w:p w14:paraId="38558F1A"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5FB7E7"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ג.א.נ.,</w:t>
      </w:r>
    </w:p>
    <w:p w14:paraId="041F027F"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AF72FE" w14:textId="0991C92F" w:rsidR="006D2AE3" w:rsidRPr="006D2AE3" w:rsidRDefault="006D2AE3" w:rsidP="00D8645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אנו הח"מ מצהירים בזאת שעם קבלת סך של </w:t>
      </w:r>
      <w:r w:rsidRPr="006D2AE3">
        <w:rPr>
          <w:rFonts w:ascii="Times New Roman" w:eastAsia="Times New Roman" w:hAnsi="Times New Roman" w:cs="David" w:hint="cs"/>
          <w:sz w:val="24"/>
          <w:szCs w:val="24"/>
          <w:u w:val="single"/>
          <w:rtl/>
          <w:lang w:eastAsia="he-IL"/>
        </w:rPr>
        <w:t xml:space="preserve">                </w:t>
      </w:r>
      <w:r w:rsidRPr="006D2AE3">
        <w:rPr>
          <w:rFonts w:ascii="Times New Roman" w:eastAsia="Times New Roman" w:hAnsi="Times New Roman" w:cs="David" w:hint="cs"/>
          <w:sz w:val="24"/>
          <w:szCs w:val="24"/>
          <w:rtl/>
          <w:lang w:eastAsia="he-IL"/>
        </w:rPr>
        <w:t xml:space="preserve"> ש"ח (להלן:"</w:t>
      </w:r>
      <w:r w:rsidRPr="006D2AE3">
        <w:rPr>
          <w:rFonts w:ascii="Times New Roman" w:eastAsia="Times New Roman" w:hAnsi="Times New Roman" w:cs="David" w:hint="cs"/>
          <w:b/>
          <w:bCs/>
          <w:sz w:val="24"/>
          <w:szCs w:val="24"/>
          <w:rtl/>
          <w:lang w:eastAsia="he-IL"/>
        </w:rPr>
        <w:t>היתרה הסופית</w:t>
      </w:r>
      <w:r w:rsidRPr="006D2AE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del w:id="343" w:author="Meryl Etman" w:date="2019-03-10T14:03:00Z">
        <w:r w:rsidRPr="006D2AE3" w:rsidDel="00987CC1">
          <w:rPr>
            <w:rFonts w:ascii="Times New Roman" w:eastAsia="Times New Roman" w:hAnsi="Times New Roman" w:cs="David" w:hint="cs"/>
            <w:color w:val="008000"/>
            <w:sz w:val="24"/>
            <w:szCs w:val="24"/>
            <w:rtl/>
            <w:lang w:eastAsia="he-IL"/>
          </w:rPr>
          <w:delText>&lt;@@</w:delText>
        </w:r>
        <w:r w:rsidRPr="006D2AE3" w:rsidDel="00987CC1">
          <w:rPr>
            <w:rFonts w:ascii="Times New Roman" w:eastAsia="Times New Roman" w:hAnsi="Times New Roman" w:cs="David"/>
            <w:color w:val="008000"/>
            <w:sz w:val="24"/>
            <w:szCs w:val="24"/>
            <w:lang w:eastAsia="he-IL"/>
          </w:rPr>
          <w:delText>SiteID</w:delText>
        </w:r>
        <w:r w:rsidRPr="006D2AE3" w:rsidDel="00987CC1">
          <w:rPr>
            <w:rFonts w:ascii="Times New Roman" w:eastAsia="Times New Roman" w:hAnsi="Times New Roman" w:cs="David" w:hint="cs"/>
            <w:color w:val="008000"/>
            <w:sz w:val="24"/>
            <w:szCs w:val="24"/>
            <w:rtl/>
            <w:lang w:eastAsia="he-IL"/>
          </w:rPr>
          <w:delText>@@&gt;</w:delText>
        </w:r>
      </w:del>
      <w:ins w:id="344" w:author="Meryl Etman" w:date="2019-03-10T14:03:00Z">
        <w:r w:rsidR="00987CC1">
          <w:rPr>
            <w:rFonts w:ascii="Times New Roman" w:eastAsia="Times New Roman" w:hAnsi="Times New Roman" w:cs="David" w:hint="cs"/>
            <w:color w:val="008000"/>
            <w:sz w:val="24"/>
            <w:szCs w:val="24"/>
            <w:rtl/>
            <w:lang w:eastAsia="he-IL"/>
          </w:rPr>
          <w:t xml:space="preserve">סביוני שהם </w:t>
        </w:r>
        <w:r w:rsidR="00987CC1">
          <w:rPr>
            <w:rFonts w:ascii="Times New Roman" w:eastAsia="Times New Roman" w:hAnsi="Times New Roman" w:cs="David"/>
            <w:color w:val="008000"/>
            <w:sz w:val="24"/>
            <w:szCs w:val="24"/>
            <w:rtl/>
            <w:lang w:eastAsia="he-IL"/>
          </w:rPr>
          <w:t>–</w:t>
        </w:r>
        <w:r w:rsidR="00987CC1">
          <w:rPr>
            <w:rFonts w:ascii="Times New Roman" w:eastAsia="Times New Roman" w:hAnsi="Times New Roman" w:cs="David" w:hint="cs"/>
            <w:color w:val="008000"/>
            <w:sz w:val="24"/>
            <w:szCs w:val="24"/>
            <w:rtl/>
            <w:lang w:eastAsia="he-IL"/>
          </w:rPr>
          <w:t xml:space="preserve"> מחיר למשתכן</w:t>
        </w:r>
      </w:ins>
      <w:r w:rsidRPr="006D2AE3">
        <w:rPr>
          <w:rFonts w:ascii="Times New Roman" w:eastAsia="Times New Roman" w:hAnsi="Times New Roman" w:cs="David" w:hint="cs"/>
          <w:sz w:val="24"/>
          <w:szCs w:val="24"/>
          <w:rtl/>
          <w:lang w:eastAsia="he-IL"/>
        </w:rPr>
        <w:t xml:space="preserve"> עפ"י חוזה מיום </w:t>
      </w:r>
      <w:r w:rsidRPr="006D2AE3">
        <w:rPr>
          <w:rFonts w:ascii="Times New Roman" w:eastAsia="Times New Roman" w:hAnsi="Times New Roman" w:cs="David"/>
          <w:color w:val="008000"/>
          <w:sz w:val="24"/>
          <w:szCs w:val="24"/>
          <w:lang w:eastAsia="he-IL"/>
        </w:rPr>
        <w:t xml:space="preserve"> &lt;@@ContractSignatureDate@@&gt;</w:t>
      </w:r>
      <w:r w:rsidRPr="006D2AE3">
        <w:rPr>
          <w:rFonts w:ascii="Times New Roman" w:eastAsia="Times New Roman" w:hAnsi="Times New Roman" w:cs="David" w:hint="cs"/>
          <w:sz w:val="24"/>
          <w:szCs w:val="24"/>
          <w:rtl/>
          <w:lang w:eastAsia="he-IL"/>
        </w:rPr>
        <w:t>או עבור חלקן כמפורט להלן:</w:t>
      </w:r>
    </w:p>
    <w:p w14:paraId="49DB3E3C"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AEF53F8"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753892"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E080D09"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5E8DD7F"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863910"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547F22F"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22A09C"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F78489B"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86242C"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2678DD"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b/>
          <w:bCs/>
          <w:sz w:val="24"/>
          <w:szCs w:val="24"/>
          <w:rtl/>
          <w:lang w:eastAsia="he-IL"/>
        </w:rPr>
        <w:t>ולראיה באנו על החתום:</w:t>
      </w:r>
    </w:p>
    <w:p w14:paraId="73F777B2"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B7D774"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היום </w:t>
      </w:r>
      <w:r w:rsidRPr="006D2AE3">
        <w:rPr>
          <w:rFonts w:ascii="Times New Roman" w:eastAsia="Times New Roman" w:hAnsi="Times New Roman" w:cs="David" w:hint="cs"/>
          <w:sz w:val="24"/>
          <w:szCs w:val="24"/>
          <w:u w:val="single"/>
          <w:rtl/>
          <w:lang w:eastAsia="he-IL"/>
        </w:rPr>
        <w:t xml:space="preserve">             </w:t>
      </w:r>
      <w:r w:rsidRPr="006D2AE3">
        <w:rPr>
          <w:rFonts w:ascii="Times New Roman" w:eastAsia="Times New Roman" w:hAnsi="Times New Roman" w:cs="David" w:hint="cs"/>
          <w:sz w:val="24"/>
          <w:szCs w:val="24"/>
          <w:rtl/>
          <w:lang w:eastAsia="he-IL"/>
        </w:rPr>
        <w:t xml:space="preserve"> לחודש </w:t>
      </w:r>
      <w:r w:rsidRPr="006D2AE3">
        <w:rPr>
          <w:rFonts w:ascii="Times New Roman" w:eastAsia="Times New Roman" w:hAnsi="Times New Roman" w:cs="David" w:hint="cs"/>
          <w:sz w:val="24"/>
          <w:szCs w:val="24"/>
          <w:u w:val="single"/>
          <w:rtl/>
          <w:lang w:eastAsia="he-IL"/>
        </w:rPr>
        <w:t xml:space="preserve">               </w:t>
      </w:r>
      <w:r w:rsidRPr="006D2AE3">
        <w:rPr>
          <w:rFonts w:ascii="Times New Roman" w:eastAsia="Times New Roman" w:hAnsi="Times New Roman" w:cs="David" w:hint="cs"/>
          <w:sz w:val="24"/>
          <w:szCs w:val="24"/>
          <w:rtl/>
          <w:lang w:eastAsia="he-IL"/>
        </w:rPr>
        <w:t xml:space="preserve"> לשנה _________</w:t>
      </w:r>
    </w:p>
    <w:p w14:paraId="62D17DA4" w14:textId="77777777" w:rsidR="006D2AE3" w:rsidRPr="006D2AE3" w:rsidRDefault="006D2AE3" w:rsidP="006D2AE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9CDEA33" w14:textId="77777777" w:rsidR="006D2AE3" w:rsidRPr="006D2AE3" w:rsidRDefault="006D2AE3" w:rsidP="006D2A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חתימה וחותמת היועץ: _______________</w:t>
      </w:r>
    </w:p>
    <w:p w14:paraId="0B9E7668"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311905"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99B938"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b/>
          <w:bCs/>
          <w:sz w:val="24"/>
          <w:szCs w:val="24"/>
          <w:rtl/>
          <w:lang w:eastAsia="he-IL"/>
        </w:rPr>
        <w:t>אישור</w:t>
      </w:r>
    </w:p>
    <w:p w14:paraId="63638277" w14:textId="77777777" w:rsidR="006D2AE3" w:rsidRPr="006D2AE3" w:rsidRDefault="006D2AE3" w:rsidP="006D2AE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6D2AE3">
        <w:rPr>
          <w:rFonts w:ascii="Times New Roman" w:eastAsia="Times New Roman" w:hAnsi="Times New Roman" w:cs="David" w:hint="cs"/>
          <w:b/>
          <w:bCs/>
          <w:sz w:val="24"/>
          <w:szCs w:val="24"/>
          <w:rtl/>
          <w:lang w:eastAsia="he-IL"/>
        </w:rPr>
        <w:t>החברה</w:t>
      </w:r>
      <w:r w:rsidRPr="006D2AE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B91095C" w14:textId="77777777" w:rsidR="006D2AE3" w:rsidRPr="006D2AE3" w:rsidRDefault="006D2AE3" w:rsidP="006D2AE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621117A" w14:textId="77777777" w:rsidR="006D2AE3" w:rsidRPr="006D2AE3" w:rsidRDefault="006D2AE3" w:rsidP="006D2AE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    תאריך : _______   </w:t>
      </w:r>
      <w:r w:rsidRPr="006D2AE3">
        <w:rPr>
          <w:rFonts w:ascii="Times New Roman" w:eastAsia="Times New Roman" w:hAnsi="Times New Roman" w:cs="David" w:hint="cs"/>
          <w:sz w:val="24"/>
          <w:szCs w:val="24"/>
          <w:rtl/>
          <w:lang w:eastAsia="he-IL"/>
        </w:rPr>
        <w:tab/>
        <w:t>חתימה וחותמת עו"ד/רו"ח : _______________________</w:t>
      </w:r>
    </w:p>
    <w:p w14:paraId="3DA81CF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6BC036" w14:textId="77777777" w:rsidR="006D2AE3" w:rsidRPr="006D2AE3" w:rsidRDefault="006D2AE3" w:rsidP="006D2AE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41B9D65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115FE7A0" w14:textId="77777777" w:rsidR="006D2AE3" w:rsidRPr="006D2AE3" w:rsidRDefault="006D2AE3" w:rsidP="006D2AE3">
      <w:pPr>
        <w:spacing w:before="0" w:beforeAutospacing="0" w:after="0" w:afterAutospacing="0" w:line="240" w:lineRule="auto"/>
        <w:rPr>
          <w:rFonts w:ascii="Times New Roman" w:eastAsia="Times New Roman" w:hAnsi="Times New Roman" w:cs="David"/>
          <w:sz w:val="24"/>
          <w:szCs w:val="24"/>
          <w:rtl/>
        </w:rPr>
      </w:pPr>
    </w:p>
    <w:p w14:paraId="2745A4D1" w14:textId="77777777" w:rsidR="006D2AE3" w:rsidRPr="006D2AE3" w:rsidRDefault="006D2AE3" w:rsidP="006D2AE3">
      <w:pPr>
        <w:spacing w:before="0" w:beforeAutospacing="0" w:after="0" w:afterAutospacing="0" w:line="240" w:lineRule="auto"/>
        <w:rPr>
          <w:rFonts w:ascii="Times New Roman" w:eastAsia="Times New Roman" w:hAnsi="Times New Roman" w:cs="David"/>
          <w:sz w:val="24"/>
          <w:szCs w:val="24"/>
          <w:rtl/>
        </w:rPr>
      </w:pPr>
    </w:p>
    <w:p w14:paraId="35D0A88A" w14:textId="77777777" w:rsidR="006D2AE3" w:rsidRPr="006D2AE3" w:rsidRDefault="006D2AE3" w:rsidP="006D2AE3">
      <w:pPr>
        <w:keepNext/>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20DE7BF8" w14:textId="77777777" w:rsidR="001A69D5" w:rsidRPr="006D2AE3" w:rsidRDefault="001A69D5" w:rsidP="006D2AE3">
      <w:pPr>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80B5B2" w14:textId="77777777" w:rsidR="006C0C7F" w:rsidRDefault="006C0C7F" w:rsidP="00AF234B">
      <w:pPr>
        <w:spacing w:before="0" w:after="0" w:line="240" w:lineRule="auto"/>
      </w:pPr>
      <w:r>
        <w:separator/>
      </w:r>
    </w:p>
  </w:endnote>
  <w:endnote w:type="continuationSeparator" w:id="0">
    <w:p w14:paraId="0C039D91" w14:textId="77777777" w:rsidR="006C0C7F" w:rsidRDefault="006C0C7F" w:rsidP="00AF234B">
      <w:pPr>
        <w:spacing w:before="0" w:after="0" w:line="240" w:lineRule="auto"/>
      </w:pPr>
      <w:r>
        <w:continuationSeparator/>
      </w:r>
    </w:p>
  </w:endnote>
  <w:endnote w:type="continuationNotice" w:id="1">
    <w:p w14:paraId="4F884643" w14:textId="77777777" w:rsidR="006C0C7F" w:rsidRDefault="006C0C7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7"/>
      <w:gridCol w:w="1151"/>
      <w:gridCol w:w="2124"/>
    </w:tblGrid>
    <w:tr w:rsidR="006C0C7F" w14:paraId="0CF84053" w14:textId="77777777" w:rsidTr="00BD72C4">
      <w:tc>
        <w:tcPr>
          <w:tcW w:w="584" w:type="dxa"/>
        </w:tcPr>
        <w:p w14:paraId="59990492" w14:textId="77777777" w:rsidR="006C0C7F" w:rsidRPr="001A0C3C" w:rsidRDefault="006C0C7F" w:rsidP="00BD72C4">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074995319"/>
          <w:placeholder>
            <w:docPart w:val="097384DE99F64EFE95EB6B796425FE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5E51479A" w14:textId="3094C1E0" w:rsidR="006C0C7F" w:rsidRPr="00501673" w:rsidRDefault="006C0C7F" w:rsidP="00BD72C4">
              <w:pPr>
                <w:pStyle w:val="a5"/>
                <w:rPr>
                  <w:rFonts w:ascii="David" w:hAnsi="David" w:cs="David"/>
                  <w:sz w:val="20"/>
                  <w:szCs w:val="20"/>
                  <w:rtl/>
                </w:rPr>
              </w:pPr>
              <w:r>
                <w:rPr>
                  <w:rFonts w:ascii="David" w:hAnsi="David" w:cs="David"/>
                  <w:sz w:val="20"/>
                  <w:szCs w:val="20"/>
                  <w:rtl/>
                </w:rPr>
                <w:t>בים לידרס בע"מ</w:t>
              </w:r>
            </w:p>
          </w:tc>
        </w:sdtContent>
      </w:sdt>
      <w:tc>
        <w:tcPr>
          <w:tcW w:w="988" w:type="dxa"/>
        </w:tcPr>
        <w:p w14:paraId="6F34D4BB" w14:textId="77777777" w:rsidR="006C0C7F" w:rsidRPr="001A0C3C" w:rsidRDefault="006C0C7F" w:rsidP="00BD72C4">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922139467"/>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58D1F874" w14:textId="05D76F50" w:rsidR="006C0C7F" w:rsidRPr="001A0C3C" w:rsidRDefault="006C0C7F" w:rsidP="00BD72C4">
              <w:pPr>
                <w:pStyle w:val="a5"/>
                <w:rPr>
                  <w:rFonts w:ascii="David" w:hAnsi="David" w:cs="David"/>
                  <w:sz w:val="20"/>
                  <w:szCs w:val="20"/>
                  <w:rtl/>
                </w:rPr>
              </w:pPr>
              <w:r>
                <w:rPr>
                  <w:rFonts w:ascii="David" w:hAnsi="David" w:cs="David"/>
                  <w:sz w:val="20"/>
                  <w:szCs w:val="20"/>
                  <w:rtl/>
                </w:rPr>
                <w:t>תאום מערכות מרתפים</w:t>
              </w:r>
            </w:p>
          </w:tc>
        </w:sdtContent>
      </w:sdt>
      <w:tc>
        <w:tcPr>
          <w:tcW w:w="1153" w:type="dxa"/>
        </w:tcPr>
        <w:p w14:paraId="0A3550FC" w14:textId="77777777" w:rsidR="006C0C7F" w:rsidRPr="001A0C3C" w:rsidRDefault="006C0C7F" w:rsidP="00BD72C4">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774844468"/>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3A709B07" w14:textId="0F77D60B" w:rsidR="006C0C7F" w:rsidRPr="001A0C3C" w:rsidRDefault="006C0C7F" w:rsidP="00BD72C4">
              <w:pPr>
                <w:pStyle w:val="a5"/>
                <w:rPr>
                  <w:rFonts w:ascii="David" w:hAnsi="David" w:cs="David"/>
                  <w:sz w:val="20"/>
                  <w:szCs w:val="20"/>
                  <w:rtl/>
                </w:rPr>
              </w:pPr>
              <w:del w:id="345" w:author="Meryl Etman" w:date="2019-03-10T14:01:00Z">
                <w:r w:rsidDel="00987CC1">
                  <w:rPr>
                    <w:rFonts w:ascii="David" w:hAnsi="David" w:cs="David" w:hint="cs"/>
                    <w:sz w:val="20"/>
                    <w:szCs w:val="20"/>
                  </w:rPr>
                  <w:delText>CONT-5-674</w:delText>
                </w:r>
              </w:del>
              <w:ins w:id="346" w:author="Meryl Etman" w:date="2019-03-10T14:01:00Z">
                <w:r>
                  <w:rPr>
                    <w:rFonts w:ascii="David" w:hAnsi="David" w:cs="David" w:hint="cs"/>
                    <w:sz w:val="20"/>
                    <w:szCs w:val="20"/>
                  </w:rPr>
                  <w:t>CO</w:t>
                </w:r>
                <w:r>
                  <w:rPr>
                    <w:rFonts w:ascii="David" w:hAnsi="David" w:cs="David" w:hint="cs"/>
                    <w:sz w:val="20"/>
                    <w:szCs w:val="20"/>
                    <w:rtl/>
                  </w:rPr>
                  <w:t>NT-10-1401</w:t>
                </w:r>
              </w:ins>
            </w:p>
          </w:tc>
        </w:sdtContent>
      </w:sdt>
    </w:tr>
    <w:tr w:rsidR="006C0C7F" w14:paraId="22FCD51C" w14:textId="77777777" w:rsidTr="00BD72C4">
      <w:tc>
        <w:tcPr>
          <w:tcW w:w="584" w:type="dxa"/>
        </w:tcPr>
        <w:p w14:paraId="2AC86F65" w14:textId="77777777" w:rsidR="006C0C7F" w:rsidRPr="001A0C3C" w:rsidRDefault="006C0C7F" w:rsidP="00BD72C4">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1516754291"/>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666634DB" w14:textId="40FE7A26" w:rsidR="006C0C7F" w:rsidRPr="00501673" w:rsidRDefault="00123B95" w:rsidP="00BD72C4">
              <w:pPr>
                <w:pStyle w:val="a5"/>
                <w:rPr>
                  <w:rFonts w:ascii="David" w:hAnsi="David" w:cs="David"/>
                  <w:sz w:val="20"/>
                  <w:szCs w:val="20"/>
                  <w:rtl/>
                </w:rPr>
              </w:pPr>
              <w:ins w:id="347" w:author="Meryl Etman" w:date="2019-06-23T13:31:00Z">
                <w:r>
                  <w:rPr>
                    <w:rFonts w:ascii="David" w:hAnsi="David" w:cs="David" w:hint="cs"/>
                    <w:sz w:val="20"/>
                    <w:szCs w:val="20"/>
                    <w:rtl/>
                  </w:rPr>
                  <w:t>0.12</w:t>
                </w:r>
              </w:ins>
            </w:p>
          </w:tc>
        </w:sdtContent>
      </w:sdt>
      <w:tc>
        <w:tcPr>
          <w:tcW w:w="988" w:type="dxa"/>
        </w:tcPr>
        <w:p w14:paraId="7A06941D" w14:textId="77777777" w:rsidR="006C0C7F" w:rsidRPr="001A0C3C" w:rsidRDefault="006C0C7F" w:rsidP="00BD72C4">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490472311"/>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696D2594" w14:textId="44A1E262" w:rsidR="006C0C7F" w:rsidRDefault="00123B95" w:rsidP="00BD72C4">
              <w:pPr>
                <w:pStyle w:val="AutoFields"/>
                <w:rPr>
                  <w:szCs w:val="20"/>
                  <w:rtl/>
                </w:rPr>
              </w:pPr>
              <w:ins w:id="348" w:author="Meryl Etman" w:date="2019-06-23T13:31:00Z">
                <w:r>
                  <w:rPr>
                    <w:szCs w:val="20"/>
                    <w:rtl/>
                  </w:rPr>
                  <w:t>3;#</w:t>
                </w:r>
                <w:r>
                  <w:rPr>
                    <w:szCs w:val="20"/>
                  </w:rPr>
                  <w:t>Draft</w:t>
                </w:r>
              </w:ins>
            </w:p>
          </w:tc>
        </w:sdtContent>
      </w:sdt>
      <w:tc>
        <w:tcPr>
          <w:tcW w:w="1153" w:type="dxa"/>
        </w:tcPr>
        <w:p w14:paraId="1B478126" w14:textId="77777777" w:rsidR="006C0C7F" w:rsidRPr="001A0C3C" w:rsidRDefault="006C0C7F" w:rsidP="00BD72C4">
          <w:pPr>
            <w:pStyle w:val="a5"/>
            <w:rPr>
              <w:rFonts w:ascii="David" w:hAnsi="David" w:cs="David"/>
              <w:sz w:val="20"/>
              <w:szCs w:val="20"/>
              <w:rtl/>
            </w:rPr>
          </w:pPr>
        </w:p>
      </w:tc>
      <w:tc>
        <w:tcPr>
          <w:tcW w:w="2127" w:type="dxa"/>
        </w:tcPr>
        <w:p w14:paraId="2132553D" w14:textId="77777777" w:rsidR="006C0C7F" w:rsidRDefault="006C0C7F" w:rsidP="00BD72C4">
          <w:pPr>
            <w:pStyle w:val="a5"/>
            <w:rPr>
              <w:rFonts w:ascii="David" w:hAnsi="David" w:cs="David"/>
              <w:sz w:val="20"/>
              <w:szCs w:val="20"/>
            </w:rPr>
          </w:pPr>
        </w:p>
      </w:tc>
    </w:tr>
  </w:tbl>
  <w:p w14:paraId="588865BE" w14:textId="77777777" w:rsidR="006C0C7F" w:rsidRPr="00552E11" w:rsidRDefault="006C0C7F"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D46875" w14:textId="77777777" w:rsidR="006C0C7F" w:rsidRDefault="006C0C7F" w:rsidP="00AF234B">
      <w:pPr>
        <w:spacing w:before="0" w:after="0" w:line="240" w:lineRule="auto"/>
      </w:pPr>
      <w:r>
        <w:separator/>
      </w:r>
    </w:p>
  </w:footnote>
  <w:footnote w:type="continuationSeparator" w:id="0">
    <w:p w14:paraId="1041FE66" w14:textId="77777777" w:rsidR="006C0C7F" w:rsidRDefault="006C0C7F" w:rsidP="00AF234B">
      <w:pPr>
        <w:spacing w:before="0" w:after="0" w:line="240" w:lineRule="auto"/>
      </w:pPr>
      <w:r>
        <w:continuationSeparator/>
      </w:r>
    </w:p>
  </w:footnote>
  <w:footnote w:type="continuationNotice" w:id="1">
    <w:p w14:paraId="1D7125E5" w14:textId="77777777" w:rsidR="006C0C7F" w:rsidRDefault="006C0C7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20E3AC23" w14:textId="77777777" w:rsidR="006C0C7F" w:rsidRDefault="006C0C7F" w:rsidP="00CF334C">
        <w:pPr>
          <w:pStyle w:val="a3"/>
          <w:jc w:val="center"/>
        </w:pPr>
        <w:r>
          <w:fldChar w:fldCharType="begin"/>
        </w:r>
        <w:r>
          <w:instrText xml:space="preserve"> PAGE   \* MERGEFORMAT </w:instrText>
        </w:r>
        <w:r>
          <w:fldChar w:fldCharType="separate"/>
        </w:r>
        <w:r w:rsidR="00123B95">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4"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1"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3"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2"/>
  </w:num>
  <w:num w:numId="4">
    <w:abstractNumId w:val="1"/>
  </w:num>
  <w:num w:numId="5">
    <w:abstractNumId w:val="11"/>
  </w:num>
  <w:num w:numId="6">
    <w:abstractNumId w:val="7"/>
  </w:num>
  <w:num w:numId="7">
    <w:abstractNumId w:val="5"/>
  </w:num>
  <w:num w:numId="8">
    <w:abstractNumId w:val="1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9"/>
  </w:num>
  <w:num w:numId="13">
    <w:abstractNumId w:val="13"/>
  </w:num>
  <w:num w:numId="14">
    <w:abstractNumId w:val="4"/>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123B95"/>
    <w:rsid w:val="00134C85"/>
    <w:rsid w:val="001A0C3C"/>
    <w:rsid w:val="001A69D5"/>
    <w:rsid w:val="001D4EC2"/>
    <w:rsid w:val="00214ACF"/>
    <w:rsid w:val="002436F3"/>
    <w:rsid w:val="00264D14"/>
    <w:rsid w:val="00272745"/>
    <w:rsid w:val="00286862"/>
    <w:rsid w:val="002B2234"/>
    <w:rsid w:val="00336A0A"/>
    <w:rsid w:val="003A0964"/>
    <w:rsid w:val="0040000F"/>
    <w:rsid w:val="00552E11"/>
    <w:rsid w:val="005B6AFF"/>
    <w:rsid w:val="005B7EBB"/>
    <w:rsid w:val="005D6E29"/>
    <w:rsid w:val="005E591D"/>
    <w:rsid w:val="005F4139"/>
    <w:rsid w:val="00616D38"/>
    <w:rsid w:val="00641D8C"/>
    <w:rsid w:val="00650D2D"/>
    <w:rsid w:val="00666119"/>
    <w:rsid w:val="006C0C7F"/>
    <w:rsid w:val="006D2AE3"/>
    <w:rsid w:val="0072103C"/>
    <w:rsid w:val="00830546"/>
    <w:rsid w:val="00894D38"/>
    <w:rsid w:val="008C3064"/>
    <w:rsid w:val="008C64C6"/>
    <w:rsid w:val="00942177"/>
    <w:rsid w:val="00987CC1"/>
    <w:rsid w:val="00A42271"/>
    <w:rsid w:val="00AF234B"/>
    <w:rsid w:val="00B13242"/>
    <w:rsid w:val="00B404AC"/>
    <w:rsid w:val="00BD72C4"/>
    <w:rsid w:val="00BE17B4"/>
    <w:rsid w:val="00BF0AA7"/>
    <w:rsid w:val="00C67EAB"/>
    <w:rsid w:val="00C81171"/>
    <w:rsid w:val="00C903A8"/>
    <w:rsid w:val="00CF334C"/>
    <w:rsid w:val="00D8645E"/>
    <w:rsid w:val="00DE18BC"/>
    <w:rsid w:val="00E60174"/>
    <w:rsid w:val="00E679C7"/>
    <w:rsid w:val="00E870A8"/>
    <w:rsid w:val="00EA54C6"/>
    <w:rsid w:val="00EC37B6"/>
    <w:rsid w:val="00EF74E4"/>
    <w:rsid w:val="00F07DE3"/>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27FE85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paragraph" w:customStyle="1" w:styleId="af9">
    <w:name w:val="היסט_כפול"/>
    <w:basedOn w:val="a"/>
    <w:rsid w:val="00D8645E"/>
    <w:pPr>
      <w:tabs>
        <w:tab w:val="left" w:pos="851"/>
      </w:tabs>
      <w:spacing w:before="0" w:beforeAutospacing="0" w:after="0" w:afterAutospacing="0" w:line="240" w:lineRule="auto"/>
      <w:ind w:left="1701" w:right="1701" w:hanging="1701"/>
      <w:jc w:val="both"/>
    </w:pPr>
    <w:rPr>
      <w:rFonts w:ascii="Times New Roman" w:eastAsia="Times New Roman" w:hAnsi="Times New Roman" w:cs="David"/>
      <w:color w:val="0000FF"/>
      <w:sz w:val="20"/>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32380B"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32380B"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32380B"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32380B"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32380B" w:rsidRDefault="000046A2" w:rsidP="000046A2">
          <w:pPr>
            <w:pStyle w:val="D8AD10FF4ACF422CBCAAB4B3A763E055"/>
          </w:pPr>
          <w:r w:rsidRPr="0072715D">
            <w:rPr>
              <w:rStyle w:val="a3"/>
              <w:rtl/>
            </w:rPr>
            <w:t>[סטטוס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259C4"/>
    <w:rsid w:val="0032380B"/>
    <w:rsid w:val="003C6B41"/>
    <w:rsid w:val="003D3172"/>
    <w:rsid w:val="00481E85"/>
    <w:rsid w:val="005114B2"/>
    <w:rsid w:val="006865A5"/>
    <w:rsid w:val="00874A5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C6B41"/>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DAF43A2427C4C29AA04FA2FBA5AA84F">
    <w:name w:val="8DAF43A2427C4C29AA04FA2FBA5AA84F"/>
    <w:rsid w:val="003C6B4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יועץ סופרפוזיציה" ma:contentTypeID="0x010100398782B37190B343ABC5A26867A4FDE21E000755E92DCC758E47B6BBC67F3CB2E591" ma:contentTypeVersion="175" ma:contentTypeDescription="" ma:contentTypeScope="" ma:versionID="2a68d0e5fcbfdbb404b261e992aad403">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2AC52B-02C6-4E08-B5B3-813FE1825506}"/>
</file>

<file path=customXml/itemProps2.xml><?xml version="1.0" encoding="utf-8"?>
<ds:datastoreItem xmlns:ds="http://schemas.openxmlformats.org/officeDocument/2006/customXml" ds:itemID="{9F91AA62-4043-4B66-90E7-CE111D9E4939}"/>
</file>

<file path=customXml/itemProps3.xml><?xml version="1.0" encoding="utf-8"?>
<ds:datastoreItem xmlns:ds="http://schemas.openxmlformats.org/officeDocument/2006/customXml" ds:itemID="{3FCE6662-B23D-4003-9500-FB51CE22F095}"/>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19381418-8ABF-4017-996B-57015B068E3D}"/>
</file>

<file path=docProps/app.xml><?xml version="1.0" encoding="utf-8"?>
<Properties xmlns="http://schemas.openxmlformats.org/officeDocument/2006/extended-properties" xmlns:vt="http://schemas.openxmlformats.org/officeDocument/2006/docPropsVTypes">
  <Template>Normal</Template>
  <TotalTime>106</TotalTime>
  <Pages>33</Pages>
  <Words>9318</Words>
  <Characters>46593</Characters>
  <Application>Microsoft Office Word</Application>
  <DocSecurity>0</DocSecurity>
  <Lines>388</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12</cp:revision>
  <dcterms:created xsi:type="dcterms:W3CDTF">2019-03-10T11:27:00Z</dcterms:created>
  <dcterms:modified xsi:type="dcterms:W3CDTF">2019-06-23T10:32:00Z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556cb3f9-9d0f-4fe0-b9cf-2014aaa2126b</vt:lpwstr>
  </property>
</Properties>
</file>