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D3DE3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6C00439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612EA5E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559EFD2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F62E5D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0190C3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7BF5F43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25A6CD3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56414B15" wp14:editId="21EA3A2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B1B1B0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29E8E54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6B00FA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0B54A0F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8AF881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104667F" w14:textId="174CB1BF" w:rsidR="00590FDD" w:rsidRPr="00590FDD" w:rsidRDefault="00206ECA"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customXmlDelRangeStart w:id="0" w:author="Meryl Etman" w:date="2018-12-27T16:30:00Z"/>
      <w:sdt>
        <w:sdtPr>
          <w:rPr>
            <w:rFonts w:ascii="Times New Roman" w:eastAsia="Times New Roman" w:hAnsi="Times New Roman" w:hint="cs"/>
            <w:color w:val="008000"/>
            <w:sz w:val="24"/>
            <w:rtl/>
          </w:rPr>
          <w:alias w:val="שם אתר"/>
          <w:tag w:val="cntSite"/>
          <w:id w:val="1862550497"/>
          <w:placeholder>
            <w:docPart w:val="CC8A059E093E4A90BE11D1F720F8CE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0"/>
          <w:del w:id="1" w:author="Meryl Etman" w:date="2018-12-27T16:30:00Z">
            <w:r w:rsidR="006048FB" w:rsidDel="00E152A0">
              <w:rPr>
                <w:rFonts w:ascii="Times New Roman" w:eastAsia="Times New Roman" w:hAnsi="Times New Roman" w:hint="cs"/>
                <w:color w:val="008000"/>
                <w:sz w:val="24"/>
                <w:rtl/>
              </w:rPr>
              <w:delText>סביוני שהם - מחיר למשתכן</w:delText>
            </w:r>
          </w:del>
          <w:customXmlDelRangeStart w:id="2" w:author="Meryl Etman" w:date="2018-12-27T16:30:00Z"/>
        </w:sdtContent>
      </w:sdt>
      <w:customXmlDelRangeEnd w:id="2"/>
      <w:del w:id="3" w:author="Meryl Etman" w:date="2018-12-27T16:30:00Z">
        <w:r w:rsidR="00590FDD" w:rsidRPr="00590FDD" w:rsidDel="00E152A0">
          <w:rPr>
            <w:rFonts w:ascii="Times New Roman" w:eastAsia="Times New Roman" w:hAnsi="Times New Roman" w:hint="cs"/>
            <w:color w:val="008000"/>
            <w:sz w:val="24"/>
            <w:rtl/>
            <w:lang w:eastAsia="he-IL"/>
          </w:rPr>
          <w:delText xml:space="preserve">, </w:delText>
        </w:r>
      </w:del>
      <w:sdt>
        <w:sdtPr>
          <w:rPr>
            <w:rFonts w:ascii="Times New Roman" w:eastAsia="Times New Roman" w:hAnsi="Times New Roman" w:hint="cs"/>
            <w:color w:val="008000"/>
            <w:sz w:val="24"/>
            <w:rtl/>
          </w:rPr>
          <w:alias w:val="שם הפרויקט"/>
          <w:tag w:val="cntProjectName"/>
          <w:id w:val="-2038505048"/>
          <w:placeholder>
            <w:docPart w:val="F4859009619B4EBF95EABB03B950E0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default"/>
          </w:rPr>
        </w:sdtEndPr>
        <w:sdtContent>
          <w:r w:rsidR="00EA3336">
            <w:rPr>
              <w:rFonts w:ascii="Times New Roman" w:eastAsia="Times New Roman" w:hAnsi="Times New Roman" w:hint="cs"/>
              <w:color w:val="008000"/>
              <w:sz w:val="24"/>
              <w:rtl/>
            </w:rPr>
            <w:t>סביוני שהם - מחיר למשתכן</w:t>
          </w:r>
        </w:sdtContent>
      </w:sdt>
    </w:p>
    <w:p w14:paraId="70DCD9F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A2018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920EE4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F631FD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8CA795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A9CE0F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F6EEA4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D1D6B8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CB2B81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F4D1DF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C83CE9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7988D3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26DFFB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0F925E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12F7E0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603E44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E5A8E6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316E2B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00518C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E94FD1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4BD161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504806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8BF2E1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958CC9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EAD0C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FC66AD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9FC8A4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850872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45E9F9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D1D406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63C22A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C0B4BD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590FDD">
        <w:rPr>
          <w:rFonts w:ascii="Times New Roman" w:eastAsia="Times New Roman" w:hAnsi="Times New Roman" w:hint="cs"/>
          <w:bCs/>
          <w:i/>
          <w:iCs/>
          <w:sz w:val="32"/>
          <w:szCs w:val="32"/>
          <w:u w:val="single"/>
          <w:rtl/>
          <w:lang w:eastAsia="he-IL"/>
        </w:rPr>
        <w:t>חוזה</w:t>
      </w:r>
    </w:p>
    <w:p w14:paraId="4869871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371681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590FDD">
            <w:rPr>
              <w:rStyle w:val="AutoFieldsChar"/>
              <w:rtl/>
            </w:rPr>
            <w:t>[תאריך חתימת חוזה]</w:t>
          </w:r>
        </w:sdtContent>
      </w:sdt>
    </w:p>
    <w:p w14:paraId="00B2D3D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677562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D61020E" w14:textId="77777777" w:rsidR="00590FDD" w:rsidRPr="00590FDD" w:rsidRDefault="00590FDD" w:rsidP="00590FDD">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2D989DDE" w14:textId="435702A9" w:rsidR="00590FDD" w:rsidRPr="00590FDD" w:rsidRDefault="006F11B7">
          <w:pPr>
            <w:widowControl w:val="0"/>
            <w:spacing w:before="0" w:beforeAutospacing="0" w:after="0" w:afterAutospacing="0" w:line="240" w:lineRule="auto"/>
            <w:ind w:left="3652" w:hanging="52"/>
            <w:rPr>
              <w:rFonts w:ascii="Times New Roman" w:eastAsia="Times New Roman" w:hAnsi="Times New Roman"/>
              <w:color w:val="008000"/>
              <w:sz w:val="24"/>
              <w:rtl/>
            </w:rPr>
            <w:pPrChange w:id="4" w:author="Meryl Etman" w:date="2018-12-27T15:54:00Z">
              <w:pPr>
                <w:widowControl w:val="0"/>
                <w:spacing w:before="0" w:beforeAutospacing="0" w:after="0" w:afterAutospacing="0" w:line="240" w:lineRule="auto"/>
                <w:ind w:left="3652" w:hanging="52"/>
                <w:jc w:val="both"/>
              </w:pPr>
            </w:pPrChange>
          </w:pPr>
          <w:ins w:id="5" w:author="Meryl Etman" w:date="2018-12-27T15:54:00Z">
            <w:r>
              <w:rPr>
                <w:rFonts w:ascii="Times New Roman" w:eastAsia="Times New Roman" w:hAnsi="Times New Roman"/>
                <w:color w:val="800080"/>
                <w:sz w:val="24"/>
                <w:rtl/>
              </w:rPr>
              <w:br/>
              <w:t>א.מ.ד.ס מחיר למשתכן</w:t>
            </w:r>
            <w:r>
              <w:rPr>
                <w:rFonts w:ascii="Times New Roman" w:eastAsia="Times New Roman" w:hAnsi="Times New Roman"/>
                <w:color w:val="800080"/>
                <w:sz w:val="24"/>
                <w:rtl/>
              </w:rPr>
              <w:br/>
              <w:t>יהונתן נתניהו 1ג', אור יהודה</w:t>
            </w:r>
            <w:r>
              <w:rPr>
                <w:rFonts w:ascii="Times New Roman" w:eastAsia="Times New Roman" w:hAnsi="Times New Roman"/>
                <w:color w:val="800080"/>
                <w:sz w:val="24"/>
                <w:rtl/>
              </w:rPr>
              <w:br/>
              <w:t>ש.ר 540274883</w:t>
            </w:r>
            <w:r>
              <w:rPr>
                <w:rFonts w:ascii="Times New Roman" w:eastAsia="Times New Roman" w:hAnsi="Times New Roman"/>
                <w:color w:val="800080"/>
                <w:sz w:val="24"/>
                <w:rtl/>
              </w:rPr>
              <w:br/>
            </w:r>
          </w:ins>
        </w:p>
      </w:sdtContent>
    </w:sdt>
    <w:p w14:paraId="52ED0BC3"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6AE927EE"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0DADCB7A"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5F63BE17" w14:textId="77777777" w:rsidR="00590FDD" w:rsidRPr="00590FDD" w:rsidRDefault="00590FDD" w:rsidP="00590FD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1080701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2A59063D" w14:textId="021A0254" w:rsidR="00590FDD" w:rsidRPr="00590FDD" w:rsidRDefault="00C33313"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r>
            <w:rPr>
              <w:rFonts w:ascii="Times New Roman" w:eastAsia="Times New Roman" w:hAnsi="Times New Roman"/>
              <w:color w:val="800080"/>
              <w:sz w:val="24"/>
              <w:rtl/>
            </w:rPr>
            <w:br/>
            <w:t>טומי עברון הנדסת בנין בע"מ</w:t>
          </w:r>
          <w:r>
            <w:rPr>
              <w:rFonts w:ascii="Times New Roman" w:eastAsia="Times New Roman" w:hAnsi="Times New Roman"/>
              <w:color w:val="800080"/>
              <w:sz w:val="24"/>
              <w:rtl/>
            </w:rPr>
            <w:br/>
          </w:r>
          <w:r>
            <w:rPr>
              <w:rFonts w:ascii="Times New Roman" w:eastAsia="Times New Roman" w:hAnsi="Times New Roman"/>
              <w:color w:val="800080"/>
              <w:sz w:val="24"/>
              <w:rtl/>
            </w:rPr>
            <w:br/>
          </w:r>
        </w:p>
      </w:sdtContent>
    </w:sdt>
    <w:p w14:paraId="34510A82"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240CE77C"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1E1933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7E30C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C752CC1"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642DDD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E44CF4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0D0B8A7"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02489AB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3663185F"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12AAC4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C3FCC7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7692E244"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7BFF350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08A21DC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E5DBCE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7D24C0A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0600E07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AAF84C0"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6A84A5F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DDF19D7"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2EF40A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F8FD760"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התכניות, החישובים, התיאורים, הביאורים, המדידות, התרשימים </w:t>
      </w:r>
      <w:r w:rsidRPr="00590FDD">
        <w:rPr>
          <w:rFonts w:ascii="Times New Roman" w:eastAsia="Times New Roman" w:hAnsi="Times New Roman"/>
          <w:sz w:val="20"/>
          <w:rtl/>
          <w:lang w:eastAsia="he-IL"/>
        </w:rPr>
        <w:lastRenderedPageBreak/>
        <w:t xml:space="preserve">הדיאגרמות, השרטוטים, המפרטים, כתבי הכמויות, ההמלצות, ההנחיות וכל יתר המסמכים שיערכו ע"י המתכנן תוך כדי בצוע שרותי המתכנן, עפ"י דרישת המזמין, לשם ביצוע הפרוייקט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2C466B3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48B378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0BDE122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616A5EE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48C7480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0238119"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D1C714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732786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0642B9F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8E47CA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008E5F7F"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70F23C49"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17FFC2B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9DDD82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5EB9F25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1E92A07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A23ADA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45CAD6FC"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11A6553F"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3521013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4E39799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0DF9ABE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3E44C344"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6F03D554"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011BD84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2443D5E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59720A2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06FBB26E"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00F8C955"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63506B2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ז</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על קיום ביטוחי המתכנן;</w:t>
      </w:r>
    </w:p>
    <w:p w14:paraId="1F2C075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7721AAA7"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619CCF0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57BE9A27"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462CB1D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3BB07A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57523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3CF9F5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3EA5A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רשיון תקף לביצוע עפ"י דין של שירותי המתכנן, כי הוא בעל הכישורים, הרשיונות, הידע, הניסיון והאמצעים המאפשרים לו ביצועם ברמה מקצועית גבוהה ובהתאם למותנה בחוזה.</w:t>
      </w:r>
    </w:p>
    <w:p w14:paraId="6A667C6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BFF2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כי ידוע לו ששרותי המתכנן עפ"י חוזה זה הינם לשלבים ו/או קטעים בפרוייקט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w:t>
      </w:r>
      <w:r w:rsidRPr="00590FDD">
        <w:rPr>
          <w:rFonts w:ascii="Times New Roman" w:eastAsia="Times New Roman" w:hAnsi="Times New Roman"/>
          <w:sz w:val="20"/>
          <w:rtl/>
          <w:lang w:eastAsia="he-IL"/>
        </w:rPr>
        <w:lastRenderedPageBreak/>
        <w:t xml:space="preserve">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76D686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F481C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524605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903B9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5B4B48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2B3FA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0036FD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97E6A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567918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A8CC1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2CAAE84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9C9AD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19EC2D4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91BF1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365D3F2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4BCA6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20A09D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B78D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38AC905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F2AED9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3CE8ACD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3B93C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19A184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64ED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0EF2812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512E0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2D6078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0510E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0267304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B33DD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3658A0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226E95"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 סעיפים 12.3.2 ו - 12.3.3 להלן.</w:t>
      </w:r>
    </w:p>
    <w:p w14:paraId="20F8EC6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890D2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36F1033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571575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3BB68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26D71C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562072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3CB849B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F0CB5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24B4DA7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92DBA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7A4F44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F84AA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495467F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626632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49B5930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D6233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131123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7BC861"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0EC2EC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F244F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774C6C6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9E79FD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55EC78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E67E9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049471A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D8F00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67E218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D8123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1F4016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9A1E8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4B91F0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D433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שיאפשר את גמר ביצוע הפרוייקט על ידי הקבלן הראשי וגמר ביצוע עבודות קבלנים אחרים בהתאם ללוח הזמנים המוסכם עימם.</w:t>
      </w:r>
    </w:p>
    <w:p w14:paraId="3FBA1E9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34DAD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לא יתחיל המתכנן בבצוע קטע מהפרוייקט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20BBCB8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7C1C6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 לבין המתכנן לגבי כל קטעי הפרוייקט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75AD99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5A297B"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24F6334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1A956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5AE212A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2DF2EED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5BC12A8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88A1D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40B6263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6E5467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קיבל תוכניות, הנחיות, הוראות, פרטים ובאורים שנדרשו על ידו ונדרשים לביצוע התכנון מהמזמין או היועצים במועד שסוכם עימם.</w:t>
      </w:r>
    </w:p>
    <w:p w14:paraId="44CD942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B89FB7"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4ED3EE4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68AF2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521415B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92610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75A034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0874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571999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1D45C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280A2D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8E8A4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5C5C479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34799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0728DB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8A505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6639F9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1BAA3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155E195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FFB14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4D41600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0E38A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1CA00A0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AE751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39CE70B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C7A86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6995260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E1B35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02AACD2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8E21B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00B1738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A9FC67"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3E44C6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F859B5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73A64B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9FCCA7"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067AF68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4FE3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 xml:space="preserve">הוא סופי ומוחלט, והמתכנן לא יהיה זכאי לשום תוספת מסיבת הימשכות עבודות הפרויקט מעל למצופה, הקטנת היקף היחידות בפרוייקט,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31CDB1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3B26A9E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555175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10E48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0C0D449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0CF83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309B72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7EEA3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5DEB518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A3D8A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53BB370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3A5E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6A501F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E17B8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4B4BD0E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998A2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3B56C7E6"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0B3F9D7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2287DE8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71B3A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120594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1B675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6557933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6BB6E045"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61C6A19D"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1C32E9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682B9863" w14:textId="77777777" w:rsidR="00590FDD" w:rsidRPr="00590FDD" w:rsidRDefault="00590FDD" w:rsidP="00590FDD">
      <w:pPr>
        <w:widowControl w:val="0"/>
        <w:numPr>
          <w:ilvl w:val="1"/>
          <w:numId w:val="2"/>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המתכנן מתחייב לבצע את שרותי המתכנן בהתאם להוראות החוזה בנאמנות, במועדים על פי חוזה זה, במומחיות, בזהירות וברמה מקצועית מעולה, והוא אחראי מכל הבחינות למעשים ולמחדלים ולטיב השירותים שבוצעו על ידו או ע"י כל מי שהועסק על ידו או מטעמו.</w:t>
      </w:r>
    </w:p>
    <w:p w14:paraId="6B82012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722FCB" w14:textId="77777777" w:rsidR="00590FDD" w:rsidRPr="00590FDD" w:rsidRDefault="00590FDD" w:rsidP="00590FDD">
      <w:pPr>
        <w:widowControl w:val="0"/>
        <w:numPr>
          <w:ilvl w:val="1"/>
          <w:numId w:val="2"/>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אשור ע"י המזמין של תכניות, או כל גורמים אחרים הקשורים בשרותי המתכנן ו/או מתן הוראות למתכנן אינו משחרר את המתכנן מאחריותו המלאה, ואין בו כדי להטיל על המזמין אחריות כלשהי בקשר להוראות, לתכניות, או לגורמים האמורים וכל הקשור בהם והנובע מהם.</w:t>
      </w:r>
    </w:p>
    <w:p w14:paraId="38A072A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5B973B" w14:textId="77777777" w:rsidR="00590FDD" w:rsidRPr="00590FDD" w:rsidRDefault="00590FDD" w:rsidP="00590FDD">
      <w:pPr>
        <w:widowControl w:val="0"/>
        <w:numPr>
          <w:ilvl w:val="1"/>
          <w:numId w:val="2"/>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המתכנן לבדו יהיה אחראי לכל נזק לגוף או לרכוש ולכל הפסד וכל הוצאה שיגרמו למזמין או/וגם לכל צד שלישי, במישרין או בעקיפין, עקב שרותי המתכנן או אי ביצוען בהתאם לחוזה, או כתוצאה מהם או בקשר אליהם; המתכנן פוטר את המזמין ו/או את שלוחיו מכל אחריות לאובדן או נזק כאמור, כמו כן מתחייב המתכנן לפצות את המזמין בעד כל נזק, הפסד או הוצאה כאמור או כיסויו על ידי המזמין, וזאת בתוך חודש מיום מסירת הודעה בכתב מאת המזמין, המפרטת את הסכום הנדרש מהמתכנן, ועד לתשלום סכום הפיצוי יראו אותו כחוב המגיע מהמתכנן למזמין על פי חוזה זה.</w:t>
      </w:r>
    </w:p>
    <w:p w14:paraId="1AC5AA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299722" w14:textId="77777777" w:rsidR="00590FDD" w:rsidRPr="00590FDD" w:rsidRDefault="00590FDD" w:rsidP="00590FDD">
      <w:pPr>
        <w:widowControl w:val="0"/>
        <w:numPr>
          <w:ilvl w:val="1"/>
          <w:numId w:val="2"/>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כל הפעולות, המעשים והמחדלים שיעשו או יחדלו על ידי המתכנן ו/או עובדיו ו/או שליחיו ו/או הפועלים מטעמו ו/או עבורו תוך כדי בצוע שרותי המתכנן, לרבות כל הפעולות הכרוכות בכך, יעשו או יחדלו על ידו כקבלן עצמאי העובד על סיכונו ועל אחריותו. </w:t>
      </w:r>
    </w:p>
    <w:p w14:paraId="5297CF8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500BE77" w14:textId="77777777" w:rsidR="00590FDD" w:rsidRPr="00590FDD" w:rsidRDefault="00590FDD" w:rsidP="00590FDD">
      <w:pPr>
        <w:widowControl w:val="0"/>
        <w:numPr>
          <w:ilvl w:val="1"/>
          <w:numId w:val="2"/>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שלא יפחתו מהמפורט באישור עריכת הביטוח המצורף להסכם זה </w:t>
      </w:r>
      <w:r w:rsidRPr="00590FDD">
        <w:rPr>
          <w:rFonts w:ascii="Times New Roman" w:eastAsia="Times New Roman" w:hAnsi="Times New Roman" w:hint="cs"/>
          <w:sz w:val="20"/>
          <w:u w:val="single"/>
          <w:rtl/>
          <w:lang w:eastAsia="he-IL"/>
        </w:rPr>
        <w:t>כנספח ז'</w:t>
      </w:r>
      <w:r w:rsidRPr="00590FDD">
        <w:rPr>
          <w:rFonts w:ascii="Times New Roman" w:eastAsia="Times New Roman" w:hAnsi="Times New Roman" w:hint="cs"/>
          <w:sz w:val="20"/>
          <w:rtl/>
          <w:lang w:eastAsia="he-IL"/>
        </w:rPr>
        <w:t xml:space="preserve">, והמהווה חלק בלתי נפרד ממנו (להלן: </w:t>
      </w:r>
      <w:r w:rsidRPr="00590FDD">
        <w:rPr>
          <w:rFonts w:ascii="Times New Roman" w:eastAsia="Times New Roman" w:hAnsi="Times New Roman" w:hint="cs"/>
          <w:b/>
          <w:bCs/>
          <w:sz w:val="20"/>
          <w:rtl/>
          <w:lang w:eastAsia="he-IL"/>
        </w:rPr>
        <w:t>"ביטוחי המתכנן"</w:t>
      </w:r>
      <w:r w:rsidRPr="00590FDD">
        <w:rPr>
          <w:rFonts w:ascii="Times New Roman" w:eastAsia="Times New Roman" w:hAnsi="Times New Roman" w:hint="cs"/>
          <w:sz w:val="20"/>
          <w:rtl/>
          <w:lang w:eastAsia="he-IL"/>
        </w:rPr>
        <w:t xml:space="preserve"> ו/או </w:t>
      </w:r>
      <w:r w:rsidRPr="00590FDD">
        <w:rPr>
          <w:rFonts w:ascii="Times New Roman" w:eastAsia="Times New Roman" w:hAnsi="Times New Roman" w:hint="cs"/>
          <w:b/>
          <w:bCs/>
          <w:sz w:val="20"/>
          <w:rtl/>
          <w:lang w:eastAsia="he-IL"/>
        </w:rPr>
        <w:t>"אישור עריכת הביטוח"</w:t>
      </w:r>
      <w:r w:rsidRPr="00590FDD">
        <w:rPr>
          <w:rFonts w:ascii="Times New Roman" w:eastAsia="Times New Roman" w:hAnsi="Times New Roman" w:hint="cs"/>
          <w:sz w:val="20"/>
          <w:rtl/>
          <w:lang w:eastAsia="he-IL"/>
        </w:rPr>
        <w:t xml:space="preserve">, לפי העניין), אצל חברת ביטוח מורשית כדין בישראל ובעלת מוניטין. </w:t>
      </w:r>
    </w:p>
    <w:p w14:paraId="2897A7F5" w14:textId="77777777" w:rsidR="00590FDD" w:rsidRPr="00590FDD" w:rsidRDefault="00590FDD" w:rsidP="00590FDD">
      <w:pPr>
        <w:widowControl w:val="0"/>
        <w:spacing w:before="0" w:beforeAutospacing="0" w:after="0" w:afterAutospacing="0" w:line="240" w:lineRule="exact"/>
        <w:ind w:hanging="720"/>
        <w:jc w:val="both"/>
        <w:rPr>
          <w:rFonts w:ascii="Times New Roman" w:eastAsia="Times New Roman" w:hAnsi="Times New Roman"/>
          <w:sz w:val="26"/>
          <w:rtl/>
          <w:lang w:eastAsia="he-IL"/>
        </w:rPr>
      </w:pPr>
    </w:p>
    <w:p w14:paraId="5D133BD7" w14:textId="77777777" w:rsidR="00590FDD" w:rsidRPr="00590FDD" w:rsidRDefault="00590FDD" w:rsidP="00590FDD">
      <w:pPr>
        <w:widowControl w:val="0"/>
        <w:spacing w:before="0" w:beforeAutospacing="0" w:after="0" w:afterAutospacing="0" w:line="240" w:lineRule="exact"/>
        <w:ind w:left="720"/>
        <w:jc w:val="both"/>
        <w:rPr>
          <w:rFonts w:ascii="Times New Roman" w:eastAsia="Times New Roman" w:hAnsi="Times New Roman"/>
          <w:sz w:val="26"/>
          <w:rtl/>
          <w:lang w:eastAsia="he-IL"/>
        </w:rPr>
      </w:pPr>
      <w:r w:rsidRPr="00590FDD">
        <w:rPr>
          <w:rFonts w:ascii="Times New Roman" w:eastAsia="Times New Roman" w:hAnsi="Times New Roman" w:hint="cs"/>
          <w:sz w:val="26"/>
          <w:rtl/>
          <w:lang w:eastAsia="he-IL"/>
        </w:rPr>
        <w: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המזמין ו/או מי מטעמו בכל הקשור לגבולות האחריות כאמור.</w:t>
      </w:r>
    </w:p>
    <w:p w14:paraId="45EB9F24" w14:textId="77777777" w:rsidR="00590FDD" w:rsidRPr="00590FDD" w:rsidRDefault="00590FDD" w:rsidP="00590FDD">
      <w:pPr>
        <w:widowControl w:val="0"/>
        <w:spacing w:before="0" w:beforeAutospacing="0" w:after="0" w:afterAutospacing="0" w:line="240" w:lineRule="exact"/>
        <w:ind w:hanging="720"/>
        <w:jc w:val="both"/>
        <w:rPr>
          <w:rFonts w:ascii="Times New Roman" w:eastAsia="Times New Roman" w:hAnsi="Times New Roman"/>
          <w:sz w:val="26"/>
          <w:rtl/>
          <w:lang w:eastAsia="he-IL"/>
        </w:rPr>
      </w:pPr>
    </w:p>
    <w:p w14:paraId="7B450177" w14:textId="77777777" w:rsidR="00590FDD" w:rsidRPr="00590FDD" w:rsidRDefault="00590FDD" w:rsidP="00590FDD">
      <w:pPr>
        <w:widowControl w:val="0"/>
        <w:tabs>
          <w:tab w:val="left" w:pos="7880"/>
        </w:tabs>
        <w:spacing w:before="0" w:beforeAutospacing="0" w:after="0" w:afterAutospacing="0" w:line="240" w:lineRule="exact"/>
        <w:ind w:left="720" w:hanging="489"/>
        <w:jc w:val="both"/>
        <w:rPr>
          <w:rFonts w:ascii="Times New Roman" w:eastAsia="Times New Roman" w:hAnsi="Times New Roman"/>
          <w:sz w:val="26"/>
          <w:rtl/>
          <w:lang w:eastAsia="he-IL"/>
        </w:rPr>
      </w:pPr>
      <w:r w:rsidRPr="00590FDD">
        <w:rPr>
          <w:rFonts w:ascii="Times New Roman" w:eastAsia="Times New Roman" w:hAnsi="Times New Roman" w:cs="Times New Roman" w:hint="cs"/>
          <w:sz w:val="20"/>
          <w:rtl/>
          <w:lang w:eastAsia="he-IL"/>
        </w:rPr>
        <w:t>9.6.</w:t>
      </w:r>
      <w:r w:rsidRPr="00590FDD">
        <w:rPr>
          <w:rFonts w:ascii="Times New Roman" w:eastAsia="Times New Roman" w:hAnsi="Times New Roman" w:hint="cs"/>
          <w:sz w:val="26"/>
          <w:rtl/>
          <w:lang w:eastAsia="he-IL"/>
        </w:rPr>
        <w:tab/>
        <w:t>כן מתחייב המתכנן לערוך ולקיים על חשבונו, למשך כל תקופת ההסכם, את שאר הביטוחים וההתחייבויות הדרושים ו/או הנדרשים לשם מתן השירותים לרבות, ומבלי לגרוע מכלליות האמור, תשלומים לביטוח לאומי וביטוח חובה לכל כלי הרכב המובאים לאתר ו/או המשמשים לצורך מתן השירותים.</w:t>
      </w:r>
    </w:p>
    <w:p w14:paraId="215626D2" w14:textId="77777777" w:rsidR="00590FDD" w:rsidRPr="00590FDD" w:rsidRDefault="00590FDD" w:rsidP="00590FDD">
      <w:pPr>
        <w:widowControl w:val="0"/>
        <w:tabs>
          <w:tab w:val="left" w:pos="7880"/>
        </w:tabs>
        <w:spacing w:before="0" w:beforeAutospacing="0" w:after="0" w:afterAutospacing="0" w:line="240" w:lineRule="exact"/>
        <w:ind w:left="720" w:hanging="720"/>
        <w:jc w:val="both"/>
        <w:rPr>
          <w:rFonts w:ascii="Times New Roman" w:eastAsia="Times New Roman" w:hAnsi="Times New Roman"/>
          <w:sz w:val="26"/>
          <w:rtl/>
          <w:lang w:eastAsia="he-IL"/>
        </w:rPr>
      </w:pPr>
    </w:p>
    <w:p w14:paraId="011C120C" w14:textId="77777777" w:rsidR="00590FDD" w:rsidRPr="00590FDD" w:rsidRDefault="00590FDD" w:rsidP="00590FDD">
      <w:pPr>
        <w:spacing w:before="0" w:beforeAutospacing="0" w:after="0" w:afterAutospacing="0" w:line="240" w:lineRule="auto"/>
        <w:ind w:left="720" w:hanging="489"/>
        <w:jc w:val="both"/>
        <w:rPr>
          <w:rFonts w:ascii="Times New Roman" w:eastAsia="Times New Roman" w:hAnsi="Times New Roman"/>
          <w:sz w:val="24"/>
          <w:rtl/>
          <w:lang w:eastAsia="he-IL"/>
        </w:rPr>
      </w:pPr>
      <w:r w:rsidRPr="00590FDD">
        <w:rPr>
          <w:rFonts w:ascii="Times New Roman" w:eastAsia="Times New Roman" w:hAnsi="Times New Roman" w:cs="Times New Roman" w:hint="cs"/>
          <w:sz w:val="24"/>
          <w:rtl/>
          <w:lang w:eastAsia="he-IL"/>
        </w:rPr>
        <w:t>9.7</w:t>
      </w:r>
      <w:r w:rsidRPr="00590FDD">
        <w:rPr>
          <w:rFonts w:ascii="Times New Roman" w:eastAsia="Times New Roman" w:hAnsi="Times New Roman" w:hint="cs"/>
          <w:sz w:val="24"/>
          <w:rtl/>
          <w:lang w:eastAsia="he-IL"/>
        </w:rPr>
        <w:t>.</w:t>
      </w:r>
      <w:r w:rsidRPr="00590FDD">
        <w:rPr>
          <w:rFonts w:ascii="Times New Roman" w:eastAsia="Times New Roman" w:hAnsi="Times New Roman" w:hint="cs"/>
          <w:sz w:val="24"/>
          <w:rtl/>
          <w:lang w:eastAsia="he-IL"/>
        </w:rPr>
        <w:tab/>
        <w:t>ביטוחי המתכנן יהיו קודמים לכל ביטוח הנערך על ידי המזמין ויכללו סעיף לפיו מוותרים המבטחים על כל טענה ו/או דרישה ו/או תביעה בדבר שיתוף בביטוחי המזמין. כן יכללו הביטוחים כאמור הוראה לפיה לא יבוטלו ולא יצומצמו במשך תקופת הביטוח, אלא בהודעה למזמין לפחות 30 יום מראש ובכתב (בדואר רשום).</w:t>
      </w:r>
    </w:p>
    <w:p w14:paraId="2CECFBFA" w14:textId="77777777" w:rsidR="00590FDD" w:rsidRPr="00590FDD" w:rsidRDefault="00590FDD" w:rsidP="00590FDD">
      <w:pPr>
        <w:widowControl w:val="0"/>
        <w:spacing w:before="0" w:beforeAutospacing="0" w:after="0" w:afterAutospacing="0" w:line="240" w:lineRule="auto"/>
        <w:ind w:hanging="720"/>
        <w:jc w:val="both"/>
        <w:rPr>
          <w:rFonts w:ascii="Times New Roman" w:eastAsia="Times New Roman" w:hAnsi="Times New Roman"/>
          <w:sz w:val="26"/>
          <w:rtl/>
          <w:lang w:eastAsia="he-IL"/>
        </w:rPr>
      </w:pPr>
    </w:p>
    <w:p w14:paraId="1A8B6058" w14:textId="77777777" w:rsidR="00590FDD" w:rsidRPr="00590FDD" w:rsidRDefault="00590FDD" w:rsidP="00590FDD">
      <w:pPr>
        <w:widowControl w:val="0"/>
        <w:spacing w:before="0" w:beforeAutospacing="0" w:after="0" w:afterAutospacing="0" w:line="240" w:lineRule="auto"/>
        <w:ind w:left="708" w:hanging="477"/>
        <w:jc w:val="both"/>
        <w:rPr>
          <w:rFonts w:ascii="Times New Roman" w:eastAsia="Times New Roman" w:hAnsi="Times New Roman"/>
          <w:sz w:val="24"/>
          <w:lang w:eastAsia="he-IL"/>
        </w:rPr>
      </w:pPr>
      <w:r w:rsidRPr="00590FDD">
        <w:rPr>
          <w:rFonts w:ascii="Times New Roman" w:eastAsia="Times New Roman" w:hAnsi="Times New Roman" w:cs="Times New Roman" w:hint="cs"/>
          <w:sz w:val="24"/>
          <w:rtl/>
          <w:lang w:eastAsia="he-IL"/>
        </w:rPr>
        <w:t>9.8.</w:t>
      </w:r>
      <w:r w:rsidRPr="00590FDD">
        <w:rPr>
          <w:rFonts w:ascii="Times New Roman" w:eastAsia="Times New Roman" w:hAnsi="Times New Roman" w:hint="cs"/>
          <w:sz w:val="24"/>
          <w:rtl/>
          <w:lang w:eastAsia="he-IL"/>
        </w:rPr>
        <w:tab/>
        <w:t xml:space="preserve">ללא צורך בכל דרישה מצד המזמין, מתחייב המתכנן להמציא לידי המזמין, לפני תחילת מתן השירותים נשוא הסכם זה וכתנאי מוקדם להתקשרות ו/או לכל תשלום על חשבון התמורה, את אישור עריכת הביטוח, כשהוא חתום בידי מבטחיו. </w:t>
      </w:r>
    </w:p>
    <w:p w14:paraId="6FFBC9A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szCs w:val="20"/>
          <w:rtl/>
          <w:lang w:eastAsia="he-IL"/>
        </w:rPr>
      </w:pPr>
    </w:p>
    <w:p w14:paraId="2972E36B" w14:textId="77777777" w:rsidR="00590FDD" w:rsidRPr="00590FDD" w:rsidRDefault="00590FDD" w:rsidP="00590FDD">
      <w:pPr>
        <w:widowControl w:val="0"/>
        <w:spacing w:before="0" w:beforeAutospacing="0" w:after="0" w:afterAutospacing="0" w:line="240" w:lineRule="exact"/>
        <w:ind w:left="708" w:hanging="720"/>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ab/>
        <w:t>מיד בתום תקופת הביטוח, מתחייב המתכנן להמציא לידי המזמין אישור עריכת ביטוח מעודכן בגין חידוש תוקף ביטוחי המתכנן לתקופת ביטוח נוספת, ומידי תקופת ביטוח, כל עוד הסכם זה בתוקף.</w:t>
      </w:r>
    </w:p>
    <w:p w14:paraId="378B4B7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5DB455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המזמין אישור עריכת ביטוח בגינו, במועדים כאמור ולמשך שבע שנים נוספות לפחות ממועד תום מתן השירותים על פי ההסכם.</w:t>
      </w:r>
    </w:p>
    <w:p w14:paraId="7800C38B" w14:textId="77777777" w:rsidR="00590FDD" w:rsidRPr="00590FDD" w:rsidRDefault="00590FDD" w:rsidP="00590FDD">
      <w:pPr>
        <w:widowControl w:val="0"/>
        <w:spacing w:before="0" w:beforeAutospacing="0" w:after="0" w:afterAutospacing="0" w:line="240" w:lineRule="exact"/>
        <w:ind w:left="708" w:hanging="720"/>
        <w:jc w:val="both"/>
        <w:rPr>
          <w:rFonts w:ascii="Times New Roman" w:eastAsia="Times New Roman" w:hAnsi="Times New Roman"/>
          <w:sz w:val="20"/>
          <w:rtl/>
          <w:lang w:eastAsia="he-IL"/>
        </w:rPr>
      </w:pPr>
    </w:p>
    <w:p w14:paraId="505AA5B4" w14:textId="77777777" w:rsidR="00590FDD" w:rsidRPr="00590FDD" w:rsidRDefault="00590FDD" w:rsidP="00590FDD">
      <w:pPr>
        <w:widowControl w:val="0"/>
        <w:spacing w:before="0" w:beforeAutospacing="0" w:after="0" w:afterAutospacing="0" w:line="240" w:lineRule="auto"/>
        <w:ind w:left="708" w:hanging="619"/>
        <w:jc w:val="both"/>
        <w:rPr>
          <w:rFonts w:ascii="Times New Roman" w:eastAsia="Times New Roman" w:hAnsi="Times New Roman"/>
          <w:sz w:val="24"/>
          <w:rtl/>
          <w:lang w:eastAsia="he-IL"/>
        </w:rPr>
      </w:pPr>
      <w:r w:rsidRPr="00590FDD">
        <w:rPr>
          <w:rFonts w:ascii="Times New Roman" w:eastAsia="Times New Roman" w:hAnsi="Times New Roman" w:cs="Times New Roman" w:hint="cs"/>
          <w:sz w:val="24"/>
          <w:rtl/>
          <w:lang w:eastAsia="he-IL"/>
        </w:rPr>
        <w:t>9.9.</w:t>
      </w:r>
      <w:r w:rsidRPr="00590FDD">
        <w:rPr>
          <w:rFonts w:ascii="Times New Roman" w:eastAsia="Times New Roman" w:hAnsi="Times New Roman" w:hint="cs"/>
          <w:sz w:val="24"/>
          <w:rtl/>
          <w:lang w:eastAsia="he-IL"/>
        </w:rPr>
        <w:tab/>
        <w:t>המתכנן פוטר את המזמין ו/או מי מטעמו וכן את כל הגורמים הקשורים בביצוע הפרויקט מאחריות לכל אובדן ו/או נזק לרכוש המובא על ידו ו/או מי מטעמו לאתר ו/או המשמש לצורך מתן השירותים, ולא תהיה לו כל טענה ו/או דרישה ו/או תביעה כלפי המזמין ו/או מי מטעמו בגין אובדן ו/או נזק כאמור; הפטור כאמור לא יחול לטובת אדם שגרם לנזק בזדון.</w:t>
      </w:r>
    </w:p>
    <w:p w14:paraId="4093CE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574C0A" w14:textId="77777777" w:rsidR="00590FDD" w:rsidRPr="00590FDD" w:rsidRDefault="00590FDD" w:rsidP="00590FDD">
      <w:pPr>
        <w:widowControl w:val="0"/>
        <w:spacing w:before="0" w:beforeAutospacing="0" w:after="0" w:afterAutospacing="0" w:line="240" w:lineRule="exact"/>
        <w:ind w:left="720" w:hanging="631"/>
        <w:jc w:val="both"/>
        <w:rPr>
          <w:rFonts w:ascii="Times New Roman" w:eastAsia="Times New Roman" w:hAnsi="Times New Roman"/>
          <w:sz w:val="20"/>
          <w:rtl/>
          <w:lang w:eastAsia="he-IL"/>
        </w:rPr>
      </w:pPr>
      <w:r w:rsidRPr="00590FDD">
        <w:rPr>
          <w:rFonts w:ascii="Times New Roman" w:eastAsia="Times New Roman" w:hAnsi="Times New Roman" w:cs="Times New Roman" w:hint="cs"/>
          <w:sz w:val="24"/>
          <w:rtl/>
          <w:lang w:eastAsia="he-IL"/>
        </w:rPr>
        <w:t>9.10</w:t>
      </w:r>
      <w:r w:rsidRPr="00590FDD">
        <w:rPr>
          <w:rFonts w:ascii="Times New Roman" w:eastAsia="Times New Roman" w:hAnsi="Times New Roman" w:hint="cs"/>
          <w:sz w:val="20"/>
          <w:rtl/>
          <w:lang w:eastAsia="he-IL"/>
        </w:rPr>
        <w:t>.</w:t>
      </w:r>
      <w:r w:rsidRPr="00590FDD">
        <w:rPr>
          <w:rFonts w:ascii="Times New Roman" w:eastAsia="Times New Roman" w:hAnsi="Times New Roman" w:hint="cs"/>
          <w:sz w:val="20"/>
          <w:rtl/>
          <w:lang w:eastAsia="he-IL"/>
        </w:rPr>
        <w:tab/>
        <w:t>אם לדעת המתכנן יש צורך בעריכת ביטוחים נוספים ו/או משלימים לביטוחי המתכנן המפורטים בהסכם זה, מתחייב המתכנן לערוך ולקיים את הביטוחים הנוספים ו/או המשלימים כאמור. בכל ביטוח רכוש נוסף ו/או משלים לביטוחי המזמין ייכלל סעיף בדבר ויתור המבטחים על זכות התחלוף כלפי המזמין ו/או מי מטעמו (ובלבד שהויתור על זכות התחלוף כאמור לא יחול לטובת אדם שגרם לנזק בזדון). כל ביטוח חבות נוסף ו/או משלים יורחב לכלול את המזמין כמבוטח נוסף (כמזמין השירותים), בכפוף לסעיף אחריות צולבת.</w:t>
      </w:r>
    </w:p>
    <w:p w14:paraId="0D0CC7C5" w14:textId="77777777" w:rsidR="00590FDD" w:rsidRPr="00590FDD" w:rsidRDefault="00590FDD" w:rsidP="00590FDD">
      <w:pPr>
        <w:widowControl w:val="0"/>
        <w:bidi w:val="0"/>
        <w:spacing w:before="0" w:beforeAutospacing="0" w:after="0" w:afterAutospacing="0" w:line="240" w:lineRule="auto"/>
        <w:jc w:val="both"/>
        <w:rPr>
          <w:rFonts w:ascii="Times New Roman" w:eastAsia="Times New Roman" w:hAnsi="Times New Roman"/>
          <w:sz w:val="20"/>
          <w:szCs w:val="20"/>
          <w:rtl/>
          <w:lang w:eastAsia="he-IL"/>
        </w:rPr>
      </w:pPr>
    </w:p>
    <w:p w14:paraId="3E588385" w14:textId="77777777" w:rsidR="00590FDD" w:rsidRPr="00590FDD" w:rsidRDefault="00590FDD" w:rsidP="00590FDD">
      <w:pPr>
        <w:widowControl w:val="0"/>
        <w:spacing w:before="0" w:beforeAutospacing="0" w:after="0" w:afterAutospacing="0" w:line="240" w:lineRule="auto"/>
        <w:ind w:left="720" w:hanging="631"/>
        <w:jc w:val="both"/>
        <w:rPr>
          <w:rFonts w:ascii="Times New Roman" w:eastAsia="Times New Roman" w:hAnsi="Times New Roman"/>
          <w:sz w:val="20"/>
          <w:rtl/>
          <w:lang w:eastAsia="he-IL"/>
        </w:rPr>
      </w:pPr>
      <w:r w:rsidRPr="00590FDD">
        <w:rPr>
          <w:rFonts w:ascii="Times New Roman" w:eastAsia="Times New Roman" w:hAnsi="Times New Roman" w:cs="Times New Roman" w:hint="cs"/>
          <w:sz w:val="20"/>
          <w:rtl/>
          <w:lang w:eastAsia="he-IL"/>
        </w:rPr>
        <w:t>9.11.</w:t>
      </w:r>
      <w:r w:rsidRPr="00590FDD">
        <w:rPr>
          <w:rFonts w:ascii="Times New Roman" w:eastAsia="Times New Roman" w:hAnsi="Times New Roman" w:hint="cs"/>
          <w:sz w:val="20"/>
          <w:rtl/>
          <w:lang w:eastAsia="he-IL"/>
        </w:rPr>
        <w:tab/>
        <w:t xml:space="preserve">מבלי לגרוע מכל הוראה מהוראות הסכם זה לעניין הסבת ההסכם, ובמקרה בו השירותים נשוא הסכם זה ו/או חלק מהם יינתנו על ידי קבלן משנה מטעם המתכנן, מתחייב המתכנן לדאוג כי בידי קבלן המשנה פוליסות ביטוח בהתאם לתנאים ולסכומים הנדרשים על פי הסכם זה. למען הסר ספק מובהר בזאת כי המתכנן הוא הנושא באחריות כלפי המזמין ביחס לשירותים במלואם לרבות שירותים שניתנו ו/או אמורים היו להינתן על ידי קבלן משנה והוא יהיה אחראי לשפות ו/או לפצות את המזמין בגין כל אובדן ו/או נזק שייגרם, במישרין או בעקיפין, עקב שירותים שניתנו ו/או אמורים היו להינתן על ידי קבלן המשנה, אם ייגרם, בין אם אובדן ו/או נזק כאמור מכוסה במי מהפוליסות דלעיל ובין אם לאו.  </w:t>
      </w:r>
    </w:p>
    <w:p w14:paraId="64BA581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BD1AF76" w14:textId="77777777" w:rsidR="00590FDD" w:rsidRPr="00590FDD" w:rsidRDefault="00590FDD" w:rsidP="00590FDD">
      <w:pPr>
        <w:widowControl w:val="0"/>
        <w:spacing w:before="0" w:beforeAutospacing="0" w:after="0" w:afterAutospacing="0" w:line="240" w:lineRule="auto"/>
        <w:ind w:left="89"/>
        <w:rPr>
          <w:rFonts w:ascii="Times New Roman" w:eastAsia="Times New Roman" w:hAnsi="Times New Roman"/>
          <w:sz w:val="24"/>
          <w:rtl/>
          <w:lang w:eastAsia="he-IL"/>
        </w:rPr>
      </w:pPr>
      <w:r w:rsidRPr="00590FDD">
        <w:rPr>
          <w:rFonts w:ascii="Times New Roman" w:eastAsia="Times New Roman" w:hAnsi="Times New Roman" w:cs="Times New Roman"/>
          <w:sz w:val="24"/>
          <w:rtl/>
          <w:lang w:eastAsia="he-IL"/>
        </w:rPr>
        <w:t>9.12.</w:t>
      </w:r>
      <w:r w:rsidRPr="00590FDD">
        <w:rPr>
          <w:rFonts w:ascii="Times New Roman" w:eastAsia="Times New Roman" w:hAnsi="Times New Roman" w:hint="cs"/>
          <w:sz w:val="24"/>
          <w:rtl/>
          <w:lang w:eastAsia="he-IL"/>
        </w:rPr>
        <w:tab/>
        <w:t>הפרת סעיף זה על כל תנאיו תיחשב להפרה יסודית של ההסכם.</w:t>
      </w:r>
    </w:p>
    <w:p w14:paraId="164524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597F12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0BBE1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88262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742BE5E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1EC86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5EFBAF6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85BA6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3D4D82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88A49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521EE1F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CF818C"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ימסור המתכנן למזמין בנוסף לאמור לעיל סדרה אחת של אורגינלים או סמי אורגינלים,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04A98FE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028C0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14C2ACB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0B6940C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בתכניות לצורך תכנון ובניה של פרוייקט אחר  שלא בהסכמת המזמין.</w:t>
      </w:r>
    </w:p>
    <w:p w14:paraId="5FE7BB28"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5803E0B2"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27CFED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D6088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24113CF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45DA7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57E1621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C7C38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4490C99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93659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0EAC94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CC423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701403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DD79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2D813816"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5151616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A13B711"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2162D58E"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67A75BE9"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1A7DE3B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6A96D1A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36F5E782"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12BF390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CFB6A01"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641E85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F450E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14CF5E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782F8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07C4A26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96A7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37A3C2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061A25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5C9CECE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0B39D8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204FAB"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039D1A8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0F8ADB"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184EB6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CC3A8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1BEE08C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D2F1C4"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5891A645"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66A49C80"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5414C8D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6ADBD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בוטל החוזה כאמור בסעיף 12.3.1 לעיל ישלם המזמין למתכנן שכר בעד אותו קטע מקטעי הפרוייקט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6A80B63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DB90D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10510DD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8C69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75C7FF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90E6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15E68BE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91A5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1679EE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D2124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C13709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D2A83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3C8D417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1658FD"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7E60B0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4F1A9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1BBC2FD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83C67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63616C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92A0C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332DF4A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0EF9F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2A98500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42C11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0BF71B3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1DC418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19CBDB5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3CAABB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7CE2334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D50A0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63ED5D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1FED8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77E8C0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25CC1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4012ABA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2750DD3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6443913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27166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6993D1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CA92B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046A508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9FA4F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7089008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2E6490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678C99D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17F6901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6902AB0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68223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03F600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7D60B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להעברת האינפורמציה לגבי מהלך הפרוייקט עד להפסקת עבודתו וחפיפה נאותה של המתכנן החליפי.</w:t>
      </w:r>
    </w:p>
    <w:p w14:paraId="57F4849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8F06C5"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3C0387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7A2A4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5FB4EBD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C86F4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3662886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18CB49"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3B3B9BDE"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78D7604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79963CD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A9006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5581A32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5D9F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התחיבות כלשהי מהתחייבויותיו עד לאחר שהמתכנן קיים את התחייבויותיו כאמור.</w:t>
      </w:r>
    </w:p>
    <w:p w14:paraId="47BB28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0D2D3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7E8C36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0EDEE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298A68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EA6B4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65236E6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4FEBF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641C4E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FE5FA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35A92B44"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35EDAB1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79CA6873"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6515F9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19B7B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50AA10A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4E4F82"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24CEA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CBD8E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64E0C6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6B3F02D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6B5CE51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CEA93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443E33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13AD53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ולראיה באו הצדדים על החתום:</w:t>
      </w:r>
    </w:p>
    <w:p w14:paraId="69129358" w14:textId="77777777" w:rsidR="00590FDD" w:rsidRPr="00590FDD" w:rsidRDefault="00590FDD" w:rsidP="00590F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8AB742F" w14:textId="77777777" w:rsidR="00590FDD" w:rsidRPr="00590FDD" w:rsidRDefault="00590FDD" w:rsidP="00590F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494E10D" w14:textId="77777777" w:rsidR="00590FDD" w:rsidRPr="00590FDD" w:rsidRDefault="00590FDD" w:rsidP="00590F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E8A8F7B" w14:textId="77777777" w:rsidR="00590FDD" w:rsidRPr="00590FDD" w:rsidRDefault="00590FDD" w:rsidP="00590F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t>_____________</w:t>
      </w:r>
      <w:r w:rsidRPr="00590FDD">
        <w:rPr>
          <w:rFonts w:ascii="Times New Roman" w:eastAsia="Times New Roman" w:hAnsi="Times New Roman"/>
          <w:sz w:val="20"/>
          <w:rtl/>
          <w:lang w:eastAsia="he-IL"/>
        </w:rPr>
        <w:tab/>
        <w:t>_______________</w:t>
      </w:r>
    </w:p>
    <w:p w14:paraId="34AF40C5" w14:textId="77777777" w:rsidR="00590FDD" w:rsidRPr="00590FDD" w:rsidRDefault="00590FDD" w:rsidP="00590F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t>המתכנן</w:t>
      </w:r>
      <w:r w:rsidRPr="00590FDD">
        <w:rPr>
          <w:rFonts w:ascii="Times New Roman" w:eastAsia="Times New Roman" w:hAnsi="Times New Roman"/>
          <w:sz w:val="20"/>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lang w:eastAsia="he-IL"/>
        </w:rPr>
        <w:t xml:space="preserve"> </w:t>
      </w:r>
      <w:r w:rsidRPr="00590FDD">
        <w:rPr>
          <w:rFonts w:ascii="Times New Roman" w:eastAsia="Times New Roman" w:hAnsi="Times New Roman"/>
          <w:sz w:val="20"/>
          <w:rtl/>
          <w:lang w:eastAsia="he-IL"/>
        </w:rPr>
        <w:t>המזמין</w:t>
      </w:r>
      <w:r w:rsidRPr="00590FDD">
        <w:rPr>
          <w:rFonts w:ascii="Times New Roman" w:eastAsia="Times New Roman" w:hAnsi="Times New Roman"/>
          <w:sz w:val="20"/>
          <w:lang w:eastAsia="he-IL"/>
        </w:rPr>
        <w:t xml:space="preserve"> </w:t>
      </w:r>
    </w:p>
    <w:p w14:paraId="42548C4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0972B6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26A036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אני הח"מ, ______________ עו"ד/ רו"ח מרח' __________ מאשר כי ה"ה __________ הם שחתמו בשם המתכנן על החוזה דלעיל וכי חתימתם המשותפת בצירוף חותמת החברה מחייבת את המתכנן לענין זה. </w:t>
      </w:r>
    </w:p>
    <w:p w14:paraId="3811B4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A56C38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תאריך :  _______________</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חתימה וחותמת עו"ד/ רו"ח : ________________</w:t>
      </w:r>
    </w:p>
    <w:p w14:paraId="0D975A2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26A2A5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3DE615FB" w14:textId="4AB754BF" w:rsidR="00E152A0" w:rsidRDefault="00E152A0">
      <w:pPr>
        <w:bidi w:val="0"/>
        <w:spacing w:before="0" w:beforeAutospacing="0" w:after="160" w:afterAutospacing="0" w:line="259" w:lineRule="auto"/>
        <w:rPr>
          <w:ins w:id="6" w:author="Meryl Etman" w:date="2018-12-27T16:40:00Z"/>
          <w:rFonts w:ascii="Times New Roman" w:eastAsia="Times New Roman" w:hAnsi="Times New Roman"/>
          <w:b/>
          <w:bCs/>
          <w:sz w:val="20"/>
          <w:u w:val="single"/>
          <w:lang w:eastAsia="he-IL"/>
        </w:rPr>
      </w:pPr>
      <w:ins w:id="7" w:author="Meryl Etman" w:date="2018-12-27T16:40:00Z">
        <w:r>
          <w:rPr>
            <w:rFonts w:ascii="Times New Roman" w:eastAsia="Times New Roman" w:hAnsi="Times New Roman"/>
            <w:b/>
            <w:bCs/>
            <w:sz w:val="20"/>
            <w:u w:val="single"/>
            <w:lang w:eastAsia="he-IL"/>
          </w:rPr>
          <w:br w:type="page"/>
        </w:r>
      </w:ins>
    </w:p>
    <w:p w14:paraId="763AFD26" w14:textId="77777777" w:rsidR="00590FDD" w:rsidRPr="00590FDD" w:rsidDel="00E152A0" w:rsidRDefault="00590FDD" w:rsidP="00590FDD">
      <w:pPr>
        <w:widowControl w:val="0"/>
        <w:spacing w:before="0" w:beforeAutospacing="0" w:after="0" w:afterAutospacing="0" w:line="240" w:lineRule="auto"/>
        <w:jc w:val="center"/>
        <w:outlineLvl w:val="2"/>
        <w:rPr>
          <w:del w:id="8" w:author="Meryl Etman" w:date="2018-12-27T16:40:00Z"/>
          <w:rFonts w:ascii="Times New Roman" w:eastAsia="Times New Roman" w:hAnsi="Times New Roman"/>
          <w:b/>
          <w:bCs/>
          <w:sz w:val="20"/>
          <w:u w:val="single"/>
          <w:rtl/>
          <w:lang w:eastAsia="he-IL"/>
        </w:rPr>
      </w:pPr>
    </w:p>
    <w:p w14:paraId="3EE60CA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1A7F9A84" w14:textId="26AE0D67" w:rsidR="00590FDD" w:rsidRPr="00590FDD" w:rsidDel="00E152A0" w:rsidRDefault="00590FDD" w:rsidP="00590FDD">
      <w:pPr>
        <w:widowControl w:val="0"/>
        <w:bidi w:val="0"/>
        <w:spacing w:before="0" w:beforeAutospacing="0" w:after="0" w:afterAutospacing="0" w:line="240" w:lineRule="auto"/>
        <w:rPr>
          <w:del w:id="9" w:author="Meryl Etman" w:date="2018-12-27T16:40:00Z"/>
          <w:rFonts w:ascii="Times New Roman" w:eastAsia="Times New Roman" w:hAnsi="Times New Roman"/>
          <w:sz w:val="20"/>
          <w:szCs w:val="20"/>
          <w:rtl/>
          <w:lang w:eastAsia="he-IL"/>
        </w:rPr>
      </w:pPr>
    </w:p>
    <w:p w14:paraId="2C577081" w14:textId="7E44F391" w:rsidR="00590FDD" w:rsidRPr="00590FDD" w:rsidDel="00E152A0" w:rsidRDefault="00590FDD" w:rsidP="00590FDD">
      <w:pPr>
        <w:widowControl w:val="0"/>
        <w:bidi w:val="0"/>
        <w:spacing w:before="0" w:beforeAutospacing="0" w:after="0" w:afterAutospacing="0" w:line="240" w:lineRule="auto"/>
        <w:rPr>
          <w:del w:id="10" w:author="Meryl Etman" w:date="2018-12-27T16:40:00Z"/>
          <w:rFonts w:ascii="Times New Roman" w:eastAsia="Times New Roman" w:hAnsi="Times New Roman"/>
          <w:sz w:val="20"/>
          <w:szCs w:val="20"/>
          <w:lang w:eastAsia="he-IL"/>
        </w:rPr>
      </w:pPr>
    </w:p>
    <w:p w14:paraId="3183C155" w14:textId="364108FF" w:rsidR="00590FDD" w:rsidRPr="00590FDD" w:rsidDel="00E152A0" w:rsidRDefault="00590FDD" w:rsidP="00590FDD">
      <w:pPr>
        <w:widowControl w:val="0"/>
        <w:bidi w:val="0"/>
        <w:spacing w:before="0" w:beforeAutospacing="0" w:after="0" w:afterAutospacing="0" w:line="240" w:lineRule="auto"/>
        <w:rPr>
          <w:del w:id="11" w:author="Meryl Etman" w:date="2018-12-27T16:40:00Z"/>
          <w:rFonts w:ascii="Times New Roman" w:eastAsia="Times New Roman" w:hAnsi="Times New Roman"/>
          <w:sz w:val="20"/>
          <w:szCs w:val="20"/>
          <w:lang w:eastAsia="he-IL"/>
        </w:rPr>
      </w:pPr>
    </w:p>
    <w:p w14:paraId="269CA3C3" w14:textId="7802FA45" w:rsidR="00590FDD" w:rsidRPr="00590FDD" w:rsidDel="00E152A0" w:rsidRDefault="00590FDD" w:rsidP="00590FDD">
      <w:pPr>
        <w:widowControl w:val="0"/>
        <w:bidi w:val="0"/>
        <w:spacing w:before="0" w:beforeAutospacing="0" w:after="0" w:afterAutospacing="0" w:line="240" w:lineRule="auto"/>
        <w:rPr>
          <w:del w:id="12" w:author="Meryl Etman" w:date="2018-12-27T16:40:00Z"/>
          <w:rFonts w:ascii="Times New Roman" w:eastAsia="Times New Roman" w:hAnsi="Times New Roman"/>
          <w:sz w:val="20"/>
          <w:szCs w:val="20"/>
          <w:lang w:eastAsia="he-IL"/>
        </w:rPr>
      </w:pPr>
    </w:p>
    <w:p w14:paraId="6243270F" w14:textId="25482EE4" w:rsidR="00590FDD" w:rsidRPr="00590FDD" w:rsidDel="00E152A0" w:rsidRDefault="00590FDD" w:rsidP="00590FDD">
      <w:pPr>
        <w:widowControl w:val="0"/>
        <w:bidi w:val="0"/>
        <w:spacing w:before="0" w:beforeAutospacing="0" w:after="0" w:afterAutospacing="0" w:line="240" w:lineRule="auto"/>
        <w:rPr>
          <w:del w:id="13" w:author="Meryl Etman" w:date="2018-12-27T16:40:00Z"/>
          <w:rFonts w:ascii="Times New Roman" w:eastAsia="Times New Roman" w:hAnsi="Times New Roman"/>
          <w:sz w:val="20"/>
          <w:szCs w:val="20"/>
          <w:lang w:eastAsia="he-IL"/>
        </w:rPr>
      </w:pPr>
    </w:p>
    <w:p w14:paraId="453E65A2" w14:textId="5D3BA430" w:rsidR="00590FDD" w:rsidRPr="00590FDD" w:rsidDel="00E152A0" w:rsidRDefault="00590FDD" w:rsidP="00590FDD">
      <w:pPr>
        <w:widowControl w:val="0"/>
        <w:bidi w:val="0"/>
        <w:spacing w:before="0" w:beforeAutospacing="0" w:after="0" w:afterAutospacing="0" w:line="240" w:lineRule="auto"/>
        <w:rPr>
          <w:del w:id="14" w:author="Meryl Etman" w:date="2018-12-27T16:40:00Z"/>
          <w:rFonts w:ascii="Times New Roman" w:eastAsia="Times New Roman" w:hAnsi="Times New Roman"/>
          <w:sz w:val="20"/>
          <w:szCs w:val="20"/>
          <w:lang w:eastAsia="he-IL"/>
        </w:rPr>
      </w:pPr>
    </w:p>
    <w:p w14:paraId="05CDC302" w14:textId="5416AA97" w:rsidR="00590FDD" w:rsidRPr="00590FDD" w:rsidDel="00E152A0" w:rsidRDefault="00590FDD" w:rsidP="00590FDD">
      <w:pPr>
        <w:widowControl w:val="0"/>
        <w:bidi w:val="0"/>
        <w:spacing w:before="0" w:beforeAutospacing="0" w:after="0" w:afterAutospacing="0" w:line="240" w:lineRule="auto"/>
        <w:rPr>
          <w:del w:id="15" w:author="Meryl Etman" w:date="2018-12-27T16:40:00Z"/>
          <w:rFonts w:ascii="Times New Roman" w:eastAsia="Times New Roman" w:hAnsi="Times New Roman"/>
          <w:sz w:val="20"/>
          <w:szCs w:val="20"/>
          <w:lang w:eastAsia="he-IL"/>
        </w:rPr>
      </w:pPr>
    </w:p>
    <w:p w14:paraId="41BEDE52" w14:textId="049B44F1" w:rsidR="00590FDD" w:rsidRPr="00590FDD" w:rsidDel="00E152A0" w:rsidRDefault="00590FDD" w:rsidP="00590FDD">
      <w:pPr>
        <w:widowControl w:val="0"/>
        <w:bidi w:val="0"/>
        <w:spacing w:before="0" w:beforeAutospacing="0" w:after="0" w:afterAutospacing="0" w:line="240" w:lineRule="auto"/>
        <w:rPr>
          <w:del w:id="16" w:author="Meryl Etman" w:date="2018-12-27T16:40:00Z"/>
          <w:rFonts w:ascii="Times New Roman" w:eastAsia="Times New Roman" w:hAnsi="Times New Roman"/>
          <w:sz w:val="20"/>
          <w:szCs w:val="20"/>
          <w:lang w:eastAsia="he-IL"/>
        </w:rPr>
      </w:pPr>
    </w:p>
    <w:p w14:paraId="5263CB47" w14:textId="53B07C1C" w:rsidR="00590FDD" w:rsidRPr="00590FDD" w:rsidDel="00E152A0" w:rsidRDefault="00590FDD" w:rsidP="00590FDD">
      <w:pPr>
        <w:widowControl w:val="0"/>
        <w:bidi w:val="0"/>
        <w:spacing w:before="0" w:beforeAutospacing="0" w:after="0" w:afterAutospacing="0" w:line="240" w:lineRule="auto"/>
        <w:rPr>
          <w:del w:id="17" w:author="Meryl Etman" w:date="2018-12-27T16:40:00Z"/>
          <w:rFonts w:ascii="Times New Roman" w:eastAsia="Times New Roman" w:hAnsi="Times New Roman"/>
          <w:sz w:val="20"/>
          <w:szCs w:val="20"/>
          <w:lang w:eastAsia="he-IL"/>
        </w:rPr>
      </w:pPr>
    </w:p>
    <w:p w14:paraId="597A3450" w14:textId="34961E9B" w:rsidR="00590FDD" w:rsidRPr="00590FDD" w:rsidDel="00E152A0" w:rsidRDefault="00590FDD" w:rsidP="00590FDD">
      <w:pPr>
        <w:widowControl w:val="0"/>
        <w:bidi w:val="0"/>
        <w:spacing w:before="0" w:beforeAutospacing="0" w:after="0" w:afterAutospacing="0" w:line="240" w:lineRule="auto"/>
        <w:rPr>
          <w:del w:id="18" w:author="Meryl Etman" w:date="2018-12-27T16:40:00Z"/>
          <w:rFonts w:ascii="Times New Roman" w:eastAsia="Times New Roman" w:hAnsi="Times New Roman"/>
          <w:sz w:val="20"/>
          <w:szCs w:val="20"/>
          <w:lang w:eastAsia="he-IL"/>
        </w:rPr>
      </w:pPr>
    </w:p>
    <w:p w14:paraId="4035D2E1" w14:textId="7E20F161" w:rsidR="00590FDD" w:rsidRPr="00590FDD" w:rsidDel="00E152A0" w:rsidRDefault="00590FDD" w:rsidP="00590FDD">
      <w:pPr>
        <w:widowControl w:val="0"/>
        <w:bidi w:val="0"/>
        <w:spacing w:before="0" w:beforeAutospacing="0" w:after="0" w:afterAutospacing="0" w:line="240" w:lineRule="auto"/>
        <w:rPr>
          <w:del w:id="19" w:author="Meryl Etman" w:date="2018-12-27T16:40:00Z"/>
          <w:rFonts w:ascii="Times New Roman" w:eastAsia="Times New Roman" w:hAnsi="Times New Roman"/>
          <w:sz w:val="20"/>
          <w:szCs w:val="20"/>
          <w:lang w:eastAsia="he-IL"/>
        </w:rPr>
      </w:pPr>
    </w:p>
    <w:p w14:paraId="6BE7D834" w14:textId="50D9049B" w:rsidR="00590FDD" w:rsidRPr="00590FDD" w:rsidDel="00E152A0" w:rsidRDefault="00590FDD" w:rsidP="00590FDD">
      <w:pPr>
        <w:widowControl w:val="0"/>
        <w:bidi w:val="0"/>
        <w:spacing w:before="0" w:beforeAutospacing="0" w:after="0" w:afterAutospacing="0" w:line="240" w:lineRule="auto"/>
        <w:rPr>
          <w:del w:id="20" w:author="Meryl Etman" w:date="2018-12-27T16:40:00Z"/>
          <w:rFonts w:ascii="Times New Roman" w:eastAsia="Times New Roman" w:hAnsi="Times New Roman"/>
          <w:sz w:val="20"/>
          <w:szCs w:val="20"/>
          <w:lang w:eastAsia="he-IL"/>
        </w:rPr>
      </w:pPr>
    </w:p>
    <w:p w14:paraId="385E3442" w14:textId="30929D94" w:rsidR="00590FDD" w:rsidRPr="00590FDD" w:rsidDel="00E152A0" w:rsidRDefault="00590FDD" w:rsidP="00590FDD">
      <w:pPr>
        <w:widowControl w:val="0"/>
        <w:bidi w:val="0"/>
        <w:spacing w:before="0" w:beforeAutospacing="0" w:after="0" w:afterAutospacing="0" w:line="240" w:lineRule="auto"/>
        <w:rPr>
          <w:del w:id="21" w:author="Meryl Etman" w:date="2018-12-27T16:40:00Z"/>
          <w:rFonts w:ascii="Times New Roman" w:eastAsia="Times New Roman" w:hAnsi="Times New Roman"/>
          <w:sz w:val="20"/>
          <w:szCs w:val="20"/>
          <w:lang w:eastAsia="he-IL"/>
        </w:rPr>
      </w:pPr>
    </w:p>
    <w:p w14:paraId="11079B13" w14:textId="03B4067E" w:rsidR="00590FDD" w:rsidRPr="00590FDD" w:rsidDel="00E152A0" w:rsidRDefault="00590FDD" w:rsidP="00590FDD">
      <w:pPr>
        <w:widowControl w:val="0"/>
        <w:bidi w:val="0"/>
        <w:spacing w:before="0" w:beforeAutospacing="0" w:after="0" w:afterAutospacing="0" w:line="240" w:lineRule="auto"/>
        <w:rPr>
          <w:del w:id="22" w:author="Meryl Etman" w:date="2018-12-27T16:40:00Z"/>
          <w:rFonts w:ascii="Times New Roman" w:eastAsia="Times New Roman" w:hAnsi="Times New Roman"/>
          <w:sz w:val="20"/>
          <w:szCs w:val="20"/>
          <w:lang w:eastAsia="he-IL"/>
        </w:rPr>
      </w:pPr>
    </w:p>
    <w:p w14:paraId="6BD4EC3C" w14:textId="2C69CD71" w:rsidR="00590FDD" w:rsidRPr="00590FDD" w:rsidDel="00E152A0" w:rsidRDefault="00590FDD" w:rsidP="00590FDD">
      <w:pPr>
        <w:widowControl w:val="0"/>
        <w:bidi w:val="0"/>
        <w:spacing w:before="0" w:beforeAutospacing="0" w:after="0" w:afterAutospacing="0" w:line="240" w:lineRule="auto"/>
        <w:rPr>
          <w:del w:id="23" w:author="Meryl Etman" w:date="2018-12-27T16:40:00Z"/>
          <w:rFonts w:ascii="Times New Roman" w:eastAsia="Times New Roman" w:hAnsi="Times New Roman"/>
          <w:sz w:val="20"/>
          <w:szCs w:val="20"/>
          <w:lang w:eastAsia="he-IL"/>
        </w:rPr>
      </w:pPr>
    </w:p>
    <w:p w14:paraId="6277ACCF" w14:textId="71FB2E55" w:rsidR="00590FDD" w:rsidRPr="00590FDD" w:rsidDel="00E152A0" w:rsidRDefault="00590FDD" w:rsidP="00590FDD">
      <w:pPr>
        <w:widowControl w:val="0"/>
        <w:bidi w:val="0"/>
        <w:spacing w:before="0" w:beforeAutospacing="0" w:after="0" w:afterAutospacing="0" w:line="240" w:lineRule="auto"/>
        <w:rPr>
          <w:del w:id="24" w:author="Meryl Etman" w:date="2018-12-27T16:40:00Z"/>
          <w:rFonts w:ascii="Times New Roman" w:eastAsia="Times New Roman" w:hAnsi="Times New Roman"/>
          <w:sz w:val="20"/>
          <w:szCs w:val="20"/>
          <w:lang w:eastAsia="he-IL"/>
        </w:rPr>
      </w:pPr>
    </w:p>
    <w:p w14:paraId="242D7A83" w14:textId="4C2D5B41" w:rsidR="00590FDD" w:rsidRPr="00590FDD" w:rsidDel="00E152A0" w:rsidRDefault="00590FDD" w:rsidP="00590FDD">
      <w:pPr>
        <w:widowControl w:val="0"/>
        <w:bidi w:val="0"/>
        <w:spacing w:before="0" w:beforeAutospacing="0" w:after="0" w:afterAutospacing="0" w:line="240" w:lineRule="auto"/>
        <w:rPr>
          <w:del w:id="25" w:author="Meryl Etman" w:date="2018-12-27T16:40:00Z"/>
          <w:rFonts w:ascii="Times New Roman" w:eastAsia="Times New Roman" w:hAnsi="Times New Roman"/>
          <w:sz w:val="20"/>
          <w:szCs w:val="20"/>
          <w:lang w:eastAsia="he-IL"/>
        </w:rPr>
      </w:pPr>
    </w:p>
    <w:p w14:paraId="7FC1A9FC" w14:textId="0312A781" w:rsidR="00590FDD" w:rsidRPr="00590FDD" w:rsidDel="00E152A0" w:rsidRDefault="00590FDD" w:rsidP="00590FDD">
      <w:pPr>
        <w:widowControl w:val="0"/>
        <w:spacing w:before="0" w:beforeAutospacing="0" w:after="0" w:afterAutospacing="0" w:line="240" w:lineRule="auto"/>
        <w:jc w:val="center"/>
        <w:outlineLvl w:val="3"/>
        <w:rPr>
          <w:del w:id="26" w:author="Meryl Etman" w:date="2018-12-27T16:40:00Z"/>
          <w:rFonts w:ascii="Times New Roman" w:eastAsia="Times New Roman" w:hAnsi="Times New Roman"/>
          <w:sz w:val="20"/>
          <w:szCs w:val="20"/>
          <w:lang w:eastAsia="he-IL"/>
        </w:rPr>
      </w:pPr>
    </w:p>
    <w:p w14:paraId="43A323CE" w14:textId="7DB0C000" w:rsidR="00590FDD" w:rsidRPr="00590FDD" w:rsidDel="00E152A0" w:rsidRDefault="00590FDD" w:rsidP="00590FDD">
      <w:pPr>
        <w:widowControl w:val="0"/>
        <w:spacing w:before="0" w:beforeAutospacing="0" w:after="0" w:afterAutospacing="0" w:line="240" w:lineRule="auto"/>
        <w:jc w:val="center"/>
        <w:outlineLvl w:val="3"/>
        <w:rPr>
          <w:del w:id="27" w:author="Meryl Etman" w:date="2018-12-27T16:40:00Z"/>
          <w:rFonts w:ascii="Times New Roman" w:eastAsia="Times New Roman" w:hAnsi="Times New Roman"/>
          <w:sz w:val="20"/>
          <w:szCs w:val="20"/>
          <w:lang w:eastAsia="he-IL"/>
        </w:rPr>
      </w:pPr>
    </w:p>
    <w:p w14:paraId="64A16808" w14:textId="00C2AC6E" w:rsidR="00590FDD" w:rsidRPr="00590FDD" w:rsidDel="00E152A0" w:rsidRDefault="00590FDD" w:rsidP="00590FDD">
      <w:pPr>
        <w:widowControl w:val="0"/>
        <w:spacing w:before="0" w:beforeAutospacing="0" w:after="0" w:afterAutospacing="0" w:line="240" w:lineRule="auto"/>
        <w:jc w:val="center"/>
        <w:outlineLvl w:val="3"/>
        <w:rPr>
          <w:del w:id="28" w:author="Meryl Etman" w:date="2018-12-27T16:40:00Z"/>
          <w:rFonts w:ascii="Times New Roman" w:eastAsia="Times New Roman" w:hAnsi="Times New Roman"/>
          <w:sz w:val="20"/>
          <w:szCs w:val="20"/>
          <w:lang w:eastAsia="he-IL"/>
        </w:rPr>
      </w:pPr>
    </w:p>
    <w:p w14:paraId="1F20DEB7" w14:textId="475D95B5" w:rsidR="00590FDD" w:rsidRPr="00590FDD" w:rsidDel="00E152A0" w:rsidRDefault="00590FDD" w:rsidP="00590FDD">
      <w:pPr>
        <w:widowControl w:val="0"/>
        <w:spacing w:before="0" w:beforeAutospacing="0" w:after="0" w:afterAutospacing="0" w:line="240" w:lineRule="auto"/>
        <w:jc w:val="center"/>
        <w:outlineLvl w:val="3"/>
        <w:rPr>
          <w:del w:id="29" w:author="Meryl Etman" w:date="2018-12-27T16:40:00Z"/>
          <w:rFonts w:ascii="Times New Roman" w:eastAsia="Times New Roman" w:hAnsi="Times New Roman"/>
          <w:sz w:val="20"/>
          <w:szCs w:val="20"/>
          <w:lang w:eastAsia="he-IL"/>
        </w:rPr>
      </w:pPr>
    </w:p>
    <w:p w14:paraId="4B0CC3DC"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43C29D4C"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590FDD">
        <w:rPr>
          <w:rFonts w:ascii="Times New Roman" w:eastAsia="Times New Roman" w:hAnsi="Times New Roman" w:hint="cs"/>
          <w:bCs/>
          <w:sz w:val="20"/>
          <w:u w:val="single"/>
          <w:rtl/>
          <w:lang w:eastAsia="he-IL"/>
        </w:rPr>
        <w:t>נספח א'</w:t>
      </w:r>
    </w:p>
    <w:p w14:paraId="1C19464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w:t>
      </w:r>
      <w:r w:rsidRPr="00590FDD">
        <w:rPr>
          <w:rFonts w:ascii="Times New Roman" w:eastAsia="Times New Roman" w:hAnsi="Times New Roman" w:hint="cs"/>
          <w:sz w:val="24"/>
          <w:rtl/>
          <w:lang w:eastAsia="he-IL"/>
        </w:rPr>
        <w:tab/>
        <w:t>הגדרות-</w:t>
      </w:r>
    </w:p>
    <w:p w14:paraId="10AABBB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0EFF064" w14:textId="0DA48611" w:rsidR="00590FDD" w:rsidRPr="00590FDD" w:rsidRDefault="00590FDD" w:rsidP="00CB254F">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w:t>
      </w:r>
      <w:r w:rsidRPr="00590FDD">
        <w:rPr>
          <w:rFonts w:ascii="Times New Roman" w:eastAsia="Times New Roman" w:hAnsi="Times New Roman" w:hint="cs"/>
          <w:b/>
          <w:bCs/>
          <w:sz w:val="24"/>
          <w:rtl/>
          <w:lang w:eastAsia="he-IL"/>
        </w:rPr>
        <w:t>הפרויקט</w:t>
      </w:r>
      <w:r w:rsidRPr="00590FDD">
        <w:rPr>
          <w:rFonts w:ascii="Times New Roman" w:eastAsia="Times New Roman" w:hAnsi="Times New Roman" w:hint="cs"/>
          <w:sz w:val="24"/>
          <w:rtl/>
          <w:lang w:eastAsia="he-IL"/>
        </w:rPr>
        <w:t>"-</w:t>
      </w:r>
      <w:r w:rsidRPr="00590FDD">
        <w:rPr>
          <w:rFonts w:ascii="Times New Roman" w:eastAsia="Times New Roman" w:hAnsi="Times New Roman" w:hint="cs"/>
          <w:sz w:val="24"/>
          <w:lang w:eastAsia="he-IL"/>
        </w:rPr>
        <w:t xml:space="preserve"> </w:t>
      </w:r>
      <w:r w:rsidRPr="00590F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8000"/>
            <w:sz w:val="24"/>
            <w:rtl/>
            <w:lang w:eastAsia="he-IL"/>
          </w:rPr>
          <w:alias w:val="רשות מקומית"/>
          <w:tag w:val="cntLocalAuth"/>
          <w:id w:val="229426411"/>
          <w:placeholder>
            <w:docPart w:val="2BEB9EA2FB8F418CA6F093BEF0B869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6048FB">
            <w:rPr>
              <w:rFonts w:ascii="Times New Roman" w:eastAsia="Times New Roman" w:hAnsi="Times New Roman" w:hint="cs"/>
              <w:color w:val="008000"/>
              <w:sz w:val="24"/>
              <w:rtl/>
              <w:lang w:eastAsia="he-IL"/>
            </w:rPr>
            <w:t>שוהם</w:t>
          </w:r>
        </w:sdtContent>
      </w:sdt>
      <w:r w:rsidRPr="00590FDD">
        <w:rPr>
          <w:rFonts w:ascii="Times New Roman" w:eastAsia="Times New Roman" w:hAnsi="Times New Roman" w:hint="cs"/>
          <w:sz w:val="24"/>
          <w:rtl/>
          <w:lang w:eastAsia="he-IL"/>
        </w:rPr>
        <w:t xml:space="preserve"> - </w:t>
      </w:r>
      <w:sdt>
        <w:sdtPr>
          <w:rPr>
            <w:rFonts w:ascii="Times New Roman" w:eastAsia="Times New Roman" w:hAnsi="Times New Roman" w:hint="cs"/>
            <w:color w:val="008000"/>
            <w:sz w:val="24"/>
            <w:rtl/>
          </w:rPr>
          <w:alias w:val="שם אתר"/>
          <w:tag w:val="cntSite"/>
          <w:id w:val="-115908489"/>
          <w:placeholder>
            <w:docPart w:val="602448F0F75346429017D2A7C3D039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6048FB">
            <w:rPr>
              <w:rFonts w:ascii="Times New Roman" w:eastAsia="Times New Roman" w:hAnsi="Times New Roman" w:hint="cs"/>
              <w:color w:val="008000"/>
              <w:sz w:val="24"/>
              <w:rtl/>
            </w:rPr>
            <w:t>סביוני שהם - מחיר למשתכן</w:t>
          </w:r>
        </w:sdtContent>
      </w:sdt>
      <w:r w:rsidRPr="00590FDD">
        <w:rPr>
          <w:rFonts w:ascii="Times New Roman" w:eastAsia="Times New Roman" w:hAnsi="Times New Roman" w:hint="cs"/>
          <w:color w:val="008000"/>
          <w:sz w:val="24"/>
          <w:rtl/>
          <w:lang w:eastAsia="he-IL"/>
        </w:rPr>
        <w:t>,</w:t>
      </w:r>
      <w:del w:id="30" w:author="Meryl Etman" w:date="2018-12-27T16:40:00Z">
        <w:r w:rsidRPr="00590FDD" w:rsidDel="00DD1912">
          <w:rPr>
            <w:rFonts w:ascii="Times New Roman" w:eastAsia="Times New Roman" w:hAnsi="Times New Roman" w:hint="cs"/>
            <w:color w:val="008000"/>
            <w:sz w:val="24"/>
            <w:rtl/>
            <w:lang w:eastAsia="he-IL"/>
          </w:rPr>
          <w:delText xml:space="preserve"> </w:delText>
        </w:r>
      </w:del>
      <w:customXmlDelRangeStart w:id="31" w:author="Meryl Etman" w:date="2018-12-27T16:40:00Z"/>
      <w:sdt>
        <w:sdtPr>
          <w:rPr>
            <w:rFonts w:ascii="Times New Roman" w:eastAsia="Times New Roman" w:hAnsi="Times New Roman" w:hint="cs"/>
            <w:color w:val="008000"/>
            <w:sz w:val="24"/>
            <w:rtl/>
          </w:rPr>
          <w:alias w:val="שם הפרויקט"/>
          <w:tag w:val="cntProjectName"/>
          <w:id w:val="-1617669110"/>
          <w:placeholder>
            <w:docPart w:val="FCC2BE1A6465455E8499F7C208A0BC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31"/>
          <w:del w:id="32" w:author="Meryl Etman" w:date="2018-12-27T16:40:00Z">
            <w:r w:rsidR="00EA3336" w:rsidDel="00DD1912">
              <w:rPr>
                <w:rFonts w:ascii="Times New Roman" w:eastAsia="Times New Roman" w:hAnsi="Times New Roman" w:hint="cs"/>
                <w:color w:val="008000"/>
                <w:sz w:val="24"/>
                <w:rtl/>
              </w:rPr>
              <w:delText>סביוני שהם - מחיר למשתכן</w:delText>
            </w:r>
          </w:del>
          <w:customXmlDelRangeStart w:id="33" w:author="Meryl Etman" w:date="2018-12-27T16:40:00Z"/>
        </w:sdtContent>
      </w:sdt>
      <w:customXmlDelRangeEnd w:id="33"/>
      <w:r w:rsidRPr="00590F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0FE5D37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EED68D8" w14:textId="31BCFB94" w:rsidR="00590FDD" w:rsidRPr="00590FDD" w:rsidRDefault="00590FDD" w:rsidP="00CB254F">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w:t>
      </w:r>
      <w:r w:rsidRPr="00590FDD">
        <w:rPr>
          <w:rFonts w:ascii="Times New Roman" w:eastAsia="Times New Roman" w:hAnsi="Times New Roman" w:hint="cs"/>
          <w:b/>
          <w:bCs/>
          <w:sz w:val="24"/>
          <w:rtl/>
          <w:lang w:eastAsia="he-IL"/>
        </w:rPr>
        <w:t>התכנית</w:t>
      </w:r>
      <w:r w:rsidRPr="00590FDD">
        <w:rPr>
          <w:rFonts w:ascii="Times New Roman" w:eastAsia="Times New Roman" w:hAnsi="Times New Roman" w:hint="cs"/>
          <w:sz w:val="24"/>
          <w:rtl/>
          <w:lang w:eastAsia="he-IL"/>
        </w:rPr>
        <w:t xml:space="preserve">" או </w:t>
      </w:r>
      <w:r w:rsidRPr="00590FDD">
        <w:rPr>
          <w:rFonts w:ascii="Times New Roman" w:eastAsia="Times New Roman" w:hAnsi="Times New Roman" w:hint="cs"/>
          <w:b/>
          <w:bCs/>
          <w:sz w:val="24"/>
          <w:rtl/>
          <w:lang w:eastAsia="he-IL"/>
        </w:rPr>
        <w:t xml:space="preserve">"המקרקעין" </w:t>
      </w:r>
      <w:r w:rsidRPr="00590FDD">
        <w:rPr>
          <w:rFonts w:ascii="Times New Roman" w:eastAsia="Times New Roman" w:hAnsi="Times New Roman"/>
          <w:sz w:val="24"/>
          <w:lang w:eastAsia="he-IL"/>
        </w:rPr>
        <w:t>–</w:t>
      </w:r>
      <w:r w:rsidRPr="00590F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450662995"/>
          <w:placeholder>
            <w:docPart w:val="9B8046D4197444E786A22557B70FE4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4" w:author="Meryl Etman" w:date="2018-12-27T15:58:00Z">
            <w:r w:rsidR="006F11B7">
              <w:rPr>
                <w:rFonts w:ascii="Times New Roman" w:eastAsia="Times New Roman" w:hAnsi="Times New Roman" w:hint="cs"/>
                <w:color w:val="008000"/>
                <w:sz w:val="24"/>
                <w:rtl/>
              </w:rPr>
              <w:t>תמל/1007</w:t>
            </w:r>
          </w:ins>
        </w:sdtContent>
      </w:sdt>
      <w:r w:rsidRPr="00590F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del w:id="35" w:author="Meryl Etman" w:date="2018-12-27T15:59:00Z">
        <w:r w:rsidRPr="00590FDD" w:rsidDel="006F11B7">
          <w:rPr>
            <w:rFonts w:ascii="Times New Roman" w:eastAsia="Times New Roman" w:hAnsi="Times New Roman" w:hint="cs"/>
            <w:sz w:val="24"/>
            <w:rtl/>
            <w:lang w:eastAsia="he-IL"/>
          </w:rPr>
          <w:delText xml:space="preserve">- </w:delText>
        </w:r>
      </w:del>
      <w:ins w:id="36" w:author="Meryl Etman" w:date="2018-12-27T15:59:00Z">
        <w:r w:rsidR="006F11B7">
          <w:rPr>
            <w:rFonts w:ascii="Times New Roman" w:eastAsia="Times New Roman" w:hAnsi="Times New Roman" w:hint="cs"/>
            <w:sz w:val="24"/>
            <w:rtl/>
            <w:lang w:eastAsia="he-IL"/>
          </w:rPr>
          <w:t>גוש</w:t>
        </w:r>
        <w:r w:rsidR="006F11B7" w:rsidRPr="00590FDD">
          <w:rPr>
            <w:rFonts w:ascii="Times New Roman" w:eastAsia="Times New Roman" w:hAnsi="Times New Roman" w:hint="cs"/>
            <w:sz w:val="24"/>
            <w:rtl/>
            <w:lang w:eastAsia="he-IL"/>
          </w:rPr>
          <w:t xml:space="preserve"> </w:t>
        </w:r>
      </w:ins>
      <w:sdt>
        <w:sdtPr>
          <w:rPr>
            <w:rFonts w:ascii="Times New Roman" w:eastAsia="Times New Roman" w:hAnsi="Times New Roman" w:hint="cs"/>
            <w:color w:val="008000"/>
            <w:sz w:val="24"/>
            <w:rtl/>
          </w:rPr>
          <w:alias w:val="שדה נוסף 1"/>
          <w:tag w:val="cntCustomField1"/>
          <w:id w:val="1254158436"/>
          <w:placeholder>
            <w:docPart w:val="90FDBA49E324409F883FCAD8443548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7" w:author="Meryl Etman" w:date="2018-12-27T16:41:00Z">
            <w:r w:rsidR="00DD1912">
              <w:rPr>
                <w:rFonts w:ascii="Times New Roman" w:eastAsia="Times New Roman" w:hAnsi="Times New Roman" w:hint="cs"/>
                <w:color w:val="008000"/>
                <w:sz w:val="24"/>
                <w:rtl/>
              </w:rPr>
              <w:t>7330, מגרשים 140-141</w:t>
            </w:r>
          </w:ins>
        </w:sdtContent>
      </w:sdt>
      <w:r w:rsidRPr="00590FDD">
        <w:rPr>
          <w:rFonts w:ascii="Times New Roman" w:eastAsia="Times New Roman" w:hAnsi="Times New Roman" w:hint="cs"/>
          <w:sz w:val="24"/>
          <w:rtl/>
          <w:lang w:eastAsia="he-IL"/>
        </w:rPr>
        <w:t xml:space="preserve"> .</w:t>
      </w:r>
    </w:p>
    <w:p w14:paraId="74DC272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CD7155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25B0639" w14:textId="74E6C23D" w:rsidR="00590FDD" w:rsidRPr="00590FDD" w:rsidRDefault="00590FDD" w:rsidP="00590FDD">
      <w:pPr>
        <w:spacing w:before="0" w:beforeAutospacing="0" w:after="0" w:afterAutospacing="0" w:line="240" w:lineRule="auto"/>
        <w:ind w:left="720"/>
        <w:rPr>
          <w:rFonts w:ascii="Times New Roman" w:eastAsia="Times New Roman" w:hAnsi="Times New Roman"/>
          <w:color w:val="008000"/>
          <w:sz w:val="24"/>
          <w:rtl/>
        </w:rPr>
      </w:pPr>
      <w:r w:rsidRPr="00590F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725648214"/>
          <w:placeholder>
            <w:docPart w:val="0365D65341ED45538F803DADA70961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6048FB">
            <w:rPr>
              <w:rFonts w:ascii="Times New Roman" w:eastAsia="Times New Roman" w:hAnsi="Times New Roman" w:hint="cs"/>
              <w:color w:val="008000"/>
              <w:sz w:val="24"/>
              <w:rtl/>
            </w:rPr>
            <w:t>שוהם</w:t>
          </w:r>
        </w:sdtContent>
      </w:sdt>
      <w:r w:rsidRPr="00590FDD">
        <w:rPr>
          <w:rFonts w:ascii="Times New Roman" w:eastAsia="Times New Roman" w:hAnsi="Times New Roman" w:hint="cs"/>
          <w:color w:val="008000"/>
          <w:sz w:val="24"/>
          <w:rtl/>
        </w:rPr>
        <w:t>.</w:t>
      </w:r>
    </w:p>
    <w:p w14:paraId="190A7B19" w14:textId="77777777" w:rsidR="00590FDD" w:rsidRPr="00590FDD" w:rsidRDefault="00590FDD" w:rsidP="00590FDD">
      <w:pPr>
        <w:spacing w:before="0" w:beforeAutospacing="0" w:after="0" w:afterAutospacing="0" w:line="240" w:lineRule="auto"/>
        <w:ind w:left="720"/>
        <w:rPr>
          <w:rFonts w:ascii="Times New Roman" w:eastAsia="Times New Roman" w:hAnsi="Times New Roman"/>
          <w:color w:val="FF0000"/>
          <w:sz w:val="24"/>
          <w:rtl/>
        </w:rPr>
      </w:pPr>
    </w:p>
    <w:p w14:paraId="42211F03" w14:textId="77777777" w:rsidR="00590FDD" w:rsidRPr="00590FDD" w:rsidRDefault="00590FDD" w:rsidP="00590FDD">
      <w:pPr>
        <w:spacing w:before="0" w:beforeAutospacing="0" w:after="0" w:afterAutospacing="0" w:line="240" w:lineRule="auto"/>
        <w:ind w:left="720"/>
        <w:rPr>
          <w:rFonts w:ascii="Times New Roman" w:eastAsia="Times New Roman" w:hAnsi="Times New Roman"/>
          <w:sz w:val="24"/>
          <w:rtl/>
          <w:lang w:eastAsia="he-IL"/>
        </w:rPr>
      </w:pPr>
      <w:r w:rsidRPr="00590FDD">
        <w:rPr>
          <w:rFonts w:ascii="Times New Roman" w:eastAsia="Times New Roman" w:hAnsi="Times New Roman" w:hint="cs"/>
          <w:sz w:val="24"/>
          <w:rtl/>
        </w:rPr>
        <w:t xml:space="preserve">"חוזה הפיתוח" </w:t>
      </w:r>
      <w:r w:rsidRPr="00590FDD">
        <w:rPr>
          <w:rFonts w:ascii="Times New Roman" w:eastAsia="Times New Roman" w:hAnsi="Times New Roman"/>
          <w:sz w:val="24"/>
        </w:rPr>
        <w:t>–</w:t>
      </w:r>
      <w:r w:rsidRPr="00590FDD">
        <w:rPr>
          <w:rFonts w:ascii="Times New Roman" w:eastAsia="Times New Roman" w:hAnsi="Times New Roman" w:hint="cs"/>
          <w:sz w:val="24"/>
          <w:rtl/>
        </w:rPr>
        <w:t xml:space="preserve"> חוזה הפיתוח אשר נחתם בין המזמין לבין הרשות המקומית.</w:t>
      </w:r>
    </w:p>
    <w:p w14:paraId="0BAF810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6F568DE" w14:textId="5FE18BF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590FDD">
        <w:rPr>
          <w:rFonts w:ascii="Times New Roman" w:eastAsia="Times New Roman" w:hAnsi="Times New Roman" w:hint="cs"/>
          <w:sz w:val="24"/>
          <w:rtl/>
          <w:lang w:eastAsia="he-IL"/>
        </w:rPr>
        <w:t>1.2</w:t>
      </w:r>
      <w:r w:rsidRPr="00590FDD">
        <w:rPr>
          <w:rFonts w:ascii="Times New Roman" w:eastAsia="Times New Roman" w:hAnsi="Times New Roman" w:hint="cs"/>
          <w:sz w:val="24"/>
          <w:rtl/>
          <w:lang w:eastAsia="he-IL"/>
        </w:rPr>
        <w:tab/>
        <w:t xml:space="preserve">המנהל הוא: </w:t>
      </w:r>
      <w:r w:rsidRPr="00590FDD">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דה נוסף 3"/>
          <w:tag w:val="cntCustomField3"/>
          <w:id w:val="-1142191075"/>
          <w:placeholder>
            <w:docPart w:val="92BC883D4512468E955B2B51BD04B1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cs"/>
          </w:rPr>
        </w:sdtEndPr>
        <w:sdtContent>
          <w:ins w:id="38" w:author="Meryl Etman" w:date="2018-12-27T15:58:00Z">
            <w:r w:rsidR="006F11B7">
              <w:rPr>
                <w:rFonts w:ascii="Times New Roman" w:eastAsia="Times New Roman" w:hAnsi="Times New Roman"/>
                <w:color w:val="008000"/>
                <w:sz w:val="24"/>
                <w:rtl/>
                <w:lang w:eastAsia="he-IL"/>
              </w:rPr>
              <w:t>מרול אטמן</w:t>
            </w:r>
          </w:ins>
        </w:sdtContent>
      </w:sdt>
    </w:p>
    <w:p w14:paraId="6FC4F47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4"/>
          <w:rtl/>
          <w:lang w:eastAsia="he-IL"/>
        </w:rPr>
      </w:pPr>
    </w:p>
    <w:p w14:paraId="71E4A2E5" w14:textId="77777777" w:rsidR="00590FDD" w:rsidRPr="00590FDD" w:rsidRDefault="00590FDD" w:rsidP="00590FDD">
      <w:pPr>
        <w:widowControl w:val="0"/>
        <w:spacing w:before="0" w:beforeAutospacing="0" w:after="0" w:afterAutospacing="0" w:line="240" w:lineRule="auto"/>
        <w:ind w:left="720" w:right="720" w:hanging="720"/>
        <w:jc w:val="both"/>
        <w:rPr>
          <w:rFonts w:ascii="Times New Roman" w:eastAsia="Times New Roman" w:hAnsi="Times New Roman"/>
          <w:color w:val="FF0000"/>
          <w:sz w:val="28"/>
          <w:szCs w:val="28"/>
          <w:rtl/>
          <w:lang w:eastAsia="he-IL"/>
        </w:rPr>
      </w:pPr>
      <w:r w:rsidRPr="00590FDD">
        <w:rPr>
          <w:rFonts w:ascii="Times New Roman" w:eastAsia="Times New Roman" w:hAnsi="Times New Roman" w:hint="cs"/>
          <w:sz w:val="24"/>
          <w:rtl/>
          <w:lang w:eastAsia="he-IL"/>
        </w:rPr>
        <w:t>1.3</w:t>
      </w:r>
      <w:r w:rsidRPr="00590FDD">
        <w:rPr>
          <w:rFonts w:ascii="Times New Roman" w:eastAsia="Times New Roman" w:hAnsi="Times New Roman" w:hint="cs"/>
          <w:sz w:val="24"/>
          <w:rtl/>
          <w:lang w:eastAsia="he-IL"/>
        </w:rPr>
        <w:tab/>
      </w:r>
      <w:r w:rsidRPr="00590FDD">
        <w:rPr>
          <w:rFonts w:ascii="Times New Roman" w:eastAsia="Times New Roman" w:hAnsi="Times New Roman"/>
          <w:sz w:val="28"/>
          <w:szCs w:val="22"/>
          <w:rtl/>
          <w:lang w:eastAsia="he-IL"/>
        </w:rPr>
        <w:t xml:space="preserve">המתכנן יפיק כל התכניות בקבצים במתכונת </w:t>
      </w:r>
      <w:r w:rsidRPr="00590FDD">
        <w:rPr>
          <w:rFonts w:ascii="Times New Roman" w:eastAsia="Times New Roman" w:hAnsi="Times New Roman" w:hint="cs"/>
          <w:sz w:val="28"/>
          <w:szCs w:val="22"/>
          <w:rtl/>
          <w:lang w:eastAsia="he-IL"/>
        </w:rPr>
        <w:t>ב</w:t>
      </w:r>
      <w:r w:rsidRPr="00590FDD">
        <w:rPr>
          <w:rFonts w:ascii="Times New Roman" w:eastAsia="Times New Roman" w:hAnsi="Times New Roman"/>
          <w:sz w:val="28"/>
          <w:szCs w:val="22"/>
          <w:rtl/>
          <w:lang w:eastAsia="he-IL"/>
        </w:rPr>
        <w:t>תכנת ה</w:t>
      </w:r>
      <w:r w:rsidRPr="00590FDD">
        <w:rPr>
          <w:rFonts w:ascii="Times New Roman" w:eastAsia="Times New Roman" w:hAnsi="Times New Roman" w:hint="cs"/>
          <w:sz w:val="28"/>
          <w:szCs w:val="22"/>
          <w:rtl/>
          <w:lang w:eastAsia="he-IL"/>
        </w:rPr>
        <w:t>-</w:t>
      </w:r>
      <w:r w:rsidRPr="00590FDD">
        <w:rPr>
          <w:rFonts w:ascii="Times New Roman" w:eastAsia="Times New Roman" w:hAnsi="Times New Roman"/>
          <w:sz w:val="28"/>
          <w:szCs w:val="22"/>
          <w:rtl/>
          <w:lang w:eastAsia="he-IL"/>
        </w:rPr>
        <w:t xml:space="preserve"> </w:t>
      </w:r>
      <w:r w:rsidRPr="00590FDD">
        <w:rPr>
          <w:rFonts w:ascii="Times New Roman" w:eastAsia="Times New Roman" w:hAnsi="Times New Roman"/>
          <w:sz w:val="28"/>
          <w:szCs w:val="22"/>
          <w:lang w:eastAsia="he-IL"/>
        </w:rPr>
        <w:t xml:space="preserve">CAD </w:t>
      </w:r>
      <w:r w:rsidRPr="00590FDD">
        <w:rPr>
          <w:rFonts w:ascii="Times New Roman" w:eastAsia="Times New Roman" w:hAnsi="Times New Roman"/>
          <w:sz w:val="28"/>
          <w:szCs w:val="22"/>
          <w:rtl/>
          <w:lang w:eastAsia="he-IL"/>
        </w:rPr>
        <w:t xml:space="preserve"> </w:t>
      </w:r>
      <w:r w:rsidRPr="00590FDD">
        <w:rPr>
          <w:rFonts w:ascii="Times New Roman" w:eastAsia="Times New Roman" w:hAnsi="Times New Roman" w:hint="cs"/>
          <w:sz w:val="28"/>
          <w:szCs w:val="22"/>
          <w:rtl/>
          <w:lang w:eastAsia="he-IL"/>
        </w:rPr>
        <w:t xml:space="preserve">: </w:t>
      </w:r>
      <w:r w:rsidRPr="00590FDD">
        <w:rPr>
          <w:rFonts w:ascii="Times New Roman" w:eastAsia="Times New Roman" w:hAnsi="Times New Roman"/>
          <w:sz w:val="28"/>
          <w:szCs w:val="22"/>
          <w:lang w:eastAsia="he-IL"/>
        </w:rPr>
        <w:t>REVIT</w:t>
      </w:r>
      <w:r w:rsidRPr="00590FDD">
        <w:rPr>
          <w:rFonts w:ascii="Times New Roman" w:eastAsia="Times New Roman" w:hAnsi="Times New Roman" w:hint="cs"/>
          <w:sz w:val="28"/>
          <w:szCs w:val="22"/>
          <w:rtl/>
          <w:lang w:eastAsia="he-IL"/>
        </w:rPr>
        <w:t xml:space="preserve"> או אוטוקד בגרסתה העדכנית ביותר בהתאם להנחיית המזמין.</w:t>
      </w:r>
    </w:p>
    <w:p w14:paraId="6B4A27A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1.4</w:t>
      </w:r>
      <w:r w:rsidRPr="00590FDD">
        <w:rPr>
          <w:rFonts w:ascii="Times New Roman" w:eastAsia="Times New Roman" w:hAnsi="Times New Roman" w:hint="cs"/>
          <w:sz w:val="24"/>
          <w:rtl/>
          <w:lang w:eastAsia="he-IL"/>
        </w:rPr>
        <w:tab/>
        <w:t>בעלי המקצוע במשרד המתכנן הם:</w:t>
      </w:r>
    </w:p>
    <w:p w14:paraId="16DFD9E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B76197" w14:textId="77FB57B6"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407384408"/>
          <w:placeholder>
            <w:docPart w:val="C13AECD0DDDE4FA3B6E400CF70AD00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rPr>
            <w:rFonts w:hint="cs"/>
          </w:rPr>
        </w:sdtEndPr>
        <w:sdtContent>
          <w:ins w:id="39" w:author="Meryl Etman" w:date="2018-12-27T15:58:00Z">
            <w:r w:rsidR="006F11B7">
              <w:rPr>
                <w:rFonts w:ascii="Times New Roman" w:eastAsia="Times New Roman" w:hAnsi="Times New Roman"/>
                <w:color w:val="008000"/>
                <w:sz w:val="24"/>
                <w:rtl/>
                <w:lang w:eastAsia="he-IL"/>
              </w:rPr>
              <w:t>טומי עברון</w:t>
            </w:r>
          </w:ins>
        </w:sdtContent>
      </w:sdt>
    </w:p>
    <w:p w14:paraId="2A279C33" w14:textId="2D37FBBC" w:rsidR="00590FDD" w:rsidRPr="00590FDD" w:rsidRDefault="00590FDD" w:rsidP="00590F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1005794203"/>
          <w:placeholder>
            <w:docPart w:val="E27D6EEA7FD44551BF3822F1056B52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rPr>
            <w:rFonts w:hint="cs"/>
          </w:rPr>
        </w:sdtEndPr>
        <w:sdtContent>
          <w:ins w:id="40" w:author="Meryl Etman" w:date="2018-12-27T15:58:00Z">
            <w:r w:rsidR="006F11B7">
              <w:rPr>
                <w:rFonts w:ascii="Times New Roman" w:eastAsia="Times New Roman" w:hAnsi="Times New Roman"/>
                <w:color w:val="008000"/>
                <w:sz w:val="24"/>
                <w:rtl/>
                <w:lang w:eastAsia="he-IL"/>
              </w:rPr>
              <w:t>20</w:t>
            </w:r>
          </w:ins>
        </w:sdtContent>
      </w:sdt>
    </w:p>
    <w:p w14:paraId="4CA008C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27E63C2" w14:textId="1B22321F" w:rsidR="00590FDD" w:rsidRPr="00590FDD" w:rsidRDefault="00590FDD" w:rsidP="00590F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590FDD">
        <w:rPr>
          <w:rFonts w:ascii="Times New Roman" w:eastAsia="Times New Roman" w:hAnsi="Times New Roman" w:hint="cs"/>
          <w:sz w:val="24"/>
          <w:rtl/>
          <w:lang w:eastAsia="he-IL"/>
        </w:rPr>
        <w:t>1.5</w:t>
      </w:r>
      <w:r w:rsidRPr="00590F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2035407818"/>
          <w:placeholder>
            <w:docPart w:val="65FE233B08E34A53A455806AED8581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rPr>
            <w:rFonts w:hint="cs"/>
          </w:rPr>
        </w:sdtEndPr>
        <w:sdtContent>
          <w:ins w:id="41" w:author="Meryl Etman" w:date="2018-12-27T15:58:00Z">
            <w:r w:rsidR="006F11B7">
              <w:rPr>
                <w:rFonts w:ascii="Times New Roman" w:eastAsia="Times New Roman" w:hAnsi="Times New Roman"/>
                <w:color w:val="008000"/>
                <w:sz w:val="24"/>
                <w:rtl/>
                <w:lang w:eastAsia="he-IL"/>
              </w:rPr>
              <w:t>טומי עברון</w:t>
            </w:r>
          </w:ins>
        </w:sdtContent>
      </w:sdt>
    </w:p>
    <w:p w14:paraId="35C5E7A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55249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1.6</w:t>
      </w:r>
      <w:r w:rsidRPr="00590FDD">
        <w:rPr>
          <w:rFonts w:ascii="Times New Roman" w:eastAsia="Times New Roman" w:hAnsi="Times New Roman" w:hint="cs"/>
          <w:sz w:val="24"/>
          <w:rtl/>
          <w:lang w:eastAsia="he-IL"/>
        </w:rPr>
        <w:tab/>
        <w:t>הנושאים הם:</w:t>
      </w:r>
    </w:p>
    <w:p w14:paraId="5169D22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3AF1FF1"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hint="cs"/>
          <w:sz w:val="24"/>
          <w:rtl/>
          <w:lang w:eastAsia="he-IL"/>
        </w:rPr>
        <w:tab/>
        <w:t>התקדמות שרותי המתכנן.</w:t>
      </w:r>
    </w:p>
    <w:p w14:paraId="5069463A"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סטיות מלוח הזמנים לרבות סיבת הסטייה.</w:t>
      </w:r>
    </w:p>
    <w:p w14:paraId="71B80B90"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3CA0941D"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סטיות מהערכות ו/או תחזיות תקציביות והשלכותיהן.</w:t>
      </w:r>
    </w:p>
    <w:p w14:paraId="775EFFAA"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ריכוז הוראות שנויים.</w:t>
      </w:r>
    </w:p>
    <w:p w14:paraId="12830283" w14:textId="77777777" w:rsidR="00590FDD" w:rsidRPr="00590FDD" w:rsidRDefault="00590FDD" w:rsidP="00590F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470428D7" w14:textId="72B3B10F" w:rsidR="00590FDD" w:rsidRPr="00590FDD" w:rsidRDefault="00590FDD" w:rsidP="00590FDD">
      <w:pPr>
        <w:widowControl w:val="0"/>
        <w:spacing w:before="0" w:beforeAutospacing="0" w:after="0" w:afterAutospacing="0" w:line="240" w:lineRule="auto"/>
        <w:ind w:left="720" w:hanging="750"/>
        <w:outlineLvl w:val="2"/>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1.7 </w:t>
      </w:r>
      <w:r w:rsidRPr="00590FDD">
        <w:rPr>
          <w:rFonts w:ascii="Times New Roman" w:eastAsia="Times New Roman" w:hAnsi="Times New Roman" w:hint="cs"/>
          <w:sz w:val="24"/>
          <w:rtl/>
          <w:lang w:eastAsia="he-IL"/>
        </w:rPr>
        <w:tab/>
        <w:t>שיעור חלקו היחסי של כל אחד מיחידי המזמין הינו כדלקמן :</w:t>
      </w:r>
      <w:r w:rsidRPr="00590FDD">
        <w:rPr>
          <w:rFonts w:ascii="Times New Roman" w:eastAsia="Times New Roman" w:hAnsi="Times New Roman" w:hint="cs"/>
          <w:sz w:val="24"/>
          <w:rtl/>
          <w:lang w:eastAsia="he-IL"/>
        </w:rPr>
        <w:br/>
      </w:r>
      <w:sdt>
        <w:sdtPr>
          <w:rPr>
            <w:rStyle w:val="AutoFieldsChar"/>
            <w:rFonts w:hint="cs"/>
            <w:rtl/>
          </w:rPr>
          <w:alias w:val="אחוז השתתפות צד א"/>
          <w:tag w:val="cmtTzadAPercent"/>
          <w:id w:val="-1829425411"/>
          <w:placeholder>
            <w:docPart w:val="ADA2B8F1669747F587F74ACAD451F2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Style w:val="AutoFieldsChar"/>
          </w:rPr>
        </w:sdtEndPr>
        <w:sdtContent>
          <w:r w:rsidR="00C33313">
            <w:rPr>
              <w:rStyle w:val="AutoFieldsChar"/>
              <w:rFonts w:hint="cs"/>
              <w:rtl/>
            </w:rPr>
            <w:t>100</w:t>
          </w:r>
        </w:sdtContent>
      </w:sdt>
      <w:r w:rsidRPr="00590FDD">
        <w:rPr>
          <w:rStyle w:val="AutoFieldsChar"/>
          <w:rFonts w:hint="cs"/>
          <w:rtl/>
        </w:rPr>
        <w:t>%</w:t>
      </w:r>
      <w:r w:rsidRPr="00590FDD">
        <w:rPr>
          <w:rFonts w:hint="cs"/>
          <w:szCs w:val="22"/>
          <w:rtl/>
        </w:rPr>
        <w:t xml:space="preserve">     </w:t>
      </w:r>
    </w:p>
    <w:p w14:paraId="059FA45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r w:rsidRPr="00590FDD">
        <w:rPr>
          <w:rFonts w:ascii="Times New Roman" w:eastAsia="Times New Roman" w:hAnsi="Times New Roman" w:hint="cs"/>
          <w:b/>
          <w:bCs/>
          <w:color w:val="008000"/>
          <w:sz w:val="24"/>
          <w:rtl/>
          <w:lang w:eastAsia="he-IL"/>
        </w:rPr>
        <w:br w:type="page"/>
      </w:r>
    </w:p>
    <w:p w14:paraId="5871389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7B6B1A" w14:textId="775C5A99" w:rsidR="00AB0A1E" w:rsidRPr="00AB0A1E" w:rsidRDefault="00AB0A1E">
      <w:pPr>
        <w:keepNext/>
        <w:widowControl w:val="0"/>
        <w:spacing w:before="0" w:beforeAutospacing="0" w:after="0" w:afterAutospacing="0" w:line="360" w:lineRule="auto"/>
        <w:jc w:val="center"/>
        <w:outlineLvl w:val="1"/>
        <w:rPr>
          <w:ins w:id="42" w:author="Meryl Etman" w:date="2019-01-21T16:28:00Z"/>
          <w:rFonts w:ascii="Times New Roman" w:eastAsia="Times New Roman" w:hAnsi="Times New Roman"/>
          <w:bCs/>
          <w:sz w:val="24"/>
          <w:u w:val="single"/>
          <w:rtl/>
          <w:lang w:eastAsia="he-IL"/>
        </w:rPr>
        <w:pPrChange w:id="43" w:author="Meryl Etman" w:date="2019-01-21T16:30:00Z">
          <w:pPr>
            <w:keepNext/>
            <w:widowControl w:val="0"/>
            <w:spacing w:before="0" w:beforeAutospacing="0" w:after="0" w:afterAutospacing="0" w:line="240" w:lineRule="auto"/>
            <w:jc w:val="center"/>
            <w:outlineLvl w:val="1"/>
          </w:pPr>
        </w:pPrChange>
      </w:pPr>
      <w:ins w:id="44" w:author="Meryl Etman" w:date="2019-01-21T16:28:00Z">
        <w:r w:rsidRPr="00AB0A1E">
          <w:rPr>
            <w:rFonts w:ascii="Times New Roman" w:eastAsia="Times New Roman" w:hAnsi="Times New Roman" w:hint="eastAsia"/>
            <w:bCs/>
            <w:sz w:val="24"/>
            <w:u w:val="single"/>
            <w:rtl/>
            <w:lang w:eastAsia="he-IL"/>
          </w:rPr>
          <w:t>נספח</w:t>
        </w:r>
        <w:r w:rsidRPr="00AB0A1E">
          <w:rPr>
            <w:rFonts w:ascii="Times New Roman" w:eastAsia="Times New Roman" w:hAnsi="Times New Roman"/>
            <w:bCs/>
            <w:sz w:val="24"/>
            <w:u w:val="single"/>
            <w:rtl/>
            <w:lang w:eastAsia="he-IL"/>
          </w:rPr>
          <w:t xml:space="preserve"> </w:t>
        </w:r>
        <w:r w:rsidRPr="00AB0A1E">
          <w:rPr>
            <w:rFonts w:ascii="Times New Roman" w:eastAsia="Times New Roman" w:hAnsi="Times New Roman" w:hint="eastAsia"/>
            <w:bCs/>
            <w:sz w:val="24"/>
            <w:u w:val="single"/>
            <w:rtl/>
            <w:lang w:eastAsia="he-IL"/>
          </w:rPr>
          <w:t>ב</w:t>
        </w:r>
        <w:r w:rsidRPr="00AB0A1E">
          <w:rPr>
            <w:rFonts w:ascii="Times New Roman" w:eastAsia="Times New Roman" w:hAnsi="Times New Roman"/>
            <w:bCs/>
            <w:sz w:val="24"/>
            <w:u w:val="single"/>
            <w:rtl/>
            <w:lang w:eastAsia="he-IL"/>
          </w:rPr>
          <w:t>'</w:t>
        </w:r>
      </w:ins>
    </w:p>
    <w:p w14:paraId="0A9594B0" w14:textId="4BC8996A" w:rsidR="00590FDD" w:rsidRPr="00590FDD" w:rsidRDefault="00590FDD">
      <w:pPr>
        <w:keepNext/>
        <w:widowControl w:val="0"/>
        <w:spacing w:before="0" w:beforeAutospacing="0" w:after="0" w:afterAutospacing="0" w:line="360" w:lineRule="auto"/>
        <w:jc w:val="center"/>
        <w:outlineLvl w:val="1"/>
        <w:rPr>
          <w:rFonts w:ascii="Times New Roman" w:eastAsia="Times New Roman" w:hAnsi="Times New Roman"/>
          <w:bCs/>
          <w:sz w:val="24"/>
          <w:u w:val="single"/>
          <w:rtl/>
          <w:lang w:eastAsia="he-IL"/>
        </w:rPr>
        <w:pPrChange w:id="45" w:author="Meryl Etman" w:date="2019-01-21T16:30:00Z">
          <w:pPr>
            <w:keepNext/>
            <w:widowControl w:val="0"/>
            <w:spacing w:before="0" w:beforeAutospacing="0" w:after="0" w:afterAutospacing="0" w:line="240" w:lineRule="auto"/>
            <w:jc w:val="center"/>
            <w:outlineLvl w:val="1"/>
          </w:pPr>
        </w:pPrChange>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2775D98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6F264B8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2B2D860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0C7C066D"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0D0F40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1D27F569"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20FE8620"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5F6C505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59521355"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3CBC90E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290FAC69"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5955FE5A"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530BA41A"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00A3586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1582606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45B8F6C2"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63DF3D50"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46" w:name="OLE_LINK5"/>
      <w:bookmarkStart w:id="47"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48" w:name="OLE_LINK7"/>
      <w:bookmarkStart w:id="49"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06401D81"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64B87F81"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p>
    <w:p w14:paraId="1500670F"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4B7E7334"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4D167A0A"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7254BDE7"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46"/>
    <w:bookmarkEnd w:id="47"/>
    <w:bookmarkEnd w:id="48"/>
    <w:bookmarkEnd w:id="49"/>
    <w:p w14:paraId="380632D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0D844FB"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63DB2ED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6AA0F041"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3B2DDB0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937BD0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1A5CC06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34E85C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266F63B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A5101F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30C5AAE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A39A2D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00295D9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DF9106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66F6F40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AFC395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292F6F3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BCA002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2F73841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DA0717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0F2D40F7"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62204B1" w14:textId="77777777" w:rsid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ins w:id="50" w:author="Meryl Etman" w:date="2019-01-21T16:30:00Z"/>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0A61623F" w14:textId="78589C3E" w:rsidR="00AB0A1E" w:rsidRDefault="00AB0A1E" w:rsidP="00590FDD">
      <w:pPr>
        <w:widowControl w:val="0"/>
        <w:tabs>
          <w:tab w:val="left" w:pos="720"/>
          <w:tab w:val="center" w:pos="4153"/>
          <w:tab w:val="right" w:pos="8306"/>
        </w:tabs>
        <w:spacing w:before="0" w:beforeAutospacing="0" w:after="0" w:afterAutospacing="0" w:line="276" w:lineRule="auto"/>
        <w:ind w:left="1431" w:hanging="700"/>
        <w:jc w:val="both"/>
        <w:rPr>
          <w:ins w:id="51" w:author="Meryl Etman" w:date="2019-01-21T16:30:00Z"/>
          <w:rFonts w:ascii="Times New Roman" w:eastAsia="Times New Roman" w:hAnsi="Times New Roman"/>
          <w:sz w:val="24"/>
          <w:rtl/>
          <w:lang w:eastAsia="he-IL"/>
        </w:rPr>
      </w:pPr>
    </w:p>
    <w:p w14:paraId="34BE01D2" w14:textId="77777777" w:rsidR="00AB0A1E" w:rsidRPr="00590FDD" w:rsidRDefault="00AB0A1E"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21AE6A5"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0D0F3AC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1C4FDC3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3EBFC242"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5D8C321F"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666BA86D"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4B293D48"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0820CB4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6D230748"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73DB409A"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3D4A4011"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6488AA3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69F6B1E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381303E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4C89250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45E90A1"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7ADF3977"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60AC874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55CEDB8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7BC7B17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36F0E925"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532CF71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7F105EE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3216E36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331E7B2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33682CE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3E8EDB8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0987B1F1"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35C2285E"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7493725D"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57976048"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655585C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CFA9C35"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5547607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2E4C8C7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49B4DBB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A5EB1D6"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5DD91FDA"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6DA7E87A"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5D8E7AF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E0F5BA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6E3CB371"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9BCEDB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4FF83C1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269B4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411E85A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AF9E8E7"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7068C2A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E01621A"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161D7802"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391A23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52" w:name="OLE_LINK1"/>
      <w:bookmarkStart w:id="53"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52"/>
      <w:bookmarkEnd w:id="53"/>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050A033D"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C2ADF0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43BBCFC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71F38C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23D0D25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D228DC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51A6D9C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8FD54C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79AA139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0CBE2B4D"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768FD94C"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07903EE2"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3C92AC2"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177A395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6F6381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6ED2856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D5478F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4CB2612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2459D1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73A91EC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3A0D950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361AE8F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16800C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4DF2C33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537BE3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768833E4"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23BA6CA"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257A820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67DC116D"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0095613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7DBFFE14"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498349D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CB3A26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26939B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39D79FC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018A88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6D04F3D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20C5C6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5F426DE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127E381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0F39AA2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3241B36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1D8C14F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20E0BF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0FED1B2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6388C8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1272EDB5"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E15FF1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0CE8C48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58C7D2A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04E8E3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7579E8D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60E6D80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12FB31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4996BB9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36A8265D"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BD49DB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56B27C5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18583AB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0BD1720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7D10071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AED4FC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2D197AC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4586F74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65C975B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7CB5271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4CAABAF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4CD33C05"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5EB25EB0"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7BE75BB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75B6EDF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5D3550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1771A79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7E38031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45DC112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68BDA9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5E4EAF1F"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BA11C4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3EC72F87" w14:textId="77777777" w:rsid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ins w:id="54" w:author="Meryl Etman" w:date="2019-01-21T16:31:00Z"/>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720D424D" w14:textId="77777777" w:rsidR="00AB0A1E" w:rsidRPr="00590FDD" w:rsidRDefault="00AB0A1E">
      <w:pPr>
        <w:widowControl w:val="0"/>
        <w:spacing w:before="0" w:beforeAutospacing="0" w:after="0" w:afterAutospacing="0" w:line="240" w:lineRule="auto"/>
        <w:ind w:left="2522"/>
        <w:jc w:val="both"/>
        <w:rPr>
          <w:rFonts w:ascii="Times New Roman" w:eastAsia="Times New Roman" w:hAnsi="Times New Roman"/>
          <w:sz w:val="24"/>
          <w:lang w:eastAsia="he-IL"/>
        </w:rPr>
        <w:pPrChange w:id="55" w:author="Meryl Etman" w:date="2019-01-21T16:31:00Z">
          <w:pPr>
            <w:widowControl w:val="0"/>
            <w:numPr>
              <w:numId w:val="40"/>
            </w:numPr>
            <w:tabs>
              <w:tab w:val="num" w:pos="2522"/>
              <w:tab w:val="num" w:pos="2880"/>
            </w:tabs>
            <w:spacing w:before="0" w:beforeAutospacing="0" w:after="0" w:afterAutospacing="0" w:line="240" w:lineRule="auto"/>
            <w:ind w:left="2522" w:hanging="362"/>
            <w:jc w:val="both"/>
          </w:pPr>
        </w:pPrChange>
      </w:pPr>
    </w:p>
    <w:p w14:paraId="7A77366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4A6F81A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32CEF61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8C45A5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2FCB01C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1A108D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08012B4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FE63C0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2E99AE5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8C1F24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23779FB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3F375C9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49E6F0C8"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BAFF4C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684E8B7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849939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29B02AF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666D7CD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115BB4B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06301A6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7E70F5E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E96394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7420C9A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8E63DC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23DDCBC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0EE0214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4769AEA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3C5D50C6"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62F0803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3F729D7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B10750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3166D60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512E8D4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01EE035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23028C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3C1B7B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29B1BE8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2E7DD4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341F924E"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3A3C7AB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3D3BFFF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1D87A6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28DBC38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1E958F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4007527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3F3DC1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6D508E3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66DB97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7A70D515"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5AB721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2D442F06"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BCCD72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6C6651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C4CACC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148D7DDA"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321DE1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וכתבי הכמויות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15515C7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D55FC3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16BA2E9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F9A118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549F242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83A204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68F4AA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D3C887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664B68DC"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602ABE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5F8940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F71578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2A37657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A3CE33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7CE4C1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EEF21A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66EB6EDE"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1091B1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0560C5B5"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6C8D528B"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04A49BA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9F33027"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418B18A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103D289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154A061D"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53D94C4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250B73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D913D8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47F3272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631262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3692A2F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282483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4B19ADE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330CEF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7281542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685C49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34D2C04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4270F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3997F08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4F3CFE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687A93D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187C78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0FD4C2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05F0EB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39C381A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C52C0D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2DBC964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6DEE98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0B1CCE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00F03E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3B16698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5DC008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440CADE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579657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0D36768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D6EBD6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1C655C3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78F28D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4A1F3DF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B98EF7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2528888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F0B192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07D1EE0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BA44C3F"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090DC2FD"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6FFE1CE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02A8B912"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1DD09C84"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6711378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1A8C93D5"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1E101F0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6B8348C6"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268BD016"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5CBAB515" w14:textId="77777777" w:rsidR="00590FDD" w:rsidRPr="00590FDD" w:rsidRDefault="00590FDD" w:rsidP="00590F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01C1BF59" w14:textId="77777777" w:rsidR="00590FDD" w:rsidRPr="00590FDD" w:rsidRDefault="00590FDD" w:rsidP="00590FDD">
      <w:pPr>
        <w:widowControl w:val="0"/>
        <w:spacing w:before="0" w:beforeAutospacing="0" w:after="0" w:afterAutospacing="0" w:line="276" w:lineRule="auto"/>
        <w:ind w:left="2160"/>
        <w:jc w:val="both"/>
        <w:rPr>
          <w:rFonts w:ascii="Times New Roman" w:eastAsia="Times New Roman" w:hAnsi="Times New Roman"/>
          <w:sz w:val="24"/>
          <w:rtl/>
          <w:lang w:eastAsia="he-IL"/>
        </w:rPr>
      </w:pPr>
    </w:p>
    <w:p w14:paraId="00D66F36"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3D750EBC"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4EC321E6"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2EF858F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08799822"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3BCDFDC2"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688CD829"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7E4D912E"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00C78E52"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02AB95F7"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BA4E4B9"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4FE750D4"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7814A861"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4B8C9064"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6A8C2F9B"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1F0B410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0DC961D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01BC0BF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2624C54C"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BB1CD06"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1F135CE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4E028B1"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6685E42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98F259B"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43A278EF"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B06498E"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4B40B98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0D1A744B"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4AEC2B93"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6150876F"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69688FC7"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6B60B90E"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78A84046"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69B6B6BD"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218D4D80"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44E2DD00"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4E451700"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4B903836"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76C947F4"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22DA61C4"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2EE55513"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2EFD8E93"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0535A9E"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28C84899"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2695F052"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6131525A"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3C313B5C"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47BF0B24" w14:textId="77777777" w:rsidR="00590FDD" w:rsidRPr="00590FDD" w:rsidDel="00AB0A1E" w:rsidRDefault="00590FDD" w:rsidP="00590FDD">
      <w:pPr>
        <w:widowControl w:val="0"/>
        <w:bidi w:val="0"/>
        <w:spacing w:before="0" w:beforeAutospacing="0" w:after="0" w:afterAutospacing="0" w:line="240" w:lineRule="auto"/>
        <w:jc w:val="right"/>
        <w:rPr>
          <w:del w:id="56" w:author="Meryl Etman" w:date="2019-01-21T16:29:00Z"/>
          <w:rFonts w:ascii="Times New Roman" w:eastAsia="Times New Roman" w:hAnsi="Times New Roman"/>
          <w:sz w:val="20"/>
          <w:szCs w:val="20"/>
          <w:lang w:eastAsia="he-IL"/>
        </w:rPr>
      </w:pPr>
    </w:p>
    <w:p w14:paraId="071B524D" w14:textId="783B9E55" w:rsidR="00590FDD" w:rsidRPr="00590FDD" w:rsidDel="00AB0A1E" w:rsidRDefault="00590FDD">
      <w:pPr>
        <w:widowControl w:val="0"/>
        <w:bidi w:val="0"/>
        <w:spacing w:before="0" w:beforeAutospacing="0" w:after="0" w:afterAutospacing="0" w:line="240" w:lineRule="auto"/>
        <w:rPr>
          <w:del w:id="57" w:author="Meryl Etman" w:date="2019-01-21T16:29:00Z"/>
          <w:rFonts w:ascii="Times New Roman" w:eastAsia="Times New Roman" w:hAnsi="Times New Roman"/>
          <w:sz w:val="20"/>
          <w:szCs w:val="20"/>
          <w:lang w:eastAsia="he-IL"/>
        </w:rPr>
        <w:pPrChange w:id="58" w:author="Meryl Etman" w:date="2019-01-21T16:29:00Z">
          <w:pPr>
            <w:widowControl w:val="0"/>
            <w:bidi w:val="0"/>
            <w:spacing w:before="0" w:beforeAutospacing="0" w:after="0" w:afterAutospacing="0" w:line="240" w:lineRule="auto"/>
            <w:jc w:val="right"/>
          </w:pPr>
        </w:pPrChange>
      </w:pPr>
    </w:p>
    <w:p w14:paraId="3E310EDE" w14:textId="22361F30" w:rsidR="00590FDD" w:rsidRPr="00590FDD" w:rsidDel="00AB0A1E" w:rsidRDefault="00590FDD">
      <w:pPr>
        <w:widowControl w:val="0"/>
        <w:bidi w:val="0"/>
        <w:spacing w:before="0" w:beforeAutospacing="0" w:after="0" w:afterAutospacing="0" w:line="240" w:lineRule="auto"/>
        <w:rPr>
          <w:del w:id="59" w:author="Meryl Etman" w:date="2019-01-21T16:29:00Z"/>
          <w:rFonts w:ascii="Times New Roman" w:eastAsia="Times New Roman" w:hAnsi="Times New Roman"/>
          <w:sz w:val="20"/>
          <w:szCs w:val="20"/>
          <w:lang w:eastAsia="he-IL"/>
        </w:rPr>
        <w:pPrChange w:id="60" w:author="Meryl Etman" w:date="2019-01-21T16:29:00Z">
          <w:pPr>
            <w:widowControl w:val="0"/>
            <w:bidi w:val="0"/>
            <w:spacing w:before="0" w:beforeAutospacing="0" w:after="0" w:afterAutospacing="0" w:line="240" w:lineRule="auto"/>
            <w:jc w:val="right"/>
          </w:pPr>
        </w:pPrChange>
      </w:pPr>
    </w:p>
    <w:p w14:paraId="7B142BA5" w14:textId="78CAD64B" w:rsidR="00590FDD" w:rsidRPr="00590FDD" w:rsidDel="00AB0A1E" w:rsidRDefault="00590FDD">
      <w:pPr>
        <w:widowControl w:val="0"/>
        <w:bidi w:val="0"/>
        <w:spacing w:before="0" w:beforeAutospacing="0" w:after="0" w:afterAutospacing="0" w:line="240" w:lineRule="auto"/>
        <w:rPr>
          <w:del w:id="61" w:author="Meryl Etman" w:date="2019-01-21T16:29:00Z"/>
          <w:rFonts w:ascii="Times New Roman" w:eastAsia="Times New Roman" w:hAnsi="Times New Roman"/>
          <w:sz w:val="20"/>
          <w:szCs w:val="20"/>
          <w:lang w:eastAsia="he-IL"/>
        </w:rPr>
        <w:pPrChange w:id="62" w:author="Meryl Etman" w:date="2019-01-21T16:29:00Z">
          <w:pPr>
            <w:widowControl w:val="0"/>
            <w:bidi w:val="0"/>
            <w:spacing w:before="0" w:beforeAutospacing="0" w:after="0" w:afterAutospacing="0" w:line="240" w:lineRule="auto"/>
            <w:jc w:val="right"/>
          </w:pPr>
        </w:pPrChange>
      </w:pPr>
    </w:p>
    <w:p w14:paraId="4FDB4058" w14:textId="188BFDD9" w:rsidR="00590FDD" w:rsidRPr="00590FDD" w:rsidDel="00AB0A1E" w:rsidRDefault="00590FDD">
      <w:pPr>
        <w:widowControl w:val="0"/>
        <w:bidi w:val="0"/>
        <w:spacing w:before="0" w:beforeAutospacing="0" w:after="0" w:afterAutospacing="0" w:line="240" w:lineRule="auto"/>
        <w:rPr>
          <w:del w:id="63" w:author="Meryl Etman" w:date="2019-01-21T16:29:00Z"/>
          <w:rFonts w:ascii="Times New Roman" w:eastAsia="Times New Roman" w:hAnsi="Times New Roman"/>
          <w:sz w:val="20"/>
          <w:szCs w:val="20"/>
          <w:lang w:eastAsia="he-IL"/>
        </w:rPr>
        <w:pPrChange w:id="64" w:author="Meryl Etman" w:date="2019-01-21T16:29:00Z">
          <w:pPr>
            <w:widowControl w:val="0"/>
            <w:bidi w:val="0"/>
            <w:spacing w:before="0" w:beforeAutospacing="0" w:after="0" w:afterAutospacing="0" w:line="240" w:lineRule="auto"/>
            <w:jc w:val="right"/>
          </w:pPr>
        </w:pPrChange>
      </w:pPr>
    </w:p>
    <w:p w14:paraId="29403CEC" w14:textId="4D963863" w:rsidR="00590FDD" w:rsidRPr="00590FDD" w:rsidDel="00AB0A1E" w:rsidRDefault="00590FDD">
      <w:pPr>
        <w:widowControl w:val="0"/>
        <w:bidi w:val="0"/>
        <w:spacing w:before="0" w:beforeAutospacing="0" w:after="0" w:afterAutospacing="0" w:line="240" w:lineRule="auto"/>
        <w:rPr>
          <w:del w:id="65" w:author="Meryl Etman" w:date="2019-01-21T16:29:00Z"/>
          <w:rFonts w:ascii="Times New Roman" w:eastAsia="Times New Roman" w:hAnsi="Times New Roman"/>
          <w:sz w:val="20"/>
          <w:szCs w:val="20"/>
          <w:lang w:eastAsia="he-IL"/>
        </w:rPr>
        <w:pPrChange w:id="66" w:author="Meryl Etman" w:date="2019-01-21T16:29:00Z">
          <w:pPr>
            <w:widowControl w:val="0"/>
            <w:bidi w:val="0"/>
            <w:spacing w:before="0" w:beforeAutospacing="0" w:after="0" w:afterAutospacing="0" w:line="240" w:lineRule="auto"/>
            <w:jc w:val="right"/>
          </w:pPr>
        </w:pPrChange>
      </w:pPr>
    </w:p>
    <w:p w14:paraId="206DF21E" w14:textId="16FDFD8B" w:rsidR="00590FDD" w:rsidRPr="00590FDD" w:rsidDel="00AB0A1E" w:rsidRDefault="00590FDD">
      <w:pPr>
        <w:widowControl w:val="0"/>
        <w:bidi w:val="0"/>
        <w:spacing w:before="0" w:beforeAutospacing="0" w:after="0" w:afterAutospacing="0" w:line="240" w:lineRule="auto"/>
        <w:rPr>
          <w:del w:id="67" w:author="Meryl Etman" w:date="2019-01-21T16:29:00Z"/>
          <w:rFonts w:ascii="Times New Roman" w:eastAsia="Times New Roman" w:hAnsi="Times New Roman"/>
          <w:sz w:val="20"/>
          <w:szCs w:val="20"/>
          <w:lang w:eastAsia="he-IL"/>
        </w:rPr>
        <w:pPrChange w:id="68" w:author="Meryl Etman" w:date="2019-01-21T16:29:00Z">
          <w:pPr>
            <w:widowControl w:val="0"/>
            <w:bidi w:val="0"/>
            <w:spacing w:before="0" w:beforeAutospacing="0" w:after="0" w:afterAutospacing="0" w:line="240" w:lineRule="auto"/>
            <w:jc w:val="right"/>
          </w:pPr>
        </w:pPrChange>
      </w:pPr>
    </w:p>
    <w:p w14:paraId="34EE2E35" w14:textId="28F46D3A" w:rsidR="00590FDD" w:rsidRPr="00590FDD" w:rsidDel="00AB0A1E" w:rsidRDefault="00590FDD">
      <w:pPr>
        <w:widowControl w:val="0"/>
        <w:bidi w:val="0"/>
        <w:spacing w:before="0" w:beforeAutospacing="0" w:after="0" w:afterAutospacing="0" w:line="240" w:lineRule="auto"/>
        <w:rPr>
          <w:del w:id="69" w:author="Meryl Etman" w:date="2019-01-21T16:29:00Z"/>
          <w:rFonts w:ascii="Times New Roman" w:eastAsia="Times New Roman" w:hAnsi="Times New Roman"/>
          <w:sz w:val="20"/>
          <w:szCs w:val="20"/>
          <w:lang w:eastAsia="he-IL"/>
        </w:rPr>
        <w:pPrChange w:id="70" w:author="Meryl Etman" w:date="2019-01-21T16:29:00Z">
          <w:pPr>
            <w:widowControl w:val="0"/>
            <w:bidi w:val="0"/>
            <w:spacing w:before="0" w:beforeAutospacing="0" w:after="0" w:afterAutospacing="0" w:line="240" w:lineRule="auto"/>
            <w:jc w:val="right"/>
          </w:pPr>
        </w:pPrChange>
      </w:pPr>
    </w:p>
    <w:p w14:paraId="306F81C5" w14:textId="440F1898" w:rsidR="00590FDD" w:rsidRPr="00590FDD" w:rsidDel="00AB0A1E" w:rsidRDefault="00590FDD">
      <w:pPr>
        <w:widowControl w:val="0"/>
        <w:bidi w:val="0"/>
        <w:spacing w:before="0" w:beforeAutospacing="0" w:after="0" w:afterAutospacing="0" w:line="240" w:lineRule="auto"/>
        <w:rPr>
          <w:del w:id="71" w:author="Meryl Etman" w:date="2019-01-21T16:29:00Z"/>
          <w:rFonts w:ascii="Times New Roman" w:eastAsia="Times New Roman" w:hAnsi="Times New Roman"/>
          <w:sz w:val="20"/>
          <w:szCs w:val="20"/>
          <w:lang w:eastAsia="he-IL"/>
        </w:rPr>
        <w:pPrChange w:id="72" w:author="Meryl Etman" w:date="2019-01-21T16:29:00Z">
          <w:pPr>
            <w:widowControl w:val="0"/>
            <w:bidi w:val="0"/>
            <w:spacing w:before="0" w:beforeAutospacing="0" w:after="0" w:afterAutospacing="0" w:line="240" w:lineRule="auto"/>
            <w:jc w:val="right"/>
          </w:pPr>
        </w:pPrChange>
      </w:pPr>
    </w:p>
    <w:p w14:paraId="40D2263A" w14:textId="122F66D9" w:rsidR="00590FDD" w:rsidRPr="00590FDD" w:rsidDel="00AB0A1E" w:rsidRDefault="00590FDD">
      <w:pPr>
        <w:widowControl w:val="0"/>
        <w:bidi w:val="0"/>
        <w:spacing w:before="0" w:beforeAutospacing="0" w:after="0" w:afterAutospacing="0" w:line="240" w:lineRule="auto"/>
        <w:rPr>
          <w:del w:id="73" w:author="Meryl Etman" w:date="2019-01-21T16:29:00Z"/>
          <w:rFonts w:ascii="Times New Roman" w:eastAsia="Times New Roman" w:hAnsi="Times New Roman"/>
          <w:sz w:val="20"/>
          <w:szCs w:val="20"/>
          <w:lang w:eastAsia="he-IL"/>
        </w:rPr>
        <w:pPrChange w:id="74" w:author="Meryl Etman" w:date="2019-01-21T16:29:00Z">
          <w:pPr>
            <w:widowControl w:val="0"/>
            <w:bidi w:val="0"/>
            <w:spacing w:before="0" w:beforeAutospacing="0" w:after="0" w:afterAutospacing="0" w:line="240" w:lineRule="auto"/>
            <w:jc w:val="right"/>
          </w:pPr>
        </w:pPrChange>
      </w:pPr>
    </w:p>
    <w:p w14:paraId="591159BB" w14:textId="3F894E53" w:rsidR="00590FDD" w:rsidRPr="00590FDD" w:rsidDel="00AB0A1E" w:rsidRDefault="00590FDD">
      <w:pPr>
        <w:widowControl w:val="0"/>
        <w:bidi w:val="0"/>
        <w:spacing w:before="0" w:beforeAutospacing="0" w:after="0" w:afterAutospacing="0" w:line="240" w:lineRule="auto"/>
        <w:rPr>
          <w:del w:id="75" w:author="Meryl Etman" w:date="2019-01-21T16:29:00Z"/>
          <w:rFonts w:ascii="Times New Roman" w:eastAsia="Times New Roman" w:hAnsi="Times New Roman"/>
          <w:sz w:val="20"/>
          <w:szCs w:val="20"/>
          <w:lang w:eastAsia="he-IL"/>
        </w:rPr>
        <w:pPrChange w:id="76" w:author="Meryl Etman" w:date="2019-01-21T16:29:00Z">
          <w:pPr>
            <w:widowControl w:val="0"/>
            <w:bidi w:val="0"/>
            <w:spacing w:before="0" w:beforeAutospacing="0" w:after="0" w:afterAutospacing="0" w:line="240" w:lineRule="auto"/>
            <w:jc w:val="right"/>
          </w:pPr>
        </w:pPrChange>
      </w:pPr>
    </w:p>
    <w:p w14:paraId="09AC52E6" w14:textId="118EA889" w:rsidR="00590FDD" w:rsidRPr="00590FDD" w:rsidDel="00AB0A1E" w:rsidRDefault="00590FDD">
      <w:pPr>
        <w:widowControl w:val="0"/>
        <w:bidi w:val="0"/>
        <w:spacing w:before="0" w:beforeAutospacing="0" w:after="0" w:afterAutospacing="0" w:line="240" w:lineRule="auto"/>
        <w:rPr>
          <w:del w:id="77" w:author="Meryl Etman" w:date="2019-01-21T16:29:00Z"/>
          <w:rFonts w:ascii="Times New Roman" w:eastAsia="Times New Roman" w:hAnsi="Times New Roman"/>
          <w:sz w:val="20"/>
          <w:szCs w:val="20"/>
          <w:lang w:eastAsia="he-IL"/>
        </w:rPr>
        <w:pPrChange w:id="78" w:author="Meryl Etman" w:date="2019-01-21T16:29:00Z">
          <w:pPr>
            <w:widowControl w:val="0"/>
            <w:bidi w:val="0"/>
            <w:spacing w:before="0" w:beforeAutospacing="0" w:after="0" w:afterAutospacing="0" w:line="240" w:lineRule="auto"/>
            <w:jc w:val="right"/>
          </w:pPr>
        </w:pPrChange>
      </w:pPr>
    </w:p>
    <w:p w14:paraId="32F4ED9D" w14:textId="28E45634" w:rsidR="00590FDD" w:rsidRPr="00590FDD" w:rsidDel="00AB0A1E" w:rsidRDefault="00590FDD">
      <w:pPr>
        <w:widowControl w:val="0"/>
        <w:bidi w:val="0"/>
        <w:spacing w:before="0" w:beforeAutospacing="0" w:after="0" w:afterAutospacing="0" w:line="240" w:lineRule="auto"/>
        <w:rPr>
          <w:del w:id="79" w:author="Meryl Etman" w:date="2019-01-21T16:29:00Z"/>
          <w:rFonts w:ascii="Times New Roman" w:eastAsia="Times New Roman" w:hAnsi="Times New Roman"/>
          <w:sz w:val="20"/>
          <w:szCs w:val="20"/>
          <w:lang w:eastAsia="he-IL"/>
        </w:rPr>
        <w:pPrChange w:id="80" w:author="Meryl Etman" w:date="2019-01-21T16:29:00Z">
          <w:pPr>
            <w:widowControl w:val="0"/>
            <w:bidi w:val="0"/>
            <w:spacing w:before="0" w:beforeAutospacing="0" w:after="0" w:afterAutospacing="0" w:line="240" w:lineRule="auto"/>
            <w:jc w:val="right"/>
          </w:pPr>
        </w:pPrChange>
      </w:pPr>
    </w:p>
    <w:p w14:paraId="794C7261" w14:textId="5ACBD8D6" w:rsidR="00590FDD" w:rsidRPr="00590FDD" w:rsidDel="00AB0A1E" w:rsidRDefault="00590FDD">
      <w:pPr>
        <w:widowControl w:val="0"/>
        <w:bidi w:val="0"/>
        <w:spacing w:before="0" w:beforeAutospacing="0" w:after="0" w:afterAutospacing="0" w:line="240" w:lineRule="auto"/>
        <w:rPr>
          <w:del w:id="81" w:author="Meryl Etman" w:date="2019-01-21T16:29:00Z"/>
          <w:rFonts w:ascii="Times New Roman" w:eastAsia="Times New Roman" w:hAnsi="Times New Roman"/>
          <w:sz w:val="20"/>
          <w:szCs w:val="20"/>
          <w:lang w:eastAsia="he-IL"/>
        </w:rPr>
        <w:pPrChange w:id="82" w:author="Meryl Etman" w:date="2019-01-21T16:29:00Z">
          <w:pPr>
            <w:widowControl w:val="0"/>
            <w:bidi w:val="0"/>
            <w:spacing w:before="0" w:beforeAutospacing="0" w:after="0" w:afterAutospacing="0" w:line="240" w:lineRule="auto"/>
            <w:jc w:val="right"/>
          </w:pPr>
        </w:pPrChange>
      </w:pPr>
    </w:p>
    <w:p w14:paraId="04CCE4FC" w14:textId="594A82AD" w:rsidR="00590FDD" w:rsidRPr="00590FDD" w:rsidDel="00AB0A1E" w:rsidRDefault="00590FDD">
      <w:pPr>
        <w:widowControl w:val="0"/>
        <w:bidi w:val="0"/>
        <w:spacing w:before="0" w:beforeAutospacing="0" w:after="0" w:afterAutospacing="0" w:line="240" w:lineRule="auto"/>
        <w:rPr>
          <w:del w:id="83" w:author="Meryl Etman" w:date="2019-01-21T16:29:00Z"/>
          <w:rFonts w:ascii="Times New Roman" w:eastAsia="Times New Roman" w:hAnsi="Times New Roman"/>
          <w:sz w:val="20"/>
          <w:szCs w:val="20"/>
          <w:lang w:eastAsia="he-IL"/>
        </w:rPr>
        <w:pPrChange w:id="84" w:author="Meryl Etman" w:date="2019-01-21T16:29:00Z">
          <w:pPr>
            <w:widowControl w:val="0"/>
            <w:bidi w:val="0"/>
            <w:spacing w:before="0" w:beforeAutospacing="0" w:after="0" w:afterAutospacing="0" w:line="240" w:lineRule="auto"/>
            <w:jc w:val="right"/>
          </w:pPr>
        </w:pPrChange>
      </w:pPr>
    </w:p>
    <w:p w14:paraId="437940D5" w14:textId="1A840722" w:rsidR="00590FDD" w:rsidRPr="00590FDD" w:rsidDel="00AB0A1E" w:rsidRDefault="00590FDD">
      <w:pPr>
        <w:widowControl w:val="0"/>
        <w:bidi w:val="0"/>
        <w:spacing w:before="0" w:beforeAutospacing="0" w:after="0" w:afterAutospacing="0" w:line="240" w:lineRule="auto"/>
        <w:rPr>
          <w:del w:id="85" w:author="Meryl Etman" w:date="2019-01-21T16:29:00Z"/>
          <w:rFonts w:ascii="Times New Roman" w:eastAsia="Times New Roman" w:hAnsi="Times New Roman"/>
          <w:sz w:val="20"/>
          <w:szCs w:val="20"/>
          <w:lang w:eastAsia="he-IL"/>
        </w:rPr>
        <w:pPrChange w:id="86" w:author="Meryl Etman" w:date="2019-01-21T16:29:00Z">
          <w:pPr>
            <w:widowControl w:val="0"/>
            <w:bidi w:val="0"/>
            <w:spacing w:before="0" w:beforeAutospacing="0" w:after="0" w:afterAutospacing="0" w:line="240" w:lineRule="auto"/>
            <w:jc w:val="right"/>
          </w:pPr>
        </w:pPrChange>
      </w:pPr>
    </w:p>
    <w:p w14:paraId="1DB90871" w14:textId="5612667C" w:rsidR="00590FDD" w:rsidRPr="00590FDD" w:rsidDel="00AB0A1E" w:rsidRDefault="00590FDD">
      <w:pPr>
        <w:widowControl w:val="0"/>
        <w:bidi w:val="0"/>
        <w:spacing w:before="0" w:beforeAutospacing="0" w:after="0" w:afterAutospacing="0" w:line="240" w:lineRule="auto"/>
        <w:rPr>
          <w:del w:id="87" w:author="Meryl Etman" w:date="2019-01-21T16:29:00Z"/>
          <w:rFonts w:ascii="Times New Roman" w:eastAsia="Times New Roman" w:hAnsi="Times New Roman"/>
          <w:sz w:val="20"/>
          <w:szCs w:val="20"/>
          <w:lang w:eastAsia="he-IL"/>
        </w:rPr>
        <w:pPrChange w:id="88" w:author="Meryl Etman" w:date="2019-01-21T16:29:00Z">
          <w:pPr>
            <w:widowControl w:val="0"/>
            <w:bidi w:val="0"/>
            <w:spacing w:before="0" w:beforeAutospacing="0" w:after="0" w:afterAutospacing="0" w:line="240" w:lineRule="auto"/>
            <w:jc w:val="right"/>
          </w:pPr>
        </w:pPrChange>
      </w:pPr>
    </w:p>
    <w:p w14:paraId="5E85A174" w14:textId="1AF299A9" w:rsidR="00590FDD" w:rsidRPr="00590FDD" w:rsidDel="00AB0A1E" w:rsidRDefault="00590FDD">
      <w:pPr>
        <w:widowControl w:val="0"/>
        <w:bidi w:val="0"/>
        <w:spacing w:before="0" w:beforeAutospacing="0" w:after="0" w:afterAutospacing="0" w:line="240" w:lineRule="auto"/>
        <w:rPr>
          <w:del w:id="89" w:author="Meryl Etman" w:date="2019-01-21T16:29:00Z"/>
          <w:rFonts w:ascii="Times New Roman" w:eastAsia="Times New Roman" w:hAnsi="Times New Roman"/>
          <w:sz w:val="20"/>
          <w:szCs w:val="20"/>
          <w:lang w:eastAsia="he-IL"/>
        </w:rPr>
        <w:pPrChange w:id="90" w:author="Meryl Etman" w:date="2019-01-21T16:29:00Z">
          <w:pPr>
            <w:widowControl w:val="0"/>
            <w:bidi w:val="0"/>
            <w:spacing w:before="0" w:beforeAutospacing="0" w:after="0" w:afterAutospacing="0" w:line="240" w:lineRule="auto"/>
            <w:jc w:val="right"/>
          </w:pPr>
        </w:pPrChange>
      </w:pPr>
    </w:p>
    <w:p w14:paraId="478FC724" w14:textId="67FDB079" w:rsidR="00590FDD" w:rsidRPr="00590FDD" w:rsidDel="00AB0A1E" w:rsidRDefault="00590FDD">
      <w:pPr>
        <w:widowControl w:val="0"/>
        <w:bidi w:val="0"/>
        <w:spacing w:before="0" w:beforeAutospacing="0" w:after="0" w:afterAutospacing="0" w:line="240" w:lineRule="auto"/>
        <w:rPr>
          <w:del w:id="91" w:author="Meryl Etman" w:date="2019-01-21T16:29:00Z"/>
          <w:rFonts w:ascii="Times New Roman" w:eastAsia="Times New Roman" w:hAnsi="Times New Roman"/>
          <w:sz w:val="20"/>
          <w:szCs w:val="20"/>
          <w:lang w:eastAsia="he-IL"/>
        </w:rPr>
        <w:pPrChange w:id="92" w:author="Meryl Etman" w:date="2019-01-21T16:29:00Z">
          <w:pPr>
            <w:widowControl w:val="0"/>
            <w:bidi w:val="0"/>
            <w:spacing w:before="0" w:beforeAutospacing="0" w:after="0" w:afterAutospacing="0" w:line="240" w:lineRule="auto"/>
            <w:jc w:val="right"/>
          </w:pPr>
        </w:pPrChange>
      </w:pPr>
    </w:p>
    <w:p w14:paraId="71D78E69" w14:textId="0A68081F" w:rsidR="00590FDD" w:rsidRPr="00590FDD" w:rsidDel="00AB0A1E" w:rsidRDefault="00590FDD">
      <w:pPr>
        <w:widowControl w:val="0"/>
        <w:bidi w:val="0"/>
        <w:spacing w:before="0" w:beforeAutospacing="0" w:after="0" w:afterAutospacing="0" w:line="240" w:lineRule="auto"/>
        <w:rPr>
          <w:del w:id="93" w:author="Meryl Etman" w:date="2019-01-21T16:29:00Z"/>
          <w:rFonts w:ascii="Times New Roman" w:eastAsia="Times New Roman" w:hAnsi="Times New Roman"/>
          <w:sz w:val="20"/>
          <w:szCs w:val="20"/>
          <w:lang w:eastAsia="he-IL"/>
        </w:rPr>
        <w:pPrChange w:id="94" w:author="Meryl Etman" w:date="2019-01-21T16:29:00Z">
          <w:pPr>
            <w:widowControl w:val="0"/>
            <w:bidi w:val="0"/>
            <w:spacing w:before="0" w:beforeAutospacing="0" w:after="0" w:afterAutospacing="0" w:line="240" w:lineRule="auto"/>
            <w:jc w:val="right"/>
          </w:pPr>
        </w:pPrChange>
      </w:pPr>
    </w:p>
    <w:p w14:paraId="757F4648" w14:textId="540C51E5" w:rsidR="00590FDD" w:rsidRPr="00590FDD" w:rsidDel="00AB0A1E" w:rsidRDefault="00590FDD">
      <w:pPr>
        <w:widowControl w:val="0"/>
        <w:bidi w:val="0"/>
        <w:spacing w:before="0" w:beforeAutospacing="0" w:after="0" w:afterAutospacing="0" w:line="240" w:lineRule="auto"/>
        <w:rPr>
          <w:del w:id="95" w:author="Meryl Etman" w:date="2019-01-21T16:29:00Z"/>
          <w:rFonts w:ascii="Times New Roman" w:eastAsia="Times New Roman" w:hAnsi="Times New Roman"/>
          <w:sz w:val="20"/>
          <w:szCs w:val="20"/>
          <w:lang w:eastAsia="he-IL"/>
        </w:rPr>
        <w:pPrChange w:id="96" w:author="Meryl Etman" w:date="2019-01-21T16:29:00Z">
          <w:pPr>
            <w:widowControl w:val="0"/>
            <w:bidi w:val="0"/>
            <w:spacing w:before="0" w:beforeAutospacing="0" w:after="0" w:afterAutospacing="0" w:line="240" w:lineRule="auto"/>
            <w:jc w:val="right"/>
          </w:pPr>
        </w:pPrChange>
      </w:pPr>
    </w:p>
    <w:p w14:paraId="2EB826FA" w14:textId="77AEA6B7" w:rsidR="00590FDD" w:rsidRPr="00590FDD" w:rsidDel="00AB0A1E" w:rsidRDefault="00590FDD">
      <w:pPr>
        <w:widowControl w:val="0"/>
        <w:bidi w:val="0"/>
        <w:spacing w:before="0" w:beforeAutospacing="0" w:after="0" w:afterAutospacing="0" w:line="240" w:lineRule="auto"/>
        <w:rPr>
          <w:del w:id="97" w:author="Meryl Etman" w:date="2019-01-21T16:29:00Z"/>
          <w:rFonts w:ascii="Times New Roman" w:eastAsia="Times New Roman" w:hAnsi="Times New Roman"/>
          <w:sz w:val="20"/>
          <w:szCs w:val="20"/>
          <w:lang w:eastAsia="he-IL"/>
        </w:rPr>
        <w:pPrChange w:id="98" w:author="Meryl Etman" w:date="2019-01-21T16:29:00Z">
          <w:pPr>
            <w:widowControl w:val="0"/>
            <w:bidi w:val="0"/>
            <w:spacing w:before="0" w:beforeAutospacing="0" w:after="0" w:afterAutospacing="0" w:line="240" w:lineRule="auto"/>
            <w:jc w:val="right"/>
          </w:pPr>
        </w:pPrChange>
      </w:pPr>
    </w:p>
    <w:p w14:paraId="69BC112C" w14:textId="023EA33C" w:rsidR="00590FDD" w:rsidRPr="00590FDD" w:rsidDel="00AB0A1E" w:rsidRDefault="00590FDD">
      <w:pPr>
        <w:widowControl w:val="0"/>
        <w:bidi w:val="0"/>
        <w:spacing w:before="0" w:beforeAutospacing="0" w:after="0" w:afterAutospacing="0" w:line="240" w:lineRule="auto"/>
        <w:rPr>
          <w:del w:id="99" w:author="Meryl Etman" w:date="2019-01-21T16:29:00Z"/>
          <w:rFonts w:ascii="Times New Roman" w:eastAsia="Times New Roman" w:hAnsi="Times New Roman"/>
          <w:sz w:val="20"/>
          <w:szCs w:val="20"/>
          <w:lang w:eastAsia="he-IL"/>
        </w:rPr>
        <w:pPrChange w:id="100" w:author="Meryl Etman" w:date="2019-01-21T16:29:00Z">
          <w:pPr>
            <w:widowControl w:val="0"/>
            <w:bidi w:val="0"/>
            <w:spacing w:before="0" w:beforeAutospacing="0" w:after="0" w:afterAutospacing="0" w:line="240" w:lineRule="auto"/>
            <w:jc w:val="right"/>
          </w:pPr>
        </w:pPrChange>
      </w:pPr>
    </w:p>
    <w:p w14:paraId="6EEBA258" w14:textId="3808E5E0" w:rsidR="00590FDD" w:rsidRPr="00590FDD" w:rsidDel="00AB0A1E" w:rsidRDefault="00590FDD">
      <w:pPr>
        <w:widowControl w:val="0"/>
        <w:bidi w:val="0"/>
        <w:spacing w:before="0" w:beforeAutospacing="0" w:after="0" w:afterAutospacing="0" w:line="240" w:lineRule="auto"/>
        <w:rPr>
          <w:del w:id="101" w:author="Meryl Etman" w:date="2019-01-21T16:29:00Z"/>
          <w:rFonts w:ascii="Times New Roman" w:eastAsia="Times New Roman" w:hAnsi="Times New Roman"/>
          <w:sz w:val="20"/>
          <w:szCs w:val="20"/>
          <w:lang w:eastAsia="he-IL"/>
        </w:rPr>
        <w:pPrChange w:id="102" w:author="Meryl Etman" w:date="2019-01-21T16:29:00Z">
          <w:pPr>
            <w:widowControl w:val="0"/>
            <w:bidi w:val="0"/>
            <w:spacing w:before="0" w:beforeAutospacing="0" w:after="0" w:afterAutospacing="0" w:line="240" w:lineRule="auto"/>
            <w:jc w:val="right"/>
          </w:pPr>
        </w:pPrChange>
      </w:pPr>
    </w:p>
    <w:p w14:paraId="60BFF03F" w14:textId="48679B3E" w:rsidR="00590FDD" w:rsidRPr="00590FDD" w:rsidDel="00AB0A1E" w:rsidRDefault="00590FDD">
      <w:pPr>
        <w:widowControl w:val="0"/>
        <w:bidi w:val="0"/>
        <w:spacing w:before="0" w:beforeAutospacing="0" w:after="0" w:afterAutospacing="0" w:line="240" w:lineRule="auto"/>
        <w:rPr>
          <w:del w:id="103" w:author="Meryl Etman" w:date="2019-01-21T16:29:00Z"/>
          <w:rFonts w:ascii="Times New Roman" w:eastAsia="Times New Roman" w:hAnsi="Times New Roman"/>
          <w:sz w:val="20"/>
          <w:szCs w:val="20"/>
          <w:lang w:eastAsia="he-IL"/>
        </w:rPr>
        <w:pPrChange w:id="104" w:author="Meryl Etman" w:date="2019-01-21T16:29:00Z">
          <w:pPr>
            <w:widowControl w:val="0"/>
            <w:bidi w:val="0"/>
            <w:spacing w:before="0" w:beforeAutospacing="0" w:after="0" w:afterAutospacing="0" w:line="240" w:lineRule="auto"/>
            <w:jc w:val="right"/>
          </w:pPr>
        </w:pPrChange>
      </w:pPr>
    </w:p>
    <w:p w14:paraId="3E70787A" w14:textId="49BB7456" w:rsidR="00590FDD" w:rsidRPr="00590FDD" w:rsidDel="00AB0A1E" w:rsidRDefault="00590FDD">
      <w:pPr>
        <w:widowControl w:val="0"/>
        <w:bidi w:val="0"/>
        <w:spacing w:before="0" w:beforeAutospacing="0" w:after="0" w:afterAutospacing="0" w:line="240" w:lineRule="auto"/>
        <w:rPr>
          <w:del w:id="105" w:author="Meryl Etman" w:date="2019-01-21T16:29:00Z"/>
          <w:rFonts w:ascii="Times New Roman" w:eastAsia="Times New Roman" w:hAnsi="Times New Roman"/>
          <w:sz w:val="20"/>
          <w:szCs w:val="20"/>
          <w:lang w:eastAsia="he-IL"/>
        </w:rPr>
        <w:pPrChange w:id="106" w:author="Meryl Etman" w:date="2019-01-21T16:29:00Z">
          <w:pPr>
            <w:widowControl w:val="0"/>
            <w:bidi w:val="0"/>
            <w:spacing w:before="0" w:beforeAutospacing="0" w:after="0" w:afterAutospacing="0" w:line="240" w:lineRule="auto"/>
            <w:jc w:val="right"/>
          </w:pPr>
        </w:pPrChange>
      </w:pPr>
    </w:p>
    <w:p w14:paraId="7BCAC71E" w14:textId="376AE6C7" w:rsidR="00590FDD" w:rsidRPr="00590FDD" w:rsidDel="00AB0A1E" w:rsidRDefault="00590FDD">
      <w:pPr>
        <w:widowControl w:val="0"/>
        <w:bidi w:val="0"/>
        <w:spacing w:before="0" w:beforeAutospacing="0" w:after="0" w:afterAutospacing="0" w:line="240" w:lineRule="auto"/>
        <w:rPr>
          <w:del w:id="107" w:author="Meryl Etman" w:date="2019-01-21T16:29:00Z"/>
          <w:rFonts w:ascii="Times New Roman" w:eastAsia="Times New Roman" w:hAnsi="Times New Roman"/>
          <w:sz w:val="20"/>
          <w:szCs w:val="20"/>
          <w:lang w:eastAsia="he-IL"/>
        </w:rPr>
        <w:pPrChange w:id="108" w:author="Meryl Etman" w:date="2019-01-21T16:29:00Z">
          <w:pPr>
            <w:widowControl w:val="0"/>
            <w:bidi w:val="0"/>
            <w:spacing w:before="0" w:beforeAutospacing="0" w:after="0" w:afterAutospacing="0" w:line="240" w:lineRule="auto"/>
            <w:jc w:val="right"/>
          </w:pPr>
        </w:pPrChange>
      </w:pPr>
    </w:p>
    <w:p w14:paraId="2D45D232" w14:textId="1B242A79" w:rsidR="00590FDD" w:rsidRPr="00590FDD" w:rsidDel="00AB0A1E" w:rsidRDefault="00590FDD">
      <w:pPr>
        <w:widowControl w:val="0"/>
        <w:bidi w:val="0"/>
        <w:spacing w:before="0" w:beforeAutospacing="0" w:after="0" w:afterAutospacing="0" w:line="240" w:lineRule="auto"/>
        <w:rPr>
          <w:del w:id="109" w:author="Meryl Etman" w:date="2019-01-21T16:29:00Z"/>
          <w:rFonts w:ascii="Times New Roman" w:eastAsia="Times New Roman" w:hAnsi="Times New Roman"/>
          <w:sz w:val="20"/>
          <w:szCs w:val="20"/>
          <w:lang w:eastAsia="he-IL"/>
        </w:rPr>
        <w:pPrChange w:id="110" w:author="Meryl Etman" w:date="2019-01-21T16:29:00Z">
          <w:pPr>
            <w:widowControl w:val="0"/>
            <w:bidi w:val="0"/>
            <w:spacing w:before="0" w:beforeAutospacing="0" w:after="0" w:afterAutospacing="0" w:line="240" w:lineRule="auto"/>
            <w:jc w:val="right"/>
          </w:pPr>
        </w:pPrChange>
      </w:pPr>
    </w:p>
    <w:p w14:paraId="6A9D8B39" w14:textId="557E370D" w:rsidR="00590FDD" w:rsidRPr="00590FDD" w:rsidDel="00AB0A1E" w:rsidRDefault="00590FDD">
      <w:pPr>
        <w:widowControl w:val="0"/>
        <w:bidi w:val="0"/>
        <w:spacing w:before="0" w:beforeAutospacing="0" w:after="0" w:afterAutospacing="0" w:line="240" w:lineRule="auto"/>
        <w:rPr>
          <w:del w:id="111" w:author="Meryl Etman" w:date="2019-01-21T16:29:00Z"/>
          <w:rFonts w:ascii="Times New Roman" w:eastAsia="Times New Roman" w:hAnsi="Times New Roman"/>
          <w:sz w:val="20"/>
          <w:szCs w:val="20"/>
          <w:lang w:eastAsia="he-IL"/>
        </w:rPr>
        <w:pPrChange w:id="112" w:author="Meryl Etman" w:date="2019-01-21T16:29:00Z">
          <w:pPr>
            <w:widowControl w:val="0"/>
            <w:bidi w:val="0"/>
            <w:spacing w:before="0" w:beforeAutospacing="0" w:after="0" w:afterAutospacing="0" w:line="240" w:lineRule="auto"/>
            <w:jc w:val="right"/>
          </w:pPr>
        </w:pPrChange>
      </w:pPr>
    </w:p>
    <w:p w14:paraId="38F2F95A" w14:textId="77777777" w:rsidR="00590FDD" w:rsidRPr="00590FDD" w:rsidRDefault="00590FDD">
      <w:pPr>
        <w:widowControl w:val="0"/>
        <w:bidi w:val="0"/>
        <w:spacing w:before="0" w:beforeAutospacing="0" w:after="0" w:afterAutospacing="0" w:line="240" w:lineRule="auto"/>
        <w:rPr>
          <w:rFonts w:ascii="Times New Roman" w:eastAsia="Times New Roman" w:hAnsi="Times New Roman"/>
          <w:sz w:val="20"/>
          <w:szCs w:val="20"/>
          <w:lang w:eastAsia="he-IL"/>
        </w:rPr>
        <w:pPrChange w:id="113" w:author="Meryl Etman" w:date="2019-01-21T16:29:00Z">
          <w:pPr>
            <w:widowControl w:val="0"/>
            <w:bidi w:val="0"/>
            <w:spacing w:before="0" w:beforeAutospacing="0" w:after="0" w:afterAutospacing="0" w:line="240" w:lineRule="auto"/>
            <w:jc w:val="right"/>
          </w:pPr>
        </w:pPrChange>
      </w:pPr>
    </w:p>
    <w:p w14:paraId="5C54BDE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471CF3D" w14:textId="77777777" w:rsidR="00AB0A1E" w:rsidRDefault="00AB0A1E">
      <w:pPr>
        <w:bidi w:val="0"/>
        <w:spacing w:before="0" w:beforeAutospacing="0" w:after="160" w:afterAutospacing="0" w:line="259" w:lineRule="auto"/>
        <w:rPr>
          <w:ins w:id="114" w:author="Meryl Etman" w:date="2019-01-21T16:31:00Z"/>
          <w:rFonts w:ascii="Times New Roman" w:eastAsia="Times New Roman" w:hAnsi="Times New Roman"/>
          <w:bCs/>
          <w:sz w:val="20"/>
          <w:u w:val="single"/>
          <w:rtl/>
          <w:lang w:eastAsia="he-IL"/>
        </w:rPr>
      </w:pPr>
      <w:ins w:id="115" w:author="Meryl Etman" w:date="2019-01-21T16:31:00Z">
        <w:r>
          <w:rPr>
            <w:rFonts w:ascii="Times New Roman" w:eastAsia="Times New Roman" w:hAnsi="Times New Roman"/>
            <w:bCs/>
            <w:sz w:val="20"/>
            <w:u w:val="single"/>
            <w:rtl/>
            <w:lang w:eastAsia="he-IL"/>
          </w:rPr>
          <w:br w:type="page"/>
        </w:r>
      </w:ins>
    </w:p>
    <w:p w14:paraId="3A05EFFB" w14:textId="24C3BE8C"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נספח ג'</w:t>
      </w:r>
    </w:p>
    <w:p w14:paraId="10D4385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88238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76B97B6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4BF6DD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7EE69C82"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700F36A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2AFFE88"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04C46FD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F043D8F"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60BA93B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0C14ADC"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261DE6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F9DA7ED"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1E4003C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8DD59C9"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7ECA36D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2EA74A4C"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62DA1E3F"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64C7528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DB586E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805AD9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CE1CAAF"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D2957F8"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56208801"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390E701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9EE36F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2C030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206CA0E"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t>נספח ד'</w:t>
      </w:r>
    </w:p>
    <w:p w14:paraId="398262A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A0EE21A"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0804E5F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3EF66156" w14:textId="42DA8B67" w:rsidR="00590FDD" w:rsidRPr="00590FDD" w:rsidRDefault="00590FDD" w:rsidP="000D441B">
      <w:pPr>
        <w:widowControl w:val="0"/>
        <w:numPr>
          <w:ilvl w:val="0"/>
          <w:numId w:val="46"/>
        </w:numPr>
        <w:spacing w:before="0" w:beforeAutospacing="0" w:after="0" w:afterAutospacing="0" w:line="240" w:lineRule="auto"/>
        <w:rPr>
          <w:rFonts w:ascii="Times New Roman" w:eastAsia="Times New Roman" w:hAnsi="Times New Roman"/>
          <w:sz w:val="24"/>
          <w:lang w:eastAsia="he-IL"/>
        </w:rPr>
      </w:pPr>
      <w:r w:rsidRPr="00590FDD">
        <w:rPr>
          <w:rFonts w:ascii="Times New Roman" w:eastAsia="Times New Roman" w:hAnsi="Times New Roman"/>
          <w:sz w:val="24"/>
          <w:rtl/>
          <w:lang w:eastAsia="he-IL"/>
        </w:rPr>
        <w:t>תמורת ביצוע מלוא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 המתכנן, כמפורט בנספח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 xml:space="preserve">, ישלם המזמין למתכנן </w:t>
      </w:r>
      <w:r w:rsidRPr="00590FDD">
        <w:rPr>
          <w:rFonts w:ascii="Times New Roman" w:eastAsia="Times New Roman" w:hAnsi="Times New Roman" w:hint="cs"/>
          <w:sz w:val="24"/>
          <w:rtl/>
          <w:lang w:eastAsia="he-IL"/>
        </w:rPr>
        <w:t>סך כולל</w:t>
      </w:r>
      <w:r w:rsidR="000D441B">
        <w:rPr>
          <w:rFonts w:ascii="Times New Roman" w:eastAsia="Times New Roman" w:hAnsi="Times New Roman" w:hint="cs"/>
          <w:sz w:val="24"/>
          <w:rtl/>
          <w:lang w:eastAsia="he-IL"/>
        </w:rPr>
        <w:t xml:space="preserve"> </w:t>
      </w:r>
      <w:ins w:id="116" w:author="Meryl Etman" w:date="2018-12-27T13:32:00Z">
        <w:r w:rsidR="000D441B" w:rsidRPr="00590FDD">
          <w:rPr>
            <w:rFonts w:ascii="Times New Roman" w:eastAsia="Times New Roman" w:hAnsi="Times New Roman" w:hint="cs"/>
            <w:sz w:val="24"/>
            <w:rtl/>
            <w:lang w:eastAsia="he-IL"/>
          </w:rPr>
          <w:t xml:space="preserve">של </w:t>
        </w:r>
        <w:r w:rsidR="000D441B">
          <w:rPr>
            <w:rFonts w:ascii="Times New Roman" w:eastAsia="Times New Roman" w:hAnsi="Times New Roman" w:hint="cs"/>
            <w:b/>
            <w:bCs/>
            <w:sz w:val="24"/>
            <w:u w:val="single"/>
            <w:rtl/>
            <w:lang w:eastAsia="he-IL"/>
          </w:rPr>
          <w:t>2,676</w:t>
        </w:r>
        <w:r w:rsidR="000D441B" w:rsidRPr="00590FDD">
          <w:rPr>
            <w:rFonts w:ascii="Times New Roman" w:eastAsia="Times New Roman" w:hAnsi="Times New Roman" w:hint="cs"/>
            <w:b/>
            <w:bCs/>
            <w:sz w:val="24"/>
            <w:u w:val="single"/>
            <w:rtl/>
            <w:lang w:eastAsia="he-IL"/>
          </w:rPr>
          <w:t xml:space="preserve"> ₪</w:t>
        </w:r>
        <w:r w:rsidR="000D441B">
          <w:rPr>
            <w:rFonts w:ascii="Times New Roman" w:eastAsia="Times New Roman" w:hAnsi="Times New Roman" w:hint="cs"/>
            <w:b/>
            <w:bCs/>
            <w:sz w:val="24"/>
            <w:rtl/>
            <w:lang w:eastAsia="he-IL"/>
          </w:rPr>
          <w:t>/ יח"ד</w:t>
        </w:r>
        <w:r w:rsidR="000D441B" w:rsidRPr="00590FDD">
          <w:rPr>
            <w:rFonts w:ascii="Times New Roman" w:eastAsia="Times New Roman" w:hAnsi="Times New Roman" w:hint="cs"/>
            <w:b/>
            <w:bCs/>
            <w:sz w:val="24"/>
            <w:rtl/>
            <w:lang w:eastAsia="he-IL"/>
          </w:rPr>
          <w:t xml:space="preserve"> (</w:t>
        </w:r>
        <w:r w:rsidR="000D441B" w:rsidRPr="00C33313">
          <w:rPr>
            <w:rFonts w:ascii="Times New Roman" w:eastAsia="Times New Roman" w:hAnsi="Times New Roman" w:hint="cs"/>
            <w:sz w:val="24"/>
            <w:rtl/>
            <w:lang w:eastAsia="he-IL"/>
          </w:rPr>
          <w:t>במילים:</w:t>
        </w:r>
        <w:r w:rsidR="000D441B">
          <w:rPr>
            <w:rFonts w:ascii="Times New Roman" w:eastAsia="Times New Roman" w:hAnsi="Times New Roman" w:hint="cs"/>
            <w:b/>
            <w:bCs/>
            <w:sz w:val="24"/>
            <w:rtl/>
            <w:lang w:eastAsia="he-IL"/>
          </w:rPr>
          <w:t xml:space="preserve"> אלפיים, שש מאות, שבעים ושישה ₪/יח"ד</w:t>
        </w:r>
        <w:r w:rsidR="000D441B" w:rsidRPr="00590FDD">
          <w:rPr>
            <w:rFonts w:ascii="Times New Roman" w:eastAsia="Times New Roman" w:hAnsi="Times New Roman" w:hint="cs"/>
            <w:b/>
            <w:bCs/>
            <w:sz w:val="24"/>
            <w:rtl/>
            <w:lang w:eastAsia="he-IL"/>
          </w:rPr>
          <w:t>)</w:t>
        </w:r>
        <w:r w:rsidR="000D441B" w:rsidRPr="00590FDD">
          <w:rPr>
            <w:rFonts w:ascii="Times New Roman" w:eastAsia="Times New Roman" w:hAnsi="Times New Roman" w:hint="cs"/>
            <w:sz w:val="24"/>
            <w:rtl/>
            <w:lang w:eastAsia="he-IL"/>
          </w:rPr>
          <w:t>.</w:t>
        </w:r>
        <w:r w:rsidR="000D441B">
          <w:rPr>
            <w:rFonts w:ascii="Times New Roman" w:eastAsia="Times New Roman" w:hAnsi="Times New Roman" w:hint="cs"/>
            <w:sz w:val="24"/>
            <w:rtl/>
            <w:lang w:eastAsia="he-IL"/>
          </w:rPr>
          <w:t xml:space="preserve"> סה"כ </w:t>
        </w:r>
        <w:r w:rsidR="000D441B" w:rsidRPr="00C33313">
          <w:rPr>
            <w:rFonts w:ascii="Times New Roman" w:eastAsia="Times New Roman" w:hAnsi="Times New Roman" w:hint="cs"/>
            <w:b/>
            <w:bCs/>
            <w:sz w:val="24"/>
            <w:u w:val="single"/>
            <w:rtl/>
            <w:lang w:eastAsia="he-IL"/>
          </w:rPr>
          <w:t xml:space="preserve">578,016 ₪ </w:t>
        </w:r>
        <w:r w:rsidR="000D441B">
          <w:rPr>
            <w:rFonts w:ascii="Times New Roman" w:eastAsia="Times New Roman" w:hAnsi="Times New Roman" w:hint="cs"/>
            <w:sz w:val="24"/>
            <w:rtl/>
            <w:lang w:eastAsia="he-IL"/>
          </w:rPr>
          <w:t xml:space="preserve">(במילים: </w:t>
        </w:r>
        <w:r w:rsidR="000D441B" w:rsidRPr="00C33313">
          <w:rPr>
            <w:rFonts w:ascii="Times New Roman" w:eastAsia="Times New Roman" w:hAnsi="Times New Roman" w:hint="cs"/>
            <w:b/>
            <w:bCs/>
            <w:sz w:val="24"/>
            <w:u w:val="single"/>
            <w:rtl/>
            <w:lang w:eastAsia="he-IL"/>
          </w:rPr>
          <w:t>חמש מאות, שבעים ושמונה אלף ושישה עשר ₪</w:t>
        </w:r>
        <w:r w:rsidR="000D441B">
          <w:rPr>
            <w:rFonts w:ascii="Times New Roman" w:eastAsia="Times New Roman" w:hAnsi="Times New Roman" w:hint="cs"/>
            <w:sz w:val="24"/>
            <w:rtl/>
            <w:lang w:eastAsia="he-IL"/>
          </w:rPr>
          <w:t>)</w:t>
        </w:r>
      </w:ins>
      <w:r w:rsidR="00C33313">
        <w:rPr>
          <w:rFonts w:ascii="Times New Roman" w:eastAsia="Times New Roman" w:hAnsi="Times New Roman" w:hint="cs"/>
          <w:sz w:val="24"/>
          <w:rtl/>
          <w:lang w:eastAsia="he-IL"/>
        </w:rPr>
        <w:t>.</w:t>
      </w:r>
    </w:p>
    <w:p w14:paraId="0D00F3B7"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7892744A" w14:textId="189DE8E2" w:rsidR="00590FDD" w:rsidRPr="00590FDD" w:rsidRDefault="00590FDD" w:rsidP="000D441B">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הפרויקט והתכנון יכלול  יח"ד </w:t>
      </w:r>
      <w:del w:id="117" w:author="Meryl Etman" w:date="2018-12-27T13:31:00Z">
        <w:r w:rsidRPr="00590FDD" w:rsidDel="000D441B">
          <w:rPr>
            <w:rFonts w:ascii="Times New Roman" w:eastAsia="Times New Roman" w:hAnsi="Times New Roman" w:hint="cs"/>
            <w:sz w:val="24"/>
            <w:rtl/>
            <w:lang w:eastAsia="he-IL"/>
          </w:rPr>
          <w:delText xml:space="preserve">, שטחי מסחר, משרדים, מלונאות </w:delText>
        </w:r>
      </w:del>
      <w:r w:rsidRPr="00590FDD">
        <w:rPr>
          <w:rFonts w:ascii="Times New Roman" w:eastAsia="Times New Roman" w:hAnsi="Times New Roman" w:hint="cs"/>
          <w:sz w:val="24"/>
          <w:rtl/>
          <w:lang w:eastAsia="he-IL"/>
        </w:rPr>
        <w:t>ומרתפים בהיקף שהוצג למתכנן.</w:t>
      </w:r>
    </w:p>
    <w:p w14:paraId="25843FA8"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5D8AE4C6" w14:textId="77777777" w:rsidR="00590FDD" w:rsidRPr="00590FDD" w:rsidRDefault="00590FDD" w:rsidP="00590FDD">
      <w:pPr>
        <w:widowControl w:val="0"/>
        <w:numPr>
          <w:ilvl w:val="0"/>
          <w:numId w:val="46"/>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למען הסר ספק:</w:t>
      </w:r>
    </w:p>
    <w:p w14:paraId="34776A7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43CAF6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0721B72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37CC1A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541E76D1"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FC10485"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1AD73EEE"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4E95F76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6A419E3B"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72603FE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717FA4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8C3B193" w14:textId="77777777" w:rsidR="00590FDD" w:rsidRPr="00590FDD" w:rsidRDefault="00590FDD" w:rsidP="00590FDD">
      <w:pPr>
        <w:widowControl w:val="0"/>
        <w:spacing w:before="0" w:beforeAutospacing="0" w:after="0" w:afterAutospacing="0" w:line="276" w:lineRule="auto"/>
        <w:ind w:left="1388" w:hanging="709"/>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3.5.1</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ש"ח לכל</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יחידת דיור</w:t>
      </w:r>
      <w:r w:rsidRPr="00590FDD">
        <w:rPr>
          <w:rFonts w:ascii="Times New Roman" w:eastAsia="Times New Roman" w:hAnsi="Times New Roman" w:hint="cs"/>
          <w:sz w:val="24"/>
          <w:rtl/>
          <w:lang w:eastAsia="he-IL"/>
        </w:rPr>
        <w:t>.</w:t>
      </w:r>
    </w:p>
    <w:p w14:paraId="16802DF2" w14:textId="77777777" w:rsidR="00590FDD" w:rsidRPr="00590FDD" w:rsidRDefault="00590FDD" w:rsidP="00590FDD">
      <w:pPr>
        <w:widowControl w:val="0"/>
        <w:spacing w:before="0" w:beforeAutospacing="0" w:after="0" w:afterAutospacing="0" w:line="276" w:lineRule="auto"/>
        <w:ind w:left="1388" w:hanging="709"/>
        <w:jc w:val="both"/>
        <w:rPr>
          <w:rFonts w:ascii="Times New Roman" w:eastAsia="Times New Roman" w:hAnsi="Times New Roman"/>
          <w:sz w:val="24"/>
          <w:rtl/>
          <w:lang w:eastAsia="he-IL"/>
        </w:rPr>
      </w:pPr>
    </w:p>
    <w:p w14:paraId="4E6F52B6" w14:textId="77777777" w:rsidR="00590FDD" w:rsidRPr="00590FDD" w:rsidRDefault="00590FDD" w:rsidP="00590FDD">
      <w:pPr>
        <w:widowControl w:val="0"/>
        <w:spacing w:before="0" w:beforeAutospacing="0" w:after="0" w:afterAutospacing="0" w:line="276" w:lineRule="auto"/>
        <w:ind w:left="1388" w:hanging="709"/>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ab/>
        <w:t>3.5.2</w:t>
      </w:r>
      <w:r w:rsidRPr="00590FDD">
        <w:rPr>
          <w:rFonts w:ascii="Times New Roman" w:eastAsia="Times New Roman" w:hAnsi="Times New Roman" w:hint="cs"/>
          <w:sz w:val="24"/>
          <w:rtl/>
          <w:lang w:eastAsia="he-IL"/>
        </w:rPr>
        <w:tab/>
        <w:t xml:space="preserve">₪ </w:t>
      </w:r>
      <w:r w:rsidRPr="00590FDD">
        <w:rPr>
          <w:rFonts w:ascii="Times New Roman" w:eastAsia="Times New Roman" w:hAnsi="Times New Roman"/>
          <w:sz w:val="24"/>
          <w:rtl/>
          <w:lang w:eastAsia="he-IL"/>
        </w:rPr>
        <w:t xml:space="preserve">כל מ"ר בנוי ומקורה </w:t>
      </w:r>
      <w:r w:rsidRPr="00590FDD">
        <w:rPr>
          <w:rFonts w:ascii="Times New Roman" w:eastAsia="Times New Roman" w:hAnsi="Times New Roman" w:hint="cs"/>
          <w:sz w:val="24"/>
          <w:rtl/>
          <w:lang w:eastAsia="he-IL"/>
        </w:rPr>
        <w:t>של המסחר (עילי ותת קרקעי)</w:t>
      </w:r>
      <w:r w:rsidRPr="00590FDD">
        <w:rPr>
          <w:rFonts w:ascii="Times New Roman" w:eastAsia="Times New Roman" w:hAnsi="Times New Roman"/>
          <w:sz w:val="24"/>
          <w:rtl/>
          <w:lang w:eastAsia="he-IL"/>
        </w:rPr>
        <w:t>.</w:t>
      </w:r>
    </w:p>
    <w:p w14:paraId="1FC4F9FE" w14:textId="77777777" w:rsidR="00590FDD" w:rsidRPr="00590FDD" w:rsidRDefault="00590FDD" w:rsidP="00590FDD">
      <w:pPr>
        <w:widowControl w:val="0"/>
        <w:spacing w:before="0" w:beforeAutospacing="0" w:after="0" w:afterAutospacing="0" w:line="276" w:lineRule="auto"/>
        <w:ind w:left="1388" w:hanging="709"/>
        <w:jc w:val="both"/>
        <w:rPr>
          <w:rFonts w:ascii="Times New Roman" w:eastAsia="Times New Roman" w:hAnsi="Times New Roman"/>
          <w:sz w:val="24"/>
          <w:rtl/>
          <w:lang w:eastAsia="he-IL"/>
        </w:rPr>
      </w:pPr>
    </w:p>
    <w:p w14:paraId="5522B5E6" w14:textId="77777777" w:rsidR="000D441B" w:rsidRDefault="00590FDD" w:rsidP="00590FDD">
      <w:pPr>
        <w:widowControl w:val="0"/>
        <w:spacing w:before="0" w:beforeAutospacing="0" w:after="0" w:afterAutospacing="0" w:line="276" w:lineRule="auto"/>
        <w:ind w:left="1388" w:hanging="709"/>
        <w:jc w:val="both"/>
        <w:rPr>
          <w:ins w:id="118" w:author="Meryl Etman" w:date="2018-12-27T13:33:00Z"/>
          <w:rFonts w:ascii="Times New Roman" w:eastAsia="Times New Roman" w:hAnsi="Times New Roman"/>
          <w:sz w:val="24"/>
          <w:rtl/>
          <w:lang w:eastAsia="he-IL"/>
        </w:rPr>
      </w:pPr>
      <w:r w:rsidRPr="00590FDD">
        <w:rPr>
          <w:rFonts w:ascii="Times New Roman" w:eastAsia="Times New Roman" w:hAnsi="Times New Roman" w:hint="cs"/>
          <w:sz w:val="24"/>
          <w:rtl/>
          <w:lang w:eastAsia="he-IL"/>
        </w:rPr>
        <w:tab/>
        <w:t>3.5.3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ש"ח לכל מ"ר </w:t>
      </w: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נוי ומקורה </w:t>
      </w:r>
      <w:r w:rsidRPr="00590FDD">
        <w:rPr>
          <w:rFonts w:ascii="Times New Roman" w:eastAsia="Times New Roman" w:hAnsi="Times New Roman" w:hint="cs"/>
          <w:sz w:val="24"/>
          <w:rtl/>
          <w:lang w:eastAsia="he-IL"/>
        </w:rPr>
        <w:t>של המרתפים</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ab/>
      </w:r>
    </w:p>
    <w:p w14:paraId="62B75200" w14:textId="42EDC3E1" w:rsidR="00590FDD" w:rsidRPr="00590FDD" w:rsidRDefault="000D441B">
      <w:pPr>
        <w:widowControl w:val="0"/>
        <w:spacing w:before="0" w:beforeAutospacing="0" w:after="0" w:afterAutospacing="0" w:line="240" w:lineRule="auto"/>
        <w:ind w:left="1440" w:hanging="720"/>
        <w:rPr>
          <w:rFonts w:ascii="Times New Roman" w:eastAsia="Times New Roman" w:hAnsi="Times New Roman"/>
          <w:sz w:val="24"/>
          <w:rtl/>
          <w:lang w:eastAsia="he-IL"/>
        </w:rPr>
        <w:pPrChange w:id="119" w:author="Meryl Etman" w:date="2018-12-27T13:35:00Z">
          <w:pPr>
            <w:widowControl w:val="0"/>
            <w:spacing w:before="0" w:beforeAutospacing="0" w:after="0" w:afterAutospacing="0" w:line="276" w:lineRule="auto"/>
            <w:ind w:left="1388" w:hanging="709"/>
            <w:jc w:val="both"/>
          </w:pPr>
        </w:pPrChange>
      </w:pPr>
      <w:ins w:id="120" w:author="Meryl Etman" w:date="2018-12-27T13:33:00Z">
        <w:r>
          <w:rPr>
            <w:rFonts w:ascii="Times New Roman" w:eastAsia="Times New Roman" w:hAnsi="Times New Roman" w:hint="cs"/>
            <w:sz w:val="24"/>
            <w:rtl/>
            <w:lang w:eastAsia="he-IL"/>
          </w:rPr>
          <w:t xml:space="preserve">3.6 </w:t>
        </w:r>
      </w:ins>
      <w:ins w:id="121" w:author="Meryl Etman" w:date="2018-12-27T13:35:00Z">
        <w:r>
          <w:rPr>
            <w:rFonts w:ascii="Times New Roman" w:eastAsia="Times New Roman" w:hAnsi="Times New Roman" w:hint="cs"/>
            <w:sz w:val="24"/>
            <w:rtl/>
            <w:lang w:eastAsia="he-IL"/>
          </w:rPr>
          <w:t xml:space="preserve">        </w:t>
        </w:r>
      </w:ins>
      <w:ins w:id="122" w:author="Meryl Etman" w:date="2018-12-27T13:33:00Z">
        <w:r>
          <w:rPr>
            <w:rFonts w:ascii="Times New Roman" w:eastAsia="Times New Roman" w:hAnsi="Times New Roman" w:hint="cs"/>
            <w:sz w:val="24"/>
            <w:rtl/>
            <w:lang w:eastAsia="he-IL"/>
          </w:rPr>
          <w:t xml:space="preserve">על אף האמור בסעיף 3.1 לעיל, במידה ושטח החניון </w:t>
        </w:r>
      </w:ins>
      <w:ins w:id="123" w:author="Meryl Etman" w:date="2018-12-27T13:34:00Z">
        <w:r>
          <w:rPr>
            <w:rFonts w:ascii="Times New Roman" w:eastAsia="Times New Roman" w:hAnsi="Times New Roman" w:hint="cs"/>
            <w:sz w:val="24"/>
            <w:rtl/>
            <w:lang w:eastAsia="he-IL"/>
          </w:rPr>
          <w:t>יהיה מעל 12,500 מ</w:t>
        </w:r>
      </w:ins>
      <w:ins w:id="124" w:author="Meryl Etman" w:date="2018-12-27T13:35:00Z">
        <w:r>
          <w:rPr>
            <w:rFonts w:ascii="Times New Roman" w:eastAsia="Times New Roman" w:hAnsi="Times New Roman" w:hint="cs"/>
            <w:sz w:val="24"/>
            <w:rtl/>
            <w:lang w:eastAsia="he-IL"/>
          </w:rPr>
          <w:t xml:space="preserve">"ר (דהיינו, גידול של </w:t>
        </w:r>
      </w:ins>
      <w:ins w:id="125" w:author="Meryl Etman" w:date="2018-12-27T13:33:00Z">
        <w:r>
          <w:rPr>
            <w:rFonts w:ascii="Times New Roman" w:eastAsia="Times New Roman" w:hAnsi="Times New Roman" w:hint="cs"/>
            <w:sz w:val="24"/>
            <w:rtl/>
            <w:lang w:eastAsia="he-IL"/>
          </w:rPr>
          <w:t>מעל 500 מ"ר מעבר ל-12,000 מ</w:t>
        </w:r>
      </w:ins>
      <w:ins w:id="126" w:author="Meryl Etman" w:date="2018-12-27T13:34:00Z">
        <w:r>
          <w:rPr>
            <w:rFonts w:ascii="Times New Roman" w:eastAsia="Times New Roman" w:hAnsi="Times New Roman" w:hint="cs"/>
            <w:sz w:val="24"/>
            <w:rtl/>
            <w:lang w:eastAsia="he-IL"/>
          </w:rPr>
          <w:t>"ר שבהצעת המחיר המאושרת</w:t>
        </w:r>
      </w:ins>
      <w:ins w:id="127" w:author="Meryl Etman" w:date="2018-12-27T13:35:00Z">
        <w:r>
          <w:rPr>
            <w:rFonts w:ascii="Times New Roman" w:eastAsia="Times New Roman" w:hAnsi="Times New Roman" w:hint="cs"/>
            <w:sz w:val="24"/>
            <w:rtl/>
            <w:lang w:eastAsia="he-IL"/>
          </w:rPr>
          <w:t>)</w:t>
        </w:r>
      </w:ins>
      <w:ins w:id="128" w:author="Meryl Etman" w:date="2018-12-27T13:34:00Z">
        <w:r>
          <w:rPr>
            <w:rFonts w:ascii="Times New Roman" w:eastAsia="Times New Roman" w:hAnsi="Times New Roman" w:hint="cs"/>
            <w:sz w:val="24"/>
            <w:rtl/>
            <w:lang w:eastAsia="he-IL"/>
          </w:rPr>
          <w:t>, תש</w:t>
        </w:r>
      </w:ins>
      <w:ins w:id="129" w:author="Meryl Etman" w:date="2018-12-27T13:35:00Z">
        <w:r>
          <w:rPr>
            <w:rFonts w:ascii="Times New Roman" w:eastAsia="Times New Roman" w:hAnsi="Times New Roman" w:hint="cs"/>
            <w:sz w:val="24"/>
            <w:rtl/>
            <w:lang w:eastAsia="he-IL"/>
          </w:rPr>
          <w:t>ול</w:t>
        </w:r>
      </w:ins>
      <w:ins w:id="130" w:author="Meryl Etman" w:date="2018-12-27T13:34:00Z">
        <w:r>
          <w:rPr>
            <w:rFonts w:ascii="Times New Roman" w:eastAsia="Times New Roman" w:hAnsi="Times New Roman" w:hint="cs"/>
            <w:sz w:val="24"/>
            <w:rtl/>
            <w:lang w:eastAsia="he-IL"/>
          </w:rPr>
          <w:t>ם תוספת של 23 ₪/מ"ר נוסף.</w:t>
        </w:r>
      </w:ins>
      <w:r w:rsidR="00590FDD" w:rsidRPr="00590FDD">
        <w:rPr>
          <w:rFonts w:ascii="Times New Roman" w:eastAsia="Times New Roman" w:hAnsi="Times New Roman" w:hint="cs"/>
          <w:sz w:val="24"/>
          <w:rtl/>
          <w:lang w:eastAsia="he-IL"/>
        </w:rPr>
        <w:tab/>
      </w:r>
      <w:r w:rsidR="00590FDD" w:rsidRPr="00590FDD">
        <w:rPr>
          <w:rFonts w:ascii="Times New Roman" w:eastAsia="Times New Roman" w:hAnsi="Times New Roman" w:hint="cs"/>
          <w:sz w:val="24"/>
          <w:rtl/>
          <w:lang w:eastAsia="he-IL"/>
        </w:rPr>
        <w:tab/>
      </w:r>
      <w:r w:rsidR="00590FDD" w:rsidRPr="00590FDD">
        <w:rPr>
          <w:rFonts w:ascii="Times New Roman" w:eastAsia="Times New Roman" w:hAnsi="Times New Roman" w:hint="cs"/>
          <w:sz w:val="24"/>
          <w:rtl/>
          <w:lang w:eastAsia="he-IL"/>
        </w:rPr>
        <w:tab/>
      </w:r>
    </w:p>
    <w:p w14:paraId="2DD1A3D7"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5E8740C7"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05CCEBB0" w14:textId="321C57A6" w:rsidR="00590FDD" w:rsidRPr="00590FDD" w:rsidRDefault="00590FDD" w:rsidP="00521A6A">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4.</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הסכום המפורט בסעי</w:t>
      </w:r>
      <w:r w:rsidRPr="00590FDD">
        <w:rPr>
          <w:rFonts w:ascii="Times New Roman" w:eastAsia="Times New Roman" w:hAnsi="Times New Roman" w:hint="cs"/>
          <w:sz w:val="24"/>
          <w:rtl/>
          <w:lang w:eastAsia="he-IL"/>
        </w:rPr>
        <w:t xml:space="preserve">ף 1 </w:t>
      </w:r>
      <w:r w:rsidRPr="00590FDD">
        <w:rPr>
          <w:rFonts w:ascii="Times New Roman" w:eastAsia="Times New Roman" w:hAnsi="Times New Roman"/>
          <w:sz w:val="24"/>
          <w:rtl/>
          <w:lang w:eastAsia="he-IL"/>
        </w:rPr>
        <w:t xml:space="preserve">לעיל יהיו צמוד </w:t>
      </w:r>
      <w:r w:rsidRPr="00590FDD">
        <w:rPr>
          <w:rFonts w:ascii="Times New Roman" w:eastAsia="Times New Roman" w:hAnsi="Times New Roman" w:hint="cs"/>
          <w:sz w:val="24"/>
          <w:rtl/>
          <w:lang w:eastAsia="he-IL"/>
        </w:rPr>
        <w:t xml:space="preserve">ל </w:t>
      </w:r>
      <w:sdt>
        <w:sdtPr>
          <w:rPr>
            <w:rFonts w:ascii="Times New Roman" w:eastAsia="Times New Roman" w:hAnsi="Times New Roman" w:hint="cs"/>
            <w:sz w:val="24"/>
            <w:rtl/>
            <w:lang w:eastAsia="he-IL"/>
          </w:rPr>
          <w:alias w:val="סוג מדד כותרת"/>
          <w:tag w:val="cntMadadTypeTitle"/>
          <w:id w:val="-338084504"/>
          <w:placeholder>
            <w:docPart w:val="F3330A9459C14140859C6FF9B7B2AF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C33313">
            <w:rPr>
              <w:rFonts w:ascii="Times New Roman" w:eastAsia="Times New Roman" w:hAnsi="Times New Roman" w:hint="cs"/>
              <w:sz w:val="24"/>
              <w:rtl/>
              <w:lang w:eastAsia="he-IL"/>
            </w:rPr>
            <w:t>מדד המחירים לצרכן</w:t>
          </w:r>
        </w:sdtContent>
      </w:sdt>
      <w:r w:rsidRPr="00590FDD">
        <w:rPr>
          <w:rFonts w:ascii="Times New Roman" w:eastAsia="Times New Roman" w:hAnsi="Times New Roman" w:hint="cs"/>
          <w:sz w:val="24"/>
          <w:rtl/>
          <w:lang w:eastAsia="he-IL"/>
        </w:rPr>
        <w:t xml:space="preserve"> </w:t>
      </w:r>
      <w:r w:rsidR="00521A6A">
        <w:rPr>
          <w:rFonts w:ascii="Times New Roman" w:eastAsia="Times New Roman" w:hAnsi="Times New Roman" w:hint="cs"/>
          <w:sz w:val="24"/>
          <w:rtl/>
          <w:lang w:eastAsia="he-IL"/>
        </w:rPr>
        <w:t xml:space="preserve"> </w:t>
      </w:r>
      <w:sdt>
        <w:sdtPr>
          <w:rPr>
            <w:rFonts w:ascii="Times New Roman" w:eastAsia="Times New Roman" w:hAnsi="Times New Roman" w:hint="cs"/>
            <w:sz w:val="24"/>
            <w:rtl/>
            <w:lang w:eastAsia="he-IL"/>
          </w:rPr>
          <w:alias w:val="מדד בגין/ידוע - כותרת"/>
          <w:tag w:val="cntIsKnownTitle"/>
          <w:id w:val="1914350363"/>
          <w:placeholder>
            <w:docPart w:val="A2C82A230764425A961F5C52BFA6FD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31" w:author="Meryl Etman" w:date="2019-01-01T10:59:00Z">
            <w:r w:rsidR="00CB254F">
              <w:rPr>
                <w:rFonts w:ascii="Times New Roman" w:eastAsia="Times New Roman" w:hAnsi="Times New Roman" w:hint="cs"/>
                <w:sz w:val="24"/>
                <w:rtl/>
                <w:lang w:eastAsia="he-IL"/>
              </w:rPr>
              <w:t>בגין</w:t>
            </w:r>
          </w:ins>
        </w:sdtContent>
      </w:sdt>
      <w:r w:rsidR="00521A6A">
        <w:rPr>
          <w:rFonts w:ascii="Times New Roman" w:eastAsia="Times New Roman" w:hAnsi="Times New Roman" w:hint="cs"/>
          <w:sz w:val="24"/>
          <w:rtl/>
          <w:lang w:eastAsia="he-IL"/>
        </w:rPr>
        <w:t xml:space="preserve"> </w:t>
      </w:r>
      <w:sdt>
        <w:sdtPr>
          <w:rPr>
            <w:rFonts w:ascii="Times New Roman" w:eastAsia="Times New Roman" w:hAnsi="Times New Roman" w:hint="cs"/>
            <w:sz w:val="24"/>
            <w:rtl/>
            <w:lang w:eastAsia="he-IL"/>
          </w:rPr>
          <w:alias w:val="מדד בסיס"/>
          <w:tag w:val="cntMadadBase"/>
          <w:id w:val="1668288531"/>
          <w:placeholder>
            <w:docPart w:val="AEC5B047A9594021A29F7782A9AD47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8-04-10T00:00:00Z">
            <w:dateFormat w:val="dd/MM/yyyy"/>
            <w:lid w:val="he-IL"/>
            <w:storeMappedDataAs w:val="dateTime"/>
            <w:calendar w:val="gregorian"/>
          </w:date>
        </w:sdtPr>
        <w:sdtEndPr/>
        <w:sdtContent>
          <w:del w:id="132" w:author="Meryl Etman" w:date="2019-01-01T10:59:00Z">
            <w:r w:rsidR="00C33313" w:rsidDel="00CB254F">
              <w:rPr>
                <w:rFonts w:ascii="Times New Roman" w:eastAsia="Times New Roman" w:hAnsi="Times New Roman" w:hint="cs"/>
                <w:sz w:val="24"/>
                <w:rtl/>
                <w:lang w:eastAsia="he-IL"/>
              </w:rPr>
              <w:delText>‏15/04/2018</w:delText>
            </w:r>
          </w:del>
          <w:ins w:id="133" w:author="Meryl Etman" w:date="2019-01-01T10:59:00Z">
            <w:r w:rsidR="00CB254F">
              <w:rPr>
                <w:rFonts w:ascii="Times New Roman" w:eastAsia="Times New Roman" w:hAnsi="Times New Roman" w:hint="cs"/>
                <w:sz w:val="24"/>
                <w:rtl/>
                <w:lang w:eastAsia="he-IL"/>
              </w:rPr>
              <w:t>‏10/04/2018</w:t>
            </w:r>
          </w:ins>
        </w:sdtContent>
      </w:sdt>
      <w:ins w:id="134" w:author="Meryl Etman" w:date="2019-01-01T11:00:00Z">
        <w:r w:rsidR="00C71F9E">
          <w:rPr>
            <w:rFonts w:ascii="Times New Roman" w:eastAsia="Times New Roman" w:hAnsi="Times New Roman" w:hint="cs"/>
            <w:sz w:val="24"/>
            <w:rtl/>
            <w:lang w:eastAsia="he-IL"/>
          </w:rPr>
          <w:t xml:space="preserve"> כ</w:t>
        </w:r>
      </w:ins>
      <w:del w:id="135" w:author="Meryl Etman" w:date="2019-01-01T11:00:00Z">
        <w:r w:rsidRPr="00590FDD" w:rsidDel="00C71F9E">
          <w:rPr>
            <w:rFonts w:ascii="Times New Roman" w:eastAsia="Times New Roman" w:hAnsi="Times New Roman" w:hint="cs"/>
            <w:sz w:val="24"/>
            <w:rtl/>
            <w:lang w:eastAsia="he-IL"/>
          </w:rPr>
          <w:delText>כ</w:delText>
        </w:r>
      </w:del>
      <w:r w:rsidRPr="00590FDD">
        <w:rPr>
          <w:rFonts w:ascii="Times New Roman" w:eastAsia="Times New Roman" w:hAnsi="Times New Roman" w:hint="cs"/>
          <w:sz w:val="24"/>
          <w:rtl/>
          <w:lang w:eastAsia="he-IL"/>
        </w:rPr>
        <w:t xml:space="preserve">פי שפורסם ביום </w:t>
      </w:r>
      <w:ins w:id="136" w:author="Meryl Etman" w:date="2019-01-01T11:00:00Z">
        <w:r w:rsidR="00C71F9E">
          <w:rPr>
            <w:rFonts w:ascii="Times New Roman" w:eastAsia="Times New Roman" w:hAnsi="Times New Roman" w:hint="cs"/>
            <w:sz w:val="24"/>
            <w:rtl/>
            <w:lang w:eastAsia="he-IL"/>
          </w:rPr>
          <w:t xml:space="preserve">15/05/2018 </w:t>
        </w:r>
      </w:ins>
      <w:r w:rsidRPr="00590FDD">
        <w:rPr>
          <w:rFonts w:ascii="Times New Roman" w:eastAsia="Times New Roman" w:hAnsi="Times New Roman"/>
          <w:sz w:val="24"/>
          <w:rtl/>
          <w:lang w:eastAsia="he-IL"/>
        </w:rPr>
        <w:t>העומד על</w:t>
      </w:r>
      <w:r w:rsidR="00521A6A">
        <w:rPr>
          <w:rFonts w:ascii="Times New Roman" w:eastAsia="Times New Roman" w:hAnsi="Times New Roman" w:hint="cs"/>
          <w:sz w:val="24"/>
          <w:rtl/>
          <w:lang w:eastAsia="he-IL"/>
        </w:rPr>
        <w:t xml:space="preserve"> </w:t>
      </w:r>
      <w:sdt>
        <w:sdtPr>
          <w:rPr>
            <w:rFonts w:ascii="Times New Roman" w:eastAsia="Times New Roman" w:hAnsi="Times New Roman" w:hint="cs"/>
            <w:sz w:val="24"/>
            <w:rtl/>
            <w:lang w:eastAsia="he-IL"/>
          </w:rPr>
          <w:alias w:val="נקודות מדד"/>
          <w:tag w:val="cntMadadPoints"/>
          <w:id w:val="-371467416"/>
          <w:placeholder>
            <w:docPart w:val="A5EA6EF8ADC44A049CC95E8EEACF9B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37" w:author="Meryl Etman" w:date="2019-01-01T10:59:00Z">
            <w:r w:rsidR="00CB254F">
              <w:rPr>
                <w:rFonts w:ascii="Times New Roman" w:eastAsia="Times New Roman" w:hAnsi="Times New Roman" w:hint="cs"/>
                <w:sz w:val="24"/>
                <w:rtl/>
                <w:lang w:eastAsia="he-IL"/>
              </w:rPr>
              <w:t>223.333</w:t>
            </w:r>
          </w:ins>
        </w:sdtContent>
      </w:sdt>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נקודות  עד למדד הידוע ביום הגשת כל חשבון.</w:t>
      </w:r>
    </w:p>
    <w:p w14:paraId="217A66CD"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FC69239"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2FE4870D"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D1DB864"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837B6C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7C6C0A91"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נספח ה'</w:t>
      </w:r>
    </w:p>
    <w:p w14:paraId="57DE5CC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89B15B1"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409BEC63"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38C85793"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78D4726C"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9236" w:type="dxa"/>
        <w:tblInd w:w="108" w:type="dxa"/>
        <w:tblLook w:val="00A0" w:firstRow="1" w:lastRow="0" w:firstColumn="1" w:lastColumn="0" w:noHBand="0" w:noVBand="0"/>
      </w:tblPr>
      <w:tblGrid>
        <w:gridCol w:w="1539"/>
        <w:gridCol w:w="6158"/>
        <w:gridCol w:w="1539"/>
      </w:tblGrid>
      <w:tr w:rsidR="00590FDD" w:rsidRPr="00590FDD" w14:paraId="4482E3DE" w14:textId="77777777" w:rsidTr="00590FDD">
        <w:tc>
          <w:tcPr>
            <w:tcW w:w="1539" w:type="dxa"/>
            <w:vAlign w:val="bottom"/>
          </w:tcPr>
          <w:p w14:paraId="0936992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0E9DAFF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5273EE1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6B9D3FEC" w14:textId="77777777" w:rsidTr="00590FDD">
        <w:tc>
          <w:tcPr>
            <w:tcW w:w="1539" w:type="dxa"/>
            <w:vAlign w:val="bottom"/>
          </w:tcPr>
          <w:p w14:paraId="6C6C95DC"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1CBE0D70"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לאחר גמר תכנון מוקדם, ואישור עבודות שלב זה ע"י המזמין -</w:t>
            </w:r>
          </w:p>
        </w:tc>
        <w:tc>
          <w:tcPr>
            <w:tcW w:w="1539" w:type="dxa"/>
          </w:tcPr>
          <w:p w14:paraId="4216468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32751113" w14:textId="77777777" w:rsidTr="00590FDD">
        <w:tc>
          <w:tcPr>
            <w:tcW w:w="1539" w:type="dxa"/>
            <w:vAlign w:val="bottom"/>
          </w:tcPr>
          <w:p w14:paraId="0AAA437D"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40EBC48A"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 </w:t>
            </w:r>
          </w:p>
        </w:tc>
        <w:tc>
          <w:tcPr>
            <w:tcW w:w="1539" w:type="dxa"/>
          </w:tcPr>
          <w:p w14:paraId="2FDFA977"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1F1B48A3" w14:textId="77777777" w:rsidTr="00590FDD">
        <w:tc>
          <w:tcPr>
            <w:tcW w:w="1539" w:type="dxa"/>
            <w:vAlign w:val="bottom"/>
          </w:tcPr>
          <w:p w14:paraId="501CCD6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7C000D60"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290E27D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4C5C8BB4" w14:textId="77777777" w:rsidTr="00590FDD">
        <w:tc>
          <w:tcPr>
            <w:tcW w:w="1539" w:type="dxa"/>
            <w:vAlign w:val="bottom"/>
          </w:tcPr>
          <w:p w14:paraId="74BE4D6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43AC97D3"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4F495C0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18BC93FD" w14:textId="77777777" w:rsidTr="00590FDD">
        <w:tc>
          <w:tcPr>
            <w:tcW w:w="1539" w:type="dxa"/>
            <w:vAlign w:val="bottom"/>
          </w:tcPr>
          <w:p w14:paraId="1568485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5CAC042D"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4E2912A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2949F766" w14:textId="77777777" w:rsidTr="00590FDD">
        <w:tc>
          <w:tcPr>
            <w:tcW w:w="1539" w:type="dxa"/>
            <w:vAlign w:val="bottom"/>
          </w:tcPr>
          <w:p w14:paraId="15862129"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55B2E9F9"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4BC6EB9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1D4C7913" w14:textId="77777777" w:rsidTr="00590FDD">
        <w:tc>
          <w:tcPr>
            <w:tcW w:w="1539" w:type="dxa"/>
            <w:vAlign w:val="bottom"/>
          </w:tcPr>
          <w:p w14:paraId="15A4C63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6D5514BA"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7409213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0303C011" w14:textId="77777777" w:rsidTr="00590FDD">
        <w:tc>
          <w:tcPr>
            <w:tcW w:w="1539" w:type="dxa"/>
            <w:vAlign w:val="bottom"/>
          </w:tcPr>
          <w:p w14:paraId="19CDA100"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00A64157"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05254CE6"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2D8FBF51" w14:textId="77777777" w:rsidTr="00590FDD">
        <w:tc>
          <w:tcPr>
            <w:tcW w:w="1539" w:type="dxa"/>
            <w:vAlign w:val="bottom"/>
          </w:tcPr>
          <w:p w14:paraId="41EC071A"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16D9507C"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29F16A82"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7FC00A9A" w14:textId="77777777" w:rsidTr="00590FDD">
        <w:tc>
          <w:tcPr>
            <w:tcW w:w="1539" w:type="dxa"/>
            <w:vAlign w:val="bottom"/>
          </w:tcPr>
          <w:p w14:paraId="7EAB41D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0B09D6E3"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138566A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r w:rsidRPr="00590FDD">
              <w:rPr>
                <w:rFonts w:ascii="Times New Roman" w:eastAsia="Times New Roman" w:hAnsi="Times New Roman"/>
                <w:sz w:val="24"/>
                <w:rtl/>
              </w:rPr>
              <w:t>1.</w:t>
            </w:r>
            <w:r w:rsidRPr="00590FDD">
              <w:rPr>
                <w:rFonts w:ascii="Times New Roman" w:eastAsia="Times New Roman" w:hAnsi="Times New Roman" w:hint="cs"/>
                <w:sz w:val="24"/>
                <w:rtl/>
              </w:rPr>
              <w:t>10</w:t>
            </w:r>
          </w:p>
        </w:tc>
      </w:tr>
      <w:tr w:rsidR="00590FDD" w:rsidRPr="00590FDD" w14:paraId="0A1E3A19" w14:textId="77777777" w:rsidTr="00590FDD">
        <w:tc>
          <w:tcPr>
            <w:tcW w:w="1539" w:type="dxa"/>
          </w:tcPr>
          <w:p w14:paraId="0563B268"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5CBFE804"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4934D00C"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44A78D79" w14:textId="77777777" w:rsidR="00590FDD" w:rsidRPr="00590FDD" w:rsidRDefault="00590FDD" w:rsidP="00590FDD">
      <w:pPr>
        <w:widowControl w:val="0"/>
        <w:spacing w:before="0" w:beforeAutospacing="0" w:after="0" w:afterAutospacing="0" w:line="240" w:lineRule="auto"/>
        <w:ind w:left="720" w:right="360"/>
        <w:rPr>
          <w:rFonts w:ascii="Times New Roman" w:eastAsia="Times New Roman" w:hAnsi="Times New Roman"/>
          <w:color w:val="008000"/>
          <w:sz w:val="24"/>
          <w:rtl/>
          <w:lang w:eastAsia="he-IL"/>
        </w:rPr>
      </w:pPr>
    </w:p>
    <w:p w14:paraId="6AEB443B"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5EA56D2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B58D287"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69912D5A"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0185CB43"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04D37C9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405F8FFD"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2D23A7C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BE9114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747C3C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72E88F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F49B6F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9FBE00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ECECB1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51AA3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DFCB63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2E6029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CFF1D3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0FF10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9EF05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477F0A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857505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8B1089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AA4837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45465EB" w14:textId="5EB3C42B" w:rsidR="00590FDD" w:rsidRPr="00590FDD" w:rsidDel="00C71F9E" w:rsidRDefault="00590FDD" w:rsidP="00590FDD">
      <w:pPr>
        <w:widowControl w:val="0"/>
        <w:bidi w:val="0"/>
        <w:spacing w:before="0" w:beforeAutospacing="0" w:after="0" w:afterAutospacing="0" w:line="240" w:lineRule="auto"/>
        <w:jc w:val="right"/>
        <w:rPr>
          <w:del w:id="138" w:author="Meryl Etman" w:date="2019-01-01T11:03:00Z"/>
          <w:rFonts w:ascii="Times New Roman" w:eastAsia="Times New Roman" w:hAnsi="Times New Roman"/>
          <w:sz w:val="20"/>
          <w:szCs w:val="20"/>
          <w:lang w:eastAsia="he-IL"/>
        </w:rPr>
      </w:pPr>
    </w:p>
    <w:p w14:paraId="54D69B3F" w14:textId="2200EB28" w:rsidR="00590FDD" w:rsidRPr="00590FDD" w:rsidDel="00C71F9E" w:rsidRDefault="00590FDD" w:rsidP="00590FDD">
      <w:pPr>
        <w:widowControl w:val="0"/>
        <w:bidi w:val="0"/>
        <w:spacing w:before="0" w:beforeAutospacing="0" w:after="0" w:afterAutospacing="0" w:line="240" w:lineRule="auto"/>
        <w:jc w:val="right"/>
        <w:rPr>
          <w:del w:id="139" w:author="Meryl Etman" w:date="2019-01-01T11:03:00Z"/>
          <w:rFonts w:ascii="Times New Roman" w:eastAsia="Times New Roman" w:hAnsi="Times New Roman"/>
          <w:sz w:val="20"/>
          <w:szCs w:val="20"/>
          <w:lang w:eastAsia="he-IL"/>
        </w:rPr>
      </w:pPr>
    </w:p>
    <w:p w14:paraId="480EA68A" w14:textId="184A16DB" w:rsidR="00590FDD" w:rsidRPr="00590FDD" w:rsidDel="00C71F9E" w:rsidRDefault="00590FDD" w:rsidP="00590FDD">
      <w:pPr>
        <w:widowControl w:val="0"/>
        <w:bidi w:val="0"/>
        <w:spacing w:before="0" w:beforeAutospacing="0" w:after="0" w:afterAutospacing="0" w:line="240" w:lineRule="auto"/>
        <w:jc w:val="right"/>
        <w:rPr>
          <w:del w:id="140" w:author="Meryl Etman" w:date="2019-01-01T11:03:00Z"/>
          <w:rFonts w:ascii="Times New Roman" w:eastAsia="Times New Roman" w:hAnsi="Times New Roman"/>
          <w:sz w:val="20"/>
          <w:szCs w:val="20"/>
          <w:lang w:eastAsia="he-IL"/>
        </w:rPr>
      </w:pPr>
    </w:p>
    <w:p w14:paraId="7517D020" w14:textId="6D5B814F" w:rsidR="00590FDD" w:rsidRPr="00590FDD" w:rsidDel="00C71F9E" w:rsidRDefault="00590FDD" w:rsidP="00590FDD">
      <w:pPr>
        <w:widowControl w:val="0"/>
        <w:bidi w:val="0"/>
        <w:spacing w:before="0" w:beforeAutospacing="0" w:after="0" w:afterAutospacing="0" w:line="240" w:lineRule="auto"/>
        <w:jc w:val="right"/>
        <w:rPr>
          <w:del w:id="141" w:author="Meryl Etman" w:date="2019-01-01T11:03:00Z"/>
          <w:rFonts w:ascii="Times New Roman" w:eastAsia="Times New Roman" w:hAnsi="Times New Roman"/>
          <w:sz w:val="20"/>
          <w:szCs w:val="20"/>
          <w:lang w:eastAsia="he-IL"/>
        </w:rPr>
      </w:pPr>
    </w:p>
    <w:p w14:paraId="2D984D38" w14:textId="6A7CA4EA" w:rsidR="00590FDD" w:rsidRPr="00590FDD" w:rsidDel="00C71F9E" w:rsidRDefault="00590FDD" w:rsidP="00590FDD">
      <w:pPr>
        <w:widowControl w:val="0"/>
        <w:bidi w:val="0"/>
        <w:spacing w:before="0" w:beforeAutospacing="0" w:after="0" w:afterAutospacing="0" w:line="240" w:lineRule="auto"/>
        <w:jc w:val="right"/>
        <w:rPr>
          <w:del w:id="142" w:author="Meryl Etman" w:date="2019-01-01T11:03:00Z"/>
          <w:rFonts w:ascii="Times New Roman" w:eastAsia="Times New Roman" w:hAnsi="Times New Roman"/>
          <w:sz w:val="20"/>
          <w:szCs w:val="20"/>
          <w:lang w:eastAsia="he-IL"/>
        </w:rPr>
      </w:pPr>
    </w:p>
    <w:p w14:paraId="46D71EE8" w14:textId="4ACF9088" w:rsidR="00590FDD" w:rsidRPr="00590FDD" w:rsidDel="00C71F9E" w:rsidRDefault="00590FDD" w:rsidP="00590FDD">
      <w:pPr>
        <w:widowControl w:val="0"/>
        <w:bidi w:val="0"/>
        <w:spacing w:before="0" w:beforeAutospacing="0" w:after="0" w:afterAutospacing="0" w:line="240" w:lineRule="auto"/>
        <w:jc w:val="right"/>
        <w:rPr>
          <w:del w:id="143" w:author="Meryl Etman" w:date="2019-01-01T11:03:00Z"/>
          <w:rFonts w:ascii="Times New Roman" w:eastAsia="Times New Roman" w:hAnsi="Times New Roman"/>
          <w:sz w:val="20"/>
          <w:szCs w:val="20"/>
          <w:lang w:eastAsia="he-IL"/>
        </w:rPr>
      </w:pPr>
    </w:p>
    <w:p w14:paraId="45C981A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E7F8F3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EA585D2"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590FDD">
        <w:rPr>
          <w:rFonts w:ascii="Times New Roman" w:eastAsia="Times New Roman" w:hAnsi="Times New Roman" w:hint="cs"/>
          <w:bCs/>
          <w:sz w:val="20"/>
          <w:u w:val="single"/>
          <w:rtl/>
          <w:lang w:eastAsia="he-IL"/>
        </w:rPr>
        <w:t>נספח ו'</w:t>
      </w:r>
    </w:p>
    <w:p w14:paraId="0F0BB185" w14:textId="77777777" w:rsidR="00590FDD" w:rsidRPr="00590FDD" w:rsidRDefault="00590FDD" w:rsidP="00590FDD">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1602911436"/>
          <w:placeholder>
            <w:docPart w:val="3AFD8E02F2344D1590FC8863237B72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21A6A" w:rsidRPr="0092175A">
            <w:rPr>
              <w:rStyle w:val="a7"/>
              <w:rtl/>
            </w:rPr>
            <w:t>[תאריך חתימת חוזה]</w:t>
          </w:r>
        </w:sdtContent>
      </w:sdt>
      <w:r w:rsidRPr="00590FDD">
        <w:rPr>
          <w:rFonts w:ascii="Times New Roman" w:eastAsia="Times New Roman" w:hAnsi="Times New Roman" w:hint="cs"/>
          <w:bCs/>
          <w:color w:val="FF0000"/>
          <w:sz w:val="24"/>
          <w:rtl/>
          <w:lang w:eastAsia="he-IL"/>
        </w:rPr>
        <w:br/>
      </w:r>
    </w:p>
    <w:p w14:paraId="4EA5E1D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לכבוד</w:t>
      </w:r>
      <w:r w:rsidRPr="00590FDD">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שם צד א"/>
        <w:tag w:val="cmtTzadAName"/>
        <w:id w:val="1664432517"/>
        <w:placeholder>
          <w:docPart w:val="CD9F2EDDD4494E668E64D070872FB8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p w14:paraId="4CD569CA" w14:textId="2C224393" w:rsidR="00590FDD" w:rsidRPr="00590FDD" w:rsidRDefault="00C71F9E" w:rsidP="00C71F9E">
          <w:pPr>
            <w:widowControl w:val="0"/>
            <w:spacing w:before="0" w:beforeAutospacing="0" w:after="0" w:afterAutospacing="0" w:line="240" w:lineRule="auto"/>
            <w:jc w:val="both"/>
            <w:rPr>
              <w:rFonts w:ascii="Times New Roman" w:eastAsia="Times New Roman" w:hAnsi="Times New Roman"/>
              <w:color w:val="008000"/>
              <w:sz w:val="24"/>
              <w:rtl/>
              <w:lang w:eastAsia="he-IL"/>
            </w:rPr>
          </w:pPr>
          <w:ins w:id="144" w:author="Meryl Etman" w:date="2019-01-01T11:01:00Z">
            <w:r>
              <w:rPr>
                <w:rFonts w:ascii="Times New Roman" w:eastAsia="Times New Roman" w:hAnsi="Times New Roman" w:hint="cs"/>
                <w:color w:val="008000"/>
                <w:sz w:val="24"/>
                <w:rtl/>
                <w:lang w:eastAsia="he-IL"/>
              </w:rPr>
              <w:t>א.מ.ד.ס מחיר למשתכן</w:t>
            </w:r>
          </w:ins>
        </w:p>
      </w:sdtContent>
    </w:sdt>
    <w:p w14:paraId="32485A2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1CB84A7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א.נ.,</w:t>
      </w:r>
    </w:p>
    <w:p w14:paraId="650E649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7435E4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527D6F59"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590FDD">
        <w:rPr>
          <w:rFonts w:ascii="Times New Roman" w:eastAsia="Times New Roman" w:hAnsi="Times New Roman" w:hint="cs"/>
          <w:bCs/>
          <w:sz w:val="24"/>
          <w:u w:val="single"/>
          <w:rtl/>
          <w:lang w:eastAsia="he-IL"/>
        </w:rPr>
        <w:t>הצהרה והתחייבות לשמירת סודיות</w:t>
      </w:r>
    </w:p>
    <w:p w14:paraId="31258D5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ACEF12" w14:textId="22ADBA08" w:rsidR="00590FDD" w:rsidRPr="00590FDD" w:rsidRDefault="00590FDD" w:rsidP="00590FDD">
      <w:pPr>
        <w:widowControl w:val="0"/>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880778591"/>
          <w:placeholder>
            <w:docPart w:val="5A20D679B32E4101946617889E2001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sz w:val="24"/>
          <w:rtl/>
          <w:lang w:eastAsia="he-IL"/>
        </w:rPr>
        <w:t xml:space="preserve"> / הפועל בשם חברת </w:t>
      </w:r>
      <w:r w:rsidRPr="00590FDD">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11998707"/>
          <w:placeholder>
            <w:docPart w:val="7C9C556CE0F34138AAFE439041ED5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bCs/>
          <w:sz w:val="24"/>
          <w:rtl/>
          <w:lang w:eastAsia="he-IL"/>
        </w:rPr>
        <w:t xml:space="preserve"> /</w:t>
      </w:r>
      <w:r w:rsidRPr="00590FDD">
        <w:rPr>
          <w:rFonts w:ascii="Times New Roman" w:eastAsia="Times New Roman" w:hAnsi="Times New Roman" w:hint="cs"/>
          <w:sz w:val="24"/>
          <w:rtl/>
          <w:lang w:eastAsia="he-IL"/>
        </w:rPr>
        <w:t xml:space="preserve"> המספק שירותים לחברת </w:t>
      </w:r>
      <w:r w:rsidRPr="00590FDD">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1295988001"/>
          <w:placeholder>
            <w:docPart w:val="3C9133744BB24B31A28316E157BAE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sz w:val="24"/>
          <w:rtl/>
          <w:lang w:eastAsia="he-IL"/>
        </w:rPr>
        <w:t xml:space="preserve"> *,מצהיר בזאת ומתחייב כלפיכם כדלקמן:</w:t>
      </w:r>
    </w:p>
    <w:p w14:paraId="6D5C478C"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sz w:val="24"/>
          <w:rtl/>
          <w:lang w:eastAsia="he-IL"/>
        </w:rPr>
      </w:pPr>
    </w:p>
    <w:p w14:paraId="0831C70A" w14:textId="0AD5F805" w:rsidR="00590FDD" w:rsidRPr="00590FDD" w:rsidRDefault="00590FDD" w:rsidP="00590FD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887383038"/>
          <w:placeholder>
            <w:docPart w:val="2BA1A2A61263491D8B68F8826107F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color w:val="008000"/>
            <w:sz w:val="24"/>
            <w:rtl/>
            <w:lang w:eastAsia="he-IL"/>
          </w:rPr>
          <w:alias w:val="שם ספק"/>
          <w:tag w:val="cntSupllierName"/>
          <w:id w:val="-947783101"/>
          <w:placeholder>
            <w:docPart w:val="E6DBE0DE68F14E199EA20EECA69E45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bCs/>
          <w:color w:val="008000"/>
          <w:sz w:val="24"/>
          <w:rtl/>
          <w:lang w:eastAsia="he-IL"/>
        </w:rPr>
        <w:t xml:space="preserve"> </w:t>
      </w:r>
      <w:r w:rsidRPr="00590FDD">
        <w:rPr>
          <w:rFonts w:ascii="Times New Roman" w:eastAsia="Times New Roman" w:hAnsi="Times New Roman" w:hint="cs"/>
          <w:sz w:val="24"/>
          <w:rtl/>
          <w:lang w:eastAsia="he-IL"/>
        </w:rPr>
        <w:t xml:space="preserve">בפרוייקט  </w:t>
      </w:r>
      <w:sdt>
        <w:sdtPr>
          <w:rPr>
            <w:rFonts w:ascii="Times New Roman" w:eastAsia="Times New Roman" w:hAnsi="Times New Roman"/>
            <w:color w:val="008000"/>
            <w:sz w:val="24"/>
            <w:rtl/>
            <w:lang w:eastAsia="he-IL"/>
          </w:rPr>
          <w:alias w:val="שם ספק"/>
          <w:tag w:val="cntSupllierName"/>
          <w:id w:val="-450714121"/>
          <w:placeholder>
            <w:docPart w:val="2D0D9EDD28CE4340BFC97041272FC0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bCs/>
          <w:color w:val="008000"/>
          <w:sz w:val="24"/>
          <w:rtl/>
          <w:lang w:eastAsia="he-IL"/>
        </w:rPr>
        <w:t xml:space="preserve"> </w:t>
      </w:r>
      <w:r w:rsidRPr="00590FDD">
        <w:rPr>
          <w:rFonts w:ascii="Times New Roman" w:eastAsia="Times New Roman" w:hAnsi="Times New Roman" w:hint="cs"/>
          <w:color w:val="008000"/>
          <w:sz w:val="24"/>
          <w:rtl/>
          <w:lang w:eastAsia="he-IL"/>
        </w:rPr>
        <w:t>.</w:t>
      </w:r>
    </w:p>
    <w:p w14:paraId="78AD83CD"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sz w:val="24"/>
          <w:rtl/>
          <w:lang w:eastAsia="he-IL"/>
        </w:rPr>
      </w:pPr>
    </w:p>
    <w:p w14:paraId="33A64004" w14:textId="107BF56A" w:rsidR="00590FDD" w:rsidRPr="00590FDD" w:rsidRDefault="00590FDD" w:rsidP="00590FD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707338810"/>
          <w:placeholder>
            <w:docPart w:val="B8273693FA0E44B28D1ACAC2073F35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bCs/>
          <w:color w:val="008000"/>
          <w:sz w:val="24"/>
          <w:rtl/>
          <w:lang w:eastAsia="he-IL"/>
        </w:rPr>
        <w:t xml:space="preserve"> </w:t>
      </w:r>
      <w:r w:rsidRPr="00590FDD">
        <w:rPr>
          <w:rFonts w:ascii="Times New Roman" w:eastAsia="Times New Roman" w:hAnsi="Times New Roman" w:hint="cs"/>
          <w:sz w:val="24"/>
          <w:rtl/>
          <w:lang w:eastAsia="he-IL"/>
        </w:rPr>
        <w:t>עשוי להגיע לרשותי מידע חסוי כמוגדר להלן:</w:t>
      </w:r>
    </w:p>
    <w:p w14:paraId="0BF2ACB4" w14:textId="77777777" w:rsidR="00590FDD" w:rsidRPr="00590FDD" w:rsidRDefault="00590FDD" w:rsidP="00590FDD">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77D8214C" w14:textId="6940D668" w:rsidR="00590FDD" w:rsidRPr="00590FDD" w:rsidRDefault="00590FDD" w:rsidP="00590FDD">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ab/>
        <w:t>"</w:t>
      </w:r>
      <w:r w:rsidRPr="00590FDD">
        <w:rPr>
          <w:rFonts w:ascii="Times New Roman" w:eastAsia="Times New Roman" w:hAnsi="Times New Roman" w:hint="cs"/>
          <w:b/>
          <w:bCs/>
          <w:sz w:val="24"/>
          <w:rtl/>
          <w:lang w:eastAsia="he-IL"/>
        </w:rPr>
        <w:t>מידע חסוי</w:t>
      </w:r>
      <w:r w:rsidRPr="00590FDD">
        <w:rPr>
          <w:rFonts w:ascii="Times New Roman" w:eastAsia="Times New Roman" w:hAnsi="Times New Roman" w:hint="cs"/>
          <w:sz w:val="24"/>
          <w:rtl/>
          <w:lang w:eastAsia="he-IL"/>
        </w:rPr>
        <w:t>"-</w:t>
      </w:r>
      <w:r w:rsidRPr="00590FDD">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515202734"/>
          <w:placeholder>
            <w:docPart w:val="432497430ACA42E884858217AB4A3F7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bCs/>
          <w:color w:val="008000"/>
          <w:sz w:val="24"/>
          <w:lang w:eastAsia="he-IL"/>
        </w:rPr>
        <w:t xml:space="preserve"> </w:t>
      </w:r>
      <w:r w:rsidRPr="00590FDD">
        <w:rPr>
          <w:rFonts w:ascii="Times New Roman" w:eastAsia="Times New Roman" w:hAnsi="Times New Roman" w:hint="cs"/>
          <w:bCs/>
          <w:color w:val="008000"/>
          <w:sz w:val="24"/>
          <w:rtl/>
          <w:lang w:eastAsia="he-IL"/>
        </w:rPr>
        <w:t xml:space="preserve"> </w:t>
      </w:r>
      <w:r w:rsidRPr="00590FDD">
        <w:rPr>
          <w:rFonts w:ascii="Times New Roman" w:eastAsia="Times New Roman" w:hAnsi="Times New Roman" w:hint="cs"/>
          <w:color w:val="008000"/>
          <w:sz w:val="24"/>
          <w:rtl/>
          <w:lang w:eastAsia="he-IL"/>
        </w:rPr>
        <w:t>.</w:t>
      </w:r>
    </w:p>
    <w:p w14:paraId="39824B62" w14:textId="77777777" w:rsidR="00590FDD" w:rsidRPr="00590FDD" w:rsidRDefault="00590FDD" w:rsidP="00590FDD">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692C24C" w14:textId="77777777" w:rsidR="00590FDD" w:rsidRPr="00590FDD" w:rsidRDefault="00590FDD" w:rsidP="00590FD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5734B354"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sz w:val="24"/>
          <w:rtl/>
          <w:lang w:eastAsia="he-IL"/>
        </w:rPr>
      </w:pPr>
    </w:p>
    <w:p w14:paraId="1BD06F91" w14:textId="77777777" w:rsidR="00590FDD" w:rsidRPr="00590FDD" w:rsidRDefault="00590FDD" w:rsidP="00590FD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654BD2F"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sz w:val="24"/>
          <w:rtl/>
          <w:lang w:eastAsia="he-IL"/>
        </w:rPr>
      </w:pPr>
    </w:p>
    <w:p w14:paraId="1BEA6DB2" w14:textId="77777777" w:rsidR="00590FDD" w:rsidRPr="00590FDD" w:rsidRDefault="00590FDD" w:rsidP="00590FD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הנני מאשר כי התחייבויותיי הנ"ל תחולנה הן במהלך ביצוע הפרוייקט והן לאחריו.</w:t>
      </w:r>
    </w:p>
    <w:p w14:paraId="0B7F134B"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sz w:val="24"/>
          <w:rtl/>
          <w:lang w:eastAsia="he-IL"/>
        </w:rPr>
      </w:pPr>
    </w:p>
    <w:p w14:paraId="2513DE9E" w14:textId="77777777" w:rsidR="00590FDD" w:rsidRPr="00590FDD" w:rsidRDefault="00590FDD" w:rsidP="00521A6A">
      <w:pPr>
        <w:widowControl w:val="0"/>
        <w:spacing w:before="0" w:beforeAutospacing="0" w:after="0" w:afterAutospacing="0" w:line="360" w:lineRule="auto"/>
        <w:ind w:left="6480" w:hanging="301"/>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בכבוד רב,</w:t>
      </w:r>
    </w:p>
    <w:p w14:paraId="065019FC" w14:textId="77777777" w:rsidR="00590FDD" w:rsidRPr="00590FDD" w:rsidRDefault="00590FDD" w:rsidP="00521A6A">
      <w:pPr>
        <w:widowControl w:val="0"/>
        <w:spacing w:before="0" w:beforeAutospacing="0" w:after="0" w:afterAutospacing="0" w:line="360" w:lineRule="auto"/>
        <w:ind w:left="6480" w:hanging="301"/>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שם:____________</w:t>
      </w:r>
    </w:p>
    <w:p w14:paraId="4A019012" w14:textId="77777777" w:rsidR="00590FDD" w:rsidRPr="00590FDD" w:rsidRDefault="00590FDD" w:rsidP="00521A6A">
      <w:pPr>
        <w:widowControl w:val="0"/>
        <w:spacing w:before="0" w:beforeAutospacing="0" w:after="0" w:afterAutospacing="0" w:line="360" w:lineRule="auto"/>
        <w:ind w:left="6480" w:hanging="301"/>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ת.ז:____________</w:t>
      </w:r>
    </w:p>
    <w:p w14:paraId="3900CCDE" w14:textId="77777777" w:rsidR="00590FDD" w:rsidRPr="00590FDD" w:rsidRDefault="00590FDD" w:rsidP="00521A6A">
      <w:pPr>
        <w:widowControl w:val="0"/>
        <w:spacing w:before="0" w:beforeAutospacing="0" w:after="0" w:afterAutospacing="0" w:line="360" w:lineRule="auto"/>
        <w:ind w:left="6480" w:hanging="301"/>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כתובת:__________</w:t>
      </w:r>
    </w:p>
    <w:p w14:paraId="6EC041A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4"/>
          <w:u w:val="single"/>
          <w:rtl/>
          <w:lang w:eastAsia="he-IL"/>
        </w:rPr>
      </w:pPr>
      <w:r w:rsidRPr="00590FDD">
        <w:rPr>
          <w:rFonts w:ascii="Times New Roman" w:eastAsia="Times New Roman" w:hAnsi="Times New Roman" w:hint="cs"/>
          <w:sz w:val="24"/>
          <w:rtl/>
          <w:lang w:eastAsia="he-IL"/>
        </w:rPr>
        <w:t>*מחק את המיותר</w:t>
      </w:r>
    </w:p>
    <w:p w14:paraId="60A492A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hint="cs"/>
          <w:bCs/>
          <w:sz w:val="24"/>
          <w:u w:val="single"/>
          <w:rtl/>
          <w:lang w:eastAsia="he-IL"/>
        </w:rPr>
        <w:br w:type="page"/>
      </w:r>
    </w:p>
    <w:p w14:paraId="249B77A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r w:rsidRPr="00590FDD">
        <w:rPr>
          <w:rFonts w:ascii="Times New Roman" w:eastAsia="Times New Roman" w:hAnsi="Times New Roman" w:hint="cs"/>
          <w:bCs/>
          <w:sz w:val="20"/>
          <w:u w:val="single"/>
          <w:rtl/>
          <w:lang w:eastAsia="he-IL"/>
        </w:rPr>
        <w:t>נספח "ז"</w:t>
      </w:r>
    </w:p>
    <w:p w14:paraId="7B4ADB3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01C9F0F5" w14:textId="77777777" w:rsidR="00590FDD" w:rsidRPr="00590FDD" w:rsidRDefault="00590FDD" w:rsidP="00590FDD">
      <w:pPr>
        <w:widowControl w:val="0"/>
        <w:spacing w:before="240" w:beforeAutospacing="0" w:after="60" w:afterAutospacing="0" w:line="240" w:lineRule="auto"/>
        <w:jc w:val="center"/>
        <w:outlineLvl w:val="4"/>
        <w:rPr>
          <w:rFonts w:ascii="Times New Roman" w:eastAsia="Times New Roman" w:hAnsi="Times New Roman"/>
          <w:b/>
          <w:bCs/>
          <w:sz w:val="24"/>
          <w:rtl/>
          <w:lang w:eastAsia="he-IL"/>
        </w:rPr>
      </w:pPr>
      <w:r w:rsidRPr="00590FDD">
        <w:rPr>
          <w:rFonts w:ascii="Times New Roman" w:eastAsia="Times New Roman" w:hAnsi="Times New Roman" w:hint="cs"/>
          <w:b/>
          <w:bCs/>
          <w:sz w:val="24"/>
          <w:rtl/>
          <w:lang w:eastAsia="he-IL"/>
        </w:rPr>
        <w:t>אישור עריכת ביטוח</w:t>
      </w:r>
    </w:p>
    <w:p w14:paraId="3B2D9E3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01BEBE4"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תאריך</w:t>
      </w:r>
      <w:r w:rsidRPr="00590FDD">
        <w:rPr>
          <w:rFonts w:ascii="Times New Roman" w:eastAsia="Times New Roman" w:hAnsi="Times New Roman"/>
          <w:sz w:val="24"/>
          <w:rtl/>
          <w:lang w:eastAsia="he-IL"/>
        </w:rPr>
        <w:t>: ________________</w:t>
      </w:r>
    </w:p>
    <w:p w14:paraId="2A356BF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לכבוד</w:t>
      </w:r>
    </w:p>
    <w:customXmlInsRangeStart w:id="145" w:author="Meryl Etman" w:date="2019-01-01T11:03:00Z"/>
    <w:sdt>
      <w:sdtPr>
        <w:rPr>
          <w:rFonts w:ascii="Times New Roman" w:eastAsia="Times New Roman" w:hAnsi="Times New Roman"/>
          <w:color w:val="008000"/>
          <w:sz w:val="24"/>
          <w:rtl/>
          <w:lang w:eastAsia="he-IL"/>
        </w:rPr>
        <w:alias w:val="שם צד א"/>
        <w:tag w:val="cmtTzadAName"/>
        <w:id w:val="-1258515284"/>
        <w:placeholder>
          <w:docPart w:val="FC507323F6C749F592BEAEDC0F1517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customXmlInsRangeEnd w:id="145"/>
        <w:p w14:paraId="7A4AA219" w14:textId="77777777" w:rsidR="00C71F9E" w:rsidRDefault="00C71F9E" w:rsidP="00C71F9E">
          <w:pPr>
            <w:widowControl w:val="0"/>
            <w:spacing w:before="0" w:beforeAutospacing="0" w:after="0" w:afterAutospacing="0" w:line="240" w:lineRule="auto"/>
            <w:jc w:val="both"/>
            <w:rPr>
              <w:ins w:id="146" w:author="Meryl Etman" w:date="2019-01-01T11:03:00Z"/>
            </w:rPr>
          </w:pPr>
          <w:ins w:id="147" w:author="Meryl Etman" w:date="2019-01-01T11:03:00Z">
            <w:r>
              <w:rPr>
                <w:rFonts w:ascii="Times New Roman" w:eastAsia="Times New Roman" w:hAnsi="Times New Roman" w:hint="cs"/>
                <w:color w:val="008000"/>
                <w:sz w:val="24"/>
                <w:rtl/>
                <w:lang w:eastAsia="he-IL"/>
              </w:rPr>
              <w:t>א.מ.ד.ס מחיר למשתכן</w:t>
            </w:r>
          </w:ins>
        </w:p>
        <w:customXmlInsRangeStart w:id="148" w:author="Meryl Etman" w:date="2019-01-01T11:03:00Z"/>
      </w:sdtContent>
    </w:sdt>
    <w:customXmlInsRangeEnd w:id="148"/>
    <w:p w14:paraId="5E7C7A70" w14:textId="1F44E61F" w:rsidR="00590FDD" w:rsidRPr="00590FDD" w:rsidDel="00C71F9E" w:rsidRDefault="00C71F9E" w:rsidP="00C71F9E">
      <w:pPr>
        <w:widowControl w:val="0"/>
        <w:spacing w:before="0" w:beforeAutospacing="0" w:after="0" w:afterAutospacing="0" w:line="240" w:lineRule="auto"/>
        <w:rPr>
          <w:del w:id="149" w:author="Meryl Etman" w:date="2019-01-01T11:03:00Z"/>
          <w:rFonts w:ascii="Times New Roman" w:eastAsia="Times New Roman" w:hAnsi="Times New Roman"/>
          <w:sz w:val="24"/>
          <w:u w:val="single"/>
          <w:rtl/>
          <w:lang w:eastAsia="he-IL"/>
        </w:rPr>
      </w:pPr>
      <w:ins w:id="150" w:author="Meryl Etman" w:date="2019-01-01T11:03:00Z">
        <w:r w:rsidRPr="00590FDD" w:rsidDel="00C71F9E">
          <w:rPr>
            <w:rFonts w:ascii="Times New Roman" w:eastAsia="Times New Roman" w:hAnsi="Times New Roman" w:hint="cs"/>
            <w:sz w:val="24"/>
            <w:u w:val="single"/>
            <w:rtl/>
            <w:lang w:eastAsia="he-IL"/>
          </w:rPr>
          <w:t xml:space="preserve"> </w:t>
        </w:r>
      </w:ins>
      <w:del w:id="151" w:author="Meryl Etman" w:date="2019-01-01T11:03:00Z">
        <w:r w:rsidR="00590FDD" w:rsidRPr="00590FDD" w:rsidDel="00C71F9E">
          <w:rPr>
            <w:rFonts w:ascii="Times New Roman" w:eastAsia="Times New Roman" w:hAnsi="Times New Roman" w:hint="cs"/>
            <w:sz w:val="24"/>
            <w:u w:val="single"/>
            <w:rtl/>
            <w:lang w:eastAsia="he-IL"/>
          </w:rPr>
          <w:delText>______________</w:delText>
        </w:r>
      </w:del>
    </w:p>
    <w:p w14:paraId="6871F6FF" w14:textId="77777777" w:rsidR="00590FDD" w:rsidRPr="00590FDD" w:rsidRDefault="00590FDD" w:rsidP="00590FDD">
      <w:pPr>
        <w:keepNext/>
        <w:widowControl w:val="0"/>
        <w:spacing w:before="240" w:beforeAutospacing="0" w:after="60" w:afterAutospacing="0" w:line="240" w:lineRule="auto"/>
        <w:outlineLvl w:val="3"/>
        <w:rPr>
          <w:rFonts w:ascii="Calibri" w:eastAsia="Times New Roman" w:hAnsi="Calibri"/>
          <w:sz w:val="24"/>
          <w:rtl/>
          <w:lang w:eastAsia="he-IL"/>
        </w:rPr>
      </w:pPr>
      <w:r w:rsidRPr="00590FDD">
        <w:rPr>
          <w:rFonts w:ascii="Calibri" w:eastAsia="Times New Roman" w:hAnsi="Calibri"/>
          <w:sz w:val="24"/>
          <w:rtl/>
          <w:lang w:eastAsia="he-IL"/>
        </w:rPr>
        <w:t xml:space="preserve">(להלן: </w:t>
      </w:r>
      <w:r w:rsidRPr="00590FDD">
        <w:rPr>
          <w:rFonts w:ascii="Calibri" w:eastAsia="Times New Roman" w:hAnsi="Calibri"/>
          <w:b/>
          <w:bCs/>
          <w:sz w:val="24"/>
          <w:rtl/>
          <w:lang w:eastAsia="he-IL"/>
        </w:rPr>
        <w:t>"</w:t>
      </w:r>
      <w:r w:rsidRPr="00590FDD">
        <w:rPr>
          <w:rFonts w:ascii="Calibri" w:eastAsia="Times New Roman" w:hAnsi="Calibri" w:hint="cs"/>
          <w:b/>
          <w:bCs/>
          <w:sz w:val="24"/>
          <w:rtl/>
          <w:lang w:eastAsia="he-IL"/>
        </w:rPr>
        <w:t>החברה</w:t>
      </w:r>
      <w:r w:rsidRPr="00590FDD">
        <w:rPr>
          <w:rFonts w:ascii="Calibri" w:eastAsia="Times New Roman" w:hAnsi="Calibri"/>
          <w:b/>
          <w:bCs/>
          <w:sz w:val="24"/>
          <w:rtl/>
          <w:lang w:eastAsia="he-IL"/>
        </w:rPr>
        <w:t>"</w:t>
      </w:r>
      <w:r w:rsidRPr="00590FDD">
        <w:rPr>
          <w:rFonts w:ascii="Calibri" w:eastAsia="Times New Roman" w:hAnsi="Calibri"/>
          <w:sz w:val="24"/>
          <w:rtl/>
          <w:lang w:eastAsia="he-IL"/>
        </w:rPr>
        <w:t>)</w:t>
      </w:r>
    </w:p>
    <w:p w14:paraId="771D8C7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3A1DC4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א</w:t>
      </w:r>
      <w:r w:rsidRPr="00590FDD">
        <w:rPr>
          <w:rFonts w:ascii="Times New Roman" w:eastAsia="Times New Roman" w:hAnsi="Times New Roman"/>
          <w:sz w:val="24"/>
          <w:rtl/>
          <w:lang w:eastAsia="he-IL"/>
        </w:rPr>
        <w:t>.ג.נ.,</w:t>
      </w:r>
    </w:p>
    <w:p w14:paraId="338BD114"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5E0C4D5" w14:textId="1E9EEFEB" w:rsidR="00590FDD" w:rsidRPr="00590FDD" w:rsidRDefault="00590FDD" w:rsidP="006D4C87">
      <w:pPr>
        <w:widowControl w:val="0"/>
        <w:spacing w:before="0" w:beforeAutospacing="0" w:after="0" w:afterAutospacing="0" w:line="240" w:lineRule="auto"/>
        <w:ind w:left="720"/>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הנדון</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eastAsia"/>
          <w:sz w:val="24"/>
          <w:rtl/>
          <w:lang w:eastAsia="he-IL"/>
        </w:rPr>
        <w:t>מבוטחנו</w:t>
      </w:r>
      <w:r w:rsidRPr="00590FDD">
        <w:rPr>
          <w:rFonts w:ascii="Times New Roman" w:eastAsia="Times New Roman" w:hAnsi="Times New Roman"/>
          <w:sz w:val="24"/>
          <w:rtl/>
          <w:lang w:eastAsia="he-IL"/>
        </w:rPr>
        <w:t xml:space="preserve">: </w:t>
      </w:r>
      <w:del w:id="152" w:author="Meryl Etman" w:date="2019-01-21T16:32:00Z">
        <w:r w:rsidRPr="00590FDD" w:rsidDel="00AB0A1E">
          <w:rPr>
            <w:rFonts w:ascii="Times New Roman" w:eastAsia="Times New Roman" w:hAnsi="Times New Roman"/>
            <w:sz w:val="24"/>
            <w:rtl/>
            <w:lang w:eastAsia="he-IL"/>
          </w:rPr>
          <w:delText xml:space="preserve">_____________________ </w:delText>
        </w:r>
      </w:del>
      <w:ins w:id="153" w:author="Meryl Etman" w:date="2019-01-21T16:32:00Z">
        <w:r w:rsidR="00AB0A1E">
          <w:rPr>
            <w:rFonts w:ascii="Times New Roman" w:eastAsia="Times New Roman" w:hAnsi="Times New Roman" w:hint="cs"/>
            <w:sz w:val="24"/>
            <w:rtl/>
            <w:lang w:eastAsia="he-IL"/>
          </w:rPr>
          <w:t>טומי עברון הנדסת בנין בע"מ</w:t>
        </w:r>
        <w:r w:rsidR="00AB0A1E" w:rsidRPr="00590FDD">
          <w:rPr>
            <w:rFonts w:ascii="Times New Roman" w:eastAsia="Times New Roman" w:hAnsi="Times New Roman"/>
            <w:sz w:val="24"/>
            <w:rtl/>
            <w:lang w:eastAsia="he-IL"/>
          </w:rPr>
          <w:t xml:space="preserve"> </w:t>
        </w:r>
      </w:ins>
      <w:r w:rsidRPr="00590FDD">
        <w:rPr>
          <w:rFonts w:ascii="Times New Roman" w:eastAsia="Times New Roman" w:hAnsi="Times New Roman"/>
          <w:sz w:val="24"/>
          <w:rtl/>
          <w:lang w:eastAsia="he-IL"/>
        </w:rPr>
        <w:t xml:space="preserve">(להלן: </w:t>
      </w:r>
      <w:r w:rsidRPr="00590FDD">
        <w:rPr>
          <w:rFonts w:ascii="Times New Roman" w:eastAsia="Times New Roman" w:hAnsi="Times New Roman"/>
          <w:b/>
          <w:bCs/>
          <w:sz w:val="24"/>
          <w:rtl/>
          <w:lang w:eastAsia="he-IL"/>
        </w:rPr>
        <w:t>"</w:t>
      </w:r>
      <w:r w:rsidRPr="00590FDD">
        <w:rPr>
          <w:rFonts w:ascii="Times New Roman" w:eastAsia="Times New Roman" w:hAnsi="Times New Roman" w:hint="eastAsia"/>
          <w:b/>
          <w:bCs/>
          <w:sz w:val="24"/>
          <w:rtl/>
          <w:lang w:eastAsia="he-IL"/>
        </w:rPr>
        <w:t>היועץ</w:t>
      </w:r>
      <w:r w:rsidRPr="00590FDD">
        <w:rPr>
          <w:rFonts w:ascii="Times New Roman" w:eastAsia="Times New Roman" w:hAnsi="Times New Roman"/>
          <w:b/>
          <w:bCs/>
          <w:sz w:val="24"/>
          <w:rtl/>
          <w:lang w:eastAsia="he-IL"/>
        </w:rPr>
        <w:t>"</w:t>
      </w:r>
      <w:r w:rsidRPr="00590FDD">
        <w:rPr>
          <w:rFonts w:ascii="Times New Roman" w:eastAsia="Times New Roman" w:hAnsi="Times New Roman"/>
          <w:sz w:val="24"/>
          <w:rtl/>
          <w:lang w:eastAsia="he-IL"/>
        </w:rPr>
        <w:t>)</w:t>
      </w:r>
    </w:p>
    <w:p w14:paraId="6AEBEDAD"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hint="eastAsia"/>
          <w:sz w:val="24"/>
          <w:rtl/>
          <w:lang w:eastAsia="he-IL"/>
        </w:rPr>
        <w:t>אישור</w:t>
      </w:r>
      <w:r w:rsidRPr="00590FDD">
        <w:rPr>
          <w:rFonts w:ascii="Times New Roman" w:eastAsia="Times New Roman" w:hAnsi="Times New Roman"/>
          <w:sz w:val="24"/>
          <w:rtl/>
          <w:lang w:eastAsia="he-IL"/>
        </w:rPr>
        <w:t xml:space="preserve"> עריכת פוליסות ביטוח בקשר להסכם מיום __</w:t>
      </w:r>
      <w:r w:rsidRPr="00590FDD">
        <w:rPr>
          <w:rFonts w:ascii="Times New Roman" w:eastAsia="Times New Roman" w:hAnsi="Times New Roman" w:hint="cs"/>
          <w:sz w:val="24"/>
          <w:rtl/>
          <w:lang w:eastAsia="he-IL"/>
        </w:rPr>
        <w:t>_</w:t>
      </w:r>
      <w:r w:rsidRPr="00590FDD">
        <w:rPr>
          <w:rFonts w:ascii="Times New Roman" w:eastAsia="Times New Roman" w:hAnsi="Times New Roman"/>
          <w:sz w:val="24"/>
          <w:rtl/>
          <w:lang w:eastAsia="he-IL"/>
        </w:rPr>
        <w:t>______</w:t>
      </w:r>
    </w:p>
    <w:p w14:paraId="7809FEEE" w14:textId="13B7B514" w:rsidR="00590FDD" w:rsidRPr="00590FDD" w:rsidRDefault="00590FDD" w:rsidP="006D4C87">
      <w:pPr>
        <w:widowControl w:val="0"/>
        <w:spacing w:before="0" w:beforeAutospacing="0" w:after="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בין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b/>
          <w:bCs/>
          <w:sz w:val="24"/>
          <w:rtl/>
          <w:lang w:eastAsia="he-IL"/>
        </w:rPr>
        <w:t>החברה</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לבין היועץ</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ל</w:t>
      </w:r>
      <w:r w:rsidRPr="00590FDD">
        <w:rPr>
          <w:rFonts w:ascii="Times New Roman" w:eastAsia="Times New Roman" w:hAnsi="Times New Roman" w:hint="cs"/>
          <w:sz w:val="24"/>
          <w:rtl/>
          <w:lang w:eastAsia="he-IL"/>
        </w:rPr>
        <w:t xml:space="preserve">מתן שירותי </w:t>
      </w:r>
      <w:del w:id="154" w:author="Meryl Etman" w:date="2019-01-21T16:33:00Z">
        <w:r w:rsidRPr="00590FDD" w:rsidDel="00AB0A1E">
          <w:rPr>
            <w:rFonts w:ascii="Times New Roman" w:eastAsia="Times New Roman" w:hAnsi="Times New Roman" w:hint="cs"/>
            <w:sz w:val="24"/>
            <w:rtl/>
            <w:lang w:eastAsia="he-IL"/>
          </w:rPr>
          <w:delText xml:space="preserve">______________________ </w:delText>
        </w:r>
      </w:del>
      <w:ins w:id="155" w:author="Meryl Etman" w:date="2019-01-21T16:33:00Z">
        <w:r w:rsidR="00AB0A1E">
          <w:rPr>
            <w:rFonts w:ascii="Times New Roman" w:eastAsia="Times New Roman" w:hAnsi="Times New Roman" w:hint="cs"/>
            <w:sz w:val="24"/>
            <w:rtl/>
            <w:lang w:eastAsia="he-IL"/>
          </w:rPr>
          <w:t>תכנון קונסטרוקציה</w:t>
        </w:r>
        <w:r w:rsidR="00AB0A1E" w:rsidRPr="00590FDD">
          <w:rPr>
            <w:rFonts w:ascii="Times New Roman" w:eastAsia="Times New Roman" w:hAnsi="Times New Roman" w:hint="cs"/>
            <w:sz w:val="24"/>
            <w:rtl/>
            <w:lang w:eastAsia="he-IL"/>
          </w:rPr>
          <w:t xml:space="preserve"> </w:t>
        </w:r>
      </w:ins>
    </w:p>
    <w:p w14:paraId="3285DEAE" w14:textId="77777777" w:rsidR="00590FDD" w:rsidRPr="00590FDD" w:rsidRDefault="00590FDD" w:rsidP="00590FDD">
      <w:pPr>
        <w:widowControl w:val="0"/>
        <w:spacing w:before="0" w:beforeAutospacing="0" w:after="0" w:afterAutospacing="0" w:line="240" w:lineRule="auto"/>
        <w:ind w:left="720"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(להלן: </w:t>
      </w:r>
      <w:r w:rsidRPr="00590FDD">
        <w:rPr>
          <w:rFonts w:ascii="Times New Roman" w:eastAsia="Times New Roman" w:hAnsi="Times New Roman"/>
          <w:b/>
          <w:bCs/>
          <w:sz w:val="24"/>
          <w:rtl/>
          <w:lang w:eastAsia="he-IL"/>
        </w:rPr>
        <w:t>"</w:t>
      </w:r>
      <w:r w:rsidRPr="00590FDD">
        <w:rPr>
          <w:rFonts w:ascii="Times New Roman" w:eastAsia="Times New Roman" w:hAnsi="Times New Roman" w:hint="eastAsia"/>
          <w:b/>
          <w:bCs/>
          <w:sz w:val="24"/>
          <w:rtl/>
          <w:lang w:eastAsia="he-IL"/>
        </w:rPr>
        <w:t>ה</w:t>
      </w:r>
      <w:r w:rsidRPr="00590FDD">
        <w:rPr>
          <w:rFonts w:ascii="Times New Roman" w:eastAsia="Times New Roman" w:hAnsi="Times New Roman" w:hint="cs"/>
          <w:b/>
          <w:bCs/>
          <w:sz w:val="24"/>
          <w:rtl/>
          <w:lang w:eastAsia="he-IL"/>
        </w:rPr>
        <w:t>שירותים</w:t>
      </w:r>
      <w:r w:rsidRPr="00590FDD">
        <w:rPr>
          <w:rFonts w:ascii="Times New Roman" w:eastAsia="Times New Roman" w:hAnsi="Times New Roman"/>
          <w:b/>
          <w:bCs/>
          <w:sz w:val="24"/>
          <w:rtl/>
          <w:lang w:eastAsia="he-IL"/>
        </w:rPr>
        <w:t xml:space="preserve">" </w:t>
      </w:r>
      <w:r w:rsidRPr="00590FDD">
        <w:rPr>
          <w:rFonts w:ascii="Times New Roman" w:eastAsia="Times New Roman" w:hAnsi="Times New Roman" w:hint="eastAsia"/>
          <w:sz w:val="24"/>
          <w:rtl/>
          <w:lang w:eastAsia="he-IL"/>
        </w:rPr>
        <w:t>ו</w:t>
      </w:r>
      <w:r w:rsidRPr="00590FDD">
        <w:rPr>
          <w:rFonts w:ascii="Times New Roman" w:eastAsia="Times New Roman" w:hAnsi="Times New Roman"/>
          <w:sz w:val="24"/>
          <w:rtl/>
          <w:lang w:eastAsia="he-IL"/>
        </w:rPr>
        <w:t xml:space="preserve">/או </w:t>
      </w:r>
      <w:r w:rsidRPr="00590FDD">
        <w:rPr>
          <w:rFonts w:ascii="Times New Roman" w:eastAsia="Times New Roman" w:hAnsi="Times New Roman"/>
          <w:b/>
          <w:bCs/>
          <w:sz w:val="24"/>
          <w:rtl/>
          <w:lang w:eastAsia="he-IL"/>
        </w:rPr>
        <w:t>"</w:t>
      </w:r>
      <w:r w:rsidRPr="00590FDD">
        <w:rPr>
          <w:rFonts w:ascii="Times New Roman" w:eastAsia="Times New Roman" w:hAnsi="Times New Roman" w:hint="eastAsia"/>
          <w:b/>
          <w:bCs/>
          <w:sz w:val="24"/>
          <w:rtl/>
          <w:lang w:eastAsia="he-IL"/>
        </w:rPr>
        <w:t>ההסכם</w:t>
      </w:r>
      <w:r w:rsidRPr="00590FDD">
        <w:rPr>
          <w:rFonts w:ascii="Times New Roman" w:eastAsia="Times New Roman" w:hAnsi="Times New Roman"/>
          <w:b/>
          <w:b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לפי</w:t>
      </w:r>
      <w:r w:rsidRPr="00590FDD">
        <w:rPr>
          <w:rFonts w:ascii="Times New Roman" w:eastAsia="Times New Roman" w:hAnsi="Times New Roman"/>
          <w:sz w:val="24"/>
          <w:rtl/>
          <w:lang w:eastAsia="he-IL"/>
        </w:rPr>
        <w:t xml:space="preserve"> העניין)</w:t>
      </w:r>
    </w:p>
    <w:p w14:paraId="54BC9A8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2819E7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lang w:eastAsia="he-IL"/>
        </w:rPr>
      </w:pPr>
    </w:p>
    <w:p w14:paraId="21A8F82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הננו</w:t>
      </w:r>
      <w:r w:rsidRPr="00590FDD">
        <w:rPr>
          <w:rFonts w:ascii="Times New Roman" w:eastAsia="Times New Roman" w:hAnsi="Times New Roman"/>
          <w:sz w:val="24"/>
          <w:rtl/>
          <w:lang w:eastAsia="he-IL"/>
        </w:rPr>
        <w:t xml:space="preserve"> מאשרים בזאת כי החל מיום ________ ועד ליום ________ ערכנו את הביטוחים המפורטים להלן בגין פעילות ה</w:t>
      </w:r>
      <w:r w:rsidRPr="00590FDD">
        <w:rPr>
          <w:rFonts w:ascii="Times New Roman" w:eastAsia="Times New Roman" w:hAnsi="Times New Roman" w:hint="cs"/>
          <w:sz w:val="24"/>
          <w:rtl/>
          <w:lang w:eastAsia="he-IL"/>
        </w:rPr>
        <w:t>יועץ</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לרבות</w:t>
      </w:r>
      <w:r w:rsidRPr="00590FDD">
        <w:rPr>
          <w:rFonts w:ascii="Times New Roman" w:eastAsia="Times New Roman" w:hAnsi="Times New Roman"/>
          <w:sz w:val="24"/>
          <w:rtl/>
          <w:lang w:eastAsia="he-IL"/>
        </w:rPr>
        <w:t xml:space="preserve"> ב</w:t>
      </w:r>
      <w:r w:rsidRPr="00590FDD">
        <w:rPr>
          <w:rFonts w:ascii="Times New Roman" w:eastAsia="Times New Roman" w:hAnsi="Times New Roman" w:hint="cs"/>
          <w:sz w:val="24"/>
          <w:rtl/>
          <w:lang w:eastAsia="he-IL"/>
        </w:rPr>
        <w:t xml:space="preserve">גין השירותים </w:t>
      </w:r>
      <w:r w:rsidRPr="00590FDD">
        <w:rPr>
          <w:rFonts w:ascii="Times New Roman" w:eastAsia="Times New Roman" w:hAnsi="Times New Roman" w:hint="cs"/>
          <w:b/>
          <w:bCs/>
          <w:sz w:val="24"/>
          <w:rtl/>
          <w:lang w:eastAsia="he-IL"/>
        </w:rPr>
        <w:t>לחברה</w:t>
      </w:r>
      <w:r w:rsidRPr="00590FDD">
        <w:rPr>
          <w:rFonts w:ascii="Times New Roman" w:eastAsia="Times New Roman" w:hAnsi="Times New Roman"/>
          <w:sz w:val="24"/>
          <w:rtl/>
          <w:lang w:eastAsia="he-IL"/>
        </w:rPr>
        <w:t>:-</w:t>
      </w:r>
    </w:p>
    <w:p w14:paraId="6A44972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466B83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3B5C6AF" w14:textId="77777777" w:rsidR="00590FDD" w:rsidRPr="00590FDD" w:rsidRDefault="00590FDD" w:rsidP="00590FDD">
      <w:pPr>
        <w:keepNext/>
        <w:widowControl w:val="0"/>
        <w:numPr>
          <w:ilvl w:val="0"/>
          <w:numId w:val="22"/>
        </w:numPr>
        <w:spacing w:before="0" w:beforeAutospacing="0" w:after="0" w:afterAutospacing="0" w:line="240" w:lineRule="auto"/>
        <w:outlineLvl w:val="0"/>
        <w:rPr>
          <w:rFonts w:ascii="Calibri Light" w:eastAsia="Times New Roman" w:hAnsi="Calibri Light"/>
          <w:kern w:val="32"/>
          <w:sz w:val="24"/>
          <w:rtl/>
          <w:lang w:eastAsia="he-IL"/>
        </w:rPr>
      </w:pPr>
      <w:r w:rsidRPr="00590FDD">
        <w:rPr>
          <w:rFonts w:ascii="Calibri Light" w:eastAsia="Times New Roman" w:hAnsi="Calibri Light" w:hint="eastAsia"/>
          <w:kern w:val="32"/>
          <w:sz w:val="24"/>
          <w:u w:val="single"/>
          <w:rtl/>
          <w:lang w:eastAsia="he-IL"/>
        </w:rPr>
        <w:t>ביטוח</w:t>
      </w:r>
      <w:r w:rsidRPr="00590FDD">
        <w:rPr>
          <w:rFonts w:ascii="Calibri Light" w:eastAsia="Times New Roman" w:hAnsi="Calibri Light"/>
          <w:kern w:val="32"/>
          <w:sz w:val="24"/>
          <w:u w:val="single"/>
          <w:rtl/>
          <w:lang w:eastAsia="he-IL"/>
        </w:rPr>
        <w:t xml:space="preserve"> אחריות מקצועית</w:t>
      </w:r>
      <w:r w:rsidRPr="00590FDD">
        <w:rPr>
          <w:rFonts w:ascii="Calibri Light" w:eastAsia="Times New Roman" w:hAnsi="Calibri Light" w:hint="cs"/>
          <w:kern w:val="32"/>
          <w:sz w:val="24"/>
          <w:rtl/>
          <w:lang w:eastAsia="he-IL"/>
        </w:rPr>
        <w:t xml:space="preserve">  - מ.פ. ______________________</w:t>
      </w:r>
    </w:p>
    <w:p w14:paraId="7F9403F5" w14:textId="77777777" w:rsidR="00590FDD" w:rsidRPr="00590FDD" w:rsidRDefault="00590FDD" w:rsidP="00590FDD">
      <w:pPr>
        <w:keepNext/>
        <w:widowControl w:val="0"/>
        <w:spacing w:before="240" w:beforeAutospacing="0" w:after="60" w:afterAutospacing="0" w:line="240" w:lineRule="auto"/>
        <w:ind w:left="720"/>
        <w:outlineLvl w:val="0"/>
        <w:rPr>
          <w:rFonts w:ascii="Calibri Light" w:eastAsia="Arial Unicode MS" w:hAnsi="Calibri Light"/>
          <w:kern w:val="32"/>
          <w:sz w:val="24"/>
          <w:rtl/>
          <w:lang w:eastAsia="he-IL"/>
        </w:rPr>
      </w:pPr>
      <w:r w:rsidRPr="00590FDD">
        <w:rPr>
          <w:rFonts w:ascii="Calibri Light" w:eastAsia="Times New Roman" w:hAnsi="Calibri Light" w:hint="eastAsia"/>
          <w:kern w:val="32"/>
          <w:sz w:val="24"/>
          <w:rtl/>
          <w:lang w:eastAsia="he-IL"/>
        </w:rPr>
        <w:t>לכיסוי</w:t>
      </w:r>
      <w:r w:rsidRPr="00590FDD">
        <w:rPr>
          <w:rFonts w:ascii="Calibri Light" w:eastAsia="Times New Roman" w:hAnsi="Calibri Light"/>
          <w:kern w:val="32"/>
          <w:sz w:val="24"/>
          <w:rtl/>
          <w:lang w:eastAsia="he-IL"/>
        </w:rPr>
        <w:t xml:space="preserve"> אחריותו ש</w:t>
      </w:r>
      <w:r w:rsidRPr="00590FDD">
        <w:rPr>
          <w:rFonts w:ascii="Calibri Light" w:eastAsia="Times New Roman" w:hAnsi="Calibri Light" w:hint="eastAsia"/>
          <w:kern w:val="32"/>
          <w:sz w:val="24"/>
          <w:rtl/>
          <w:lang w:eastAsia="he-IL"/>
        </w:rPr>
        <w:t>ל</w:t>
      </w:r>
      <w:r w:rsidRPr="00590FDD">
        <w:rPr>
          <w:rFonts w:ascii="Calibri Light" w:eastAsia="Times New Roman" w:hAnsi="Calibri Light"/>
          <w:kern w:val="32"/>
          <w:sz w:val="24"/>
          <w:rtl/>
          <w:lang w:eastAsia="he-IL"/>
        </w:rPr>
        <w:t xml:space="preserve"> היועץ </w:t>
      </w:r>
      <w:r w:rsidRPr="00590FDD">
        <w:rPr>
          <w:rFonts w:ascii="Calibri Light" w:eastAsia="Times New Roman" w:hAnsi="Calibri Light" w:hint="eastAsia"/>
          <w:kern w:val="32"/>
          <w:sz w:val="24"/>
          <w:rtl/>
          <w:lang w:eastAsia="he-IL"/>
        </w:rPr>
        <w:t>על</w:t>
      </w:r>
      <w:r w:rsidRPr="00590FDD">
        <w:rPr>
          <w:rFonts w:ascii="Calibri Light" w:eastAsia="Times New Roman" w:hAnsi="Calibri Light"/>
          <w:kern w:val="32"/>
          <w:sz w:val="24"/>
          <w:rtl/>
          <w:lang w:eastAsia="he-IL"/>
        </w:rPr>
        <w:t xml:space="preserve"> פי דין בגין אובדן ו/או נזק העלולים להיגרם לכל אדם ו/או גוף כלשהו </w:t>
      </w:r>
      <w:r w:rsidRPr="00590FDD">
        <w:rPr>
          <w:rFonts w:ascii="Calibri Light" w:eastAsia="Times New Roman" w:hAnsi="Calibri Light" w:hint="cs"/>
          <w:kern w:val="32"/>
          <w:sz w:val="24"/>
          <w:rtl/>
          <w:lang w:eastAsia="he-IL"/>
        </w:rPr>
        <w:t>(</w:t>
      </w:r>
      <w:r w:rsidRPr="00590FDD">
        <w:rPr>
          <w:rFonts w:ascii="Calibri Light" w:eastAsia="Times New Roman" w:hAnsi="Calibri Light"/>
          <w:kern w:val="32"/>
          <w:sz w:val="24"/>
          <w:rtl/>
          <w:lang w:eastAsia="he-IL"/>
        </w:rPr>
        <w:t xml:space="preserve">לרבות </w:t>
      </w:r>
      <w:r w:rsidRPr="00590FDD">
        <w:rPr>
          <w:rFonts w:ascii="Calibri Light" w:eastAsia="Times New Roman" w:hAnsi="Calibri Light" w:hint="cs"/>
          <w:kern w:val="32"/>
          <w:sz w:val="24"/>
          <w:rtl/>
          <w:lang w:eastAsia="he-IL"/>
        </w:rPr>
        <w:t>במפורש</w:t>
      </w:r>
      <w:r w:rsidRPr="00590FDD">
        <w:rPr>
          <w:rFonts w:ascii="Calibri Light" w:eastAsia="Times New Roman" w:hAnsi="Calibri Light"/>
          <w:kern w:val="32"/>
          <w:sz w:val="24"/>
          <w:rtl/>
          <w:lang w:eastAsia="he-IL"/>
        </w:rPr>
        <w:t xml:space="preserve"> </w:t>
      </w:r>
      <w:r w:rsidRPr="00590FDD">
        <w:rPr>
          <w:rFonts w:ascii="Calibri Light" w:eastAsia="Times New Roman" w:hAnsi="Calibri Light" w:hint="cs"/>
          <w:kern w:val="32"/>
          <w:sz w:val="24"/>
          <w:rtl/>
          <w:lang w:eastAsia="he-IL"/>
        </w:rPr>
        <w:t>החברה</w:t>
      </w:r>
      <w:r w:rsidRPr="00590FDD">
        <w:rPr>
          <w:rFonts w:ascii="Calibri Light" w:eastAsia="Times New Roman" w:hAnsi="Calibri Light"/>
          <w:kern w:val="32"/>
          <w:sz w:val="24"/>
          <w:rtl/>
          <w:lang w:eastAsia="he-IL"/>
        </w:rPr>
        <w:t xml:space="preserve"> </w:t>
      </w:r>
      <w:r w:rsidRPr="00590FDD">
        <w:rPr>
          <w:rFonts w:ascii="Calibri Light" w:eastAsia="Times New Roman" w:hAnsi="Calibri Light" w:hint="cs"/>
          <w:kern w:val="32"/>
          <w:sz w:val="24"/>
          <w:rtl/>
          <w:lang w:eastAsia="he-IL"/>
        </w:rPr>
        <w:t>)</w:t>
      </w:r>
      <w:r w:rsidRPr="00590FDD">
        <w:rPr>
          <w:rFonts w:ascii="Calibri Light" w:eastAsia="Times New Roman" w:hAnsi="Calibri Light"/>
          <w:kern w:val="32"/>
          <w:sz w:val="24"/>
          <w:rtl/>
          <w:lang w:eastAsia="he-IL"/>
        </w:rPr>
        <w:t xml:space="preserve">, כתוצאה ממעשה ו/או מחדל מקצועי של </w:t>
      </w:r>
      <w:r w:rsidRPr="00590FDD">
        <w:rPr>
          <w:rFonts w:ascii="Calibri Light" w:eastAsia="Times New Roman" w:hAnsi="Calibri Light" w:hint="eastAsia"/>
          <w:kern w:val="32"/>
          <w:sz w:val="24"/>
          <w:rtl/>
          <w:lang w:eastAsia="he-IL"/>
        </w:rPr>
        <w:t>היועץ</w:t>
      </w:r>
      <w:r w:rsidRPr="00590FDD">
        <w:rPr>
          <w:rFonts w:ascii="Calibri Light" w:eastAsia="Times New Roman" w:hAnsi="Calibri Light"/>
          <w:kern w:val="32"/>
          <w:sz w:val="24"/>
          <w:rtl/>
          <w:lang w:eastAsia="he-IL"/>
        </w:rPr>
        <w:t xml:space="preserve"> ו/או עובדיו ו/או מי מטעמו לרבות טעות ו/או השמטה בקשר עם מתן השירותים, </w:t>
      </w:r>
      <w:r w:rsidRPr="00590FDD">
        <w:rPr>
          <w:rFonts w:ascii="Calibri Light" w:eastAsia="Times New Roman" w:hAnsi="Calibri Light" w:hint="eastAsia"/>
          <w:kern w:val="32"/>
          <w:sz w:val="24"/>
          <w:rtl/>
          <w:lang w:eastAsia="he-IL"/>
        </w:rPr>
        <w:t>בגבולות</w:t>
      </w:r>
      <w:r w:rsidRPr="00590FDD">
        <w:rPr>
          <w:rFonts w:ascii="Calibri Light" w:eastAsia="Times New Roman" w:hAnsi="Calibri Light"/>
          <w:kern w:val="32"/>
          <w:sz w:val="24"/>
          <w:rtl/>
          <w:lang w:eastAsia="he-IL"/>
        </w:rPr>
        <w:t xml:space="preserve"> אחריות בסך של </w:t>
      </w:r>
      <w:r w:rsidRPr="00590FDD">
        <w:rPr>
          <w:rFonts w:ascii="Calibri Light" w:eastAsia="Times New Roman" w:hAnsi="Calibri Light" w:hint="cs"/>
          <w:kern w:val="32"/>
          <w:sz w:val="24"/>
          <w:rtl/>
          <w:lang w:eastAsia="he-IL"/>
        </w:rPr>
        <w:t xml:space="preserve">___________ ₪ </w:t>
      </w:r>
      <w:r w:rsidRPr="00590FDD">
        <w:rPr>
          <w:rFonts w:ascii="Calibri Light" w:eastAsia="Times New Roman" w:hAnsi="Calibri Light"/>
          <w:kern w:val="32"/>
          <w:sz w:val="24"/>
          <w:rtl/>
          <w:lang w:eastAsia="he-IL"/>
        </w:rPr>
        <w:t xml:space="preserve">למקרה ובמצטבר לתקופת </w:t>
      </w:r>
      <w:r w:rsidRPr="00590FDD">
        <w:rPr>
          <w:rFonts w:ascii="Calibri Light" w:eastAsia="Times New Roman" w:hAnsi="Calibri Light" w:hint="cs"/>
          <w:kern w:val="32"/>
          <w:sz w:val="24"/>
          <w:rtl/>
          <w:lang w:eastAsia="he-IL"/>
        </w:rPr>
        <w:t>ה</w:t>
      </w:r>
      <w:r w:rsidRPr="00590FDD">
        <w:rPr>
          <w:rFonts w:ascii="Calibri Light" w:eastAsia="Times New Roman" w:hAnsi="Calibri Light"/>
          <w:kern w:val="32"/>
          <w:sz w:val="24"/>
          <w:rtl/>
          <w:lang w:eastAsia="he-IL"/>
        </w:rPr>
        <w:t xml:space="preserve">ביטוח. הביטוח אינו </w:t>
      </w:r>
      <w:r w:rsidRPr="00590FDD">
        <w:rPr>
          <w:rFonts w:ascii="Calibri Light" w:eastAsia="Times New Roman" w:hAnsi="Calibri Light" w:hint="eastAsia"/>
          <w:kern w:val="32"/>
          <w:sz w:val="24"/>
          <w:rtl/>
          <w:lang w:eastAsia="he-IL"/>
        </w:rPr>
        <w:t>כולל</w:t>
      </w:r>
      <w:r w:rsidRPr="00590FDD">
        <w:rPr>
          <w:rFonts w:ascii="Calibri Light" w:eastAsia="Times New Roman" w:hAnsi="Calibri Light"/>
          <w:kern w:val="32"/>
          <w:sz w:val="24"/>
          <w:rtl/>
          <w:lang w:eastAsia="he-IL"/>
        </w:rPr>
        <w:t xml:space="preserve"> כל סייג בדבר אובדן שימוש ו/או עיכוב בעקבות מקרה ביטוח, אובדן </w:t>
      </w:r>
      <w:r w:rsidRPr="00590FDD">
        <w:rPr>
          <w:rFonts w:ascii="Calibri Light" w:eastAsia="Times New Roman" w:hAnsi="Calibri Light" w:hint="eastAsia"/>
          <w:kern w:val="32"/>
          <w:sz w:val="24"/>
          <w:rtl/>
          <w:lang w:eastAsia="he-IL"/>
        </w:rPr>
        <w:t>מסמכים</w:t>
      </w:r>
      <w:r w:rsidRPr="00590FDD">
        <w:rPr>
          <w:rFonts w:ascii="Calibri Light" w:eastAsia="Times New Roman" w:hAnsi="Calibri Light"/>
          <w:kern w:val="32"/>
          <w:sz w:val="24"/>
          <w:rtl/>
          <w:lang w:eastAsia="he-IL"/>
        </w:rPr>
        <w:t xml:space="preserve">, הפרת סודיות ואי יושר של עובדים. </w:t>
      </w:r>
    </w:p>
    <w:p w14:paraId="6C68CCC8" w14:textId="77777777" w:rsidR="00590FDD" w:rsidRPr="00590FDD" w:rsidRDefault="00590FDD" w:rsidP="00590FDD">
      <w:pPr>
        <w:widowControl w:val="0"/>
        <w:tabs>
          <w:tab w:val="left" w:pos="8306"/>
        </w:tabs>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הביטוח</w:t>
      </w:r>
      <w:r w:rsidRPr="00590FDD">
        <w:rPr>
          <w:rFonts w:ascii="Times New Roman" w:eastAsia="Times New Roman" w:hAnsi="Times New Roman"/>
          <w:sz w:val="24"/>
          <w:rtl/>
          <w:lang w:eastAsia="he-IL"/>
        </w:rPr>
        <w:t xml:space="preserve"> הינו בעל תחולה רטרואקטיבית </w:t>
      </w:r>
      <w:r w:rsidRPr="00590FDD">
        <w:rPr>
          <w:rFonts w:ascii="Times New Roman" w:eastAsia="Times New Roman" w:hAnsi="Times New Roman" w:hint="eastAsia"/>
          <w:sz w:val="24"/>
          <w:rtl/>
          <w:lang w:eastAsia="he-IL"/>
        </w:rPr>
        <w:t>מיום</w:t>
      </w:r>
      <w:r w:rsidRPr="00590FDD">
        <w:rPr>
          <w:rFonts w:ascii="Times New Roman" w:eastAsia="Times New Roman" w:hAnsi="Times New Roman"/>
          <w:sz w:val="24"/>
          <w:rtl/>
          <w:lang w:eastAsia="he-IL"/>
        </w:rPr>
        <w:t xml:space="preserve"> תחילת מתן השירותים, אף אם ניתנו בטרם נחתם ההסכם אך לא לפני התאריך _________ (להלן: </w:t>
      </w:r>
      <w:r w:rsidRPr="00590FDD">
        <w:rPr>
          <w:rFonts w:ascii="Times New Roman" w:eastAsia="Times New Roman" w:hAnsi="Times New Roman"/>
          <w:b/>
          <w:bCs/>
          <w:sz w:val="24"/>
          <w:rtl/>
          <w:lang w:eastAsia="he-IL"/>
        </w:rPr>
        <w:t>"</w:t>
      </w:r>
      <w:r w:rsidRPr="00590FDD">
        <w:rPr>
          <w:rFonts w:ascii="Times New Roman" w:eastAsia="Times New Roman" w:hAnsi="Times New Roman" w:hint="eastAsia"/>
          <w:b/>
          <w:bCs/>
          <w:sz w:val="24"/>
          <w:rtl/>
          <w:lang w:eastAsia="he-IL"/>
        </w:rPr>
        <w:t>התאריך</w:t>
      </w:r>
      <w:r w:rsidRPr="00590FDD">
        <w:rPr>
          <w:rFonts w:ascii="Times New Roman" w:eastAsia="Times New Roman" w:hAnsi="Times New Roman"/>
          <w:b/>
          <w:bCs/>
          <w:sz w:val="24"/>
          <w:rtl/>
          <w:lang w:eastAsia="he-IL"/>
        </w:rPr>
        <w:t xml:space="preserve"> הרטרואקטיבי"</w:t>
      </w:r>
      <w:r w:rsidRPr="00590FDD">
        <w:rPr>
          <w:rFonts w:ascii="Times New Roman" w:eastAsia="Times New Roman" w:hAnsi="Times New Roman"/>
          <w:sz w:val="24"/>
          <w:rtl/>
          <w:lang w:eastAsia="he-IL"/>
        </w:rPr>
        <w:t xml:space="preserve">), וכולל תקופת גילוי </w:t>
      </w:r>
      <w:r w:rsidRPr="00590FDD">
        <w:rPr>
          <w:rFonts w:ascii="Times New Roman" w:eastAsia="Times New Roman" w:hAnsi="Times New Roman" w:hint="eastAsia"/>
          <w:sz w:val="24"/>
          <w:rtl/>
          <w:lang w:eastAsia="he-IL"/>
        </w:rPr>
        <w:t>מורחבת</w:t>
      </w:r>
      <w:r w:rsidRPr="00590FDD">
        <w:rPr>
          <w:rFonts w:ascii="Times New Roman" w:eastAsia="Times New Roman" w:hAnsi="Times New Roman"/>
          <w:sz w:val="24"/>
          <w:rtl/>
          <w:lang w:eastAsia="he-IL"/>
        </w:rPr>
        <w:t xml:space="preserve"> של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 xml:space="preserve"> חודשים לפחות.</w:t>
      </w:r>
    </w:p>
    <w:p w14:paraId="0B84FB63" w14:textId="77777777" w:rsidR="00590FDD" w:rsidRPr="00590FDD" w:rsidRDefault="00590FDD" w:rsidP="00590FDD">
      <w:pPr>
        <w:widowControl w:val="0"/>
        <w:tabs>
          <w:tab w:val="left" w:pos="8306"/>
        </w:tabs>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הביטוח</w:t>
      </w:r>
      <w:r w:rsidRPr="00590FDD">
        <w:rPr>
          <w:rFonts w:ascii="Times New Roman" w:eastAsia="Times New Roman" w:hAnsi="Times New Roman"/>
          <w:sz w:val="24"/>
          <w:rtl/>
          <w:lang w:eastAsia="he-IL"/>
        </w:rPr>
        <w:t xml:space="preserve"> כאמור הורחב </w:t>
      </w:r>
      <w:r w:rsidRPr="00590FDD">
        <w:rPr>
          <w:rFonts w:ascii="Times New Roman" w:eastAsia="Times New Roman" w:hAnsi="Times New Roman" w:hint="cs"/>
          <w:sz w:val="24"/>
          <w:rtl/>
          <w:lang w:eastAsia="he-IL"/>
        </w:rPr>
        <w:t>לשפות את</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החברה</w:t>
      </w:r>
      <w:r w:rsidRPr="00590FDD">
        <w:rPr>
          <w:rFonts w:ascii="Times New Roman" w:eastAsia="Times New Roman" w:hAnsi="Times New Roman" w:hint="eastAsia"/>
          <w:sz w:val="24"/>
          <w:rtl/>
          <w:lang w:eastAsia="he-IL"/>
        </w:rPr>
        <w:t xml:space="preserve"> </w:t>
      </w:r>
      <w:r w:rsidRPr="00590FDD">
        <w:rPr>
          <w:rFonts w:ascii="Times New Roman" w:eastAsia="Times New Roman" w:hAnsi="Times New Roman" w:hint="cs"/>
          <w:sz w:val="24"/>
          <w:rtl/>
          <w:lang w:eastAsia="he-IL"/>
        </w:rPr>
        <w:t>בגין</w:t>
      </w:r>
      <w:r w:rsidRPr="00590FDD">
        <w:rPr>
          <w:rFonts w:ascii="Times New Roman" w:eastAsia="Times New Roman" w:hAnsi="Times New Roman"/>
          <w:sz w:val="24"/>
          <w:rtl/>
          <w:lang w:eastAsia="he-IL"/>
        </w:rPr>
        <w:t xml:space="preserve"> אחריותה למעשי ו/או מחדלי היועץ ו/או עובדיו ו/או מי </w:t>
      </w:r>
      <w:r w:rsidRPr="00590FDD">
        <w:rPr>
          <w:rFonts w:ascii="Times New Roman" w:eastAsia="Times New Roman" w:hAnsi="Times New Roman" w:hint="eastAsia"/>
          <w:sz w:val="24"/>
          <w:rtl/>
          <w:lang w:eastAsia="he-IL"/>
        </w:rPr>
        <w:t>מטעמו</w:t>
      </w:r>
      <w:r w:rsidRPr="00590FDD">
        <w:rPr>
          <w:rFonts w:ascii="Times New Roman" w:eastAsia="Times New Roman" w:hAnsi="Times New Roman"/>
          <w:sz w:val="24"/>
          <w:rtl/>
          <w:lang w:eastAsia="he-IL"/>
        </w:rPr>
        <w:t xml:space="preserve">, בכפוף לסעיף אחריות צולבת לפיו ייחשב הביטוח כאילו נערך בנפרד עבור כל אחד </w:t>
      </w:r>
      <w:r w:rsidRPr="00590FDD">
        <w:rPr>
          <w:rFonts w:ascii="Times New Roman" w:eastAsia="Times New Roman" w:hAnsi="Times New Roman" w:hint="eastAsia"/>
          <w:sz w:val="24"/>
          <w:rtl/>
          <w:lang w:eastAsia="he-IL"/>
        </w:rPr>
        <w:t>מיחידי</w:t>
      </w:r>
      <w:r w:rsidRPr="00590FDD">
        <w:rPr>
          <w:rFonts w:ascii="Times New Roman" w:eastAsia="Times New Roman" w:hAnsi="Times New Roman"/>
          <w:sz w:val="24"/>
          <w:rtl/>
          <w:lang w:eastAsia="he-IL"/>
        </w:rPr>
        <w:t xml:space="preserve"> המבוטח. ואולם, מובהר כי הפוליסה אינה מכסה את אחריותה המקצועית של </w:t>
      </w:r>
      <w:r w:rsidRPr="00590FDD">
        <w:rPr>
          <w:rFonts w:ascii="Times New Roman" w:eastAsia="Times New Roman" w:hAnsi="Times New Roman" w:hint="cs"/>
          <w:sz w:val="24"/>
          <w:rtl/>
          <w:lang w:eastAsia="he-IL"/>
        </w:rPr>
        <w:t>החברה</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כלפי</w:t>
      </w:r>
      <w:r w:rsidRPr="00590FDD">
        <w:rPr>
          <w:rFonts w:ascii="Times New Roman" w:eastAsia="Times New Roman" w:hAnsi="Times New Roman"/>
          <w:sz w:val="24"/>
          <w:rtl/>
          <w:lang w:eastAsia="he-IL"/>
        </w:rPr>
        <w:t xml:space="preserve"> היועץ.</w:t>
      </w:r>
    </w:p>
    <w:p w14:paraId="07ACB9A5"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נוסח הפוליסה לא יפחת מהנוסח הידוע כ- "שפי</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ב.ר. 2011". </w:t>
      </w:r>
    </w:p>
    <w:p w14:paraId="085A96A8" w14:textId="77777777" w:rsidR="00590FDD" w:rsidRPr="00590FDD" w:rsidRDefault="00590FDD" w:rsidP="00590FDD">
      <w:pPr>
        <w:widowControl w:val="0"/>
        <w:tabs>
          <w:tab w:val="left" w:pos="8306"/>
        </w:tabs>
        <w:spacing w:before="0" w:beforeAutospacing="0" w:after="0" w:afterAutospacing="0" w:line="240" w:lineRule="auto"/>
        <w:ind w:left="720" w:hanging="720"/>
        <w:rPr>
          <w:rFonts w:ascii="Times New Roman" w:eastAsia="Times New Roman" w:hAnsi="Times New Roman"/>
          <w:sz w:val="24"/>
          <w:rtl/>
          <w:lang w:eastAsia="he-IL"/>
        </w:rPr>
      </w:pPr>
    </w:p>
    <w:p w14:paraId="165268D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28D210C" w14:textId="77777777" w:rsidR="00590FDD" w:rsidRPr="00590FDD" w:rsidRDefault="00590FDD" w:rsidP="00590FDD">
      <w:pPr>
        <w:widowControl w:val="0"/>
        <w:numPr>
          <w:ilvl w:val="0"/>
          <w:numId w:val="22"/>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eastAsia"/>
          <w:sz w:val="24"/>
          <w:u w:val="single"/>
          <w:rtl/>
          <w:lang w:eastAsia="he-IL"/>
        </w:rPr>
        <w:t>ביטוח</w:t>
      </w:r>
      <w:r w:rsidRPr="00590FDD">
        <w:rPr>
          <w:rFonts w:ascii="Times New Roman" w:eastAsia="Times New Roman" w:hAnsi="Times New Roman"/>
          <w:sz w:val="24"/>
          <w:u w:val="single"/>
          <w:rtl/>
          <w:lang w:eastAsia="he-IL"/>
        </w:rPr>
        <w:t xml:space="preserve"> אחריות מעבידים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 - מ.פ. __________________________</w:t>
      </w:r>
    </w:p>
    <w:p w14:paraId="2B39CFDB"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לכיסוי</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חבותו</w:t>
      </w:r>
      <w:r w:rsidRPr="00590FDD">
        <w:rPr>
          <w:rFonts w:ascii="Times New Roman" w:eastAsia="Times New Roman" w:hAnsi="Times New Roman"/>
          <w:sz w:val="24"/>
          <w:rtl/>
          <w:lang w:eastAsia="he-IL"/>
        </w:rPr>
        <w:t xml:space="preserve"> של היועץ על פי פקודת הנזיקין [נוסח חדש] ו/או חוק האחריות למוצרים פגומים, התש"</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-1980 </w:t>
      </w:r>
      <w:r w:rsidRPr="00590FDD">
        <w:rPr>
          <w:rFonts w:ascii="Times New Roman" w:eastAsia="Times New Roman" w:hAnsi="Times New Roman" w:hint="eastAsia"/>
          <w:sz w:val="24"/>
          <w:rtl/>
          <w:lang w:eastAsia="he-IL"/>
        </w:rPr>
        <w:t>כלפי</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עובדיו המועסקים לצורך מתן השירותים, בגין פגיעה גופנית ו/או מחלה העלולים להיגרם להם תוך כדי ו/או עקב עבודתם, </w:t>
      </w:r>
      <w:r w:rsidRPr="00590FDD">
        <w:rPr>
          <w:rFonts w:ascii="Times New Roman" w:eastAsia="Times New Roman" w:hAnsi="Times New Roman"/>
          <w:sz w:val="24"/>
          <w:rtl/>
          <w:lang w:eastAsia="he-IL"/>
        </w:rPr>
        <w:t>בגבולות אחריות של</w:t>
      </w:r>
      <w:r w:rsidRPr="00590FDD">
        <w:rPr>
          <w:rFonts w:ascii="Times New Roman" w:eastAsia="Times New Roman" w:hAnsi="Times New Roman" w:hint="cs"/>
          <w:sz w:val="24"/>
          <w:rtl/>
          <w:lang w:eastAsia="he-IL"/>
        </w:rPr>
        <w:t xml:space="preserve"> 20,000,000 ₪ לתובע, </w:t>
      </w:r>
      <w:r w:rsidRPr="00590FDD">
        <w:rPr>
          <w:rFonts w:ascii="Times New Roman" w:eastAsia="Times New Roman" w:hAnsi="Times New Roman" w:hint="eastAsia"/>
          <w:sz w:val="24"/>
          <w:rtl/>
          <w:lang w:eastAsia="he-IL"/>
        </w:rPr>
        <w:t>למקרה</w:t>
      </w:r>
      <w:r w:rsidRPr="00590FDD">
        <w:rPr>
          <w:rFonts w:ascii="Times New Roman" w:eastAsia="Times New Roman" w:hAnsi="Times New Roman"/>
          <w:sz w:val="24"/>
          <w:rtl/>
          <w:lang w:eastAsia="he-IL"/>
        </w:rPr>
        <w:t xml:space="preserve"> ובמצטבר ל</w:t>
      </w:r>
      <w:r w:rsidRPr="00590FDD">
        <w:rPr>
          <w:rFonts w:ascii="Times New Roman" w:eastAsia="Times New Roman" w:hAnsi="Times New Roman" w:hint="cs"/>
          <w:sz w:val="24"/>
          <w:rtl/>
          <w:lang w:eastAsia="he-IL"/>
        </w:rPr>
        <w:t>תקופת הביטוח</w:t>
      </w:r>
      <w:r w:rsidRPr="00590FDD">
        <w:rPr>
          <w:rFonts w:ascii="Times New Roman" w:eastAsia="Times New Roman" w:hAnsi="Times New Roman"/>
          <w:sz w:val="24"/>
          <w:rtl/>
          <w:lang w:eastAsia="he-IL"/>
        </w:rPr>
        <w:t xml:space="preserve">. הביטוח אינו כולל כל סייג בדבר </w:t>
      </w:r>
      <w:r w:rsidRPr="00590FDD">
        <w:rPr>
          <w:rFonts w:ascii="Times New Roman" w:eastAsia="Times New Roman" w:hAnsi="Times New Roman" w:hint="cs"/>
          <w:sz w:val="24"/>
          <w:rtl/>
          <w:lang w:eastAsia="he-IL"/>
        </w:rPr>
        <w:t xml:space="preserve">שעות עבודה, העסקת נוער וכן בדבר </w:t>
      </w:r>
      <w:r w:rsidRPr="00590FDD">
        <w:rPr>
          <w:rFonts w:ascii="Times New Roman" w:eastAsia="Times New Roman" w:hAnsi="Times New Roman"/>
          <w:sz w:val="24"/>
          <w:rtl/>
          <w:lang w:eastAsia="he-IL"/>
        </w:rPr>
        <w:t xml:space="preserve">חבות היועץ כלפי קבלנים, </w:t>
      </w:r>
      <w:r w:rsidRPr="00590FDD">
        <w:rPr>
          <w:rFonts w:ascii="Times New Roman" w:eastAsia="Times New Roman" w:hAnsi="Times New Roman" w:hint="eastAsia"/>
          <w:sz w:val="24"/>
          <w:rtl/>
          <w:lang w:eastAsia="he-IL"/>
        </w:rPr>
        <w:t>קבלני</w:t>
      </w:r>
      <w:r w:rsidRPr="00590FDD">
        <w:rPr>
          <w:rFonts w:ascii="Times New Roman" w:eastAsia="Times New Roman" w:hAnsi="Times New Roman"/>
          <w:sz w:val="24"/>
          <w:rtl/>
          <w:lang w:eastAsia="he-IL"/>
        </w:rPr>
        <w:t xml:space="preserve"> משנה ועובדיהם</w:t>
      </w:r>
      <w:r w:rsidRPr="00590FDD">
        <w:rPr>
          <w:rFonts w:ascii="Times New Roman" w:eastAsia="Times New Roman" w:hAnsi="Times New Roman" w:hint="cs"/>
          <w:sz w:val="24"/>
          <w:rtl/>
          <w:lang w:eastAsia="he-IL"/>
        </w:rPr>
        <w:t xml:space="preserve"> היה ויחשבו לעובדי היועץ</w:t>
      </w:r>
      <w:r w:rsidRPr="00590FDD">
        <w:rPr>
          <w:rFonts w:ascii="Times New Roman" w:eastAsia="Times New Roman" w:hAnsi="Times New Roman"/>
          <w:sz w:val="24"/>
          <w:rtl/>
          <w:lang w:eastAsia="he-IL"/>
        </w:rPr>
        <w:t>. הביטוח מורחב ל</w:t>
      </w:r>
      <w:r w:rsidRPr="00590FDD">
        <w:rPr>
          <w:rFonts w:ascii="Times New Roman" w:eastAsia="Times New Roman" w:hAnsi="Times New Roman" w:hint="cs"/>
          <w:sz w:val="24"/>
          <w:rtl/>
          <w:lang w:eastAsia="he-IL"/>
        </w:rPr>
        <w:t xml:space="preserve">שפות את החברה </w:t>
      </w:r>
      <w:r w:rsidRPr="00590FDD">
        <w:rPr>
          <w:rFonts w:ascii="Times New Roman" w:eastAsia="Times New Roman" w:hAnsi="Times New Roman"/>
          <w:sz w:val="24"/>
          <w:rtl/>
          <w:lang w:eastAsia="he-IL"/>
        </w:rPr>
        <w:t xml:space="preserve">היה ותיחשב למעביד של </w:t>
      </w:r>
      <w:r w:rsidRPr="00590FDD">
        <w:rPr>
          <w:rFonts w:ascii="Times New Roman" w:eastAsia="Times New Roman" w:hAnsi="Times New Roman" w:hint="eastAsia"/>
          <w:sz w:val="24"/>
          <w:rtl/>
          <w:lang w:eastAsia="he-IL"/>
        </w:rPr>
        <w:t>מי</w:t>
      </w:r>
      <w:r w:rsidRPr="00590FDD">
        <w:rPr>
          <w:rFonts w:ascii="Times New Roman" w:eastAsia="Times New Roman" w:hAnsi="Times New Roman"/>
          <w:sz w:val="24"/>
          <w:rtl/>
          <w:lang w:eastAsia="he-IL"/>
        </w:rPr>
        <w:t xml:space="preserve"> מ</w:t>
      </w:r>
      <w:r w:rsidRPr="00590FDD">
        <w:rPr>
          <w:rFonts w:ascii="Times New Roman" w:eastAsia="Times New Roman" w:hAnsi="Times New Roman" w:hint="cs"/>
          <w:sz w:val="24"/>
          <w:rtl/>
          <w:lang w:eastAsia="he-IL"/>
        </w:rPr>
        <w:t>עובדי</w:t>
      </w:r>
      <w:r w:rsidRPr="00590FDD">
        <w:rPr>
          <w:rFonts w:ascii="Times New Roman" w:eastAsia="Times New Roman" w:hAnsi="Times New Roman"/>
          <w:sz w:val="24"/>
          <w:rtl/>
          <w:lang w:eastAsia="he-IL"/>
        </w:rPr>
        <w:t xml:space="preserve"> היועץ או אם ייקבע כי היא נושאת באחריות שילוחית לעניין חבות היועץ כלפי </w:t>
      </w:r>
      <w:r w:rsidRPr="00590FDD">
        <w:rPr>
          <w:rFonts w:ascii="Times New Roman" w:eastAsia="Times New Roman" w:hAnsi="Times New Roman" w:hint="eastAsia"/>
          <w:sz w:val="24"/>
          <w:rtl/>
          <w:lang w:eastAsia="he-IL"/>
        </w:rPr>
        <w:t>מי</w:t>
      </w:r>
      <w:r w:rsidRPr="00590FDD">
        <w:rPr>
          <w:rFonts w:ascii="Times New Roman" w:eastAsia="Times New Roman" w:hAnsi="Times New Roman"/>
          <w:sz w:val="24"/>
          <w:rtl/>
          <w:lang w:eastAsia="he-IL"/>
        </w:rPr>
        <w:t xml:space="preserve"> מ</w:t>
      </w:r>
      <w:r w:rsidRPr="00590FDD">
        <w:rPr>
          <w:rFonts w:ascii="Times New Roman" w:eastAsia="Times New Roman" w:hAnsi="Times New Roman" w:hint="cs"/>
          <w:sz w:val="24"/>
          <w:rtl/>
          <w:lang w:eastAsia="he-IL"/>
        </w:rPr>
        <w:t>עובדיו</w:t>
      </w:r>
      <w:r w:rsidRPr="00590FDD">
        <w:rPr>
          <w:rFonts w:ascii="Times New Roman" w:eastAsia="Times New Roman" w:hAnsi="Times New Roman"/>
          <w:sz w:val="24"/>
          <w:rtl/>
          <w:lang w:eastAsia="he-IL"/>
        </w:rPr>
        <w:t>.</w:t>
      </w:r>
    </w:p>
    <w:p w14:paraId="63E7E03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190BD9F" w14:textId="77777777" w:rsidR="00590FDD" w:rsidRPr="00590FDD" w:rsidRDefault="00590FDD" w:rsidP="00590FDD">
      <w:pPr>
        <w:widowControl w:val="0"/>
        <w:numPr>
          <w:ilvl w:val="0"/>
          <w:numId w:val="22"/>
        </w:numPr>
        <w:spacing w:before="0" w:beforeAutospacing="0" w:after="0" w:afterAutospacing="0" w:line="240" w:lineRule="exact"/>
        <w:rPr>
          <w:rFonts w:ascii="Times New Roman" w:eastAsia="Times New Roman" w:hAnsi="Times New Roman"/>
          <w:sz w:val="24"/>
          <w:rtl/>
          <w:lang w:eastAsia="he-IL"/>
        </w:rPr>
      </w:pPr>
      <w:r w:rsidRPr="00590FDD">
        <w:rPr>
          <w:rFonts w:ascii="Times New Roman" w:eastAsia="Times New Roman" w:hAnsi="Times New Roman" w:hint="eastAsia"/>
          <w:sz w:val="24"/>
          <w:u w:val="single"/>
          <w:rtl/>
          <w:lang w:eastAsia="he-IL"/>
        </w:rPr>
        <w:t>ביטוח</w:t>
      </w:r>
      <w:r w:rsidRPr="00590FDD">
        <w:rPr>
          <w:rFonts w:ascii="Times New Roman" w:eastAsia="Times New Roman" w:hAnsi="Times New Roman"/>
          <w:sz w:val="24"/>
          <w:u w:val="single"/>
          <w:rtl/>
          <w:lang w:eastAsia="he-IL"/>
        </w:rPr>
        <w:t xml:space="preserve"> אחריות כלפי צד שלישי</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 מ.פ. _______________________</w:t>
      </w:r>
    </w:p>
    <w:p w14:paraId="38C76656" w14:textId="77777777" w:rsidR="00590FDD" w:rsidRPr="00590FDD" w:rsidRDefault="00590FDD" w:rsidP="00590FDD">
      <w:pPr>
        <w:widowControl w:val="0"/>
        <w:spacing w:before="0" w:beforeAutospacing="0" w:after="0" w:afterAutospacing="0" w:line="240" w:lineRule="exact"/>
        <w:ind w:left="720"/>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לכיסוי</w:t>
      </w:r>
      <w:r w:rsidRPr="00590FDD">
        <w:rPr>
          <w:rFonts w:ascii="Times New Roman" w:eastAsia="Times New Roman" w:hAnsi="Times New Roman"/>
          <w:sz w:val="24"/>
          <w:rtl/>
          <w:lang w:eastAsia="he-IL"/>
        </w:rPr>
        <w:t xml:space="preserve"> אחריות היועץ על פי דין </w:t>
      </w:r>
      <w:r w:rsidRPr="00590FDD">
        <w:rPr>
          <w:rFonts w:ascii="Times New Roman" w:eastAsia="Times New Roman" w:hAnsi="Times New Roman" w:hint="eastAsia"/>
          <w:sz w:val="24"/>
          <w:rtl/>
          <w:lang w:eastAsia="he-IL"/>
        </w:rPr>
        <w:t>בגין</w:t>
      </w:r>
      <w:r w:rsidRPr="00590FDD">
        <w:rPr>
          <w:rFonts w:ascii="Times New Roman" w:eastAsia="Times New Roman" w:hAnsi="Times New Roman"/>
          <w:sz w:val="24"/>
          <w:rtl/>
          <w:lang w:eastAsia="he-IL"/>
        </w:rPr>
        <w:t xml:space="preserve"> פגיעה ו/או נזק העלולים להיגרם לגופו ו/או לרכושו של כל אדם ו/או גוף כלשהו </w:t>
      </w:r>
      <w:r w:rsidRPr="00590FDD">
        <w:rPr>
          <w:rFonts w:ascii="Times New Roman" w:eastAsia="Times New Roman" w:hAnsi="Times New Roman" w:hint="cs"/>
          <w:sz w:val="24"/>
          <w:rtl/>
          <w:lang w:eastAsia="he-IL"/>
        </w:rPr>
        <w:t>(</w:t>
      </w:r>
      <w:r w:rsidRPr="00590FDD">
        <w:rPr>
          <w:rFonts w:ascii="Times New Roman" w:eastAsia="Times New Roman" w:hAnsi="Times New Roman" w:hint="eastAsia"/>
          <w:sz w:val="24"/>
          <w:rtl/>
          <w:lang w:eastAsia="he-IL"/>
        </w:rPr>
        <w:t>לרבות</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במפורש החברה)</w:t>
      </w:r>
      <w:r w:rsidRPr="00590FDD">
        <w:rPr>
          <w:rFonts w:ascii="Times New Roman" w:eastAsia="Times New Roman" w:hAnsi="Times New Roman"/>
          <w:sz w:val="24"/>
          <w:rtl/>
          <w:lang w:eastAsia="he-IL"/>
        </w:rPr>
        <w:t>, בג</w:t>
      </w:r>
      <w:r w:rsidRPr="00590FDD">
        <w:rPr>
          <w:rFonts w:ascii="Times New Roman" w:eastAsia="Times New Roman" w:hAnsi="Times New Roman" w:hint="eastAsia"/>
          <w:sz w:val="24"/>
          <w:rtl/>
          <w:lang w:eastAsia="he-IL"/>
        </w:rPr>
        <w:t>בולות</w:t>
      </w:r>
      <w:r w:rsidRPr="00590FDD">
        <w:rPr>
          <w:rFonts w:ascii="Times New Roman" w:eastAsia="Times New Roman" w:hAnsi="Times New Roman"/>
          <w:sz w:val="24"/>
          <w:rtl/>
          <w:lang w:eastAsia="he-IL"/>
        </w:rPr>
        <w:t xml:space="preserve"> אחריות בסך של </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,000,000</w:t>
      </w:r>
      <w:r w:rsidRPr="00590FDD">
        <w:rPr>
          <w:rFonts w:ascii="Times New Roman" w:eastAsia="Times New Roman" w:hAnsi="Times New Roman" w:hint="cs"/>
          <w:sz w:val="24"/>
          <w:rtl/>
          <w:lang w:eastAsia="he-IL"/>
        </w:rPr>
        <w:t xml:space="preserve"> ₪ </w:t>
      </w:r>
      <w:r w:rsidRPr="00590FDD">
        <w:rPr>
          <w:rFonts w:ascii="Times New Roman" w:eastAsia="Times New Roman" w:hAnsi="Times New Roman"/>
          <w:sz w:val="24"/>
          <w:rtl/>
          <w:lang w:eastAsia="he-IL"/>
        </w:rPr>
        <w:t xml:space="preserve">למקרה ובמצטבר לתקופת </w:t>
      </w:r>
      <w:r w:rsidRPr="00590FDD">
        <w:rPr>
          <w:rFonts w:ascii="Times New Roman" w:eastAsia="Times New Roman" w:hAnsi="Times New Roman" w:hint="cs"/>
          <w:sz w:val="24"/>
          <w:rtl/>
          <w:lang w:eastAsia="he-IL"/>
        </w:rPr>
        <w:t>ה</w:t>
      </w:r>
      <w:r w:rsidRPr="00590FDD">
        <w:rPr>
          <w:rFonts w:ascii="Times New Roman" w:eastAsia="Times New Roman" w:hAnsi="Times New Roman" w:hint="eastAsia"/>
          <w:sz w:val="24"/>
          <w:rtl/>
          <w:lang w:eastAsia="he-IL"/>
        </w:rPr>
        <w:t>ביטוח</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הביטוח</w:t>
      </w:r>
      <w:r w:rsidRPr="00590FDD">
        <w:rPr>
          <w:rFonts w:ascii="Times New Roman" w:eastAsia="Times New Roman" w:hAnsi="Times New Roman"/>
          <w:sz w:val="24"/>
          <w:rtl/>
          <w:lang w:eastAsia="he-IL"/>
        </w:rPr>
        <w:t xml:space="preserve"> אינו כולל כל סייג בדבר חבות בגין וכלפי קבלנים, </w:t>
      </w:r>
      <w:r w:rsidRPr="00590FDD">
        <w:rPr>
          <w:rFonts w:ascii="Times New Roman" w:eastAsia="Times New Roman" w:hAnsi="Times New Roman" w:hint="eastAsia"/>
          <w:sz w:val="24"/>
          <w:rtl/>
          <w:lang w:eastAsia="he-IL"/>
        </w:rPr>
        <w:t>קבלני</w:t>
      </w:r>
      <w:r w:rsidRPr="00590FDD">
        <w:rPr>
          <w:rFonts w:ascii="Times New Roman" w:eastAsia="Times New Roman" w:hAnsi="Times New Roman"/>
          <w:sz w:val="24"/>
          <w:rtl/>
          <w:lang w:eastAsia="he-IL"/>
        </w:rPr>
        <w:t xml:space="preserve"> משנה ועובדיהם וכן תביעות תחלוף מצד המוסד לביטוח לאומי. הביטוח מורחב ל</w:t>
      </w:r>
      <w:r w:rsidRPr="00590FDD">
        <w:rPr>
          <w:rFonts w:ascii="Times New Roman" w:eastAsia="Times New Roman" w:hAnsi="Times New Roman" w:hint="cs"/>
          <w:sz w:val="24"/>
          <w:rtl/>
          <w:lang w:eastAsia="he-IL"/>
        </w:rPr>
        <w:t xml:space="preserve">שפות את החברה בגין </w:t>
      </w:r>
      <w:r w:rsidRPr="00590FDD">
        <w:rPr>
          <w:rFonts w:ascii="Times New Roman" w:eastAsia="Times New Roman" w:hAnsi="Times New Roman"/>
          <w:sz w:val="24"/>
          <w:rtl/>
          <w:lang w:eastAsia="he-IL"/>
        </w:rPr>
        <w:t xml:space="preserve">אחריותה למעשי ו/או מחדלי היועץ ו/או מי מטעמו, בכפוף </w:t>
      </w:r>
      <w:r w:rsidRPr="00590FDD">
        <w:rPr>
          <w:rFonts w:ascii="Times New Roman" w:eastAsia="Times New Roman" w:hAnsi="Times New Roman" w:hint="eastAsia"/>
          <w:sz w:val="24"/>
          <w:rtl/>
          <w:lang w:eastAsia="he-IL"/>
        </w:rPr>
        <w:t>לסעיף</w:t>
      </w:r>
      <w:r w:rsidRPr="00590FDD">
        <w:rPr>
          <w:rFonts w:ascii="Times New Roman" w:eastAsia="Times New Roman" w:hAnsi="Times New Roman"/>
          <w:sz w:val="24"/>
          <w:rtl/>
          <w:lang w:eastAsia="he-IL"/>
        </w:rPr>
        <w:t xml:space="preserve"> אחריות צולבת.</w:t>
      </w:r>
    </w:p>
    <w:p w14:paraId="54ADC875" w14:textId="77777777" w:rsidR="00590FDD" w:rsidRPr="00590FDD" w:rsidRDefault="00590FDD" w:rsidP="00590FDD">
      <w:pPr>
        <w:widowControl w:val="0"/>
        <w:spacing w:before="0" w:beforeAutospacing="0" w:after="0" w:afterAutospacing="0" w:line="240" w:lineRule="auto"/>
        <w:ind w:left="709" w:hanging="720"/>
        <w:rPr>
          <w:rFonts w:ascii="Times New Roman" w:eastAsia="Times New Roman" w:hAnsi="Times New Roman"/>
          <w:sz w:val="24"/>
          <w:rtl/>
          <w:lang w:eastAsia="he-IL"/>
        </w:rPr>
      </w:pPr>
    </w:p>
    <w:p w14:paraId="29F01AD4" w14:textId="77777777" w:rsidR="00590FDD" w:rsidRPr="00590FDD" w:rsidRDefault="00590FDD" w:rsidP="00590FDD">
      <w:pPr>
        <w:widowControl w:val="0"/>
        <w:spacing w:before="0" w:beforeAutospacing="0" w:after="0" w:afterAutospacing="0" w:line="240" w:lineRule="auto"/>
        <w:ind w:left="709" w:hanging="720"/>
        <w:rPr>
          <w:rFonts w:ascii="Times New Roman" w:eastAsia="Times New Roman" w:hAnsi="Times New Roman"/>
          <w:sz w:val="24"/>
          <w:rtl/>
          <w:lang w:eastAsia="he-IL"/>
        </w:rPr>
      </w:pPr>
    </w:p>
    <w:p w14:paraId="7B42073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2F1AA3E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eastAsia"/>
          <w:b/>
          <w:bCs/>
          <w:sz w:val="24"/>
          <w:u w:val="single"/>
          <w:rtl/>
          <w:lang w:eastAsia="he-IL"/>
        </w:rPr>
        <w:t>כללי</w:t>
      </w:r>
      <w:r w:rsidRPr="00590FDD">
        <w:rPr>
          <w:rFonts w:ascii="Times New Roman" w:eastAsia="Times New Roman" w:hAnsi="Times New Roman"/>
          <w:b/>
          <w:bCs/>
          <w:sz w:val="24"/>
          <w:u w:val="single"/>
          <w:rtl/>
          <w:lang w:eastAsia="he-IL"/>
        </w:rPr>
        <w:t xml:space="preserve"> לכל הפוליסות</w:t>
      </w:r>
      <w:r w:rsidRPr="00590FDD">
        <w:rPr>
          <w:rFonts w:ascii="Times New Roman" w:eastAsia="Times New Roman" w:hAnsi="Times New Roman"/>
          <w:b/>
          <w:bCs/>
          <w:sz w:val="24"/>
          <w:rtl/>
          <w:lang w:eastAsia="he-IL"/>
        </w:rPr>
        <w:t xml:space="preserve"> </w:t>
      </w:r>
      <w:r w:rsidRPr="00590FDD">
        <w:rPr>
          <w:rFonts w:ascii="Times New Roman" w:eastAsia="Times New Roman" w:hAnsi="Times New Roman" w:hint="eastAsia"/>
          <w:b/>
          <w:bCs/>
          <w:sz w:val="24"/>
          <w:rtl/>
          <w:lang w:eastAsia="he-IL"/>
        </w:rPr>
        <w:t>–</w:t>
      </w:r>
      <w:r w:rsidRPr="00590FDD">
        <w:rPr>
          <w:rFonts w:ascii="Times New Roman" w:eastAsia="Times New Roman" w:hAnsi="Times New Roman"/>
          <w:b/>
          <w:bCs/>
          <w:sz w:val="24"/>
          <w:rtl/>
          <w:lang w:eastAsia="he-IL"/>
        </w:rPr>
        <w:t xml:space="preserve"> </w:t>
      </w:r>
    </w:p>
    <w:p w14:paraId="2C0F1C0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AB21D97" w14:textId="77777777" w:rsidR="00590FDD" w:rsidRPr="00590FDD" w:rsidRDefault="00590FDD" w:rsidP="00590FDD">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590FDD">
        <w:rPr>
          <w:rFonts w:ascii="Times New Roman" w:eastAsia="Times New Roman" w:hAnsi="Times New Roman"/>
          <w:b/>
          <w:bCs/>
          <w:sz w:val="24"/>
          <w:rtl/>
          <w:lang w:eastAsia="he-IL"/>
        </w:rPr>
        <w:t>"</w:t>
      </w:r>
      <w:r w:rsidRPr="00590FDD">
        <w:rPr>
          <w:rFonts w:ascii="Times New Roman" w:eastAsia="Times New Roman" w:hAnsi="Times New Roman" w:hint="cs"/>
          <w:b/>
          <w:bCs/>
          <w:sz w:val="24"/>
          <w:rtl/>
          <w:lang w:eastAsia="he-IL"/>
        </w:rPr>
        <w:t>החברה</w:t>
      </w:r>
      <w:r w:rsidRPr="00590FDD">
        <w:rPr>
          <w:rFonts w:ascii="Times New Roman" w:eastAsia="Times New Roman" w:hAnsi="Times New Roman"/>
          <w:b/>
          <w:b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לצורך</w:t>
      </w:r>
      <w:r w:rsidRPr="00590FDD">
        <w:rPr>
          <w:rFonts w:ascii="Times New Roman" w:eastAsia="Times New Roman" w:hAnsi="Times New Roman"/>
          <w:sz w:val="24"/>
          <w:rtl/>
          <w:lang w:eastAsia="he-IL"/>
        </w:rPr>
        <w:t xml:space="preserve"> הביטוחים הנ"</w:t>
      </w:r>
      <w:r w:rsidRPr="00590FDD">
        <w:rPr>
          <w:rFonts w:ascii="Times New Roman" w:eastAsia="Times New Roman" w:hAnsi="Times New Roman" w:hint="eastAsia"/>
          <w:sz w:val="24"/>
          <w:rtl/>
          <w:lang w:eastAsia="he-IL"/>
        </w:rPr>
        <w:t>ל</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ו</w:t>
      </w:r>
      <w:r w:rsidRPr="00590FDD">
        <w:rPr>
          <w:rFonts w:ascii="Times New Roman" w:eastAsia="Times New Roman" w:hAnsi="Times New Roman"/>
          <w:sz w:val="24"/>
          <w:rtl/>
          <w:lang w:eastAsia="he-IL"/>
        </w:rPr>
        <w:t>/או אישור זה הינ</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 xml:space="preserve"> לרבות חברת אם ו/או חברות בנות ו/או חברות שלובות</w:t>
      </w:r>
      <w:r w:rsidRPr="00590FDD">
        <w:rPr>
          <w:rFonts w:ascii="Times New Roman" w:eastAsia="Times New Roman" w:hAnsi="Times New Roman" w:hint="cs"/>
          <w:sz w:val="24"/>
          <w:rtl/>
          <w:lang w:eastAsia="he-IL"/>
        </w:rPr>
        <w:t xml:space="preserve"> ו/או עובדיהן ו/או מנהליהן</w:t>
      </w:r>
      <w:r w:rsidRPr="00590FDD">
        <w:rPr>
          <w:rFonts w:ascii="Times New Roman" w:eastAsia="Times New Roman" w:hAnsi="Times New Roman"/>
          <w:sz w:val="24"/>
          <w:rtl/>
          <w:lang w:eastAsia="he-IL"/>
        </w:rPr>
        <w:t>.</w:t>
      </w:r>
    </w:p>
    <w:p w14:paraId="7E2611C7" w14:textId="77777777" w:rsidR="00590FDD" w:rsidRPr="00590FDD" w:rsidRDefault="00590FDD" w:rsidP="00590FDD">
      <w:pPr>
        <w:widowControl w:val="0"/>
        <w:spacing w:before="0" w:beforeAutospacing="0" w:after="0" w:afterAutospacing="0" w:line="240" w:lineRule="auto"/>
        <w:ind w:right="720"/>
        <w:rPr>
          <w:rFonts w:ascii="Times New Roman" w:eastAsia="Times New Roman" w:hAnsi="Times New Roman"/>
          <w:sz w:val="24"/>
          <w:lang w:eastAsia="he-IL"/>
        </w:rPr>
      </w:pPr>
    </w:p>
    <w:p w14:paraId="1584FD07" w14:textId="77777777" w:rsidR="00590FDD" w:rsidRPr="00590FDD" w:rsidRDefault="00590FDD" w:rsidP="00590FDD">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נוסח הפוליסות (למעט אחריות מקצועית) לא יפחת מהנוסח הידוע כביט במהדורה הרלוונטית לעת עריכת הביטוח.</w:t>
      </w:r>
    </w:p>
    <w:p w14:paraId="29EBA13A" w14:textId="77777777" w:rsidR="00590FDD" w:rsidRPr="00590FDD" w:rsidRDefault="00590FDD" w:rsidP="00590FDD">
      <w:pPr>
        <w:widowControl w:val="0"/>
        <w:spacing w:before="0" w:beforeAutospacing="0" w:after="0" w:afterAutospacing="0" w:line="240" w:lineRule="auto"/>
        <w:ind w:right="720"/>
        <w:rPr>
          <w:rFonts w:ascii="Times New Roman" w:eastAsia="Times New Roman" w:hAnsi="Times New Roman"/>
          <w:sz w:val="24"/>
          <w:rtl/>
          <w:lang w:eastAsia="he-IL"/>
        </w:rPr>
      </w:pPr>
    </w:p>
    <w:p w14:paraId="4F9503F0" w14:textId="77777777" w:rsidR="00590FDD" w:rsidRPr="00590FDD" w:rsidRDefault="00590FDD" w:rsidP="00590FDD">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הננו</w:t>
      </w:r>
      <w:r w:rsidRPr="00590FDD">
        <w:rPr>
          <w:rFonts w:ascii="Times New Roman" w:eastAsia="Times New Roman" w:hAnsi="Times New Roman"/>
          <w:sz w:val="24"/>
          <w:rtl/>
          <w:lang w:eastAsia="he-IL"/>
        </w:rPr>
        <w:t xml:space="preserve"> מאשרים כי ידוע לנו שהאחריות </w:t>
      </w:r>
      <w:r w:rsidRPr="00590FDD">
        <w:rPr>
          <w:rFonts w:ascii="Times New Roman" w:eastAsia="Times New Roman" w:hAnsi="Times New Roman" w:hint="eastAsia"/>
          <w:sz w:val="24"/>
          <w:rtl/>
          <w:lang w:eastAsia="he-IL"/>
        </w:rPr>
        <w:t>לתשלום</w:t>
      </w:r>
      <w:r w:rsidRPr="00590FDD">
        <w:rPr>
          <w:rFonts w:ascii="Times New Roman" w:eastAsia="Times New Roman" w:hAnsi="Times New Roman"/>
          <w:sz w:val="24"/>
          <w:rtl/>
          <w:lang w:eastAsia="he-IL"/>
        </w:rPr>
        <w:t xml:space="preserve"> פרמיות הביטוח והשתתפות עצמית חלה על היועץ בלבד</w:t>
      </w:r>
      <w:r w:rsidRPr="00590FDD">
        <w:rPr>
          <w:rFonts w:ascii="Times New Roman" w:eastAsia="Times New Roman" w:hAnsi="Times New Roman" w:hint="cs"/>
          <w:sz w:val="24"/>
          <w:rtl/>
          <w:lang w:eastAsia="he-IL"/>
        </w:rPr>
        <w:t>, ובשום מקרה לא על החברה</w:t>
      </w:r>
      <w:r w:rsidRPr="00590FDD">
        <w:rPr>
          <w:rFonts w:ascii="Times New Roman" w:eastAsia="Times New Roman" w:hAnsi="Times New Roman"/>
          <w:sz w:val="24"/>
          <w:rtl/>
          <w:lang w:eastAsia="he-IL"/>
        </w:rPr>
        <w:t>.</w:t>
      </w:r>
    </w:p>
    <w:p w14:paraId="22C4EE2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7F1DB9B" w14:textId="77777777" w:rsidR="00590FDD" w:rsidRPr="00590FDD" w:rsidRDefault="00590FDD" w:rsidP="00590FDD">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590FDD">
        <w:rPr>
          <w:rFonts w:ascii="Times New Roman" w:eastAsia="Times New Roman" w:hAnsi="Times New Roman" w:hint="eastAsia"/>
          <w:sz w:val="24"/>
          <w:rtl/>
          <w:lang w:eastAsia="he-IL"/>
        </w:rPr>
        <w:t>הננו</w:t>
      </w:r>
      <w:r w:rsidRPr="00590FDD">
        <w:rPr>
          <w:rFonts w:ascii="Times New Roman" w:eastAsia="Times New Roman" w:hAnsi="Times New Roman"/>
          <w:sz w:val="24"/>
          <w:rtl/>
          <w:lang w:eastAsia="he-IL"/>
        </w:rPr>
        <w:t xml:space="preserve"> מאשרים כי כל הביטוחים הנ"</w:t>
      </w:r>
      <w:r w:rsidRPr="00590FDD">
        <w:rPr>
          <w:rFonts w:ascii="Times New Roman" w:eastAsia="Times New Roman" w:hAnsi="Times New Roman" w:hint="eastAsia"/>
          <w:sz w:val="24"/>
          <w:rtl/>
          <w:lang w:eastAsia="he-IL"/>
        </w:rPr>
        <w:t>ל</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הינם</w:t>
      </w:r>
      <w:r w:rsidRPr="00590FDD">
        <w:rPr>
          <w:rFonts w:ascii="Times New Roman" w:eastAsia="Times New Roman" w:hAnsi="Times New Roman"/>
          <w:sz w:val="24"/>
          <w:rtl/>
          <w:lang w:eastAsia="he-IL"/>
        </w:rPr>
        <w:t xml:space="preserve"> ראשוניים וקודמים לכל ביטוח הנערך על ידי </w:t>
      </w:r>
      <w:r w:rsidRPr="00590FDD">
        <w:rPr>
          <w:rFonts w:ascii="Times New Roman" w:eastAsia="Times New Roman" w:hAnsi="Times New Roman" w:hint="cs"/>
          <w:sz w:val="24"/>
          <w:rtl/>
          <w:lang w:eastAsia="he-IL"/>
        </w:rPr>
        <w:t>החברה</w:t>
      </w:r>
      <w:r w:rsidRPr="00590FDD">
        <w:rPr>
          <w:rFonts w:ascii="Times New Roman" w:eastAsia="Times New Roman" w:hAnsi="Times New Roman"/>
          <w:sz w:val="24"/>
          <w:rtl/>
          <w:lang w:eastAsia="he-IL"/>
        </w:rPr>
        <w:t xml:space="preserve"> ו/או לטובתה, ואנו מוותרים על </w:t>
      </w:r>
      <w:r w:rsidRPr="00590FDD">
        <w:rPr>
          <w:rFonts w:ascii="Times New Roman" w:eastAsia="Times New Roman" w:hAnsi="Times New Roman" w:hint="eastAsia"/>
          <w:sz w:val="24"/>
          <w:rtl/>
          <w:lang w:eastAsia="he-IL"/>
        </w:rPr>
        <w:t>כל</w:t>
      </w:r>
      <w:r w:rsidRPr="00590FDD">
        <w:rPr>
          <w:rFonts w:ascii="Times New Roman" w:eastAsia="Times New Roman" w:hAnsi="Times New Roman"/>
          <w:sz w:val="24"/>
          <w:rtl/>
          <w:lang w:eastAsia="he-IL"/>
        </w:rPr>
        <w:t xml:space="preserve"> טענה ו/או דרישה ו/או תביעה בדבר שיתוף ביטוחי </w:t>
      </w:r>
      <w:r w:rsidRPr="00590FDD">
        <w:rPr>
          <w:rFonts w:ascii="Times New Roman" w:eastAsia="Times New Roman" w:hAnsi="Times New Roman" w:hint="cs"/>
          <w:sz w:val="24"/>
          <w:rtl/>
          <w:lang w:eastAsia="he-IL"/>
        </w:rPr>
        <w:t>החברה</w:t>
      </w:r>
      <w:r w:rsidRPr="00590FDD">
        <w:rPr>
          <w:rFonts w:ascii="Times New Roman" w:eastAsia="Times New Roman" w:hAnsi="Times New Roman"/>
          <w:sz w:val="24"/>
          <w:rtl/>
          <w:lang w:eastAsia="he-IL"/>
        </w:rPr>
        <w:t>.</w:t>
      </w:r>
    </w:p>
    <w:p w14:paraId="1482D068" w14:textId="77777777" w:rsidR="00590FDD" w:rsidRPr="00590FDD" w:rsidRDefault="00590FDD" w:rsidP="00590FDD">
      <w:pPr>
        <w:spacing w:before="0" w:beforeAutospacing="0" w:after="0" w:afterAutospacing="0" w:line="360" w:lineRule="auto"/>
        <w:ind w:left="720"/>
        <w:rPr>
          <w:rFonts w:ascii="Times New Roman" w:eastAsia="Times New Roman" w:hAnsi="Times New Roman"/>
          <w:sz w:val="24"/>
          <w:rtl/>
        </w:rPr>
      </w:pPr>
    </w:p>
    <w:p w14:paraId="7981EC6F" w14:textId="77777777" w:rsidR="00590FDD" w:rsidRPr="00590FDD" w:rsidRDefault="00590FDD" w:rsidP="00590FDD">
      <w:pPr>
        <w:widowControl w:val="0"/>
        <w:numPr>
          <w:ilvl w:val="0"/>
          <w:numId w:val="21"/>
        </w:numPr>
        <w:spacing w:before="0" w:beforeAutospacing="0" w:after="0" w:afterAutospacing="0" w:line="240" w:lineRule="auto"/>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0858698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2D5BFDB" w14:textId="77777777" w:rsidR="00590FDD" w:rsidRPr="00590FDD" w:rsidRDefault="00590FDD" w:rsidP="00590FDD">
      <w:pPr>
        <w:widowControl w:val="0"/>
        <w:numPr>
          <w:ilvl w:val="0"/>
          <w:numId w:val="21"/>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eastAsia"/>
          <w:sz w:val="24"/>
          <w:rtl/>
          <w:lang w:eastAsia="he-IL"/>
        </w:rPr>
        <w:t>הננו</w:t>
      </w:r>
      <w:r w:rsidRPr="00590FDD">
        <w:rPr>
          <w:rFonts w:ascii="Times New Roman" w:eastAsia="Times New Roman" w:hAnsi="Times New Roman"/>
          <w:sz w:val="24"/>
          <w:rtl/>
          <w:lang w:eastAsia="he-IL"/>
        </w:rPr>
        <w:t xml:space="preserve"> מתחייבים כי הביטוחים הנ"</w:t>
      </w:r>
      <w:r w:rsidRPr="00590FDD">
        <w:rPr>
          <w:rFonts w:ascii="Times New Roman" w:eastAsia="Times New Roman" w:hAnsi="Times New Roman" w:hint="eastAsia"/>
          <w:sz w:val="24"/>
          <w:rtl/>
          <w:lang w:eastAsia="he-IL"/>
        </w:rPr>
        <w:t>ל</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eastAsia"/>
          <w:sz w:val="24"/>
          <w:rtl/>
          <w:lang w:eastAsia="he-IL"/>
        </w:rPr>
        <w:t>לא</w:t>
      </w:r>
      <w:r w:rsidRPr="00590FDD">
        <w:rPr>
          <w:rFonts w:ascii="Times New Roman" w:eastAsia="Times New Roman" w:hAnsi="Times New Roman"/>
          <w:sz w:val="24"/>
          <w:rtl/>
          <w:lang w:eastAsia="he-IL"/>
        </w:rPr>
        <w:t xml:space="preserve"> יבוטלו ולא יצומצמו במשך תקופת הביטוח, אלא בהודעה מראש של 60 יום </w:t>
      </w:r>
      <w:r w:rsidRPr="00590FDD">
        <w:rPr>
          <w:rFonts w:ascii="Times New Roman" w:eastAsia="Times New Roman" w:hAnsi="Times New Roman" w:hint="cs"/>
          <w:sz w:val="24"/>
          <w:rtl/>
          <w:lang w:eastAsia="he-IL"/>
        </w:rPr>
        <w:t>לחברה</w:t>
      </w:r>
      <w:r w:rsidRPr="00590FDD">
        <w:rPr>
          <w:rFonts w:ascii="Times New Roman" w:eastAsia="Times New Roman" w:hAnsi="Times New Roman"/>
          <w:sz w:val="24"/>
          <w:rtl/>
          <w:lang w:eastAsia="he-IL"/>
        </w:rPr>
        <w:t xml:space="preserve">, בכתב, </w:t>
      </w:r>
      <w:r w:rsidRPr="00590FDD">
        <w:rPr>
          <w:rFonts w:ascii="Times New Roman" w:eastAsia="Times New Roman" w:hAnsi="Times New Roman" w:hint="eastAsia"/>
          <w:sz w:val="24"/>
          <w:rtl/>
          <w:lang w:eastAsia="he-IL"/>
        </w:rPr>
        <w:t>בדואר</w:t>
      </w:r>
      <w:r w:rsidRPr="00590FDD">
        <w:rPr>
          <w:rFonts w:ascii="Times New Roman" w:eastAsia="Times New Roman" w:hAnsi="Times New Roman"/>
          <w:sz w:val="24"/>
          <w:rtl/>
          <w:lang w:eastAsia="he-IL"/>
        </w:rPr>
        <w:t xml:space="preserve"> רשום.</w:t>
      </w:r>
    </w:p>
    <w:p w14:paraId="1D2DFD8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8646DD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FD6179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eastAsia"/>
          <w:bCs/>
          <w:sz w:val="24"/>
          <w:rtl/>
          <w:lang w:eastAsia="he-IL"/>
        </w:rPr>
        <w:t>אישורנו</w:t>
      </w:r>
      <w:r w:rsidRPr="00590FDD">
        <w:rPr>
          <w:rFonts w:ascii="Times New Roman" w:eastAsia="Times New Roman" w:hAnsi="Times New Roman"/>
          <w:bCs/>
          <w:sz w:val="24"/>
          <w:rtl/>
          <w:lang w:eastAsia="he-IL"/>
        </w:rPr>
        <w:t xml:space="preserve"> זה הינו בכפוף לתנאי </w:t>
      </w:r>
      <w:r w:rsidRPr="00590FDD">
        <w:rPr>
          <w:rFonts w:ascii="Times New Roman" w:eastAsia="Times New Roman" w:hAnsi="Times New Roman" w:hint="eastAsia"/>
          <w:bCs/>
          <w:sz w:val="24"/>
          <w:rtl/>
          <w:lang w:eastAsia="he-IL"/>
        </w:rPr>
        <w:t>פוליסות</w:t>
      </w:r>
      <w:r w:rsidRPr="00590FDD">
        <w:rPr>
          <w:rFonts w:ascii="Times New Roman" w:eastAsia="Times New Roman" w:hAnsi="Times New Roman"/>
          <w:bCs/>
          <w:sz w:val="24"/>
          <w:rtl/>
          <w:lang w:eastAsia="he-IL"/>
        </w:rPr>
        <w:t xml:space="preserve"> הביטוח המקוריות ולסייגיהן, עד כמה שלא שונו על פי האמור באישור זה.</w:t>
      </w:r>
    </w:p>
    <w:p w14:paraId="2352B5F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71BCFF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105637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6C66D7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561DA1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5F7EA1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2DB358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EA0CA4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97D61B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A1A3B0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B56CF4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C5A09C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535888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lang w:eastAsia="he-IL"/>
        </w:rPr>
      </w:pPr>
    </w:p>
    <w:p w14:paraId="31C3AB9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lang w:eastAsia="he-IL"/>
        </w:rPr>
      </w:pPr>
      <w:r w:rsidRPr="00590FDD">
        <w:rPr>
          <w:rFonts w:ascii="Times New Roman" w:eastAsia="Times New Roman" w:hAnsi="Times New Roman"/>
          <w:sz w:val="24"/>
          <w:rtl/>
          <w:lang w:eastAsia="he-IL"/>
        </w:rPr>
        <w:t>______________</w:t>
      </w:r>
      <w:r w:rsidRPr="00590FDD">
        <w:rPr>
          <w:rFonts w:ascii="Times New Roman" w:eastAsia="Times New Roman" w:hAnsi="Times New Roman"/>
          <w:sz w:val="24"/>
          <w:rtl/>
          <w:lang w:eastAsia="he-IL"/>
        </w:rPr>
        <w:tab/>
        <w:t>______________</w:t>
      </w:r>
      <w:r w:rsidRPr="00590FDD">
        <w:rPr>
          <w:rFonts w:ascii="Times New Roman" w:eastAsia="Times New Roman" w:hAnsi="Times New Roman"/>
          <w:sz w:val="24"/>
          <w:rtl/>
          <w:lang w:eastAsia="he-IL"/>
        </w:rPr>
        <w:tab/>
        <w:t>______________</w:t>
      </w:r>
      <w:r w:rsidRPr="00590FDD">
        <w:rPr>
          <w:rFonts w:ascii="Times New Roman" w:eastAsia="Times New Roman" w:hAnsi="Times New Roman"/>
          <w:sz w:val="24"/>
          <w:rtl/>
          <w:lang w:eastAsia="he-IL"/>
        </w:rPr>
        <w:tab/>
        <w:t>______________</w:t>
      </w:r>
    </w:p>
    <w:p w14:paraId="3A998B3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(חותמת </w:t>
      </w:r>
      <w:r w:rsidRPr="00590FDD">
        <w:rPr>
          <w:rFonts w:ascii="Times New Roman" w:eastAsia="Times New Roman" w:hAnsi="Times New Roman" w:hint="eastAsia"/>
          <w:sz w:val="24"/>
          <w:rtl/>
          <w:lang w:eastAsia="he-IL"/>
        </w:rPr>
        <w:t>המבטח</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(חתימת המבטח)</w:t>
      </w:r>
      <w:r w:rsidRPr="00590FDD">
        <w:rPr>
          <w:rFonts w:ascii="Times New Roman" w:eastAsia="Times New Roman" w:hAnsi="Times New Roman"/>
          <w:sz w:val="24"/>
          <w:rtl/>
          <w:lang w:eastAsia="he-IL"/>
        </w:rPr>
        <w:tab/>
        <w:t>(שם החותם)</w:t>
      </w: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t xml:space="preserve">(תפקיד החותם) </w:t>
      </w:r>
    </w:p>
    <w:p w14:paraId="2F7E263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158C6A5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6D8501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3855CF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5E4B7A8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10A8FD0B" w14:textId="018F4F7A" w:rsidR="00590FDD" w:rsidRPr="00590FDD" w:rsidDel="00AB0A1E" w:rsidRDefault="00590FDD" w:rsidP="00590FDD">
      <w:pPr>
        <w:widowControl w:val="0"/>
        <w:spacing w:before="0" w:beforeAutospacing="0" w:after="0" w:afterAutospacing="0" w:line="240" w:lineRule="auto"/>
        <w:jc w:val="center"/>
        <w:rPr>
          <w:del w:id="156" w:author="Meryl Etman" w:date="2019-01-21T16:33:00Z"/>
          <w:rFonts w:ascii="Times New Roman" w:eastAsia="Times New Roman" w:hAnsi="Times New Roman"/>
          <w:sz w:val="24"/>
          <w:rtl/>
          <w:lang w:eastAsia="he-IL"/>
        </w:rPr>
      </w:pPr>
    </w:p>
    <w:p w14:paraId="3E003A9B" w14:textId="71E8B623" w:rsidR="00590FDD" w:rsidRPr="00590FDD" w:rsidDel="00AB0A1E" w:rsidRDefault="00590FDD" w:rsidP="00590FDD">
      <w:pPr>
        <w:widowControl w:val="0"/>
        <w:bidi w:val="0"/>
        <w:spacing w:before="0" w:beforeAutospacing="0" w:after="0" w:afterAutospacing="0" w:line="240" w:lineRule="auto"/>
        <w:jc w:val="right"/>
        <w:rPr>
          <w:del w:id="157" w:author="Meryl Etman" w:date="2019-01-21T16:33:00Z"/>
          <w:rFonts w:ascii="Times New Roman" w:eastAsia="Times New Roman" w:hAnsi="Times New Roman"/>
          <w:sz w:val="20"/>
          <w:szCs w:val="20"/>
          <w:lang w:eastAsia="he-IL"/>
        </w:rPr>
      </w:pPr>
    </w:p>
    <w:p w14:paraId="29D51B36" w14:textId="07A04D1D" w:rsidR="00590FDD" w:rsidRPr="00590FDD" w:rsidDel="00AB0A1E" w:rsidRDefault="00590FDD" w:rsidP="00590FDD">
      <w:pPr>
        <w:widowControl w:val="0"/>
        <w:bidi w:val="0"/>
        <w:spacing w:before="0" w:beforeAutospacing="0" w:after="0" w:afterAutospacing="0" w:line="240" w:lineRule="auto"/>
        <w:jc w:val="right"/>
        <w:rPr>
          <w:del w:id="158" w:author="Meryl Etman" w:date="2019-01-21T16:33:00Z"/>
          <w:rFonts w:ascii="Times New Roman" w:eastAsia="Times New Roman" w:hAnsi="Times New Roman"/>
          <w:sz w:val="20"/>
          <w:szCs w:val="20"/>
          <w:lang w:eastAsia="he-IL"/>
        </w:rPr>
      </w:pPr>
    </w:p>
    <w:p w14:paraId="6F81A45B" w14:textId="2BBAFBDF" w:rsidR="00590FDD" w:rsidRPr="00590FDD" w:rsidDel="00AB0A1E" w:rsidRDefault="00590FDD" w:rsidP="00590FDD">
      <w:pPr>
        <w:widowControl w:val="0"/>
        <w:bidi w:val="0"/>
        <w:spacing w:before="0" w:beforeAutospacing="0" w:after="0" w:afterAutospacing="0" w:line="240" w:lineRule="auto"/>
        <w:jc w:val="right"/>
        <w:rPr>
          <w:del w:id="159" w:author="Meryl Etman" w:date="2019-01-21T16:33:00Z"/>
          <w:rFonts w:ascii="Times New Roman" w:eastAsia="Times New Roman" w:hAnsi="Times New Roman"/>
          <w:sz w:val="20"/>
          <w:szCs w:val="20"/>
          <w:lang w:eastAsia="he-IL"/>
        </w:rPr>
      </w:pPr>
    </w:p>
    <w:p w14:paraId="5B8B2AAC" w14:textId="3F5D658A" w:rsidR="00590FDD" w:rsidRPr="00590FDD" w:rsidDel="00AB0A1E" w:rsidRDefault="00590FDD" w:rsidP="00590FDD">
      <w:pPr>
        <w:widowControl w:val="0"/>
        <w:bidi w:val="0"/>
        <w:spacing w:before="0" w:beforeAutospacing="0" w:after="0" w:afterAutospacing="0" w:line="240" w:lineRule="auto"/>
        <w:jc w:val="right"/>
        <w:rPr>
          <w:del w:id="160" w:author="Meryl Etman" w:date="2019-01-21T16:33:00Z"/>
          <w:rFonts w:ascii="Times New Roman" w:eastAsia="Times New Roman" w:hAnsi="Times New Roman"/>
          <w:sz w:val="20"/>
          <w:szCs w:val="20"/>
          <w:lang w:eastAsia="he-IL"/>
        </w:rPr>
      </w:pPr>
    </w:p>
    <w:p w14:paraId="04F0ECD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B9C9B8" w14:textId="1F2B0604" w:rsidR="00590FDD" w:rsidRPr="00590FDD" w:rsidDel="00AB0A1E" w:rsidRDefault="00590FDD">
      <w:pPr>
        <w:widowControl w:val="0"/>
        <w:bidi w:val="0"/>
        <w:spacing w:before="0" w:beforeAutospacing="0" w:after="0" w:afterAutospacing="0" w:line="240" w:lineRule="auto"/>
        <w:jc w:val="center"/>
        <w:rPr>
          <w:del w:id="161" w:author="Meryl Etman" w:date="2019-01-21T16:33:00Z"/>
          <w:rFonts w:ascii="Times New Roman" w:eastAsia="Times New Roman" w:hAnsi="Times New Roman"/>
          <w:sz w:val="20"/>
          <w:szCs w:val="20"/>
          <w:lang w:eastAsia="he-IL"/>
        </w:rPr>
        <w:pPrChange w:id="162" w:author="Meryl Etman" w:date="2019-01-21T16:33:00Z">
          <w:pPr>
            <w:widowControl w:val="0"/>
            <w:bidi w:val="0"/>
            <w:spacing w:before="0" w:beforeAutospacing="0" w:after="0" w:afterAutospacing="0" w:line="240" w:lineRule="auto"/>
            <w:jc w:val="right"/>
          </w:pPr>
        </w:pPrChange>
      </w:pPr>
    </w:p>
    <w:p w14:paraId="577C6FBC" w14:textId="50928D96" w:rsidR="00590FDD" w:rsidRPr="00590FDD" w:rsidDel="00AB0A1E" w:rsidRDefault="00590FDD">
      <w:pPr>
        <w:widowControl w:val="0"/>
        <w:bidi w:val="0"/>
        <w:spacing w:before="0" w:beforeAutospacing="0" w:after="0" w:afterAutospacing="0" w:line="240" w:lineRule="auto"/>
        <w:jc w:val="center"/>
        <w:rPr>
          <w:del w:id="163" w:author="Meryl Etman" w:date="2019-01-21T16:33:00Z"/>
          <w:rFonts w:ascii="Times New Roman" w:eastAsia="Times New Roman" w:hAnsi="Times New Roman"/>
          <w:sz w:val="20"/>
          <w:szCs w:val="20"/>
          <w:lang w:eastAsia="he-IL"/>
        </w:rPr>
        <w:pPrChange w:id="164" w:author="Meryl Etman" w:date="2019-01-21T16:33:00Z">
          <w:pPr>
            <w:widowControl w:val="0"/>
            <w:bidi w:val="0"/>
            <w:spacing w:before="0" w:beforeAutospacing="0" w:after="0" w:afterAutospacing="0" w:line="240" w:lineRule="auto"/>
            <w:jc w:val="right"/>
          </w:pPr>
        </w:pPrChange>
      </w:pPr>
    </w:p>
    <w:p w14:paraId="5BD75B9B" w14:textId="6CCABED0" w:rsidR="00590FDD" w:rsidRPr="00590FDD" w:rsidDel="00AB0A1E" w:rsidRDefault="00590FDD">
      <w:pPr>
        <w:widowControl w:val="0"/>
        <w:bidi w:val="0"/>
        <w:spacing w:before="0" w:beforeAutospacing="0" w:after="0" w:afterAutospacing="0" w:line="240" w:lineRule="auto"/>
        <w:jc w:val="center"/>
        <w:rPr>
          <w:del w:id="165" w:author="Meryl Etman" w:date="2019-01-21T16:33:00Z"/>
          <w:rFonts w:ascii="Times New Roman" w:eastAsia="Times New Roman" w:hAnsi="Times New Roman"/>
          <w:sz w:val="20"/>
          <w:szCs w:val="20"/>
          <w:lang w:eastAsia="he-IL"/>
        </w:rPr>
        <w:pPrChange w:id="166" w:author="Meryl Etman" w:date="2019-01-21T16:33:00Z">
          <w:pPr>
            <w:widowControl w:val="0"/>
            <w:bidi w:val="0"/>
            <w:spacing w:before="0" w:beforeAutospacing="0" w:after="0" w:afterAutospacing="0" w:line="240" w:lineRule="auto"/>
            <w:jc w:val="right"/>
          </w:pPr>
        </w:pPrChange>
      </w:pPr>
    </w:p>
    <w:p w14:paraId="6FE2411E" w14:textId="39071717" w:rsidR="00590FDD" w:rsidRPr="00590FDD" w:rsidDel="00AB0A1E" w:rsidRDefault="00590FDD">
      <w:pPr>
        <w:widowControl w:val="0"/>
        <w:bidi w:val="0"/>
        <w:spacing w:before="0" w:beforeAutospacing="0" w:after="0" w:afterAutospacing="0" w:line="240" w:lineRule="auto"/>
        <w:jc w:val="center"/>
        <w:rPr>
          <w:del w:id="167" w:author="Meryl Etman" w:date="2019-01-21T16:33:00Z"/>
          <w:rFonts w:ascii="Times New Roman" w:eastAsia="Times New Roman" w:hAnsi="Times New Roman"/>
          <w:sz w:val="20"/>
          <w:szCs w:val="20"/>
          <w:lang w:eastAsia="he-IL"/>
        </w:rPr>
        <w:pPrChange w:id="168" w:author="Meryl Etman" w:date="2019-01-21T16:33:00Z">
          <w:pPr>
            <w:widowControl w:val="0"/>
            <w:bidi w:val="0"/>
            <w:spacing w:before="0" w:beforeAutospacing="0" w:after="0" w:afterAutospacing="0" w:line="240" w:lineRule="auto"/>
            <w:jc w:val="right"/>
          </w:pPr>
        </w:pPrChange>
      </w:pPr>
    </w:p>
    <w:p w14:paraId="55E906BF" w14:textId="600DABFD" w:rsidR="00590FDD" w:rsidRPr="00590FDD" w:rsidDel="00AB0A1E" w:rsidRDefault="00590FDD">
      <w:pPr>
        <w:widowControl w:val="0"/>
        <w:bidi w:val="0"/>
        <w:spacing w:before="0" w:beforeAutospacing="0" w:after="0" w:afterAutospacing="0" w:line="240" w:lineRule="auto"/>
        <w:jc w:val="center"/>
        <w:rPr>
          <w:del w:id="169" w:author="Meryl Etman" w:date="2019-01-21T16:33:00Z"/>
          <w:rFonts w:ascii="Times New Roman" w:eastAsia="Times New Roman" w:hAnsi="Times New Roman"/>
          <w:sz w:val="20"/>
          <w:szCs w:val="20"/>
          <w:lang w:eastAsia="he-IL"/>
        </w:rPr>
        <w:pPrChange w:id="170" w:author="Meryl Etman" w:date="2019-01-21T16:33:00Z">
          <w:pPr>
            <w:widowControl w:val="0"/>
            <w:bidi w:val="0"/>
            <w:spacing w:before="0" w:beforeAutospacing="0" w:after="0" w:afterAutospacing="0" w:line="240" w:lineRule="auto"/>
            <w:jc w:val="right"/>
          </w:pPr>
        </w:pPrChange>
      </w:pPr>
    </w:p>
    <w:p w14:paraId="67B4A81F" w14:textId="078BF290" w:rsidR="00590FDD" w:rsidRPr="00590FDD" w:rsidDel="00AB0A1E" w:rsidRDefault="00590FDD">
      <w:pPr>
        <w:widowControl w:val="0"/>
        <w:bidi w:val="0"/>
        <w:spacing w:before="0" w:beforeAutospacing="0" w:after="0" w:afterAutospacing="0" w:line="240" w:lineRule="auto"/>
        <w:jc w:val="center"/>
        <w:rPr>
          <w:del w:id="171" w:author="Meryl Etman" w:date="2019-01-21T16:33:00Z"/>
          <w:rFonts w:ascii="Times New Roman" w:eastAsia="Times New Roman" w:hAnsi="Times New Roman"/>
          <w:sz w:val="20"/>
          <w:szCs w:val="20"/>
          <w:lang w:eastAsia="he-IL"/>
        </w:rPr>
        <w:pPrChange w:id="172" w:author="Meryl Etman" w:date="2019-01-21T16:33:00Z">
          <w:pPr>
            <w:widowControl w:val="0"/>
            <w:bidi w:val="0"/>
            <w:spacing w:before="0" w:beforeAutospacing="0" w:after="0" w:afterAutospacing="0" w:line="240" w:lineRule="auto"/>
            <w:jc w:val="right"/>
          </w:pPr>
        </w:pPrChange>
      </w:pPr>
    </w:p>
    <w:p w14:paraId="18A2AC31" w14:textId="1EE53623" w:rsidR="00590FDD" w:rsidRPr="00590FDD" w:rsidDel="00AB0A1E" w:rsidRDefault="00590FDD">
      <w:pPr>
        <w:widowControl w:val="0"/>
        <w:bidi w:val="0"/>
        <w:spacing w:before="0" w:beforeAutospacing="0" w:after="0" w:afterAutospacing="0" w:line="240" w:lineRule="auto"/>
        <w:jc w:val="center"/>
        <w:rPr>
          <w:del w:id="173" w:author="Meryl Etman" w:date="2019-01-21T16:33:00Z"/>
          <w:rFonts w:ascii="Times New Roman" w:eastAsia="Times New Roman" w:hAnsi="Times New Roman"/>
          <w:sz w:val="20"/>
          <w:szCs w:val="20"/>
          <w:lang w:eastAsia="he-IL"/>
        </w:rPr>
        <w:pPrChange w:id="174" w:author="Meryl Etman" w:date="2019-01-21T16:33:00Z">
          <w:pPr>
            <w:widowControl w:val="0"/>
            <w:bidi w:val="0"/>
            <w:spacing w:before="0" w:beforeAutospacing="0" w:after="0" w:afterAutospacing="0" w:line="240" w:lineRule="auto"/>
            <w:jc w:val="right"/>
          </w:pPr>
        </w:pPrChange>
      </w:pPr>
    </w:p>
    <w:p w14:paraId="33B4A21A" w14:textId="214E8DEF" w:rsidR="00590FDD" w:rsidRPr="00590FDD" w:rsidDel="00AB0A1E" w:rsidRDefault="00590FDD">
      <w:pPr>
        <w:widowControl w:val="0"/>
        <w:bidi w:val="0"/>
        <w:spacing w:before="0" w:beforeAutospacing="0" w:after="0" w:afterAutospacing="0" w:line="240" w:lineRule="auto"/>
        <w:jc w:val="center"/>
        <w:rPr>
          <w:del w:id="175" w:author="Meryl Etman" w:date="2019-01-21T16:33:00Z"/>
          <w:rFonts w:ascii="Times New Roman" w:eastAsia="Times New Roman" w:hAnsi="Times New Roman"/>
          <w:sz w:val="20"/>
          <w:szCs w:val="20"/>
          <w:lang w:eastAsia="he-IL"/>
        </w:rPr>
        <w:pPrChange w:id="176" w:author="Meryl Etman" w:date="2019-01-21T16:33:00Z">
          <w:pPr>
            <w:widowControl w:val="0"/>
            <w:bidi w:val="0"/>
            <w:spacing w:before="0" w:beforeAutospacing="0" w:after="0" w:afterAutospacing="0" w:line="240" w:lineRule="auto"/>
            <w:jc w:val="right"/>
          </w:pPr>
        </w:pPrChange>
      </w:pPr>
    </w:p>
    <w:p w14:paraId="33BB922B" w14:textId="5DA7C684" w:rsidR="00590FDD" w:rsidRPr="00590FDD" w:rsidDel="00AB0A1E" w:rsidRDefault="00590FDD">
      <w:pPr>
        <w:widowControl w:val="0"/>
        <w:bidi w:val="0"/>
        <w:spacing w:before="0" w:beforeAutospacing="0" w:after="0" w:afterAutospacing="0" w:line="240" w:lineRule="auto"/>
        <w:jc w:val="center"/>
        <w:rPr>
          <w:del w:id="177" w:author="Meryl Etman" w:date="2019-01-21T16:33:00Z"/>
          <w:rFonts w:ascii="Times New Roman" w:eastAsia="Times New Roman" w:hAnsi="Times New Roman"/>
          <w:sz w:val="20"/>
          <w:szCs w:val="20"/>
          <w:lang w:eastAsia="he-IL"/>
        </w:rPr>
        <w:pPrChange w:id="178" w:author="Meryl Etman" w:date="2019-01-21T16:33:00Z">
          <w:pPr>
            <w:widowControl w:val="0"/>
            <w:bidi w:val="0"/>
            <w:spacing w:before="0" w:beforeAutospacing="0" w:after="0" w:afterAutospacing="0" w:line="240" w:lineRule="auto"/>
            <w:jc w:val="right"/>
          </w:pPr>
        </w:pPrChange>
      </w:pPr>
    </w:p>
    <w:p w14:paraId="3DE3437A" w14:textId="4125C6BA" w:rsidR="00590FDD" w:rsidRPr="00590FDD" w:rsidDel="00AB0A1E" w:rsidRDefault="00590FDD">
      <w:pPr>
        <w:widowControl w:val="0"/>
        <w:bidi w:val="0"/>
        <w:spacing w:before="0" w:beforeAutospacing="0" w:after="0" w:afterAutospacing="0" w:line="240" w:lineRule="auto"/>
        <w:jc w:val="center"/>
        <w:rPr>
          <w:del w:id="179" w:author="Meryl Etman" w:date="2019-01-21T16:33:00Z"/>
          <w:rFonts w:ascii="Times New Roman" w:eastAsia="Times New Roman" w:hAnsi="Times New Roman"/>
          <w:sz w:val="20"/>
          <w:szCs w:val="20"/>
          <w:lang w:eastAsia="he-IL"/>
        </w:rPr>
        <w:pPrChange w:id="180" w:author="Meryl Etman" w:date="2019-01-21T16:33:00Z">
          <w:pPr>
            <w:widowControl w:val="0"/>
            <w:bidi w:val="0"/>
            <w:spacing w:before="0" w:beforeAutospacing="0" w:after="0" w:afterAutospacing="0" w:line="240" w:lineRule="auto"/>
            <w:jc w:val="right"/>
          </w:pPr>
        </w:pPrChange>
      </w:pPr>
    </w:p>
    <w:p w14:paraId="52A08094" w14:textId="77777777" w:rsidR="00590FDD" w:rsidRPr="00590FDD" w:rsidRDefault="00590FDD">
      <w:pPr>
        <w:widowControl w:val="0"/>
        <w:bidi w:val="0"/>
        <w:spacing w:before="0" w:beforeAutospacing="0" w:after="0" w:afterAutospacing="0" w:line="240" w:lineRule="auto"/>
        <w:jc w:val="center"/>
        <w:rPr>
          <w:rFonts w:ascii="Times New Roman" w:eastAsia="Times New Roman" w:hAnsi="Times New Roman"/>
          <w:sz w:val="20"/>
          <w:szCs w:val="20"/>
          <w:lang w:eastAsia="he-IL"/>
        </w:rPr>
        <w:pPrChange w:id="181" w:author="Meryl Etman" w:date="2019-01-21T16:33:00Z">
          <w:pPr>
            <w:widowControl w:val="0"/>
            <w:bidi w:val="0"/>
            <w:spacing w:before="0" w:beforeAutospacing="0" w:after="0" w:afterAutospacing="0" w:line="240" w:lineRule="auto"/>
            <w:jc w:val="right"/>
          </w:pPr>
        </w:pPrChange>
      </w:pPr>
    </w:p>
    <w:p w14:paraId="5B81AA03" w14:textId="77777777" w:rsidR="00AB0A1E" w:rsidRDefault="00AB0A1E">
      <w:pPr>
        <w:bidi w:val="0"/>
        <w:spacing w:before="0" w:beforeAutospacing="0" w:after="160" w:afterAutospacing="0" w:line="259" w:lineRule="auto"/>
        <w:rPr>
          <w:ins w:id="182" w:author="Meryl Etman" w:date="2019-01-21T16:33:00Z"/>
          <w:rFonts w:ascii="Times New Roman" w:eastAsia="Times New Roman" w:hAnsi="Times New Roman"/>
          <w:bCs/>
          <w:sz w:val="20"/>
          <w:u w:val="single"/>
          <w:rtl/>
          <w:lang w:eastAsia="he-IL"/>
        </w:rPr>
      </w:pPr>
      <w:ins w:id="183" w:author="Meryl Etman" w:date="2019-01-21T16:33:00Z">
        <w:r>
          <w:rPr>
            <w:rFonts w:ascii="Times New Roman" w:eastAsia="Times New Roman" w:hAnsi="Times New Roman"/>
            <w:bCs/>
            <w:sz w:val="20"/>
            <w:u w:val="single"/>
            <w:rtl/>
            <w:lang w:eastAsia="he-IL"/>
          </w:rPr>
          <w:br w:type="page"/>
        </w:r>
      </w:ins>
    </w:p>
    <w:p w14:paraId="72717EC3" w14:textId="5440F84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נספח ח'</w:t>
      </w:r>
    </w:p>
    <w:p w14:paraId="0718E63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6145A57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47EA01B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7501BB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57437C8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530DA42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4D5F6D3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60ECE8C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7BAA534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04903A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1C1F426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642CCC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7BB7791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8AE20A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5B26AB4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584FCF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09E938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1AAD2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41711A8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13FF8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393E4D8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63242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7125D4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54D3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783A93A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A402CD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0B05EC0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D3CCF5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20EB0DA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478945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50E0B0E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EFE80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4CA571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09630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3D282D8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6759C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1CED027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B834AE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06DDF71C"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C5DA99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003EE29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87763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72CE56F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0EB6B8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12883BD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F6D347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6B82DFB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6CD86E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65BD763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6D8A4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755DAAC3"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56D022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61F8BA88"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1E18D2DE" w14:textId="41783E55"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ins w:id="184" w:author="Meryl Etman" w:date="2019-01-23T14:56:00Z">
        <w:r w:rsidR="006D4C87">
          <w:rPr>
            <w:rFonts w:ascii="Times New Roman" w:eastAsia="Times New Roman" w:hAnsi="Times New Roman" w:hint="cs"/>
            <w:sz w:val="24"/>
            <w:rtl/>
            <w:lang w:eastAsia="he-IL"/>
          </w:rPr>
          <w:t xml:space="preserve"> מבטון</w:t>
        </w:r>
      </w:ins>
      <w:r w:rsidRPr="00590FDD">
        <w:rPr>
          <w:rFonts w:ascii="Times New Roman" w:eastAsia="Times New Roman" w:hAnsi="Times New Roman" w:hint="cs"/>
          <w:sz w:val="24"/>
          <w:rtl/>
          <w:lang w:eastAsia="he-IL"/>
        </w:rPr>
        <w:t>.</w:t>
      </w:r>
    </w:p>
    <w:p w14:paraId="395E51D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773C23" w14:textId="6D0443D5" w:rsidR="00590FDD" w:rsidRPr="00590FDD" w:rsidRDefault="00590FDD" w:rsidP="006D4C87">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w:t>
      </w:r>
      <w:del w:id="185" w:author="Meryl Etman" w:date="2019-01-21T16:33:00Z">
        <w:r w:rsidRPr="00590FDD" w:rsidDel="00AB0A1E">
          <w:rPr>
            <w:rFonts w:ascii="Times New Roman" w:eastAsia="Times New Roman" w:hAnsi="Times New Roman"/>
            <w:sz w:val="24"/>
            <w:rtl/>
            <w:lang w:eastAsia="he-IL"/>
          </w:rPr>
          <w:delText xml:space="preserve"> גגות</w:delText>
        </w:r>
      </w:del>
      <w:r w:rsidRPr="00590FDD">
        <w:rPr>
          <w:rFonts w:ascii="Times New Roman" w:eastAsia="Times New Roman" w:hAnsi="Times New Roman"/>
          <w:sz w:val="24"/>
          <w:rtl/>
          <w:lang w:eastAsia="he-IL"/>
        </w:rPr>
        <w:t>, קורות יסוד, תפרים אנכיים ואופקיים, מרתפים, חלקי מבנה תת-קרקעיים, בורות שאיבה, תחתית פירי מעליות, רמפות, מדרגות, קירות תומכים, אדניות, חדרי אשפה, מאגרי מים</w:t>
      </w:r>
      <w:del w:id="186" w:author="Meryl Etman" w:date="2019-01-21T16:34:00Z">
        <w:r w:rsidRPr="00590FDD" w:rsidDel="00AB0A1E">
          <w:rPr>
            <w:rFonts w:ascii="Times New Roman" w:eastAsia="Times New Roman" w:hAnsi="Times New Roman"/>
            <w:sz w:val="24"/>
            <w:rtl/>
            <w:lang w:eastAsia="he-IL"/>
          </w:rPr>
          <w:delText>, חדרי אמבטיה וש</w:delText>
        </w:r>
        <w:r w:rsidRPr="00590FDD" w:rsidDel="00AB0A1E">
          <w:rPr>
            <w:rFonts w:ascii="Times New Roman" w:eastAsia="Times New Roman" w:hAnsi="Times New Roman" w:hint="cs"/>
            <w:sz w:val="24"/>
            <w:rtl/>
            <w:lang w:eastAsia="he-IL"/>
          </w:rPr>
          <w:delText>י</w:delText>
        </w:r>
        <w:r w:rsidRPr="00590FDD" w:rsidDel="00AB0A1E">
          <w:rPr>
            <w:rFonts w:ascii="Times New Roman" w:eastAsia="Times New Roman" w:hAnsi="Times New Roman"/>
            <w:sz w:val="24"/>
            <w:rtl/>
            <w:lang w:eastAsia="he-IL"/>
          </w:rPr>
          <w:delText>רותים, מסתורי כביסה, מרפסות, מעברי צנרת בין קומות, ארונות מים קומתיים</w:delText>
        </w:r>
      </w:del>
      <w:r w:rsidRPr="00590FDD">
        <w:rPr>
          <w:rFonts w:ascii="Times New Roman" w:eastAsia="Times New Roman" w:hAnsi="Times New Roman"/>
          <w:sz w:val="24"/>
          <w:rtl/>
          <w:lang w:eastAsia="he-IL"/>
        </w:rPr>
        <w:t>.</w:t>
      </w:r>
    </w:p>
    <w:p w14:paraId="634AF50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A750E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26D6B62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617F8E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30B36E0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E902B4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2BD81F0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D2A1A72" w14:textId="09E7E19F"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del w:id="187" w:author="Meryl Etman" w:date="2019-01-23T14:56:00Z">
        <w:r w:rsidRPr="00590FDD" w:rsidDel="006D4C87">
          <w:rPr>
            <w:rFonts w:ascii="Times New Roman" w:eastAsia="Times New Roman" w:hAnsi="Times New Roman"/>
            <w:sz w:val="24"/>
            <w:rtl/>
            <w:lang w:eastAsia="he-IL"/>
          </w:rPr>
          <w:delText>שערים</w:delText>
        </w:r>
      </w:del>
      <w:ins w:id="188" w:author="Meryl Etman" w:date="2019-01-23T14:56:00Z">
        <w:r w:rsidR="006D4C87" w:rsidRPr="006D4C87">
          <w:rPr>
            <w:rFonts w:ascii="Times New Roman" w:eastAsia="Times New Roman" w:hAnsi="Times New Roman" w:hint="cs"/>
            <w:sz w:val="24"/>
            <w:u w:val="single"/>
            <w:rtl/>
            <w:lang w:eastAsia="he-IL"/>
            <w:rPrChange w:id="189" w:author="Meryl Etman" w:date="2019-01-23T14:57:00Z">
              <w:rPr>
                <w:rFonts w:ascii="Times New Roman" w:eastAsia="Times New Roman" w:hAnsi="Times New Roman" w:hint="cs"/>
                <w:sz w:val="24"/>
                <w:rtl/>
                <w:lang w:eastAsia="he-IL"/>
              </w:rPr>
            </w:rPrChange>
          </w:rPr>
          <w:t>מבוטל</w:t>
        </w:r>
      </w:ins>
      <w:r w:rsidRPr="00590FDD">
        <w:rPr>
          <w:rFonts w:ascii="Times New Roman" w:eastAsia="Times New Roman" w:hAnsi="Times New Roman"/>
          <w:sz w:val="24"/>
          <w:rtl/>
          <w:lang w:eastAsia="he-IL"/>
        </w:rPr>
        <w:t>.</w:t>
      </w:r>
    </w:p>
    <w:p w14:paraId="734539EA"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41CBB02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3E32BD63"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3B984F4A" w14:textId="5252C1BB" w:rsidR="00590FDD" w:rsidRPr="00590FDD" w:rsidRDefault="00590FDD" w:rsidP="006D4C87">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w:t>
      </w:r>
      <w:del w:id="190" w:author="Meryl Etman" w:date="2019-01-21T16:36:00Z">
        <w:r w:rsidRPr="00590FDD" w:rsidDel="00AB0A1E">
          <w:rPr>
            <w:rFonts w:ascii="Times New Roman" w:eastAsia="Times New Roman" w:hAnsi="Times New Roman"/>
            <w:sz w:val="24"/>
            <w:rtl/>
            <w:lang w:eastAsia="he-IL"/>
          </w:rPr>
          <w:delText xml:space="preserve">וכתבי כמויות </w:delText>
        </w:r>
      </w:del>
      <w:r w:rsidRPr="00590FDD">
        <w:rPr>
          <w:rFonts w:ascii="Times New Roman" w:eastAsia="Times New Roman" w:hAnsi="Times New Roman"/>
          <w:sz w:val="24"/>
          <w:rtl/>
          <w:lang w:eastAsia="he-IL"/>
        </w:rPr>
        <w:t>למבנה (אדר'</w:t>
      </w:r>
      <w:ins w:id="191" w:author="Meryl Etman" w:date="2019-01-23T14:57:00Z">
        <w:r w:rsidR="006D4C87">
          <w:rPr>
            <w:rFonts w:ascii="Times New Roman" w:eastAsia="Times New Roman" w:hAnsi="Times New Roman" w:hint="cs"/>
            <w:sz w:val="24"/>
            <w:rtl/>
            <w:lang w:eastAsia="he-IL"/>
          </w:rPr>
          <w:t xml:space="preserve"> </w:t>
        </w:r>
      </w:ins>
      <w:r w:rsidRPr="00590FDD">
        <w:rPr>
          <w:rFonts w:ascii="Times New Roman" w:eastAsia="Times New Roman" w:hAnsi="Times New Roman"/>
          <w:sz w:val="24"/>
          <w:rtl/>
          <w:lang w:eastAsia="he-IL"/>
        </w:rPr>
        <w:t>+</w:t>
      </w:r>
      <w:ins w:id="192" w:author="Meryl Etman" w:date="2019-01-23T14:57:00Z">
        <w:r w:rsidR="006D4C87">
          <w:rPr>
            <w:rFonts w:ascii="Times New Roman" w:eastAsia="Times New Roman" w:hAnsi="Times New Roman" w:hint="cs"/>
            <w:sz w:val="24"/>
            <w:rtl/>
            <w:lang w:eastAsia="he-IL"/>
          </w:rPr>
          <w:t xml:space="preserve"> </w:t>
        </w:r>
      </w:ins>
      <w:r w:rsidRPr="00590FDD">
        <w:rPr>
          <w:rFonts w:ascii="Times New Roman" w:eastAsia="Times New Roman" w:hAnsi="Times New Roman"/>
          <w:sz w:val="24"/>
          <w:rtl/>
          <w:lang w:eastAsia="he-IL"/>
        </w:rPr>
        <w:t xml:space="preserve">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5D2698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CC5D481" w14:textId="6542C95D"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del w:id="193" w:author="Meryl Etman" w:date="2019-01-23T14:57:00Z">
        <w:r w:rsidRPr="00590FDD" w:rsidDel="006D4C87">
          <w:rPr>
            <w:rFonts w:ascii="Times New Roman" w:eastAsia="Times New Roman" w:hAnsi="Times New Roman" w:hint="cs"/>
            <w:sz w:val="24"/>
            <w:rtl/>
            <w:lang w:eastAsia="he-IL"/>
          </w:rPr>
          <w:delText>תכניות</w:delText>
        </w:r>
        <w:r w:rsidRPr="00590FDD" w:rsidDel="006D4C87">
          <w:rPr>
            <w:rFonts w:ascii="Times New Roman" w:eastAsia="Times New Roman" w:hAnsi="Times New Roman"/>
            <w:sz w:val="24"/>
            <w:rtl/>
            <w:lang w:eastAsia="he-IL"/>
          </w:rPr>
          <w:delText xml:space="preserve"> הרכבת אלמנטים טרומיים בקנ"מ 1:50 לפחות </w:delText>
        </w:r>
        <w:r w:rsidRPr="00590FDD" w:rsidDel="006D4C87">
          <w:rPr>
            <w:rFonts w:ascii="Times New Roman" w:eastAsia="Times New Roman" w:hAnsi="Times New Roman"/>
            <w:sz w:val="24"/>
            <w:lang w:eastAsia="he-IL"/>
          </w:rPr>
          <w:delText>–</w:delText>
        </w:r>
        <w:r w:rsidRPr="00590FDD" w:rsidDel="006D4C87">
          <w:rPr>
            <w:rFonts w:ascii="Times New Roman" w:eastAsia="Times New Roman" w:hAnsi="Times New Roman"/>
            <w:sz w:val="24"/>
            <w:rtl/>
            <w:lang w:eastAsia="he-IL"/>
          </w:rPr>
          <w:delTex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delText>
        </w:r>
      </w:del>
      <w:ins w:id="194" w:author="Meryl Etman" w:date="2019-01-23T14:57:00Z">
        <w:r w:rsidR="006D4C87" w:rsidRPr="006D4C87">
          <w:rPr>
            <w:rFonts w:ascii="Times New Roman" w:eastAsia="Times New Roman" w:hAnsi="Times New Roman" w:hint="cs"/>
            <w:sz w:val="24"/>
            <w:u w:val="single"/>
            <w:rtl/>
            <w:lang w:eastAsia="he-IL"/>
            <w:rPrChange w:id="195" w:author="Meryl Etman" w:date="2019-01-23T14:57:00Z">
              <w:rPr>
                <w:rFonts w:ascii="Times New Roman" w:eastAsia="Times New Roman" w:hAnsi="Times New Roman" w:hint="cs"/>
                <w:sz w:val="24"/>
                <w:rtl/>
                <w:lang w:eastAsia="he-IL"/>
              </w:rPr>
            </w:rPrChange>
          </w:rPr>
          <w:t>מבוטל</w:t>
        </w:r>
      </w:ins>
      <w:r w:rsidRPr="006D4C87">
        <w:rPr>
          <w:rFonts w:ascii="Times New Roman" w:eastAsia="Times New Roman" w:hAnsi="Times New Roman"/>
          <w:sz w:val="24"/>
          <w:u w:val="single"/>
          <w:rtl/>
          <w:lang w:eastAsia="he-IL"/>
          <w:rPrChange w:id="196" w:author="Meryl Etman" w:date="2019-01-23T14:57:00Z">
            <w:rPr>
              <w:rFonts w:ascii="Times New Roman" w:eastAsia="Times New Roman" w:hAnsi="Times New Roman"/>
              <w:sz w:val="24"/>
              <w:rtl/>
              <w:lang w:eastAsia="he-IL"/>
            </w:rPr>
          </w:rPrChange>
        </w:rPr>
        <w:t>.</w:t>
      </w:r>
    </w:p>
    <w:p w14:paraId="3C761DD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A64D905" w14:textId="329DEAA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del w:id="197" w:author="Meryl Etman" w:date="2019-01-23T14:57:00Z">
        <w:r w:rsidRPr="00590FDD" w:rsidDel="006D4C87">
          <w:rPr>
            <w:rFonts w:ascii="Times New Roman" w:eastAsia="Times New Roman" w:hAnsi="Times New Roman"/>
            <w:sz w:val="24"/>
            <w:rtl/>
            <w:lang w:eastAsia="he-IL"/>
          </w:rPr>
          <w:delText>רשימת יצור ולוחות יצור (הלוח יסודר לפי קומות עם משבצת לצורך רשום תאריך יציקת האלמנט)</w:delText>
        </w:r>
      </w:del>
      <w:ins w:id="198" w:author="Meryl Etman" w:date="2019-01-23T14:57:00Z">
        <w:r w:rsidR="006D4C87" w:rsidRPr="006D4C87">
          <w:rPr>
            <w:rFonts w:ascii="Times New Roman" w:eastAsia="Times New Roman" w:hAnsi="Times New Roman" w:hint="cs"/>
            <w:sz w:val="24"/>
            <w:u w:val="single"/>
            <w:rtl/>
            <w:lang w:eastAsia="he-IL"/>
            <w:rPrChange w:id="199" w:author="Meryl Etman" w:date="2019-01-23T14:58:00Z">
              <w:rPr>
                <w:rFonts w:ascii="Times New Roman" w:eastAsia="Times New Roman" w:hAnsi="Times New Roman" w:hint="cs"/>
                <w:sz w:val="24"/>
                <w:rtl/>
                <w:lang w:eastAsia="he-IL"/>
              </w:rPr>
            </w:rPrChange>
          </w:rPr>
          <w:t>מבוטל</w:t>
        </w:r>
      </w:ins>
      <w:r w:rsidRPr="00590FDD">
        <w:rPr>
          <w:rFonts w:ascii="Times New Roman" w:eastAsia="Times New Roman" w:hAnsi="Times New Roman"/>
          <w:sz w:val="24"/>
          <w:rtl/>
          <w:lang w:eastAsia="he-IL"/>
        </w:rPr>
        <w:t>.</w:t>
      </w:r>
    </w:p>
    <w:p w14:paraId="29E6429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95C0C0" w14:textId="6096334E"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del w:id="200" w:author="Meryl Etman" w:date="2019-01-23T14:58:00Z">
        <w:r w:rsidRPr="00590FDD" w:rsidDel="006D4C87">
          <w:rPr>
            <w:rFonts w:ascii="Times New Roman" w:eastAsia="Times New Roman" w:hAnsi="Times New Roman"/>
            <w:sz w:val="24"/>
            <w:rtl/>
            <w:lang w:eastAsia="he-IL"/>
          </w:rPr>
          <w:delText>תכנית תבניות לאלמנטים טרומיים (בקנ"מ שלא יפחת מ</w:delText>
        </w:r>
        <w:r w:rsidRPr="00590FDD" w:rsidDel="006D4C87">
          <w:rPr>
            <w:rFonts w:ascii="Times New Roman" w:eastAsia="Times New Roman" w:hAnsi="Times New Roman" w:hint="cs"/>
            <w:sz w:val="24"/>
            <w:rtl/>
            <w:lang w:eastAsia="he-IL"/>
          </w:rPr>
          <w:delText>-</w:delText>
        </w:r>
        <w:r w:rsidRPr="00590FDD" w:rsidDel="006D4C87">
          <w:rPr>
            <w:rFonts w:ascii="Times New Roman" w:eastAsia="Times New Roman" w:hAnsi="Times New Roman"/>
            <w:sz w:val="24"/>
            <w:rtl/>
            <w:lang w:eastAsia="he-IL"/>
          </w:rPr>
          <w:delTex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delText>
        </w:r>
        <w:r w:rsidRPr="00590FDD" w:rsidDel="006D4C87">
          <w:rPr>
            <w:rFonts w:ascii="Times New Roman" w:eastAsia="Times New Roman" w:hAnsi="Times New Roman" w:hint="cs"/>
            <w:sz w:val="24"/>
            <w:rtl/>
            <w:lang w:eastAsia="he-IL"/>
          </w:rPr>
          <w:delText>י</w:delText>
        </w:r>
        <w:r w:rsidRPr="00590FDD" w:rsidDel="006D4C87">
          <w:rPr>
            <w:rFonts w:ascii="Times New Roman" w:eastAsia="Times New Roman" w:hAnsi="Times New Roman"/>
            <w:sz w:val="24"/>
            <w:rtl/>
            <w:lang w:eastAsia="he-IL"/>
          </w:rPr>
          <w:delText>ליון מבט מהצד החיצוני של האלמנט. על גבי המבטים והחתכים, מלבד המידות הנדרשות יסומנו שמות פרטי קצוות, פרטי פתחים וחתכים אופייני</w:delText>
        </w:r>
        <w:r w:rsidRPr="00590FDD" w:rsidDel="006D4C87">
          <w:rPr>
            <w:rFonts w:ascii="Times New Roman" w:eastAsia="Times New Roman" w:hAnsi="Times New Roman" w:hint="cs"/>
            <w:sz w:val="24"/>
            <w:rtl/>
            <w:lang w:eastAsia="he-IL"/>
          </w:rPr>
          <w:delText>י</w:delText>
        </w:r>
        <w:r w:rsidRPr="00590FDD" w:rsidDel="006D4C87">
          <w:rPr>
            <w:rFonts w:ascii="Times New Roman" w:eastAsia="Times New Roman" w:hAnsi="Times New Roman"/>
            <w:sz w:val="24"/>
            <w:rtl/>
            <w:lang w:eastAsia="he-IL"/>
          </w:rPr>
          <w:delTex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delText>
        </w:r>
      </w:del>
      <w:ins w:id="201" w:author="Meryl Etman" w:date="2019-01-23T14:58:00Z">
        <w:r w:rsidR="006D4C87" w:rsidRPr="006D4C87">
          <w:rPr>
            <w:rFonts w:ascii="Times New Roman" w:eastAsia="Times New Roman" w:hAnsi="Times New Roman" w:hint="cs"/>
            <w:sz w:val="24"/>
            <w:u w:val="single"/>
            <w:rtl/>
            <w:lang w:eastAsia="he-IL"/>
            <w:rPrChange w:id="202" w:author="Meryl Etman" w:date="2019-01-23T14:58:00Z">
              <w:rPr>
                <w:rFonts w:ascii="Times New Roman" w:eastAsia="Times New Roman" w:hAnsi="Times New Roman" w:hint="cs"/>
                <w:sz w:val="24"/>
                <w:rtl/>
                <w:lang w:eastAsia="he-IL"/>
              </w:rPr>
            </w:rPrChange>
          </w:rPr>
          <w:t>מבוטל</w:t>
        </w:r>
      </w:ins>
      <w:r w:rsidRPr="00590FDD">
        <w:rPr>
          <w:rFonts w:ascii="Times New Roman" w:eastAsia="Times New Roman" w:hAnsi="Times New Roman"/>
          <w:sz w:val="24"/>
          <w:rtl/>
          <w:lang w:eastAsia="he-IL"/>
        </w:rPr>
        <w:t>.</w:t>
      </w:r>
    </w:p>
    <w:p w14:paraId="69103F1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F506DA8" w14:textId="25D79EE2"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del w:id="203" w:author="Meryl Etman" w:date="2019-01-23T15:01:00Z">
        <w:r w:rsidRPr="00590FDD" w:rsidDel="00206ECA">
          <w:rPr>
            <w:rFonts w:ascii="Times New Roman" w:eastAsia="Times New Roman" w:hAnsi="Times New Roman"/>
            <w:sz w:val="24"/>
            <w:rtl/>
            <w:lang w:eastAsia="he-IL"/>
          </w:rPr>
          <w:delTex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delText>
        </w:r>
      </w:del>
      <w:ins w:id="204" w:author="Meryl Etman" w:date="2019-01-23T15:01:00Z">
        <w:r w:rsidR="00206ECA" w:rsidRPr="00206ECA">
          <w:rPr>
            <w:rFonts w:ascii="Times New Roman" w:eastAsia="Times New Roman" w:hAnsi="Times New Roman" w:hint="cs"/>
            <w:sz w:val="24"/>
            <w:u w:val="single"/>
            <w:rtl/>
            <w:lang w:eastAsia="he-IL"/>
            <w:rPrChange w:id="205" w:author="Meryl Etman" w:date="2019-01-23T15:01:00Z">
              <w:rPr>
                <w:rFonts w:ascii="Times New Roman" w:eastAsia="Times New Roman" w:hAnsi="Times New Roman" w:hint="cs"/>
                <w:sz w:val="24"/>
                <w:rtl/>
                <w:lang w:eastAsia="he-IL"/>
              </w:rPr>
            </w:rPrChange>
          </w:rPr>
          <w:t>מבוטל</w:t>
        </w:r>
      </w:ins>
      <w:r w:rsidRPr="00206ECA">
        <w:rPr>
          <w:rFonts w:ascii="Times New Roman" w:eastAsia="Times New Roman" w:hAnsi="Times New Roman"/>
          <w:sz w:val="24"/>
          <w:u w:val="single"/>
          <w:rtl/>
          <w:lang w:eastAsia="he-IL"/>
          <w:rPrChange w:id="206" w:author="Meryl Etman" w:date="2019-01-23T15:01:00Z">
            <w:rPr>
              <w:rFonts w:ascii="Times New Roman" w:eastAsia="Times New Roman" w:hAnsi="Times New Roman"/>
              <w:sz w:val="24"/>
              <w:rtl/>
              <w:lang w:eastAsia="he-IL"/>
            </w:rPr>
          </w:rPrChange>
        </w:rPr>
        <w:t>.</w:t>
      </w:r>
    </w:p>
    <w:p w14:paraId="3B8B9C5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5F9E5C2" w14:textId="616609D9"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del w:id="207" w:author="Meryl Etman" w:date="2019-01-23T15:02:00Z">
        <w:r w:rsidRPr="00590FDD" w:rsidDel="00206ECA">
          <w:rPr>
            <w:rFonts w:ascii="Times New Roman" w:eastAsia="Times New Roman" w:hAnsi="Times New Roman"/>
            <w:sz w:val="24"/>
            <w:rtl/>
            <w:lang w:eastAsia="he-IL"/>
          </w:rPr>
          <w:delText xml:space="preserve">פרטי אלמנטים טרומיים </w:delText>
        </w:r>
        <w:r w:rsidRPr="00590FDD" w:rsidDel="00206ECA">
          <w:rPr>
            <w:rFonts w:ascii="Times New Roman" w:eastAsia="Times New Roman" w:hAnsi="Times New Roman"/>
            <w:sz w:val="24"/>
            <w:lang w:eastAsia="he-IL"/>
          </w:rPr>
          <w:delText>–</w:delText>
        </w:r>
        <w:r w:rsidRPr="00590FDD" w:rsidDel="00206ECA">
          <w:rPr>
            <w:rFonts w:ascii="Times New Roman" w:eastAsia="Times New Roman" w:hAnsi="Times New Roman"/>
            <w:sz w:val="24"/>
            <w:rtl/>
            <w:lang w:eastAsia="he-IL"/>
          </w:rPr>
          <w:delText xml:space="preserve"> פתחים, חיבור בין אלמנטים, חיבור אל המבנה עם מידות רלוונטיות להרכבה וסימון אביזרי הרכבה וחיבור</w:delText>
        </w:r>
      </w:del>
      <w:ins w:id="208" w:author="Meryl Etman" w:date="2019-01-23T15:02:00Z">
        <w:r w:rsidR="00206ECA" w:rsidRPr="00206ECA">
          <w:rPr>
            <w:rFonts w:ascii="Times New Roman" w:eastAsia="Times New Roman" w:hAnsi="Times New Roman" w:hint="cs"/>
            <w:sz w:val="24"/>
            <w:u w:val="single"/>
            <w:rtl/>
            <w:lang w:eastAsia="he-IL"/>
            <w:rPrChange w:id="209" w:author="Meryl Etman" w:date="2019-01-23T15:02:00Z">
              <w:rPr>
                <w:rFonts w:ascii="Times New Roman" w:eastAsia="Times New Roman" w:hAnsi="Times New Roman" w:hint="cs"/>
                <w:sz w:val="24"/>
                <w:rtl/>
                <w:lang w:eastAsia="he-IL"/>
              </w:rPr>
            </w:rPrChange>
          </w:rPr>
          <w:t>מבוטל</w:t>
        </w:r>
      </w:ins>
      <w:r w:rsidRPr="00590FDD">
        <w:rPr>
          <w:rFonts w:ascii="Times New Roman" w:eastAsia="Times New Roman" w:hAnsi="Times New Roman"/>
          <w:sz w:val="24"/>
          <w:rtl/>
          <w:lang w:eastAsia="he-IL"/>
        </w:rPr>
        <w:t>.</w:t>
      </w:r>
    </w:p>
    <w:p w14:paraId="0EF0451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297D994" w14:textId="5EA2F0E4"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ins w:id="210" w:author="Meryl Etman" w:date="2019-01-23T15:02:00Z">
        <w:r w:rsidR="00206ECA">
          <w:rPr>
            <w:rFonts w:ascii="Times New Roman" w:eastAsia="Times New Roman" w:hAnsi="Times New Roman" w:hint="cs"/>
            <w:sz w:val="24"/>
            <w:rtl/>
            <w:lang w:eastAsia="he-IL"/>
          </w:rPr>
          <w:t xml:space="preserve"> בתאום עם האדריכל ויועצי הפרויקט</w:t>
        </w:r>
      </w:ins>
      <w:r w:rsidRPr="00590FDD">
        <w:rPr>
          <w:rFonts w:ascii="Times New Roman" w:eastAsia="Times New Roman" w:hAnsi="Times New Roman"/>
          <w:sz w:val="24"/>
          <w:rtl/>
          <w:lang w:eastAsia="he-IL"/>
        </w:rPr>
        <w:t>.</w:t>
      </w:r>
    </w:p>
    <w:p w14:paraId="0682C229"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15F45A1" w14:textId="2C00380A" w:rsidR="00590FDD" w:rsidRPr="00590FDD" w:rsidRDefault="00590FDD" w:rsidP="00206ECA">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w:t>
      </w:r>
      <w:del w:id="211" w:author="Meryl Etman" w:date="2019-01-23T15:03:00Z">
        <w:r w:rsidRPr="00590FDD" w:rsidDel="00206ECA">
          <w:rPr>
            <w:rFonts w:ascii="Times New Roman" w:eastAsia="Times New Roman" w:hAnsi="Times New Roman"/>
            <w:sz w:val="24"/>
            <w:rtl/>
            <w:lang w:eastAsia="he-IL"/>
          </w:rPr>
          <w:delText xml:space="preserve">סט פירטי קצוות אלמנטים ושקעי חיבור. </w:delText>
        </w:r>
      </w:del>
      <w:bookmarkStart w:id="212" w:name="_GoBack"/>
      <w:bookmarkEnd w:id="212"/>
    </w:p>
    <w:p w14:paraId="1EFF2E2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3E9B0B0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D03CCF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75DBC2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AC28CD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64A2A94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F446B4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0ED4208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AF12C3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113B25C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524583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7E5946E3"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2017DE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4E48087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79BF9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25B8793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r w:rsidRPr="00590FDD">
        <w:rPr>
          <w:rFonts w:ascii="Times New Roman" w:eastAsia="Times New Roman" w:hAnsi="Times New Roman"/>
          <w:b/>
          <w:bCs/>
          <w:sz w:val="20"/>
          <w:szCs w:val="20"/>
          <w:u w:val="single"/>
          <w:rtl/>
          <w:lang w:eastAsia="he-IL"/>
        </w:rPr>
        <w:br w:type="page"/>
      </w:r>
    </w:p>
    <w:p w14:paraId="31103AD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6AEBCA6" w14:textId="77777777" w:rsidR="00590FDD" w:rsidRPr="00590FDD" w:rsidRDefault="00590FDD"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590FDD">
        <w:rPr>
          <w:rFonts w:ascii="Times New Roman" w:eastAsia="Times New Roman" w:hAnsi="Times New Roman" w:hint="cs"/>
          <w:b/>
          <w:bCs/>
          <w:sz w:val="20"/>
          <w:u w:val="single"/>
          <w:rtl/>
          <w:lang w:eastAsia="he-IL"/>
        </w:rPr>
        <w:t>נספח "ט"</w:t>
      </w:r>
    </w:p>
    <w:p w14:paraId="08880506" w14:textId="77777777" w:rsidR="00590FDD" w:rsidRPr="00590FDD" w:rsidRDefault="00590FDD" w:rsidP="00590FDD">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65356D0D" w14:textId="77777777" w:rsidR="00590FDD" w:rsidRPr="00590FDD" w:rsidRDefault="00590FDD" w:rsidP="00590FDD">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590FDD">
        <w:rPr>
          <w:rFonts w:ascii="Times New Roman" w:eastAsia="Times New Roman" w:hAnsi="Times New Roman" w:hint="cs"/>
          <w:b/>
          <w:bCs/>
          <w:sz w:val="20"/>
          <w:u w:val="single"/>
          <w:rtl/>
          <w:lang w:eastAsia="he-IL"/>
        </w:rPr>
        <w:t>דוגמא לנוסח אישור השלמת הפרויקט/קטע מהפרויקט</w:t>
      </w:r>
    </w:p>
    <w:p w14:paraId="4DA57C90" w14:textId="77777777" w:rsidR="00590FDD" w:rsidRPr="00590FDD" w:rsidRDefault="00590FDD" w:rsidP="00590FDD">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0A88F48" w14:textId="77777777" w:rsidR="00590FDD" w:rsidRPr="00590FDD" w:rsidRDefault="00590FDD" w:rsidP="00590FDD">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D8D975F" w14:textId="77777777" w:rsidR="00590FDD" w:rsidRPr="00590FDD" w:rsidRDefault="00590FDD" w:rsidP="00590FDD">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BF4E5A9" w14:textId="77777777" w:rsidR="00590FDD" w:rsidRPr="00590FDD" w:rsidRDefault="00590FDD" w:rsidP="00590FDD">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לכבוד :</w:t>
      </w:r>
    </w:p>
    <w:p w14:paraId="7D1B6F8A" w14:textId="11ED2A8A" w:rsidR="00590FDD" w:rsidRPr="00590FDD" w:rsidRDefault="00206ECA" w:rsidP="00590FDD">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color w:val="008000"/>
            <w:sz w:val="24"/>
            <w:rtl/>
            <w:lang w:eastAsia="he-IL"/>
          </w:rPr>
          <w:alias w:val="שם צד א"/>
          <w:tag w:val="cmtTzadAName"/>
          <w:id w:val="1077876331"/>
          <w:placeholder>
            <w:docPart w:val="1BDCB980704740669F559038255D85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ins w:id="213" w:author="Meryl Etman" w:date="2019-01-01T11:01:00Z">
            <w:r w:rsidR="00C71F9E">
              <w:rPr>
                <w:rFonts w:ascii="Times New Roman" w:eastAsia="Times New Roman" w:hAnsi="Times New Roman"/>
                <w:color w:val="008000"/>
                <w:sz w:val="24"/>
                <w:rtl/>
                <w:lang w:eastAsia="he-IL"/>
              </w:rPr>
              <w:t>א.מ.ד.ס מחיר למשתכן</w:t>
            </w:r>
          </w:ins>
        </w:sdtContent>
      </w:sdt>
      <w:r w:rsidR="00590FDD" w:rsidRPr="00590FDD">
        <w:rPr>
          <w:rFonts w:ascii="Times New Roman" w:eastAsia="Times New Roman" w:hAnsi="Times New Roman" w:hint="cs"/>
          <w:color w:val="008000"/>
          <w:sz w:val="24"/>
          <w:rtl/>
          <w:lang w:eastAsia="he-IL"/>
        </w:rPr>
        <w:br/>
      </w:r>
      <w:r w:rsidR="00590FDD" w:rsidRPr="00590FDD">
        <w:rPr>
          <w:rFonts w:ascii="Times New Roman" w:eastAsia="Times New Roman" w:hAnsi="Times New Roman" w:hint="cs"/>
          <w:sz w:val="24"/>
          <w:rtl/>
          <w:lang w:eastAsia="he-IL"/>
        </w:rPr>
        <w:t>(</w:t>
      </w:r>
      <w:r w:rsidR="00590FDD" w:rsidRPr="00590FDD">
        <w:rPr>
          <w:rFonts w:ascii="Times New Roman" w:eastAsia="Times New Roman" w:hAnsi="Times New Roman" w:hint="cs"/>
          <w:sz w:val="24"/>
          <w:u w:val="single"/>
          <w:rtl/>
          <w:lang w:eastAsia="he-IL"/>
        </w:rPr>
        <w:t>המזמין</w:t>
      </w:r>
      <w:r w:rsidR="00590FDD" w:rsidRPr="00590FDD">
        <w:rPr>
          <w:rFonts w:ascii="Times New Roman" w:eastAsia="Times New Roman" w:hAnsi="Times New Roman" w:hint="cs"/>
          <w:sz w:val="24"/>
          <w:rtl/>
          <w:lang w:eastAsia="he-IL"/>
        </w:rPr>
        <w:t>)</w:t>
      </w:r>
    </w:p>
    <w:p w14:paraId="2092F7BF" w14:textId="77777777" w:rsidR="00590FDD" w:rsidRPr="00590FDD" w:rsidRDefault="00590FDD" w:rsidP="00590FDD">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137228B" w14:textId="77777777" w:rsidR="00590FDD" w:rsidRPr="00590FDD" w:rsidRDefault="00590FDD" w:rsidP="00590FDD">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B350543" w14:textId="77777777" w:rsidR="00590FDD" w:rsidRPr="00590FDD" w:rsidRDefault="00590FDD" w:rsidP="00590FDD">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C17C238" w14:textId="77777777" w:rsidR="00590FDD" w:rsidRPr="00590FDD" w:rsidRDefault="00590FDD" w:rsidP="00590FDD">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682A0F4" w14:textId="2FD10053" w:rsidR="00590FDD" w:rsidRPr="00590FDD" w:rsidRDefault="00590FDD" w:rsidP="00590FDD">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590FDD">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37615925"/>
          <w:placeholder>
            <w:docPart w:val="B637E3B65C4B4643891944FA5A98C4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r w:rsidRPr="00590FDD">
        <w:rPr>
          <w:rFonts w:ascii="Times New Roman" w:eastAsia="Times New Roman" w:hAnsi="Times New Roman" w:hint="cs"/>
          <w:bCs/>
          <w:color w:val="008000"/>
          <w:sz w:val="24"/>
          <w:rtl/>
          <w:lang w:eastAsia="he-IL"/>
        </w:rPr>
        <w:t xml:space="preserve"> </w:t>
      </w:r>
      <w:r w:rsidRPr="00590FDD">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27732560"/>
          <w:placeholder>
            <w:docPart w:val="E69C83B341264CA1802D0AA87620F0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6048FB">
            <w:rPr>
              <w:rFonts w:ascii="Times New Roman" w:eastAsia="Times New Roman" w:hAnsi="Times New Roman"/>
              <w:color w:val="008000"/>
              <w:sz w:val="24"/>
              <w:rtl/>
              <w:lang w:eastAsia="he-IL"/>
            </w:rPr>
            <w:t>סביוני שהם - מחיר למשתכן</w:t>
          </w:r>
        </w:sdtContent>
      </w:sdt>
      <w:r w:rsidRPr="00590FDD">
        <w:rPr>
          <w:rFonts w:ascii="Times New Roman" w:eastAsia="Times New Roman" w:hAnsi="Times New Roman" w:hint="cs"/>
          <w:sz w:val="24"/>
          <w:rtl/>
          <w:lang w:eastAsia="he-IL"/>
        </w:rPr>
        <w:t>בקשר עם</w:t>
      </w:r>
      <w:r w:rsidRPr="00590FDD">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462951592"/>
          <w:placeholder>
            <w:docPart w:val="D663EBB6405E4434878D854FB5B85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33313">
            <w:rPr>
              <w:rFonts w:ascii="Times New Roman" w:eastAsia="Times New Roman" w:hAnsi="Times New Roman" w:hint="cs"/>
              <w:color w:val="008000"/>
              <w:sz w:val="24"/>
              <w:rtl/>
            </w:rPr>
            <w:t>תכנון קונסטרוקציה</w:t>
          </w:r>
        </w:sdtContent>
      </w:sdt>
      <w:r w:rsidRPr="00590FDD">
        <w:rPr>
          <w:rFonts w:ascii="Times New Roman" w:eastAsia="Times New Roman" w:hAnsi="Times New Roman" w:hint="cs"/>
          <w:color w:val="008000"/>
          <w:sz w:val="24"/>
          <w:rtl/>
          <w:lang w:eastAsia="he-IL"/>
        </w:rPr>
        <w:t xml:space="preserve"> </w:t>
      </w:r>
      <w:r w:rsidRPr="00590FDD">
        <w:rPr>
          <w:rFonts w:ascii="Times New Roman" w:eastAsia="Times New Roman" w:hAnsi="Times New Roman" w:hint="cs"/>
          <w:sz w:val="24"/>
          <w:rtl/>
          <w:lang w:eastAsia="he-IL"/>
        </w:rPr>
        <w:t>, מאשר בזאת שהעבודות הנ"ל בוצעו והושלמו בהתאם להנחיותי, לתכניותי, בהתאם</w:t>
      </w:r>
      <w:r w:rsidRPr="00590FDD">
        <w:rPr>
          <w:rFonts w:ascii="Times New Roman" w:eastAsia="Times New Roman" w:hAnsi="Times New Roman" w:hint="cs"/>
          <w:sz w:val="20"/>
          <w:rtl/>
          <w:lang w:eastAsia="he-IL"/>
        </w:rPr>
        <w:t xml:space="preserve"> לתקנים מחייבים ולשביעות רצוני.</w:t>
      </w:r>
    </w:p>
    <w:p w14:paraId="0C659CD7" w14:textId="77777777" w:rsidR="00590FDD" w:rsidRPr="00590FDD" w:rsidRDefault="00590FDD" w:rsidP="00590FDD">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313EA2AC" w14:textId="77777777" w:rsidR="00590FDD" w:rsidRPr="00590FDD" w:rsidRDefault="00590FDD" w:rsidP="00590FDD">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AF36DA9" w14:textId="77777777" w:rsidR="00590FDD" w:rsidRPr="00590FDD" w:rsidRDefault="00590FDD" w:rsidP="00590FDD">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7C2C9AD" w14:textId="77777777" w:rsidR="00590FDD" w:rsidRPr="00590FDD" w:rsidRDefault="00590FDD" w:rsidP="00590FDD">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6BFF786" w14:textId="77777777" w:rsidR="00590FDD" w:rsidRPr="00590FDD" w:rsidRDefault="00590FDD" w:rsidP="00590FDD">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D8784F5" w14:textId="77777777" w:rsidR="00590FDD" w:rsidRPr="00590FDD" w:rsidRDefault="00590FDD" w:rsidP="00590FD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                                                                                      בכבוד רב,</w:t>
      </w:r>
    </w:p>
    <w:p w14:paraId="2304641A" w14:textId="400E75C0" w:rsidR="00590FDD" w:rsidRPr="00590FDD" w:rsidRDefault="00206ECA" w:rsidP="00B2688C">
      <w:pPr>
        <w:widowControl w:val="0"/>
        <w:bidi w:val="0"/>
        <w:spacing w:before="0" w:beforeAutospacing="0" w:after="0" w:afterAutospacing="0" w:line="240" w:lineRule="auto"/>
        <w:jc w:val="center"/>
        <w:rPr>
          <w:rFonts w:ascii="Times New Roman" w:eastAsia="Times New Roman" w:hAnsi="Times New Roman"/>
          <w:b/>
          <w:bCs/>
          <w:sz w:val="20"/>
          <w:rtl/>
          <w:lang w:eastAsia="he-IL"/>
        </w:rPr>
      </w:pPr>
      <w:sdt>
        <w:sdtPr>
          <w:rPr>
            <w:rFonts w:ascii="Times New Roman" w:eastAsia="Times New Roman" w:hAnsi="Times New Roman"/>
            <w:color w:val="008000"/>
            <w:sz w:val="24"/>
            <w:lang w:eastAsia="he-IL"/>
          </w:rPr>
          <w:alias w:val="שם ספק"/>
          <w:tag w:val="cntSupllierName"/>
          <w:id w:val="852459529"/>
          <w:placeholder>
            <w:docPart w:val="3D013FDA72814AEC877A57677FCA06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C33313">
            <w:rPr>
              <w:rFonts w:ascii="Times New Roman" w:eastAsia="Times New Roman" w:hAnsi="Times New Roman"/>
              <w:color w:val="008000"/>
              <w:sz w:val="24"/>
              <w:rtl/>
              <w:lang w:eastAsia="he-IL"/>
            </w:rPr>
            <w:t>טומי עברון הנדסת בנין בע"מ</w:t>
          </w:r>
        </w:sdtContent>
      </w:sdt>
    </w:p>
    <w:p w14:paraId="7A80FCA7" w14:textId="77777777" w:rsidR="00590FDD" w:rsidRPr="00590FDD" w:rsidRDefault="00590FDD" w:rsidP="00590FDD">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4169903F" w14:textId="77777777" w:rsidR="00590FDD" w:rsidRPr="00590FDD" w:rsidRDefault="00590FDD" w:rsidP="00590FDD">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hint="cs"/>
          <w:sz w:val="20"/>
          <w:szCs w:val="20"/>
          <w:rtl/>
          <w:lang w:eastAsia="he-IL"/>
        </w:rPr>
        <w:br w:type="page"/>
      </w:r>
      <w:r w:rsidRPr="00590FDD">
        <w:rPr>
          <w:rFonts w:ascii="Times New Roman" w:eastAsia="Times New Roman" w:hAnsi="Times New Roman" w:hint="cs"/>
          <w:b/>
          <w:bCs/>
          <w:sz w:val="24"/>
          <w:u w:val="single"/>
          <w:rtl/>
          <w:lang w:eastAsia="he-IL"/>
        </w:rPr>
        <w:t xml:space="preserve">נספח "י" </w:t>
      </w:r>
    </w:p>
    <w:p w14:paraId="09CFAB37" w14:textId="77777777" w:rsidR="00590FDD" w:rsidRPr="00590FDD" w:rsidRDefault="00590FDD" w:rsidP="00590FDD">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7EE806C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590FDD">
        <w:rPr>
          <w:rFonts w:ascii="Times New Roman" w:eastAsia="Times New Roman" w:hAnsi="Times New Roman" w:hint="cs"/>
          <w:b/>
          <w:bCs/>
          <w:sz w:val="24"/>
          <w:u w:val="single"/>
          <w:rtl/>
          <w:lang w:eastAsia="he-IL"/>
        </w:rPr>
        <w:t>דוגמא לנוסח הצהרת המתכנן בדבר היעדר תביעות</w:t>
      </w:r>
    </w:p>
    <w:p w14:paraId="26595ADC" w14:textId="77777777" w:rsidR="00590FDD" w:rsidRPr="00590FDD" w:rsidRDefault="00590FDD" w:rsidP="00590FDD">
      <w:pPr>
        <w:widowControl w:val="0"/>
        <w:bidi w:val="0"/>
        <w:spacing w:before="0" w:beforeAutospacing="0" w:after="0" w:afterAutospacing="0" w:line="240" w:lineRule="auto"/>
        <w:ind w:left="180"/>
        <w:rPr>
          <w:rFonts w:ascii="Times New Roman" w:eastAsia="Times New Roman" w:hAnsi="Times New Roman"/>
          <w:sz w:val="24"/>
          <w:lang w:eastAsia="he-IL"/>
        </w:rPr>
      </w:pPr>
    </w:p>
    <w:p w14:paraId="4CFF7DEB" w14:textId="67D2F0C0"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590FDD">
        <w:rPr>
          <w:rFonts w:ascii="Times New Roman" w:eastAsia="Times New Roman" w:hAnsi="Times New Roman" w:hint="cs"/>
          <w:sz w:val="24"/>
          <w:rtl/>
          <w:lang w:eastAsia="he-IL"/>
        </w:rPr>
        <w:t>לכבוד</w:t>
      </w:r>
      <w:r w:rsidRPr="00590FDD">
        <w:rPr>
          <w:rFonts w:ascii="Times New Roman" w:eastAsia="Times New Roman" w:hAnsi="Times New Roman" w:hint="cs"/>
          <w:color w:val="000000"/>
          <w:sz w:val="24"/>
          <w:rtl/>
          <w:lang w:eastAsia="he-IL"/>
        </w:rPr>
        <w:tab/>
      </w:r>
      <w:r w:rsidRPr="00590FDD">
        <w:rPr>
          <w:rFonts w:ascii="Times New Roman" w:eastAsia="Times New Roman" w:hAnsi="Times New Roman" w:hint="cs"/>
          <w:color w:val="000000"/>
          <w:sz w:val="24"/>
          <w:rtl/>
          <w:lang w:eastAsia="he-IL"/>
        </w:rPr>
        <w:br/>
      </w:r>
      <w:sdt>
        <w:sdtPr>
          <w:rPr>
            <w:rFonts w:ascii="Times New Roman" w:eastAsia="Times New Roman" w:hAnsi="Times New Roman"/>
            <w:color w:val="008000"/>
            <w:sz w:val="24"/>
            <w:rtl/>
            <w:lang w:eastAsia="he-IL"/>
          </w:rPr>
          <w:alias w:val="שם צד א"/>
          <w:tag w:val="cmtTzadAName"/>
          <w:id w:val="-1054308551"/>
          <w:placeholder>
            <w:docPart w:val="FD12E25FA1ED499E869EE2D1CF3544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Fonts w:hint="cs"/>
          </w:rPr>
        </w:sdtEndPr>
        <w:sdtContent>
          <w:ins w:id="214" w:author="Meryl Etman" w:date="2019-01-01T11:01:00Z">
            <w:r w:rsidR="00C71F9E">
              <w:rPr>
                <w:rFonts w:ascii="Times New Roman" w:eastAsia="Times New Roman" w:hAnsi="Times New Roman"/>
                <w:color w:val="008000"/>
                <w:sz w:val="24"/>
                <w:rtl/>
                <w:lang w:eastAsia="he-IL"/>
              </w:rPr>
              <w:t>א.מ.ד.ס מחיר למשתכן</w:t>
            </w:r>
          </w:ins>
        </w:sdtContent>
      </w:sdt>
    </w:p>
    <w:p w14:paraId="008E6B9A"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p>
    <w:p w14:paraId="72C2B481"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ג.א.נ.,</w:t>
      </w:r>
    </w:p>
    <w:p w14:paraId="3293B698"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p>
    <w:p w14:paraId="67D0C2A7" w14:textId="48B45B4D"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אנו הח"מ מצהירים בזאת שעם קבלת סך של </w:t>
      </w:r>
      <w:r w:rsidRPr="00590FDD">
        <w:rPr>
          <w:rFonts w:ascii="Times New Roman" w:eastAsia="Times New Roman" w:hAnsi="Times New Roman" w:hint="cs"/>
          <w:sz w:val="24"/>
          <w:u w:val="single"/>
          <w:rtl/>
          <w:lang w:eastAsia="he-IL"/>
        </w:rPr>
        <w:t xml:space="preserve">                </w:t>
      </w:r>
      <w:r w:rsidRPr="00590FDD">
        <w:rPr>
          <w:rFonts w:ascii="Times New Roman" w:eastAsia="Times New Roman" w:hAnsi="Times New Roman" w:hint="cs"/>
          <w:sz w:val="24"/>
          <w:rtl/>
          <w:lang w:eastAsia="he-IL"/>
        </w:rPr>
        <w:t xml:space="preserve"> ש"ח (להלן:"</w:t>
      </w:r>
      <w:r w:rsidRPr="00590FDD">
        <w:rPr>
          <w:rFonts w:ascii="Times New Roman" w:eastAsia="Times New Roman" w:hAnsi="Times New Roman" w:hint="cs"/>
          <w:b/>
          <w:bCs/>
          <w:sz w:val="24"/>
          <w:rtl/>
          <w:lang w:eastAsia="he-IL"/>
        </w:rPr>
        <w:t>היתרה הסופית</w:t>
      </w:r>
      <w:r w:rsidRPr="00590FDD">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2082586406"/>
          <w:placeholder>
            <w:docPart w:val="AB065624D29E40DDA20CAA29E7B261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6048FB">
            <w:rPr>
              <w:rFonts w:ascii="Times New Roman" w:eastAsia="Times New Roman" w:hAnsi="Times New Roman" w:hint="cs"/>
              <w:color w:val="008000"/>
              <w:sz w:val="24"/>
              <w:rtl/>
              <w:lang w:eastAsia="he-IL"/>
            </w:rPr>
            <w:t>סביוני שהם - מחיר למשתכן</w:t>
          </w:r>
        </w:sdtContent>
      </w:sdt>
      <w:r w:rsidRPr="00590FDD">
        <w:rPr>
          <w:rFonts w:ascii="Times New Roman" w:eastAsia="Times New Roman" w:hAnsi="Times New Roman" w:hint="cs"/>
          <w:sz w:val="24"/>
          <w:rtl/>
          <w:lang w:eastAsia="he-IL"/>
        </w:rPr>
        <w:t xml:space="preserve"> עפ"י חוזה מיום </w:t>
      </w:r>
      <w:r w:rsidRPr="00590FDD">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850176467"/>
          <w:placeholder>
            <w:docPart w:val="8FD61FFA96764DE6B6BFC8F2527329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B2688C" w:rsidRPr="00B2688C">
            <w:rPr>
              <w:rStyle w:val="AutoFieldsChar"/>
              <w:rtl/>
            </w:rPr>
            <w:t>[תאריך חתימת חוזה]</w:t>
          </w:r>
        </w:sdtContent>
      </w:sdt>
      <w:r w:rsidRPr="00590FDD">
        <w:rPr>
          <w:rFonts w:ascii="Times New Roman" w:eastAsia="Times New Roman" w:hAnsi="Times New Roman" w:hint="cs"/>
          <w:sz w:val="24"/>
          <w:rtl/>
          <w:lang w:eastAsia="he-IL"/>
        </w:rPr>
        <w:t>או עבור חלקן כמפורט להלן:</w:t>
      </w:r>
    </w:p>
    <w:p w14:paraId="4EC86DEA"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7A2D7D66"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p>
    <w:p w14:paraId="3E30B8A0"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E27B4A7"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44A6568"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p>
    <w:p w14:paraId="3520E846"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A7BA6B0"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p>
    <w:p w14:paraId="04B67EF0"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68307E39"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p>
    <w:p w14:paraId="27674406"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FA96290"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b/>
          <w:bCs/>
          <w:sz w:val="24"/>
          <w:rtl/>
          <w:lang w:eastAsia="he-IL"/>
        </w:rPr>
        <w:t>ולראיה באנו על החתום:</w:t>
      </w:r>
    </w:p>
    <w:p w14:paraId="6036F39F"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p>
    <w:p w14:paraId="372CF547"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היום </w:t>
      </w:r>
      <w:r w:rsidRPr="00590FDD">
        <w:rPr>
          <w:rFonts w:ascii="Times New Roman" w:eastAsia="Times New Roman" w:hAnsi="Times New Roman" w:hint="cs"/>
          <w:sz w:val="24"/>
          <w:u w:val="single"/>
          <w:rtl/>
          <w:lang w:eastAsia="he-IL"/>
        </w:rPr>
        <w:t xml:space="preserve">             </w:t>
      </w:r>
      <w:r w:rsidRPr="00590FDD">
        <w:rPr>
          <w:rFonts w:ascii="Times New Roman" w:eastAsia="Times New Roman" w:hAnsi="Times New Roman" w:hint="cs"/>
          <w:sz w:val="24"/>
          <w:rtl/>
          <w:lang w:eastAsia="he-IL"/>
        </w:rPr>
        <w:t xml:space="preserve"> לחודש </w:t>
      </w:r>
      <w:r w:rsidRPr="00590FDD">
        <w:rPr>
          <w:rFonts w:ascii="Times New Roman" w:eastAsia="Times New Roman" w:hAnsi="Times New Roman" w:hint="cs"/>
          <w:sz w:val="24"/>
          <w:u w:val="single"/>
          <w:rtl/>
          <w:lang w:eastAsia="he-IL"/>
        </w:rPr>
        <w:t xml:space="preserve">               </w:t>
      </w:r>
      <w:r w:rsidRPr="00590FDD">
        <w:rPr>
          <w:rFonts w:ascii="Times New Roman" w:eastAsia="Times New Roman" w:hAnsi="Times New Roman" w:hint="cs"/>
          <w:sz w:val="24"/>
          <w:rtl/>
          <w:lang w:eastAsia="he-IL"/>
        </w:rPr>
        <w:t xml:space="preserve"> לשנה _________</w:t>
      </w:r>
    </w:p>
    <w:p w14:paraId="52CA6874" w14:textId="77777777" w:rsidR="00590FDD" w:rsidRPr="00590FDD" w:rsidRDefault="00590FDD" w:rsidP="00590FDD">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3A1604CE" w14:textId="77777777" w:rsidR="00590FDD" w:rsidRPr="00590FDD" w:rsidRDefault="00590FDD" w:rsidP="00590FDD">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חתימה וחותמת המתכנן: _______________</w:t>
      </w:r>
    </w:p>
    <w:p w14:paraId="79C3246E"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E5988BF"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BDFD9BB"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b/>
          <w:bCs/>
          <w:sz w:val="24"/>
          <w:rtl/>
          <w:lang w:eastAsia="he-IL"/>
        </w:rPr>
        <w:t>אישור</w:t>
      </w:r>
    </w:p>
    <w:p w14:paraId="35B0CCAD" w14:textId="77777777" w:rsidR="00590FDD" w:rsidRPr="00590FDD" w:rsidRDefault="00590FDD" w:rsidP="00590FDD">
      <w:pPr>
        <w:widowControl w:val="0"/>
        <w:spacing w:before="0" w:beforeAutospacing="0" w:after="0" w:afterAutospacing="0" w:line="240" w:lineRule="auto"/>
        <w:ind w:left="18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590FDD">
        <w:rPr>
          <w:rFonts w:ascii="Times New Roman" w:eastAsia="Times New Roman" w:hAnsi="Times New Roman" w:hint="cs"/>
          <w:b/>
          <w:bCs/>
          <w:sz w:val="24"/>
          <w:rtl/>
          <w:lang w:eastAsia="he-IL"/>
        </w:rPr>
        <w:t>החברה</w:t>
      </w:r>
      <w:r w:rsidRPr="00590FDD">
        <w:rPr>
          <w:rFonts w:ascii="Times New Roman" w:eastAsia="Times New Roman" w:hAnsi="Times New Roman" w:hint="cs"/>
          <w:sz w:val="24"/>
          <w:rtl/>
          <w:lang w:eastAsia="he-IL"/>
        </w:rPr>
        <w:t>") ו/או שמה המודפס מחייבת את החברה לכל דבר וענין, חתמו בפני על מסמך זה.</w:t>
      </w:r>
    </w:p>
    <w:p w14:paraId="5AA8D858" w14:textId="77777777" w:rsidR="00590FDD" w:rsidRPr="00590FDD" w:rsidRDefault="00590FDD" w:rsidP="00590FD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1A809D75" w14:textId="77777777" w:rsidR="00590FDD" w:rsidRPr="00590FDD" w:rsidRDefault="00590FDD" w:rsidP="00590FDD">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    תאריך : _______   </w:t>
      </w:r>
      <w:r w:rsidRPr="00590FDD">
        <w:rPr>
          <w:rFonts w:ascii="Times New Roman" w:eastAsia="Times New Roman" w:hAnsi="Times New Roman" w:hint="cs"/>
          <w:sz w:val="24"/>
          <w:rtl/>
          <w:lang w:eastAsia="he-IL"/>
        </w:rPr>
        <w:tab/>
        <w:t>חתימה וחותמת עו"ד/רו"ח : _______________________</w:t>
      </w:r>
    </w:p>
    <w:p w14:paraId="5325642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p>
    <w:p w14:paraId="5C7FED0E" w14:textId="77777777" w:rsidR="00590FDD" w:rsidRPr="00590FDD" w:rsidRDefault="00590FDD" w:rsidP="00590FD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32B617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0EAF00DB" w14:textId="77777777" w:rsidR="00590FDD" w:rsidRPr="00590FDD" w:rsidRDefault="00590FDD" w:rsidP="00590FDD">
      <w:pPr>
        <w:spacing w:before="0" w:beforeAutospacing="0" w:after="0" w:afterAutospacing="0" w:line="240" w:lineRule="auto"/>
        <w:rPr>
          <w:rFonts w:ascii="Times New Roman" w:eastAsia="Times New Roman" w:hAnsi="Times New Roman"/>
          <w:sz w:val="20"/>
          <w:rtl/>
        </w:rPr>
      </w:pPr>
    </w:p>
    <w:p w14:paraId="6AC0961E" w14:textId="77777777" w:rsidR="00590FDD" w:rsidRPr="00590FDD" w:rsidRDefault="00590FDD" w:rsidP="00590FDD">
      <w:pPr>
        <w:spacing w:before="0" w:beforeAutospacing="0" w:after="0" w:afterAutospacing="0" w:line="240" w:lineRule="auto"/>
        <w:rPr>
          <w:rFonts w:ascii="Times New Roman" w:eastAsia="Times New Roman" w:hAnsi="Times New Roman"/>
          <w:sz w:val="20"/>
          <w:rtl/>
        </w:rPr>
      </w:pPr>
    </w:p>
    <w:p w14:paraId="794BDE7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EA1F502" w14:textId="77777777" w:rsidR="001A69D5" w:rsidRPr="00590FDD" w:rsidRDefault="001A69D5" w:rsidP="00590FDD"/>
    <w:sectPr w:rsidR="001A69D5" w:rsidRPr="00590FDD"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BD3D9F" w14:textId="77777777" w:rsidR="00AB0A1E" w:rsidRDefault="00AB0A1E" w:rsidP="00AF234B">
      <w:pPr>
        <w:spacing w:before="0" w:after="0" w:line="240" w:lineRule="auto"/>
      </w:pPr>
      <w:r>
        <w:separator/>
      </w:r>
    </w:p>
  </w:endnote>
  <w:endnote w:type="continuationSeparator" w:id="0">
    <w:p w14:paraId="1EABD02A" w14:textId="77777777" w:rsidR="00AB0A1E" w:rsidRDefault="00AB0A1E" w:rsidP="00AF234B">
      <w:pPr>
        <w:spacing w:before="0" w:after="0" w:line="240" w:lineRule="auto"/>
      </w:pPr>
      <w:r>
        <w:continuationSeparator/>
      </w:r>
    </w:p>
  </w:endnote>
  <w:endnote w:type="continuationNotice" w:id="1">
    <w:p w14:paraId="629538CF" w14:textId="77777777" w:rsidR="00AB0A1E" w:rsidRDefault="00AB0A1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
      <w:gridCol w:w="1402"/>
      <w:gridCol w:w="987"/>
      <w:gridCol w:w="2038"/>
      <w:gridCol w:w="1151"/>
      <w:gridCol w:w="2123"/>
    </w:tblGrid>
    <w:tr w:rsidR="00AB0A1E" w14:paraId="3A25DD26" w14:textId="77777777" w:rsidTr="00BD72C4">
      <w:tc>
        <w:tcPr>
          <w:tcW w:w="584" w:type="dxa"/>
        </w:tcPr>
        <w:p w14:paraId="4C760B67" w14:textId="77777777" w:rsidR="00AB0A1E" w:rsidRPr="001A0C3C" w:rsidRDefault="00AB0A1E" w:rsidP="00BD72C4">
          <w:pPr>
            <w:pStyle w:val="a5"/>
            <w:rPr>
              <w:rFonts w:ascii="David" w:hAnsi="David"/>
              <w:sz w:val="20"/>
              <w:szCs w:val="20"/>
              <w:rtl/>
            </w:rPr>
          </w:pPr>
          <w:r w:rsidRPr="001A0C3C">
            <w:rPr>
              <w:rFonts w:ascii="David" w:hAnsi="David"/>
              <w:sz w:val="20"/>
              <w:szCs w:val="20"/>
              <w:rtl/>
            </w:rPr>
            <w:t>ספק</w:t>
          </w:r>
        </w:p>
      </w:tc>
      <w:sdt>
        <w:sdtPr>
          <w:rPr>
            <w:rFonts w:ascii="David" w:hAnsi="David"/>
            <w:sz w:val="20"/>
            <w:szCs w:val="20"/>
            <w:rtl/>
          </w:rPr>
          <w:alias w:val="שם ספק"/>
          <w:tag w:val="cntSupllierName"/>
          <w:id w:val="207388859"/>
          <w:placeholder>
            <w:docPart w:val="097384DE99F64EFE95EB6B796425FE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67A0590A" w14:textId="5A0F7077" w:rsidR="00AB0A1E" w:rsidRPr="00501673" w:rsidRDefault="00AB0A1E" w:rsidP="00BD72C4">
              <w:pPr>
                <w:pStyle w:val="a5"/>
                <w:rPr>
                  <w:rFonts w:ascii="David" w:hAnsi="David"/>
                  <w:sz w:val="20"/>
                  <w:szCs w:val="20"/>
                  <w:rtl/>
                </w:rPr>
              </w:pPr>
              <w:r>
                <w:rPr>
                  <w:rFonts w:ascii="David" w:hAnsi="David"/>
                  <w:sz w:val="20"/>
                  <w:szCs w:val="20"/>
                  <w:rtl/>
                </w:rPr>
                <w:t>טומי עברון הנדסת בנין בע"מ</w:t>
              </w:r>
            </w:p>
          </w:tc>
        </w:sdtContent>
      </w:sdt>
      <w:tc>
        <w:tcPr>
          <w:tcW w:w="988" w:type="dxa"/>
        </w:tcPr>
        <w:p w14:paraId="0D84C0AF" w14:textId="77777777" w:rsidR="00AB0A1E" w:rsidRPr="001A0C3C" w:rsidRDefault="00AB0A1E" w:rsidP="00BD72C4">
          <w:pPr>
            <w:pStyle w:val="a5"/>
            <w:rPr>
              <w:rFonts w:ascii="David" w:hAnsi="David"/>
              <w:sz w:val="20"/>
              <w:szCs w:val="20"/>
              <w:rtl/>
            </w:rPr>
          </w:pPr>
          <w:r w:rsidRPr="001A0C3C">
            <w:rPr>
              <w:rFonts w:ascii="David" w:hAnsi="David"/>
              <w:sz w:val="20"/>
              <w:szCs w:val="20"/>
              <w:rtl/>
            </w:rPr>
            <w:t>פרויקט</w:t>
          </w:r>
        </w:p>
      </w:tc>
      <w:sdt>
        <w:sdtPr>
          <w:rPr>
            <w:rFonts w:ascii="David" w:hAnsi="David"/>
            <w:sz w:val="20"/>
            <w:szCs w:val="20"/>
            <w:rtl/>
          </w:rPr>
          <w:alias w:val="תיאור עבודה"/>
          <w:tag w:val="cntJobDesc"/>
          <w:id w:val="-733552888"/>
          <w:placeholder>
            <w:docPart w:val="BEFDDA32FACF48EE8967FD3328EE85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38E0AA34" w14:textId="4D574B2E" w:rsidR="00AB0A1E" w:rsidRPr="001A0C3C" w:rsidRDefault="00AB0A1E" w:rsidP="00BD72C4">
              <w:pPr>
                <w:pStyle w:val="a5"/>
                <w:rPr>
                  <w:rFonts w:ascii="David" w:hAnsi="David"/>
                  <w:sz w:val="20"/>
                  <w:szCs w:val="20"/>
                  <w:rtl/>
                </w:rPr>
              </w:pPr>
              <w:r>
                <w:rPr>
                  <w:rFonts w:ascii="David" w:hAnsi="David"/>
                  <w:sz w:val="20"/>
                  <w:szCs w:val="20"/>
                  <w:rtl/>
                </w:rPr>
                <w:t>תכנון קונסטרוקציה</w:t>
              </w:r>
            </w:p>
          </w:tc>
        </w:sdtContent>
      </w:sdt>
      <w:tc>
        <w:tcPr>
          <w:tcW w:w="1153" w:type="dxa"/>
        </w:tcPr>
        <w:p w14:paraId="1DEE6250" w14:textId="77777777" w:rsidR="00AB0A1E" w:rsidRPr="001A0C3C" w:rsidRDefault="00AB0A1E" w:rsidP="00BD72C4">
          <w:pPr>
            <w:pStyle w:val="a5"/>
            <w:rPr>
              <w:rFonts w:ascii="David" w:hAnsi="David"/>
              <w:sz w:val="20"/>
              <w:szCs w:val="20"/>
              <w:rtl/>
            </w:rPr>
          </w:pPr>
          <w:r w:rsidRPr="001A0C3C">
            <w:rPr>
              <w:rFonts w:ascii="David" w:hAnsi="David"/>
              <w:sz w:val="20"/>
              <w:szCs w:val="20"/>
              <w:rtl/>
            </w:rPr>
            <w:t>מס' חוזה</w:t>
          </w:r>
        </w:p>
      </w:tc>
      <w:sdt>
        <w:sdtPr>
          <w:rPr>
            <w:rFonts w:ascii="David" w:hAnsi="David" w:hint="cs"/>
            <w:sz w:val="20"/>
            <w:szCs w:val="20"/>
            <w:rtl/>
          </w:rPr>
          <w:alias w:val="ערך של מזהה מסמך"/>
          <w:tag w:val="_dlc_DocId"/>
          <w:id w:val="143706340"/>
          <w:lock w:val="contentLocked"/>
          <w:placeholder>
            <w:docPart w:val="AE4C4EA1358F449CB9AA95A98D430D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5D3E4D3C" w14:textId="7DDF45AE" w:rsidR="00AB0A1E" w:rsidRPr="001A0C3C" w:rsidRDefault="00AB0A1E" w:rsidP="00BD72C4">
              <w:pPr>
                <w:pStyle w:val="a5"/>
                <w:rPr>
                  <w:rFonts w:ascii="David" w:hAnsi="David"/>
                  <w:sz w:val="20"/>
                  <w:szCs w:val="20"/>
                  <w:rtl/>
                </w:rPr>
              </w:pPr>
              <w:r>
                <w:rPr>
                  <w:rFonts w:ascii="David" w:hAnsi="David" w:hint="cs"/>
                  <w:sz w:val="20"/>
                  <w:szCs w:val="20"/>
                </w:rPr>
                <w:t>CONT-10-1065</w:t>
              </w:r>
            </w:p>
          </w:tc>
        </w:sdtContent>
      </w:sdt>
    </w:tr>
    <w:tr w:rsidR="00AB0A1E" w14:paraId="2E2665F0" w14:textId="77777777" w:rsidTr="00BD72C4">
      <w:tc>
        <w:tcPr>
          <w:tcW w:w="584" w:type="dxa"/>
        </w:tcPr>
        <w:p w14:paraId="59A1D94A" w14:textId="77777777" w:rsidR="00AB0A1E" w:rsidRPr="001A0C3C" w:rsidRDefault="00AB0A1E" w:rsidP="00BD72C4">
          <w:pPr>
            <w:pStyle w:val="a5"/>
            <w:rPr>
              <w:rFonts w:ascii="David" w:hAnsi="David"/>
              <w:sz w:val="20"/>
              <w:szCs w:val="20"/>
              <w:rtl/>
            </w:rPr>
          </w:pPr>
          <w:r>
            <w:rPr>
              <w:rFonts w:ascii="David" w:hAnsi="David" w:hint="cs"/>
              <w:sz w:val="20"/>
              <w:szCs w:val="20"/>
              <w:rtl/>
            </w:rPr>
            <w:t>גרסה</w:t>
          </w:r>
        </w:p>
      </w:tc>
      <w:sdt>
        <w:sdtPr>
          <w:rPr>
            <w:rFonts w:ascii="David" w:hAnsi="David" w:hint="cs"/>
            <w:sz w:val="20"/>
            <w:szCs w:val="20"/>
            <w:rtl/>
          </w:rPr>
          <w:alias w:val="גרסת חוזה"/>
          <w:tag w:val="cntContractVersion"/>
          <w:id w:val="717398194"/>
          <w:placeholder>
            <w:docPart w:val="8C1C27966FA842BD9DBB84D7CEBF11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3119C799" w14:textId="427198B5" w:rsidR="00AB0A1E" w:rsidRPr="00501673" w:rsidRDefault="00AB0A1E" w:rsidP="00BD72C4">
              <w:pPr>
                <w:pStyle w:val="a5"/>
                <w:rPr>
                  <w:rFonts w:ascii="David" w:hAnsi="David"/>
                  <w:sz w:val="20"/>
                  <w:szCs w:val="20"/>
                  <w:rtl/>
                </w:rPr>
              </w:pPr>
              <w:del w:id="215" w:author="Meryl Etman" w:date="2018-12-27T14:13:00Z">
                <w:r w:rsidDel="00E650D8">
                  <w:rPr>
                    <w:rFonts w:ascii="David" w:hAnsi="David" w:hint="cs"/>
                    <w:sz w:val="20"/>
                    <w:szCs w:val="20"/>
                    <w:rtl/>
                  </w:rPr>
                  <w:delText>0.2</w:delText>
                </w:r>
              </w:del>
              <w:ins w:id="216" w:author="Meryl Etman" w:date="2019-01-01T10:59:00Z">
                <w:r>
                  <w:rPr>
                    <w:rFonts w:ascii="David" w:hAnsi="David" w:hint="cs"/>
                    <w:sz w:val="20"/>
                    <w:szCs w:val="20"/>
                    <w:rtl/>
                  </w:rPr>
                  <w:t>0.6</w:t>
                </w:r>
              </w:ins>
            </w:p>
          </w:tc>
        </w:sdtContent>
      </w:sdt>
      <w:tc>
        <w:tcPr>
          <w:tcW w:w="988" w:type="dxa"/>
        </w:tcPr>
        <w:p w14:paraId="450AF8A5" w14:textId="77777777" w:rsidR="00AB0A1E" w:rsidRPr="001A0C3C" w:rsidRDefault="00AB0A1E" w:rsidP="00BD72C4">
          <w:pPr>
            <w:pStyle w:val="a5"/>
            <w:rPr>
              <w:rFonts w:ascii="David" w:hAnsi="David"/>
              <w:sz w:val="20"/>
              <w:szCs w:val="20"/>
              <w:rtl/>
            </w:rPr>
          </w:pPr>
          <w:r>
            <w:rPr>
              <w:rFonts w:ascii="David" w:hAnsi="David" w:hint="cs"/>
              <w:sz w:val="20"/>
              <w:szCs w:val="20"/>
              <w:rtl/>
            </w:rPr>
            <w:t>סטטוס</w:t>
          </w:r>
        </w:p>
      </w:tc>
      <w:sdt>
        <w:sdtPr>
          <w:rPr>
            <w:szCs w:val="20"/>
            <w:rtl/>
          </w:rPr>
          <w:alias w:val="סטטוס חוזה"/>
          <w:tag w:val="cntStatus"/>
          <w:id w:val="1083263018"/>
          <w:placeholder>
            <w:docPart w:val="D8AD10FF4ACF422CBCAAB4B3A763E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50F1B765" w14:textId="7B75B794" w:rsidR="00AB0A1E" w:rsidRDefault="00AB0A1E" w:rsidP="00BD72C4">
              <w:pPr>
                <w:pStyle w:val="AutoFields"/>
                <w:rPr>
                  <w:szCs w:val="20"/>
                  <w:rtl/>
                </w:rPr>
              </w:pPr>
              <w:r>
                <w:rPr>
                  <w:szCs w:val="20"/>
                  <w:rtl/>
                </w:rPr>
                <w:t>3;#</w:t>
              </w:r>
              <w:r>
                <w:rPr>
                  <w:szCs w:val="20"/>
                </w:rPr>
                <w:t>Draft</w:t>
              </w:r>
            </w:p>
          </w:tc>
        </w:sdtContent>
      </w:sdt>
      <w:tc>
        <w:tcPr>
          <w:tcW w:w="1153" w:type="dxa"/>
        </w:tcPr>
        <w:p w14:paraId="64157548" w14:textId="77777777" w:rsidR="00AB0A1E" w:rsidRPr="001A0C3C" w:rsidRDefault="00AB0A1E" w:rsidP="00BD72C4">
          <w:pPr>
            <w:pStyle w:val="a5"/>
            <w:rPr>
              <w:rFonts w:ascii="David" w:hAnsi="David"/>
              <w:sz w:val="20"/>
              <w:szCs w:val="20"/>
              <w:rtl/>
            </w:rPr>
          </w:pPr>
        </w:p>
      </w:tc>
      <w:tc>
        <w:tcPr>
          <w:tcW w:w="2127" w:type="dxa"/>
        </w:tcPr>
        <w:p w14:paraId="264131F6" w14:textId="77777777" w:rsidR="00AB0A1E" w:rsidRDefault="00AB0A1E" w:rsidP="00BD72C4">
          <w:pPr>
            <w:pStyle w:val="a5"/>
            <w:rPr>
              <w:rFonts w:ascii="David" w:hAnsi="David"/>
              <w:sz w:val="20"/>
              <w:szCs w:val="20"/>
            </w:rPr>
          </w:pPr>
        </w:p>
      </w:tc>
    </w:tr>
  </w:tbl>
  <w:p w14:paraId="12216B2D" w14:textId="77777777" w:rsidR="00AB0A1E" w:rsidRPr="00552E11" w:rsidRDefault="00AB0A1E" w:rsidP="00CF33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72336F" w14:textId="77777777" w:rsidR="00AB0A1E" w:rsidRDefault="00AB0A1E" w:rsidP="00AF234B">
      <w:pPr>
        <w:spacing w:before="0" w:after="0" w:line="240" w:lineRule="auto"/>
      </w:pPr>
      <w:r>
        <w:separator/>
      </w:r>
    </w:p>
  </w:footnote>
  <w:footnote w:type="continuationSeparator" w:id="0">
    <w:p w14:paraId="5A42CB43" w14:textId="77777777" w:rsidR="00AB0A1E" w:rsidRDefault="00AB0A1E" w:rsidP="00AF234B">
      <w:pPr>
        <w:spacing w:before="0" w:after="0" w:line="240" w:lineRule="auto"/>
      </w:pPr>
      <w:r>
        <w:continuationSeparator/>
      </w:r>
    </w:p>
  </w:footnote>
  <w:footnote w:type="continuationNotice" w:id="1">
    <w:p w14:paraId="00191903" w14:textId="77777777" w:rsidR="00AB0A1E" w:rsidRDefault="00AB0A1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911AFDA" w14:textId="77777777" w:rsidR="00AB0A1E" w:rsidRDefault="00AB0A1E" w:rsidP="00CF334C">
        <w:pPr>
          <w:pStyle w:val="a3"/>
          <w:jc w:val="center"/>
        </w:pPr>
        <w:r>
          <w:fldChar w:fldCharType="begin"/>
        </w:r>
        <w:r>
          <w:instrText xml:space="preserve"> PAGE   \* MERGEFORMAT </w:instrText>
        </w:r>
        <w:r>
          <w:fldChar w:fldCharType="separate"/>
        </w:r>
        <w:r w:rsidR="00206ECA">
          <w:rPr>
            <w:noProof/>
            <w:rtl/>
          </w:rPr>
          <w:t>43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2"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3"/>
  </w:num>
  <w:num w:numId="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3"/>
  </w:num>
  <w:num w:numId="15">
    <w:abstractNumId w:val="23"/>
  </w:num>
  <w:num w:numId="16">
    <w:abstractNumId w:val="35"/>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29"/>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0"/>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24"/>
  </w:num>
  <w:num w:numId="40">
    <w:abstractNumId w:val="31"/>
  </w:num>
  <w:num w:numId="41">
    <w:abstractNumId w:val="27"/>
  </w:num>
  <w:num w:numId="42">
    <w:abstractNumId w:val="28"/>
  </w:num>
  <w:num w:numId="43">
    <w:abstractNumId w:val="34"/>
  </w:num>
  <w:num w:numId="44">
    <w:abstractNumId w:val="11"/>
  </w:num>
  <w:num w:numId="45">
    <w:abstractNumId w:val="26"/>
  </w:num>
  <w:num w:numId="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2"/>
  </w:num>
  <w:num w:numId="48">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D441B"/>
    <w:rsid w:val="00134C85"/>
    <w:rsid w:val="001835AB"/>
    <w:rsid w:val="001A0C3C"/>
    <w:rsid w:val="001A69D5"/>
    <w:rsid w:val="00206ECA"/>
    <w:rsid w:val="00214ACF"/>
    <w:rsid w:val="00272745"/>
    <w:rsid w:val="002B2234"/>
    <w:rsid w:val="00401210"/>
    <w:rsid w:val="004751C6"/>
    <w:rsid w:val="00521A6A"/>
    <w:rsid w:val="005475D8"/>
    <w:rsid w:val="00552E11"/>
    <w:rsid w:val="00590FDD"/>
    <w:rsid w:val="005D6301"/>
    <w:rsid w:val="006048FB"/>
    <w:rsid w:val="00666119"/>
    <w:rsid w:val="006D4C87"/>
    <w:rsid w:val="006F11B7"/>
    <w:rsid w:val="0072103C"/>
    <w:rsid w:val="00853FB4"/>
    <w:rsid w:val="0088392C"/>
    <w:rsid w:val="008C64C6"/>
    <w:rsid w:val="00934525"/>
    <w:rsid w:val="00942177"/>
    <w:rsid w:val="00A42271"/>
    <w:rsid w:val="00AB0A1E"/>
    <w:rsid w:val="00AF234B"/>
    <w:rsid w:val="00B2688C"/>
    <w:rsid w:val="00BD72C4"/>
    <w:rsid w:val="00BE17B4"/>
    <w:rsid w:val="00C33313"/>
    <w:rsid w:val="00C71F9E"/>
    <w:rsid w:val="00CB254F"/>
    <w:rsid w:val="00CF334C"/>
    <w:rsid w:val="00D02A03"/>
    <w:rsid w:val="00D12751"/>
    <w:rsid w:val="00DA26BB"/>
    <w:rsid w:val="00DD1912"/>
    <w:rsid w:val="00E152A0"/>
    <w:rsid w:val="00E63F92"/>
    <w:rsid w:val="00E650D8"/>
    <w:rsid w:val="00E679C7"/>
    <w:rsid w:val="00EA3336"/>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FBFAFD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numbering" w:customStyle="1" w:styleId="NoList3">
    <w:name w:val="No List3"/>
    <w:next w:val="a2"/>
    <w:semiHidden/>
    <w:rsid w:val="00590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808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97384DE99F64EFE95EB6B796425FE6C"/>
        <w:category>
          <w:name w:val="General"/>
          <w:gallery w:val="placeholder"/>
        </w:category>
        <w:types>
          <w:type w:val="bbPlcHdr"/>
        </w:types>
        <w:behaviors>
          <w:behavior w:val="content"/>
        </w:behaviors>
        <w:guid w:val="{5C0207B8-9B9D-4F61-A386-B47B11269495}"/>
      </w:docPartPr>
      <w:docPartBody>
        <w:p w:rsidR="0032380B" w:rsidRDefault="000046A2" w:rsidP="000046A2">
          <w:pPr>
            <w:pStyle w:val="097384DE99F64EFE95EB6B796425FE6C"/>
          </w:pPr>
          <w:r w:rsidRPr="00223444">
            <w:rPr>
              <w:rStyle w:val="a3"/>
              <w:rtl/>
            </w:rPr>
            <w:t>[שם ספק]</w:t>
          </w:r>
        </w:p>
      </w:docPartBody>
    </w:docPart>
    <w:docPart>
      <w:docPartPr>
        <w:name w:val="BEFDDA32FACF48EE8967FD3328EE85D5"/>
        <w:category>
          <w:name w:val="General"/>
          <w:gallery w:val="placeholder"/>
        </w:category>
        <w:types>
          <w:type w:val="bbPlcHdr"/>
        </w:types>
        <w:behaviors>
          <w:behavior w:val="content"/>
        </w:behaviors>
        <w:guid w:val="{0FD9F342-BB75-4E93-8EE9-74E6B8D88E78}"/>
      </w:docPartPr>
      <w:docPartBody>
        <w:p w:rsidR="0032380B" w:rsidRDefault="000046A2" w:rsidP="000046A2">
          <w:pPr>
            <w:pStyle w:val="BEFDDA32FACF48EE8967FD3328EE85D5"/>
          </w:pPr>
          <w:r w:rsidRPr="00223444">
            <w:rPr>
              <w:rStyle w:val="a3"/>
              <w:rtl/>
            </w:rPr>
            <w:t>[תיאור עבודה]</w:t>
          </w:r>
        </w:p>
      </w:docPartBody>
    </w:docPart>
    <w:docPart>
      <w:docPartPr>
        <w:name w:val="AE4C4EA1358F449CB9AA95A98D430D69"/>
        <w:category>
          <w:name w:val="General"/>
          <w:gallery w:val="placeholder"/>
        </w:category>
        <w:types>
          <w:type w:val="bbPlcHdr"/>
        </w:types>
        <w:behaviors>
          <w:behavior w:val="content"/>
        </w:behaviors>
        <w:guid w:val="{CBA314B7-BC2E-49DF-8D45-0E628EDDD943}"/>
      </w:docPartPr>
      <w:docPartBody>
        <w:p w:rsidR="0032380B" w:rsidRDefault="000046A2" w:rsidP="000046A2">
          <w:pPr>
            <w:pStyle w:val="AE4C4EA1358F449CB9AA95A98D430D69"/>
          </w:pPr>
          <w:r w:rsidRPr="00F35AC3">
            <w:rPr>
              <w:rStyle w:val="a3"/>
              <w:rtl/>
            </w:rPr>
            <w:t>[ערך של מזהה מסמך]</w:t>
          </w:r>
        </w:p>
      </w:docPartBody>
    </w:docPart>
    <w:docPart>
      <w:docPartPr>
        <w:name w:val="8C1C27966FA842BD9DBB84D7CEBF11D9"/>
        <w:category>
          <w:name w:val="General"/>
          <w:gallery w:val="placeholder"/>
        </w:category>
        <w:types>
          <w:type w:val="bbPlcHdr"/>
        </w:types>
        <w:behaviors>
          <w:behavior w:val="content"/>
        </w:behaviors>
        <w:guid w:val="{E0B6923E-361E-4EE2-83EA-2C9787AE7A05}"/>
      </w:docPartPr>
      <w:docPartBody>
        <w:p w:rsidR="0032380B" w:rsidRDefault="000046A2" w:rsidP="000046A2">
          <w:pPr>
            <w:pStyle w:val="8C1C27966FA842BD9DBB84D7CEBF11D9"/>
          </w:pPr>
          <w:r w:rsidRPr="0072715D">
            <w:rPr>
              <w:rStyle w:val="a3"/>
              <w:rtl/>
            </w:rPr>
            <w:t>[גרסת חוזה]</w:t>
          </w:r>
        </w:p>
      </w:docPartBody>
    </w:docPart>
    <w:docPart>
      <w:docPartPr>
        <w:name w:val="D8AD10FF4ACF422CBCAAB4B3A763E055"/>
        <w:category>
          <w:name w:val="General"/>
          <w:gallery w:val="placeholder"/>
        </w:category>
        <w:types>
          <w:type w:val="bbPlcHdr"/>
        </w:types>
        <w:behaviors>
          <w:behavior w:val="content"/>
        </w:behaviors>
        <w:guid w:val="{FFDECDB3-B360-40E1-95AF-E334FAFCA8AE}"/>
      </w:docPartPr>
      <w:docPartBody>
        <w:p w:rsidR="0032380B" w:rsidRDefault="000046A2" w:rsidP="000046A2">
          <w:pPr>
            <w:pStyle w:val="D8AD10FF4ACF422CBCAAB4B3A763E055"/>
          </w:pPr>
          <w:r w:rsidRPr="0072715D">
            <w:rPr>
              <w:rStyle w:val="a3"/>
              <w:rtl/>
            </w:rPr>
            <w:t>[סטטוס חוזה]</w:t>
          </w:r>
        </w:p>
      </w:docPartBody>
    </w:docPart>
    <w:docPart>
      <w:docPartPr>
        <w:name w:val="CC8A059E093E4A90BE11D1F720F8CE2A"/>
        <w:category>
          <w:name w:val="General"/>
          <w:gallery w:val="placeholder"/>
        </w:category>
        <w:types>
          <w:type w:val="bbPlcHdr"/>
        </w:types>
        <w:behaviors>
          <w:behavior w:val="content"/>
        </w:behaviors>
        <w:guid w:val="{3635ABCD-880F-49C6-8D80-B0870A129946}"/>
      </w:docPartPr>
      <w:docPartBody>
        <w:p w:rsidR="00655D33" w:rsidRDefault="00655D33">
          <w:r w:rsidRPr="0092175A">
            <w:rPr>
              <w:rStyle w:val="a3"/>
              <w:rtl/>
            </w:rPr>
            <w:t>[שם אתר]</w:t>
          </w:r>
        </w:p>
      </w:docPartBody>
    </w:docPart>
    <w:docPart>
      <w:docPartPr>
        <w:name w:val="F4859009619B4EBF95EABB03B950E08A"/>
        <w:category>
          <w:name w:val="General"/>
          <w:gallery w:val="placeholder"/>
        </w:category>
        <w:types>
          <w:type w:val="bbPlcHdr"/>
        </w:types>
        <w:behaviors>
          <w:behavior w:val="content"/>
        </w:behaviors>
        <w:guid w:val="{607B2261-2943-4A33-B33F-544030314D71}"/>
      </w:docPartPr>
      <w:docPartBody>
        <w:p w:rsidR="00655D33" w:rsidRDefault="00655D33">
          <w:r w:rsidRPr="0092175A">
            <w:rPr>
              <w:rStyle w:val="a3"/>
              <w:rtl/>
            </w:rPr>
            <w:t>[שם הפרויקט]</w:t>
          </w:r>
        </w:p>
      </w:docPartBody>
    </w:docPart>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a3"/>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a3"/>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a3"/>
              <w:rtl/>
            </w:rPr>
            <w:t>[צדדים נוספים]</w:t>
          </w:r>
        </w:p>
      </w:docPartBody>
    </w:docPart>
    <w:docPart>
      <w:docPartPr>
        <w:name w:val="2BEB9EA2FB8F418CA6F093BEF0B86936"/>
        <w:category>
          <w:name w:val="General"/>
          <w:gallery w:val="placeholder"/>
        </w:category>
        <w:types>
          <w:type w:val="bbPlcHdr"/>
        </w:types>
        <w:behaviors>
          <w:behavior w:val="content"/>
        </w:behaviors>
        <w:guid w:val="{8E514D73-FF67-4622-9B32-ED22913FA113}"/>
      </w:docPartPr>
      <w:docPartBody>
        <w:p w:rsidR="00655D33" w:rsidRDefault="00655D33">
          <w:r w:rsidRPr="0092175A">
            <w:rPr>
              <w:rStyle w:val="a3"/>
              <w:rtl/>
            </w:rPr>
            <w:t>[רשות מקומית]</w:t>
          </w:r>
        </w:p>
      </w:docPartBody>
    </w:docPart>
    <w:docPart>
      <w:docPartPr>
        <w:name w:val="602448F0F75346429017D2A7C3D0391F"/>
        <w:category>
          <w:name w:val="General"/>
          <w:gallery w:val="placeholder"/>
        </w:category>
        <w:types>
          <w:type w:val="bbPlcHdr"/>
        </w:types>
        <w:behaviors>
          <w:behavior w:val="content"/>
        </w:behaviors>
        <w:guid w:val="{4A5BCD2A-A8A8-47F2-9D7B-16CF48223543}"/>
      </w:docPartPr>
      <w:docPartBody>
        <w:p w:rsidR="00655D33" w:rsidRDefault="00655D33">
          <w:r w:rsidRPr="0092175A">
            <w:rPr>
              <w:rStyle w:val="a3"/>
              <w:rtl/>
            </w:rPr>
            <w:t>[שם אתר]</w:t>
          </w:r>
        </w:p>
      </w:docPartBody>
    </w:docPart>
    <w:docPart>
      <w:docPartPr>
        <w:name w:val="FCC2BE1A6465455E8499F7C208A0BC6C"/>
        <w:category>
          <w:name w:val="General"/>
          <w:gallery w:val="placeholder"/>
        </w:category>
        <w:types>
          <w:type w:val="bbPlcHdr"/>
        </w:types>
        <w:behaviors>
          <w:behavior w:val="content"/>
        </w:behaviors>
        <w:guid w:val="{774F0B16-64C0-40D9-9DBE-633688D64493}"/>
      </w:docPartPr>
      <w:docPartBody>
        <w:p w:rsidR="00655D33" w:rsidRDefault="00655D33">
          <w:r w:rsidRPr="0092175A">
            <w:rPr>
              <w:rStyle w:val="a3"/>
              <w:rtl/>
            </w:rPr>
            <w:t>[שם הפרויקט]</w:t>
          </w:r>
        </w:p>
      </w:docPartBody>
    </w:docPart>
    <w:docPart>
      <w:docPartPr>
        <w:name w:val="9B8046D4197444E786A22557B70FE4C6"/>
        <w:category>
          <w:name w:val="General"/>
          <w:gallery w:val="placeholder"/>
        </w:category>
        <w:types>
          <w:type w:val="bbPlcHdr"/>
        </w:types>
        <w:behaviors>
          <w:behavior w:val="content"/>
        </w:behaviors>
        <w:guid w:val="{AB0E977A-99D0-413D-B553-8EA401CDB00F}"/>
      </w:docPartPr>
      <w:docPartBody>
        <w:p w:rsidR="00655D33" w:rsidRDefault="00655D33">
          <w:r w:rsidRPr="0092175A">
            <w:rPr>
              <w:rStyle w:val="a3"/>
              <w:rtl/>
            </w:rPr>
            <w:t>[שדה נוסף 2]</w:t>
          </w:r>
        </w:p>
      </w:docPartBody>
    </w:docPart>
    <w:docPart>
      <w:docPartPr>
        <w:name w:val="90FDBA49E324409F883FCAD844354882"/>
        <w:category>
          <w:name w:val="General"/>
          <w:gallery w:val="placeholder"/>
        </w:category>
        <w:types>
          <w:type w:val="bbPlcHdr"/>
        </w:types>
        <w:behaviors>
          <w:behavior w:val="content"/>
        </w:behaviors>
        <w:guid w:val="{B8A1A40D-D011-47D8-9E78-6B5AE131BD9C}"/>
      </w:docPartPr>
      <w:docPartBody>
        <w:p w:rsidR="00655D33" w:rsidRDefault="00655D33">
          <w:r w:rsidRPr="0092175A">
            <w:rPr>
              <w:rStyle w:val="a3"/>
              <w:rtl/>
            </w:rPr>
            <w:t>[שדה נוסף 1]</w:t>
          </w:r>
        </w:p>
      </w:docPartBody>
    </w:docPart>
    <w:docPart>
      <w:docPartPr>
        <w:name w:val="0365D65341ED45538F803DADA709616B"/>
        <w:category>
          <w:name w:val="General"/>
          <w:gallery w:val="placeholder"/>
        </w:category>
        <w:types>
          <w:type w:val="bbPlcHdr"/>
        </w:types>
        <w:behaviors>
          <w:behavior w:val="content"/>
        </w:behaviors>
        <w:guid w:val="{A2A1F065-4031-4D8A-8F3A-114AD5A1005A}"/>
      </w:docPartPr>
      <w:docPartBody>
        <w:p w:rsidR="00655D33" w:rsidRDefault="00655D33">
          <w:r w:rsidRPr="0092175A">
            <w:rPr>
              <w:rStyle w:val="a3"/>
              <w:rtl/>
            </w:rPr>
            <w:t>[רשות מקומית]</w:t>
          </w:r>
        </w:p>
      </w:docPartBody>
    </w:docPart>
    <w:docPart>
      <w:docPartPr>
        <w:name w:val="92BC883D4512468E955B2B51BD04B1CD"/>
        <w:category>
          <w:name w:val="General"/>
          <w:gallery w:val="placeholder"/>
        </w:category>
        <w:types>
          <w:type w:val="bbPlcHdr"/>
        </w:types>
        <w:behaviors>
          <w:behavior w:val="content"/>
        </w:behaviors>
        <w:guid w:val="{78EA2FEF-B9AC-47A2-B3C2-FBC9181A1642}"/>
      </w:docPartPr>
      <w:docPartBody>
        <w:p w:rsidR="00655D33" w:rsidRDefault="00655D33">
          <w:r w:rsidRPr="0092175A">
            <w:rPr>
              <w:rStyle w:val="a3"/>
              <w:rtl/>
            </w:rPr>
            <w:t>[שדה נוסף 3]</w:t>
          </w:r>
        </w:p>
      </w:docPartBody>
    </w:docPart>
    <w:docPart>
      <w:docPartPr>
        <w:name w:val="C13AECD0DDDE4FA3B6E400CF70AD00A9"/>
        <w:category>
          <w:name w:val="General"/>
          <w:gallery w:val="placeholder"/>
        </w:category>
        <w:types>
          <w:type w:val="bbPlcHdr"/>
        </w:types>
        <w:behaviors>
          <w:behavior w:val="content"/>
        </w:behaviors>
        <w:guid w:val="{43ABDC93-6CFC-491F-ACB5-6BF23CFE9A9E}"/>
      </w:docPartPr>
      <w:docPartBody>
        <w:p w:rsidR="00655D33" w:rsidRDefault="00655D33">
          <w:r w:rsidRPr="0092175A">
            <w:rPr>
              <w:rStyle w:val="a3"/>
              <w:rtl/>
            </w:rPr>
            <w:t>[שדה נוסף 4]</w:t>
          </w:r>
        </w:p>
      </w:docPartBody>
    </w:docPart>
    <w:docPart>
      <w:docPartPr>
        <w:name w:val="E27D6EEA7FD44551BF3822F1056B5256"/>
        <w:category>
          <w:name w:val="General"/>
          <w:gallery w:val="placeholder"/>
        </w:category>
        <w:types>
          <w:type w:val="bbPlcHdr"/>
        </w:types>
        <w:behaviors>
          <w:behavior w:val="content"/>
        </w:behaviors>
        <w:guid w:val="{B5BA12C1-38A7-4AAA-AD4F-3DDB9F87C1F3}"/>
      </w:docPartPr>
      <w:docPartBody>
        <w:p w:rsidR="00655D33" w:rsidRDefault="00655D33">
          <w:r w:rsidRPr="0092175A">
            <w:rPr>
              <w:rStyle w:val="a3"/>
              <w:rtl/>
            </w:rPr>
            <w:t>[שדה נוסף 5]</w:t>
          </w:r>
        </w:p>
      </w:docPartBody>
    </w:docPart>
    <w:docPart>
      <w:docPartPr>
        <w:name w:val="65FE233B08E34A53A455806AED8581A9"/>
        <w:category>
          <w:name w:val="General"/>
          <w:gallery w:val="placeholder"/>
        </w:category>
        <w:types>
          <w:type w:val="bbPlcHdr"/>
        </w:types>
        <w:behaviors>
          <w:behavior w:val="content"/>
        </w:behaviors>
        <w:guid w:val="{0E4425D6-DFE7-4C4B-B38B-2EF8B35DA02C}"/>
      </w:docPartPr>
      <w:docPartBody>
        <w:p w:rsidR="00655D33" w:rsidRDefault="00655D33">
          <w:r w:rsidRPr="0092175A">
            <w:rPr>
              <w:rStyle w:val="a3"/>
              <w:rtl/>
            </w:rPr>
            <w:t>[שדה נוסף 6]</w:t>
          </w:r>
        </w:p>
      </w:docPartBody>
    </w:docPart>
    <w:docPart>
      <w:docPartPr>
        <w:name w:val="ADA2B8F1669747F587F74ACAD451F29F"/>
        <w:category>
          <w:name w:val="General"/>
          <w:gallery w:val="placeholder"/>
        </w:category>
        <w:types>
          <w:type w:val="bbPlcHdr"/>
        </w:types>
        <w:behaviors>
          <w:behavior w:val="content"/>
        </w:behaviors>
        <w:guid w:val="{9871ED3C-F701-4CF8-930E-3C28B19FC96A}"/>
      </w:docPartPr>
      <w:docPartBody>
        <w:p w:rsidR="00655D33" w:rsidRDefault="00655D33">
          <w:r w:rsidRPr="0092175A">
            <w:rPr>
              <w:rStyle w:val="a3"/>
              <w:rtl/>
            </w:rPr>
            <w:t>[אחוז השתתפות צד א]</w:t>
          </w:r>
        </w:p>
      </w:docPartBody>
    </w:docPart>
    <w:docPart>
      <w:docPartPr>
        <w:name w:val="F3330A9459C14140859C6FF9B7B2AF76"/>
        <w:category>
          <w:name w:val="General"/>
          <w:gallery w:val="placeholder"/>
        </w:category>
        <w:types>
          <w:type w:val="bbPlcHdr"/>
        </w:types>
        <w:behaviors>
          <w:behavior w:val="content"/>
        </w:behaviors>
        <w:guid w:val="{9729028C-CA61-4D6D-946E-0D40795B6AAF}"/>
      </w:docPartPr>
      <w:docPartBody>
        <w:p w:rsidR="002F5723" w:rsidRDefault="00655D33">
          <w:r w:rsidRPr="0092175A">
            <w:rPr>
              <w:rStyle w:val="a3"/>
              <w:rtl/>
            </w:rPr>
            <w:t>[סוג מדד כותרת]</w:t>
          </w:r>
        </w:p>
      </w:docPartBody>
    </w:docPart>
    <w:docPart>
      <w:docPartPr>
        <w:name w:val="A2C82A230764425A961F5C52BFA6FD06"/>
        <w:category>
          <w:name w:val="General"/>
          <w:gallery w:val="placeholder"/>
        </w:category>
        <w:types>
          <w:type w:val="bbPlcHdr"/>
        </w:types>
        <w:behaviors>
          <w:behavior w:val="content"/>
        </w:behaviors>
        <w:guid w:val="{8EF8E6FA-C6AD-43CC-BA97-1C5DA20DE0A9}"/>
      </w:docPartPr>
      <w:docPartBody>
        <w:p w:rsidR="002F5723" w:rsidRDefault="00655D33">
          <w:r w:rsidRPr="0092175A">
            <w:rPr>
              <w:rStyle w:val="a3"/>
              <w:rtl/>
            </w:rPr>
            <w:t>[מדד בגין/ידוע - כותרת]</w:t>
          </w:r>
        </w:p>
      </w:docPartBody>
    </w:docPart>
    <w:docPart>
      <w:docPartPr>
        <w:name w:val="AEC5B047A9594021A29F7782A9AD4752"/>
        <w:category>
          <w:name w:val="General"/>
          <w:gallery w:val="placeholder"/>
        </w:category>
        <w:types>
          <w:type w:val="bbPlcHdr"/>
        </w:types>
        <w:behaviors>
          <w:behavior w:val="content"/>
        </w:behaviors>
        <w:guid w:val="{750CB0B0-A299-43C3-BDA2-C56A5E2B7941}"/>
      </w:docPartPr>
      <w:docPartBody>
        <w:p w:rsidR="002F5723" w:rsidRDefault="00655D33">
          <w:r w:rsidRPr="0092175A">
            <w:rPr>
              <w:rStyle w:val="a3"/>
              <w:rtl/>
            </w:rPr>
            <w:t>[מדד בסיס]</w:t>
          </w:r>
        </w:p>
      </w:docPartBody>
    </w:docPart>
    <w:docPart>
      <w:docPartPr>
        <w:name w:val="A5EA6EF8ADC44A049CC95E8EEACF9BB8"/>
        <w:category>
          <w:name w:val="General"/>
          <w:gallery w:val="placeholder"/>
        </w:category>
        <w:types>
          <w:type w:val="bbPlcHdr"/>
        </w:types>
        <w:behaviors>
          <w:behavior w:val="content"/>
        </w:behaviors>
        <w:guid w:val="{3BCF371E-6197-44D4-850F-B57D36DD5531}"/>
      </w:docPartPr>
      <w:docPartBody>
        <w:p w:rsidR="002F5723" w:rsidRDefault="00655D33">
          <w:r w:rsidRPr="0092175A">
            <w:rPr>
              <w:rStyle w:val="a3"/>
              <w:rtl/>
            </w:rPr>
            <w:t>[נקודות מדד]</w:t>
          </w:r>
        </w:p>
      </w:docPartBody>
    </w:docPart>
    <w:docPart>
      <w:docPartPr>
        <w:name w:val="3AFD8E02F2344D1590FC8863237B7297"/>
        <w:category>
          <w:name w:val="General"/>
          <w:gallery w:val="placeholder"/>
        </w:category>
        <w:types>
          <w:type w:val="bbPlcHdr"/>
        </w:types>
        <w:behaviors>
          <w:behavior w:val="content"/>
        </w:behaviors>
        <w:guid w:val="{EA377D88-7B1A-4184-9D15-636A883AE8DA}"/>
      </w:docPartPr>
      <w:docPartBody>
        <w:p w:rsidR="002F5723" w:rsidRDefault="00655D33">
          <w:r w:rsidRPr="0092175A">
            <w:rPr>
              <w:rStyle w:val="a3"/>
              <w:rtl/>
            </w:rPr>
            <w:t>[תאריך חתימת חוזה]</w:t>
          </w:r>
        </w:p>
      </w:docPartBody>
    </w:docPart>
    <w:docPart>
      <w:docPartPr>
        <w:name w:val="CD9F2EDDD4494E668E64D070872FB89A"/>
        <w:category>
          <w:name w:val="General"/>
          <w:gallery w:val="placeholder"/>
        </w:category>
        <w:types>
          <w:type w:val="bbPlcHdr"/>
        </w:types>
        <w:behaviors>
          <w:behavior w:val="content"/>
        </w:behaviors>
        <w:guid w:val="{3B515114-102D-46F6-8E29-5232456B7B43}"/>
      </w:docPartPr>
      <w:docPartBody>
        <w:p w:rsidR="002F5723" w:rsidRDefault="00655D33">
          <w:r w:rsidRPr="0092175A">
            <w:rPr>
              <w:rStyle w:val="a3"/>
              <w:rtl/>
            </w:rPr>
            <w:t>[שם צד א]</w:t>
          </w:r>
        </w:p>
      </w:docPartBody>
    </w:docPart>
    <w:docPart>
      <w:docPartPr>
        <w:name w:val="5A20D679B32E4101946617889E20012D"/>
        <w:category>
          <w:name w:val="General"/>
          <w:gallery w:val="placeholder"/>
        </w:category>
        <w:types>
          <w:type w:val="bbPlcHdr"/>
        </w:types>
        <w:behaviors>
          <w:behavior w:val="content"/>
        </w:behaviors>
        <w:guid w:val="{B547D778-4282-4342-8467-AC5BB868D981}"/>
      </w:docPartPr>
      <w:docPartBody>
        <w:p w:rsidR="002F5723" w:rsidRDefault="00655D33">
          <w:r w:rsidRPr="0092175A">
            <w:rPr>
              <w:rStyle w:val="a3"/>
              <w:rtl/>
            </w:rPr>
            <w:t>[שם ספק]</w:t>
          </w:r>
        </w:p>
      </w:docPartBody>
    </w:docPart>
    <w:docPart>
      <w:docPartPr>
        <w:name w:val="7C9C556CE0F34138AAFE439041ED51E7"/>
        <w:category>
          <w:name w:val="General"/>
          <w:gallery w:val="placeholder"/>
        </w:category>
        <w:types>
          <w:type w:val="bbPlcHdr"/>
        </w:types>
        <w:behaviors>
          <w:behavior w:val="content"/>
        </w:behaviors>
        <w:guid w:val="{20583907-E82D-4207-A3B2-8D3C260828C8}"/>
      </w:docPartPr>
      <w:docPartBody>
        <w:p w:rsidR="002F5723" w:rsidRDefault="00655D33">
          <w:r w:rsidRPr="0092175A">
            <w:rPr>
              <w:rStyle w:val="a3"/>
              <w:rtl/>
            </w:rPr>
            <w:t>[שם ספק]</w:t>
          </w:r>
        </w:p>
      </w:docPartBody>
    </w:docPart>
    <w:docPart>
      <w:docPartPr>
        <w:name w:val="3C9133744BB24B31A28316E157BAE907"/>
        <w:category>
          <w:name w:val="General"/>
          <w:gallery w:val="placeholder"/>
        </w:category>
        <w:types>
          <w:type w:val="bbPlcHdr"/>
        </w:types>
        <w:behaviors>
          <w:behavior w:val="content"/>
        </w:behaviors>
        <w:guid w:val="{9C77E3E7-263D-4227-B8B6-2C39743D3F04}"/>
      </w:docPartPr>
      <w:docPartBody>
        <w:p w:rsidR="002F5723" w:rsidRDefault="00655D33">
          <w:r w:rsidRPr="0092175A">
            <w:rPr>
              <w:rStyle w:val="a3"/>
              <w:rtl/>
            </w:rPr>
            <w:t>[שם ספק]</w:t>
          </w:r>
        </w:p>
      </w:docPartBody>
    </w:docPart>
    <w:docPart>
      <w:docPartPr>
        <w:name w:val="2BA1A2A61263491D8B68F8826107FEF1"/>
        <w:category>
          <w:name w:val="General"/>
          <w:gallery w:val="placeholder"/>
        </w:category>
        <w:types>
          <w:type w:val="bbPlcHdr"/>
        </w:types>
        <w:behaviors>
          <w:behavior w:val="content"/>
        </w:behaviors>
        <w:guid w:val="{73B88225-6B4B-4AE9-8A13-92163EBDE44D}"/>
      </w:docPartPr>
      <w:docPartBody>
        <w:p w:rsidR="002F5723" w:rsidRDefault="00655D33">
          <w:r w:rsidRPr="0092175A">
            <w:rPr>
              <w:rStyle w:val="a3"/>
              <w:rtl/>
            </w:rPr>
            <w:t>[שם ספק]</w:t>
          </w:r>
        </w:p>
      </w:docPartBody>
    </w:docPart>
    <w:docPart>
      <w:docPartPr>
        <w:name w:val="E6DBE0DE68F14E199EA20EECA69E45E0"/>
        <w:category>
          <w:name w:val="General"/>
          <w:gallery w:val="placeholder"/>
        </w:category>
        <w:types>
          <w:type w:val="bbPlcHdr"/>
        </w:types>
        <w:behaviors>
          <w:behavior w:val="content"/>
        </w:behaviors>
        <w:guid w:val="{133BF02A-06E6-4449-9934-1CC4CC674CCF}"/>
      </w:docPartPr>
      <w:docPartBody>
        <w:p w:rsidR="002F5723" w:rsidRDefault="00655D33">
          <w:r w:rsidRPr="0092175A">
            <w:rPr>
              <w:rStyle w:val="a3"/>
              <w:rtl/>
            </w:rPr>
            <w:t>[שם ספק]</w:t>
          </w:r>
        </w:p>
      </w:docPartBody>
    </w:docPart>
    <w:docPart>
      <w:docPartPr>
        <w:name w:val="2D0D9EDD28CE4340BFC97041272FC052"/>
        <w:category>
          <w:name w:val="General"/>
          <w:gallery w:val="placeholder"/>
        </w:category>
        <w:types>
          <w:type w:val="bbPlcHdr"/>
        </w:types>
        <w:behaviors>
          <w:behavior w:val="content"/>
        </w:behaviors>
        <w:guid w:val="{D6D47711-FDEA-48DA-BE24-EF6446C6F690}"/>
      </w:docPartPr>
      <w:docPartBody>
        <w:p w:rsidR="002F5723" w:rsidRDefault="00655D33">
          <w:r w:rsidRPr="0092175A">
            <w:rPr>
              <w:rStyle w:val="a3"/>
              <w:rtl/>
            </w:rPr>
            <w:t>[שם ספק]</w:t>
          </w:r>
        </w:p>
      </w:docPartBody>
    </w:docPart>
    <w:docPart>
      <w:docPartPr>
        <w:name w:val="B8273693FA0E44B28D1ACAC2073F35D0"/>
        <w:category>
          <w:name w:val="General"/>
          <w:gallery w:val="placeholder"/>
        </w:category>
        <w:types>
          <w:type w:val="bbPlcHdr"/>
        </w:types>
        <w:behaviors>
          <w:behavior w:val="content"/>
        </w:behaviors>
        <w:guid w:val="{0D6AEA5D-C5D4-464C-B80F-7D26C88FC791}"/>
      </w:docPartPr>
      <w:docPartBody>
        <w:p w:rsidR="002F5723" w:rsidRDefault="00655D33">
          <w:r w:rsidRPr="0092175A">
            <w:rPr>
              <w:rStyle w:val="a3"/>
              <w:rtl/>
            </w:rPr>
            <w:t>[שם ספק]</w:t>
          </w:r>
        </w:p>
      </w:docPartBody>
    </w:docPart>
    <w:docPart>
      <w:docPartPr>
        <w:name w:val="432497430ACA42E884858217AB4A3F7A"/>
        <w:category>
          <w:name w:val="General"/>
          <w:gallery w:val="placeholder"/>
        </w:category>
        <w:types>
          <w:type w:val="bbPlcHdr"/>
        </w:types>
        <w:behaviors>
          <w:behavior w:val="content"/>
        </w:behaviors>
        <w:guid w:val="{F14EC2D5-3BBB-4DEC-9FBE-1FEC81E27846}"/>
      </w:docPartPr>
      <w:docPartBody>
        <w:p w:rsidR="002F5723" w:rsidRDefault="00655D33">
          <w:r w:rsidRPr="0092175A">
            <w:rPr>
              <w:rStyle w:val="a3"/>
              <w:rtl/>
            </w:rPr>
            <w:t>[שם ספק]</w:t>
          </w:r>
        </w:p>
      </w:docPartBody>
    </w:docPart>
    <w:docPart>
      <w:docPartPr>
        <w:name w:val="1BDCB980704740669F559038255D85E9"/>
        <w:category>
          <w:name w:val="General"/>
          <w:gallery w:val="placeholder"/>
        </w:category>
        <w:types>
          <w:type w:val="bbPlcHdr"/>
        </w:types>
        <w:behaviors>
          <w:behavior w:val="content"/>
        </w:behaviors>
        <w:guid w:val="{B0418F30-5785-4B44-9420-631C22BF0725}"/>
      </w:docPartPr>
      <w:docPartBody>
        <w:p w:rsidR="002F5723" w:rsidRDefault="00655D33">
          <w:r w:rsidRPr="0092175A">
            <w:rPr>
              <w:rStyle w:val="a3"/>
              <w:rtl/>
            </w:rPr>
            <w:t>[שם צד א]</w:t>
          </w:r>
        </w:p>
      </w:docPartBody>
    </w:docPart>
    <w:docPart>
      <w:docPartPr>
        <w:name w:val="B637E3B65C4B4643891944FA5A98C4F5"/>
        <w:category>
          <w:name w:val="General"/>
          <w:gallery w:val="placeholder"/>
        </w:category>
        <w:types>
          <w:type w:val="bbPlcHdr"/>
        </w:types>
        <w:behaviors>
          <w:behavior w:val="content"/>
        </w:behaviors>
        <w:guid w:val="{8F4F37D0-C822-4FEA-8BAF-627A8FA0BE64}"/>
      </w:docPartPr>
      <w:docPartBody>
        <w:p w:rsidR="002F5723" w:rsidRDefault="00655D33">
          <w:r w:rsidRPr="0092175A">
            <w:rPr>
              <w:rStyle w:val="a3"/>
              <w:rtl/>
            </w:rPr>
            <w:t>[שם ספק]</w:t>
          </w:r>
        </w:p>
      </w:docPartBody>
    </w:docPart>
    <w:docPart>
      <w:docPartPr>
        <w:name w:val="3D013FDA72814AEC877A57677FCA06F1"/>
        <w:category>
          <w:name w:val="General"/>
          <w:gallery w:val="placeholder"/>
        </w:category>
        <w:types>
          <w:type w:val="bbPlcHdr"/>
        </w:types>
        <w:behaviors>
          <w:behavior w:val="content"/>
        </w:behaviors>
        <w:guid w:val="{F379CD26-51C4-4928-B813-EC6F9907FC79}"/>
      </w:docPartPr>
      <w:docPartBody>
        <w:p w:rsidR="002F5723" w:rsidRDefault="00655D33" w:rsidP="00655D33">
          <w:pPr>
            <w:pStyle w:val="3D013FDA72814AEC877A57677FCA06F1"/>
          </w:pPr>
          <w:r w:rsidRPr="0092175A">
            <w:rPr>
              <w:rStyle w:val="a3"/>
              <w:rtl/>
            </w:rPr>
            <w:t>[שם ספק]</w:t>
          </w:r>
        </w:p>
      </w:docPartBody>
    </w:docPart>
    <w:docPart>
      <w:docPartPr>
        <w:name w:val="E69C83B341264CA1802D0AA87620F0EC"/>
        <w:category>
          <w:name w:val="General"/>
          <w:gallery w:val="placeholder"/>
        </w:category>
        <w:types>
          <w:type w:val="bbPlcHdr"/>
        </w:types>
        <w:behaviors>
          <w:behavior w:val="content"/>
        </w:behaviors>
        <w:guid w:val="{76039B67-33DD-4444-83C6-8688EA747A93}"/>
      </w:docPartPr>
      <w:docPartBody>
        <w:p w:rsidR="002F5723" w:rsidRDefault="00655D33">
          <w:r w:rsidRPr="0092175A">
            <w:rPr>
              <w:rStyle w:val="a3"/>
              <w:rtl/>
            </w:rPr>
            <w:t>[שם אתר]</w:t>
          </w:r>
        </w:p>
      </w:docPartBody>
    </w:docPart>
    <w:docPart>
      <w:docPartPr>
        <w:name w:val="D663EBB6405E4434878D854FB5B85AD0"/>
        <w:category>
          <w:name w:val="General"/>
          <w:gallery w:val="placeholder"/>
        </w:category>
        <w:types>
          <w:type w:val="bbPlcHdr"/>
        </w:types>
        <w:behaviors>
          <w:behavior w:val="content"/>
        </w:behaviors>
        <w:guid w:val="{4CB89376-1DC0-4137-95D7-50EAFB1644BB}"/>
      </w:docPartPr>
      <w:docPartBody>
        <w:p w:rsidR="002F5723" w:rsidRDefault="00655D33">
          <w:r w:rsidRPr="0092175A">
            <w:rPr>
              <w:rStyle w:val="a3"/>
              <w:rtl/>
            </w:rPr>
            <w:t>[תיאור עבודה]</w:t>
          </w:r>
        </w:p>
      </w:docPartBody>
    </w:docPart>
    <w:docPart>
      <w:docPartPr>
        <w:name w:val="FD12E25FA1ED499E869EE2D1CF354446"/>
        <w:category>
          <w:name w:val="General"/>
          <w:gallery w:val="placeholder"/>
        </w:category>
        <w:types>
          <w:type w:val="bbPlcHdr"/>
        </w:types>
        <w:behaviors>
          <w:behavior w:val="content"/>
        </w:behaviors>
        <w:guid w:val="{31B6F3DC-2DC8-4587-971B-2EAA2393BEED}"/>
      </w:docPartPr>
      <w:docPartBody>
        <w:p w:rsidR="002F5723" w:rsidRDefault="00655D33">
          <w:r w:rsidRPr="0092175A">
            <w:rPr>
              <w:rStyle w:val="a3"/>
              <w:rtl/>
            </w:rPr>
            <w:t>[שם צד א]</w:t>
          </w:r>
        </w:p>
      </w:docPartBody>
    </w:docPart>
    <w:docPart>
      <w:docPartPr>
        <w:name w:val="AB065624D29E40DDA20CAA29E7B261D5"/>
        <w:category>
          <w:name w:val="General"/>
          <w:gallery w:val="placeholder"/>
        </w:category>
        <w:types>
          <w:type w:val="bbPlcHdr"/>
        </w:types>
        <w:behaviors>
          <w:behavior w:val="content"/>
        </w:behaviors>
        <w:guid w:val="{C33DF054-7485-4B38-A956-52E57604CCE7}"/>
      </w:docPartPr>
      <w:docPartBody>
        <w:p w:rsidR="002F5723" w:rsidRDefault="00655D33">
          <w:r w:rsidRPr="0092175A">
            <w:rPr>
              <w:rStyle w:val="a3"/>
              <w:rtl/>
            </w:rPr>
            <w:t>[שם אתר]</w:t>
          </w:r>
        </w:p>
      </w:docPartBody>
    </w:docPart>
    <w:docPart>
      <w:docPartPr>
        <w:name w:val="8FD61FFA96764DE6B6BFC8F252732934"/>
        <w:category>
          <w:name w:val="General"/>
          <w:gallery w:val="placeholder"/>
        </w:category>
        <w:types>
          <w:type w:val="bbPlcHdr"/>
        </w:types>
        <w:behaviors>
          <w:behavior w:val="content"/>
        </w:behaviors>
        <w:guid w:val="{FCF89272-9FA1-4EEB-9A59-CCF70B5ACA33}"/>
      </w:docPartPr>
      <w:docPartBody>
        <w:p w:rsidR="002F5723" w:rsidRDefault="00655D33">
          <w:r w:rsidRPr="0092175A">
            <w:rPr>
              <w:rStyle w:val="a3"/>
              <w:rtl/>
            </w:rPr>
            <w:t>[תאריך חתימת חוזה]</w:t>
          </w:r>
        </w:p>
      </w:docPartBody>
    </w:docPart>
    <w:docPart>
      <w:docPartPr>
        <w:name w:val="FC507323F6C749F592BEAEDC0F15171C"/>
        <w:category>
          <w:name w:val="כללי"/>
          <w:gallery w:val="placeholder"/>
        </w:category>
        <w:types>
          <w:type w:val="bbPlcHdr"/>
        </w:types>
        <w:behaviors>
          <w:behavior w:val="content"/>
        </w:behaviors>
        <w:guid w:val="{3362541F-B6DE-482D-9FB0-372765EED01E}"/>
      </w:docPartPr>
      <w:docPartBody>
        <w:p w:rsidR="00F36170" w:rsidRDefault="00B52126" w:rsidP="00B52126">
          <w:pPr>
            <w:pStyle w:val="FC507323F6C749F592BEAEDC0F15171C"/>
          </w:pPr>
          <w:r w:rsidRPr="0092175A">
            <w:rPr>
              <w:rStyle w:val="a3"/>
              <w:rtl/>
            </w:rPr>
            <w:t>[שם צד א]</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2F5723"/>
    <w:rsid w:val="0032380B"/>
    <w:rsid w:val="003D3172"/>
    <w:rsid w:val="004628EB"/>
    <w:rsid w:val="00592843"/>
    <w:rsid w:val="00655D33"/>
    <w:rsid w:val="006865A5"/>
    <w:rsid w:val="00851FA8"/>
    <w:rsid w:val="00B52126"/>
    <w:rsid w:val="00C54D0F"/>
    <w:rsid w:val="00F3617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52126"/>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65D46F59F3F84881A4C764ED90A506C8">
    <w:name w:val="65D46F59F3F84881A4C764ED90A506C8"/>
    <w:rsid w:val="00B52126"/>
    <w:pPr>
      <w:bidi/>
    </w:pPr>
  </w:style>
  <w:style w:type="paragraph" w:customStyle="1" w:styleId="944DA8366E4E45C4BCDEC75B525A76B4">
    <w:name w:val="944DA8366E4E45C4BCDEC75B525A76B4"/>
    <w:rsid w:val="00B52126"/>
    <w:pPr>
      <w:bidi/>
    </w:pPr>
  </w:style>
  <w:style w:type="paragraph" w:customStyle="1" w:styleId="68DCDCA377304737AC5C4774ADAB60A5">
    <w:name w:val="68DCDCA377304737AC5C4774ADAB60A5"/>
    <w:rsid w:val="00B52126"/>
    <w:pPr>
      <w:bidi/>
    </w:pPr>
  </w:style>
  <w:style w:type="paragraph" w:customStyle="1" w:styleId="C2E56151143C45BF90F6FCC3483A03EC">
    <w:name w:val="C2E56151143C45BF90F6FCC3483A03EC"/>
    <w:rsid w:val="00B52126"/>
    <w:pPr>
      <w:bidi/>
    </w:pPr>
  </w:style>
  <w:style w:type="paragraph" w:customStyle="1" w:styleId="FC507323F6C749F592BEAEDC0F15171C">
    <w:name w:val="FC507323F6C749F592BEAEDC0F15171C"/>
    <w:rsid w:val="00B5212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1C459D4F-722D-4BAF-B9DB-85C7BD77C603}"/>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5C243511-8CEC-483F-8593-CF5FFE2D4AAC}"/>
</file>

<file path=customXml/itemProps5.xml><?xml version="1.0" encoding="utf-8"?>
<ds:datastoreItem xmlns:ds="http://schemas.openxmlformats.org/officeDocument/2006/customXml" ds:itemID="{37F93685-3758-4AD9-B7A6-8DECFAEAF620}"/>
</file>

<file path=customXml/itemProps6.xml><?xml version="1.0" encoding="utf-8"?>
<ds:datastoreItem xmlns:ds="http://schemas.openxmlformats.org/officeDocument/2006/customXml" ds:itemID="{AF2924A5-B144-4E05-8642-54D540988034}"/>
</file>

<file path=docProps/app.xml><?xml version="1.0" encoding="utf-8"?>
<Properties xmlns="http://schemas.openxmlformats.org/officeDocument/2006/extended-properties" xmlns:vt="http://schemas.openxmlformats.org/officeDocument/2006/docPropsVTypes">
  <Template>Normal</Template>
  <TotalTime>117</TotalTime>
  <Pages>44</Pages>
  <Words>11913</Words>
  <Characters>59570</Characters>
  <Application>Microsoft Office Word</Application>
  <DocSecurity>0</DocSecurity>
  <Lines>496</Lines>
  <Paragraphs>142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12</cp:revision>
  <dcterms:created xsi:type="dcterms:W3CDTF">2018-12-27T10:24:00Z</dcterms:created>
  <dcterms:modified xsi:type="dcterms:W3CDTF">2019-01-23T13:04:00Z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8071b175-5059-406b-8f7f-cced2d4eec60</vt:lpwstr>
  </property>
</Properties>
</file>