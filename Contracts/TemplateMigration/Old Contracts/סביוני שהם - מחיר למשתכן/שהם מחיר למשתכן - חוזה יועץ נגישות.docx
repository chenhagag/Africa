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8D2FF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tl/>
        </w:rPr>
      </w:pPr>
    </w:p>
    <w:p w14:paraId="1777447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589981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36B689EB" wp14:editId="13D5CA3A">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A9C798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FF0163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9085A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1B6463D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57C2F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E05C7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484B79" w14:textId="276D984C" w:rsidR="009C6F6C" w:rsidRPr="009C6F6C" w:rsidRDefault="00AF18E5"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color w:val="008000"/>
          <w:sz w:val="24"/>
          <w:szCs w:val="24"/>
          <w:rtl/>
        </w:rPr>
        <w:t xml:space="preserve">סביוני שהם </w:t>
      </w:r>
      <w:r>
        <w:rPr>
          <w:rFonts w:ascii="Times New Roman" w:eastAsia="Times New Roman" w:hAnsi="Times New Roman" w:cs="David"/>
          <w:color w:val="008000"/>
          <w:sz w:val="24"/>
          <w:szCs w:val="24"/>
          <w:rtl/>
        </w:rPr>
        <w:t>–</w:t>
      </w:r>
      <w:r>
        <w:rPr>
          <w:rFonts w:ascii="Times New Roman" w:eastAsia="Times New Roman" w:hAnsi="Times New Roman" w:cs="David" w:hint="cs"/>
          <w:color w:val="008000"/>
          <w:sz w:val="24"/>
          <w:szCs w:val="24"/>
          <w:rtl/>
        </w:rPr>
        <w:t xml:space="preserve"> מחיר למשתכן</w:t>
      </w:r>
    </w:p>
    <w:p w14:paraId="54843FA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8B4D5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2435F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361EE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4CD1F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20049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5BF09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2A8AE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1EBD6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54958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F7FFC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1B680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73ABD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9521C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3D25F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E5117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DC2C0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91863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D6FA5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4EE04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FFDE3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FBA6C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3A549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CB3F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604D9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8DD30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E4A0D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FAF28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380FF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CA7E6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5F39D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3B98F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68391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62D66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C856A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B2379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p>
    <w:p w14:paraId="440A6DC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2306D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r w:rsidRPr="009C6F6C">
        <w:rPr>
          <w:rFonts w:ascii="Times New Roman" w:eastAsia="Times New Roman" w:hAnsi="Times New Roman" w:cs="David"/>
          <w:color w:val="800080"/>
          <w:sz w:val="24"/>
          <w:szCs w:val="24"/>
          <w:lang w:eastAsia="he-IL"/>
        </w:rPr>
        <w:t>&lt;@@ContractSignatureDate@@&gt;</w:t>
      </w:r>
    </w:p>
    <w:p w14:paraId="5DC98CB7"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18282DF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877016A"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7E264F"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4A9086A1" w14:textId="7D8E906A" w:rsidR="009C6F6C" w:rsidRDefault="00AF18E5" w:rsidP="009C6F6C">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r>
        <w:rPr>
          <w:rFonts w:ascii="Times New Roman" w:eastAsia="Times New Roman" w:hAnsi="Times New Roman" w:cs="David" w:hint="cs"/>
          <w:color w:val="800080"/>
          <w:sz w:val="24"/>
          <w:szCs w:val="24"/>
          <w:rtl/>
        </w:rPr>
        <w:t>א.מ.ד.ס מחיר למשתכן</w:t>
      </w:r>
    </w:p>
    <w:p w14:paraId="744B0869" w14:textId="7845283E" w:rsidR="00AF18E5" w:rsidRPr="009C6F6C" w:rsidRDefault="00AF18E5" w:rsidP="009C6F6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800080"/>
          <w:sz w:val="24"/>
          <w:szCs w:val="24"/>
          <w:rtl/>
        </w:rPr>
        <w:t>רח' יהונתן נתניהו 1ג', אור יהודה</w:t>
      </w:r>
    </w:p>
    <w:p w14:paraId="2589B7D7"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2F5E756B"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55CB5A31"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54FFF36"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18FEACA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D32948D" w14:textId="12B0C3C8" w:rsidR="009C6F6C" w:rsidRDefault="00AF18E5" w:rsidP="009C6F6C">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bookmarkStart w:id="0" w:name="_GoBack"/>
      <w:del w:id="1" w:author="Meryl Etman" w:date="2019-01-15T13:52:00Z">
        <w:r w:rsidDel="004D286A">
          <w:rPr>
            <w:rFonts w:ascii="Times New Roman" w:eastAsia="Times New Roman" w:hAnsi="Times New Roman" w:cs="David" w:hint="cs"/>
            <w:color w:val="800080"/>
            <w:sz w:val="24"/>
            <w:szCs w:val="24"/>
            <w:rtl/>
          </w:rPr>
          <w:delText>ליבנד יצחק איגר מלכה אדריכלים</w:delText>
        </w:r>
      </w:del>
      <w:bookmarkEnd w:id="0"/>
      <w:ins w:id="2" w:author="Meryl Etman" w:date="2019-01-15T13:52:00Z">
        <w:r w:rsidR="004D286A">
          <w:rPr>
            <w:rFonts w:ascii="Times New Roman" w:eastAsia="Times New Roman" w:hAnsi="Times New Roman" w:cs="David" w:hint="cs"/>
            <w:color w:val="800080"/>
            <w:sz w:val="24"/>
            <w:szCs w:val="24"/>
            <w:rtl/>
          </w:rPr>
          <w:t>ליבנד יצחק אדריכל</w:t>
        </w:r>
      </w:ins>
    </w:p>
    <w:p w14:paraId="2FEEBB54" w14:textId="6C01F3C3" w:rsidR="00AF18E5" w:rsidRPr="009C6F6C" w:rsidRDefault="00AF18E5"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color w:val="800080"/>
          <w:sz w:val="24"/>
          <w:szCs w:val="24"/>
          <w:rtl/>
        </w:rPr>
        <w:t>ת.ד. 18243, ת"א</w:t>
      </w:r>
    </w:p>
    <w:p w14:paraId="1879D82A"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15668F50"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1A94B18D"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56C3E9F"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4AB2FC8"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2654D337"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1F37AA5E"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358F9345"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0117D9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1A0C7E5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57EA6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03C87BF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3D4860A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B11A80"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152519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1073A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830D1A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E828FF"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המתכנן,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המתכנן כאמור יערכו בשפה העברית.</w:t>
      </w:r>
    </w:p>
    <w:p w14:paraId="3C7987FE"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62EE7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776256B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המתכנן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12A5996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5F9CB1E"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F23689"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מנהל הפרויקט שיקבע ע"י המזמין וכן מי שנתמנה ע"י המזמין לשמש </w:t>
      </w:r>
      <w:r w:rsidRPr="009C6F6C">
        <w:rPr>
          <w:rFonts w:ascii="Times New Roman" w:eastAsia="Times New Roman" w:hAnsi="Times New Roman" w:cs="David"/>
          <w:sz w:val="20"/>
          <w:szCs w:val="24"/>
          <w:rtl/>
          <w:lang w:eastAsia="he-IL"/>
        </w:rPr>
        <w:lastRenderedPageBreak/>
        <w:t>כמנהלו לצורך חוזה זה באופן כללי או למטרה מסוימת וכן כל מי שיקבע ע"י המנהל לצרכים כאמור.</w:t>
      </w:r>
    </w:p>
    <w:p w14:paraId="0922EA5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847A1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444BF16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79201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31CFD44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0D0EEF00"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0F3929E"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6B4C730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E636F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10D6ECE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204B580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7CAC8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1AF49D47"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35427087"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0E3CCAC"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4E2FD653"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1C3E00F3"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1B7391B"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3D167795"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המתכנן;</w:t>
      </w:r>
    </w:p>
    <w:p w14:paraId="21F66081"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03E0F262"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המתכנן;</w:t>
      </w:r>
    </w:p>
    <w:p w14:paraId="67BF51F2"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המתכנן;</w:t>
      </w:r>
    </w:p>
    <w:p w14:paraId="31B7A188"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6CBCB878"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ז</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על קיום ביטוחי המתכנן;</w:t>
      </w:r>
    </w:p>
    <w:p w14:paraId="1EFDBA2C"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המתכנן להנפיק.</w:t>
      </w:r>
    </w:p>
    <w:p w14:paraId="06DBF717"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p>
    <w:p w14:paraId="3FA2DD4F"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p>
    <w:p w14:paraId="66110321"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המתכנן</w:t>
      </w:r>
    </w:p>
    <w:p w14:paraId="35B1E44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למתכנן והמתכנן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w:t>
      </w:r>
    </w:p>
    <w:p w14:paraId="048E4E3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רותי המתכנן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המתכנן,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המתכנן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625C053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המתכנן,</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F423D97"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B41C5C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154D9AA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המתכנן מתחייב לבצע את שרותי המתכנן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רותי המתכנן,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5D3271A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733DDE1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המתכנן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277EFA5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המתכנן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המתכנן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D55D1F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7064B0B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61DC615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E8EAF4D"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22E80A5F"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3AE2997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המתכנן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בהתאם להוראות חוזה זה.</w:t>
      </w:r>
    </w:p>
    <w:p w14:paraId="2226DBA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7C5529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למתכנן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7FE11D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המתכנן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68FE6A25"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המתכנן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33B0AF3"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B1FC94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5D79305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המתכנן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המתכנן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0D413785"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שרותי המתכנן.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המתכנן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19FBA86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המתכנן</w:t>
      </w:r>
    </w:p>
    <w:p w14:paraId="6678755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363BA45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שהמתכנן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291B72F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1D1763A0"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המתכנן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2555B37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63D1A00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המתכנן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BF4622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6965CAC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מי מטעמו לבקר במשרד המתכנן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012039A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המתכנן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C4FEECB"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המתכנן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3188ADA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637A9EA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המתכנן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7226703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המתכנן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47AB191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9EE42A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47EC19B"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המתכנן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DD603B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למתכנן שליטה עליו.</w:t>
      </w:r>
    </w:p>
    <w:p w14:paraId="765A5ED8"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3F587F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D6E068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00FDC6FC"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22C765E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569DE74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2BF4EC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המתכנן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שרותי המתכנן, והמתכנן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003DE357"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147392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המתכנן</w:t>
      </w:r>
    </w:p>
    <w:p w14:paraId="0469698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המתכנן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למתכנן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המתכנן</w:t>
      </w:r>
      <w:r w:rsidRPr="009C6F6C">
        <w:rPr>
          <w:rFonts w:ascii="Times New Roman" w:eastAsia="Times New Roman" w:hAnsi="Times New Roman" w:cs="David"/>
          <w:sz w:val="20"/>
          <w:szCs w:val="24"/>
          <w:rtl/>
          <w:lang w:eastAsia="he-IL"/>
        </w:rPr>
        <w:t>").</w:t>
      </w:r>
    </w:p>
    <w:p w14:paraId="5B01549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5D17708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67441FE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המתכנן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המתכנן במשרדו.</w:t>
      </w:r>
    </w:p>
    <w:p w14:paraId="3B88408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7521291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431C587"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547376D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6CA271F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2EFBE1FC"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המתכנן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01949C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המתכנן ישולמו למתכנן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352F3659"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המתכנן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F44C7E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המתכנן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המתכנן ומאומת כנדרש בו.</w:t>
      </w:r>
    </w:p>
    <w:p w14:paraId="3CB4CA8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המתכנן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7ECA2AC0"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CD7112C"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1BA7D8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7A6F8FBE"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המתכנן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4EA6017"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שהמתכנן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המתכנן ושכר המתכנן.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4E7513C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למתכנן דבר בגין שינויים הנובעים מ:</w:t>
      </w:r>
    </w:p>
    <w:p w14:paraId="7C8435F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קוי בתכנון ו/או באומדן של המתכנן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771851C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7B06068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1361F2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0456ADA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C4FE0BE"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המתכנן לרוכשים. המתכנן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6F6D980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5A6E884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המתכנן" ו/או "אישור עריכת הביטוח", לפי העניין), אצל חברת ביטוח מורשית כדין בישראל</w:t>
      </w:r>
      <w:r w:rsidRPr="009C6F6C">
        <w:rPr>
          <w:rFonts w:ascii="Times New Roman" w:eastAsia="Times New Roman" w:hAnsi="Times New Roman" w:cs="David"/>
          <w:sz w:val="20"/>
          <w:szCs w:val="24"/>
          <w:lang w:eastAsia="he-IL"/>
        </w:rPr>
        <w:t>.</w:t>
      </w:r>
    </w:p>
    <w:p w14:paraId="5D6E108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אפ"י ו/או מי מטעמה בכל הקשור לגבולות האחריות כאמור</w:t>
      </w:r>
      <w:r w:rsidRPr="009C6F6C">
        <w:rPr>
          <w:rFonts w:ascii="Times New Roman" w:eastAsia="Times New Roman" w:hAnsi="Times New Roman" w:cs="David"/>
          <w:sz w:val="20"/>
          <w:szCs w:val="24"/>
          <w:lang w:eastAsia="he-IL"/>
        </w:rPr>
        <w:t>.</w:t>
      </w:r>
    </w:p>
    <w:p w14:paraId="627D395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ביטוחי המתכנן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t>
      </w:r>
      <w:r w:rsidRPr="009C6F6C">
        <w:rPr>
          <w:rFonts w:ascii="Times New Roman" w:eastAsia="Times New Roman" w:hAnsi="Times New Roman" w:cs="David"/>
          <w:sz w:val="20"/>
          <w:szCs w:val="24"/>
          <w:lang w:eastAsia="he-IL"/>
        </w:rPr>
        <w:t>).</w:t>
      </w:r>
    </w:p>
    <w:p w14:paraId="790D120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ללא צורך בכל דרישה מצד אפ"י, מתחייב המתכנן להמציא לידי אפ"י, לפני תחילת מתן השירותים נשוא הסכם זה וכתנאי מוקדם להתקשרות ו/או לכל תשלום על חשבון התמורה, את אישור עריכת הביטוח, כשהוא חתום בידי מבטחיו</w:t>
      </w:r>
      <w:r w:rsidRPr="009C6F6C">
        <w:rPr>
          <w:rFonts w:ascii="Times New Roman" w:eastAsia="Times New Roman" w:hAnsi="Times New Roman" w:cs="David"/>
          <w:sz w:val="20"/>
          <w:szCs w:val="24"/>
          <w:lang w:eastAsia="he-IL"/>
        </w:rPr>
        <w:t xml:space="preserve">. </w:t>
      </w:r>
    </w:p>
    <w:p w14:paraId="0579471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בתום תקופת הביטוח, מתחייב המתכנן להמציא לידי אפ"י אישור עריכת ביטוח מעודכן בגין חידוש תוקף ביטוחי המתכנן לתקופת ביטוח נוספת, ומידי תקופת ביטוח, כל עוד הסכם זה בתוקף</w:t>
      </w:r>
      <w:r w:rsidRPr="009C6F6C">
        <w:rPr>
          <w:rFonts w:ascii="Times New Roman" w:eastAsia="Times New Roman" w:hAnsi="Times New Roman" w:cs="David"/>
          <w:sz w:val="20"/>
          <w:szCs w:val="24"/>
          <w:lang w:eastAsia="he-IL"/>
        </w:rPr>
        <w:t>.</w:t>
      </w:r>
    </w:p>
    <w:p w14:paraId="18A9588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אפ"י אישור עריכת ביטוח בגינו, במועדים כאמור ולמשך 7 (שבע) שנים נוספות לפחות ממועד תום מתן השירותים על פי ההסכם</w:t>
      </w:r>
      <w:r w:rsidRPr="009C6F6C">
        <w:rPr>
          <w:rFonts w:ascii="Times New Roman" w:eastAsia="Times New Roman" w:hAnsi="Times New Roman" w:cs="David"/>
          <w:sz w:val="20"/>
          <w:szCs w:val="24"/>
          <w:lang w:eastAsia="he-IL"/>
        </w:rPr>
        <w:t>.</w:t>
      </w:r>
    </w:p>
    <w:p w14:paraId="33B63A1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t>
      </w:r>
      <w:r w:rsidRPr="009C6F6C">
        <w:rPr>
          <w:rFonts w:ascii="Times New Roman" w:eastAsia="Times New Roman" w:hAnsi="Times New Roman" w:cs="David"/>
          <w:sz w:val="20"/>
          <w:szCs w:val="24"/>
          <w:lang w:eastAsia="he-IL"/>
        </w:rPr>
        <w:t>.</w:t>
      </w:r>
    </w:p>
    <w:p w14:paraId="70DE5DC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הפרת סעיף זה על כל תנאיו תיחשב להפרה יסודית של ההסכם.</w:t>
      </w:r>
    </w:p>
    <w:p w14:paraId="1DC0F064"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DD2F64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713F0CB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המתכנן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1AD772D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המתכנן,</w:t>
      </w:r>
      <w:r w:rsidRPr="009C6F6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565C878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6C82A73"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811408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המתכנן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08E5C1E8"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המתכנן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14C979A"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המתכנן</w:t>
      </w:r>
    </w:p>
    <w:p w14:paraId="2260E33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המתכנן</w:t>
      </w:r>
      <w:r w:rsidRPr="009C6F6C">
        <w:rPr>
          <w:rFonts w:ascii="Times New Roman" w:eastAsia="Times New Roman" w:hAnsi="Times New Roman" w:cs="David"/>
          <w:sz w:val="20"/>
          <w:szCs w:val="24"/>
          <w:rtl/>
          <w:lang w:eastAsia="he-IL"/>
        </w:rPr>
        <w:t>.</w:t>
      </w:r>
    </w:p>
    <w:p w14:paraId="79FA4B0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 xml:space="preserve">המתכנן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המתכנן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המתכנן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121D9B1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המתכנן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4D3C74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המתכנן.</w:t>
      </w:r>
    </w:p>
    <w:p w14:paraId="1B8FD2C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המתכנן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79688D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המתכנן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המתכנן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50C8ACD"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2D35CD7D"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0419074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F392AF3"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5F31854A"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09D35FF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למתכנן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0D1673A2"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המתכנן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315ED7F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המתכנן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1E8F9E2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6B246D0"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00533F7B"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14B701B7"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4BC98D84"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הפר את הוראת סעיף 7.5 לעיל.</w:t>
      </w:r>
    </w:p>
    <w:p w14:paraId="0E46E677"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מהמתכנן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המתכנן או אם ארע אירוע דומה.</w:t>
      </w:r>
    </w:p>
    <w:p w14:paraId="5104234B"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המתכנן.</w:t>
      </w:r>
    </w:p>
    <w:p w14:paraId="26CAD9B3"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F0E7F9E"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למתכנן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7A42B73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6C7B017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45F3CEE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55649D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שהמתכנן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A5AAA1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33C4C63"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0B4B3A80"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00FED61"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5E129AD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אין המתכנן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0ACC47C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המתכנן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המתכנן, כולם או מקצתם, אלא בהסכמת המזמין בכתב ומראש.</w:t>
      </w:r>
    </w:p>
    <w:p w14:paraId="59EABDA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המתכנן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והמתכנן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המתכנן.</w:t>
      </w:r>
    </w:p>
    <w:p w14:paraId="1D7A0B5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המתכנן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6E116BAE"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D5CEE12"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המתכנן</w:t>
      </w:r>
    </w:p>
    <w:p w14:paraId="6125E5C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יחושבו כבאים לסיום בכל אחד מהמקרים הבאים:</w:t>
      </w:r>
    </w:p>
    <w:p w14:paraId="05EC0651"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ABB05CD"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המתכנן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03DA620B"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6BEFE7E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DA18E8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 xml:space="preserve">של המתכנן </w:t>
      </w:r>
      <w:r w:rsidRPr="009C6F6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המתכנן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9E658B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44E645D0"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5111148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המתכנן</w:t>
      </w:r>
    </w:p>
    <w:p w14:paraId="174D6253"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9C6F6C">
        <w:rPr>
          <w:rFonts w:ascii="Times New Roman" w:eastAsia="Times New Roman" w:hAnsi="Times New Roman" w:cs="David" w:hint="cs"/>
          <w:sz w:val="20"/>
          <w:szCs w:val="24"/>
          <w:rtl/>
          <w:lang w:eastAsia="he-IL"/>
        </w:rPr>
        <w:t>מתכנן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0EC1D77B"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המתכנן על פי חוזה זה.</w:t>
      </w:r>
    </w:p>
    <w:p w14:paraId="3D744E8B"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רותי המתכנן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מסירתם לידי מתכנן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1F6019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45A6CDB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המתכנן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המתכנן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2B2E247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2438E9C8"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66D524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המתכנן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1AF9751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6F0D8EE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שהמתכנן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631144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53E4D811"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0D41D507"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19620A5"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676F2F2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והמתכנן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F70195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7A8937AE"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המתכנן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המתכנן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7D2A11E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1FEE440"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A8750C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432C0D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A1D4DE0"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31416CC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35F614E9"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C8CFE98"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_____________</w:t>
      </w:r>
      <w:r w:rsidRPr="009C6F6C">
        <w:rPr>
          <w:rFonts w:ascii="Times New Roman" w:eastAsia="Times New Roman" w:hAnsi="Times New Roman" w:cs="David"/>
          <w:sz w:val="20"/>
          <w:szCs w:val="24"/>
          <w:rtl/>
          <w:lang w:eastAsia="he-IL"/>
        </w:rPr>
        <w:tab/>
        <w:t>_______________</w:t>
      </w:r>
    </w:p>
    <w:p w14:paraId="080FDFCB"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המתכנן</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640928AA"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4E69EB42" w14:textId="77777777" w:rsidR="009C6F6C" w:rsidRPr="009C6F6C"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009C6F6C" w:rsidRPr="009C6F6C">
        <w:rPr>
          <w:rFonts w:ascii="Times New Roman" w:eastAsia="Times New Roman" w:hAnsi="Times New Roman" w:cs="David"/>
          <w:sz w:val="20"/>
          <w:szCs w:val="24"/>
          <w:rtl/>
          <w:lang w:eastAsia="he-IL"/>
        </w:rPr>
        <w:t>חתימה וחותמת עו"ד/ רו"ח : ________________</w:t>
      </w:r>
    </w:p>
    <w:p w14:paraId="50731339"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B5602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E3687F7"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D0AF9BB"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91B3D18"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51E01F5" w14:textId="77777777" w:rsidR="00AF18E5" w:rsidRDefault="00AF18E5">
      <w:pPr>
        <w:bidi w:val="0"/>
        <w:spacing w:before="0" w:beforeAutospacing="0" w:after="160" w:afterAutospacing="0" w:line="259" w:lineRule="auto"/>
        <w:rPr>
          <w:ins w:id="3" w:author="Meryl Etman" w:date="2019-01-13T15:02:00Z"/>
          <w:rFonts w:ascii="Times New Roman" w:eastAsia="Times New Roman" w:hAnsi="Times New Roman" w:cs="David"/>
          <w:bCs/>
          <w:sz w:val="20"/>
          <w:szCs w:val="24"/>
          <w:u w:val="single"/>
          <w:rtl/>
          <w:lang w:eastAsia="he-IL"/>
        </w:rPr>
      </w:pPr>
      <w:ins w:id="4" w:author="Meryl Etman" w:date="2019-01-13T15:02:00Z">
        <w:r>
          <w:rPr>
            <w:rFonts w:ascii="Times New Roman" w:eastAsia="Times New Roman" w:hAnsi="Times New Roman" w:cs="David"/>
            <w:bCs/>
            <w:sz w:val="20"/>
            <w:szCs w:val="24"/>
            <w:u w:val="single"/>
            <w:rtl/>
            <w:lang w:eastAsia="he-IL"/>
          </w:rPr>
          <w:br w:type="page"/>
        </w:r>
      </w:ins>
    </w:p>
    <w:p w14:paraId="5503AA78" w14:textId="21F1678B" w:rsidR="009C6F6C" w:rsidRPr="009C6F6C" w:rsidRDefault="009C6F6C"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9C6F6C">
        <w:rPr>
          <w:rFonts w:ascii="Times New Roman" w:eastAsia="Times New Roman" w:hAnsi="Times New Roman" w:cs="David" w:hint="cs"/>
          <w:bCs/>
          <w:sz w:val="20"/>
          <w:szCs w:val="24"/>
          <w:u w:val="single"/>
          <w:rtl/>
          <w:lang w:eastAsia="he-IL"/>
        </w:rPr>
        <w:t>נספח א'</w:t>
      </w:r>
    </w:p>
    <w:p w14:paraId="08AF94E4"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1.1</w:t>
      </w:r>
      <w:r w:rsidRPr="009C6F6C">
        <w:rPr>
          <w:rFonts w:ascii="Times New Roman" w:eastAsia="Times New Roman" w:hAnsi="Times New Roman" w:cs="David" w:hint="cs"/>
          <w:sz w:val="24"/>
          <w:szCs w:val="24"/>
          <w:rtl/>
          <w:lang w:eastAsia="he-IL"/>
        </w:rPr>
        <w:tab/>
        <w:t>הגדרות-</w:t>
      </w:r>
    </w:p>
    <w:p w14:paraId="52EF9364"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F655BE" w14:textId="365798A0" w:rsidR="009C6F6C" w:rsidRPr="009C6F6C" w:rsidRDefault="009C6F6C" w:rsidP="00AF18E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hint="cs"/>
          <w:b/>
          <w:bCs/>
          <w:sz w:val="24"/>
          <w:szCs w:val="24"/>
          <w:rtl/>
          <w:lang w:eastAsia="he-IL"/>
        </w:rPr>
        <w:t>הפרויקט</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hint="cs"/>
          <w:sz w:val="24"/>
          <w:szCs w:val="24"/>
          <w:lang w:eastAsia="he-IL"/>
        </w:rPr>
        <w:t xml:space="preserve"> </w:t>
      </w:r>
      <w:r w:rsidRPr="009C6F6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del w:id="5" w:author="Meryl Etman" w:date="2019-01-13T15:02:00Z">
        <w:r w:rsidRPr="009C6F6C" w:rsidDel="00AF18E5">
          <w:rPr>
            <w:rFonts w:ascii="Times New Roman" w:eastAsia="Times New Roman" w:hAnsi="Times New Roman" w:cs="David" w:hint="cs"/>
            <w:color w:val="008000"/>
            <w:sz w:val="24"/>
            <w:szCs w:val="24"/>
            <w:rtl/>
            <w:lang w:eastAsia="he-IL"/>
          </w:rPr>
          <w:delText>&lt;@@</w:delText>
        </w:r>
        <w:r w:rsidRPr="009C6F6C" w:rsidDel="00AF18E5">
          <w:rPr>
            <w:rFonts w:ascii="Times New Roman" w:eastAsia="Times New Roman" w:hAnsi="Times New Roman" w:cs="David"/>
            <w:color w:val="008000"/>
            <w:sz w:val="24"/>
            <w:szCs w:val="24"/>
            <w:lang w:eastAsia="he-IL"/>
          </w:rPr>
          <w:delText>CityID</w:delText>
        </w:r>
        <w:r w:rsidRPr="009C6F6C" w:rsidDel="00AF18E5">
          <w:rPr>
            <w:rFonts w:ascii="Times New Roman" w:eastAsia="Times New Roman" w:hAnsi="Times New Roman" w:cs="David" w:hint="cs"/>
            <w:color w:val="008000"/>
            <w:sz w:val="24"/>
            <w:szCs w:val="24"/>
            <w:rtl/>
            <w:lang w:eastAsia="he-IL"/>
          </w:rPr>
          <w:delText>@@&gt;</w:delText>
        </w:r>
        <w:r w:rsidRPr="009C6F6C" w:rsidDel="00AF18E5">
          <w:rPr>
            <w:rFonts w:ascii="Times New Roman" w:eastAsia="Times New Roman" w:hAnsi="Times New Roman" w:cs="David" w:hint="cs"/>
            <w:sz w:val="24"/>
            <w:szCs w:val="24"/>
            <w:rtl/>
            <w:lang w:eastAsia="he-IL"/>
          </w:rPr>
          <w:delText xml:space="preserve"> - </w:delText>
        </w:r>
        <w:r w:rsidRPr="009C6F6C" w:rsidDel="00AF18E5">
          <w:rPr>
            <w:rFonts w:ascii="Times New Roman" w:eastAsia="Times New Roman" w:hAnsi="Times New Roman" w:cs="David" w:hint="cs"/>
            <w:color w:val="008000"/>
            <w:sz w:val="24"/>
            <w:szCs w:val="24"/>
            <w:rtl/>
          </w:rPr>
          <w:delText>&lt;@@</w:delText>
        </w:r>
        <w:r w:rsidRPr="009C6F6C" w:rsidDel="00AF18E5">
          <w:rPr>
            <w:rFonts w:ascii="Times New Roman" w:eastAsia="Times New Roman" w:hAnsi="Times New Roman" w:cs="David"/>
            <w:color w:val="008000"/>
            <w:sz w:val="24"/>
            <w:szCs w:val="24"/>
          </w:rPr>
          <w:delText>SiteID</w:delText>
        </w:r>
        <w:r w:rsidRPr="009C6F6C" w:rsidDel="00AF18E5">
          <w:rPr>
            <w:rFonts w:ascii="Times New Roman" w:eastAsia="Times New Roman" w:hAnsi="Times New Roman" w:cs="David" w:hint="cs"/>
            <w:color w:val="008000"/>
            <w:sz w:val="24"/>
            <w:szCs w:val="24"/>
            <w:rtl/>
          </w:rPr>
          <w:delText>@@&gt;</w:delText>
        </w:r>
        <w:r w:rsidRPr="009C6F6C" w:rsidDel="00AF18E5">
          <w:rPr>
            <w:rFonts w:ascii="Times New Roman" w:eastAsia="Times New Roman" w:hAnsi="Times New Roman" w:cs="David" w:hint="cs"/>
            <w:color w:val="008000"/>
            <w:sz w:val="24"/>
            <w:szCs w:val="24"/>
            <w:rtl/>
            <w:lang w:eastAsia="he-IL"/>
          </w:rPr>
          <w:delText xml:space="preserve">, </w:delText>
        </w:r>
        <w:r w:rsidRPr="009C6F6C" w:rsidDel="00AF18E5">
          <w:rPr>
            <w:rFonts w:ascii="Times New Roman" w:eastAsia="Times New Roman" w:hAnsi="Times New Roman" w:cs="David" w:hint="cs"/>
            <w:color w:val="008000"/>
            <w:sz w:val="24"/>
            <w:szCs w:val="24"/>
            <w:rtl/>
          </w:rPr>
          <w:delText>&lt;@@</w:delText>
        </w:r>
        <w:r w:rsidRPr="009C6F6C" w:rsidDel="00AF18E5">
          <w:rPr>
            <w:rFonts w:ascii="Times New Roman" w:eastAsia="Times New Roman" w:hAnsi="Times New Roman" w:cs="David"/>
            <w:color w:val="008000"/>
            <w:sz w:val="24"/>
            <w:szCs w:val="24"/>
          </w:rPr>
          <w:delText>BuildingID</w:delText>
        </w:r>
        <w:r w:rsidRPr="009C6F6C" w:rsidDel="00AF18E5">
          <w:rPr>
            <w:rFonts w:ascii="Times New Roman" w:eastAsia="Times New Roman" w:hAnsi="Times New Roman" w:cs="David" w:hint="cs"/>
            <w:color w:val="008000"/>
            <w:sz w:val="24"/>
            <w:szCs w:val="24"/>
            <w:rtl/>
          </w:rPr>
          <w:delText>@@&gt;</w:delText>
        </w:r>
      </w:del>
      <w:ins w:id="6" w:author="Meryl Etman" w:date="2019-01-13T15:02:00Z">
        <w:r w:rsidR="00AF18E5">
          <w:rPr>
            <w:rFonts w:ascii="Times New Roman" w:eastAsia="Times New Roman" w:hAnsi="Times New Roman" w:cs="David" w:hint="cs"/>
            <w:color w:val="008000"/>
            <w:sz w:val="24"/>
            <w:szCs w:val="24"/>
            <w:rtl/>
            <w:lang w:eastAsia="he-IL"/>
          </w:rPr>
          <w:t xml:space="preserve">סביוני שהם </w:t>
        </w:r>
        <w:r w:rsidR="00AF18E5">
          <w:rPr>
            <w:rFonts w:ascii="Times New Roman" w:eastAsia="Times New Roman" w:hAnsi="Times New Roman" w:cs="David"/>
            <w:color w:val="008000"/>
            <w:sz w:val="24"/>
            <w:szCs w:val="24"/>
            <w:rtl/>
            <w:lang w:eastAsia="he-IL"/>
          </w:rPr>
          <w:t>–</w:t>
        </w:r>
        <w:r w:rsidR="00AF18E5">
          <w:rPr>
            <w:rFonts w:ascii="Times New Roman" w:eastAsia="Times New Roman" w:hAnsi="Times New Roman" w:cs="David" w:hint="cs"/>
            <w:color w:val="008000"/>
            <w:sz w:val="24"/>
            <w:szCs w:val="24"/>
            <w:rtl/>
            <w:lang w:eastAsia="he-IL"/>
          </w:rPr>
          <w:t xml:space="preserve"> מחיר למשתכן</w:t>
        </w:r>
      </w:ins>
      <w:r w:rsidRPr="009C6F6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44441E0"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9FFEC7" w14:textId="6BE53A5A" w:rsidR="009C6F6C" w:rsidRPr="009C6F6C" w:rsidRDefault="009C6F6C" w:rsidP="00AF18E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hint="cs"/>
          <w:b/>
          <w:bCs/>
          <w:sz w:val="24"/>
          <w:szCs w:val="24"/>
          <w:rtl/>
          <w:lang w:eastAsia="he-IL"/>
        </w:rPr>
        <w:t>התכנית</w:t>
      </w:r>
      <w:r w:rsidRPr="009C6F6C">
        <w:rPr>
          <w:rFonts w:ascii="Times New Roman" w:eastAsia="Times New Roman" w:hAnsi="Times New Roman" w:cs="David" w:hint="cs"/>
          <w:sz w:val="24"/>
          <w:szCs w:val="24"/>
          <w:rtl/>
          <w:lang w:eastAsia="he-IL"/>
        </w:rPr>
        <w:t xml:space="preserve">" או </w:t>
      </w:r>
      <w:r w:rsidRPr="009C6F6C">
        <w:rPr>
          <w:rFonts w:ascii="Times New Roman" w:eastAsia="Times New Roman" w:hAnsi="Times New Roman" w:cs="David" w:hint="cs"/>
          <w:b/>
          <w:bCs/>
          <w:sz w:val="24"/>
          <w:szCs w:val="24"/>
          <w:rtl/>
          <w:lang w:eastAsia="he-IL"/>
        </w:rPr>
        <w:t xml:space="preserve">"המקרקעין" </w:t>
      </w:r>
      <w:r w:rsidRPr="009C6F6C">
        <w:rPr>
          <w:rFonts w:ascii="Times New Roman" w:eastAsia="Times New Roman" w:hAnsi="Times New Roman" w:cs="David"/>
          <w:sz w:val="24"/>
          <w:szCs w:val="24"/>
          <w:lang w:eastAsia="he-IL"/>
        </w:rPr>
        <w:t>–</w:t>
      </w:r>
      <w:r w:rsidRPr="009C6F6C">
        <w:rPr>
          <w:rFonts w:ascii="Times New Roman" w:eastAsia="Times New Roman" w:hAnsi="Times New Roman" w:cs="David" w:hint="cs"/>
          <w:sz w:val="24"/>
          <w:szCs w:val="24"/>
          <w:rtl/>
          <w:lang w:eastAsia="he-IL"/>
        </w:rPr>
        <w:t xml:space="preserve"> תכנית בנין עיר מס' </w:t>
      </w:r>
      <w:del w:id="7" w:author="Meryl Etman" w:date="2019-01-13T15:02:00Z">
        <w:r w:rsidRPr="009C6F6C" w:rsidDel="00AF18E5">
          <w:rPr>
            <w:rFonts w:ascii="Times New Roman" w:eastAsia="Times New Roman" w:hAnsi="Times New Roman" w:cs="David" w:hint="cs"/>
            <w:color w:val="008000"/>
            <w:sz w:val="24"/>
            <w:szCs w:val="24"/>
            <w:rtl/>
          </w:rPr>
          <w:delText>&lt;@@</w:delText>
        </w:r>
        <w:r w:rsidRPr="009C6F6C" w:rsidDel="00AF18E5">
          <w:rPr>
            <w:rFonts w:ascii="Times New Roman" w:eastAsia="Times New Roman" w:hAnsi="Times New Roman" w:cs="David"/>
            <w:color w:val="008000"/>
            <w:sz w:val="24"/>
            <w:szCs w:val="24"/>
          </w:rPr>
          <w:delText>Taba</w:delText>
        </w:r>
        <w:r w:rsidRPr="009C6F6C" w:rsidDel="00AF18E5">
          <w:rPr>
            <w:rFonts w:ascii="Times New Roman" w:eastAsia="Times New Roman" w:hAnsi="Times New Roman" w:cs="David" w:hint="cs"/>
            <w:color w:val="008000"/>
            <w:sz w:val="24"/>
            <w:szCs w:val="24"/>
            <w:rtl/>
          </w:rPr>
          <w:delText>@@&gt;</w:delText>
        </w:r>
      </w:del>
      <w:ins w:id="8" w:author="Meryl Etman" w:date="2019-01-13T15:02:00Z">
        <w:r w:rsidR="00AF18E5">
          <w:rPr>
            <w:rFonts w:ascii="Times New Roman" w:eastAsia="Times New Roman" w:hAnsi="Times New Roman" w:cs="David" w:hint="cs"/>
            <w:color w:val="008000"/>
            <w:sz w:val="24"/>
            <w:szCs w:val="24"/>
            <w:rtl/>
          </w:rPr>
          <w:t>תמל/1007</w:t>
        </w:r>
      </w:ins>
      <w:r w:rsidRPr="009C6F6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del w:id="9" w:author="Meryl Etman" w:date="2019-01-13T15:02:00Z">
        <w:r w:rsidRPr="009C6F6C" w:rsidDel="00AF18E5">
          <w:rPr>
            <w:rFonts w:ascii="Times New Roman" w:eastAsia="Times New Roman" w:hAnsi="Times New Roman" w:cs="David" w:hint="cs"/>
            <w:sz w:val="24"/>
            <w:szCs w:val="24"/>
            <w:rtl/>
            <w:lang w:eastAsia="he-IL"/>
          </w:rPr>
          <w:delText xml:space="preserve">- </w:delText>
        </w:r>
        <w:r w:rsidRPr="009C6F6C" w:rsidDel="00AF18E5">
          <w:rPr>
            <w:rFonts w:ascii="Times New Roman" w:eastAsia="Times New Roman" w:hAnsi="Times New Roman" w:cs="David" w:hint="cs"/>
            <w:color w:val="008000"/>
            <w:sz w:val="24"/>
            <w:szCs w:val="24"/>
            <w:rtl/>
          </w:rPr>
          <w:delText>&lt;@@</w:delText>
        </w:r>
        <w:r w:rsidRPr="009C6F6C" w:rsidDel="00AF18E5">
          <w:rPr>
            <w:rFonts w:ascii="Times New Roman" w:eastAsia="Times New Roman" w:hAnsi="Times New Roman" w:cs="David"/>
            <w:color w:val="008000"/>
            <w:sz w:val="24"/>
            <w:szCs w:val="24"/>
          </w:rPr>
          <w:delText>Gosh</w:delText>
        </w:r>
        <w:r w:rsidRPr="009C6F6C" w:rsidDel="00AF18E5">
          <w:rPr>
            <w:rFonts w:ascii="Times New Roman" w:eastAsia="Times New Roman" w:hAnsi="Times New Roman" w:cs="David" w:hint="cs"/>
            <w:color w:val="008000"/>
            <w:sz w:val="24"/>
            <w:szCs w:val="24"/>
            <w:rtl/>
          </w:rPr>
          <w:delText>@@&gt;</w:delText>
        </w:r>
      </w:del>
      <w:ins w:id="10" w:author="Meryl Etman" w:date="2019-01-13T15:02:00Z">
        <w:r w:rsidR="00AF18E5">
          <w:rPr>
            <w:rFonts w:ascii="Times New Roman" w:eastAsia="Times New Roman" w:hAnsi="Times New Roman" w:cs="David" w:hint="cs"/>
            <w:sz w:val="24"/>
            <w:szCs w:val="24"/>
            <w:rtl/>
            <w:lang w:eastAsia="he-IL"/>
          </w:rPr>
          <w:t>גוש 7330, מגרשים 140-141</w:t>
        </w:r>
      </w:ins>
      <w:r w:rsidRPr="009C6F6C">
        <w:rPr>
          <w:rFonts w:ascii="Times New Roman" w:eastAsia="Times New Roman" w:hAnsi="Times New Roman" w:cs="David" w:hint="cs"/>
          <w:sz w:val="24"/>
          <w:szCs w:val="24"/>
          <w:rtl/>
          <w:lang w:eastAsia="he-IL"/>
        </w:rPr>
        <w:t xml:space="preserve"> .</w:t>
      </w:r>
    </w:p>
    <w:p w14:paraId="59FDC7F2"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7EC7CD5"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67DE320" w14:textId="2546754B" w:rsidR="009C6F6C" w:rsidRPr="009C6F6C" w:rsidRDefault="009C6F6C" w:rsidP="00AF18E5">
      <w:pPr>
        <w:spacing w:before="0" w:beforeAutospacing="0" w:after="0" w:afterAutospacing="0" w:line="240" w:lineRule="auto"/>
        <w:ind w:left="720"/>
        <w:rPr>
          <w:rFonts w:ascii="Times New Roman" w:eastAsia="Times New Roman" w:hAnsi="Times New Roman" w:cs="David"/>
          <w:color w:val="008000"/>
          <w:sz w:val="24"/>
          <w:szCs w:val="24"/>
          <w:rtl/>
        </w:rPr>
      </w:pPr>
      <w:r w:rsidRPr="009C6F6C">
        <w:rPr>
          <w:rFonts w:ascii="Times New Roman" w:eastAsia="Times New Roman" w:hAnsi="Times New Roman" w:cs="David" w:hint="cs"/>
          <w:sz w:val="24"/>
          <w:szCs w:val="24"/>
          <w:rtl/>
          <w:lang w:eastAsia="he-IL"/>
        </w:rPr>
        <w:t xml:space="preserve">"הרשות המקומית" - </w:t>
      </w:r>
      <w:del w:id="11" w:author="Meryl Etman" w:date="2019-01-13T15:03:00Z">
        <w:r w:rsidRPr="009C6F6C" w:rsidDel="00AF18E5">
          <w:rPr>
            <w:rFonts w:ascii="Times New Roman" w:eastAsia="Times New Roman" w:hAnsi="Times New Roman" w:cs="David" w:hint="cs"/>
            <w:color w:val="008000"/>
            <w:sz w:val="24"/>
            <w:szCs w:val="24"/>
            <w:rtl/>
          </w:rPr>
          <w:delText>&lt;@@</w:delText>
        </w:r>
        <w:r w:rsidRPr="009C6F6C" w:rsidDel="00AF18E5">
          <w:rPr>
            <w:rFonts w:ascii="Times New Roman" w:eastAsia="Times New Roman" w:hAnsi="Times New Roman" w:cs="David"/>
            <w:color w:val="008000"/>
            <w:sz w:val="24"/>
            <w:szCs w:val="24"/>
          </w:rPr>
          <w:delText>CityID</w:delText>
        </w:r>
        <w:r w:rsidRPr="009C6F6C" w:rsidDel="00AF18E5">
          <w:rPr>
            <w:rFonts w:ascii="Times New Roman" w:eastAsia="Times New Roman" w:hAnsi="Times New Roman" w:cs="David" w:hint="cs"/>
            <w:color w:val="008000"/>
            <w:sz w:val="24"/>
            <w:szCs w:val="24"/>
            <w:rtl/>
          </w:rPr>
          <w:delText>@@&gt;</w:delText>
        </w:r>
      </w:del>
      <w:ins w:id="12" w:author="Meryl Etman" w:date="2019-01-13T15:03:00Z">
        <w:r w:rsidR="00AF18E5">
          <w:rPr>
            <w:rFonts w:ascii="Times New Roman" w:eastAsia="Times New Roman" w:hAnsi="Times New Roman" w:cs="David" w:hint="cs"/>
            <w:color w:val="008000"/>
            <w:sz w:val="24"/>
            <w:szCs w:val="24"/>
            <w:rtl/>
          </w:rPr>
          <w:t>שהם</w:t>
        </w:r>
      </w:ins>
      <w:r w:rsidRPr="009C6F6C">
        <w:rPr>
          <w:rFonts w:ascii="Times New Roman" w:eastAsia="Times New Roman" w:hAnsi="Times New Roman" w:cs="David" w:hint="cs"/>
          <w:color w:val="008000"/>
          <w:sz w:val="24"/>
          <w:szCs w:val="24"/>
          <w:rtl/>
        </w:rPr>
        <w:t>.</w:t>
      </w:r>
    </w:p>
    <w:p w14:paraId="667F2441" w14:textId="77777777" w:rsidR="009C6F6C" w:rsidRPr="009C6F6C" w:rsidRDefault="009C6F6C" w:rsidP="009C6F6C">
      <w:pPr>
        <w:spacing w:before="0" w:beforeAutospacing="0" w:after="0" w:afterAutospacing="0" w:line="240" w:lineRule="auto"/>
        <w:ind w:left="720"/>
        <w:rPr>
          <w:rFonts w:ascii="Times New Roman" w:eastAsia="Times New Roman" w:hAnsi="Times New Roman" w:cs="David"/>
          <w:color w:val="FF0000"/>
          <w:sz w:val="24"/>
          <w:szCs w:val="24"/>
          <w:rtl/>
        </w:rPr>
      </w:pPr>
    </w:p>
    <w:p w14:paraId="369EC574" w14:textId="77777777" w:rsidR="009C6F6C" w:rsidRPr="009C6F6C" w:rsidRDefault="009C6F6C" w:rsidP="009C6F6C">
      <w:pPr>
        <w:spacing w:before="0" w:beforeAutospacing="0" w:after="0" w:afterAutospacing="0" w:line="240" w:lineRule="auto"/>
        <w:ind w:left="72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rPr>
        <w:t xml:space="preserve">"חוזה הפיתוח" </w:t>
      </w:r>
      <w:r w:rsidRPr="009C6F6C">
        <w:rPr>
          <w:rFonts w:ascii="Times New Roman" w:eastAsia="Times New Roman" w:hAnsi="Times New Roman" w:cs="David"/>
          <w:sz w:val="24"/>
          <w:szCs w:val="24"/>
        </w:rPr>
        <w:t>–</w:t>
      </w:r>
      <w:r w:rsidRPr="009C6F6C">
        <w:rPr>
          <w:rFonts w:ascii="Times New Roman" w:eastAsia="Times New Roman" w:hAnsi="Times New Roman" w:cs="David" w:hint="cs"/>
          <w:sz w:val="24"/>
          <w:szCs w:val="24"/>
          <w:rtl/>
        </w:rPr>
        <w:t xml:space="preserve"> חוזה הפיתוח אשר נחתם בין המזמין לבין הרשות המקומית.</w:t>
      </w:r>
    </w:p>
    <w:p w14:paraId="0409C5F1"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FB5704" w14:textId="5AA1FCAB" w:rsidR="009C6F6C" w:rsidRPr="009C6F6C" w:rsidRDefault="009C6F6C" w:rsidP="00AF18E5">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9C6F6C">
        <w:rPr>
          <w:rFonts w:ascii="Times New Roman" w:eastAsia="Times New Roman" w:hAnsi="Times New Roman" w:cs="David" w:hint="cs"/>
          <w:sz w:val="24"/>
          <w:szCs w:val="24"/>
          <w:rtl/>
          <w:lang w:eastAsia="he-IL"/>
        </w:rPr>
        <w:t>1.2</w:t>
      </w:r>
      <w:r w:rsidRPr="009C6F6C">
        <w:rPr>
          <w:rFonts w:ascii="Times New Roman" w:eastAsia="Times New Roman" w:hAnsi="Times New Roman" w:cs="David" w:hint="cs"/>
          <w:sz w:val="24"/>
          <w:szCs w:val="24"/>
          <w:rtl/>
          <w:lang w:eastAsia="he-IL"/>
        </w:rPr>
        <w:tab/>
        <w:t xml:space="preserve">המנהל הוא: </w:t>
      </w:r>
      <w:r w:rsidRPr="009C6F6C">
        <w:rPr>
          <w:rFonts w:ascii="Times New Roman" w:eastAsia="Times New Roman" w:hAnsi="Times New Roman" w:cs="David" w:hint="cs"/>
          <w:sz w:val="24"/>
          <w:szCs w:val="24"/>
          <w:lang w:eastAsia="he-IL"/>
        </w:rPr>
        <w:t xml:space="preserve"> </w:t>
      </w:r>
      <w:del w:id="13" w:author="Meryl Etman" w:date="2019-01-13T15:03:00Z">
        <w:r w:rsidRPr="009C6F6C" w:rsidDel="00AF18E5">
          <w:rPr>
            <w:rFonts w:ascii="Times New Roman" w:eastAsia="Times New Roman" w:hAnsi="Times New Roman" w:cs="David"/>
            <w:color w:val="008000"/>
            <w:sz w:val="24"/>
            <w:szCs w:val="24"/>
            <w:lang w:eastAsia="he-IL"/>
          </w:rPr>
          <w:delText>&lt;@@Boss@@&gt;</w:delText>
        </w:r>
      </w:del>
      <w:ins w:id="14" w:author="Meryl Etman" w:date="2019-01-13T15:03:00Z">
        <w:r w:rsidR="00AF18E5">
          <w:rPr>
            <w:rFonts w:ascii="Times New Roman" w:eastAsia="Times New Roman" w:hAnsi="Times New Roman" w:cs="David" w:hint="cs"/>
            <w:color w:val="008000"/>
            <w:sz w:val="24"/>
            <w:szCs w:val="24"/>
            <w:rtl/>
            <w:lang w:eastAsia="he-IL"/>
          </w:rPr>
          <w:t>מרול אטמן</w:t>
        </w:r>
      </w:ins>
    </w:p>
    <w:p w14:paraId="1645EB3B"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35DE172" w14:textId="77777777" w:rsidR="009C6F6C" w:rsidRPr="009C6F6C" w:rsidRDefault="009C6F6C" w:rsidP="009C6F6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9C6F6C">
        <w:rPr>
          <w:rFonts w:ascii="Times New Roman" w:eastAsia="Times New Roman" w:hAnsi="Times New Roman" w:cs="David" w:hint="cs"/>
          <w:sz w:val="24"/>
          <w:szCs w:val="24"/>
          <w:rtl/>
          <w:lang w:eastAsia="he-IL"/>
        </w:rPr>
        <w:t>1.3</w:t>
      </w:r>
      <w:r w:rsidRPr="009C6F6C">
        <w:rPr>
          <w:rFonts w:ascii="Times New Roman" w:eastAsia="Times New Roman" w:hAnsi="Times New Roman" w:cs="David" w:hint="cs"/>
          <w:sz w:val="24"/>
          <w:szCs w:val="24"/>
          <w:rtl/>
          <w:lang w:eastAsia="he-IL"/>
        </w:rPr>
        <w:tab/>
        <w:t>המתכנן יפיק כל התכניות בקבצים במתכונת</w:t>
      </w:r>
      <w:r w:rsidRPr="009C6F6C">
        <w:rPr>
          <w:rFonts w:ascii="Times New Roman" w:eastAsia="Times New Roman" w:hAnsi="Times New Roman" w:cs="David" w:hint="cs"/>
          <w:sz w:val="24"/>
          <w:szCs w:val="24"/>
          <w:lang w:eastAsia="he-IL"/>
        </w:rPr>
        <w:t xml:space="preserve"> </w:t>
      </w:r>
      <w:r w:rsidRPr="009C6F6C">
        <w:rPr>
          <w:rFonts w:ascii="Times New Roman" w:eastAsia="Times New Roman" w:hAnsi="Times New Roman" w:cs="David" w:hint="cs"/>
          <w:sz w:val="24"/>
          <w:szCs w:val="24"/>
          <w:rtl/>
          <w:lang w:eastAsia="he-IL"/>
        </w:rPr>
        <w:t xml:space="preserve"> תכנת הקבצים </w:t>
      </w:r>
      <w:r w:rsidRPr="009C6F6C">
        <w:rPr>
          <w:rFonts w:ascii="Times New Roman" w:eastAsia="Times New Roman" w:hAnsi="Times New Roman" w:cs="David"/>
          <w:sz w:val="24"/>
          <w:szCs w:val="24"/>
          <w:lang w:eastAsia="he-IL"/>
        </w:rPr>
        <w:t xml:space="preserve">DWG </w:t>
      </w:r>
      <w:r w:rsidRPr="009C6F6C">
        <w:rPr>
          <w:rFonts w:ascii="Times New Roman" w:eastAsia="Times New Roman" w:hAnsi="Times New Roman" w:cs="David" w:hint="cs"/>
          <w:sz w:val="24"/>
          <w:szCs w:val="24"/>
          <w:rtl/>
          <w:lang w:eastAsia="he-IL"/>
        </w:rPr>
        <w:t xml:space="preserve"> גרסת אוטוקד 2000 או כל גרסת אוטוקד מאוחרת יותר.</w:t>
      </w:r>
      <w:r w:rsidRPr="009C6F6C">
        <w:rPr>
          <w:rFonts w:ascii="Times New Roman" w:eastAsia="Times New Roman" w:hAnsi="Times New Roman" w:cs="David" w:hint="cs"/>
          <w:bCs/>
          <w:sz w:val="24"/>
          <w:szCs w:val="24"/>
          <w:lang w:eastAsia="he-IL"/>
        </w:rPr>
        <w:t xml:space="preserve"> </w:t>
      </w:r>
      <w:r w:rsidRPr="009C6F6C">
        <w:rPr>
          <w:rFonts w:ascii="Times New Roman" w:eastAsia="Times New Roman" w:hAnsi="Times New Roman" w:cs="David" w:hint="cs"/>
          <w:sz w:val="24"/>
          <w:szCs w:val="24"/>
          <w:rtl/>
          <w:lang w:eastAsia="he-IL"/>
        </w:rPr>
        <w:t xml:space="preserve">או </w:t>
      </w:r>
      <w:r w:rsidRPr="009C6F6C">
        <w:rPr>
          <w:rFonts w:ascii="Times New Roman" w:eastAsia="Times New Roman" w:hAnsi="Times New Roman" w:cs="David" w:hint="cs"/>
          <w:sz w:val="24"/>
          <w:szCs w:val="24"/>
          <w:lang w:eastAsia="he-IL"/>
        </w:rPr>
        <w:t>REVIT</w:t>
      </w:r>
      <w:r w:rsidRPr="009C6F6C">
        <w:rPr>
          <w:rFonts w:ascii="Times New Roman" w:eastAsia="Times New Roman" w:hAnsi="Times New Roman" w:cs="David" w:hint="cs"/>
          <w:sz w:val="24"/>
          <w:szCs w:val="24"/>
          <w:rtl/>
          <w:lang w:eastAsia="he-IL"/>
        </w:rPr>
        <w:t xml:space="preserve"> ככל ונדרש.</w:t>
      </w:r>
    </w:p>
    <w:p w14:paraId="139E8FEF"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1.4</w:t>
      </w:r>
      <w:r w:rsidRPr="009C6F6C">
        <w:rPr>
          <w:rFonts w:ascii="Times New Roman" w:eastAsia="Times New Roman" w:hAnsi="Times New Roman" w:cs="David" w:hint="cs"/>
          <w:sz w:val="24"/>
          <w:szCs w:val="24"/>
          <w:rtl/>
          <w:lang w:eastAsia="he-IL"/>
        </w:rPr>
        <w:tab/>
        <w:t>בעלי המקצוע במשרד המתכנן הם:</w:t>
      </w:r>
    </w:p>
    <w:p w14:paraId="45047C2C"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1C6E3D" w14:textId="0C632ECB" w:rsidR="009C6F6C" w:rsidRPr="009C6F6C" w:rsidRDefault="009C6F6C" w:rsidP="00AF18E5">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hint="cs"/>
          <w:sz w:val="24"/>
          <w:szCs w:val="24"/>
          <w:rtl/>
          <w:lang w:eastAsia="he-IL"/>
        </w:rPr>
        <w:tab/>
        <w:t xml:space="preserve">ראש צוות: </w:t>
      </w:r>
      <w:del w:id="15" w:author="Meryl Etman" w:date="2019-01-13T15:03:00Z">
        <w:r w:rsidRPr="009C6F6C" w:rsidDel="00AF18E5">
          <w:rPr>
            <w:rFonts w:ascii="Times New Roman" w:eastAsia="Times New Roman" w:hAnsi="Times New Roman" w:cs="David"/>
            <w:color w:val="008000"/>
            <w:sz w:val="24"/>
            <w:szCs w:val="24"/>
            <w:lang w:eastAsia="he-IL"/>
          </w:rPr>
          <w:delText>&lt;@@Meneger2@@&gt;</w:delText>
        </w:r>
      </w:del>
      <w:ins w:id="16" w:author="Meryl Etman" w:date="2019-01-13T15:03:00Z">
        <w:r w:rsidR="00AF18E5">
          <w:rPr>
            <w:rFonts w:ascii="Times New Roman" w:eastAsia="Times New Roman" w:hAnsi="Times New Roman" w:cs="David" w:hint="cs"/>
            <w:color w:val="008000"/>
            <w:sz w:val="24"/>
            <w:szCs w:val="24"/>
            <w:rtl/>
            <w:lang w:eastAsia="he-IL"/>
          </w:rPr>
          <w:t>מיכי איגר</w:t>
        </w:r>
      </w:ins>
    </w:p>
    <w:p w14:paraId="55BDF439" w14:textId="5406D1A0" w:rsidR="009C6F6C" w:rsidRPr="009C6F6C" w:rsidRDefault="009C6F6C" w:rsidP="00AF18E5">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ב. </w:t>
      </w:r>
      <w:r w:rsidRPr="009C6F6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del w:id="17" w:author="Meryl Etman" w:date="2019-01-13T15:03:00Z">
        <w:r w:rsidRPr="009C6F6C" w:rsidDel="00AF18E5">
          <w:rPr>
            <w:rFonts w:ascii="Times New Roman" w:eastAsia="Times New Roman" w:hAnsi="Times New Roman" w:cs="David"/>
            <w:color w:val="008000"/>
            <w:sz w:val="24"/>
            <w:szCs w:val="24"/>
            <w:lang w:eastAsia="he-IL"/>
          </w:rPr>
          <w:delText>&lt;@@NoEmployees@@&gt;</w:delText>
        </w:r>
      </w:del>
    </w:p>
    <w:p w14:paraId="734F1548"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F05E8C" w14:textId="00A7BEDA" w:rsidR="009C6F6C" w:rsidRPr="009C6F6C" w:rsidRDefault="009C6F6C" w:rsidP="00AF18E5">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9C6F6C">
        <w:rPr>
          <w:rFonts w:ascii="Times New Roman" w:eastAsia="Times New Roman" w:hAnsi="Times New Roman" w:cs="David" w:hint="cs"/>
          <w:sz w:val="24"/>
          <w:szCs w:val="24"/>
          <w:rtl/>
          <w:lang w:eastAsia="he-IL"/>
        </w:rPr>
        <w:t>1.5</w:t>
      </w:r>
      <w:r w:rsidRPr="009C6F6C">
        <w:rPr>
          <w:rFonts w:ascii="Times New Roman" w:eastAsia="Times New Roman" w:hAnsi="Times New Roman" w:cs="David" w:hint="cs"/>
          <w:sz w:val="24"/>
          <w:szCs w:val="24"/>
          <w:rtl/>
          <w:lang w:eastAsia="he-IL"/>
        </w:rPr>
        <w:tab/>
        <w:t xml:space="preserve">המנהל הראשי במשרד המתכנן הוא אדריכל/מהנדס: </w:t>
      </w:r>
      <w:del w:id="18" w:author="Meryl Etman" w:date="2019-01-13T15:03:00Z">
        <w:r w:rsidRPr="009C6F6C" w:rsidDel="00AF18E5">
          <w:rPr>
            <w:rFonts w:ascii="Times New Roman" w:eastAsia="Times New Roman" w:hAnsi="Times New Roman" w:cs="David"/>
            <w:color w:val="008000"/>
            <w:sz w:val="24"/>
            <w:szCs w:val="24"/>
            <w:lang w:eastAsia="he-IL"/>
          </w:rPr>
          <w:delText>&lt;@@Meneger1@@&gt;</w:delText>
        </w:r>
      </w:del>
      <w:ins w:id="19" w:author="Meryl Etman" w:date="2019-01-13T15:03:00Z">
        <w:r w:rsidR="00AF18E5">
          <w:rPr>
            <w:rFonts w:ascii="Times New Roman" w:eastAsia="Times New Roman" w:hAnsi="Times New Roman" w:cs="David" w:hint="cs"/>
            <w:color w:val="008000"/>
            <w:sz w:val="24"/>
            <w:szCs w:val="24"/>
            <w:rtl/>
            <w:lang w:eastAsia="he-IL"/>
          </w:rPr>
          <w:t>מיכי א</w:t>
        </w:r>
      </w:ins>
      <w:ins w:id="20" w:author="Meryl Etman" w:date="2019-01-13T15:04:00Z">
        <w:r w:rsidR="00AF18E5">
          <w:rPr>
            <w:rFonts w:ascii="Times New Roman" w:eastAsia="Times New Roman" w:hAnsi="Times New Roman" w:cs="David" w:hint="cs"/>
            <w:color w:val="008000"/>
            <w:sz w:val="24"/>
            <w:szCs w:val="24"/>
            <w:rtl/>
            <w:lang w:eastAsia="he-IL"/>
          </w:rPr>
          <w:t>י</w:t>
        </w:r>
      </w:ins>
      <w:ins w:id="21" w:author="Meryl Etman" w:date="2019-01-13T15:03:00Z">
        <w:r w:rsidR="00AF18E5">
          <w:rPr>
            <w:rFonts w:ascii="Times New Roman" w:eastAsia="Times New Roman" w:hAnsi="Times New Roman" w:cs="David" w:hint="cs"/>
            <w:color w:val="008000"/>
            <w:sz w:val="24"/>
            <w:szCs w:val="24"/>
            <w:rtl/>
            <w:lang w:eastAsia="he-IL"/>
          </w:rPr>
          <w:t>גר</w:t>
        </w:r>
      </w:ins>
    </w:p>
    <w:p w14:paraId="0F67F036"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7708CF"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1.6</w:t>
      </w:r>
      <w:r w:rsidRPr="009C6F6C">
        <w:rPr>
          <w:rFonts w:ascii="Times New Roman" w:eastAsia="Times New Roman" w:hAnsi="Times New Roman" w:cs="David" w:hint="cs"/>
          <w:sz w:val="24"/>
          <w:szCs w:val="24"/>
          <w:rtl/>
          <w:lang w:eastAsia="he-IL"/>
        </w:rPr>
        <w:tab/>
        <w:t>הנושאים הם:</w:t>
      </w:r>
    </w:p>
    <w:p w14:paraId="6E99A1B9"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DE1CB6" w14:textId="77777777" w:rsidR="009C6F6C" w:rsidRPr="009C6F6C" w:rsidRDefault="009C6F6C" w:rsidP="009C6F6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hint="cs"/>
          <w:sz w:val="24"/>
          <w:szCs w:val="24"/>
          <w:rtl/>
          <w:lang w:eastAsia="he-IL"/>
        </w:rPr>
        <w:tab/>
        <w:t>התקדמות שרותי המתכנן.</w:t>
      </w:r>
    </w:p>
    <w:p w14:paraId="6200382C" w14:textId="77777777" w:rsidR="009C6F6C" w:rsidRPr="009C6F6C" w:rsidRDefault="009C6F6C" w:rsidP="009C6F6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ב.</w:t>
      </w:r>
      <w:r w:rsidRPr="009C6F6C">
        <w:rPr>
          <w:rFonts w:ascii="Times New Roman" w:eastAsia="Times New Roman" w:hAnsi="Times New Roman" w:cs="David" w:hint="cs"/>
          <w:sz w:val="24"/>
          <w:szCs w:val="24"/>
          <w:rtl/>
          <w:lang w:eastAsia="he-IL"/>
        </w:rPr>
        <w:tab/>
        <w:t>סטיות מלוח הזמנים לרבות סיבת הסטייה.</w:t>
      </w:r>
    </w:p>
    <w:p w14:paraId="3D77E9D1" w14:textId="77777777" w:rsidR="009C6F6C" w:rsidRPr="009C6F6C" w:rsidRDefault="009C6F6C" w:rsidP="009C6F6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ג.</w:t>
      </w:r>
      <w:r w:rsidRPr="009C6F6C">
        <w:rPr>
          <w:rFonts w:ascii="Times New Roman" w:eastAsia="Times New Roman" w:hAnsi="Times New Roman" w:cs="David" w:hint="cs"/>
          <w:sz w:val="24"/>
          <w:szCs w:val="24"/>
          <w:rtl/>
          <w:lang w:eastAsia="he-IL"/>
        </w:rPr>
        <w:tab/>
        <w:t>תאום לוח הזמנים המתחייב מסטיות לרבות תאור השלכות התאום על הפרויקט.</w:t>
      </w:r>
    </w:p>
    <w:p w14:paraId="3C51DE1A" w14:textId="77777777" w:rsidR="009C6F6C" w:rsidRPr="009C6F6C" w:rsidRDefault="009C6F6C" w:rsidP="009C6F6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w:t>
      </w:r>
      <w:r w:rsidRPr="009C6F6C">
        <w:rPr>
          <w:rFonts w:ascii="Times New Roman" w:eastAsia="Times New Roman" w:hAnsi="Times New Roman" w:cs="David" w:hint="cs"/>
          <w:sz w:val="24"/>
          <w:szCs w:val="24"/>
          <w:rtl/>
          <w:lang w:eastAsia="he-IL"/>
        </w:rPr>
        <w:tab/>
        <w:t>סטיות מהערכות ו/או תחזיות תקציביות והשלכותיהן.</w:t>
      </w:r>
    </w:p>
    <w:p w14:paraId="2BC269DB" w14:textId="77777777" w:rsidR="009C6F6C" w:rsidRPr="009C6F6C" w:rsidRDefault="009C6F6C" w:rsidP="009C6F6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ה.</w:t>
      </w:r>
      <w:r w:rsidRPr="009C6F6C">
        <w:rPr>
          <w:rFonts w:ascii="Times New Roman" w:eastAsia="Times New Roman" w:hAnsi="Times New Roman" w:cs="David" w:hint="cs"/>
          <w:sz w:val="24"/>
          <w:szCs w:val="24"/>
          <w:rtl/>
          <w:lang w:eastAsia="he-IL"/>
        </w:rPr>
        <w:tab/>
        <w:t>ריכוז הוראות שנויים.</w:t>
      </w:r>
    </w:p>
    <w:p w14:paraId="5C63CB4D" w14:textId="77777777" w:rsidR="009C6F6C" w:rsidRPr="009C6F6C" w:rsidRDefault="009C6F6C" w:rsidP="009C6F6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B7B3384" w14:textId="77777777" w:rsidR="009C6F6C" w:rsidRPr="009C6F6C" w:rsidRDefault="009C6F6C" w:rsidP="009C6F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1.7 </w:t>
      </w:r>
      <w:r w:rsidRPr="009C6F6C">
        <w:rPr>
          <w:rFonts w:ascii="Times New Roman" w:eastAsia="Times New Roman" w:hAnsi="Times New Roman" w:cs="David" w:hint="cs"/>
          <w:sz w:val="24"/>
          <w:szCs w:val="24"/>
          <w:rtl/>
          <w:lang w:eastAsia="he-IL"/>
        </w:rPr>
        <w:tab/>
        <w:t>שיעור חלקו היחסי של כל אחד מיחידי המזמין הינו כדלקמן :</w:t>
      </w:r>
      <w:r w:rsidRPr="009C6F6C">
        <w:rPr>
          <w:rFonts w:ascii="Times New Roman" w:eastAsia="Times New Roman" w:hAnsi="Times New Roman" w:cs="David" w:hint="cs"/>
          <w:sz w:val="24"/>
          <w:szCs w:val="24"/>
          <w:rtl/>
          <w:lang w:eastAsia="he-IL"/>
        </w:rPr>
        <w:br/>
      </w:r>
    </w:p>
    <w:p w14:paraId="40745A65" w14:textId="112F8C82" w:rsidR="009C6F6C" w:rsidRPr="009C6F6C" w:rsidRDefault="009C6F6C" w:rsidP="009C6F6C">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lang w:eastAsia="he-IL"/>
        </w:rPr>
      </w:pPr>
      <w:del w:id="22" w:author="Meryl Etman" w:date="2019-01-13T15:04:00Z">
        <w:r w:rsidRPr="009C6F6C" w:rsidDel="00AF18E5">
          <w:rPr>
            <w:rFonts w:ascii="Times New Roman" w:eastAsia="Times New Roman" w:hAnsi="Times New Roman" w:cs="David" w:hint="cs"/>
            <w:color w:val="008000"/>
            <w:sz w:val="24"/>
            <w:szCs w:val="24"/>
            <w:rtl/>
            <w:lang w:eastAsia="he-IL"/>
          </w:rPr>
          <w:delText>&lt;@@</w:delText>
        </w:r>
        <w:r w:rsidRPr="009C6F6C" w:rsidDel="00AF18E5">
          <w:rPr>
            <w:rFonts w:ascii="Times New Roman" w:eastAsia="Times New Roman" w:hAnsi="Times New Roman" w:cs="David"/>
            <w:color w:val="008000"/>
            <w:sz w:val="24"/>
            <w:szCs w:val="24"/>
            <w:lang w:eastAsia="he-IL"/>
          </w:rPr>
          <w:delText>TzadAPercent</w:delText>
        </w:r>
        <w:r w:rsidRPr="009C6F6C" w:rsidDel="00AF18E5">
          <w:rPr>
            <w:rFonts w:ascii="Times New Roman" w:eastAsia="Times New Roman" w:hAnsi="Times New Roman" w:cs="David" w:hint="cs"/>
            <w:color w:val="008000"/>
            <w:sz w:val="24"/>
            <w:szCs w:val="24"/>
            <w:rtl/>
            <w:lang w:eastAsia="he-IL"/>
          </w:rPr>
          <w:delText>@@&gt;%____</w:delText>
        </w:r>
      </w:del>
      <w:ins w:id="23" w:author="Meryl Etman" w:date="2019-01-13T15:04:00Z">
        <w:r w:rsidR="00AF18E5">
          <w:rPr>
            <w:rFonts w:ascii="Times New Roman" w:eastAsia="Times New Roman" w:hAnsi="Times New Roman" w:cs="David" w:hint="cs"/>
            <w:color w:val="008000"/>
            <w:sz w:val="24"/>
            <w:szCs w:val="24"/>
            <w:rtl/>
            <w:lang w:eastAsia="he-IL"/>
          </w:rPr>
          <w:t>100%</w:t>
        </w:r>
      </w:ins>
    </w:p>
    <w:p w14:paraId="4ABCAFE1"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5"/>
          <w:szCs w:val="25"/>
          <w:rtl/>
        </w:rPr>
        <w:br w:type="page"/>
      </w:r>
      <w:r w:rsidRPr="009C6F6C">
        <w:rPr>
          <w:rFonts w:ascii="Times New Roman" w:eastAsia="Times New Roman" w:hAnsi="Times New Roman" w:cs="David"/>
          <w:b/>
          <w:bCs/>
          <w:sz w:val="24"/>
          <w:szCs w:val="24"/>
          <w:u w:val="single"/>
          <w:rtl/>
        </w:rPr>
        <w:t>נספח "ב"</w:t>
      </w:r>
    </w:p>
    <w:p w14:paraId="43B426C0"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המתכנן</w:t>
      </w:r>
    </w:p>
    <w:p w14:paraId="713F6FAF"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29AC87E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5AE6A88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DDBDCF7"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במבנים וסביבתם, מתן הנחיות והכנת תוכניות ומפרטים טכניים, אשר יכללו בין היתר את הפרטים הבאים:</w:t>
      </w:r>
    </w:p>
    <w:p w14:paraId="56B8EA16"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0EF93F96"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0B091F0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77F9337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2E37BB0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2B0F36A4"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01AFFA6A" w14:textId="605B9946"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del w:id="24" w:author="Meryl Etman" w:date="2019-01-15T10:04:00Z">
        <w:r w:rsidRPr="009C6F6C" w:rsidDel="007B1B16">
          <w:rPr>
            <w:rFonts w:ascii="Times New Roman" w:eastAsia="Times New Roman" w:hAnsi="Times New Roman" w:cs="David"/>
            <w:sz w:val="24"/>
            <w:szCs w:val="24"/>
            <w:rtl/>
            <w:lang w:eastAsia="he-IL"/>
          </w:rPr>
          <w:delText>נגישות השירות.</w:delText>
        </w:r>
      </w:del>
      <w:ins w:id="25" w:author="Meryl Etman" w:date="2019-01-15T10:04:00Z">
        <w:r w:rsidR="007B1B16">
          <w:rPr>
            <w:rFonts w:ascii="Times New Roman" w:eastAsia="Times New Roman" w:hAnsi="Times New Roman" w:cs="David" w:hint="cs"/>
            <w:sz w:val="24"/>
            <w:szCs w:val="24"/>
            <w:rtl/>
            <w:lang w:eastAsia="he-IL"/>
          </w:rPr>
          <w:t>מבוטל.</w:t>
        </w:r>
      </w:ins>
    </w:p>
    <w:p w14:paraId="572656E6"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74E09DB4"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680F05A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23592D9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2F36C3BC"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62FFE0E1"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המתכנן</w:t>
      </w:r>
      <w:r w:rsidRPr="009C6F6C">
        <w:rPr>
          <w:rFonts w:ascii="Times New Roman" w:eastAsia="Times New Roman" w:hAnsi="Times New Roman" w:cs="David" w:hint="cs"/>
          <w:sz w:val="24"/>
          <w:szCs w:val="24"/>
          <w:rtl/>
          <w:lang w:eastAsia="he-IL"/>
        </w:rPr>
        <w:t>:</w:t>
      </w:r>
    </w:p>
    <w:p w14:paraId="0D6312EC"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2CD9B2E4"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36B08F6C"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2E7AFDB9"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F6473BB"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0BB89864"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43BAE46F"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73DA4153"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709068A"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504C9980"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25A99446"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75AA13E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8CB446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490C5DC4"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7A75F813"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ABAE2D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26" w:name="OLE_LINK1"/>
      <w:bookmarkStart w:id="27"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26"/>
    <w:bookmarkEnd w:id="27"/>
    <w:p w14:paraId="0E9E4321"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688212B7"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6114EC7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7AC17AD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6B922E2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62012984"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61A29254"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34D4978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5AC4F46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50E1B4CA"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למתכנן וכן ליועצים ולמתכננים ולכל גורם אחר שייקבע על ידי המזמין.</w:t>
      </w:r>
    </w:p>
    <w:p w14:paraId="7DE19640"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524E128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829B9DC"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13CBE738"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10720EF6"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המתכנן.</w:t>
      </w:r>
    </w:p>
    <w:p w14:paraId="02B4AF04"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הפקת אישורי נגישות לכל תוכניות ההגשה והפקת כל האישורים הנדרשים למתחם כולו ולמבנים השונים בפרט.</w:t>
      </w:r>
    </w:p>
    <w:p w14:paraId="68AAD00B"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7BFC1A8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1937AED"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61DF988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9EC8435"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6198D26C"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3ECD6C06"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לנגישות. באחריות המתכנן להעביר התייחסות בכתב ו/או על גבי התכניות של כל אחד מן היועצים ו/או המתכננים.</w:t>
      </w:r>
    </w:p>
    <w:p w14:paraId="69B60682"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07248B63"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2004067F"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5579EC16"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4162D971"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 ופרטי ביצוע על פי צורך, כולל תוכניות "מפתח" בתיאום עם המזמין והמתכנן.</w:t>
      </w:r>
    </w:p>
    <w:p w14:paraId="083C888A"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154ECA5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0AB5F60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1AD2745"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המתכנן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6AC82DAC"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1C8D14C1"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6B61DE7E"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24A17253"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60AB9904"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321A1781"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2E047CA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7D2F6690"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1E7E963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95608E8"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המתכנן</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74A0A450"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מהמתכנן</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51CC90F7"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2FE22FF8"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המתכנן</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13570793"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0CCA5B03"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חשבונות המתכנן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4A1235F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t>נספח "ג"</w:t>
      </w:r>
    </w:p>
    <w:p w14:paraId="37AC2CB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33BBA2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05622073"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208395ED"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731B56C6"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7ADCD42D"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04C4B212"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08F0096D"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BA64681"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המתכנן</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34EBADA3"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07119E9"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למתכנן</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המתכנן</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למתכנן</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המתכנן</w:t>
      </w:r>
      <w:r w:rsidRPr="009C6F6C">
        <w:rPr>
          <w:rFonts w:ascii="Times New Roman" w:eastAsia="Times New Roman" w:hAnsi="Times New Roman" w:cs="David"/>
          <w:sz w:val="24"/>
          <w:szCs w:val="24"/>
          <w:rtl/>
        </w:rPr>
        <w:t xml:space="preserve"> בתוך 30 יום ממועד הגשתן למזמין.</w:t>
      </w:r>
    </w:p>
    <w:p w14:paraId="1DFBD55D"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13522D4"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המתכנן</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4E861B3F"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09D01FE0"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10637BA4"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538AFCF2" w14:textId="6E90A3C9" w:rsidR="009C6F6C" w:rsidRPr="009C6F6C" w:rsidDel="00AF18E5" w:rsidRDefault="009C6F6C" w:rsidP="009C6F6C">
      <w:pPr>
        <w:widowControl w:val="0"/>
        <w:numPr>
          <w:ilvl w:val="0"/>
          <w:numId w:val="10"/>
        </w:numPr>
        <w:spacing w:before="0" w:beforeAutospacing="0" w:after="0" w:afterAutospacing="0" w:line="240" w:lineRule="auto"/>
        <w:jc w:val="both"/>
        <w:rPr>
          <w:del w:id="28" w:author="Meryl Etman" w:date="2019-01-13T15:04:00Z"/>
          <w:rFonts w:ascii="Times New Roman" w:eastAsia="Times New Roman" w:hAnsi="Times New Roman" w:cs="David"/>
          <w:sz w:val="25"/>
          <w:szCs w:val="24"/>
        </w:rPr>
      </w:pPr>
      <w:del w:id="29" w:author="Meryl Etman" w:date="2019-01-13T15:04:00Z">
        <w:r w:rsidRPr="009C6F6C" w:rsidDel="00AF18E5">
          <w:rPr>
            <w:rFonts w:ascii="Times New Roman" w:eastAsia="Times New Roman" w:hAnsi="Times New Roman" w:cs="David" w:hint="cs"/>
            <w:sz w:val="25"/>
            <w:szCs w:val="24"/>
            <w:u w:val="single"/>
            <w:rtl/>
          </w:rPr>
          <w:delText>לו"ז עקרוני</w:delText>
        </w:r>
        <w:r w:rsidRPr="009C6F6C" w:rsidDel="00AF18E5">
          <w:rPr>
            <w:rFonts w:ascii="Times New Roman" w:eastAsia="Times New Roman" w:hAnsi="Times New Roman" w:cs="David" w:hint="cs"/>
            <w:sz w:val="25"/>
            <w:szCs w:val="24"/>
            <w:rtl/>
          </w:rPr>
          <w:delText>:</w:delText>
        </w:r>
      </w:del>
    </w:p>
    <w:p w14:paraId="1616BCDD" w14:textId="3DE84AAF" w:rsidR="009C6F6C" w:rsidRPr="009C6F6C" w:rsidDel="00AF18E5" w:rsidRDefault="009C6F6C" w:rsidP="009C6F6C">
      <w:pPr>
        <w:spacing w:before="0" w:beforeAutospacing="0" w:after="0" w:afterAutospacing="0" w:line="240" w:lineRule="auto"/>
        <w:ind w:left="720"/>
        <w:jc w:val="both"/>
        <w:rPr>
          <w:del w:id="30" w:author="Meryl Etman" w:date="2019-01-13T15:04:00Z"/>
          <w:rFonts w:ascii="Times New Roman" w:eastAsia="Times New Roman" w:hAnsi="Times New Roman" w:cs="David"/>
          <w:sz w:val="25"/>
          <w:szCs w:val="24"/>
          <w:rtl/>
        </w:rPr>
      </w:pPr>
    </w:p>
    <w:p w14:paraId="015821D0" w14:textId="67DE639C" w:rsidR="009C6F6C" w:rsidRPr="009C6F6C" w:rsidDel="00AF18E5" w:rsidRDefault="009C6F6C" w:rsidP="009C6F6C">
      <w:pPr>
        <w:widowControl w:val="0"/>
        <w:numPr>
          <w:ilvl w:val="1"/>
          <w:numId w:val="10"/>
        </w:numPr>
        <w:spacing w:before="0" w:beforeAutospacing="0" w:after="0" w:afterAutospacing="0" w:line="240" w:lineRule="auto"/>
        <w:jc w:val="both"/>
        <w:rPr>
          <w:del w:id="31" w:author="Meryl Etman" w:date="2019-01-13T15:04:00Z"/>
          <w:rFonts w:ascii="Times New Roman" w:eastAsia="Times New Roman" w:hAnsi="Times New Roman" w:cs="David"/>
          <w:sz w:val="25"/>
          <w:szCs w:val="24"/>
        </w:rPr>
      </w:pPr>
      <w:del w:id="32" w:author="Meryl Etman" w:date="2019-01-13T15:04:00Z">
        <w:r w:rsidRPr="009C6F6C" w:rsidDel="00AF18E5">
          <w:rPr>
            <w:rFonts w:ascii="Times New Roman" w:eastAsia="Times New Roman" w:hAnsi="Times New Roman" w:cs="David" w:hint="cs"/>
            <w:sz w:val="25"/>
            <w:szCs w:val="24"/>
            <w:rtl/>
          </w:rPr>
          <w:delText>השלמת תכנון מוקדם .............................</w:delText>
        </w:r>
        <w:r w:rsidRPr="009C6F6C" w:rsidDel="00AF18E5">
          <w:rPr>
            <w:rFonts w:ascii="Times New Roman" w:eastAsia="Times New Roman" w:hAnsi="Times New Roman" w:cs="David" w:hint="cs"/>
            <w:sz w:val="25"/>
            <w:szCs w:val="24"/>
          </w:rPr>
          <w:delText>XX/XXXX</w:delText>
        </w:r>
      </w:del>
    </w:p>
    <w:p w14:paraId="2D15CC88" w14:textId="31C19114" w:rsidR="009C6F6C" w:rsidRPr="009C6F6C" w:rsidDel="00AF18E5" w:rsidRDefault="009C6F6C" w:rsidP="009C6F6C">
      <w:pPr>
        <w:widowControl w:val="0"/>
        <w:numPr>
          <w:ilvl w:val="1"/>
          <w:numId w:val="10"/>
        </w:numPr>
        <w:spacing w:before="0" w:beforeAutospacing="0" w:after="0" w:afterAutospacing="0" w:line="240" w:lineRule="auto"/>
        <w:jc w:val="both"/>
        <w:rPr>
          <w:del w:id="33" w:author="Meryl Etman" w:date="2019-01-13T15:04:00Z"/>
          <w:rFonts w:ascii="Times New Roman" w:eastAsia="Times New Roman" w:hAnsi="Times New Roman" w:cs="David"/>
          <w:sz w:val="25"/>
          <w:szCs w:val="24"/>
        </w:rPr>
      </w:pPr>
      <w:del w:id="34" w:author="Meryl Etman" w:date="2019-01-13T15:04:00Z">
        <w:r w:rsidRPr="009C6F6C" w:rsidDel="00AF18E5">
          <w:rPr>
            <w:rFonts w:ascii="Times New Roman" w:eastAsia="Times New Roman" w:hAnsi="Times New Roman" w:cs="David" w:hint="cs"/>
            <w:sz w:val="25"/>
            <w:szCs w:val="24"/>
            <w:rtl/>
          </w:rPr>
          <w:delText>השלמת תכנון סופי להיתרים...................</w:delText>
        </w:r>
        <w:r w:rsidRPr="009C6F6C" w:rsidDel="00AF18E5">
          <w:rPr>
            <w:rFonts w:ascii="Times New Roman" w:eastAsia="Times New Roman" w:hAnsi="Times New Roman" w:cs="David" w:hint="cs"/>
            <w:sz w:val="25"/>
            <w:szCs w:val="24"/>
          </w:rPr>
          <w:delText>XX/XXXX</w:delText>
        </w:r>
      </w:del>
    </w:p>
    <w:p w14:paraId="38543814" w14:textId="38DD6EA3" w:rsidR="009C6F6C" w:rsidRPr="009C6F6C" w:rsidDel="00AF18E5" w:rsidRDefault="009C6F6C" w:rsidP="009C6F6C">
      <w:pPr>
        <w:widowControl w:val="0"/>
        <w:numPr>
          <w:ilvl w:val="1"/>
          <w:numId w:val="10"/>
        </w:numPr>
        <w:spacing w:before="0" w:beforeAutospacing="0" w:after="0" w:afterAutospacing="0" w:line="240" w:lineRule="auto"/>
        <w:jc w:val="both"/>
        <w:rPr>
          <w:del w:id="35" w:author="Meryl Etman" w:date="2019-01-13T15:04:00Z"/>
          <w:rFonts w:ascii="Times New Roman" w:eastAsia="Times New Roman" w:hAnsi="Times New Roman" w:cs="David"/>
          <w:sz w:val="25"/>
          <w:szCs w:val="24"/>
        </w:rPr>
      </w:pPr>
      <w:del w:id="36" w:author="Meryl Etman" w:date="2019-01-13T15:04:00Z">
        <w:r w:rsidRPr="009C6F6C" w:rsidDel="00AF18E5">
          <w:rPr>
            <w:rFonts w:ascii="Times New Roman" w:eastAsia="Times New Roman" w:hAnsi="Times New Roman" w:cs="David" w:hint="cs"/>
            <w:sz w:val="25"/>
            <w:szCs w:val="24"/>
            <w:rtl/>
          </w:rPr>
          <w:delText>השלמת תכנון מפורט למכרזים................</w:delText>
        </w:r>
        <w:r w:rsidRPr="009C6F6C" w:rsidDel="00AF18E5">
          <w:rPr>
            <w:rFonts w:ascii="Times New Roman" w:eastAsia="Times New Roman" w:hAnsi="Times New Roman" w:cs="David" w:hint="cs"/>
            <w:sz w:val="25"/>
            <w:szCs w:val="24"/>
          </w:rPr>
          <w:delText>XX/XXXX</w:delText>
        </w:r>
      </w:del>
    </w:p>
    <w:p w14:paraId="11F81EDD" w14:textId="400B61B4" w:rsidR="009C6F6C" w:rsidRPr="009C6F6C" w:rsidDel="00AF18E5" w:rsidRDefault="009C6F6C" w:rsidP="009C6F6C">
      <w:pPr>
        <w:widowControl w:val="0"/>
        <w:numPr>
          <w:ilvl w:val="1"/>
          <w:numId w:val="10"/>
        </w:numPr>
        <w:spacing w:before="0" w:beforeAutospacing="0" w:after="0" w:afterAutospacing="0" w:line="240" w:lineRule="auto"/>
        <w:jc w:val="both"/>
        <w:rPr>
          <w:del w:id="37" w:author="Meryl Etman" w:date="2019-01-13T15:04:00Z"/>
          <w:rFonts w:ascii="Times New Roman" w:eastAsia="Times New Roman" w:hAnsi="Times New Roman" w:cs="David"/>
          <w:sz w:val="25"/>
          <w:szCs w:val="24"/>
        </w:rPr>
      </w:pPr>
      <w:del w:id="38" w:author="Meryl Etman" w:date="2019-01-13T15:04:00Z">
        <w:r w:rsidRPr="009C6F6C" w:rsidDel="00AF18E5">
          <w:rPr>
            <w:rFonts w:ascii="Times New Roman" w:eastAsia="Times New Roman" w:hAnsi="Times New Roman" w:cs="David" w:hint="cs"/>
            <w:sz w:val="25"/>
            <w:szCs w:val="24"/>
            <w:rtl/>
          </w:rPr>
          <w:delText>יציאה למכרזים.....................................</w:delText>
        </w:r>
        <w:r w:rsidRPr="009C6F6C" w:rsidDel="00AF18E5">
          <w:rPr>
            <w:rFonts w:ascii="Times New Roman" w:eastAsia="Times New Roman" w:hAnsi="Times New Roman" w:cs="David" w:hint="cs"/>
            <w:sz w:val="25"/>
            <w:szCs w:val="24"/>
          </w:rPr>
          <w:delText>XX/XXXX</w:delText>
        </w:r>
        <w:r w:rsidRPr="009C6F6C" w:rsidDel="00AF18E5">
          <w:rPr>
            <w:rFonts w:ascii="Times New Roman" w:eastAsia="Times New Roman" w:hAnsi="Times New Roman" w:cs="David" w:hint="cs"/>
            <w:sz w:val="25"/>
            <w:szCs w:val="24"/>
            <w:rtl/>
          </w:rPr>
          <w:delText xml:space="preserve"> </w:delText>
        </w:r>
      </w:del>
    </w:p>
    <w:p w14:paraId="76C4B9EE" w14:textId="1A9968F1" w:rsidR="009C6F6C" w:rsidRPr="009C6F6C" w:rsidDel="00AF18E5" w:rsidRDefault="009C6F6C" w:rsidP="009C6F6C">
      <w:pPr>
        <w:widowControl w:val="0"/>
        <w:numPr>
          <w:ilvl w:val="1"/>
          <w:numId w:val="10"/>
        </w:numPr>
        <w:spacing w:before="0" w:beforeAutospacing="0" w:after="0" w:afterAutospacing="0" w:line="240" w:lineRule="auto"/>
        <w:jc w:val="both"/>
        <w:rPr>
          <w:del w:id="39" w:author="Meryl Etman" w:date="2019-01-13T15:04:00Z"/>
          <w:rFonts w:ascii="Times New Roman" w:eastAsia="Times New Roman" w:hAnsi="Times New Roman" w:cs="David"/>
          <w:sz w:val="25"/>
          <w:szCs w:val="24"/>
          <w:rtl/>
        </w:rPr>
      </w:pPr>
      <w:del w:id="40" w:author="Meryl Etman" w:date="2019-01-13T15:04:00Z">
        <w:r w:rsidRPr="009C6F6C" w:rsidDel="00AF18E5">
          <w:rPr>
            <w:rFonts w:ascii="Times New Roman" w:eastAsia="Times New Roman" w:hAnsi="Times New Roman" w:cs="David" w:hint="cs"/>
            <w:sz w:val="25"/>
            <w:szCs w:val="24"/>
            <w:rtl/>
          </w:rPr>
          <w:delText>השלמת תכנון לביצוע ............................</w:delText>
        </w:r>
        <w:r w:rsidRPr="009C6F6C" w:rsidDel="00AF18E5">
          <w:rPr>
            <w:rFonts w:ascii="Times New Roman" w:eastAsia="Times New Roman" w:hAnsi="Times New Roman" w:cs="David" w:hint="cs"/>
            <w:sz w:val="25"/>
            <w:szCs w:val="24"/>
          </w:rPr>
          <w:delText>XX/XXXX</w:delText>
        </w:r>
        <w:r w:rsidRPr="009C6F6C" w:rsidDel="00AF18E5">
          <w:rPr>
            <w:rFonts w:ascii="Times New Roman" w:eastAsia="Times New Roman" w:hAnsi="Times New Roman" w:cs="David" w:hint="cs"/>
            <w:sz w:val="25"/>
            <w:szCs w:val="24"/>
            <w:rtl/>
          </w:rPr>
          <w:delText xml:space="preserve"> </w:delText>
        </w:r>
      </w:del>
    </w:p>
    <w:p w14:paraId="741DE1C2"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96ACAE2"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50F6203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t>נספח "ד"</w:t>
      </w:r>
    </w:p>
    <w:p w14:paraId="0D3F795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71F96E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המתכנן</w:t>
      </w:r>
    </w:p>
    <w:p w14:paraId="71ED5656" w14:textId="77777777" w:rsidR="009C6F6C" w:rsidRPr="009C6F6C" w:rsidRDefault="009C6F6C" w:rsidP="009C6F6C">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39161E73" w14:textId="77777777" w:rsidR="009C6F6C" w:rsidRPr="009C6F6C" w:rsidRDefault="009C6F6C" w:rsidP="009C6F6C">
      <w:pPr>
        <w:widowControl w:val="0"/>
        <w:numPr>
          <w:ilvl w:val="0"/>
          <w:numId w:val="5"/>
        </w:numPr>
        <w:tabs>
          <w:tab w:val="num" w:pos="701"/>
        </w:tabs>
        <w:spacing w:before="0" w:beforeAutospacing="0" w:after="0" w:afterAutospacing="0" w:line="240" w:lineRule="auto"/>
        <w:ind w:left="701" w:hanging="70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ab/>
        <w:t>תמורת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מלוא שירותי היועץ כמפורט בנספח ב' </w:t>
      </w:r>
      <w:r w:rsidRPr="009C6F6C">
        <w:rPr>
          <w:rFonts w:ascii="Times New Roman" w:eastAsia="Times New Roman" w:hAnsi="Times New Roman" w:cs="David" w:hint="cs"/>
          <w:sz w:val="20"/>
          <w:szCs w:val="24"/>
          <w:rtl/>
          <w:lang w:eastAsia="he-IL"/>
        </w:rPr>
        <w:t xml:space="preserve">ונספח ח', </w:t>
      </w:r>
      <w:r w:rsidRPr="009C6F6C">
        <w:rPr>
          <w:rFonts w:ascii="Times New Roman" w:eastAsia="Times New Roman" w:hAnsi="Times New Roman" w:cs="David"/>
          <w:sz w:val="20"/>
          <w:szCs w:val="24"/>
          <w:rtl/>
          <w:lang w:eastAsia="he-IL"/>
        </w:rPr>
        <w:t xml:space="preserve">ישלם המזמין </w:t>
      </w:r>
      <w:r w:rsidRPr="009C6F6C">
        <w:rPr>
          <w:rFonts w:ascii="Times New Roman" w:eastAsia="Times New Roman" w:hAnsi="Times New Roman" w:cs="David" w:hint="cs"/>
          <w:sz w:val="20"/>
          <w:szCs w:val="24"/>
          <w:rtl/>
          <w:lang w:eastAsia="he-IL"/>
        </w:rPr>
        <w:t>למתכנן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סך כולל </w:t>
      </w:r>
    </w:p>
    <w:p w14:paraId="209AE956" w14:textId="7B7FF60D" w:rsidR="009C6F6C" w:rsidRPr="009C6F6C" w:rsidRDefault="009C6F6C" w:rsidP="00AF18E5">
      <w:pPr>
        <w:widowControl w:val="0"/>
        <w:spacing w:before="0" w:beforeAutospacing="0" w:after="0" w:afterAutospacing="0" w:line="240" w:lineRule="auto"/>
        <w:ind w:left="70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שלֹֹֹֹֹֹ</w:t>
      </w:r>
      <w:del w:id="41" w:author="Meryl Etman" w:date="2019-01-13T15:04:00Z">
        <w:r w:rsidRPr="009C6F6C" w:rsidDel="00AF18E5">
          <w:rPr>
            <w:rFonts w:ascii="Times New Roman" w:eastAsia="Times New Roman" w:hAnsi="Times New Roman" w:cs="David" w:hint="cs"/>
            <w:b/>
            <w:bCs/>
            <w:sz w:val="20"/>
            <w:szCs w:val="24"/>
            <w:rtl/>
            <w:lang w:eastAsia="he-IL"/>
          </w:rPr>
          <w:delText>_______________</w:delText>
        </w:r>
        <w:r w:rsidRPr="009C6F6C" w:rsidDel="00AF18E5">
          <w:rPr>
            <w:rFonts w:ascii="Times New Roman" w:eastAsia="Times New Roman" w:hAnsi="Times New Roman" w:cs="David" w:hint="cs"/>
            <w:sz w:val="24"/>
            <w:szCs w:val="24"/>
            <w:rtl/>
            <w:lang w:eastAsia="he-IL"/>
          </w:rPr>
          <w:delText xml:space="preserve">₪ </w:delText>
        </w:r>
      </w:del>
      <w:ins w:id="42" w:author="Meryl Etman" w:date="2019-01-13T15:04:00Z">
        <w:r w:rsidR="00AF18E5">
          <w:rPr>
            <w:rFonts w:ascii="Times New Roman" w:eastAsia="Times New Roman" w:hAnsi="Times New Roman" w:cs="David" w:hint="cs"/>
            <w:b/>
            <w:bCs/>
            <w:sz w:val="20"/>
            <w:szCs w:val="24"/>
            <w:rtl/>
            <w:lang w:eastAsia="he-IL"/>
          </w:rPr>
          <w:t xml:space="preserve"> 12,600</w:t>
        </w:r>
        <w:r w:rsidR="00AF18E5" w:rsidRPr="009C6F6C">
          <w:rPr>
            <w:rFonts w:ascii="Times New Roman" w:eastAsia="Times New Roman" w:hAnsi="Times New Roman" w:cs="David" w:hint="cs"/>
            <w:sz w:val="24"/>
            <w:szCs w:val="24"/>
            <w:rtl/>
            <w:lang w:eastAsia="he-IL"/>
          </w:rPr>
          <w:t xml:space="preserve">₪ </w:t>
        </w:r>
      </w:ins>
      <w:r w:rsidRPr="009C6F6C">
        <w:rPr>
          <w:rFonts w:ascii="Times New Roman" w:eastAsia="Times New Roman" w:hAnsi="Times New Roman" w:cs="David" w:hint="cs"/>
          <w:sz w:val="20"/>
          <w:szCs w:val="24"/>
          <w:rtl/>
          <w:lang w:eastAsia="he-IL"/>
        </w:rPr>
        <w:t xml:space="preserve">(במילים: </w:t>
      </w:r>
      <w:del w:id="43" w:author="Meryl Etman" w:date="2019-01-13T15:05:00Z">
        <w:r w:rsidRPr="00AF18E5" w:rsidDel="00AF18E5">
          <w:rPr>
            <w:rFonts w:ascii="Times New Roman" w:eastAsia="Times New Roman" w:hAnsi="Times New Roman" w:cs="David"/>
            <w:b/>
            <w:bCs/>
            <w:sz w:val="20"/>
            <w:szCs w:val="24"/>
            <w:u w:val="single"/>
            <w:rtl/>
            <w:lang w:eastAsia="he-IL"/>
            <w:rPrChange w:id="44" w:author="Meryl Etman" w:date="2019-01-13T15:05:00Z">
              <w:rPr>
                <w:rFonts w:ascii="Times New Roman" w:eastAsia="Times New Roman" w:hAnsi="Times New Roman" w:cs="David"/>
                <w:sz w:val="20"/>
                <w:szCs w:val="24"/>
                <w:u w:val="single"/>
                <w:rtl/>
                <w:lang w:eastAsia="he-IL"/>
              </w:rPr>
            </w:rPrChange>
          </w:rPr>
          <w:delText>_____________________________________</w:delText>
        </w:r>
        <w:r w:rsidRPr="00AF18E5" w:rsidDel="00AF18E5">
          <w:rPr>
            <w:rFonts w:ascii="Times New Roman" w:eastAsia="Times New Roman" w:hAnsi="Times New Roman" w:cs="David"/>
            <w:b/>
            <w:bCs/>
            <w:sz w:val="20"/>
            <w:szCs w:val="24"/>
            <w:rtl/>
            <w:lang w:eastAsia="he-IL"/>
            <w:rPrChange w:id="45" w:author="Meryl Etman" w:date="2019-01-13T15:05:00Z">
              <w:rPr>
                <w:rFonts w:ascii="Times New Roman" w:eastAsia="Times New Roman" w:hAnsi="Times New Roman" w:cs="David"/>
                <w:sz w:val="20"/>
                <w:szCs w:val="24"/>
                <w:rtl/>
                <w:lang w:eastAsia="he-IL"/>
              </w:rPr>
            </w:rPrChange>
          </w:rPr>
          <w:delText>).</w:delText>
        </w:r>
      </w:del>
      <w:ins w:id="46" w:author="Meryl Etman" w:date="2019-01-13T15:05:00Z">
        <w:r w:rsidR="00AF18E5" w:rsidRPr="00AF18E5">
          <w:rPr>
            <w:rFonts w:ascii="Times New Roman" w:eastAsia="Times New Roman" w:hAnsi="Times New Roman" w:cs="David" w:hint="eastAsia"/>
            <w:b/>
            <w:bCs/>
            <w:sz w:val="20"/>
            <w:szCs w:val="24"/>
            <w:u w:val="single"/>
            <w:rtl/>
            <w:lang w:eastAsia="he-IL"/>
            <w:rPrChange w:id="47" w:author="Meryl Etman" w:date="2019-01-13T15:05:00Z">
              <w:rPr>
                <w:rFonts w:ascii="Times New Roman" w:eastAsia="Times New Roman" w:hAnsi="Times New Roman" w:cs="David" w:hint="eastAsia"/>
                <w:sz w:val="20"/>
                <w:szCs w:val="24"/>
                <w:u w:val="single"/>
                <w:rtl/>
                <w:lang w:eastAsia="he-IL"/>
              </w:rPr>
            </w:rPrChange>
          </w:rPr>
          <w:t>שנים</w:t>
        </w:r>
        <w:r w:rsidR="00AF18E5" w:rsidRPr="00AF18E5">
          <w:rPr>
            <w:rFonts w:ascii="Times New Roman" w:eastAsia="Times New Roman" w:hAnsi="Times New Roman" w:cs="David"/>
            <w:b/>
            <w:bCs/>
            <w:sz w:val="20"/>
            <w:szCs w:val="24"/>
            <w:u w:val="single"/>
            <w:rtl/>
            <w:lang w:eastAsia="he-IL"/>
            <w:rPrChange w:id="48" w:author="Meryl Etman" w:date="2019-01-13T15:05:00Z">
              <w:rPr>
                <w:rFonts w:ascii="Times New Roman" w:eastAsia="Times New Roman" w:hAnsi="Times New Roman" w:cs="David"/>
                <w:sz w:val="20"/>
                <w:szCs w:val="24"/>
                <w:u w:val="single"/>
                <w:rtl/>
                <w:lang w:eastAsia="he-IL"/>
              </w:rPr>
            </w:rPrChange>
          </w:rPr>
          <w:t xml:space="preserve"> </w:t>
        </w:r>
        <w:r w:rsidR="00AF18E5" w:rsidRPr="00AF18E5">
          <w:rPr>
            <w:rFonts w:ascii="Times New Roman" w:eastAsia="Times New Roman" w:hAnsi="Times New Roman" w:cs="David" w:hint="eastAsia"/>
            <w:b/>
            <w:bCs/>
            <w:sz w:val="20"/>
            <w:szCs w:val="24"/>
            <w:u w:val="single"/>
            <w:rtl/>
            <w:lang w:eastAsia="he-IL"/>
            <w:rPrChange w:id="49" w:author="Meryl Etman" w:date="2019-01-13T15:05:00Z">
              <w:rPr>
                <w:rFonts w:ascii="Times New Roman" w:eastAsia="Times New Roman" w:hAnsi="Times New Roman" w:cs="David" w:hint="eastAsia"/>
                <w:sz w:val="20"/>
                <w:szCs w:val="24"/>
                <w:u w:val="single"/>
                <w:rtl/>
                <w:lang w:eastAsia="he-IL"/>
              </w:rPr>
            </w:rPrChange>
          </w:rPr>
          <w:t>עשר</w:t>
        </w:r>
        <w:r w:rsidR="00AF18E5" w:rsidRPr="00AF18E5">
          <w:rPr>
            <w:rFonts w:ascii="Times New Roman" w:eastAsia="Times New Roman" w:hAnsi="Times New Roman" w:cs="David"/>
            <w:b/>
            <w:bCs/>
            <w:sz w:val="20"/>
            <w:szCs w:val="24"/>
            <w:u w:val="single"/>
            <w:rtl/>
            <w:lang w:eastAsia="he-IL"/>
            <w:rPrChange w:id="50" w:author="Meryl Etman" w:date="2019-01-13T15:05:00Z">
              <w:rPr>
                <w:rFonts w:ascii="Times New Roman" w:eastAsia="Times New Roman" w:hAnsi="Times New Roman" w:cs="David"/>
                <w:sz w:val="20"/>
                <w:szCs w:val="24"/>
                <w:u w:val="single"/>
                <w:rtl/>
                <w:lang w:eastAsia="he-IL"/>
              </w:rPr>
            </w:rPrChange>
          </w:rPr>
          <w:t xml:space="preserve"> </w:t>
        </w:r>
        <w:r w:rsidR="00AF18E5" w:rsidRPr="00AF18E5">
          <w:rPr>
            <w:rFonts w:ascii="Times New Roman" w:eastAsia="Times New Roman" w:hAnsi="Times New Roman" w:cs="David" w:hint="eastAsia"/>
            <w:b/>
            <w:bCs/>
            <w:sz w:val="20"/>
            <w:szCs w:val="24"/>
            <w:u w:val="single"/>
            <w:rtl/>
            <w:lang w:eastAsia="he-IL"/>
            <w:rPrChange w:id="51" w:author="Meryl Etman" w:date="2019-01-13T15:05:00Z">
              <w:rPr>
                <w:rFonts w:ascii="Times New Roman" w:eastAsia="Times New Roman" w:hAnsi="Times New Roman" w:cs="David" w:hint="eastAsia"/>
                <w:sz w:val="20"/>
                <w:szCs w:val="24"/>
                <w:u w:val="single"/>
                <w:rtl/>
                <w:lang w:eastAsia="he-IL"/>
              </w:rPr>
            </w:rPrChange>
          </w:rPr>
          <w:t>אלף</w:t>
        </w:r>
        <w:r w:rsidR="00AF18E5" w:rsidRPr="00AF18E5">
          <w:rPr>
            <w:rFonts w:ascii="Times New Roman" w:eastAsia="Times New Roman" w:hAnsi="Times New Roman" w:cs="David"/>
            <w:b/>
            <w:bCs/>
            <w:sz w:val="20"/>
            <w:szCs w:val="24"/>
            <w:u w:val="single"/>
            <w:rtl/>
            <w:lang w:eastAsia="he-IL"/>
            <w:rPrChange w:id="52" w:author="Meryl Etman" w:date="2019-01-13T15:05:00Z">
              <w:rPr>
                <w:rFonts w:ascii="Times New Roman" w:eastAsia="Times New Roman" w:hAnsi="Times New Roman" w:cs="David"/>
                <w:sz w:val="20"/>
                <w:szCs w:val="24"/>
                <w:u w:val="single"/>
                <w:rtl/>
                <w:lang w:eastAsia="he-IL"/>
              </w:rPr>
            </w:rPrChange>
          </w:rPr>
          <w:t xml:space="preserve"> </w:t>
        </w:r>
        <w:r w:rsidR="00AF18E5" w:rsidRPr="00AF18E5">
          <w:rPr>
            <w:rFonts w:ascii="Times New Roman" w:eastAsia="Times New Roman" w:hAnsi="Times New Roman" w:cs="David" w:hint="eastAsia"/>
            <w:b/>
            <w:bCs/>
            <w:sz w:val="20"/>
            <w:szCs w:val="24"/>
            <w:u w:val="single"/>
            <w:rtl/>
            <w:lang w:eastAsia="he-IL"/>
            <w:rPrChange w:id="53" w:author="Meryl Etman" w:date="2019-01-13T15:05:00Z">
              <w:rPr>
                <w:rFonts w:ascii="Times New Roman" w:eastAsia="Times New Roman" w:hAnsi="Times New Roman" w:cs="David" w:hint="eastAsia"/>
                <w:sz w:val="20"/>
                <w:szCs w:val="24"/>
                <w:u w:val="single"/>
                <w:rtl/>
                <w:lang w:eastAsia="he-IL"/>
              </w:rPr>
            </w:rPrChange>
          </w:rPr>
          <w:t>ושש</w:t>
        </w:r>
        <w:r w:rsidR="00AF18E5" w:rsidRPr="00AF18E5">
          <w:rPr>
            <w:rFonts w:ascii="Times New Roman" w:eastAsia="Times New Roman" w:hAnsi="Times New Roman" w:cs="David"/>
            <w:b/>
            <w:bCs/>
            <w:sz w:val="20"/>
            <w:szCs w:val="24"/>
            <w:u w:val="single"/>
            <w:rtl/>
            <w:lang w:eastAsia="he-IL"/>
            <w:rPrChange w:id="54" w:author="Meryl Etman" w:date="2019-01-13T15:05:00Z">
              <w:rPr>
                <w:rFonts w:ascii="Times New Roman" w:eastAsia="Times New Roman" w:hAnsi="Times New Roman" w:cs="David"/>
                <w:sz w:val="20"/>
                <w:szCs w:val="24"/>
                <w:u w:val="single"/>
                <w:rtl/>
                <w:lang w:eastAsia="he-IL"/>
              </w:rPr>
            </w:rPrChange>
          </w:rPr>
          <w:t xml:space="preserve"> </w:t>
        </w:r>
        <w:r w:rsidR="00AF18E5" w:rsidRPr="00AF18E5">
          <w:rPr>
            <w:rFonts w:ascii="Times New Roman" w:eastAsia="Times New Roman" w:hAnsi="Times New Roman" w:cs="David" w:hint="eastAsia"/>
            <w:b/>
            <w:bCs/>
            <w:sz w:val="20"/>
            <w:szCs w:val="24"/>
            <w:u w:val="single"/>
            <w:rtl/>
            <w:lang w:eastAsia="he-IL"/>
            <w:rPrChange w:id="55" w:author="Meryl Etman" w:date="2019-01-13T15:05:00Z">
              <w:rPr>
                <w:rFonts w:ascii="Times New Roman" w:eastAsia="Times New Roman" w:hAnsi="Times New Roman" w:cs="David" w:hint="eastAsia"/>
                <w:sz w:val="20"/>
                <w:szCs w:val="24"/>
                <w:u w:val="single"/>
                <w:rtl/>
                <w:lang w:eastAsia="he-IL"/>
              </w:rPr>
            </w:rPrChange>
          </w:rPr>
          <w:t>מאות</w:t>
        </w:r>
        <w:r w:rsidR="00AF18E5" w:rsidRPr="00AF18E5">
          <w:rPr>
            <w:rFonts w:ascii="Times New Roman" w:eastAsia="Times New Roman" w:hAnsi="Times New Roman" w:cs="David"/>
            <w:b/>
            <w:bCs/>
            <w:sz w:val="20"/>
            <w:szCs w:val="24"/>
            <w:u w:val="single"/>
            <w:rtl/>
            <w:lang w:eastAsia="he-IL"/>
            <w:rPrChange w:id="56" w:author="Meryl Etman" w:date="2019-01-13T15:05:00Z">
              <w:rPr>
                <w:rFonts w:ascii="Times New Roman" w:eastAsia="Times New Roman" w:hAnsi="Times New Roman" w:cs="David"/>
                <w:sz w:val="20"/>
                <w:szCs w:val="24"/>
                <w:u w:val="single"/>
                <w:rtl/>
                <w:lang w:eastAsia="he-IL"/>
              </w:rPr>
            </w:rPrChange>
          </w:rPr>
          <w:t xml:space="preserve"> </w:t>
        </w:r>
        <w:r w:rsidR="00AF18E5" w:rsidRPr="00AF18E5">
          <w:rPr>
            <w:rFonts w:ascii="Times New Roman" w:eastAsia="Times New Roman" w:hAnsi="Times New Roman" w:cs="David" w:hint="eastAsia"/>
            <w:b/>
            <w:bCs/>
            <w:sz w:val="20"/>
            <w:szCs w:val="24"/>
            <w:u w:val="single"/>
            <w:rtl/>
            <w:lang w:eastAsia="he-IL"/>
            <w:rPrChange w:id="57" w:author="Meryl Etman" w:date="2019-01-13T15:05:00Z">
              <w:rPr>
                <w:rFonts w:ascii="Times New Roman" w:eastAsia="Times New Roman" w:hAnsi="Times New Roman" w:cs="David" w:hint="eastAsia"/>
                <w:sz w:val="20"/>
                <w:szCs w:val="24"/>
                <w:u w:val="single"/>
                <w:rtl/>
                <w:lang w:eastAsia="he-IL"/>
              </w:rPr>
            </w:rPrChange>
          </w:rPr>
          <w:t>ש</w:t>
        </w:r>
        <w:r w:rsidR="00AF18E5" w:rsidRPr="00AF18E5">
          <w:rPr>
            <w:rFonts w:ascii="Times New Roman" w:eastAsia="Times New Roman" w:hAnsi="Times New Roman" w:cs="David"/>
            <w:b/>
            <w:bCs/>
            <w:sz w:val="20"/>
            <w:szCs w:val="24"/>
            <w:u w:val="single"/>
            <w:rtl/>
            <w:lang w:eastAsia="he-IL"/>
            <w:rPrChange w:id="58" w:author="Meryl Etman" w:date="2019-01-13T15:05:00Z">
              <w:rPr>
                <w:rFonts w:ascii="Times New Roman" w:eastAsia="Times New Roman" w:hAnsi="Times New Roman" w:cs="David"/>
                <w:sz w:val="20"/>
                <w:szCs w:val="24"/>
                <w:u w:val="single"/>
                <w:rtl/>
                <w:lang w:eastAsia="he-IL"/>
              </w:rPr>
            </w:rPrChange>
          </w:rPr>
          <w:t>"ח</w:t>
        </w:r>
        <w:r w:rsidR="00AF18E5" w:rsidRPr="009C6F6C">
          <w:rPr>
            <w:rFonts w:ascii="Times New Roman" w:eastAsia="Times New Roman" w:hAnsi="Times New Roman" w:cs="David" w:hint="cs"/>
            <w:sz w:val="20"/>
            <w:szCs w:val="24"/>
            <w:rtl/>
            <w:lang w:eastAsia="he-IL"/>
          </w:rPr>
          <w:t>).</w:t>
        </w:r>
      </w:ins>
    </w:p>
    <w:p w14:paraId="71F64DA0"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0CD49C"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4452449" w14:textId="77777777" w:rsidR="009C6F6C" w:rsidRPr="009C6F6C" w:rsidRDefault="009C6F6C"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3.</w:t>
      </w:r>
      <w:r w:rsidRPr="009C6F6C">
        <w:rPr>
          <w:rFonts w:ascii="Times New Roman" w:eastAsia="Times New Roman" w:hAnsi="Times New Roman" w:cs="David"/>
          <w:sz w:val="20"/>
          <w:szCs w:val="24"/>
          <w:rtl/>
          <w:lang w:eastAsia="he-IL"/>
        </w:rPr>
        <w:tab/>
        <w:t>למען הסר ספק:</w:t>
      </w:r>
    </w:p>
    <w:p w14:paraId="5B8DE686"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DD192FF"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3.1</w:t>
      </w:r>
      <w:r w:rsidRPr="009C6F6C">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9C6F6C">
        <w:rPr>
          <w:rFonts w:ascii="Times New Roman" w:eastAsia="Times New Roman" w:hAnsi="Times New Roman" w:cs="David" w:hint="cs"/>
          <w:sz w:val="24"/>
          <w:szCs w:val="24"/>
          <w:rtl/>
        </w:rPr>
        <w:t xml:space="preserve">א כמפורט בסעיף 7 לחוזה. </w:t>
      </w:r>
    </w:p>
    <w:p w14:paraId="1C012531"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72FC99A5"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3.</w:t>
      </w:r>
      <w:r w:rsidRPr="009C6F6C">
        <w:rPr>
          <w:rFonts w:ascii="Times New Roman" w:eastAsia="Times New Roman" w:hAnsi="Times New Roman" w:cs="David" w:hint="cs"/>
          <w:sz w:val="24"/>
          <w:szCs w:val="24"/>
          <w:rtl/>
        </w:rPr>
        <w:t>2</w:t>
      </w:r>
      <w:r w:rsidRPr="009C6F6C">
        <w:rPr>
          <w:rFonts w:ascii="Times New Roman" w:eastAsia="Times New Roman" w:hAnsi="Times New Roman" w:cs="David"/>
          <w:sz w:val="24"/>
          <w:szCs w:val="24"/>
          <w:rtl/>
        </w:rPr>
        <w:tab/>
        <w:t>שכר המתכנן כולל את כל המפורט בחוזה על כל נספחיו, לרבות נספח ב'</w:t>
      </w:r>
      <w:r w:rsidRPr="009C6F6C">
        <w:rPr>
          <w:rFonts w:ascii="Times New Roman" w:eastAsia="Times New Roman" w:hAnsi="Times New Roman" w:cs="David" w:hint="cs"/>
          <w:sz w:val="24"/>
          <w:szCs w:val="24"/>
          <w:rtl/>
        </w:rPr>
        <w:t xml:space="preserve"> ונספח ח'</w:t>
      </w:r>
      <w:r w:rsidRPr="009C6F6C">
        <w:rPr>
          <w:rFonts w:ascii="Times New Roman" w:eastAsia="Times New Roman" w:hAnsi="Times New Roman" w:cs="David"/>
          <w:sz w:val="24"/>
          <w:szCs w:val="24"/>
          <w:rtl/>
        </w:rPr>
        <w:t>.</w:t>
      </w:r>
    </w:p>
    <w:p w14:paraId="5F9F4EC4"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7D9DB0E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3.3</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9C6F6C">
        <w:rPr>
          <w:rFonts w:ascii="Times New Roman" w:eastAsia="Times New Roman" w:hAnsi="Times New Roman" w:cs="David" w:hint="cs"/>
          <w:sz w:val="24"/>
          <w:szCs w:val="24"/>
          <w:rtl/>
        </w:rPr>
        <w:t>.</w:t>
      </w:r>
    </w:p>
    <w:p w14:paraId="2598B037"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DACF23D" w14:textId="77777777" w:rsidR="009C6F6C" w:rsidRDefault="009C6F6C" w:rsidP="009C6F6C">
      <w:pPr>
        <w:spacing w:before="0" w:beforeAutospacing="0" w:after="0" w:afterAutospacing="0" w:line="240" w:lineRule="auto"/>
        <w:ind w:left="1440" w:hanging="720"/>
        <w:jc w:val="both"/>
        <w:rPr>
          <w:ins w:id="59" w:author="Meryl Etman" w:date="2019-01-13T17:03:00Z"/>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3.4</w:t>
      </w:r>
      <w:r w:rsidRPr="009C6F6C">
        <w:rPr>
          <w:rFonts w:ascii="Times New Roman" w:eastAsia="Times New Roman" w:hAnsi="Times New Roman" w:cs="David" w:hint="cs"/>
          <w:sz w:val="24"/>
          <w:szCs w:val="24"/>
          <w:rtl/>
        </w:rPr>
        <w:tab/>
        <w:t xml:space="preserve">על אף האמור בסעיף 3.1 לעיל, </w:t>
      </w:r>
      <w:r w:rsidRPr="009C6F6C">
        <w:rPr>
          <w:rFonts w:ascii="Times New Roman" w:eastAsia="Times New Roman" w:hAnsi="Times New Roman" w:cs="David"/>
          <w:sz w:val="24"/>
          <w:szCs w:val="24"/>
          <w:rtl/>
        </w:rPr>
        <w:t xml:space="preserve">בקשות לתוספת שכר </w:t>
      </w:r>
      <w:r w:rsidRPr="009C6F6C">
        <w:rPr>
          <w:rFonts w:ascii="Times New Roman" w:eastAsia="Times New Roman" w:hAnsi="Times New Roman" w:cs="David" w:hint="cs"/>
          <w:sz w:val="24"/>
          <w:szCs w:val="24"/>
          <w:rtl/>
        </w:rPr>
        <w:t>ידונו בתנאים כמפורט בסעיף 8 לחוזה בלבד.</w:t>
      </w:r>
    </w:p>
    <w:p w14:paraId="1F7C7B32" w14:textId="7DEED370" w:rsidR="00073A79" w:rsidRDefault="00073A79" w:rsidP="009C6F6C">
      <w:pPr>
        <w:spacing w:before="0" w:beforeAutospacing="0" w:after="0" w:afterAutospacing="0" w:line="240" w:lineRule="auto"/>
        <w:ind w:left="1440" w:hanging="720"/>
        <w:jc w:val="both"/>
        <w:rPr>
          <w:ins w:id="60" w:author="Meryl Etman" w:date="2019-01-13T17:03:00Z"/>
          <w:rFonts w:ascii="Times New Roman" w:eastAsia="Times New Roman" w:hAnsi="Times New Roman" w:cs="David"/>
          <w:sz w:val="24"/>
          <w:szCs w:val="24"/>
          <w:rtl/>
        </w:rPr>
      </w:pPr>
    </w:p>
    <w:p w14:paraId="5A9AC119" w14:textId="06D712AC" w:rsidR="00073A79" w:rsidRPr="009C6F6C" w:rsidRDefault="00073A79"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ins w:id="61" w:author="Meryl Etman" w:date="2019-01-13T17:03:00Z">
        <w:r>
          <w:rPr>
            <w:rFonts w:ascii="Times New Roman" w:eastAsia="Times New Roman" w:hAnsi="Times New Roman" w:cs="David" w:hint="cs"/>
            <w:sz w:val="24"/>
            <w:szCs w:val="24"/>
            <w:rtl/>
          </w:rPr>
          <w:t>3.5</w:t>
        </w:r>
        <w:r>
          <w:rPr>
            <w:rFonts w:ascii="Times New Roman" w:eastAsia="Times New Roman" w:hAnsi="Times New Roman" w:cs="David" w:hint="cs"/>
            <w:sz w:val="24"/>
            <w:szCs w:val="24"/>
            <w:rtl/>
          </w:rPr>
          <w:tab/>
          <w:t xml:space="preserve">על אף האמור בסעיף 3.1 לעיל, יובהר כי שכר המתכנן כמפורט בסעיף 1 לעיל, כולל עד 4 ביקורים באתר. </w:t>
        </w:r>
      </w:ins>
      <w:ins w:id="62" w:author="Meryl Etman" w:date="2019-01-13T17:04:00Z">
        <w:r>
          <w:rPr>
            <w:rFonts w:ascii="Times New Roman" w:eastAsia="Times New Roman" w:hAnsi="Times New Roman" w:cs="David" w:hint="cs"/>
            <w:sz w:val="24"/>
            <w:szCs w:val="24"/>
            <w:rtl/>
          </w:rPr>
          <w:t>עבור כל ביקור נוסף ישולם ליועץ</w:t>
        </w:r>
      </w:ins>
      <w:ins w:id="63" w:author="Meryl Etman" w:date="2019-01-13T17:05:00Z">
        <w:r>
          <w:rPr>
            <w:rFonts w:ascii="Times New Roman" w:eastAsia="Times New Roman" w:hAnsi="Times New Roman" w:cs="David" w:hint="cs"/>
            <w:sz w:val="24"/>
            <w:szCs w:val="24"/>
            <w:rtl/>
          </w:rPr>
          <w:t xml:space="preserve"> סך של</w:t>
        </w:r>
      </w:ins>
      <w:ins w:id="64" w:author="Meryl Etman" w:date="2019-01-13T17:04:00Z">
        <w:r>
          <w:rPr>
            <w:rFonts w:ascii="Times New Roman" w:eastAsia="Times New Roman" w:hAnsi="Times New Roman" w:cs="David" w:hint="cs"/>
            <w:sz w:val="24"/>
            <w:szCs w:val="24"/>
            <w:rtl/>
          </w:rPr>
          <w:t xml:space="preserve"> 800 ₪ + מע"מ כחוק.</w:t>
        </w:r>
      </w:ins>
    </w:p>
    <w:p w14:paraId="1ED5FA36"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11EC9A66" w14:textId="4E40CADA" w:rsidR="009C6F6C" w:rsidRPr="009C6F6C" w:rsidDel="00AF18E5" w:rsidRDefault="009C6F6C" w:rsidP="00003F3C">
      <w:pPr>
        <w:spacing w:before="0" w:beforeAutospacing="0" w:after="0" w:afterAutospacing="0" w:line="240" w:lineRule="auto"/>
        <w:ind w:left="1440" w:hanging="720"/>
        <w:jc w:val="both"/>
        <w:rPr>
          <w:del w:id="65" w:author="Meryl Etman" w:date="2019-01-13T15:06:00Z"/>
          <w:rFonts w:ascii="Times New Roman" w:eastAsia="Times New Roman" w:hAnsi="Times New Roman" w:cs="David"/>
          <w:sz w:val="24"/>
          <w:szCs w:val="24"/>
          <w:rtl/>
        </w:rPr>
      </w:pPr>
      <w:del w:id="66" w:author="Meryl Etman" w:date="2019-01-13T15:06:00Z">
        <w:r w:rsidRPr="009C6F6C" w:rsidDel="00AF18E5">
          <w:rPr>
            <w:rFonts w:ascii="Times New Roman" w:eastAsia="Times New Roman" w:hAnsi="Times New Roman" w:cs="David" w:hint="cs"/>
            <w:sz w:val="24"/>
            <w:szCs w:val="24"/>
            <w:rtl/>
          </w:rPr>
          <w:delText>3.5</w:delText>
        </w:r>
        <w:r w:rsidRPr="009C6F6C" w:rsidDel="00AF18E5">
          <w:rPr>
            <w:rFonts w:ascii="Times New Roman" w:eastAsia="Times New Roman" w:hAnsi="Times New Roman" w:cs="David" w:hint="cs"/>
            <w:sz w:val="24"/>
            <w:szCs w:val="24"/>
            <w:rtl/>
          </w:rPr>
          <w:tab/>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3CEBF80C" w14:textId="0361BA13" w:rsidR="009C6F6C" w:rsidRPr="009C6F6C" w:rsidDel="00AF18E5" w:rsidRDefault="009C6F6C">
      <w:pPr>
        <w:spacing w:before="0" w:beforeAutospacing="0" w:after="0" w:afterAutospacing="0" w:line="240" w:lineRule="auto"/>
        <w:ind w:left="1440" w:hanging="720"/>
        <w:jc w:val="both"/>
        <w:rPr>
          <w:del w:id="67" w:author="Meryl Etman" w:date="2019-01-13T15:06:00Z"/>
          <w:rFonts w:ascii="Times New Roman" w:eastAsia="Times New Roman" w:hAnsi="Times New Roman" w:cs="David"/>
          <w:sz w:val="24"/>
          <w:szCs w:val="24"/>
          <w:rtl/>
        </w:rPr>
        <w:pPrChange w:id="68" w:author="Meryl Etman" w:date="2019-01-13T15:06:00Z">
          <w:pPr>
            <w:spacing w:before="0" w:beforeAutospacing="0" w:after="0" w:afterAutospacing="0" w:line="240" w:lineRule="auto"/>
            <w:jc w:val="both"/>
          </w:pPr>
        </w:pPrChange>
      </w:pPr>
      <w:del w:id="69" w:author="Meryl Etman" w:date="2019-01-13T15:06:00Z">
        <w:r w:rsidRPr="009C6F6C" w:rsidDel="00AF18E5">
          <w:rPr>
            <w:rFonts w:ascii="Times New Roman" w:eastAsia="Times New Roman" w:hAnsi="Times New Roman" w:cs="David" w:hint="cs"/>
            <w:sz w:val="24"/>
            <w:szCs w:val="24"/>
            <w:rtl/>
          </w:rPr>
          <w:delText xml:space="preserve"> </w:delText>
        </w:r>
      </w:del>
    </w:p>
    <w:p w14:paraId="4397B8A7" w14:textId="094C4C66" w:rsidR="009C6F6C" w:rsidRPr="009C6F6C" w:rsidDel="00AF18E5" w:rsidRDefault="009C6F6C">
      <w:pPr>
        <w:spacing w:before="0" w:beforeAutospacing="0" w:after="0" w:afterAutospacing="0" w:line="240" w:lineRule="auto"/>
        <w:ind w:left="1440" w:hanging="720"/>
        <w:jc w:val="both"/>
        <w:rPr>
          <w:del w:id="70" w:author="Meryl Etman" w:date="2019-01-13T15:06:00Z"/>
          <w:rFonts w:ascii="Times New Roman" w:eastAsia="Times New Roman" w:hAnsi="Times New Roman" w:cs="David"/>
          <w:sz w:val="24"/>
          <w:szCs w:val="24"/>
          <w:rtl/>
        </w:rPr>
        <w:pPrChange w:id="71" w:author="Meryl Etman" w:date="2019-01-13T15:06:00Z">
          <w:pPr>
            <w:spacing w:before="0" w:beforeAutospacing="0" w:after="0" w:afterAutospacing="0" w:line="240" w:lineRule="auto"/>
            <w:ind w:left="1388" w:hanging="709"/>
            <w:jc w:val="both"/>
          </w:pPr>
        </w:pPrChange>
      </w:pPr>
      <w:del w:id="72" w:author="Meryl Etman" w:date="2019-01-13T15:06:00Z">
        <w:r w:rsidRPr="009C6F6C" w:rsidDel="00AF18E5">
          <w:rPr>
            <w:rFonts w:ascii="Times New Roman" w:eastAsia="Times New Roman" w:hAnsi="Times New Roman" w:cs="David"/>
            <w:sz w:val="24"/>
            <w:szCs w:val="24"/>
            <w:rtl/>
          </w:rPr>
          <w:tab/>
        </w:r>
        <w:r w:rsidRPr="009C6F6C" w:rsidDel="00AF18E5">
          <w:rPr>
            <w:rFonts w:ascii="Times New Roman" w:eastAsia="Times New Roman" w:hAnsi="Times New Roman" w:cs="David" w:hint="cs"/>
            <w:sz w:val="24"/>
            <w:szCs w:val="24"/>
            <w:rtl/>
          </w:rPr>
          <w:delText>3.5.1</w:delText>
        </w:r>
        <w:r w:rsidRPr="009C6F6C" w:rsidDel="00AF18E5">
          <w:rPr>
            <w:rFonts w:ascii="Times New Roman" w:eastAsia="Times New Roman" w:hAnsi="Times New Roman" w:cs="David" w:hint="cs"/>
            <w:sz w:val="24"/>
            <w:szCs w:val="24"/>
            <w:rtl/>
          </w:rPr>
          <w:tab/>
          <w:delText xml:space="preserve">_____₪ </w:delText>
        </w:r>
        <w:r w:rsidRPr="009C6F6C" w:rsidDel="00AF18E5">
          <w:rPr>
            <w:rFonts w:ascii="Times New Roman" w:eastAsia="Times New Roman" w:hAnsi="Times New Roman" w:cs="David"/>
            <w:sz w:val="24"/>
            <w:szCs w:val="24"/>
            <w:rtl/>
          </w:rPr>
          <w:delText>לכל</w:delText>
        </w:r>
        <w:r w:rsidRPr="009C6F6C" w:rsidDel="00AF18E5">
          <w:rPr>
            <w:rFonts w:ascii="Times New Roman" w:eastAsia="Times New Roman" w:hAnsi="Times New Roman" w:cs="David" w:hint="cs"/>
            <w:sz w:val="24"/>
            <w:szCs w:val="24"/>
            <w:rtl/>
          </w:rPr>
          <w:delText xml:space="preserve"> </w:delText>
        </w:r>
        <w:r w:rsidRPr="009C6F6C" w:rsidDel="00AF18E5">
          <w:rPr>
            <w:rFonts w:ascii="Times New Roman" w:eastAsia="Times New Roman" w:hAnsi="Times New Roman" w:cs="David"/>
            <w:sz w:val="24"/>
            <w:szCs w:val="24"/>
            <w:rtl/>
          </w:rPr>
          <w:delText>יחידת דיור</w:delText>
        </w:r>
        <w:r w:rsidRPr="009C6F6C" w:rsidDel="00AF18E5">
          <w:rPr>
            <w:rFonts w:ascii="Times New Roman" w:eastAsia="Times New Roman" w:hAnsi="Times New Roman" w:cs="David" w:hint="cs"/>
            <w:sz w:val="24"/>
            <w:szCs w:val="24"/>
            <w:rtl/>
          </w:rPr>
          <w:delText>.</w:delText>
        </w:r>
      </w:del>
    </w:p>
    <w:p w14:paraId="2E93C5C5" w14:textId="4F1B87D2" w:rsidR="009C6F6C" w:rsidRPr="009C6F6C" w:rsidDel="00AF18E5" w:rsidRDefault="009C6F6C">
      <w:pPr>
        <w:spacing w:before="0" w:beforeAutospacing="0" w:after="0" w:afterAutospacing="0" w:line="240" w:lineRule="auto"/>
        <w:ind w:left="1440" w:hanging="720"/>
        <w:jc w:val="both"/>
        <w:rPr>
          <w:del w:id="73" w:author="Meryl Etman" w:date="2019-01-13T15:06:00Z"/>
          <w:rFonts w:ascii="Times New Roman" w:eastAsia="Times New Roman" w:hAnsi="Times New Roman" w:cs="David"/>
          <w:sz w:val="24"/>
          <w:szCs w:val="24"/>
          <w:rtl/>
        </w:rPr>
        <w:pPrChange w:id="74" w:author="Meryl Etman" w:date="2019-01-13T15:06:00Z">
          <w:pPr>
            <w:spacing w:before="0" w:beforeAutospacing="0" w:after="0" w:afterAutospacing="0" w:line="240" w:lineRule="auto"/>
            <w:ind w:left="1388" w:hanging="709"/>
            <w:jc w:val="both"/>
          </w:pPr>
        </w:pPrChange>
      </w:pPr>
    </w:p>
    <w:p w14:paraId="7616EE01" w14:textId="297F9931" w:rsidR="009C6F6C" w:rsidRPr="009C6F6C" w:rsidRDefault="009C6F6C">
      <w:pPr>
        <w:spacing w:before="0" w:beforeAutospacing="0" w:after="0" w:afterAutospacing="0" w:line="240" w:lineRule="auto"/>
        <w:ind w:left="1440" w:hanging="720"/>
        <w:jc w:val="both"/>
        <w:rPr>
          <w:rFonts w:ascii="Times New Roman" w:eastAsia="Times New Roman" w:hAnsi="Times New Roman" w:cs="David"/>
          <w:sz w:val="24"/>
          <w:szCs w:val="24"/>
          <w:rtl/>
        </w:rPr>
        <w:pPrChange w:id="75" w:author="Meryl Etman" w:date="2019-01-13T15:06:00Z">
          <w:pPr>
            <w:spacing w:before="0" w:beforeAutospacing="0" w:after="0" w:afterAutospacing="0" w:line="240" w:lineRule="auto"/>
            <w:ind w:left="1388" w:hanging="709"/>
            <w:jc w:val="both"/>
          </w:pPr>
        </w:pPrChange>
      </w:pPr>
      <w:del w:id="76" w:author="Meryl Etman" w:date="2019-01-13T15:06:00Z">
        <w:r w:rsidRPr="009C6F6C" w:rsidDel="00AF18E5">
          <w:rPr>
            <w:rFonts w:ascii="Times New Roman" w:eastAsia="Times New Roman" w:hAnsi="Times New Roman" w:cs="David" w:hint="cs"/>
            <w:sz w:val="24"/>
            <w:szCs w:val="24"/>
            <w:rtl/>
          </w:rPr>
          <w:tab/>
          <w:delText>3.5.2</w:delText>
        </w:r>
        <w:r w:rsidRPr="009C6F6C" w:rsidDel="00AF18E5">
          <w:rPr>
            <w:rFonts w:ascii="Times New Roman" w:eastAsia="Times New Roman" w:hAnsi="Times New Roman" w:cs="David" w:hint="cs"/>
            <w:sz w:val="24"/>
            <w:szCs w:val="24"/>
            <w:rtl/>
          </w:rPr>
          <w:tab/>
          <w:delText xml:space="preserve">_____₪ </w:delText>
        </w:r>
        <w:r w:rsidRPr="009C6F6C" w:rsidDel="00AF18E5">
          <w:rPr>
            <w:rFonts w:ascii="Times New Roman" w:eastAsia="Times New Roman" w:hAnsi="Times New Roman" w:cs="David"/>
            <w:sz w:val="24"/>
            <w:szCs w:val="24"/>
            <w:rtl/>
          </w:rPr>
          <w:delText xml:space="preserve">כל מ"ר בנוי ומקורה </w:delText>
        </w:r>
        <w:r w:rsidRPr="009C6F6C" w:rsidDel="00AF18E5">
          <w:rPr>
            <w:rFonts w:ascii="Times New Roman" w:eastAsia="Times New Roman" w:hAnsi="Times New Roman" w:cs="David" w:hint="cs"/>
            <w:sz w:val="24"/>
            <w:szCs w:val="24"/>
            <w:rtl/>
          </w:rPr>
          <w:delText>של המסחר (עילי ותת קרקעי), כולל מרתפים.</w:delText>
        </w:r>
      </w:del>
    </w:p>
    <w:p w14:paraId="68B59B97"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A1EDA2E" w14:textId="08DB4337" w:rsidR="009C6F6C" w:rsidRPr="009C6F6C" w:rsidRDefault="009C6F6C" w:rsidP="00003F3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4"/>
          <w:rtl/>
        </w:rPr>
        <w:t>הסכום המפורט בסעיף 1.1 לעיל יהיה צמוד ל</w:t>
      </w:r>
      <w:del w:id="77" w:author="Meryl Etman" w:date="2019-01-13T15:06:00Z">
        <w:r w:rsidRPr="009C6F6C" w:rsidDel="00AF18E5">
          <w:rPr>
            <w:rFonts w:ascii="Times New Roman" w:eastAsia="Times New Roman" w:hAnsi="Times New Roman" w:cs="David" w:hint="cs"/>
            <w:color w:val="008000"/>
            <w:sz w:val="24"/>
            <w:szCs w:val="24"/>
            <w:rtl/>
          </w:rPr>
          <w:delText>&lt;@@</w:delText>
        </w:r>
        <w:r w:rsidRPr="009C6F6C" w:rsidDel="00AF18E5">
          <w:rPr>
            <w:rFonts w:ascii="Times New Roman" w:eastAsia="Times New Roman" w:hAnsi="Times New Roman" w:cs="David"/>
            <w:color w:val="008000"/>
            <w:sz w:val="24"/>
            <w:szCs w:val="24"/>
          </w:rPr>
          <w:delText>TypeMadadID</w:delText>
        </w:r>
        <w:r w:rsidRPr="009C6F6C" w:rsidDel="00AF18E5">
          <w:rPr>
            <w:rFonts w:ascii="Times New Roman" w:eastAsia="Times New Roman" w:hAnsi="Times New Roman" w:cs="David" w:hint="cs"/>
            <w:color w:val="008000"/>
            <w:sz w:val="24"/>
            <w:szCs w:val="24"/>
            <w:rtl/>
          </w:rPr>
          <w:delText>@@&gt;</w:delText>
        </w:r>
        <w:r w:rsidRPr="009C6F6C" w:rsidDel="00AF18E5">
          <w:rPr>
            <w:rFonts w:ascii="Times New Roman" w:eastAsia="Times New Roman" w:hAnsi="Times New Roman" w:cs="David" w:hint="cs"/>
            <w:color w:val="008000"/>
            <w:sz w:val="24"/>
            <w:szCs w:val="24"/>
            <w:rtl/>
          </w:rPr>
          <w:br/>
          <w:delText>&lt;@@</w:delText>
        </w:r>
        <w:r w:rsidRPr="009C6F6C" w:rsidDel="00AF18E5">
          <w:rPr>
            <w:rFonts w:ascii="Times New Roman" w:eastAsia="Times New Roman" w:hAnsi="Times New Roman" w:cs="David"/>
            <w:color w:val="008000"/>
            <w:sz w:val="24"/>
            <w:szCs w:val="24"/>
          </w:rPr>
          <w:delText>IsMadadKnown</w:delText>
        </w:r>
        <w:r w:rsidRPr="009C6F6C" w:rsidDel="00AF18E5">
          <w:rPr>
            <w:rFonts w:ascii="Times New Roman" w:eastAsia="Times New Roman" w:hAnsi="Times New Roman" w:cs="David" w:hint="cs"/>
            <w:color w:val="008000"/>
            <w:sz w:val="24"/>
            <w:szCs w:val="24"/>
            <w:rtl/>
          </w:rPr>
          <w:delText>@@&gt; &lt;@@</w:delText>
        </w:r>
        <w:r w:rsidRPr="009C6F6C" w:rsidDel="00AF18E5">
          <w:rPr>
            <w:rFonts w:ascii="Times New Roman" w:eastAsia="Times New Roman" w:hAnsi="Times New Roman" w:cs="David"/>
            <w:color w:val="008000"/>
            <w:sz w:val="24"/>
            <w:szCs w:val="24"/>
          </w:rPr>
          <w:delText>MadadDate</w:delText>
        </w:r>
        <w:r w:rsidRPr="009C6F6C" w:rsidDel="00AF18E5">
          <w:rPr>
            <w:rFonts w:ascii="Times New Roman" w:eastAsia="Times New Roman" w:hAnsi="Times New Roman" w:cs="David" w:hint="cs"/>
            <w:color w:val="008000"/>
            <w:sz w:val="24"/>
            <w:szCs w:val="24"/>
            <w:rtl/>
          </w:rPr>
          <w:delText>@@&gt;</w:delText>
        </w:r>
      </w:del>
      <w:ins w:id="78" w:author="Meryl Etman" w:date="2019-01-13T15:06:00Z">
        <w:r w:rsidR="00AF18E5">
          <w:rPr>
            <w:rFonts w:ascii="Times New Roman" w:eastAsia="Times New Roman" w:hAnsi="Times New Roman" w:cs="David" w:hint="cs"/>
            <w:color w:val="008000"/>
            <w:sz w:val="24"/>
            <w:szCs w:val="24"/>
            <w:rtl/>
          </w:rPr>
          <w:t>מדד המחירים לצרכן בגין 1.</w:t>
        </w:r>
      </w:ins>
      <w:ins w:id="79" w:author="Meryl Etman" w:date="2019-01-13T15:07:00Z">
        <w:r w:rsidR="00AF18E5">
          <w:rPr>
            <w:rFonts w:ascii="Times New Roman" w:eastAsia="Times New Roman" w:hAnsi="Times New Roman" w:cs="David" w:hint="cs"/>
            <w:color w:val="008000"/>
            <w:sz w:val="24"/>
            <w:szCs w:val="24"/>
            <w:rtl/>
          </w:rPr>
          <w:t>3.2018</w:t>
        </w:r>
      </w:ins>
      <w:r w:rsidRPr="009C6F6C">
        <w:rPr>
          <w:rFonts w:ascii="Times New Roman" w:eastAsia="Times New Roman" w:hAnsi="Times New Roman" w:cs="David" w:hint="cs"/>
          <w:sz w:val="24"/>
          <w:szCs w:val="24"/>
          <w:rtl/>
        </w:rPr>
        <w:t xml:space="preserve"> (העומד על </w:t>
      </w:r>
      <w:del w:id="80" w:author="Meryl Etman" w:date="2019-01-13T15:07:00Z">
        <w:r w:rsidRPr="009C6F6C" w:rsidDel="00AF18E5">
          <w:rPr>
            <w:rFonts w:ascii="Times New Roman" w:eastAsia="Times New Roman" w:hAnsi="Times New Roman" w:cs="David" w:hint="cs"/>
            <w:color w:val="008000"/>
            <w:sz w:val="24"/>
            <w:szCs w:val="24"/>
            <w:rtl/>
          </w:rPr>
          <w:delText>&lt;@@</w:delText>
        </w:r>
        <w:r w:rsidRPr="009C6F6C" w:rsidDel="00AF18E5">
          <w:rPr>
            <w:rFonts w:ascii="Times New Roman" w:eastAsia="Times New Roman" w:hAnsi="Times New Roman" w:cs="David"/>
            <w:color w:val="008000"/>
            <w:sz w:val="24"/>
            <w:szCs w:val="24"/>
          </w:rPr>
          <w:delText>MadadPoints</w:delText>
        </w:r>
        <w:r w:rsidRPr="009C6F6C" w:rsidDel="00AF18E5">
          <w:rPr>
            <w:rFonts w:ascii="Times New Roman" w:eastAsia="Times New Roman" w:hAnsi="Times New Roman" w:cs="David" w:hint="cs"/>
            <w:color w:val="008000"/>
            <w:sz w:val="24"/>
            <w:szCs w:val="24"/>
            <w:rtl/>
          </w:rPr>
          <w:delText>@@&gt;</w:delText>
        </w:r>
      </w:del>
      <w:ins w:id="81" w:author="Meryl Etman" w:date="2019-01-13T15:07:00Z">
        <w:r w:rsidR="00AF18E5">
          <w:rPr>
            <w:rFonts w:ascii="Times New Roman" w:eastAsia="Times New Roman" w:hAnsi="Times New Roman" w:cs="David" w:hint="cs"/>
            <w:color w:val="008000"/>
            <w:sz w:val="24"/>
            <w:szCs w:val="24"/>
            <w:rtl/>
          </w:rPr>
          <w:t>221.3468</w:t>
        </w:r>
      </w:ins>
      <w:r w:rsidRPr="009C6F6C">
        <w:rPr>
          <w:rFonts w:ascii="Times New Roman" w:eastAsia="Times New Roman" w:hAnsi="Times New Roman" w:cs="David" w:hint="cs"/>
          <w:sz w:val="24"/>
          <w:szCs w:val="24"/>
          <w:rtl/>
        </w:rPr>
        <w:t xml:space="preserve"> נקודות)  עד למדד הידוע ביום הגשת כל חשבון.</w:t>
      </w:r>
    </w:p>
    <w:p w14:paraId="2CA4E6E3" w14:textId="77777777" w:rsidR="009C6F6C" w:rsidRPr="009C6F6C" w:rsidRDefault="009C6F6C" w:rsidP="009C6F6C">
      <w:pPr>
        <w:spacing w:before="0" w:beforeAutospacing="0" w:after="0" w:afterAutospacing="0" w:line="240" w:lineRule="auto"/>
        <w:ind w:left="360"/>
        <w:jc w:val="both"/>
        <w:rPr>
          <w:rFonts w:ascii="Times New Roman" w:eastAsia="Times New Roman" w:hAnsi="Times New Roman" w:cs="David"/>
          <w:sz w:val="24"/>
          <w:szCs w:val="24"/>
          <w:rtl/>
        </w:rPr>
      </w:pPr>
    </w:p>
    <w:p w14:paraId="4D3A5394"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51A528AF"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למתכנן מע"מ כשיעורו בחוק וזאת כנגד המצאת חשבונית מס כדין, למועד תשלום המע"מ ע"י המתכנן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4816AC32"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28D8E636"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24047C9C"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t>נספח "ה"</w:t>
      </w:r>
    </w:p>
    <w:p w14:paraId="5B2D421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המתכנן</w:t>
      </w:r>
    </w:p>
    <w:p w14:paraId="724D48E4"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9F2392F"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שכר </w:t>
      </w:r>
      <w:r w:rsidRPr="009C6F6C">
        <w:rPr>
          <w:rFonts w:ascii="Times New Roman" w:eastAsia="Times New Roman" w:hAnsi="Times New Roman" w:cs="David" w:hint="cs"/>
          <w:sz w:val="24"/>
          <w:szCs w:val="24"/>
          <w:rtl/>
        </w:rPr>
        <w:t>המתכנן</w:t>
      </w:r>
      <w:r w:rsidRPr="009C6F6C">
        <w:rPr>
          <w:rFonts w:ascii="Times New Roman" w:eastAsia="Times New Roman" w:hAnsi="Times New Roman" w:cs="David"/>
          <w:sz w:val="24"/>
          <w:szCs w:val="24"/>
          <w:rtl/>
        </w:rPr>
        <w:t xml:space="preserve"> ישולם לשיעורין כנגד גמר כל שלב ושלב של שרותי </w:t>
      </w:r>
      <w:r w:rsidRPr="009C6F6C">
        <w:rPr>
          <w:rFonts w:ascii="Times New Roman" w:eastAsia="Times New Roman" w:hAnsi="Times New Roman" w:cs="David" w:hint="cs"/>
          <w:sz w:val="24"/>
          <w:szCs w:val="24"/>
          <w:rtl/>
        </w:rPr>
        <w:t>המתכנן</w:t>
      </w:r>
      <w:r w:rsidRPr="009C6F6C">
        <w:rPr>
          <w:rFonts w:ascii="Times New Roman" w:eastAsia="Times New Roman" w:hAnsi="Times New Roman" w:cs="David"/>
          <w:sz w:val="24"/>
          <w:szCs w:val="24"/>
          <w:rtl/>
        </w:rPr>
        <w:t xml:space="preserve"> כמוגדר בחוזה לרבות בנספחים ב' ו- ח' כדלקמן:</w:t>
      </w:r>
      <w:r w:rsidRPr="009C6F6C">
        <w:rPr>
          <w:rFonts w:ascii="Times New Roman" w:eastAsia="Times New Roman" w:hAnsi="Times New Roman" w:cs="David"/>
          <w:sz w:val="24"/>
          <w:szCs w:val="24"/>
          <w:rtl/>
        </w:rPr>
        <w:br/>
      </w:r>
    </w:p>
    <w:p w14:paraId="7C887858"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1A7DB19F" w14:textId="6EF77F71" w:rsidR="009C6F6C" w:rsidRPr="009C6F6C" w:rsidRDefault="009C6F6C" w:rsidP="007B1B16">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del w:id="82" w:author="Meryl Etman" w:date="2019-01-15T10:05:00Z">
        <w:r w:rsidRPr="009C6F6C" w:rsidDel="007B1B16">
          <w:rPr>
            <w:rFonts w:ascii="Times New Roman" w:eastAsia="Times New Roman" w:hAnsi="Times New Roman" w:cs="David" w:hint="cs"/>
            <w:sz w:val="24"/>
            <w:szCs w:val="24"/>
            <w:rtl/>
          </w:rPr>
          <w:delText>20</w:delText>
        </w:r>
      </w:del>
      <w:ins w:id="83" w:author="Meryl Etman" w:date="2019-01-15T10:05:00Z">
        <w:r w:rsidR="007B1B16">
          <w:rPr>
            <w:rFonts w:ascii="Times New Roman" w:eastAsia="Times New Roman" w:hAnsi="Times New Roman" w:cs="David" w:hint="cs"/>
            <w:sz w:val="24"/>
            <w:szCs w:val="24"/>
            <w:rtl/>
          </w:rPr>
          <w:t>3</w:t>
        </w:r>
        <w:r w:rsidR="007B1B16" w:rsidRPr="009C6F6C">
          <w:rPr>
            <w:rFonts w:ascii="Times New Roman" w:eastAsia="Times New Roman" w:hAnsi="Times New Roman" w:cs="David" w:hint="cs"/>
            <w:sz w:val="24"/>
            <w:szCs w:val="24"/>
            <w:rtl/>
          </w:rPr>
          <w:t>0</w:t>
        </w:r>
      </w:ins>
      <w:r w:rsidRPr="009C6F6C">
        <w:rPr>
          <w:rFonts w:ascii="Times New Roman" w:eastAsia="Times New Roman" w:hAnsi="Times New Roman" w:cs="David"/>
          <w:sz w:val="24"/>
          <w:szCs w:val="24"/>
          <w:rtl/>
        </w:rPr>
        <w:t>%</w:t>
      </w:r>
    </w:p>
    <w:p w14:paraId="6313D8BB" w14:textId="6BA5AEEE" w:rsidR="009C6F6C" w:rsidRPr="009C6F6C" w:rsidRDefault="009C6F6C" w:rsidP="007B1B16">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del w:id="84" w:author="Meryl Etman" w:date="2019-01-15T10:05:00Z">
        <w:r w:rsidRPr="009C6F6C" w:rsidDel="007B1B16">
          <w:rPr>
            <w:rFonts w:ascii="Times New Roman" w:eastAsia="Times New Roman" w:hAnsi="Times New Roman" w:cs="David" w:hint="cs"/>
            <w:sz w:val="24"/>
            <w:szCs w:val="24"/>
            <w:rtl/>
          </w:rPr>
          <w:delText>40</w:delText>
        </w:r>
      </w:del>
      <w:ins w:id="85" w:author="Meryl Etman" w:date="2019-01-15T10:05:00Z">
        <w:r w:rsidR="007B1B16">
          <w:rPr>
            <w:rFonts w:ascii="Times New Roman" w:eastAsia="Times New Roman" w:hAnsi="Times New Roman" w:cs="David" w:hint="cs"/>
            <w:sz w:val="24"/>
            <w:szCs w:val="24"/>
            <w:rtl/>
          </w:rPr>
          <w:t>3</w:t>
        </w:r>
        <w:r w:rsidR="007B1B16" w:rsidRPr="009C6F6C">
          <w:rPr>
            <w:rFonts w:ascii="Times New Roman" w:eastAsia="Times New Roman" w:hAnsi="Times New Roman" w:cs="David" w:hint="cs"/>
            <w:sz w:val="24"/>
            <w:szCs w:val="24"/>
            <w:rtl/>
          </w:rPr>
          <w:t>0</w:t>
        </w:r>
      </w:ins>
      <w:r w:rsidRPr="009C6F6C">
        <w:rPr>
          <w:rFonts w:ascii="Times New Roman" w:eastAsia="Times New Roman" w:hAnsi="Times New Roman" w:cs="David"/>
          <w:sz w:val="24"/>
          <w:szCs w:val="24"/>
          <w:rtl/>
        </w:rPr>
        <w:t>%</w:t>
      </w:r>
    </w:p>
    <w:p w14:paraId="0B6E721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271B0B36"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5389D4F5"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69BB99A3"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למתכנן</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5D01EBDD"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2DC25B79"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המתכנן</w:t>
      </w:r>
      <w:r w:rsidRPr="009C6F6C">
        <w:rPr>
          <w:rFonts w:ascii="Times New Roman" w:eastAsia="Times New Roman" w:hAnsi="Times New Roman" w:cs="David"/>
          <w:sz w:val="24"/>
          <w:szCs w:val="24"/>
          <w:rtl/>
        </w:rPr>
        <w:t xml:space="preserve"> יגיש חשבון לא יותר מאשר פעם בחודש.</w:t>
      </w:r>
    </w:p>
    <w:p w14:paraId="143BF0CD"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5A9192A8"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המתכנן</w:t>
      </w:r>
      <w:r w:rsidRPr="009C6F6C">
        <w:rPr>
          <w:rFonts w:ascii="Times New Roman" w:eastAsia="Times New Roman" w:hAnsi="Times New Roman" w:cs="David"/>
          <w:sz w:val="24"/>
          <w:szCs w:val="24"/>
          <w:rtl/>
        </w:rPr>
        <w:t xml:space="preserve"> בטווח של  60 יום מתאריך אישור החשבון ע"י המנהל.</w:t>
      </w:r>
    </w:p>
    <w:p w14:paraId="1DB41AFD"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217C1B3A"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312D4634"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30EB1355" w14:textId="77777777" w:rsidR="009C6F6C" w:rsidRPr="009C6F6C" w:rsidRDefault="009C6F6C"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hint="cs"/>
          <w:bCs/>
          <w:sz w:val="20"/>
          <w:szCs w:val="24"/>
          <w:u w:val="single"/>
          <w:rtl/>
          <w:lang w:eastAsia="he-IL"/>
        </w:rPr>
        <w:t>נספח ו'</w:t>
      </w:r>
    </w:p>
    <w:p w14:paraId="45516092" w14:textId="77777777" w:rsidR="009C6F6C" w:rsidRPr="009C6F6C" w:rsidRDefault="009C6F6C" w:rsidP="009C6F6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תאריך : </w:t>
      </w:r>
      <w:r w:rsidRPr="009C6F6C">
        <w:rPr>
          <w:rFonts w:ascii="Times New Roman" w:eastAsia="Times New Roman" w:hAnsi="Times New Roman" w:cs="David"/>
          <w:color w:val="008000"/>
          <w:sz w:val="24"/>
          <w:szCs w:val="24"/>
          <w:lang w:eastAsia="he-IL"/>
        </w:rPr>
        <w:t>&lt;@@ContractSignatureDate@@&gt;</w:t>
      </w:r>
      <w:r w:rsidRPr="009C6F6C">
        <w:rPr>
          <w:rFonts w:ascii="Times New Roman" w:eastAsia="Times New Roman" w:hAnsi="Times New Roman" w:cs="David" w:hint="cs"/>
          <w:bCs/>
          <w:color w:val="FF0000"/>
          <w:sz w:val="24"/>
          <w:szCs w:val="24"/>
          <w:rtl/>
          <w:lang w:eastAsia="he-IL"/>
        </w:rPr>
        <w:br/>
      </w:r>
    </w:p>
    <w:p w14:paraId="5DF29FD2"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לכבוד</w:t>
      </w:r>
      <w:r w:rsidRPr="009C6F6C">
        <w:rPr>
          <w:rFonts w:ascii="Times New Roman" w:eastAsia="Times New Roman" w:hAnsi="Times New Roman" w:cs="David" w:hint="cs"/>
          <w:sz w:val="24"/>
          <w:szCs w:val="24"/>
          <w:lang w:eastAsia="he-IL"/>
        </w:rPr>
        <w:t xml:space="preserve"> </w:t>
      </w:r>
    </w:p>
    <w:p w14:paraId="3FEA32E0" w14:textId="238A06A5"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del w:id="86" w:author="Meryl Etman" w:date="2019-01-13T15:08:00Z">
        <w:r w:rsidRPr="009C6F6C" w:rsidDel="00AF18E5">
          <w:rPr>
            <w:rFonts w:ascii="Times New Roman" w:eastAsia="Times New Roman" w:hAnsi="Times New Roman" w:cs="David"/>
            <w:color w:val="008000"/>
            <w:sz w:val="24"/>
            <w:szCs w:val="24"/>
            <w:lang w:eastAsia="he-IL"/>
          </w:rPr>
          <w:delText>&lt;@@TzadAName@@&gt;</w:delText>
        </w:r>
      </w:del>
      <w:ins w:id="87" w:author="Meryl Etman" w:date="2019-01-13T15:08:00Z">
        <w:r w:rsidR="00AF18E5">
          <w:rPr>
            <w:rFonts w:ascii="Times New Roman" w:eastAsia="Times New Roman" w:hAnsi="Times New Roman" w:cs="David"/>
            <w:color w:val="008000"/>
            <w:sz w:val="24"/>
            <w:szCs w:val="24"/>
            <w:rtl/>
            <w:lang w:eastAsia="he-IL"/>
          </w:rPr>
          <w:t>א.מ.ד.ס מחיר למשתכן</w:t>
        </w:r>
      </w:ins>
    </w:p>
    <w:p w14:paraId="16AE9152"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209B761"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א.נ.,</w:t>
      </w:r>
    </w:p>
    <w:p w14:paraId="09CCCDBF"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0FDD322"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4998269" w14:textId="77777777" w:rsidR="009C6F6C" w:rsidRPr="009C6F6C" w:rsidRDefault="009C6F6C" w:rsidP="009C6F6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9C6F6C">
        <w:rPr>
          <w:rFonts w:ascii="Times New Roman" w:eastAsia="Times New Roman" w:hAnsi="Times New Roman" w:cs="David" w:hint="cs"/>
          <w:bCs/>
          <w:sz w:val="24"/>
          <w:szCs w:val="24"/>
          <w:u w:val="single"/>
          <w:rtl/>
          <w:lang w:eastAsia="he-IL"/>
        </w:rPr>
        <w:t>הצהרה והתחייבות לשמירת סודיות</w:t>
      </w:r>
    </w:p>
    <w:p w14:paraId="402CE5CA"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7842BD" w14:textId="3004094A" w:rsidR="009C6F6C" w:rsidRPr="009C6F6C" w:rsidRDefault="009C6F6C" w:rsidP="009C6F6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אני הח"מ עובד חברת  </w:t>
      </w:r>
      <w:del w:id="88" w:author="Meryl Etman" w:date="2019-01-13T15:09:00Z">
        <w:r w:rsidRPr="009C6F6C" w:rsidDel="00AF18E5">
          <w:rPr>
            <w:rFonts w:ascii="Times New Roman" w:eastAsia="Times New Roman" w:hAnsi="Times New Roman" w:cs="David"/>
            <w:color w:val="008000"/>
            <w:sz w:val="24"/>
            <w:szCs w:val="24"/>
            <w:lang w:eastAsia="he-IL"/>
          </w:rPr>
          <w:delText>&lt;@@TzadbName@@&gt;</w:delText>
        </w:r>
      </w:del>
      <w:ins w:id="89" w:author="Meryl Etman" w:date="2019-01-15T13:52:00Z">
        <w:r w:rsidR="004D286A">
          <w:rPr>
            <w:rFonts w:ascii="Times New Roman" w:eastAsia="Times New Roman" w:hAnsi="Times New Roman" w:cs="David"/>
            <w:color w:val="008000"/>
            <w:sz w:val="24"/>
            <w:szCs w:val="24"/>
            <w:rtl/>
            <w:lang w:eastAsia="he-IL"/>
          </w:rPr>
          <w:t>ליבנד יצחק אדריכל</w:t>
        </w:r>
      </w:ins>
      <w:r w:rsidRPr="009C6F6C">
        <w:rPr>
          <w:rFonts w:ascii="Times New Roman" w:eastAsia="Times New Roman" w:hAnsi="Times New Roman" w:cs="David" w:hint="cs"/>
          <w:sz w:val="24"/>
          <w:szCs w:val="24"/>
          <w:rtl/>
          <w:lang w:eastAsia="he-IL"/>
        </w:rPr>
        <w:t xml:space="preserve"> / הפועל בשם חברת </w:t>
      </w:r>
      <w:r w:rsidRPr="009C6F6C">
        <w:rPr>
          <w:rFonts w:ascii="Times New Roman" w:eastAsia="Times New Roman" w:hAnsi="Times New Roman" w:cs="David" w:hint="cs"/>
          <w:sz w:val="24"/>
          <w:szCs w:val="24"/>
          <w:lang w:eastAsia="he-IL"/>
        </w:rPr>
        <w:t xml:space="preserve"> </w:t>
      </w:r>
      <w:del w:id="90" w:author="Meryl Etman" w:date="2019-01-13T15:09:00Z">
        <w:r w:rsidRPr="009C6F6C" w:rsidDel="00AF18E5">
          <w:rPr>
            <w:rFonts w:ascii="Times New Roman" w:eastAsia="Times New Roman" w:hAnsi="Times New Roman" w:cs="David"/>
            <w:color w:val="008000"/>
            <w:sz w:val="24"/>
            <w:szCs w:val="24"/>
            <w:lang w:eastAsia="he-IL"/>
          </w:rPr>
          <w:delText>&lt;@@TzadbName@@&gt;</w:delText>
        </w:r>
      </w:del>
      <w:ins w:id="91" w:author="Meryl Etman" w:date="2019-01-15T13:52:00Z">
        <w:r w:rsidR="004D286A">
          <w:rPr>
            <w:rFonts w:ascii="Times New Roman" w:eastAsia="Times New Roman" w:hAnsi="Times New Roman" w:cs="David"/>
            <w:color w:val="008000"/>
            <w:sz w:val="24"/>
            <w:szCs w:val="24"/>
            <w:rtl/>
            <w:lang w:eastAsia="he-IL"/>
          </w:rPr>
          <w:t>ליבנד יצחק אדריכל</w:t>
        </w:r>
      </w:ins>
      <w:r w:rsidRPr="009C6F6C">
        <w:rPr>
          <w:rFonts w:ascii="Times New Roman" w:eastAsia="Times New Roman" w:hAnsi="Times New Roman" w:cs="David" w:hint="cs"/>
          <w:bCs/>
          <w:sz w:val="24"/>
          <w:szCs w:val="24"/>
          <w:rtl/>
          <w:lang w:eastAsia="he-IL"/>
        </w:rPr>
        <w:t xml:space="preserve"> /</w:t>
      </w:r>
      <w:r w:rsidRPr="009C6F6C">
        <w:rPr>
          <w:rFonts w:ascii="Times New Roman" w:eastAsia="Times New Roman" w:hAnsi="Times New Roman" w:cs="David" w:hint="cs"/>
          <w:sz w:val="24"/>
          <w:szCs w:val="24"/>
          <w:rtl/>
          <w:lang w:eastAsia="he-IL"/>
        </w:rPr>
        <w:t xml:space="preserve"> המספק שירותים לחברת </w:t>
      </w:r>
      <w:r w:rsidRPr="009C6F6C">
        <w:rPr>
          <w:rFonts w:ascii="Times New Roman" w:eastAsia="Times New Roman" w:hAnsi="Times New Roman" w:cs="David"/>
          <w:color w:val="008000"/>
          <w:sz w:val="24"/>
          <w:szCs w:val="24"/>
          <w:lang w:eastAsia="he-IL"/>
        </w:rPr>
        <w:t xml:space="preserve"> </w:t>
      </w:r>
      <w:del w:id="92" w:author="Meryl Etman" w:date="2019-01-13T15:09:00Z">
        <w:r w:rsidRPr="009C6F6C" w:rsidDel="00AF18E5">
          <w:rPr>
            <w:rFonts w:ascii="Times New Roman" w:eastAsia="Times New Roman" w:hAnsi="Times New Roman" w:cs="David"/>
            <w:color w:val="008000"/>
            <w:sz w:val="24"/>
            <w:szCs w:val="24"/>
            <w:lang w:eastAsia="he-IL"/>
          </w:rPr>
          <w:delText>&lt;@@TzadbName@@&gt;</w:delText>
        </w:r>
      </w:del>
      <w:ins w:id="93" w:author="Meryl Etman" w:date="2019-01-15T13:52:00Z">
        <w:r w:rsidR="004D286A">
          <w:rPr>
            <w:rFonts w:ascii="Times New Roman" w:eastAsia="Times New Roman" w:hAnsi="Times New Roman" w:cs="David"/>
            <w:color w:val="008000"/>
            <w:sz w:val="24"/>
            <w:szCs w:val="24"/>
            <w:rtl/>
            <w:lang w:eastAsia="he-IL"/>
          </w:rPr>
          <w:t>ליבנד יצחק אדריכל</w:t>
        </w:r>
      </w:ins>
      <w:r w:rsidRPr="009C6F6C">
        <w:rPr>
          <w:rFonts w:ascii="Times New Roman" w:eastAsia="Times New Roman" w:hAnsi="Times New Roman" w:cs="David" w:hint="cs"/>
          <w:sz w:val="24"/>
          <w:szCs w:val="24"/>
          <w:rtl/>
          <w:lang w:eastAsia="he-IL"/>
        </w:rPr>
        <w:t xml:space="preserve"> *,מצהיר בזאת ומתחייב כלפיכם כדלקמן:</w:t>
      </w:r>
    </w:p>
    <w:p w14:paraId="41A503A8" w14:textId="77777777" w:rsidR="009C6F6C" w:rsidRPr="009C6F6C" w:rsidRDefault="009C6F6C" w:rsidP="009C6F6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8A2A4E" w14:textId="6564AAB7" w:rsidR="009C6F6C" w:rsidRPr="009C6F6C" w:rsidRDefault="009C6F6C" w:rsidP="00003F3C">
      <w:pPr>
        <w:widowControl w:val="0"/>
        <w:numPr>
          <w:ilvl w:val="0"/>
          <w:numId w:val="17"/>
        </w:numPr>
        <w:tabs>
          <w:tab w:val="num" w:pos="515"/>
        </w:tabs>
        <w:spacing w:before="0" w:beforeAutospacing="0" w:after="0" w:afterAutospacing="0" w:line="240" w:lineRule="auto"/>
        <w:ind w:left="515" w:hanging="515"/>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אני מועסק על ידי </w:t>
      </w:r>
      <w:del w:id="94" w:author="Meryl Etman" w:date="2019-01-13T15:09:00Z">
        <w:r w:rsidRPr="009C6F6C" w:rsidDel="00AF18E5">
          <w:rPr>
            <w:rFonts w:ascii="Times New Roman" w:eastAsia="Times New Roman" w:hAnsi="Times New Roman" w:cs="David"/>
            <w:color w:val="008000"/>
            <w:sz w:val="24"/>
            <w:szCs w:val="24"/>
            <w:lang w:eastAsia="he-IL"/>
          </w:rPr>
          <w:delText>&lt;@@TzadbName@@&gt;</w:delText>
        </w:r>
      </w:del>
      <w:ins w:id="95" w:author="Meryl Etman" w:date="2019-01-15T13:52:00Z">
        <w:r w:rsidR="004D286A">
          <w:rPr>
            <w:rFonts w:ascii="Times New Roman" w:eastAsia="Times New Roman" w:hAnsi="Times New Roman" w:cs="David"/>
            <w:color w:val="008000"/>
            <w:sz w:val="24"/>
            <w:szCs w:val="24"/>
            <w:rtl/>
            <w:lang w:eastAsia="he-IL"/>
          </w:rPr>
          <w:t>ליבנד יצחק אדריכל</w:t>
        </w:r>
      </w:ins>
      <w:r w:rsidRPr="009C6F6C">
        <w:rPr>
          <w:rFonts w:ascii="Times New Roman" w:eastAsia="Times New Roman" w:hAnsi="Times New Roman" w:cs="David" w:hint="cs"/>
          <w:sz w:val="24"/>
          <w:szCs w:val="24"/>
          <w:rtl/>
          <w:lang w:eastAsia="he-IL"/>
        </w:rPr>
        <w:t xml:space="preserve"> , המבצעת עבורכם תכנון </w:t>
      </w:r>
      <w:del w:id="96" w:author="Meryl Etman" w:date="2019-01-13T15:09:00Z">
        <w:r w:rsidRPr="009C6F6C" w:rsidDel="00AF18E5">
          <w:rPr>
            <w:rFonts w:ascii="Times New Roman" w:eastAsia="Times New Roman" w:hAnsi="Times New Roman" w:cs="David"/>
            <w:color w:val="008000"/>
            <w:sz w:val="24"/>
            <w:szCs w:val="24"/>
            <w:lang w:eastAsia="he-IL"/>
          </w:rPr>
          <w:delText>&lt;@@PartID@@&gt;</w:delText>
        </w:r>
        <w:r w:rsidRPr="009C6F6C" w:rsidDel="00AF18E5">
          <w:rPr>
            <w:rFonts w:ascii="Times New Roman" w:eastAsia="Times New Roman" w:hAnsi="Times New Roman" w:cs="David" w:hint="cs"/>
            <w:bCs/>
            <w:color w:val="008000"/>
            <w:sz w:val="24"/>
            <w:szCs w:val="24"/>
            <w:rtl/>
            <w:lang w:eastAsia="he-IL"/>
          </w:rPr>
          <w:delText xml:space="preserve"> </w:delText>
        </w:r>
      </w:del>
      <w:ins w:id="97" w:author="Meryl Etman" w:date="2019-01-13T15:09:00Z">
        <w:r w:rsidR="00AF18E5">
          <w:rPr>
            <w:rFonts w:ascii="Times New Roman" w:eastAsia="Times New Roman" w:hAnsi="Times New Roman" w:cs="David" w:hint="cs"/>
            <w:color w:val="008000"/>
            <w:sz w:val="24"/>
            <w:szCs w:val="24"/>
            <w:rtl/>
            <w:lang w:eastAsia="he-IL"/>
          </w:rPr>
          <w:t xml:space="preserve">יעוץ ואישור תכניות בנושא נגישות </w:t>
        </w:r>
      </w:ins>
      <w:r w:rsidRPr="009C6F6C">
        <w:rPr>
          <w:rFonts w:ascii="Times New Roman" w:eastAsia="Times New Roman" w:hAnsi="Times New Roman" w:cs="David" w:hint="cs"/>
          <w:sz w:val="24"/>
          <w:szCs w:val="24"/>
          <w:rtl/>
          <w:lang w:eastAsia="he-IL"/>
        </w:rPr>
        <w:t xml:space="preserve">בפרוייקט  </w:t>
      </w:r>
      <w:del w:id="98" w:author="Meryl Etman" w:date="2019-01-13T15:10:00Z">
        <w:r w:rsidRPr="009C6F6C" w:rsidDel="00AF18E5">
          <w:rPr>
            <w:rFonts w:ascii="Times New Roman" w:eastAsia="Times New Roman" w:hAnsi="Times New Roman" w:cs="David"/>
            <w:color w:val="008000"/>
            <w:sz w:val="24"/>
            <w:szCs w:val="24"/>
            <w:lang w:eastAsia="he-IL"/>
          </w:rPr>
          <w:delText>&lt;@@SiteID@@&gt;</w:delText>
        </w:r>
      </w:del>
      <w:ins w:id="99" w:author="Meryl Etman" w:date="2019-01-13T15:10:00Z">
        <w:r w:rsidR="00AF18E5">
          <w:rPr>
            <w:rFonts w:ascii="Times New Roman" w:eastAsia="Times New Roman" w:hAnsi="Times New Roman" w:cs="David" w:hint="cs"/>
            <w:color w:val="008000"/>
            <w:sz w:val="24"/>
            <w:szCs w:val="24"/>
            <w:rtl/>
            <w:lang w:eastAsia="he-IL"/>
          </w:rPr>
          <w:t xml:space="preserve">סביוני שהם </w:t>
        </w:r>
        <w:r w:rsidR="00AF18E5">
          <w:rPr>
            <w:rFonts w:ascii="Times New Roman" w:eastAsia="Times New Roman" w:hAnsi="Times New Roman" w:cs="David"/>
            <w:color w:val="008000"/>
            <w:sz w:val="24"/>
            <w:szCs w:val="24"/>
            <w:rtl/>
            <w:lang w:eastAsia="he-IL"/>
          </w:rPr>
          <w:t>–</w:t>
        </w:r>
        <w:r w:rsidR="00AF18E5">
          <w:rPr>
            <w:rFonts w:ascii="Times New Roman" w:eastAsia="Times New Roman" w:hAnsi="Times New Roman" w:cs="David" w:hint="cs"/>
            <w:color w:val="008000"/>
            <w:sz w:val="24"/>
            <w:szCs w:val="24"/>
            <w:rtl/>
            <w:lang w:eastAsia="he-IL"/>
          </w:rPr>
          <w:t xml:space="preserve"> מחיר למשתכן</w:t>
        </w:r>
      </w:ins>
      <w:r w:rsidRPr="009C6F6C">
        <w:rPr>
          <w:rFonts w:ascii="Times New Roman" w:eastAsia="Times New Roman" w:hAnsi="Times New Roman" w:cs="David" w:hint="cs"/>
          <w:bCs/>
          <w:color w:val="008000"/>
          <w:sz w:val="24"/>
          <w:szCs w:val="24"/>
          <w:rtl/>
          <w:lang w:eastAsia="he-IL"/>
        </w:rPr>
        <w:t xml:space="preserve"> </w:t>
      </w:r>
      <w:r w:rsidRPr="009C6F6C">
        <w:rPr>
          <w:rFonts w:ascii="Times New Roman" w:eastAsia="Times New Roman" w:hAnsi="Times New Roman" w:cs="David" w:hint="cs"/>
          <w:color w:val="008000"/>
          <w:sz w:val="24"/>
          <w:szCs w:val="24"/>
          <w:rtl/>
          <w:lang w:eastAsia="he-IL"/>
        </w:rPr>
        <w:t>.</w:t>
      </w:r>
    </w:p>
    <w:p w14:paraId="3985F037" w14:textId="77777777" w:rsidR="009C6F6C" w:rsidRPr="009C6F6C" w:rsidRDefault="009C6F6C" w:rsidP="009C6F6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25D4DD0" w14:textId="36C9A20A" w:rsidR="009C6F6C" w:rsidRPr="009C6F6C" w:rsidRDefault="009C6F6C" w:rsidP="009C6F6C">
      <w:pPr>
        <w:widowControl w:val="0"/>
        <w:numPr>
          <w:ilvl w:val="0"/>
          <w:numId w:val="17"/>
        </w:numPr>
        <w:tabs>
          <w:tab w:val="num" w:pos="515"/>
        </w:tabs>
        <w:spacing w:before="0" w:beforeAutospacing="0" w:after="0" w:afterAutospacing="0" w:line="240" w:lineRule="auto"/>
        <w:ind w:left="515" w:hanging="515"/>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ידוע לי כי במהלך ביצוע עבודתי אצל </w:t>
      </w:r>
      <w:del w:id="100" w:author="Meryl Etman" w:date="2019-01-13T15:09:00Z">
        <w:r w:rsidRPr="009C6F6C" w:rsidDel="00AF18E5">
          <w:rPr>
            <w:rFonts w:ascii="Times New Roman" w:eastAsia="Times New Roman" w:hAnsi="Times New Roman" w:cs="David"/>
            <w:color w:val="008000"/>
            <w:sz w:val="24"/>
            <w:szCs w:val="24"/>
            <w:lang w:eastAsia="he-IL"/>
          </w:rPr>
          <w:delText>&lt;@@TzadbName@@&gt;</w:delText>
        </w:r>
      </w:del>
      <w:ins w:id="101" w:author="Meryl Etman" w:date="2019-01-15T13:52:00Z">
        <w:r w:rsidR="004D286A">
          <w:rPr>
            <w:rFonts w:ascii="Times New Roman" w:eastAsia="Times New Roman" w:hAnsi="Times New Roman" w:cs="David"/>
            <w:color w:val="008000"/>
            <w:sz w:val="24"/>
            <w:szCs w:val="24"/>
            <w:rtl/>
            <w:lang w:eastAsia="he-IL"/>
          </w:rPr>
          <w:t>ליבנד יצחק אדריכל</w:t>
        </w:r>
      </w:ins>
      <w:r w:rsidRPr="009C6F6C">
        <w:rPr>
          <w:rFonts w:ascii="Times New Roman" w:eastAsia="Times New Roman" w:hAnsi="Times New Roman" w:cs="David" w:hint="cs"/>
          <w:bCs/>
          <w:color w:val="008000"/>
          <w:sz w:val="24"/>
          <w:szCs w:val="24"/>
          <w:rtl/>
          <w:lang w:eastAsia="he-IL"/>
        </w:rPr>
        <w:t xml:space="preserve"> </w:t>
      </w:r>
      <w:r w:rsidRPr="009C6F6C">
        <w:rPr>
          <w:rFonts w:ascii="Times New Roman" w:eastAsia="Times New Roman" w:hAnsi="Times New Roman" w:cs="David" w:hint="cs"/>
          <w:sz w:val="24"/>
          <w:szCs w:val="24"/>
          <w:rtl/>
          <w:lang w:eastAsia="he-IL"/>
        </w:rPr>
        <w:t>עשוי להגיע לרשותי מידע חסוי כמוגדר להלן:</w:t>
      </w:r>
    </w:p>
    <w:p w14:paraId="307F0A9E" w14:textId="77777777" w:rsidR="009C6F6C" w:rsidRPr="009C6F6C" w:rsidRDefault="009C6F6C" w:rsidP="009C6F6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4C71203" w14:textId="4E58E76E" w:rsidR="009C6F6C" w:rsidRPr="009C6F6C" w:rsidRDefault="009C6F6C" w:rsidP="009C6F6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ab/>
        <w:t>"</w:t>
      </w:r>
      <w:r w:rsidRPr="009C6F6C">
        <w:rPr>
          <w:rFonts w:ascii="Times New Roman" w:eastAsia="Times New Roman" w:hAnsi="Times New Roman" w:cs="David" w:hint="cs"/>
          <w:b/>
          <w:bCs/>
          <w:sz w:val="24"/>
          <w:szCs w:val="24"/>
          <w:rtl/>
          <w:lang w:eastAsia="he-IL"/>
        </w:rPr>
        <w:t>מידע חסוי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del w:id="102" w:author="Meryl Etman" w:date="2019-01-13T15:09:00Z">
        <w:r w:rsidRPr="009C6F6C" w:rsidDel="00AF18E5">
          <w:rPr>
            <w:rFonts w:ascii="Times New Roman" w:eastAsia="Times New Roman" w:hAnsi="Times New Roman" w:cs="David"/>
            <w:color w:val="008000"/>
            <w:sz w:val="24"/>
            <w:szCs w:val="24"/>
            <w:lang w:eastAsia="he-IL"/>
          </w:rPr>
          <w:delText>&lt;@@TzadbName@@&gt;</w:delText>
        </w:r>
      </w:del>
      <w:ins w:id="103" w:author="Meryl Etman" w:date="2019-01-15T13:52:00Z">
        <w:r w:rsidR="004D286A">
          <w:rPr>
            <w:rFonts w:ascii="Times New Roman" w:eastAsia="Times New Roman" w:hAnsi="Times New Roman" w:cs="David"/>
            <w:color w:val="008000"/>
            <w:sz w:val="24"/>
            <w:szCs w:val="24"/>
            <w:rtl/>
            <w:lang w:eastAsia="he-IL"/>
          </w:rPr>
          <w:t>ליבנד יצחק אדריכל</w:t>
        </w:r>
      </w:ins>
      <w:r w:rsidRPr="009C6F6C">
        <w:rPr>
          <w:rFonts w:ascii="Times New Roman" w:eastAsia="Times New Roman" w:hAnsi="Times New Roman" w:cs="David"/>
          <w:bCs/>
          <w:color w:val="008000"/>
          <w:sz w:val="24"/>
          <w:szCs w:val="24"/>
          <w:lang w:eastAsia="he-IL"/>
        </w:rPr>
        <w:t xml:space="preserve"> </w:t>
      </w:r>
      <w:r w:rsidRPr="009C6F6C">
        <w:rPr>
          <w:rFonts w:ascii="Times New Roman" w:eastAsia="Times New Roman" w:hAnsi="Times New Roman" w:cs="David" w:hint="cs"/>
          <w:bCs/>
          <w:color w:val="008000"/>
          <w:sz w:val="24"/>
          <w:szCs w:val="24"/>
          <w:rtl/>
          <w:lang w:eastAsia="he-IL"/>
        </w:rPr>
        <w:t xml:space="preserve"> </w:t>
      </w:r>
      <w:r w:rsidRPr="009C6F6C">
        <w:rPr>
          <w:rFonts w:ascii="Times New Roman" w:eastAsia="Times New Roman" w:hAnsi="Times New Roman" w:cs="David" w:hint="cs"/>
          <w:color w:val="008000"/>
          <w:sz w:val="24"/>
          <w:szCs w:val="24"/>
          <w:rtl/>
          <w:lang w:eastAsia="he-IL"/>
        </w:rPr>
        <w:t>.</w:t>
      </w:r>
    </w:p>
    <w:p w14:paraId="340AC2ED" w14:textId="77777777" w:rsidR="009C6F6C" w:rsidRPr="009C6F6C" w:rsidRDefault="009C6F6C" w:rsidP="009C6F6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BE4BCAA" w14:textId="77777777" w:rsidR="009C6F6C" w:rsidRPr="009C6F6C" w:rsidRDefault="009C6F6C" w:rsidP="009C6F6C">
      <w:pPr>
        <w:widowControl w:val="0"/>
        <w:numPr>
          <w:ilvl w:val="0"/>
          <w:numId w:val="17"/>
        </w:numPr>
        <w:tabs>
          <w:tab w:val="num" w:pos="515"/>
        </w:tabs>
        <w:spacing w:before="0" w:beforeAutospacing="0" w:after="0" w:afterAutospacing="0" w:line="240" w:lineRule="auto"/>
        <w:ind w:left="515" w:hanging="515"/>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12692EF" w14:textId="77777777" w:rsidR="009C6F6C" w:rsidRPr="009C6F6C" w:rsidRDefault="009C6F6C" w:rsidP="009C6F6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FDFB81C" w14:textId="77777777" w:rsidR="009C6F6C" w:rsidRPr="009C6F6C" w:rsidRDefault="009C6F6C" w:rsidP="009C6F6C">
      <w:pPr>
        <w:widowControl w:val="0"/>
        <w:numPr>
          <w:ilvl w:val="0"/>
          <w:numId w:val="17"/>
        </w:numPr>
        <w:tabs>
          <w:tab w:val="num" w:pos="515"/>
        </w:tabs>
        <w:spacing w:before="0" w:beforeAutospacing="0" w:after="0" w:afterAutospacing="0" w:line="240" w:lineRule="auto"/>
        <w:ind w:left="515" w:hanging="515"/>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4A6E97B" w14:textId="77777777" w:rsidR="009C6F6C" w:rsidRPr="009C6F6C" w:rsidRDefault="009C6F6C" w:rsidP="009C6F6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57EF53" w14:textId="77777777" w:rsidR="009C6F6C" w:rsidRPr="009C6F6C" w:rsidRDefault="009C6F6C" w:rsidP="009C6F6C">
      <w:pPr>
        <w:widowControl w:val="0"/>
        <w:numPr>
          <w:ilvl w:val="0"/>
          <w:numId w:val="17"/>
        </w:numPr>
        <w:tabs>
          <w:tab w:val="num" w:pos="515"/>
        </w:tabs>
        <w:spacing w:before="0" w:beforeAutospacing="0" w:after="0" w:afterAutospacing="0" w:line="240" w:lineRule="auto"/>
        <w:ind w:left="515" w:hanging="515"/>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0284FC40" w14:textId="77777777" w:rsidR="009C6F6C" w:rsidRPr="009C6F6C" w:rsidRDefault="009C6F6C" w:rsidP="009C6F6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2CDE677" w14:textId="77777777" w:rsidR="009C6F6C" w:rsidRPr="009C6F6C" w:rsidRDefault="009C6F6C" w:rsidP="00AB3A6A">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בכבוד רב,</w:t>
      </w:r>
    </w:p>
    <w:p w14:paraId="700F2B14" w14:textId="77777777" w:rsidR="009C6F6C" w:rsidRPr="009C6F6C" w:rsidRDefault="009C6F6C" w:rsidP="00AB3A6A">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שם:____________</w:t>
      </w:r>
    </w:p>
    <w:p w14:paraId="10F49E3F" w14:textId="77777777" w:rsidR="009C6F6C" w:rsidRPr="009C6F6C" w:rsidRDefault="009C6F6C" w:rsidP="00AB3A6A">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ת.ז:____________</w:t>
      </w:r>
    </w:p>
    <w:p w14:paraId="136793A8" w14:textId="77777777" w:rsidR="009C6F6C" w:rsidRPr="009C6F6C" w:rsidRDefault="009C6F6C" w:rsidP="00AB3A6A">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כתובת:__________</w:t>
      </w:r>
    </w:p>
    <w:p w14:paraId="0798536D" w14:textId="77777777" w:rsidR="009C6F6C" w:rsidRPr="009C6F6C" w:rsidRDefault="009C6F6C" w:rsidP="00AB3A6A">
      <w:pPr>
        <w:widowControl w:val="0"/>
        <w:spacing w:before="0" w:beforeAutospacing="0" w:after="0" w:afterAutospacing="0" w:line="240" w:lineRule="auto"/>
        <w:ind w:left="6038"/>
        <w:jc w:val="both"/>
        <w:rPr>
          <w:rFonts w:ascii="Times New Roman" w:eastAsia="Times New Roman" w:hAnsi="Times New Roman" w:cs="David"/>
          <w:bCs/>
          <w:sz w:val="24"/>
          <w:szCs w:val="24"/>
          <w:u w:val="single"/>
          <w:rtl/>
          <w:lang w:eastAsia="he-IL"/>
        </w:rPr>
      </w:pPr>
      <w:r w:rsidRPr="009C6F6C">
        <w:rPr>
          <w:rFonts w:ascii="Times New Roman" w:eastAsia="Times New Roman" w:hAnsi="Times New Roman" w:cs="David" w:hint="cs"/>
          <w:sz w:val="24"/>
          <w:szCs w:val="24"/>
          <w:rtl/>
          <w:lang w:eastAsia="he-IL"/>
        </w:rPr>
        <w:t>*מחק את המיותר</w:t>
      </w:r>
    </w:p>
    <w:p w14:paraId="79C5235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4"/>
          <w:szCs w:val="24"/>
          <w:u w:val="single"/>
          <w:rtl/>
          <w:lang w:eastAsia="he-IL"/>
        </w:rPr>
        <w:br w:type="page"/>
      </w:r>
      <w:r w:rsidRPr="009C6F6C">
        <w:rPr>
          <w:rFonts w:ascii="Times New Roman" w:eastAsia="Times New Roman" w:hAnsi="Times New Roman" w:cs="David" w:hint="cs"/>
          <w:bCs/>
          <w:sz w:val="20"/>
          <w:szCs w:val="24"/>
          <w:u w:val="single"/>
          <w:rtl/>
          <w:lang w:eastAsia="he-IL"/>
        </w:rPr>
        <w:t>נספח "ז"</w:t>
      </w:r>
    </w:p>
    <w:p w14:paraId="1AE9709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8900162" w14:textId="77777777" w:rsidR="009C6F6C" w:rsidRPr="009C6F6C" w:rsidRDefault="009C6F6C" w:rsidP="009C6F6C">
      <w:pPr>
        <w:widowControl w:val="0"/>
        <w:spacing w:before="240" w:beforeAutospacing="0" w:after="60" w:afterAutospacing="0" w:line="240" w:lineRule="auto"/>
        <w:jc w:val="center"/>
        <w:outlineLvl w:val="4"/>
        <w:rPr>
          <w:rFonts w:ascii="Times New Roman" w:eastAsia="Times New Roman" w:hAnsi="Times New Roman" w:cs="David"/>
          <w:b/>
          <w:bCs/>
          <w:sz w:val="24"/>
          <w:szCs w:val="24"/>
          <w:rtl/>
          <w:lang w:eastAsia="he-IL"/>
        </w:rPr>
      </w:pPr>
      <w:r w:rsidRPr="009C6F6C">
        <w:rPr>
          <w:rFonts w:ascii="Times New Roman" w:eastAsia="Times New Roman" w:hAnsi="Times New Roman" w:cs="David" w:hint="cs"/>
          <w:b/>
          <w:bCs/>
          <w:sz w:val="24"/>
          <w:szCs w:val="24"/>
          <w:rtl/>
          <w:lang w:eastAsia="he-IL"/>
        </w:rPr>
        <w:t>אישור עריכת ביטוח</w:t>
      </w:r>
    </w:p>
    <w:p w14:paraId="1791C181"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B92E7B" w14:textId="77777777" w:rsidR="009C6F6C" w:rsidRPr="009C6F6C" w:rsidRDefault="009C6F6C" w:rsidP="009C6F6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תאריך</w:t>
      </w:r>
      <w:r w:rsidRPr="009C6F6C">
        <w:rPr>
          <w:rFonts w:ascii="Times New Roman" w:eastAsia="Times New Roman" w:hAnsi="Times New Roman" w:cs="David"/>
          <w:sz w:val="24"/>
          <w:szCs w:val="24"/>
          <w:rtl/>
          <w:lang w:eastAsia="he-IL"/>
        </w:rPr>
        <w:t>: ________________</w:t>
      </w:r>
    </w:p>
    <w:p w14:paraId="5438FC80"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לכבוד</w:t>
      </w:r>
    </w:p>
    <w:p w14:paraId="293B8FD8" w14:textId="67849199"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del w:id="104" w:author="Meryl Etman" w:date="2019-01-13T15:10:00Z">
        <w:r w:rsidRPr="009C6F6C" w:rsidDel="00AF18E5">
          <w:rPr>
            <w:rFonts w:ascii="Times New Roman" w:eastAsia="Times New Roman" w:hAnsi="Times New Roman" w:cs="David" w:hint="cs"/>
            <w:sz w:val="24"/>
            <w:szCs w:val="24"/>
            <w:u w:val="single"/>
            <w:rtl/>
            <w:lang w:eastAsia="he-IL"/>
          </w:rPr>
          <w:delText>______________</w:delText>
        </w:r>
      </w:del>
      <w:ins w:id="105" w:author="Meryl Etman" w:date="2019-01-13T15:10:00Z">
        <w:r w:rsidR="00AF18E5">
          <w:rPr>
            <w:rFonts w:ascii="Times New Roman" w:eastAsia="Times New Roman" w:hAnsi="Times New Roman" w:cs="David" w:hint="cs"/>
            <w:sz w:val="24"/>
            <w:szCs w:val="24"/>
            <w:u w:val="single"/>
            <w:rtl/>
            <w:lang w:eastAsia="he-IL"/>
          </w:rPr>
          <w:t>א.מ.ד.ס מחיר למשתכן</w:t>
        </w:r>
      </w:ins>
    </w:p>
    <w:p w14:paraId="6D0A2709" w14:textId="77777777" w:rsidR="009C6F6C" w:rsidRPr="009C6F6C" w:rsidRDefault="009C6F6C" w:rsidP="009C6F6C">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9C6F6C">
        <w:rPr>
          <w:rFonts w:ascii="Calibri" w:eastAsia="Times New Roman" w:hAnsi="Calibri" w:cs="David"/>
          <w:sz w:val="24"/>
          <w:szCs w:val="24"/>
          <w:rtl/>
          <w:lang w:eastAsia="he-IL"/>
        </w:rPr>
        <w:t xml:space="preserve">(להלן: </w:t>
      </w:r>
      <w:r w:rsidRPr="009C6F6C">
        <w:rPr>
          <w:rFonts w:ascii="Calibri" w:eastAsia="Times New Roman" w:hAnsi="Calibri" w:cs="David"/>
          <w:b/>
          <w:bCs/>
          <w:sz w:val="24"/>
          <w:szCs w:val="24"/>
          <w:rtl/>
          <w:lang w:eastAsia="he-IL"/>
        </w:rPr>
        <w:t>"</w:t>
      </w:r>
      <w:r w:rsidRPr="009C6F6C">
        <w:rPr>
          <w:rFonts w:ascii="Calibri" w:eastAsia="Times New Roman" w:hAnsi="Calibri" w:cs="David" w:hint="cs"/>
          <w:b/>
          <w:bCs/>
          <w:sz w:val="24"/>
          <w:szCs w:val="24"/>
          <w:rtl/>
          <w:lang w:eastAsia="he-IL"/>
        </w:rPr>
        <w:t>החברה</w:t>
      </w:r>
      <w:r w:rsidRPr="009C6F6C">
        <w:rPr>
          <w:rFonts w:ascii="Calibri" w:eastAsia="Times New Roman" w:hAnsi="Calibri" w:cs="David"/>
          <w:b/>
          <w:bCs/>
          <w:sz w:val="24"/>
          <w:szCs w:val="24"/>
          <w:rtl/>
          <w:lang w:eastAsia="he-IL"/>
        </w:rPr>
        <w:t>"</w:t>
      </w:r>
      <w:r w:rsidRPr="009C6F6C">
        <w:rPr>
          <w:rFonts w:ascii="Calibri" w:eastAsia="Times New Roman" w:hAnsi="Calibri" w:cs="David"/>
          <w:sz w:val="24"/>
          <w:szCs w:val="24"/>
          <w:rtl/>
          <w:lang w:eastAsia="he-IL"/>
        </w:rPr>
        <w:t>)</w:t>
      </w:r>
    </w:p>
    <w:p w14:paraId="39886EBE"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0D4D35"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א</w:t>
      </w:r>
      <w:r w:rsidRPr="009C6F6C">
        <w:rPr>
          <w:rFonts w:ascii="Times New Roman" w:eastAsia="Times New Roman" w:hAnsi="Times New Roman" w:cs="David"/>
          <w:sz w:val="24"/>
          <w:szCs w:val="24"/>
          <w:rtl/>
          <w:lang w:eastAsia="he-IL"/>
        </w:rPr>
        <w:t>.ג.נ.,</w:t>
      </w:r>
    </w:p>
    <w:p w14:paraId="1357D076"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AE4E90E" w14:textId="5261A0C2" w:rsidR="009C6F6C" w:rsidRPr="009C6F6C" w:rsidRDefault="009C6F6C" w:rsidP="00003F3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הנדון</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sz w:val="24"/>
          <w:szCs w:val="24"/>
          <w:rtl/>
          <w:lang w:eastAsia="he-IL"/>
        </w:rPr>
        <w:tab/>
      </w:r>
      <w:r w:rsidRPr="009C6F6C">
        <w:rPr>
          <w:rFonts w:ascii="Times New Roman" w:eastAsia="Times New Roman" w:hAnsi="Times New Roman" w:cs="David" w:hint="eastAsia"/>
          <w:sz w:val="24"/>
          <w:szCs w:val="24"/>
          <w:rtl/>
          <w:lang w:eastAsia="he-IL"/>
        </w:rPr>
        <w:t>מבוטחנו</w:t>
      </w:r>
      <w:r w:rsidRPr="009C6F6C">
        <w:rPr>
          <w:rFonts w:ascii="Times New Roman" w:eastAsia="Times New Roman" w:hAnsi="Times New Roman" w:cs="David"/>
          <w:sz w:val="24"/>
          <w:szCs w:val="24"/>
          <w:rtl/>
          <w:lang w:eastAsia="he-IL"/>
        </w:rPr>
        <w:t xml:space="preserve">: </w:t>
      </w:r>
      <w:del w:id="106" w:author="Meryl Etman" w:date="2019-01-13T15:10:00Z">
        <w:r w:rsidRPr="009C6F6C" w:rsidDel="00AF18E5">
          <w:rPr>
            <w:rFonts w:ascii="Times New Roman" w:eastAsia="Times New Roman" w:hAnsi="Times New Roman" w:cs="David"/>
            <w:sz w:val="24"/>
            <w:szCs w:val="24"/>
            <w:rtl/>
            <w:lang w:eastAsia="he-IL"/>
          </w:rPr>
          <w:delText xml:space="preserve">_____________________ </w:delText>
        </w:r>
      </w:del>
      <w:ins w:id="107" w:author="Meryl Etman" w:date="2019-01-15T13:52:00Z">
        <w:r w:rsidR="004D286A">
          <w:rPr>
            <w:rFonts w:ascii="Times New Roman" w:eastAsia="Times New Roman" w:hAnsi="Times New Roman" w:cs="David" w:hint="cs"/>
            <w:sz w:val="24"/>
            <w:szCs w:val="24"/>
            <w:rtl/>
            <w:lang w:eastAsia="he-IL"/>
          </w:rPr>
          <w:t>ליבנד יצחק אדריכל</w:t>
        </w:r>
      </w:ins>
      <w:ins w:id="108" w:author="Meryl Etman" w:date="2019-01-13T15:10:00Z">
        <w:r w:rsidR="00AF18E5" w:rsidRPr="009C6F6C">
          <w:rPr>
            <w:rFonts w:ascii="Times New Roman" w:eastAsia="Times New Roman" w:hAnsi="Times New Roman" w:cs="David"/>
            <w:sz w:val="24"/>
            <w:szCs w:val="24"/>
            <w:rtl/>
            <w:lang w:eastAsia="he-IL"/>
          </w:rPr>
          <w:t xml:space="preserve"> </w:t>
        </w:r>
      </w:ins>
      <w:r w:rsidRPr="009C6F6C">
        <w:rPr>
          <w:rFonts w:ascii="Times New Roman" w:eastAsia="Times New Roman" w:hAnsi="Times New Roman" w:cs="David"/>
          <w:sz w:val="24"/>
          <w:szCs w:val="24"/>
          <w:rtl/>
          <w:lang w:eastAsia="he-IL"/>
        </w:rPr>
        <w:t xml:space="preserve">(להלן: </w:t>
      </w:r>
      <w:r w:rsidRPr="009C6F6C">
        <w:rPr>
          <w:rFonts w:ascii="Times New Roman" w:eastAsia="Times New Roman" w:hAnsi="Times New Roman" w:cs="David"/>
          <w:b/>
          <w:bCs/>
          <w:sz w:val="24"/>
          <w:szCs w:val="24"/>
          <w:rtl/>
          <w:lang w:eastAsia="he-IL"/>
        </w:rPr>
        <w:t>"</w:t>
      </w:r>
      <w:r w:rsidRPr="009C6F6C">
        <w:rPr>
          <w:rFonts w:ascii="Times New Roman" w:eastAsia="Times New Roman" w:hAnsi="Times New Roman" w:cs="David" w:hint="eastAsia"/>
          <w:b/>
          <w:bCs/>
          <w:sz w:val="24"/>
          <w:szCs w:val="24"/>
          <w:rtl/>
          <w:lang w:eastAsia="he-IL"/>
        </w:rPr>
        <w:t>היועץ</w:t>
      </w:r>
      <w:r w:rsidRPr="009C6F6C">
        <w:rPr>
          <w:rFonts w:ascii="Times New Roman" w:eastAsia="Times New Roman" w:hAnsi="Times New Roman" w:cs="David"/>
          <w:b/>
          <w:bCs/>
          <w:sz w:val="24"/>
          <w:szCs w:val="24"/>
          <w:rtl/>
          <w:lang w:eastAsia="he-IL"/>
        </w:rPr>
        <w:t>"</w:t>
      </w:r>
      <w:r w:rsidRPr="009C6F6C">
        <w:rPr>
          <w:rFonts w:ascii="Times New Roman" w:eastAsia="Times New Roman" w:hAnsi="Times New Roman" w:cs="David"/>
          <w:sz w:val="24"/>
          <w:szCs w:val="24"/>
          <w:rtl/>
          <w:lang w:eastAsia="he-IL"/>
        </w:rPr>
        <w:t>)</w:t>
      </w:r>
    </w:p>
    <w:p w14:paraId="2ACD7BAE"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ab/>
      </w:r>
      <w:r w:rsidRPr="009C6F6C">
        <w:rPr>
          <w:rFonts w:ascii="Times New Roman" w:eastAsia="Times New Roman" w:hAnsi="Times New Roman" w:cs="David" w:hint="eastAsia"/>
          <w:sz w:val="24"/>
          <w:szCs w:val="24"/>
          <w:rtl/>
          <w:lang w:eastAsia="he-IL"/>
        </w:rPr>
        <w:t>אישור</w:t>
      </w:r>
      <w:r w:rsidRPr="009C6F6C">
        <w:rPr>
          <w:rFonts w:ascii="Times New Roman" w:eastAsia="Times New Roman" w:hAnsi="Times New Roman" w:cs="David"/>
          <w:sz w:val="24"/>
          <w:szCs w:val="24"/>
          <w:rtl/>
          <w:lang w:eastAsia="he-IL"/>
        </w:rPr>
        <w:t xml:space="preserve"> עריכת פוליסות ביטוח בקשר להסכם מיום __</w:t>
      </w:r>
      <w:r w:rsidRPr="009C6F6C">
        <w:rPr>
          <w:rFonts w:ascii="Times New Roman" w:eastAsia="Times New Roman" w:hAnsi="Times New Roman" w:cs="David" w:hint="cs"/>
          <w:sz w:val="24"/>
          <w:szCs w:val="24"/>
          <w:rtl/>
          <w:lang w:eastAsia="he-IL"/>
        </w:rPr>
        <w:t>_</w:t>
      </w:r>
      <w:r w:rsidRPr="009C6F6C">
        <w:rPr>
          <w:rFonts w:ascii="Times New Roman" w:eastAsia="Times New Roman" w:hAnsi="Times New Roman" w:cs="David"/>
          <w:sz w:val="24"/>
          <w:szCs w:val="24"/>
          <w:rtl/>
          <w:lang w:eastAsia="he-IL"/>
        </w:rPr>
        <w:t>______</w:t>
      </w:r>
    </w:p>
    <w:p w14:paraId="280E8187" w14:textId="4F53320F" w:rsidR="009C6F6C" w:rsidRPr="009C6F6C" w:rsidRDefault="009C6F6C" w:rsidP="00A01310">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בין</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b/>
          <w:bCs/>
          <w:sz w:val="24"/>
          <w:szCs w:val="24"/>
          <w:rtl/>
          <w:lang w:eastAsia="he-IL"/>
        </w:rPr>
        <w:t>החברה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לבין היועץ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ל</w:t>
      </w:r>
      <w:r w:rsidRPr="009C6F6C">
        <w:rPr>
          <w:rFonts w:ascii="Times New Roman" w:eastAsia="Times New Roman" w:hAnsi="Times New Roman" w:cs="David" w:hint="cs"/>
          <w:sz w:val="24"/>
          <w:szCs w:val="24"/>
          <w:rtl/>
          <w:lang w:eastAsia="he-IL"/>
        </w:rPr>
        <w:t xml:space="preserve">מתן שירותי </w:t>
      </w:r>
      <w:del w:id="109" w:author="Meryl Etman" w:date="2019-01-13T15:10:00Z">
        <w:r w:rsidRPr="009C6F6C" w:rsidDel="00AF18E5">
          <w:rPr>
            <w:rFonts w:ascii="Times New Roman" w:eastAsia="Times New Roman" w:hAnsi="Times New Roman" w:cs="David" w:hint="cs"/>
            <w:sz w:val="24"/>
            <w:szCs w:val="24"/>
            <w:rtl/>
            <w:lang w:eastAsia="he-IL"/>
          </w:rPr>
          <w:delText xml:space="preserve">______________________ </w:delText>
        </w:r>
      </w:del>
      <w:ins w:id="110" w:author="Meryl Etman" w:date="2019-01-13T15:10:00Z">
        <w:r w:rsidR="00AF18E5">
          <w:rPr>
            <w:rFonts w:ascii="Times New Roman" w:eastAsia="Times New Roman" w:hAnsi="Times New Roman" w:cs="David" w:hint="cs"/>
            <w:sz w:val="24"/>
            <w:szCs w:val="24"/>
            <w:rtl/>
            <w:lang w:eastAsia="he-IL"/>
          </w:rPr>
          <w:t>י</w:t>
        </w:r>
      </w:ins>
      <w:ins w:id="111" w:author="Meryl Etman" w:date="2019-01-13T15:15:00Z">
        <w:r w:rsidR="00A01310">
          <w:rPr>
            <w:rFonts w:ascii="Times New Roman" w:eastAsia="Times New Roman" w:hAnsi="Times New Roman" w:cs="David" w:hint="cs"/>
            <w:sz w:val="24"/>
            <w:szCs w:val="24"/>
            <w:rtl/>
            <w:lang w:eastAsia="he-IL"/>
          </w:rPr>
          <w:t>עו</w:t>
        </w:r>
      </w:ins>
      <w:ins w:id="112" w:author="Meryl Etman" w:date="2019-01-13T15:10:00Z">
        <w:r w:rsidR="00AF18E5">
          <w:rPr>
            <w:rFonts w:ascii="Times New Roman" w:eastAsia="Times New Roman" w:hAnsi="Times New Roman" w:cs="David" w:hint="cs"/>
            <w:sz w:val="24"/>
            <w:szCs w:val="24"/>
            <w:rtl/>
            <w:lang w:eastAsia="he-IL"/>
          </w:rPr>
          <w:t xml:space="preserve">ץ ואישור תכניות בנושא נגישות בפרויקט סביוני שהם </w:t>
        </w:r>
      </w:ins>
      <w:ins w:id="113" w:author="Meryl Etman" w:date="2019-01-13T15:11:00Z">
        <w:r w:rsidR="00AF18E5">
          <w:rPr>
            <w:rFonts w:ascii="Times New Roman" w:eastAsia="Times New Roman" w:hAnsi="Times New Roman" w:cs="David"/>
            <w:sz w:val="24"/>
            <w:szCs w:val="24"/>
            <w:rtl/>
            <w:lang w:eastAsia="he-IL"/>
          </w:rPr>
          <w:t>–</w:t>
        </w:r>
      </w:ins>
      <w:ins w:id="114" w:author="Meryl Etman" w:date="2019-01-13T15:10:00Z">
        <w:r w:rsidR="00AF18E5">
          <w:rPr>
            <w:rFonts w:ascii="Times New Roman" w:eastAsia="Times New Roman" w:hAnsi="Times New Roman" w:cs="David" w:hint="cs"/>
            <w:sz w:val="24"/>
            <w:szCs w:val="24"/>
            <w:rtl/>
            <w:lang w:eastAsia="he-IL"/>
          </w:rPr>
          <w:t xml:space="preserve"> מחיר </w:t>
        </w:r>
      </w:ins>
      <w:ins w:id="115" w:author="Meryl Etman" w:date="2019-01-13T15:11:00Z">
        <w:r w:rsidR="00AF18E5">
          <w:rPr>
            <w:rFonts w:ascii="Times New Roman" w:eastAsia="Times New Roman" w:hAnsi="Times New Roman" w:cs="David" w:hint="cs"/>
            <w:sz w:val="24"/>
            <w:szCs w:val="24"/>
            <w:rtl/>
            <w:lang w:eastAsia="he-IL"/>
          </w:rPr>
          <w:t>למשתכן</w:t>
        </w:r>
      </w:ins>
    </w:p>
    <w:p w14:paraId="4F8BDE2D" w14:textId="77777777" w:rsidR="009C6F6C" w:rsidRPr="009C6F6C" w:rsidRDefault="009C6F6C" w:rsidP="009C6F6C">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 (להלן: </w:t>
      </w:r>
      <w:r w:rsidRPr="009C6F6C">
        <w:rPr>
          <w:rFonts w:ascii="Times New Roman" w:eastAsia="Times New Roman" w:hAnsi="Times New Roman" w:cs="David"/>
          <w:b/>
          <w:bCs/>
          <w:sz w:val="24"/>
          <w:szCs w:val="24"/>
          <w:rtl/>
          <w:lang w:eastAsia="he-IL"/>
        </w:rPr>
        <w:t>"</w:t>
      </w:r>
      <w:r w:rsidRPr="009C6F6C">
        <w:rPr>
          <w:rFonts w:ascii="Times New Roman" w:eastAsia="Times New Roman" w:hAnsi="Times New Roman" w:cs="David" w:hint="eastAsia"/>
          <w:b/>
          <w:bCs/>
          <w:sz w:val="24"/>
          <w:szCs w:val="24"/>
          <w:rtl/>
          <w:lang w:eastAsia="he-IL"/>
        </w:rPr>
        <w:t>ה</w:t>
      </w:r>
      <w:r w:rsidRPr="009C6F6C">
        <w:rPr>
          <w:rFonts w:ascii="Times New Roman" w:eastAsia="Times New Roman" w:hAnsi="Times New Roman" w:cs="David" w:hint="cs"/>
          <w:b/>
          <w:bCs/>
          <w:sz w:val="24"/>
          <w:szCs w:val="24"/>
          <w:rtl/>
          <w:lang w:eastAsia="he-IL"/>
        </w:rPr>
        <w:t>שירותים</w:t>
      </w:r>
      <w:r w:rsidRPr="009C6F6C">
        <w:rPr>
          <w:rFonts w:ascii="Times New Roman" w:eastAsia="Times New Roman" w:hAnsi="Times New Roman" w:cs="David"/>
          <w:b/>
          <w:bCs/>
          <w:sz w:val="24"/>
          <w:szCs w:val="24"/>
          <w:rtl/>
          <w:lang w:eastAsia="he-IL"/>
        </w:rPr>
        <w:t xml:space="preserve">" </w:t>
      </w:r>
      <w:r w:rsidRPr="009C6F6C">
        <w:rPr>
          <w:rFonts w:ascii="Times New Roman" w:eastAsia="Times New Roman" w:hAnsi="Times New Roman" w:cs="David" w:hint="eastAsia"/>
          <w:sz w:val="24"/>
          <w:szCs w:val="24"/>
          <w:rtl/>
          <w:lang w:eastAsia="he-IL"/>
        </w:rPr>
        <w:t>ו</w:t>
      </w:r>
      <w:r w:rsidRPr="009C6F6C">
        <w:rPr>
          <w:rFonts w:ascii="Times New Roman" w:eastAsia="Times New Roman" w:hAnsi="Times New Roman" w:cs="David"/>
          <w:sz w:val="24"/>
          <w:szCs w:val="24"/>
          <w:rtl/>
          <w:lang w:eastAsia="he-IL"/>
        </w:rPr>
        <w:t xml:space="preserve">/או </w:t>
      </w:r>
      <w:r w:rsidRPr="009C6F6C">
        <w:rPr>
          <w:rFonts w:ascii="Times New Roman" w:eastAsia="Times New Roman" w:hAnsi="Times New Roman" w:cs="David"/>
          <w:b/>
          <w:bCs/>
          <w:sz w:val="24"/>
          <w:szCs w:val="24"/>
          <w:rtl/>
          <w:lang w:eastAsia="he-IL"/>
        </w:rPr>
        <w:t>"</w:t>
      </w:r>
      <w:r w:rsidRPr="009C6F6C">
        <w:rPr>
          <w:rFonts w:ascii="Times New Roman" w:eastAsia="Times New Roman" w:hAnsi="Times New Roman" w:cs="David" w:hint="eastAsia"/>
          <w:b/>
          <w:bCs/>
          <w:sz w:val="24"/>
          <w:szCs w:val="24"/>
          <w:rtl/>
          <w:lang w:eastAsia="he-IL"/>
        </w:rPr>
        <w:t>ההסכם</w:t>
      </w:r>
      <w:r w:rsidRPr="009C6F6C">
        <w:rPr>
          <w:rFonts w:ascii="Times New Roman" w:eastAsia="Times New Roman" w:hAnsi="Times New Roman" w:cs="David"/>
          <w:b/>
          <w:bCs/>
          <w:sz w:val="24"/>
          <w:szCs w:val="24"/>
          <w:rtl/>
          <w:lang w:eastAsia="he-IL"/>
        </w:rPr>
        <w:t>"</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eastAsia"/>
          <w:sz w:val="24"/>
          <w:szCs w:val="24"/>
          <w:rtl/>
          <w:lang w:eastAsia="he-IL"/>
        </w:rPr>
        <w:t>לפי</w:t>
      </w:r>
      <w:r w:rsidRPr="009C6F6C">
        <w:rPr>
          <w:rFonts w:ascii="Times New Roman" w:eastAsia="Times New Roman" w:hAnsi="Times New Roman" w:cs="David"/>
          <w:sz w:val="24"/>
          <w:szCs w:val="24"/>
          <w:rtl/>
          <w:lang w:eastAsia="he-IL"/>
        </w:rPr>
        <w:t xml:space="preserve"> העניין)</w:t>
      </w:r>
    </w:p>
    <w:p w14:paraId="43D73EC9"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908813"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lang w:eastAsia="he-IL"/>
        </w:rPr>
      </w:pPr>
    </w:p>
    <w:p w14:paraId="4AC11FB0"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הננו</w:t>
      </w:r>
      <w:r w:rsidRPr="009C6F6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9C6F6C">
        <w:rPr>
          <w:rFonts w:ascii="Times New Roman" w:eastAsia="Times New Roman" w:hAnsi="Times New Roman" w:cs="David" w:hint="cs"/>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eastAsia"/>
          <w:sz w:val="24"/>
          <w:szCs w:val="24"/>
          <w:rtl/>
          <w:lang w:eastAsia="he-IL"/>
        </w:rPr>
        <w:t>לרבות</w:t>
      </w:r>
      <w:r w:rsidRPr="009C6F6C">
        <w:rPr>
          <w:rFonts w:ascii="Times New Roman" w:eastAsia="Times New Roman" w:hAnsi="Times New Roman" w:cs="David"/>
          <w:sz w:val="24"/>
          <w:szCs w:val="24"/>
          <w:rtl/>
          <w:lang w:eastAsia="he-IL"/>
        </w:rPr>
        <w:t xml:space="preserve"> ב</w:t>
      </w:r>
      <w:r w:rsidRPr="009C6F6C">
        <w:rPr>
          <w:rFonts w:ascii="Times New Roman" w:eastAsia="Times New Roman" w:hAnsi="Times New Roman" w:cs="David" w:hint="cs"/>
          <w:sz w:val="24"/>
          <w:szCs w:val="24"/>
          <w:rtl/>
          <w:lang w:eastAsia="he-IL"/>
        </w:rPr>
        <w:t xml:space="preserve">גין השירותים </w:t>
      </w:r>
      <w:r w:rsidRPr="009C6F6C">
        <w:rPr>
          <w:rFonts w:ascii="Times New Roman" w:eastAsia="Times New Roman" w:hAnsi="Times New Roman" w:cs="David" w:hint="cs"/>
          <w:b/>
          <w:bCs/>
          <w:sz w:val="24"/>
          <w:szCs w:val="24"/>
          <w:rtl/>
          <w:lang w:eastAsia="he-IL"/>
        </w:rPr>
        <w:t>לחברה</w:t>
      </w:r>
      <w:r w:rsidRPr="009C6F6C">
        <w:rPr>
          <w:rFonts w:ascii="Times New Roman" w:eastAsia="Times New Roman" w:hAnsi="Times New Roman" w:cs="David"/>
          <w:sz w:val="24"/>
          <w:szCs w:val="24"/>
          <w:rtl/>
          <w:lang w:eastAsia="he-IL"/>
        </w:rPr>
        <w:t>:-</w:t>
      </w:r>
    </w:p>
    <w:p w14:paraId="6DE97428"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1A1ED7"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1DDEC4" w14:textId="77777777" w:rsidR="009C6F6C" w:rsidRPr="009C6F6C" w:rsidRDefault="009C6F6C" w:rsidP="009C6F6C">
      <w:pPr>
        <w:keepNext/>
        <w:widowControl w:val="0"/>
        <w:numPr>
          <w:ilvl w:val="0"/>
          <w:numId w:val="3"/>
        </w:numPr>
        <w:spacing w:before="0" w:beforeAutospacing="0" w:after="0" w:afterAutospacing="0" w:line="240" w:lineRule="auto"/>
        <w:jc w:val="both"/>
        <w:outlineLvl w:val="0"/>
        <w:rPr>
          <w:rFonts w:ascii="Calibri Light" w:eastAsia="Times New Roman" w:hAnsi="Calibri Light" w:cs="David"/>
          <w:kern w:val="32"/>
          <w:sz w:val="24"/>
          <w:szCs w:val="24"/>
          <w:rtl/>
          <w:lang w:eastAsia="he-IL"/>
        </w:rPr>
      </w:pPr>
      <w:r w:rsidRPr="009C6F6C">
        <w:rPr>
          <w:rFonts w:ascii="Calibri Light" w:eastAsia="Times New Roman" w:hAnsi="Calibri Light" w:cs="David" w:hint="eastAsia"/>
          <w:kern w:val="32"/>
          <w:sz w:val="24"/>
          <w:szCs w:val="24"/>
          <w:u w:val="single"/>
          <w:rtl/>
          <w:lang w:eastAsia="he-IL"/>
        </w:rPr>
        <w:t>ביטוח</w:t>
      </w:r>
      <w:r w:rsidRPr="009C6F6C">
        <w:rPr>
          <w:rFonts w:ascii="Calibri Light" w:eastAsia="Times New Roman" w:hAnsi="Calibri Light" w:cs="David"/>
          <w:kern w:val="32"/>
          <w:sz w:val="24"/>
          <w:szCs w:val="24"/>
          <w:u w:val="single"/>
          <w:rtl/>
          <w:lang w:eastAsia="he-IL"/>
        </w:rPr>
        <w:t xml:space="preserve"> אחריות מקצועית</w:t>
      </w:r>
      <w:r w:rsidRPr="009C6F6C">
        <w:rPr>
          <w:rFonts w:ascii="Calibri Light" w:eastAsia="Times New Roman" w:hAnsi="Calibri Light" w:cs="David" w:hint="cs"/>
          <w:kern w:val="32"/>
          <w:sz w:val="24"/>
          <w:szCs w:val="24"/>
          <w:rtl/>
          <w:lang w:eastAsia="he-IL"/>
        </w:rPr>
        <w:t xml:space="preserve">  - מ.פ. ______________________</w:t>
      </w:r>
    </w:p>
    <w:p w14:paraId="15F7FC0B" w14:textId="77777777" w:rsidR="009C6F6C" w:rsidRPr="009C6F6C" w:rsidRDefault="009C6F6C" w:rsidP="009C6F6C">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9C6F6C">
        <w:rPr>
          <w:rFonts w:ascii="Calibri Light" w:eastAsia="Times New Roman" w:hAnsi="Calibri Light" w:cs="David" w:hint="eastAsia"/>
          <w:kern w:val="32"/>
          <w:sz w:val="24"/>
          <w:szCs w:val="24"/>
          <w:rtl/>
          <w:lang w:eastAsia="he-IL"/>
        </w:rPr>
        <w:t>לכיסוי</w:t>
      </w:r>
      <w:r w:rsidRPr="009C6F6C">
        <w:rPr>
          <w:rFonts w:ascii="Calibri Light" w:eastAsia="Times New Roman" w:hAnsi="Calibri Light" w:cs="David"/>
          <w:kern w:val="32"/>
          <w:sz w:val="24"/>
          <w:szCs w:val="24"/>
          <w:rtl/>
          <w:lang w:eastAsia="he-IL"/>
        </w:rPr>
        <w:t xml:space="preserve"> אחריותו ש</w:t>
      </w:r>
      <w:r w:rsidRPr="009C6F6C">
        <w:rPr>
          <w:rFonts w:ascii="Calibri Light" w:eastAsia="Times New Roman" w:hAnsi="Calibri Light" w:cs="David" w:hint="eastAsia"/>
          <w:kern w:val="32"/>
          <w:sz w:val="24"/>
          <w:szCs w:val="24"/>
          <w:rtl/>
          <w:lang w:eastAsia="he-IL"/>
        </w:rPr>
        <w:t>ל</w:t>
      </w:r>
      <w:r w:rsidRPr="009C6F6C">
        <w:rPr>
          <w:rFonts w:ascii="Calibri Light" w:eastAsia="Times New Roman" w:hAnsi="Calibri Light" w:cs="David"/>
          <w:kern w:val="32"/>
          <w:sz w:val="24"/>
          <w:szCs w:val="24"/>
          <w:rtl/>
          <w:lang w:eastAsia="he-IL"/>
        </w:rPr>
        <w:t xml:space="preserve"> היועץ </w:t>
      </w:r>
      <w:r w:rsidRPr="009C6F6C">
        <w:rPr>
          <w:rFonts w:ascii="Calibri Light" w:eastAsia="Times New Roman" w:hAnsi="Calibri Light" w:cs="David" w:hint="eastAsia"/>
          <w:kern w:val="32"/>
          <w:sz w:val="24"/>
          <w:szCs w:val="24"/>
          <w:rtl/>
          <w:lang w:eastAsia="he-IL"/>
        </w:rPr>
        <w:t>על</w:t>
      </w:r>
      <w:r w:rsidRPr="009C6F6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9C6F6C">
        <w:rPr>
          <w:rFonts w:ascii="Calibri Light" w:eastAsia="Times New Roman" w:hAnsi="Calibri Light" w:cs="David" w:hint="cs"/>
          <w:kern w:val="32"/>
          <w:sz w:val="24"/>
          <w:szCs w:val="24"/>
          <w:rtl/>
          <w:lang w:eastAsia="he-IL"/>
        </w:rPr>
        <w:t>(</w:t>
      </w:r>
      <w:r w:rsidRPr="009C6F6C">
        <w:rPr>
          <w:rFonts w:ascii="Calibri Light" w:eastAsia="Times New Roman" w:hAnsi="Calibri Light" w:cs="David"/>
          <w:kern w:val="32"/>
          <w:sz w:val="24"/>
          <w:szCs w:val="24"/>
          <w:rtl/>
          <w:lang w:eastAsia="he-IL"/>
        </w:rPr>
        <w:t xml:space="preserve">לרבות </w:t>
      </w:r>
      <w:r w:rsidRPr="009C6F6C">
        <w:rPr>
          <w:rFonts w:ascii="Calibri Light" w:eastAsia="Times New Roman" w:hAnsi="Calibri Light" w:cs="David" w:hint="cs"/>
          <w:kern w:val="32"/>
          <w:sz w:val="24"/>
          <w:szCs w:val="24"/>
          <w:rtl/>
          <w:lang w:eastAsia="he-IL"/>
        </w:rPr>
        <w:t>במפורש</w:t>
      </w:r>
      <w:r w:rsidRPr="009C6F6C">
        <w:rPr>
          <w:rFonts w:ascii="Calibri Light" w:eastAsia="Times New Roman" w:hAnsi="Calibri Light" w:cs="David"/>
          <w:kern w:val="32"/>
          <w:sz w:val="24"/>
          <w:szCs w:val="24"/>
          <w:rtl/>
          <w:lang w:eastAsia="he-IL"/>
        </w:rPr>
        <w:t xml:space="preserve"> </w:t>
      </w:r>
      <w:r w:rsidRPr="009C6F6C">
        <w:rPr>
          <w:rFonts w:ascii="Calibri Light" w:eastAsia="Times New Roman" w:hAnsi="Calibri Light" w:cs="David" w:hint="cs"/>
          <w:kern w:val="32"/>
          <w:sz w:val="24"/>
          <w:szCs w:val="24"/>
          <w:rtl/>
          <w:lang w:eastAsia="he-IL"/>
        </w:rPr>
        <w:t>החברה</w:t>
      </w:r>
      <w:r w:rsidRPr="009C6F6C">
        <w:rPr>
          <w:rFonts w:ascii="Calibri Light" w:eastAsia="Times New Roman" w:hAnsi="Calibri Light" w:cs="David"/>
          <w:kern w:val="32"/>
          <w:sz w:val="24"/>
          <w:szCs w:val="24"/>
          <w:rtl/>
          <w:lang w:eastAsia="he-IL"/>
        </w:rPr>
        <w:t xml:space="preserve"> </w:t>
      </w:r>
      <w:r w:rsidRPr="009C6F6C">
        <w:rPr>
          <w:rFonts w:ascii="Calibri Light" w:eastAsia="Times New Roman" w:hAnsi="Calibri Light" w:cs="David" w:hint="cs"/>
          <w:kern w:val="32"/>
          <w:sz w:val="24"/>
          <w:szCs w:val="24"/>
          <w:rtl/>
          <w:lang w:eastAsia="he-IL"/>
        </w:rPr>
        <w:t>)</w:t>
      </w:r>
      <w:r w:rsidRPr="009C6F6C">
        <w:rPr>
          <w:rFonts w:ascii="Calibri Light" w:eastAsia="Times New Roman" w:hAnsi="Calibri Light" w:cs="David"/>
          <w:kern w:val="32"/>
          <w:sz w:val="24"/>
          <w:szCs w:val="24"/>
          <w:rtl/>
          <w:lang w:eastAsia="he-IL"/>
        </w:rPr>
        <w:t xml:space="preserve">, כתוצאה ממעשה ו/או מחדל מקצועי של </w:t>
      </w:r>
      <w:r w:rsidRPr="009C6F6C">
        <w:rPr>
          <w:rFonts w:ascii="Calibri Light" w:eastAsia="Times New Roman" w:hAnsi="Calibri Light" w:cs="David" w:hint="eastAsia"/>
          <w:kern w:val="32"/>
          <w:sz w:val="24"/>
          <w:szCs w:val="24"/>
          <w:rtl/>
          <w:lang w:eastAsia="he-IL"/>
        </w:rPr>
        <w:t>היועץ</w:t>
      </w:r>
      <w:r w:rsidRPr="009C6F6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9C6F6C">
        <w:rPr>
          <w:rFonts w:ascii="Calibri Light" w:eastAsia="Times New Roman" w:hAnsi="Calibri Light" w:cs="David" w:hint="eastAsia"/>
          <w:kern w:val="32"/>
          <w:sz w:val="24"/>
          <w:szCs w:val="24"/>
          <w:rtl/>
          <w:lang w:eastAsia="he-IL"/>
        </w:rPr>
        <w:t>בגבולות</w:t>
      </w:r>
      <w:r w:rsidRPr="009C6F6C">
        <w:rPr>
          <w:rFonts w:ascii="Calibri Light" w:eastAsia="Times New Roman" w:hAnsi="Calibri Light" w:cs="David"/>
          <w:kern w:val="32"/>
          <w:sz w:val="24"/>
          <w:szCs w:val="24"/>
          <w:rtl/>
          <w:lang w:eastAsia="he-IL"/>
        </w:rPr>
        <w:t xml:space="preserve"> אחריות בסך של </w:t>
      </w:r>
      <w:r w:rsidRPr="009C6F6C">
        <w:rPr>
          <w:rFonts w:ascii="Calibri Light" w:eastAsia="Times New Roman" w:hAnsi="Calibri Light" w:cs="David" w:hint="cs"/>
          <w:kern w:val="32"/>
          <w:sz w:val="24"/>
          <w:szCs w:val="24"/>
          <w:rtl/>
          <w:lang w:eastAsia="he-IL"/>
        </w:rPr>
        <w:t xml:space="preserve">___________ ₪ </w:t>
      </w:r>
      <w:r w:rsidRPr="009C6F6C">
        <w:rPr>
          <w:rFonts w:ascii="Calibri Light" w:eastAsia="Times New Roman" w:hAnsi="Calibri Light" w:cs="David"/>
          <w:kern w:val="32"/>
          <w:sz w:val="24"/>
          <w:szCs w:val="24"/>
          <w:rtl/>
          <w:lang w:eastAsia="he-IL"/>
        </w:rPr>
        <w:t xml:space="preserve">למקרה ובמצטבר לתקופת </w:t>
      </w:r>
      <w:r w:rsidRPr="009C6F6C">
        <w:rPr>
          <w:rFonts w:ascii="Calibri Light" w:eastAsia="Times New Roman" w:hAnsi="Calibri Light" w:cs="David" w:hint="cs"/>
          <w:kern w:val="32"/>
          <w:sz w:val="24"/>
          <w:szCs w:val="24"/>
          <w:rtl/>
          <w:lang w:eastAsia="he-IL"/>
        </w:rPr>
        <w:t>ה</w:t>
      </w:r>
      <w:r w:rsidRPr="009C6F6C">
        <w:rPr>
          <w:rFonts w:ascii="Calibri Light" w:eastAsia="Times New Roman" w:hAnsi="Calibri Light" w:cs="David"/>
          <w:kern w:val="32"/>
          <w:sz w:val="24"/>
          <w:szCs w:val="24"/>
          <w:rtl/>
          <w:lang w:eastAsia="he-IL"/>
        </w:rPr>
        <w:t xml:space="preserve">ביטוח. הביטוח אינו </w:t>
      </w:r>
      <w:r w:rsidRPr="009C6F6C">
        <w:rPr>
          <w:rFonts w:ascii="Calibri Light" w:eastAsia="Times New Roman" w:hAnsi="Calibri Light" w:cs="David" w:hint="eastAsia"/>
          <w:kern w:val="32"/>
          <w:sz w:val="24"/>
          <w:szCs w:val="24"/>
          <w:rtl/>
          <w:lang w:eastAsia="he-IL"/>
        </w:rPr>
        <w:t>כולל</w:t>
      </w:r>
      <w:r w:rsidRPr="009C6F6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9C6F6C">
        <w:rPr>
          <w:rFonts w:ascii="Calibri Light" w:eastAsia="Times New Roman" w:hAnsi="Calibri Light" w:cs="David" w:hint="eastAsia"/>
          <w:kern w:val="32"/>
          <w:sz w:val="24"/>
          <w:szCs w:val="24"/>
          <w:rtl/>
          <w:lang w:eastAsia="he-IL"/>
        </w:rPr>
        <w:t>מסמכים</w:t>
      </w:r>
      <w:r w:rsidRPr="009C6F6C">
        <w:rPr>
          <w:rFonts w:ascii="Calibri Light" w:eastAsia="Times New Roman" w:hAnsi="Calibri Light" w:cs="David"/>
          <w:kern w:val="32"/>
          <w:sz w:val="24"/>
          <w:szCs w:val="24"/>
          <w:rtl/>
          <w:lang w:eastAsia="he-IL"/>
        </w:rPr>
        <w:t xml:space="preserve">, הפרת סודיות ואי יושר של עובדים. </w:t>
      </w:r>
    </w:p>
    <w:p w14:paraId="658CE8C4" w14:textId="77777777" w:rsidR="009C6F6C" w:rsidRPr="009C6F6C" w:rsidRDefault="009C6F6C" w:rsidP="009C6F6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הביטוח</w:t>
      </w:r>
      <w:r w:rsidRPr="009C6F6C">
        <w:rPr>
          <w:rFonts w:ascii="Times New Roman" w:eastAsia="Times New Roman" w:hAnsi="Times New Roman" w:cs="David"/>
          <w:sz w:val="24"/>
          <w:szCs w:val="24"/>
          <w:rtl/>
          <w:lang w:eastAsia="he-IL"/>
        </w:rPr>
        <w:t xml:space="preserve"> הינו בעל תחולה רטרואקטיבית </w:t>
      </w:r>
      <w:r w:rsidRPr="009C6F6C">
        <w:rPr>
          <w:rFonts w:ascii="Times New Roman" w:eastAsia="Times New Roman" w:hAnsi="Times New Roman" w:cs="David" w:hint="eastAsia"/>
          <w:sz w:val="24"/>
          <w:szCs w:val="24"/>
          <w:rtl/>
          <w:lang w:eastAsia="he-IL"/>
        </w:rPr>
        <w:t>מיום</w:t>
      </w:r>
      <w:r w:rsidRPr="009C6F6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9C6F6C">
        <w:rPr>
          <w:rFonts w:ascii="Times New Roman" w:eastAsia="Times New Roman" w:hAnsi="Times New Roman" w:cs="David"/>
          <w:b/>
          <w:bCs/>
          <w:sz w:val="24"/>
          <w:szCs w:val="24"/>
          <w:rtl/>
          <w:lang w:eastAsia="he-IL"/>
        </w:rPr>
        <w:t>"</w:t>
      </w:r>
      <w:r w:rsidRPr="009C6F6C">
        <w:rPr>
          <w:rFonts w:ascii="Times New Roman" w:eastAsia="Times New Roman" w:hAnsi="Times New Roman" w:cs="David" w:hint="eastAsia"/>
          <w:b/>
          <w:bCs/>
          <w:sz w:val="24"/>
          <w:szCs w:val="24"/>
          <w:rtl/>
          <w:lang w:eastAsia="he-IL"/>
        </w:rPr>
        <w:t>התאריך</w:t>
      </w:r>
      <w:r w:rsidRPr="009C6F6C">
        <w:rPr>
          <w:rFonts w:ascii="Times New Roman" w:eastAsia="Times New Roman" w:hAnsi="Times New Roman" w:cs="David"/>
          <w:b/>
          <w:bCs/>
          <w:sz w:val="24"/>
          <w:szCs w:val="24"/>
          <w:rtl/>
          <w:lang w:eastAsia="he-IL"/>
        </w:rPr>
        <w:t xml:space="preserve"> הרטרואקטיבי"</w:t>
      </w:r>
      <w:r w:rsidRPr="009C6F6C">
        <w:rPr>
          <w:rFonts w:ascii="Times New Roman" w:eastAsia="Times New Roman" w:hAnsi="Times New Roman" w:cs="David"/>
          <w:sz w:val="24"/>
          <w:szCs w:val="24"/>
          <w:rtl/>
          <w:lang w:eastAsia="he-IL"/>
        </w:rPr>
        <w:t xml:space="preserve">), וכולל תקופת גילוי </w:t>
      </w:r>
      <w:r w:rsidRPr="009C6F6C">
        <w:rPr>
          <w:rFonts w:ascii="Times New Roman" w:eastAsia="Times New Roman" w:hAnsi="Times New Roman" w:cs="David" w:hint="eastAsia"/>
          <w:sz w:val="24"/>
          <w:szCs w:val="24"/>
          <w:rtl/>
          <w:lang w:eastAsia="he-IL"/>
        </w:rPr>
        <w:t>מורחבת</w:t>
      </w:r>
      <w:r w:rsidRPr="009C6F6C">
        <w:rPr>
          <w:rFonts w:ascii="Times New Roman" w:eastAsia="Times New Roman" w:hAnsi="Times New Roman" w:cs="David"/>
          <w:sz w:val="24"/>
          <w:szCs w:val="24"/>
          <w:rtl/>
          <w:lang w:eastAsia="he-IL"/>
        </w:rPr>
        <w:t xml:space="preserve"> של </w:t>
      </w:r>
      <w:r w:rsidRPr="009C6F6C">
        <w:rPr>
          <w:rFonts w:ascii="Times New Roman" w:eastAsia="Times New Roman" w:hAnsi="Times New Roman" w:cs="David" w:hint="cs"/>
          <w:sz w:val="24"/>
          <w:szCs w:val="24"/>
          <w:rtl/>
          <w:lang w:eastAsia="he-IL"/>
        </w:rPr>
        <w:t>6</w:t>
      </w:r>
      <w:r w:rsidRPr="009C6F6C">
        <w:rPr>
          <w:rFonts w:ascii="Times New Roman" w:eastAsia="Times New Roman" w:hAnsi="Times New Roman" w:cs="David"/>
          <w:sz w:val="24"/>
          <w:szCs w:val="24"/>
          <w:rtl/>
          <w:lang w:eastAsia="he-IL"/>
        </w:rPr>
        <w:t xml:space="preserve"> חודשים לפחות.</w:t>
      </w:r>
    </w:p>
    <w:p w14:paraId="69CA9EF0" w14:textId="77777777" w:rsidR="009C6F6C" w:rsidRPr="009C6F6C" w:rsidRDefault="009C6F6C" w:rsidP="009C6F6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הביטוח</w:t>
      </w:r>
      <w:r w:rsidRPr="009C6F6C">
        <w:rPr>
          <w:rFonts w:ascii="Times New Roman" w:eastAsia="Times New Roman" w:hAnsi="Times New Roman" w:cs="David"/>
          <w:sz w:val="24"/>
          <w:szCs w:val="24"/>
          <w:rtl/>
          <w:lang w:eastAsia="he-IL"/>
        </w:rPr>
        <w:t xml:space="preserve"> כאמור הורחב </w:t>
      </w:r>
      <w:r w:rsidRPr="009C6F6C">
        <w:rPr>
          <w:rFonts w:ascii="Times New Roman" w:eastAsia="Times New Roman" w:hAnsi="Times New Roman" w:cs="David" w:hint="cs"/>
          <w:sz w:val="24"/>
          <w:szCs w:val="24"/>
          <w:rtl/>
          <w:lang w:eastAsia="he-IL"/>
        </w:rPr>
        <w:t>לשפות את</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החברה</w:t>
      </w:r>
      <w:r w:rsidRPr="009C6F6C">
        <w:rPr>
          <w:rFonts w:ascii="Times New Roman" w:eastAsia="Times New Roman" w:hAnsi="Times New Roman" w:cs="David" w:hint="eastAsia"/>
          <w:sz w:val="24"/>
          <w:szCs w:val="24"/>
          <w:rtl/>
          <w:lang w:eastAsia="he-IL"/>
        </w:rPr>
        <w:t xml:space="preserve"> </w:t>
      </w:r>
      <w:r w:rsidRPr="009C6F6C">
        <w:rPr>
          <w:rFonts w:ascii="Times New Roman" w:eastAsia="Times New Roman" w:hAnsi="Times New Roman" w:cs="David" w:hint="cs"/>
          <w:sz w:val="24"/>
          <w:szCs w:val="24"/>
          <w:rtl/>
          <w:lang w:eastAsia="he-IL"/>
        </w:rPr>
        <w:t>בגין</w:t>
      </w:r>
      <w:r w:rsidRPr="009C6F6C">
        <w:rPr>
          <w:rFonts w:ascii="Times New Roman" w:eastAsia="Times New Roman" w:hAnsi="Times New Roman" w:cs="David"/>
          <w:sz w:val="24"/>
          <w:szCs w:val="24"/>
          <w:rtl/>
          <w:lang w:eastAsia="he-IL"/>
        </w:rPr>
        <w:t xml:space="preserve"> אחריותה למעשי ו/או מחדלי היועץ ו/או עובדיו ו/או מי </w:t>
      </w:r>
      <w:r w:rsidRPr="009C6F6C">
        <w:rPr>
          <w:rFonts w:ascii="Times New Roman" w:eastAsia="Times New Roman" w:hAnsi="Times New Roman" w:cs="David" w:hint="eastAsia"/>
          <w:sz w:val="24"/>
          <w:szCs w:val="24"/>
          <w:rtl/>
          <w:lang w:eastAsia="he-IL"/>
        </w:rPr>
        <w:t>מטעמו</w:t>
      </w:r>
      <w:r w:rsidRPr="009C6F6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9C6F6C">
        <w:rPr>
          <w:rFonts w:ascii="Times New Roman" w:eastAsia="Times New Roman" w:hAnsi="Times New Roman" w:cs="David" w:hint="eastAsia"/>
          <w:sz w:val="24"/>
          <w:szCs w:val="24"/>
          <w:rtl/>
          <w:lang w:eastAsia="he-IL"/>
        </w:rPr>
        <w:t>מיחידי</w:t>
      </w:r>
      <w:r w:rsidRPr="009C6F6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9C6F6C">
        <w:rPr>
          <w:rFonts w:ascii="Times New Roman" w:eastAsia="Times New Roman" w:hAnsi="Times New Roman" w:cs="David" w:hint="cs"/>
          <w:sz w:val="24"/>
          <w:szCs w:val="24"/>
          <w:rtl/>
          <w:lang w:eastAsia="he-IL"/>
        </w:rPr>
        <w:t>החברה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eastAsia"/>
          <w:sz w:val="24"/>
          <w:szCs w:val="24"/>
          <w:rtl/>
          <w:lang w:eastAsia="he-IL"/>
        </w:rPr>
        <w:t>כלפי</w:t>
      </w:r>
      <w:r w:rsidRPr="009C6F6C">
        <w:rPr>
          <w:rFonts w:ascii="Times New Roman" w:eastAsia="Times New Roman" w:hAnsi="Times New Roman" w:cs="David"/>
          <w:sz w:val="24"/>
          <w:szCs w:val="24"/>
          <w:rtl/>
          <w:lang w:eastAsia="he-IL"/>
        </w:rPr>
        <w:t xml:space="preserve"> היועץ.</w:t>
      </w:r>
    </w:p>
    <w:p w14:paraId="1D404112"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נוסח הפוליסה לא יפחת מהנוסח הידוע כ- "שפי</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4"/>
          <w:szCs w:val="24"/>
          <w:rtl/>
          <w:lang w:eastAsia="he-IL"/>
        </w:rPr>
        <w:t xml:space="preserve"> ב.ר. 2011". </w:t>
      </w:r>
    </w:p>
    <w:p w14:paraId="450D07E3" w14:textId="77777777" w:rsidR="009C6F6C" w:rsidRPr="009C6F6C" w:rsidRDefault="009C6F6C" w:rsidP="009C6F6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FF459B9"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22C1E7" w14:textId="77777777" w:rsidR="009C6F6C" w:rsidRPr="009C6F6C" w:rsidRDefault="009C6F6C" w:rsidP="009C6F6C">
      <w:pPr>
        <w:widowControl w:val="0"/>
        <w:numPr>
          <w:ilvl w:val="0"/>
          <w:numId w:val="3"/>
        </w:numPr>
        <w:spacing w:before="0" w:beforeAutospacing="0" w:after="0" w:afterAutospacing="0" w:line="24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u w:val="single"/>
          <w:rtl/>
          <w:lang w:eastAsia="he-IL"/>
        </w:rPr>
        <w:t>ביטוח</w:t>
      </w:r>
      <w:r w:rsidRPr="009C6F6C">
        <w:rPr>
          <w:rFonts w:ascii="Times New Roman" w:eastAsia="Times New Roman" w:hAnsi="Times New Roman" w:cs="David"/>
          <w:sz w:val="24"/>
          <w:szCs w:val="24"/>
          <w:u w:val="single"/>
          <w:rtl/>
          <w:lang w:eastAsia="he-IL"/>
        </w:rPr>
        <w:t xml:space="preserve"> אחריות מעבידים</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 - מ.פ. __________________________</w:t>
      </w:r>
    </w:p>
    <w:p w14:paraId="5C75C7DB"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לכיסוי</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eastAsia"/>
          <w:sz w:val="24"/>
          <w:szCs w:val="24"/>
          <w:rtl/>
          <w:lang w:eastAsia="he-IL"/>
        </w:rPr>
        <w:t>חבותו</w:t>
      </w:r>
      <w:r w:rsidRPr="009C6F6C">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9C6F6C">
        <w:rPr>
          <w:rFonts w:ascii="Times New Roman" w:eastAsia="Times New Roman" w:hAnsi="Times New Roman" w:cs="David" w:hint="eastAsia"/>
          <w:sz w:val="24"/>
          <w:szCs w:val="24"/>
          <w:rtl/>
          <w:lang w:eastAsia="he-IL"/>
        </w:rPr>
        <w:t>ם</w:t>
      </w:r>
      <w:r w:rsidRPr="009C6F6C">
        <w:rPr>
          <w:rFonts w:ascii="Times New Roman" w:eastAsia="Times New Roman" w:hAnsi="Times New Roman" w:cs="David"/>
          <w:sz w:val="24"/>
          <w:szCs w:val="24"/>
          <w:rtl/>
          <w:lang w:eastAsia="he-IL"/>
        </w:rPr>
        <w:t xml:space="preserve">-1980 </w:t>
      </w:r>
      <w:r w:rsidRPr="009C6F6C">
        <w:rPr>
          <w:rFonts w:ascii="Times New Roman" w:eastAsia="Times New Roman" w:hAnsi="Times New Roman" w:cs="David" w:hint="eastAsia"/>
          <w:sz w:val="24"/>
          <w:szCs w:val="24"/>
          <w:rtl/>
          <w:lang w:eastAsia="he-IL"/>
        </w:rPr>
        <w:t>כלפי</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9C6F6C">
        <w:rPr>
          <w:rFonts w:ascii="Times New Roman" w:eastAsia="Times New Roman" w:hAnsi="Times New Roman" w:cs="David"/>
          <w:sz w:val="24"/>
          <w:szCs w:val="24"/>
          <w:rtl/>
          <w:lang w:eastAsia="he-IL"/>
        </w:rPr>
        <w:t>בגבולות אחריות של</w:t>
      </w:r>
      <w:r w:rsidRPr="009C6F6C">
        <w:rPr>
          <w:rFonts w:ascii="Times New Roman" w:eastAsia="Times New Roman" w:hAnsi="Times New Roman" w:cs="David" w:hint="cs"/>
          <w:sz w:val="24"/>
          <w:szCs w:val="24"/>
          <w:rtl/>
          <w:lang w:eastAsia="he-IL"/>
        </w:rPr>
        <w:t xml:space="preserve"> 20,000,000 ₪ לתובע, </w:t>
      </w:r>
      <w:r w:rsidRPr="009C6F6C">
        <w:rPr>
          <w:rFonts w:ascii="Times New Roman" w:eastAsia="Times New Roman" w:hAnsi="Times New Roman" w:cs="David" w:hint="eastAsia"/>
          <w:sz w:val="24"/>
          <w:szCs w:val="24"/>
          <w:rtl/>
          <w:lang w:eastAsia="he-IL"/>
        </w:rPr>
        <w:t>למקרה</w:t>
      </w:r>
      <w:r w:rsidRPr="009C6F6C">
        <w:rPr>
          <w:rFonts w:ascii="Times New Roman" w:eastAsia="Times New Roman" w:hAnsi="Times New Roman" w:cs="David"/>
          <w:sz w:val="24"/>
          <w:szCs w:val="24"/>
          <w:rtl/>
          <w:lang w:eastAsia="he-IL"/>
        </w:rPr>
        <w:t xml:space="preserve"> ובמצטבר ל</w:t>
      </w:r>
      <w:r w:rsidRPr="009C6F6C">
        <w:rPr>
          <w:rFonts w:ascii="Times New Roman" w:eastAsia="Times New Roman" w:hAnsi="Times New Roman" w:cs="David" w:hint="cs"/>
          <w:sz w:val="24"/>
          <w:szCs w:val="24"/>
          <w:rtl/>
          <w:lang w:eastAsia="he-IL"/>
        </w:rPr>
        <w:t>תקופת הביטוח</w:t>
      </w:r>
      <w:r w:rsidRPr="009C6F6C">
        <w:rPr>
          <w:rFonts w:ascii="Times New Roman" w:eastAsia="Times New Roman" w:hAnsi="Times New Roman" w:cs="David"/>
          <w:sz w:val="24"/>
          <w:szCs w:val="24"/>
          <w:rtl/>
          <w:lang w:eastAsia="he-IL"/>
        </w:rPr>
        <w:t xml:space="preserve">. הביטוח אינו כולל כל סייג בדבר </w:t>
      </w:r>
      <w:r w:rsidRPr="009C6F6C">
        <w:rPr>
          <w:rFonts w:ascii="Times New Roman" w:eastAsia="Times New Roman" w:hAnsi="Times New Roman" w:cs="David" w:hint="cs"/>
          <w:sz w:val="24"/>
          <w:szCs w:val="24"/>
          <w:rtl/>
          <w:lang w:eastAsia="he-IL"/>
        </w:rPr>
        <w:t xml:space="preserve">שעות עבודה, העסקת נוער וכן בדבר </w:t>
      </w:r>
      <w:r w:rsidRPr="009C6F6C">
        <w:rPr>
          <w:rFonts w:ascii="Times New Roman" w:eastAsia="Times New Roman" w:hAnsi="Times New Roman" w:cs="David"/>
          <w:sz w:val="24"/>
          <w:szCs w:val="24"/>
          <w:rtl/>
          <w:lang w:eastAsia="he-IL"/>
        </w:rPr>
        <w:t xml:space="preserve">חבות היועץ כלפי קבלנים, </w:t>
      </w:r>
      <w:r w:rsidRPr="009C6F6C">
        <w:rPr>
          <w:rFonts w:ascii="Times New Roman" w:eastAsia="Times New Roman" w:hAnsi="Times New Roman" w:cs="David" w:hint="eastAsia"/>
          <w:sz w:val="24"/>
          <w:szCs w:val="24"/>
          <w:rtl/>
          <w:lang w:eastAsia="he-IL"/>
        </w:rPr>
        <w:t>קבלני</w:t>
      </w:r>
      <w:r w:rsidRPr="009C6F6C">
        <w:rPr>
          <w:rFonts w:ascii="Times New Roman" w:eastAsia="Times New Roman" w:hAnsi="Times New Roman" w:cs="David"/>
          <w:sz w:val="24"/>
          <w:szCs w:val="24"/>
          <w:rtl/>
          <w:lang w:eastAsia="he-IL"/>
        </w:rPr>
        <w:t xml:space="preserve"> משנה ועובדיהם</w:t>
      </w:r>
      <w:r w:rsidRPr="009C6F6C">
        <w:rPr>
          <w:rFonts w:ascii="Times New Roman" w:eastAsia="Times New Roman" w:hAnsi="Times New Roman" w:cs="David" w:hint="cs"/>
          <w:sz w:val="24"/>
          <w:szCs w:val="24"/>
          <w:rtl/>
          <w:lang w:eastAsia="he-IL"/>
        </w:rPr>
        <w:t xml:space="preserve"> היה ויחשבו לעובדי היועץ</w:t>
      </w:r>
      <w:r w:rsidRPr="009C6F6C">
        <w:rPr>
          <w:rFonts w:ascii="Times New Roman" w:eastAsia="Times New Roman" w:hAnsi="Times New Roman" w:cs="David"/>
          <w:sz w:val="24"/>
          <w:szCs w:val="24"/>
          <w:rtl/>
          <w:lang w:eastAsia="he-IL"/>
        </w:rPr>
        <w:t>. הביטוח מורחב ל</w:t>
      </w:r>
      <w:r w:rsidRPr="009C6F6C">
        <w:rPr>
          <w:rFonts w:ascii="Times New Roman" w:eastAsia="Times New Roman" w:hAnsi="Times New Roman" w:cs="David" w:hint="cs"/>
          <w:sz w:val="24"/>
          <w:szCs w:val="24"/>
          <w:rtl/>
          <w:lang w:eastAsia="he-IL"/>
        </w:rPr>
        <w:t xml:space="preserve">שפות את החברה </w:t>
      </w:r>
      <w:r w:rsidRPr="009C6F6C">
        <w:rPr>
          <w:rFonts w:ascii="Times New Roman" w:eastAsia="Times New Roman" w:hAnsi="Times New Roman" w:cs="David"/>
          <w:sz w:val="24"/>
          <w:szCs w:val="24"/>
          <w:rtl/>
          <w:lang w:eastAsia="he-IL"/>
        </w:rPr>
        <w:t xml:space="preserve">היה ותיחשב למעביד של </w:t>
      </w:r>
      <w:r w:rsidRPr="009C6F6C">
        <w:rPr>
          <w:rFonts w:ascii="Times New Roman" w:eastAsia="Times New Roman" w:hAnsi="Times New Roman" w:cs="David" w:hint="eastAsia"/>
          <w:sz w:val="24"/>
          <w:szCs w:val="24"/>
          <w:rtl/>
          <w:lang w:eastAsia="he-IL"/>
        </w:rPr>
        <w:t>מי</w:t>
      </w:r>
      <w:r w:rsidRPr="009C6F6C">
        <w:rPr>
          <w:rFonts w:ascii="Times New Roman" w:eastAsia="Times New Roman" w:hAnsi="Times New Roman" w:cs="David"/>
          <w:sz w:val="24"/>
          <w:szCs w:val="24"/>
          <w:rtl/>
          <w:lang w:eastAsia="he-IL"/>
        </w:rPr>
        <w:t xml:space="preserve"> מ</w:t>
      </w:r>
      <w:r w:rsidRPr="009C6F6C">
        <w:rPr>
          <w:rFonts w:ascii="Times New Roman" w:eastAsia="Times New Roman" w:hAnsi="Times New Roman" w:cs="David" w:hint="cs"/>
          <w:sz w:val="24"/>
          <w:szCs w:val="24"/>
          <w:rtl/>
          <w:lang w:eastAsia="he-IL"/>
        </w:rPr>
        <w:t>עובדי</w:t>
      </w:r>
      <w:r w:rsidRPr="009C6F6C">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9C6F6C">
        <w:rPr>
          <w:rFonts w:ascii="Times New Roman" w:eastAsia="Times New Roman" w:hAnsi="Times New Roman" w:cs="David" w:hint="eastAsia"/>
          <w:sz w:val="24"/>
          <w:szCs w:val="24"/>
          <w:rtl/>
          <w:lang w:eastAsia="he-IL"/>
        </w:rPr>
        <w:t>מי</w:t>
      </w:r>
      <w:r w:rsidRPr="009C6F6C">
        <w:rPr>
          <w:rFonts w:ascii="Times New Roman" w:eastAsia="Times New Roman" w:hAnsi="Times New Roman" w:cs="David"/>
          <w:sz w:val="24"/>
          <w:szCs w:val="24"/>
          <w:rtl/>
          <w:lang w:eastAsia="he-IL"/>
        </w:rPr>
        <w:t xml:space="preserve"> מ</w:t>
      </w:r>
      <w:r w:rsidRPr="009C6F6C">
        <w:rPr>
          <w:rFonts w:ascii="Times New Roman" w:eastAsia="Times New Roman" w:hAnsi="Times New Roman" w:cs="David" w:hint="cs"/>
          <w:sz w:val="24"/>
          <w:szCs w:val="24"/>
          <w:rtl/>
          <w:lang w:eastAsia="he-IL"/>
        </w:rPr>
        <w:t>עובדיו</w:t>
      </w:r>
      <w:r w:rsidRPr="009C6F6C">
        <w:rPr>
          <w:rFonts w:ascii="Times New Roman" w:eastAsia="Times New Roman" w:hAnsi="Times New Roman" w:cs="David"/>
          <w:sz w:val="24"/>
          <w:szCs w:val="24"/>
          <w:rtl/>
          <w:lang w:eastAsia="he-IL"/>
        </w:rPr>
        <w:t>.</w:t>
      </w:r>
    </w:p>
    <w:p w14:paraId="2D811006"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508C7F" w14:textId="77777777" w:rsidR="009C6F6C" w:rsidRPr="009C6F6C" w:rsidRDefault="009C6F6C" w:rsidP="009C6F6C">
      <w:pPr>
        <w:widowControl w:val="0"/>
        <w:numPr>
          <w:ilvl w:val="0"/>
          <w:numId w:val="3"/>
        </w:numPr>
        <w:spacing w:before="0" w:beforeAutospacing="0" w:after="0" w:afterAutospacing="0" w:line="240" w:lineRule="exact"/>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u w:val="single"/>
          <w:rtl/>
          <w:lang w:eastAsia="he-IL"/>
        </w:rPr>
        <w:t>ביטוח</w:t>
      </w:r>
      <w:r w:rsidRPr="009C6F6C">
        <w:rPr>
          <w:rFonts w:ascii="Times New Roman" w:eastAsia="Times New Roman" w:hAnsi="Times New Roman" w:cs="David"/>
          <w:sz w:val="24"/>
          <w:szCs w:val="24"/>
          <w:u w:val="single"/>
          <w:rtl/>
          <w:lang w:eastAsia="he-IL"/>
        </w:rPr>
        <w:t xml:space="preserve"> אחריות כלפי צד שלישי</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 מ.פ. _______________________</w:t>
      </w:r>
    </w:p>
    <w:p w14:paraId="6C2AC790" w14:textId="77777777" w:rsidR="009C6F6C" w:rsidRPr="009C6F6C" w:rsidRDefault="009C6F6C" w:rsidP="009C6F6C">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לכיסוי</w:t>
      </w:r>
      <w:r w:rsidRPr="009C6F6C">
        <w:rPr>
          <w:rFonts w:ascii="Times New Roman" w:eastAsia="Times New Roman" w:hAnsi="Times New Roman" w:cs="David"/>
          <w:sz w:val="24"/>
          <w:szCs w:val="24"/>
          <w:rtl/>
          <w:lang w:eastAsia="he-IL"/>
        </w:rPr>
        <w:t xml:space="preserve"> אחריות היועץ על פי דין </w:t>
      </w:r>
      <w:r w:rsidRPr="009C6F6C">
        <w:rPr>
          <w:rFonts w:ascii="Times New Roman" w:eastAsia="Times New Roman" w:hAnsi="Times New Roman" w:cs="David" w:hint="eastAsia"/>
          <w:sz w:val="24"/>
          <w:szCs w:val="24"/>
          <w:rtl/>
          <w:lang w:eastAsia="he-IL"/>
        </w:rPr>
        <w:t>בגין</w:t>
      </w:r>
      <w:r w:rsidRPr="009C6F6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hint="eastAsia"/>
          <w:sz w:val="24"/>
          <w:szCs w:val="24"/>
          <w:rtl/>
          <w:lang w:eastAsia="he-IL"/>
        </w:rPr>
        <w:t>לרבות</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במפורש החברה)</w:t>
      </w:r>
      <w:r w:rsidRPr="009C6F6C">
        <w:rPr>
          <w:rFonts w:ascii="Times New Roman" w:eastAsia="Times New Roman" w:hAnsi="Times New Roman" w:cs="David"/>
          <w:sz w:val="24"/>
          <w:szCs w:val="24"/>
          <w:rtl/>
          <w:lang w:eastAsia="he-IL"/>
        </w:rPr>
        <w:t>, בג</w:t>
      </w:r>
      <w:r w:rsidRPr="009C6F6C">
        <w:rPr>
          <w:rFonts w:ascii="Times New Roman" w:eastAsia="Times New Roman" w:hAnsi="Times New Roman" w:cs="David" w:hint="eastAsia"/>
          <w:sz w:val="24"/>
          <w:szCs w:val="24"/>
          <w:rtl/>
          <w:lang w:eastAsia="he-IL"/>
        </w:rPr>
        <w:t>בולות</w:t>
      </w:r>
      <w:r w:rsidRPr="009C6F6C">
        <w:rPr>
          <w:rFonts w:ascii="Times New Roman" w:eastAsia="Times New Roman" w:hAnsi="Times New Roman" w:cs="David"/>
          <w:sz w:val="24"/>
          <w:szCs w:val="24"/>
          <w:rtl/>
          <w:lang w:eastAsia="he-IL"/>
        </w:rPr>
        <w:t xml:space="preserve"> אחריות בסך של </w:t>
      </w:r>
      <w:r w:rsidRPr="009C6F6C">
        <w:rPr>
          <w:rFonts w:ascii="Times New Roman" w:eastAsia="Times New Roman" w:hAnsi="Times New Roman" w:cs="David" w:hint="cs"/>
          <w:sz w:val="24"/>
          <w:szCs w:val="24"/>
          <w:rtl/>
          <w:lang w:eastAsia="he-IL"/>
        </w:rPr>
        <w:t>4</w:t>
      </w:r>
      <w:r w:rsidRPr="009C6F6C">
        <w:rPr>
          <w:rFonts w:ascii="Times New Roman" w:eastAsia="Times New Roman" w:hAnsi="Times New Roman" w:cs="David"/>
          <w:sz w:val="24"/>
          <w:szCs w:val="24"/>
          <w:rtl/>
          <w:lang w:eastAsia="he-IL"/>
        </w:rPr>
        <w:t>,000,000</w:t>
      </w:r>
      <w:r w:rsidRPr="009C6F6C">
        <w:rPr>
          <w:rFonts w:ascii="Times New Roman" w:eastAsia="Times New Roman" w:hAnsi="Times New Roman" w:cs="David" w:hint="cs"/>
          <w:sz w:val="24"/>
          <w:szCs w:val="24"/>
          <w:rtl/>
          <w:lang w:eastAsia="he-IL"/>
        </w:rPr>
        <w:t xml:space="preserve"> ₪ </w:t>
      </w:r>
      <w:r w:rsidRPr="009C6F6C">
        <w:rPr>
          <w:rFonts w:ascii="Times New Roman" w:eastAsia="Times New Roman" w:hAnsi="Times New Roman" w:cs="David"/>
          <w:sz w:val="24"/>
          <w:szCs w:val="24"/>
          <w:rtl/>
          <w:lang w:eastAsia="he-IL"/>
        </w:rPr>
        <w:t xml:space="preserve">למקרה ובמצטבר לתקופת </w:t>
      </w:r>
      <w:r w:rsidRPr="009C6F6C">
        <w:rPr>
          <w:rFonts w:ascii="Times New Roman" w:eastAsia="Times New Roman" w:hAnsi="Times New Roman" w:cs="David" w:hint="cs"/>
          <w:sz w:val="24"/>
          <w:szCs w:val="24"/>
          <w:rtl/>
          <w:lang w:eastAsia="he-IL"/>
        </w:rPr>
        <w:t>ה</w:t>
      </w:r>
      <w:r w:rsidRPr="009C6F6C">
        <w:rPr>
          <w:rFonts w:ascii="Times New Roman" w:eastAsia="Times New Roman" w:hAnsi="Times New Roman" w:cs="David" w:hint="eastAsia"/>
          <w:sz w:val="24"/>
          <w:szCs w:val="24"/>
          <w:rtl/>
          <w:lang w:eastAsia="he-IL"/>
        </w:rPr>
        <w:t>ביטוח</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eastAsia"/>
          <w:sz w:val="24"/>
          <w:szCs w:val="24"/>
          <w:rtl/>
          <w:lang w:eastAsia="he-IL"/>
        </w:rPr>
        <w:t>הביטוח</w:t>
      </w:r>
      <w:r w:rsidRPr="009C6F6C">
        <w:rPr>
          <w:rFonts w:ascii="Times New Roman" w:eastAsia="Times New Roman" w:hAnsi="Times New Roman" w:cs="David"/>
          <w:sz w:val="24"/>
          <w:szCs w:val="24"/>
          <w:rtl/>
          <w:lang w:eastAsia="he-IL"/>
        </w:rPr>
        <w:t xml:space="preserve"> אינו כולל כל סייג בדבר חבות בגין וכלפי קבלנים, </w:t>
      </w:r>
      <w:r w:rsidRPr="009C6F6C">
        <w:rPr>
          <w:rFonts w:ascii="Times New Roman" w:eastAsia="Times New Roman" w:hAnsi="Times New Roman" w:cs="David" w:hint="eastAsia"/>
          <w:sz w:val="24"/>
          <w:szCs w:val="24"/>
          <w:rtl/>
          <w:lang w:eastAsia="he-IL"/>
        </w:rPr>
        <w:t>קבלני</w:t>
      </w:r>
      <w:r w:rsidRPr="009C6F6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9C6F6C">
        <w:rPr>
          <w:rFonts w:ascii="Times New Roman" w:eastAsia="Times New Roman" w:hAnsi="Times New Roman" w:cs="David" w:hint="cs"/>
          <w:sz w:val="24"/>
          <w:szCs w:val="24"/>
          <w:rtl/>
          <w:lang w:eastAsia="he-IL"/>
        </w:rPr>
        <w:t xml:space="preserve">שפות את החברה בגין </w:t>
      </w:r>
      <w:r w:rsidRPr="009C6F6C">
        <w:rPr>
          <w:rFonts w:ascii="Times New Roman" w:eastAsia="Times New Roman" w:hAnsi="Times New Roman" w:cs="David"/>
          <w:sz w:val="24"/>
          <w:szCs w:val="24"/>
          <w:rtl/>
          <w:lang w:eastAsia="he-IL"/>
        </w:rPr>
        <w:t xml:space="preserve">אחריותה למעשי ו/או מחדלי היועץ ו/או מי מטעמו, בכפוף </w:t>
      </w:r>
      <w:r w:rsidRPr="009C6F6C">
        <w:rPr>
          <w:rFonts w:ascii="Times New Roman" w:eastAsia="Times New Roman" w:hAnsi="Times New Roman" w:cs="David" w:hint="eastAsia"/>
          <w:sz w:val="24"/>
          <w:szCs w:val="24"/>
          <w:rtl/>
          <w:lang w:eastAsia="he-IL"/>
        </w:rPr>
        <w:t>לסעיף</w:t>
      </w:r>
      <w:r w:rsidRPr="009C6F6C">
        <w:rPr>
          <w:rFonts w:ascii="Times New Roman" w:eastAsia="Times New Roman" w:hAnsi="Times New Roman" w:cs="David"/>
          <w:sz w:val="24"/>
          <w:szCs w:val="24"/>
          <w:rtl/>
          <w:lang w:eastAsia="he-IL"/>
        </w:rPr>
        <w:t xml:space="preserve"> אחריות צולבת.</w:t>
      </w:r>
    </w:p>
    <w:p w14:paraId="4036E0F0" w14:textId="77777777" w:rsidR="009C6F6C" w:rsidRPr="009C6F6C" w:rsidRDefault="009C6F6C" w:rsidP="009C6F6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14603A52" w14:textId="77777777" w:rsidR="009C6F6C" w:rsidRPr="009C6F6C" w:rsidRDefault="009C6F6C" w:rsidP="009C6F6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AAA1B2E"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AE180CF"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9C6F6C">
        <w:rPr>
          <w:rFonts w:ascii="Times New Roman" w:eastAsia="Times New Roman" w:hAnsi="Times New Roman" w:cs="David" w:hint="eastAsia"/>
          <w:b/>
          <w:bCs/>
          <w:sz w:val="24"/>
          <w:szCs w:val="24"/>
          <w:u w:val="single"/>
          <w:rtl/>
          <w:lang w:eastAsia="he-IL"/>
        </w:rPr>
        <w:t>כללי</w:t>
      </w:r>
      <w:r w:rsidRPr="009C6F6C">
        <w:rPr>
          <w:rFonts w:ascii="Times New Roman" w:eastAsia="Times New Roman" w:hAnsi="Times New Roman" w:cs="David"/>
          <w:b/>
          <w:bCs/>
          <w:sz w:val="24"/>
          <w:szCs w:val="24"/>
          <w:u w:val="single"/>
          <w:rtl/>
          <w:lang w:eastAsia="he-IL"/>
        </w:rPr>
        <w:t xml:space="preserve"> לכל הפוליסות</w:t>
      </w:r>
      <w:r w:rsidRPr="009C6F6C">
        <w:rPr>
          <w:rFonts w:ascii="Times New Roman" w:eastAsia="Times New Roman" w:hAnsi="Times New Roman" w:cs="David"/>
          <w:b/>
          <w:bCs/>
          <w:sz w:val="24"/>
          <w:szCs w:val="24"/>
          <w:rtl/>
          <w:lang w:eastAsia="he-IL"/>
        </w:rPr>
        <w:t xml:space="preserve"> </w:t>
      </w:r>
      <w:r w:rsidRPr="009C6F6C">
        <w:rPr>
          <w:rFonts w:ascii="Times New Roman" w:eastAsia="Times New Roman" w:hAnsi="Times New Roman" w:cs="David" w:hint="eastAsia"/>
          <w:b/>
          <w:bCs/>
          <w:sz w:val="24"/>
          <w:szCs w:val="24"/>
          <w:rtl/>
          <w:lang w:eastAsia="he-IL"/>
        </w:rPr>
        <w:t>–</w:t>
      </w:r>
      <w:r w:rsidRPr="009C6F6C">
        <w:rPr>
          <w:rFonts w:ascii="Times New Roman" w:eastAsia="Times New Roman" w:hAnsi="Times New Roman" w:cs="David"/>
          <w:b/>
          <w:bCs/>
          <w:sz w:val="24"/>
          <w:szCs w:val="24"/>
          <w:rtl/>
          <w:lang w:eastAsia="he-IL"/>
        </w:rPr>
        <w:t xml:space="preserve"> </w:t>
      </w:r>
    </w:p>
    <w:p w14:paraId="381781E1"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DE782A" w14:textId="77777777" w:rsidR="009C6F6C" w:rsidRPr="009C6F6C" w:rsidRDefault="009C6F6C" w:rsidP="009C6F6C">
      <w:pPr>
        <w:widowControl w:val="0"/>
        <w:numPr>
          <w:ilvl w:val="0"/>
          <w:numId w:val="2"/>
        </w:numPr>
        <w:spacing w:before="0" w:beforeAutospacing="0" w:after="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b/>
          <w:bCs/>
          <w:sz w:val="24"/>
          <w:szCs w:val="24"/>
          <w:rtl/>
          <w:lang w:eastAsia="he-IL"/>
        </w:rPr>
        <w:t>"</w:t>
      </w:r>
      <w:r w:rsidRPr="009C6F6C">
        <w:rPr>
          <w:rFonts w:ascii="Times New Roman" w:eastAsia="Times New Roman" w:hAnsi="Times New Roman" w:cs="David" w:hint="cs"/>
          <w:b/>
          <w:bCs/>
          <w:sz w:val="24"/>
          <w:szCs w:val="24"/>
          <w:rtl/>
          <w:lang w:eastAsia="he-IL"/>
        </w:rPr>
        <w:t>החברה</w:t>
      </w:r>
      <w:r w:rsidRPr="009C6F6C">
        <w:rPr>
          <w:rFonts w:ascii="Times New Roman" w:eastAsia="Times New Roman" w:hAnsi="Times New Roman" w:cs="David"/>
          <w:b/>
          <w:bCs/>
          <w:sz w:val="24"/>
          <w:szCs w:val="24"/>
          <w:rtl/>
          <w:lang w:eastAsia="he-IL"/>
        </w:rPr>
        <w:t>"</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eastAsia"/>
          <w:sz w:val="24"/>
          <w:szCs w:val="24"/>
          <w:rtl/>
          <w:lang w:eastAsia="he-IL"/>
        </w:rPr>
        <w:t>לצורך</w:t>
      </w:r>
      <w:r w:rsidRPr="009C6F6C">
        <w:rPr>
          <w:rFonts w:ascii="Times New Roman" w:eastAsia="Times New Roman" w:hAnsi="Times New Roman" w:cs="David"/>
          <w:sz w:val="24"/>
          <w:szCs w:val="24"/>
          <w:rtl/>
          <w:lang w:eastAsia="he-IL"/>
        </w:rPr>
        <w:t xml:space="preserve"> הביטוחים הנ"</w:t>
      </w:r>
      <w:r w:rsidRPr="009C6F6C">
        <w:rPr>
          <w:rFonts w:ascii="Times New Roman" w:eastAsia="Times New Roman" w:hAnsi="Times New Roman" w:cs="David" w:hint="eastAsia"/>
          <w:sz w:val="24"/>
          <w:szCs w:val="24"/>
          <w:rtl/>
          <w:lang w:eastAsia="he-IL"/>
        </w:rPr>
        <w:t>ל</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eastAsia"/>
          <w:sz w:val="24"/>
          <w:szCs w:val="24"/>
          <w:rtl/>
          <w:lang w:eastAsia="he-IL"/>
        </w:rPr>
        <w:t>ו</w:t>
      </w:r>
      <w:r w:rsidRPr="009C6F6C">
        <w:rPr>
          <w:rFonts w:ascii="Times New Roman" w:eastAsia="Times New Roman" w:hAnsi="Times New Roman" w:cs="David"/>
          <w:sz w:val="24"/>
          <w:szCs w:val="24"/>
          <w:rtl/>
          <w:lang w:eastAsia="he-IL"/>
        </w:rPr>
        <w:t>/או אישור זה הינ</w:t>
      </w:r>
      <w:r w:rsidRPr="009C6F6C">
        <w:rPr>
          <w:rFonts w:ascii="Times New Roman" w:eastAsia="Times New Roman" w:hAnsi="Times New Roman" w:cs="David" w:hint="cs"/>
          <w:sz w:val="24"/>
          <w:szCs w:val="24"/>
          <w:rtl/>
          <w:lang w:eastAsia="he-IL"/>
        </w:rPr>
        <w:t>ה</w:t>
      </w:r>
      <w:r w:rsidRPr="009C6F6C">
        <w:rPr>
          <w:rFonts w:ascii="Times New Roman" w:eastAsia="Times New Roman" w:hAnsi="Times New Roman" w:cs="David"/>
          <w:sz w:val="24"/>
          <w:szCs w:val="24"/>
          <w:rtl/>
          <w:lang w:eastAsia="he-IL"/>
        </w:rPr>
        <w:t xml:space="preserve"> לרבות חברת אם ו/או חברות בנות ו/או חברות שלובות</w:t>
      </w:r>
      <w:r w:rsidRPr="009C6F6C">
        <w:rPr>
          <w:rFonts w:ascii="Times New Roman" w:eastAsia="Times New Roman" w:hAnsi="Times New Roman" w:cs="David" w:hint="cs"/>
          <w:sz w:val="24"/>
          <w:szCs w:val="24"/>
          <w:rtl/>
          <w:lang w:eastAsia="he-IL"/>
        </w:rPr>
        <w:t xml:space="preserve"> ו/או עובדיהן ו/או מנהליהן</w:t>
      </w:r>
      <w:r w:rsidRPr="009C6F6C">
        <w:rPr>
          <w:rFonts w:ascii="Times New Roman" w:eastAsia="Times New Roman" w:hAnsi="Times New Roman" w:cs="David"/>
          <w:sz w:val="24"/>
          <w:szCs w:val="24"/>
          <w:rtl/>
          <w:lang w:eastAsia="he-IL"/>
        </w:rPr>
        <w:t>.</w:t>
      </w:r>
    </w:p>
    <w:p w14:paraId="09B4E4E3" w14:textId="77777777" w:rsidR="009C6F6C" w:rsidRPr="009C6F6C" w:rsidRDefault="009C6F6C" w:rsidP="009C6F6C">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7BBD953A" w14:textId="77777777" w:rsidR="009C6F6C" w:rsidRPr="009C6F6C" w:rsidRDefault="009C6F6C" w:rsidP="009C6F6C">
      <w:pPr>
        <w:widowControl w:val="0"/>
        <w:numPr>
          <w:ilvl w:val="0"/>
          <w:numId w:val="2"/>
        </w:numPr>
        <w:spacing w:before="0" w:beforeAutospacing="0" w:after="0" w:afterAutospacing="0" w:line="24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3312DE30" w14:textId="77777777" w:rsidR="009C6F6C" w:rsidRPr="009C6F6C" w:rsidRDefault="009C6F6C" w:rsidP="009C6F6C">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75E2A4B0" w14:textId="77777777" w:rsidR="009C6F6C" w:rsidRPr="009C6F6C" w:rsidRDefault="009C6F6C" w:rsidP="009C6F6C">
      <w:pPr>
        <w:widowControl w:val="0"/>
        <w:numPr>
          <w:ilvl w:val="0"/>
          <w:numId w:val="2"/>
        </w:numPr>
        <w:spacing w:before="0" w:beforeAutospacing="0" w:after="0" w:afterAutospacing="0" w:line="24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הננו</w:t>
      </w:r>
      <w:r w:rsidRPr="009C6F6C">
        <w:rPr>
          <w:rFonts w:ascii="Times New Roman" w:eastAsia="Times New Roman" w:hAnsi="Times New Roman" w:cs="David"/>
          <w:sz w:val="24"/>
          <w:szCs w:val="24"/>
          <w:rtl/>
          <w:lang w:eastAsia="he-IL"/>
        </w:rPr>
        <w:t xml:space="preserve"> מאשרים כי ידוע לנו שהאחריות </w:t>
      </w:r>
      <w:r w:rsidRPr="009C6F6C">
        <w:rPr>
          <w:rFonts w:ascii="Times New Roman" w:eastAsia="Times New Roman" w:hAnsi="Times New Roman" w:cs="David" w:hint="eastAsia"/>
          <w:sz w:val="24"/>
          <w:szCs w:val="24"/>
          <w:rtl/>
          <w:lang w:eastAsia="he-IL"/>
        </w:rPr>
        <w:t>לתשלום</w:t>
      </w:r>
      <w:r w:rsidRPr="009C6F6C">
        <w:rPr>
          <w:rFonts w:ascii="Times New Roman" w:eastAsia="Times New Roman" w:hAnsi="Times New Roman" w:cs="David"/>
          <w:sz w:val="24"/>
          <w:szCs w:val="24"/>
          <w:rtl/>
          <w:lang w:eastAsia="he-IL"/>
        </w:rPr>
        <w:t xml:space="preserve"> פרמיות הביטוח והשתתפות עצמית חלה על היועץ בלבד</w:t>
      </w:r>
      <w:r w:rsidRPr="009C6F6C">
        <w:rPr>
          <w:rFonts w:ascii="Times New Roman" w:eastAsia="Times New Roman" w:hAnsi="Times New Roman" w:cs="David" w:hint="cs"/>
          <w:sz w:val="24"/>
          <w:szCs w:val="24"/>
          <w:rtl/>
          <w:lang w:eastAsia="he-IL"/>
        </w:rPr>
        <w:t>, ובשום מקרה לא על החברה</w:t>
      </w:r>
      <w:r w:rsidRPr="009C6F6C">
        <w:rPr>
          <w:rFonts w:ascii="Times New Roman" w:eastAsia="Times New Roman" w:hAnsi="Times New Roman" w:cs="David"/>
          <w:sz w:val="24"/>
          <w:szCs w:val="24"/>
          <w:rtl/>
          <w:lang w:eastAsia="he-IL"/>
        </w:rPr>
        <w:t>.</w:t>
      </w:r>
    </w:p>
    <w:p w14:paraId="12D4D832"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76AB24" w14:textId="77777777" w:rsidR="009C6F6C" w:rsidRPr="009C6F6C" w:rsidRDefault="009C6F6C" w:rsidP="009C6F6C">
      <w:pPr>
        <w:widowControl w:val="0"/>
        <w:numPr>
          <w:ilvl w:val="0"/>
          <w:numId w:val="2"/>
        </w:numPr>
        <w:spacing w:before="0" w:beforeAutospacing="0" w:after="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eastAsia"/>
          <w:sz w:val="24"/>
          <w:szCs w:val="24"/>
          <w:rtl/>
          <w:lang w:eastAsia="he-IL"/>
        </w:rPr>
        <w:t>הננו</w:t>
      </w:r>
      <w:r w:rsidRPr="009C6F6C">
        <w:rPr>
          <w:rFonts w:ascii="Times New Roman" w:eastAsia="Times New Roman" w:hAnsi="Times New Roman" w:cs="David"/>
          <w:sz w:val="24"/>
          <w:szCs w:val="24"/>
          <w:rtl/>
          <w:lang w:eastAsia="he-IL"/>
        </w:rPr>
        <w:t xml:space="preserve"> מאשרים כי כל הביטוחים הנ"</w:t>
      </w:r>
      <w:r w:rsidRPr="009C6F6C">
        <w:rPr>
          <w:rFonts w:ascii="Times New Roman" w:eastAsia="Times New Roman" w:hAnsi="Times New Roman" w:cs="David" w:hint="eastAsia"/>
          <w:sz w:val="24"/>
          <w:szCs w:val="24"/>
          <w:rtl/>
          <w:lang w:eastAsia="he-IL"/>
        </w:rPr>
        <w:t>ל</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eastAsia"/>
          <w:sz w:val="24"/>
          <w:szCs w:val="24"/>
          <w:rtl/>
          <w:lang w:eastAsia="he-IL"/>
        </w:rPr>
        <w:t>הינם</w:t>
      </w:r>
      <w:r w:rsidRPr="009C6F6C">
        <w:rPr>
          <w:rFonts w:ascii="Times New Roman" w:eastAsia="Times New Roman" w:hAnsi="Times New Roman" w:cs="David"/>
          <w:sz w:val="24"/>
          <w:szCs w:val="24"/>
          <w:rtl/>
          <w:lang w:eastAsia="he-IL"/>
        </w:rPr>
        <w:t xml:space="preserve"> ראשוניים וקודמים לכל ביטוח הנערך על ידי </w:t>
      </w:r>
      <w:r w:rsidRPr="009C6F6C">
        <w:rPr>
          <w:rFonts w:ascii="Times New Roman" w:eastAsia="Times New Roman" w:hAnsi="Times New Roman" w:cs="David" w:hint="cs"/>
          <w:sz w:val="24"/>
          <w:szCs w:val="24"/>
          <w:rtl/>
          <w:lang w:eastAsia="he-IL"/>
        </w:rPr>
        <w:t>החברה</w:t>
      </w:r>
      <w:r w:rsidRPr="009C6F6C">
        <w:rPr>
          <w:rFonts w:ascii="Times New Roman" w:eastAsia="Times New Roman" w:hAnsi="Times New Roman" w:cs="David"/>
          <w:sz w:val="24"/>
          <w:szCs w:val="24"/>
          <w:rtl/>
          <w:lang w:eastAsia="he-IL"/>
        </w:rPr>
        <w:t xml:space="preserve"> ו/או לטובתה, ואנו מוותרים על </w:t>
      </w:r>
      <w:r w:rsidRPr="009C6F6C">
        <w:rPr>
          <w:rFonts w:ascii="Times New Roman" w:eastAsia="Times New Roman" w:hAnsi="Times New Roman" w:cs="David" w:hint="eastAsia"/>
          <w:sz w:val="24"/>
          <w:szCs w:val="24"/>
          <w:rtl/>
          <w:lang w:eastAsia="he-IL"/>
        </w:rPr>
        <w:t>כל</w:t>
      </w:r>
      <w:r w:rsidRPr="009C6F6C">
        <w:rPr>
          <w:rFonts w:ascii="Times New Roman" w:eastAsia="Times New Roman" w:hAnsi="Times New Roman" w:cs="David"/>
          <w:sz w:val="24"/>
          <w:szCs w:val="24"/>
          <w:rtl/>
          <w:lang w:eastAsia="he-IL"/>
        </w:rPr>
        <w:t xml:space="preserve"> טענה ו/או דרישה ו/או תביעה בדבר שיתוף ביטוחי </w:t>
      </w:r>
      <w:r w:rsidRPr="009C6F6C">
        <w:rPr>
          <w:rFonts w:ascii="Times New Roman" w:eastAsia="Times New Roman" w:hAnsi="Times New Roman" w:cs="David" w:hint="cs"/>
          <w:sz w:val="24"/>
          <w:szCs w:val="24"/>
          <w:rtl/>
          <w:lang w:eastAsia="he-IL"/>
        </w:rPr>
        <w:t>החברה</w:t>
      </w:r>
      <w:r w:rsidRPr="009C6F6C">
        <w:rPr>
          <w:rFonts w:ascii="Times New Roman" w:eastAsia="Times New Roman" w:hAnsi="Times New Roman" w:cs="David"/>
          <w:sz w:val="24"/>
          <w:szCs w:val="24"/>
          <w:rtl/>
          <w:lang w:eastAsia="he-IL"/>
        </w:rPr>
        <w:t>.</w:t>
      </w:r>
    </w:p>
    <w:p w14:paraId="059047A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0B1A1875" w14:textId="77777777" w:rsidR="009C6F6C" w:rsidRPr="009C6F6C" w:rsidRDefault="009C6F6C" w:rsidP="009C6F6C">
      <w:pPr>
        <w:widowControl w:val="0"/>
        <w:numPr>
          <w:ilvl w:val="0"/>
          <w:numId w:val="2"/>
        </w:numPr>
        <w:spacing w:before="0" w:beforeAutospacing="0" w:after="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0328EFDD"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869CF8" w14:textId="77777777" w:rsidR="009C6F6C" w:rsidRPr="009C6F6C" w:rsidRDefault="009C6F6C" w:rsidP="009C6F6C">
      <w:pPr>
        <w:widowControl w:val="0"/>
        <w:numPr>
          <w:ilvl w:val="0"/>
          <w:numId w:val="2"/>
        </w:numPr>
        <w:spacing w:before="0" w:beforeAutospacing="0" w:after="0" w:afterAutospacing="0" w:line="24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eastAsia"/>
          <w:sz w:val="24"/>
          <w:szCs w:val="24"/>
          <w:rtl/>
          <w:lang w:eastAsia="he-IL"/>
        </w:rPr>
        <w:t>הננו</w:t>
      </w:r>
      <w:r w:rsidRPr="009C6F6C">
        <w:rPr>
          <w:rFonts w:ascii="Times New Roman" w:eastAsia="Times New Roman" w:hAnsi="Times New Roman" w:cs="David"/>
          <w:sz w:val="24"/>
          <w:szCs w:val="24"/>
          <w:rtl/>
          <w:lang w:eastAsia="he-IL"/>
        </w:rPr>
        <w:t xml:space="preserve"> מתחייבים כי הביטוחים הנ"</w:t>
      </w:r>
      <w:r w:rsidRPr="009C6F6C">
        <w:rPr>
          <w:rFonts w:ascii="Times New Roman" w:eastAsia="Times New Roman" w:hAnsi="Times New Roman" w:cs="David" w:hint="eastAsia"/>
          <w:sz w:val="24"/>
          <w:szCs w:val="24"/>
          <w:rtl/>
          <w:lang w:eastAsia="he-IL"/>
        </w:rPr>
        <w:t>ל</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eastAsia"/>
          <w:sz w:val="24"/>
          <w:szCs w:val="24"/>
          <w:rtl/>
          <w:lang w:eastAsia="he-IL"/>
        </w:rPr>
        <w:t>לא</w:t>
      </w:r>
      <w:r w:rsidRPr="009C6F6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9C6F6C">
        <w:rPr>
          <w:rFonts w:ascii="Times New Roman" w:eastAsia="Times New Roman" w:hAnsi="Times New Roman" w:cs="David" w:hint="cs"/>
          <w:sz w:val="24"/>
          <w:szCs w:val="24"/>
          <w:rtl/>
          <w:lang w:eastAsia="he-IL"/>
        </w:rPr>
        <w:t>לחברה</w:t>
      </w:r>
      <w:r w:rsidRPr="009C6F6C">
        <w:rPr>
          <w:rFonts w:ascii="Times New Roman" w:eastAsia="Times New Roman" w:hAnsi="Times New Roman" w:cs="David"/>
          <w:sz w:val="24"/>
          <w:szCs w:val="24"/>
          <w:rtl/>
          <w:lang w:eastAsia="he-IL"/>
        </w:rPr>
        <w:t xml:space="preserve">, בכתב, </w:t>
      </w:r>
      <w:r w:rsidRPr="009C6F6C">
        <w:rPr>
          <w:rFonts w:ascii="Times New Roman" w:eastAsia="Times New Roman" w:hAnsi="Times New Roman" w:cs="David" w:hint="eastAsia"/>
          <w:sz w:val="24"/>
          <w:szCs w:val="24"/>
          <w:rtl/>
          <w:lang w:eastAsia="he-IL"/>
        </w:rPr>
        <w:t>בדואר</w:t>
      </w:r>
      <w:r w:rsidRPr="009C6F6C">
        <w:rPr>
          <w:rFonts w:ascii="Times New Roman" w:eastAsia="Times New Roman" w:hAnsi="Times New Roman" w:cs="David"/>
          <w:sz w:val="24"/>
          <w:szCs w:val="24"/>
          <w:rtl/>
          <w:lang w:eastAsia="he-IL"/>
        </w:rPr>
        <w:t xml:space="preserve"> רשום.</w:t>
      </w:r>
    </w:p>
    <w:p w14:paraId="4B40ABF7"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11F35B"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B1AE9E"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r w:rsidRPr="009C6F6C">
        <w:rPr>
          <w:rFonts w:ascii="Times New Roman" w:eastAsia="Times New Roman" w:hAnsi="Times New Roman" w:cs="David" w:hint="eastAsia"/>
          <w:bCs/>
          <w:sz w:val="24"/>
          <w:szCs w:val="24"/>
          <w:rtl/>
          <w:lang w:eastAsia="he-IL"/>
        </w:rPr>
        <w:t>אישורנו</w:t>
      </w:r>
      <w:r w:rsidRPr="009C6F6C">
        <w:rPr>
          <w:rFonts w:ascii="Times New Roman" w:eastAsia="Times New Roman" w:hAnsi="Times New Roman" w:cs="David"/>
          <w:bCs/>
          <w:sz w:val="24"/>
          <w:szCs w:val="24"/>
          <w:rtl/>
          <w:lang w:eastAsia="he-IL"/>
        </w:rPr>
        <w:t xml:space="preserve"> זה הינו בכפוף לתנאי </w:t>
      </w:r>
      <w:r w:rsidRPr="009C6F6C">
        <w:rPr>
          <w:rFonts w:ascii="Times New Roman" w:eastAsia="Times New Roman" w:hAnsi="Times New Roman" w:cs="David" w:hint="eastAsia"/>
          <w:bCs/>
          <w:sz w:val="24"/>
          <w:szCs w:val="24"/>
          <w:rtl/>
          <w:lang w:eastAsia="he-IL"/>
        </w:rPr>
        <w:t>פוליסות</w:t>
      </w:r>
      <w:r w:rsidRPr="009C6F6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1D84C4F5"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84B184"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9AC582"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97DAAD"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ACFF81"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D2DDD7"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995631C"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08197D"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C6B4F6"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19386D"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969F91"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743BCB"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26A47A"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lang w:eastAsia="he-IL"/>
        </w:rPr>
      </w:pPr>
    </w:p>
    <w:p w14:paraId="6C80ABF7"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______________</w:t>
      </w:r>
      <w:r w:rsidRPr="009C6F6C">
        <w:rPr>
          <w:rFonts w:ascii="Times New Roman" w:eastAsia="Times New Roman" w:hAnsi="Times New Roman" w:cs="David"/>
          <w:sz w:val="24"/>
          <w:szCs w:val="24"/>
          <w:rtl/>
          <w:lang w:eastAsia="he-IL"/>
        </w:rPr>
        <w:tab/>
        <w:t>______________</w:t>
      </w:r>
      <w:r w:rsidRPr="009C6F6C">
        <w:rPr>
          <w:rFonts w:ascii="Times New Roman" w:eastAsia="Times New Roman" w:hAnsi="Times New Roman" w:cs="David"/>
          <w:sz w:val="24"/>
          <w:szCs w:val="24"/>
          <w:rtl/>
          <w:lang w:eastAsia="he-IL"/>
        </w:rPr>
        <w:tab/>
        <w:t>______________</w:t>
      </w:r>
      <w:r w:rsidRPr="009C6F6C">
        <w:rPr>
          <w:rFonts w:ascii="Times New Roman" w:eastAsia="Times New Roman" w:hAnsi="Times New Roman" w:cs="David"/>
          <w:sz w:val="24"/>
          <w:szCs w:val="24"/>
          <w:rtl/>
          <w:lang w:eastAsia="he-IL"/>
        </w:rPr>
        <w:tab/>
        <w:t>______________</w:t>
      </w:r>
    </w:p>
    <w:p w14:paraId="1F522628"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(חותמת </w:t>
      </w:r>
      <w:r w:rsidRPr="009C6F6C">
        <w:rPr>
          <w:rFonts w:ascii="Times New Roman" w:eastAsia="Times New Roman" w:hAnsi="Times New Roman" w:cs="David" w:hint="eastAsia"/>
          <w:sz w:val="24"/>
          <w:szCs w:val="24"/>
          <w:rtl/>
          <w:lang w:eastAsia="he-IL"/>
        </w:rPr>
        <w:t>המבטח</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sz w:val="24"/>
          <w:szCs w:val="24"/>
          <w:rtl/>
          <w:lang w:eastAsia="he-IL"/>
        </w:rPr>
        <w:tab/>
        <w:t>(חתימת המבטח)</w:t>
      </w:r>
      <w:r w:rsidRPr="009C6F6C">
        <w:rPr>
          <w:rFonts w:ascii="Times New Roman" w:eastAsia="Times New Roman" w:hAnsi="Times New Roman" w:cs="David"/>
          <w:sz w:val="24"/>
          <w:szCs w:val="24"/>
          <w:rtl/>
          <w:lang w:eastAsia="he-IL"/>
        </w:rPr>
        <w:tab/>
        <w:t>(שם החותם)</w:t>
      </w:r>
      <w:r w:rsidRPr="009C6F6C">
        <w:rPr>
          <w:rFonts w:ascii="Times New Roman" w:eastAsia="Times New Roman" w:hAnsi="Times New Roman" w:cs="David"/>
          <w:sz w:val="24"/>
          <w:szCs w:val="24"/>
          <w:rtl/>
          <w:lang w:eastAsia="he-IL"/>
        </w:rPr>
        <w:tab/>
      </w:r>
      <w:r w:rsidRPr="009C6F6C">
        <w:rPr>
          <w:rFonts w:ascii="Times New Roman" w:eastAsia="Times New Roman" w:hAnsi="Times New Roman" w:cs="David"/>
          <w:sz w:val="24"/>
          <w:szCs w:val="24"/>
          <w:rtl/>
          <w:lang w:eastAsia="he-IL"/>
        </w:rPr>
        <w:tab/>
        <w:t xml:space="preserve">(תפקיד החותם) </w:t>
      </w:r>
    </w:p>
    <w:p w14:paraId="2D8E9716"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246F69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76DEEC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F6DCA18"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4"/>
          <w:szCs w:val="24"/>
          <w:rtl/>
        </w:rPr>
      </w:pPr>
      <w:r w:rsidRPr="009C6F6C">
        <w:rPr>
          <w:rFonts w:ascii="Times New Roman" w:eastAsia="Times New Roman" w:hAnsi="Times New Roman" w:cs="David"/>
          <w:sz w:val="25"/>
          <w:szCs w:val="24"/>
          <w:rtl/>
        </w:rPr>
        <w:br w:type="page"/>
      </w:r>
    </w:p>
    <w:p w14:paraId="51EEBBFB"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4EAE6E0A"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נספח "ח"</w:t>
      </w:r>
    </w:p>
    <w:p w14:paraId="14C05804"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31FD57E3"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המתכנן</w:t>
      </w:r>
      <w:r w:rsidRPr="009C6F6C">
        <w:rPr>
          <w:rFonts w:ascii="Times New Roman" w:eastAsia="Times New Roman" w:hAnsi="Times New Roman" w:cs="David"/>
          <w:b/>
          <w:bCs/>
          <w:sz w:val="24"/>
          <w:szCs w:val="24"/>
          <w:u w:val="single"/>
          <w:rtl/>
        </w:rPr>
        <w:t xml:space="preserve"> להנפיק</w:t>
      </w:r>
    </w:p>
    <w:p w14:paraId="5F216F69"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0BC0815"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688EC78C"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488A2F5C"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7847ACAB"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70B80A90"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5F7A2C9F"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6D0EC8C5"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6B3914D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7E07B75"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49ECEFC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21B76895"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1433D3F4"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2356F77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5A60FA3B"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556C8D63" w14:textId="77777777" w:rsidR="009C6F6C" w:rsidRPr="009C6F6C" w:rsidRDefault="009C6F6C" w:rsidP="009C6F6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9C6F6C">
        <w:rPr>
          <w:rFonts w:ascii="Times New Roman" w:eastAsia="Times New Roman" w:hAnsi="Times New Roman" w:cs="David" w:hint="cs"/>
          <w:b/>
          <w:bCs/>
          <w:sz w:val="20"/>
          <w:szCs w:val="24"/>
          <w:u w:val="single"/>
          <w:rtl/>
          <w:lang w:eastAsia="he-IL"/>
        </w:rPr>
        <w:t>נספח "ט"</w:t>
      </w:r>
    </w:p>
    <w:p w14:paraId="4078F4A5" w14:textId="77777777" w:rsidR="009C6F6C" w:rsidRPr="009C6F6C" w:rsidRDefault="009C6F6C" w:rsidP="009C6F6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B4E2412" w14:textId="77777777" w:rsidR="009C6F6C" w:rsidRPr="009C6F6C" w:rsidRDefault="009C6F6C" w:rsidP="009C6F6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9C6F6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FCAC756" w14:textId="77777777" w:rsidR="009C6F6C" w:rsidRPr="009C6F6C" w:rsidRDefault="009C6F6C" w:rsidP="009C6F6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4E37BD" w14:textId="77777777" w:rsidR="009C6F6C" w:rsidRPr="009C6F6C" w:rsidRDefault="009C6F6C" w:rsidP="009C6F6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BD0D20" w14:textId="77777777" w:rsidR="009C6F6C" w:rsidRPr="009C6F6C" w:rsidRDefault="009C6F6C" w:rsidP="009C6F6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AD58B1" w14:textId="77777777" w:rsidR="009C6F6C" w:rsidRPr="009C6F6C" w:rsidRDefault="009C6F6C" w:rsidP="009C6F6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לכבוד :</w:t>
      </w:r>
    </w:p>
    <w:p w14:paraId="383076DC" w14:textId="012DA264" w:rsidR="009C6F6C" w:rsidRPr="009C6F6C" w:rsidRDefault="009C6F6C" w:rsidP="009C6F6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del w:id="116" w:author="Meryl Etman" w:date="2019-01-13T15:08:00Z">
        <w:r w:rsidRPr="009C6F6C" w:rsidDel="00AF18E5">
          <w:rPr>
            <w:rFonts w:ascii="Times New Roman" w:eastAsia="Times New Roman" w:hAnsi="Times New Roman" w:cs="David"/>
            <w:color w:val="008000"/>
            <w:sz w:val="24"/>
            <w:szCs w:val="24"/>
            <w:lang w:eastAsia="he-IL"/>
          </w:rPr>
          <w:delText>&lt;@@TzadAName@@&gt;</w:delText>
        </w:r>
      </w:del>
      <w:ins w:id="117" w:author="Meryl Etman" w:date="2019-01-13T15:08:00Z">
        <w:r w:rsidR="00AF18E5">
          <w:rPr>
            <w:rFonts w:ascii="Times New Roman" w:eastAsia="Times New Roman" w:hAnsi="Times New Roman" w:cs="David"/>
            <w:color w:val="008000"/>
            <w:sz w:val="24"/>
            <w:szCs w:val="24"/>
            <w:rtl/>
            <w:lang w:eastAsia="he-IL"/>
          </w:rPr>
          <w:t>א.מ.ד.ס מחיר למשתכן</w:t>
        </w:r>
      </w:ins>
      <w:r w:rsidRPr="009C6F6C">
        <w:rPr>
          <w:rFonts w:ascii="Times New Roman" w:eastAsia="Times New Roman" w:hAnsi="Times New Roman" w:cs="David" w:hint="cs"/>
          <w:color w:val="008000"/>
          <w:sz w:val="24"/>
          <w:szCs w:val="24"/>
          <w:rtl/>
          <w:lang w:eastAsia="he-IL"/>
        </w:rPr>
        <w:br/>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hint="cs"/>
          <w:sz w:val="24"/>
          <w:szCs w:val="24"/>
          <w:u w:val="single"/>
          <w:rtl/>
          <w:lang w:eastAsia="he-IL"/>
        </w:rPr>
        <w:t>המזמין</w:t>
      </w:r>
      <w:r w:rsidRPr="009C6F6C">
        <w:rPr>
          <w:rFonts w:ascii="Times New Roman" w:eastAsia="Times New Roman" w:hAnsi="Times New Roman" w:cs="David" w:hint="cs"/>
          <w:sz w:val="24"/>
          <w:szCs w:val="24"/>
          <w:rtl/>
          <w:lang w:eastAsia="he-IL"/>
        </w:rPr>
        <w:t>)</w:t>
      </w:r>
    </w:p>
    <w:p w14:paraId="364CB9CD" w14:textId="77777777" w:rsidR="009C6F6C" w:rsidRPr="009C6F6C" w:rsidRDefault="009C6F6C" w:rsidP="009C6F6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880CC2F" w14:textId="77777777" w:rsidR="009C6F6C" w:rsidRPr="009C6F6C" w:rsidRDefault="009C6F6C" w:rsidP="009C6F6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025F154" w14:textId="77777777" w:rsidR="009C6F6C" w:rsidRPr="009C6F6C" w:rsidRDefault="009C6F6C" w:rsidP="009C6F6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A7FD95" w14:textId="77777777" w:rsidR="009C6F6C" w:rsidRPr="009C6F6C" w:rsidRDefault="009C6F6C" w:rsidP="009C6F6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B7FD57" w14:textId="57A8E87D" w:rsidR="009C6F6C" w:rsidRPr="009C6F6C" w:rsidRDefault="009C6F6C" w:rsidP="00003F3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9C6F6C">
        <w:rPr>
          <w:rFonts w:ascii="Times New Roman" w:eastAsia="Times New Roman" w:hAnsi="Times New Roman" w:cs="David" w:hint="cs"/>
          <w:sz w:val="24"/>
          <w:szCs w:val="24"/>
          <w:rtl/>
          <w:lang w:eastAsia="he-IL"/>
        </w:rPr>
        <w:t xml:space="preserve">אני הח"מ </w:t>
      </w:r>
      <w:del w:id="118" w:author="Meryl Etman" w:date="2019-01-13T15:09:00Z">
        <w:r w:rsidRPr="009C6F6C" w:rsidDel="00AF18E5">
          <w:rPr>
            <w:rFonts w:ascii="Times New Roman" w:eastAsia="Times New Roman" w:hAnsi="Times New Roman" w:cs="David"/>
            <w:color w:val="008000"/>
            <w:sz w:val="24"/>
            <w:szCs w:val="24"/>
            <w:lang w:eastAsia="he-IL"/>
          </w:rPr>
          <w:delText>&lt;@@TzadbName@@&gt;</w:delText>
        </w:r>
      </w:del>
      <w:ins w:id="119" w:author="Meryl Etman" w:date="2019-01-15T13:52:00Z">
        <w:r w:rsidR="004D286A">
          <w:rPr>
            <w:rFonts w:ascii="Times New Roman" w:eastAsia="Times New Roman" w:hAnsi="Times New Roman" w:cs="David"/>
            <w:color w:val="008000"/>
            <w:sz w:val="24"/>
            <w:szCs w:val="24"/>
            <w:rtl/>
            <w:lang w:eastAsia="he-IL"/>
          </w:rPr>
          <w:t>ליבנד יצחק אדריכל</w:t>
        </w:r>
      </w:ins>
      <w:r w:rsidRPr="009C6F6C">
        <w:rPr>
          <w:rFonts w:ascii="Times New Roman" w:eastAsia="Times New Roman" w:hAnsi="Times New Roman" w:cs="David" w:hint="cs"/>
          <w:bCs/>
          <w:color w:val="008000"/>
          <w:sz w:val="24"/>
          <w:szCs w:val="24"/>
          <w:rtl/>
          <w:lang w:eastAsia="he-IL"/>
        </w:rPr>
        <w:t xml:space="preserve"> </w:t>
      </w:r>
      <w:r w:rsidRPr="009C6F6C">
        <w:rPr>
          <w:rFonts w:ascii="Times New Roman" w:eastAsia="Times New Roman" w:hAnsi="Times New Roman" w:cs="David" w:hint="cs"/>
          <w:sz w:val="24"/>
          <w:szCs w:val="24"/>
          <w:rtl/>
          <w:lang w:eastAsia="he-IL"/>
        </w:rPr>
        <w:t xml:space="preserve">לאחר שבדקתי את העבודות שבוצעו ב- </w:t>
      </w:r>
      <w:del w:id="120" w:author="Meryl Etman" w:date="2019-01-13T15:11:00Z">
        <w:r w:rsidRPr="009C6F6C" w:rsidDel="00003F3C">
          <w:rPr>
            <w:rFonts w:ascii="Times New Roman" w:eastAsia="Times New Roman" w:hAnsi="Times New Roman" w:cs="David"/>
            <w:color w:val="008000"/>
            <w:sz w:val="24"/>
            <w:szCs w:val="24"/>
            <w:lang w:eastAsia="he-IL"/>
          </w:rPr>
          <w:delText>&lt;@@SiteID@@&gt;</w:delText>
        </w:r>
      </w:del>
      <w:ins w:id="121" w:author="Meryl Etman" w:date="2019-01-13T15:11:00Z">
        <w:r w:rsidR="00003F3C">
          <w:rPr>
            <w:rFonts w:ascii="Times New Roman" w:eastAsia="Times New Roman" w:hAnsi="Times New Roman" w:cs="David" w:hint="cs"/>
            <w:color w:val="008000"/>
            <w:sz w:val="24"/>
            <w:szCs w:val="24"/>
            <w:rtl/>
            <w:lang w:eastAsia="he-IL"/>
          </w:rPr>
          <w:t xml:space="preserve">סביוני שהם </w:t>
        </w:r>
        <w:r w:rsidR="00003F3C">
          <w:rPr>
            <w:rFonts w:ascii="Times New Roman" w:eastAsia="Times New Roman" w:hAnsi="Times New Roman" w:cs="David"/>
            <w:color w:val="008000"/>
            <w:sz w:val="24"/>
            <w:szCs w:val="24"/>
            <w:rtl/>
            <w:lang w:eastAsia="he-IL"/>
          </w:rPr>
          <w:t>–</w:t>
        </w:r>
        <w:r w:rsidR="00003F3C">
          <w:rPr>
            <w:rFonts w:ascii="Times New Roman" w:eastAsia="Times New Roman" w:hAnsi="Times New Roman" w:cs="David" w:hint="cs"/>
            <w:color w:val="008000"/>
            <w:sz w:val="24"/>
            <w:szCs w:val="24"/>
            <w:rtl/>
            <w:lang w:eastAsia="he-IL"/>
          </w:rPr>
          <w:t xml:space="preserve"> מחיר למשתכן </w:t>
        </w:r>
      </w:ins>
      <w:r w:rsidRPr="009C6F6C">
        <w:rPr>
          <w:rFonts w:ascii="Times New Roman" w:eastAsia="Times New Roman" w:hAnsi="Times New Roman" w:cs="David" w:hint="cs"/>
          <w:sz w:val="24"/>
          <w:szCs w:val="24"/>
          <w:rtl/>
          <w:lang w:eastAsia="he-IL"/>
        </w:rPr>
        <w:t>בקשר עם</w:t>
      </w:r>
      <w:r w:rsidRPr="009C6F6C">
        <w:rPr>
          <w:rFonts w:ascii="Times New Roman" w:eastAsia="Times New Roman" w:hAnsi="Times New Roman" w:cs="David" w:hint="cs"/>
          <w:color w:val="008000"/>
          <w:sz w:val="24"/>
          <w:szCs w:val="24"/>
          <w:rtl/>
          <w:lang w:eastAsia="he-IL"/>
        </w:rPr>
        <w:t xml:space="preserve"> </w:t>
      </w:r>
      <w:del w:id="122" w:author="Meryl Etman" w:date="2019-01-13T15:13:00Z">
        <w:r w:rsidRPr="009C6F6C" w:rsidDel="00003F3C">
          <w:rPr>
            <w:rFonts w:ascii="Times New Roman" w:eastAsia="Times New Roman" w:hAnsi="Times New Roman" w:cs="David" w:hint="cs"/>
            <w:color w:val="008000"/>
            <w:sz w:val="24"/>
            <w:szCs w:val="24"/>
            <w:rtl/>
          </w:rPr>
          <w:delText>&lt;@@</w:delText>
        </w:r>
        <w:r w:rsidRPr="009C6F6C" w:rsidDel="00003F3C">
          <w:rPr>
            <w:rFonts w:ascii="Times New Roman" w:eastAsia="Times New Roman" w:hAnsi="Times New Roman" w:cs="David"/>
            <w:color w:val="008000"/>
            <w:sz w:val="24"/>
            <w:szCs w:val="24"/>
          </w:rPr>
          <w:delText>Adress</w:delText>
        </w:r>
        <w:r w:rsidRPr="009C6F6C" w:rsidDel="00003F3C">
          <w:rPr>
            <w:rFonts w:ascii="Times New Roman" w:eastAsia="Times New Roman" w:hAnsi="Times New Roman" w:cs="David" w:hint="cs"/>
            <w:color w:val="008000"/>
            <w:sz w:val="24"/>
            <w:szCs w:val="24"/>
            <w:rtl/>
          </w:rPr>
          <w:delText>@@&gt;</w:delText>
        </w:r>
      </w:del>
      <w:ins w:id="123" w:author="Meryl Etman" w:date="2019-01-13T15:13:00Z">
        <w:r w:rsidR="00003F3C">
          <w:rPr>
            <w:rFonts w:ascii="Times New Roman" w:eastAsia="Times New Roman" w:hAnsi="Times New Roman" w:cs="David" w:hint="cs"/>
            <w:color w:val="008000"/>
            <w:sz w:val="24"/>
            <w:szCs w:val="24"/>
            <w:rtl/>
          </w:rPr>
          <w:t>מגרשים 140-141</w:t>
        </w:r>
      </w:ins>
      <w:r w:rsidRPr="009C6F6C">
        <w:rPr>
          <w:rFonts w:ascii="Times New Roman" w:eastAsia="Times New Roman" w:hAnsi="Times New Roman" w:cs="David" w:hint="cs"/>
          <w:color w:val="008000"/>
          <w:sz w:val="24"/>
          <w:szCs w:val="24"/>
          <w:rtl/>
          <w:lang w:eastAsia="he-IL"/>
        </w:rPr>
        <w:t xml:space="preserve"> </w:t>
      </w:r>
      <w:r w:rsidRPr="009C6F6C">
        <w:rPr>
          <w:rFonts w:ascii="Times New Roman" w:eastAsia="Times New Roman" w:hAnsi="Times New Roman" w:cs="David" w:hint="cs"/>
          <w:sz w:val="24"/>
          <w:szCs w:val="24"/>
          <w:rtl/>
          <w:lang w:eastAsia="he-IL"/>
        </w:rPr>
        <w:t>, מאשר בזאת שהעבודות הנ"ל בוצעו והושלמו בהתאם להנחיותי, לתכניותי, בהתאם</w:t>
      </w:r>
      <w:r w:rsidRPr="009C6F6C">
        <w:rPr>
          <w:rFonts w:ascii="Times New Roman" w:eastAsia="Times New Roman" w:hAnsi="Times New Roman" w:cs="David" w:hint="cs"/>
          <w:sz w:val="20"/>
          <w:szCs w:val="24"/>
          <w:rtl/>
          <w:lang w:eastAsia="he-IL"/>
        </w:rPr>
        <w:t xml:space="preserve"> לתקנים מחייבים ולשביעות רצוני.</w:t>
      </w:r>
    </w:p>
    <w:p w14:paraId="527EE5FF" w14:textId="77777777" w:rsidR="009C6F6C" w:rsidRPr="009C6F6C" w:rsidRDefault="009C6F6C" w:rsidP="009C6F6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94A36FC" w14:textId="77777777" w:rsidR="009C6F6C" w:rsidRPr="009C6F6C" w:rsidRDefault="009C6F6C" w:rsidP="009C6F6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2C4919" w14:textId="77777777" w:rsidR="009C6F6C" w:rsidRPr="009C6F6C" w:rsidRDefault="009C6F6C" w:rsidP="009C6F6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FD1EF8" w14:textId="77777777" w:rsidR="009C6F6C" w:rsidRPr="009C6F6C" w:rsidRDefault="009C6F6C" w:rsidP="009C6F6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99F698" w14:textId="77777777" w:rsidR="009C6F6C" w:rsidRPr="009C6F6C" w:rsidRDefault="009C6F6C" w:rsidP="009C6F6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9611A4" w14:textId="77777777" w:rsidR="009C6F6C" w:rsidRPr="009C6F6C" w:rsidRDefault="009C6F6C" w:rsidP="009C6F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                                                                                      בכבוד רב,</w:t>
      </w:r>
    </w:p>
    <w:p w14:paraId="422F940C" w14:textId="460F20DA" w:rsidR="009C6F6C" w:rsidRPr="009C6F6C" w:rsidRDefault="009C6F6C" w:rsidP="009C6F6C">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lang w:eastAsia="he-IL"/>
        </w:rPr>
      </w:pPr>
      <w:del w:id="124" w:author="Meryl Etman" w:date="2019-01-13T15:09:00Z">
        <w:r w:rsidRPr="009C6F6C" w:rsidDel="00AF18E5">
          <w:rPr>
            <w:rFonts w:ascii="Times New Roman" w:eastAsia="Times New Roman" w:hAnsi="Times New Roman" w:cs="David"/>
            <w:color w:val="008000"/>
            <w:sz w:val="24"/>
            <w:szCs w:val="24"/>
            <w:lang w:eastAsia="he-IL"/>
          </w:rPr>
          <w:delText>&lt;@@TzadbName@@&gt;</w:delText>
        </w:r>
      </w:del>
      <w:ins w:id="125" w:author="Meryl Etman" w:date="2019-01-15T13:52:00Z">
        <w:r w:rsidR="004D286A">
          <w:rPr>
            <w:rFonts w:ascii="Times New Roman" w:eastAsia="Times New Roman" w:hAnsi="Times New Roman" w:cs="David"/>
            <w:color w:val="008000"/>
            <w:sz w:val="24"/>
            <w:szCs w:val="24"/>
            <w:rtl/>
            <w:lang w:eastAsia="he-IL"/>
          </w:rPr>
          <w:t>ליבנד יצחק אדריכל</w:t>
        </w:r>
      </w:ins>
    </w:p>
    <w:p w14:paraId="364F7789" w14:textId="77777777" w:rsidR="009C6F6C" w:rsidRPr="009C6F6C" w:rsidRDefault="009C6F6C" w:rsidP="009C6F6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9C6F6C">
        <w:rPr>
          <w:rFonts w:ascii="Times New Roman" w:eastAsia="Times New Roman" w:hAnsi="Times New Roman" w:cs="David" w:hint="cs"/>
          <w:sz w:val="20"/>
          <w:szCs w:val="20"/>
          <w:rtl/>
          <w:lang w:eastAsia="he-IL"/>
        </w:rPr>
        <w:t xml:space="preserve">                </w:t>
      </w:r>
      <w:r w:rsidRPr="009C6F6C">
        <w:rPr>
          <w:rFonts w:ascii="Times New Roman" w:eastAsia="Times New Roman" w:hAnsi="Times New Roman" w:cs="David" w:hint="cs"/>
          <w:sz w:val="20"/>
          <w:szCs w:val="20"/>
          <w:rtl/>
          <w:lang w:eastAsia="he-IL"/>
        </w:rPr>
        <w:tab/>
      </w:r>
      <w:r w:rsidRPr="009C6F6C">
        <w:rPr>
          <w:rFonts w:ascii="Times New Roman" w:eastAsia="Times New Roman" w:hAnsi="Times New Roman" w:cs="David" w:hint="cs"/>
          <w:sz w:val="20"/>
          <w:szCs w:val="20"/>
          <w:rtl/>
          <w:lang w:eastAsia="he-IL"/>
        </w:rPr>
        <w:tab/>
      </w:r>
      <w:r w:rsidRPr="009C6F6C">
        <w:rPr>
          <w:rFonts w:ascii="Times New Roman" w:eastAsia="Times New Roman" w:hAnsi="Times New Roman" w:cs="David" w:hint="cs"/>
          <w:sz w:val="20"/>
          <w:szCs w:val="20"/>
          <w:rtl/>
          <w:lang w:eastAsia="he-IL"/>
        </w:rPr>
        <w:tab/>
      </w:r>
      <w:r w:rsidRPr="009C6F6C">
        <w:rPr>
          <w:rFonts w:ascii="Times New Roman" w:eastAsia="Times New Roman" w:hAnsi="Times New Roman" w:cs="David" w:hint="cs"/>
          <w:sz w:val="20"/>
          <w:szCs w:val="20"/>
          <w:rtl/>
          <w:lang w:eastAsia="he-IL"/>
        </w:rPr>
        <w:tab/>
      </w:r>
      <w:r w:rsidRPr="009C6F6C">
        <w:rPr>
          <w:rFonts w:ascii="Times New Roman" w:eastAsia="Times New Roman" w:hAnsi="Times New Roman" w:cs="David" w:hint="cs"/>
          <w:sz w:val="20"/>
          <w:szCs w:val="20"/>
          <w:rtl/>
          <w:lang w:eastAsia="he-IL"/>
        </w:rPr>
        <w:tab/>
        <w:t xml:space="preserve">   </w:t>
      </w:r>
    </w:p>
    <w:p w14:paraId="21A9A12E" w14:textId="77777777" w:rsidR="009C6F6C" w:rsidRPr="009C6F6C" w:rsidRDefault="009C6F6C" w:rsidP="009C6F6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3993675" w14:textId="77777777" w:rsidR="009C6F6C" w:rsidRPr="009C6F6C" w:rsidRDefault="009C6F6C" w:rsidP="009C6F6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hint="cs"/>
          <w:sz w:val="20"/>
          <w:szCs w:val="20"/>
          <w:rtl/>
          <w:lang w:eastAsia="he-IL"/>
        </w:rPr>
        <w:br w:type="page"/>
      </w:r>
      <w:r w:rsidRPr="009C6F6C">
        <w:rPr>
          <w:rFonts w:ascii="Times New Roman" w:eastAsia="Times New Roman" w:hAnsi="Times New Roman" w:cs="David" w:hint="cs"/>
          <w:b/>
          <w:bCs/>
          <w:sz w:val="24"/>
          <w:szCs w:val="24"/>
          <w:u w:val="single"/>
          <w:rtl/>
          <w:lang w:eastAsia="he-IL"/>
        </w:rPr>
        <w:t xml:space="preserve">נספח "י" </w:t>
      </w:r>
    </w:p>
    <w:p w14:paraId="27CAEAB1" w14:textId="77777777" w:rsidR="009C6F6C" w:rsidRPr="009C6F6C" w:rsidRDefault="009C6F6C" w:rsidP="009C6F6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E9A470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9C6F6C">
        <w:rPr>
          <w:rFonts w:ascii="Times New Roman" w:eastAsia="Times New Roman" w:hAnsi="Times New Roman" w:cs="David" w:hint="cs"/>
          <w:b/>
          <w:bCs/>
          <w:sz w:val="24"/>
          <w:szCs w:val="24"/>
          <w:u w:val="single"/>
          <w:rtl/>
          <w:lang w:eastAsia="he-IL"/>
        </w:rPr>
        <w:t>דוגמא לנוסח הצהרת המתכנן בדבר היעדר תביעות</w:t>
      </w:r>
    </w:p>
    <w:p w14:paraId="6FA33F90" w14:textId="77777777" w:rsidR="009C6F6C" w:rsidRPr="009C6F6C" w:rsidRDefault="009C6F6C" w:rsidP="009C6F6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4CA72B8" w14:textId="4EBB7D84"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9C6F6C">
        <w:rPr>
          <w:rFonts w:ascii="Times New Roman" w:eastAsia="Times New Roman" w:hAnsi="Times New Roman" w:cs="David" w:hint="cs"/>
          <w:sz w:val="24"/>
          <w:szCs w:val="24"/>
          <w:rtl/>
          <w:lang w:eastAsia="he-IL"/>
        </w:rPr>
        <w:t>לכבוד</w:t>
      </w:r>
      <w:r w:rsidRPr="009C6F6C">
        <w:rPr>
          <w:rFonts w:ascii="Times New Roman" w:eastAsia="Times New Roman" w:hAnsi="Times New Roman" w:cs="David" w:hint="cs"/>
          <w:color w:val="000000"/>
          <w:sz w:val="24"/>
          <w:szCs w:val="24"/>
          <w:rtl/>
          <w:lang w:eastAsia="he-IL"/>
        </w:rPr>
        <w:tab/>
      </w:r>
      <w:r w:rsidRPr="009C6F6C">
        <w:rPr>
          <w:rFonts w:ascii="Times New Roman" w:eastAsia="Times New Roman" w:hAnsi="Times New Roman" w:cs="David" w:hint="cs"/>
          <w:color w:val="000000"/>
          <w:sz w:val="24"/>
          <w:szCs w:val="24"/>
          <w:rtl/>
          <w:lang w:eastAsia="he-IL"/>
        </w:rPr>
        <w:br/>
      </w:r>
      <w:del w:id="126" w:author="Meryl Etman" w:date="2019-01-13T15:08:00Z">
        <w:r w:rsidRPr="009C6F6C" w:rsidDel="00AF18E5">
          <w:rPr>
            <w:rFonts w:ascii="Times New Roman" w:eastAsia="Times New Roman" w:hAnsi="Times New Roman" w:cs="David"/>
            <w:color w:val="008000"/>
            <w:sz w:val="24"/>
            <w:szCs w:val="24"/>
            <w:lang w:eastAsia="he-IL"/>
          </w:rPr>
          <w:delText>&lt;@@TzadAName@@&gt;</w:delText>
        </w:r>
      </w:del>
      <w:ins w:id="127" w:author="Meryl Etman" w:date="2019-01-13T15:08:00Z">
        <w:r w:rsidR="00AF18E5">
          <w:rPr>
            <w:rFonts w:ascii="Times New Roman" w:eastAsia="Times New Roman" w:hAnsi="Times New Roman" w:cs="David"/>
            <w:color w:val="008000"/>
            <w:sz w:val="24"/>
            <w:szCs w:val="24"/>
            <w:rtl/>
            <w:lang w:eastAsia="he-IL"/>
          </w:rPr>
          <w:t>א.מ.ד.ס מחיר למשתכן</w:t>
        </w:r>
      </w:ins>
    </w:p>
    <w:p w14:paraId="459FDCFA"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ED3E63"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ג.א.נ.,</w:t>
      </w:r>
    </w:p>
    <w:p w14:paraId="487F0E17"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4C760D" w14:textId="3CFEE0A0" w:rsidR="009C6F6C" w:rsidRPr="009C6F6C" w:rsidRDefault="009C6F6C" w:rsidP="00003F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אנו הח"מ מצהירים בזאת שעם קבלת סך של </w:t>
      </w:r>
      <w:r w:rsidRPr="009C6F6C">
        <w:rPr>
          <w:rFonts w:ascii="Times New Roman" w:eastAsia="Times New Roman" w:hAnsi="Times New Roman" w:cs="David" w:hint="cs"/>
          <w:sz w:val="24"/>
          <w:szCs w:val="24"/>
          <w:u w:val="single"/>
          <w:rtl/>
          <w:lang w:eastAsia="he-IL"/>
        </w:rPr>
        <w:t xml:space="preserve">                </w:t>
      </w:r>
      <w:r w:rsidRPr="009C6F6C">
        <w:rPr>
          <w:rFonts w:ascii="Times New Roman" w:eastAsia="Times New Roman" w:hAnsi="Times New Roman" w:cs="David" w:hint="cs"/>
          <w:sz w:val="24"/>
          <w:szCs w:val="24"/>
          <w:rtl/>
          <w:lang w:eastAsia="he-IL"/>
        </w:rPr>
        <w:t xml:space="preserve"> ש"ח (להלן:"</w:t>
      </w:r>
      <w:r w:rsidRPr="009C6F6C">
        <w:rPr>
          <w:rFonts w:ascii="Times New Roman" w:eastAsia="Times New Roman" w:hAnsi="Times New Roman" w:cs="David" w:hint="cs"/>
          <w:b/>
          <w:bCs/>
          <w:sz w:val="24"/>
          <w:szCs w:val="24"/>
          <w:rtl/>
          <w:lang w:eastAsia="he-IL"/>
        </w:rPr>
        <w:t>היתרה הסופית</w:t>
      </w:r>
      <w:r w:rsidRPr="009C6F6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del w:id="128" w:author="Meryl Etman" w:date="2019-01-13T15:13:00Z">
        <w:r w:rsidRPr="009C6F6C" w:rsidDel="00003F3C">
          <w:rPr>
            <w:rFonts w:ascii="Times New Roman" w:eastAsia="Times New Roman" w:hAnsi="Times New Roman" w:cs="David" w:hint="cs"/>
            <w:color w:val="008000"/>
            <w:sz w:val="24"/>
            <w:szCs w:val="24"/>
            <w:rtl/>
            <w:lang w:eastAsia="he-IL"/>
          </w:rPr>
          <w:delText>&lt;@@</w:delText>
        </w:r>
        <w:r w:rsidRPr="009C6F6C" w:rsidDel="00003F3C">
          <w:rPr>
            <w:rFonts w:ascii="Times New Roman" w:eastAsia="Times New Roman" w:hAnsi="Times New Roman" w:cs="David"/>
            <w:color w:val="008000"/>
            <w:sz w:val="24"/>
            <w:szCs w:val="24"/>
            <w:lang w:eastAsia="he-IL"/>
          </w:rPr>
          <w:delText>SiteID</w:delText>
        </w:r>
        <w:r w:rsidRPr="009C6F6C" w:rsidDel="00003F3C">
          <w:rPr>
            <w:rFonts w:ascii="Times New Roman" w:eastAsia="Times New Roman" w:hAnsi="Times New Roman" w:cs="David" w:hint="cs"/>
            <w:color w:val="008000"/>
            <w:sz w:val="24"/>
            <w:szCs w:val="24"/>
            <w:rtl/>
            <w:lang w:eastAsia="he-IL"/>
          </w:rPr>
          <w:delText>@@&gt;</w:delText>
        </w:r>
      </w:del>
      <w:ins w:id="129" w:author="Meryl Etman" w:date="2019-01-13T15:13:00Z">
        <w:r w:rsidR="00003F3C">
          <w:rPr>
            <w:rFonts w:ascii="Times New Roman" w:eastAsia="Times New Roman" w:hAnsi="Times New Roman" w:cs="David" w:hint="cs"/>
            <w:color w:val="008000"/>
            <w:sz w:val="24"/>
            <w:szCs w:val="24"/>
            <w:rtl/>
            <w:lang w:eastAsia="he-IL"/>
          </w:rPr>
          <w:t xml:space="preserve">סביוני שהם </w:t>
        </w:r>
        <w:r w:rsidR="00003F3C">
          <w:rPr>
            <w:rFonts w:ascii="Times New Roman" w:eastAsia="Times New Roman" w:hAnsi="Times New Roman" w:cs="David"/>
            <w:color w:val="008000"/>
            <w:sz w:val="24"/>
            <w:szCs w:val="24"/>
            <w:rtl/>
            <w:lang w:eastAsia="he-IL"/>
          </w:rPr>
          <w:t>–</w:t>
        </w:r>
        <w:r w:rsidR="00003F3C">
          <w:rPr>
            <w:rFonts w:ascii="Times New Roman" w:eastAsia="Times New Roman" w:hAnsi="Times New Roman" w:cs="David" w:hint="cs"/>
            <w:color w:val="008000"/>
            <w:sz w:val="24"/>
            <w:szCs w:val="24"/>
            <w:rtl/>
            <w:lang w:eastAsia="he-IL"/>
          </w:rPr>
          <w:t xml:space="preserve"> מחיר למשתכן</w:t>
        </w:r>
      </w:ins>
      <w:r w:rsidRPr="009C6F6C">
        <w:rPr>
          <w:rFonts w:ascii="Times New Roman" w:eastAsia="Times New Roman" w:hAnsi="Times New Roman" w:cs="David" w:hint="cs"/>
          <w:sz w:val="24"/>
          <w:szCs w:val="24"/>
          <w:rtl/>
          <w:lang w:eastAsia="he-IL"/>
        </w:rPr>
        <w:t xml:space="preserve"> עפ"י חוזה מיום </w:t>
      </w:r>
      <w:r w:rsidRPr="009C6F6C">
        <w:rPr>
          <w:rFonts w:ascii="Times New Roman" w:eastAsia="Times New Roman" w:hAnsi="Times New Roman" w:cs="David"/>
          <w:color w:val="008000"/>
          <w:sz w:val="24"/>
          <w:szCs w:val="24"/>
          <w:lang w:eastAsia="he-IL"/>
        </w:rPr>
        <w:t xml:space="preserve"> &lt;@@ContractSignatureDate@@&gt;</w:t>
      </w:r>
      <w:r w:rsidRPr="009C6F6C">
        <w:rPr>
          <w:rFonts w:ascii="Times New Roman" w:eastAsia="Times New Roman" w:hAnsi="Times New Roman" w:cs="David" w:hint="cs"/>
          <w:sz w:val="24"/>
          <w:szCs w:val="24"/>
          <w:rtl/>
          <w:lang w:eastAsia="he-IL"/>
        </w:rPr>
        <w:t>או עבור חלקן כמפורט להלן:</w:t>
      </w:r>
    </w:p>
    <w:p w14:paraId="0959A791"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F7E2D28"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973C50"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2F1884D"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706D780"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C862810"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1BBAA22"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7A964B"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4E4A112"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0429F9"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4CB07A7"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b/>
          <w:bCs/>
          <w:sz w:val="24"/>
          <w:szCs w:val="24"/>
          <w:rtl/>
          <w:lang w:eastAsia="he-IL"/>
        </w:rPr>
        <w:t>ולראיה באנו על החתום:</w:t>
      </w:r>
    </w:p>
    <w:p w14:paraId="5BF17579"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347AB2"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היום </w:t>
      </w:r>
      <w:r w:rsidRPr="009C6F6C">
        <w:rPr>
          <w:rFonts w:ascii="Times New Roman" w:eastAsia="Times New Roman" w:hAnsi="Times New Roman" w:cs="David" w:hint="cs"/>
          <w:sz w:val="24"/>
          <w:szCs w:val="24"/>
          <w:u w:val="single"/>
          <w:rtl/>
          <w:lang w:eastAsia="he-IL"/>
        </w:rPr>
        <w:t xml:space="preserve">             </w:t>
      </w:r>
      <w:r w:rsidRPr="009C6F6C">
        <w:rPr>
          <w:rFonts w:ascii="Times New Roman" w:eastAsia="Times New Roman" w:hAnsi="Times New Roman" w:cs="David" w:hint="cs"/>
          <w:sz w:val="24"/>
          <w:szCs w:val="24"/>
          <w:rtl/>
          <w:lang w:eastAsia="he-IL"/>
        </w:rPr>
        <w:t xml:space="preserve"> לחודש </w:t>
      </w:r>
      <w:r w:rsidRPr="009C6F6C">
        <w:rPr>
          <w:rFonts w:ascii="Times New Roman" w:eastAsia="Times New Roman" w:hAnsi="Times New Roman" w:cs="David" w:hint="cs"/>
          <w:sz w:val="24"/>
          <w:szCs w:val="24"/>
          <w:u w:val="single"/>
          <w:rtl/>
          <w:lang w:eastAsia="he-IL"/>
        </w:rPr>
        <w:t xml:space="preserve">               </w:t>
      </w:r>
      <w:r w:rsidRPr="009C6F6C">
        <w:rPr>
          <w:rFonts w:ascii="Times New Roman" w:eastAsia="Times New Roman" w:hAnsi="Times New Roman" w:cs="David" w:hint="cs"/>
          <w:sz w:val="24"/>
          <w:szCs w:val="24"/>
          <w:rtl/>
          <w:lang w:eastAsia="he-IL"/>
        </w:rPr>
        <w:t xml:space="preserve"> לשנה _________</w:t>
      </w:r>
    </w:p>
    <w:p w14:paraId="4D53F367" w14:textId="77777777" w:rsidR="009C6F6C" w:rsidRPr="009C6F6C" w:rsidRDefault="009C6F6C" w:rsidP="009C6F6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8AD901C" w14:textId="77777777" w:rsidR="009C6F6C" w:rsidRPr="009C6F6C" w:rsidRDefault="009C6F6C" w:rsidP="009C6F6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חתימה וחותמת המתכנן: _______________</w:t>
      </w:r>
    </w:p>
    <w:p w14:paraId="257E45E9"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84CB6E9"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211FC7C"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b/>
          <w:bCs/>
          <w:sz w:val="24"/>
          <w:szCs w:val="24"/>
          <w:rtl/>
          <w:lang w:eastAsia="he-IL"/>
        </w:rPr>
        <w:t>אישור</w:t>
      </w:r>
    </w:p>
    <w:p w14:paraId="770FF3FD" w14:textId="77777777" w:rsidR="009C6F6C" w:rsidRPr="009C6F6C" w:rsidRDefault="009C6F6C" w:rsidP="009C6F6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9C6F6C">
        <w:rPr>
          <w:rFonts w:ascii="Times New Roman" w:eastAsia="Times New Roman" w:hAnsi="Times New Roman" w:cs="David" w:hint="cs"/>
          <w:b/>
          <w:bCs/>
          <w:sz w:val="24"/>
          <w:szCs w:val="24"/>
          <w:rtl/>
          <w:lang w:eastAsia="he-IL"/>
        </w:rPr>
        <w:t>החברה</w:t>
      </w:r>
      <w:r w:rsidRPr="009C6F6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A103409" w14:textId="77777777" w:rsidR="009C6F6C" w:rsidRPr="009C6F6C" w:rsidRDefault="009C6F6C" w:rsidP="009C6F6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AA91251" w14:textId="77777777" w:rsidR="009C6F6C" w:rsidRPr="009C6F6C" w:rsidRDefault="009C6F6C" w:rsidP="009C6F6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    תאריך : _______   </w:t>
      </w:r>
      <w:r w:rsidRPr="009C6F6C">
        <w:rPr>
          <w:rFonts w:ascii="Times New Roman" w:eastAsia="Times New Roman" w:hAnsi="Times New Roman" w:cs="David" w:hint="cs"/>
          <w:sz w:val="24"/>
          <w:szCs w:val="24"/>
          <w:rtl/>
          <w:lang w:eastAsia="he-IL"/>
        </w:rPr>
        <w:tab/>
        <w:t>חתימה וחותמת עו"ד/רו"ח : _______________________</w:t>
      </w:r>
    </w:p>
    <w:p w14:paraId="6330671E"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2F0E4DB" w14:textId="77777777" w:rsidR="009C6F6C" w:rsidRPr="009C6F6C" w:rsidRDefault="009C6F6C" w:rsidP="009C6F6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E88822B"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5F698F1"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0"/>
          <w:szCs w:val="24"/>
          <w:rtl/>
        </w:rPr>
      </w:pPr>
    </w:p>
    <w:p w14:paraId="70562FFD"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0"/>
          <w:szCs w:val="24"/>
          <w:rtl/>
        </w:rPr>
      </w:pPr>
    </w:p>
    <w:p w14:paraId="357BDFF7"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5"/>
          <w:szCs w:val="25"/>
        </w:rPr>
      </w:pPr>
    </w:p>
    <w:p w14:paraId="6C4BE5AA" w14:textId="77777777" w:rsidR="001A69D5" w:rsidRPr="009C6F6C" w:rsidRDefault="001A69D5" w:rsidP="009C6F6C">
      <w:pPr>
        <w:rPr>
          <w:rtl/>
        </w:rPr>
      </w:pPr>
    </w:p>
    <w:sectPr w:rsidR="001A69D5" w:rsidRPr="009C6F6C" w:rsidSect="00AB3A6A">
      <w:headerReference w:type="default" r:id="rId13"/>
      <w:footerReference w:type="default" r:id="rId14"/>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FA6CBC" w14:textId="77777777" w:rsidR="00AF18E5" w:rsidRDefault="00AF18E5" w:rsidP="00AF234B">
      <w:pPr>
        <w:spacing w:before="0" w:after="0" w:line="240" w:lineRule="auto"/>
      </w:pPr>
      <w:r>
        <w:separator/>
      </w:r>
    </w:p>
  </w:endnote>
  <w:endnote w:type="continuationSeparator" w:id="0">
    <w:p w14:paraId="43A5C801" w14:textId="77777777" w:rsidR="00AF18E5" w:rsidRDefault="00AF18E5" w:rsidP="00AF234B">
      <w:pPr>
        <w:spacing w:before="0" w:after="0" w:line="240" w:lineRule="auto"/>
      </w:pPr>
      <w:r>
        <w:continuationSeparator/>
      </w:r>
    </w:p>
  </w:endnote>
  <w:endnote w:type="continuationNotice" w:id="1">
    <w:p w14:paraId="14411FDA" w14:textId="77777777" w:rsidR="00AF18E5" w:rsidRDefault="00AF18E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
      <w:gridCol w:w="1402"/>
      <w:gridCol w:w="987"/>
      <w:gridCol w:w="2037"/>
      <w:gridCol w:w="1152"/>
      <w:gridCol w:w="2124"/>
    </w:tblGrid>
    <w:tr w:rsidR="00AF18E5" w14:paraId="35A2F8EC" w14:textId="77777777" w:rsidTr="00BD72C4">
      <w:tc>
        <w:tcPr>
          <w:tcW w:w="584" w:type="dxa"/>
        </w:tcPr>
        <w:p w14:paraId="554AB7E3" w14:textId="77777777" w:rsidR="00AF18E5" w:rsidRPr="001A0C3C" w:rsidRDefault="00AF18E5" w:rsidP="00BD72C4">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610511091"/>
          <w:placeholder>
            <w:docPart w:val="097384DE99F64EFE95EB6B796425FE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tcPr>
            <w:p w14:paraId="2E7D54BC" w14:textId="77777777" w:rsidR="00AF18E5" w:rsidRPr="00501673" w:rsidRDefault="00AF18E5" w:rsidP="00BD72C4">
              <w:pPr>
                <w:pStyle w:val="a5"/>
                <w:rPr>
                  <w:rFonts w:ascii="David" w:hAnsi="David" w:cs="David"/>
                  <w:sz w:val="20"/>
                  <w:szCs w:val="20"/>
                  <w:rtl/>
                </w:rPr>
              </w:pPr>
              <w:r w:rsidRPr="00501673">
                <w:rPr>
                  <w:rStyle w:val="AutoFieldsChar"/>
                  <w:szCs w:val="20"/>
                  <w:rtl/>
                </w:rPr>
                <w:t>[שם ספק]</w:t>
              </w:r>
            </w:p>
          </w:tc>
        </w:sdtContent>
      </w:sdt>
      <w:tc>
        <w:tcPr>
          <w:tcW w:w="988" w:type="dxa"/>
        </w:tcPr>
        <w:p w14:paraId="19287EE6" w14:textId="77777777" w:rsidR="00AF18E5" w:rsidRPr="001A0C3C" w:rsidRDefault="00AF18E5" w:rsidP="00BD72C4">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165710811"/>
          <w:placeholder>
            <w:docPart w:val="BEFDDA32FACF48EE8967FD3328EE85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tcPr>
            <w:p w14:paraId="419905C9" w14:textId="42998521" w:rsidR="00AF18E5" w:rsidRPr="001A0C3C" w:rsidRDefault="00AF18E5" w:rsidP="00BD72C4">
              <w:pPr>
                <w:pStyle w:val="a5"/>
                <w:rPr>
                  <w:rFonts w:ascii="David" w:hAnsi="David" w:cs="David"/>
                  <w:sz w:val="20"/>
                  <w:szCs w:val="20"/>
                  <w:rtl/>
                </w:rPr>
              </w:pPr>
              <w:r>
                <w:rPr>
                  <w:rFonts w:ascii="David" w:hAnsi="David" w:cs="David"/>
                  <w:sz w:val="20"/>
                  <w:szCs w:val="20"/>
                  <w:rtl/>
                </w:rPr>
                <w:t>יעוץ ואישור תכניות בנושא נגישות</w:t>
              </w:r>
            </w:p>
          </w:tc>
        </w:sdtContent>
      </w:sdt>
      <w:tc>
        <w:tcPr>
          <w:tcW w:w="1153" w:type="dxa"/>
        </w:tcPr>
        <w:p w14:paraId="267FCDC2" w14:textId="77777777" w:rsidR="00AF18E5" w:rsidRPr="001A0C3C" w:rsidRDefault="00AF18E5" w:rsidP="00BD72C4">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hint="cs"/>
            <w:sz w:val="20"/>
            <w:szCs w:val="20"/>
            <w:rtl/>
          </w:rPr>
          <w:alias w:val="ערך של מזהה מסמך"/>
          <w:tag w:val="_dlc_DocId"/>
          <w:id w:val="-15697302"/>
          <w:lock w:val="contentLocked"/>
          <w:placeholder>
            <w:docPart w:val="AE4C4EA1358F449CB9AA95A98D430D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tcPr>
            <w:p w14:paraId="100547DF" w14:textId="11820174" w:rsidR="00AF18E5" w:rsidRPr="001A0C3C" w:rsidRDefault="00AF18E5" w:rsidP="00BD72C4">
              <w:pPr>
                <w:pStyle w:val="a5"/>
                <w:rPr>
                  <w:rFonts w:ascii="David" w:hAnsi="David" w:cs="David"/>
                  <w:sz w:val="20"/>
                  <w:szCs w:val="20"/>
                  <w:rtl/>
                </w:rPr>
              </w:pPr>
              <w:r>
                <w:rPr>
                  <w:rFonts w:ascii="David" w:hAnsi="David" w:cs="David" w:hint="cs"/>
                  <w:sz w:val="20"/>
                  <w:szCs w:val="20"/>
                </w:rPr>
                <w:t>CONT-10-1069</w:t>
              </w:r>
            </w:p>
          </w:tc>
        </w:sdtContent>
      </w:sdt>
    </w:tr>
    <w:tr w:rsidR="00AF18E5" w14:paraId="30780DD2" w14:textId="77777777" w:rsidTr="00BD72C4">
      <w:tc>
        <w:tcPr>
          <w:tcW w:w="584" w:type="dxa"/>
        </w:tcPr>
        <w:p w14:paraId="48345771" w14:textId="77777777" w:rsidR="00AF18E5" w:rsidRPr="001A0C3C" w:rsidRDefault="00AF18E5" w:rsidP="00BD72C4">
          <w:pPr>
            <w:pStyle w:val="a5"/>
            <w:rPr>
              <w:rFonts w:ascii="David" w:hAnsi="David" w:cs="David"/>
              <w:sz w:val="20"/>
              <w:szCs w:val="20"/>
              <w:rtl/>
            </w:rPr>
          </w:pPr>
          <w:r>
            <w:rPr>
              <w:rFonts w:ascii="David" w:hAnsi="David" w:cs="David" w:hint="cs"/>
              <w:sz w:val="20"/>
              <w:szCs w:val="20"/>
              <w:rtl/>
            </w:rPr>
            <w:t>גרסה</w:t>
          </w:r>
        </w:p>
      </w:tc>
      <w:sdt>
        <w:sdtPr>
          <w:rPr>
            <w:rFonts w:ascii="David" w:hAnsi="David" w:cs="David" w:hint="cs"/>
            <w:sz w:val="20"/>
            <w:szCs w:val="20"/>
            <w:rtl/>
          </w:rPr>
          <w:alias w:val="גרסת חוזה"/>
          <w:tag w:val="cntContractVersion"/>
          <w:id w:val="-2106489038"/>
          <w:placeholder>
            <w:docPart w:val="8C1C27966FA842BD9DBB84D7CEBF11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tcPr>
            <w:p w14:paraId="1B0B5E7F" w14:textId="08E4EF14" w:rsidR="00AF18E5" w:rsidRPr="00501673" w:rsidRDefault="005A3077" w:rsidP="00BD72C4">
              <w:pPr>
                <w:pStyle w:val="a5"/>
                <w:rPr>
                  <w:rFonts w:ascii="David" w:hAnsi="David" w:cs="David"/>
                  <w:sz w:val="20"/>
                  <w:szCs w:val="20"/>
                  <w:rtl/>
                </w:rPr>
              </w:pPr>
              <w:ins w:id="130" w:author="Meryl Etman" w:date="2019-01-15T09:50:00Z">
                <w:r>
                  <w:rPr>
                    <w:rFonts w:ascii="David" w:hAnsi="David" w:cs="David" w:hint="cs"/>
                    <w:sz w:val="20"/>
                    <w:szCs w:val="20"/>
                    <w:rtl/>
                  </w:rPr>
                  <w:t>0.5</w:t>
                </w:r>
              </w:ins>
            </w:p>
          </w:tc>
        </w:sdtContent>
      </w:sdt>
      <w:tc>
        <w:tcPr>
          <w:tcW w:w="988" w:type="dxa"/>
        </w:tcPr>
        <w:p w14:paraId="1E34FCD0" w14:textId="77777777" w:rsidR="00AF18E5" w:rsidRPr="001A0C3C" w:rsidRDefault="00AF18E5" w:rsidP="00BD72C4">
          <w:pPr>
            <w:pStyle w:val="a5"/>
            <w:rPr>
              <w:rFonts w:ascii="David" w:hAnsi="David" w:cs="David"/>
              <w:sz w:val="20"/>
              <w:szCs w:val="20"/>
              <w:rtl/>
            </w:rPr>
          </w:pPr>
          <w:r>
            <w:rPr>
              <w:rFonts w:ascii="David" w:hAnsi="David" w:cs="David" w:hint="cs"/>
              <w:sz w:val="20"/>
              <w:szCs w:val="20"/>
              <w:rtl/>
            </w:rPr>
            <w:t>סטטוס</w:t>
          </w:r>
        </w:p>
      </w:tc>
      <w:sdt>
        <w:sdtPr>
          <w:rPr>
            <w:szCs w:val="20"/>
            <w:rtl/>
          </w:rPr>
          <w:alias w:val="סטטוס חוזה"/>
          <w:tag w:val="cntStatus"/>
          <w:id w:val="-360981838"/>
          <w:placeholder>
            <w:docPart w:val="D8AD10FF4ACF422CBCAAB4B3A763E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tcPr>
            <w:p w14:paraId="71D386C2" w14:textId="50D1277B" w:rsidR="00AF18E5" w:rsidRDefault="00AF18E5" w:rsidP="00BD72C4">
              <w:pPr>
                <w:pStyle w:val="AutoFields"/>
                <w:rPr>
                  <w:szCs w:val="20"/>
                  <w:rtl/>
                </w:rPr>
              </w:pPr>
              <w:ins w:id="131" w:author="Meryl Etman" w:date="2019-01-13T15:07:00Z">
                <w:r>
                  <w:rPr>
                    <w:szCs w:val="20"/>
                    <w:rtl/>
                  </w:rPr>
                  <w:t>3;#</w:t>
                </w:r>
                <w:r>
                  <w:rPr>
                    <w:szCs w:val="20"/>
                  </w:rPr>
                  <w:t>Draft</w:t>
                </w:r>
              </w:ins>
            </w:p>
          </w:tc>
        </w:sdtContent>
      </w:sdt>
      <w:tc>
        <w:tcPr>
          <w:tcW w:w="1153" w:type="dxa"/>
        </w:tcPr>
        <w:p w14:paraId="5AE5C074" w14:textId="77777777" w:rsidR="00AF18E5" w:rsidRPr="001A0C3C" w:rsidRDefault="00AF18E5" w:rsidP="00BD72C4">
          <w:pPr>
            <w:pStyle w:val="a5"/>
            <w:rPr>
              <w:rFonts w:ascii="David" w:hAnsi="David" w:cs="David"/>
              <w:sz w:val="20"/>
              <w:szCs w:val="20"/>
              <w:rtl/>
            </w:rPr>
          </w:pPr>
        </w:p>
      </w:tc>
      <w:tc>
        <w:tcPr>
          <w:tcW w:w="2127" w:type="dxa"/>
        </w:tcPr>
        <w:p w14:paraId="3B150545" w14:textId="77777777" w:rsidR="00AF18E5" w:rsidRDefault="00AF18E5" w:rsidP="00BD72C4">
          <w:pPr>
            <w:pStyle w:val="a5"/>
            <w:rPr>
              <w:rFonts w:ascii="David" w:hAnsi="David" w:cs="David"/>
              <w:sz w:val="20"/>
              <w:szCs w:val="20"/>
            </w:rPr>
          </w:pPr>
        </w:p>
      </w:tc>
    </w:tr>
  </w:tbl>
  <w:p w14:paraId="08B6FE65" w14:textId="77777777" w:rsidR="00AF18E5" w:rsidRPr="00552E11" w:rsidRDefault="00AF18E5" w:rsidP="00CF334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276CC4" w14:textId="77777777" w:rsidR="00AF18E5" w:rsidRDefault="00AF18E5" w:rsidP="00AF234B">
      <w:pPr>
        <w:spacing w:before="0" w:after="0" w:line="240" w:lineRule="auto"/>
      </w:pPr>
      <w:r>
        <w:separator/>
      </w:r>
    </w:p>
  </w:footnote>
  <w:footnote w:type="continuationSeparator" w:id="0">
    <w:p w14:paraId="28514FBF" w14:textId="77777777" w:rsidR="00AF18E5" w:rsidRDefault="00AF18E5" w:rsidP="00AF234B">
      <w:pPr>
        <w:spacing w:before="0" w:after="0" w:line="240" w:lineRule="auto"/>
      </w:pPr>
      <w:r>
        <w:continuationSeparator/>
      </w:r>
    </w:p>
  </w:footnote>
  <w:footnote w:type="continuationNotice" w:id="1">
    <w:p w14:paraId="3ED6BACE" w14:textId="77777777" w:rsidR="00AF18E5" w:rsidRDefault="00AF18E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EndPr/>
    <w:sdtContent>
      <w:p w14:paraId="565D09D5" w14:textId="77777777" w:rsidR="00AF18E5" w:rsidRDefault="00AF18E5" w:rsidP="00CF334C">
        <w:pPr>
          <w:pStyle w:val="a3"/>
          <w:jc w:val="center"/>
        </w:pPr>
        <w:r>
          <w:fldChar w:fldCharType="begin"/>
        </w:r>
        <w:r>
          <w:instrText xml:space="preserve"> PAGE   \* MERGEFORMAT </w:instrText>
        </w:r>
        <w:r>
          <w:fldChar w:fldCharType="separate"/>
        </w:r>
        <w:r w:rsidR="004D286A">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1040DFAA"/>
    <w:lvl w:ilvl="0">
      <w:start w:val="2"/>
      <w:numFmt w:val="decimal"/>
      <w:lvlText w:val="%1."/>
      <w:lvlJc w:val="left"/>
      <w:pPr>
        <w:tabs>
          <w:tab w:val="num" w:pos="720"/>
        </w:tabs>
        <w:ind w:left="720" w:hanging="720"/>
      </w:pPr>
      <w:rPr>
        <w:rFonts w:cs="David" w:hint="default"/>
        <w:b/>
        <w:bCs/>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0"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2"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4"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6"/>
  </w:num>
  <w:num w:numId="2">
    <w:abstractNumId w:val="7"/>
  </w:num>
  <w:num w:numId="3">
    <w:abstractNumId w:val="6"/>
  </w:num>
  <w:num w:numId="4">
    <w:abstractNumId w:val="12"/>
  </w:num>
  <w:num w:numId="5">
    <w:abstractNumId w:val="13"/>
  </w:num>
  <w:num w:numId="6">
    <w:abstractNumId w:val="5"/>
  </w:num>
  <w:num w:numId="7">
    <w:abstractNumId w:val="1"/>
  </w:num>
  <w:num w:numId="8">
    <w:abstractNumId w:val="11"/>
  </w:num>
  <w:num w:numId="9">
    <w:abstractNumId w:val="4"/>
  </w:num>
  <w:num w:numId="10">
    <w:abstractNumId w:val="8"/>
  </w:num>
  <w:num w:numId="11">
    <w:abstractNumId w:val="10"/>
  </w:num>
  <w:num w:numId="12">
    <w:abstractNumId w:val="0"/>
  </w:num>
  <w:num w:numId="13">
    <w:abstractNumId w:val="14"/>
  </w:num>
  <w:num w:numId="14">
    <w:abstractNumId w:val="2"/>
  </w:num>
  <w:num w:numId="15">
    <w:abstractNumId w:val="3"/>
  </w:num>
  <w:num w:numId="16">
    <w:abstractNumId w:val="15"/>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F3C"/>
    <w:rsid w:val="00073A79"/>
    <w:rsid w:val="000A39FE"/>
    <w:rsid w:val="00134C85"/>
    <w:rsid w:val="001A0C3C"/>
    <w:rsid w:val="001A69D5"/>
    <w:rsid w:val="001D4EC2"/>
    <w:rsid w:val="00214ACF"/>
    <w:rsid w:val="002436F3"/>
    <w:rsid w:val="00264D14"/>
    <w:rsid w:val="00272745"/>
    <w:rsid w:val="002B2234"/>
    <w:rsid w:val="004D286A"/>
    <w:rsid w:val="00552E11"/>
    <w:rsid w:val="005A3077"/>
    <w:rsid w:val="005B6AFF"/>
    <w:rsid w:val="005D064C"/>
    <w:rsid w:val="005D6E29"/>
    <w:rsid w:val="006324D5"/>
    <w:rsid w:val="00650D2D"/>
    <w:rsid w:val="00666119"/>
    <w:rsid w:val="0072103C"/>
    <w:rsid w:val="007B1B16"/>
    <w:rsid w:val="00817678"/>
    <w:rsid w:val="008C64C6"/>
    <w:rsid w:val="00942177"/>
    <w:rsid w:val="009C6F6C"/>
    <w:rsid w:val="00A01310"/>
    <w:rsid w:val="00A42271"/>
    <w:rsid w:val="00AB3A6A"/>
    <w:rsid w:val="00AF18E5"/>
    <w:rsid w:val="00AF234B"/>
    <w:rsid w:val="00B404AC"/>
    <w:rsid w:val="00BD72C4"/>
    <w:rsid w:val="00BE17B4"/>
    <w:rsid w:val="00BF0AA7"/>
    <w:rsid w:val="00C81171"/>
    <w:rsid w:val="00C903A8"/>
    <w:rsid w:val="00CB43E4"/>
    <w:rsid w:val="00CF334C"/>
    <w:rsid w:val="00E679C7"/>
    <w:rsid w:val="00E870A8"/>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91286C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9C6F6C"/>
  </w:style>
  <w:style w:type="numbering" w:customStyle="1" w:styleId="NoList11">
    <w:name w:val="No List11"/>
    <w:next w:val="a2"/>
    <w:semiHidden/>
    <w:rsid w:val="009C6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97384DE99F64EFE95EB6B796425FE6C"/>
        <w:category>
          <w:name w:val="General"/>
          <w:gallery w:val="placeholder"/>
        </w:category>
        <w:types>
          <w:type w:val="bbPlcHdr"/>
        </w:types>
        <w:behaviors>
          <w:behavior w:val="content"/>
        </w:behaviors>
        <w:guid w:val="{5C0207B8-9B9D-4F61-A386-B47B11269495}"/>
      </w:docPartPr>
      <w:docPartBody>
        <w:p w:rsidR="0032380B" w:rsidRDefault="000046A2" w:rsidP="000046A2">
          <w:pPr>
            <w:pStyle w:val="097384DE99F64EFE95EB6B796425FE6C"/>
          </w:pPr>
          <w:r w:rsidRPr="00223444">
            <w:rPr>
              <w:rStyle w:val="a3"/>
              <w:rtl/>
            </w:rPr>
            <w:t>[שם ספק]</w:t>
          </w:r>
        </w:p>
      </w:docPartBody>
    </w:docPart>
    <w:docPart>
      <w:docPartPr>
        <w:name w:val="BEFDDA32FACF48EE8967FD3328EE85D5"/>
        <w:category>
          <w:name w:val="General"/>
          <w:gallery w:val="placeholder"/>
        </w:category>
        <w:types>
          <w:type w:val="bbPlcHdr"/>
        </w:types>
        <w:behaviors>
          <w:behavior w:val="content"/>
        </w:behaviors>
        <w:guid w:val="{0FD9F342-BB75-4E93-8EE9-74E6B8D88E78}"/>
      </w:docPartPr>
      <w:docPartBody>
        <w:p w:rsidR="0032380B" w:rsidRDefault="000046A2" w:rsidP="000046A2">
          <w:pPr>
            <w:pStyle w:val="BEFDDA32FACF48EE8967FD3328EE85D5"/>
          </w:pPr>
          <w:r w:rsidRPr="00223444">
            <w:rPr>
              <w:rStyle w:val="a3"/>
              <w:rtl/>
            </w:rPr>
            <w:t>[תיאור עבודה]</w:t>
          </w:r>
        </w:p>
      </w:docPartBody>
    </w:docPart>
    <w:docPart>
      <w:docPartPr>
        <w:name w:val="AE4C4EA1358F449CB9AA95A98D430D69"/>
        <w:category>
          <w:name w:val="General"/>
          <w:gallery w:val="placeholder"/>
        </w:category>
        <w:types>
          <w:type w:val="bbPlcHdr"/>
        </w:types>
        <w:behaviors>
          <w:behavior w:val="content"/>
        </w:behaviors>
        <w:guid w:val="{CBA314B7-BC2E-49DF-8D45-0E628EDDD943}"/>
      </w:docPartPr>
      <w:docPartBody>
        <w:p w:rsidR="0032380B" w:rsidRDefault="000046A2" w:rsidP="000046A2">
          <w:pPr>
            <w:pStyle w:val="AE4C4EA1358F449CB9AA95A98D430D69"/>
          </w:pPr>
          <w:r w:rsidRPr="00F35AC3">
            <w:rPr>
              <w:rStyle w:val="a3"/>
              <w:rtl/>
            </w:rPr>
            <w:t>[ערך של מזהה מסמך]</w:t>
          </w:r>
        </w:p>
      </w:docPartBody>
    </w:docPart>
    <w:docPart>
      <w:docPartPr>
        <w:name w:val="8C1C27966FA842BD9DBB84D7CEBF11D9"/>
        <w:category>
          <w:name w:val="General"/>
          <w:gallery w:val="placeholder"/>
        </w:category>
        <w:types>
          <w:type w:val="bbPlcHdr"/>
        </w:types>
        <w:behaviors>
          <w:behavior w:val="content"/>
        </w:behaviors>
        <w:guid w:val="{E0B6923E-361E-4EE2-83EA-2C9787AE7A05}"/>
      </w:docPartPr>
      <w:docPartBody>
        <w:p w:rsidR="0032380B" w:rsidRDefault="000046A2" w:rsidP="000046A2">
          <w:pPr>
            <w:pStyle w:val="8C1C27966FA842BD9DBB84D7CEBF11D9"/>
          </w:pPr>
          <w:r w:rsidRPr="0072715D">
            <w:rPr>
              <w:rStyle w:val="a3"/>
              <w:rtl/>
            </w:rPr>
            <w:t>[גרסת חוזה]</w:t>
          </w:r>
        </w:p>
      </w:docPartBody>
    </w:docPart>
    <w:docPart>
      <w:docPartPr>
        <w:name w:val="D8AD10FF4ACF422CBCAAB4B3A763E055"/>
        <w:category>
          <w:name w:val="General"/>
          <w:gallery w:val="placeholder"/>
        </w:category>
        <w:types>
          <w:type w:val="bbPlcHdr"/>
        </w:types>
        <w:behaviors>
          <w:behavior w:val="content"/>
        </w:behaviors>
        <w:guid w:val="{FFDECDB3-B360-40E1-95AF-E334FAFCA8AE}"/>
      </w:docPartPr>
      <w:docPartBody>
        <w:p w:rsidR="0032380B" w:rsidRDefault="000046A2" w:rsidP="000046A2">
          <w:pPr>
            <w:pStyle w:val="D8AD10FF4ACF422CBCAAB4B3A763E055"/>
          </w:pPr>
          <w:r w:rsidRPr="0072715D">
            <w:rPr>
              <w:rStyle w:val="a3"/>
              <w:rtl/>
            </w:rPr>
            <w:t>[סטטוס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72407"/>
    <w:rsid w:val="0032380B"/>
    <w:rsid w:val="003D3172"/>
    <w:rsid w:val="00486E5B"/>
    <w:rsid w:val="006575F7"/>
    <w:rsid w:val="006865A5"/>
    <w:rsid w:val="00874A5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72407"/>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F56188B3-A11D-40B4-9E19-EDF440385A1C}"/>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47303145-D5E8-44DC-9802-46ED6BC6DF74}"/>
</file>

<file path=customXml/itemProps5.xml><?xml version="1.0" encoding="utf-8"?>
<ds:datastoreItem xmlns:ds="http://schemas.openxmlformats.org/officeDocument/2006/customXml" ds:itemID="{D5EE69A7-D69E-405F-93E6-C39B6781A552}"/>
</file>

<file path=docProps/app.xml><?xml version="1.0" encoding="utf-8"?>
<Properties xmlns="http://schemas.openxmlformats.org/officeDocument/2006/extended-properties" xmlns:vt="http://schemas.openxmlformats.org/officeDocument/2006/docPropsVTypes">
  <Template>Normal</Template>
  <TotalTime>35</TotalTime>
  <Pages>29</Pages>
  <Words>8643</Words>
  <Characters>43215</Characters>
  <Application>Microsoft Office Word</Application>
  <DocSecurity>0</DocSecurity>
  <Lines>360</Lines>
  <Paragraphs>103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9</cp:revision>
  <dcterms:created xsi:type="dcterms:W3CDTF">2019-01-13T12:54:00Z</dcterms:created>
  <dcterms:modified xsi:type="dcterms:W3CDTF">2019-01-15T11:54:00Z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1fccb4f9-98bd-4253-844a-c671a6ad0a8c</vt:lpwstr>
  </property>
</Properties>
</file>