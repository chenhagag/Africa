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7D11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5D988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B0605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6C840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12EB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CE13BE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7C3114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7809C155" wp14:editId="294ACE52">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17B02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71F82B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5BBB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1E5EEEE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FF5607" w14:textId="59E876A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del w:id="0" w:author="Meryl Etman" w:date="2019-01-06T14:02:00Z">
        <w:r w:rsidRPr="0045396B" w:rsidDel="000226B4">
          <w:rPr>
            <w:rFonts w:ascii="Times New Roman" w:eastAsia="Times New Roman" w:hAnsi="Times New Roman" w:cs="David" w:hint="cs"/>
            <w:bCs/>
            <w:sz w:val="32"/>
            <w:szCs w:val="32"/>
            <w:u w:val="single"/>
            <w:rtl/>
            <w:lang w:eastAsia="he-IL"/>
          </w:rPr>
          <w:delText>@@@שם פרויקט ואתר@@@</w:delText>
        </w:r>
      </w:del>
      <w:ins w:id="1" w:author="Meryl Etman" w:date="2019-01-06T14:02:00Z">
        <w:r w:rsidR="000226B4">
          <w:rPr>
            <w:rFonts w:ascii="Times New Roman" w:eastAsia="Times New Roman" w:hAnsi="Times New Roman" w:cs="David" w:hint="cs"/>
            <w:bCs/>
            <w:sz w:val="32"/>
            <w:szCs w:val="32"/>
            <w:u w:val="single"/>
            <w:rtl/>
            <w:lang w:eastAsia="he-IL"/>
          </w:rPr>
          <w:t xml:space="preserve">סביוני שהם </w:t>
        </w:r>
        <w:r w:rsidR="000226B4">
          <w:rPr>
            <w:rFonts w:ascii="Times New Roman" w:eastAsia="Times New Roman" w:hAnsi="Times New Roman" w:cs="David"/>
            <w:bCs/>
            <w:sz w:val="32"/>
            <w:szCs w:val="32"/>
            <w:u w:val="single"/>
            <w:rtl/>
            <w:lang w:eastAsia="he-IL"/>
          </w:rPr>
          <w:t>–</w:t>
        </w:r>
        <w:r w:rsidR="000226B4">
          <w:rPr>
            <w:rFonts w:ascii="Times New Roman" w:eastAsia="Times New Roman" w:hAnsi="Times New Roman" w:cs="David" w:hint="cs"/>
            <w:bCs/>
            <w:sz w:val="32"/>
            <w:szCs w:val="32"/>
            <w:u w:val="single"/>
            <w:rtl/>
            <w:lang w:eastAsia="he-IL"/>
          </w:rPr>
          <w:t xml:space="preserve"> מחיר למשתכן</w:t>
        </w:r>
      </w:ins>
    </w:p>
    <w:p w14:paraId="7094230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10D7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2C05C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E6DDF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DD2BF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EB51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9B033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D8163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D8709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64A84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98679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CABD6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D034E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8AC6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EC3B0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A2B65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3B212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7453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5396B">
        <w:rPr>
          <w:rFonts w:ascii="Times New Roman" w:eastAsia="Times New Roman" w:hAnsi="Times New Roman" w:cs="David"/>
          <w:bCs/>
          <w:sz w:val="32"/>
          <w:szCs w:val="32"/>
          <w:u w:val="single"/>
          <w:rtl/>
          <w:lang w:eastAsia="he-IL"/>
        </w:rPr>
        <w:br w:type="page"/>
      </w:r>
      <w:r w:rsidRPr="0045396B">
        <w:rPr>
          <w:rFonts w:ascii="Times New Roman" w:eastAsia="Times New Roman" w:hAnsi="Times New Roman" w:cs="David" w:hint="cs"/>
          <w:bCs/>
          <w:sz w:val="32"/>
          <w:szCs w:val="32"/>
          <w:u w:val="single"/>
          <w:rtl/>
          <w:lang w:eastAsia="he-IL"/>
        </w:rPr>
        <w:lastRenderedPageBreak/>
        <w:t>חוזה</w:t>
      </w:r>
    </w:p>
    <w:p w14:paraId="44B3358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196BE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בתל-אביב ביום </w:t>
      </w:r>
      <w:r w:rsidRPr="0045396B">
        <w:rPr>
          <w:rFonts w:ascii="Times New Roman" w:eastAsia="Times New Roman" w:hAnsi="Times New Roman" w:cs="David"/>
          <w:color w:val="800080"/>
          <w:sz w:val="24"/>
          <w:szCs w:val="24"/>
          <w:lang w:eastAsia="he-IL"/>
        </w:rPr>
        <w:t>&lt;@@ContractSignatureDate@@&gt;</w:t>
      </w:r>
    </w:p>
    <w:p w14:paraId="2C4DAAC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3A9C712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EAE94A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88B0B1"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58EF45B9" w14:textId="6FD27209" w:rsidR="0045396B" w:rsidRDefault="0045396B" w:rsidP="0045396B">
      <w:pPr>
        <w:widowControl w:val="0"/>
        <w:spacing w:before="0" w:beforeAutospacing="0" w:after="0" w:afterAutospacing="0" w:line="240" w:lineRule="auto"/>
        <w:ind w:left="2880" w:firstLine="720"/>
        <w:rPr>
          <w:ins w:id="2" w:author="Meryl Etman" w:date="2019-01-06T14:05:00Z"/>
          <w:rFonts w:ascii="Times New Roman" w:eastAsia="Times New Roman" w:hAnsi="Times New Roman" w:cs="David"/>
          <w:color w:val="800080"/>
          <w:sz w:val="24"/>
          <w:szCs w:val="24"/>
          <w:rtl/>
        </w:rPr>
      </w:pPr>
      <w:del w:id="3" w:author="Meryl Etman" w:date="2019-01-06T14:05:00Z">
        <w:r w:rsidRPr="0045396B" w:rsidDel="000226B4">
          <w:rPr>
            <w:rFonts w:ascii="Times New Roman" w:eastAsia="Times New Roman" w:hAnsi="Times New Roman" w:cs="David"/>
            <w:color w:val="800080"/>
            <w:sz w:val="24"/>
            <w:szCs w:val="24"/>
            <w:rtl/>
          </w:rPr>
          <w:delText>&lt;@@</w:delText>
        </w:r>
        <w:r w:rsidRPr="0045396B" w:rsidDel="000226B4">
          <w:rPr>
            <w:rFonts w:ascii="Times New Roman" w:eastAsia="Times New Roman" w:hAnsi="Times New Roman" w:cs="David"/>
            <w:color w:val="800080"/>
            <w:sz w:val="24"/>
            <w:szCs w:val="24"/>
          </w:rPr>
          <w:delText>TzadA</w:delText>
        </w:r>
        <w:r w:rsidRPr="0045396B" w:rsidDel="000226B4">
          <w:rPr>
            <w:rFonts w:ascii="Times New Roman" w:eastAsia="Times New Roman" w:hAnsi="Times New Roman" w:cs="David"/>
            <w:color w:val="800080"/>
            <w:sz w:val="24"/>
            <w:szCs w:val="24"/>
            <w:rtl/>
          </w:rPr>
          <w:delText>@@&gt;</w:delText>
        </w:r>
      </w:del>
      <w:ins w:id="4" w:author="Meryl Etman" w:date="2019-01-06T14:05:00Z">
        <w:r w:rsidR="000226B4">
          <w:rPr>
            <w:rFonts w:ascii="Times New Roman" w:eastAsia="Times New Roman" w:hAnsi="Times New Roman" w:cs="David" w:hint="cs"/>
            <w:color w:val="800080"/>
            <w:sz w:val="24"/>
            <w:szCs w:val="24"/>
            <w:rtl/>
          </w:rPr>
          <w:t>א.מ.ד.ס מחיר למשתכן</w:t>
        </w:r>
      </w:ins>
    </w:p>
    <w:p w14:paraId="3E70289A" w14:textId="6DBFA15A" w:rsidR="000226B4" w:rsidRDefault="000226B4" w:rsidP="0045396B">
      <w:pPr>
        <w:widowControl w:val="0"/>
        <w:spacing w:before="0" w:beforeAutospacing="0" w:after="0" w:afterAutospacing="0" w:line="240" w:lineRule="auto"/>
        <w:ind w:left="2880" w:firstLine="720"/>
        <w:rPr>
          <w:ins w:id="5" w:author="Meryl Etman" w:date="2019-01-06T14:05:00Z"/>
          <w:rFonts w:ascii="Times New Roman" w:eastAsia="Times New Roman" w:hAnsi="Times New Roman" w:cs="David"/>
          <w:color w:val="800080"/>
          <w:sz w:val="24"/>
          <w:szCs w:val="24"/>
          <w:rtl/>
        </w:rPr>
      </w:pPr>
      <w:ins w:id="6" w:author="Meryl Etman" w:date="2019-01-06T14:05:00Z">
        <w:r>
          <w:rPr>
            <w:rFonts w:ascii="Times New Roman" w:eastAsia="Times New Roman" w:hAnsi="Times New Roman" w:cs="David" w:hint="cs"/>
            <w:color w:val="800080"/>
            <w:sz w:val="24"/>
            <w:szCs w:val="24"/>
            <w:rtl/>
          </w:rPr>
          <w:t>יהונתן נתניהו 1ג',</w:t>
        </w:r>
      </w:ins>
    </w:p>
    <w:p w14:paraId="539DF4A8" w14:textId="4B3067BF" w:rsidR="000226B4" w:rsidRDefault="000226B4" w:rsidP="000226B4">
      <w:pPr>
        <w:widowControl w:val="0"/>
        <w:spacing w:before="0" w:beforeAutospacing="0" w:after="0" w:afterAutospacing="0" w:line="240" w:lineRule="auto"/>
        <w:ind w:left="2880" w:firstLine="720"/>
        <w:rPr>
          <w:ins w:id="7" w:author="Meryl Etman" w:date="2019-01-06T14:06:00Z"/>
          <w:rFonts w:ascii="Times New Roman" w:eastAsia="Times New Roman" w:hAnsi="Times New Roman" w:cs="David"/>
          <w:color w:val="800080"/>
          <w:sz w:val="24"/>
          <w:szCs w:val="24"/>
          <w:rtl/>
        </w:rPr>
      </w:pPr>
      <w:ins w:id="8" w:author="Meryl Etman" w:date="2019-01-06T14:06:00Z">
        <w:r>
          <w:rPr>
            <w:rFonts w:ascii="Times New Roman" w:eastAsia="Times New Roman" w:hAnsi="Times New Roman" w:cs="David" w:hint="cs"/>
            <w:color w:val="800080"/>
            <w:sz w:val="24"/>
            <w:szCs w:val="24"/>
            <w:rtl/>
          </w:rPr>
          <w:t>אור יהודה</w:t>
        </w:r>
      </w:ins>
    </w:p>
    <w:p w14:paraId="25125415" w14:textId="4A5DE218" w:rsidR="000226B4" w:rsidRPr="0045396B" w:rsidRDefault="000226B4" w:rsidP="000226B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9" w:author="Meryl Etman" w:date="2019-01-06T14:06:00Z">
        <w:r>
          <w:rPr>
            <w:rFonts w:ascii="Times New Roman" w:eastAsia="Times New Roman" w:hAnsi="Times New Roman" w:cs="David" w:hint="cs"/>
            <w:color w:val="800080"/>
            <w:sz w:val="24"/>
            <w:szCs w:val="24"/>
            <w:rtl/>
          </w:rPr>
          <w:t>ש.ר. 540274883</w:t>
        </w:r>
      </w:ins>
    </w:p>
    <w:p w14:paraId="6E52B8B9"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76858E56"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7CB26044"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224079D"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1B44F61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FA0B075" w14:textId="6EFE6F27" w:rsidR="0045396B" w:rsidRDefault="0045396B" w:rsidP="0045396B">
      <w:pPr>
        <w:widowControl w:val="0"/>
        <w:spacing w:before="0" w:beforeAutospacing="0" w:after="0" w:afterAutospacing="0" w:line="240" w:lineRule="auto"/>
        <w:ind w:left="2880" w:firstLine="720"/>
        <w:rPr>
          <w:ins w:id="10" w:author="Meryl Etman" w:date="2019-01-06T14:07:00Z"/>
          <w:rFonts w:ascii="Times New Roman" w:eastAsia="Times New Roman" w:hAnsi="Times New Roman" w:cs="David"/>
          <w:color w:val="800080"/>
          <w:sz w:val="24"/>
          <w:szCs w:val="24"/>
          <w:rtl/>
        </w:rPr>
      </w:pPr>
      <w:del w:id="11" w:author="Meryl Etman" w:date="2019-01-06T14:07:00Z">
        <w:r w:rsidRPr="0045396B" w:rsidDel="000226B4">
          <w:rPr>
            <w:rFonts w:ascii="Times New Roman" w:eastAsia="Times New Roman" w:hAnsi="Times New Roman" w:cs="David"/>
            <w:color w:val="800080"/>
            <w:sz w:val="24"/>
            <w:szCs w:val="24"/>
            <w:rtl/>
          </w:rPr>
          <w:delText>&lt;@@</w:delText>
        </w:r>
        <w:r w:rsidRPr="0045396B" w:rsidDel="000226B4">
          <w:rPr>
            <w:rFonts w:ascii="Times New Roman" w:eastAsia="Times New Roman" w:hAnsi="Times New Roman" w:cs="David"/>
            <w:color w:val="800080"/>
            <w:sz w:val="24"/>
            <w:szCs w:val="24"/>
          </w:rPr>
          <w:delText>TzadB</w:delText>
        </w:r>
        <w:r w:rsidRPr="0045396B" w:rsidDel="000226B4">
          <w:rPr>
            <w:rFonts w:ascii="Times New Roman" w:eastAsia="Times New Roman" w:hAnsi="Times New Roman" w:cs="David"/>
            <w:color w:val="800080"/>
            <w:sz w:val="24"/>
            <w:szCs w:val="24"/>
            <w:rtl/>
          </w:rPr>
          <w:delText>@@&gt;</w:delText>
        </w:r>
      </w:del>
      <w:ins w:id="12" w:author="Meryl Etman" w:date="2019-01-06T14:07:00Z">
        <w:r w:rsidR="000226B4">
          <w:rPr>
            <w:rFonts w:ascii="Times New Roman" w:eastAsia="Times New Roman" w:hAnsi="Times New Roman" w:cs="David" w:hint="cs"/>
            <w:color w:val="800080"/>
            <w:sz w:val="24"/>
            <w:szCs w:val="24"/>
            <w:rtl/>
          </w:rPr>
          <w:t>ליאורה ניב</w:t>
        </w:r>
      </w:ins>
    </w:p>
    <w:p w14:paraId="621F8A03" w14:textId="1090C9A8" w:rsidR="000226B4" w:rsidRDefault="000226B4" w:rsidP="0045396B">
      <w:pPr>
        <w:widowControl w:val="0"/>
        <w:spacing w:before="0" w:beforeAutospacing="0" w:after="0" w:afterAutospacing="0" w:line="240" w:lineRule="auto"/>
        <w:ind w:left="2880" w:firstLine="720"/>
        <w:rPr>
          <w:ins w:id="13" w:author="Meryl Etman" w:date="2019-01-06T14:07:00Z"/>
          <w:rFonts w:ascii="Times New Roman" w:eastAsia="Times New Roman" w:hAnsi="Times New Roman" w:cs="David"/>
          <w:color w:val="800080"/>
          <w:sz w:val="24"/>
          <w:szCs w:val="24"/>
          <w:rtl/>
        </w:rPr>
      </w:pPr>
      <w:ins w:id="14" w:author="Meryl Etman" w:date="2019-01-06T14:07:00Z">
        <w:r>
          <w:rPr>
            <w:rFonts w:ascii="Times New Roman" w:eastAsia="Times New Roman" w:hAnsi="Times New Roman" w:cs="David" w:hint="cs"/>
            <w:color w:val="800080"/>
            <w:sz w:val="24"/>
            <w:szCs w:val="24"/>
            <w:rtl/>
          </w:rPr>
          <w:t>אדריכלות ועיצוב פנים בע"מ</w:t>
        </w:r>
      </w:ins>
    </w:p>
    <w:p w14:paraId="37A0029B" w14:textId="76C24922" w:rsidR="000226B4" w:rsidRPr="0045396B" w:rsidRDefault="000226B4"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15" w:author="Meryl Etman" w:date="2019-01-06T14:07:00Z">
        <w:r>
          <w:rPr>
            <w:rFonts w:ascii="Times New Roman" w:eastAsia="Times New Roman" w:hAnsi="Times New Roman" w:cs="David" w:hint="cs"/>
            <w:color w:val="800080"/>
            <w:sz w:val="24"/>
            <w:szCs w:val="24"/>
            <w:rtl/>
          </w:rPr>
          <w:t>הדרום 11, סביון</w:t>
        </w:r>
      </w:ins>
    </w:p>
    <w:p w14:paraId="129E60E2"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60F7728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0FF26AC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1F65EA7"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39A2620"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0BB58454"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4DA230CE"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623721B4"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814F28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6A9BDE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E60C1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3C6BE19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11BB5ADE"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99C2C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4D214C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72D60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289A0F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EFDB4D"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50BCD0B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A0021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737C8DE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0C5DED8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0A6F317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C848C9"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C9D429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0FEF6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065FE86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63BB2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150F3A5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043E8C9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EA3C33C"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1B85BAD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5DFFF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5312DC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AB5E1C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A2F81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1D13722E"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0E100590"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7B2174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263451A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402CDFA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48D437E"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0A62FE3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12C005E3"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6BAE90E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22F9098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46EED78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53CE65CD"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ז</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על קיום ביטוחי המתכנן;</w:t>
      </w:r>
    </w:p>
    <w:p w14:paraId="30243F9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p>
    <w:p w14:paraId="79A76C33"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p>
    <w:p w14:paraId="26EEC828"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p>
    <w:p w14:paraId="3181621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4B9D426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6B0A5E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07DD638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5340742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AB5FA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6261831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51F0214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043901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1A08BB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BFAA85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3A1829E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4C0C742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4D027CD"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1093A916"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0BCA5AA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6D04923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369D76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E79E78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55B4271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B4BAF4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19063E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3B5478F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32B28257"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053F03D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5D825C5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6D1C5EC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746CB97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0A147EB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4F4E4D5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09FA873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B21CC5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0AA9793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229B97E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6206FB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656A625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3D4ACF6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7A02DC8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5AD2555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221F7F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C32085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67683A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2BA5E20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5DE100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3188C7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5FD1A179"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082C7C8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2DB2CC5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F5527E0"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40E79E28"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0AB3FF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14C0F17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48FC582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13CF3FB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10CC1E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01A7F3F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234812C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04CB9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16030B6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0DDA333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06EAD827"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A72F6D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277588A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308B4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5FF23B2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6AD56FE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9341951"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EBBE4B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0941DB02"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E7B9AE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26F1FB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2C45E7A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10D4874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45561B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A927D8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00E75C6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6D158AD"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6843BC96"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09A6C6B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45396B">
        <w:rPr>
          <w:rFonts w:ascii="Times New Roman" w:eastAsia="Times New Roman" w:hAnsi="Times New Roman" w:cs="David"/>
          <w:sz w:val="20"/>
          <w:szCs w:val="24"/>
          <w:lang w:eastAsia="he-IL"/>
        </w:rPr>
        <w:t>.</w:t>
      </w:r>
    </w:p>
    <w:p w14:paraId="5E216C5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45396B">
        <w:rPr>
          <w:rFonts w:ascii="Times New Roman" w:eastAsia="Times New Roman" w:hAnsi="Times New Roman" w:cs="David"/>
          <w:sz w:val="20"/>
          <w:szCs w:val="24"/>
          <w:lang w:eastAsia="he-IL"/>
        </w:rPr>
        <w:t>.</w:t>
      </w:r>
    </w:p>
    <w:p w14:paraId="4345F8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45396B">
        <w:rPr>
          <w:rFonts w:ascii="Times New Roman" w:eastAsia="Times New Roman" w:hAnsi="Times New Roman" w:cs="David"/>
          <w:sz w:val="20"/>
          <w:szCs w:val="24"/>
          <w:lang w:eastAsia="he-IL"/>
        </w:rPr>
        <w:t>).</w:t>
      </w:r>
    </w:p>
    <w:p w14:paraId="6E602D1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45396B">
        <w:rPr>
          <w:rFonts w:ascii="Times New Roman" w:eastAsia="Times New Roman" w:hAnsi="Times New Roman" w:cs="David"/>
          <w:sz w:val="20"/>
          <w:szCs w:val="24"/>
          <w:lang w:eastAsia="he-IL"/>
        </w:rPr>
        <w:t xml:space="preserve">. </w:t>
      </w:r>
    </w:p>
    <w:p w14:paraId="7AAE240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45396B">
        <w:rPr>
          <w:rFonts w:ascii="Times New Roman" w:eastAsia="Times New Roman" w:hAnsi="Times New Roman" w:cs="David"/>
          <w:sz w:val="20"/>
          <w:szCs w:val="24"/>
          <w:lang w:eastAsia="he-IL"/>
        </w:rPr>
        <w:t>.</w:t>
      </w:r>
    </w:p>
    <w:p w14:paraId="05A89FD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45396B">
        <w:rPr>
          <w:rFonts w:ascii="Times New Roman" w:eastAsia="Times New Roman" w:hAnsi="Times New Roman" w:cs="David"/>
          <w:sz w:val="20"/>
          <w:szCs w:val="24"/>
          <w:lang w:eastAsia="he-IL"/>
        </w:rPr>
        <w:t>.</w:t>
      </w:r>
    </w:p>
    <w:p w14:paraId="3109EF9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45396B">
        <w:rPr>
          <w:rFonts w:ascii="Times New Roman" w:eastAsia="Times New Roman" w:hAnsi="Times New Roman" w:cs="David"/>
          <w:sz w:val="20"/>
          <w:szCs w:val="24"/>
          <w:lang w:eastAsia="he-IL"/>
        </w:rPr>
        <w:t>.</w:t>
      </w:r>
    </w:p>
    <w:p w14:paraId="6538B1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הפרת סעיף זה על כל תנאיו תיחשב להפרה יסודית של ההסכם.</w:t>
      </w:r>
    </w:p>
    <w:p w14:paraId="4B08A476"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59A312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275CDA1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3028A42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222DBA7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F583D3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730CE0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765CD01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1A7CB42"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7D2D992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5958BEB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3C9934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C8560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03CD4D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62EC9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BE6C30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ED53E8F"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35CDCB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3009432"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384205FA"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57EC0A0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154AAAC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6C87740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237A3C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35DC78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5FBBC6CD"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41C69AFD"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7B34A0B1"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2D059CC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4B5BC56C"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1AB19F3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B36F3A7"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62E173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613EB3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3D8AC9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06A750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F17B8A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C1399D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70279CC"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50737AB"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00EF433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75F228E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661858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4F0CB9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3630B47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58877ED"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5F6D7D2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066690D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7CF5BE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9047D0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1C3E9CB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0FD4E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F677E6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20682EA0"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57D16C5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18372D7D"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17D8D800"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74E3255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91C039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52C2D6A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17B0B45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7103E70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DC35E9F"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0B11DA7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6F800B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34070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4A318043"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68126B5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5ADFDF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1EF4E07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35533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66B75DAD"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2391929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2B23F91"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B3D6FC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F6C1F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B7B3CC8"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11D76C7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68163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ולראיה באו הצדדים על החתום:</w:t>
      </w:r>
    </w:p>
    <w:p w14:paraId="042872A1" w14:textId="77777777" w:rsidR="0045396B" w:rsidRPr="0045396B" w:rsidRDefault="0045396B" w:rsidP="004539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EC244A3" w14:textId="77777777" w:rsidR="0045396B" w:rsidRPr="0045396B" w:rsidRDefault="0045396B" w:rsidP="004539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DCFD2E5" w14:textId="77777777" w:rsidR="0045396B" w:rsidRPr="0045396B" w:rsidRDefault="0045396B" w:rsidP="004539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8DA5F14" w14:textId="77777777" w:rsidR="0045396B" w:rsidRPr="0045396B" w:rsidRDefault="0045396B" w:rsidP="004539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_____________</w:t>
      </w:r>
      <w:r w:rsidRPr="0045396B">
        <w:rPr>
          <w:rFonts w:ascii="Times New Roman" w:eastAsia="Times New Roman" w:hAnsi="Times New Roman" w:cs="David"/>
          <w:sz w:val="20"/>
          <w:szCs w:val="24"/>
          <w:rtl/>
          <w:lang w:eastAsia="he-IL"/>
        </w:rPr>
        <w:tab/>
        <w:t>_______________</w:t>
      </w:r>
    </w:p>
    <w:p w14:paraId="7C7E4B78" w14:textId="77777777" w:rsidR="0045396B" w:rsidRPr="0045396B" w:rsidRDefault="0045396B" w:rsidP="004539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המתכנן</w:t>
      </w:r>
      <w:r w:rsidRPr="0045396B">
        <w:rPr>
          <w:rFonts w:ascii="Times New Roman" w:eastAsia="Times New Roman" w:hAnsi="Times New Roman" w:cs="David"/>
          <w:sz w:val="20"/>
          <w:szCs w:val="24"/>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lang w:eastAsia="he-IL"/>
        </w:rPr>
        <w:t xml:space="preserve"> </w:t>
      </w:r>
      <w:r w:rsidRPr="0045396B">
        <w:rPr>
          <w:rFonts w:ascii="Times New Roman" w:eastAsia="Times New Roman" w:hAnsi="Times New Roman" w:cs="David"/>
          <w:sz w:val="20"/>
          <w:szCs w:val="24"/>
          <w:rtl/>
          <w:lang w:eastAsia="he-IL"/>
        </w:rPr>
        <w:t>המזמין</w:t>
      </w:r>
      <w:r w:rsidRPr="0045396B">
        <w:rPr>
          <w:rFonts w:ascii="Times New Roman" w:eastAsia="Times New Roman" w:hAnsi="Times New Roman" w:cs="David"/>
          <w:sz w:val="20"/>
          <w:szCs w:val="24"/>
          <w:lang w:eastAsia="he-IL"/>
        </w:rPr>
        <w:t xml:space="preserve"> </w:t>
      </w:r>
    </w:p>
    <w:p w14:paraId="1422263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1FF95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AD931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ן זה. </w:t>
      </w:r>
    </w:p>
    <w:p w14:paraId="73F199F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ACC88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תאריך :  _______________</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חתימה וחותמת עו"ד/ רו"ח : ________________</w:t>
      </w:r>
    </w:p>
    <w:p w14:paraId="7D9528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407BD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ADBB4F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9B9EA48" w14:textId="77777777" w:rsidR="0045396B" w:rsidRPr="0045396B" w:rsidRDefault="0045396B" w:rsidP="0045396B">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C5D8687"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FEAFA0"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7A46B03"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AA1C7F"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E13F5C6"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EC88B44"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E937D7B"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B419FFD"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FA3919D"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11612AB"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6D713C5"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41E4AC1"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9268DF3"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7209A31"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8C80765"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CD06D01" w14:textId="77777777" w:rsidR="0045396B" w:rsidRPr="0045396B" w:rsidRDefault="0045396B">
      <w:pPr>
        <w:bidi w:val="0"/>
        <w:spacing w:before="0" w:beforeAutospacing="0" w:after="160" w:afterAutospacing="0" w:line="259" w:lineRule="auto"/>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br w:type="page"/>
      </w:r>
    </w:p>
    <w:p w14:paraId="62F2ABDC"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45396B">
        <w:rPr>
          <w:rFonts w:ascii="Times New Roman" w:eastAsia="Times New Roman" w:hAnsi="Times New Roman" w:cs="David" w:hint="cs"/>
          <w:bCs/>
          <w:sz w:val="20"/>
          <w:szCs w:val="24"/>
          <w:u w:val="single"/>
          <w:rtl/>
          <w:lang w:eastAsia="he-IL"/>
        </w:rPr>
        <w:t>נספח א'</w:t>
      </w:r>
    </w:p>
    <w:p w14:paraId="12B7F15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1.1</w:t>
      </w:r>
      <w:r w:rsidRPr="0045396B">
        <w:rPr>
          <w:rFonts w:ascii="Times New Roman" w:eastAsia="Times New Roman" w:hAnsi="Times New Roman" w:cs="David" w:hint="cs"/>
          <w:sz w:val="24"/>
          <w:szCs w:val="24"/>
          <w:rtl/>
          <w:lang w:eastAsia="he-IL"/>
        </w:rPr>
        <w:tab/>
        <w:t>הגדרות-</w:t>
      </w:r>
    </w:p>
    <w:p w14:paraId="35B3397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B0DC1B" w14:textId="2DC94156" w:rsidR="0045396B" w:rsidRPr="0045396B" w:rsidRDefault="0045396B" w:rsidP="000226B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cs"/>
          <w:b/>
          <w:bCs/>
          <w:sz w:val="24"/>
          <w:szCs w:val="24"/>
          <w:rtl/>
          <w:lang w:eastAsia="he-IL"/>
        </w:rPr>
        <w:t>הפרויקט</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cs"/>
          <w:sz w:val="24"/>
          <w:szCs w:val="24"/>
          <w:lang w:eastAsia="he-IL"/>
        </w:rPr>
        <w:t xml:space="preserve"> </w:t>
      </w:r>
      <w:r w:rsidRPr="0045396B">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del w:id="16" w:author="Meryl Etman" w:date="2019-01-06T14:08:00Z">
        <w:r w:rsidRPr="0045396B" w:rsidDel="000226B4">
          <w:rPr>
            <w:rFonts w:ascii="Times New Roman" w:eastAsia="Times New Roman" w:hAnsi="Times New Roman" w:cs="David" w:hint="cs"/>
            <w:color w:val="008000"/>
            <w:sz w:val="24"/>
            <w:szCs w:val="24"/>
            <w:rtl/>
            <w:lang w:eastAsia="he-IL"/>
          </w:rPr>
          <w:delText>&lt;@@</w:delText>
        </w:r>
        <w:r w:rsidRPr="0045396B" w:rsidDel="000226B4">
          <w:rPr>
            <w:rFonts w:ascii="Times New Roman" w:eastAsia="Times New Roman" w:hAnsi="Times New Roman" w:cs="David"/>
            <w:color w:val="008000"/>
            <w:sz w:val="24"/>
            <w:szCs w:val="24"/>
            <w:lang w:eastAsia="he-IL"/>
          </w:rPr>
          <w:delText>CityID</w:delText>
        </w:r>
        <w:r w:rsidRPr="0045396B" w:rsidDel="000226B4">
          <w:rPr>
            <w:rFonts w:ascii="Times New Roman" w:eastAsia="Times New Roman" w:hAnsi="Times New Roman" w:cs="David" w:hint="cs"/>
            <w:color w:val="008000"/>
            <w:sz w:val="24"/>
            <w:szCs w:val="24"/>
            <w:rtl/>
            <w:lang w:eastAsia="he-IL"/>
          </w:rPr>
          <w:delText>@@&gt;</w:delText>
        </w:r>
        <w:r w:rsidRPr="0045396B" w:rsidDel="000226B4">
          <w:rPr>
            <w:rFonts w:ascii="Times New Roman" w:eastAsia="Times New Roman" w:hAnsi="Times New Roman" w:cs="David" w:hint="cs"/>
            <w:sz w:val="24"/>
            <w:szCs w:val="24"/>
            <w:rtl/>
            <w:lang w:eastAsia="he-IL"/>
          </w:rPr>
          <w:delText xml:space="preserve"> - </w:delText>
        </w:r>
        <w:r w:rsidRPr="0045396B" w:rsidDel="000226B4">
          <w:rPr>
            <w:rFonts w:ascii="Times New Roman" w:eastAsia="Times New Roman" w:hAnsi="Times New Roman" w:cs="David" w:hint="cs"/>
            <w:color w:val="008000"/>
            <w:sz w:val="24"/>
            <w:szCs w:val="24"/>
            <w:rtl/>
          </w:rPr>
          <w:delText>&lt;@@</w:delText>
        </w:r>
        <w:r w:rsidRPr="0045396B" w:rsidDel="000226B4">
          <w:rPr>
            <w:rFonts w:ascii="Times New Roman" w:eastAsia="Times New Roman" w:hAnsi="Times New Roman" w:cs="David"/>
            <w:color w:val="008000"/>
            <w:sz w:val="24"/>
            <w:szCs w:val="24"/>
          </w:rPr>
          <w:delText>SiteID</w:delText>
        </w:r>
        <w:r w:rsidRPr="0045396B" w:rsidDel="000226B4">
          <w:rPr>
            <w:rFonts w:ascii="Times New Roman" w:eastAsia="Times New Roman" w:hAnsi="Times New Roman" w:cs="David" w:hint="cs"/>
            <w:color w:val="008000"/>
            <w:sz w:val="24"/>
            <w:szCs w:val="24"/>
            <w:rtl/>
          </w:rPr>
          <w:delText>@@&gt;</w:delText>
        </w:r>
        <w:r w:rsidRPr="0045396B" w:rsidDel="000226B4">
          <w:rPr>
            <w:rFonts w:ascii="Times New Roman" w:eastAsia="Times New Roman" w:hAnsi="Times New Roman" w:cs="David" w:hint="cs"/>
            <w:color w:val="008000"/>
            <w:sz w:val="24"/>
            <w:szCs w:val="24"/>
            <w:rtl/>
            <w:lang w:eastAsia="he-IL"/>
          </w:rPr>
          <w:delText xml:space="preserve">, </w:delText>
        </w:r>
        <w:r w:rsidRPr="0045396B" w:rsidDel="000226B4">
          <w:rPr>
            <w:rFonts w:ascii="Times New Roman" w:eastAsia="Times New Roman" w:hAnsi="Times New Roman" w:cs="David" w:hint="cs"/>
            <w:color w:val="008000"/>
            <w:sz w:val="24"/>
            <w:szCs w:val="24"/>
            <w:rtl/>
          </w:rPr>
          <w:delText>&lt;@@</w:delText>
        </w:r>
        <w:r w:rsidRPr="0045396B" w:rsidDel="000226B4">
          <w:rPr>
            <w:rFonts w:ascii="Times New Roman" w:eastAsia="Times New Roman" w:hAnsi="Times New Roman" w:cs="David"/>
            <w:color w:val="008000"/>
            <w:sz w:val="24"/>
            <w:szCs w:val="24"/>
          </w:rPr>
          <w:delText>BuildingID</w:delText>
        </w:r>
        <w:r w:rsidRPr="0045396B" w:rsidDel="000226B4">
          <w:rPr>
            <w:rFonts w:ascii="Times New Roman" w:eastAsia="Times New Roman" w:hAnsi="Times New Roman" w:cs="David" w:hint="cs"/>
            <w:color w:val="008000"/>
            <w:sz w:val="24"/>
            <w:szCs w:val="24"/>
            <w:rtl/>
          </w:rPr>
          <w:delText>@@&gt;</w:delText>
        </w:r>
      </w:del>
      <w:ins w:id="17" w:author="Meryl Etman" w:date="2019-01-06T14:08:00Z">
        <w:r w:rsidR="000226B4">
          <w:rPr>
            <w:rFonts w:ascii="Times New Roman" w:eastAsia="Times New Roman" w:hAnsi="Times New Roman" w:cs="David" w:hint="cs"/>
            <w:color w:val="008000"/>
            <w:sz w:val="24"/>
            <w:szCs w:val="24"/>
            <w:rtl/>
            <w:lang w:eastAsia="he-IL"/>
          </w:rPr>
          <w:t xml:space="preserve">סביוני שהם </w:t>
        </w:r>
        <w:r w:rsidR="000226B4">
          <w:rPr>
            <w:rFonts w:ascii="Times New Roman" w:eastAsia="Times New Roman" w:hAnsi="Times New Roman" w:cs="David"/>
            <w:color w:val="008000"/>
            <w:sz w:val="24"/>
            <w:szCs w:val="24"/>
            <w:rtl/>
            <w:lang w:eastAsia="he-IL"/>
          </w:rPr>
          <w:t>–</w:t>
        </w:r>
        <w:r w:rsidR="000226B4">
          <w:rPr>
            <w:rFonts w:ascii="Times New Roman" w:eastAsia="Times New Roman" w:hAnsi="Times New Roman" w:cs="David" w:hint="cs"/>
            <w:color w:val="008000"/>
            <w:sz w:val="24"/>
            <w:szCs w:val="24"/>
            <w:rtl/>
            <w:lang w:eastAsia="he-IL"/>
          </w:rPr>
          <w:t xml:space="preserve"> מחיר למשתכן</w:t>
        </w:r>
      </w:ins>
      <w:r w:rsidRPr="0045396B">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6F8C90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50DD9" w14:textId="6AADC698" w:rsidR="0045396B" w:rsidRPr="0045396B" w:rsidRDefault="0045396B" w:rsidP="000226B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cs"/>
          <w:b/>
          <w:bCs/>
          <w:sz w:val="24"/>
          <w:szCs w:val="24"/>
          <w:rtl/>
          <w:lang w:eastAsia="he-IL"/>
        </w:rPr>
        <w:t>התכנית</w:t>
      </w:r>
      <w:r w:rsidRPr="0045396B">
        <w:rPr>
          <w:rFonts w:ascii="Times New Roman" w:eastAsia="Times New Roman" w:hAnsi="Times New Roman" w:cs="David" w:hint="cs"/>
          <w:sz w:val="24"/>
          <w:szCs w:val="24"/>
          <w:rtl/>
          <w:lang w:eastAsia="he-IL"/>
        </w:rPr>
        <w:t xml:space="preserve">" או </w:t>
      </w:r>
      <w:r w:rsidRPr="0045396B">
        <w:rPr>
          <w:rFonts w:ascii="Times New Roman" w:eastAsia="Times New Roman" w:hAnsi="Times New Roman" w:cs="David" w:hint="cs"/>
          <w:b/>
          <w:bCs/>
          <w:sz w:val="24"/>
          <w:szCs w:val="24"/>
          <w:rtl/>
          <w:lang w:eastAsia="he-IL"/>
        </w:rPr>
        <w:t xml:space="preserve">"המקרקעין"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hint="cs"/>
          <w:sz w:val="24"/>
          <w:szCs w:val="24"/>
          <w:rtl/>
          <w:lang w:eastAsia="he-IL"/>
        </w:rPr>
        <w:t xml:space="preserve"> תכנית בנין עיר מס' </w:t>
      </w:r>
      <w:del w:id="18" w:author="Meryl Etman" w:date="2019-01-06T14:08:00Z">
        <w:r w:rsidRPr="0045396B" w:rsidDel="000226B4">
          <w:rPr>
            <w:rFonts w:ascii="Times New Roman" w:eastAsia="Times New Roman" w:hAnsi="Times New Roman" w:cs="David" w:hint="cs"/>
            <w:color w:val="008000"/>
            <w:sz w:val="24"/>
            <w:szCs w:val="24"/>
            <w:rtl/>
          </w:rPr>
          <w:delText>&lt;@@</w:delText>
        </w:r>
        <w:r w:rsidRPr="0045396B" w:rsidDel="000226B4">
          <w:rPr>
            <w:rFonts w:ascii="Times New Roman" w:eastAsia="Times New Roman" w:hAnsi="Times New Roman" w:cs="David"/>
            <w:color w:val="008000"/>
            <w:sz w:val="24"/>
            <w:szCs w:val="24"/>
          </w:rPr>
          <w:delText>Taba</w:delText>
        </w:r>
        <w:r w:rsidRPr="0045396B" w:rsidDel="000226B4">
          <w:rPr>
            <w:rFonts w:ascii="Times New Roman" w:eastAsia="Times New Roman" w:hAnsi="Times New Roman" w:cs="David" w:hint="cs"/>
            <w:color w:val="008000"/>
            <w:sz w:val="24"/>
            <w:szCs w:val="24"/>
            <w:rtl/>
          </w:rPr>
          <w:delText>@@&gt;</w:delText>
        </w:r>
      </w:del>
      <w:ins w:id="19" w:author="Meryl Etman" w:date="2019-01-06T14:08:00Z">
        <w:r w:rsidR="000226B4">
          <w:rPr>
            <w:rFonts w:ascii="Times New Roman" w:eastAsia="Times New Roman" w:hAnsi="Times New Roman" w:cs="David" w:hint="cs"/>
            <w:color w:val="008000"/>
            <w:sz w:val="24"/>
            <w:szCs w:val="24"/>
            <w:rtl/>
          </w:rPr>
          <w:t>תמל/1007</w:t>
        </w:r>
      </w:ins>
      <w:r w:rsidRPr="0045396B">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del w:id="20" w:author="Meryl Etman" w:date="2019-01-06T14:09:00Z">
        <w:r w:rsidRPr="0045396B" w:rsidDel="000226B4">
          <w:rPr>
            <w:rFonts w:ascii="Times New Roman" w:eastAsia="Times New Roman" w:hAnsi="Times New Roman" w:cs="David" w:hint="cs"/>
            <w:sz w:val="24"/>
            <w:szCs w:val="24"/>
            <w:rtl/>
            <w:lang w:eastAsia="he-IL"/>
          </w:rPr>
          <w:delText xml:space="preserve">- </w:delText>
        </w:r>
        <w:r w:rsidRPr="0045396B" w:rsidDel="000226B4">
          <w:rPr>
            <w:rFonts w:ascii="Times New Roman" w:eastAsia="Times New Roman" w:hAnsi="Times New Roman" w:cs="David" w:hint="cs"/>
            <w:color w:val="008000"/>
            <w:sz w:val="24"/>
            <w:szCs w:val="24"/>
            <w:rtl/>
          </w:rPr>
          <w:delText>&lt;@@</w:delText>
        </w:r>
        <w:r w:rsidRPr="0045396B" w:rsidDel="000226B4">
          <w:rPr>
            <w:rFonts w:ascii="Times New Roman" w:eastAsia="Times New Roman" w:hAnsi="Times New Roman" w:cs="David"/>
            <w:color w:val="008000"/>
            <w:sz w:val="24"/>
            <w:szCs w:val="24"/>
          </w:rPr>
          <w:delText>Gosh</w:delText>
        </w:r>
        <w:r w:rsidRPr="0045396B" w:rsidDel="000226B4">
          <w:rPr>
            <w:rFonts w:ascii="Times New Roman" w:eastAsia="Times New Roman" w:hAnsi="Times New Roman" w:cs="David" w:hint="cs"/>
            <w:color w:val="008000"/>
            <w:sz w:val="24"/>
            <w:szCs w:val="24"/>
            <w:rtl/>
          </w:rPr>
          <w:delText>@@&gt;</w:delText>
        </w:r>
      </w:del>
      <w:ins w:id="21" w:author="Meryl Etman" w:date="2019-01-06T14:09:00Z">
        <w:r w:rsidR="000226B4">
          <w:rPr>
            <w:rFonts w:ascii="Times New Roman" w:eastAsia="Times New Roman" w:hAnsi="Times New Roman" w:cs="David" w:hint="cs"/>
            <w:sz w:val="24"/>
            <w:szCs w:val="24"/>
            <w:rtl/>
            <w:lang w:eastAsia="he-IL"/>
          </w:rPr>
          <w:t>גוש 7330, מגרשים 140-141</w:t>
        </w:r>
      </w:ins>
      <w:r w:rsidRPr="0045396B">
        <w:rPr>
          <w:rFonts w:ascii="Times New Roman" w:eastAsia="Times New Roman" w:hAnsi="Times New Roman" w:cs="David" w:hint="cs"/>
          <w:sz w:val="24"/>
          <w:szCs w:val="24"/>
          <w:rtl/>
          <w:lang w:eastAsia="he-IL"/>
        </w:rPr>
        <w:t xml:space="preserve"> .</w:t>
      </w:r>
    </w:p>
    <w:p w14:paraId="313124C9"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55CFC86"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5081CA" w14:textId="2817E36C" w:rsidR="0045396B" w:rsidRPr="0045396B" w:rsidRDefault="0045396B" w:rsidP="0005256B">
      <w:pPr>
        <w:spacing w:before="0" w:beforeAutospacing="0" w:after="0" w:afterAutospacing="0" w:line="240" w:lineRule="auto"/>
        <w:ind w:left="720"/>
        <w:rPr>
          <w:rFonts w:ascii="Times New Roman" w:eastAsia="Times New Roman" w:hAnsi="Times New Roman" w:cs="David"/>
          <w:color w:val="008000"/>
          <w:sz w:val="24"/>
          <w:szCs w:val="24"/>
          <w:rtl/>
        </w:rPr>
      </w:pPr>
      <w:r w:rsidRPr="0045396B">
        <w:rPr>
          <w:rFonts w:ascii="Times New Roman" w:eastAsia="Times New Roman" w:hAnsi="Times New Roman" w:cs="David" w:hint="cs"/>
          <w:sz w:val="24"/>
          <w:szCs w:val="24"/>
          <w:rtl/>
          <w:lang w:eastAsia="he-IL"/>
        </w:rPr>
        <w:t xml:space="preserve">"הרשות המקומית" - </w:t>
      </w:r>
      <w:r w:rsidRPr="0045396B">
        <w:rPr>
          <w:rFonts w:ascii="Times New Roman" w:eastAsia="Times New Roman" w:hAnsi="Times New Roman" w:cs="David" w:hint="cs"/>
          <w:color w:val="008000"/>
          <w:sz w:val="24"/>
          <w:szCs w:val="24"/>
          <w:rtl/>
        </w:rPr>
        <w:t>&lt;</w:t>
      </w:r>
      <w:del w:id="22" w:author="Meryl Etman" w:date="2019-01-06T14:10:00Z">
        <w:r w:rsidRPr="0045396B" w:rsidDel="0005256B">
          <w:rPr>
            <w:rFonts w:ascii="Times New Roman" w:eastAsia="Times New Roman" w:hAnsi="Times New Roman" w:cs="David" w:hint="cs"/>
            <w:color w:val="008000"/>
            <w:sz w:val="24"/>
            <w:szCs w:val="24"/>
            <w:rtl/>
          </w:rPr>
          <w:delText>@@</w:delText>
        </w:r>
        <w:r w:rsidRPr="0045396B" w:rsidDel="0005256B">
          <w:rPr>
            <w:rFonts w:ascii="Times New Roman" w:eastAsia="Times New Roman" w:hAnsi="Times New Roman" w:cs="David"/>
            <w:color w:val="008000"/>
            <w:sz w:val="24"/>
            <w:szCs w:val="24"/>
          </w:rPr>
          <w:delText>CityID</w:delText>
        </w:r>
        <w:r w:rsidRPr="0045396B" w:rsidDel="0005256B">
          <w:rPr>
            <w:rFonts w:ascii="Times New Roman" w:eastAsia="Times New Roman" w:hAnsi="Times New Roman" w:cs="David" w:hint="cs"/>
            <w:color w:val="008000"/>
            <w:sz w:val="24"/>
            <w:szCs w:val="24"/>
            <w:rtl/>
          </w:rPr>
          <w:delText>@@&gt;.</w:delText>
        </w:r>
      </w:del>
      <w:ins w:id="23" w:author="Meryl Etman" w:date="2019-01-06T14:10:00Z">
        <w:r w:rsidR="0005256B">
          <w:rPr>
            <w:rFonts w:ascii="Times New Roman" w:eastAsia="Times New Roman" w:hAnsi="Times New Roman" w:cs="David" w:hint="cs"/>
            <w:color w:val="008000"/>
            <w:sz w:val="24"/>
            <w:szCs w:val="24"/>
            <w:rtl/>
          </w:rPr>
          <w:t>שהם.</w:t>
        </w:r>
      </w:ins>
    </w:p>
    <w:p w14:paraId="7A8FE571" w14:textId="77777777" w:rsidR="0045396B" w:rsidRPr="0045396B" w:rsidRDefault="0045396B" w:rsidP="0045396B">
      <w:pPr>
        <w:spacing w:before="0" w:beforeAutospacing="0" w:after="0" w:afterAutospacing="0" w:line="240" w:lineRule="auto"/>
        <w:ind w:left="720"/>
        <w:rPr>
          <w:rFonts w:ascii="Times New Roman" w:eastAsia="Times New Roman" w:hAnsi="Times New Roman" w:cs="David"/>
          <w:color w:val="FF0000"/>
          <w:sz w:val="24"/>
          <w:szCs w:val="24"/>
          <w:rtl/>
        </w:rPr>
      </w:pPr>
    </w:p>
    <w:p w14:paraId="7D620FB1" w14:textId="77777777" w:rsidR="0045396B" w:rsidRPr="0045396B" w:rsidRDefault="0045396B" w:rsidP="0045396B">
      <w:pPr>
        <w:spacing w:before="0" w:beforeAutospacing="0" w:after="0" w:afterAutospacing="0" w:line="24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rPr>
        <w:t xml:space="preserve">"חוזה הפיתוח" </w:t>
      </w:r>
      <w:r w:rsidRPr="0045396B">
        <w:rPr>
          <w:rFonts w:ascii="Times New Roman" w:eastAsia="Times New Roman" w:hAnsi="Times New Roman" w:cs="David"/>
          <w:sz w:val="24"/>
          <w:szCs w:val="24"/>
        </w:rPr>
        <w:t>–</w:t>
      </w:r>
      <w:r w:rsidRPr="0045396B">
        <w:rPr>
          <w:rFonts w:ascii="Times New Roman" w:eastAsia="Times New Roman" w:hAnsi="Times New Roman" w:cs="David" w:hint="cs"/>
          <w:sz w:val="24"/>
          <w:szCs w:val="24"/>
          <w:rtl/>
        </w:rPr>
        <w:t xml:space="preserve"> חוזה הפיתוח אשר נחתם בין המזמין לבין הרשות המקומית.</w:t>
      </w:r>
    </w:p>
    <w:p w14:paraId="3600EC0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B32E3" w14:textId="2DA9DC34" w:rsidR="0045396B" w:rsidRPr="0045396B" w:rsidRDefault="0045396B" w:rsidP="0005256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5396B">
        <w:rPr>
          <w:rFonts w:ascii="Times New Roman" w:eastAsia="Times New Roman" w:hAnsi="Times New Roman" w:cs="David" w:hint="cs"/>
          <w:sz w:val="24"/>
          <w:szCs w:val="24"/>
          <w:rtl/>
          <w:lang w:eastAsia="he-IL"/>
        </w:rPr>
        <w:t>1.2</w:t>
      </w:r>
      <w:r w:rsidRPr="0045396B">
        <w:rPr>
          <w:rFonts w:ascii="Times New Roman" w:eastAsia="Times New Roman" w:hAnsi="Times New Roman" w:cs="David" w:hint="cs"/>
          <w:sz w:val="24"/>
          <w:szCs w:val="24"/>
          <w:rtl/>
          <w:lang w:eastAsia="he-IL"/>
        </w:rPr>
        <w:tab/>
        <w:t xml:space="preserve">המנהל הוא: </w:t>
      </w:r>
      <w:r w:rsidRPr="0045396B">
        <w:rPr>
          <w:rFonts w:ascii="Times New Roman" w:eastAsia="Times New Roman" w:hAnsi="Times New Roman" w:cs="David" w:hint="cs"/>
          <w:sz w:val="24"/>
          <w:szCs w:val="24"/>
          <w:lang w:eastAsia="he-IL"/>
        </w:rPr>
        <w:t xml:space="preserve"> </w:t>
      </w:r>
      <w:del w:id="24" w:author="Meryl Etman" w:date="2019-01-06T14:10:00Z">
        <w:r w:rsidRPr="0045396B" w:rsidDel="0005256B">
          <w:rPr>
            <w:rFonts w:ascii="Times New Roman" w:eastAsia="Times New Roman" w:hAnsi="Times New Roman" w:cs="David"/>
            <w:color w:val="008000"/>
            <w:sz w:val="24"/>
            <w:szCs w:val="24"/>
            <w:lang w:eastAsia="he-IL"/>
          </w:rPr>
          <w:delText>&lt;@@Boss@@&gt;</w:delText>
        </w:r>
      </w:del>
      <w:ins w:id="25" w:author="Meryl Etman" w:date="2019-01-06T14:10:00Z">
        <w:r w:rsidR="0005256B">
          <w:rPr>
            <w:rFonts w:ascii="Times New Roman" w:eastAsia="Times New Roman" w:hAnsi="Times New Roman" w:cs="David" w:hint="cs"/>
            <w:color w:val="008000"/>
            <w:sz w:val="24"/>
            <w:szCs w:val="24"/>
            <w:rtl/>
            <w:lang w:eastAsia="he-IL"/>
          </w:rPr>
          <w:t>מרול אטמן.</w:t>
        </w:r>
      </w:ins>
    </w:p>
    <w:p w14:paraId="178C1BB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50FE882" w14:textId="77777777" w:rsidR="0045396B" w:rsidRPr="0045396B" w:rsidRDefault="0045396B" w:rsidP="004539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45396B">
        <w:rPr>
          <w:rFonts w:ascii="Times New Roman" w:eastAsia="Times New Roman" w:hAnsi="Times New Roman" w:cs="David" w:hint="cs"/>
          <w:sz w:val="24"/>
          <w:szCs w:val="24"/>
          <w:rtl/>
          <w:lang w:eastAsia="he-IL"/>
        </w:rPr>
        <w:t>1.3</w:t>
      </w:r>
      <w:r w:rsidRPr="0045396B">
        <w:rPr>
          <w:rFonts w:ascii="Times New Roman" w:eastAsia="Times New Roman" w:hAnsi="Times New Roman" w:cs="David" w:hint="cs"/>
          <w:sz w:val="24"/>
          <w:szCs w:val="24"/>
          <w:rtl/>
          <w:lang w:eastAsia="he-IL"/>
        </w:rPr>
        <w:tab/>
        <w:t>המתכנן יפיק כל התכניות בקבצים במתכונת</w:t>
      </w:r>
      <w:r w:rsidRPr="0045396B">
        <w:rPr>
          <w:rFonts w:ascii="Times New Roman" w:eastAsia="Times New Roman" w:hAnsi="Times New Roman" w:cs="David" w:hint="cs"/>
          <w:sz w:val="24"/>
          <w:szCs w:val="24"/>
          <w:lang w:eastAsia="he-IL"/>
        </w:rPr>
        <w:t xml:space="preserve"> </w:t>
      </w:r>
      <w:r w:rsidRPr="0045396B">
        <w:rPr>
          <w:rFonts w:ascii="Times New Roman" w:eastAsia="Times New Roman" w:hAnsi="Times New Roman" w:cs="David" w:hint="cs"/>
          <w:sz w:val="24"/>
          <w:szCs w:val="24"/>
          <w:rtl/>
          <w:lang w:eastAsia="he-IL"/>
        </w:rPr>
        <w:t xml:space="preserve"> תכנת הקבצים </w:t>
      </w:r>
      <w:r w:rsidRPr="0045396B">
        <w:rPr>
          <w:rFonts w:ascii="Times New Roman" w:eastAsia="Times New Roman" w:hAnsi="Times New Roman" w:cs="David"/>
          <w:sz w:val="24"/>
          <w:szCs w:val="24"/>
          <w:lang w:eastAsia="he-IL"/>
        </w:rPr>
        <w:t xml:space="preserve">DWG </w:t>
      </w:r>
      <w:r w:rsidRPr="0045396B">
        <w:rPr>
          <w:rFonts w:ascii="Times New Roman" w:eastAsia="Times New Roman" w:hAnsi="Times New Roman" w:cs="David" w:hint="cs"/>
          <w:sz w:val="24"/>
          <w:szCs w:val="24"/>
          <w:rtl/>
          <w:lang w:eastAsia="he-IL"/>
        </w:rPr>
        <w:t xml:space="preserve"> גרסת אוטוקד 2000 או כל גירסת אוטוקד מאוחרת יותר.</w:t>
      </w:r>
      <w:r w:rsidRPr="0045396B">
        <w:rPr>
          <w:rFonts w:ascii="Times New Roman" w:eastAsia="Times New Roman" w:hAnsi="Times New Roman" w:cs="David" w:hint="cs"/>
          <w:bCs/>
          <w:sz w:val="24"/>
          <w:szCs w:val="24"/>
          <w:lang w:eastAsia="he-IL"/>
        </w:rPr>
        <w:t xml:space="preserve"> </w:t>
      </w:r>
      <w:r w:rsidRPr="0045396B">
        <w:rPr>
          <w:rFonts w:ascii="Times New Roman" w:eastAsia="Times New Roman" w:hAnsi="Times New Roman" w:cs="David" w:hint="cs"/>
          <w:sz w:val="24"/>
          <w:szCs w:val="24"/>
          <w:rtl/>
          <w:lang w:eastAsia="he-IL"/>
        </w:rPr>
        <w:t xml:space="preserve">או </w:t>
      </w:r>
      <w:r w:rsidRPr="0045396B">
        <w:rPr>
          <w:rFonts w:ascii="Times New Roman" w:eastAsia="Times New Roman" w:hAnsi="Times New Roman" w:cs="David" w:hint="cs"/>
          <w:sz w:val="24"/>
          <w:szCs w:val="24"/>
          <w:lang w:eastAsia="he-IL"/>
        </w:rPr>
        <w:t>REVIT</w:t>
      </w:r>
      <w:r w:rsidRPr="0045396B">
        <w:rPr>
          <w:rFonts w:ascii="Times New Roman" w:eastAsia="Times New Roman" w:hAnsi="Times New Roman" w:cs="David" w:hint="cs"/>
          <w:sz w:val="24"/>
          <w:szCs w:val="24"/>
          <w:rtl/>
          <w:lang w:eastAsia="he-IL"/>
        </w:rPr>
        <w:t xml:space="preserve"> ככל ונדרש.</w:t>
      </w:r>
    </w:p>
    <w:p w14:paraId="7E57C9C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1.4</w:t>
      </w:r>
      <w:r w:rsidRPr="0045396B">
        <w:rPr>
          <w:rFonts w:ascii="Times New Roman" w:eastAsia="Times New Roman" w:hAnsi="Times New Roman" w:cs="David" w:hint="cs"/>
          <w:sz w:val="24"/>
          <w:szCs w:val="24"/>
          <w:rtl/>
          <w:lang w:eastAsia="he-IL"/>
        </w:rPr>
        <w:tab/>
        <w:t>בעלי המקצוע במשרד המתכנן הם:</w:t>
      </w:r>
    </w:p>
    <w:p w14:paraId="08E579A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785D05" w14:textId="0E95E0FD" w:rsidR="0045396B" w:rsidRPr="0045396B" w:rsidRDefault="0045396B" w:rsidP="000525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hint="cs"/>
          <w:sz w:val="24"/>
          <w:szCs w:val="24"/>
          <w:rtl/>
          <w:lang w:eastAsia="he-IL"/>
        </w:rPr>
        <w:tab/>
        <w:t xml:space="preserve">ראש צוות: </w:t>
      </w:r>
      <w:del w:id="26" w:author="Meryl Etman" w:date="2019-01-06T14:10:00Z">
        <w:r w:rsidRPr="0045396B" w:rsidDel="0005256B">
          <w:rPr>
            <w:rFonts w:ascii="Times New Roman" w:eastAsia="Times New Roman" w:hAnsi="Times New Roman" w:cs="David"/>
            <w:color w:val="008000"/>
            <w:sz w:val="24"/>
            <w:szCs w:val="24"/>
            <w:lang w:eastAsia="he-IL"/>
          </w:rPr>
          <w:delText>&lt;@@Meneger2@@&gt;</w:delText>
        </w:r>
      </w:del>
      <w:ins w:id="27" w:author="Meryl Etman" w:date="2019-01-06T14:10:00Z">
        <w:r w:rsidR="0005256B">
          <w:rPr>
            <w:rFonts w:ascii="Times New Roman" w:eastAsia="Times New Roman" w:hAnsi="Times New Roman" w:cs="David" w:hint="cs"/>
            <w:color w:val="008000"/>
            <w:sz w:val="24"/>
            <w:szCs w:val="24"/>
            <w:rtl/>
            <w:lang w:eastAsia="he-IL"/>
          </w:rPr>
          <w:t>ליאורה ניב</w:t>
        </w:r>
      </w:ins>
    </w:p>
    <w:p w14:paraId="32957DDB" w14:textId="26E50C00" w:rsidR="0045396B" w:rsidRPr="0045396B" w:rsidRDefault="0045396B" w:rsidP="000525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ב. </w:t>
      </w:r>
      <w:r w:rsidRPr="0045396B">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del w:id="28" w:author="Meryl Etman" w:date="2019-01-06T14:11:00Z">
        <w:r w:rsidRPr="0045396B" w:rsidDel="0005256B">
          <w:rPr>
            <w:rFonts w:ascii="Times New Roman" w:eastAsia="Times New Roman" w:hAnsi="Times New Roman" w:cs="David"/>
            <w:color w:val="008000"/>
            <w:sz w:val="24"/>
            <w:szCs w:val="24"/>
            <w:lang w:eastAsia="he-IL"/>
          </w:rPr>
          <w:delText>&lt;@@NoEmployees@@&gt;</w:delText>
        </w:r>
      </w:del>
    </w:p>
    <w:p w14:paraId="2C0A09C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253118" w14:textId="4AE80F50" w:rsidR="0045396B" w:rsidRPr="0045396B" w:rsidRDefault="0045396B" w:rsidP="000525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5396B">
        <w:rPr>
          <w:rFonts w:ascii="Times New Roman" w:eastAsia="Times New Roman" w:hAnsi="Times New Roman" w:cs="David" w:hint="cs"/>
          <w:sz w:val="24"/>
          <w:szCs w:val="24"/>
          <w:rtl/>
          <w:lang w:eastAsia="he-IL"/>
        </w:rPr>
        <w:t>1.5</w:t>
      </w:r>
      <w:r w:rsidRPr="0045396B">
        <w:rPr>
          <w:rFonts w:ascii="Times New Roman" w:eastAsia="Times New Roman" w:hAnsi="Times New Roman" w:cs="David" w:hint="cs"/>
          <w:sz w:val="24"/>
          <w:szCs w:val="24"/>
          <w:rtl/>
          <w:lang w:eastAsia="he-IL"/>
        </w:rPr>
        <w:tab/>
        <w:t xml:space="preserve">המנהל הראשי במשרד המתכנן הוא אדריכל/מהנדס: </w:t>
      </w:r>
      <w:del w:id="29" w:author="Meryl Etman" w:date="2019-01-06T14:11:00Z">
        <w:r w:rsidRPr="0045396B" w:rsidDel="0005256B">
          <w:rPr>
            <w:rFonts w:ascii="Times New Roman" w:eastAsia="Times New Roman" w:hAnsi="Times New Roman" w:cs="David"/>
            <w:color w:val="008000"/>
            <w:sz w:val="24"/>
            <w:szCs w:val="24"/>
            <w:lang w:eastAsia="he-IL"/>
          </w:rPr>
          <w:delText>&lt;@@Meneger1@@&gt;</w:delText>
        </w:r>
      </w:del>
      <w:ins w:id="30" w:author="Meryl Etman" w:date="2019-01-06T14:11:00Z">
        <w:r w:rsidR="0005256B">
          <w:rPr>
            <w:rFonts w:ascii="Times New Roman" w:eastAsia="Times New Roman" w:hAnsi="Times New Roman" w:cs="David" w:hint="cs"/>
            <w:color w:val="008000"/>
            <w:sz w:val="24"/>
            <w:szCs w:val="24"/>
            <w:rtl/>
            <w:lang w:eastAsia="he-IL"/>
          </w:rPr>
          <w:t>ליאורה ניב</w:t>
        </w:r>
      </w:ins>
    </w:p>
    <w:p w14:paraId="65D9227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0CD4C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1.6</w:t>
      </w:r>
      <w:r w:rsidRPr="0045396B">
        <w:rPr>
          <w:rFonts w:ascii="Times New Roman" w:eastAsia="Times New Roman" w:hAnsi="Times New Roman" w:cs="David" w:hint="cs"/>
          <w:sz w:val="24"/>
          <w:szCs w:val="24"/>
          <w:rtl/>
          <w:lang w:eastAsia="he-IL"/>
        </w:rPr>
        <w:tab/>
        <w:t>הנושאים הם:</w:t>
      </w:r>
    </w:p>
    <w:p w14:paraId="454C899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46A2B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hint="cs"/>
          <w:sz w:val="24"/>
          <w:szCs w:val="24"/>
          <w:rtl/>
          <w:lang w:eastAsia="he-IL"/>
        </w:rPr>
        <w:tab/>
        <w:t>התקדמות שרותי המתכנן.</w:t>
      </w:r>
    </w:p>
    <w:p w14:paraId="44DD5046"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ab/>
        <w:t>סטיות מלוח הזמנים לרבות סיבת הסטייה.</w:t>
      </w:r>
    </w:p>
    <w:p w14:paraId="795D68B0"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F86314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t>סטיות מהערכות ו/או תחזיות תקציביות והשלכותיהן.</w:t>
      </w:r>
    </w:p>
    <w:p w14:paraId="2A1D6F0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hint="cs"/>
          <w:sz w:val="24"/>
          <w:szCs w:val="24"/>
          <w:rtl/>
          <w:lang w:eastAsia="he-IL"/>
        </w:rPr>
        <w:tab/>
        <w:t>ריכוז הוראות שנויים.</w:t>
      </w:r>
    </w:p>
    <w:p w14:paraId="4639FBAC" w14:textId="77777777" w:rsidR="0045396B" w:rsidRPr="0045396B" w:rsidRDefault="0045396B" w:rsidP="0045396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978C6EF" w14:textId="77777777" w:rsidR="0045396B" w:rsidRPr="0045396B" w:rsidRDefault="0045396B" w:rsidP="0045396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1.7 </w:t>
      </w:r>
      <w:r w:rsidRPr="0045396B">
        <w:rPr>
          <w:rFonts w:ascii="Times New Roman" w:eastAsia="Times New Roman" w:hAnsi="Times New Roman" w:cs="David" w:hint="cs"/>
          <w:sz w:val="24"/>
          <w:szCs w:val="24"/>
          <w:rtl/>
          <w:lang w:eastAsia="he-IL"/>
        </w:rPr>
        <w:tab/>
        <w:t>שיעור חלקו היחסי של כל אחד מיחידי המזמין הינו כדלקמן :</w:t>
      </w:r>
      <w:r w:rsidRPr="0045396B">
        <w:rPr>
          <w:rFonts w:ascii="Times New Roman" w:eastAsia="Times New Roman" w:hAnsi="Times New Roman" w:cs="David" w:hint="cs"/>
          <w:sz w:val="24"/>
          <w:szCs w:val="24"/>
          <w:rtl/>
          <w:lang w:eastAsia="he-IL"/>
        </w:rPr>
        <w:br/>
      </w:r>
    </w:p>
    <w:p w14:paraId="6974834E" w14:textId="2AD03D19" w:rsidR="0045396B" w:rsidRPr="0045396B" w:rsidRDefault="0045396B" w:rsidP="0045396B">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del w:id="31" w:author="Meryl Etman" w:date="2019-01-06T14:11:00Z">
        <w:r w:rsidRPr="0045396B" w:rsidDel="0005256B">
          <w:rPr>
            <w:rFonts w:ascii="Times New Roman" w:eastAsia="Times New Roman" w:hAnsi="Times New Roman" w:cs="David" w:hint="cs"/>
            <w:color w:val="008000"/>
            <w:sz w:val="24"/>
            <w:szCs w:val="24"/>
            <w:rtl/>
            <w:lang w:eastAsia="he-IL"/>
          </w:rPr>
          <w:delText>&lt;@@</w:delText>
        </w:r>
        <w:r w:rsidRPr="0045396B" w:rsidDel="0005256B">
          <w:rPr>
            <w:rFonts w:ascii="Times New Roman" w:eastAsia="Times New Roman" w:hAnsi="Times New Roman" w:cs="David"/>
            <w:color w:val="008000"/>
            <w:sz w:val="24"/>
            <w:szCs w:val="24"/>
            <w:lang w:eastAsia="he-IL"/>
          </w:rPr>
          <w:delText>TzadAPercent</w:delText>
        </w:r>
        <w:r w:rsidRPr="0045396B" w:rsidDel="0005256B">
          <w:rPr>
            <w:rFonts w:ascii="Times New Roman" w:eastAsia="Times New Roman" w:hAnsi="Times New Roman" w:cs="David" w:hint="cs"/>
            <w:color w:val="008000"/>
            <w:sz w:val="24"/>
            <w:szCs w:val="24"/>
            <w:rtl/>
            <w:lang w:eastAsia="he-IL"/>
          </w:rPr>
          <w:delText>@@&gt;</w:delText>
        </w:r>
      </w:del>
      <w:ins w:id="32" w:author="Meryl Etman" w:date="2019-01-06T14:11:00Z">
        <w:r w:rsidR="0005256B">
          <w:rPr>
            <w:rFonts w:ascii="Times New Roman" w:eastAsia="Times New Roman" w:hAnsi="Times New Roman" w:cs="David" w:hint="cs"/>
            <w:color w:val="008000"/>
            <w:sz w:val="24"/>
            <w:szCs w:val="24"/>
            <w:rtl/>
            <w:lang w:eastAsia="he-IL"/>
          </w:rPr>
          <w:t>100%</w:t>
        </w:r>
      </w:ins>
    </w:p>
    <w:p w14:paraId="35DE484A"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hint="cs"/>
          <w:b/>
          <w:bCs/>
          <w:color w:val="008000"/>
          <w:sz w:val="24"/>
          <w:szCs w:val="24"/>
          <w:u w:val="single"/>
          <w:rtl/>
          <w:lang w:eastAsia="he-IL"/>
        </w:rPr>
        <w:br w:type="page"/>
      </w:r>
      <w:r w:rsidRPr="0045396B">
        <w:rPr>
          <w:rFonts w:ascii="Times New Roman" w:eastAsia="Times New Roman" w:hAnsi="Times New Roman" w:cs="David"/>
          <w:b/>
          <w:bCs/>
          <w:sz w:val="24"/>
          <w:szCs w:val="24"/>
          <w:u w:val="single"/>
          <w:rtl/>
          <w:lang w:eastAsia="he-IL"/>
        </w:rPr>
        <w:t>ספח ב'</w:t>
      </w:r>
    </w:p>
    <w:p w14:paraId="2B88098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CE1BD22"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1B21935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1DA60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767824D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29A64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2ADC6309" w14:textId="32F8BDFE" w:rsidR="0045396B" w:rsidRPr="0045396B" w:rsidRDefault="0045396B" w:rsidP="00A32C83">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Change w:id="33" w:author="Meryl Etman" w:date="2019-01-06T16:09:00Z">
          <w:pPr>
            <w:widowControl w:val="0"/>
            <w:spacing w:before="0" w:beforeAutospacing="0" w:after="0" w:afterAutospacing="0" w:line="240" w:lineRule="auto"/>
            <w:ind w:left="720"/>
            <w:jc w:val="both"/>
          </w:pPr>
        </w:pPrChange>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ב</w:t>
      </w:r>
      <w:del w:id="34" w:author="Meryl Etman" w:date="2019-01-06T16:09:00Z">
        <w:r w:rsidRPr="0045396B" w:rsidDel="00A32C83">
          <w:rPr>
            <w:rFonts w:ascii="Times New Roman" w:eastAsia="Times New Roman" w:hAnsi="Times New Roman" w:cs="David" w:hint="cs"/>
            <w:sz w:val="24"/>
            <w:szCs w:val="24"/>
            <w:rtl/>
            <w:lang w:eastAsia="he-IL"/>
          </w:rPr>
          <w:delText xml:space="preserve">מועדון את </w:delText>
        </w:r>
      </w:del>
      <w:r w:rsidRPr="0045396B">
        <w:rPr>
          <w:rFonts w:ascii="Times New Roman" w:eastAsia="Times New Roman" w:hAnsi="Times New Roman" w:cs="David" w:hint="cs"/>
          <w:sz w:val="24"/>
          <w:szCs w:val="24"/>
          <w:rtl/>
          <w:lang w:eastAsia="he-IL"/>
        </w:rPr>
        <w:t>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del w:id="35" w:author="Meryl Etman" w:date="2019-01-06T16:09:00Z">
        <w:r w:rsidRPr="0045396B" w:rsidDel="00A32C83">
          <w:rPr>
            <w:rFonts w:ascii="Times New Roman" w:eastAsia="Times New Roman" w:hAnsi="Times New Roman" w:cs="David" w:hint="cs"/>
            <w:sz w:val="24"/>
            <w:szCs w:val="24"/>
            <w:rtl/>
            <w:lang w:eastAsia="he-IL"/>
          </w:rPr>
          <w:delText xml:space="preserve">, </w:delText>
        </w:r>
      </w:del>
      <w:r w:rsidRPr="0045396B">
        <w:rPr>
          <w:rFonts w:ascii="Times New Roman" w:eastAsia="Times New Roman" w:hAnsi="Times New Roman" w:cs="David" w:hint="cs"/>
          <w:sz w:val="24"/>
          <w:szCs w:val="24"/>
          <w:rtl/>
          <w:lang w:eastAsia="he-IL"/>
        </w:rPr>
        <w:t xml:space="preserve">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63D00C2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3F6E799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3AD499"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47FA9D0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676FF5"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3F3EF65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7DA758"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0889D43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9EA4D6"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2326665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1330946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B954B5"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65F38D2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7BE6FE"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6B596A7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5699B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7554FC8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69374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5779EC5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B6DA29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38048AC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4BAB4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6EF5F6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EDC40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78859F3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3947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658A798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C648BE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והנחית היועצים</w:t>
      </w:r>
      <w:del w:id="36" w:author="Meryl Etman" w:date="2019-01-06T14:12:00Z">
        <w:r w:rsidRPr="0045396B" w:rsidDel="0005256B">
          <w:rPr>
            <w:rFonts w:ascii="Times New Roman" w:eastAsia="Times New Roman" w:hAnsi="Times New Roman" w:cs="David"/>
            <w:sz w:val="24"/>
            <w:szCs w:val="24"/>
            <w:rtl/>
            <w:lang w:eastAsia="he-IL"/>
          </w:rPr>
          <w:delText xml:space="preserve"> </w:delText>
        </w:r>
        <w:r w:rsidRPr="0045396B" w:rsidDel="0005256B">
          <w:rPr>
            <w:rFonts w:ascii="Times New Roman" w:eastAsia="Times New Roman" w:hAnsi="Times New Roman" w:cs="David" w:hint="cs"/>
            <w:sz w:val="24"/>
            <w:szCs w:val="24"/>
            <w:rtl/>
            <w:lang w:eastAsia="he-IL"/>
          </w:rPr>
          <w:delText>,</w:delText>
        </w:r>
      </w:del>
      <w:r w:rsidRPr="0045396B">
        <w:rPr>
          <w:rFonts w:ascii="Times New Roman" w:eastAsia="Times New Roman" w:hAnsi="Times New Roman" w:cs="David"/>
          <w:sz w:val="24"/>
          <w:szCs w:val="24"/>
          <w:rtl/>
          <w:lang w:eastAsia="he-IL"/>
        </w:rPr>
        <w:t>, אישור תכנון מוקדם של היועצים.</w:t>
      </w:r>
    </w:p>
    <w:p w14:paraId="0858EE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6B5D71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190A582B"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CE51AED"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3C46BD8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0DBA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4D583F3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D7DB968"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6B3EB85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6032376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84FA0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578EFE7"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B985971"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4EAC384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FF7580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0EF9D247"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104A25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49D3E3E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DBE78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F4DACC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1EA8233"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6C9196A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284D3A05"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 xml:space="preserve">הכנת תכניות עבודה מוקדמות מפורטות ומוסברות של הפרויקט, כדרוש לביצוע העבודה, לרבות הכנת תוכניות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35B791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644A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מפורטות ומוסברות של כל חלקי הפרוייקט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487F116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CB10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236A3E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53B57B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0A1168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EE9D3A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7B68CAE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3D3D6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0E69CD3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BF2C2B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7B2503D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10C6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5CACC6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5433C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1852B90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89003E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07F272A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B258AA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6A44C0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8E198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8752D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5D687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047DBF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72F21E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163424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58336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77B9F6F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3443A90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22B79EC0"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7951EA3D"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569412B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9F71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4CED569"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DDF82F"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786F12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EDE22F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5AF0F1C4"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77CC55"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56E6DAC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64E95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475802D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67215A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1B6555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AF45C4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4B858ED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DC6005C"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1008A7FC"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212AD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0E76429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E580A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כשלים בבצוע העבודות לעומת התכנון.</w:t>
      </w:r>
    </w:p>
    <w:p w14:paraId="24868DA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F4C523"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13BB38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A62CD0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6186D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77E2657"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91C1B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7BC0F80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4F7CBA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214CBEF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47599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4447E0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A37E4D"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65312CCF"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A90DD10"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127D7CD1"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732A14C5"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306BC84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EEDEE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33EA039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993A4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185DC85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60DC099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746A0C4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66C34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385D9A5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br w:type="page"/>
      </w:r>
    </w:p>
    <w:p w14:paraId="79F79E0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נספח ג'</w:t>
      </w:r>
    </w:p>
    <w:p w14:paraId="2B764DE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4969AC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50BC058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2BF79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9C6FC0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BF890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F804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4C6A0C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13A4C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3A4302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D7BF7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BD9827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6ECC3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9D7B27"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t>נספח ד'</w:t>
      </w:r>
    </w:p>
    <w:p w14:paraId="178A55D8"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0C0EAB"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369B8FBC"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8E6026E"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7AF7F55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58C4ACD" w14:textId="348C9DA8" w:rsidR="0045396B" w:rsidRPr="0045396B" w:rsidRDefault="0045396B" w:rsidP="00507F82">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סכום קבוע ומוחלט של</w:t>
      </w:r>
      <w:del w:id="37" w:author="Meryl Etman" w:date="2019-01-06T16:10:00Z">
        <w:r w:rsidRPr="0045396B" w:rsidDel="00A32C83">
          <w:rPr>
            <w:rFonts w:ascii="Times New Roman" w:eastAsia="Times New Roman" w:hAnsi="Times New Roman" w:cs="David" w:hint="cs"/>
            <w:sz w:val="20"/>
            <w:szCs w:val="24"/>
            <w:rtl/>
            <w:lang w:eastAsia="he-IL"/>
          </w:rPr>
          <w:delText xml:space="preserve">  </w:delText>
        </w:r>
      </w:del>
      <w:r w:rsidRPr="0045396B">
        <w:rPr>
          <w:rFonts w:ascii="Times New Roman" w:eastAsia="Times New Roman" w:hAnsi="Times New Roman" w:cs="David" w:hint="cs"/>
          <w:sz w:val="20"/>
          <w:szCs w:val="24"/>
          <w:rtl/>
          <w:lang w:eastAsia="he-IL"/>
        </w:rPr>
        <w:t xml:space="preserve"> </w:t>
      </w:r>
      <w:del w:id="38" w:author="Meryl Etman" w:date="2018-12-30T17:07:00Z">
        <w:r w:rsidRPr="00507F82" w:rsidDel="00507F82">
          <w:rPr>
            <w:rFonts w:ascii="Times New Roman" w:eastAsia="Times New Roman" w:hAnsi="Times New Roman" w:cs="David"/>
            <w:b/>
            <w:bCs/>
            <w:sz w:val="20"/>
            <w:szCs w:val="24"/>
            <w:rtl/>
            <w:lang w:eastAsia="he-IL"/>
            <w:rPrChange w:id="39" w:author="Meryl Etman" w:date="2018-12-30T17:08:00Z">
              <w:rPr>
                <w:rFonts w:ascii="Times New Roman" w:eastAsia="Times New Roman" w:hAnsi="Times New Roman" w:cs="David"/>
                <w:sz w:val="20"/>
                <w:szCs w:val="24"/>
                <w:rtl/>
                <w:lang w:eastAsia="he-IL"/>
              </w:rPr>
            </w:rPrChange>
          </w:rPr>
          <w:delText>_____________(</w:delText>
        </w:r>
      </w:del>
      <w:ins w:id="40" w:author="Meryl Etman" w:date="2018-12-30T17:07:00Z">
        <w:r w:rsidR="00507F82" w:rsidRPr="00507F82">
          <w:rPr>
            <w:rFonts w:ascii="Times New Roman" w:eastAsia="Times New Roman" w:hAnsi="Times New Roman" w:cs="David"/>
            <w:b/>
            <w:bCs/>
            <w:sz w:val="20"/>
            <w:szCs w:val="24"/>
            <w:rtl/>
            <w:lang w:eastAsia="he-IL"/>
            <w:rPrChange w:id="41" w:author="Meryl Etman" w:date="2018-12-30T17:08:00Z">
              <w:rPr>
                <w:rFonts w:ascii="Times New Roman" w:eastAsia="Times New Roman" w:hAnsi="Times New Roman" w:cs="David"/>
                <w:sz w:val="20"/>
                <w:szCs w:val="24"/>
                <w:rtl/>
                <w:lang w:eastAsia="he-IL"/>
              </w:rPr>
            </w:rPrChange>
          </w:rPr>
          <w:t xml:space="preserve">23,000 ₪ </w:t>
        </w:r>
        <w:r w:rsidR="00507F82"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42" w:author="Meryl Etman" w:date="2018-12-30T17:08:00Z">
        <w:r w:rsidRPr="00507F82" w:rsidDel="00507F82">
          <w:rPr>
            <w:rFonts w:ascii="Times New Roman" w:eastAsia="Times New Roman" w:hAnsi="Times New Roman" w:cs="David"/>
            <w:b/>
            <w:bCs/>
            <w:sz w:val="20"/>
            <w:szCs w:val="24"/>
            <w:rtl/>
            <w:lang w:eastAsia="he-IL"/>
            <w:rPrChange w:id="43" w:author="Meryl Etman" w:date="2018-12-30T17:08:00Z">
              <w:rPr>
                <w:rFonts w:ascii="Times New Roman" w:eastAsia="Times New Roman" w:hAnsi="Times New Roman" w:cs="David"/>
                <w:sz w:val="20"/>
                <w:szCs w:val="24"/>
                <w:rtl/>
                <w:lang w:eastAsia="he-IL"/>
              </w:rPr>
            </w:rPrChange>
          </w:rPr>
          <w:delText xml:space="preserve">___________ </w:delText>
        </w:r>
      </w:del>
      <w:ins w:id="44" w:author="Meryl Etman" w:date="2018-12-30T17:08:00Z">
        <w:r w:rsidR="00507F82" w:rsidRPr="00507F82">
          <w:rPr>
            <w:rFonts w:ascii="Times New Roman" w:eastAsia="Times New Roman" w:hAnsi="Times New Roman" w:cs="David" w:hint="eastAsia"/>
            <w:b/>
            <w:bCs/>
            <w:sz w:val="20"/>
            <w:szCs w:val="24"/>
            <w:rtl/>
            <w:lang w:eastAsia="he-IL"/>
            <w:rPrChange w:id="45" w:author="Meryl Etman" w:date="2018-12-30T17:08:00Z">
              <w:rPr>
                <w:rFonts w:ascii="Times New Roman" w:eastAsia="Times New Roman" w:hAnsi="Times New Roman" w:cs="David" w:hint="eastAsia"/>
                <w:sz w:val="20"/>
                <w:szCs w:val="24"/>
                <w:rtl/>
                <w:lang w:eastAsia="he-IL"/>
              </w:rPr>
            </w:rPrChange>
          </w:rPr>
          <w:t>עשרים</w:t>
        </w:r>
        <w:r w:rsidR="00507F82" w:rsidRPr="00507F82">
          <w:rPr>
            <w:rFonts w:ascii="Times New Roman" w:eastAsia="Times New Roman" w:hAnsi="Times New Roman" w:cs="David"/>
            <w:b/>
            <w:bCs/>
            <w:sz w:val="20"/>
            <w:szCs w:val="24"/>
            <w:rtl/>
            <w:lang w:eastAsia="he-IL"/>
            <w:rPrChange w:id="46" w:author="Meryl Etman" w:date="2018-12-30T17:08:00Z">
              <w:rPr>
                <w:rFonts w:ascii="Times New Roman" w:eastAsia="Times New Roman" w:hAnsi="Times New Roman" w:cs="David"/>
                <w:sz w:val="20"/>
                <w:szCs w:val="24"/>
                <w:rtl/>
                <w:lang w:eastAsia="he-IL"/>
              </w:rPr>
            </w:rPrChange>
          </w:rPr>
          <w:t xml:space="preserve"> </w:t>
        </w:r>
        <w:r w:rsidR="00507F82" w:rsidRPr="00507F82">
          <w:rPr>
            <w:rFonts w:ascii="Times New Roman" w:eastAsia="Times New Roman" w:hAnsi="Times New Roman" w:cs="David" w:hint="eastAsia"/>
            <w:b/>
            <w:bCs/>
            <w:sz w:val="20"/>
            <w:szCs w:val="24"/>
            <w:rtl/>
            <w:lang w:eastAsia="he-IL"/>
            <w:rPrChange w:id="47" w:author="Meryl Etman" w:date="2018-12-30T17:08:00Z">
              <w:rPr>
                <w:rFonts w:ascii="Times New Roman" w:eastAsia="Times New Roman" w:hAnsi="Times New Roman" w:cs="David" w:hint="eastAsia"/>
                <w:sz w:val="20"/>
                <w:szCs w:val="24"/>
                <w:rtl/>
                <w:lang w:eastAsia="he-IL"/>
              </w:rPr>
            </w:rPrChange>
          </w:rPr>
          <w:t>ושלושה</w:t>
        </w:r>
        <w:r w:rsidR="00507F82" w:rsidRPr="00507F82">
          <w:rPr>
            <w:rFonts w:ascii="Times New Roman" w:eastAsia="Times New Roman" w:hAnsi="Times New Roman" w:cs="David"/>
            <w:b/>
            <w:bCs/>
            <w:sz w:val="20"/>
            <w:szCs w:val="24"/>
            <w:rtl/>
            <w:lang w:eastAsia="he-IL"/>
            <w:rPrChange w:id="48" w:author="Meryl Etman" w:date="2018-12-30T17:08:00Z">
              <w:rPr>
                <w:rFonts w:ascii="Times New Roman" w:eastAsia="Times New Roman" w:hAnsi="Times New Roman" w:cs="David"/>
                <w:sz w:val="20"/>
                <w:szCs w:val="24"/>
                <w:rtl/>
                <w:lang w:eastAsia="he-IL"/>
              </w:rPr>
            </w:rPrChange>
          </w:rPr>
          <w:t xml:space="preserve"> </w:t>
        </w:r>
        <w:r w:rsidR="00507F82" w:rsidRPr="00507F82">
          <w:rPr>
            <w:rFonts w:ascii="Times New Roman" w:eastAsia="Times New Roman" w:hAnsi="Times New Roman" w:cs="David" w:hint="eastAsia"/>
            <w:b/>
            <w:bCs/>
            <w:sz w:val="20"/>
            <w:szCs w:val="24"/>
            <w:rtl/>
            <w:lang w:eastAsia="he-IL"/>
            <w:rPrChange w:id="49" w:author="Meryl Etman" w:date="2018-12-30T17:08:00Z">
              <w:rPr>
                <w:rFonts w:ascii="Times New Roman" w:eastAsia="Times New Roman" w:hAnsi="Times New Roman" w:cs="David" w:hint="eastAsia"/>
                <w:sz w:val="20"/>
                <w:szCs w:val="24"/>
                <w:rtl/>
                <w:lang w:eastAsia="he-IL"/>
              </w:rPr>
            </w:rPrChange>
          </w:rPr>
          <w:t>אלף</w:t>
        </w:r>
        <w:r w:rsidR="00507F82">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לובאים ראשיים כפולים וכל השטחים הציבוריים בקומה</w:t>
      </w:r>
      <w:ins w:id="50" w:author="Meryl Etman" w:date="2018-12-30T17:08:00Z">
        <w:r w:rsidR="00507F82">
          <w:rPr>
            <w:rFonts w:ascii="Times New Roman" w:eastAsia="Times New Roman" w:hAnsi="Times New Roman" w:cs="David" w:hint="cs"/>
            <w:sz w:val="20"/>
            <w:szCs w:val="24"/>
            <w:rtl/>
            <w:lang w:eastAsia="he-IL"/>
          </w:rPr>
          <w:t xml:space="preserve"> בבניינים 1,3,5,7,8</w:t>
        </w:r>
      </w:ins>
      <w:r w:rsidRPr="0045396B">
        <w:rPr>
          <w:rFonts w:ascii="Times New Roman" w:eastAsia="Times New Roman" w:hAnsi="Times New Roman" w:cs="David" w:hint="cs"/>
          <w:sz w:val="20"/>
          <w:szCs w:val="24"/>
          <w:rtl/>
          <w:lang w:eastAsia="he-IL"/>
        </w:rPr>
        <w:t>.*</w:t>
      </w:r>
    </w:p>
    <w:p w14:paraId="421E4A80" w14:textId="3DD70750" w:rsidR="0045396B" w:rsidRPr="0045396B" w:rsidRDefault="0045396B" w:rsidP="000226B4">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51" w:author="Meryl Etman" w:date="2018-12-30T17:09:00Z">
        <w:r w:rsidRPr="0045396B" w:rsidDel="00507F82">
          <w:rPr>
            <w:rFonts w:ascii="Times New Roman" w:eastAsia="Times New Roman" w:hAnsi="Times New Roman" w:cs="David" w:hint="cs"/>
            <w:b/>
            <w:bCs/>
            <w:sz w:val="20"/>
            <w:szCs w:val="24"/>
            <w:rtl/>
            <w:lang w:eastAsia="he-IL"/>
          </w:rPr>
          <w:delText>____________</w:delText>
        </w:r>
        <w:r w:rsidRPr="0045396B" w:rsidDel="00507F82">
          <w:rPr>
            <w:rFonts w:ascii="Times New Roman" w:eastAsia="Times New Roman" w:hAnsi="Times New Roman" w:cs="David" w:hint="cs"/>
            <w:sz w:val="20"/>
            <w:szCs w:val="24"/>
            <w:rtl/>
            <w:lang w:eastAsia="he-IL"/>
          </w:rPr>
          <w:delText>(</w:delText>
        </w:r>
      </w:del>
      <w:ins w:id="52" w:author="Meryl Etman" w:date="2018-12-30T17:09:00Z">
        <w:r w:rsidR="00507F82">
          <w:rPr>
            <w:rFonts w:ascii="Times New Roman" w:eastAsia="Times New Roman" w:hAnsi="Times New Roman" w:cs="David" w:hint="cs"/>
            <w:b/>
            <w:bCs/>
            <w:sz w:val="20"/>
            <w:szCs w:val="24"/>
            <w:rtl/>
            <w:lang w:eastAsia="he-IL"/>
          </w:rPr>
          <w:t xml:space="preserve">7,000 ₪ </w:t>
        </w:r>
        <w:r w:rsidR="00507F82"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53" w:author="Meryl Etman" w:date="2018-12-30T17:09:00Z">
        <w:r w:rsidRPr="00507F82" w:rsidDel="00507F82">
          <w:rPr>
            <w:rFonts w:ascii="Times New Roman" w:eastAsia="Times New Roman" w:hAnsi="Times New Roman" w:cs="David"/>
            <w:b/>
            <w:bCs/>
            <w:sz w:val="20"/>
            <w:szCs w:val="24"/>
            <w:rtl/>
            <w:lang w:eastAsia="he-IL"/>
            <w:rPrChange w:id="54" w:author="Meryl Etman" w:date="2018-12-30T17:09:00Z">
              <w:rPr>
                <w:rFonts w:ascii="Times New Roman" w:eastAsia="Times New Roman" w:hAnsi="Times New Roman" w:cs="David"/>
                <w:sz w:val="20"/>
                <w:szCs w:val="24"/>
                <w:rtl/>
                <w:lang w:eastAsia="he-IL"/>
              </w:rPr>
            </w:rPrChange>
          </w:rPr>
          <w:delText xml:space="preserve">_________ </w:delText>
        </w:r>
      </w:del>
      <w:ins w:id="55" w:author="Meryl Etman" w:date="2018-12-30T17:09:00Z">
        <w:r w:rsidR="00507F82" w:rsidRPr="00507F82">
          <w:rPr>
            <w:rFonts w:ascii="Times New Roman" w:eastAsia="Times New Roman" w:hAnsi="Times New Roman" w:cs="David" w:hint="eastAsia"/>
            <w:b/>
            <w:bCs/>
            <w:sz w:val="20"/>
            <w:szCs w:val="24"/>
            <w:rtl/>
            <w:lang w:eastAsia="he-IL"/>
            <w:rPrChange w:id="56" w:author="Meryl Etman" w:date="2018-12-30T17:09:00Z">
              <w:rPr>
                <w:rFonts w:ascii="Times New Roman" w:eastAsia="Times New Roman" w:hAnsi="Times New Roman" w:cs="David" w:hint="eastAsia"/>
                <w:sz w:val="20"/>
                <w:szCs w:val="24"/>
                <w:rtl/>
                <w:lang w:eastAsia="he-IL"/>
              </w:rPr>
            </w:rPrChange>
          </w:rPr>
          <w:t>שבעת</w:t>
        </w:r>
        <w:r w:rsidR="00507F82" w:rsidRPr="00507F82">
          <w:rPr>
            <w:rFonts w:ascii="Times New Roman" w:eastAsia="Times New Roman" w:hAnsi="Times New Roman" w:cs="David"/>
            <w:b/>
            <w:bCs/>
            <w:sz w:val="20"/>
            <w:szCs w:val="24"/>
            <w:rtl/>
            <w:lang w:eastAsia="he-IL"/>
            <w:rPrChange w:id="57" w:author="Meryl Etman" w:date="2018-12-30T17:09:00Z">
              <w:rPr>
                <w:rFonts w:ascii="Times New Roman" w:eastAsia="Times New Roman" w:hAnsi="Times New Roman" w:cs="David"/>
                <w:sz w:val="20"/>
                <w:szCs w:val="24"/>
                <w:rtl/>
                <w:lang w:eastAsia="he-IL"/>
              </w:rPr>
            </w:rPrChange>
          </w:rPr>
          <w:t xml:space="preserve"> </w:t>
        </w:r>
        <w:r w:rsidR="00507F82" w:rsidRPr="00507F82">
          <w:rPr>
            <w:rFonts w:ascii="Times New Roman" w:eastAsia="Times New Roman" w:hAnsi="Times New Roman" w:cs="David" w:hint="eastAsia"/>
            <w:b/>
            <w:bCs/>
            <w:sz w:val="20"/>
            <w:szCs w:val="24"/>
            <w:rtl/>
            <w:lang w:eastAsia="he-IL"/>
            <w:rPrChange w:id="58" w:author="Meryl Etman" w:date="2018-12-30T17:09:00Z">
              <w:rPr>
                <w:rFonts w:ascii="Times New Roman" w:eastAsia="Times New Roman" w:hAnsi="Times New Roman" w:cs="David" w:hint="eastAsia"/>
                <w:sz w:val="20"/>
                <w:szCs w:val="24"/>
                <w:rtl/>
                <w:lang w:eastAsia="he-IL"/>
              </w:rPr>
            </w:rPrChange>
          </w:rPr>
          <w:t>אלפים</w:t>
        </w:r>
        <w:r w:rsidR="00507F82">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לובאים קומתיים</w:t>
      </w:r>
      <w:ins w:id="59" w:author="Meryl Etman" w:date="2018-12-30T17:10:00Z">
        <w:r w:rsidR="00507F82">
          <w:rPr>
            <w:rFonts w:ascii="Times New Roman" w:eastAsia="Times New Roman" w:hAnsi="Times New Roman" w:cs="David" w:hint="cs"/>
            <w:sz w:val="20"/>
            <w:szCs w:val="24"/>
            <w:rtl/>
            <w:lang w:eastAsia="he-IL"/>
          </w:rPr>
          <w:t xml:space="preserve"> בקומות 1-4</w:t>
        </w:r>
      </w:ins>
      <w:ins w:id="60" w:author="Meryl Etman" w:date="2018-12-30T17:13:00Z">
        <w:r w:rsidR="00507F82">
          <w:rPr>
            <w:rFonts w:ascii="Times New Roman" w:eastAsia="Times New Roman" w:hAnsi="Times New Roman" w:cs="David" w:hint="cs"/>
            <w:sz w:val="20"/>
            <w:szCs w:val="24"/>
            <w:rtl/>
            <w:lang w:eastAsia="he-IL"/>
          </w:rPr>
          <w:t xml:space="preserve"> (4 דירות בקומה)</w:t>
        </w:r>
      </w:ins>
      <w:ins w:id="61" w:author="Meryl Etman" w:date="2018-12-30T17:10:00Z">
        <w:r w:rsidR="00507F82">
          <w:rPr>
            <w:rFonts w:ascii="Times New Roman" w:eastAsia="Times New Roman" w:hAnsi="Times New Roman" w:cs="David" w:hint="cs"/>
            <w:sz w:val="20"/>
            <w:szCs w:val="24"/>
            <w:rtl/>
            <w:lang w:eastAsia="he-IL"/>
          </w:rPr>
          <w:t xml:space="preserve"> בבניינים 1,3,5,7,8.</w:t>
        </w:r>
      </w:ins>
      <w:r w:rsidRPr="0045396B">
        <w:rPr>
          <w:rFonts w:ascii="Times New Roman" w:eastAsia="Times New Roman" w:hAnsi="Times New Roman" w:cs="David" w:hint="cs"/>
          <w:sz w:val="20"/>
          <w:szCs w:val="24"/>
          <w:rtl/>
          <w:lang w:eastAsia="he-IL"/>
        </w:rPr>
        <w:t>*</w:t>
      </w:r>
    </w:p>
    <w:p w14:paraId="1F1CFAE7" w14:textId="0DEDACBF" w:rsidR="0045396B" w:rsidRDefault="0045396B" w:rsidP="000226B4">
      <w:pPr>
        <w:widowControl w:val="0"/>
        <w:numPr>
          <w:ilvl w:val="0"/>
          <w:numId w:val="40"/>
        </w:numPr>
        <w:spacing w:before="0" w:beforeAutospacing="0" w:after="0" w:afterAutospacing="0" w:line="240" w:lineRule="auto"/>
        <w:jc w:val="both"/>
        <w:rPr>
          <w:ins w:id="62" w:author="Meryl Etman" w:date="2018-12-30T17:13: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63" w:author="Meryl Etman" w:date="2018-12-30T17:10:00Z">
        <w:r w:rsidRPr="0045396B" w:rsidDel="00507F82">
          <w:rPr>
            <w:rFonts w:ascii="Times New Roman" w:eastAsia="Times New Roman" w:hAnsi="Times New Roman" w:cs="David" w:hint="cs"/>
            <w:b/>
            <w:bCs/>
            <w:sz w:val="20"/>
            <w:szCs w:val="24"/>
            <w:rtl/>
            <w:lang w:eastAsia="he-IL"/>
          </w:rPr>
          <w:delText>_________</w:delText>
        </w:r>
        <w:r w:rsidRPr="0045396B" w:rsidDel="00507F82">
          <w:rPr>
            <w:rFonts w:ascii="Times New Roman" w:eastAsia="Times New Roman" w:hAnsi="Times New Roman" w:cs="David" w:hint="cs"/>
            <w:sz w:val="20"/>
            <w:szCs w:val="24"/>
            <w:rtl/>
            <w:lang w:eastAsia="he-IL"/>
          </w:rPr>
          <w:delText xml:space="preserve">₪ </w:delText>
        </w:r>
      </w:del>
      <w:ins w:id="64" w:author="Meryl Etman" w:date="2018-12-30T17:10:00Z">
        <w:r w:rsidR="00507F82">
          <w:rPr>
            <w:rFonts w:ascii="Times New Roman" w:eastAsia="Times New Roman" w:hAnsi="Times New Roman" w:cs="David" w:hint="cs"/>
            <w:b/>
            <w:bCs/>
            <w:sz w:val="20"/>
            <w:szCs w:val="24"/>
            <w:rtl/>
            <w:lang w:eastAsia="he-IL"/>
          </w:rPr>
          <w:t xml:space="preserve">5,000 </w:t>
        </w:r>
        <w:r w:rsidR="00507F82"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65" w:author="Meryl Etman" w:date="2018-12-30T17:10:00Z">
        <w:r w:rsidRPr="00507F82" w:rsidDel="00507F82">
          <w:rPr>
            <w:rFonts w:ascii="Times New Roman" w:eastAsia="Times New Roman" w:hAnsi="Times New Roman" w:cs="David"/>
            <w:b/>
            <w:bCs/>
            <w:sz w:val="20"/>
            <w:szCs w:val="24"/>
            <w:rtl/>
            <w:lang w:eastAsia="he-IL"/>
            <w:rPrChange w:id="66" w:author="Meryl Etman" w:date="2018-12-30T17:10:00Z">
              <w:rPr>
                <w:rFonts w:ascii="Times New Roman" w:eastAsia="Times New Roman" w:hAnsi="Times New Roman" w:cs="David"/>
                <w:sz w:val="20"/>
                <w:szCs w:val="24"/>
                <w:rtl/>
                <w:lang w:eastAsia="he-IL"/>
              </w:rPr>
            </w:rPrChange>
          </w:rPr>
          <w:delText xml:space="preserve">_______ </w:delText>
        </w:r>
      </w:del>
      <w:ins w:id="67" w:author="Meryl Etman" w:date="2018-12-30T17:10:00Z">
        <w:r w:rsidR="00507F82" w:rsidRPr="00507F82">
          <w:rPr>
            <w:rFonts w:ascii="Times New Roman" w:eastAsia="Times New Roman" w:hAnsi="Times New Roman" w:cs="David" w:hint="eastAsia"/>
            <w:b/>
            <w:bCs/>
            <w:sz w:val="20"/>
            <w:szCs w:val="24"/>
            <w:rtl/>
            <w:lang w:eastAsia="he-IL"/>
            <w:rPrChange w:id="68" w:author="Meryl Etman" w:date="2018-12-30T17:10:00Z">
              <w:rPr>
                <w:rFonts w:ascii="Times New Roman" w:eastAsia="Times New Roman" w:hAnsi="Times New Roman" w:cs="David" w:hint="eastAsia"/>
                <w:sz w:val="20"/>
                <w:szCs w:val="24"/>
                <w:rtl/>
                <w:lang w:eastAsia="he-IL"/>
              </w:rPr>
            </w:rPrChange>
          </w:rPr>
          <w:t>חמשת</w:t>
        </w:r>
        <w:r w:rsidR="00507F82" w:rsidRPr="00507F82">
          <w:rPr>
            <w:rFonts w:ascii="Times New Roman" w:eastAsia="Times New Roman" w:hAnsi="Times New Roman" w:cs="David"/>
            <w:b/>
            <w:bCs/>
            <w:sz w:val="20"/>
            <w:szCs w:val="24"/>
            <w:rtl/>
            <w:lang w:eastAsia="he-IL"/>
            <w:rPrChange w:id="69" w:author="Meryl Etman" w:date="2018-12-30T17:10:00Z">
              <w:rPr>
                <w:rFonts w:ascii="Times New Roman" w:eastAsia="Times New Roman" w:hAnsi="Times New Roman" w:cs="David"/>
                <w:sz w:val="20"/>
                <w:szCs w:val="24"/>
                <w:rtl/>
                <w:lang w:eastAsia="he-IL"/>
              </w:rPr>
            </w:rPrChange>
          </w:rPr>
          <w:t xml:space="preserve"> </w:t>
        </w:r>
        <w:r w:rsidR="00507F82" w:rsidRPr="00507F82">
          <w:rPr>
            <w:rFonts w:ascii="Times New Roman" w:eastAsia="Times New Roman" w:hAnsi="Times New Roman" w:cs="David" w:hint="eastAsia"/>
            <w:b/>
            <w:bCs/>
            <w:sz w:val="20"/>
            <w:szCs w:val="24"/>
            <w:rtl/>
            <w:lang w:eastAsia="he-IL"/>
            <w:rPrChange w:id="70" w:author="Meryl Etman" w:date="2018-12-30T17:10:00Z">
              <w:rPr>
                <w:rFonts w:ascii="Times New Roman" w:eastAsia="Times New Roman" w:hAnsi="Times New Roman" w:cs="David" w:hint="eastAsia"/>
                <w:sz w:val="20"/>
                <w:szCs w:val="24"/>
                <w:rtl/>
                <w:lang w:eastAsia="he-IL"/>
              </w:rPr>
            </w:rPrChange>
          </w:rPr>
          <w:t>אלפים</w:t>
        </w:r>
        <w:r w:rsidR="00507F82"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לובאים שונים (</w:t>
      </w:r>
      <w:del w:id="71" w:author="Meryl Etman" w:date="2018-12-30T17:11:00Z">
        <w:r w:rsidRPr="0045396B" w:rsidDel="00507F82">
          <w:rPr>
            <w:rFonts w:ascii="Times New Roman" w:eastAsia="Times New Roman" w:hAnsi="Times New Roman" w:cs="David" w:hint="cs"/>
            <w:sz w:val="20"/>
            <w:szCs w:val="24"/>
            <w:rtl/>
            <w:lang w:eastAsia="he-IL"/>
          </w:rPr>
          <w:delText>ק' פנטהוז, ק' חניה</w:delText>
        </w:r>
      </w:del>
      <w:ins w:id="72" w:author="Meryl Etman" w:date="2018-12-30T17:11:00Z">
        <w:r w:rsidR="00507F82">
          <w:rPr>
            <w:rFonts w:ascii="Times New Roman" w:eastAsia="Times New Roman" w:hAnsi="Times New Roman" w:cs="David" w:hint="cs"/>
            <w:sz w:val="20"/>
            <w:szCs w:val="24"/>
            <w:rtl/>
            <w:lang w:eastAsia="he-IL"/>
          </w:rPr>
          <w:t>ק' 5</w:t>
        </w:r>
      </w:ins>
      <w:ins w:id="73" w:author="Meryl Etman" w:date="2018-12-30T17:13:00Z">
        <w:r w:rsidR="00507F82">
          <w:rPr>
            <w:rFonts w:ascii="Times New Roman" w:eastAsia="Times New Roman" w:hAnsi="Times New Roman" w:cs="David" w:hint="cs"/>
            <w:sz w:val="20"/>
            <w:szCs w:val="24"/>
            <w:rtl/>
            <w:lang w:eastAsia="he-IL"/>
          </w:rPr>
          <w:t xml:space="preserve"> (3 דירות בקומה))</w:t>
        </w:r>
      </w:ins>
      <w:del w:id="74" w:author="Meryl Etman" w:date="2018-12-30T17:13:00Z">
        <w:r w:rsidRPr="0045396B" w:rsidDel="00507F82">
          <w:rPr>
            <w:rFonts w:ascii="Times New Roman" w:eastAsia="Times New Roman" w:hAnsi="Times New Roman" w:cs="David" w:hint="cs"/>
            <w:sz w:val="20"/>
            <w:szCs w:val="24"/>
            <w:rtl/>
            <w:lang w:eastAsia="he-IL"/>
          </w:rPr>
          <w:delText>)</w:delText>
        </w:r>
      </w:del>
      <w:ins w:id="75" w:author="Meryl Etman" w:date="2018-12-30T17:11:00Z">
        <w:r w:rsidR="00507F82">
          <w:rPr>
            <w:rFonts w:ascii="Times New Roman" w:eastAsia="Times New Roman" w:hAnsi="Times New Roman" w:cs="David" w:hint="cs"/>
            <w:sz w:val="20"/>
            <w:szCs w:val="24"/>
            <w:rtl/>
            <w:lang w:eastAsia="he-IL"/>
          </w:rPr>
          <w:t xml:space="preserve"> בבניינים 1,3,5,7,8.</w:t>
        </w:r>
      </w:ins>
      <w:r w:rsidRPr="0045396B">
        <w:rPr>
          <w:rFonts w:ascii="Times New Roman" w:eastAsia="Times New Roman" w:hAnsi="Times New Roman" w:cs="David" w:hint="cs"/>
          <w:sz w:val="20"/>
          <w:szCs w:val="24"/>
          <w:rtl/>
          <w:lang w:eastAsia="he-IL"/>
        </w:rPr>
        <w:t>*</w:t>
      </w:r>
    </w:p>
    <w:p w14:paraId="4D5B65AD" w14:textId="3E52F5F1" w:rsidR="00507F82" w:rsidRDefault="00507F82" w:rsidP="0005256B">
      <w:pPr>
        <w:widowControl w:val="0"/>
        <w:numPr>
          <w:ilvl w:val="0"/>
          <w:numId w:val="40"/>
        </w:numPr>
        <w:spacing w:before="0" w:beforeAutospacing="0" w:after="0" w:afterAutospacing="0" w:line="240" w:lineRule="auto"/>
        <w:jc w:val="both"/>
        <w:rPr>
          <w:ins w:id="76" w:author="Meryl Etman" w:date="2018-12-30T17:14:00Z"/>
          <w:rFonts w:ascii="Times New Roman" w:eastAsia="Times New Roman" w:hAnsi="Times New Roman" w:cs="David"/>
          <w:sz w:val="20"/>
          <w:szCs w:val="24"/>
          <w:lang w:eastAsia="he-IL"/>
        </w:rPr>
      </w:pPr>
      <w:ins w:id="77" w:author="Meryl Etman" w:date="2018-12-30T17:13:00Z">
        <w:r w:rsidRPr="0045396B">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5,000 </w:t>
        </w:r>
        <w:r w:rsidRPr="0045396B">
          <w:rPr>
            <w:rFonts w:ascii="Times New Roman" w:eastAsia="Times New Roman" w:hAnsi="Times New Roman" w:cs="David" w:hint="cs"/>
            <w:sz w:val="20"/>
            <w:szCs w:val="24"/>
            <w:rtl/>
            <w:lang w:eastAsia="he-IL"/>
          </w:rPr>
          <w:t xml:space="preserve">₪ (במילים: </w:t>
        </w:r>
        <w:r w:rsidRPr="0039215B">
          <w:rPr>
            <w:rFonts w:ascii="Times New Roman" w:eastAsia="Times New Roman" w:hAnsi="Times New Roman" w:cs="David" w:hint="cs"/>
            <w:b/>
            <w:bCs/>
            <w:sz w:val="20"/>
            <w:szCs w:val="24"/>
            <w:rtl/>
            <w:lang w:eastAsia="he-IL"/>
          </w:rPr>
          <w:t>חמשת אלפים</w:t>
        </w:r>
        <w:r w:rsidRPr="0045396B">
          <w:rPr>
            <w:rFonts w:ascii="Times New Roman" w:eastAsia="Times New Roman" w:hAnsi="Times New Roman" w:cs="David" w:hint="cs"/>
            <w:sz w:val="20"/>
            <w:szCs w:val="24"/>
            <w:rtl/>
            <w:lang w:eastAsia="he-IL"/>
          </w:rPr>
          <w:t xml:space="preserve"> ₪)  לתכנון לובאים שונים (</w:t>
        </w:r>
        <w:r>
          <w:rPr>
            <w:rFonts w:ascii="Times New Roman" w:eastAsia="Times New Roman" w:hAnsi="Times New Roman" w:cs="David" w:hint="cs"/>
            <w:sz w:val="20"/>
            <w:szCs w:val="24"/>
            <w:rtl/>
            <w:lang w:eastAsia="he-IL"/>
          </w:rPr>
          <w:t>ק' 6</w:t>
        </w:r>
      </w:ins>
      <w:ins w:id="78" w:author="Meryl Etman" w:date="2018-12-30T17:14:00Z">
        <w:r>
          <w:rPr>
            <w:rFonts w:ascii="Times New Roman" w:eastAsia="Times New Roman" w:hAnsi="Times New Roman" w:cs="David" w:hint="cs"/>
            <w:sz w:val="20"/>
            <w:szCs w:val="24"/>
            <w:rtl/>
            <w:lang w:eastAsia="he-IL"/>
          </w:rPr>
          <w:t xml:space="preserve"> (פנטהאוזים, 2 דירות בקומה) </w:t>
        </w:r>
      </w:ins>
      <w:ins w:id="79" w:author="Meryl Etman" w:date="2018-12-30T17:13:00Z">
        <w:r>
          <w:rPr>
            <w:rFonts w:ascii="Times New Roman" w:eastAsia="Times New Roman" w:hAnsi="Times New Roman" w:cs="David" w:hint="cs"/>
            <w:sz w:val="20"/>
            <w:szCs w:val="24"/>
            <w:rtl/>
            <w:lang w:eastAsia="he-IL"/>
          </w:rPr>
          <w:t>בבניינים 1,3,5,7,8.</w:t>
        </w:r>
        <w:r w:rsidRPr="0045396B">
          <w:rPr>
            <w:rFonts w:ascii="Times New Roman" w:eastAsia="Times New Roman" w:hAnsi="Times New Roman" w:cs="David" w:hint="cs"/>
            <w:sz w:val="20"/>
            <w:szCs w:val="24"/>
            <w:rtl/>
            <w:lang w:eastAsia="he-IL"/>
          </w:rPr>
          <w:t>*</w:t>
        </w:r>
      </w:ins>
    </w:p>
    <w:p w14:paraId="64C6EBDA" w14:textId="00791364" w:rsidR="00B94B45" w:rsidRPr="00B94B45" w:rsidRDefault="00B94B45" w:rsidP="00D950D5">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ins w:id="80" w:author="Meryl Etman" w:date="2018-12-30T17:14:00Z">
        <w:r w:rsidRPr="0045396B">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6,000 </w:t>
        </w:r>
        <w:r w:rsidRPr="0045396B">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b/>
            <w:bCs/>
            <w:sz w:val="20"/>
            <w:szCs w:val="24"/>
            <w:rtl/>
            <w:lang w:eastAsia="he-IL"/>
          </w:rPr>
          <w:t>ש</w:t>
        </w:r>
        <w:r w:rsidRPr="0039215B">
          <w:rPr>
            <w:rFonts w:ascii="Times New Roman" w:eastAsia="Times New Roman" w:hAnsi="Times New Roman" w:cs="David" w:hint="cs"/>
            <w:b/>
            <w:bCs/>
            <w:sz w:val="20"/>
            <w:szCs w:val="24"/>
            <w:rtl/>
            <w:lang w:eastAsia="he-IL"/>
          </w:rPr>
          <w:t>שת אלפים</w:t>
        </w:r>
        <w:r w:rsidRPr="0045396B">
          <w:rPr>
            <w:rFonts w:ascii="Times New Roman" w:eastAsia="Times New Roman" w:hAnsi="Times New Roman" w:cs="David" w:hint="cs"/>
            <w:sz w:val="20"/>
            <w:szCs w:val="24"/>
            <w:rtl/>
            <w:lang w:eastAsia="he-IL"/>
          </w:rPr>
          <w:t xml:space="preserve"> ₪)  לתכנון לובאים שונים (</w:t>
        </w:r>
        <w:r>
          <w:rPr>
            <w:rFonts w:ascii="Times New Roman" w:eastAsia="Times New Roman" w:hAnsi="Times New Roman" w:cs="David" w:hint="cs"/>
            <w:sz w:val="20"/>
            <w:szCs w:val="24"/>
            <w:rtl/>
            <w:lang w:eastAsia="he-IL"/>
          </w:rPr>
          <w:t xml:space="preserve">ק' </w:t>
        </w:r>
      </w:ins>
      <w:ins w:id="81" w:author="Meryl Etman" w:date="2018-12-30T17:15:00Z">
        <w:r>
          <w:rPr>
            <w:rFonts w:ascii="Times New Roman" w:eastAsia="Times New Roman" w:hAnsi="Times New Roman" w:cs="David" w:hint="cs"/>
            <w:sz w:val="20"/>
            <w:szCs w:val="24"/>
            <w:rtl/>
            <w:lang w:eastAsia="he-IL"/>
          </w:rPr>
          <w:t>חניון</w:t>
        </w:r>
      </w:ins>
      <w:ins w:id="82" w:author="Meryl Etman" w:date="2018-12-30T17:14:00Z">
        <w:r w:rsidRPr="0045396B">
          <w:rPr>
            <w:rFonts w:ascii="Times New Roman" w:eastAsia="Times New Roman" w:hAnsi="Times New Roman" w:cs="David" w:hint="cs"/>
            <w:sz w:val="20"/>
            <w:szCs w:val="24"/>
            <w:rtl/>
            <w:lang w:eastAsia="he-IL"/>
          </w:rPr>
          <w:t>)</w:t>
        </w:r>
        <w:r>
          <w:rPr>
            <w:rFonts w:ascii="Times New Roman" w:eastAsia="Times New Roman" w:hAnsi="Times New Roman" w:cs="David" w:hint="cs"/>
            <w:sz w:val="20"/>
            <w:szCs w:val="24"/>
            <w:rtl/>
            <w:lang w:eastAsia="he-IL"/>
          </w:rPr>
          <w:t xml:space="preserve"> בבניינים 1,3,5,7,8.</w:t>
        </w:r>
        <w:r w:rsidRPr="0045396B">
          <w:rPr>
            <w:rFonts w:ascii="Times New Roman" w:eastAsia="Times New Roman" w:hAnsi="Times New Roman" w:cs="David" w:hint="cs"/>
            <w:sz w:val="20"/>
            <w:szCs w:val="24"/>
            <w:rtl/>
            <w:lang w:eastAsia="he-IL"/>
          </w:rPr>
          <w:t>*</w:t>
        </w:r>
      </w:ins>
    </w:p>
    <w:p w14:paraId="35D220B2" w14:textId="5FAC0BB7" w:rsidR="0045396B" w:rsidRPr="0045396B" w:rsidDel="00B94B45" w:rsidRDefault="0045396B" w:rsidP="00D950D5">
      <w:pPr>
        <w:widowControl w:val="0"/>
        <w:numPr>
          <w:ilvl w:val="0"/>
          <w:numId w:val="40"/>
        </w:numPr>
        <w:spacing w:before="0" w:beforeAutospacing="0" w:after="0" w:afterAutospacing="0" w:line="240" w:lineRule="auto"/>
        <w:jc w:val="both"/>
        <w:rPr>
          <w:del w:id="83" w:author="Meryl Etman" w:date="2018-12-30T17:17: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84" w:author="Meryl Etman" w:date="2018-12-30T17:16:00Z">
        <w:r w:rsidRPr="0045396B" w:rsidDel="00B94B45">
          <w:rPr>
            <w:rFonts w:ascii="Times New Roman" w:eastAsia="Times New Roman" w:hAnsi="Times New Roman" w:cs="David" w:hint="cs"/>
            <w:b/>
            <w:bCs/>
            <w:sz w:val="20"/>
            <w:szCs w:val="24"/>
            <w:rtl/>
            <w:lang w:eastAsia="he-IL"/>
          </w:rPr>
          <w:delText>_________</w:delText>
        </w:r>
        <w:r w:rsidRPr="0045396B" w:rsidDel="00B94B45">
          <w:rPr>
            <w:rFonts w:ascii="Times New Roman" w:eastAsia="Times New Roman" w:hAnsi="Times New Roman" w:cs="David" w:hint="cs"/>
            <w:sz w:val="20"/>
            <w:szCs w:val="24"/>
            <w:rtl/>
            <w:lang w:eastAsia="he-IL"/>
          </w:rPr>
          <w:delText xml:space="preserve">₪ </w:delText>
        </w:r>
      </w:del>
      <w:ins w:id="85" w:author="Meryl Etman" w:date="2018-12-30T17:16:00Z">
        <w:r w:rsidR="00B94B45">
          <w:rPr>
            <w:rFonts w:ascii="Times New Roman" w:eastAsia="Times New Roman" w:hAnsi="Times New Roman" w:cs="David" w:hint="cs"/>
            <w:b/>
            <w:bCs/>
            <w:sz w:val="20"/>
            <w:szCs w:val="24"/>
            <w:rtl/>
            <w:lang w:eastAsia="he-IL"/>
          </w:rPr>
          <w:t xml:space="preserve">9,000 </w:t>
        </w:r>
        <w:r w:rsidR="00B94B45"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86" w:author="Meryl Etman" w:date="2018-12-30T17:16:00Z">
        <w:r w:rsidRPr="00B94B45" w:rsidDel="00B94B45">
          <w:rPr>
            <w:rFonts w:ascii="Times New Roman" w:eastAsia="Times New Roman" w:hAnsi="Times New Roman" w:cs="David"/>
            <w:b/>
            <w:bCs/>
            <w:sz w:val="20"/>
            <w:szCs w:val="24"/>
            <w:rtl/>
            <w:lang w:eastAsia="he-IL"/>
            <w:rPrChange w:id="87" w:author="Meryl Etman" w:date="2018-12-30T17:16:00Z">
              <w:rPr>
                <w:rFonts w:ascii="Times New Roman" w:eastAsia="Times New Roman" w:hAnsi="Times New Roman" w:cs="David"/>
                <w:sz w:val="20"/>
                <w:szCs w:val="24"/>
                <w:rtl/>
                <w:lang w:eastAsia="he-IL"/>
              </w:rPr>
            </w:rPrChange>
          </w:rPr>
          <w:delText xml:space="preserve">______ </w:delText>
        </w:r>
      </w:del>
      <w:ins w:id="88" w:author="Meryl Etman" w:date="2018-12-30T17:16:00Z">
        <w:r w:rsidR="00B94B45" w:rsidRPr="00B94B45">
          <w:rPr>
            <w:rFonts w:ascii="Times New Roman" w:eastAsia="Times New Roman" w:hAnsi="Times New Roman" w:cs="David" w:hint="eastAsia"/>
            <w:b/>
            <w:bCs/>
            <w:sz w:val="20"/>
            <w:szCs w:val="24"/>
            <w:rtl/>
            <w:lang w:eastAsia="he-IL"/>
            <w:rPrChange w:id="89" w:author="Meryl Etman" w:date="2018-12-30T17:16:00Z">
              <w:rPr>
                <w:rFonts w:ascii="Times New Roman" w:eastAsia="Times New Roman" w:hAnsi="Times New Roman" w:cs="David" w:hint="eastAsia"/>
                <w:sz w:val="20"/>
                <w:szCs w:val="24"/>
                <w:rtl/>
                <w:lang w:eastAsia="he-IL"/>
              </w:rPr>
            </w:rPrChange>
          </w:rPr>
          <w:t>תשעת</w:t>
        </w:r>
        <w:r w:rsidR="00B94B45" w:rsidRPr="00B94B45">
          <w:rPr>
            <w:rFonts w:ascii="Times New Roman" w:eastAsia="Times New Roman" w:hAnsi="Times New Roman" w:cs="David"/>
            <w:b/>
            <w:bCs/>
            <w:sz w:val="20"/>
            <w:szCs w:val="24"/>
            <w:rtl/>
            <w:lang w:eastAsia="he-IL"/>
            <w:rPrChange w:id="90" w:author="Meryl Etman" w:date="2018-12-30T17:16:00Z">
              <w:rPr>
                <w:rFonts w:ascii="Times New Roman" w:eastAsia="Times New Roman" w:hAnsi="Times New Roman" w:cs="David"/>
                <w:sz w:val="20"/>
                <w:szCs w:val="24"/>
                <w:rtl/>
                <w:lang w:eastAsia="he-IL"/>
              </w:rPr>
            </w:rPrChange>
          </w:rPr>
          <w:t xml:space="preserve"> </w:t>
        </w:r>
        <w:r w:rsidR="00B94B45" w:rsidRPr="00B94B45">
          <w:rPr>
            <w:rFonts w:ascii="Times New Roman" w:eastAsia="Times New Roman" w:hAnsi="Times New Roman" w:cs="David" w:hint="eastAsia"/>
            <w:b/>
            <w:bCs/>
            <w:sz w:val="20"/>
            <w:szCs w:val="24"/>
            <w:rtl/>
            <w:lang w:eastAsia="he-IL"/>
            <w:rPrChange w:id="91" w:author="Meryl Etman" w:date="2018-12-30T17:16:00Z">
              <w:rPr>
                <w:rFonts w:ascii="Times New Roman" w:eastAsia="Times New Roman" w:hAnsi="Times New Roman" w:cs="David" w:hint="eastAsia"/>
                <w:sz w:val="20"/>
                <w:szCs w:val="24"/>
                <w:rtl/>
                <w:lang w:eastAsia="he-IL"/>
              </w:rPr>
            </w:rPrChange>
          </w:rPr>
          <w:t>אלפים</w:t>
        </w:r>
        <w:r w:rsidR="00B94B45"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w:t>
      </w:r>
      <w:del w:id="92" w:author="Meryl Etman" w:date="2018-12-30T17:16:00Z">
        <w:r w:rsidRPr="0045396B" w:rsidDel="00B94B45">
          <w:rPr>
            <w:rFonts w:ascii="Times New Roman" w:eastAsia="Times New Roman" w:hAnsi="Times New Roman" w:cs="David" w:hint="cs"/>
            <w:sz w:val="20"/>
            <w:szCs w:val="24"/>
            <w:rtl/>
            <w:lang w:eastAsia="he-IL"/>
          </w:rPr>
          <w:delText>להשתתפות בתכנון קומות מגורים ותכנון דירות פנטאהוז.*</w:delText>
        </w:r>
      </w:del>
      <w:ins w:id="93" w:author="Meryl Etman" w:date="2018-12-30T17:16:00Z">
        <w:r w:rsidR="00B94B45">
          <w:rPr>
            <w:rFonts w:ascii="Times New Roman" w:eastAsia="Times New Roman" w:hAnsi="Times New Roman" w:cs="David" w:hint="cs"/>
            <w:sz w:val="20"/>
            <w:szCs w:val="24"/>
            <w:rtl/>
            <w:lang w:eastAsia="he-IL"/>
          </w:rPr>
          <w:t xml:space="preserve">לתכנון לובי ראשי ולובאים קומתיים בכל הקומות (מרתף </w:t>
        </w:r>
      </w:ins>
      <w:ins w:id="94" w:author="Meryl Etman" w:date="2018-12-30T17:17:00Z">
        <w:r w:rsidR="00B94B45">
          <w:rPr>
            <w:rFonts w:ascii="Times New Roman" w:eastAsia="Times New Roman" w:hAnsi="Times New Roman" w:cs="David"/>
            <w:sz w:val="20"/>
            <w:szCs w:val="24"/>
            <w:rtl/>
            <w:lang w:eastAsia="he-IL"/>
          </w:rPr>
          <w:t>–</w:t>
        </w:r>
      </w:ins>
      <w:ins w:id="95" w:author="Meryl Etman" w:date="2018-12-30T17:16:00Z">
        <w:r w:rsidR="00B94B45">
          <w:rPr>
            <w:rFonts w:ascii="Times New Roman" w:eastAsia="Times New Roman" w:hAnsi="Times New Roman" w:cs="David" w:hint="cs"/>
            <w:sz w:val="20"/>
            <w:szCs w:val="24"/>
            <w:rtl/>
            <w:lang w:eastAsia="he-IL"/>
          </w:rPr>
          <w:t xml:space="preserve"> ק'</w:t>
        </w:r>
      </w:ins>
      <w:ins w:id="96" w:author="Meryl Etman" w:date="2018-12-30T17:17:00Z">
        <w:r w:rsidR="00B94B45">
          <w:rPr>
            <w:rFonts w:ascii="Times New Roman" w:eastAsia="Times New Roman" w:hAnsi="Times New Roman" w:cs="David" w:hint="cs"/>
            <w:sz w:val="20"/>
            <w:szCs w:val="24"/>
            <w:rtl/>
            <w:lang w:eastAsia="he-IL"/>
          </w:rPr>
          <w:t xml:space="preserve"> 6) בבניינים 2,4,6,9 (בנייני מראה).</w:t>
        </w:r>
      </w:ins>
    </w:p>
    <w:p w14:paraId="593D3005" w14:textId="43C991A4" w:rsidR="0045396B" w:rsidRPr="00B94B45" w:rsidRDefault="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Change w:id="97" w:author="Meryl Etman" w:date="2018-12-30T17:17:00Z">
          <w:pPr>
            <w:widowControl w:val="0"/>
            <w:spacing w:before="0" w:beforeAutospacing="0" w:after="0" w:afterAutospacing="0" w:line="240" w:lineRule="auto"/>
            <w:ind w:left="720" w:hanging="720"/>
            <w:jc w:val="both"/>
          </w:pPr>
        </w:pPrChange>
      </w:pPr>
      <w:del w:id="98" w:author="Meryl Etman" w:date="2018-12-30T17:17:00Z">
        <w:r w:rsidRPr="00B94B45" w:rsidDel="00B94B45">
          <w:rPr>
            <w:rFonts w:ascii="Times New Roman" w:eastAsia="Times New Roman" w:hAnsi="Times New Roman" w:cs="David"/>
            <w:sz w:val="20"/>
            <w:szCs w:val="24"/>
            <w:rtl/>
            <w:lang w:eastAsia="he-IL"/>
          </w:rPr>
          <w:delText xml:space="preserve">              תכנון הפנטהאוז כולל תכנית מערך ריהוט, הכנת סט תכניות עבודה, בחירת ריצופים, חיפויים, מטבח, ארונות אמבטיה, מקלחונים, ללא ריהוט קבוע/נייד וללא דקורציה.</w:delText>
        </w:r>
      </w:del>
    </w:p>
    <w:p w14:paraId="1B68041D" w14:textId="77DABD54" w:rsidR="0045396B" w:rsidRPr="0045396B" w:rsidRDefault="0045396B" w:rsidP="000226B4">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99" w:author="Meryl Etman" w:date="2018-12-30T17:18:00Z">
        <w:r w:rsidRPr="0045396B" w:rsidDel="00B94B45">
          <w:rPr>
            <w:rFonts w:ascii="Times New Roman" w:eastAsia="Times New Roman" w:hAnsi="Times New Roman" w:cs="David" w:hint="cs"/>
            <w:b/>
            <w:bCs/>
            <w:sz w:val="20"/>
            <w:szCs w:val="24"/>
            <w:rtl/>
            <w:lang w:eastAsia="he-IL"/>
          </w:rPr>
          <w:delText xml:space="preserve">__________ </w:delText>
        </w:r>
      </w:del>
      <w:ins w:id="100" w:author="Meryl Etman" w:date="2018-12-30T17:18:00Z">
        <w:r w:rsidR="00B94B45">
          <w:rPr>
            <w:rFonts w:ascii="Times New Roman" w:eastAsia="Times New Roman" w:hAnsi="Times New Roman" w:cs="David" w:hint="cs"/>
            <w:b/>
            <w:bCs/>
            <w:sz w:val="20"/>
            <w:szCs w:val="24"/>
            <w:rtl/>
            <w:lang w:eastAsia="he-IL"/>
          </w:rPr>
          <w:t>5,000</w:t>
        </w:r>
        <w:r w:rsidR="00B94B45" w:rsidRPr="0045396B">
          <w:rPr>
            <w:rFonts w:ascii="Times New Roman" w:eastAsia="Times New Roman" w:hAnsi="Times New Roman" w:cs="David" w:hint="cs"/>
            <w:b/>
            <w:b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(במילים: </w:t>
      </w:r>
      <w:del w:id="101" w:author="Meryl Etman" w:date="2018-12-30T17:19:00Z">
        <w:r w:rsidRPr="00B94B45" w:rsidDel="00B94B45">
          <w:rPr>
            <w:rFonts w:ascii="Times New Roman" w:eastAsia="Times New Roman" w:hAnsi="Times New Roman" w:cs="David"/>
            <w:b/>
            <w:bCs/>
            <w:sz w:val="20"/>
            <w:szCs w:val="24"/>
            <w:rtl/>
            <w:lang w:eastAsia="he-IL"/>
            <w:rPrChange w:id="102" w:author="Meryl Etman" w:date="2018-12-30T17:19:00Z">
              <w:rPr>
                <w:rFonts w:ascii="Times New Roman" w:eastAsia="Times New Roman" w:hAnsi="Times New Roman" w:cs="David"/>
                <w:sz w:val="20"/>
                <w:szCs w:val="24"/>
                <w:rtl/>
                <w:lang w:eastAsia="he-IL"/>
              </w:rPr>
            </w:rPrChange>
          </w:rPr>
          <w:delText xml:space="preserve">______ </w:delText>
        </w:r>
      </w:del>
      <w:ins w:id="103" w:author="Meryl Etman" w:date="2018-12-30T17:19:00Z">
        <w:r w:rsidR="00B94B45" w:rsidRPr="00B94B45">
          <w:rPr>
            <w:rFonts w:ascii="Times New Roman" w:eastAsia="Times New Roman" w:hAnsi="Times New Roman" w:cs="David" w:hint="eastAsia"/>
            <w:b/>
            <w:bCs/>
            <w:sz w:val="20"/>
            <w:szCs w:val="24"/>
            <w:rtl/>
            <w:lang w:eastAsia="he-IL"/>
            <w:rPrChange w:id="104" w:author="Meryl Etman" w:date="2018-12-30T17:19:00Z">
              <w:rPr>
                <w:rFonts w:ascii="Times New Roman" w:eastAsia="Times New Roman" w:hAnsi="Times New Roman" w:cs="David" w:hint="eastAsia"/>
                <w:sz w:val="20"/>
                <w:szCs w:val="24"/>
                <w:rtl/>
                <w:lang w:eastAsia="he-IL"/>
              </w:rPr>
            </w:rPrChange>
          </w:rPr>
          <w:t>חמשת</w:t>
        </w:r>
        <w:r w:rsidR="00B94B45" w:rsidRPr="00B94B45">
          <w:rPr>
            <w:rFonts w:ascii="Times New Roman" w:eastAsia="Times New Roman" w:hAnsi="Times New Roman" w:cs="David"/>
            <w:b/>
            <w:bCs/>
            <w:sz w:val="20"/>
            <w:szCs w:val="24"/>
            <w:rtl/>
            <w:lang w:eastAsia="he-IL"/>
            <w:rPrChange w:id="105" w:author="Meryl Etman" w:date="2018-12-30T17:19:00Z">
              <w:rPr>
                <w:rFonts w:ascii="Times New Roman" w:eastAsia="Times New Roman" w:hAnsi="Times New Roman" w:cs="David"/>
                <w:sz w:val="20"/>
                <w:szCs w:val="24"/>
                <w:rtl/>
                <w:lang w:eastAsia="he-IL"/>
              </w:rPr>
            </w:rPrChange>
          </w:rPr>
          <w:t xml:space="preserve"> </w:t>
        </w:r>
        <w:r w:rsidR="00B94B45" w:rsidRPr="00B94B45">
          <w:rPr>
            <w:rFonts w:ascii="Times New Roman" w:eastAsia="Times New Roman" w:hAnsi="Times New Roman" w:cs="David" w:hint="eastAsia"/>
            <w:b/>
            <w:bCs/>
            <w:sz w:val="20"/>
            <w:szCs w:val="24"/>
            <w:rtl/>
            <w:lang w:eastAsia="he-IL"/>
            <w:rPrChange w:id="106" w:author="Meryl Etman" w:date="2018-12-30T17:19:00Z">
              <w:rPr>
                <w:rFonts w:ascii="Times New Roman" w:eastAsia="Times New Roman" w:hAnsi="Times New Roman" w:cs="David" w:hint="eastAsia"/>
                <w:sz w:val="20"/>
                <w:szCs w:val="24"/>
                <w:rtl/>
                <w:lang w:eastAsia="he-IL"/>
              </w:rPr>
            </w:rPrChange>
          </w:rPr>
          <w:t>אלפים</w:t>
        </w:r>
        <w:r w:rsidR="00B94B45"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לתכנון דירה </w:t>
      </w:r>
      <w:del w:id="107" w:author="Meryl Etman" w:date="2018-12-30T17:19:00Z">
        <w:r w:rsidRPr="0045396B" w:rsidDel="00B94B45">
          <w:rPr>
            <w:rFonts w:ascii="Times New Roman" w:eastAsia="Times New Roman" w:hAnsi="Times New Roman" w:cs="David" w:hint="cs"/>
            <w:sz w:val="20"/>
            <w:szCs w:val="24"/>
            <w:rtl/>
            <w:lang w:eastAsia="he-IL"/>
          </w:rPr>
          <w:delText>לדוגמא**.</w:delText>
        </w:r>
      </w:del>
      <w:ins w:id="108" w:author="Meryl Etman" w:date="2018-12-30T17:19:00Z">
        <w:r w:rsidR="00B94B45">
          <w:rPr>
            <w:rFonts w:ascii="Times New Roman" w:eastAsia="Times New Roman" w:hAnsi="Times New Roman" w:cs="David" w:hint="cs"/>
            <w:sz w:val="20"/>
            <w:szCs w:val="24"/>
            <w:rtl/>
            <w:lang w:eastAsia="he-IL"/>
          </w:rPr>
          <w:t>הנדסית</w:t>
        </w:r>
      </w:ins>
      <w:ins w:id="109" w:author="Meryl Etman" w:date="2019-01-06T16:10:00Z">
        <w:r w:rsidR="00A32C83">
          <w:rPr>
            <w:rFonts w:ascii="Times New Roman" w:eastAsia="Times New Roman" w:hAnsi="Times New Roman" w:cs="David" w:hint="cs"/>
            <w:sz w:val="20"/>
            <w:szCs w:val="24"/>
            <w:rtl/>
            <w:lang w:eastAsia="he-IL"/>
          </w:rPr>
          <w:t>.</w:t>
        </w:r>
      </w:ins>
    </w:p>
    <w:p w14:paraId="00728D47" w14:textId="2B6613A5" w:rsidR="0045396B" w:rsidRPr="0045396B" w:rsidRDefault="0045396B" w:rsidP="000525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w:t>
      </w:r>
      <w:ins w:id="110" w:author="Meryl Etman" w:date="2019-01-06T14:15:00Z">
        <w:r w:rsidR="0005256B">
          <w:rPr>
            <w:rFonts w:ascii="Times New Roman" w:eastAsia="Times New Roman" w:hAnsi="Times New Roman" w:cs="David" w:hint="cs"/>
            <w:sz w:val="20"/>
            <w:szCs w:val="24"/>
            <w:rtl/>
            <w:lang w:eastAsia="he-IL"/>
          </w:rPr>
          <w:t xml:space="preserve"> כולל תקרות מונמכות</w:t>
        </w:r>
      </w:ins>
      <w:r w:rsidRPr="0045396B">
        <w:rPr>
          <w:rFonts w:ascii="Times New Roman" w:eastAsia="Times New Roman" w:hAnsi="Times New Roman" w:cs="David" w:hint="cs"/>
          <w:sz w:val="20"/>
          <w:szCs w:val="24"/>
          <w:rtl/>
          <w:lang w:eastAsia="he-IL"/>
        </w:rPr>
        <w:t>, בחירת ריצופים וחיפויים, מטבח, ארונות אמבטיה, מקלחונים</w:t>
      </w:r>
      <w:del w:id="111" w:author="Meryl Etman" w:date="2019-01-06T14:15:00Z">
        <w:r w:rsidRPr="0045396B" w:rsidDel="0005256B">
          <w:rPr>
            <w:rFonts w:ascii="Times New Roman" w:eastAsia="Times New Roman" w:hAnsi="Times New Roman" w:cs="David" w:hint="cs"/>
            <w:sz w:val="20"/>
            <w:szCs w:val="24"/>
            <w:rtl/>
            <w:lang w:eastAsia="he-IL"/>
          </w:rPr>
          <w:delText xml:space="preserve">, </w:delText>
        </w:r>
      </w:del>
      <w:ins w:id="112" w:author="Meryl Etman" w:date="2019-01-06T14:15:00Z">
        <w:r w:rsidR="0005256B">
          <w:rPr>
            <w:rFonts w:ascii="Times New Roman" w:eastAsia="Times New Roman" w:hAnsi="Times New Roman" w:cs="David" w:hint="cs"/>
            <w:sz w:val="20"/>
            <w:szCs w:val="24"/>
            <w:rtl/>
            <w:lang w:eastAsia="he-IL"/>
          </w:rPr>
          <w:t>.</w:t>
        </w:r>
        <w:r w:rsidR="0005256B" w:rsidRPr="0045396B">
          <w:rPr>
            <w:rFonts w:ascii="Times New Roman" w:eastAsia="Times New Roman" w:hAnsi="Times New Roman" w:cs="David" w:hint="cs"/>
            <w:sz w:val="20"/>
            <w:szCs w:val="24"/>
            <w:rtl/>
            <w:lang w:eastAsia="he-IL"/>
          </w:rPr>
          <w:t xml:space="preserve"> </w:t>
        </w:r>
      </w:ins>
      <w:del w:id="113" w:author="Meryl Etman" w:date="2018-12-30T17:20:00Z">
        <w:r w:rsidRPr="0045396B" w:rsidDel="00B94B45">
          <w:rPr>
            <w:rFonts w:ascii="Times New Roman" w:eastAsia="Times New Roman" w:hAnsi="Times New Roman" w:cs="David" w:hint="cs"/>
            <w:sz w:val="20"/>
            <w:szCs w:val="24"/>
            <w:rtl/>
            <w:lang w:eastAsia="he-IL"/>
          </w:rPr>
          <w:delText>בחירת ריהוט קבוע/נייד, דקורציה ווילונות עד להבאתה לגמר מושלם</w:delText>
        </w:r>
      </w:del>
      <w:del w:id="114" w:author="Meryl Etman" w:date="2019-01-06T14:15:00Z">
        <w:r w:rsidRPr="0045396B" w:rsidDel="0005256B">
          <w:rPr>
            <w:rFonts w:ascii="Times New Roman" w:eastAsia="Times New Roman" w:hAnsi="Times New Roman" w:cs="David" w:hint="cs"/>
            <w:sz w:val="20"/>
            <w:szCs w:val="24"/>
            <w:rtl/>
            <w:lang w:eastAsia="he-IL"/>
          </w:rPr>
          <w:delText>.</w:delText>
        </w:r>
      </w:del>
    </w:p>
    <w:p w14:paraId="45A28DDF" w14:textId="4B99005B" w:rsidR="0045396B" w:rsidRPr="0045396B" w:rsidRDefault="0045396B" w:rsidP="00C4195E">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115" w:author="Meryl Etman" w:date="2019-01-06T14:35:00Z">
        <w:r w:rsidRPr="0045396B" w:rsidDel="00C4195E">
          <w:rPr>
            <w:rFonts w:ascii="Times New Roman" w:eastAsia="Times New Roman" w:hAnsi="Times New Roman" w:cs="David" w:hint="cs"/>
            <w:b/>
            <w:bCs/>
            <w:sz w:val="20"/>
            <w:szCs w:val="24"/>
            <w:rtl/>
            <w:lang w:eastAsia="he-IL"/>
          </w:rPr>
          <w:delText xml:space="preserve">__________ </w:delText>
        </w:r>
      </w:del>
      <w:ins w:id="116" w:author="Meryl Etman" w:date="2019-01-06T14:35:00Z">
        <w:r w:rsidR="00C4195E">
          <w:rPr>
            <w:rFonts w:ascii="Times New Roman" w:eastAsia="Times New Roman" w:hAnsi="Times New Roman" w:cs="David" w:hint="cs"/>
            <w:b/>
            <w:bCs/>
            <w:sz w:val="20"/>
            <w:szCs w:val="24"/>
            <w:rtl/>
            <w:lang w:eastAsia="he-IL"/>
          </w:rPr>
          <w:t>17,000</w:t>
        </w:r>
        <w:r w:rsidR="00C4195E" w:rsidRPr="0045396B">
          <w:rPr>
            <w:rFonts w:ascii="Times New Roman" w:eastAsia="Times New Roman" w:hAnsi="Times New Roman" w:cs="David" w:hint="cs"/>
            <w:b/>
            <w:b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(במילים: </w:t>
      </w:r>
      <w:del w:id="117" w:author="Meryl Etman" w:date="2019-01-06T14:35:00Z">
        <w:r w:rsidRPr="0045396B" w:rsidDel="00C4195E">
          <w:rPr>
            <w:rFonts w:ascii="Times New Roman" w:eastAsia="Times New Roman" w:hAnsi="Times New Roman" w:cs="David" w:hint="cs"/>
            <w:sz w:val="20"/>
            <w:szCs w:val="24"/>
            <w:rtl/>
            <w:lang w:eastAsia="he-IL"/>
          </w:rPr>
          <w:delText xml:space="preserve">______ </w:delText>
        </w:r>
      </w:del>
      <w:ins w:id="118" w:author="Meryl Etman" w:date="2019-01-06T14:35:00Z">
        <w:r w:rsidR="00C4195E" w:rsidRPr="00C4195E">
          <w:rPr>
            <w:rFonts w:ascii="Times New Roman" w:eastAsia="Times New Roman" w:hAnsi="Times New Roman" w:cs="David" w:hint="eastAsia"/>
            <w:b/>
            <w:bCs/>
            <w:sz w:val="20"/>
            <w:szCs w:val="24"/>
            <w:rtl/>
            <w:lang w:eastAsia="he-IL"/>
            <w:rPrChange w:id="119" w:author="Meryl Etman" w:date="2019-01-06T14:36:00Z">
              <w:rPr>
                <w:rFonts w:ascii="Times New Roman" w:eastAsia="Times New Roman" w:hAnsi="Times New Roman" w:cs="David" w:hint="eastAsia"/>
                <w:sz w:val="20"/>
                <w:szCs w:val="24"/>
                <w:rtl/>
                <w:lang w:eastAsia="he-IL"/>
              </w:rPr>
            </w:rPrChange>
          </w:rPr>
          <w:t>שבעה</w:t>
        </w:r>
        <w:r w:rsidR="00C4195E" w:rsidRPr="00C4195E">
          <w:rPr>
            <w:rFonts w:ascii="Times New Roman" w:eastAsia="Times New Roman" w:hAnsi="Times New Roman" w:cs="David"/>
            <w:b/>
            <w:bCs/>
            <w:sz w:val="20"/>
            <w:szCs w:val="24"/>
            <w:rtl/>
            <w:lang w:eastAsia="he-IL"/>
            <w:rPrChange w:id="120" w:author="Meryl Etman" w:date="2019-01-06T14:36:00Z">
              <w:rPr>
                <w:rFonts w:ascii="Times New Roman" w:eastAsia="Times New Roman" w:hAnsi="Times New Roman" w:cs="David"/>
                <w:sz w:val="20"/>
                <w:szCs w:val="24"/>
                <w:rtl/>
                <w:lang w:eastAsia="he-IL"/>
              </w:rPr>
            </w:rPrChange>
          </w:rPr>
          <w:t xml:space="preserve"> </w:t>
        </w:r>
        <w:r w:rsidR="00C4195E" w:rsidRPr="00C4195E">
          <w:rPr>
            <w:rFonts w:ascii="Times New Roman" w:eastAsia="Times New Roman" w:hAnsi="Times New Roman" w:cs="David" w:hint="eastAsia"/>
            <w:b/>
            <w:bCs/>
            <w:sz w:val="20"/>
            <w:szCs w:val="24"/>
            <w:rtl/>
            <w:lang w:eastAsia="he-IL"/>
            <w:rPrChange w:id="121" w:author="Meryl Etman" w:date="2019-01-06T14:36:00Z">
              <w:rPr>
                <w:rFonts w:ascii="Times New Roman" w:eastAsia="Times New Roman" w:hAnsi="Times New Roman" w:cs="David" w:hint="eastAsia"/>
                <w:sz w:val="20"/>
                <w:szCs w:val="24"/>
                <w:rtl/>
                <w:lang w:eastAsia="he-IL"/>
              </w:rPr>
            </w:rPrChange>
          </w:rPr>
          <w:t>עשר</w:t>
        </w:r>
        <w:r w:rsidR="00C4195E" w:rsidRPr="00C4195E">
          <w:rPr>
            <w:rFonts w:ascii="Times New Roman" w:eastAsia="Times New Roman" w:hAnsi="Times New Roman" w:cs="David"/>
            <w:b/>
            <w:bCs/>
            <w:sz w:val="20"/>
            <w:szCs w:val="24"/>
            <w:rtl/>
            <w:lang w:eastAsia="he-IL"/>
            <w:rPrChange w:id="122" w:author="Meryl Etman" w:date="2019-01-06T14:36:00Z">
              <w:rPr>
                <w:rFonts w:ascii="Times New Roman" w:eastAsia="Times New Roman" w:hAnsi="Times New Roman" w:cs="David"/>
                <w:sz w:val="20"/>
                <w:szCs w:val="24"/>
                <w:rtl/>
                <w:lang w:eastAsia="he-IL"/>
              </w:rPr>
            </w:rPrChange>
          </w:rPr>
          <w:t xml:space="preserve"> </w:t>
        </w:r>
        <w:r w:rsidR="00C4195E" w:rsidRPr="00C4195E">
          <w:rPr>
            <w:rFonts w:ascii="Times New Roman" w:eastAsia="Times New Roman" w:hAnsi="Times New Roman" w:cs="David" w:hint="eastAsia"/>
            <w:b/>
            <w:bCs/>
            <w:sz w:val="20"/>
            <w:szCs w:val="24"/>
            <w:rtl/>
            <w:lang w:eastAsia="he-IL"/>
            <w:rPrChange w:id="123" w:author="Meryl Etman" w:date="2019-01-06T14:36:00Z">
              <w:rPr>
                <w:rFonts w:ascii="Times New Roman" w:eastAsia="Times New Roman" w:hAnsi="Times New Roman" w:cs="David" w:hint="eastAsia"/>
                <w:sz w:val="20"/>
                <w:szCs w:val="24"/>
                <w:rtl/>
                <w:lang w:eastAsia="he-IL"/>
              </w:rPr>
            </w:rPrChange>
          </w:rPr>
          <w:t>אלף</w:t>
        </w:r>
        <w:r w:rsidR="00C4195E" w:rsidRPr="00C4195E">
          <w:rPr>
            <w:rFonts w:ascii="Times New Roman" w:eastAsia="Times New Roman" w:hAnsi="Times New Roman" w:cs="David"/>
            <w:b/>
            <w:bCs/>
            <w:sz w:val="20"/>
            <w:szCs w:val="24"/>
            <w:rtl/>
            <w:lang w:eastAsia="he-IL"/>
            <w:rPrChange w:id="124" w:author="Meryl Etman" w:date="2019-01-06T14:36:00Z">
              <w:rPr>
                <w:rFonts w:ascii="Times New Roman" w:eastAsia="Times New Roman" w:hAnsi="Times New Roman" w:cs="David"/>
                <w:sz w:val="20"/>
                <w:szCs w:val="24"/>
                <w:rtl/>
                <w:lang w:eastAsia="he-IL"/>
              </w:rPr>
            </w:rPrChange>
          </w:rPr>
          <w:t xml:space="preserve"> </w:t>
        </w:r>
      </w:ins>
      <w:r w:rsidRPr="0045396B">
        <w:rPr>
          <w:rFonts w:ascii="Times New Roman" w:eastAsia="Times New Roman" w:hAnsi="Times New Roman" w:cs="David" w:hint="cs"/>
          <w:sz w:val="20"/>
          <w:szCs w:val="24"/>
          <w:rtl/>
          <w:lang w:eastAsia="he-IL"/>
        </w:rPr>
        <w:t xml:space="preserve">₪) לתכנון </w:t>
      </w:r>
      <w:del w:id="125" w:author="Meryl Etman" w:date="2019-01-06T14:36:00Z">
        <w:r w:rsidRPr="0045396B" w:rsidDel="00C4195E">
          <w:rPr>
            <w:rFonts w:ascii="Times New Roman" w:eastAsia="Times New Roman" w:hAnsi="Times New Roman" w:cs="David" w:hint="cs"/>
            <w:sz w:val="20"/>
            <w:szCs w:val="24"/>
            <w:rtl/>
            <w:lang w:eastAsia="he-IL"/>
          </w:rPr>
          <w:delText>משרד מכירות</w:delText>
        </w:r>
      </w:del>
      <w:ins w:id="126" w:author="Meryl Etman" w:date="2019-01-06T14:36:00Z">
        <w:r w:rsidR="00C4195E">
          <w:rPr>
            <w:rFonts w:ascii="Times New Roman" w:eastAsia="Times New Roman" w:hAnsi="Times New Roman" w:cs="David" w:hint="cs"/>
            <w:sz w:val="20"/>
            <w:szCs w:val="24"/>
            <w:rtl/>
            <w:lang w:eastAsia="he-IL"/>
          </w:rPr>
          <w:t>מועדון דיירים במגרש 140</w:t>
        </w:r>
      </w:ins>
      <w:r w:rsidRPr="0045396B">
        <w:rPr>
          <w:rFonts w:ascii="Times New Roman" w:eastAsia="Times New Roman" w:hAnsi="Times New Roman" w:cs="David" w:hint="cs"/>
          <w:sz w:val="20"/>
          <w:szCs w:val="24"/>
          <w:rtl/>
          <w:lang w:eastAsia="he-IL"/>
        </w:rPr>
        <w:t>.</w:t>
      </w:r>
    </w:p>
    <w:p w14:paraId="08297CE2" w14:textId="727F72A5" w:rsidR="0045396B" w:rsidDel="00C4195E" w:rsidRDefault="0045396B" w:rsidP="0045396B">
      <w:pPr>
        <w:widowControl w:val="0"/>
        <w:spacing w:before="0" w:beforeAutospacing="0" w:after="0" w:afterAutospacing="0" w:line="240" w:lineRule="auto"/>
        <w:ind w:left="1440" w:hanging="720"/>
        <w:jc w:val="both"/>
        <w:rPr>
          <w:del w:id="127" w:author="Unknown"/>
          <w:rFonts w:ascii="Times New Roman" w:eastAsia="Times New Roman" w:hAnsi="Times New Roman" w:cs="David"/>
          <w:sz w:val="20"/>
          <w:szCs w:val="24"/>
          <w:rtl/>
          <w:lang w:eastAsia="he-IL"/>
        </w:rPr>
      </w:pPr>
      <w:del w:id="128" w:author="Meryl Etman" w:date="2019-01-06T14:36:00Z">
        <w:r w:rsidRPr="0045396B" w:rsidDel="00C4195E">
          <w:rPr>
            <w:rFonts w:ascii="Times New Roman" w:eastAsia="Times New Roman" w:hAnsi="Times New Roman" w:cs="David" w:hint="cs"/>
            <w:sz w:val="20"/>
            <w:szCs w:val="24"/>
            <w:rtl/>
            <w:lang w:eastAsia="he-IL"/>
          </w:rPr>
          <w:delText>התכנון כולל תכניות לשינוי משרד מכירות מועבר מפרויקט אחר לרבות פיקוח עליון.</w:delText>
        </w:r>
      </w:del>
    </w:p>
    <w:p w14:paraId="1BC7627F" w14:textId="4EF6BB51" w:rsidR="00C4195E" w:rsidRPr="0045396B" w:rsidRDefault="00C4195E" w:rsidP="00C4195E">
      <w:pPr>
        <w:widowControl w:val="0"/>
        <w:numPr>
          <w:ilvl w:val="0"/>
          <w:numId w:val="40"/>
        </w:numPr>
        <w:spacing w:before="0" w:beforeAutospacing="0" w:after="0" w:afterAutospacing="0" w:line="240" w:lineRule="auto"/>
        <w:jc w:val="both"/>
        <w:rPr>
          <w:ins w:id="129" w:author="Meryl Etman" w:date="2019-01-06T14:36:00Z"/>
          <w:rFonts w:ascii="Times New Roman" w:eastAsia="Times New Roman" w:hAnsi="Times New Roman" w:cs="David"/>
          <w:sz w:val="20"/>
          <w:szCs w:val="24"/>
          <w:lang w:eastAsia="he-IL"/>
        </w:rPr>
      </w:pPr>
      <w:ins w:id="130" w:author="Meryl Etman" w:date="2019-01-06T14:36:00Z">
        <w:r w:rsidRPr="0045396B">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17,000</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 xml:space="preserve">₪ (במילים: </w:t>
        </w:r>
        <w:r w:rsidRPr="001C5AF4">
          <w:rPr>
            <w:rFonts w:ascii="Times New Roman" w:eastAsia="Times New Roman" w:hAnsi="Times New Roman" w:cs="David" w:hint="cs"/>
            <w:b/>
            <w:bCs/>
            <w:sz w:val="20"/>
            <w:szCs w:val="24"/>
            <w:rtl/>
            <w:lang w:eastAsia="he-IL"/>
          </w:rPr>
          <w:t xml:space="preserve">שבעה עשר אלף </w:t>
        </w:r>
        <w:r w:rsidRPr="0045396B">
          <w:rPr>
            <w:rFonts w:ascii="Times New Roman" w:eastAsia="Times New Roman" w:hAnsi="Times New Roman" w:cs="David" w:hint="cs"/>
            <w:sz w:val="20"/>
            <w:szCs w:val="24"/>
            <w:rtl/>
            <w:lang w:eastAsia="he-IL"/>
          </w:rPr>
          <w:t xml:space="preserve">₪) לתכנון </w:t>
        </w:r>
        <w:r>
          <w:rPr>
            <w:rFonts w:ascii="Times New Roman" w:eastAsia="Times New Roman" w:hAnsi="Times New Roman" w:cs="David" w:hint="cs"/>
            <w:sz w:val="20"/>
            <w:szCs w:val="24"/>
            <w:rtl/>
            <w:lang w:eastAsia="he-IL"/>
          </w:rPr>
          <w:t>מועדון דיירים במגרש 141</w:t>
        </w:r>
        <w:r w:rsidRPr="0045396B">
          <w:rPr>
            <w:rFonts w:ascii="Times New Roman" w:eastAsia="Times New Roman" w:hAnsi="Times New Roman" w:cs="David" w:hint="cs"/>
            <w:sz w:val="20"/>
            <w:szCs w:val="24"/>
            <w:rtl/>
            <w:lang w:eastAsia="he-IL"/>
          </w:rPr>
          <w:t>.</w:t>
        </w:r>
      </w:ins>
    </w:p>
    <w:p w14:paraId="3ACA006F" w14:textId="77777777" w:rsidR="00C4195E" w:rsidRPr="0045396B" w:rsidRDefault="00C4195E">
      <w:pPr>
        <w:widowControl w:val="0"/>
        <w:spacing w:before="0" w:beforeAutospacing="0" w:after="0" w:afterAutospacing="0" w:line="240" w:lineRule="auto"/>
        <w:jc w:val="both"/>
        <w:rPr>
          <w:ins w:id="131" w:author="Meryl Etman" w:date="2019-01-06T14:36:00Z"/>
          <w:rFonts w:ascii="Times New Roman" w:eastAsia="Times New Roman" w:hAnsi="Times New Roman" w:cs="David"/>
          <w:sz w:val="20"/>
          <w:szCs w:val="24"/>
          <w:rtl/>
          <w:lang w:eastAsia="he-IL"/>
        </w:rPr>
        <w:pPrChange w:id="132" w:author="Meryl Etman" w:date="2019-01-06T14:37:00Z">
          <w:pPr>
            <w:widowControl w:val="0"/>
            <w:spacing w:before="0" w:beforeAutospacing="0" w:after="0" w:afterAutospacing="0" w:line="240" w:lineRule="auto"/>
            <w:ind w:left="1440" w:hanging="720"/>
            <w:jc w:val="both"/>
          </w:pPr>
        </w:pPrChange>
      </w:pPr>
    </w:p>
    <w:p w14:paraId="3AA89303" w14:textId="4D06DCC0" w:rsidR="0045396B" w:rsidRPr="0045396B" w:rsidRDefault="0045396B" w:rsidP="00A32C83">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Change w:id="133" w:author="Meryl Etman" w:date="2019-01-06T16:11:00Z">
          <w:pPr>
            <w:widowControl w:val="0"/>
            <w:numPr>
              <w:numId w:val="40"/>
            </w:numPr>
            <w:tabs>
              <w:tab w:val="num" w:pos="720"/>
            </w:tabs>
            <w:spacing w:before="0" w:beforeAutospacing="0" w:after="0" w:afterAutospacing="0" w:line="240" w:lineRule="auto"/>
            <w:ind w:left="720" w:hanging="360"/>
            <w:jc w:val="both"/>
          </w:pPr>
        </w:pPrChange>
      </w:pPr>
      <w:r w:rsidRPr="0045396B">
        <w:rPr>
          <w:rFonts w:ascii="Times New Roman" w:eastAsia="Times New Roman" w:hAnsi="Times New Roman" w:cs="David" w:hint="cs"/>
          <w:sz w:val="20"/>
          <w:szCs w:val="24"/>
          <w:rtl/>
          <w:lang w:eastAsia="he-IL"/>
        </w:rPr>
        <w:t xml:space="preserve">סכום קבוע ומחלט של </w:t>
      </w:r>
      <w:del w:id="134" w:author="Meryl Etman" w:date="2019-01-06T14:48:00Z">
        <w:r w:rsidRPr="0045396B" w:rsidDel="002A033B">
          <w:rPr>
            <w:rFonts w:ascii="Times New Roman" w:eastAsia="Times New Roman" w:hAnsi="Times New Roman" w:cs="David" w:hint="cs"/>
            <w:b/>
            <w:bCs/>
            <w:sz w:val="20"/>
            <w:szCs w:val="24"/>
            <w:rtl/>
            <w:lang w:eastAsia="he-IL"/>
          </w:rPr>
          <w:delText xml:space="preserve">__________ </w:delText>
        </w:r>
      </w:del>
      <w:ins w:id="135" w:author="Meryl Etman" w:date="2019-01-06T14:48:00Z">
        <w:r w:rsidR="002A033B">
          <w:rPr>
            <w:rFonts w:ascii="Times New Roman" w:eastAsia="Times New Roman" w:hAnsi="Times New Roman" w:cs="David" w:hint="cs"/>
            <w:b/>
            <w:bCs/>
            <w:sz w:val="20"/>
            <w:szCs w:val="24"/>
            <w:rtl/>
            <w:lang w:eastAsia="he-IL"/>
          </w:rPr>
          <w:t>1,000</w:t>
        </w:r>
        <w:r w:rsidR="002A033B" w:rsidRPr="0045396B">
          <w:rPr>
            <w:rFonts w:ascii="Times New Roman" w:eastAsia="Times New Roman" w:hAnsi="Times New Roman" w:cs="David" w:hint="cs"/>
            <w:b/>
            <w:b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(במילים: </w:t>
      </w:r>
      <w:del w:id="136" w:author="Meryl Etman" w:date="2019-01-06T14:48:00Z">
        <w:r w:rsidRPr="0045396B" w:rsidDel="002A033B">
          <w:rPr>
            <w:rFonts w:ascii="Times New Roman" w:eastAsia="Times New Roman" w:hAnsi="Times New Roman" w:cs="David" w:hint="cs"/>
            <w:sz w:val="20"/>
            <w:szCs w:val="24"/>
            <w:rtl/>
            <w:lang w:eastAsia="he-IL"/>
          </w:rPr>
          <w:delText xml:space="preserve">_______ </w:delText>
        </w:r>
      </w:del>
      <w:ins w:id="137" w:author="Meryl Etman" w:date="2019-01-06T14:48:00Z">
        <w:r w:rsidR="002A033B" w:rsidRPr="002A033B">
          <w:rPr>
            <w:rFonts w:ascii="Times New Roman" w:eastAsia="Times New Roman" w:hAnsi="Times New Roman" w:cs="David" w:hint="eastAsia"/>
            <w:b/>
            <w:bCs/>
            <w:sz w:val="20"/>
            <w:szCs w:val="24"/>
            <w:rtl/>
            <w:lang w:eastAsia="he-IL"/>
            <w:rPrChange w:id="138" w:author="Meryl Etman" w:date="2019-01-06T14:48:00Z">
              <w:rPr>
                <w:rFonts w:ascii="Times New Roman" w:eastAsia="Times New Roman" w:hAnsi="Times New Roman" w:cs="David" w:hint="eastAsia"/>
                <w:sz w:val="20"/>
                <w:szCs w:val="24"/>
                <w:rtl/>
                <w:lang w:eastAsia="he-IL"/>
              </w:rPr>
            </w:rPrChange>
          </w:rPr>
          <w:t>אלף</w:t>
        </w:r>
        <w:r w:rsidR="002A033B" w:rsidRPr="002A033B">
          <w:rPr>
            <w:rFonts w:ascii="Times New Roman" w:eastAsia="Times New Roman" w:hAnsi="Times New Roman" w:cs="David"/>
            <w:b/>
            <w:bCs/>
            <w:sz w:val="20"/>
            <w:szCs w:val="24"/>
            <w:rtl/>
            <w:lang w:eastAsia="he-IL"/>
            <w:rPrChange w:id="139" w:author="Meryl Etman" w:date="2019-01-06T14:48:00Z">
              <w:rPr>
                <w:rFonts w:ascii="Times New Roman" w:eastAsia="Times New Roman" w:hAnsi="Times New Roman" w:cs="David"/>
                <w:sz w:val="20"/>
                <w:szCs w:val="24"/>
                <w:rtl/>
                <w:lang w:eastAsia="he-IL"/>
              </w:rPr>
            </w:rPrChange>
          </w:rPr>
          <w:t xml:space="preserve"> </w:t>
        </w:r>
      </w:ins>
      <w:r w:rsidRPr="0045396B">
        <w:rPr>
          <w:rFonts w:ascii="Times New Roman" w:eastAsia="Times New Roman" w:hAnsi="Times New Roman" w:cs="David" w:hint="cs"/>
          <w:sz w:val="20"/>
          <w:szCs w:val="24"/>
          <w:rtl/>
          <w:lang w:eastAsia="he-IL"/>
        </w:rPr>
        <w:t xml:space="preserve">₪)  לתכנון </w:t>
      </w:r>
      <w:ins w:id="140" w:author="Meryl Etman" w:date="2019-01-06T16:11:00Z">
        <w:r w:rsidR="00A32C83">
          <w:rPr>
            <w:rFonts w:ascii="Times New Roman" w:eastAsia="Times New Roman" w:hAnsi="Times New Roman" w:cs="David" w:hint="cs"/>
            <w:sz w:val="20"/>
            <w:szCs w:val="24"/>
            <w:rtl/>
            <w:lang w:eastAsia="he-IL"/>
          </w:rPr>
          <w:t xml:space="preserve">חמרי </w:t>
        </w:r>
      </w:ins>
      <w:del w:id="141" w:author="Meryl Etman" w:date="2019-01-06T14:49:00Z">
        <w:r w:rsidRPr="0045396B" w:rsidDel="002A033B">
          <w:rPr>
            <w:rFonts w:ascii="Times New Roman" w:eastAsia="Times New Roman" w:hAnsi="Times New Roman" w:cs="David" w:hint="cs"/>
            <w:sz w:val="20"/>
            <w:szCs w:val="24"/>
            <w:rtl/>
            <w:lang w:eastAsia="he-IL"/>
          </w:rPr>
          <w:delText>דירות לא מכורות*.</w:delText>
        </w:r>
      </w:del>
      <w:ins w:id="142" w:author="Meryl Etman" w:date="2019-01-06T16:11:00Z">
        <w:r w:rsidR="00A32C83">
          <w:rPr>
            <w:rFonts w:ascii="Times New Roman" w:eastAsia="Times New Roman" w:hAnsi="Times New Roman" w:cs="David" w:hint="cs"/>
            <w:sz w:val="20"/>
            <w:szCs w:val="24"/>
            <w:rtl/>
            <w:lang w:eastAsia="he-IL"/>
          </w:rPr>
          <w:t>גמר</w:t>
        </w:r>
      </w:ins>
      <w:ins w:id="143" w:author="Meryl Etman" w:date="2019-01-06T14:49:00Z">
        <w:r w:rsidR="002A033B">
          <w:rPr>
            <w:rFonts w:ascii="Times New Roman" w:eastAsia="Times New Roman" w:hAnsi="Times New Roman" w:cs="David" w:hint="cs"/>
            <w:sz w:val="20"/>
            <w:szCs w:val="24"/>
            <w:rtl/>
            <w:lang w:eastAsia="he-IL"/>
          </w:rPr>
          <w:t xml:space="preserve"> מעליות</w:t>
        </w:r>
      </w:ins>
      <w:ins w:id="144" w:author="Meryl Etman" w:date="2019-01-06T16:11:00Z">
        <w:r w:rsidR="00A32C83">
          <w:rPr>
            <w:rFonts w:ascii="Times New Roman" w:eastAsia="Times New Roman" w:hAnsi="Times New Roman" w:cs="David" w:hint="cs"/>
            <w:sz w:val="20"/>
            <w:szCs w:val="24"/>
            <w:rtl/>
            <w:lang w:eastAsia="he-IL"/>
          </w:rPr>
          <w:t>.</w:t>
        </w:r>
      </w:ins>
    </w:p>
    <w:p w14:paraId="701CBAAB" w14:textId="763EBA1A" w:rsidR="0045396B" w:rsidRPr="0045396B" w:rsidRDefault="0045396B" w:rsidP="002A033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w:t>
      </w:r>
      <w:ins w:id="145" w:author="Meryl Etman" w:date="2019-01-06T14:49:00Z">
        <w:r w:rsidR="002A033B">
          <w:rPr>
            <w:rFonts w:ascii="Times New Roman" w:eastAsia="Times New Roman" w:hAnsi="Times New Roman" w:cs="David" w:hint="cs"/>
            <w:sz w:val="20"/>
            <w:szCs w:val="24"/>
            <w:rtl/>
            <w:lang w:eastAsia="he-IL"/>
          </w:rPr>
          <w:t>הכנת תכני</w:t>
        </w:r>
      </w:ins>
      <w:ins w:id="146" w:author="Meryl Etman" w:date="2019-01-06T16:12:00Z">
        <w:r w:rsidR="00A32C83">
          <w:rPr>
            <w:rFonts w:ascii="Times New Roman" w:eastAsia="Times New Roman" w:hAnsi="Times New Roman" w:cs="David" w:hint="cs"/>
            <w:sz w:val="20"/>
            <w:szCs w:val="24"/>
            <w:rtl/>
            <w:lang w:eastAsia="he-IL"/>
          </w:rPr>
          <w:t>ו</w:t>
        </w:r>
      </w:ins>
      <w:ins w:id="147" w:author="Meryl Etman" w:date="2019-01-06T14:49:00Z">
        <w:r w:rsidR="002A033B">
          <w:rPr>
            <w:rFonts w:ascii="Times New Roman" w:eastAsia="Times New Roman" w:hAnsi="Times New Roman" w:cs="David" w:hint="cs"/>
            <w:sz w:val="20"/>
            <w:szCs w:val="24"/>
            <w:rtl/>
            <w:lang w:eastAsia="he-IL"/>
          </w:rPr>
          <w:t>ת</w:t>
        </w:r>
      </w:ins>
      <w:ins w:id="148" w:author="Meryl Etman" w:date="2019-01-06T16:12:00Z">
        <w:r w:rsidR="00A32C83">
          <w:rPr>
            <w:rFonts w:ascii="Times New Roman" w:eastAsia="Times New Roman" w:hAnsi="Times New Roman" w:cs="David" w:hint="cs"/>
            <w:sz w:val="20"/>
            <w:szCs w:val="24"/>
            <w:rtl/>
            <w:lang w:eastAsia="he-IL"/>
          </w:rPr>
          <w:t xml:space="preserve"> עבודה</w:t>
        </w:r>
      </w:ins>
      <w:ins w:id="149" w:author="Meryl Etman" w:date="2019-01-06T14:49:00Z">
        <w:r w:rsidR="002A033B">
          <w:rPr>
            <w:rFonts w:ascii="Times New Roman" w:eastAsia="Times New Roman" w:hAnsi="Times New Roman" w:cs="David" w:hint="cs"/>
            <w:sz w:val="20"/>
            <w:szCs w:val="24"/>
            <w:rtl/>
            <w:lang w:eastAsia="he-IL"/>
          </w:rPr>
          <w:t xml:space="preserve"> ריצוף</w:t>
        </w:r>
      </w:ins>
      <w:ins w:id="150" w:author="Meryl Etman" w:date="2019-01-06T16:11:00Z">
        <w:r w:rsidR="00A32C83">
          <w:rPr>
            <w:rFonts w:ascii="Times New Roman" w:eastAsia="Times New Roman" w:hAnsi="Times New Roman" w:cs="David" w:hint="cs"/>
            <w:sz w:val="20"/>
            <w:szCs w:val="24"/>
            <w:rtl/>
            <w:lang w:eastAsia="he-IL"/>
          </w:rPr>
          <w:t>, תקרה</w:t>
        </w:r>
      </w:ins>
      <w:ins w:id="151" w:author="Meryl Etman" w:date="2019-01-06T14:50:00Z">
        <w:r w:rsidR="002A033B">
          <w:rPr>
            <w:rFonts w:ascii="Times New Roman" w:eastAsia="Times New Roman" w:hAnsi="Times New Roman" w:cs="David" w:hint="cs"/>
            <w:sz w:val="20"/>
            <w:szCs w:val="24"/>
            <w:rtl/>
            <w:lang w:eastAsia="he-IL"/>
          </w:rPr>
          <w:t xml:space="preserve"> ו</w:t>
        </w:r>
      </w:ins>
      <w:ins w:id="152" w:author="Meryl Etman" w:date="2019-01-06T14:49:00Z">
        <w:r w:rsidR="002A033B">
          <w:rPr>
            <w:rFonts w:ascii="Times New Roman" w:eastAsia="Times New Roman" w:hAnsi="Times New Roman" w:cs="David" w:hint="cs"/>
            <w:sz w:val="20"/>
            <w:szCs w:val="24"/>
            <w:rtl/>
            <w:lang w:eastAsia="he-IL"/>
          </w:rPr>
          <w:t>פרטי גמר</w:t>
        </w:r>
      </w:ins>
      <w:ins w:id="153" w:author="Meryl Etman" w:date="2019-01-06T14:50:00Z">
        <w:r w:rsidR="002A033B">
          <w:rPr>
            <w:rFonts w:ascii="Times New Roman" w:eastAsia="Times New Roman" w:hAnsi="Times New Roman" w:cs="David" w:hint="cs"/>
            <w:sz w:val="20"/>
            <w:szCs w:val="24"/>
            <w:rtl/>
            <w:lang w:eastAsia="he-IL"/>
          </w:rPr>
          <w:t>,</w:t>
        </w:r>
      </w:ins>
      <w:ins w:id="154" w:author="Meryl Etman" w:date="2019-01-06T14:49:00Z">
        <w:r w:rsidR="002A033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בחירת </w:t>
      </w:r>
      <w:del w:id="155" w:author="Meryl Etman" w:date="2019-01-06T14:49:00Z">
        <w:r w:rsidRPr="0045396B" w:rsidDel="002A033B">
          <w:rPr>
            <w:rFonts w:ascii="Times New Roman" w:eastAsia="Times New Roman" w:hAnsi="Times New Roman" w:cs="David" w:hint="cs"/>
            <w:sz w:val="20"/>
            <w:szCs w:val="24"/>
            <w:rtl/>
            <w:lang w:eastAsia="he-IL"/>
          </w:rPr>
          <w:delText>ריצופים וחיפויים, הכנת תכניות לריצוף הדירה, תכניות ריצוף וחיפוי לחדרים הרטובים, בחירת מטבח, ארונות אמבטיה, מקלחונים, סימון הנמכות תקרה לפי תכנית אדריכלות</w:delText>
        </w:r>
      </w:del>
      <w:ins w:id="156" w:author="Meryl Etman" w:date="2019-01-06T14:49:00Z">
        <w:r w:rsidR="002A033B">
          <w:rPr>
            <w:rFonts w:ascii="Times New Roman" w:eastAsia="Times New Roman" w:hAnsi="Times New Roman" w:cs="David" w:hint="cs"/>
            <w:sz w:val="20"/>
            <w:szCs w:val="24"/>
            <w:rtl/>
            <w:lang w:eastAsia="he-IL"/>
          </w:rPr>
          <w:t>חמרי גמר</w:t>
        </w:r>
      </w:ins>
      <w:r w:rsidRPr="0045396B">
        <w:rPr>
          <w:rFonts w:ascii="Times New Roman" w:eastAsia="Times New Roman" w:hAnsi="Times New Roman" w:cs="David" w:hint="cs"/>
          <w:sz w:val="20"/>
          <w:szCs w:val="24"/>
          <w:rtl/>
          <w:lang w:eastAsia="he-IL"/>
        </w:rPr>
        <w:t>.</w:t>
      </w:r>
    </w:p>
    <w:p w14:paraId="1932377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3687C2E7" w14:textId="77777777" w:rsidR="0045396B" w:rsidRPr="0045396B" w:rsidRDefault="0045396B" w:rsidP="00A32C83">
      <w:pPr>
        <w:widowControl w:val="0"/>
        <w:spacing w:before="0" w:beforeAutospacing="0" w:after="0" w:afterAutospacing="0" w:line="240" w:lineRule="auto"/>
        <w:ind w:left="720"/>
        <w:rPr>
          <w:rFonts w:ascii="David" w:eastAsia="Calibri" w:hAnsi="David" w:cs="David"/>
          <w:rtl/>
        </w:rPr>
        <w:pPrChange w:id="157" w:author="Meryl Etman" w:date="2019-01-06T16:12:00Z">
          <w:pPr>
            <w:widowControl w:val="0"/>
            <w:numPr>
              <w:numId w:val="41"/>
            </w:numPr>
            <w:spacing w:before="0" w:beforeAutospacing="0" w:after="0" w:afterAutospacing="0" w:line="240" w:lineRule="auto"/>
            <w:ind w:left="720" w:hanging="360"/>
          </w:pPr>
        </w:pPrChange>
      </w:pPr>
      <w:r w:rsidRPr="0045396B">
        <w:rPr>
          <w:rFonts w:ascii="David" w:eastAsia="Calibri" w:hAnsi="David" w:cs="David"/>
          <w:rtl/>
        </w:rPr>
        <w:t>*עיצוב שטחים משותפים יהיה חזרתי  וללא תשלום נוסף</w:t>
      </w:r>
    </w:p>
    <w:p w14:paraId="114CE180" w14:textId="595B754F" w:rsidR="0045396B" w:rsidRPr="0045396B" w:rsidDel="002A033B" w:rsidRDefault="0045396B" w:rsidP="00A32C83">
      <w:pPr>
        <w:widowControl w:val="0"/>
        <w:spacing w:before="0" w:beforeAutospacing="0" w:after="0" w:afterAutospacing="0" w:line="240" w:lineRule="auto"/>
        <w:ind w:left="720"/>
        <w:jc w:val="both"/>
        <w:rPr>
          <w:del w:id="158" w:author="Meryl Etman" w:date="2019-01-06T14:50:00Z"/>
          <w:rFonts w:ascii="David" w:eastAsia="Calibri" w:hAnsi="David" w:cs="David"/>
        </w:rPr>
        <w:pPrChange w:id="159" w:author="Meryl Etman" w:date="2019-01-06T16:12:00Z">
          <w:pPr>
            <w:widowControl w:val="0"/>
            <w:numPr>
              <w:numId w:val="41"/>
            </w:numPr>
            <w:spacing w:before="0" w:beforeAutospacing="0" w:after="0" w:afterAutospacing="0" w:line="240" w:lineRule="auto"/>
            <w:ind w:left="720" w:hanging="360"/>
          </w:pPr>
        </w:pPrChange>
      </w:pPr>
      <w:del w:id="160" w:author="Meryl Etman" w:date="2019-01-06T14:50:00Z">
        <w:r w:rsidRPr="002A033B" w:rsidDel="002A033B">
          <w:rPr>
            <w:rFonts w:ascii="David" w:eastAsia="Calibri" w:hAnsi="David" w:cs="David"/>
            <w:rtl/>
          </w:rPr>
          <w:delText>**דירה לדוגמא – במידה ויתבקש עיצוב סטיילינג בלבד  העלות  תהיה ______ ₪ בלבד.</w:delText>
        </w:r>
      </w:del>
    </w:p>
    <w:p w14:paraId="4D73AD36" w14:textId="77777777" w:rsidR="0045396B" w:rsidRPr="002A033B" w:rsidRDefault="0045396B" w:rsidP="00A32C83">
      <w:pPr>
        <w:widowControl w:val="0"/>
        <w:spacing w:before="0" w:beforeAutospacing="0" w:after="0" w:afterAutospacing="0" w:line="240" w:lineRule="auto"/>
        <w:ind w:left="720"/>
        <w:jc w:val="both"/>
        <w:rPr>
          <w:rFonts w:ascii="David" w:eastAsia="Times New Roman" w:hAnsi="David" w:cs="David"/>
          <w:sz w:val="20"/>
          <w:szCs w:val="24"/>
          <w:rtl/>
          <w:lang w:eastAsia="he-IL"/>
        </w:rPr>
        <w:pPrChange w:id="161" w:author="Meryl Etman" w:date="2019-01-06T16:12:00Z">
          <w:pPr>
            <w:widowControl w:val="0"/>
            <w:spacing w:before="0" w:beforeAutospacing="0" w:after="0" w:afterAutospacing="0" w:line="240" w:lineRule="auto"/>
            <w:ind w:left="720" w:hanging="720"/>
            <w:jc w:val="both"/>
          </w:pPr>
        </w:pPrChange>
      </w:pPr>
    </w:p>
    <w:p w14:paraId="69C8D5EB" w14:textId="77777777" w:rsidR="0045396B" w:rsidRDefault="0045396B" w:rsidP="0045396B">
      <w:pPr>
        <w:widowControl w:val="0"/>
        <w:spacing w:before="0" w:beforeAutospacing="0" w:after="0" w:afterAutospacing="0" w:line="240" w:lineRule="auto"/>
        <w:ind w:left="360" w:hanging="8"/>
        <w:jc w:val="both"/>
        <w:rPr>
          <w:ins w:id="162" w:author="Meryl Etman" w:date="2019-01-06T14:57:00Z"/>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1E06C9E8" w14:textId="77777777" w:rsidR="002A033B" w:rsidRDefault="002A033B" w:rsidP="0045396B">
      <w:pPr>
        <w:widowControl w:val="0"/>
        <w:spacing w:before="0" w:beforeAutospacing="0" w:after="0" w:afterAutospacing="0" w:line="240" w:lineRule="auto"/>
        <w:ind w:left="360" w:hanging="8"/>
        <w:jc w:val="both"/>
        <w:rPr>
          <w:ins w:id="163" w:author="Meryl Etman" w:date="2019-01-06T14:52:00Z"/>
          <w:rFonts w:ascii="Times New Roman" w:eastAsia="Times New Roman" w:hAnsi="Times New Roman" w:cs="David"/>
          <w:sz w:val="20"/>
          <w:szCs w:val="24"/>
          <w:rtl/>
          <w:lang w:eastAsia="he-IL"/>
        </w:rPr>
      </w:pPr>
    </w:p>
    <w:p w14:paraId="5E9C64C6" w14:textId="25663BD1" w:rsidR="002A033B" w:rsidRDefault="002A033B" w:rsidP="002A033B">
      <w:pPr>
        <w:widowControl w:val="0"/>
        <w:spacing w:before="0" w:beforeAutospacing="0" w:after="0" w:afterAutospacing="0" w:line="240" w:lineRule="auto"/>
        <w:ind w:left="360" w:hanging="8"/>
        <w:jc w:val="both"/>
        <w:rPr>
          <w:ins w:id="164" w:author="Meryl Etman" w:date="2019-01-06T14:56:00Z"/>
          <w:rFonts w:ascii="Times New Roman" w:eastAsia="Times New Roman" w:hAnsi="Times New Roman" w:cs="David"/>
          <w:sz w:val="20"/>
          <w:szCs w:val="24"/>
          <w:rtl/>
          <w:lang w:eastAsia="he-IL"/>
        </w:rPr>
      </w:pPr>
      <w:ins w:id="165" w:author="Meryl Etman" w:date="2019-01-06T14:53:00Z">
        <w:r>
          <w:rPr>
            <w:rFonts w:ascii="Times New Roman" w:eastAsia="Times New Roman" w:hAnsi="Times New Roman" w:cs="David" w:hint="cs"/>
            <w:sz w:val="20"/>
            <w:szCs w:val="24"/>
            <w:rtl/>
            <w:lang w:eastAsia="he-IL"/>
          </w:rPr>
          <w:t>על אף האמור לעיל, עבור שינויים תכנוניים מהותיים בפרויקט, שיידרשו לאחר שלב התכנון הסופי ואישורו על ידי היזם, ואך ורק אם נעשו עקב ד</w:t>
        </w:r>
      </w:ins>
      <w:ins w:id="166" w:author="Meryl Etman" w:date="2019-01-06T14:56:00Z">
        <w:r>
          <w:rPr>
            <w:rFonts w:ascii="Times New Roman" w:eastAsia="Times New Roman" w:hAnsi="Times New Roman" w:cs="David" w:hint="cs"/>
            <w:sz w:val="20"/>
            <w:szCs w:val="24"/>
            <w:rtl/>
            <w:lang w:eastAsia="he-IL"/>
          </w:rPr>
          <w:t>רי</w:t>
        </w:r>
      </w:ins>
      <w:ins w:id="167" w:author="Meryl Etman" w:date="2019-01-06T14:53:00Z">
        <w:r>
          <w:rPr>
            <w:rFonts w:ascii="Times New Roman" w:eastAsia="Times New Roman" w:hAnsi="Times New Roman" w:cs="David" w:hint="cs"/>
            <w:sz w:val="20"/>
            <w:szCs w:val="24"/>
            <w:rtl/>
            <w:lang w:eastAsia="he-IL"/>
          </w:rPr>
          <w:t xml:space="preserve">שת המזמין וכתוצאה משיקוליו, ישולם ליועץ שכר נוסף בהתאם לסיכום </w:t>
        </w:r>
      </w:ins>
      <w:ins w:id="168" w:author="Meryl Etman" w:date="2019-01-06T14:56:00Z">
        <w:r>
          <w:rPr>
            <w:rFonts w:ascii="Times New Roman" w:eastAsia="Times New Roman" w:hAnsi="Times New Roman" w:cs="David" w:hint="cs"/>
            <w:sz w:val="20"/>
            <w:szCs w:val="24"/>
            <w:rtl/>
            <w:lang w:eastAsia="he-IL"/>
          </w:rPr>
          <w:t xml:space="preserve">בכתב </w:t>
        </w:r>
      </w:ins>
      <w:ins w:id="169" w:author="Meryl Etman" w:date="2019-01-06T14:53:00Z">
        <w:r>
          <w:rPr>
            <w:rFonts w:ascii="Times New Roman" w:eastAsia="Times New Roman" w:hAnsi="Times New Roman" w:cs="David" w:hint="cs"/>
            <w:sz w:val="20"/>
            <w:szCs w:val="24"/>
            <w:rtl/>
            <w:lang w:eastAsia="he-IL"/>
          </w:rPr>
          <w:t>שיתבצע בין המזמין ליועץ טרם ביצוע השינויים הנ</w:t>
        </w:r>
      </w:ins>
      <w:ins w:id="170" w:author="Meryl Etman" w:date="2019-01-06T14:55:00Z">
        <w:r>
          <w:rPr>
            <w:rFonts w:ascii="Times New Roman" w:eastAsia="Times New Roman" w:hAnsi="Times New Roman" w:cs="David" w:hint="cs"/>
            <w:sz w:val="20"/>
            <w:szCs w:val="24"/>
            <w:rtl/>
            <w:lang w:eastAsia="he-IL"/>
          </w:rPr>
          <w:t xml:space="preserve">"ל. </w:t>
        </w:r>
      </w:ins>
    </w:p>
    <w:p w14:paraId="25DD6A1B" w14:textId="3EC17087" w:rsidR="002A033B" w:rsidRPr="0045396B" w:rsidRDefault="002A033B" w:rsidP="002A033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ins w:id="171" w:author="Meryl Etman" w:date="2019-01-06T14:55:00Z">
        <w:r>
          <w:rPr>
            <w:rFonts w:ascii="Times New Roman" w:eastAsia="Times New Roman" w:hAnsi="Times New Roman" w:cs="David" w:hint="cs"/>
            <w:sz w:val="20"/>
            <w:szCs w:val="24"/>
            <w:rtl/>
            <w:lang w:eastAsia="he-IL"/>
          </w:rPr>
          <w:t>הסכום עבור שינויים אלה י</w:t>
        </w:r>
      </w:ins>
      <w:ins w:id="172" w:author="Meryl Etman" w:date="2019-01-06T14:57:00Z">
        <w:r>
          <w:rPr>
            <w:rFonts w:ascii="Times New Roman" w:eastAsia="Times New Roman" w:hAnsi="Times New Roman" w:cs="David" w:hint="cs"/>
            <w:sz w:val="20"/>
            <w:szCs w:val="24"/>
            <w:rtl/>
            <w:lang w:eastAsia="he-IL"/>
          </w:rPr>
          <w:t>שולם</w:t>
        </w:r>
      </w:ins>
      <w:ins w:id="173" w:author="Meryl Etman" w:date="2019-01-06T14:55:00Z">
        <w:r>
          <w:rPr>
            <w:rFonts w:ascii="Times New Roman" w:eastAsia="Times New Roman" w:hAnsi="Times New Roman" w:cs="David" w:hint="cs"/>
            <w:sz w:val="20"/>
            <w:szCs w:val="24"/>
            <w:rtl/>
            <w:lang w:eastAsia="he-IL"/>
          </w:rPr>
          <w:t xml:space="preserve"> לפי שעות עבודה שיס</w:t>
        </w:r>
      </w:ins>
      <w:ins w:id="174" w:author="Meryl Etman" w:date="2019-01-06T14:57:00Z">
        <w:r>
          <w:rPr>
            <w:rFonts w:ascii="Times New Roman" w:eastAsia="Times New Roman" w:hAnsi="Times New Roman" w:cs="David" w:hint="cs"/>
            <w:sz w:val="20"/>
            <w:szCs w:val="24"/>
            <w:rtl/>
            <w:lang w:eastAsia="he-IL"/>
          </w:rPr>
          <w:t>ו</w:t>
        </w:r>
      </w:ins>
      <w:ins w:id="175" w:author="Meryl Etman" w:date="2019-01-06T14:55:00Z">
        <w:r>
          <w:rPr>
            <w:rFonts w:ascii="Times New Roman" w:eastAsia="Times New Roman" w:hAnsi="Times New Roman" w:cs="David" w:hint="cs"/>
            <w:sz w:val="20"/>
            <w:szCs w:val="24"/>
            <w:rtl/>
            <w:lang w:eastAsia="he-IL"/>
          </w:rPr>
          <w:t xml:space="preserve">כמו מראש </w:t>
        </w:r>
      </w:ins>
      <w:ins w:id="176" w:author="Meryl Etman" w:date="2019-01-06T14:56:00Z">
        <w:r>
          <w:rPr>
            <w:rFonts w:ascii="Times New Roman" w:eastAsia="Times New Roman" w:hAnsi="Times New Roman" w:cs="David" w:hint="cs"/>
            <w:sz w:val="20"/>
            <w:szCs w:val="24"/>
            <w:rtl/>
            <w:lang w:eastAsia="he-IL"/>
          </w:rPr>
          <w:t xml:space="preserve">בכתב </w:t>
        </w:r>
      </w:ins>
      <w:ins w:id="177" w:author="Meryl Etman" w:date="2019-01-06T14:55:00Z">
        <w:r>
          <w:rPr>
            <w:rFonts w:ascii="Times New Roman" w:eastAsia="Times New Roman" w:hAnsi="Times New Roman" w:cs="David" w:hint="cs"/>
            <w:sz w:val="20"/>
            <w:szCs w:val="24"/>
            <w:rtl/>
            <w:lang w:eastAsia="he-IL"/>
          </w:rPr>
          <w:t>עם מזמין העבודה</w:t>
        </w:r>
      </w:ins>
      <w:ins w:id="178" w:author="Meryl Etman" w:date="2019-01-06T14:57:00Z">
        <w:r>
          <w:rPr>
            <w:rFonts w:ascii="Times New Roman" w:eastAsia="Times New Roman" w:hAnsi="Times New Roman" w:cs="David" w:hint="cs"/>
            <w:sz w:val="20"/>
            <w:szCs w:val="24"/>
            <w:rtl/>
            <w:lang w:eastAsia="he-IL"/>
          </w:rPr>
          <w:t xml:space="preserve"> ולפי</w:t>
        </w:r>
      </w:ins>
      <w:ins w:id="179" w:author="Meryl Etman" w:date="2019-01-06T14:55:00Z">
        <w:r>
          <w:rPr>
            <w:rFonts w:ascii="Times New Roman" w:eastAsia="Times New Roman" w:hAnsi="Times New Roman" w:cs="David" w:hint="cs"/>
            <w:sz w:val="20"/>
            <w:szCs w:val="24"/>
            <w:rtl/>
            <w:lang w:eastAsia="he-IL"/>
          </w:rPr>
          <w:t xml:space="preserve"> סך של 295 ₪ לשעת עבודה בתוספת מע"מ כחוק.</w:t>
        </w:r>
      </w:ins>
    </w:p>
    <w:p w14:paraId="58C38863"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60542D02"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184F86E9"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w:t>
      </w:r>
      <w:del w:id="180" w:author="Meryl Etman" w:date="2019-01-06T14:50:00Z">
        <w:r w:rsidRPr="0045396B" w:rsidDel="002A033B">
          <w:rPr>
            <w:rFonts w:ascii="Times New Roman" w:eastAsia="Times New Roman" w:hAnsi="Times New Roman" w:cs="David" w:hint="cs"/>
            <w:sz w:val="20"/>
            <w:szCs w:val="24"/>
            <w:rtl/>
            <w:lang w:eastAsia="he-IL"/>
          </w:rPr>
          <w:delText xml:space="preserve">  </w:delText>
        </w:r>
      </w:del>
      <w:r w:rsidRPr="0045396B">
        <w:rPr>
          <w:rFonts w:ascii="Times New Roman" w:eastAsia="Times New Roman" w:hAnsi="Times New Roman" w:cs="David" w:hint="cs"/>
          <w:sz w:val="20"/>
          <w:szCs w:val="24"/>
          <w:rtl/>
          <w:lang w:eastAsia="he-IL"/>
        </w:rPr>
        <w:t>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3DF762A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56914C01" w14:textId="77777777" w:rsidR="0045396B" w:rsidRDefault="0045396B" w:rsidP="0045396B">
      <w:pPr>
        <w:widowControl w:val="0"/>
        <w:spacing w:before="0" w:beforeAutospacing="0" w:after="0" w:afterAutospacing="0" w:line="240" w:lineRule="auto"/>
        <w:ind w:left="360" w:hanging="720"/>
        <w:jc w:val="both"/>
        <w:rPr>
          <w:ins w:id="181" w:author="Meryl Etman" w:date="2019-01-06T14:51: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3DFB21CA" w14:textId="77777777" w:rsidR="002A033B" w:rsidRPr="0045396B" w:rsidRDefault="002A033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p>
    <w:p w14:paraId="1F1DB54E"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51C13D3D"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7D572712" w14:textId="79CAE97E" w:rsidR="0045396B" w:rsidRPr="0045396B" w:rsidRDefault="0045396B" w:rsidP="00D950D5">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del w:id="182" w:author="Meryl Etman" w:date="2019-01-06T14:58:00Z">
        <w:r w:rsidRPr="0045396B" w:rsidDel="00BB597C">
          <w:rPr>
            <w:rFonts w:ascii="Times New Roman" w:eastAsia="Times New Roman" w:hAnsi="Times New Roman" w:cs="David" w:hint="cs"/>
            <w:color w:val="008000"/>
            <w:sz w:val="24"/>
            <w:szCs w:val="24"/>
            <w:rtl/>
          </w:rPr>
          <w:delText>&lt;@@</w:delText>
        </w:r>
        <w:r w:rsidRPr="0045396B" w:rsidDel="00BB597C">
          <w:rPr>
            <w:rFonts w:ascii="Times New Roman" w:eastAsia="Times New Roman" w:hAnsi="Times New Roman" w:cs="David"/>
            <w:color w:val="008000"/>
            <w:sz w:val="24"/>
            <w:szCs w:val="24"/>
          </w:rPr>
          <w:delText>TypeMadadID</w:delText>
        </w:r>
        <w:r w:rsidRPr="0045396B" w:rsidDel="00BB597C">
          <w:rPr>
            <w:rFonts w:ascii="Times New Roman" w:eastAsia="Times New Roman" w:hAnsi="Times New Roman" w:cs="David" w:hint="cs"/>
            <w:color w:val="008000"/>
            <w:sz w:val="24"/>
            <w:szCs w:val="24"/>
            <w:rtl/>
          </w:rPr>
          <w:delText>@@&gt;</w:delText>
        </w:r>
      </w:del>
      <w:ins w:id="183" w:author="Meryl Etman" w:date="2019-01-06T14:59:00Z">
        <w:r w:rsidR="00A32C83">
          <w:rPr>
            <w:rFonts w:ascii="Times New Roman" w:eastAsia="Times New Roman" w:hAnsi="Times New Roman" w:cs="David" w:hint="cs"/>
            <w:color w:val="008000"/>
            <w:sz w:val="24"/>
            <w:szCs w:val="24"/>
            <w:rtl/>
          </w:rPr>
          <w:t>מדד המחירים</w:t>
        </w:r>
      </w:ins>
      <w:ins w:id="184" w:author="Meryl Etman" w:date="2019-01-06T16:12:00Z">
        <w:r w:rsidR="00A32C83">
          <w:rPr>
            <w:rFonts w:ascii="Times New Roman" w:eastAsia="Times New Roman" w:hAnsi="Times New Roman" w:cs="David" w:hint="cs"/>
            <w:color w:val="008000"/>
            <w:sz w:val="24"/>
            <w:szCs w:val="24"/>
            <w:rtl/>
          </w:rPr>
          <w:t xml:space="preserve"> </w:t>
        </w:r>
      </w:ins>
      <w:ins w:id="185" w:author="Meryl Etman" w:date="2019-01-06T14:59:00Z">
        <w:r w:rsidR="00BB597C">
          <w:rPr>
            <w:rFonts w:ascii="Times New Roman" w:eastAsia="Times New Roman" w:hAnsi="Times New Roman" w:cs="David" w:hint="cs"/>
            <w:color w:val="008000"/>
            <w:sz w:val="24"/>
            <w:szCs w:val="24"/>
            <w:rtl/>
          </w:rPr>
          <w:t>לצרכן</w:t>
        </w:r>
      </w:ins>
      <w:r w:rsidRPr="0045396B">
        <w:rPr>
          <w:rFonts w:ascii="Times New Roman" w:eastAsia="Times New Roman" w:hAnsi="Times New Roman" w:cs="David" w:hint="cs"/>
          <w:color w:val="008000"/>
          <w:sz w:val="24"/>
          <w:szCs w:val="24"/>
          <w:rtl/>
        </w:rPr>
        <w:br/>
      </w:r>
      <w:del w:id="186" w:author="Meryl Etman" w:date="2019-01-06T14:59:00Z">
        <w:r w:rsidRPr="0045396B" w:rsidDel="00BB597C">
          <w:rPr>
            <w:rFonts w:ascii="Times New Roman" w:eastAsia="Times New Roman" w:hAnsi="Times New Roman" w:cs="David" w:hint="cs"/>
            <w:color w:val="008000"/>
            <w:sz w:val="24"/>
            <w:szCs w:val="24"/>
            <w:rtl/>
          </w:rPr>
          <w:delText>&lt;@@</w:delText>
        </w:r>
        <w:r w:rsidRPr="0045396B" w:rsidDel="00BB597C">
          <w:rPr>
            <w:rFonts w:ascii="Times New Roman" w:eastAsia="Times New Roman" w:hAnsi="Times New Roman" w:cs="David"/>
            <w:color w:val="008000"/>
            <w:sz w:val="24"/>
            <w:szCs w:val="24"/>
          </w:rPr>
          <w:delText>IsMadadKnown</w:delText>
        </w:r>
        <w:r w:rsidRPr="0045396B" w:rsidDel="00BB597C">
          <w:rPr>
            <w:rFonts w:ascii="Times New Roman" w:eastAsia="Times New Roman" w:hAnsi="Times New Roman" w:cs="David" w:hint="cs"/>
            <w:color w:val="008000"/>
            <w:sz w:val="24"/>
            <w:szCs w:val="24"/>
            <w:rtl/>
          </w:rPr>
          <w:delText>@@&gt; &lt;@@</w:delText>
        </w:r>
        <w:r w:rsidRPr="0045396B" w:rsidDel="00BB597C">
          <w:rPr>
            <w:rFonts w:ascii="Times New Roman" w:eastAsia="Times New Roman" w:hAnsi="Times New Roman" w:cs="David"/>
            <w:color w:val="008000"/>
            <w:sz w:val="24"/>
            <w:szCs w:val="24"/>
          </w:rPr>
          <w:delText>MadadDate</w:delText>
        </w:r>
        <w:r w:rsidRPr="0045396B" w:rsidDel="00BB597C">
          <w:rPr>
            <w:rFonts w:ascii="Times New Roman" w:eastAsia="Times New Roman" w:hAnsi="Times New Roman" w:cs="David" w:hint="cs"/>
            <w:color w:val="008000"/>
            <w:sz w:val="24"/>
            <w:szCs w:val="24"/>
            <w:rtl/>
          </w:rPr>
          <w:delText>@@&gt;</w:delText>
        </w:r>
      </w:del>
      <w:ins w:id="187" w:author="Meryl Etman" w:date="2019-01-06T14:59:00Z">
        <w:r w:rsidR="00BB597C">
          <w:rPr>
            <w:rFonts w:ascii="Times New Roman" w:eastAsia="Times New Roman" w:hAnsi="Times New Roman" w:cs="David" w:hint="cs"/>
            <w:color w:val="008000"/>
            <w:sz w:val="24"/>
            <w:szCs w:val="24"/>
            <w:rtl/>
          </w:rPr>
          <w:t>הידוע ב</w:t>
        </w:r>
      </w:ins>
      <w:ins w:id="188" w:author="Meryl Etman" w:date="2019-01-06T16:05:00Z">
        <w:r w:rsidR="00D950D5">
          <w:rPr>
            <w:rFonts w:ascii="Times New Roman" w:eastAsia="Times New Roman" w:hAnsi="Times New Roman" w:cs="David" w:hint="cs"/>
            <w:color w:val="008000"/>
            <w:sz w:val="24"/>
            <w:szCs w:val="24"/>
            <w:rtl/>
          </w:rPr>
          <w:t xml:space="preserve">יום </w:t>
        </w:r>
      </w:ins>
      <w:ins w:id="189" w:author="Meryl Etman" w:date="2019-01-06T14:59:00Z">
        <w:r w:rsidR="00BB597C">
          <w:rPr>
            <w:rFonts w:ascii="Times New Roman" w:eastAsia="Times New Roman" w:hAnsi="Times New Roman" w:cs="David" w:hint="cs"/>
            <w:color w:val="008000"/>
            <w:sz w:val="24"/>
            <w:szCs w:val="24"/>
            <w:rtl/>
          </w:rPr>
          <w:t xml:space="preserve">15.10.18 בגין 14.9.18 </w:t>
        </w:r>
      </w:ins>
      <w:r w:rsidRPr="0045396B">
        <w:rPr>
          <w:rFonts w:ascii="Times New Roman" w:eastAsia="Times New Roman" w:hAnsi="Times New Roman" w:cs="David" w:hint="cs"/>
          <w:sz w:val="24"/>
          <w:szCs w:val="24"/>
          <w:rtl/>
        </w:rPr>
        <w:t xml:space="preserve"> (העומד על </w:t>
      </w:r>
      <w:del w:id="190" w:author="Meryl Etman" w:date="2019-01-06T15:00:00Z">
        <w:r w:rsidRPr="0045396B" w:rsidDel="00BB597C">
          <w:rPr>
            <w:rFonts w:ascii="Times New Roman" w:eastAsia="Times New Roman" w:hAnsi="Times New Roman" w:cs="David" w:hint="cs"/>
            <w:color w:val="008000"/>
            <w:sz w:val="24"/>
            <w:szCs w:val="24"/>
            <w:rtl/>
          </w:rPr>
          <w:delText>&lt;@@</w:delText>
        </w:r>
        <w:r w:rsidRPr="0045396B" w:rsidDel="00BB597C">
          <w:rPr>
            <w:rFonts w:ascii="Times New Roman" w:eastAsia="Times New Roman" w:hAnsi="Times New Roman" w:cs="David"/>
            <w:color w:val="008000"/>
            <w:sz w:val="24"/>
            <w:szCs w:val="24"/>
          </w:rPr>
          <w:delText>MadadPoints</w:delText>
        </w:r>
        <w:r w:rsidRPr="0045396B" w:rsidDel="00BB597C">
          <w:rPr>
            <w:rFonts w:ascii="Times New Roman" w:eastAsia="Times New Roman" w:hAnsi="Times New Roman" w:cs="David" w:hint="cs"/>
            <w:color w:val="008000"/>
            <w:sz w:val="24"/>
            <w:szCs w:val="24"/>
            <w:rtl/>
          </w:rPr>
          <w:delText>@@&gt;</w:delText>
        </w:r>
        <w:r w:rsidRPr="0045396B" w:rsidDel="00BB597C">
          <w:rPr>
            <w:rFonts w:ascii="Times New Roman" w:eastAsia="Times New Roman" w:hAnsi="Times New Roman" w:cs="David" w:hint="cs"/>
            <w:sz w:val="24"/>
            <w:szCs w:val="24"/>
            <w:rtl/>
          </w:rPr>
          <w:delText xml:space="preserve"> </w:delText>
        </w:r>
      </w:del>
      <w:ins w:id="191" w:author="Meryl Etman" w:date="2019-01-06T15:00:00Z">
        <w:r w:rsidR="00BB597C">
          <w:rPr>
            <w:rFonts w:ascii="Times New Roman" w:eastAsia="Times New Roman" w:hAnsi="Times New Roman" w:cs="David" w:hint="cs"/>
            <w:color w:val="008000"/>
            <w:sz w:val="24"/>
            <w:szCs w:val="24"/>
            <w:rtl/>
          </w:rPr>
          <w:t>..........</w:t>
        </w:r>
      </w:ins>
      <w:r w:rsidRPr="0045396B">
        <w:rPr>
          <w:rFonts w:ascii="Times New Roman" w:eastAsia="Times New Roman" w:hAnsi="Times New Roman" w:cs="David" w:hint="cs"/>
          <w:sz w:val="24"/>
          <w:szCs w:val="24"/>
          <w:rtl/>
        </w:rPr>
        <w:t xml:space="preserve">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1382DC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E5395D8"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07A82EA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A1366F5"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3561A31D"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DBB6EC4"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1A95503D"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6D33F186"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CC598D0"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43845C92"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7E0345D"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F45C02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31E8A4DB"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5092A9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נספח ה'</w:t>
      </w:r>
    </w:p>
    <w:p w14:paraId="0BB2E1AF"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88A45A"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5D161039"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2793A64"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C1E671"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7CB26E4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43D123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15F107B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5AC2171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62FC30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FCC887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649C0EF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51F76D4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C2727B0"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252A52F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63BCD6B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87262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01CF1B3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01546C5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ECD318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40F101E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78E355D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4460395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3A84E01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169523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27DD7DA"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60CEC7AB"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77CEE686"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576EA91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4B5A1F3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6B5EF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יצרף המתכנן אשור מאת חברת</w:t>
      </w:r>
      <w:r w:rsidRPr="0045396B">
        <w:rPr>
          <w:rFonts w:ascii="Times New Roman" w:eastAsia="Times New Roman" w:hAnsi="Times New Roman" w:cs="David"/>
          <w:sz w:val="20"/>
          <w:szCs w:val="24"/>
          <w:rtl/>
          <w:lang w:eastAsia="he-IL"/>
        </w:rPr>
        <w:br/>
      </w:r>
      <w:r w:rsidRPr="0045396B">
        <w:rPr>
          <w:rFonts w:ascii="Times New Roman" w:eastAsia="Times New Roman" w:hAnsi="Times New Roman" w:cs="David"/>
          <w:sz w:val="20"/>
          <w:szCs w:val="24"/>
          <w:rtl/>
          <w:lang w:eastAsia="he-IL"/>
        </w:rPr>
        <w:tab/>
        <w:t>הביטוח על קיומם של הביטוחים המפורטים בחוזה בנוסח המצ"ב כנספח ז' לחוזה.</w:t>
      </w:r>
    </w:p>
    <w:p w14:paraId="4127CEA0" w14:textId="77777777" w:rsidR="0045396B" w:rsidRPr="0045396B" w:rsidRDefault="0045396B" w:rsidP="0045396B">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2F2EAB3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2C6C1835"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49E962F3"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hint="cs"/>
          <w:bCs/>
          <w:sz w:val="20"/>
          <w:szCs w:val="24"/>
          <w:u w:val="single"/>
          <w:rtl/>
          <w:lang w:eastAsia="he-IL"/>
        </w:rPr>
        <w:t>נספח ו'</w:t>
      </w:r>
    </w:p>
    <w:p w14:paraId="1985D8E0" w14:textId="77777777" w:rsidR="0045396B" w:rsidRPr="0045396B" w:rsidRDefault="0045396B" w:rsidP="004539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תאריך : </w:t>
      </w:r>
      <w:r w:rsidRPr="0045396B">
        <w:rPr>
          <w:rFonts w:ascii="Times New Roman" w:eastAsia="Times New Roman" w:hAnsi="Times New Roman" w:cs="David"/>
          <w:color w:val="008000"/>
          <w:sz w:val="24"/>
          <w:szCs w:val="24"/>
          <w:lang w:eastAsia="he-IL"/>
        </w:rPr>
        <w:t>&lt;@@ContractSignatureDate@@&gt;</w:t>
      </w:r>
      <w:r w:rsidRPr="0045396B">
        <w:rPr>
          <w:rFonts w:ascii="Times New Roman" w:eastAsia="Times New Roman" w:hAnsi="Times New Roman" w:cs="David" w:hint="cs"/>
          <w:bCs/>
          <w:color w:val="FF0000"/>
          <w:sz w:val="24"/>
          <w:szCs w:val="24"/>
          <w:rtl/>
          <w:lang w:eastAsia="he-IL"/>
        </w:rPr>
        <w:br/>
      </w:r>
    </w:p>
    <w:p w14:paraId="3EDDBFA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לכבוד</w:t>
      </w:r>
      <w:r w:rsidRPr="0045396B">
        <w:rPr>
          <w:rFonts w:ascii="Times New Roman" w:eastAsia="Times New Roman" w:hAnsi="Times New Roman" w:cs="David" w:hint="cs"/>
          <w:sz w:val="24"/>
          <w:szCs w:val="24"/>
          <w:lang w:eastAsia="he-IL"/>
        </w:rPr>
        <w:t xml:space="preserve"> </w:t>
      </w:r>
    </w:p>
    <w:p w14:paraId="5C0D2415" w14:textId="2BAE2CA3"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del w:id="192" w:author="Meryl Etman" w:date="2019-01-06T15:58:00Z">
        <w:r w:rsidRPr="0045396B" w:rsidDel="00D950D5">
          <w:rPr>
            <w:rFonts w:ascii="Times New Roman" w:eastAsia="Times New Roman" w:hAnsi="Times New Roman" w:cs="David"/>
            <w:color w:val="008000"/>
            <w:sz w:val="24"/>
            <w:szCs w:val="24"/>
            <w:lang w:eastAsia="he-IL"/>
          </w:rPr>
          <w:delText>&lt;@@TzadAName@@&gt;</w:delText>
        </w:r>
      </w:del>
      <w:ins w:id="193" w:author="Meryl Etman" w:date="2019-01-06T15:58:00Z">
        <w:r w:rsidR="00D950D5">
          <w:rPr>
            <w:rFonts w:ascii="Times New Roman" w:eastAsia="Times New Roman" w:hAnsi="Times New Roman" w:cs="David"/>
            <w:color w:val="008000"/>
            <w:sz w:val="24"/>
            <w:szCs w:val="24"/>
            <w:rtl/>
            <w:lang w:eastAsia="he-IL"/>
          </w:rPr>
          <w:t>א.מ.ד.ס מחיר למשתכן</w:t>
        </w:r>
      </w:ins>
    </w:p>
    <w:p w14:paraId="7F2E13F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5C1D35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א.נ.,</w:t>
      </w:r>
    </w:p>
    <w:p w14:paraId="17D6536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44A6E3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73C925" w14:textId="77777777" w:rsidR="0045396B" w:rsidRPr="0045396B" w:rsidRDefault="0045396B" w:rsidP="004539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hint="cs"/>
          <w:bCs/>
          <w:sz w:val="24"/>
          <w:szCs w:val="24"/>
          <w:u w:val="single"/>
          <w:rtl/>
          <w:lang w:eastAsia="he-IL"/>
        </w:rPr>
        <w:t>הצהרה והתחייבות לשמירת סודיות</w:t>
      </w:r>
    </w:p>
    <w:p w14:paraId="22F83FA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E876B" w14:textId="786C7E22"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אני הח"מ עובד חברת  </w:t>
      </w:r>
      <w:del w:id="194"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sz w:val="24"/>
            <w:szCs w:val="24"/>
            <w:rtl/>
            <w:lang w:eastAsia="he-IL"/>
          </w:rPr>
          <w:delText xml:space="preserve"> </w:delText>
        </w:r>
      </w:del>
      <w:ins w:id="195"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r w:rsidRPr="0045396B">
        <w:rPr>
          <w:rFonts w:ascii="Times New Roman" w:eastAsia="Times New Roman" w:hAnsi="Times New Roman" w:cs="David" w:hint="cs"/>
          <w:sz w:val="24"/>
          <w:szCs w:val="24"/>
          <w:rtl/>
          <w:lang w:eastAsia="he-IL"/>
        </w:rPr>
        <w:t xml:space="preserve">/ הפועל בשם חברת </w:t>
      </w:r>
      <w:r w:rsidRPr="0045396B">
        <w:rPr>
          <w:rFonts w:ascii="Times New Roman" w:eastAsia="Times New Roman" w:hAnsi="Times New Roman" w:cs="David" w:hint="cs"/>
          <w:sz w:val="24"/>
          <w:szCs w:val="24"/>
          <w:lang w:eastAsia="he-IL"/>
        </w:rPr>
        <w:t xml:space="preserve"> </w:t>
      </w:r>
      <w:del w:id="196"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bCs/>
            <w:sz w:val="24"/>
            <w:szCs w:val="24"/>
            <w:rtl/>
            <w:lang w:eastAsia="he-IL"/>
          </w:rPr>
          <w:delText xml:space="preserve"> </w:delText>
        </w:r>
      </w:del>
      <w:ins w:id="197"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r w:rsidRPr="0045396B">
        <w:rPr>
          <w:rFonts w:ascii="Times New Roman" w:eastAsia="Times New Roman" w:hAnsi="Times New Roman" w:cs="David" w:hint="cs"/>
          <w:bCs/>
          <w:sz w:val="24"/>
          <w:szCs w:val="24"/>
          <w:rtl/>
          <w:lang w:eastAsia="he-IL"/>
        </w:rPr>
        <w:t>/</w:t>
      </w:r>
      <w:r w:rsidRPr="0045396B">
        <w:rPr>
          <w:rFonts w:ascii="Times New Roman" w:eastAsia="Times New Roman" w:hAnsi="Times New Roman" w:cs="David" w:hint="cs"/>
          <w:sz w:val="24"/>
          <w:szCs w:val="24"/>
          <w:rtl/>
          <w:lang w:eastAsia="he-IL"/>
        </w:rPr>
        <w:t xml:space="preserve"> המספק שירותים לחברת </w:t>
      </w:r>
      <w:r w:rsidRPr="0045396B">
        <w:rPr>
          <w:rFonts w:ascii="Times New Roman" w:eastAsia="Times New Roman" w:hAnsi="Times New Roman" w:cs="David"/>
          <w:color w:val="008000"/>
          <w:sz w:val="24"/>
          <w:szCs w:val="24"/>
          <w:lang w:eastAsia="he-IL"/>
        </w:rPr>
        <w:t xml:space="preserve"> </w:t>
      </w:r>
      <w:del w:id="198"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sz w:val="24"/>
            <w:szCs w:val="24"/>
            <w:rtl/>
            <w:lang w:eastAsia="he-IL"/>
          </w:rPr>
          <w:delText xml:space="preserve"> </w:delText>
        </w:r>
      </w:del>
      <w:ins w:id="199"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r w:rsidRPr="0045396B">
        <w:rPr>
          <w:rFonts w:ascii="Times New Roman" w:eastAsia="Times New Roman" w:hAnsi="Times New Roman" w:cs="David" w:hint="cs"/>
          <w:sz w:val="24"/>
          <w:szCs w:val="24"/>
          <w:rtl/>
          <w:lang w:eastAsia="he-IL"/>
        </w:rPr>
        <w:t>*,</w:t>
      </w:r>
      <w:ins w:id="200" w:author="Meryl Etman" w:date="2019-01-06T16:13:00Z">
        <w:r w:rsidR="00A32C83">
          <w:rPr>
            <w:rFonts w:ascii="Times New Roman" w:eastAsia="Times New Roman" w:hAnsi="Times New Roman" w:cs="David" w:hint="cs"/>
            <w:sz w:val="24"/>
            <w:szCs w:val="24"/>
            <w:rtl/>
            <w:lang w:eastAsia="he-IL"/>
          </w:rPr>
          <w:t xml:space="preserve"> </w:t>
        </w:r>
      </w:ins>
      <w:r w:rsidRPr="0045396B">
        <w:rPr>
          <w:rFonts w:ascii="Times New Roman" w:eastAsia="Times New Roman" w:hAnsi="Times New Roman" w:cs="David" w:hint="cs"/>
          <w:sz w:val="24"/>
          <w:szCs w:val="24"/>
          <w:rtl/>
          <w:lang w:eastAsia="he-IL"/>
        </w:rPr>
        <w:t>מצהיר בזאת ומתחייב כלפיכם כדלקמן:</w:t>
      </w:r>
    </w:p>
    <w:p w14:paraId="4A8DCB9E"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C94BA2" w14:textId="69C9CA7D" w:rsidR="0045396B" w:rsidRPr="0045396B" w:rsidRDefault="0045396B" w:rsidP="00D950D5">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אני מועסק על ידי </w:t>
      </w:r>
      <w:del w:id="201"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sz w:val="24"/>
            <w:szCs w:val="24"/>
            <w:rtl/>
            <w:lang w:eastAsia="he-IL"/>
          </w:rPr>
          <w:delText xml:space="preserve"> </w:delText>
        </w:r>
      </w:del>
      <w:ins w:id="202"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r w:rsidRPr="0045396B">
        <w:rPr>
          <w:rFonts w:ascii="Times New Roman" w:eastAsia="Times New Roman" w:hAnsi="Times New Roman" w:cs="David" w:hint="cs"/>
          <w:sz w:val="24"/>
          <w:szCs w:val="24"/>
          <w:rtl/>
          <w:lang w:eastAsia="he-IL"/>
        </w:rPr>
        <w:t xml:space="preserve">, המבצעת עבורכם תכנון </w:t>
      </w:r>
      <w:del w:id="203" w:author="Meryl Etman" w:date="2019-01-06T15:59:00Z">
        <w:r w:rsidRPr="0045396B" w:rsidDel="00D950D5">
          <w:rPr>
            <w:rFonts w:ascii="Times New Roman" w:eastAsia="Times New Roman" w:hAnsi="Times New Roman" w:cs="David"/>
            <w:color w:val="008000"/>
            <w:sz w:val="24"/>
            <w:szCs w:val="24"/>
            <w:lang w:eastAsia="he-IL"/>
          </w:rPr>
          <w:delText>&lt;@@PartID@@&gt;</w:delText>
        </w:r>
        <w:r w:rsidRPr="0045396B" w:rsidDel="00D950D5">
          <w:rPr>
            <w:rFonts w:ascii="Times New Roman" w:eastAsia="Times New Roman" w:hAnsi="Times New Roman" w:cs="David" w:hint="cs"/>
            <w:bCs/>
            <w:color w:val="008000"/>
            <w:sz w:val="24"/>
            <w:szCs w:val="24"/>
            <w:rtl/>
            <w:lang w:eastAsia="he-IL"/>
          </w:rPr>
          <w:delText xml:space="preserve"> </w:delText>
        </w:r>
      </w:del>
      <w:ins w:id="204" w:author="Meryl Etman" w:date="2019-01-06T16:00:00Z">
        <w:r w:rsidR="00D950D5">
          <w:rPr>
            <w:rFonts w:ascii="Times New Roman" w:eastAsia="Times New Roman" w:hAnsi="Times New Roman" w:cs="David"/>
            <w:color w:val="008000"/>
            <w:sz w:val="24"/>
            <w:szCs w:val="24"/>
            <w:rtl/>
            <w:lang w:eastAsia="he-IL"/>
          </w:rPr>
          <w:t>עיצוב פנים</w:t>
        </w:r>
      </w:ins>
      <w:ins w:id="205" w:author="Meryl Etman" w:date="2019-01-06T16:05:00Z">
        <w:r w:rsidR="00D950D5">
          <w:rPr>
            <w:rFonts w:ascii="Times New Roman" w:eastAsia="Times New Roman" w:hAnsi="Times New Roman" w:cs="David" w:hint="cs"/>
            <w:color w:val="008000"/>
            <w:sz w:val="24"/>
            <w:szCs w:val="24"/>
            <w:rtl/>
            <w:lang w:eastAsia="he-IL"/>
          </w:rPr>
          <w:t xml:space="preserve"> </w:t>
        </w:r>
      </w:ins>
      <w:r w:rsidRPr="0045396B">
        <w:rPr>
          <w:rFonts w:ascii="Times New Roman" w:eastAsia="Times New Roman" w:hAnsi="Times New Roman" w:cs="David" w:hint="cs"/>
          <w:sz w:val="24"/>
          <w:szCs w:val="24"/>
          <w:rtl/>
          <w:lang w:eastAsia="he-IL"/>
        </w:rPr>
        <w:t xml:space="preserve">בפרוייקט  </w:t>
      </w:r>
      <w:del w:id="206" w:author="Meryl Etman" w:date="2019-01-06T16:00:00Z">
        <w:r w:rsidRPr="0045396B" w:rsidDel="00D950D5">
          <w:rPr>
            <w:rFonts w:ascii="Times New Roman" w:eastAsia="Times New Roman" w:hAnsi="Times New Roman" w:cs="David"/>
            <w:color w:val="008000"/>
            <w:sz w:val="24"/>
            <w:szCs w:val="24"/>
            <w:lang w:eastAsia="he-IL"/>
          </w:rPr>
          <w:delText>&lt;@@SiteID@@&gt;</w:delText>
        </w:r>
        <w:r w:rsidRPr="0045396B" w:rsidDel="00D950D5">
          <w:rPr>
            <w:rFonts w:ascii="Times New Roman" w:eastAsia="Times New Roman" w:hAnsi="Times New Roman" w:cs="David" w:hint="cs"/>
            <w:bCs/>
            <w:color w:val="008000"/>
            <w:sz w:val="24"/>
            <w:szCs w:val="24"/>
            <w:rtl/>
            <w:lang w:eastAsia="he-IL"/>
          </w:rPr>
          <w:delText xml:space="preserve"> </w:delText>
        </w:r>
      </w:del>
      <w:ins w:id="207" w:author="Meryl Etman" w:date="2019-01-06T16:00:00Z">
        <w:r w:rsidR="00D950D5">
          <w:rPr>
            <w:rFonts w:ascii="Times New Roman" w:eastAsia="Times New Roman" w:hAnsi="Times New Roman" w:cs="David"/>
            <w:color w:val="008000"/>
            <w:sz w:val="24"/>
            <w:szCs w:val="24"/>
            <w:rtl/>
            <w:lang w:eastAsia="he-IL"/>
          </w:rPr>
          <w:t>סביוני שהם - מחיר למשתכן</w:t>
        </w:r>
      </w:ins>
      <w:r w:rsidRPr="0045396B">
        <w:rPr>
          <w:rFonts w:ascii="Times New Roman" w:eastAsia="Times New Roman" w:hAnsi="Times New Roman" w:cs="David" w:hint="cs"/>
          <w:color w:val="008000"/>
          <w:sz w:val="24"/>
          <w:szCs w:val="24"/>
          <w:rtl/>
          <w:lang w:eastAsia="he-IL"/>
        </w:rPr>
        <w:t>.</w:t>
      </w:r>
    </w:p>
    <w:p w14:paraId="11675A86"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0883E5" w14:textId="4F5A80C1" w:rsidR="0045396B" w:rsidRPr="0045396B" w:rsidRDefault="0045396B" w:rsidP="0045396B">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ידוע לי כי במהלך ביצוע עבודתי אצל </w:t>
      </w:r>
      <w:del w:id="208"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bCs/>
            <w:color w:val="008000"/>
            <w:sz w:val="24"/>
            <w:szCs w:val="24"/>
            <w:rtl/>
            <w:lang w:eastAsia="he-IL"/>
          </w:rPr>
          <w:delText xml:space="preserve"> </w:delText>
        </w:r>
      </w:del>
      <w:ins w:id="209"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ins w:id="210" w:author="Meryl Etman" w:date="2019-01-06T16:01:00Z">
        <w:r w:rsidR="00D950D5">
          <w:rPr>
            <w:rFonts w:ascii="Times New Roman" w:eastAsia="Times New Roman" w:hAnsi="Times New Roman" w:cs="David" w:hint="cs"/>
            <w:color w:val="008000"/>
            <w:sz w:val="24"/>
            <w:szCs w:val="24"/>
            <w:rtl/>
            <w:lang w:eastAsia="he-IL"/>
          </w:rPr>
          <w:t xml:space="preserve"> </w:t>
        </w:r>
      </w:ins>
      <w:r w:rsidRPr="0045396B">
        <w:rPr>
          <w:rFonts w:ascii="Times New Roman" w:eastAsia="Times New Roman" w:hAnsi="Times New Roman" w:cs="David" w:hint="cs"/>
          <w:sz w:val="24"/>
          <w:szCs w:val="24"/>
          <w:rtl/>
          <w:lang w:eastAsia="he-IL"/>
        </w:rPr>
        <w:t>עשוי להגיע לרשותי מידע חסוי כמוגדר להלן:</w:t>
      </w:r>
    </w:p>
    <w:p w14:paraId="72B8D163" w14:textId="77777777" w:rsidR="0045396B" w:rsidRPr="0045396B" w:rsidRDefault="0045396B" w:rsidP="0045396B">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745C411" w14:textId="28D77BB6" w:rsidR="0045396B" w:rsidRPr="0045396B" w:rsidRDefault="0045396B" w:rsidP="004539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ab/>
        <w:t>"</w:t>
      </w:r>
      <w:r w:rsidRPr="0045396B">
        <w:rPr>
          <w:rFonts w:ascii="Times New Roman" w:eastAsia="Times New Roman" w:hAnsi="Times New Roman" w:cs="David" w:hint="cs"/>
          <w:b/>
          <w:bCs/>
          <w:sz w:val="24"/>
          <w:szCs w:val="24"/>
          <w:rtl/>
          <w:lang w:eastAsia="he-IL"/>
        </w:rPr>
        <w:t>מידע חסוי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del w:id="211"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bCs/>
            <w:color w:val="008000"/>
            <w:sz w:val="24"/>
            <w:szCs w:val="24"/>
            <w:lang w:eastAsia="he-IL"/>
          </w:rPr>
          <w:delText xml:space="preserve"> </w:delText>
        </w:r>
      </w:del>
      <w:ins w:id="212"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r w:rsidRPr="0045396B">
        <w:rPr>
          <w:rFonts w:ascii="Times New Roman" w:eastAsia="Times New Roman" w:hAnsi="Times New Roman" w:cs="David" w:hint="cs"/>
          <w:bCs/>
          <w:color w:val="008000"/>
          <w:sz w:val="24"/>
          <w:szCs w:val="24"/>
          <w:rtl/>
          <w:lang w:eastAsia="he-IL"/>
        </w:rPr>
        <w:t xml:space="preserve"> </w:t>
      </w:r>
      <w:r w:rsidRPr="0045396B">
        <w:rPr>
          <w:rFonts w:ascii="Times New Roman" w:eastAsia="Times New Roman" w:hAnsi="Times New Roman" w:cs="David" w:hint="cs"/>
          <w:color w:val="008000"/>
          <w:sz w:val="24"/>
          <w:szCs w:val="24"/>
          <w:rtl/>
          <w:lang w:eastAsia="he-IL"/>
        </w:rPr>
        <w:t>.</w:t>
      </w:r>
    </w:p>
    <w:p w14:paraId="0A7F98D2" w14:textId="77777777" w:rsidR="0045396B" w:rsidRPr="0045396B" w:rsidRDefault="0045396B" w:rsidP="0045396B">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C165F31" w14:textId="77777777" w:rsidR="0045396B" w:rsidRPr="0045396B" w:rsidRDefault="0045396B" w:rsidP="0045396B">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14ECFC3"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855A70" w14:textId="77777777" w:rsidR="0045396B" w:rsidRPr="0045396B" w:rsidRDefault="0045396B" w:rsidP="0045396B">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1EB320F"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6EC4C34" w14:textId="77777777" w:rsidR="0045396B" w:rsidRPr="0045396B" w:rsidRDefault="0045396B" w:rsidP="0045396B">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הנני מאשר כי התחייבויותיי הנ"ל תחולנה הן במהלך ביצוע הפרוייקט והן לאחריו.</w:t>
      </w:r>
    </w:p>
    <w:p w14:paraId="6234502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F43D0B" w14:textId="77777777" w:rsidR="0045396B" w:rsidRPr="0045396B" w:rsidRDefault="0045396B" w:rsidP="0045396B">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בכבוד רב,</w:t>
      </w:r>
    </w:p>
    <w:p w14:paraId="33D6840C" w14:textId="77777777" w:rsidR="0045396B" w:rsidRPr="0045396B" w:rsidRDefault="0045396B" w:rsidP="0045396B">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שם:____________</w:t>
      </w:r>
    </w:p>
    <w:p w14:paraId="47948AEA" w14:textId="77777777" w:rsidR="0045396B" w:rsidRPr="0045396B" w:rsidRDefault="0045396B" w:rsidP="0045396B">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ת.ז:____________</w:t>
      </w:r>
    </w:p>
    <w:p w14:paraId="28A20295" w14:textId="77777777" w:rsidR="0045396B" w:rsidRPr="0045396B" w:rsidRDefault="0045396B" w:rsidP="0045396B">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כתובת:__________</w:t>
      </w:r>
    </w:p>
    <w:p w14:paraId="6A49E4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hint="cs"/>
          <w:sz w:val="24"/>
          <w:szCs w:val="24"/>
          <w:rtl/>
          <w:lang w:eastAsia="he-IL"/>
        </w:rPr>
        <w:t>*מחק את המיותר</w:t>
      </w:r>
    </w:p>
    <w:p w14:paraId="2FC52D3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hint="cs"/>
          <w:bCs/>
          <w:sz w:val="24"/>
          <w:szCs w:val="24"/>
          <w:u w:val="single"/>
          <w:rtl/>
          <w:lang w:eastAsia="he-IL"/>
        </w:rPr>
        <w:br w:type="page"/>
      </w:r>
    </w:p>
    <w:p w14:paraId="3A65180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u w:val="single"/>
          <w:rtl/>
          <w:lang w:eastAsia="he-IL"/>
        </w:rPr>
        <w:t>נספח "ז"</w:t>
      </w:r>
    </w:p>
    <w:p w14:paraId="5358D9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29567B8" w14:textId="77777777" w:rsidR="0045396B" w:rsidRPr="0045396B" w:rsidRDefault="0045396B" w:rsidP="0045396B">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45396B">
        <w:rPr>
          <w:rFonts w:ascii="Times New Roman" w:eastAsia="Times New Roman" w:hAnsi="Times New Roman" w:cs="David" w:hint="cs"/>
          <w:b/>
          <w:bCs/>
          <w:sz w:val="24"/>
          <w:szCs w:val="24"/>
          <w:rtl/>
          <w:lang w:eastAsia="he-IL"/>
        </w:rPr>
        <w:t>אישור עריכת ביטוח</w:t>
      </w:r>
    </w:p>
    <w:p w14:paraId="08B8C448"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4EA7BE" w14:textId="77777777" w:rsidR="0045396B" w:rsidRPr="0045396B" w:rsidRDefault="0045396B" w:rsidP="0045396B">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תאריך</w:t>
      </w:r>
      <w:r w:rsidRPr="0045396B">
        <w:rPr>
          <w:rFonts w:ascii="Times New Roman" w:eastAsia="Times New Roman" w:hAnsi="Times New Roman" w:cs="David"/>
          <w:sz w:val="24"/>
          <w:szCs w:val="24"/>
          <w:rtl/>
          <w:lang w:eastAsia="he-IL"/>
        </w:rPr>
        <w:t>: ________________</w:t>
      </w:r>
    </w:p>
    <w:p w14:paraId="6B85F698"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לכבוד</w:t>
      </w:r>
    </w:p>
    <w:p w14:paraId="0D520581" w14:textId="728EFDED"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del w:id="213" w:author="Meryl Etman" w:date="2019-01-06T16:01:00Z">
        <w:r w:rsidRPr="0045396B" w:rsidDel="00D950D5">
          <w:rPr>
            <w:rFonts w:ascii="Times New Roman" w:eastAsia="Times New Roman" w:hAnsi="Times New Roman" w:cs="David" w:hint="cs"/>
            <w:sz w:val="24"/>
            <w:szCs w:val="24"/>
            <w:u w:val="single"/>
            <w:rtl/>
            <w:lang w:eastAsia="he-IL"/>
          </w:rPr>
          <w:delText>______________</w:delText>
        </w:r>
      </w:del>
      <w:ins w:id="214" w:author="Meryl Etman" w:date="2019-01-06T16:01:00Z">
        <w:r w:rsidR="00D950D5">
          <w:rPr>
            <w:rFonts w:ascii="Times New Roman" w:eastAsia="Times New Roman" w:hAnsi="Times New Roman" w:cs="David" w:hint="cs"/>
            <w:sz w:val="24"/>
            <w:szCs w:val="24"/>
            <w:u w:val="single"/>
            <w:rtl/>
            <w:lang w:eastAsia="he-IL"/>
          </w:rPr>
          <w:t>א.מ.ד.ס מחיר למשתכן</w:t>
        </w:r>
      </w:ins>
    </w:p>
    <w:p w14:paraId="1EA9E914" w14:textId="77777777" w:rsidR="0045396B" w:rsidRPr="0045396B" w:rsidRDefault="0045396B" w:rsidP="004539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5396B">
        <w:rPr>
          <w:rFonts w:ascii="Calibri" w:eastAsia="Times New Roman" w:hAnsi="Calibri" w:cs="David"/>
          <w:sz w:val="24"/>
          <w:szCs w:val="24"/>
          <w:rtl/>
          <w:lang w:eastAsia="he-IL"/>
        </w:rPr>
        <w:t xml:space="preserve">(להלן: </w:t>
      </w:r>
      <w:r w:rsidRPr="0045396B">
        <w:rPr>
          <w:rFonts w:ascii="Calibri" w:eastAsia="Times New Roman" w:hAnsi="Calibri" w:cs="David"/>
          <w:b/>
          <w:bCs/>
          <w:sz w:val="24"/>
          <w:szCs w:val="24"/>
          <w:rtl/>
          <w:lang w:eastAsia="he-IL"/>
        </w:rPr>
        <w:t>"</w:t>
      </w:r>
      <w:r w:rsidRPr="0045396B">
        <w:rPr>
          <w:rFonts w:ascii="Calibri" w:eastAsia="Times New Roman" w:hAnsi="Calibri" w:cs="David" w:hint="cs"/>
          <w:b/>
          <w:bCs/>
          <w:sz w:val="24"/>
          <w:szCs w:val="24"/>
          <w:rtl/>
          <w:lang w:eastAsia="he-IL"/>
        </w:rPr>
        <w:t>החברה</w:t>
      </w:r>
      <w:r w:rsidRPr="0045396B">
        <w:rPr>
          <w:rFonts w:ascii="Calibri" w:eastAsia="Times New Roman" w:hAnsi="Calibri" w:cs="David"/>
          <w:b/>
          <w:bCs/>
          <w:sz w:val="24"/>
          <w:szCs w:val="24"/>
          <w:rtl/>
          <w:lang w:eastAsia="he-IL"/>
        </w:rPr>
        <w:t>"</w:t>
      </w:r>
      <w:r w:rsidRPr="0045396B">
        <w:rPr>
          <w:rFonts w:ascii="Calibri" w:eastAsia="Times New Roman" w:hAnsi="Calibri" w:cs="David"/>
          <w:sz w:val="24"/>
          <w:szCs w:val="24"/>
          <w:rtl/>
          <w:lang w:eastAsia="he-IL"/>
        </w:rPr>
        <w:t>)</w:t>
      </w:r>
    </w:p>
    <w:p w14:paraId="775F551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514A3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א</w:t>
      </w:r>
      <w:r w:rsidRPr="0045396B">
        <w:rPr>
          <w:rFonts w:ascii="Times New Roman" w:eastAsia="Times New Roman" w:hAnsi="Times New Roman" w:cs="David"/>
          <w:sz w:val="24"/>
          <w:szCs w:val="24"/>
          <w:rtl/>
          <w:lang w:eastAsia="he-IL"/>
        </w:rPr>
        <w:t>.ג.נ.,</w:t>
      </w:r>
    </w:p>
    <w:p w14:paraId="0C993CF5"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C44B15" w14:textId="5AE98064" w:rsidR="0045396B" w:rsidRPr="0045396B" w:rsidRDefault="0045396B" w:rsidP="00D950D5">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הנדון</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eastAsia"/>
          <w:sz w:val="24"/>
          <w:szCs w:val="24"/>
          <w:rtl/>
          <w:lang w:eastAsia="he-IL"/>
        </w:rPr>
        <w:t>מבוטחנו</w:t>
      </w:r>
      <w:r w:rsidRPr="0045396B">
        <w:rPr>
          <w:rFonts w:ascii="Times New Roman" w:eastAsia="Times New Roman" w:hAnsi="Times New Roman" w:cs="David"/>
          <w:sz w:val="24"/>
          <w:szCs w:val="24"/>
          <w:rtl/>
          <w:lang w:eastAsia="he-IL"/>
        </w:rPr>
        <w:t xml:space="preserve">: </w:t>
      </w:r>
      <w:del w:id="215" w:author="Meryl Etman" w:date="2019-01-06T16:01:00Z">
        <w:r w:rsidRPr="00A32C83" w:rsidDel="00D950D5">
          <w:rPr>
            <w:rFonts w:ascii="Times New Roman" w:eastAsia="Times New Roman" w:hAnsi="Times New Roman" w:cs="David"/>
            <w:b/>
            <w:bCs/>
            <w:sz w:val="24"/>
            <w:szCs w:val="24"/>
            <w:rtl/>
            <w:lang w:eastAsia="he-IL"/>
            <w:rPrChange w:id="216" w:author="Meryl Etman" w:date="2019-01-06T16:13:00Z">
              <w:rPr>
                <w:rFonts w:ascii="Times New Roman" w:eastAsia="Times New Roman" w:hAnsi="Times New Roman" w:cs="David"/>
                <w:sz w:val="24"/>
                <w:szCs w:val="24"/>
                <w:rtl/>
                <w:lang w:eastAsia="he-IL"/>
              </w:rPr>
            </w:rPrChange>
          </w:rPr>
          <w:delText xml:space="preserve">_____________________ </w:delText>
        </w:r>
      </w:del>
      <w:ins w:id="217" w:author="Meryl Etman" w:date="2019-01-06T16:01:00Z">
        <w:r w:rsidR="00D950D5" w:rsidRPr="00A32C83">
          <w:rPr>
            <w:rFonts w:ascii="Times New Roman" w:eastAsia="Times New Roman" w:hAnsi="Times New Roman" w:cs="David" w:hint="cs"/>
            <w:b/>
            <w:bCs/>
            <w:sz w:val="24"/>
            <w:szCs w:val="24"/>
            <w:rtl/>
            <w:lang w:eastAsia="he-IL"/>
            <w:rPrChange w:id="218" w:author="Meryl Etman" w:date="2019-01-06T16:13:00Z">
              <w:rPr>
                <w:rFonts w:ascii="Times New Roman" w:eastAsia="Times New Roman" w:hAnsi="Times New Roman" w:cs="David" w:hint="cs"/>
                <w:sz w:val="24"/>
                <w:szCs w:val="24"/>
                <w:rtl/>
                <w:lang w:eastAsia="he-IL"/>
              </w:rPr>
            </w:rPrChange>
          </w:rPr>
          <w:t>ליאורה ניב אדריכלות ועיצוב פנים בע"מ</w:t>
        </w:r>
      </w:ins>
      <w:ins w:id="219" w:author="Meryl Etman" w:date="2019-01-06T16:13:00Z">
        <w:r w:rsidR="00A32C83">
          <w:rPr>
            <w:rFonts w:ascii="Times New Roman" w:eastAsia="Times New Roman" w:hAnsi="Times New Roman" w:cs="David" w:hint="cs"/>
            <w:sz w:val="24"/>
            <w:szCs w:val="24"/>
            <w:rtl/>
            <w:lang w:eastAsia="he-IL"/>
          </w:rPr>
          <w:t xml:space="preserve"> </w:t>
        </w:r>
      </w:ins>
      <w:r w:rsidRPr="0045396B">
        <w:rPr>
          <w:rFonts w:ascii="Times New Roman" w:eastAsia="Times New Roman" w:hAnsi="Times New Roman" w:cs="David"/>
          <w:sz w:val="24"/>
          <w:szCs w:val="24"/>
          <w:rtl/>
          <w:lang w:eastAsia="he-IL"/>
        </w:rPr>
        <w:t xml:space="preserve">(להלן: </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hint="eastAsia"/>
          <w:b/>
          <w:bCs/>
          <w:sz w:val="24"/>
          <w:szCs w:val="24"/>
          <w:rtl/>
          <w:lang w:eastAsia="he-IL"/>
        </w:rPr>
        <w:t>היועץ</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sz w:val="24"/>
          <w:szCs w:val="24"/>
          <w:rtl/>
          <w:lang w:eastAsia="he-IL"/>
        </w:rPr>
        <w:t>)</w:t>
      </w:r>
    </w:p>
    <w:p w14:paraId="1E815ACB"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eastAsia"/>
          <w:sz w:val="24"/>
          <w:szCs w:val="24"/>
          <w:rtl/>
          <w:lang w:eastAsia="he-IL"/>
        </w:rPr>
        <w:t>אישור</w:t>
      </w:r>
      <w:r w:rsidRPr="0045396B">
        <w:rPr>
          <w:rFonts w:ascii="Times New Roman" w:eastAsia="Times New Roman" w:hAnsi="Times New Roman" w:cs="David"/>
          <w:sz w:val="24"/>
          <w:szCs w:val="24"/>
          <w:rtl/>
          <w:lang w:eastAsia="he-IL"/>
        </w:rPr>
        <w:t xml:space="preserve"> עריכת פוליסות ביטוח בקשר להסכם מיום __</w:t>
      </w:r>
      <w:r w:rsidRPr="0045396B">
        <w:rPr>
          <w:rFonts w:ascii="Times New Roman" w:eastAsia="Times New Roman" w:hAnsi="Times New Roman" w:cs="David" w:hint="cs"/>
          <w:sz w:val="24"/>
          <w:szCs w:val="24"/>
          <w:rtl/>
          <w:lang w:eastAsia="he-IL"/>
        </w:rPr>
        <w:t>_</w:t>
      </w:r>
      <w:r w:rsidRPr="0045396B">
        <w:rPr>
          <w:rFonts w:ascii="Times New Roman" w:eastAsia="Times New Roman" w:hAnsi="Times New Roman" w:cs="David"/>
          <w:sz w:val="24"/>
          <w:szCs w:val="24"/>
          <w:rtl/>
          <w:lang w:eastAsia="he-IL"/>
        </w:rPr>
        <w:t>______</w:t>
      </w:r>
    </w:p>
    <w:p w14:paraId="6384E274" w14:textId="53C9F6ED" w:rsidR="0045396B" w:rsidRPr="00A32C83" w:rsidDel="00A32C83" w:rsidRDefault="0045396B" w:rsidP="00D950D5">
      <w:pPr>
        <w:widowControl w:val="0"/>
        <w:spacing w:before="0" w:beforeAutospacing="0" w:after="0" w:afterAutospacing="0" w:line="240" w:lineRule="auto"/>
        <w:ind w:left="1440"/>
        <w:rPr>
          <w:del w:id="220" w:author="Meryl Etman" w:date="2019-01-06T16:14:00Z"/>
          <w:rFonts w:ascii="Times New Roman" w:eastAsia="Times New Roman" w:hAnsi="Times New Roman" w:cs="David"/>
          <w:b/>
          <w:bCs/>
          <w:sz w:val="24"/>
          <w:szCs w:val="24"/>
          <w:rtl/>
          <w:lang w:eastAsia="he-IL"/>
          <w:rPrChange w:id="221" w:author="Meryl Etman" w:date="2019-01-06T16:14:00Z">
            <w:rPr>
              <w:del w:id="222" w:author="Meryl Etman" w:date="2019-01-06T16:14:00Z"/>
              <w:rFonts w:ascii="Times New Roman" w:eastAsia="Times New Roman" w:hAnsi="Times New Roman" w:cs="David"/>
              <w:sz w:val="24"/>
              <w:szCs w:val="24"/>
              <w:rtl/>
              <w:lang w:eastAsia="he-IL"/>
            </w:rPr>
          </w:rPrChange>
        </w:rPr>
      </w:pPr>
      <w:r w:rsidRPr="0045396B">
        <w:rPr>
          <w:rFonts w:ascii="Times New Roman" w:eastAsia="Times New Roman" w:hAnsi="Times New Roman" w:cs="David" w:hint="eastAsia"/>
          <w:sz w:val="24"/>
          <w:szCs w:val="24"/>
          <w:rtl/>
          <w:lang w:eastAsia="he-IL"/>
        </w:rPr>
        <w:t>בין</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b/>
          <w:bCs/>
          <w:sz w:val="24"/>
          <w:szCs w:val="24"/>
          <w:rtl/>
          <w:lang w:eastAsia="he-IL"/>
        </w:rPr>
        <w:t>החברה</w:t>
      </w:r>
      <w:r w:rsidRPr="0045396B">
        <w:rPr>
          <w:rFonts w:ascii="Times New Roman" w:eastAsia="Times New Roman" w:hAnsi="Times New Roman" w:cs="David" w:hint="cs"/>
          <w:sz w:val="24"/>
          <w:szCs w:val="24"/>
          <w:rtl/>
          <w:lang w:eastAsia="he-IL"/>
        </w:rPr>
        <w:t xml:space="preserve">  </w:t>
      </w:r>
      <w:r w:rsidRPr="0045396B">
        <w:rPr>
          <w:rFonts w:ascii="Times New Roman" w:eastAsia="Times New Roman" w:hAnsi="Times New Roman" w:cs="David"/>
          <w:sz w:val="24"/>
          <w:szCs w:val="24"/>
          <w:rtl/>
          <w:lang w:eastAsia="he-IL"/>
        </w:rPr>
        <w:t>לבין היועץ</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ל</w:t>
      </w:r>
      <w:r w:rsidRPr="0045396B">
        <w:rPr>
          <w:rFonts w:ascii="Times New Roman" w:eastAsia="Times New Roman" w:hAnsi="Times New Roman" w:cs="David" w:hint="cs"/>
          <w:sz w:val="24"/>
          <w:szCs w:val="24"/>
          <w:rtl/>
          <w:lang w:eastAsia="he-IL"/>
        </w:rPr>
        <w:t xml:space="preserve">מתן שירותי </w:t>
      </w:r>
      <w:del w:id="223" w:author="Meryl Etman" w:date="2019-01-06T16:02:00Z">
        <w:r w:rsidRPr="0045396B" w:rsidDel="00D950D5">
          <w:rPr>
            <w:rFonts w:ascii="Times New Roman" w:eastAsia="Times New Roman" w:hAnsi="Times New Roman" w:cs="David" w:hint="cs"/>
            <w:sz w:val="24"/>
            <w:szCs w:val="24"/>
            <w:rtl/>
            <w:lang w:eastAsia="he-IL"/>
          </w:rPr>
          <w:delText xml:space="preserve">______________________ </w:delText>
        </w:r>
      </w:del>
      <w:ins w:id="224" w:author="Meryl Etman" w:date="2019-01-06T16:02:00Z">
        <w:r w:rsidR="00D950D5">
          <w:rPr>
            <w:rFonts w:ascii="Times New Roman" w:eastAsia="Times New Roman" w:hAnsi="Times New Roman" w:cs="David" w:hint="cs"/>
            <w:sz w:val="24"/>
            <w:szCs w:val="24"/>
            <w:rtl/>
            <w:lang w:eastAsia="he-IL"/>
          </w:rPr>
          <w:t>עיצוב פנים</w:t>
        </w:r>
        <w:r w:rsidR="00D950D5" w:rsidRPr="0045396B">
          <w:rPr>
            <w:rFonts w:ascii="Times New Roman" w:eastAsia="Times New Roman" w:hAnsi="Times New Roman" w:cs="David" w:hint="cs"/>
            <w:sz w:val="24"/>
            <w:szCs w:val="24"/>
            <w:rtl/>
            <w:lang w:eastAsia="he-IL"/>
          </w:rPr>
          <w:t xml:space="preserve"> </w:t>
        </w:r>
      </w:ins>
      <w:ins w:id="225" w:author="Meryl Etman" w:date="2019-01-06T16:13:00Z">
        <w:r w:rsidR="00A32C83">
          <w:rPr>
            <w:rFonts w:ascii="Times New Roman" w:eastAsia="Times New Roman" w:hAnsi="Times New Roman" w:cs="David" w:hint="cs"/>
            <w:sz w:val="24"/>
            <w:szCs w:val="24"/>
            <w:rtl/>
            <w:lang w:eastAsia="he-IL"/>
          </w:rPr>
          <w:t xml:space="preserve">בפרויקט </w:t>
        </w:r>
        <w:r w:rsidR="00A32C83" w:rsidRPr="00A32C83">
          <w:rPr>
            <w:rFonts w:ascii="Times New Roman" w:eastAsia="Times New Roman" w:hAnsi="Times New Roman" w:cs="David" w:hint="cs"/>
            <w:b/>
            <w:bCs/>
            <w:sz w:val="24"/>
            <w:szCs w:val="24"/>
            <w:rtl/>
            <w:lang w:eastAsia="he-IL"/>
            <w:rPrChange w:id="226" w:author="Meryl Etman" w:date="2019-01-06T16:14:00Z">
              <w:rPr>
                <w:rFonts w:ascii="Times New Roman" w:eastAsia="Times New Roman" w:hAnsi="Times New Roman" w:cs="David" w:hint="cs"/>
                <w:sz w:val="24"/>
                <w:szCs w:val="24"/>
                <w:rtl/>
                <w:lang w:eastAsia="he-IL"/>
              </w:rPr>
            </w:rPrChange>
          </w:rPr>
          <w:t xml:space="preserve">סביוני שהם </w:t>
        </w:r>
        <w:r w:rsidR="00A32C83" w:rsidRPr="00A32C83">
          <w:rPr>
            <w:rFonts w:ascii="Times New Roman" w:eastAsia="Times New Roman" w:hAnsi="Times New Roman" w:cs="David"/>
            <w:b/>
            <w:bCs/>
            <w:sz w:val="24"/>
            <w:szCs w:val="24"/>
            <w:rtl/>
            <w:lang w:eastAsia="he-IL"/>
            <w:rPrChange w:id="227" w:author="Meryl Etman" w:date="2019-01-06T16:14:00Z">
              <w:rPr>
                <w:rFonts w:ascii="Times New Roman" w:eastAsia="Times New Roman" w:hAnsi="Times New Roman" w:cs="David"/>
                <w:sz w:val="24"/>
                <w:szCs w:val="24"/>
                <w:rtl/>
                <w:lang w:eastAsia="he-IL"/>
              </w:rPr>
            </w:rPrChange>
          </w:rPr>
          <w:t>–</w:t>
        </w:r>
        <w:r w:rsidR="00A32C83" w:rsidRPr="00A32C83">
          <w:rPr>
            <w:rFonts w:ascii="Times New Roman" w:eastAsia="Times New Roman" w:hAnsi="Times New Roman" w:cs="David" w:hint="cs"/>
            <w:b/>
            <w:bCs/>
            <w:sz w:val="24"/>
            <w:szCs w:val="24"/>
            <w:rtl/>
            <w:lang w:eastAsia="he-IL"/>
            <w:rPrChange w:id="228" w:author="Meryl Etman" w:date="2019-01-06T16:14:00Z">
              <w:rPr>
                <w:rFonts w:ascii="Times New Roman" w:eastAsia="Times New Roman" w:hAnsi="Times New Roman" w:cs="David" w:hint="cs"/>
                <w:sz w:val="24"/>
                <w:szCs w:val="24"/>
                <w:rtl/>
                <w:lang w:eastAsia="he-IL"/>
              </w:rPr>
            </w:rPrChange>
          </w:rPr>
          <w:t xml:space="preserve"> מחיר למשתכן</w:t>
        </w:r>
      </w:ins>
      <w:ins w:id="229" w:author="Meryl Etman" w:date="2019-01-06T16:14:00Z">
        <w:r w:rsidR="00A32C83">
          <w:rPr>
            <w:rFonts w:ascii="Times New Roman" w:eastAsia="Times New Roman" w:hAnsi="Times New Roman" w:cs="David" w:hint="cs"/>
            <w:sz w:val="24"/>
            <w:szCs w:val="24"/>
            <w:rtl/>
            <w:lang w:eastAsia="he-IL"/>
          </w:rPr>
          <w:t xml:space="preserve"> </w:t>
        </w:r>
      </w:ins>
    </w:p>
    <w:p w14:paraId="7BF06BA1" w14:textId="77777777" w:rsidR="0045396B" w:rsidRPr="0045396B" w:rsidRDefault="0045396B" w:rsidP="00A32C83">
      <w:pPr>
        <w:widowControl w:val="0"/>
        <w:spacing w:before="0" w:beforeAutospacing="0" w:after="0" w:afterAutospacing="0" w:line="240" w:lineRule="auto"/>
        <w:ind w:left="1440"/>
        <w:rPr>
          <w:rFonts w:ascii="Times New Roman" w:eastAsia="Times New Roman" w:hAnsi="Times New Roman" w:cs="David"/>
          <w:sz w:val="24"/>
          <w:szCs w:val="24"/>
          <w:rtl/>
          <w:lang w:eastAsia="he-IL"/>
        </w:rPr>
        <w:pPrChange w:id="230" w:author="Meryl Etman" w:date="2019-01-06T16:14:00Z">
          <w:pPr>
            <w:widowControl w:val="0"/>
            <w:spacing w:before="0" w:beforeAutospacing="0" w:after="0" w:afterAutospacing="0" w:line="240" w:lineRule="auto"/>
            <w:ind w:left="720" w:firstLine="720"/>
          </w:pPr>
        </w:pPrChange>
      </w:pPr>
      <w:del w:id="231" w:author="Meryl Etman" w:date="2019-01-06T16:14:00Z">
        <w:r w:rsidRPr="0045396B" w:rsidDel="00A32C83">
          <w:rPr>
            <w:rFonts w:ascii="Times New Roman" w:eastAsia="Times New Roman" w:hAnsi="Times New Roman" w:cs="David"/>
            <w:sz w:val="24"/>
            <w:szCs w:val="24"/>
            <w:rtl/>
            <w:lang w:eastAsia="he-IL"/>
          </w:rPr>
          <w:delText xml:space="preserve"> </w:delText>
        </w:r>
      </w:del>
      <w:r w:rsidRPr="0045396B">
        <w:rPr>
          <w:rFonts w:ascii="Times New Roman" w:eastAsia="Times New Roman" w:hAnsi="Times New Roman" w:cs="David"/>
          <w:sz w:val="24"/>
          <w:szCs w:val="24"/>
          <w:rtl/>
          <w:lang w:eastAsia="he-IL"/>
        </w:rPr>
        <w:t xml:space="preserve">(להלן: </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hint="eastAsia"/>
          <w:b/>
          <w:bCs/>
          <w:sz w:val="24"/>
          <w:szCs w:val="24"/>
          <w:rtl/>
          <w:lang w:eastAsia="he-IL"/>
        </w:rPr>
        <w:t>ה</w:t>
      </w:r>
      <w:r w:rsidRPr="0045396B">
        <w:rPr>
          <w:rFonts w:ascii="Times New Roman" w:eastAsia="Times New Roman" w:hAnsi="Times New Roman" w:cs="David" w:hint="cs"/>
          <w:b/>
          <w:bCs/>
          <w:sz w:val="24"/>
          <w:szCs w:val="24"/>
          <w:rtl/>
          <w:lang w:eastAsia="he-IL"/>
        </w:rPr>
        <w:t>שירותים</w:t>
      </w:r>
      <w:r w:rsidRPr="0045396B">
        <w:rPr>
          <w:rFonts w:ascii="Times New Roman" w:eastAsia="Times New Roman" w:hAnsi="Times New Roman" w:cs="David"/>
          <w:b/>
          <w:bCs/>
          <w:sz w:val="24"/>
          <w:szCs w:val="24"/>
          <w:rtl/>
          <w:lang w:eastAsia="he-IL"/>
        </w:rPr>
        <w:t xml:space="preserve">" </w:t>
      </w:r>
      <w:r w:rsidRPr="0045396B">
        <w:rPr>
          <w:rFonts w:ascii="Times New Roman" w:eastAsia="Times New Roman" w:hAnsi="Times New Roman" w:cs="David" w:hint="eastAsia"/>
          <w:sz w:val="24"/>
          <w:szCs w:val="24"/>
          <w:rtl/>
          <w:lang w:eastAsia="he-IL"/>
        </w:rPr>
        <w:t>ו</w:t>
      </w:r>
      <w:r w:rsidRPr="0045396B">
        <w:rPr>
          <w:rFonts w:ascii="Times New Roman" w:eastAsia="Times New Roman" w:hAnsi="Times New Roman" w:cs="David"/>
          <w:sz w:val="24"/>
          <w:szCs w:val="24"/>
          <w:rtl/>
          <w:lang w:eastAsia="he-IL"/>
        </w:rPr>
        <w:t xml:space="preserve">/או </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hint="eastAsia"/>
          <w:b/>
          <w:bCs/>
          <w:sz w:val="24"/>
          <w:szCs w:val="24"/>
          <w:rtl/>
          <w:lang w:eastAsia="he-IL"/>
        </w:rPr>
        <w:t>ההסכם</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לפי</w:t>
      </w:r>
      <w:r w:rsidRPr="0045396B">
        <w:rPr>
          <w:rFonts w:ascii="Times New Roman" w:eastAsia="Times New Roman" w:hAnsi="Times New Roman" w:cs="David"/>
          <w:sz w:val="24"/>
          <w:szCs w:val="24"/>
          <w:rtl/>
          <w:lang w:eastAsia="he-IL"/>
        </w:rPr>
        <w:t xml:space="preserve"> העניין)</w:t>
      </w:r>
    </w:p>
    <w:p w14:paraId="515E0A7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C4E86D"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lang w:eastAsia="he-IL"/>
        </w:rPr>
      </w:pPr>
    </w:p>
    <w:p w14:paraId="60156BF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הננו</w:t>
      </w:r>
      <w:r w:rsidRPr="0045396B">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45396B">
        <w:rPr>
          <w:rFonts w:ascii="Times New Roman" w:eastAsia="Times New Roman" w:hAnsi="Times New Roman" w:cs="David" w:hint="cs"/>
          <w:sz w:val="24"/>
          <w:szCs w:val="24"/>
          <w:rtl/>
          <w:lang w:eastAsia="he-IL"/>
        </w:rPr>
        <w:t>יועץ</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לרבות</w:t>
      </w:r>
      <w:r w:rsidRPr="0045396B">
        <w:rPr>
          <w:rFonts w:ascii="Times New Roman" w:eastAsia="Times New Roman" w:hAnsi="Times New Roman" w:cs="David"/>
          <w:sz w:val="24"/>
          <w:szCs w:val="24"/>
          <w:rtl/>
          <w:lang w:eastAsia="he-IL"/>
        </w:rPr>
        <w:t xml:space="preserve"> ב</w:t>
      </w:r>
      <w:r w:rsidRPr="0045396B">
        <w:rPr>
          <w:rFonts w:ascii="Times New Roman" w:eastAsia="Times New Roman" w:hAnsi="Times New Roman" w:cs="David" w:hint="cs"/>
          <w:sz w:val="24"/>
          <w:szCs w:val="24"/>
          <w:rtl/>
          <w:lang w:eastAsia="he-IL"/>
        </w:rPr>
        <w:t xml:space="preserve">גין השירותים </w:t>
      </w:r>
      <w:r w:rsidRPr="0045396B">
        <w:rPr>
          <w:rFonts w:ascii="Times New Roman" w:eastAsia="Times New Roman" w:hAnsi="Times New Roman" w:cs="David" w:hint="cs"/>
          <w:b/>
          <w:bCs/>
          <w:sz w:val="24"/>
          <w:szCs w:val="24"/>
          <w:rtl/>
          <w:lang w:eastAsia="he-IL"/>
        </w:rPr>
        <w:t>לחברה</w:t>
      </w:r>
      <w:r w:rsidRPr="0045396B">
        <w:rPr>
          <w:rFonts w:ascii="Times New Roman" w:eastAsia="Times New Roman" w:hAnsi="Times New Roman" w:cs="David"/>
          <w:sz w:val="24"/>
          <w:szCs w:val="24"/>
          <w:rtl/>
          <w:lang w:eastAsia="he-IL"/>
        </w:rPr>
        <w:t>:-</w:t>
      </w:r>
    </w:p>
    <w:p w14:paraId="30DC092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57BA8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9C21C4" w14:textId="77777777" w:rsidR="0045396B" w:rsidRPr="0045396B" w:rsidRDefault="0045396B" w:rsidP="0045396B">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5396B">
        <w:rPr>
          <w:rFonts w:ascii="Calibri Light" w:eastAsia="Times New Roman" w:hAnsi="Calibri Light" w:cs="David" w:hint="eastAsia"/>
          <w:kern w:val="32"/>
          <w:sz w:val="24"/>
          <w:szCs w:val="24"/>
          <w:u w:val="single"/>
          <w:rtl/>
          <w:lang w:eastAsia="he-IL"/>
        </w:rPr>
        <w:t>ביטוח</w:t>
      </w:r>
      <w:r w:rsidRPr="0045396B">
        <w:rPr>
          <w:rFonts w:ascii="Calibri Light" w:eastAsia="Times New Roman" w:hAnsi="Calibri Light" w:cs="David"/>
          <w:kern w:val="32"/>
          <w:sz w:val="24"/>
          <w:szCs w:val="24"/>
          <w:u w:val="single"/>
          <w:rtl/>
          <w:lang w:eastAsia="he-IL"/>
        </w:rPr>
        <w:t xml:space="preserve"> אחריות מקצועית</w:t>
      </w:r>
      <w:r w:rsidRPr="0045396B">
        <w:rPr>
          <w:rFonts w:ascii="Calibri Light" w:eastAsia="Times New Roman" w:hAnsi="Calibri Light" w:cs="David" w:hint="cs"/>
          <w:kern w:val="32"/>
          <w:sz w:val="24"/>
          <w:szCs w:val="24"/>
          <w:rtl/>
          <w:lang w:eastAsia="he-IL"/>
        </w:rPr>
        <w:t xml:space="preserve">  - מ.פ. ______________________</w:t>
      </w:r>
    </w:p>
    <w:p w14:paraId="64C829AD" w14:textId="77777777" w:rsidR="0045396B" w:rsidRPr="0045396B" w:rsidRDefault="0045396B" w:rsidP="0045396B">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5396B">
        <w:rPr>
          <w:rFonts w:ascii="Calibri Light" w:eastAsia="Times New Roman" w:hAnsi="Calibri Light" w:cs="David" w:hint="eastAsia"/>
          <w:kern w:val="32"/>
          <w:sz w:val="24"/>
          <w:szCs w:val="24"/>
          <w:rtl/>
          <w:lang w:eastAsia="he-IL"/>
        </w:rPr>
        <w:t>לכיסוי</w:t>
      </w:r>
      <w:r w:rsidRPr="0045396B">
        <w:rPr>
          <w:rFonts w:ascii="Calibri Light" w:eastAsia="Times New Roman" w:hAnsi="Calibri Light" w:cs="David"/>
          <w:kern w:val="32"/>
          <w:sz w:val="24"/>
          <w:szCs w:val="24"/>
          <w:rtl/>
          <w:lang w:eastAsia="he-IL"/>
        </w:rPr>
        <w:t xml:space="preserve"> אחריותו ש</w:t>
      </w:r>
      <w:r w:rsidRPr="0045396B">
        <w:rPr>
          <w:rFonts w:ascii="Calibri Light" w:eastAsia="Times New Roman" w:hAnsi="Calibri Light" w:cs="David" w:hint="eastAsia"/>
          <w:kern w:val="32"/>
          <w:sz w:val="24"/>
          <w:szCs w:val="24"/>
          <w:rtl/>
          <w:lang w:eastAsia="he-IL"/>
        </w:rPr>
        <w:t>ל</w:t>
      </w:r>
      <w:r w:rsidRPr="0045396B">
        <w:rPr>
          <w:rFonts w:ascii="Calibri Light" w:eastAsia="Times New Roman" w:hAnsi="Calibri Light" w:cs="David"/>
          <w:kern w:val="32"/>
          <w:sz w:val="24"/>
          <w:szCs w:val="24"/>
          <w:rtl/>
          <w:lang w:eastAsia="he-IL"/>
        </w:rPr>
        <w:t xml:space="preserve"> היועץ </w:t>
      </w:r>
      <w:r w:rsidRPr="0045396B">
        <w:rPr>
          <w:rFonts w:ascii="Calibri Light" w:eastAsia="Times New Roman" w:hAnsi="Calibri Light" w:cs="David" w:hint="eastAsia"/>
          <w:kern w:val="32"/>
          <w:sz w:val="24"/>
          <w:szCs w:val="24"/>
          <w:rtl/>
          <w:lang w:eastAsia="he-IL"/>
        </w:rPr>
        <w:t>על</w:t>
      </w:r>
      <w:r w:rsidRPr="0045396B">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5396B">
        <w:rPr>
          <w:rFonts w:ascii="Calibri Light" w:eastAsia="Times New Roman" w:hAnsi="Calibri Light" w:cs="David" w:hint="cs"/>
          <w:kern w:val="32"/>
          <w:sz w:val="24"/>
          <w:szCs w:val="24"/>
          <w:rtl/>
          <w:lang w:eastAsia="he-IL"/>
        </w:rPr>
        <w:t>(</w:t>
      </w:r>
      <w:r w:rsidRPr="0045396B">
        <w:rPr>
          <w:rFonts w:ascii="Calibri Light" w:eastAsia="Times New Roman" w:hAnsi="Calibri Light" w:cs="David"/>
          <w:kern w:val="32"/>
          <w:sz w:val="24"/>
          <w:szCs w:val="24"/>
          <w:rtl/>
          <w:lang w:eastAsia="he-IL"/>
        </w:rPr>
        <w:t xml:space="preserve">לרבות </w:t>
      </w:r>
      <w:r w:rsidRPr="0045396B">
        <w:rPr>
          <w:rFonts w:ascii="Calibri Light" w:eastAsia="Times New Roman" w:hAnsi="Calibri Light" w:cs="David" w:hint="cs"/>
          <w:kern w:val="32"/>
          <w:sz w:val="24"/>
          <w:szCs w:val="24"/>
          <w:rtl/>
          <w:lang w:eastAsia="he-IL"/>
        </w:rPr>
        <w:t>במפורש</w:t>
      </w:r>
      <w:r w:rsidRPr="0045396B">
        <w:rPr>
          <w:rFonts w:ascii="Calibri Light" w:eastAsia="Times New Roman" w:hAnsi="Calibri Light" w:cs="David"/>
          <w:kern w:val="32"/>
          <w:sz w:val="24"/>
          <w:szCs w:val="24"/>
          <w:rtl/>
          <w:lang w:eastAsia="he-IL"/>
        </w:rPr>
        <w:t xml:space="preserve"> </w:t>
      </w:r>
      <w:r w:rsidRPr="0045396B">
        <w:rPr>
          <w:rFonts w:ascii="Calibri Light" w:eastAsia="Times New Roman" w:hAnsi="Calibri Light" w:cs="David" w:hint="cs"/>
          <w:kern w:val="32"/>
          <w:sz w:val="24"/>
          <w:szCs w:val="24"/>
          <w:rtl/>
          <w:lang w:eastAsia="he-IL"/>
        </w:rPr>
        <w:t>החברה</w:t>
      </w:r>
      <w:r w:rsidRPr="0045396B">
        <w:rPr>
          <w:rFonts w:ascii="Calibri Light" w:eastAsia="Times New Roman" w:hAnsi="Calibri Light" w:cs="David"/>
          <w:kern w:val="32"/>
          <w:sz w:val="24"/>
          <w:szCs w:val="24"/>
          <w:rtl/>
          <w:lang w:eastAsia="he-IL"/>
        </w:rPr>
        <w:t xml:space="preserve"> </w:t>
      </w:r>
      <w:r w:rsidRPr="0045396B">
        <w:rPr>
          <w:rFonts w:ascii="Calibri Light" w:eastAsia="Times New Roman" w:hAnsi="Calibri Light" w:cs="David" w:hint="cs"/>
          <w:kern w:val="32"/>
          <w:sz w:val="24"/>
          <w:szCs w:val="24"/>
          <w:rtl/>
          <w:lang w:eastAsia="he-IL"/>
        </w:rPr>
        <w:t>)</w:t>
      </w:r>
      <w:r w:rsidRPr="0045396B">
        <w:rPr>
          <w:rFonts w:ascii="Calibri Light" w:eastAsia="Times New Roman" w:hAnsi="Calibri Light" w:cs="David"/>
          <w:kern w:val="32"/>
          <w:sz w:val="24"/>
          <w:szCs w:val="24"/>
          <w:rtl/>
          <w:lang w:eastAsia="he-IL"/>
        </w:rPr>
        <w:t xml:space="preserve">, כתוצאה ממעשה ו/או מחדל מקצועי של </w:t>
      </w:r>
      <w:r w:rsidRPr="0045396B">
        <w:rPr>
          <w:rFonts w:ascii="Calibri Light" w:eastAsia="Times New Roman" w:hAnsi="Calibri Light" w:cs="David" w:hint="eastAsia"/>
          <w:kern w:val="32"/>
          <w:sz w:val="24"/>
          <w:szCs w:val="24"/>
          <w:rtl/>
          <w:lang w:eastAsia="he-IL"/>
        </w:rPr>
        <w:t>היועץ</w:t>
      </w:r>
      <w:r w:rsidRPr="0045396B">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5396B">
        <w:rPr>
          <w:rFonts w:ascii="Calibri Light" w:eastAsia="Times New Roman" w:hAnsi="Calibri Light" w:cs="David" w:hint="eastAsia"/>
          <w:kern w:val="32"/>
          <w:sz w:val="24"/>
          <w:szCs w:val="24"/>
          <w:rtl/>
          <w:lang w:eastAsia="he-IL"/>
        </w:rPr>
        <w:t>בגבולות</w:t>
      </w:r>
      <w:r w:rsidRPr="0045396B">
        <w:rPr>
          <w:rFonts w:ascii="Calibri Light" w:eastAsia="Times New Roman" w:hAnsi="Calibri Light" w:cs="David"/>
          <w:kern w:val="32"/>
          <w:sz w:val="24"/>
          <w:szCs w:val="24"/>
          <w:rtl/>
          <w:lang w:eastAsia="he-IL"/>
        </w:rPr>
        <w:t xml:space="preserve"> אחריות בסך של </w:t>
      </w:r>
      <w:r w:rsidRPr="0045396B">
        <w:rPr>
          <w:rFonts w:ascii="Calibri Light" w:eastAsia="Times New Roman" w:hAnsi="Calibri Light" w:cs="David" w:hint="cs"/>
          <w:kern w:val="32"/>
          <w:sz w:val="24"/>
          <w:szCs w:val="24"/>
          <w:rtl/>
          <w:lang w:eastAsia="he-IL"/>
        </w:rPr>
        <w:t xml:space="preserve">___________ ₪ </w:t>
      </w:r>
      <w:r w:rsidRPr="0045396B">
        <w:rPr>
          <w:rFonts w:ascii="Calibri Light" w:eastAsia="Times New Roman" w:hAnsi="Calibri Light" w:cs="David"/>
          <w:kern w:val="32"/>
          <w:sz w:val="24"/>
          <w:szCs w:val="24"/>
          <w:rtl/>
          <w:lang w:eastAsia="he-IL"/>
        </w:rPr>
        <w:t xml:space="preserve">למקרה ובמצטבר לתקופת </w:t>
      </w:r>
      <w:r w:rsidRPr="0045396B">
        <w:rPr>
          <w:rFonts w:ascii="Calibri Light" w:eastAsia="Times New Roman" w:hAnsi="Calibri Light" w:cs="David" w:hint="cs"/>
          <w:kern w:val="32"/>
          <w:sz w:val="24"/>
          <w:szCs w:val="24"/>
          <w:rtl/>
          <w:lang w:eastAsia="he-IL"/>
        </w:rPr>
        <w:t>ה</w:t>
      </w:r>
      <w:r w:rsidRPr="0045396B">
        <w:rPr>
          <w:rFonts w:ascii="Calibri Light" w:eastAsia="Times New Roman" w:hAnsi="Calibri Light" w:cs="David"/>
          <w:kern w:val="32"/>
          <w:sz w:val="24"/>
          <w:szCs w:val="24"/>
          <w:rtl/>
          <w:lang w:eastAsia="he-IL"/>
        </w:rPr>
        <w:t xml:space="preserve">ביטוח. הביטוח אינו </w:t>
      </w:r>
      <w:r w:rsidRPr="0045396B">
        <w:rPr>
          <w:rFonts w:ascii="Calibri Light" w:eastAsia="Times New Roman" w:hAnsi="Calibri Light" w:cs="David" w:hint="eastAsia"/>
          <w:kern w:val="32"/>
          <w:sz w:val="24"/>
          <w:szCs w:val="24"/>
          <w:rtl/>
          <w:lang w:eastAsia="he-IL"/>
        </w:rPr>
        <w:t>כולל</w:t>
      </w:r>
      <w:r w:rsidRPr="0045396B">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5396B">
        <w:rPr>
          <w:rFonts w:ascii="Calibri Light" w:eastAsia="Times New Roman" w:hAnsi="Calibri Light" w:cs="David" w:hint="eastAsia"/>
          <w:kern w:val="32"/>
          <w:sz w:val="24"/>
          <w:szCs w:val="24"/>
          <w:rtl/>
          <w:lang w:eastAsia="he-IL"/>
        </w:rPr>
        <w:t>מסמכים</w:t>
      </w:r>
      <w:r w:rsidRPr="0045396B">
        <w:rPr>
          <w:rFonts w:ascii="Calibri Light" w:eastAsia="Times New Roman" w:hAnsi="Calibri Light" w:cs="David"/>
          <w:kern w:val="32"/>
          <w:sz w:val="24"/>
          <w:szCs w:val="24"/>
          <w:rtl/>
          <w:lang w:eastAsia="he-IL"/>
        </w:rPr>
        <w:t xml:space="preserve">, הפרת סודיות ואי יושר של עובדים. </w:t>
      </w:r>
    </w:p>
    <w:p w14:paraId="6DF3CB01" w14:textId="77777777" w:rsidR="0045396B" w:rsidRPr="0045396B" w:rsidRDefault="0045396B" w:rsidP="004539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הביטוח</w:t>
      </w:r>
      <w:r w:rsidRPr="0045396B">
        <w:rPr>
          <w:rFonts w:ascii="Times New Roman" w:eastAsia="Times New Roman" w:hAnsi="Times New Roman" w:cs="David"/>
          <w:sz w:val="24"/>
          <w:szCs w:val="24"/>
          <w:rtl/>
          <w:lang w:eastAsia="he-IL"/>
        </w:rPr>
        <w:t xml:space="preserve"> הינו בעל תחולה רטרואקטיבית </w:t>
      </w:r>
      <w:r w:rsidRPr="0045396B">
        <w:rPr>
          <w:rFonts w:ascii="Times New Roman" w:eastAsia="Times New Roman" w:hAnsi="Times New Roman" w:cs="David" w:hint="eastAsia"/>
          <w:sz w:val="24"/>
          <w:szCs w:val="24"/>
          <w:rtl/>
          <w:lang w:eastAsia="he-IL"/>
        </w:rPr>
        <w:t>מיום</w:t>
      </w:r>
      <w:r w:rsidRPr="0045396B">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hint="eastAsia"/>
          <w:b/>
          <w:bCs/>
          <w:sz w:val="24"/>
          <w:szCs w:val="24"/>
          <w:rtl/>
          <w:lang w:eastAsia="he-IL"/>
        </w:rPr>
        <w:t>התאריך</w:t>
      </w:r>
      <w:r w:rsidRPr="0045396B">
        <w:rPr>
          <w:rFonts w:ascii="Times New Roman" w:eastAsia="Times New Roman" w:hAnsi="Times New Roman" w:cs="David"/>
          <w:b/>
          <w:bCs/>
          <w:sz w:val="24"/>
          <w:szCs w:val="24"/>
          <w:rtl/>
          <w:lang w:eastAsia="he-IL"/>
        </w:rPr>
        <w:t xml:space="preserve"> הרטרואקטיבי"</w:t>
      </w:r>
      <w:r w:rsidRPr="0045396B">
        <w:rPr>
          <w:rFonts w:ascii="Times New Roman" w:eastAsia="Times New Roman" w:hAnsi="Times New Roman" w:cs="David"/>
          <w:sz w:val="24"/>
          <w:szCs w:val="24"/>
          <w:rtl/>
          <w:lang w:eastAsia="he-IL"/>
        </w:rPr>
        <w:t xml:space="preserve">), וכולל תקופת גילוי </w:t>
      </w:r>
      <w:r w:rsidRPr="0045396B">
        <w:rPr>
          <w:rFonts w:ascii="Times New Roman" w:eastAsia="Times New Roman" w:hAnsi="Times New Roman" w:cs="David" w:hint="eastAsia"/>
          <w:sz w:val="24"/>
          <w:szCs w:val="24"/>
          <w:rtl/>
          <w:lang w:eastAsia="he-IL"/>
        </w:rPr>
        <w:t>מורחבת</w:t>
      </w:r>
      <w:r w:rsidRPr="0045396B">
        <w:rPr>
          <w:rFonts w:ascii="Times New Roman" w:eastAsia="Times New Roman" w:hAnsi="Times New Roman" w:cs="David"/>
          <w:sz w:val="24"/>
          <w:szCs w:val="24"/>
          <w:rtl/>
          <w:lang w:eastAsia="he-IL"/>
        </w:rPr>
        <w:t xml:space="preserve"> של </w:t>
      </w:r>
      <w:r w:rsidRPr="0045396B">
        <w:rPr>
          <w:rFonts w:ascii="Times New Roman" w:eastAsia="Times New Roman" w:hAnsi="Times New Roman" w:cs="David" w:hint="cs"/>
          <w:sz w:val="24"/>
          <w:szCs w:val="24"/>
          <w:rtl/>
          <w:lang w:eastAsia="he-IL"/>
        </w:rPr>
        <w:t>6</w:t>
      </w:r>
      <w:r w:rsidRPr="0045396B">
        <w:rPr>
          <w:rFonts w:ascii="Times New Roman" w:eastAsia="Times New Roman" w:hAnsi="Times New Roman" w:cs="David"/>
          <w:sz w:val="24"/>
          <w:szCs w:val="24"/>
          <w:rtl/>
          <w:lang w:eastAsia="he-IL"/>
        </w:rPr>
        <w:t xml:space="preserve"> חודשים לפחות.</w:t>
      </w:r>
    </w:p>
    <w:p w14:paraId="3CBFDA8D" w14:textId="77777777" w:rsidR="0045396B" w:rsidRPr="0045396B" w:rsidRDefault="0045396B" w:rsidP="004539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הביטוח</w:t>
      </w:r>
      <w:r w:rsidRPr="0045396B">
        <w:rPr>
          <w:rFonts w:ascii="Times New Roman" w:eastAsia="Times New Roman" w:hAnsi="Times New Roman" w:cs="David"/>
          <w:sz w:val="24"/>
          <w:szCs w:val="24"/>
          <w:rtl/>
          <w:lang w:eastAsia="he-IL"/>
        </w:rPr>
        <w:t xml:space="preserve"> כאמור הורחב </w:t>
      </w:r>
      <w:r w:rsidRPr="0045396B">
        <w:rPr>
          <w:rFonts w:ascii="Times New Roman" w:eastAsia="Times New Roman" w:hAnsi="Times New Roman" w:cs="David" w:hint="cs"/>
          <w:sz w:val="24"/>
          <w:szCs w:val="24"/>
          <w:rtl/>
          <w:lang w:eastAsia="he-IL"/>
        </w:rPr>
        <w:t>לשפות את</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החברה</w:t>
      </w:r>
      <w:r w:rsidRPr="0045396B">
        <w:rPr>
          <w:rFonts w:ascii="Times New Roman" w:eastAsia="Times New Roman" w:hAnsi="Times New Roman" w:cs="David" w:hint="eastAsia"/>
          <w:sz w:val="24"/>
          <w:szCs w:val="24"/>
          <w:rtl/>
          <w:lang w:eastAsia="he-IL"/>
        </w:rPr>
        <w:t xml:space="preserve"> </w:t>
      </w:r>
      <w:r w:rsidRPr="0045396B">
        <w:rPr>
          <w:rFonts w:ascii="Times New Roman" w:eastAsia="Times New Roman" w:hAnsi="Times New Roman" w:cs="David" w:hint="cs"/>
          <w:sz w:val="24"/>
          <w:szCs w:val="24"/>
          <w:rtl/>
          <w:lang w:eastAsia="he-IL"/>
        </w:rPr>
        <w:t>בגין</w:t>
      </w:r>
      <w:r w:rsidRPr="0045396B">
        <w:rPr>
          <w:rFonts w:ascii="Times New Roman" w:eastAsia="Times New Roman" w:hAnsi="Times New Roman" w:cs="David"/>
          <w:sz w:val="24"/>
          <w:szCs w:val="24"/>
          <w:rtl/>
          <w:lang w:eastAsia="he-IL"/>
        </w:rPr>
        <w:t xml:space="preserve"> אחריותה למעשי ו/או מחדלי היועץ ו/או עובדיו ו/או מי </w:t>
      </w:r>
      <w:r w:rsidRPr="0045396B">
        <w:rPr>
          <w:rFonts w:ascii="Times New Roman" w:eastAsia="Times New Roman" w:hAnsi="Times New Roman" w:cs="David" w:hint="eastAsia"/>
          <w:sz w:val="24"/>
          <w:szCs w:val="24"/>
          <w:rtl/>
          <w:lang w:eastAsia="he-IL"/>
        </w:rPr>
        <w:t>מטעמו</w:t>
      </w:r>
      <w:r w:rsidRPr="0045396B">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5396B">
        <w:rPr>
          <w:rFonts w:ascii="Times New Roman" w:eastAsia="Times New Roman" w:hAnsi="Times New Roman" w:cs="David" w:hint="eastAsia"/>
          <w:sz w:val="24"/>
          <w:szCs w:val="24"/>
          <w:rtl/>
          <w:lang w:eastAsia="he-IL"/>
        </w:rPr>
        <w:t>מיחידי</w:t>
      </w:r>
      <w:r w:rsidRPr="0045396B">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5396B">
        <w:rPr>
          <w:rFonts w:ascii="Times New Roman" w:eastAsia="Times New Roman" w:hAnsi="Times New Roman" w:cs="David" w:hint="cs"/>
          <w:sz w:val="24"/>
          <w:szCs w:val="24"/>
          <w:rtl/>
          <w:lang w:eastAsia="he-IL"/>
        </w:rPr>
        <w:t>החברה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כלפי</w:t>
      </w:r>
      <w:r w:rsidRPr="0045396B">
        <w:rPr>
          <w:rFonts w:ascii="Times New Roman" w:eastAsia="Times New Roman" w:hAnsi="Times New Roman" w:cs="David"/>
          <w:sz w:val="24"/>
          <w:szCs w:val="24"/>
          <w:rtl/>
          <w:lang w:eastAsia="he-IL"/>
        </w:rPr>
        <w:t xml:space="preserve"> היועץ.</w:t>
      </w:r>
    </w:p>
    <w:p w14:paraId="2730305C"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נוסח הפוליסה לא יפחת מהנוסח הידוע כ- "שפי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ב.ר. 2011". </w:t>
      </w:r>
    </w:p>
    <w:p w14:paraId="7EBC0ACA" w14:textId="77777777" w:rsidR="0045396B" w:rsidRPr="0045396B" w:rsidRDefault="0045396B" w:rsidP="004539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EF6F1A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A065E9" w14:textId="77777777" w:rsidR="0045396B" w:rsidRPr="0045396B" w:rsidRDefault="0045396B" w:rsidP="0045396B">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u w:val="single"/>
          <w:rtl/>
          <w:lang w:eastAsia="he-IL"/>
        </w:rPr>
        <w:t>ביטוח</w:t>
      </w:r>
      <w:r w:rsidRPr="0045396B">
        <w:rPr>
          <w:rFonts w:ascii="Times New Roman" w:eastAsia="Times New Roman" w:hAnsi="Times New Roman" w:cs="David"/>
          <w:sz w:val="24"/>
          <w:szCs w:val="24"/>
          <w:u w:val="single"/>
          <w:rtl/>
          <w:lang w:eastAsia="he-IL"/>
        </w:rPr>
        <w:t xml:space="preserve"> אחריות מעבידים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 מ.פ. __________________________</w:t>
      </w:r>
    </w:p>
    <w:p w14:paraId="4E726CDE"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לכיסוי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חבותו</w:t>
      </w:r>
      <w:r w:rsidRPr="0045396B">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45396B">
        <w:rPr>
          <w:rFonts w:ascii="Times New Roman" w:eastAsia="Times New Roman" w:hAnsi="Times New Roman" w:cs="David" w:hint="eastAsia"/>
          <w:sz w:val="24"/>
          <w:szCs w:val="24"/>
          <w:rtl/>
          <w:lang w:eastAsia="he-IL"/>
        </w:rPr>
        <w:t>ם</w:t>
      </w:r>
      <w:r w:rsidRPr="0045396B">
        <w:rPr>
          <w:rFonts w:ascii="Times New Roman" w:eastAsia="Times New Roman" w:hAnsi="Times New Roman" w:cs="David"/>
          <w:sz w:val="24"/>
          <w:szCs w:val="24"/>
          <w:rtl/>
          <w:lang w:eastAsia="he-IL"/>
        </w:rPr>
        <w:t xml:space="preserve">-1980 </w:t>
      </w:r>
      <w:r w:rsidRPr="0045396B">
        <w:rPr>
          <w:rFonts w:ascii="Times New Roman" w:eastAsia="Times New Roman" w:hAnsi="Times New Roman" w:cs="David" w:hint="eastAsia"/>
          <w:sz w:val="24"/>
          <w:szCs w:val="24"/>
          <w:rtl/>
          <w:lang w:eastAsia="he-IL"/>
        </w:rPr>
        <w:t>כלפי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5396B">
        <w:rPr>
          <w:rFonts w:ascii="Times New Roman" w:eastAsia="Times New Roman" w:hAnsi="Times New Roman" w:cs="David"/>
          <w:sz w:val="24"/>
          <w:szCs w:val="24"/>
          <w:rtl/>
          <w:lang w:eastAsia="he-IL"/>
        </w:rPr>
        <w:t>בגבולות אחריות של</w:t>
      </w:r>
      <w:r w:rsidRPr="0045396B">
        <w:rPr>
          <w:rFonts w:ascii="Times New Roman" w:eastAsia="Times New Roman" w:hAnsi="Times New Roman" w:cs="David" w:hint="cs"/>
          <w:sz w:val="24"/>
          <w:szCs w:val="24"/>
          <w:rtl/>
          <w:lang w:eastAsia="he-IL"/>
        </w:rPr>
        <w:t xml:space="preserve"> 20,000,000 ₪ לתובע, </w:t>
      </w:r>
      <w:r w:rsidRPr="0045396B">
        <w:rPr>
          <w:rFonts w:ascii="Times New Roman" w:eastAsia="Times New Roman" w:hAnsi="Times New Roman" w:cs="David" w:hint="eastAsia"/>
          <w:sz w:val="24"/>
          <w:szCs w:val="24"/>
          <w:rtl/>
          <w:lang w:eastAsia="he-IL"/>
        </w:rPr>
        <w:t>למקרה</w:t>
      </w:r>
      <w:r w:rsidRPr="0045396B">
        <w:rPr>
          <w:rFonts w:ascii="Times New Roman" w:eastAsia="Times New Roman" w:hAnsi="Times New Roman" w:cs="David"/>
          <w:sz w:val="24"/>
          <w:szCs w:val="24"/>
          <w:rtl/>
          <w:lang w:eastAsia="he-IL"/>
        </w:rPr>
        <w:t xml:space="preserve"> ובמצטבר ל</w:t>
      </w:r>
      <w:r w:rsidRPr="0045396B">
        <w:rPr>
          <w:rFonts w:ascii="Times New Roman" w:eastAsia="Times New Roman" w:hAnsi="Times New Roman" w:cs="David" w:hint="cs"/>
          <w:sz w:val="24"/>
          <w:szCs w:val="24"/>
          <w:rtl/>
          <w:lang w:eastAsia="he-IL"/>
        </w:rPr>
        <w:t>תקופת הביטוח</w:t>
      </w:r>
      <w:r w:rsidRPr="0045396B">
        <w:rPr>
          <w:rFonts w:ascii="Times New Roman" w:eastAsia="Times New Roman" w:hAnsi="Times New Roman" w:cs="David"/>
          <w:sz w:val="24"/>
          <w:szCs w:val="24"/>
          <w:rtl/>
          <w:lang w:eastAsia="he-IL"/>
        </w:rPr>
        <w:t xml:space="preserve">. הביטוח אינו כולל כל סייג בדבר </w:t>
      </w:r>
      <w:r w:rsidRPr="0045396B">
        <w:rPr>
          <w:rFonts w:ascii="Times New Roman" w:eastAsia="Times New Roman" w:hAnsi="Times New Roman" w:cs="David" w:hint="cs"/>
          <w:sz w:val="24"/>
          <w:szCs w:val="24"/>
          <w:rtl/>
          <w:lang w:eastAsia="he-IL"/>
        </w:rPr>
        <w:t xml:space="preserve">שעות עבודה, העסקת נוער וכן בדבר </w:t>
      </w:r>
      <w:r w:rsidRPr="0045396B">
        <w:rPr>
          <w:rFonts w:ascii="Times New Roman" w:eastAsia="Times New Roman" w:hAnsi="Times New Roman" w:cs="David"/>
          <w:sz w:val="24"/>
          <w:szCs w:val="24"/>
          <w:rtl/>
          <w:lang w:eastAsia="he-IL"/>
        </w:rPr>
        <w:t xml:space="preserve">חבות היועץ כלפי קבלנים, </w:t>
      </w:r>
      <w:r w:rsidRPr="0045396B">
        <w:rPr>
          <w:rFonts w:ascii="Times New Roman" w:eastAsia="Times New Roman" w:hAnsi="Times New Roman" w:cs="David" w:hint="eastAsia"/>
          <w:sz w:val="24"/>
          <w:szCs w:val="24"/>
          <w:rtl/>
          <w:lang w:eastAsia="he-IL"/>
        </w:rPr>
        <w:t>קבלני</w:t>
      </w:r>
      <w:r w:rsidRPr="0045396B">
        <w:rPr>
          <w:rFonts w:ascii="Times New Roman" w:eastAsia="Times New Roman" w:hAnsi="Times New Roman" w:cs="David"/>
          <w:sz w:val="24"/>
          <w:szCs w:val="24"/>
          <w:rtl/>
          <w:lang w:eastAsia="he-IL"/>
        </w:rPr>
        <w:t xml:space="preserve"> משנה ועובדיהם</w:t>
      </w:r>
      <w:r w:rsidRPr="0045396B">
        <w:rPr>
          <w:rFonts w:ascii="Times New Roman" w:eastAsia="Times New Roman" w:hAnsi="Times New Roman" w:cs="David" w:hint="cs"/>
          <w:sz w:val="24"/>
          <w:szCs w:val="24"/>
          <w:rtl/>
          <w:lang w:eastAsia="he-IL"/>
        </w:rPr>
        <w:t xml:space="preserve"> היה ויחשבו לעובדי היועץ</w:t>
      </w:r>
      <w:r w:rsidRPr="0045396B">
        <w:rPr>
          <w:rFonts w:ascii="Times New Roman" w:eastAsia="Times New Roman" w:hAnsi="Times New Roman" w:cs="David"/>
          <w:sz w:val="24"/>
          <w:szCs w:val="24"/>
          <w:rtl/>
          <w:lang w:eastAsia="he-IL"/>
        </w:rPr>
        <w:t>. הביטוח מורחב ל</w:t>
      </w:r>
      <w:r w:rsidRPr="0045396B">
        <w:rPr>
          <w:rFonts w:ascii="Times New Roman" w:eastAsia="Times New Roman" w:hAnsi="Times New Roman" w:cs="David" w:hint="cs"/>
          <w:sz w:val="24"/>
          <w:szCs w:val="24"/>
          <w:rtl/>
          <w:lang w:eastAsia="he-IL"/>
        </w:rPr>
        <w:t xml:space="preserve">שפות את החברה </w:t>
      </w:r>
      <w:r w:rsidRPr="0045396B">
        <w:rPr>
          <w:rFonts w:ascii="Times New Roman" w:eastAsia="Times New Roman" w:hAnsi="Times New Roman" w:cs="David"/>
          <w:sz w:val="24"/>
          <w:szCs w:val="24"/>
          <w:rtl/>
          <w:lang w:eastAsia="he-IL"/>
        </w:rPr>
        <w:t xml:space="preserve">היה ותיחשב למעביד של </w:t>
      </w:r>
      <w:r w:rsidRPr="0045396B">
        <w:rPr>
          <w:rFonts w:ascii="Times New Roman" w:eastAsia="Times New Roman" w:hAnsi="Times New Roman" w:cs="David" w:hint="eastAsia"/>
          <w:sz w:val="24"/>
          <w:szCs w:val="24"/>
          <w:rtl/>
          <w:lang w:eastAsia="he-IL"/>
        </w:rPr>
        <w:t>מי</w:t>
      </w:r>
      <w:r w:rsidRPr="0045396B">
        <w:rPr>
          <w:rFonts w:ascii="Times New Roman" w:eastAsia="Times New Roman" w:hAnsi="Times New Roman" w:cs="David"/>
          <w:sz w:val="24"/>
          <w:szCs w:val="24"/>
          <w:rtl/>
          <w:lang w:eastAsia="he-IL"/>
        </w:rPr>
        <w:t xml:space="preserve"> מ</w:t>
      </w:r>
      <w:r w:rsidRPr="0045396B">
        <w:rPr>
          <w:rFonts w:ascii="Times New Roman" w:eastAsia="Times New Roman" w:hAnsi="Times New Roman" w:cs="David" w:hint="cs"/>
          <w:sz w:val="24"/>
          <w:szCs w:val="24"/>
          <w:rtl/>
          <w:lang w:eastAsia="he-IL"/>
        </w:rPr>
        <w:t>עובדי</w:t>
      </w:r>
      <w:r w:rsidRPr="0045396B">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45396B">
        <w:rPr>
          <w:rFonts w:ascii="Times New Roman" w:eastAsia="Times New Roman" w:hAnsi="Times New Roman" w:cs="David" w:hint="eastAsia"/>
          <w:sz w:val="24"/>
          <w:szCs w:val="24"/>
          <w:rtl/>
          <w:lang w:eastAsia="he-IL"/>
        </w:rPr>
        <w:t>מי</w:t>
      </w:r>
      <w:r w:rsidRPr="0045396B">
        <w:rPr>
          <w:rFonts w:ascii="Times New Roman" w:eastAsia="Times New Roman" w:hAnsi="Times New Roman" w:cs="David"/>
          <w:sz w:val="24"/>
          <w:szCs w:val="24"/>
          <w:rtl/>
          <w:lang w:eastAsia="he-IL"/>
        </w:rPr>
        <w:t xml:space="preserve"> מ</w:t>
      </w:r>
      <w:r w:rsidRPr="0045396B">
        <w:rPr>
          <w:rFonts w:ascii="Times New Roman" w:eastAsia="Times New Roman" w:hAnsi="Times New Roman" w:cs="David" w:hint="cs"/>
          <w:sz w:val="24"/>
          <w:szCs w:val="24"/>
          <w:rtl/>
          <w:lang w:eastAsia="he-IL"/>
        </w:rPr>
        <w:t>עובדיו</w:t>
      </w:r>
      <w:r w:rsidRPr="0045396B">
        <w:rPr>
          <w:rFonts w:ascii="Times New Roman" w:eastAsia="Times New Roman" w:hAnsi="Times New Roman" w:cs="David"/>
          <w:sz w:val="24"/>
          <w:szCs w:val="24"/>
          <w:rtl/>
          <w:lang w:eastAsia="he-IL"/>
        </w:rPr>
        <w:t>.</w:t>
      </w:r>
    </w:p>
    <w:p w14:paraId="16C75698"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51C5CE" w14:textId="77777777" w:rsidR="0045396B" w:rsidRPr="0045396B" w:rsidRDefault="0045396B" w:rsidP="0045396B">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u w:val="single"/>
          <w:rtl/>
          <w:lang w:eastAsia="he-IL"/>
        </w:rPr>
        <w:t>ביטוח</w:t>
      </w:r>
      <w:r w:rsidRPr="0045396B">
        <w:rPr>
          <w:rFonts w:ascii="Times New Roman" w:eastAsia="Times New Roman" w:hAnsi="Times New Roman" w:cs="David"/>
          <w:sz w:val="24"/>
          <w:szCs w:val="24"/>
          <w:u w:val="single"/>
          <w:rtl/>
          <w:lang w:eastAsia="he-IL"/>
        </w:rPr>
        <w:t xml:space="preserve"> אחריות כלפי צד שלישי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מ.פ. _______________________</w:t>
      </w:r>
    </w:p>
    <w:p w14:paraId="741E5FB3" w14:textId="77777777" w:rsidR="0045396B" w:rsidRPr="0045396B" w:rsidRDefault="0045396B" w:rsidP="0045396B">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לכיסוי</w:t>
      </w:r>
      <w:r w:rsidRPr="0045396B">
        <w:rPr>
          <w:rFonts w:ascii="Times New Roman" w:eastAsia="Times New Roman" w:hAnsi="Times New Roman" w:cs="David"/>
          <w:sz w:val="24"/>
          <w:szCs w:val="24"/>
          <w:rtl/>
          <w:lang w:eastAsia="he-IL"/>
        </w:rPr>
        <w:t xml:space="preserve"> אחריות היועץ על פי דין </w:t>
      </w:r>
      <w:r w:rsidRPr="0045396B">
        <w:rPr>
          <w:rFonts w:ascii="Times New Roman" w:eastAsia="Times New Roman" w:hAnsi="Times New Roman" w:cs="David" w:hint="eastAsia"/>
          <w:sz w:val="24"/>
          <w:szCs w:val="24"/>
          <w:rtl/>
          <w:lang w:eastAsia="he-IL"/>
        </w:rPr>
        <w:t>בגין</w:t>
      </w:r>
      <w:r w:rsidRPr="0045396B">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eastAsia"/>
          <w:sz w:val="24"/>
          <w:szCs w:val="24"/>
          <w:rtl/>
          <w:lang w:eastAsia="he-IL"/>
        </w:rPr>
        <w:t>לרבות</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במפורש החברה)</w:t>
      </w:r>
      <w:r w:rsidRPr="0045396B">
        <w:rPr>
          <w:rFonts w:ascii="Times New Roman" w:eastAsia="Times New Roman" w:hAnsi="Times New Roman" w:cs="David"/>
          <w:sz w:val="24"/>
          <w:szCs w:val="24"/>
          <w:rtl/>
          <w:lang w:eastAsia="he-IL"/>
        </w:rPr>
        <w:t>, בג</w:t>
      </w:r>
      <w:r w:rsidRPr="0045396B">
        <w:rPr>
          <w:rFonts w:ascii="Times New Roman" w:eastAsia="Times New Roman" w:hAnsi="Times New Roman" w:cs="David" w:hint="eastAsia"/>
          <w:sz w:val="24"/>
          <w:szCs w:val="24"/>
          <w:rtl/>
          <w:lang w:eastAsia="he-IL"/>
        </w:rPr>
        <w:t>בולות</w:t>
      </w:r>
      <w:r w:rsidRPr="0045396B">
        <w:rPr>
          <w:rFonts w:ascii="Times New Roman" w:eastAsia="Times New Roman" w:hAnsi="Times New Roman" w:cs="David"/>
          <w:sz w:val="24"/>
          <w:szCs w:val="24"/>
          <w:rtl/>
          <w:lang w:eastAsia="he-IL"/>
        </w:rPr>
        <w:t xml:space="preserve"> אחריות בסך של </w:t>
      </w:r>
      <w:r w:rsidRPr="0045396B">
        <w:rPr>
          <w:rFonts w:ascii="Times New Roman" w:eastAsia="Times New Roman" w:hAnsi="Times New Roman" w:cs="David" w:hint="cs"/>
          <w:sz w:val="24"/>
          <w:szCs w:val="24"/>
          <w:rtl/>
          <w:lang w:eastAsia="he-IL"/>
        </w:rPr>
        <w:t>4</w:t>
      </w:r>
      <w:r w:rsidRPr="0045396B">
        <w:rPr>
          <w:rFonts w:ascii="Times New Roman" w:eastAsia="Times New Roman" w:hAnsi="Times New Roman" w:cs="David"/>
          <w:sz w:val="24"/>
          <w:szCs w:val="24"/>
          <w:rtl/>
          <w:lang w:eastAsia="he-IL"/>
        </w:rPr>
        <w:t>,000,000</w:t>
      </w:r>
      <w:r w:rsidRPr="0045396B">
        <w:rPr>
          <w:rFonts w:ascii="Times New Roman" w:eastAsia="Times New Roman" w:hAnsi="Times New Roman" w:cs="David" w:hint="cs"/>
          <w:sz w:val="24"/>
          <w:szCs w:val="24"/>
          <w:rtl/>
          <w:lang w:eastAsia="he-IL"/>
        </w:rPr>
        <w:t xml:space="preserve"> ₪ </w:t>
      </w:r>
      <w:r w:rsidRPr="0045396B">
        <w:rPr>
          <w:rFonts w:ascii="Times New Roman" w:eastAsia="Times New Roman" w:hAnsi="Times New Roman" w:cs="David"/>
          <w:sz w:val="24"/>
          <w:szCs w:val="24"/>
          <w:rtl/>
          <w:lang w:eastAsia="he-IL"/>
        </w:rPr>
        <w:t xml:space="preserve">למקרה ובמצטבר לתקופת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hint="eastAsia"/>
          <w:sz w:val="24"/>
          <w:szCs w:val="24"/>
          <w:rtl/>
          <w:lang w:eastAsia="he-IL"/>
        </w:rPr>
        <w:t>ביטוח</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הביטוח</w:t>
      </w:r>
      <w:r w:rsidRPr="0045396B">
        <w:rPr>
          <w:rFonts w:ascii="Times New Roman" w:eastAsia="Times New Roman" w:hAnsi="Times New Roman" w:cs="David"/>
          <w:sz w:val="24"/>
          <w:szCs w:val="24"/>
          <w:rtl/>
          <w:lang w:eastAsia="he-IL"/>
        </w:rPr>
        <w:t xml:space="preserve"> אינו כולל כל סייג בדבר חבות בגין וכלפי קבלנים, </w:t>
      </w:r>
      <w:r w:rsidRPr="0045396B">
        <w:rPr>
          <w:rFonts w:ascii="Times New Roman" w:eastAsia="Times New Roman" w:hAnsi="Times New Roman" w:cs="David" w:hint="eastAsia"/>
          <w:sz w:val="24"/>
          <w:szCs w:val="24"/>
          <w:rtl/>
          <w:lang w:eastAsia="he-IL"/>
        </w:rPr>
        <w:t>קבלני</w:t>
      </w:r>
      <w:r w:rsidRPr="0045396B">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5396B">
        <w:rPr>
          <w:rFonts w:ascii="Times New Roman" w:eastAsia="Times New Roman" w:hAnsi="Times New Roman" w:cs="David" w:hint="cs"/>
          <w:sz w:val="24"/>
          <w:szCs w:val="24"/>
          <w:rtl/>
          <w:lang w:eastAsia="he-IL"/>
        </w:rPr>
        <w:t xml:space="preserve">שפות את החברה בגין </w:t>
      </w:r>
      <w:r w:rsidRPr="0045396B">
        <w:rPr>
          <w:rFonts w:ascii="Times New Roman" w:eastAsia="Times New Roman" w:hAnsi="Times New Roman" w:cs="David"/>
          <w:sz w:val="24"/>
          <w:szCs w:val="24"/>
          <w:rtl/>
          <w:lang w:eastAsia="he-IL"/>
        </w:rPr>
        <w:t xml:space="preserve">אחריותה למעשי ו/או מחדלי היועץ ו/או מי מטעמו, בכפוף </w:t>
      </w:r>
      <w:r w:rsidRPr="0045396B">
        <w:rPr>
          <w:rFonts w:ascii="Times New Roman" w:eastAsia="Times New Roman" w:hAnsi="Times New Roman" w:cs="David" w:hint="eastAsia"/>
          <w:sz w:val="24"/>
          <w:szCs w:val="24"/>
          <w:rtl/>
          <w:lang w:eastAsia="he-IL"/>
        </w:rPr>
        <w:t>לסעיף</w:t>
      </w:r>
      <w:r w:rsidRPr="0045396B">
        <w:rPr>
          <w:rFonts w:ascii="Times New Roman" w:eastAsia="Times New Roman" w:hAnsi="Times New Roman" w:cs="David"/>
          <w:sz w:val="24"/>
          <w:szCs w:val="24"/>
          <w:rtl/>
          <w:lang w:eastAsia="he-IL"/>
        </w:rPr>
        <w:t xml:space="preserve"> אחריות צולבת.</w:t>
      </w:r>
    </w:p>
    <w:p w14:paraId="4C4A5D92" w14:textId="77777777" w:rsidR="0045396B" w:rsidRPr="0045396B" w:rsidRDefault="0045396B" w:rsidP="004539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5BF49A81" w14:textId="77777777" w:rsidR="0045396B" w:rsidRPr="0045396B" w:rsidRDefault="0045396B" w:rsidP="004539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51D8395A"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F1D2083"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5396B">
        <w:rPr>
          <w:rFonts w:ascii="Times New Roman" w:eastAsia="Times New Roman" w:hAnsi="Times New Roman" w:cs="David" w:hint="eastAsia"/>
          <w:b/>
          <w:bCs/>
          <w:sz w:val="24"/>
          <w:szCs w:val="24"/>
          <w:u w:val="single"/>
          <w:rtl/>
          <w:lang w:eastAsia="he-IL"/>
        </w:rPr>
        <w:t>כללי</w:t>
      </w:r>
      <w:r w:rsidRPr="0045396B">
        <w:rPr>
          <w:rFonts w:ascii="Times New Roman" w:eastAsia="Times New Roman" w:hAnsi="Times New Roman" w:cs="David"/>
          <w:b/>
          <w:bCs/>
          <w:sz w:val="24"/>
          <w:szCs w:val="24"/>
          <w:u w:val="single"/>
          <w:rtl/>
          <w:lang w:eastAsia="he-IL"/>
        </w:rPr>
        <w:t xml:space="preserve"> לכל הפוליסות</w:t>
      </w:r>
      <w:r w:rsidRPr="0045396B">
        <w:rPr>
          <w:rFonts w:ascii="Times New Roman" w:eastAsia="Times New Roman" w:hAnsi="Times New Roman" w:cs="David"/>
          <w:b/>
          <w:bCs/>
          <w:sz w:val="24"/>
          <w:szCs w:val="24"/>
          <w:rtl/>
          <w:lang w:eastAsia="he-IL"/>
        </w:rPr>
        <w:t xml:space="preserve"> </w:t>
      </w:r>
      <w:r w:rsidRPr="0045396B">
        <w:rPr>
          <w:rFonts w:ascii="Times New Roman" w:eastAsia="Times New Roman" w:hAnsi="Times New Roman" w:cs="David" w:hint="eastAsia"/>
          <w:b/>
          <w:bCs/>
          <w:sz w:val="24"/>
          <w:szCs w:val="24"/>
          <w:rtl/>
          <w:lang w:eastAsia="he-IL"/>
        </w:rPr>
        <w:t>–</w:t>
      </w:r>
      <w:r w:rsidRPr="0045396B">
        <w:rPr>
          <w:rFonts w:ascii="Times New Roman" w:eastAsia="Times New Roman" w:hAnsi="Times New Roman" w:cs="David"/>
          <w:b/>
          <w:bCs/>
          <w:sz w:val="24"/>
          <w:szCs w:val="24"/>
          <w:rtl/>
          <w:lang w:eastAsia="he-IL"/>
        </w:rPr>
        <w:t xml:space="preserve"> </w:t>
      </w:r>
    </w:p>
    <w:p w14:paraId="4B75343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6191F9"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hint="cs"/>
          <w:b/>
          <w:bCs/>
          <w:sz w:val="24"/>
          <w:szCs w:val="24"/>
          <w:rtl/>
          <w:lang w:eastAsia="he-IL"/>
        </w:rPr>
        <w:t>החברה</w:t>
      </w:r>
      <w:r w:rsidRPr="0045396B">
        <w:rPr>
          <w:rFonts w:ascii="Times New Roman" w:eastAsia="Times New Roman" w:hAnsi="Times New Roman" w:cs="David"/>
          <w:b/>
          <w:bCs/>
          <w:sz w:val="24"/>
          <w:szCs w:val="24"/>
          <w:rtl/>
          <w:lang w:eastAsia="he-IL"/>
        </w:rPr>
        <w:t>"</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לצורך</w:t>
      </w:r>
      <w:r w:rsidRPr="0045396B">
        <w:rPr>
          <w:rFonts w:ascii="Times New Roman" w:eastAsia="Times New Roman" w:hAnsi="Times New Roman" w:cs="David"/>
          <w:sz w:val="24"/>
          <w:szCs w:val="24"/>
          <w:rtl/>
          <w:lang w:eastAsia="he-IL"/>
        </w:rPr>
        <w:t xml:space="preserve"> הביטוחים הנ"</w:t>
      </w:r>
      <w:r w:rsidRPr="0045396B">
        <w:rPr>
          <w:rFonts w:ascii="Times New Roman" w:eastAsia="Times New Roman" w:hAnsi="Times New Roman" w:cs="David" w:hint="eastAsia"/>
          <w:sz w:val="24"/>
          <w:szCs w:val="24"/>
          <w:rtl/>
          <w:lang w:eastAsia="he-IL"/>
        </w:rPr>
        <w:t>ל</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ו</w:t>
      </w:r>
      <w:r w:rsidRPr="0045396B">
        <w:rPr>
          <w:rFonts w:ascii="Times New Roman" w:eastAsia="Times New Roman" w:hAnsi="Times New Roman" w:cs="David"/>
          <w:sz w:val="24"/>
          <w:szCs w:val="24"/>
          <w:rtl/>
          <w:lang w:eastAsia="he-IL"/>
        </w:rPr>
        <w:t>/או אישור זה הינ</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 xml:space="preserve"> לרבות חברת אם ו/או חברות בנות ו/או חברות שלובות</w:t>
      </w:r>
      <w:r w:rsidRPr="0045396B">
        <w:rPr>
          <w:rFonts w:ascii="Times New Roman" w:eastAsia="Times New Roman" w:hAnsi="Times New Roman" w:cs="David" w:hint="cs"/>
          <w:sz w:val="24"/>
          <w:szCs w:val="24"/>
          <w:rtl/>
          <w:lang w:eastAsia="he-IL"/>
        </w:rPr>
        <w:t xml:space="preserve"> ו/או עובדיהן ו/או מנהליהן</w:t>
      </w:r>
      <w:r w:rsidRPr="0045396B">
        <w:rPr>
          <w:rFonts w:ascii="Times New Roman" w:eastAsia="Times New Roman" w:hAnsi="Times New Roman" w:cs="David"/>
          <w:sz w:val="24"/>
          <w:szCs w:val="24"/>
          <w:rtl/>
          <w:lang w:eastAsia="he-IL"/>
        </w:rPr>
        <w:t>.</w:t>
      </w:r>
    </w:p>
    <w:p w14:paraId="3C29F5CB" w14:textId="77777777" w:rsidR="0045396B" w:rsidRPr="0045396B" w:rsidRDefault="0045396B" w:rsidP="0045396B">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30C73BA6"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66480D0B" w14:textId="77777777" w:rsidR="0045396B" w:rsidRPr="0045396B" w:rsidRDefault="0045396B" w:rsidP="0045396B">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529529C"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הננו</w:t>
      </w:r>
      <w:r w:rsidRPr="0045396B">
        <w:rPr>
          <w:rFonts w:ascii="Times New Roman" w:eastAsia="Times New Roman" w:hAnsi="Times New Roman" w:cs="David"/>
          <w:sz w:val="24"/>
          <w:szCs w:val="24"/>
          <w:rtl/>
          <w:lang w:eastAsia="he-IL"/>
        </w:rPr>
        <w:t xml:space="preserve"> מאשרים כי ידוע לנו שהאחריות </w:t>
      </w:r>
      <w:r w:rsidRPr="0045396B">
        <w:rPr>
          <w:rFonts w:ascii="Times New Roman" w:eastAsia="Times New Roman" w:hAnsi="Times New Roman" w:cs="David" w:hint="eastAsia"/>
          <w:sz w:val="24"/>
          <w:szCs w:val="24"/>
          <w:rtl/>
          <w:lang w:eastAsia="he-IL"/>
        </w:rPr>
        <w:t>לתשלום</w:t>
      </w:r>
      <w:r w:rsidRPr="0045396B">
        <w:rPr>
          <w:rFonts w:ascii="Times New Roman" w:eastAsia="Times New Roman" w:hAnsi="Times New Roman" w:cs="David"/>
          <w:sz w:val="24"/>
          <w:szCs w:val="24"/>
          <w:rtl/>
          <w:lang w:eastAsia="he-IL"/>
        </w:rPr>
        <w:t xml:space="preserve"> פרמיות הביטוח והשתתפות עצמית חלה על היועץ בלבד</w:t>
      </w:r>
      <w:r w:rsidRPr="0045396B">
        <w:rPr>
          <w:rFonts w:ascii="Times New Roman" w:eastAsia="Times New Roman" w:hAnsi="Times New Roman" w:cs="David" w:hint="cs"/>
          <w:sz w:val="24"/>
          <w:szCs w:val="24"/>
          <w:rtl/>
          <w:lang w:eastAsia="he-IL"/>
        </w:rPr>
        <w:t>, ובשום מקרה לא על החברה</w:t>
      </w:r>
      <w:r w:rsidRPr="0045396B">
        <w:rPr>
          <w:rFonts w:ascii="Times New Roman" w:eastAsia="Times New Roman" w:hAnsi="Times New Roman" w:cs="David"/>
          <w:sz w:val="24"/>
          <w:szCs w:val="24"/>
          <w:rtl/>
          <w:lang w:eastAsia="he-IL"/>
        </w:rPr>
        <w:t>.</w:t>
      </w:r>
    </w:p>
    <w:p w14:paraId="4D530EED"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707570"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45396B">
        <w:rPr>
          <w:rFonts w:ascii="Times New Roman" w:eastAsia="Times New Roman" w:hAnsi="Times New Roman" w:cs="David" w:hint="eastAsia"/>
          <w:sz w:val="24"/>
          <w:szCs w:val="24"/>
          <w:rtl/>
          <w:lang w:eastAsia="he-IL"/>
        </w:rPr>
        <w:t>הננו</w:t>
      </w:r>
      <w:r w:rsidRPr="0045396B">
        <w:rPr>
          <w:rFonts w:ascii="Times New Roman" w:eastAsia="Times New Roman" w:hAnsi="Times New Roman" w:cs="David"/>
          <w:sz w:val="24"/>
          <w:szCs w:val="24"/>
          <w:rtl/>
          <w:lang w:eastAsia="he-IL"/>
        </w:rPr>
        <w:t xml:space="preserve"> מאשרים כי כל הביטוחים הנ"</w:t>
      </w:r>
      <w:r w:rsidRPr="0045396B">
        <w:rPr>
          <w:rFonts w:ascii="Times New Roman" w:eastAsia="Times New Roman" w:hAnsi="Times New Roman" w:cs="David" w:hint="eastAsia"/>
          <w:sz w:val="24"/>
          <w:szCs w:val="24"/>
          <w:rtl/>
          <w:lang w:eastAsia="he-IL"/>
        </w:rPr>
        <w:t>ל</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הינם</w:t>
      </w:r>
      <w:r w:rsidRPr="0045396B">
        <w:rPr>
          <w:rFonts w:ascii="Times New Roman" w:eastAsia="Times New Roman" w:hAnsi="Times New Roman" w:cs="David"/>
          <w:sz w:val="24"/>
          <w:szCs w:val="24"/>
          <w:rtl/>
          <w:lang w:eastAsia="he-IL"/>
        </w:rPr>
        <w:t xml:space="preserve"> ראשוניים וקודמים לכל ביטוח הנערך על ידי </w:t>
      </w:r>
      <w:r w:rsidRPr="0045396B">
        <w:rPr>
          <w:rFonts w:ascii="Times New Roman" w:eastAsia="Times New Roman" w:hAnsi="Times New Roman" w:cs="David" w:hint="cs"/>
          <w:sz w:val="24"/>
          <w:szCs w:val="24"/>
          <w:rtl/>
          <w:lang w:eastAsia="he-IL"/>
        </w:rPr>
        <w:t>החברה</w:t>
      </w:r>
      <w:r w:rsidRPr="0045396B">
        <w:rPr>
          <w:rFonts w:ascii="Times New Roman" w:eastAsia="Times New Roman" w:hAnsi="Times New Roman" w:cs="David"/>
          <w:sz w:val="24"/>
          <w:szCs w:val="24"/>
          <w:rtl/>
          <w:lang w:eastAsia="he-IL"/>
        </w:rPr>
        <w:t xml:space="preserve"> ו/או לטובתה, ואנו מוותרים על </w:t>
      </w:r>
      <w:r w:rsidRPr="0045396B">
        <w:rPr>
          <w:rFonts w:ascii="Times New Roman" w:eastAsia="Times New Roman" w:hAnsi="Times New Roman" w:cs="David" w:hint="eastAsia"/>
          <w:sz w:val="24"/>
          <w:szCs w:val="24"/>
          <w:rtl/>
          <w:lang w:eastAsia="he-IL"/>
        </w:rPr>
        <w:t>כל</w:t>
      </w:r>
      <w:r w:rsidRPr="0045396B">
        <w:rPr>
          <w:rFonts w:ascii="Times New Roman" w:eastAsia="Times New Roman" w:hAnsi="Times New Roman" w:cs="David"/>
          <w:sz w:val="24"/>
          <w:szCs w:val="24"/>
          <w:rtl/>
          <w:lang w:eastAsia="he-IL"/>
        </w:rPr>
        <w:t xml:space="preserve"> טענה ו/או דרישה ו/או תביעה בדבר שיתוף ביטוחי </w:t>
      </w:r>
      <w:r w:rsidRPr="0045396B">
        <w:rPr>
          <w:rFonts w:ascii="Times New Roman" w:eastAsia="Times New Roman" w:hAnsi="Times New Roman" w:cs="David" w:hint="cs"/>
          <w:sz w:val="24"/>
          <w:szCs w:val="24"/>
          <w:rtl/>
          <w:lang w:eastAsia="he-IL"/>
        </w:rPr>
        <w:t>החברה</w:t>
      </w:r>
      <w:r w:rsidRPr="0045396B">
        <w:rPr>
          <w:rFonts w:ascii="Times New Roman" w:eastAsia="Times New Roman" w:hAnsi="Times New Roman" w:cs="David"/>
          <w:sz w:val="24"/>
          <w:szCs w:val="24"/>
          <w:rtl/>
          <w:lang w:eastAsia="he-IL"/>
        </w:rPr>
        <w:t>.</w:t>
      </w:r>
    </w:p>
    <w:p w14:paraId="23560D46" w14:textId="77777777" w:rsidR="0045396B" w:rsidRPr="0045396B" w:rsidRDefault="0045396B" w:rsidP="0045396B">
      <w:pPr>
        <w:spacing w:before="0" w:beforeAutospacing="0" w:after="0" w:afterAutospacing="0" w:line="360" w:lineRule="auto"/>
        <w:ind w:left="720"/>
        <w:rPr>
          <w:rFonts w:ascii="Times New Roman" w:eastAsia="Times New Roman" w:hAnsi="Times New Roman" w:cs="David"/>
          <w:sz w:val="24"/>
          <w:szCs w:val="24"/>
          <w:rtl/>
        </w:rPr>
      </w:pPr>
    </w:p>
    <w:p w14:paraId="37480A20"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61B9435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595905" w14:textId="77777777" w:rsidR="0045396B" w:rsidRPr="0045396B" w:rsidRDefault="0045396B" w:rsidP="0045396B">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sz w:val="24"/>
          <w:szCs w:val="24"/>
          <w:rtl/>
          <w:lang w:eastAsia="he-IL"/>
        </w:rPr>
        <w:t>הננו</w:t>
      </w:r>
      <w:r w:rsidRPr="0045396B">
        <w:rPr>
          <w:rFonts w:ascii="Times New Roman" w:eastAsia="Times New Roman" w:hAnsi="Times New Roman" w:cs="David"/>
          <w:sz w:val="24"/>
          <w:szCs w:val="24"/>
          <w:rtl/>
          <w:lang w:eastAsia="he-IL"/>
        </w:rPr>
        <w:t xml:space="preserve"> מתחייבים כי הביטוחים הנ"</w:t>
      </w:r>
      <w:r w:rsidRPr="0045396B">
        <w:rPr>
          <w:rFonts w:ascii="Times New Roman" w:eastAsia="Times New Roman" w:hAnsi="Times New Roman" w:cs="David" w:hint="eastAsia"/>
          <w:sz w:val="24"/>
          <w:szCs w:val="24"/>
          <w:rtl/>
          <w:lang w:eastAsia="he-IL"/>
        </w:rPr>
        <w:t>ל</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eastAsia"/>
          <w:sz w:val="24"/>
          <w:szCs w:val="24"/>
          <w:rtl/>
          <w:lang w:eastAsia="he-IL"/>
        </w:rPr>
        <w:t>לא</w:t>
      </w:r>
      <w:r w:rsidRPr="0045396B">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5396B">
        <w:rPr>
          <w:rFonts w:ascii="Times New Roman" w:eastAsia="Times New Roman" w:hAnsi="Times New Roman" w:cs="David" w:hint="cs"/>
          <w:sz w:val="24"/>
          <w:szCs w:val="24"/>
          <w:rtl/>
          <w:lang w:eastAsia="he-IL"/>
        </w:rPr>
        <w:t>לחברה</w:t>
      </w:r>
      <w:r w:rsidRPr="0045396B">
        <w:rPr>
          <w:rFonts w:ascii="Times New Roman" w:eastAsia="Times New Roman" w:hAnsi="Times New Roman" w:cs="David"/>
          <w:sz w:val="24"/>
          <w:szCs w:val="24"/>
          <w:rtl/>
          <w:lang w:eastAsia="he-IL"/>
        </w:rPr>
        <w:t xml:space="preserve">, בכתב, </w:t>
      </w:r>
      <w:r w:rsidRPr="0045396B">
        <w:rPr>
          <w:rFonts w:ascii="Times New Roman" w:eastAsia="Times New Roman" w:hAnsi="Times New Roman" w:cs="David" w:hint="eastAsia"/>
          <w:sz w:val="24"/>
          <w:szCs w:val="24"/>
          <w:rtl/>
          <w:lang w:eastAsia="he-IL"/>
        </w:rPr>
        <w:t>בדואר</w:t>
      </w:r>
      <w:r w:rsidRPr="0045396B">
        <w:rPr>
          <w:rFonts w:ascii="Times New Roman" w:eastAsia="Times New Roman" w:hAnsi="Times New Roman" w:cs="David"/>
          <w:sz w:val="24"/>
          <w:szCs w:val="24"/>
          <w:rtl/>
          <w:lang w:eastAsia="he-IL"/>
        </w:rPr>
        <w:t xml:space="preserve"> רשום.</w:t>
      </w:r>
    </w:p>
    <w:p w14:paraId="4DB8C45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505DC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2A428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eastAsia"/>
          <w:bCs/>
          <w:sz w:val="24"/>
          <w:szCs w:val="24"/>
          <w:rtl/>
          <w:lang w:eastAsia="he-IL"/>
        </w:rPr>
        <w:t>אישורנו</w:t>
      </w:r>
      <w:r w:rsidRPr="0045396B">
        <w:rPr>
          <w:rFonts w:ascii="Times New Roman" w:eastAsia="Times New Roman" w:hAnsi="Times New Roman" w:cs="David"/>
          <w:bCs/>
          <w:sz w:val="24"/>
          <w:szCs w:val="24"/>
          <w:rtl/>
          <w:lang w:eastAsia="he-IL"/>
        </w:rPr>
        <w:t xml:space="preserve"> זה הינו בכפוף לתנאי </w:t>
      </w:r>
      <w:r w:rsidRPr="0045396B">
        <w:rPr>
          <w:rFonts w:ascii="Times New Roman" w:eastAsia="Times New Roman" w:hAnsi="Times New Roman" w:cs="David" w:hint="eastAsia"/>
          <w:bCs/>
          <w:sz w:val="24"/>
          <w:szCs w:val="24"/>
          <w:rtl/>
          <w:lang w:eastAsia="he-IL"/>
        </w:rPr>
        <w:t>פוליסות</w:t>
      </w:r>
      <w:r w:rsidRPr="0045396B">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2248225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596A5F"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529C6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46BF6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28F3A2"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17704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3C541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73354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CF9160"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08ECA3"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6AFE1C"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A34A4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65FC15"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lang w:eastAsia="he-IL"/>
        </w:rPr>
      </w:pPr>
    </w:p>
    <w:p w14:paraId="0D848D7F"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______________</w:t>
      </w:r>
      <w:r w:rsidRPr="0045396B">
        <w:rPr>
          <w:rFonts w:ascii="Times New Roman" w:eastAsia="Times New Roman" w:hAnsi="Times New Roman" w:cs="David"/>
          <w:sz w:val="24"/>
          <w:szCs w:val="24"/>
          <w:rtl/>
          <w:lang w:eastAsia="he-IL"/>
        </w:rPr>
        <w:tab/>
        <w:t>______________</w:t>
      </w:r>
      <w:r w:rsidRPr="0045396B">
        <w:rPr>
          <w:rFonts w:ascii="Times New Roman" w:eastAsia="Times New Roman" w:hAnsi="Times New Roman" w:cs="David"/>
          <w:sz w:val="24"/>
          <w:szCs w:val="24"/>
          <w:rtl/>
          <w:lang w:eastAsia="he-IL"/>
        </w:rPr>
        <w:tab/>
        <w:t>______________</w:t>
      </w:r>
      <w:r w:rsidRPr="0045396B">
        <w:rPr>
          <w:rFonts w:ascii="Times New Roman" w:eastAsia="Times New Roman" w:hAnsi="Times New Roman" w:cs="David"/>
          <w:sz w:val="24"/>
          <w:szCs w:val="24"/>
          <w:rtl/>
          <w:lang w:eastAsia="he-IL"/>
        </w:rPr>
        <w:tab/>
        <w:t>______________</w:t>
      </w:r>
    </w:p>
    <w:p w14:paraId="3134E8C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(חותמת </w:t>
      </w:r>
      <w:r w:rsidRPr="0045396B">
        <w:rPr>
          <w:rFonts w:ascii="Times New Roman" w:eastAsia="Times New Roman" w:hAnsi="Times New Roman" w:cs="David" w:hint="eastAsia"/>
          <w:sz w:val="24"/>
          <w:szCs w:val="24"/>
          <w:rtl/>
          <w:lang w:eastAsia="he-IL"/>
        </w:rPr>
        <w:t>המבטח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(חתימת המבטח)</w:t>
      </w:r>
      <w:r w:rsidRPr="0045396B">
        <w:rPr>
          <w:rFonts w:ascii="Times New Roman" w:eastAsia="Times New Roman" w:hAnsi="Times New Roman" w:cs="David"/>
          <w:sz w:val="24"/>
          <w:szCs w:val="24"/>
          <w:rtl/>
          <w:lang w:eastAsia="he-IL"/>
        </w:rPr>
        <w:tab/>
        <w:t>(שם החותם)</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rtl/>
          <w:lang w:eastAsia="he-IL"/>
        </w:rPr>
        <w:tab/>
        <w:t xml:space="preserve">(תפקיד החותם) </w:t>
      </w:r>
    </w:p>
    <w:p w14:paraId="55D2D124"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3AE2A6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9E2AA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D6419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F9E6B2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B80E32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97F76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FC3F1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20DCA3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613B74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D6A54F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34B4A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A87FCD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DFC6BE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7C51B1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נספח ח'</w:t>
      </w:r>
    </w:p>
    <w:p w14:paraId="4FAC4F50"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206B9EBC"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5BB550A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E35BD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0E477D7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A5B5D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5B3EEBD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7EADAB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27D68EF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37F27F"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165EDEA3"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508FC74A"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36DD44F0"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1AA89F8"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67BE6AD"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A4D7728"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48E0FA1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9E840C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09804F"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2D8C402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884D4E7"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1AE8947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6795288B"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4151F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44F3033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CE560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3BC8161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0604B41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7D7CDB1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39EE2FA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01A66D3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68B97BA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2EC97BE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02A22D4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לדומא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22AEA0C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5BCD4A"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7CDF612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09FFEA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34F7FC9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28A21D1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6E4325A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2108E5F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6D6A19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1A68EF5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46B304F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CD27D8D"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122773C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E923054"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1954CA7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64E87A7E"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45B01B40"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10123A2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264E6E3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29E82C9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4B02B40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אלומיניום עקרוניים (תוכניות ייצור יוכנו ע"י היצרן, יבוקרו ויאושרו ע"י המתכנן) כולל חזיתות כניסה ותיבות דואר.</w:t>
      </w:r>
    </w:p>
    <w:p w14:paraId="41C16C5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346588B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sz w:val="20"/>
          <w:szCs w:val="24"/>
          <w:rtl/>
          <w:lang w:eastAsia="he-IL"/>
        </w:rPr>
        <w:tab/>
        <w:t>פרטי גמר סיפים ושיפולים בחדרי מדרגות.</w:t>
      </w:r>
    </w:p>
    <w:p w14:paraId="3639AE4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DE02B5E"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7BEC90D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3D7E2E59"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2CC4F1DD"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1A7F637C"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418485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529CFA1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B332A2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24E6212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B925ACA"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28B1C2C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46898257"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245A12BB"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2E8D6295"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010BAF05"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84611D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7326E90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C59B63" w14:textId="77777777" w:rsidR="0045396B" w:rsidRPr="0045396B" w:rsidRDefault="0045396B" w:rsidP="0045396B">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5396B">
        <w:rPr>
          <w:rFonts w:ascii="Times New Roman" w:eastAsia="Times New Roman" w:hAnsi="Times New Roman" w:cs="David" w:hint="cs"/>
          <w:b/>
          <w:bCs/>
          <w:sz w:val="20"/>
          <w:szCs w:val="24"/>
          <w:u w:val="single"/>
          <w:rtl/>
          <w:lang w:eastAsia="he-IL"/>
        </w:rPr>
        <w:t>נספח "ט"</w:t>
      </w:r>
    </w:p>
    <w:p w14:paraId="55E6FE81"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9BE7707"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AE90B0E"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59E4D1"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ABD967"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C01617"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לכבוד :</w:t>
      </w:r>
    </w:p>
    <w:p w14:paraId="5B1C49BE" w14:textId="53F33424" w:rsidR="0045396B" w:rsidRPr="0045396B" w:rsidRDefault="0045396B" w:rsidP="0045396B">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del w:id="232" w:author="Meryl Etman" w:date="2019-01-06T15:58:00Z">
        <w:r w:rsidRPr="0045396B" w:rsidDel="00D950D5">
          <w:rPr>
            <w:rFonts w:ascii="Times New Roman" w:eastAsia="Times New Roman" w:hAnsi="Times New Roman" w:cs="David"/>
            <w:color w:val="008000"/>
            <w:sz w:val="24"/>
            <w:szCs w:val="24"/>
            <w:lang w:eastAsia="he-IL"/>
          </w:rPr>
          <w:delText>&lt;@@TzadAName@@&gt;</w:delText>
        </w:r>
      </w:del>
      <w:ins w:id="233" w:author="Meryl Etman" w:date="2019-01-06T15:58:00Z">
        <w:r w:rsidR="00D950D5">
          <w:rPr>
            <w:rFonts w:ascii="Times New Roman" w:eastAsia="Times New Roman" w:hAnsi="Times New Roman" w:cs="David"/>
            <w:color w:val="008000"/>
            <w:sz w:val="24"/>
            <w:szCs w:val="24"/>
            <w:rtl/>
            <w:lang w:eastAsia="he-IL"/>
          </w:rPr>
          <w:t>א.מ.ד.ס מחיר למשתכן</w:t>
        </w:r>
      </w:ins>
      <w:r w:rsidRPr="0045396B">
        <w:rPr>
          <w:rFonts w:ascii="Times New Roman" w:eastAsia="Times New Roman" w:hAnsi="Times New Roman" w:cs="David" w:hint="cs"/>
          <w:color w:val="008000"/>
          <w:sz w:val="24"/>
          <w:szCs w:val="24"/>
          <w:rtl/>
          <w:lang w:eastAsia="he-IL"/>
        </w:rPr>
        <w:br/>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hint="cs"/>
          <w:sz w:val="24"/>
          <w:szCs w:val="24"/>
          <w:u w:val="single"/>
          <w:rtl/>
          <w:lang w:eastAsia="he-IL"/>
        </w:rPr>
        <w:t>המזמין</w:t>
      </w:r>
      <w:r w:rsidRPr="0045396B">
        <w:rPr>
          <w:rFonts w:ascii="Times New Roman" w:eastAsia="Times New Roman" w:hAnsi="Times New Roman" w:cs="David" w:hint="cs"/>
          <w:sz w:val="24"/>
          <w:szCs w:val="24"/>
          <w:rtl/>
          <w:lang w:eastAsia="he-IL"/>
        </w:rPr>
        <w:t>)</w:t>
      </w:r>
    </w:p>
    <w:p w14:paraId="6745F29C"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793CCB"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1DDD5D"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C1F34E"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9FD75B" w14:textId="1E487C6A" w:rsidR="0045396B" w:rsidRPr="0045396B" w:rsidRDefault="0045396B" w:rsidP="00D950D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5396B">
        <w:rPr>
          <w:rFonts w:ascii="Times New Roman" w:eastAsia="Times New Roman" w:hAnsi="Times New Roman" w:cs="David" w:hint="cs"/>
          <w:sz w:val="24"/>
          <w:szCs w:val="24"/>
          <w:rtl/>
          <w:lang w:eastAsia="he-IL"/>
        </w:rPr>
        <w:t xml:space="preserve">אני הח"מ </w:t>
      </w:r>
      <w:del w:id="234" w:author="Meryl Etman" w:date="2019-01-06T15:59:00Z">
        <w:r w:rsidRPr="0045396B" w:rsidDel="00D950D5">
          <w:rPr>
            <w:rFonts w:ascii="Times New Roman" w:eastAsia="Times New Roman" w:hAnsi="Times New Roman" w:cs="David"/>
            <w:color w:val="008000"/>
            <w:sz w:val="24"/>
            <w:szCs w:val="24"/>
            <w:lang w:eastAsia="he-IL"/>
          </w:rPr>
          <w:delText>&lt;@@TzadbName@@&gt;</w:delText>
        </w:r>
        <w:r w:rsidRPr="0045396B" w:rsidDel="00D950D5">
          <w:rPr>
            <w:rFonts w:ascii="Times New Roman" w:eastAsia="Times New Roman" w:hAnsi="Times New Roman" w:cs="David" w:hint="cs"/>
            <w:bCs/>
            <w:color w:val="008000"/>
            <w:sz w:val="24"/>
            <w:szCs w:val="24"/>
            <w:rtl/>
            <w:lang w:eastAsia="he-IL"/>
          </w:rPr>
          <w:delText xml:space="preserve"> </w:delText>
        </w:r>
      </w:del>
      <w:ins w:id="235" w:author="Meryl Etman" w:date="2019-01-06T15:59:00Z">
        <w:r w:rsidR="00D950D5">
          <w:rPr>
            <w:rFonts w:ascii="Times New Roman" w:eastAsia="Times New Roman" w:hAnsi="Times New Roman" w:cs="David"/>
            <w:color w:val="008000"/>
            <w:sz w:val="24"/>
            <w:szCs w:val="24"/>
            <w:rtl/>
            <w:lang w:eastAsia="he-IL"/>
          </w:rPr>
          <w:t>ליאורה ניב אדריכלות ועיצוב פנים בע"מ</w:t>
        </w:r>
      </w:ins>
      <w:ins w:id="236" w:author="Meryl Etman" w:date="2019-01-06T16:02:00Z">
        <w:r w:rsidR="00D950D5">
          <w:rPr>
            <w:rFonts w:ascii="Times New Roman" w:eastAsia="Times New Roman" w:hAnsi="Times New Roman" w:cs="David" w:hint="cs"/>
            <w:color w:val="008000"/>
            <w:sz w:val="24"/>
            <w:szCs w:val="24"/>
            <w:rtl/>
            <w:lang w:eastAsia="he-IL"/>
          </w:rPr>
          <w:t xml:space="preserve"> </w:t>
        </w:r>
      </w:ins>
      <w:r w:rsidRPr="0045396B">
        <w:rPr>
          <w:rFonts w:ascii="Times New Roman" w:eastAsia="Times New Roman" w:hAnsi="Times New Roman" w:cs="David" w:hint="cs"/>
          <w:sz w:val="24"/>
          <w:szCs w:val="24"/>
          <w:rtl/>
          <w:lang w:eastAsia="he-IL"/>
        </w:rPr>
        <w:t>לאחר שבדקתי את העבודות שבוצעו ב</w:t>
      </w:r>
      <w:del w:id="237" w:author="Meryl Etman" w:date="2019-01-06T16:02:00Z">
        <w:r w:rsidRPr="0045396B" w:rsidDel="00D950D5">
          <w:rPr>
            <w:rFonts w:ascii="Times New Roman" w:eastAsia="Times New Roman" w:hAnsi="Times New Roman" w:cs="David" w:hint="cs"/>
            <w:sz w:val="24"/>
            <w:szCs w:val="24"/>
            <w:rtl/>
            <w:lang w:eastAsia="he-IL"/>
          </w:rPr>
          <w:delText xml:space="preserve">- </w:delText>
        </w:r>
        <w:r w:rsidRPr="0045396B" w:rsidDel="00D950D5">
          <w:rPr>
            <w:rFonts w:ascii="Times New Roman" w:eastAsia="Times New Roman" w:hAnsi="Times New Roman" w:cs="David"/>
            <w:color w:val="008000"/>
            <w:sz w:val="24"/>
            <w:szCs w:val="24"/>
            <w:lang w:eastAsia="he-IL"/>
          </w:rPr>
          <w:delText>&lt;@@SiteID@@&gt;</w:delText>
        </w:r>
      </w:del>
      <w:ins w:id="238" w:author="Meryl Etman" w:date="2019-01-06T16:02:00Z">
        <w:r w:rsidR="00D950D5">
          <w:rPr>
            <w:rFonts w:ascii="Times New Roman" w:eastAsia="Times New Roman" w:hAnsi="Times New Roman" w:cs="David" w:hint="cs"/>
            <w:sz w:val="24"/>
            <w:szCs w:val="24"/>
            <w:rtl/>
            <w:lang w:eastAsia="he-IL"/>
          </w:rPr>
          <w:t xml:space="preserve">סביוני שהם </w:t>
        </w:r>
        <w:r w:rsidR="00D950D5">
          <w:rPr>
            <w:rFonts w:ascii="Times New Roman" w:eastAsia="Times New Roman" w:hAnsi="Times New Roman" w:cs="David"/>
            <w:sz w:val="24"/>
            <w:szCs w:val="24"/>
            <w:rtl/>
            <w:lang w:eastAsia="he-IL"/>
          </w:rPr>
          <w:t>–</w:t>
        </w:r>
        <w:r w:rsidR="00D950D5">
          <w:rPr>
            <w:rFonts w:ascii="Times New Roman" w:eastAsia="Times New Roman" w:hAnsi="Times New Roman" w:cs="David" w:hint="cs"/>
            <w:sz w:val="24"/>
            <w:szCs w:val="24"/>
            <w:rtl/>
            <w:lang w:eastAsia="he-IL"/>
          </w:rPr>
          <w:t xml:space="preserve"> מחיר למשתכן </w:t>
        </w:r>
      </w:ins>
      <w:r w:rsidRPr="0045396B">
        <w:rPr>
          <w:rFonts w:ascii="Times New Roman" w:eastAsia="Times New Roman" w:hAnsi="Times New Roman" w:cs="David" w:hint="cs"/>
          <w:sz w:val="24"/>
          <w:szCs w:val="24"/>
          <w:rtl/>
          <w:lang w:eastAsia="he-IL"/>
        </w:rPr>
        <w:t>בקשר עם</w:t>
      </w:r>
      <w:r w:rsidRPr="0045396B">
        <w:rPr>
          <w:rFonts w:ascii="Times New Roman" w:eastAsia="Times New Roman" w:hAnsi="Times New Roman" w:cs="David" w:hint="cs"/>
          <w:color w:val="008000"/>
          <w:sz w:val="24"/>
          <w:szCs w:val="24"/>
          <w:rtl/>
          <w:lang w:eastAsia="he-IL"/>
        </w:rPr>
        <w:t xml:space="preserve"> </w:t>
      </w:r>
      <w:del w:id="239" w:author="Meryl Etman" w:date="2019-01-06T16:04:00Z">
        <w:r w:rsidRPr="0045396B" w:rsidDel="00D950D5">
          <w:rPr>
            <w:rFonts w:ascii="Times New Roman" w:eastAsia="Times New Roman" w:hAnsi="Times New Roman" w:cs="David" w:hint="cs"/>
            <w:color w:val="008000"/>
            <w:sz w:val="24"/>
            <w:szCs w:val="24"/>
            <w:rtl/>
          </w:rPr>
          <w:delText>&lt;@@</w:delText>
        </w:r>
        <w:r w:rsidRPr="0045396B" w:rsidDel="00D950D5">
          <w:rPr>
            <w:rFonts w:ascii="Times New Roman" w:eastAsia="Times New Roman" w:hAnsi="Times New Roman" w:cs="David"/>
            <w:color w:val="008000"/>
            <w:sz w:val="24"/>
            <w:szCs w:val="24"/>
          </w:rPr>
          <w:delText>Adress</w:delText>
        </w:r>
        <w:r w:rsidRPr="0045396B" w:rsidDel="00D950D5">
          <w:rPr>
            <w:rFonts w:ascii="Times New Roman" w:eastAsia="Times New Roman" w:hAnsi="Times New Roman" w:cs="David" w:hint="cs"/>
            <w:color w:val="008000"/>
            <w:sz w:val="24"/>
            <w:szCs w:val="24"/>
            <w:rtl/>
          </w:rPr>
          <w:delText>@@&gt;</w:delText>
        </w:r>
      </w:del>
      <w:ins w:id="240" w:author="Meryl Etman" w:date="2019-01-06T16:04:00Z">
        <w:r w:rsidR="00D950D5">
          <w:rPr>
            <w:rFonts w:ascii="Times New Roman" w:eastAsia="Times New Roman" w:hAnsi="Times New Roman" w:cs="David" w:hint="cs"/>
            <w:color w:val="008000"/>
            <w:sz w:val="24"/>
            <w:szCs w:val="24"/>
            <w:rtl/>
          </w:rPr>
          <w:t>תכנון עיצוב פנים</w:t>
        </w:r>
      </w:ins>
      <w:del w:id="241" w:author="Meryl Etman" w:date="2019-01-06T16:04:00Z">
        <w:r w:rsidRPr="0045396B" w:rsidDel="00D950D5">
          <w:rPr>
            <w:rFonts w:ascii="Times New Roman" w:eastAsia="Times New Roman" w:hAnsi="Times New Roman" w:cs="David" w:hint="cs"/>
            <w:color w:val="008000"/>
            <w:sz w:val="24"/>
            <w:szCs w:val="24"/>
            <w:rtl/>
            <w:lang w:eastAsia="he-IL"/>
          </w:rPr>
          <w:delText xml:space="preserve"> </w:delText>
        </w:r>
      </w:del>
      <w:r w:rsidRPr="0045396B">
        <w:rPr>
          <w:rFonts w:ascii="Times New Roman" w:eastAsia="Times New Roman" w:hAnsi="Times New Roman" w:cs="David" w:hint="cs"/>
          <w:sz w:val="24"/>
          <w:szCs w:val="24"/>
          <w:rtl/>
          <w:lang w:eastAsia="he-IL"/>
        </w:rPr>
        <w:t>, מאשר בזאת שהעבודות הנ"ל בוצעו והושלמו בהתאם להנחיות</w:t>
      </w:r>
      <w:ins w:id="242" w:author="Meryl Etman" w:date="2019-01-06T16:14:00Z">
        <w:r w:rsidR="00A32C83">
          <w:rPr>
            <w:rFonts w:ascii="Times New Roman" w:eastAsia="Times New Roman" w:hAnsi="Times New Roman" w:cs="David" w:hint="cs"/>
            <w:sz w:val="24"/>
            <w:szCs w:val="24"/>
            <w:rtl/>
            <w:lang w:eastAsia="he-IL"/>
          </w:rPr>
          <w:t>י</w:t>
        </w:r>
      </w:ins>
      <w:r w:rsidRPr="0045396B">
        <w:rPr>
          <w:rFonts w:ascii="Times New Roman" w:eastAsia="Times New Roman" w:hAnsi="Times New Roman" w:cs="David" w:hint="cs"/>
          <w:sz w:val="24"/>
          <w:szCs w:val="24"/>
          <w:rtl/>
          <w:lang w:eastAsia="he-IL"/>
        </w:rPr>
        <w:t>י, לתכניות</w:t>
      </w:r>
      <w:ins w:id="243" w:author="Meryl Etman" w:date="2019-01-06T16:14:00Z">
        <w:r w:rsidR="00A32C83">
          <w:rPr>
            <w:rFonts w:ascii="Times New Roman" w:eastAsia="Times New Roman" w:hAnsi="Times New Roman" w:cs="David" w:hint="cs"/>
            <w:sz w:val="24"/>
            <w:szCs w:val="24"/>
            <w:rtl/>
            <w:lang w:eastAsia="he-IL"/>
          </w:rPr>
          <w:t>י</w:t>
        </w:r>
      </w:ins>
      <w:r w:rsidRPr="0045396B">
        <w:rPr>
          <w:rFonts w:ascii="Times New Roman" w:eastAsia="Times New Roman" w:hAnsi="Times New Roman" w:cs="David" w:hint="cs"/>
          <w:sz w:val="24"/>
          <w:szCs w:val="24"/>
          <w:rtl/>
          <w:lang w:eastAsia="he-IL"/>
        </w:rPr>
        <w:t>י, בהתאם</w:t>
      </w:r>
      <w:r w:rsidRPr="0045396B">
        <w:rPr>
          <w:rFonts w:ascii="Times New Roman" w:eastAsia="Times New Roman" w:hAnsi="Times New Roman" w:cs="David" w:hint="cs"/>
          <w:sz w:val="20"/>
          <w:szCs w:val="24"/>
          <w:rtl/>
          <w:lang w:eastAsia="he-IL"/>
        </w:rPr>
        <w:t xml:space="preserve"> לתקנים מחייבים ולשביעות רצוני.</w:t>
      </w:r>
    </w:p>
    <w:p w14:paraId="1115A251" w14:textId="77777777" w:rsidR="0045396B" w:rsidRPr="0045396B" w:rsidRDefault="0045396B" w:rsidP="0045396B">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600B241"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C31D43"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466F47"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27CBC3" w14:textId="77777777" w:rsidR="0045396B" w:rsidRPr="0045396B" w:rsidRDefault="0045396B" w:rsidP="004539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C0D0ED" w14:textId="77777777" w:rsidR="0045396B" w:rsidRDefault="0045396B" w:rsidP="0045396B">
      <w:pPr>
        <w:widowControl w:val="0"/>
        <w:tabs>
          <w:tab w:val="center" w:pos="6920"/>
        </w:tabs>
        <w:spacing w:before="0" w:beforeAutospacing="0" w:after="0" w:afterAutospacing="0" w:line="240" w:lineRule="auto"/>
        <w:ind w:left="84" w:right="84" w:hanging="720"/>
        <w:jc w:val="both"/>
        <w:rPr>
          <w:ins w:id="244" w:author="Meryl Etman" w:date="2019-01-06T16:14:00Z"/>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בכבוד רב,</w:t>
      </w:r>
    </w:p>
    <w:p w14:paraId="63E8A564" w14:textId="77777777" w:rsidR="00A32C83" w:rsidRPr="0045396B" w:rsidRDefault="00A32C83" w:rsidP="0045396B">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hint="cs"/>
          <w:sz w:val="20"/>
          <w:szCs w:val="24"/>
          <w:rtl/>
          <w:lang w:eastAsia="he-IL"/>
        </w:rPr>
      </w:pPr>
      <w:bookmarkStart w:id="245" w:name="_GoBack"/>
      <w:bookmarkEnd w:id="245"/>
    </w:p>
    <w:p w14:paraId="691C132D" w14:textId="5B83A1F2" w:rsidR="0045396B" w:rsidRPr="0045396B" w:rsidRDefault="00A32C83" w:rsidP="0045396B">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lang w:eastAsia="he-IL"/>
        </w:rPr>
      </w:pPr>
      <w:ins w:id="246" w:author="Meryl Etman" w:date="2019-01-06T16:14:00Z">
        <w:r>
          <w:rPr>
            <w:rFonts w:ascii="Times New Roman" w:eastAsia="Times New Roman" w:hAnsi="Times New Roman" w:cs="David"/>
            <w:color w:val="008000"/>
            <w:sz w:val="24"/>
            <w:szCs w:val="24"/>
            <w:lang w:eastAsia="he-IL"/>
          </w:rPr>
          <w:t xml:space="preserve">                   </w:t>
        </w:r>
      </w:ins>
      <w:del w:id="247" w:author="Meryl Etman" w:date="2019-01-06T16:04:00Z">
        <w:r w:rsidR="0045396B" w:rsidRPr="0045396B" w:rsidDel="00D950D5">
          <w:rPr>
            <w:rFonts w:ascii="Times New Roman" w:eastAsia="Times New Roman" w:hAnsi="Times New Roman" w:cs="David"/>
            <w:color w:val="008000"/>
            <w:sz w:val="24"/>
            <w:szCs w:val="24"/>
            <w:lang w:eastAsia="he-IL"/>
          </w:rPr>
          <w:delText>&lt;@@TzadbName@@&gt;</w:delText>
        </w:r>
      </w:del>
      <w:ins w:id="248" w:author="Meryl Etman" w:date="2019-01-06T16:04:00Z">
        <w:r w:rsidR="00D950D5">
          <w:rPr>
            <w:rFonts w:ascii="Times New Roman" w:eastAsia="Times New Roman" w:hAnsi="Times New Roman" w:cs="David" w:hint="cs"/>
            <w:color w:val="008000"/>
            <w:sz w:val="24"/>
            <w:szCs w:val="24"/>
            <w:rtl/>
            <w:lang w:eastAsia="he-IL"/>
          </w:rPr>
          <w:t>ליאורה ניב אדריכלות ועיצוב פנים בע"מ</w:t>
        </w:r>
      </w:ins>
    </w:p>
    <w:p w14:paraId="75188195"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5396B">
        <w:rPr>
          <w:rFonts w:ascii="Times New Roman" w:eastAsia="Times New Roman" w:hAnsi="Times New Roman" w:cs="David" w:hint="cs"/>
          <w:sz w:val="20"/>
          <w:szCs w:val="20"/>
          <w:rtl/>
          <w:lang w:eastAsia="he-IL"/>
        </w:rPr>
        <w:t xml:space="preserve">                </w:t>
      </w:r>
      <w:r w:rsidRPr="0045396B">
        <w:rPr>
          <w:rFonts w:ascii="Times New Roman" w:eastAsia="Times New Roman" w:hAnsi="Times New Roman" w:cs="David" w:hint="cs"/>
          <w:sz w:val="20"/>
          <w:szCs w:val="20"/>
          <w:rtl/>
          <w:lang w:eastAsia="he-IL"/>
        </w:rPr>
        <w:tab/>
      </w:r>
      <w:r w:rsidRPr="0045396B">
        <w:rPr>
          <w:rFonts w:ascii="Times New Roman" w:eastAsia="Times New Roman" w:hAnsi="Times New Roman" w:cs="David" w:hint="cs"/>
          <w:sz w:val="20"/>
          <w:szCs w:val="20"/>
          <w:rtl/>
          <w:lang w:eastAsia="he-IL"/>
        </w:rPr>
        <w:tab/>
      </w:r>
      <w:r w:rsidRPr="0045396B">
        <w:rPr>
          <w:rFonts w:ascii="Times New Roman" w:eastAsia="Times New Roman" w:hAnsi="Times New Roman" w:cs="David" w:hint="cs"/>
          <w:sz w:val="20"/>
          <w:szCs w:val="20"/>
          <w:rtl/>
          <w:lang w:eastAsia="he-IL"/>
        </w:rPr>
        <w:tab/>
      </w:r>
      <w:r w:rsidRPr="0045396B">
        <w:rPr>
          <w:rFonts w:ascii="Times New Roman" w:eastAsia="Times New Roman" w:hAnsi="Times New Roman" w:cs="David" w:hint="cs"/>
          <w:sz w:val="20"/>
          <w:szCs w:val="20"/>
          <w:rtl/>
          <w:lang w:eastAsia="he-IL"/>
        </w:rPr>
        <w:tab/>
      </w:r>
      <w:r w:rsidRPr="0045396B">
        <w:rPr>
          <w:rFonts w:ascii="Times New Roman" w:eastAsia="Times New Roman" w:hAnsi="Times New Roman" w:cs="David" w:hint="cs"/>
          <w:sz w:val="20"/>
          <w:szCs w:val="20"/>
          <w:rtl/>
          <w:lang w:eastAsia="he-IL"/>
        </w:rPr>
        <w:tab/>
        <w:t xml:space="preserve">   </w:t>
      </w:r>
    </w:p>
    <w:p w14:paraId="483021F9"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9941636"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hint="cs"/>
          <w:sz w:val="20"/>
          <w:szCs w:val="20"/>
          <w:rtl/>
          <w:lang w:eastAsia="he-IL"/>
        </w:rPr>
        <w:br w:type="page"/>
      </w:r>
      <w:r w:rsidRPr="0045396B">
        <w:rPr>
          <w:rFonts w:ascii="Times New Roman" w:eastAsia="Times New Roman" w:hAnsi="Times New Roman" w:cs="David" w:hint="cs"/>
          <w:b/>
          <w:bCs/>
          <w:sz w:val="24"/>
          <w:szCs w:val="24"/>
          <w:u w:val="single"/>
          <w:rtl/>
          <w:lang w:eastAsia="he-IL"/>
        </w:rPr>
        <w:t xml:space="preserve">נספח "י" </w:t>
      </w:r>
    </w:p>
    <w:p w14:paraId="4124FDC5" w14:textId="77777777" w:rsidR="0045396B" w:rsidRPr="0045396B" w:rsidRDefault="0045396B" w:rsidP="0045396B">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32834A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5396B">
        <w:rPr>
          <w:rFonts w:ascii="Times New Roman" w:eastAsia="Times New Roman" w:hAnsi="Times New Roman" w:cs="David" w:hint="cs"/>
          <w:b/>
          <w:bCs/>
          <w:sz w:val="24"/>
          <w:szCs w:val="24"/>
          <w:u w:val="single"/>
          <w:rtl/>
          <w:lang w:eastAsia="he-IL"/>
        </w:rPr>
        <w:t>דוגמא לנוסח הצהרת המתכנן בדבר היעדר תביעות</w:t>
      </w:r>
    </w:p>
    <w:p w14:paraId="7877B198" w14:textId="77777777" w:rsidR="0045396B" w:rsidRPr="0045396B" w:rsidRDefault="0045396B" w:rsidP="0045396B">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2E4FB66" w14:textId="34243B7F"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5396B">
        <w:rPr>
          <w:rFonts w:ascii="Times New Roman" w:eastAsia="Times New Roman" w:hAnsi="Times New Roman" w:cs="David" w:hint="cs"/>
          <w:sz w:val="24"/>
          <w:szCs w:val="24"/>
          <w:rtl/>
          <w:lang w:eastAsia="he-IL"/>
        </w:rPr>
        <w:t>לכבוד</w:t>
      </w:r>
      <w:r w:rsidRPr="0045396B">
        <w:rPr>
          <w:rFonts w:ascii="Times New Roman" w:eastAsia="Times New Roman" w:hAnsi="Times New Roman" w:cs="David" w:hint="cs"/>
          <w:color w:val="000000"/>
          <w:sz w:val="24"/>
          <w:szCs w:val="24"/>
          <w:rtl/>
          <w:lang w:eastAsia="he-IL"/>
        </w:rPr>
        <w:tab/>
      </w:r>
      <w:r w:rsidRPr="0045396B">
        <w:rPr>
          <w:rFonts w:ascii="Times New Roman" w:eastAsia="Times New Roman" w:hAnsi="Times New Roman" w:cs="David" w:hint="cs"/>
          <w:color w:val="000000"/>
          <w:sz w:val="24"/>
          <w:szCs w:val="24"/>
          <w:rtl/>
          <w:lang w:eastAsia="he-IL"/>
        </w:rPr>
        <w:br/>
      </w:r>
      <w:del w:id="249" w:author="Meryl Etman" w:date="2019-01-06T15:58:00Z">
        <w:r w:rsidRPr="0045396B" w:rsidDel="00D950D5">
          <w:rPr>
            <w:rFonts w:ascii="Times New Roman" w:eastAsia="Times New Roman" w:hAnsi="Times New Roman" w:cs="David"/>
            <w:color w:val="008000"/>
            <w:sz w:val="24"/>
            <w:szCs w:val="24"/>
            <w:lang w:eastAsia="he-IL"/>
          </w:rPr>
          <w:delText>&lt;@@TzadAName@@&gt;</w:delText>
        </w:r>
      </w:del>
      <w:ins w:id="250" w:author="Meryl Etman" w:date="2019-01-06T15:58:00Z">
        <w:r w:rsidR="00D950D5">
          <w:rPr>
            <w:rFonts w:ascii="Times New Roman" w:eastAsia="Times New Roman" w:hAnsi="Times New Roman" w:cs="David"/>
            <w:color w:val="008000"/>
            <w:sz w:val="24"/>
            <w:szCs w:val="24"/>
            <w:rtl/>
            <w:lang w:eastAsia="he-IL"/>
          </w:rPr>
          <w:t>א.מ.ד.ס מחיר למשתכן</w:t>
        </w:r>
      </w:ins>
    </w:p>
    <w:p w14:paraId="458D302D"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7E0A0F"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ג.א.נ.,</w:t>
      </w:r>
    </w:p>
    <w:p w14:paraId="0254C7E1"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84C1D5" w14:textId="4D1026F5"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אנו הח"מ מצהירים בזאת שעם קבלת סך של </w:t>
      </w:r>
      <w:r w:rsidRPr="0045396B">
        <w:rPr>
          <w:rFonts w:ascii="Times New Roman" w:eastAsia="Times New Roman" w:hAnsi="Times New Roman" w:cs="David" w:hint="cs"/>
          <w:sz w:val="24"/>
          <w:szCs w:val="24"/>
          <w:u w:val="single"/>
          <w:rtl/>
          <w:lang w:eastAsia="he-IL"/>
        </w:rPr>
        <w:t xml:space="preserve">                </w:t>
      </w:r>
      <w:r w:rsidRPr="0045396B">
        <w:rPr>
          <w:rFonts w:ascii="Times New Roman" w:eastAsia="Times New Roman" w:hAnsi="Times New Roman" w:cs="David" w:hint="cs"/>
          <w:sz w:val="24"/>
          <w:szCs w:val="24"/>
          <w:rtl/>
          <w:lang w:eastAsia="he-IL"/>
        </w:rPr>
        <w:t xml:space="preserve"> ש"ח (להלן:"</w:t>
      </w:r>
      <w:r w:rsidRPr="0045396B">
        <w:rPr>
          <w:rFonts w:ascii="Times New Roman" w:eastAsia="Times New Roman" w:hAnsi="Times New Roman" w:cs="David" w:hint="cs"/>
          <w:b/>
          <w:bCs/>
          <w:sz w:val="24"/>
          <w:szCs w:val="24"/>
          <w:rtl/>
          <w:lang w:eastAsia="he-IL"/>
        </w:rPr>
        <w:t>היתרה הסופית</w:t>
      </w:r>
      <w:r w:rsidRPr="0045396B">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del w:id="251" w:author="Meryl Etman" w:date="2019-01-06T16:00:00Z">
        <w:r w:rsidRPr="0045396B" w:rsidDel="00D950D5">
          <w:rPr>
            <w:rFonts w:ascii="Times New Roman" w:eastAsia="Times New Roman" w:hAnsi="Times New Roman" w:cs="David" w:hint="cs"/>
            <w:color w:val="008000"/>
            <w:sz w:val="24"/>
            <w:szCs w:val="24"/>
            <w:rtl/>
            <w:lang w:eastAsia="he-IL"/>
          </w:rPr>
          <w:delText>&lt;@@</w:delText>
        </w:r>
        <w:r w:rsidRPr="0045396B" w:rsidDel="00D950D5">
          <w:rPr>
            <w:rFonts w:ascii="Times New Roman" w:eastAsia="Times New Roman" w:hAnsi="Times New Roman" w:cs="David"/>
            <w:color w:val="008000"/>
            <w:sz w:val="24"/>
            <w:szCs w:val="24"/>
            <w:lang w:eastAsia="he-IL"/>
          </w:rPr>
          <w:delText>SiteID</w:delText>
        </w:r>
        <w:r w:rsidRPr="0045396B" w:rsidDel="00D950D5">
          <w:rPr>
            <w:rFonts w:ascii="Times New Roman" w:eastAsia="Times New Roman" w:hAnsi="Times New Roman" w:cs="David" w:hint="cs"/>
            <w:color w:val="008000"/>
            <w:sz w:val="24"/>
            <w:szCs w:val="24"/>
            <w:rtl/>
            <w:lang w:eastAsia="he-IL"/>
          </w:rPr>
          <w:delText>@@&gt;</w:delText>
        </w:r>
        <w:r w:rsidRPr="0045396B" w:rsidDel="00D950D5">
          <w:rPr>
            <w:rFonts w:ascii="Times New Roman" w:eastAsia="Times New Roman" w:hAnsi="Times New Roman" w:cs="David" w:hint="cs"/>
            <w:sz w:val="24"/>
            <w:szCs w:val="24"/>
            <w:rtl/>
            <w:lang w:eastAsia="he-IL"/>
          </w:rPr>
          <w:delText xml:space="preserve"> </w:delText>
        </w:r>
      </w:del>
      <w:ins w:id="252" w:author="Meryl Etman" w:date="2019-01-06T16:00:00Z">
        <w:r w:rsidR="00D950D5">
          <w:rPr>
            <w:rFonts w:ascii="Times New Roman" w:eastAsia="Times New Roman" w:hAnsi="Times New Roman" w:cs="David" w:hint="cs"/>
            <w:color w:val="008000"/>
            <w:sz w:val="24"/>
            <w:szCs w:val="24"/>
            <w:rtl/>
            <w:lang w:eastAsia="he-IL"/>
          </w:rPr>
          <w:t>סביוני שהם - מחיר למשתכן</w:t>
        </w:r>
      </w:ins>
      <w:ins w:id="253" w:author="Meryl Etman" w:date="2019-01-06T16:05:00Z">
        <w:r w:rsidR="00D950D5">
          <w:rPr>
            <w:rFonts w:ascii="Times New Roman" w:eastAsia="Times New Roman" w:hAnsi="Times New Roman" w:cs="David" w:hint="cs"/>
            <w:sz w:val="24"/>
            <w:szCs w:val="24"/>
            <w:rtl/>
            <w:lang w:eastAsia="he-IL"/>
          </w:rPr>
          <w:t xml:space="preserve"> </w:t>
        </w:r>
      </w:ins>
      <w:r w:rsidRPr="0045396B">
        <w:rPr>
          <w:rFonts w:ascii="Times New Roman" w:eastAsia="Times New Roman" w:hAnsi="Times New Roman" w:cs="David" w:hint="cs"/>
          <w:sz w:val="24"/>
          <w:szCs w:val="24"/>
          <w:rtl/>
          <w:lang w:eastAsia="he-IL"/>
        </w:rPr>
        <w:t xml:space="preserve">עפ"י חוזה מיום </w:t>
      </w:r>
      <w:r w:rsidRPr="0045396B">
        <w:rPr>
          <w:rFonts w:ascii="Times New Roman" w:eastAsia="Times New Roman" w:hAnsi="Times New Roman" w:cs="David"/>
          <w:color w:val="008000"/>
          <w:sz w:val="24"/>
          <w:szCs w:val="24"/>
          <w:lang w:eastAsia="he-IL"/>
        </w:rPr>
        <w:t xml:space="preserve"> &lt;@@ContractSignatureDate@@&gt;</w:t>
      </w:r>
      <w:r w:rsidRPr="0045396B">
        <w:rPr>
          <w:rFonts w:ascii="Times New Roman" w:eastAsia="Times New Roman" w:hAnsi="Times New Roman" w:cs="David" w:hint="cs"/>
          <w:sz w:val="24"/>
          <w:szCs w:val="24"/>
          <w:rtl/>
          <w:lang w:eastAsia="he-IL"/>
        </w:rPr>
        <w:t>או עבור חלקן כמפורט להלן:</w:t>
      </w:r>
    </w:p>
    <w:p w14:paraId="450CB99C"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4396D1B"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1B6E63"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966B40B"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415C903"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CD48B7"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86B590A"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43B630"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5B13C4F"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6379B0"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4050B8"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b/>
          <w:bCs/>
          <w:sz w:val="24"/>
          <w:szCs w:val="24"/>
          <w:rtl/>
          <w:lang w:eastAsia="he-IL"/>
        </w:rPr>
        <w:t>ולראיה באנו על החתום:</w:t>
      </w:r>
    </w:p>
    <w:p w14:paraId="58657F61"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D49297"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היום </w:t>
      </w:r>
      <w:r w:rsidRPr="0045396B">
        <w:rPr>
          <w:rFonts w:ascii="Times New Roman" w:eastAsia="Times New Roman" w:hAnsi="Times New Roman" w:cs="David" w:hint="cs"/>
          <w:sz w:val="24"/>
          <w:szCs w:val="24"/>
          <w:u w:val="single"/>
          <w:rtl/>
          <w:lang w:eastAsia="he-IL"/>
        </w:rPr>
        <w:t xml:space="preserve">             </w:t>
      </w:r>
      <w:r w:rsidRPr="0045396B">
        <w:rPr>
          <w:rFonts w:ascii="Times New Roman" w:eastAsia="Times New Roman" w:hAnsi="Times New Roman" w:cs="David" w:hint="cs"/>
          <w:sz w:val="24"/>
          <w:szCs w:val="24"/>
          <w:rtl/>
          <w:lang w:eastAsia="he-IL"/>
        </w:rPr>
        <w:t xml:space="preserve"> לחודש </w:t>
      </w:r>
      <w:r w:rsidRPr="0045396B">
        <w:rPr>
          <w:rFonts w:ascii="Times New Roman" w:eastAsia="Times New Roman" w:hAnsi="Times New Roman" w:cs="David" w:hint="cs"/>
          <w:sz w:val="24"/>
          <w:szCs w:val="24"/>
          <w:u w:val="single"/>
          <w:rtl/>
          <w:lang w:eastAsia="he-IL"/>
        </w:rPr>
        <w:t xml:space="preserve">               </w:t>
      </w:r>
      <w:r w:rsidRPr="0045396B">
        <w:rPr>
          <w:rFonts w:ascii="Times New Roman" w:eastAsia="Times New Roman" w:hAnsi="Times New Roman" w:cs="David" w:hint="cs"/>
          <w:sz w:val="24"/>
          <w:szCs w:val="24"/>
          <w:rtl/>
          <w:lang w:eastAsia="he-IL"/>
        </w:rPr>
        <w:t xml:space="preserve"> לשנה _________</w:t>
      </w:r>
    </w:p>
    <w:p w14:paraId="1E088958" w14:textId="77777777" w:rsidR="0045396B" w:rsidRPr="0045396B" w:rsidRDefault="0045396B" w:rsidP="0045396B">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889AA51" w14:textId="77777777" w:rsidR="0045396B" w:rsidRPr="0045396B" w:rsidRDefault="0045396B" w:rsidP="004539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חתימה וחותמת המתכנן: _______________</w:t>
      </w:r>
    </w:p>
    <w:p w14:paraId="6457CBDA"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7344FA7"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CE06AE5"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b/>
          <w:bCs/>
          <w:sz w:val="24"/>
          <w:szCs w:val="24"/>
          <w:rtl/>
          <w:lang w:eastAsia="he-IL"/>
        </w:rPr>
        <w:t>אישור</w:t>
      </w:r>
    </w:p>
    <w:p w14:paraId="5871B9FE" w14:textId="77777777" w:rsidR="0045396B" w:rsidRPr="0045396B" w:rsidRDefault="0045396B" w:rsidP="004539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5396B">
        <w:rPr>
          <w:rFonts w:ascii="Times New Roman" w:eastAsia="Times New Roman" w:hAnsi="Times New Roman" w:cs="David" w:hint="cs"/>
          <w:b/>
          <w:bCs/>
          <w:sz w:val="24"/>
          <w:szCs w:val="24"/>
          <w:rtl/>
          <w:lang w:eastAsia="he-IL"/>
        </w:rPr>
        <w:t>החברה</w:t>
      </w:r>
      <w:r w:rsidRPr="0045396B">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DF92735" w14:textId="77777777" w:rsidR="0045396B" w:rsidRPr="0045396B" w:rsidRDefault="0045396B" w:rsidP="0045396B">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A61DF3D" w14:textId="77777777" w:rsidR="0045396B" w:rsidRPr="0045396B" w:rsidRDefault="0045396B" w:rsidP="0045396B">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    תאריך : _______   </w:t>
      </w:r>
      <w:r w:rsidRPr="0045396B">
        <w:rPr>
          <w:rFonts w:ascii="Times New Roman" w:eastAsia="Times New Roman" w:hAnsi="Times New Roman" w:cs="David" w:hint="cs"/>
          <w:sz w:val="24"/>
          <w:szCs w:val="24"/>
          <w:rtl/>
          <w:lang w:eastAsia="he-IL"/>
        </w:rPr>
        <w:tab/>
        <w:t>חתימה וחותמת עו"ד/רו"ח : _______________________</w:t>
      </w:r>
    </w:p>
    <w:p w14:paraId="17BE0FD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1725523" w14:textId="77777777" w:rsidR="0045396B" w:rsidRPr="0045396B" w:rsidRDefault="0045396B" w:rsidP="004539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A391C1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BF7B2A4" w14:textId="77777777" w:rsidR="0045396B" w:rsidRPr="0045396B" w:rsidRDefault="0045396B" w:rsidP="0045396B">
      <w:pPr>
        <w:spacing w:before="0" w:beforeAutospacing="0" w:after="0" w:afterAutospacing="0" w:line="240" w:lineRule="auto"/>
        <w:rPr>
          <w:rFonts w:ascii="Times New Roman" w:eastAsia="Times New Roman" w:hAnsi="Times New Roman" w:cs="David"/>
          <w:sz w:val="20"/>
          <w:szCs w:val="24"/>
          <w:rtl/>
        </w:rPr>
      </w:pPr>
    </w:p>
    <w:p w14:paraId="388D02F6" w14:textId="77777777" w:rsidR="0045396B" w:rsidRPr="0045396B" w:rsidRDefault="0045396B" w:rsidP="0045396B">
      <w:pPr>
        <w:spacing w:before="0" w:beforeAutospacing="0" w:after="0" w:afterAutospacing="0" w:line="240" w:lineRule="auto"/>
        <w:rPr>
          <w:rFonts w:ascii="Times New Roman" w:eastAsia="Times New Roman" w:hAnsi="Times New Roman" w:cs="David"/>
          <w:sz w:val="20"/>
          <w:szCs w:val="24"/>
          <w:rtl/>
        </w:rPr>
      </w:pPr>
    </w:p>
    <w:p w14:paraId="14B778DA" w14:textId="77777777" w:rsidR="0045396B" w:rsidRPr="0045396B" w:rsidRDefault="0045396B" w:rsidP="0045396B">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5DA402BC" w14:textId="77777777" w:rsidR="001A69D5" w:rsidRPr="0045396B" w:rsidRDefault="001A69D5" w:rsidP="0045396B"/>
    <w:sectPr w:rsidR="001A69D5" w:rsidRPr="0045396B"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173D79" w14:textId="77777777" w:rsidR="000226B4" w:rsidRDefault="000226B4" w:rsidP="00AF234B">
      <w:pPr>
        <w:spacing w:before="0" w:after="0" w:line="240" w:lineRule="auto"/>
      </w:pPr>
      <w:r>
        <w:separator/>
      </w:r>
    </w:p>
  </w:endnote>
  <w:endnote w:type="continuationSeparator" w:id="0">
    <w:p w14:paraId="68ACEBB6" w14:textId="77777777" w:rsidR="000226B4" w:rsidRDefault="000226B4" w:rsidP="00AF234B">
      <w:pPr>
        <w:spacing w:before="0" w:after="0" w:line="240" w:lineRule="auto"/>
      </w:pPr>
      <w:r>
        <w:continuationSeparator/>
      </w:r>
    </w:p>
  </w:endnote>
  <w:endnote w:type="continuationNotice" w:id="1">
    <w:p w14:paraId="1FAFFFFE" w14:textId="77777777" w:rsidR="000226B4" w:rsidRDefault="000226B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3"/>
      <w:gridCol w:w="987"/>
      <w:gridCol w:w="2037"/>
      <w:gridCol w:w="1151"/>
      <w:gridCol w:w="2124"/>
    </w:tblGrid>
    <w:tr w:rsidR="000226B4" w14:paraId="067CF74C" w14:textId="77777777" w:rsidTr="00BD72C4">
      <w:tc>
        <w:tcPr>
          <w:tcW w:w="584" w:type="dxa"/>
        </w:tcPr>
        <w:p w14:paraId="4D86C30C" w14:textId="77777777" w:rsidR="000226B4" w:rsidRPr="001A0C3C" w:rsidRDefault="000226B4" w:rsidP="00BD72C4">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07388859"/>
          <w:placeholder>
            <w:docPart w:val="097384DE99F64EFE95EB6B796425FE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45F575EE" w14:textId="49916BA1" w:rsidR="000226B4" w:rsidRPr="00501673" w:rsidRDefault="000226B4" w:rsidP="00BD72C4">
              <w:pPr>
                <w:pStyle w:val="a5"/>
                <w:rPr>
                  <w:rFonts w:ascii="David" w:hAnsi="David" w:cs="David"/>
                  <w:sz w:val="20"/>
                  <w:szCs w:val="20"/>
                  <w:rtl/>
                </w:rPr>
              </w:pPr>
              <w:r>
                <w:rPr>
                  <w:rFonts w:ascii="David" w:hAnsi="David" w:cs="David"/>
                  <w:sz w:val="20"/>
                  <w:szCs w:val="20"/>
                  <w:rtl/>
                </w:rPr>
                <w:t>ליאורה ניב אדריכלות ועיצוב פנים בע"מ</w:t>
              </w:r>
            </w:p>
          </w:tc>
        </w:sdtContent>
      </w:sdt>
      <w:tc>
        <w:tcPr>
          <w:tcW w:w="988" w:type="dxa"/>
        </w:tcPr>
        <w:p w14:paraId="74BA0BBE" w14:textId="77777777" w:rsidR="000226B4" w:rsidRPr="001A0C3C" w:rsidRDefault="000226B4" w:rsidP="00BD72C4">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733552888"/>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20616186" w14:textId="613555FF" w:rsidR="000226B4" w:rsidRPr="001A0C3C" w:rsidRDefault="000226B4" w:rsidP="00BD72C4">
              <w:pPr>
                <w:pStyle w:val="a5"/>
                <w:rPr>
                  <w:rFonts w:ascii="David" w:hAnsi="David" w:cs="David"/>
                  <w:sz w:val="20"/>
                  <w:szCs w:val="20"/>
                  <w:rtl/>
                </w:rPr>
              </w:pPr>
              <w:r>
                <w:rPr>
                  <w:rFonts w:ascii="David" w:hAnsi="David" w:cs="David"/>
                  <w:sz w:val="20"/>
                  <w:szCs w:val="20"/>
                  <w:rtl/>
                </w:rPr>
                <w:t>עיצוב פנים שטחים משותפים</w:t>
              </w:r>
            </w:p>
          </w:tc>
        </w:sdtContent>
      </w:sdt>
      <w:tc>
        <w:tcPr>
          <w:tcW w:w="1153" w:type="dxa"/>
        </w:tcPr>
        <w:p w14:paraId="52E721ED" w14:textId="77777777" w:rsidR="000226B4" w:rsidRPr="001A0C3C" w:rsidRDefault="000226B4" w:rsidP="00BD72C4">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43706340"/>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080D6F8C" w14:textId="00874177" w:rsidR="000226B4" w:rsidRPr="001A0C3C" w:rsidRDefault="000226B4" w:rsidP="00BD72C4">
              <w:pPr>
                <w:pStyle w:val="a5"/>
                <w:rPr>
                  <w:rFonts w:ascii="David" w:hAnsi="David" w:cs="David"/>
                  <w:sz w:val="20"/>
                  <w:szCs w:val="20"/>
                  <w:rtl/>
                </w:rPr>
              </w:pPr>
              <w:r>
                <w:rPr>
                  <w:rFonts w:ascii="David" w:hAnsi="David" w:cs="David" w:hint="cs"/>
                  <w:sz w:val="20"/>
                  <w:szCs w:val="20"/>
                </w:rPr>
                <w:t>CONT-10-1067</w:t>
              </w:r>
            </w:p>
          </w:tc>
        </w:sdtContent>
      </w:sdt>
    </w:tr>
    <w:tr w:rsidR="000226B4" w14:paraId="10EA7E04" w14:textId="77777777" w:rsidTr="00BD72C4">
      <w:tc>
        <w:tcPr>
          <w:tcW w:w="584" w:type="dxa"/>
        </w:tcPr>
        <w:p w14:paraId="0327E33F" w14:textId="77777777" w:rsidR="000226B4" w:rsidRPr="001A0C3C" w:rsidRDefault="000226B4" w:rsidP="00BD72C4">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717398194"/>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2C45AA0D" w14:textId="7A416FC6" w:rsidR="000226B4" w:rsidRPr="00501673" w:rsidRDefault="000226B4" w:rsidP="00BD72C4">
              <w:pPr>
                <w:pStyle w:val="a5"/>
                <w:rPr>
                  <w:rFonts w:ascii="David" w:hAnsi="David" w:cs="David"/>
                  <w:sz w:val="20"/>
                  <w:szCs w:val="20"/>
                  <w:rtl/>
                </w:rPr>
              </w:pPr>
              <w:del w:id="254" w:author="Meryl Etman" w:date="2019-01-06T15:00:00Z">
                <w:r w:rsidDel="002610C4">
                  <w:rPr>
                    <w:rFonts w:ascii="David" w:hAnsi="David" w:cs="David" w:hint="cs"/>
                    <w:sz w:val="20"/>
                    <w:szCs w:val="20"/>
                    <w:rtl/>
                  </w:rPr>
                  <w:delText>0.2</w:delText>
                </w:r>
              </w:del>
              <w:ins w:id="255" w:author="Meryl Etman" w:date="2019-01-06T15:00:00Z">
                <w:r w:rsidR="002610C4">
                  <w:rPr>
                    <w:rFonts w:ascii="David" w:hAnsi="David" w:cs="David" w:hint="cs"/>
                    <w:sz w:val="20"/>
                    <w:szCs w:val="20"/>
                    <w:rtl/>
                  </w:rPr>
                  <w:t>0.5</w:t>
                </w:r>
              </w:ins>
            </w:p>
          </w:tc>
        </w:sdtContent>
      </w:sdt>
      <w:tc>
        <w:tcPr>
          <w:tcW w:w="988" w:type="dxa"/>
        </w:tcPr>
        <w:p w14:paraId="0799771E" w14:textId="77777777" w:rsidR="000226B4" w:rsidRPr="001A0C3C" w:rsidRDefault="000226B4" w:rsidP="00BD72C4">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083263018"/>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257B5B78" w14:textId="0071503E" w:rsidR="000226B4" w:rsidRDefault="000226B4" w:rsidP="00BD72C4">
              <w:pPr>
                <w:pStyle w:val="AutoFields"/>
                <w:rPr>
                  <w:szCs w:val="20"/>
                  <w:rtl/>
                </w:rPr>
              </w:pPr>
              <w:r>
                <w:rPr>
                  <w:szCs w:val="20"/>
                  <w:rtl/>
                </w:rPr>
                <w:t>3;#</w:t>
              </w:r>
              <w:r>
                <w:rPr>
                  <w:szCs w:val="20"/>
                </w:rPr>
                <w:t>Draft</w:t>
              </w:r>
            </w:p>
          </w:tc>
        </w:sdtContent>
      </w:sdt>
      <w:tc>
        <w:tcPr>
          <w:tcW w:w="1153" w:type="dxa"/>
        </w:tcPr>
        <w:p w14:paraId="0870CC76" w14:textId="77777777" w:rsidR="000226B4" w:rsidRPr="001A0C3C" w:rsidRDefault="000226B4" w:rsidP="00BD72C4">
          <w:pPr>
            <w:pStyle w:val="a5"/>
            <w:rPr>
              <w:rFonts w:ascii="David" w:hAnsi="David" w:cs="David"/>
              <w:sz w:val="20"/>
              <w:szCs w:val="20"/>
              <w:rtl/>
            </w:rPr>
          </w:pPr>
        </w:p>
      </w:tc>
      <w:tc>
        <w:tcPr>
          <w:tcW w:w="2127" w:type="dxa"/>
        </w:tcPr>
        <w:p w14:paraId="6A607161" w14:textId="77777777" w:rsidR="000226B4" w:rsidRDefault="000226B4" w:rsidP="00BD72C4">
          <w:pPr>
            <w:pStyle w:val="a5"/>
            <w:rPr>
              <w:rFonts w:ascii="David" w:hAnsi="David" w:cs="David"/>
              <w:sz w:val="20"/>
              <w:szCs w:val="20"/>
            </w:rPr>
          </w:pPr>
        </w:p>
      </w:tc>
    </w:tr>
  </w:tbl>
  <w:p w14:paraId="0EF128E3" w14:textId="77777777" w:rsidR="000226B4" w:rsidRPr="00552E11" w:rsidRDefault="000226B4"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1D1746" w14:textId="77777777" w:rsidR="000226B4" w:rsidRDefault="000226B4" w:rsidP="00AF234B">
      <w:pPr>
        <w:spacing w:before="0" w:after="0" w:line="240" w:lineRule="auto"/>
      </w:pPr>
      <w:r>
        <w:separator/>
      </w:r>
    </w:p>
  </w:footnote>
  <w:footnote w:type="continuationSeparator" w:id="0">
    <w:p w14:paraId="2F435852" w14:textId="77777777" w:rsidR="000226B4" w:rsidRDefault="000226B4" w:rsidP="00AF234B">
      <w:pPr>
        <w:spacing w:before="0" w:after="0" w:line="240" w:lineRule="auto"/>
      </w:pPr>
      <w:r>
        <w:continuationSeparator/>
      </w:r>
    </w:p>
  </w:footnote>
  <w:footnote w:type="continuationNotice" w:id="1">
    <w:p w14:paraId="26C18A29" w14:textId="77777777" w:rsidR="000226B4" w:rsidRDefault="000226B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8323796" w14:textId="77777777" w:rsidR="000226B4" w:rsidRDefault="000226B4" w:rsidP="00CF334C">
        <w:pPr>
          <w:pStyle w:val="a3"/>
          <w:jc w:val="center"/>
        </w:pPr>
        <w:r>
          <w:fldChar w:fldCharType="begin"/>
        </w:r>
        <w:r>
          <w:instrText xml:space="preserve"> PAGE   \* MERGEFORMAT </w:instrText>
        </w:r>
        <w:r>
          <w:fldChar w:fldCharType="separate"/>
        </w:r>
        <w:r w:rsidR="00A32C8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4"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5"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2"/>
  </w:num>
  <w:num w:numId="15">
    <w:abstractNumId w:val="22"/>
  </w:num>
  <w:num w:numId="16">
    <w:abstractNumId w:val="28"/>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lvlOverride w:ilvl="0">
      <w:startOverride w:val="1"/>
    </w:lvlOverride>
  </w:num>
  <w:num w:numId="34">
    <w:abstractNumId w:val="4"/>
  </w:num>
  <w:num w:numId="35">
    <w:abstractNumId w:val="8"/>
  </w:num>
  <w:num w:numId="36">
    <w:abstractNumId w:val="20"/>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5"/>
  </w:num>
  <w:num w:numId="40">
    <w:abstractNumId w:val="21"/>
  </w:num>
  <w:num w:numId="41">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revisionView w:markup="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26B4"/>
    <w:rsid w:val="0005256B"/>
    <w:rsid w:val="00071854"/>
    <w:rsid w:val="00111B8E"/>
    <w:rsid w:val="00134C85"/>
    <w:rsid w:val="00137A68"/>
    <w:rsid w:val="001A0C3C"/>
    <w:rsid w:val="001A69D5"/>
    <w:rsid w:val="00214ACF"/>
    <w:rsid w:val="002610C4"/>
    <w:rsid w:val="00272745"/>
    <w:rsid w:val="00293B97"/>
    <w:rsid w:val="002A033B"/>
    <w:rsid w:val="002B2234"/>
    <w:rsid w:val="0030703A"/>
    <w:rsid w:val="00321C50"/>
    <w:rsid w:val="0045396B"/>
    <w:rsid w:val="00507F82"/>
    <w:rsid w:val="005207BD"/>
    <w:rsid w:val="00552E11"/>
    <w:rsid w:val="005F46C7"/>
    <w:rsid w:val="00666119"/>
    <w:rsid w:val="0072103C"/>
    <w:rsid w:val="008C64C6"/>
    <w:rsid w:val="00942177"/>
    <w:rsid w:val="00A32C83"/>
    <w:rsid w:val="00A42271"/>
    <w:rsid w:val="00AF234B"/>
    <w:rsid w:val="00B94B45"/>
    <w:rsid w:val="00BB597C"/>
    <w:rsid w:val="00BD72C4"/>
    <w:rsid w:val="00BE17B4"/>
    <w:rsid w:val="00C4195E"/>
    <w:rsid w:val="00CD7C93"/>
    <w:rsid w:val="00CF334C"/>
    <w:rsid w:val="00D43621"/>
    <w:rsid w:val="00D950D5"/>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C99041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32380B"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32380B"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32380B"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32380B"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32380B" w:rsidRDefault="000046A2" w:rsidP="000046A2">
          <w:pPr>
            <w:pStyle w:val="D8AD10FF4ACF422CBCAAB4B3A763E055"/>
          </w:pPr>
          <w:r w:rsidRPr="0072715D">
            <w:rPr>
              <w:rStyle w:val="a3"/>
              <w:rtl/>
            </w:rPr>
            <w:t>[סטטוס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D3172"/>
    <w:rsid w:val="00503211"/>
    <w:rsid w:val="00675168"/>
    <w:rsid w:val="006865A5"/>
    <w:rsid w:val="00990C9D"/>
    <w:rsid w:val="00A80B56"/>
    <w:rsid w:val="00CA2873"/>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7516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0319F3AB-67F8-4458-B6A9-DB5F1F10E9AD}"/>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2B5202EB-828D-447C-9FE4-EE7D26F82BF4}"/>
</file>

<file path=customXml/itemProps5.xml><?xml version="1.0" encoding="utf-8"?>
<ds:datastoreItem xmlns:ds="http://schemas.openxmlformats.org/officeDocument/2006/customXml" ds:itemID="{AB5286F3-1002-4487-84E0-9AA78F44D436}"/>
</file>

<file path=docProps/app.xml><?xml version="1.0" encoding="utf-8"?>
<Properties xmlns="http://schemas.openxmlformats.org/officeDocument/2006/extended-properties" xmlns:vt="http://schemas.openxmlformats.org/officeDocument/2006/docPropsVTypes">
  <Template>Normal</Template>
  <TotalTime>156</TotalTime>
  <Pages>33</Pages>
  <Words>9672</Words>
  <Characters>48362</Characters>
  <Application>Microsoft Office Word</Application>
  <DocSecurity>0</DocSecurity>
  <Lines>403</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12</cp:revision>
  <dcterms:created xsi:type="dcterms:W3CDTF">2018-12-30T14:41:00Z</dcterms:created>
  <dcterms:modified xsi:type="dcterms:W3CDTF">2019-01-06T14:15:00Z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d6a5f132-06dd-4bbd-a322-f6b2597cbf0f</vt:lpwstr>
  </property>
</Properties>
</file>