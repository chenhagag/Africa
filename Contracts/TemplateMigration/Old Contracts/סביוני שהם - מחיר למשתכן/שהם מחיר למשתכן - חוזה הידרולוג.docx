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CA571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7CFDA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C1ADA4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D340E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2197F78C" wp14:editId="5E00685D">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12FC0C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004377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D1870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4D3628D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C93C6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204BF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0FDE56" w14:textId="3764391C" w:rsidR="00DE0948" w:rsidRPr="006D6B93" w:rsidRDefault="00E247FA" w:rsidP="006D6B93">
      <w:pPr>
        <w:pStyle w:val="AutoFields"/>
        <w:jc w:val="center"/>
        <w:rPr>
          <w:sz w:val="24"/>
          <w:rtl/>
          <w:rPrChange w:id="0" w:author="Meryl Etman" w:date="2019-01-13T17:58:00Z">
            <w:rPr>
              <w:szCs w:val="20"/>
              <w:rtl/>
            </w:rPr>
          </w:rPrChange>
        </w:rPr>
      </w:pPr>
      <w:customXmlDelRangeStart w:id="1" w:author="Meryl Etman" w:date="2019-01-13T17:58:00Z"/>
      <w:sdt>
        <w:sdtPr>
          <w:rPr>
            <w:rFonts w:hint="cs"/>
            <w:sz w:val="24"/>
            <w:rtl/>
          </w:rPr>
          <w:alias w:val="שם אתר"/>
          <w:tag w:val="cntSite"/>
          <w:id w:val="-1596620872"/>
          <w:placeholder>
            <w:docPart w:val="593F2A12D03C4647AE844705106443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customXmlDelRangeEnd w:id="1"/>
          <w:r w:rsidR="008510B0" w:rsidRPr="006D6B93">
            <w:rPr>
              <w:rFonts w:hint="eastAsia"/>
              <w:sz w:val="24"/>
              <w:rtl/>
              <w:rPrChange w:id="2" w:author="Meryl Etman" w:date="2019-01-13T17:58:00Z">
                <w:rPr>
                  <w:rFonts w:hint="eastAsia"/>
                  <w:szCs w:val="20"/>
                  <w:rtl/>
                </w:rPr>
              </w:rPrChange>
            </w:rPr>
            <w:t>סביוני</w:t>
          </w:r>
          <w:r w:rsidR="008510B0" w:rsidRPr="006D6B93">
            <w:rPr>
              <w:sz w:val="24"/>
              <w:rtl/>
              <w:rPrChange w:id="3" w:author="Meryl Etman" w:date="2019-01-13T17:58:00Z">
                <w:rPr>
                  <w:szCs w:val="20"/>
                  <w:rtl/>
                </w:rPr>
              </w:rPrChange>
            </w:rPr>
            <w:t xml:space="preserve"> </w:t>
          </w:r>
          <w:r w:rsidR="008510B0" w:rsidRPr="006D6B93">
            <w:rPr>
              <w:rFonts w:hint="eastAsia"/>
              <w:sz w:val="24"/>
              <w:rtl/>
              <w:rPrChange w:id="4" w:author="Meryl Etman" w:date="2019-01-13T17:58:00Z">
                <w:rPr>
                  <w:rFonts w:hint="eastAsia"/>
                  <w:szCs w:val="20"/>
                  <w:rtl/>
                </w:rPr>
              </w:rPrChange>
            </w:rPr>
            <w:t>שהם</w:t>
          </w:r>
          <w:r w:rsidR="008510B0" w:rsidRPr="006D6B93">
            <w:rPr>
              <w:sz w:val="24"/>
              <w:rtl/>
              <w:rPrChange w:id="5" w:author="Meryl Etman" w:date="2019-01-13T17:58:00Z">
                <w:rPr>
                  <w:szCs w:val="20"/>
                  <w:rtl/>
                </w:rPr>
              </w:rPrChange>
            </w:rPr>
            <w:t xml:space="preserve"> - </w:t>
          </w:r>
          <w:r w:rsidR="008510B0" w:rsidRPr="006D6B93">
            <w:rPr>
              <w:rFonts w:hint="eastAsia"/>
              <w:sz w:val="24"/>
              <w:rtl/>
              <w:rPrChange w:id="6" w:author="Meryl Etman" w:date="2019-01-13T17:58:00Z">
                <w:rPr>
                  <w:rFonts w:hint="eastAsia"/>
                  <w:szCs w:val="20"/>
                  <w:rtl/>
                </w:rPr>
              </w:rPrChange>
            </w:rPr>
            <w:t>מחיר</w:t>
          </w:r>
          <w:r w:rsidR="008510B0" w:rsidRPr="006D6B93">
            <w:rPr>
              <w:sz w:val="24"/>
              <w:rtl/>
              <w:rPrChange w:id="7" w:author="Meryl Etman" w:date="2019-01-13T17:58:00Z">
                <w:rPr>
                  <w:szCs w:val="20"/>
                  <w:rtl/>
                </w:rPr>
              </w:rPrChange>
            </w:rPr>
            <w:t xml:space="preserve"> </w:t>
          </w:r>
          <w:r w:rsidR="008510B0" w:rsidRPr="006D6B93">
            <w:rPr>
              <w:rFonts w:hint="eastAsia"/>
              <w:sz w:val="24"/>
              <w:rtl/>
              <w:rPrChange w:id="8" w:author="Meryl Etman" w:date="2019-01-13T17:58:00Z">
                <w:rPr>
                  <w:rFonts w:hint="eastAsia"/>
                  <w:szCs w:val="20"/>
                  <w:rtl/>
                </w:rPr>
              </w:rPrChange>
            </w:rPr>
            <w:t>למשתכן</w:t>
          </w:r>
          <w:customXmlDelRangeStart w:id="9" w:author="Meryl Etman" w:date="2019-01-13T17:58:00Z"/>
        </w:sdtContent>
      </w:sdt>
      <w:customXmlDelRangeEnd w:id="9"/>
      <w:del w:id="10" w:author="Meryl Etman" w:date="2019-01-13T17:58:00Z">
        <w:r w:rsidR="005D7684" w:rsidRPr="006D6B93" w:rsidDel="006D6B93">
          <w:rPr>
            <w:sz w:val="24"/>
            <w:rtl/>
            <w:rPrChange w:id="11" w:author="Meryl Etman" w:date="2019-01-13T17:58:00Z">
              <w:rPr>
                <w:szCs w:val="20"/>
                <w:rtl/>
              </w:rPr>
            </w:rPrChange>
          </w:rPr>
          <w:delText>,</w:delText>
        </w:r>
      </w:del>
      <w:customXmlDelRangeStart w:id="12" w:author="Meryl Etman" w:date="2019-01-13T17:58:00Z"/>
      <w:sdt>
        <w:sdtPr>
          <w:rPr>
            <w:rFonts w:hint="cs"/>
            <w:sz w:val="24"/>
            <w:rt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12"/>
          <w:del w:id="13" w:author="Meryl Etman" w:date="2019-01-13T17:57:00Z">
            <w:r w:rsidR="006D6B93" w:rsidRPr="006D6B93" w:rsidDel="006D6B93">
              <w:rPr>
                <w:rFonts w:hint="eastAsia"/>
                <w:sz w:val="24"/>
                <w:rtl/>
                <w:rPrChange w:id="14" w:author="Meryl Etman" w:date="2019-01-13T17:58:00Z">
                  <w:rPr>
                    <w:rFonts w:hint="eastAsia"/>
                    <w:szCs w:val="20"/>
                    <w:rtl/>
                  </w:rPr>
                </w:rPrChange>
              </w:rPr>
              <w:delText>סביוני</w:delText>
            </w:r>
            <w:r w:rsidR="006D6B93" w:rsidRPr="006D6B93" w:rsidDel="006D6B93">
              <w:rPr>
                <w:sz w:val="24"/>
                <w:rtl/>
                <w:rPrChange w:id="15" w:author="Meryl Etman" w:date="2019-01-13T17:58:00Z">
                  <w:rPr>
                    <w:szCs w:val="20"/>
                    <w:rtl/>
                  </w:rPr>
                </w:rPrChange>
              </w:rPr>
              <w:delText xml:space="preserve"> </w:delText>
            </w:r>
            <w:r w:rsidR="006D6B93" w:rsidRPr="006D6B93" w:rsidDel="006D6B93">
              <w:rPr>
                <w:rFonts w:hint="eastAsia"/>
                <w:sz w:val="24"/>
                <w:rtl/>
                <w:rPrChange w:id="16" w:author="Meryl Etman" w:date="2019-01-13T17:58:00Z">
                  <w:rPr>
                    <w:rFonts w:hint="eastAsia"/>
                    <w:szCs w:val="20"/>
                    <w:rtl/>
                  </w:rPr>
                </w:rPrChange>
              </w:rPr>
              <w:delText>שהם</w:delText>
            </w:r>
            <w:r w:rsidR="006D6B93" w:rsidRPr="006D6B93" w:rsidDel="006D6B93">
              <w:rPr>
                <w:sz w:val="24"/>
                <w:rtl/>
                <w:rPrChange w:id="17" w:author="Meryl Etman" w:date="2019-01-13T17:58:00Z">
                  <w:rPr>
                    <w:szCs w:val="20"/>
                    <w:rtl/>
                  </w:rPr>
                </w:rPrChange>
              </w:rPr>
              <w:delText xml:space="preserve"> - </w:delText>
            </w:r>
            <w:r w:rsidR="006D6B93" w:rsidRPr="006D6B93" w:rsidDel="006D6B93">
              <w:rPr>
                <w:rFonts w:hint="eastAsia"/>
                <w:sz w:val="24"/>
                <w:rtl/>
                <w:rPrChange w:id="18" w:author="Meryl Etman" w:date="2019-01-13T17:58:00Z">
                  <w:rPr>
                    <w:rFonts w:hint="eastAsia"/>
                    <w:szCs w:val="20"/>
                    <w:rtl/>
                  </w:rPr>
                </w:rPrChange>
              </w:rPr>
              <w:delText>מחיר</w:delText>
            </w:r>
            <w:r w:rsidR="006D6B93" w:rsidRPr="006D6B93" w:rsidDel="006D6B93">
              <w:rPr>
                <w:sz w:val="24"/>
                <w:rtl/>
                <w:rPrChange w:id="19" w:author="Meryl Etman" w:date="2019-01-13T17:58:00Z">
                  <w:rPr>
                    <w:szCs w:val="20"/>
                    <w:rtl/>
                  </w:rPr>
                </w:rPrChange>
              </w:rPr>
              <w:delText xml:space="preserve"> </w:delText>
            </w:r>
            <w:r w:rsidR="006D6B93" w:rsidRPr="006D6B93" w:rsidDel="006D6B93">
              <w:rPr>
                <w:rFonts w:hint="eastAsia"/>
                <w:sz w:val="24"/>
                <w:rtl/>
                <w:rPrChange w:id="20" w:author="Meryl Etman" w:date="2019-01-13T17:58:00Z">
                  <w:rPr>
                    <w:rFonts w:hint="eastAsia"/>
                    <w:szCs w:val="20"/>
                    <w:rtl/>
                  </w:rPr>
                </w:rPrChange>
              </w:rPr>
              <w:delText>למשתכן</w:delText>
            </w:r>
          </w:del>
          <w:customXmlDelRangeStart w:id="21" w:author="Meryl Etman" w:date="2019-01-13T17:58:00Z"/>
        </w:sdtContent>
      </w:sdt>
      <w:customXmlDelRangeEnd w:id="21"/>
    </w:p>
    <w:p w14:paraId="75D1504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016EC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0306E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2BD01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D9C5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8D3C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44861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D957B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6807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7A1FA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1E2BA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7C9C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7A788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6ED80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2E14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69655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61A0D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62F5B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7A845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33E36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A8ED7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AAEDC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700B2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68FC0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8C9F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880E1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0BB7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75299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C9397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AF035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21054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D3CC8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5B4F0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F3D2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CD349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66EA1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FED9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9B2E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1695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0205A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9F4DC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77A60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29597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5A454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1FC7B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DE0948">
        <w:rPr>
          <w:rFonts w:ascii="Times New Roman" w:eastAsia="Times New Roman" w:hAnsi="Times New Roman" w:cs="David" w:hint="cs"/>
          <w:bCs/>
          <w:sz w:val="24"/>
          <w:szCs w:val="24"/>
          <w:u w:val="single"/>
          <w:rtl/>
          <w:lang w:eastAsia="he-IL"/>
        </w:rPr>
        <w:t>חוזה</w:t>
      </w:r>
    </w:p>
    <w:p w14:paraId="7A3CE5E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4BF05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5D7684">
            <w:rPr>
              <w:rStyle w:val="AutoFieldsChar"/>
              <w:rtl/>
            </w:rPr>
            <w:t>[תאריך חתימת חוזה]</w:t>
          </w:r>
        </w:sdtContent>
      </w:sdt>
    </w:p>
    <w:p w14:paraId="3550CA9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7778120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57E829"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725C76"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D520676" w14:textId="6FD7967F" w:rsidR="00DE0948" w:rsidRPr="00DE0948" w:rsidRDefault="008510B0"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א.מ.ד.ס מחיר למשתכן</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ש.ר 540274883</w:t>
          </w:r>
          <w:r>
            <w:rPr>
              <w:rFonts w:ascii="Times New Roman" w:eastAsia="Times New Roman" w:hAnsi="Times New Roman" w:cs="David"/>
              <w:color w:val="800080"/>
              <w:sz w:val="24"/>
              <w:szCs w:val="24"/>
              <w:rtl/>
            </w:rPr>
            <w:br/>
          </w:r>
        </w:p>
      </w:sdtContent>
    </w:sdt>
    <w:p w14:paraId="4ECED6C6"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70125826"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0ACC8B11"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3FFB5F5"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63F46D5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3138DAE" w14:textId="2FC664B4" w:rsidR="00DE0948" w:rsidRPr="00DE0948" w:rsidRDefault="008510B0"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צוק הידרולוגיה וסביבה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102F1558"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79528F3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6F4DC876"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61044CA"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92BBED8"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6E45268E"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6DE4F75D"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03F2ACA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D5BAD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156C8FF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DC88E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277C849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6EF6A48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131CC3"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3431FD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128202A"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B66CE8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20E6876"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DE0948">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2DCA590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C6133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37DC359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1600D16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386F07D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68C49ED"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EFCD0E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E6220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0EB43BA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61A96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AD64B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4AFD50B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730F4C75"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CF510A0"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508BA82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BF052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7335CEA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7246F2C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DCA90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7A4CC781"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6E8EA3E2"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132176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29B89F7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2ACA5200"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EB8A590"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7CB45DC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2E7F6F2B"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69D89B7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35D0EBB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2AEF89E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4289FBCB"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ז</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על קיום ביטוחי היועץ;</w:t>
      </w:r>
    </w:p>
    <w:p w14:paraId="428D804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497EDBF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22CA5B98"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48289229"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577C14B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4E33D14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34F062F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w:t>
      </w:r>
      <w:r w:rsidRPr="00DE0948">
        <w:rPr>
          <w:rFonts w:ascii="Times New Roman" w:eastAsia="Times New Roman" w:hAnsi="Times New Roman" w:cs="David"/>
          <w:sz w:val="24"/>
          <w:szCs w:val="24"/>
          <w:rtl/>
          <w:lang w:eastAsia="he-IL"/>
        </w:rPr>
        <w:lastRenderedPageBreak/>
        <w:t>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051267B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E21AF3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5D4BEC1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44ACBB5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319AFC8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21D6825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3D52048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0E84F4E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1DB51D4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83156A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w:t>
      </w:r>
      <w:r w:rsidRPr="00DE0948">
        <w:rPr>
          <w:rFonts w:ascii="Times New Roman" w:eastAsia="Times New Roman" w:hAnsi="Times New Roman" w:cs="David"/>
          <w:sz w:val="24"/>
          <w:szCs w:val="24"/>
          <w:rtl/>
          <w:lang w:eastAsia="he-IL"/>
        </w:rPr>
        <w:lastRenderedPageBreak/>
        <w:t>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27D63C6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60D81F4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5E35855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648650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259310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12BBF307" w14:textId="77777777" w:rsidR="00DE0948" w:rsidRPr="00DE0948" w:rsidRDefault="00DE0948" w:rsidP="008510B0">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F67209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42595063"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776DCD83"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4A721BD7"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16A2EDAF"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03851F9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251A264C"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הרשויות </w:t>
      </w:r>
      <w:r w:rsidRPr="00DE0948">
        <w:rPr>
          <w:rFonts w:ascii="Times New Roman" w:eastAsia="Times New Roman" w:hAnsi="Times New Roman" w:cs="David"/>
          <w:sz w:val="24"/>
          <w:szCs w:val="24"/>
          <w:rtl/>
          <w:lang w:eastAsia="he-IL"/>
        </w:rPr>
        <w:lastRenderedPageBreak/>
        <w:t>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773BF2CB"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51DE56F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59BC5B3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המנהל</w:t>
      </w:r>
    </w:p>
    <w:p w14:paraId="2A041A0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A668E1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4B65567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09B27B2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F2C61C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04B0403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789BB8B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090B578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132964F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 xml:space="preserve">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w:t>
      </w:r>
      <w:r w:rsidRPr="00DE0948">
        <w:rPr>
          <w:rFonts w:ascii="Times New Roman" w:eastAsia="Times New Roman" w:hAnsi="Times New Roman" w:cs="David"/>
          <w:sz w:val="24"/>
          <w:szCs w:val="24"/>
          <w:rtl/>
          <w:lang w:eastAsia="he-IL"/>
        </w:rPr>
        <w:lastRenderedPageBreak/>
        <w:t>השלמת כל קטע ואף במהלכו ועם השלמת כל שלב ואף במהלכו ויחולו הוראות סעיף 12 להלן.</w:t>
      </w:r>
    </w:p>
    <w:p w14:paraId="3612C41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8F9DCA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492F03F"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44178B36"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64466DD"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92B1ABB" w14:textId="77777777" w:rsidR="00DE0948" w:rsidRPr="00DE0948" w:rsidRDefault="00DE0948" w:rsidP="008510B0">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25AD47BC" w14:textId="77777777" w:rsidR="00DE0948" w:rsidRPr="00DE0948" w:rsidRDefault="00DE0948" w:rsidP="00D42788">
      <w:pPr>
        <w:widowControl w:val="0"/>
        <w:spacing w:before="0" w:beforeAutospacing="0" w:after="200" w:afterAutospacing="0" w:line="240" w:lineRule="auto"/>
        <w:ind w:left="793" w:right="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03A5BBE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082781F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EB2894B"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5249FFE6"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BEB0BEB"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03352FC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2A75E2D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078C493F"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2BE2B906"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33E0EB6E"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56B4A30A"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7" w:right="709"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ADFACCB"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21F4D2BF"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4845AB8C"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33D3029C" w14:textId="77777777" w:rsidR="00DE0948" w:rsidRPr="00DE0948" w:rsidRDefault="00DE0948" w:rsidP="00D4278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117F1F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4EAA5BA8" w14:textId="77777777" w:rsidR="00DE0948" w:rsidRPr="00DE0948" w:rsidRDefault="00DE0948" w:rsidP="00D4278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88B2E7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0E81B34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20C70841"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E946335"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DAEA791"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שנויים בתכנון</w:t>
      </w:r>
    </w:p>
    <w:p w14:paraId="605F522C"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3E03C6C"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0C7ADE4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60AE9BAA"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2596C058"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235DC5EA"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5F7E6298" w14:textId="77777777" w:rsidR="00DE0948" w:rsidRPr="00DE0948" w:rsidRDefault="00DE0948" w:rsidP="00D4278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0E99511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AC89A1A" w14:textId="77777777" w:rsidR="00DE0948" w:rsidRPr="00DE0948" w:rsidRDefault="00DE0948" w:rsidP="00D42788">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6CCC9A81"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0050368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מאחריות היועץ על פי הסכם זה ו/או על פי כל דין, מתחייב היועץ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היועץ" ו/או "אישור עריכת הביטוח", לפי העניין), אצל חברת ביטוח מורשית כדין בישראל</w:t>
      </w:r>
      <w:r w:rsidRPr="00DE0948">
        <w:rPr>
          <w:rFonts w:ascii="Times New Roman" w:eastAsia="Times New Roman" w:hAnsi="Times New Roman" w:cs="David"/>
          <w:sz w:val="24"/>
          <w:szCs w:val="24"/>
          <w:lang w:eastAsia="he-IL"/>
        </w:rPr>
        <w:t>.</w:t>
      </w:r>
    </w:p>
    <w:p w14:paraId="2047E59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מובהר כי גבולות האחריות הנדרשים במסגרת ביטוחי היועץ כמפורט באישור עריכת הביטוח הינם בבחינת דרישה מזערית המוטלת על היועץ. היועץ מצהיר ומאשר כי יהיה מנוע מלהעלות כל טענה כלפי אפ"י ו/או מי מטעמה בכל הקשור לגבולות האחריות כאמור</w:t>
      </w:r>
      <w:r w:rsidRPr="00DE0948">
        <w:rPr>
          <w:rFonts w:ascii="Times New Roman" w:eastAsia="Times New Roman" w:hAnsi="Times New Roman" w:cs="David"/>
          <w:sz w:val="24"/>
          <w:szCs w:val="24"/>
          <w:lang w:eastAsia="he-IL"/>
        </w:rPr>
        <w:t>.</w:t>
      </w:r>
    </w:p>
    <w:p w14:paraId="013F3C2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ביטוחי היועץ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t>
      </w:r>
      <w:r w:rsidRPr="00DE0948">
        <w:rPr>
          <w:rFonts w:ascii="Times New Roman" w:eastAsia="Times New Roman" w:hAnsi="Times New Roman" w:cs="David"/>
          <w:sz w:val="24"/>
          <w:szCs w:val="24"/>
          <w:lang w:eastAsia="he-IL"/>
        </w:rPr>
        <w:t>).</w:t>
      </w:r>
    </w:p>
    <w:p w14:paraId="71F28C4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ללא צורך בכל דרישה מצד אפ"י, מתחייב היועץ להמציא לידי אפ"י, לפני תחילת </w:t>
      </w:r>
      <w:r w:rsidRPr="00DE0948">
        <w:rPr>
          <w:rFonts w:ascii="Times New Roman" w:eastAsia="Times New Roman" w:hAnsi="Times New Roman" w:cs="David"/>
          <w:sz w:val="24"/>
          <w:szCs w:val="24"/>
          <w:rtl/>
          <w:lang w:eastAsia="he-IL"/>
        </w:rPr>
        <w:lastRenderedPageBreak/>
        <w:t>מתן השירותים נשוא הסכם זה וכתנאי מוקדם להתקשרות ו/או לכל תשלום על חשבון התמורה, את אישור עריכת הביטוח, כשהוא חתום בידי מבטחיו</w:t>
      </w:r>
      <w:r w:rsidRPr="00DE0948">
        <w:rPr>
          <w:rFonts w:ascii="Times New Roman" w:eastAsia="Times New Roman" w:hAnsi="Times New Roman" w:cs="David"/>
          <w:sz w:val="24"/>
          <w:szCs w:val="24"/>
          <w:lang w:eastAsia="he-IL"/>
        </w:rPr>
        <w:t xml:space="preserve">. </w:t>
      </w:r>
    </w:p>
    <w:p w14:paraId="00FCC59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בתום תקופת הביטוח, מתחייב היועץ להמציא לידי אפ"י אישור עריכת ביטוח מעודכן בגין חידוש תוקף ביטוחי היועץ לתקופת ביטוח נוספת, ומידי תקופת ביטוח, כל עוד הסכם זה בתוקף</w:t>
      </w:r>
      <w:r w:rsidRPr="00DE0948">
        <w:rPr>
          <w:rFonts w:ascii="Times New Roman" w:eastAsia="Times New Roman" w:hAnsi="Times New Roman" w:cs="David"/>
          <w:sz w:val="24"/>
          <w:szCs w:val="24"/>
          <w:lang w:eastAsia="he-IL"/>
        </w:rPr>
        <w:t>.</w:t>
      </w:r>
    </w:p>
    <w:p w14:paraId="7C359EB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מהאמור לעיל, ובכל הנוגע לביטוח המפורט בסעיף 1 לאישור עריכת הביטוח (ביטוח אחריות מקצועית), מתחייב היועץ להמשיך ולהחזיק ביטוח זה בתוקף ולהציג בפני אפ"י אישור עריכת ביטוח בגינו, במועדים כאמור ולמשך 7 (שבע) שנים נוספות לפחות ממועד תום מתן השירותים על פי ההסכם</w:t>
      </w:r>
      <w:r w:rsidRPr="00DE0948">
        <w:rPr>
          <w:rFonts w:ascii="Times New Roman" w:eastAsia="Times New Roman" w:hAnsi="Times New Roman" w:cs="David"/>
          <w:sz w:val="24"/>
          <w:szCs w:val="24"/>
          <w:lang w:eastAsia="he-IL"/>
        </w:rPr>
        <w:t>.</w:t>
      </w:r>
    </w:p>
    <w:p w14:paraId="30163F9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t>
      </w:r>
      <w:r w:rsidRPr="00DE0948">
        <w:rPr>
          <w:rFonts w:ascii="Times New Roman" w:eastAsia="Times New Roman" w:hAnsi="Times New Roman" w:cs="David"/>
          <w:sz w:val="24"/>
          <w:szCs w:val="24"/>
          <w:lang w:eastAsia="he-IL"/>
        </w:rPr>
        <w:t>.</w:t>
      </w:r>
    </w:p>
    <w:p w14:paraId="6092BEA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הפרת סעיף זה על כל תנאיו תיחשב להפרה יסודית של ההסכם.</w:t>
      </w:r>
    </w:p>
    <w:p w14:paraId="78A8DFFC" w14:textId="77777777" w:rsidR="00DE0948" w:rsidRPr="00DE0948" w:rsidRDefault="00DE0948" w:rsidP="00DE094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1A5C627"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4FAF868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1BC8EA5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05D4111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3A032E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3CDFE25"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309BA1B1"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D96CB61"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7D053E6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lastRenderedPageBreak/>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4D37BA0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6DE96D3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10F2A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38392EA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4BFBBE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A982A5D"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4A9E1A62"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2E67115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431049F6" w14:textId="77777777" w:rsidR="00DE0948" w:rsidRPr="00DE0948" w:rsidRDefault="00DE0948" w:rsidP="00D42788">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62F22DAB" w14:textId="77777777" w:rsidR="00DE0948" w:rsidRPr="00DE0948" w:rsidRDefault="00DE0948" w:rsidP="00D42788">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w:t>
      </w:r>
      <w:r w:rsidRPr="00DE0948">
        <w:rPr>
          <w:rFonts w:ascii="Times New Roman" w:eastAsia="Times New Roman" w:hAnsi="Times New Roman" w:cs="David"/>
          <w:sz w:val="24"/>
          <w:szCs w:val="24"/>
          <w:rtl/>
          <w:lang w:eastAsia="he-IL"/>
        </w:rPr>
        <w:lastRenderedPageBreak/>
        <w:t>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7FCEE803"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3FA7B4B3"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1FCC096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7190734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4DA2541D"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6781ABBB" w14:textId="77777777" w:rsidR="00DE0948" w:rsidRPr="00DE0948" w:rsidRDefault="00DE0948" w:rsidP="00D42788">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74A624E9" w14:textId="77777777" w:rsidR="00DE0948" w:rsidRPr="00DE0948" w:rsidRDefault="00DE0948" w:rsidP="00D42788">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24E2E1C7" w14:textId="77777777" w:rsidR="00DE0948" w:rsidRPr="00DE0948" w:rsidRDefault="00DE0948" w:rsidP="00DE0948">
      <w:pPr>
        <w:widowControl w:val="0"/>
        <w:numPr>
          <w:ilvl w:val="3"/>
          <w:numId w:val="1"/>
        </w:numPr>
        <w:tabs>
          <w:tab w:val="left" w:pos="2357"/>
        </w:tabs>
        <w:spacing w:before="0" w:beforeAutospacing="0" w:after="200" w:afterAutospacing="0" w:line="240" w:lineRule="auto"/>
        <w:ind w:left="2359" w:right="1728"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2EFC4EC2" w14:textId="77777777" w:rsidR="00DE0948" w:rsidRPr="00DE0948" w:rsidRDefault="00DE0948" w:rsidP="00D42788">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20663C8C" w14:textId="77777777" w:rsidR="00DE0948" w:rsidRPr="00DE0948" w:rsidRDefault="00DE0948" w:rsidP="00DE0948">
      <w:pPr>
        <w:widowControl w:val="0"/>
        <w:numPr>
          <w:ilvl w:val="3"/>
          <w:numId w:val="1"/>
        </w:numPr>
        <w:tabs>
          <w:tab w:val="left" w:pos="2357"/>
        </w:tabs>
        <w:spacing w:before="0" w:beforeAutospacing="0" w:after="200" w:afterAutospacing="0" w:line="240" w:lineRule="auto"/>
        <w:ind w:left="2359" w:right="1728"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0D2D990F"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95591E4"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52CAAF9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44BE426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5206B63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688864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E9399F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F86B2EF"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D8B4DA0"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42D9B96"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54B6A6A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7E233FD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2955BEC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59859D4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75EEBE32"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המזמין רשאי להעביר, בכל עת, כל זכות מזכויותיו וכל חובה מחובותיו לפי חוזה </w:t>
      </w:r>
      <w:r w:rsidRPr="00DE0948">
        <w:rPr>
          <w:rFonts w:ascii="Times New Roman" w:eastAsia="Times New Roman" w:hAnsi="Times New Roman" w:cs="David"/>
          <w:sz w:val="24"/>
          <w:szCs w:val="24"/>
          <w:rtl/>
          <w:lang w:eastAsia="he-IL"/>
        </w:rPr>
        <w:lastRenderedPageBreak/>
        <w:t>זה, כפי שיראה בעיניו, בלא צורך בהסכמה כלשהי מצד היועץ.</w:t>
      </w:r>
    </w:p>
    <w:p w14:paraId="63038078"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1864629F"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5E283E3C" w14:textId="77777777" w:rsidR="00DE0948" w:rsidRPr="00DE0948" w:rsidRDefault="00DE0948" w:rsidP="00D42788">
      <w:pPr>
        <w:widowControl w:val="0"/>
        <w:numPr>
          <w:ilvl w:val="2"/>
          <w:numId w:val="1"/>
        </w:numPr>
        <w:spacing w:before="0" w:beforeAutospacing="0" w:after="200" w:afterAutospacing="0" w:line="240" w:lineRule="auto"/>
        <w:ind w:left="1508" w:right="709"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8E860C8" w14:textId="77777777" w:rsidR="00DE0948" w:rsidRPr="00DE0948" w:rsidRDefault="00DE0948" w:rsidP="00D42788">
      <w:pPr>
        <w:widowControl w:val="0"/>
        <w:numPr>
          <w:ilvl w:val="2"/>
          <w:numId w:val="1"/>
        </w:numPr>
        <w:spacing w:before="0" w:beforeAutospacing="0" w:after="200" w:afterAutospacing="0" w:line="240" w:lineRule="auto"/>
        <w:ind w:left="1508" w:right="709"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15D5C275"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4491C84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7BC904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7F8AB4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69CF52F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51AF23A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46F7878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2117E372" w14:textId="77777777" w:rsidR="00DE0948" w:rsidRPr="00DE0948" w:rsidRDefault="00DE0948" w:rsidP="00D4278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2C7D613C"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10805F3"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שונות</w:t>
      </w:r>
    </w:p>
    <w:p w14:paraId="0BD91C3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231D054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2B60930B" w14:textId="77777777" w:rsidR="00DE0948" w:rsidRPr="00DE0948" w:rsidRDefault="00DE0948" w:rsidP="00D4278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2F5D873" w14:textId="77777777" w:rsidR="00DE0948" w:rsidRPr="00DE0948" w:rsidRDefault="00DE0948" w:rsidP="00D4278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1C7D8A3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72D5DE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277C6D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08145691"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מכלליות האמור לעיל -</w:t>
      </w:r>
    </w:p>
    <w:p w14:paraId="0F49A317"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702557E" w14:textId="77777777" w:rsidR="00DE0948" w:rsidRPr="00DE0948" w:rsidRDefault="00DE0948" w:rsidP="00D4278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4F9675B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A2F27D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5E17BFE3" w14:textId="77777777" w:rsidR="00DE0948" w:rsidRPr="00DE0948" w:rsidRDefault="00DE0948" w:rsidP="00D42788">
      <w:pPr>
        <w:keepNext/>
        <w:widowControl w:val="0"/>
        <w:spacing w:before="0" w:beforeAutospacing="0" w:after="200" w:afterAutospacing="0" w:line="240" w:lineRule="auto"/>
        <w:ind w:left="798" w:right="709"/>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lastRenderedPageBreak/>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5029596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D58B55D" w14:textId="77777777" w:rsidR="00DE0948" w:rsidRPr="00DE0948" w:rsidRDefault="00DE0948" w:rsidP="00D4278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F3299E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347536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257E632" w14:textId="77777777" w:rsidR="00DE0948" w:rsidRPr="00DE0948" w:rsidRDefault="00DE0948" w:rsidP="00DE0948">
      <w:pPr>
        <w:widowControl w:val="0"/>
        <w:numPr>
          <w:ilvl w:val="1"/>
          <w:numId w:val="1"/>
        </w:numPr>
        <w:spacing w:before="0" w:beforeAutospacing="0" w:after="72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2126DA1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ולראיה באו הצדדים על החתום:</w:t>
      </w:r>
    </w:p>
    <w:p w14:paraId="6A897A98" w14:textId="77777777" w:rsidR="00DE0948" w:rsidRPr="00DE0948" w:rsidRDefault="00DE0948" w:rsidP="00DE094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7311C0B" w14:textId="77777777" w:rsidR="00DE0948" w:rsidRPr="00DE0948" w:rsidRDefault="00DE0948" w:rsidP="00DE094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20DB161" w14:textId="77777777" w:rsidR="00DE0948" w:rsidRPr="00DE0948" w:rsidRDefault="00DE0948" w:rsidP="00DE094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_____________</w:t>
      </w:r>
      <w:r w:rsidRPr="00DE0948">
        <w:rPr>
          <w:rFonts w:ascii="Times New Roman" w:eastAsia="Times New Roman" w:hAnsi="Times New Roman" w:cs="David"/>
          <w:sz w:val="24"/>
          <w:szCs w:val="24"/>
          <w:rtl/>
          <w:lang w:eastAsia="he-IL"/>
        </w:rPr>
        <w:tab/>
        <w:t>_______________</w:t>
      </w:r>
    </w:p>
    <w:p w14:paraId="125AB8D9" w14:textId="77777777" w:rsidR="00DE0948" w:rsidRPr="00DE0948" w:rsidRDefault="00DE0948" w:rsidP="00DE094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היועץ</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המזמין</w:t>
      </w:r>
      <w:r w:rsidRPr="00DE0948">
        <w:rPr>
          <w:rFonts w:ascii="Times New Roman" w:eastAsia="Times New Roman" w:hAnsi="Times New Roman" w:cs="David"/>
          <w:sz w:val="24"/>
          <w:szCs w:val="24"/>
          <w:lang w:eastAsia="he-IL"/>
        </w:rPr>
        <w:t xml:space="preserve"> </w:t>
      </w:r>
    </w:p>
    <w:p w14:paraId="3D7211C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21F5C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DEF3B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ן זה. </w:t>
      </w:r>
    </w:p>
    <w:p w14:paraId="0D38893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F43B9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תאריך :  _______________</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חתימה וחותמת עו"ד/ רו"ח : ________________</w:t>
      </w:r>
    </w:p>
    <w:p w14:paraId="509E4C4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E0D30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30D675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42A210" w14:textId="77777777" w:rsidR="00DE0948" w:rsidRPr="00DE0948" w:rsidRDefault="00DE0948" w:rsidP="00DE0948">
      <w:pPr>
        <w:widowControl w:val="0"/>
        <w:bidi w:val="0"/>
        <w:spacing w:before="0" w:beforeAutospacing="0" w:after="0" w:afterAutospacing="0" w:line="240" w:lineRule="auto"/>
        <w:rPr>
          <w:rFonts w:ascii="Times New Roman" w:eastAsia="Times New Roman" w:hAnsi="Times New Roman" w:cs="David"/>
          <w:sz w:val="24"/>
          <w:szCs w:val="24"/>
          <w:u w:val="single"/>
          <w:rtl/>
          <w:lang w:eastAsia="he-IL"/>
        </w:rPr>
      </w:pPr>
    </w:p>
    <w:p w14:paraId="3B502CC2" w14:textId="77777777" w:rsidR="005D7684" w:rsidRPr="005D7684" w:rsidRDefault="005D7684">
      <w:pPr>
        <w:bidi w:val="0"/>
        <w:spacing w:before="0" w:beforeAutospacing="0" w:after="160" w:afterAutospacing="0" w:line="259" w:lineRule="auto"/>
        <w:rPr>
          <w:rFonts w:ascii="Calibri" w:eastAsia="Times New Roman" w:hAnsi="Calibri" w:cs="David"/>
          <w:b/>
          <w:bCs/>
          <w:sz w:val="24"/>
          <w:szCs w:val="24"/>
          <w:lang w:eastAsia="he-IL"/>
        </w:rPr>
      </w:pPr>
      <w:r w:rsidRPr="005D7684">
        <w:rPr>
          <w:rFonts w:ascii="Calibri" w:eastAsia="Times New Roman" w:hAnsi="Calibri" w:cs="David"/>
          <w:b/>
          <w:bCs/>
          <w:sz w:val="24"/>
          <w:szCs w:val="24"/>
          <w:rtl/>
          <w:lang w:eastAsia="he-IL"/>
        </w:rPr>
        <w:br w:type="page"/>
      </w:r>
    </w:p>
    <w:p w14:paraId="0DD1EC84"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lastRenderedPageBreak/>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496B35DB"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30FDEB5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sz w:val="24"/>
          <w:szCs w:val="24"/>
          <w:rtl/>
          <w:lang w:eastAsia="he-IL"/>
        </w:rPr>
        <w:tab/>
        <w:t>הגדרות-</w:t>
      </w:r>
    </w:p>
    <w:p w14:paraId="183A988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FAAC7E" w14:textId="7B26B412" w:rsidR="00DE0948" w:rsidRPr="00DE0948" w:rsidRDefault="00DE0948" w:rsidP="00D4278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510B0">
            <w:rPr>
              <w:rFonts w:ascii="Times New Roman" w:eastAsia="Times New Roman" w:hAnsi="Times New Roman" w:cs="David"/>
              <w:color w:val="008000"/>
              <w:sz w:val="24"/>
              <w:szCs w:val="24"/>
              <w:rtl/>
              <w:lang w:eastAsia="he-IL"/>
            </w:rPr>
            <w:t>שוהם</w:t>
          </w:r>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510B0">
            <w:rPr>
              <w:rFonts w:ascii="Times New Roman" w:eastAsia="Times New Roman" w:hAnsi="Times New Roman" w:cs="David"/>
              <w:color w:val="008000"/>
              <w:sz w:val="24"/>
              <w:szCs w:val="24"/>
              <w:rtl/>
            </w:rPr>
            <w:t>סביוני שהם - מחיר למשתכן</w:t>
          </w:r>
        </w:sdtContent>
      </w:sdt>
      <w:r w:rsidRPr="00DE0948">
        <w:rPr>
          <w:rFonts w:ascii="Times New Roman" w:eastAsia="Times New Roman" w:hAnsi="Times New Roman" w:cs="David" w:hint="cs"/>
          <w:color w:val="008000"/>
          <w:sz w:val="24"/>
          <w:szCs w:val="24"/>
          <w:rtl/>
          <w:lang w:eastAsia="he-IL"/>
        </w:rPr>
        <w:t>,</w:t>
      </w:r>
      <w:customXmlDelRangeStart w:id="22" w:author="Meryl Etman" w:date="2019-01-13T17:42:00Z"/>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22"/>
          <w:del w:id="23" w:author="Meryl Etman" w:date="2019-01-13T17:42:00Z">
            <w:r w:rsidR="008510B0" w:rsidDel="00D42788">
              <w:rPr>
                <w:rFonts w:ascii="Times New Roman" w:eastAsia="Times New Roman" w:hAnsi="Times New Roman" w:cs="David" w:hint="cs"/>
                <w:color w:val="008000"/>
                <w:sz w:val="24"/>
                <w:szCs w:val="24"/>
                <w:rtl/>
                <w:lang w:eastAsia="he-IL"/>
              </w:rPr>
              <w:delText>סביוני שהם - מחיר למשתכן</w:delText>
            </w:r>
          </w:del>
          <w:customXmlDelRangeStart w:id="24" w:author="Meryl Etman" w:date="2019-01-13T17:42:00Z"/>
        </w:sdtContent>
      </w:sdt>
      <w:customXmlDelRangeEnd w:id="24"/>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DB826C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B390CE" w14:textId="3F128675" w:rsidR="00DE0948" w:rsidRPr="00DE0948" w:rsidRDefault="00DE0948" w:rsidP="00D4278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5" w:author="Meryl Etman" w:date="2019-01-13T17:42:00Z">
            <w:r w:rsidR="00D42788">
              <w:rPr>
                <w:rFonts w:ascii="Times New Roman" w:eastAsia="Times New Roman" w:hAnsi="Times New Roman" w:cs="David" w:hint="cs"/>
                <w:color w:val="008000"/>
                <w:sz w:val="24"/>
                <w:szCs w:val="24"/>
                <w:rtl/>
              </w:rPr>
              <w:t>תמל/1007</w:t>
            </w:r>
          </w:ins>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customXmlDelRangeStart w:id="26" w:author="Meryl Etman" w:date="2019-01-13T17:42:00Z"/>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customXmlDelRangeEnd w:id="26"/>
          <w:ins w:id="27" w:author="Meryl Etman" w:date="2019-01-13T17:42:00Z">
            <w:r w:rsidR="00D42788">
              <w:rPr>
                <w:rFonts w:ascii="Times New Roman" w:eastAsia="Times New Roman" w:hAnsi="Times New Roman" w:cs="David" w:hint="cs"/>
                <w:color w:val="008000"/>
                <w:sz w:val="24"/>
                <w:szCs w:val="24"/>
                <w:rtl/>
              </w:rPr>
              <w:t>גוש 7330, מגרשים 140-141.</w:t>
            </w:r>
          </w:ins>
          <w:customXmlDelRangeStart w:id="28" w:author="Meryl Etman" w:date="2019-01-13T17:42:00Z"/>
        </w:sdtContent>
      </w:sdt>
      <w:customXmlDelRangeEnd w:id="28"/>
    </w:p>
    <w:p w14:paraId="4FC70EBE"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28D7C0C"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DC96DA" w14:textId="7B96CE4F"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8510B0">
            <w:rPr>
              <w:rFonts w:ascii="Times New Roman" w:eastAsia="Times New Roman" w:hAnsi="Times New Roman" w:cs="David"/>
              <w:color w:val="008000"/>
              <w:sz w:val="24"/>
              <w:szCs w:val="24"/>
              <w:rtl/>
            </w:rPr>
            <w:t>שוהם</w:t>
          </w:r>
        </w:sdtContent>
      </w:sdt>
    </w:p>
    <w:p w14:paraId="3193EF68"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135423D4"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1DEF349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C13DA6" w14:textId="67744651" w:rsidR="00DE0948" w:rsidRPr="00DE0948" w:rsidRDefault="00DE0948" w:rsidP="00D4278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המנהל הוא:</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29" w:author="Meryl Etman" w:date="2019-01-13T17:43:00Z">
            <w:r w:rsidR="00D42788">
              <w:rPr>
                <w:rFonts w:ascii="Times New Roman" w:eastAsia="Times New Roman" w:hAnsi="Times New Roman" w:cs="David" w:hint="cs"/>
                <w:color w:val="008000"/>
                <w:sz w:val="24"/>
                <w:szCs w:val="24"/>
                <w:rtl/>
                <w:lang w:eastAsia="he-IL"/>
              </w:rPr>
              <w:t>מרול אטמן</w:t>
            </w:r>
          </w:ins>
        </w:sdtContent>
      </w:sdt>
    </w:p>
    <w:p w14:paraId="1C66FD5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612E6ED" w14:textId="77777777" w:rsidR="00DE0948" w:rsidRPr="00DE0948" w:rsidRDefault="00DE0948" w:rsidP="00DE0948">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היועץ יפיק כל התכניות בקבצים במתכונת</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 xml:space="preserve"> תכנת הקבצים </w:t>
      </w:r>
      <w:r w:rsidRPr="00DE0948">
        <w:rPr>
          <w:rFonts w:ascii="Times New Roman" w:eastAsia="Times New Roman" w:hAnsi="Times New Roman" w:cs="David"/>
          <w:sz w:val="24"/>
          <w:szCs w:val="24"/>
          <w:lang w:eastAsia="he-IL"/>
        </w:rPr>
        <w:t xml:space="preserve">DWG </w:t>
      </w:r>
      <w:r w:rsidRPr="00DE0948">
        <w:rPr>
          <w:rFonts w:ascii="Times New Roman" w:eastAsia="Times New Roman" w:hAnsi="Times New Roman" w:cs="David"/>
          <w:sz w:val="24"/>
          <w:szCs w:val="24"/>
          <w:rtl/>
          <w:lang w:eastAsia="he-IL"/>
        </w:rPr>
        <w:t xml:space="preserve"> גרסת אוטוקד </w:t>
      </w:r>
      <w:r w:rsidRPr="00DE0948">
        <w:rPr>
          <w:rFonts w:ascii="Times New Roman" w:eastAsia="Times New Roman" w:hAnsi="Times New Roman" w:cs="David" w:hint="cs"/>
          <w:sz w:val="24"/>
          <w:szCs w:val="24"/>
          <w:rtl/>
          <w:lang w:eastAsia="he-IL"/>
        </w:rPr>
        <w:t xml:space="preserve">2000 / כל גרסת אוטוקד מאוחרת יותר או בתוכנת </w:t>
      </w:r>
      <w:r w:rsidRPr="00DE0948">
        <w:rPr>
          <w:rFonts w:ascii="Times New Roman" w:eastAsia="Times New Roman" w:hAnsi="Times New Roman" w:cs="David" w:hint="cs"/>
          <w:sz w:val="24"/>
          <w:szCs w:val="24"/>
          <w:lang w:eastAsia="he-IL"/>
        </w:rPr>
        <w:t>REVIT</w:t>
      </w:r>
      <w:r w:rsidRPr="00DE0948">
        <w:rPr>
          <w:rFonts w:ascii="Times New Roman" w:eastAsia="Times New Roman" w:hAnsi="Times New Roman" w:cs="David" w:hint="cs"/>
          <w:sz w:val="24"/>
          <w:szCs w:val="24"/>
          <w:rtl/>
          <w:lang w:eastAsia="he-IL"/>
        </w:rPr>
        <w:t xml:space="preserve"> בהתאם למוסכם עם המזמין.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Cs/>
          <w:sz w:val="24"/>
          <w:szCs w:val="24"/>
          <w:lang w:eastAsia="he-IL"/>
        </w:rPr>
        <w:t xml:space="preserve"> </w:t>
      </w:r>
    </w:p>
    <w:p w14:paraId="0E31DB8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29BFA42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Pr="00DE0948">
        <w:rPr>
          <w:rFonts w:ascii="Times New Roman" w:eastAsia="Times New Roman" w:hAnsi="Times New Roman" w:cs="David"/>
          <w:sz w:val="24"/>
          <w:szCs w:val="24"/>
          <w:rtl/>
          <w:lang w:eastAsia="he-IL"/>
        </w:rPr>
        <w:tab/>
        <w:t>בעלי המקצוע במשרד היועץ הם:</w:t>
      </w:r>
    </w:p>
    <w:p w14:paraId="380A664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01BAE3" w14:textId="37DD6EF2" w:rsidR="00DE0948" w:rsidRPr="00DE0948" w:rsidRDefault="00DE0948" w:rsidP="00D4278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0" w:author="Meryl Etman" w:date="2019-01-13T17:43:00Z">
            <w:r w:rsidR="00D42788">
              <w:rPr>
                <w:rFonts w:ascii="Times New Roman" w:eastAsia="Times New Roman" w:hAnsi="Times New Roman" w:cs="David" w:hint="cs"/>
                <w:color w:val="008000"/>
                <w:sz w:val="24"/>
                <w:szCs w:val="24"/>
                <w:rtl/>
                <w:lang w:eastAsia="he-IL"/>
              </w:rPr>
              <w:t>שמעון צוק</w:t>
            </w:r>
          </w:ins>
        </w:sdtContent>
      </w:sdt>
    </w:p>
    <w:p w14:paraId="176B3FD4" w14:textId="73503B1F" w:rsidR="00DE0948" w:rsidRPr="00DE0948" w:rsidRDefault="00DE0948" w:rsidP="00716847">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sz w:val="24"/>
            <w:szCs w:val="24"/>
            <w:rtl/>
            <w:lang w:eastAsia="he-IL"/>
          </w:rPr>
          <w:alias w:val="שדה נוסף 5"/>
          <w:tag w:val="cntCustomField5"/>
          <w:id w:val="1125498268"/>
          <w:placeholder>
            <w:docPart w:val="0511D846A6E34AD781BC7EE87C6591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31" w:author="Meryl Etman" w:date="2019-03-24T16:14:00Z">
            <w:r w:rsidR="005065B9" w:rsidRPr="005065B9">
              <w:rPr>
                <w:rFonts w:ascii="Calibri" w:eastAsia="Times New Roman" w:hAnsi="Calibri" w:cs="David"/>
                <w:sz w:val="24"/>
                <w:szCs w:val="24"/>
                <w:rtl/>
                <w:lang w:eastAsia="he-IL"/>
                <w:rPrChange w:id="32" w:author="Meryl Etman" w:date="2019-03-24T16:14:00Z">
                  <w:rPr>
                    <w:rFonts w:ascii="Calibri" w:eastAsia="Times New Roman" w:hAnsi="Calibri" w:cs="David"/>
                    <w:i/>
                    <w:iCs/>
                    <w:sz w:val="24"/>
                    <w:szCs w:val="24"/>
                    <w:rtl/>
                    <w:lang w:eastAsia="he-IL"/>
                  </w:rPr>
                </w:rPrChange>
              </w:rPr>
              <w:t>3</w:t>
            </w:r>
          </w:ins>
        </w:sdtContent>
      </w:sdt>
    </w:p>
    <w:p w14:paraId="087C65B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55C7DD" w14:textId="5674D7EA" w:rsidR="00DE0948" w:rsidRPr="00DE0948" w:rsidRDefault="00DE0948" w:rsidP="00D4278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E0948">
        <w:rPr>
          <w:rFonts w:ascii="Times New Roman" w:eastAsia="Times New Roman" w:hAnsi="Times New Roman" w:cs="David" w:hint="cs"/>
          <w:sz w:val="24"/>
          <w:szCs w:val="24"/>
          <w:rtl/>
          <w:lang w:eastAsia="he-IL"/>
        </w:rPr>
        <w:t>5</w:t>
      </w:r>
      <w:r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3" w:author="Meryl Etman" w:date="2019-01-13T17:43:00Z">
            <w:r w:rsidR="00D42788">
              <w:rPr>
                <w:rFonts w:ascii="Times New Roman" w:eastAsia="Times New Roman" w:hAnsi="Times New Roman" w:cs="David" w:hint="cs"/>
                <w:color w:val="008000"/>
                <w:sz w:val="24"/>
                <w:szCs w:val="24"/>
                <w:rtl/>
                <w:lang w:eastAsia="he-IL"/>
              </w:rPr>
              <w:t>שמעון צוק</w:t>
            </w:r>
          </w:ins>
        </w:sdtContent>
      </w:sdt>
    </w:p>
    <w:p w14:paraId="20E1223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EB0D11"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Pr="00DE0948">
        <w:rPr>
          <w:rFonts w:ascii="Times New Roman" w:eastAsia="Times New Roman" w:hAnsi="Times New Roman" w:cs="David" w:hint="cs"/>
          <w:sz w:val="24"/>
          <w:szCs w:val="24"/>
          <w:rtl/>
        </w:rPr>
        <w:t xml:space="preserve">6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0F614B00" w14:textId="02626F87" w:rsidR="00DE0948" w:rsidRPr="00DE0948" w:rsidRDefault="00E247FA"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r w:rsidR="008510B0">
            <w:rPr>
              <w:rFonts w:ascii="Times New Roman" w:eastAsia="Times New Roman" w:hAnsi="Times New Roman" w:cs="David"/>
              <w:color w:val="008000"/>
              <w:sz w:val="24"/>
              <w:szCs w:val="24"/>
              <w:rtl/>
            </w:rPr>
            <w:t>100%</w:t>
          </w:r>
        </w:sdtContent>
      </w:sdt>
      <w:r w:rsidR="005D7684">
        <w:rPr>
          <w:rFonts w:ascii="Times New Roman" w:eastAsia="Times New Roman" w:hAnsi="Times New Roman" w:cs="David" w:hint="cs"/>
          <w:color w:val="008000"/>
          <w:sz w:val="24"/>
          <w:szCs w:val="24"/>
          <w:rtl/>
        </w:rPr>
        <w:t xml:space="preserve"> %</w:t>
      </w:r>
    </w:p>
    <w:p w14:paraId="2287025D"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0"/>
          <w:rtl/>
        </w:rPr>
        <w:br w:type="page"/>
      </w:r>
      <w:r w:rsidRPr="00DE0948">
        <w:rPr>
          <w:rFonts w:ascii="Times New Roman" w:eastAsia="Times New Roman" w:hAnsi="Times New Roman" w:cs="David"/>
          <w:b/>
          <w:bCs/>
          <w:sz w:val="24"/>
          <w:szCs w:val="24"/>
          <w:u w:val="single"/>
          <w:rtl/>
          <w:lang w:eastAsia="he-IL"/>
        </w:rPr>
        <w:lastRenderedPageBreak/>
        <w:t>נספח ב'</w:t>
      </w:r>
    </w:p>
    <w:p w14:paraId="30726894"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3022B17C"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3DFFB2F8"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1581B48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34" w:name="OLE_LINK3"/>
      <w:bookmarkStart w:id="35"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2BF7701E"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4E94F6E7"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43D0EB1D"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40D8804A" w14:textId="48761ABC" w:rsidR="00DE0948" w:rsidRPr="00DE0948" w:rsidRDefault="00DE0948" w:rsidP="00E247FA">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Change w:id="36" w:author="Meryl Etman" w:date="2019-04-11T16:12:00Z">
          <w:pPr>
            <w:widowControl w:val="0"/>
            <w:spacing w:before="120" w:beforeAutospacing="0" w:after="60" w:afterAutospacing="0" w:line="240" w:lineRule="auto"/>
            <w:ind w:left="2522" w:hanging="362"/>
            <w:jc w:val="both"/>
          </w:pPr>
        </w:pPrChange>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del w:id="37" w:author="Meryl Etman" w:date="2019-04-11T16:12:00Z">
        <w:r w:rsidRPr="00DE0948" w:rsidDel="00E247FA">
          <w:rPr>
            <w:rFonts w:ascii="Times New Roman" w:eastAsia="Times New Roman" w:hAnsi="Times New Roman" w:cs="David" w:hint="cs"/>
            <w:sz w:val="24"/>
            <w:szCs w:val="24"/>
            <w:rtl/>
            <w:lang w:eastAsia="he-IL"/>
          </w:rPr>
          <w:delText xml:space="preserve">תכנון מערך למחזור </w:delText>
        </w:r>
      </w:del>
      <w:del w:id="38" w:author="Meryl Etman" w:date="2019-03-24T16:15:00Z">
        <w:r w:rsidRPr="00DE0948" w:rsidDel="005065B9">
          <w:rPr>
            <w:rFonts w:ascii="Times New Roman" w:eastAsia="Times New Roman" w:hAnsi="Times New Roman" w:cs="David" w:hint="cs"/>
            <w:sz w:val="24"/>
            <w:szCs w:val="24"/>
            <w:rtl/>
            <w:lang w:eastAsia="he-IL"/>
          </w:rPr>
          <w:delText>מי מזגנים, דלוחין ו</w:delText>
        </w:r>
      </w:del>
      <w:del w:id="39" w:author="Meryl Etman" w:date="2019-04-11T16:12:00Z">
        <w:r w:rsidRPr="00DE0948" w:rsidDel="00E247FA">
          <w:rPr>
            <w:rFonts w:ascii="Times New Roman" w:eastAsia="Times New Roman" w:hAnsi="Times New Roman" w:cs="David" w:hint="cs"/>
            <w:sz w:val="24"/>
            <w:szCs w:val="24"/>
            <w:rtl/>
            <w:lang w:eastAsia="he-IL"/>
          </w:rPr>
          <w:delText>מי גשם במרפסות.</w:delText>
        </w:r>
      </w:del>
      <w:ins w:id="40" w:author="Meryl Etman" w:date="2019-04-11T16:12:00Z">
        <w:r w:rsidR="00E247FA">
          <w:rPr>
            <w:rFonts w:ascii="Times New Roman" w:eastAsia="Times New Roman" w:hAnsi="Times New Roman" w:cs="David" w:hint="cs"/>
            <w:sz w:val="24"/>
            <w:szCs w:val="24"/>
            <w:rtl/>
            <w:lang w:eastAsia="he-IL"/>
          </w:rPr>
          <w:t>מבוטל</w:t>
        </w:r>
      </w:ins>
    </w:p>
    <w:p w14:paraId="4CBE7F08" w14:textId="54EB458C" w:rsidR="00DE0948" w:rsidRPr="00DE0948" w:rsidRDefault="00DE0948" w:rsidP="00E247FA">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w:t>
      </w:r>
      <w:del w:id="41" w:author="Meryl Etman" w:date="2019-03-24T16:15:00Z">
        <w:r w:rsidRPr="00DE0948" w:rsidDel="005065B9">
          <w:rPr>
            <w:rFonts w:ascii="Times New Roman" w:eastAsia="Times New Roman" w:hAnsi="Times New Roman" w:cs="David" w:hint="cs"/>
            <w:sz w:val="24"/>
            <w:szCs w:val="24"/>
            <w:rtl/>
            <w:lang w:eastAsia="he-IL"/>
          </w:rPr>
          <w:delText>, הובלת המים למאגרים</w:delText>
        </w:r>
      </w:del>
      <w:ins w:id="42" w:author="Meryl Etman" w:date="2019-03-24T16:15:00Z">
        <w:r w:rsidR="005065B9">
          <w:rPr>
            <w:rFonts w:ascii="Times New Roman" w:eastAsia="Times New Roman" w:hAnsi="Times New Roman" w:cs="David" w:hint="cs"/>
            <w:sz w:val="24"/>
            <w:szCs w:val="24"/>
            <w:rtl/>
            <w:lang w:eastAsia="he-IL"/>
          </w:rPr>
          <w:t xml:space="preserve"> </w:t>
        </w:r>
      </w:ins>
      <w:r w:rsidRPr="00DE0948">
        <w:rPr>
          <w:rFonts w:ascii="Times New Roman" w:eastAsia="Times New Roman" w:hAnsi="Times New Roman" w:cs="David" w:hint="cs"/>
          <w:sz w:val="24"/>
          <w:szCs w:val="24"/>
          <w:rtl/>
          <w:lang w:eastAsia="he-IL"/>
        </w:rPr>
        <w:t xml:space="preserve"> והערכות לכמויות המים לאגירה בחורף ובקיץ) תוך מציאת פתרונות עקרוניים לכל המבנים בתחום התכנית.</w:t>
      </w:r>
    </w:p>
    <w:p w14:paraId="248F622B" w14:textId="77777777" w:rsidR="00481489" w:rsidRDefault="00DE0948">
      <w:pPr>
        <w:widowControl w:val="0"/>
        <w:spacing w:before="120" w:beforeAutospacing="0" w:after="60" w:afterAutospacing="0" w:line="240" w:lineRule="auto"/>
        <w:ind w:left="2522" w:hanging="362"/>
        <w:jc w:val="both"/>
        <w:rPr>
          <w:ins w:id="43" w:author="Meryl Etman" w:date="2019-01-17T13:46:00Z"/>
          <w:rFonts w:ascii="Times New Roman" w:eastAsia="Times New Roman" w:hAnsi="Times New Roman" w:cs="David"/>
          <w:sz w:val="24"/>
          <w:szCs w:val="24"/>
          <w:rtl/>
          <w:lang w:eastAsia="he-IL"/>
        </w:rPr>
        <w:pPrChange w:id="44" w:author="Meryl Etman" w:date="2019-01-17T13:47:00Z">
          <w:pPr>
            <w:widowControl w:val="0"/>
            <w:spacing w:before="120" w:beforeAutospacing="0" w:after="60" w:afterAutospacing="0" w:line="240" w:lineRule="auto"/>
            <w:ind w:left="2160" w:hanging="720"/>
            <w:jc w:val="both"/>
          </w:pPr>
        </w:pPrChange>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w:t>
      </w:r>
    </w:p>
    <w:p w14:paraId="431C422E" w14:textId="242E31A5" w:rsidR="00DE0948" w:rsidRPr="00DE0948" w:rsidDel="005065B9" w:rsidRDefault="00DE0948" w:rsidP="00DE0948">
      <w:pPr>
        <w:widowControl w:val="0"/>
        <w:spacing w:before="120" w:beforeAutospacing="0" w:after="60" w:afterAutospacing="0" w:line="240" w:lineRule="auto"/>
        <w:ind w:left="2160" w:hanging="720"/>
        <w:jc w:val="both"/>
        <w:rPr>
          <w:del w:id="45" w:author="Meryl Etman" w:date="2019-03-24T16:15:00Z"/>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hint="cs"/>
          <w:sz w:val="24"/>
          <w:szCs w:val="24"/>
          <w:u w:val="single"/>
          <w:rtl/>
          <w:lang w:eastAsia="he-IL"/>
        </w:rPr>
        <w:t>.</w:t>
      </w:r>
      <w:del w:id="46" w:author="Meryl Etman" w:date="2019-01-17T13:46:00Z">
        <w:r w:rsidRPr="00DE0948" w:rsidDel="00481489">
          <w:rPr>
            <w:rFonts w:ascii="Times New Roman" w:eastAsia="Times New Roman" w:hAnsi="Times New Roman" w:cs="David" w:hint="cs"/>
            <w:sz w:val="24"/>
            <w:szCs w:val="24"/>
            <w:u w:val="single"/>
            <w:rtl/>
            <w:lang w:eastAsia="he-IL"/>
          </w:rPr>
          <w:delText xml:space="preserve"> </w:delText>
        </w:r>
        <w:r w:rsidRPr="00DE0948" w:rsidDel="00481489">
          <w:rPr>
            <w:rFonts w:ascii="Times New Roman" w:eastAsia="Times New Roman" w:hAnsi="Times New Roman" w:cs="David"/>
            <w:sz w:val="24"/>
            <w:szCs w:val="24"/>
            <w:rtl/>
            <w:lang w:eastAsia="he-IL"/>
          </w:rPr>
          <w:delText>.</w:delText>
        </w:r>
      </w:del>
      <w:r w:rsidRPr="00DE0948">
        <w:rPr>
          <w:rFonts w:ascii="Times New Roman" w:eastAsia="Times New Roman" w:hAnsi="Times New Roman" w:cs="David"/>
          <w:sz w:val="24"/>
          <w:szCs w:val="24"/>
          <w:rtl/>
          <w:lang w:eastAsia="he-IL"/>
        </w:rPr>
        <w:tab/>
      </w:r>
      <w:del w:id="47" w:author="Meryl Etman" w:date="2019-03-24T16:15:00Z">
        <w:r w:rsidRPr="00DE0948" w:rsidDel="005065B9">
          <w:rPr>
            <w:rFonts w:ascii="Times New Roman" w:eastAsia="Times New Roman" w:hAnsi="Times New Roman" w:cs="David" w:hint="cs"/>
            <w:sz w:val="24"/>
            <w:szCs w:val="24"/>
            <w:u w:val="single"/>
            <w:rtl/>
            <w:lang w:eastAsia="he-IL"/>
          </w:rPr>
          <w:delText>מי תהום</w:delText>
        </w:r>
        <w:r w:rsidRPr="00DE0948" w:rsidDel="005065B9">
          <w:rPr>
            <w:rFonts w:ascii="Times New Roman" w:eastAsia="Times New Roman" w:hAnsi="Times New Roman" w:cs="David" w:hint="cs"/>
            <w:sz w:val="24"/>
            <w:szCs w:val="24"/>
            <w:rtl/>
            <w:lang w:eastAsia="he-IL"/>
          </w:rPr>
          <w:delText>:</w:delText>
        </w:r>
      </w:del>
    </w:p>
    <w:p w14:paraId="2E23A43F" w14:textId="71C72DB4" w:rsidR="00DE0948" w:rsidRPr="00DE0948" w:rsidDel="005065B9" w:rsidRDefault="00DE0948" w:rsidP="00DE0948">
      <w:pPr>
        <w:widowControl w:val="0"/>
        <w:spacing w:before="120" w:beforeAutospacing="0" w:after="60" w:afterAutospacing="0" w:line="240" w:lineRule="auto"/>
        <w:ind w:left="2522" w:hanging="362"/>
        <w:jc w:val="both"/>
        <w:rPr>
          <w:del w:id="48" w:author="Meryl Etman" w:date="2019-03-24T16:15:00Z"/>
          <w:rFonts w:ascii="Times New Roman" w:eastAsia="Times New Roman" w:hAnsi="Times New Roman" w:cs="David"/>
          <w:sz w:val="24"/>
          <w:szCs w:val="24"/>
          <w:rtl/>
          <w:lang w:eastAsia="he-IL"/>
        </w:rPr>
      </w:pPr>
      <w:del w:id="49" w:author="Meryl Etman" w:date="2019-03-24T16:15:00Z">
        <w:r w:rsidRPr="00DE0948" w:rsidDel="005065B9">
          <w:rPr>
            <w:rFonts w:ascii="Times New Roman" w:eastAsia="Times New Roman" w:hAnsi="Times New Roman" w:cs="David" w:hint="cs"/>
            <w:sz w:val="24"/>
            <w:szCs w:val="24"/>
            <w:rtl/>
            <w:lang w:eastAsia="he-IL"/>
          </w:rPr>
          <w:delText>-</w:delText>
        </w:r>
        <w:r w:rsidRPr="00DE0948" w:rsidDel="005065B9">
          <w:rPr>
            <w:rFonts w:ascii="Times New Roman" w:eastAsia="Times New Roman" w:hAnsi="Times New Roman" w:cs="David" w:hint="cs"/>
            <w:sz w:val="24"/>
            <w:szCs w:val="24"/>
            <w:rtl/>
            <w:lang w:eastAsia="he-IL"/>
          </w:rPr>
          <w:tab/>
        </w:r>
        <w:r w:rsidRPr="00DE0948" w:rsidDel="005065B9">
          <w:rPr>
            <w:rFonts w:ascii="Times New Roman" w:eastAsia="Times New Roman" w:hAnsi="Times New Roman" w:cs="David"/>
            <w:sz w:val="24"/>
            <w:szCs w:val="24"/>
            <w:rtl/>
            <w:lang w:eastAsia="he-IL"/>
          </w:rPr>
          <w:delText>ניתוח הידרולוגי של התנהגות רום מפלסי מי התהום באזור</w:delText>
        </w:r>
        <w:r w:rsidRPr="00DE0948" w:rsidDel="005065B9">
          <w:rPr>
            <w:rFonts w:ascii="Times New Roman" w:eastAsia="Times New Roman" w:hAnsi="Times New Roman" w:cs="David" w:hint="cs"/>
            <w:sz w:val="24"/>
            <w:szCs w:val="24"/>
            <w:rtl/>
            <w:lang w:eastAsia="he-IL"/>
          </w:rPr>
          <w:delText>.</w:delText>
        </w:r>
      </w:del>
    </w:p>
    <w:p w14:paraId="2860CDF2" w14:textId="7A737597" w:rsidR="00DE0948" w:rsidRPr="00DE0948" w:rsidDel="005065B9" w:rsidRDefault="00DE0948" w:rsidP="00DE0948">
      <w:pPr>
        <w:widowControl w:val="0"/>
        <w:spacing w:before="120" w:beforeAutospacing="0" w:after="60" w:afterAutospacing="0" w:line="240" w:lineRule="auto"/>
        <w:ind w:left="2522" w:hanging="362"/>
        <w:jc w:val="both"/>
        <w:rPr>
          <w:del w:id="50" w:author="Meryl Etman" w:date="2019-03-24T16:15:00Z"/>
          <w:rFonts w:ascii="Times New Roman" w:eastAsia="Times New Roman" w:hAnsi="Times New Roman" w:cs="David"/>
          <w:sz w:val="24"/>
          <w:szCs w:val="24"/>
          <w:rtl/>
          <w:lang w:eastAsia="he-IL"/>
        </w:rPr>
      </w:pPr>
      <w:del w:id="51" w:author="Meryl Etman" w:date="2019-03-24T16:15:00Z">
        <w:r w:rsidRPr="00DE0948" w:rsidDel="005065B9">
          <w:rPr>
            <w:rFonts w:ascii="Times New Roman" w:eastAsia="Times New Roman" w:hAnsi="Times New Roman" w:cs="David" w:hint="cs"/>
            <w:sz w:val="24"/>
            <w:szCs w:val="24"/>
            <w:rtl/>
            <w:lang w:eastAsia="he-IL"/>
          </w:rPr>
          <w:delText>-</w:delText>
        </w:r>
        <w:r w:rsidRPr="00DE0948" w:rsidDel="005065B9">
          <w:rPr>
            <w:rFonts w:ascii="Times New Roman" w:eastAsia="Times New Roman" w:hAnsi="Times New Roman" w:cs="David" w:hint="cs"/>
            <w:sz w:val="24"/>
            <w:szCs w:val="24"/>
            <w:rtl/>
            <w:lang w:eastAsia="he-IL"/>
          </w:rPr>
          <w:tab/>
        </w:r>
        <w:r w:rsidRPr="00DE0948" w:rsidDel="005065B9">
          <w:rPr>
            <w:rFonts w:ascii="Times New Roman" w:eastAsia="Times New Roman" w:hAnsi="Times New Roman" w:cs="David"/>
            <w:sz w:val="24"/>
            <w:szCs w:val="24"/>
            <w:rtl/>
            <w:lang w:eastAsia="he-IL"/>
          </w:rPr>
          <w:delText>ניתוח המערכת ההידרולוגית האזורית בסביבות מיקום הפרויקט וקבלת מסקנות באשר לרום המומלץ לאימוץ כבסיס לתכנון</w:delText>
        </w:r>
        <w:r w:rsidRPr="00DE0948" w:rsidDel="005065B9">
          <w:rPr>
            <w:rFonts w:ascii="Times New Roman" w:eastAsia="Times New Roman" w:hAnsi="Times New Roman" w:cs="David" w:hint="cs"/>
            <w:sz w:val="24"/>
            <w:szCs w:val="24"/>
            <w:rtl/>
            <w:lang w:eastAsia="he-IL"/>
          </w:rPr>
          <w:delText>.</w:delText>
        </w:r>
      </w:del>
    </w:p>
    <w:p w14:paraId="24C97437" w14:textId="520F5C9C" w:rsidR="00DE0948" w:rsidRPr="00DE0948" w:rsidDel="005065B9" w:rsidRDefault="00DE0948" w:rsidP="00DE0948">
      <w:pPr>
        <w:widowControl w:val="0"/>
        <w:spacing w:before="120" w:beforeAutospacing="0" w:after="60" w:afterAutospacing="0" w:line="240" w:lineRule="auto"/>
        <w:ind w:left="2522" w:hanging="362"/>
        <w:jc w:val="both"/>
        <w:rPr>
          <w:del w:id="52" w:author="Meryl Etman" w:date="2019-03-24T16:15:00Z"/>
          <w:rFonts w:ascii="Times New Roman" w:eastAsia="Times New Roman" w:hAnsi="Times New Roman" w:cs="David"/>
          <w:sz w:val="24"/>
          <w:szCs w:val="24"/>
          <w:rtl/>
          <w:lang w:eastAsia="he-IL"/>
        </w:rPr>
      </w:pPr>
      <w:del w:id="53" w:author="Meryl Etman" w:date="2019-03-24T16:15:00Z">
        <w:r w:rsidRPr="00DE0948" w:rsidDel="005065B9">
          <w:rPr>
            <w:rFonts w:ascii="Times New Roman" w:eastAsia="Times New Roman" w:hAnsi="Times New Roman" w:cs="David" w:hint="cs"/>
            <w:sz w:val="24"/>
            <w:szCs w:val="24"/>
            <w:rtl/>
            <w:lang w:eastAsia="he-IL"/>
          </w:rPr>
          <w:delText>-</w:delText>
        </w:r>
        <w:r w:rsidRPr="00DE0948" w:rsidDel="005065B9">
          <w:rPr>
            <w:rFonts w:ascii="Times New Roman" w:eastAsia="Times New Roman" w:hAnsi="Times New Roman" w:cs="David" w:hint="cs"/>
            <w:sz w:val="24"/>
            <w:szCs w:val="24"/>
            <w:rtl/>
            <w:lang w:eastAsia="he-IL"/>
          </w:rPr>
          <w:tab/>
        </w:r>
        <w:r w:rsidRPr="00DE0948" w:rsidDel="005065B9">
          <w:rPr>
            <w:rFonts w:ascii="Times New Roman" w:eastAsia="Times New Roman" w:hAnsi="Times New Roman" w:cs="David"/>
            <w:sz w:val="24"/>
            <w:szCs w:val="24"/>
            <w:rtl/>
            <w:lang w:eastAsia="he-IL"/>
          </w:rPr>
          <w:delText>תכנון מערכת השפלת</w:delText>
        </w:r>
        <w:r w:rsidRPr="00DE0948" w:rsidDel="005065B9">
          <w:rPr>
            <w:rFonts w:ascii="Times New Roman" w:eastAsia="Times New Roman" w:hAnsi="Times New Roman" w:cs="David" w:hint="cs"/>
            <w:sz w:val="24"/>
            <w:szCs w:val="24"/>
            <w:rtl/>
            <w:lang w:eastAsia="he-IL"/>
          </w:rPr>
          <w:delText xml:space="preserve"> והחדרת</w:delText>
        </w:r>
        <w:r w:rsidRPr="00DE0948" w:rsidDel="005065B9">
          <w:rPr>
            <w:rFonts w:ascii="Times New Roman" w:eastAsia="Times New Roman" w:hAnsi="Times New Roman" w:cs="David"/>
            <w:sz w:val="24"/>
            <w:szCs w:val="24"/>
            <w:rtl/>
            <w:lang w:eastAsia="he-IL"/>
          </w:rPr>
          <w:delText xml:space="preserve"> מי תהום לביצוע המרתפים התת קרקעיים</w:delText>
        </w:r>
        <w:r w:rsidRPr="00DE0948" w:rsidDel="005065B9">
          <w:rPr>
            <w:rFonts w:ascii="Times New Roman" w:eastAsia="Times New Roman" w:hAnsi="Times New Roman" w:cs="David" w:hint="cs"/>
            <w:sz w:val="24"/>
            <w:szCs w:val="24"/>
            <w:rtl/>
            <w:lang w:eastAsia="he-IL"/>
          </w:rPr>
          <w:delText xml:space="preserve"> </w:delText>
        </w:r>
        <w:r w:rsidRPr="00DE0948" w:rsidDel="005065B9">
          <w:rPr>
            <w:rFonts w:ascii="Times New Roman" w:eastAsia="Times New Roman" w:hAnsi="Times New Roman" w:cs="David"/>
            <w:sz w:val="24"/>
            <w:szCs w:val="24"/>
            <w:rtl/>
            <w:lang w:eastAsia="he-IL"/>
          </w:rPr>
          <w:delText xml:space="preserve">כולל </w:delText>
        </w:r>
        <w:r w:rsidRPr="00DE0948" w:rsidDel="005065B9">
          <w:rPr>
            <w:rFonts w:ascii="Times New Roman" w:eastAsia="Times New Roman" w:hAnsi="Times New Roman" w:cs="David" w:hint="cs"/>
            <w:sz w:val="24"/>
            <w:szCs w:val="24"/>
            <w:rtl/>
            <w:lang w:eastAsia="he-IL"/>
          </w:rPr>
          <w:delText>ניתוח טכנו-כלכלי</w:delText>
        </w:r>
        <w:r w:rsidRPr="00DE0948" w:rsidDel="005065B9">
          <w:rPr>
            <w:rFonts w:ascii="Times New Roman" w:eastAsia="Times New Roman" w:hAnsi="Times New Roman" w:cs="David"/>
            <w:sz w:val="24"/>
            <w:szCs w:val="24"/>
            <w:rtl/>
            <w:lang w:eastAsia="he-IL"/>
          </w:rPr>
          <w:delText xml:space="preserve"> </w:delText>
        </w:r>
        <w:r w:rsidRPr="00DE0948" w:rsidDel="005065B9">
          <w:rPr>
            <w:rFonts w:ascii="Times New Roman" w:eastAsia="Times New Roman" w:hAnsi="Times New Roman" w:cs="David" w:hint="cs"/>
            <w:sz w:val="24"/>
            <w:szCs w:val="24"/>
            <w:rtl/>
            <w:lang w:eastAsia="he-IL"/>
          </w:rPr>
          <w:delText xml:space="preserve">לבחינת </w:delText>
        </w:r>
        <w:r w:rsidRPr="00DE0948" w:rsidDel="005065B9">
          <w:rPr>
            <w:rFonts w:ascii="Times New Roman" w:eastAsia="Times New Roman" w:hAnsi="Times New Roman" w:cs="David"/>
            <w:sz w:val="24"/>
            <w:szCs w:val="24"/>
            <w:rtl/>
            <w:lang w:eastAsia="he-IL"/>
          </w:rPr>
          <w:delText>חלופות לביצוע ההשפלה</w:delText>
        </w:r>
        <w:r w:rsidRPr="00DE0948" w:rsidDel="005065B9">
          <w:rPr>
            <w:rFonts w:ascii="Times New Roman" w:eastAsia="Times New Roman" w:hAnsi="Times New Roman" w:cs="David" w:hint="cs"/>
            <w:sz w:val="24"/>
            <w:szCs w:val="24"/>
            <w:rtl/>
            <w:lang w:eastAsia="he-IL"/>
          </w:rPr>
          <w:delText xml:space="preserve"> וההחדרה, קבלת אישורי</w:delText>
        </w:r>
        <w:r w:rsidRPr="00DE0948" w:rsidDel="005065B9">
          <w:rPr>
            <w:rFonts w:ascii="Times New Roman" w:eastAsia="Times New Roman" w:hAnsi="Times New Roman" w:cs="David"/>
            <w:sz w:val="24"/>
            <w:szCs w:val="24"/>
            <w:rtl/>
            <w:lang w:eastAsia="he-IL"/>
          </w:rPr>
          <w:delText xml:space="preserve"> הרשויות וה</w:delText>
        </w:r>
        <w:r w:rsidRPr="00DE0948" w:rsidDel="005065B9">
          <w:rPr>
            <w:rFonts w:ascii="Times New Roman" w:eastAsia="Times New Roman" w:hAnsi="Times New Roman" w:cs="David" w:hint="cs"/>
            <w:sz w:val="24"/>
            <w:szCs w:val="24"/>
            <w:rtl/>
            <w:lang w:eastAsia="he-IL"/>
          </w:rPr>
          <w:delText>מזמין</w:delText>
        </w:r>
        <w:r w:rsidRPr="00DE0948" w:rsidDel="005065B9">
          <w:rPr>
            <w:rFonts w:ascii="Times New Roman" w:eastAsia="Times New Roman" w:hAnsi="Times New Roman" w:cs="David"/>
            <w:sz w:val="24"/>
            <w:szCs w:val="24"/>
            <w:rtl/>
            <w:lang w:eastAsia="he-IL"/>
          </w:rPr>
          <w:delText>.</w:delText>
        </w:r>
      </w:del>
    </w:p>
    <w:p w14:paraId="5F7C1767" w14:textId="5C03E8CF" w:rsidR="00DE0948" w:rsidRPr="00DE0948" w:rsidRDefault="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54" w:author="Meryl Etman" w:date="2019-03-24T16:15:00Z">
          <w:pPr>
            <w:widowControl w:val="0"/>
            <w:spacing w:before="120" w:beforeAutospacing="0" w:after="60" w:afterAutospacing="0" w:line="240" w:lineRule="auto"/>
            <w:ind w:left="2522" w:hanging="362"/>
            <w:jc w:val="both"/>
          </w:pPr>
        </w:pPrChange>
      </w:pPr>
      <w:del w:id="55" w:author="Meryl Etman" w:date="2019-03-24T16:15:00Z">
        <w:r w:rsidRPr="00DE0948" w:rsidDel="005065B9">
          <w:rPr>
            <w:rFonts w:ascii="Times New Roman" w:eastAsia="Times New Roman" w:hAnsi="Times New Roman" w:cs="David" w:hint="cs"/>
            <w:sz w:val="24"/>
            <w:szCs w:val="24"/>
            <w:rtl/>
            <w:lang w:eastAsia="he-IL"/>
          </w:rPr>
          <w:delText>-</w:delText>
        </w:r>
        <w:r w:rsidRPr="00DE0948" w:rsidDel="005065B9">
          <w:rPr>
            <w:rFonts w:ascii="Times New Roman" w:eastAsia="Times New Roman" w:hAnsi="Times New Roman" w:cs="David" w:hint="cs"/>
            <w:sz w:val="24"/>
            <w:szCs w:val="24"/>
            <w:rtl/>
            <w:lang w:eastAsia="he-IL"/>
          </w:rPr>
          <w:tab/>
          <w:delText xml:space="preserve">כל התכנון יותאם לדרישות הרשויות (רשות המים, הרשות המקומית וכדומה) </w:delText>
        </w:r>
        <w:r w:rsidRPr="00DE0948" w:rsidDel="005065B9">
          <w:rPr>
            <w:rFonts w:ascii="Times New Roman" w:eastAsia="Times New Roman" w:hAnsi="Times New Roman" w:cs="David"/>
            <w:sz w:val="24"/>
            <w:szCs w:val="24"/>
            <w:rtl/>
            <w:lang w:eastAsia="he-IL"/>
          </w:rPr>
          <w:delText>–</w:delText>
        </w:r>
        <w:r w:rsidRPr="00DE0948" w:rsidDel="005065B9">
          <w:rPr>
            <w:rFonts w:ascii="Times New Roman" w:eastAsia="Times New Roman" w:hAnsi="Times New Roman" w:cs="David" w:hint="cs"/>
            <w:sz w:val="24"/>
            <w:szCs w:val="24"/>
            <w:rtl/>
            <w:lang w:eastAsia="he-IL"/>
          </w:rPr>
          <w:delText xml:space="preserve"> כולל קבלת כל האישורים הנדרשים</w:delText>
        </w:r>
      </w:del>
      <w:ins w:id="56" w:author="Meryl Etman" w:date="2019-03-24T16:15:00Z">
        <w:r w:rsidR="005065B9">
          <w:rPr>
            <w:rFonts w:ascii="Times New Roman" w:eastAsia="Times New Roman" w:hAnsi="Times New Roman" w:cs="David" w:hint="cs"/>
            <w:sz w:val="24"/>
            <w:szCs w:val="24"/>
            <w:u w:val="single"/>
            <w:rtl/>
            <w:lang w:eastAsia="he-IL"/>
          </w:rPr>
          <w:t>מבוטל</w:t>
        </w:r>
      </w:ins>
      <w:r w:rsidRPr="00DE0948">
        <w:rPr>
          <w:rFonts w:ascii="Times New Roman" w:eastAsia="Times New Roman" w:hAnsi="Times New Roman" w:cs="David" w:hint="cs"/>
          <w:sz w:val="24"/>
          <w:szCs w:val="24"/>
          <w:rtl/>
          <w:lang w:eastAsia="he-IL"/>
        </w:rPr>
        <w:t>.</w:t>
      </w:r>
    </w:p>
    <w:p w14:paraId="369AB7D0" w14:textId="77777777" w:rsidR="00DE0948" w:rsidRPr="00DE0948" w:rsidRDefault="00DE0948" w:rsidP="00DE0948">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57" w:name="OLE_LINK5"/>
      <w:bookmarkStart w:id="58" w:name="OLE_LINK6"/>
      <w:bookmarkEnd w:id="34"/>
      <w:bookmarkEnd w:id="35"/>
    </w:p>
    <w:p w14:paraId="688A87E4" w14:textId="77777777" w:rsidR="00DE0948" w:rsidRPr="00DE0948" w:rsidRDefault="00DE0948" w:rsidP="00DE0948">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59" w:name="OLE_LINK7"/>
      <w:bookmarkStart w:id="60"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258C3429" w14:textId="77777777" w:rsidR="00DE0948" w:rsidRPr="00DE0948" w:rsidRDefault="00DE0948" w:rsidP="00DE0948">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EB9C5D1"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7E689E4"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3244B4B0"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10D49B02"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57"/>
    <w:bookmarkEnd w:id="58"/>
    <w:bookmarkEnd w:id="59"/>
    <w:bookmarkEnd w:id="60"/>
    <w:p w14:paraId="474B51C0"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2F8C0B2B" w14:textId="69ECFC4E" w:rsidR="00DE0948" w:rsidRPr="00DE0948" w:rsidRDefault="00DE0948" w:rsidP="00716847">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lastRenderedPageBreak/>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del w:id="61" w:author="Meryl Etman" w:date="2019-03-24T16:16:00Z">
        <w:r w:rsidRPr="00DE0948" w:rsidDel="005065B9">
          <w:rPr>
            <w:rFonts w:ascii="Times New Roman" w:eastAsia="Times New Roman" w:hAnsi="Times New Roman" w:cs="David"/>
            <w:sz w:val="24"/>
            <w:szCs w:val="24"/>
            <w:lang w:eastAsia="he-IL"/>
          </w:rPr>
          <w:delText>REVIT</w:delText>
        </w:r>
        <w:r w:rsidRPr="00DE0948" w:rsidDel="005065B9">
          <w:rPr>
            <w:rFonts w:ascii="Times New Roman" w:eastAsia="Times New Roman" w:hAnsi="Times New Roman" w:cs="David" w:hint="cs"/>
            <w:sz w:val="24"/>
            <w:szCs w:val="24"/>
            <w:rtl/>
            <w:lang w:eastAsia="he-IL"/>
          </w:rPr>
          <w:delText xml:space="preserve"> בתלת-מימד</w:delText>
        </w:r>
      </w:del>
      <w:ins w:id="62" w:author="Meryl Etman" w:date="2019-03-24T16:16:00Z">
        <w:r w:rsidR="005065B9">
          <w:rPr>
            <w:rFonts w:ascii="Times New Roman" w:eastAsia="Times New Roman" w:hAnsi="Times New Roman" w:cs="David" w:hint="cs"/>
            <w:sz w:val="24"/>
            <w:szCs w:val="24"/>
            <w:lang w:eastAsia="he-IL"/>
          </w:rPr>
          <w:t>DWG</w:t>
        </w:r>
      </w:ins>
      <w:r w:rsidRPr="00DE0948">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בלבד.</w:t>
      </w:r>
    </w:p>
    <w:p w14:paraId="2A9530F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38850E83"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638A7EB2"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532B5AF7"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414D899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56A3B00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60A5F94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w:t>
      </w:r>
      <w:del w:id="63" w:author="Meryl Etman" w:date="2019-03-24T16:18:00Z">
        <w:r w:rsidRPr="00DE0948" w:rsidDel="005065B9">
          <w:rPr>
            <w:rFonts w:ascii="Times New Roman" w:eastAsia="Times New Roman" w:hAnsi="Times New Roman" w:cs="David" w:hint="cs"/>
            <w:sz w:val="24"/>
            <w:szCs w:val="24"/>
            <w:rtl/>
            <w:lang w:eastAsia="he-IL"/>
          </w:rPr>
          <w:delText>השפלת ו</w:delText>
        </w:r>
      </w:del>
      <w:r w:rsidRPr="00DE0948">
        <w:rPr>
          <w:rFonts w:ascii="Times New Roman" w:eastAsia="Times New Roman" w:hAnsi="Times New Roman" w:cs="David" w:hint="cs"/>
          <w:sz w:val="24"/>
          <w:szCs w:val="24"/>
          <w:rtl/>
          <w:lang w:eastAsia="he-IL"/>
        </w:rPr>
        <w:t>החדרת מי התהום במתחם לפרויקט.</w:t>
      </w:r>
    </w:p>
    <w:p w14:paraId="5A58093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w:t>
      </w:r>
      <w:del w:id="64" w:author="Meryl Etman" w:date="2019-03-24T16:18:00Z">
        <w:r w:rsidRPr="00DE0948" w:rsidDel="005065B9">
          <w:rPr>
            <w:rFonts w:ascii="Times New Roman" w:eastAsia="Times New Roman" w:hAnsi="Times New Roman" w:cs="David" w:hint="cs"/>
            <w:sz w:val="24"/>
            <w:szCs w:val="24"/>
            <w:rtl/>
            <w:lang w:eastAsia="he-IL"/>
          </w:rPr>
          <w:delText xml:space="preserve"> ומי התהום</w:delText>
        </w:r>
      </w:del>
      <w:r w:rsidRPr="00DE0948">
        <w:rPr>
          <w:rFonts w:ascii="Times New Roman" w:eastAsia="Times New Roman" w:hAnsi="Times New Roman" w:cs="David" w:hint="cs"/>
          <w:sz w:val="24"/>
          <w:szCs w:val="24"/>
          <w:rtl/>
          <w:lang w:eastAsia="he-IL"/>
        </w:rPr>
        <w:t>.</w:t>
      </w:r>
    </w:p>
    <w:p w14:paraId="7E66F55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4EE02EA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096AA14D"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5ABAB84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483C433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4AEAD95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הכנת תוכניות לאישור סופי של היועצים והמזמין לפני התחלת שלב תוכנית העבודה</w:t>
      </w:r>
      <w:r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Pr="00DE0948">
        <w:rPr>
          <w:rFonts w:ascii="Times New Roman" w:eastAsia="Times New Roman" w:hAnsi="Times New Roman" w:cs="David"/>
          <w:sz w:val="24"/>
          <w:szCs w:val="24"/>
          <w:rtl/>
          <w:lang w:eastAsia="he-IL"/>
        </w:rPr>
        <w:t>.</w:t>
      </w:r>
    </w:p>
    <w:p w14:paraId="2EA0A1F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637265E2" w14:textId="2F7EAD51" w:rsidR="00DE0948" w:rsidRPr="00DE0948" w:rsidRDefault="00DE0948" w:rsidP="00716847">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 xml:space="preserve">הקמת משמרת מים, מאגרי מים, </w:t>
      </w:r>
      <w:del w:id="65" w:author="Meryl Etman" w:date="2019-03-24T16:19:00Z">
        <w:r w:rsidRPr="00DE0948" w:rsidDel="005065B9">
          <w:rPr>
            <w:rFonts w:ascii="Times New Roman" w:eastAsia="Times New Roman" w:hAnsi="Times New Roman" w:cs="David" w:hint="cs"/>
            <w:sz w:val="24"/>
            <w:szCs w:val="24"/>
            <w:rtl/>
            <w:lang w:eastAsia="he-IL"/>
          </w:rPr>
          <w:delText xml:space="preserve">השפלה והחדרת מי תהום </w:delText>
        </w:r>
      </w:del>
      <w:r w:rsidRPr="00DE0948">
        <w:rPr>
          <w:rFonts w:ascii="Times New Roman" w:eastAsia="Times New Roman" w:hAnsi="Times New Roman" w:cs="David" w:hint="cs"/>
          <w:sz w:val="24"/>
          <w:szCs w:val="24"/>
          <w:rtl/>
          <w:lang w:eastAsia="he-IL"/>
        </w:rPr>
        <w:t>וכו'.</w:t>
      </w:r>
    </w:p>
    <w:p w14:paraId="36BB712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4FF1E8FF"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0E845F1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0740069E" w14:textId="09D57EE5" w:rsidR="00DE0948" w:rsidRPr="00DE0948" w:rsidRDefault="00DE0948" w:rsidP="00E247F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66" w:author="Meryl Etman" w:date="2019-04-11T16:13:00Z">
          <w:pPr>
            <w:widowControl w:val="0"/>
            <w:spacing w:before="120" w:beforeAutospacing="0" w:after="60" w:afterAutospacing="0" w:line="240" w:lineRule="auto"/>
            <w:ind w:left="2160" w:hanging="720"/>
            <w:jc w:val="both"/>
          </w:pPr>
        </w:pPrChange>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Pr="00DE0948">
        <w:rPr>
          <w:rFonts w:ascii="Times New Roman" w:eastAsia="Times New Roman" w:hAnsi="Times New Roman" w:cs="David" w:hint="cs"/>
          <w:sz w:val="24"/>
          <w:szCs w:val="24"/>
          <w:rtl/>
          <w:lang w:eastAsia="he-IL"/>
        </w:rPr>
        <w:t>תוכניות הקמת משמרת מים,</w:t>
      </w:r>
      <w:del w:id="67" w:author="Meryl Etman" w:date="2019-04-11T16:13:00Z">
        <w:r w:rsidRPr="00DE0948" w:rsidDel="00E247FA">
          <w:rPr>
            <w:rFonts w:ascii="Times New Roman" w:eastAsia="Times New Roman" w:hAnsi="Times New Roman" w:cs="David" w:hint="cs"/>
            <w:sz w:val="24"/>
            <w:szCs w:val="24"/>
            <w:rtl/>
            <w:lang w:eastAsia="he-IL"/>
          </w:rPr>
          <w:delText xml:space="preserve"> מאגרי מים</w:delText>
        </w:r>
      </w:del>
      <w:del w:id="68" w:author="Meryl Etman" w:date="2019-03-24T16:20:00Z">
        <w:r w:rsidRPr="00DE0948" w:rsidDel="005065B9">
          <w:rPr>
            <w:rFonts w:ascii="Times New Roman" w:eastAsia="Times New Roman" w:hAnsi="Times New Roman" w:cs="David" w:hint="cs"/>
            <w:sz w:val="24"/>
            <w:szCs w:val="24"/>
            <w:rtl/>
            <w:lang w:eastAsia="he-IL"/>
          </w:rPr>
          <w:delText>, השפלה</w:delText>
        </w:r>
      </w:del>
      <w:del w:id="69" w:author="Meryl Etman" w:date="2019-04-11T16:13:00Z">
        <w:r w:rsidRPr="00DE0948" w:rsidDel="00E247FA">
          <w:rPr>
            <w:rFonts w:ascii="Times New Roman" w:eastAsia="Times New Roman" w:hAnsi="Times New Roman" w:cs="David" w:hint="cs"/>
            <w:sz w:val="24"/>
            <w:szCs w:val="24"/>
            <w:rtl/>
            <w:lang w:eastAsia="he-IL"/>
          </w:rPr>
          <w:delText xml:space="preserve"> והחדרת מי תהום וכו',</w:delText>
        </w:r>
      </w:del>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3E4A7D0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w:t>
      </w:r>
      <w:r w:rsidRPr="00DE0948">
        <w:rPr>
          <w:rFonts w:ascii="Times New Roman" w:eastAsia="Times New Roman" w:hAnsi="Times New Roman" w:cs="David"/>
          <w:sz w:val="24"/>
          <w:szCs w:val="24"/>
          <w:rtl/>
          <w:lang w:eastAsia="he-IL"/>
        </w:rPr>
        <w:lastRenderedPageBreak/>
        <w:t xml:space="preserve">אחר בבניין או אי כיסוי נושאים הנופלים בין המתכננים והיועצים השונים. </w:t>
      </w:r>
    </w:p>
    <w:p w14:paraId="4AABD7D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המפרטים וכתבי הכמויות יתבססו על תוכניות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3D83A8C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7EEE75B7" w14:textId="2AA597BA" w:rsidR="00DE0948" w:rsidRPr="00DE0948" w:rsidRDefault="00DE0948" w:rsidP="00716847">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r>
      <w:del w:id="70" w:author="Meryl Etman" w:date="2019-03-24T16:21:00Z">
        <w:r w:rsidRPr="00DE0948" w:rsidDel="005065B9">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לכתבי כמויות ע"ג דיסקט ובתדפיס</w:delText>
        </w:r>
      </w:del>
      <w:ins w:id="71" w:author="Meryl Etman" w:date="2019-03-24T16:21:00Z">
        <w:r w:rsidR="005065B9">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 xml:space="preserve">.  </w:t>
      </w:r>
    </w:p>
    <w:p w14:paraId="1D26D9C1" w14:textId="779B98C9" w:rsidR="00DE0948" w:rsidRPr="00DE0948" w:rsidRDefault="00DE0948" w:rsidP="00E247FA">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72" w:author="Meryl Etman" w:date="2019-04-11T16:14:00Z">
          <w:pPr>
            <w:widowControl w:val="0"/>
            <w:spacing w:before="120" w:beforeAutospacing="0" w:after="60" w:afterAutospacing="0" w:line="240" w:lineRule="auto"/>
            <w:ind w:left="2160" w:hanging="720"/>
            <w:jc w:val="both"/>
          </w:pPr>
        </w:pPrChange>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w:t>
      </w:r>
      <w:del w:id="73" w:author="Meryl Etman" w:date="2019-04-11T16:14:00Z">
        <w:r w:rsidRPr="00DE0948" w:rsidDel="00E247FA">
          <w:rPr>
            <w:rFonts w:ascii="Times New Roman" w:eastAsia="Times New Roman" w:hAnsi="Times New Roman" w:cs="David" w:hint="cs"/>
            <w:sz w:val="24"/>
            <w:szCs w:val="24"/>
            <w:rtl/>
            <w:lang w:eastAsia="he-IL"/>
          </w:rPr>
          <w:delText>מאגרי מים</w:delText>
        </w:r>
      </w:del>
      <w:del w:id="74" w:author="Meryl Etman" w:date="2019-03-24T16:21:00Z">
        <w:r w:rsidRPr="00DE0948" w:rsidDel="005065B9">
          <w:rPr>
            <w:rFonts w:ascii="Times New Roman" w:eastAsia="Times New Roman" w:hAnsi="Times New Roman" w:cs="David" w:hint="cs"/>
            <w:sz w:val="24"/>
            <w:szCs w:val="24"/>
            <w:rtl/>
            <w:lang w:eastAsia="he-IL"/>
          </w:rPr>
          <w:delText xml:space="preserve">, השפלה </w:delText>
        </w:r>
      </w:del>
      <w:del w:id="75" w:author="Meryl Etman" w:date="2019-04-11T16:14:00Z">
        <w:r w:rsidRPr="00DE0948" w:rsidDel="00E247FA">
          <w:rPr>
            <w:rFonts w:ascii="Times New Roman" w:eastAsia="Times New Roman" w:hAnsi="Times New Roman" w:cs="David" w:hint="cs"/>
            <w:sz w:val="24"/>
            <w:szCs w:val="24"/>
            <w:rtl/>
            <w:lang w:eastAsia="he-IL"/>
          </w:rPr>
          <w:delText xml:space="preserve">והחדרת מי תהום וכו', </w:delText>
        </w:r>
      </w:del>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767C86B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2249373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6DD8ABF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C4A4B9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3943D66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יג.</w:t>
      </w:r>
      <w:r w:rsidRPr="00DE0948">
        <w:rPr>
          <w:rFonts w:ascii="Times New Roman" w:eastAsia="Times New Roman" w:hAnsi="Times New Roman" w:cs="David"/>
          <w:sz w:val="24"/>
          <w:szCs w:val="24"/>
          <w:rtl/>
          <w:lang w:eastAsia="he-IL"/>
        </w:rPr>
        <w:tab/>
        <w:t>הכנת תוכניות עבודה, פרטים ומפרטים משלימים ככל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לבצוע עבודות האיטום</w:t>
      </w:r>
      <w:r w:rsidRPr="00DE0948">
        <w:rPr>
          <w:rFonts w:ascii="Times New Roman" w:eastAsia="Times New Roman" w:hAnsi="Times New Roman" w:cs="David" w:hint="cs"/>
          <w:sz w:val="24"/>
          <w:szCs w:val="24"/>
          <w:rtl/>
          <w:lang w:eastAsia="he-IL"/>
        </w:rPr>
        <w:t xml:space="preserve"> והבידוד התרמי</w:t>
      </w:r>
      <w:r w:rsidRPr="00DE0948">
        <w:rPr>
          <w:rFonts w:ascii="Times New Roman" w:eastAsia="Times New Roman" w:hAnsi="Times New Roman" w:cs="David"/>
          <w:sz w:val="24"/>
          <w:szCs w:val="24"/>
          <w:rtl/>
          <w:lang w:eastAsia="he-IL"/>
        </w:rPr>
        <w:t>.</w:t>
      </w:r>
    </w:p>
    <w:p w14:paraId="7A85C7E5"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79529426"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700A6EA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5B444925"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65B7051A"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394BAF88"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2799BC44"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 לו באם הקבלן והמפקח הבינו את תוכניות המתכנן ואת הוראותיו.</w:t>
      </w:r>
    </w:p>
    <w:p w14:paraId="4FD83799"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34D9B995"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1FB14A2B"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6F772092"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השתתפות בקבלת העבודות ואישור גמר ביצוע העבודות, בתיאום עם </w:t>
      </w:r>
      <w:r w:rsidRPr="00DE0948">
        <w:rPr>
          <w:rFonts w:ascii="Times New Roman" w:eastAsia="Times New Roman" w:hAnsi="Times New Roman" w:cs="David"/>
          <w:sz w:val="24"/>
          <w:szCs w:val="24"/>
          <w:rtl/>
          <w:lang w:eastAsia="he-IL"/>
        </w:rPr>
        <w:lastRenderedPageBreak/>
        <w:t>היועצים. העברת רשימות ליקויים לתיקון.</w:t>
      </w:r>
    </w:p>
    <w:p w14:paraId="48296FC8"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8B2377A"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68072BC5"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627067F"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2311F7C"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4191C0DF"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0FA10946"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2FED893D"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46B6B596"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6A611FD2"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2B0E9D72" w14:textId="77777777" w:rsidR="00DE0948" w:rsidRPr="00DE0948" w:rsidRDefault="00DE0948" w:rsidP="00DE0948">
      <w:pPr>
        <w:widowControl w:val="0"/>
        <w:spacing w:before="0" w:beforeAutospacing="0" w:after="60" w:afterAutospacing="0" w:line="240" w:lineRule="auto"/>
        <w:ind w:left="2663" w:right="-181" w:hanging="426"/>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עיבוד תוכניות הפרויקט כפי שבוצעו למעשה (</w:t>
      </w:r>
      <w:r w:rsidRPr="00DE0948">
        <w:rPr>
          <w:rFonts w:ascii="Times New Roman" w:eastAsia="Times New Roman" w:hAnsi="Times New Roman" w:cs="David"/>
          <w:sz w:val="24"/>
          <w:szCs w:val="24"/>
          <w:lang w:eastAsia="he-IL"/>
        </w:rPr>
        <w:t>AS-MADE</w:t>
      </w:r>
      <w:r w:rsidRPr="00DE0948">
        <w:rPr>
          <w:rFonts w:ascii="Times New Roman" w:eastAsia="Times New Roman" w:hAnsi="Times New Roman" w:cs="David"/>
          <w:sz w:val="24"/>
          <w:szCs w:val="24"/>
          <w:rtl/>
          <w:lang w:eastAsia="he-IL"/>
        </w:rPr>
        <w:t xml:space="preserve">) על בסיס תוכניות </w:t>
      </w:r>
      <w:r w:rsidRPr="00DE0948">
        <w:rPr>
          <w:rFonts w:ascii="Times New Roman" w:eastAsia="Times New Roman" w:hAnsi="Times New Roman" w:cs="David"/>
          <w:sz w:val="24"/>
          <w:szCs w:val="24"/>
          <w:lang w:eastAsia="he-IL"/>
        </w:rPr>
        <w:t>AS-MADE</w:t>
      </w:r>
      <w:r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ABAF64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187EAA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לתוכניותיו ולתקנים מחייבים וכי בוצעו לשביעות רצונו.  </w:t>
      </w:r>
    </w:p>
    <w:p w14:paraId="7641B3C0" w14:textId="77777777" w:rsidR="00DE0948" w:rsidRPr="00DE0948" w:rsidRDefault="00DE0948" w:rsidP="00DE094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5199B79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1125435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5D94795A"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2400665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לצורך כך ישתתף המתכנן בפגישות, יבדוק תוכניות ומסמכים אחרים שיוגשו ע"י הקבלן, יעביר את המלצותיו לדחייתם/לאשורם ו/או את הערותיו לתכנון המוצע, ויבצע פקוח עליון.   </w:t>
      </w:r>
    </w:p>
    <w:p w14:paraId="3E63AA25"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ואורגינלים של התוכניות עד לאחר סיום הביצוע </w:t>
      </w:r>
      <w:r w:rsidRPr="00DE0948">
        <w:rPr>
          <w:rFonts w:ascii="Times New Roman" w:eastAsia="Times New Roman" w:hAnsi="Times New Roman" w:cs="David"/>
          <w:sz w:val="24"/>
          <w:szCs w:val="24"/>
          <w:rtl/>
          <w:lang w:eastAsia="he-IL"/>
        </w:rPr>
        <w:lastRenderedPageBreak/>
        <w:tab/>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1083154D"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0FD4E5DF"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758346A5" w14:textId="2205A849" w:rsidR="00DE0948" w:rsidRPr="00DE0948" w:rsidRDefault="00DE0948" w:rsidP="00716847">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del w:id="76" w:author="Meryl Etman" w:date="2019-03-24T16:22:00Z">
        <w:r w:rsidRPr="00DE0948" w:rsidDel="005065B9">
          <w:rPr>
            <w:rFonts w:ascii="Times New Roman" w:eastAsia="Times New Roman" w:hAnsi="Times New Roman" w:cs="David"/>
            <w:color w:val="000000"/>
            <w:sz w:val="24"/>
            <w:szCs w:val="24"/>
            <w:lang w:eastAsia="he-IL"/>
          </w:rPr>
          <w:delText>REVIT</w:delText>
        </w:r>
        <w:r w:rsidRPr="00DE0948" w:rsidDel="005065B9">
          <w:rPr>
            <w:rFonts w:ascii="Times New Roman" w:eastAsia="Times New Roman" w:hAnsi="Times New Roman" w:cs="David"/>
            <w:color w:val="000000"/>
            <w:sz w:val="24"/>
            <w:szCs w:val="24"/>
            <w:rtl/>
            <w:lang w:eastAsia="he-IL"/>
          </w:rPr>
          <w:delText xml:space="preserve"> </w:delText>
        </w:r>
      </w:del>
      <w:ins w:id="77" w:author="Meryl Etman" w:date="2019-03-24T16:22:00Z">
        <w:r w:rsidR="005065B9">
          <w:rPr>
            <w:rFonts w:ascii="Times New Roman" w:eastAsia="Times New Roman" w:hAnsi="Times New Roman" w:cs="David" w:hint="cs"/>
            <w:color w:val="000000"/>
            <w:sz w:val="24"/>
            <w:szCs w:val="24"/>
            <w:lang w:eastAsia="he-IL"/>
          </w:rPr>
          <w:t>DWG</w:t>
        </w:r>
        <w:r w:rsidR="005065B9" w:rsidRPr="00DE0948">
          <w:rPr>
            <w:rFonts w:ascii="Times New Roman" w:eastAsia="Times New Roman" w:hAnsi="Times New Roman" w:cs="David"/>
            <w:color w:val="000000"/>
            <w:sz w:val="24"/>
            <w:szCs w:val="24"/>
            <w:rtl/>
            <w:lang w:eastAsia="he-IL"/>
          </w:rPr>
          <w:t xml:space="preserve"> </w:t>
        </w:r>
      </w:ins>
      <w:r w:rsidRPr="00DE0948">
        <w:rPr>
          <w:rFonts w:ascii="Times New Roman" w:eastAsia="Times New Roman" w:hAnsi="Times New Roman" w:cs="David"/>
          <w:color w:val="000000"/>
          <w:sz w:val="24"/>
          <w:szCs w:val="24"/>
          <w:rtl/>
          <w:lang w:eastAsia="he-IL"/>
        </w:rPr>
        <w:t xml:space="preserve">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483A0F58"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כל קבצי התכנון והמסמכים השונים יוטענו למערכת 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766B6FEB"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12B1791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80395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B25408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7A6520A" w14:textId="77777777" w:rsidR="00D42788" w:rsidRDefault="00D42788">
      <w:pPr>
        <w:bidi w:val="0"/>
        <w:spacing w:before="0" w:beforeAutospacing="0" w:after="160" w:afterAutospacing="0" w:line="259" w:lineRule="auto"/>
        <w:rPr>
          <w:ins w:id="78" w:author="Meryl Etman" w:date="2019-01-13T17:43:00Z"/>
          <w:rFonts w:ascii="Times New Roman" w:eastAsia="Times New Roman" w:hAnsi="Times New Roman" w:cs="David"/>
          <w:bCs/>
          <w:sz w:val="20"/>
          <w:szCs w:val="24"/>
          <w:u w:val="single"/>
          <w:rtl/>
          <w:lang w:eastAsia="he-IL"/>
        </w:rPr>
      </w:pPr>
      <w:ins w:id="79" w:author="Meryl Etman" w:date="2019-01-13T17:43:00Z">
        <w:r>
          <w:rPr>
            <w:rFonts w:ascii="Times New Roman" w:eastAsia="Times New Roman" w:hAnsi="Times New Roman" w:cs="David"/>
            <w:bCs/>
            <w:sz w:val="20"/>
            <w:szCs w:val="24"/>
            <w:u w:val="single"/>
            <w:rtl/>
            <w:lang w:eastAsia="he-IL"/>
          </w:rPr>
          <w:br w:type="page"/>
        </w:r>
      </w:ins>
    </w:p>
    <w:p w14:paraId="5F289D02" w14:textId="5B8C1249"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lastRenderedPageBreak/>
        <w:t>נספח ג'</w:t>
      </w:r>
    </w:p>
    <w:p w14:paraId="341C313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898DC8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5B500C5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F555E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ECFD31"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CBA3A30"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5700CD"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47C6AF9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C4BC65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203F8A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67EA3A"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69183C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78E819"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446CBE2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C7CB6A"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7DD374E6"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85B3E03" w14:textId="77777777" w:rsidR="006D6B93" w:rsidRDefault="006D6B93" w:rsidP="00DE0948">
      <w:pPr>
        <w:widowControl w:val="0"/>
        <w:spacing w:before="120" w:beforeAutospacing="0" w:after="60" w:afterAutospacing="0" w:line="240" w:lineRule="auto"/>
        <w:ind w:right="-180"/>
        <w:jc w:val="center"/>
        <w:rPr>
          <w:ins w:id="80" w:author="Meryl Etman" w:date="2019-01-13T17:59:00Z"/>
          <w:rFonts w:ascii="Times New Roman" w:eastAsia="Times New Roman" w:hAnsi="Times New Roman" w:cs="David"/>
          <w:sz w:val="20"/>
          <w:szCs w:val="24"/>
          <w:u w:val="single"/>
          <w:rtl/>
          <w:lang w:eastAsia="he-IL"/>
        </w:rPr>
      </w:pPr>
    </w:p>
    <w:p w14:paraId="5463C0E7" w14:textId="77777777" w:rsidR="006D6B93" w:rsidRDefault="006D6B93">
      <w:pPr>
        <w:bidi w:val="0"/>
        <w:spacing w:before="0" w:beforeAutospacing="0" w:after="160" w:afterAutospacing="0" w:line="259" w:lineRule="auto"/>
        <w:rPr>
          <w:ins w:id="81" w:author="Meryl Etman" w:date="2019-01-13T17:59:00Z"/>
          <w:rFonts w:ascii="Times New Roman" w:eastAsia="Times New Roman" w:hAnsi="Times New Roman" w:cs="David"/>
          <w:sz w:val="20"/>
          <w:szCs w:val="24"/>
          <w:u w:val="single"/>
          <w:rtl/>
          <w:lang w:eastAsia="he-IL"/>
        </w:rPr>
      </w:pPr>
      <w:ins w:id="82" w:author="Meryl Etman" w:date="2019-01-13T17:59:00Z">
        <w:r>
          <w:rPr>
            <w:rFonts w:ascii="Times New Roman" w:eastAsia="Times New Roman" w:hAnsi="Times New Roman" w:cs="David"/>
            <w:sz w:val="20"/>
            <w:szCs w:val="24"/>
            <w:u w:val="single"/>
            <w:rtl/>
            <w:lang w:eastAsia="he-IL"/>
          </w:rPr>
          <w:br w:type="page"/>
        </w:r>
      </w:ins>
    </w:p>
    <w:p w14:paraId="3438A220" w14:textId="6F66C36B" w:rsidR="00DE0948" w:rsidRPr="00DE0948" w:rsidDel="00D42788" w:rsidRDefault="00DE0948" w:rsidP="00DE0948">
      <w:pPr>
        <w:widowControl w:val="0"/>
        <w:numPr>
          <w:ilvl w:val="0"/>
          <w:numId w:val="5"/>
        </w:numPr>
        <w:spacing w:before="0" w:beforeAutospacing="0" w:after="0" w:afterAutospacing="0" w:line="240" w:lineRule="auto"/>
        <w:ind w:hanging="608"/>
        <w:jc w:val="both"/>
        <w:rPr>
          <w:del w:id="83" w:author="Meryl Etman" w:date="2019-01-13T17:45:00Z"/>
          <w:rFonts w:ascii="Times New Roman" w:eastAsia="Times New Roman" w:hAnsi="Times New Roman" w:cs="David"/>
          <w:sz w:val="20"/>
          <w:szCs w:val="24"/>
          <w:lang w:eastAsia="he-IL"/>
        </w:rPr>
      </w:pPr>
      <w:del w:id="84" w:author="Meryl Etman" w:date="2019-01-13T17:45:00Z">
        <w:r w:rsidRPr="00DE0948" w:rsidDel="00D42788">
          <w:rPr>
            <w:rFonts w:ascii="Times New Roman" w:eastAsia="Times New Roman" w:hAnsi="Times New Roman" w:cs="David" w:hint="cs"/>
            <w:sz w:val="20"/>
            <w:szCs w:val="24"/>
            <w:u w:val="single"/>
            <w:rtl/>
            <w:lang w:eastAsia="he-IL"/>
          </w:rPr>
          <w:lastRenderedPageBreak/>
          <w:delText>לו"ז עקרוני</w:delText>
        </w:r>
        <w:r w:rsidRPr="00DE0948" w:rsidDel="00D42788">
          <w:rPr>
            <w:rFonts w:ascii="Times New Roman" w:eastAsia="Times New Roman" w:hAnsi="Times New Roman" w:cs="David" w:hint="cs"/>
            <w:sz w:val="20"/>
            <w:szCs w:val="24"/>
            <w:rtl/>
            <w:lang w:eastAsia="he-IL"/>
          </w:rPr>
          <w:delText>:</w:delText>
        </w:r>
      </w:del>
    </w:p>
    <w:p w14:paraId="7BB08827" w14:textId="00851C89" w:rsidR="00DE0948" w:rsidRPr="00DE0948" w:rsidDel="00D42788" w:rsidRDefault="00DE0948" w:rsidP="00DE0948">
      <w:pPr>
        <w:widowControl w:val="0"/>
        <w:bidi w:val="0"/>
        <w:spacing w:before="0" w:beforeAutospacing="0" w:after="0" w:afterAutospacing="0" w:line="240" w:lineRule="auto"/>
        <w:ind w:left="720"/>
        <w:rPr>
          <w:del w:id="85" w:author="Meryl Etman" w:date="2019-01-13T17:45:00Z"/>
          <w:rFonts w:ascii="Times New Roman" w:eastAsia="Times New Roman" w:hAnsi="Times New Roman" w:cs="David"/>
          <w:sz w:val="20"/>
          <w:szCs w:val="24"/>
          <w:rtl/>
          <w:lang w:eastAsia="he-IL"/>
        </w:rPr>
      </w:pPr>
    </w:p>
    <w:p w14:paraId="3E643AE7" w14:textId="644D78DD" w:rsidR="00DE0948" w:rsidRPr="00DE0948" w:rsidDel="00D42788" w:rsidRDefault="00DE0948" w:rsidP="00DE0948">
      <w:pPr>
        <w:widowControl w:val="0"/>
        <w:numPr>
          <w:ilvl w:val="1"/>
          <w:numId w:val="5"/>
        </w:numPr>
        <w:spacing w:before="0" w:beforeAutospacing="0" w:after="0" w:afterAutospacing="0" w:line="240" w:lineRule="auto"/>
        <w:jc w:val="both"/>
        <w:rPr>
          <w:del w:id="86" w:author="Meryl Etman" w:date="2019-01-13T17:45:00Z"/>
          <w:rFonts w:ascii="Times New Roman" w:eastAsia="Times New Roman" w:hAnsi="Times New Roman" w:cs="David"/>
          <w:sz w:val="20"/>
          <w:szCs w:val="24"/>
          <w:lang w:eastAsia="he-IL"/>
        </w:rPr>
      </w:pPr>
      <w:del w:id="87" w:author="Meryl Etman" w:date="2019-01-13T17:45:00Z">
        <w:r w:rsidRPr="00DE0948" w:rsidDel="00D42788">
          <w:rPr>
            <w:rFonts w:ascii="Times New Roman" w:eastAsia="Times New Roman" w:hAnsi="Times New Roman" w:cs="David" w:hint="cs"/>
            <w:sz w:val="20"/>
            <w:szCs w:val="24"/>
            <w:rtl/>
            <w:lang w:eastAsia="he-IL"/>
          </w:rPr>
          <w:delText xml:space="preserve">השלמת תכנון מוקדם </w:delText>
        </w:r>
        <w:r w:rsidRPr="00DE0948" w:rsidDel="00D42788">
          <w:rPr>
            <w:rFonts w:ascii="Times New Roman" w:eastAsia="Times New Roman" w:hAnsi="Times New Roman" w:cs="David"/>
            <w:sz w:val="20"/>
            <w:szCs w:val="24"/>
            <w:rtl/>
            <w:lang w:eastAsia="he-IL"/>
          </w:rPr>
          <w:delText>–</w:delText>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sz w:val="20"/>
            <w:szCs w:val="24"/>
            <w:lang w:eastAsia="he-IL"/>
          </w:rPr>
          <w:delText>XX/XXXX</w:delText>
        </w:r>
      </w:del>
    </w:p>
    <w:p w14:paraId="263477C7" w14:textId="6E450AF8" w:rsidR="00DE0948" w:rsidRPr="00DE0948" w:rsidDel="00D42788" w:rsidRDefault="00DE0948" w:rsidP="00DE0948">
      <w:pPr>
        <w:widowControl w:val="0"/>
        <w:numPr>
          <w:ilvl w:val="1"/>
          <w:numId w:val="5"/>
        </w:numPr>
        <w:spacing w:before="0" w:beforeAutospacing="0" w:after="0" w:afterAutospacing="0" w:line="240" w:lineRule="auto"/>
        <w:jc w:val="both"/>
        <w:rPr>
          <w:del w:id="88" w:author="Meryl Etman" w:date="2019-01-13T17:45:00Z"/>
          <w:rFonts w:ascii="Times New Roman" w:eastAsia="Times New Roman" w:hAnsi="Times New Roman" w:cs="David"/>
          <w:sz w:val="20"/>
          <w:szCs w:val="24"/>
          <w:lang w:eastAsia="he-IL"/>
        </w:rPr>
      </w:pPr>
      <w:del w:id="89" w:author="Meryl Etman" w:date="2019-01-13T17:45:00Z">
        <w:r w:rsidRPr="00DE0948" w:rsidDel="00D42788">
          <w:rPr>
            <w:rFonts w:ascii="Times New Roman" w:eastAsia="Times New Roman" w:hAnsi="Times New Roman" w:cs="David" w:hint="cs"/>
            <w:sz w:val="20"/>
            <w:szCs w:val="24"/>
            <w:rtl/>
            <w:lang w:eastAsia="he-IL"/>
          </w:rPr>
          <w:delText xml:space="preserve">השלמת תכנון סופי להיתרים </w:delText>
        </w:r>
        <w:r w:rsidRPr="00DE0948" w:rsidDel="00D42788">
          <w:rPr>
            <w:rFonts w:ascii="Times New Roman" w:eastAsia="Times New Roman" w:hAnsi="Times New Roman" w:cs="David"/>
            <w:sz w:val="20"/>
            <w:szCs w:val="24"/>
            <w:rtl/>
            <w:lang w:eastAsia="he-IL"/>
          </w:rPr>
          <w:delText>–</w:delText>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sz w:val="20"/>
            <w:szCs w:val="24"/>
            <w:lang w:eastAsia="he-IL"/>
          </w:rPr>
          <w:delText>XX/XXXX</w:delText>
        </w:r>
        <w:r w:rsidRPr="00DE0948" w:rsidDel="00D42788">
          <w:rPr>
            <w:rFonts w:ascii="Times New Roman" w:eastAsia="Times New Roman" w:hAnsi="Times New Roman" w:cs="David" w:hint="cs"/>
            <w:sz w:val="20"/>
            <w:szCs w:val="24"/>
            <w:rtl/>
            <w:lang w:eastAsia="he-IL"/>
          </w:rPr>
          <w:delText xml:space="preserve"> </w:delText>
        </w:r>
      </w:del>
    </w:p>
    <w:p w14:paraId="45E3C830" w14:textId="52F77364" w:rsidR="00DE0948" w:rsidRPr="00DE0948" w:rsidDel="00D42788" w:rsidRDefault="00DE0948" w:rsidP="00DE0948">
      <w:pPr>
        <w:widowControl w:val="0"/>
        <w:numPr>
          <w:ilvl w:val="1"/>
          <w:numId w:val="5"/>
        </w:numPr>
        <w:spacing w:before="0" w:beforeAutospacing="0" w:after="0" w:afterAutospacing="0" w:line="240" w:lineRule="auto"/>
        <w:jc w:val="both"/>
        <w:rPr>
          <w:del w:id="90" w:author="Meryl Etman" w:date="2019-01-13T17:45:00Z"/>
          <w:rFonts w:ascii="Times New Roman" w:eastAsia="Times New Roman" w:hAnsi="Times New Roman" w:cs="David"/>
          <w:sz w:val="20"/>
          <w:szCs w:val="24"/>
          <w:lang w:eastAsia="he-IL"/>
        </w:rPr>
      </w:pPr>
      <w:del w:id="91" w:author="Meryl Etman" w:date="2019-01-13T17:45:00Z">
        <w:r w:rsidRPr="00DE0948" w:rsidDel="00D42788">
          <w:rPr>
            <w:rFonts w:ascii="Times New Roman" w:eastAsia="Times New Roman" w:hAnsi="Times New Roman" w:cs="David" w:hint="cs"/>
            <w:sz w:val="20"/>
            <w:szCs w:val="24"/>
            <w:rtl/>
            <w:lang w:eastAsia="he-IL"/>
          </w:rPr>
          <w:delText xml:space="preserve">השלמת תכנון מפורט למכרזים </w:delText>
        </w:r>
        <w:r w:rsidRPr="00DE0948" w:rsidDel="00D42788">
          <w:rPr>
            <w:rFonts w:ascii="Times New Roman" w:eastAsia="Times New Roman" w:hAnsi="Times New Roman" w:cs="David"/>
            <w:sz w:val="20"/>
            <w:szCs w:val="24"/>
            <w:rtl/>
            <w:lang w:eastAsia="he-IL"/>
          </w:rPr>
          <w:delText>–</w:delText>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sz w:val="20"/>
            <w:szCs w:val="24"/>
            <w:lang w:eastAsia="he-IL"/>
          </w:rPr>
          <w:delText>XX/XXXX</w:delText>
        </w:r>
        <w:r w:rsidRPr="00DE0948" w:rsidDel="00D42788">
          <w:rPr>
            <w:rFonts w:ascii="Times New Roman" w:eastAsia="Times New Roman" w:hAnsi="Times New Roman" w:cs="David" w:hint="cs"/>
            <w:sz w:val="20"/>
            <w:szCs w:val="24"/>
            <w:rtl/>
            <w:lang w:eastAsia="he-IL"/>
          </w:rPr>
          <w:delText xml:space="preserve"> </w:delText>
        </w:r>
      </w:del>
    </w:p>
    <w:p w14:paraId="4E83AA6F" w14:textId="5695509D" w:rsidR="00DE0948" w:rsidRPr="00DE0948" w:rsidDel="00D42788" w:rsidRDefault="00DE0948" w:rsidP="00DE0948">
      <w:pPr>
        <w:widowControl w:val="0"/>
        <w:numPr>
          <w:ilvl w:val="1"/>
          <w:numId w:val="5"/>
        </w:numPr>
        <w:spacing w:before="0" w:beforeAutospacing="0" w:after="0" w:afterAutospacing="0" w:line="240" w:lineRule="auto"/>
        <w:jc w:val="both"/>
        <w:rPr>
          <w:del w:id="92" w:author="Meryl Etman" w:date="2019-01-13T17:45:00Z"/>
          <w:rFonts w:ascii="Times New Roman" w:eastAsia="Times New Roman" w:hAnsi="Times New Roman" w:cs="David"/>
          <w:sz w:val="20"/>
          <w:szCs w:val="24"/>
          <w:lang w:eastAsia="he-IL"/>
        </w:rPr>
      </w:pPr>
      <w:del w:id="93" w:author="Meryl Etman" w:date="2019-01-13T17:45:00Z">
        <w:r w:rsidRPr="00DE0948" w:rsidDel="00D42788">
          <w:rPr>
            <w:rFonts w:ascii="Times New Roman" w:eastAsia="Times New Roman" w:hAnsi="Times New Roman" w:cs="David" w:hint="cs"/>
            <w:sz w:val="20"/>
            <w:szCs w:val="24"/>
            <w:rtl/>
            <w:lang w:eastAsia="he-IL"/>
          </w:rPr>
          <w:delText xml:space="preserve">יציאה למכרזים </w:delText>
        </w:r>
        <w:r w:rsidRPr="00DE0948" w:rsidDel="00D42788">
          <w:rPr>
            <w:rFonts w:ascii="Times New Roman" w:eastAsia="Times New Roman" w:hAnsi="Times New Roman" w:cs="David"/>
            <w:sz w:val="20"/>
            <w:szCs w:val="24"/>
            <w:rtl/>
            <w:lang w:eastAsia="he-IL"/>
          </w:rPr>
          <w:delText>–</w:delText>
        </w:r>
        <w:r w:rsidRPr="00DE0948" w:rsidDel="00D42788">
          <w:rPr>
            <w:rFonts w:ascii="Times New Roman" w:eastAsia="Times New Roman" w:hAnsi="Times New Roman" w:cs="David" w:hint="cs"/>
            <w:sz w:val="20"/>
            <w:szCs w:val="24"/>
            <w:rtl/>
            <w:lang w:eastAsia="he-IL"/>
          </w:rPr>
          <w:delText xml:space="preserve"> </w:delText>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sz w:val="20"/>
            <w:szCs w:val="24"/>
            <w:lang w:eastAsia="he-IL"/>
          </w:rPr>
          <w:delText>XX/XXXX</w:delText>
        </w:r>
        <w:r w:rsidRPr="00DE0948" w:rsidDel="00D42788">
          <w:rPr>
            <w:rFonts w:ascii="Times New Roman" w:eastAsia="Times New Roman" w:hAnsi="Times New Roman" w:cs="David" w:hint="cs"/>
            <w:sz w:val="20"/>
            <w:szCs w:val="24"/>
            <w:rtl/>
            <w:lang w:eastAsia="he-IL"/>
          </w:rPr>
          <w:delText xml:space="preserve"> </w:delText>
        </w:r>
      </w:del>
    </w:p>
    <w:p w14:paraId="2C2E4BBA" w14:textId="0DC93CFD" w:rsidR="00DE0948" w:rsidRPr="00DE0948" w:rsidDel="00D42788" w:rsidRDefault="00DE0948" w:rsidP="00DE0948">
      <w:pPr>
        <w:widowControl w:val="0"/>
        <w:numPr>
          <w:ilvl w:val="1"/>
          <w:numId w:val="5"/>
        </w:numPr>
        <w:spacing w:before="0" w:beforeAutospacing="0" w:after="0" w:afterAutospacing="0" w:line="240" w:lineRule="auto"/>
        <w:jc w:val="both"/>
        <w:rPr>
          <w:del w:id="94" w:author="Meryl Etman" w:date="2019-01-13T17:45:00Z"/>
          <w:rFonts w:ascii="Times New Roman" w:eastAsia="Times New Roman" w:hAnsi="Times New Roman" w:cs="David"/>
          <w:sz w:val="20"/>
          <w:szCs w:val="24"/>
          <w:lang w:eastAsia="he-IL"/>
        </w:rPr>
      </w:pPr>
      <w:del w:id="95" w:author="Meryl Etman" w:date="2019-01-13T17:45:00Z">
        <w:r w:rsidRPr="00DE0948" w:rsidDel="00D42788">
          <w:rPr>
            <w:rFonts w:ascii="Times New Roman" w:eastAsia="Times New Roman" w:hAnsi="Times New Roman" w:cs="David" w:hint="cs"/>
            <w:sz w:val="20"/>
            <w:szCs w:val="24"/>
            <w:rtl/>
            <w:lang w:eastAsia="he-IL"/>
          </w:rPr>
          <w:delText xml:space="preserve">השלמת תכנון לביצוע </w:delText>
        </w:r>
        <w:r w:rsidRPr="00DE0948" w:rsidDel="00D42788">
          <w:rPr>
            <w:rFonts w:ascii="Times New Roman" w:eastAsia="Times New Roman" w:hAnsi="Times New Roman" w:cs="David"/>
            <w:sz w:val="20"/>
            <w:szCs w:val="24"/>
            <w:rtl/>
            <w:lang w:eastAsia="he-IL"/>
          </w:rPr>
          <w:delText>–</w:delText>
        </w:r>
        <w:r w:rsidRPr="00DE0948" w:rsidDel="00D42788">
          <w:rPr>
            <w:rFonts w:ascii="Times New Roman" w:eastAsia="Times New Roman" w:hAnsi="Times New Roman" w:cs="David" w:hint="cs"/>
            <w:sz w:val="20"/>
            <w:szCs w:val="24"/>
            <w:rtl/>
            <w:lang w:eastAsia="he-IL"/>
          </w:rPr>
          <w:delText xml:space="preserve"> </w:delText>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hint="cs"/>
            <w:sz w:val="20"/>
            <w:szCs w:val="24"/>
            <w:rtl/>
            <w:lang w:eastAsia="he-IL"/>
          </w:rPr>
          <w:tab/>
        </w:r>
        <w:r w:rsidRPr="00DE0948" w:rsidDel="00D42788">
          <w:rPr>
            <w:rFonts w:ascii="Times New Roman" w:eastAsia="Times New Roman" w:hAnsi="Times New Roman" w:cs="David"/>
            <w:sz w:val="20"/>
            <w:szCs w:val="24"/>
            <w:lang w:eastAsia="he-IL"/>
          </w:rPr>
          <w:delText>XX/XXXX</w:delText>
        </w:r>
        <w:r w:rsidRPr="00DE0948" w:rsidDel="00D42788">
          <w:rPr>
            <w:rFonts w:ascii="Times New Roman" w:eastAsia="Times New Roman" w:hAnsi="Times New Roman" w:cs="David" w:hint="cs"/>
            <w:sz w:val="20"/>
            <w:szCs w:val="24"/>
            <w:rtl/>
            <w:lang w:eastAsia="he-IL"/>
          </w:rPr>
          <w:delText xml:space="preserve"> </w:delText>
        </w:r>
      </w:del>
    </w:p>
    <w:p w14:paraId="071BEB87" w14:textId="7C3563C3"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del w:id="96" w:author="Meryl Etman" w:date="2019-01-13T17:45:00Z">
        <w:r w:rsidRPr="00DE0948" w:rsidDel="00D42788">
          <w:rPr>
            <w:rFonts w:ascii="Times New Roman" w:eastAsia="Times New Roman" w:hAnsi="Times New Roman" w:cs="David"/>
            <w:sz w:val="24"/>
            <w:szCs w:val="24"/>
            <w:rtl/>
            <w:lang w:eastAsia="he-IL"/>
          </w:rPr>
          <w:br w:type="page"/>
        </w:r>
      </w:del>
      <w:r w:rsidRPr="00DE0948">
        <w:rPr>
          <w:rFonts w:ascii="Times New Roman" w:eastAsia="Times New Roman" w:hAnsi="Times New Roman" w:cs="David"/>
          <w:b/>
          <w:bCs/>
          <w:sz w:val="24"/>
          <w:szCs w:val="24"/>
          <w:u w:val="single"/>
          <w:rtl/>
          <w:lang w:eastAsia="he-IL"/>
        </w:rPr>
        <w:lastRenderedPageBreak/>
        <w:t>נספח ד'</w:t>
      </w:r>
    </w:p>
    <w:p w14:paraId="55273C0F"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שכר היועץ</w:t>
      </w:r>
    </w:p>
    <w:p w14:paraId="5D37F71F"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7103AC6" w14:textId="77777777" w:rsidR="00DE0948" w:rsidRPr="00DE0948" w:rsidRDefault="00DE0948" w:rsidP="00DE094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תמורת ביצוע שרותי היועץ, כמפורט בנספח ב'</w:t>
      </w:r>
      <w:r w:rsidRPr="00DE0948">
        <w:rPr>
          <w:rFonts w:ascii="Times New Roman" w:eastAsia="Times New Roman" w:hAnsi="Times New Roman" w:cs="David" w:hint="cs"/>
          <w:sz w:val="24"/>
          <w:szCs w:val="24"/>
          <w:rtl/>
          <w:lang w:eastAsia="he-IL"/>
        </w:rPr>
        <w:t xml:space="preserve"> ובנספח ח'</w:t>
      </w:r>
      <w:r w:rsidRPr="00DE0948">
        <w:rPr>
          <w:rFonts w:ascii="Times New Roman" w:eastAsia="Times New Roman" w:hAnsi="Times New Roman" w:cs="David"/>
          <w:sz w:val="24"/>
          <w:szCs w:val="24"/>
          <w:rtl/>
          <w:lang w:eastAsia="he-IL"/>
        </w:rPr>
        <w:t>, ישלם המזמין ליועץ בשעורים כדלקמן:</w:t>
      </w:r>
    </w:p>
    <w:p w14:paraId="54ABA7F4" w14:textId="332C1625" w:rsidR="00DE0948" w:rsidRPr="00DE0948" w:rsidRDefault="00DE0948" w:rsidP="002C01B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תמורת ביצוע שירותי היועץ ישולם </w:t>
      </w:r>
      <w:r w:rsidRPr="00DE0948">
        <w:rPr>
          <w:rFonts w:ascii="Times New Roman" w:eastAsia="Times New Roman" w:hAnsi="Times New Roman" w:cs="David"/>
          <w:sz w:val="24"/>
          <w:szCs w:val="24"/>
          <w:rtl/>
          <w:lang w:eastAsia="he-IL"/>
        </w:rPr>
        <w:t xml:space="preserve">סכום קבוע ומוחלט של </w:t>
      </w:r>
      <w:del w:id="97" w:author="Meryl Etman" w:date="2019-01-13T17:45:00Z">
        <w:r w:rsidRPr="006D6B93" w:rsidDel="008570CC">
          <w:rPr>
            <w:rFonts w:ascii="Times New Roman" w:eastAsia="Times New Roman" w:hAnsi="Times New Roman" w:cs="David"/>
            <w:b/>
            <w:bCs/>
            <w:sz w:val="24"/>
            <w:szCs w:val="24"/>
            <w:rtl/>
            <w:lang w:eastAsia="he-IL"/>
            <w:rPrChange w:id="98" w:author="Meryl Etman" w:date="2019-01-13T17:59:00Z">
              <w:rPr>
                <w:rFonts w:ascii="Times New Roman" w:eastAsia="Times New Roman" w:hAnsi="Times New Roman" w:cs="David"/>
                <w:sz w:val="24"/>
                <w:szCs w:val="24"/>
                <w:rtl/>
                <w:lang w:eastAsia="he-IL"/>
              </w:rPr>
            </w:rPrChange>
          </w:rPr>
          <w:delText xml:space="preserve">_________ </w:delText>
        </w:r>
      </w:del>
      <w:ins w:id="99" w:author="Meryl Etman" w:date="2019-01-17T13:36:00Z">
        <w:r w:rsidR="002C01BB">
          <w:rPr>
            <w:rFonts w:ascii="Times New Roman" w:eastAsia="Times New Roman" w:hAnsi="Times New Roman" w:cs="David" w:hint="cs"/>
            <w:b/>
            <w:bCs/>
            <w:sz w:val="24"/>
            <w:szCs w:val="24"/>
            <w:rtl/>
            <w:lang w:eastAsia="he-IL"/>
          </w:rPr>
          <w:t>16,920</w:t>
        </w:r>
      </w:ins>
      <w:ins w:id="100" w:author="Meryl Etman" w:date="2019-01-13T17:45:00Z">
        <w:r w:rsidR="008570CC" w:rsidRPr="006D6B93">
          <w:rPr>
            <w:rFonts w:ascii="Times New Roman" w:eastAsia="Times New Roman" w:hAnsi="Times New Roman" w:cs="David"/>
            <w:b/>
            <w:bCs/>
            <w:sz w:val="24"/>
            <w:szCs w:val="24"/>
            <w:rtl/>
            <w:lang w:eastAsia="he-IL"/>
            <w:rPrChange w:id="101" w:author="Meryl Etman" w:date="2019-01-13T17:59:00Z">
              <w:rPr>
                <w:rFonts w:ascii="Times New Roman" w:eastAsia="Times New Roman" w:hAnsi="Times New Roman" w:cs="David"/>
                <w:sz w:val="24"/>
                <w:szCs w:val="24"/>
                <w:rtl/>
                <w:lang w:eastAsia="he-IL"/>
              </w:rPr>
            </w:rPrChange>
          </w:rPr>
          <w:t xml:space="preserve"> </w:t>
        </w:r>
      </w:ins>
      <w:r w:rsidRPr="006D6B93">
        <w:rPr>
          <w:rFonts w:ascii="Times New Roman" w:eastAsia="Times New Roman" w:hAnsi="Times New Roman" w:cs="David"/>
          <w:b/>
          <w:bCs/>
          <w:sz w:val="24"/>
          <w:szCs w:val="24"/>
          <w:rtl/>
          <w:lang w:eastAsia="he-IL"/>
          <w:rPrChange w:id="102" w:author="Meryl Etman" w:date="2019-01-13T17:59:00Z">
            <w:rPr>
              <w:rFonts w:ascii="Times New Roman" w:eastAsia="Times New Roman" w:hAnsi="Times New Roman" w:cs="David"/>
              <w:sz w:val="24"/>
              <w:szCs w:val="24"/>
              <w:rtl/>
              <w:lang w:eastAsia="he-IL"/>
            </w:rPr>
          </w:rPrChange>
        </w:rPr>
        <w:t xml:space="preserve">ש"ח </w:t>
      </w:r>
      <w:r w:rsidRPr="00DE0948">
        <w:rPr>
          <w:rFonts w:ascii="Times New Roman" w:eastAsia="Times New Roman" w:hAnsi="Times New Roman" w:cs="David"/>
          <w:sz w:val="24"/>
          <w:szCs w:val="24"/>
          <w:rtl/>
          <w:lang w:eastAsia="he-IL"/>
        </w:rPr>
        <w:t xml:space="preserve">(במילים </w:t>
      </w:r>
      <w:del w:id="103" w:author="Meryl Etman" w:date="2019-01-13T17:46:00Z">
        <w:r w:rsidRPr="006D6B93" w:rsidDel="008570CC">
          <w:rPr>
            <w:rFonts w:ascii="Times New Roman" w:eastAsia="Times New Roman" w:hAnsi="Times New Roman" w:cs="David"/>
            <w:b/>
            <w:bCs/>
            <w:sz w:val="24"/>
            <w:szCs w:val="24"/>
            <w:rtl/>
            <w:lang w:eastAsia="he-IL"/>
            <w:rPrChange w:id="104" w:author="Meryl Etman" w:date="2019-01-13T18:00:00Z">
              <w:rPr>
                <w:rFonts w:ascii="Times New Roman" w:eastAsia="Times New Roman" w:hAnsi="Times New Roman" w:cs="David"/>
                <w:sz w:val="24"/>
                <w:szCs w:val="24"/>
                <w:rtl/>
                <w:lang w:eastAsia="he-IL"/>
              </w:rPr>
            </w:rPrChange>
          </w:rPr>
          <w:delText xml:space="preserve">______________  </w:delText>
        </w:r>
      </w:del>
      <w:ins w:id="105" w:author="Meryl Etman" w:date="2019-01-17T13:36:00Z">
        <w:r w:rsidR="002C01BB">
          <w:rPr>
            <w:rFonts w:ascii="Times New Roman" w:eastAsia="Times New Roman" w:hAnsi="Times New Roman" w:cs="David" w:hint="cs"/>
            <w:b/>
            <w:bCs/>
            <w:sz w:val="24"/>
            <w:szCs w:val="24"/>
            <w:rtl/>
            <w:lang w:eastAsia="he-IL"/>
          </w:rPr>
          <w:t xml:space="preserve">ששה עשר אלף, תשע מאות ועשרים </w:t>
        </w:r>
      </w:ins>
      <w:ins w:id="106" w:author="Meryl Etman" w:date="2019-01-13T17:46:00Z">
        <w:r w:rsidR="008570CC" w:rsidRPr="006D6B93">
          <w:rPr>
            <w:rFonts w:ascii="Times New Roman" w:eastAsia="Times New Roman" w:hAnsi="Times New Roman" w:cs="David"/>
            <w:b/>
            <w:bCs/>
            <w:sz w:val="24"/>
            <w:szCs w:val="24"/>
            <w:rtl/>
            <w:lang w:eastAsia="he-IL"/>
            <w:rPrChange w:id="107" w:author="Meryl Etman" w:date="2019-01-13T18:00:00Z">
              <w:rPr>
                <w:rFonts w:ascii="Times New Roman" w:eastAsia="Times New Roman" w:hAnsi="Times New Roman" w:cs="David"/>
                <w:sz w:val="24"/>
                <w:szCs w:val="24"/>
                <w:rtl/>
                <w:lang w:eastAsia="he-IL"/>
              </w:rPr>
            </w:rPrChange>
          </w:rPr>
          <w:t xml:space="preserve">  </w:t>
        </w:r>
      </w:ins>
      <w:r w:rsidRPr="006D6B93">
        <w:rPr>
          <w:rFonts w:ascii="Times New Roman" w:eastAsia="Times New Roman" w:hAnsi="Times New Roman" w:cs="David"/>
          <w:b/>
          <w:bCs/>
          <w:sz w:val="24"/>
          <w:szCs w:val="24"/>
          <w:rtl/>
          <w:lang w:eastAsia="he-IL"/>
          <w:rPrChange w:id="108" w:author="Meryl Etman" w:date="2019-01-13T18:00:00Z">
            <w:rPr>
              <w:rFonts w:ascii="Times New Roman" w:eastAsia="Times New Roman" w:hAnsi="Times New Roman" w:cs="David"/>
              <w:sz w:val="24"/>
              <w:szCs w:val="24"/>
              <w:rtl/>
              <w:lang w:eastAsia="he-IL"/>
            </w:rPr>
          </w:rPrChange>
        </w:rPr>
        <w:t>ש"ח</w:t>
      </w:r>
      <w:r w:rsidRPr="00DE0948">
        <w:rPr>
          <w:rFonts w:ascii="Times New Roman" w:eastAsia="Times New Roman" w:hAnsi="Times New Roman" w:cs="David"/>
          <w:sz w:val="24"/>
          <w:szCs w:val="24"/>
          <w:rtl/>
          <w:lang w:eastAsia="he-IL"/>
        </w:rPr>
        <w:t>)</w:t>
      </w:r>
      <w:del w:id="109" w:author="Meryl Etman" w:date="2019-01-13T17:46:00Z">
        <w:r w:rsidRPr="00DE0948" w:rsidDel="008570CC">
          <w:rPr>
            <w:rFonts w:ascii="Times New Roman" w:eastAsia="Times New Roman" w:hAnsi="Times New Roman" w:cs="David"/>
            <w:sz w:val="24"/>
            <w:szCs w:val="24"/>
            <w:rtl/>
            <w:lang w:eastAsia="he-IL"/>
          </w:rPr>
          <w:delText>לכל מבנה ראשוני</w:delText>
        </w:r>
      </w:del>
      <w:r w:rsidRPr="00DE0948">
        <w:rPr>
          <w:rFonts w:ascii="Times New Roman" w:eastAsia="Times New Roman" w:hAnsi="Times New Roman" w:cs="David"/>
          <w:sz w:val="24"/>
          <w:szCs w:val="24"/>
          <w:rtl/>
          <w:lang w:eastAsia="he-IL"/>
        </w:rPr>
        <w:t xml:space="preserve">. </w:t>
      </w:r>
    </w:p>
    <w:p w14:paraId="5857164D" w14:textId="37E0ED56" w:rsidR="00DE0948" w:rsidRPr="00DE0948" w:rsidRDefault="00DE0948" w:rsidP="008570CC">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del w:id="110" w:author="Meryl Etman" w:date="2019-01-13T17:46:00Z">
        <w:r w:rsidRPr="00DE0948" w:rsidDel="008570CC">
          <w:rPr>
            <w:rFonts w:ascii="Times New Roman" w:eastAsia="Times New Roman" w:hAnsi="Times New Roman" w:cs="David"/>
            <w:sz w:val="24"/>
            <w:szCs w:val="24"/>
            <w:rtl/>
            <w:lang w:eastAsia="he-IL"/>
          </w:rPr>
          <w:delText>1.2</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hint="cs"/>
            <w:sz w:val="24"/>
            <w:szCs w:val="24"/>
            <w:rtl/>
            <w:lang w:eastAsia="he-IL"/>
          </w:rPr>
          <w:delText xml:space="preserve">תמורת ביצוע שירותי היועץ ישולם </w:delText>
        </w:r>
        <w:r w:rsidRPr="00DE0948" w:rsidDel="008570CC">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r w:rsidRPr="00DE0948">
        <w:rPr>
          <w:rFonts w:ascii="Times New Roman" w:eastAsia="Times New Roman" w:hAnsi="Times New Roman" w:cs="David"/>
          <w:sz w:val="24"/>
          <w:szCs w:val="24"/>
          <w:rtl/>
          <w:lang w:eastAsia="he-IL"/>
        </w:rPr>
        <w:t xml:space="preserve"> </w:t>
      </w:r>
    </w:p>
    <w:p w14:paraId="1FFF7FEF" w14:textId="4AFDDD93" w:rsidR="00DE0948" w:rsidRPr="00DE0948" w:rsidDel="008570CC" w:rsidRDefault="00DE0948" w:rsidP="00DE0948">
      <w:pPr>
        <w:widowControl w:val="0"/>
        <w:spacing w:before="120" w:beforeAutospacing="0" w:after="60" w:afterAutospacing="0" w:line="240" w:lineRule="auto"/>
        <w:ind w:left="720" w:right="-181"/>
        <w:rPr>
          <w:del w:id="111" w:author="Meryl Etman" w:date="2019-01-13T17:46:00Z"/>
          <w:rFonts w:ascii="Times New Roman" w:eastAsia="Times New Roman" w:hAnsi="Times New Roman" w:cs="David"/>
          <w:sz w:val="24"/>
          <w:szCs w:val="24"/>
          <w:rtl/>
          <w:lang w:eastAsia="he-IL"/>
        </w:rPr>
      </w:pPr>
      <w:del w:id="112" w:author="Meryl Etman" w:date="2019-01-13T17:46:00Z">
        <w:r w:rsidRPr="00DE0948" w:rsidDel="008570CC">
          <w:rPr>
            <w:rFonts w:ascii="Times New Roman" w:eastAsia="Times New Roman" w:hAnsi="Times New Roman" w:cs="David"/>
            <w:sz w:val="24"/>
            <w:szCs w:val="24"/>
            <w:rtl/>
            <w:lang w:eastAsia="he-IL"/>
          </w:rPr>
          <w:delText>בסעיף זה:</w:delText>
        </w:r>
      </w:del>
    </w:p>
    <w:p w14:paraId="27DBC63F" w14:textId="082A285F" w:rsidR="00DE0948" w:rsidRPr="00DE0948" w:rsidDel="008570CC" w:rsidRDefault="00DE0948" w:rsidP="00DE0948">
      <w:pPr>
        <w:widowControl w:val="0"/>
        <w:spacing w:before="120" w:beforeAutospacing="0" w:after="60" w:afterAutospacing="0" w:line="240" w:lineRule="auto"/>
        <w:ind w:left="720" w:right="-181"/>
        <w:jc w:val="both"/>
        <w:rPr>
          <w:del w:id="113" w:author="Meryl Etman" w:date="2019-01-13T17:46:00Z"/>
          <w:rFonts w:ascii="Times New Roman" w:eastAsia="Times New Roman" w:hAnsi="Times New Roman" w:cs="David"/>
          <w:sz w:val="24"/>
          <w:szCs w:val="24"/>
          <w:rtl/>
          <w:lang w:eastAsia="he-IL"/>
        </w:rPr>
      </w:pPr>
      <w:del w:id="114" w:author="Meryl Etman" w:date="2019-01-13T17:46:00Z">
        <w:r w:rsidRPr="00DE0948" w:rsidDel="008570CC">
          <w:rPr>
            <w:rFonts w:ascii="Times New Roman" w:eastAsia="Times New Roman" w:hAnsi="Times New Roman" w:cs="David"/>
            <w:sz w:val="24"/>
            <w:szCs w:val="24"/>
            <w:rtl/>
            <w:lang w:eastAsia="he-IL"/>
          </w:rPr>
          <w:delText xml:space="preserve">מבנה ראשוני - המבנה שהוקם לראשונה עפ"י תכניותיו של היועץ. </w:delText>
        </w:r>
      </w:del>
    </w:p>
    <w:p w14:paraId="3551313C" w14:textId="545B816D" w:rsidR="00DE0948" w:rsidRPr="00DE0948" w:rsidDel="008570CC" w:rsidRDefault="00DE0948" w:rsidP="00DE0948">
      <w:pPr>
        <w:widowControl w:val="0"/>
        <w:spacing w:before="120" w:beforeAutospacing="0" w:after="60" w:afterAutospacing="0" w:line="240" w:lineRule="auto"/>
        <w:ind w:left="720" w:right="-181"/>
        <w:jc w:val="both"/>
        <w:rPr>
          <w:del w:id="115" w:author="Meryl Etman" w:date="2019-01-13T17:46:00Z"/>
          <w:rFonts w:ascii="Times New Roman" w:eastAsia="Times New Roman" w:hAnsi="Times New Roman" w:cs="David"/>
          <w:sz w:val="24"/>
          <w:szCs w:val="24"/>
          <w:rtl/>
          <w:lang w:eastAsia="he-IL"/>
        </w:rPr>
      </w:pPr>
      <w:del w:id="116" w:author="Meryl Etman" w:date="2019-01-13T17:46:00Z">
        <w:r w:rsidRPr="00DE0948" w:rsidDel="008570CC">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06DA962E" w14:textId="2F715026" w:rsidR="00DE0948" w:rsidRPr="00DE0948" w:rsidRDefault="00DE0948" w:rsidP="008570C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del w:id="117" w:author="Meryl Etman" w:date="2019-01-13T17:48:00Z">
        <w:r w:rsidRPr="00DE0948" w:rsidDel="008570CC">
          <w:rPr>
            <w:rFonts w:ascii="Times New Roman" w:eastAsia="Times New Roman" w:hAnsi="Times New Roman" w:cs="David"/>
            <w:sz w:val="24"/>
            <w:szCs w:val="24"/>
            <w:rtl/>
            <w:lang w:eastAsia="he-IL"/>
          </w:rPr>
          <w:delText>מבנה חוזר - מבנה נוסף המוקם בשלמותו או בחלקו עפ"י תכניותיו של היועץ, על אותו המגרש או במגרש אחר, בין אם על פי תכניות קיימות על כל פרטיהן ובין אם לצורך הקמתו התבקש יועץ להכניס שינויים והתאמות בתוכניות הקיימות</w:delText>
        </w:r>
      </w:del>
      <w:del w:id="118" w:author="Meryl Etman" w:date="2019-01-13T17:59:00Z">
        <w:r w:rsidRPr="00DE0948" w:rsidDel="006D6B93">
          <w:rPr>
            <w:rFonts w:ascii="Times New Roman" w:eastAsia="Times New Roman" w:hAnsi="Times New Roman" w:cs="David" w:hint="cs"/>
            <w:sz w:val="24"/>
            <w:szCs w:val="24"/>
            <w:rtl/>
            <w:lang w:eastAsia="he-IL"/>
          </w:rPr>
          <w:delText>.</w:delText>
        </w:r>
      </w:del>
      <w:del w:id="119" w:author="Meryl Etman" w:date="2019-01-13T17:47:00Z">
        <w:r w:rsidRPr="00DE0948" w:rsidDel="008570CC">
          <w:rPr>
            <w:rFonts w:ascii="Times New Roman" w:eastAsia="Times New Roman" w:hAnsi="Times New Roman" w:cs="David"/>
            <w:sz w:val="24"/>
            <w:szCs w:val="24"/>
            <w:rtl/>
            <w:lang w:eastAsia="he-IL"/>
          </w:rPr>
          <w:delText>2.</w:delText>
        </w:r>
      </w:del>
      <w:ins w:id="120" w:author="Meryl Etman" w:date="2019-01-13T17:47:00Z">
        <w:r w:rsidR="008570CC">
          <w:rPr>
            <w:rFonts w:ascii="Times New Roman" w:eastAsia="Times New Roman" w:hAnsi="Times New Roman" w:cs="David" w:hint="cs"/>
            <w:sz w:val="24"/>
            <w:szCs w:val="24"/>
            <w:rtl/>
            <w:lang w:eastAsia="he-IL"/>
          </w:rPr>
          <w:t>2.</w:t>
        </w:r>
      </w:ins>
      <w:r w:rsidRPr="00DE0948">
        <w:rPr>
          <w:rFonts w:ascii="Times New Roman" w:eastAsia="Times New Roman" w:hAnsi="Times New Roman" w:cs="David"/>
          <w:sz w:val="24"/>
          <w:szCs w:val="24"/>
          <w:rtl/>
          <w:lang w:eastAsia="he-IL"/>
        </w:rPr>
        <w:tab/>
        <w:t xml:space="preserve">הסכום המפורט בסעיף 1.1 לעיל יהיה צמוד ל- </w:t>
      </w:r>
      <w:sdt>
        <w:sdtPr>
          <w:rPr>
            <w:rFonts w:ascii="Times New Roman" w:eastAsia="Times New Roman" w:hAnsi="Times New Roman" w:cs="David"/>
            <w:color w:val="333399"/>
            <w:sz w:val="24"/>
            <w:szCs w:val="24"/>
            <w:rtl/>
            <w:lang w:eastAsia="he-IL"/>
          </w:rPr>
          <w:alias w:val="סוג מדד כותרת"/>
          <w:tag w:val="cntMadadTypeTitle"/>
          <w:id w:val="770358263"/>
          <w:placeholder>
            <w:docPart w:val="0E739E7181E5431FA4AA93A71FD51A3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8510B0">
            <w:rPr>
              <w:rFonts w:ascii="Times New Roman" w:eastAsia="Times New Roman" w:hAnsi="Times New Roman" w:cs="David"/>
              <w:color w:val="333399"/>
              <w:sz w:val="24"/>
              <w:szCs w:val="24"/>
              <w:rtl/>
              <w:lang w:eastAsia="he-IL"/>
            </w:rPr>
            <w:t>מדד נומינלי</w:t>
          </w:r>
        </w:sdtContent>
      </w:sdt>
      <w:r w:rsidRPr="00DE0948">
        <w:rPr>
          <w:rFonts w:ascii="Times New Roman" w:eastAsia="Times New Roman" w:hAnsi="Times New Roman" w:cs="David"/>
          <w:color w:val="333399"/>
          <w:sz w:val="24"/>
          <w:szCs w:val="24"/>
          <w:rtl/>
          <w:lang w:eastAsia="he-IL"/>
        </w:rPr>
        <w:t xml:space="preserve"> </w:t>
      </w:r>
      <w:customXmlDelRangeStart w:id="121" w:author="Meryl Etman" w:date="2019-01-13T17:48:00Z"/>
      <w:sdt>
        <w:sdtPr>
          <w:rPr>
            <w:rFonts w:ascii="Times New Roman" w:eastAsia="Times New Roman" w:hAnsi="Times New Roman" w:cs="David"/>
            <w:color w:val="333399"/>
            <w:sz w:val="24"/>
            <w:szCs w:val="24"/>
            <w:rtl/>
            <w:lang w:eastAsia="he-IL"/>
          </w:rPr>
          <w:alias w:val="מדד בגין/ידוע"/>
          <w:tag w:val="cntMadadKnown"/>
          <w:id w:val="1517804461"/>
          <w:placeholder>
            <w:docPart w:val="E218159BC3ED4AC29EB9CB37099C4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Known[1]" w:storeItemID="{81709D4C-33DC-48CC-AC7E-130A245806EE}"/>
          <w:text/>
        </w:sdtPr>
        <w:sdtEndPr/>
        <w:sdtContent>
          <w:customXmlDelRangeEnd w:id="121"/>
          <w:customXmlDelRangeStart w:id="122" w:author="Meryl Etman" w:date="2019-01-13T17:48:00Z"/>
        </w:sdtContent>
      </w:sdt>
      <w:customXmlDelRangeEnd w:id="122"/>
      <w:del w:id="123" w:author="Meryl Etman" w:date="2019-01-13T17:48:00Z">
        <w:r w:rsidRPr="00DE0948" w:rsidDel="008570CC">
          <w:rPr>
            <w:rFonts w:ascii="Times New Roman" w:eastAsia="Times New Roman" w:hAnsi="Times New Roman" w:cs="David"/>
            <w:color w:val="333399"/>
            <w:sz w:val="24"/>
            <w:szCs w:val="24"/>
            <w:rtl/>
            <w:lang w:eastAsia="he-IL"/>
          </w:rPr>
          <w:delText xml:space="preserve"> </w:delText>
        </w:r>
      </w:del>
      <w:customXmlDelRangeStart w:id="124" w:author="Meryl Etman" w:date="2019-01-13T17:48:00Z"/>
      <w:sdt>
        <w:sdtPr>
          <w:rPr>
            <w:rFonts w:ascii="Times New Roman" w:eastAsia="Times New Roman" w:hAnsi="Times New Roman" w:cs="David"/>
            <w:color w:val="333399"/>
            <w:sz w:val="24"/>
            <w:szCs w:val="24"/>
            <w:rtl/>
            <w:lang w:eastAsia="he-IL"/>
          </w:rPr>
          <w:alias w:val="מדד בסיס"/>
          <w:tag w:val="cntMadadBase"/>
          <w:id w:val="1527439219"/>
          <w:placeholder>
            <w:docPart w:val="FC8C4A41D6CF4F65AD1032CE9A9A6E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customXmlDelRangeEnd w:id="124"/>
          <w:customXmlDelRangeStart w:id="125" w:author="Meryl Etman" w:date="2019-01-13T17:48:00Z"/>
        </w:sdtContent>
      </w:sdt>
      <w:customXmlDelRangeEnd w:id="125"/>
      <w:del w:id="126" w:author="Meryl Etman" w:date="2019-01-13T17:48:00Z">
        <w:r w:rsidRPr="00DE0948" w:rsidDel="008570CC">
          <w:rPr>
            <w:rFonts w:ascii="Times New Roman" w:eastAsia="Times New Roman" w:hAnsi="Times New Roman" w:cs="David"/>
            <w:sz w:val="24"/>
            <w:szCs w:val="24"/>
            <w:rtl/>
            <w:lang w:eastAsia="he-IL"/>
          </w:rPr>
          <w:delText xml:space="preserve">  </w:delText>
        </w:r>
      </w:del>
      <w:r w:rsidRPr="00DE0948">
        <w:rPr>
          <w:rFonts w:ascii="Times New Roman" w:eastAsia="Times New Roman" w:hAnsi="Times New Roman" w:cs="David"/>
          <w:sz w:val="24"/>
          <w:szCs w:val="24"/>
          <w:rtl/>
          <w:lang w:eastAsia="he-IL"/>
        </w:rPr>
        <w:t xml:space="preserve">העומד על </w:t>
      </w:r>
      <w:sdt>
        <w:sdtPr>
          <w:rPr>
            <w:rFonts w:ascii="Times New Roman" w:eastAsia="Times New Roman" w:hAnsi="Times New Roman" w:cs="David"/>
            <w:color w:val="333399"/>
            <w:sz w:val="24"/>
            <w:szCs w:val="24"/>
            <w:rtl/>
            <w:lang w:eastAsia="he-IL"/>
          </w:rPr>
          <w:alias w:val="נקודות מדד"/>
          <w:tag w:val="cntMadadPoints"/>
          <w:id w:val="-801077965"/>
          <w:placeholder>
            <w:docPart w:val="8F885ED351BB442A98742B31350A87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27" w:author="Meryl Etman" w:date="2019-01-13T17:48:00Z">
            <w:r w:rsidR="008570CC">
              <w:rPr>
                <w:rFonts w:ascii="Times New Roman" w:eastAsia="Times New Roman" w:hAnsi="Times New Roman" w:cs="David" w:hint="cs"/>
                <w:color w:val="333399"/>
                <w:sz w:val="24"/>
                <w:szCs w:val="24"/>
                <w:rtl/>
                <w:lang w:eastAsia="he-IL"/>
              </w:rPr>
              <w:t>0</w:t>
            </w:r>
          </w:ins>
        </w:sdtContent>
      </w:sdt>
      <w:r w:rsidRPr="00DE0948">
        <w:rPr>
          <w:rFonts w:ascii="Times New Roman" w:eastAsia="Times New Roman" w:hAnsi="Times New Roman" w:cs="David"/>
          <w:sz w:val="24"/>
          <w:szCs w:val="24"/>
          <w:rtl/>
          <w:lang w:eastAsia="he-IL"/>
        </w:rPr>
        <w:t xml:space="preserve"> נקודות עד למדד הידוע ביום הגשת כל חשבון.</w:t>
      </w:r>
    </w:p>
    <w:p w14:paraId="0AC00BDA" w14:textId="77777777" w:rsidR="00DE0948" w:rsidRPr="00DE0948" w:rsidRDefault="00DE0948" w:rsidP="00DE094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t>למען הסר ספק:</w:t>
      </w:r>
    </w:p>
    <w:p w14:paraId="049352F6"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sz w:val="24"/>
          <w:szCs w:val="24"/>
          <w:rtl/>
          <w:lang w:eastAsia="he-IL"/>
        </w:rPr>
        <w:tab/>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2E253A7" w14:textId="77777777" w:rsidR="00DE0948" w:rsidRDefault="00DE0948" w:rsidP="00DE0948">
      <w:pPr>
        <w:widowControl w:val="0"/>
        <w:spacing w:before="120" w:beforeAutospacing="0" w:after="60" w:afterAutospacing="0" w:line="240" w:lineRule="auto"/>
        <w:ind w:left="1440" w:hanging="720"/>
        <w:jc w:val="both"/>
        <w:rPr>
          <w:ins w:id="128" w:author="Meryl Etman" w:date="2019-03-24T16:22: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4E15AA32" w14:textId="3666C43A" w:rsidR="005065B9" w:rsidRDefault="005065B9" w:rsidP="00E247FA">
      <w:pPr>
        <w:widowControl w:val="0"/>
        <w:spacing w:before="120" w:beforeAutospacing="0" w:after="60" w:afterAutospacing="0" w:line="240" w:lineRule="auto"/>
        <w:ind w:left="1440" w:hanging="720"/>
        <w:jc w:val="both"/>
        <w:rPr>
          <w:ins w:id="129" w:author="Meryl Etman" w:date="2019-03-24T16:28:00Z"/>
          <w:rFonts w:ascii="Times New Roman" w:eastAsia="Times New Roman" w:hAnsi="Times New Roman" w:cs="David"/>
          <w:sz w:val="24"/>
          <w:szCs w:val="24"/>
          <w:rtl/>
          <w:lang w:eastAsia="he-IL"/>
        </w:rPr>
      </w:pPr>
      <w:ins w:id="130" w:author="Meryl Etman" w:date="2019-03-24T16:22:00Z">
        <w:r>
          <w:rPr>
            <w:rFonts w:ascii="Times New Roman" w:eastAsia="Times New Roman" w:hAnsi="Times New Roman" w:cs="David" w:hint="cs"/>
            <w:sz w:val="24"/>
            <w:szCs w:val="24"/>
            <w:rtl/>
            <w:lang w:eastAsia="he-IL"/>
          </w:rPr>
          <w:t>3.3</w:t>
        </w:r>
        <w:r>
          <w:rPr>
            <w:rFonts w:ascii="Times New Roman" w:eastAsia="Times New Roman" w:hAnsi="Times New Roman" w:cs="David" w:hint="cs"/>
            <w:sz w:val="24"/>
            <w:szCs w:val="24"/>
            <w:rtl/>
            <w:lang w:eastAsia="he-IL"/>
          </w:rPr>
          <w:tab/>
          <w:t xml:space="preserve">יובהר כי שכר היועץ </w:t>
        </w:r>
      </w:ins>
      <w:ins w:id="131" w:author="Meryl Etman" w:date="2019-03-24T16:24:00Z">
        <w:r w:rsidR="00D236BE">
          <w:rPr>
            <w:rFonts w:ascii="Times New Roman" w:eastAsia="Times New Roman" w:hAnsi="Times New Roman" w:cs="David" w:hint="cs"/>
            <w:sz w:val="24"/>
            <w:szCs w:val="24"/>
            <w:rtl/>
            <w:lang w:eastAsia="he-IL"/>
          </w:rPr>
          <w:t>כולל ייעוץ עד לקבלת היתר הבניה. ככל ויידרש</w:t>
        </w:r>
      </w:ins>
      <w:ins w:id="132" w:author="Meryl Etman" w:date="2019-03-24T16:27:00Z">
        <w:r w:rsidR="00D236BE">
          <w:rPr>
            <w:rFonts w:ascii="Times New Roman" w:eastAsia="Times New Roman" w:hAnsi="Times New Roman" w:cs="David" w:hint="cs"/>
            <w:sz w:val="24"/>
            <w:szCs w:val="24"/>
            <w:rtl/>
            <w:lang w:eastAsia="he-IL"/>
          </w:rPr>
          <w:t xml:space="preserve">ו לאחר מכן </w:t>
        </w:r>
      </w:ins>
      <w:ins w:id="133" w:author="Meryl Etman" w:date="2019-03-24T16:24:00Z">
        <w:r w:rsidR="00D236BE">
          <w:rPr>
            <w:rFonts w:ascii="Times New Roman" w:eastAsia="Times New Roman" w:hAnsi="Times New Roman" w:cs="David" w:hint="cs"/>
            <w:sz w:val="24"/>
            <w:szCs w:val="24"/>
            <w:rtl/>
            <w:lang w:eastAsia="he-IL"/>
          </w:rPr>
          <w:t xml:space="preserve"> ייעוץ</w:t>
        </w:r>
      </w:ins>
      <w:ins w:id="134" w:author="Meryl Etman" w:date="2019-03-24T16:28:00Z">
        <w:r w:rsidR="00D236BE">
          <w:rPr>
            <w:rFonts w:ascii="Times New Roman" w:eastAsia="Times New Roman" w:hAnsi="Times New Roman" w:cs="David" w:hint="cs"/>
            <w:sz w:val="24"/>
            <w:szCs w:val="24"/>
            <w:rtl/>
            <w:lang w:eastAsia="he-IL"/>
          </w:rPr>
          <w:t xml:space="preserve"> נוסף</w:t>
        </w:r>
      </w:ins>
      <w:ins w:id="135" w:author="Meryl Etman" w:date="2019-03-24T16:24:00Z">
        <w:r w:rsidR="00D236BE">
          <w:rPr>
            <w:rFonts w:ascii="Times New Roman" w:eastAsia="Times New Roman" w:hAnsi="Times New Roman" w:cs="David" w:hint="cs"/>
            <w:sz w:val="24"/>
            <w:szCs w:val="24"/>
            <w:rtl/>
            <w:lang w:eastAsia="he-IL"/>
          </w:rPr>
          <w:t xml:space="preserve"> ו/או פגישות עבודה </w:t>
        </w:r>
      </w:ins>
      <w:ins w:id="136" w:author="Meryl Etman" w:date="2019-03-25T17:54:00Z">
        <w:r w:rsidR="00716847">
          <w:rPr>
            <w:rFonts w:ascii="Times New Roman" w:eastAsia="Times New Roman" w:hAnsi="Times New Roman" w:cs="David" w:hint="cs"/>
            <w:sz w:val="24"/>
            <w:szCs w:val="24"/>
            <w:rtl/>
            <w:lang w:eastAsia="he-IL"/>
          </w:rPr>
          <w:t>ו/או</w:t>
        </w:r>
      </w:ins>
      <w:ins w:id="137" w:author="Meryl Etman" w:date="2019-03-24T16:28:00Z">
        <w:r w:rsidR="00D236BE">
          <w:rPr>
            <w:rFonts w:ascii="Times New Roman" w:eastAsia="Times New Roman" w:hAnsi="Times New Roman" w:cs="David" w:hint="cs"/>
            <w:sz w:val="24"/>
            <w:szCs w:val="24"/>
            <w:rtl/>
            <w:lang w:eastAsia="he-IL"/>
          </w:rPr>
          <w:t xml:space="preserve"> </w:t>
        </w:r>
      </w:ins>
      <w:ins w:id="138" w:author="Meryl Etman" w:date="2019-03-24T16:24:00Z">
        <w:r w:rsidR="00D236BE">
          <w:rPr>
            <w:rFonts w:ascii="Times New Roman" w:eastAsia="Times New Roman" w:hAnsi="Times New Roman" w:cs="David" w:hint="cs"/>
            <w:sz w:val="24"/>
            <w:szCs w:val="24"/>
            <w:rtl/>
            <w:lang w:eastAsia="he-IL"/>
          </w:rPr>
          <w:t xml:space="preserve">ביקורים באתר, ישולם תשלום נוסף של 300 </w:t>
        </w:r>
      </w:ins>
      <w:ins w:id="139" w:author="Meryl Etman" w:date="2019-03-24T16:26:00Z">
        <w:r w:rsidR="00D236BE">
          <w:rPr>
            <w:rFonts w:ascii="Times New Roman" w:eastAsia="Times New Roman" w:hAnsi="Times New Roman" w:cs="David" w:hint="cs"/>
            <w:sz w:val="24"/>
            <w:szCs w:val="24"/>
            <w:rtl/>
            <w:lang w:eastAsia="he-IL"/>
          </w:rPr>
          <w:t>₪/שעה</w:t>
        </w:r>
      </w:ins>
      <w:ins w:id="140" w:author="Meryl Etman" w:date="2019-03-25T17:55:00Z">
        <w:r w:rsidR="00716847">
          <w:rPr>
            <w:rFonts w:ascii="Times New Roman" w:eastAsia="Times New Roman" w:hAnsi="Times New Roman" w:cs="David" w:hint="cs"/>
            <w:sz w:val="24"/>
            <w:szCs w:val="24"/>
            <w:rtl/>
            <w:lang w:eastAsia="he-IL"/>
          </w:rPr>
          <w:t xml:space="preserve"> בתוספת הוצאות נסיעה</w:t>
        </w:r>
      </w:ins>
      <w:ins w:id="141" w:author="Meryl Etman" w:date="2019-03-24T16:26:00Z">
        <w:r w:rsidR="00D236BE">
          <w:rPr>
            <w:rFonts w:ascii="Times New Roman" w:eastAsia="Times New Roman" w:hAnsi="Times New Roman" w:cs="David" w:hint="cs"/>
            <w:sz w:val="24"/>
            <w:szCs w:val="24"/>
            <w:rtl/>
            <w:lang w:eastAsia="he-IL"/>
          </w:rPr>
          <w:t>.</w:t>
        </w:r>
      </w:ins>
      <w:ins w:id="142" w:author="Meryl Etman" w:date="2019-03-25T17:54:00Z">
        <w:r w:rsidR="00716847">
          <w:rPr>
            <w:rFonts w:ascii="Times New Roman" w:eastAsia="Times New Roman" w:hAnsi="Times New Roman" w:cs="David" w:hint="cs"/>
            <w:sz w:val="24"/>
            <w:szCs w:val="24"/>
            <w:rtl/>
            <w:lang w:eastAsia="he-IL"/>
          </w:rPr>
          <w:t>-</w:t>
        </w:r>
      </w:ins>
    </w:p>
    <w:p w14:paraId="5A575FFA" w14:textId="77777777" w:rsidR="00D236BE" w:rsidRPr="00DE0948" w:rsidRDefault="00D236BE"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5FAFEE8E" w14:textId="77777777" w:rsidR="00DE0948" w:rsidRPr="00DE0948" w:rsidRDefault="00DE0948" w:rsidP="00DE094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7B5FA2F6" w14:textId="77777777" w:rsidR="00DE0948" w:rsidRPr="00DE0948" w:rsidRDefault="00DE0948" w:rsidP="00DE094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1EFBAE5B"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נספח ה'</w:t>
      </w:r>
    </w:p>
    <w:p w14:paraId="385C9D9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41797F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282D5883"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EA97081"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754DF9AC" w14:textId="3867E58D" w:rsidR="00DE0948" w:rsidRPr="00DE0948" w:rsidRDefault="00DE0948" w:rsidP="008570CC">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del w:id="143" w:author="Meryl Etman" w:date="2019-01-13T17:50:00Z">
        <w:r w:rsidRPr="00DE0948" w:rsidDel="008570CC">
          <w:rPr>
            <w:rFonts w:ascii="Times New Roman" w:eastAsia="Times New Roman" w:hAnsi="Times New Roman" w:cs="David"/>
            <w:sz w:val="24"/>
            <w:szCs w:val="24"/>
            <w:rtl/>
            <w:lang w:eastAsia="he-IL"/>
          </w:rPr>
          <w:delText xml:space="preserve">לאחר גמר תכנון מוקדם, ואישור שלב עבודות זה ע"י המזמין  </w:delText>
        </w:r>
        <w:r w:rsidRPr="00DE0948" w:rsidDel="008570CC">
          <w:rPr>
            <w:rFonts w:ascii="Times New Roman" w:eastAsia="Times New Roman" w:hAnsi="Times New Roman" w:cs="David"/>
            <w:sz w:val="24"/>
            <w:szCs w:val="24"/>
            <w:rtl/>
            <w:lang w:eastAsia="he-IL"/>
          </w:rPr>
          <w:tab/>
          <w:delText>20%</w:delText>
        </w:r>
      </w:del>
      <w:ins w:id="144" w:author="Meryl Etman" w:date="2019-01-13T17:50:00Z">
        <w:r w:rsidR="008570CC">
          <w:rPr>
            <w:rFonts w:ascii="Times New Roman" w:eastAsia="Times New Roman" w:hAnsi="Times New Roman" w:cs="David" w:hint="cs"/>
            <w:sz w:val="24"/>
            <w:szCs w:val="24"/>
            <w:rtl/>
            <w:lang w:eastAsia="he-IL"/>
          </w:rPr>
          <w:t xml:space="preserve">עם חתימת הסכם / הזמנת עבודה             </w:t>
        </w:r>
      </w:ins>
      <w:ins w:id="145" w:author="Meryl Etman" w:date="2019-01-13T17:51:00Z">
        <w:r w:rsidR="008570CC">
          <w:rPr>
            <w:rFonts w:ascii="Times New Roman" w:eastAsia="Times New Roman" w:hAnsi="Times New Roman" w:cs="David" w:hint="cs"/>
            <w:sz w:val="24"/>
            <w:szCs w:val="24"/>
            <w:rtl/>
            <w:lang w:eastAsia="he-IL"/>
          </w:rPr>
          <w:t xml:space="preserve">               </w:t>
        </w:r>
      </w:ins>
      <w:ins w:id="146" w:author="Meryl Etman" w:date="2019-01-13T17:50:00Z">
        <w:r w:rsidR="008570CC">
          <w:rPr>
            <w:rFonts w:ascii="Times New Roman" w:eastAsia="Times New Roman" w:hAnsi="Times New Roman" w:cs="David" w:hint="cs"/>
            <w:sz w:val="24"/>
            <w:szCs w:val="24"/>
            <w:rtl/>
            <w:lang w:eastAsia="he-IL"/>
          </w:rPr>
          <w:t xml:space="preserve">             20%</w:t>
        </w:r>
      </w:ins>
    </w:p>
    <w:p w14:paraId="4B704294" w14:textId="18AE2510" w:rsidR="00DE0948" w:rsidRPr="00DE0948" w:rsidDel="008570CC" w:rsidRDefault="00DE0948" w:rsidP="00DE0948">
      <w:pPr>
        <w:widowControl w:val="0"/>
        <w:spacing w:before="120" w:beforeAutospacing="0" w:after="60" w:afterAutospacing="0" w:line="240" w:lineRule="auto"/>
        <w:ind w:left="2160" w:hanging="720"/>
        <w:rPr>
          <w:del w:id="147" w:author="Meryl Etman" w:date="2019-01-13T17:50: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r>
      <w:del w:id="148" w:author="Meryl Etman" w:date="2019-01-13T17:50:00Z">
        <w:r w:rsidRPr="00DE0948" w:rsidDel="008570CC">
          <w:rPr>
            <w:rFonts w:ascii="Times New Roman" w:eastAsia="Times New Roman" w:hAnsi="Times New Roman" w:cs="David"/>
            <w:sz w:val="24"/>
            <w:szCs w:val="24"/>
            <w:rtl/>
            <w:lang w:eastAsia="he-IL"/>
          </w:rPr>
          <w:delText xml:space="preserve">לאחר גמר התכנון הסופי, אישור שלב זה ע"י המזמין והוצאת </w:delText>
        </w:r>
      </w:del>
    </w:p>
    <w:p w14:paraId="2CB714CA" w14:textId="15716A83" w:rsidR="00DE0948" w:rsidRPr="00DE0948" w:rsidDel="008570CC" w:rsidRDefault="00DE0948" w:rsidP="00DE0948">
      <w:pPr>
        <w:widowControl w:val="0"/>
        <w:spacing w:before="120" w:beforeAutospacing="0" w:after="60" w:afterAutospacing="0" w:line="240" w:lineRule="auto"/>
        <w:ind w:left="2160" w:hanging="720"/>
        <w:rPr>
          <w:del w:id="149" w:author="Meryl Etman" w:date="2019-01-13T17:50:00Z"/>
          <w:rFonts w:ascii="Times New Roman" w:eastAsia="Times New Roman" w:hAnsi="Times New Roman" w:cs="David"/>
          <w:sz w:val="24"/>
          <w:szCs w:val="24"/>
          <w:rtl/>
          <w:lang w:eastAsia="he-IL"/>
        </w:rPr>
      </w:pPr>
      <w:del w:id="150" w:author="Meryl Etman" w:date="2019-01-13T17:50:00Z">
        <w:r w:rsidRPr="00DE0948" w:rsidDel="008570CC">
          <w:rPr>
            <w:rFonts w:ascii="Times New Roman" w:eastAsia="Times New Roman" w:hAnsi="Times New Roman" w:cs="David"/>
            <w:sz w:val="24"/>
            <w:szCs w:val="24"/>
            <w:rtl/>
            <w:lang w:eastAsia="he-IL"/>
          </w:rPr>
          <w:tab/>
          <w:delText>היתרי בניה</w:delText>
        </w:r>
      </w:del>
    </w:p>
    <w:p w14:paraId="06A547E0" w14:textId="6BD09EAB" w:rsidR="00DE0948" w:rsidRPr="00DE0948" w:rsidRDefault="00DE0948" w:rsidP="002C01B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151" w:author="Meryl Etman" w:date="2019-01-13T17:50:00Z">
        <w:r w:rsidRPr="00DE0948" w:rsidDel="008570CC">
          <w:rPr>
            <w:rFonts w:ascii="Times New Roman" w:eastAsia="Times New Roman" w:hAnsi="Times New Roman" w:cs="David" w:hint="cs"/>
            <w:sz w:val="24"/>
            <w:szCs w:val="24"/>
            <w:rtl/>
            <w:lang w:eastAsia="he-IL"/>
          </w:rPr>
          <w:delText xml:space="preserve">          </w:delText>
        </w:r>
        <w:r w:rsidRPr="00DE0948" w:rsidDel="008570CC">
          <w:rPr>
            <w:rFonts w:ascii="Times New Roman" w:eastAsia="Times New Roman" w:hAnsi="Times New Roman" w:cs="David"/>
            <w:sz w:val="24"/>
            <w:szCs w:val="24"/>
            <w:rtl/>
            <w:lang w:eastAsia="he-IL"/>
          </w:rPr>
          <w:delText xml:space="preserve">  </w:delText>
        </w:r>
        <w:r w:rsidRPr="00DE0948" w:rsidDel="008570CC">
          <w:rPr>
            <w:rFonts w:ascii="Times New Roman" w:eastAsia="Times New Roman" w:hAnsi="Times New Roman" w:cs="David" w:hint="cs"/>
            <w:sz w:val="24"/>
            <w:szCs w:val="24"/>
            <w:rtl/>
            <w:lang w:eastAsia="he-IL"/>
          </w:rPr>
          <w:delText xml:space="preserve">( כולל כל אישורי הרשויות הנדרשים </w:delText>
        </w:r>
        <w:r w:rsidRPr="00DE0948" w:rsidDel="008570CC">
          <w:rPr>
            <w:rFonts w:ascii="Times New Roman" w:eastAsia="Times New Roman" w:hAnsi="Times New Roman" w:cs="David"/>
            <w:sz w:val="24"/>
            <w:szCs w:val="24"/>
            <w:rtl/>
            <w:lang w:eastAsia="he-IL"/>
          </w:rPr>
          <w:delText>–</w:delText>
        </w:r>
        <w:r w:rsidRPr="00DE0948" w:rsidDel="008570CC">
          <w:rPr>
            <w:rFonts w:ascii="Times New Roman" w:eastAsia="Times New Roman" w:hAnsi="Times New Roman" w:cs="David" w:hint="cs"/>
            <w:sz w:val="24"/>
            <w:szCs w:val="24"/>
            <w:rtl/>
            <w:lang w:eastAsia="he-IL"/>
          </w:rPr>
          <w:delText xml:space="preserve"> רשות המים, וכדומה)             </w:delText>
        </w:r>
        <w:r w:rsidRPr="00DE0948" w:rsidDel="008570CC">
          <w:rPr>
            <w:rFonts w:ascii="Times New Roman" w:eastAsia="Times New Roman" w:hAnsi="Times New Roman" w:cs="David"/>
            <w:sz w:val="24"/>
            <w:szCs w:val="24"/>
            <w:rtl/>
            <w:lang w:eastAsia="he-IL"/>
          </w:rPr>
          <w:delText>20%</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del>
      <w:ins w:id="152" w:author="Meryl Etman" w:date="2019-01-13T17:50:00Z">
        <w:r w:rsidR="008570CC">
          <w:rPr>
            <w:rFonts w:ascii="Times New Roman" w:eastAsia="Times New Roman" w:hAnsi="Times New Roman" w:cs="David" w:hint="cs"/>
            <w:sz w:val="24"/>
            <w:szCs w:val="24"/>
            <w:rtl/>
            <w:lang w:eastAsia="he-IL"/>
          </w:rPr>
          <w:t>לאחר הגשת הדו"ח / התכנית ואישורם על ידי המזמין</w:t>
        </w:r>
      </w:ins>
      <w:ins w:id="153" w:author="Meryl Etman" w:date="2019-01-13T17:51:00Z">
        <w:r w:rsidR="008570CC">
          <w:rPr>
            <w:rFonts w:ascii="Times New Roman" w:eastAsia="Times New Roman" w:hAnsi="Times New Roman" w:cs="David" w:hint="cs"/>
            <w:sz w:val="24"/>
            <w:szCs w:val="24"/>
            <w:rtl/>
            <w:lang w:eastAsia="he-IL"/>
          </w:rPr>
          <w:t xml:space="preserve">        50%</w:t>
        </w:r>
      </w:ins>
      <w:del w:id="154" w:author="Meryl Etman" w:date="2019-01-13T17:52:00Z">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del>
      <w:r w:rsidRPr="00DE0948">
        <w:rPr>
          <w:rFonts w:ascii="Times New Roman" w:eastAsia="Times New Roman" w:hAnsi="Times New Roman" w:cs="David"/>
          <w:sz w:val="24"/>
          <w:szCs w:val="24"/>
          <w:rtl/>
          <w:lang w:eastAsia="he-IL"/>
        </w:rPr>
        <w:tab/>
      </w:r>
      <w:del w:id="155" w:author="Meryl Etman" w:date="2019-01-13T17:52:00Z">
        <w:r w:rsidRPr="00DE0948" w:rsidDel="008570CC">
          <w:rPr>
            <w:rFonts w:ascii="Times New Roman" w:eastAsia="Times New Roman" w:hAnsi="Times New Roman" w:cs="David"/>
            <w:sz w:val="24"/>
            <w:szCs w:val="24"/>
            <w:rtl/>
            <w:lang w:eastAsia="he-IL"/>
          </w:rPr>
          <w:tab/>
        </w:r>
      </w:del>
    </w:p>
    <w:p w14:paraId="0DC32296" w14:textId="04DE26AC" w:rsidR="00DE0948" w:rsidRPr="00DE0948" w:rsidDel="008570CC" w:rsidRDefault="00DE0948" w:rsidP="00DE0948">
      <w:pPr>
        <w:widowControl w:val="0"/>
        <w:spacing w:before="120" w:beforeAutospacing="0" w:after="60" w:afterAutospacing="0" w:line="240" w:lineRule="auto"/>
        <w:ind w:left="2160" w:hanging="720"/>
        <w:rPr>
          <w:del w:id="156" w:author="Meryl Etman" w:date="2019-01-13T17:51:00Z"/>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r>
      <w:del w:id="157" w:author="Meryl Etman" w:date="2019-01-13T17:51:00Z">
        <w:r w:rsidRPr="00DE0948" w:rsidDel="008570CC">
          <w:rPr>
            <w:rFonts w:ascii="Times New Roman" w:eastAsia="Times New Roman" w:hAnsi="Times New Roman" w:cs="David"/>
            <w:sz w:val="24"/>
            <w:szCs w:val="24"/>
            <w:rtl/>
            <w:lang w:eastAsia="he-IL"/>
          </w:rPr>
          <w:delText>לאחר גמר התכנון המפורט והמכרזים, ואישור עבודות שלב זה</w:delText>
        </w:r>
      </w:del>
    </w:p>
    <w:p w14:paraId="5A61590B" w14:textId="77777777" w:rsidR="008570CC" w:rsidRDefault="00DE0948" w:rsidP="002C01BB">
      <w:pPr>
        <w:widowControl w:val="0"/>
        <w:spacing w:before="120" w:beforeAutospacing="0" w:after="60" w:afterAutospacing="0" w:line="240" w:lineRule="auto"/>
        <w:ind w:left="2160" w:hanging="720"/>
        <w:rPr>
          <w:ins w:id="158" w:author="Meryl Etman" w:date="2019-01-13T17:51:00Z"/>
          <w:rFonts w:ascii="Times New Roman" w:eastAsia="Times New Roman" w:hAnsi="Times New Roman" w:cs="David"/>
          <w:sz w:val="24"/>
          <w:szCs w:val="24"/>
          <w:rtl/>
          <w:lang w:eastAsia="he-IL"/>
        </w:rPr>
      </w:pPr>
      <w:del w:id="159" w:author="Meryl Etman" w:date="2019-01-13T17:51:00Z">
        <w:r w:rsidRPr="00DE0948" w:rsidDel="008570CC">
          <w:rPr>
            <w:rFonts w:ascii="Times New Roman" w:eastAsia="Times New Roman" w:hAnsi="Times New Roman" w:cs="David"/>
            <w:sz w:val="24"/>
            <w:szCs w:val="24"/>
            <w:rtl/>
            <w:lang w:eastAsia="he-IL"/>
          </w:rPr>
          <w:tab/>
          <w:delText xml:space="preserve">ע"י המזמין </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delText xml:space="preserve"> </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hint="cs"/>
            <w:sz w:val="24"/>
            <w:szCs w:val="24"/>
            <w:rtl/>
            <w:lang w:eastAsia="he-IL"/>
          </w:rPr>
          <w:delText>30</w:delText>
        </w:r>
        <w:r w:rsidRPr="00DE0948" w:rsidDel="008570CC">
          <w:rPr>
            <w:rFonts w:ascii="Times New Roman" w:eastAsia="Times New Roman" w:hAnsi="Times New Roman" w:cs="David"/>
            <w:sz w:val="24"/>
            <w:szCs w:val="24"/>
            <w:rtl/>
            <w:lang w:eastAsia="he-IL"/>
          </w:rPr>
          <w:delText>%</w:delText>
        </w:r>
      </w:del>
      <w:ins w:id="160" w:author="Meryl Etman" w:date="2019-01-13T17:51:00Z">
        <w:r w:rsidR="008570CC">
          <w:rPr>
            <w:rFonts w:ascii="Times New Roman" w:eastAsia="Times New Roman" w:hAnsi="Times New Roman" w:cs="David" w:hint="cs"/>
            <w:sz w:val="24"/>
            <w:szCs w:val="24"/>
            <w:rtl/>
            <w:lang w:eastAsia="he-IL"/>
          </w:rPr>
          <w:t xml:space="preserve">עם קבלת אישור הרשות לתכנית ניהול מי הנגר בשלב </w:t>
        </w:r>
      </w:ins>
    </w:p>
    <w:p w14:paraId="12128F8A" w14:textId="0551AED7" w:rsidR="00DE0948" w:rsidRDefault="008570CC">
      <w:pPr>
        <w:widowControl w:val="0"/>
        <w:spacing w:before="120" w:beforeAutospacing="0" w:after="60" w:afterAutospacing="0" w:line="240" w:lineRule="auto"/>
        <w:ind w:left="2160"/>
        <w:rPr>
          <w:ins w:id="161" w:author="Meryl Etman" w:date="2019-01-13T17:52:00Z"/>
          <w:rFonts w:ascii="Times New Roman" w:eastAsia="Times New Roman" w:hAnsi="Times New Roman" w:cs="David"/>
          <w:sz w:val="24"/>
          <w:szCs w:val="24"/>
          <w:rtl/>
          <w:lang w:eastAsia="he-IL"/>
        </w:rPr>
        <w:pPrChange w:id="162" w:author="Meryl Etman" w:date="2019-01-13T17:51:00Z">
          <w:pPr>
            <w:widowControl w:val="0"/>
            <w:spacing w:before="120" w:beforeAutospacing="0" w:after="60" w:afterAutospacing="0" w:line="240" w:lineRule="auto"/>
            <w:ind w:left="2160" w:hanging="720"/>
          </w:pPr>
        </w:pPrChange>
      </w:pPr>
      <w:ins w:id="163" w:author="Meryl Etman" w:date="2019-01-13T17:51:00Z">
        <w:r>
          <w:rPr>
            <w:rFonts w:ascii="Times New Roman" w:eastAsia="Times New Roman" w:hAnsi="Times New Roman" w:cs="David" w:hint="cs"/>
            <w:sz w:val="24"/>
            <w:szCs w:val="24"/>
            <w:rtl/>
            <w:lang w:eastAsia="he-IL"/>
          </w:rPr>
          <w:t>קבלת היתר הבניה</w:t>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sidRPr="008570CC">
          <w:rPr>
            <w:rFonts w:ascii="Times New Roman" w:eastAsia="Times New Roman" w:hAnsi="Times New Roman" w:cs="David"/>
            <w:sz w:val="24"/>
            <w:szCs w:val="24"/>
            <w:u w:val="single"/>
            <w:rtl/>
            <w:lang w:eastAsia="he-IL"/>
            <w:rPrChange w:id="164" w:author="Meryl Etman" w:date="2019-01-13T17:52:00Z">
              <w:rPr>
                <w:rFonts w:ascii="Times New Roman" w:eastAsia="Times New Roman" w:hAnsi="Times New Roman" w:cs="David"/>
                <w:sz w:val="24"/>
                <w:szCs w:val="24"/>
                <w:rtl/>
                <w:lang w:eastAsia="he-IL"/>
              </w:rPr>
            </w:rPrChange>
          </w:rPr>
          <w:t>30%</w:t>
        </w:r>
      </w:ins>
    </w:p>
    <w:p w14:paraId="6BA6C0FC" w14:textId="5CF7366D" w:rsidR="008570CC" w:rsidRPr="00DE0948" w:rsidRDefault="008570CC">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Change w:id="165" w:author="Meryl Etman" w:date="2019-01-13T17:51:00Z">
          <w:pPr>
            <w:widowControl w:val="0"/>
            <w:spacing w:before="120" w:beforeAutospacing="0" w:after="60" w:afterAutospacing="0" w:line="240" w:lineRule="auto"/>
            <w:ind w:left="2160" w:hanging="720"/>
          </w:pPr>
        </w:pPrChange>
      </w:pPr>
      <w:ins w:id="166" w:author="Meryl Etman" w:date="2019-01-13T17:52:00Z">
        <w:r>
          <w:rPr>
            <w:rFonts w:ascii="Times New Roman" w:eastAsia="Times New Roman" w:hAnsi="Times New Roman" w:cs="David" w:hint="cs"/>
            <w:sz w:val="24"/>
            <w:szCs w:val="24"/>
            <w:rtl/>
            <w:lang w:eastAsia="he-IL"/>
          </w:rPr>
          <w:t>סה"כ</w:t>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100%</w:t>
        </w:r>
      </w:ins>
    </w:p>
    <w:p w14:paraId="6D1959B4" w14:textId="709AE14E" w:rsidR="00DE0948" w:rsidRPr="00DE0948" w:rsidDel="008570CC" w:rsidRDefault="00DE0948" w:rsidP="00DE0948">
      <w:pPr>
        <w:widowControl w:val="0"/>
        <w:spacing w:before="120" w:beforeAutospacing="0" w:after="60" w:afterAutospacing="0" w:line="240" w:lineRule="auto"/>
        <w:ind w:left="2160" w:hanging="720"/>
        <w:rPr>
          <w:del w:id="167" w:author="Meryl Etman" w:date="2019-01-13T17:52:00Z"/>
          <w:rFonts w:ascii="Times New Roman" w:eastAsia="Times New Roman" w:hAnsi="Times New Roman" w:cs="David"/>
          <w:sz w:val="24"/>
          <w:szCs w:val="24"/>
          <w:rtl/>
          <w:lang w:eastAsia="he-IL"/>
        </w:rPr>
      </w:pPr>
      <w:del w:id="168" w:author="Meryl Etman" w:date="2019-01-13T17:52:00Z">
        <w:r w:rsidRPr="00DE0948" w:rsidDel="008570CC">
          <w:rPr>
            <w:rFonts w:ascii="Times New Roman" w:eastAsia="Times New Roman" w:hAnsi="Times New Roman" w:cs="David"/>
            <w:sz w:val="24"/>
            <w:szCs w:val="24"/>
            <w:rtl/>
            <w:lang w:eastAsia="he-IL"/>
          </w:rPr>
          <w:delText>ד.</w:delText>
        </w:r>
        <w:r w:rsidRPr="00DE0948" w:rsidDel="008570CC">
          <w:rPr>
            <w:rFonts w:ascii="Times New Roman" w:eastAsia="Times New Roman" w:hAnsi="Times New Roman" w:cs="David"/>
            <w:sz w:val="24"/>
            <w:szCs w:val="24"/>
            <w:rtl/>
            <w:lang w:eastAsia="he-IL"/>
          </w:rPr>
          <w:tab/>
          <w:delText xml:space="preserve">במהלך ביצוע הפיקוח העליון </w:delText>
        </w:r>
        <w:r w:rsidRPr="00DE0948" w:rsidDel="008570CC">
          <w:rPr>
            <w:rFonts w:ascii="Times New Roman" w:eastAsia="Times New Roman" w:hAnsi="Times New Roman" w:cs="David"/>
            <w:sz w:val="24"/>
            <w:szCs w:val="24"/>
            <w:rtl/>
            <w:lang w:eastAsia="he-IL"/>
          </w:rPr>
          <w:tab/>
          <w:delText xml:space="preserve"> </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hint="cs"/>
            <w:sz w:val="24"/>
            <w:szCs w:val="24"/>
            <w:rtl/>
            <w:lang w:eastAsia="he-IL"/>
          </w:rPr>
          <w:delText>25</w:delText>
        </w:r>
        <w:r w:rsidRPr="00DE0948" w:rsidDel="008570CC">
          <w:rPr>
            <w:rFonts w:ascii="Times New Roman" w:eastAsia="Times New Roman" w:hAnsi="Times New Roman" w:cs="David"/>
            <w:sz w:val="24"/>
            <w:szCs w:val="24"/>
            <w:rtl/>
            <w:lang w:eastAsia="he-IL"/>
          </w:rPr>
          <w:delText>%</w:delText>
        </w:r>
      </w:del>
    </w:p>
    <w:p w14:paraId="00932D8E" w14:textId="00C26C45" w:rsidR="00DE0948" w:rsidRPr="00DE0948" w:rsidDel="008570CC" w:rsidRDefault="00DE0948" w:rsidP="00DE0948">
      <w:pPr>
        <w:widowControl w:val="0"/>
        <w:spacing w:before="120" w:beforeAutospacing="0" w:after="60" w:afterAutospacing="0" w:line="240" w:lineRule="auto"/>
        <w:ind w:left="2160" w:hanging="720"/>
        <w:rPr>
          <w:del w:id="169" w:author="Meryl Etman" w:date="2019-01-13T17:52:00Z"/>
          <w:rFonts w:ascii="Times New Roman" w:eastAsia="Times New Roman" w:hAnsi="Times New Roman" w:cs="David"/>
          <w:sz w:val="24"/>
          <w:szCs w:val="24"/>
          <w:rtl/>
          <w:lang w:eastAsia="he-IL"/>
        </w:rPr>
      </w:pPr>
      <w:del w:id="170" w:author="Meryl Etman" w:date="2019-01-13T17:52:00Z">
        <w:r w:rsidRPr="00DE0948" w:rsidDel="008570CC">
          <w:rPr>
            <w:rFonts w:ascii="Times New Roman" w:eastAsia="Times New Roman" w:hAnsi="Times New Roman" w:cs="David"/>
            <w:sz w:val="24"/>
            <w:szCs w:val="24"/>
            <w:rtl/>
            <w:lang w:eastAsia="he-IL"/>
          </w:rPr>
          <w:delText>ה.</w:delText>
        </w:r>
        <w:r w:rsidRPr="00DE0948" w:rsidDel="008570CC">
          <w:rPr>
            <w:rFonts w:ascii="Times New Roman" w:eastAsia="Times New Roman" w:hAnsi="Times New Roman" w:cs="David"/>
            <w:sz w:val="24"/>
            <w:szCs w:val="24"/>
            <w:rtl/>
            <w:lang w:eastAsia="he-IL"/>
          </w:rPr>
          <w:tab/>
          <w:delText xml:space="preserve">לאחר ביצוע העבודות בהתאם לחוזה זה, הפעלת הפרויקט וקבלת </w:delText>
        </w:r>
      </w:del>
    </w:p>
    <w:p w14:paraId="29474813" w14:textId="12AA27D4" w:rsidR="00DE0948" w:rsidRPr="00DE0948" w:rsidDel="008570CC" w:rsidRDefault="00DE0948" w:rsidP="00DE0948">
      <w:pPr>
        <w:widowControl w:val="0"/>
        <w:spacing w:before="120" w:beforeAutospacing="0" w:after="60" w:afterAutospacing="0" w:line="240" w:lineRule="auto"/>
        <w:ind w:left="2160" w:hanging="720"/>
        <w:rPr>
          <w:del w:id="171" w:author="Meryl Etman" w:date="2019-01-13T17:52:00Z"/>
          <w:rFonts w:ascii="Times New Roman" w:eastAsia="Times New Roman" w:hAnsi="Times New Roman" w:cs="David"/>
          <w:sz w:val="24"/>
          <w:szCs w:val="24"/>
          <w:rtl/>
          <w:lang w:eastAsia="he-IL"/>
        </w:rPr>
      </w:pPr>
      <w:del w:id="172" w:author="Meryl Etman" w:date="2019-01-13T17:52:00Z">
        <w:r w:rsidRPr="00DE0948" w:rsidDel="008570CC">
          <w:rPr>
            <w:rFonts w:ascii="Times New Roman" w:eastAsia="Times New Roman" w:hAnsi="Times New Roman" w:cs="David"/>
            <w:sz w:val="24"/>
            <w:szCs w:val="24"/>
            <w:rtl/>
            <w:lang w:eastAsia="he-IL"/>
          </w:rPr>
          <w:tab/>
          <w:delText xml:space="preserve">העבודות ע"י המזמין, ולאחר בדיקת החשבונות הסופיים בגין </w:delText>
        </w:r>
      </w:del>
    </w:p>
    <w:p w14:paraId="2EA4D02E" w14:textId="24C6BB19" w:rsidR="00DE0948" w:rsidRPr="00DE0948" w:rsidDel="008570CC" w:rsidRDefault="00DE0948" w:rsidP="00DE0948">
      <w:pPr>
        <w:widowControl w:val="0"/>
        <w:spacing w:before="120" w:beforeAutospacing="0" w:after="60" w:afterAutospacing="0" w:line="240" w:lineRule="auto"/>
        <w:ind w:left="2160" w:hanging="720"/>
        <w:rPr>
          <w:del w:id="173" w:author="Meryl Etman" w:date="2019-01-13T17:52:00Z"/>
          <w:rFonts w:ascii="Times New Roman" w:eastAsia="Times New Roman" w:hAnsi="Times New Roman" w:cs="David"/>
          <w:sz w:val="24"/>
          <w:szCs w:val="24"/>
          <w:rtl/>
          <w:lang w:eastAsia="he-IL"/>
        </w:rPr>
      </w:pPr>
      <w:del w:id="174" w:author="Meryl Etman" w:date="2019-01-13T17:52:00Z">
        <w:r w:rsidRPr="00DE0948" w:rsidDel="008570CC">
          <w:rPr>
            <w:rFonts w:ascii="Times New Roman" w:eastAsia="Times New Roman" w:hAnsi="Times New Roman" w:cs="David"/>
            <w:sz w:val="24"/>
            <w:szCs w:val="24"/>
            <w:rtl/>
            <w:lang w:eastAsia="he-IL"/>
          </w:rPr>
          <w:tab/>
          <w:delText xml:space="preserve">העבודות ואישורם ע"י המתכנן והמזמין, וקבלת אישור אכלוס </w:delText>
        </w:r>
        <w:r w:rsidRPr="00DE0948" w:rsidDel="008570CC">
          <w:rPr>
            <w:rFonts w:ascii="Times New Roman" w:eastAsia="Times New Roman" w:hAnsi="Times New Roman" w:cs="David"/>
            <w:sz w:val="24"/>
            <w:szCs w:val="24"/>
            <w:rtl/>
            <w:lang w:eastAsia="he-IL"/>
          </w:rPr>
          <w:tab/>
          <w:delText>3%</w:delText>
        </w:r>
      </w:del>
    </w:p>
    <w:p w14:paraId="03D33A70" w14:textId="38F07BE0" w:rsidR="00DE0948" w:rsidRPr="00DE0948" w:rsidDel="008570CC" w:rsidRDefault="00DE0948" w:rsidP="00DE0948">
      <w:pPr>
        <w:widowControl w:val="0"/>
        <w:spacing w:before="120" w:beforeAutospacing="0" w:after="60" w:afterAutospacing="0" w:line="240" w:lineRule="auto"/>
        <w:ind w:left="2160" w:hanging="720"/>
        <w:rPr>
          <w:del w:id="175" w:author="Meryl Etman" w:date="2019-01-13T17:52:00Z"/>
          <w:rFonts w:ascii="Times New Roman" w:eastAsia="Times New Roman" w:hAnsi="Times New Roman" w:cs="David"/>
          <w:sz w:val="24"/>
          <w:szCs w:val="24"/>
          <w:rtl/>
          <w:lang w:eastAsia="he-IL"/>
        </w:rPr>
      </w:pPr>
      <w:del w:id="176" w:author="Meryl Etman" w:date="2019-01-13T17:52:00Z">
        <w:r w:rsidRPr="00DE0948" w:rsidDel="008570CC">
          <w:rPr>
            <w:rFonts w:ascii="Times New Roman" w:eastAsia="Times New Roman" w:hAnsi="Times New Roman" w:cs="David"/>
            <w:sz w:val="24"/>
            <w:szCs w:val="24"/>
            <w:rtl/>
            <w:lang w:eastAsia="he-IL"/>
          </w:rPr>
          <w:delText>ו.</w:delText>
        </w:r>
        <w:r w:rsidRPr="00DE0948" w:rsidDel="008570CC">
          <w:rPr>
            <w:rFonts w:ascii="Times New Roman" w:eastAsia="Times New Roman" w:hAnsi="Times New Roman" w:cs="David"/>
            <w:sz w:val="24"/>
            <w:szCs w:val="24"/>
            <w:rtl/>
            <w:lang w:eastAsia="he-IL"/>
          </w:rPr>
          <w:tab/>
          <w:delText xml:space="preserve">לאחר גמר הפקוח העליון, </w:delText>
        </w:r>
        <w:r w:rsidRPr="00DE0948" w:rsidDel="008570CC">
          <w:rPr>
            <w:rFonts w:ascii="Times New Roman" w:eastAsia="Times New Roman" w:hAnsi="Times New Roman" w:cs="David" w:hint="cs"/>
            <w:sz w:val="24"/>
            <w:szCs w:val="24"/>
            <w:rtl/>
            <w:lang w:eastAsia="he-IL"/>
          </w:rPr>
          <w:delText>תיקונ</w:delText>
        </w:r>
        <w:r w:rsidRPr="00DE0948" w:rsidDel="008570CC">
          <w:rPr>
            <w:rFonts w:ascii="Times New Roman" w:eastAsia="Times New Roman" w:hAnsi="Times New Roman" w:cs="David" w:hint="eastAsia"/>
            <w:sz w:val="24"/>
            <w:szCs w:val="24"/>
            <w:rtl/>
            <w:lang w:eastAsia="he-IL"/>
          </w:rPr>
          <w:delText>י</w:delText>
        </w:r>
        <w:r w:rsidRPr="00DE0948" w:rsidDel="008570CC">
          <w:rPr>
            <w:rFonts w:ascii="Times New Roman" w:eastAsia="Times New Roman" w:hAnsi="Times New Roman" w:cs="David"/>
            <w:sz w:val="24"/>
            <w:szCs w:val="24"/>
            <w:rtl/>
            <w:lang w:eastAsia="he-IL"/>
          </w:rPr>
          <w:delText xml:space="preserve"> הבדק וקבלת תעודת גמר </w:delText>
        </w:r>
      </w:del>
    </w:p>
    <w:p w14:paraId="59757B9E" w14:textId="7CCD0C20" w:rsidR="00DE0948" w:rsidRPr="00DE0948" w:rsidDel="008570CC" w:rsidRDefault="00DE0948" w:rsidP="00DE0948">
      <w:pPr>
        <w:widowControl w:val="0"/>
        <w:spacing w:before="120" w:beforeAutospacing="0" w:after="60" w:afterAutospacing="0" w:line="240" w:lineRule="auto"/>
        <w:ind w:left="2160" w:hanging="720"/>
        <w:rPr>
          <w:del w:id="177" w:author="Meryl Etman" w:date="2019-01-13T17:52:00Z"/>
          <w:rFonts w:ascii="Times New Roman" w:eastAsia="Times New Roman" w:hAnsi="Times New Roman" w:cs="David"/>
          <w:sz w:val="24"/>
          <w:szCs w:val="24"/>
          <w:rtl/>
          <w:lang w:eastAsia="he-IL"/>
        </w:rPr>
      </w:pPr>
      <w:del w:id="178" w:author="Meryl Etman" w:date="2019-01-13T17:52:00Z">
        <w:r w:rsidRPr="00DE0948" w:rsidDel="008570CC">
          <w:rPr>
            <w:rFonts w:ascii="Times New Roman" w:eastAsia="Times New Roman" w:hAnsi="Times New Roman" w:cs="David"/>
            <w:sz w:val="24"/>
            <w:szCs w:val="24"/>
            <w:rtl/>
            <w:lang w:eastAsia="he-IL"/>
          </w:rPr>
          <w:tab/>
          <w:delText xml:space="preserve">לפרויקט, אישור המתכנן בכתב להשלמת הפרויקט בהתאם </w:delText>
        </w:r>
      </w:del>
    </w:p>
    <w:p w14:paraId="0B1442F1" w14:textId="615719F7" w:rsidR="00DE0948" w:rsidRPr="00DE0948" w:rsidDel="008570CC" w:rsidRDefault="00DE0948" w:rsidP="00DE0948">
      <w:pPr>
        <w:widowControl w:val="0"/>
        <w:spacing w:before="120" w:beforeAutospacing="0" w:after="60" w:afterAutospacing="0" w:line="240" w:lineRule="auto"/>
        <w:ind w:left="2160" w:hanging="720"/>
        <w:rPr>
          <w:del w:id="179" w:author="Meryl Etman" w:date="2019-01-13T17:52:00Z"/>
          <w:rFonts w:ascii="Times New Roman" w:eastAsia="Times New Roman" w:hAnsi="Times New Roman" w:cs="David"/>
          <w:sz w:val="24"/>
          <w:szCs w:val="24"/>
          <w:rtl/>
          <w:lang w:eastAsia="he-IL"/>
        </w:rPr>
      </w:pPr>
      <w:del w:id="180" w:author="Meryl Etman" w:date="2019-01-13T17:52:00Z">
        <w:r w:rsidRPr="00DE0948" w:rsidDel="008570CC">
          <w:rPr>
            <w:rFonts w:ascii="Times New Roman" w:eastAsia="Times New Roman" w:hAnsi="Times New Roman" w:cs="David"/>
            <w:sz w:val="24"/>
            <w:szCs w:val="24"/>
            <w:rtl/>
            <w:lang w:eastAsia="he-IL"/>
          </w:rPr>
          <w:tab/>
          <w:delText xml:space="preserve">לתוכניותיו, לתקנים מחייבים ולשביעות רצונו </w:delText>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r>
        <w:r w:rsidRPr="00DE0948" w:rsidDel="008570CC">
          <w:rPr>
            <w:rFonts w:ascii="Times New Roman" w:eastAsia="Times New Roman" w:hAnsi="Times New Roman" w:cs="David"/>
            <w:sz w:val="24"/>
            <w:szCs w:val="24"/>
            <w:rtl/>
            <w:lang w:eastAsia="he-IL"/>
          </w:rPr>
          <w:tab/>
          <w:delText>2%</w:delText>
        </w:r>
      </w:del>
    </w:p>
    <w:p w14:paraId="2358CDF3" w14:textId="658BF9C3" w:rsidR="00DE0948" w:rsidRPr="00DE0948" w:rsidDel="008570CC" w:rsidRDefault="00DE0948" w:rsidP="00DE0948">
      <w:pPr>
        <w:widowControl w:val="0"/>
        <w:spacing w:before="120" w:beforeAutospacing="0" w:after="60" w:afterAutospacing="0" w:line="240" w:lineRule="auto"/>
        <w:rPr>
          <w:del w:id="181" w:author="Meryl Etman" w:date="2019-01-13T17:52:00Z"/>
          <w:rFonts w:ascii="Times New Roman" w:eastAsia="Times New Roman" w:hAnsi="Times New Roman" w:cs="David"/>
          <w:sz w:val="24"/>
          <w:szCs w:val="24"/>
          <w:rtl/>
          <w:lang w:eastAsia="he-IL"/>
        </w:rPr>
      </w:pPr>
    </w:p>
    <w:p w14:paraId="20E1B82C"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0E63421C"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10EBE2A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4462AFCE"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18FF3FD7"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340D1F5"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נספח ו'</w:t>
      </w:r>
    </w:p>
    <w:p w14:paraId="38C355FB" w14:textId="77777777"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DE0948">
        <w:rPr>
          <w:rFonts w:ascii="Times New Roman" w:eastAsia="Times New Roman" w:hAnsi="Times New Roman" w:cs="David"/>
          <w:b/>
          <w:bCs/>
          <w:i/>
          <w:iCs/>
          <w:sz w:val="24"/>
          <w:szCs w:val="24"/>
          <w:rtl/>
          <w:lang w:eastAsia="he-IL"/>
        </w:rPr>
        <w:t xml:space="preserve">תאריך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5D7684" w:rsidRPr="00C45A51">
            <w:rPr>
              <w:rStyle w:val="a7"/>
              <w:rtl/>
            </w:rPr>
            <w:t>[תאריך חתימת חוזה]</w:t>
          </w:r>
        </w:sdtContent>
      </w:sdt>
      <w:r w:rsidRPr="00DE0948">
        <w:rPr>
          <w:rFonts w:ascii="Times New Roman" w:eastAsia="Times New Roman" w:hAnsi="Times New Roman" w:cs="David"/>
          <w:b/>
          <w:i/>
          <w:iCs/>
          <w:color w:val="FF0000"/>
          <w:sz w:val="24"/>
          <w:szCs w:val="24"/>
          <w:rtl/>
          <w:lang w:eastAsia="he-IL"/>
        </w:rPr>
        <w:br/>
      </w:r>
    </w:p>
    <w:p w14:paraId="38C65DF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521753663"/>
        <w:placeholder>
          <w:docPart w:val="A5B0E0D68DB74B94B81EE7CA46C2BC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2D0EC5A3" w14:textId="5972BB74" w:rsidR="00DE0948" w:rsidRPr="00DE0948" w:rsidRDefault="008570CC" w:rsidP="002C01B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2" w:author="Meryl Etman" w:date="2019-01-13T17:53:00Z">
            <w:r>
              <w:rPr>
                <w:rFonts w:ascii="Times New Roman" w:eastAsia="Times New Roman" w:hAnsi="Times New Roman" w:cs="David" w:hint="cs"/>
                <w:color w:val="008000"/>
                <w:sz w:val="24"/>
                <w:szCs w:val="24"/>
                <w:rtl/>
                <w:lang w:eastAsia="he-IL"/>
              </w:rPr>
              <w:t>א.מ.ד.ס מחיר למשתכן</w:t>
            </w:r>
          </w:ins>
        </w:p>
      </w:sdtContent>
    </w:sdt>
    <w:p w14:paraId="2AC0C4F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5063B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w:t>
      </w:r>
    </w:p>
    <w:p w14:paraId="670F0BB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42802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D3BCD08"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5A359CD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CE1A3A" w14:textId="61E621B9"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183"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184"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185"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186"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187"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188"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5ED0F929"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F38EC9" w14:textId="43EF6AE7" w:rsidR="00DE0948" w:rsidRPr="00DE0948" w:rsidRDefault="00DE0948">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89" w:author="Meryl Etman" w:date="2019-01-13T17:54:00Z">
          <w:pPr>
            <w:widowControl w:val="0"/>
            <w:numPr>
              <w:numId w:val="2"/>
            </w:numPr>
            <w:tabs>
              <w:tab w:val="num" w:pos="515"/>
              <w:tab w:val="num" w:pos="1440"/>
            </w:tabs>
            <w:spacing w:before="0" w:beforeAutospacing="0" w:after="0" w:afterAutospacing="0" w:line="360" w:lineRule="auto"/>
            <w:ind w:left="515" w:right="1440" w:hanging="515"/>
            <w:jc w:val="both"/>
          </w:pPr>
        </w:pPrChange>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190"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191"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sz w:val="24"/>
          <w:szCs w:val="24"/>
          <w:rtl/>
          <w:lang w:eastAsia="he-IL"/>
        </w:rPr>
        <w:t xml:space="preserve"> , המבצעת עבורכם תכנון </w:t>
      </w:r>
      <w:sdt>
        <w:sdtPr>
          <w:rPr>
            <w:rStyle w:val="AutoFieldsChar"/>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del w:id="192" w:author="Meryl Etman" w:date="2019-01-13T17:53:00Z">
            <w:r w:rsidR="008570CC" w:rsidDel="008570CC">
              <w:rPr>
                <w:rStyle w:val="AutoFieldsChar"/>
                <w:rtl/>
              </w:rPr>
              <w:delText>חוזה הידרולוג</w:delText>
            </w:r>
          </w:del>
          <w:ins w:id="193" w:author="Meryl Etman" w:date="2019-01-13T17:53:00Z">
            <w:r w:rsidR="008570CC">
              <w:rPr>
                <w:rStyle w:val="AutoFieldsChar"/>
                <w:rFonts w:hint="cs"/>
                <w:rtl/>
              </w:rPr>
              <w:t xml:space="preserve">הידרולוגי </w:t>
            </w:r>
          </w:ins>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1134216068"/>
          <w:placeholder>
            <w:docPart w:val="5146852487134154B5DBE7B0C1985B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510B0">
            <w:rPr>
              <w:rFonts w:ascii="Times New Roman" w:eastAsia="Times New Roman" w:hAnsi="Times New Roman" w:cs="David"/>
              <w:color w:val="008000"/>
              <w:sz w:val="24"/>
              <w:szCs w:val="24"/>
              <w:rtl/>
              <w:lang w:eastAsia="he-IL"/>
            </w:rPr>
            <w:t>סביוני שהם - מחיר למשתכן</w:t>
          </w:r>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47B97648"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FB8A04" w14:textId="15440509" w:rsidR="00DE0948" w:rsidRPr="00DE0948" w:rsidRDefault="00DE0948" w:rsidP="008570CC">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del w:id="194"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195"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3CEA7779"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F62365" w14:textId="7A76D36C"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del w:id="196" w:author="Meryl Etman" w:date="2019-01-13T17:56:00Z">
            <w:r w:rsidR="008510B0" w:rsidDel="006D6B93">
              <w:rPr>
                <w:rStyle w:val="AutoFieldsChar"/>
                <w:rtl/>
              </w:rPr>
              <w:delText>צוק הידרולוגיה וסביבה בע"מ</w:delText>
            </w:r>
          </w:del>
          <w:ins w:id="197" w:author="Meryl Etman" w:date="2019-01-13T17:57:00Z">
            <w:r w:rsidR="006D6B93">
              <w:rPr>
                <w:rStyle w:val="AutoFieldsChar"/>
                <w:rtl/>
              </w:rPr>
              <w:t>צוק הידרולוגיה וסביבה בע"מ</w:t>
            </w:r>
          </w:ins>
        </w:sdtContent>
      </w:sdt>
    </w:p>
    <w:p w14:paraId="42B88347"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B910D5D" w14:textId="77777777" w:rsidR="00DE0948" w:rsidRPr="00DE0948" w:rsidRDefault="00DE0948" w:rsidP="008570CC">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46BA8911"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293AAC" w14:textId="77777777" w:rsidR="00DE0948" w:rsidRPr="00DE0948" w:rsidRDefault="00DE0948" w:rsidP="008570CC">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1BCCF19"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61BA3D" w14:textId="77777777" w:rsidR="00DE0948" w:rsidRPr="00DE0948" w:rsidRDefault="00DE0948" w:rsidP="008570CC">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47328CED"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5546F9"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בכבוד רב,</w:t>
      </w:r>
    </w:p>
    <w:p w14:paraId="5790A75B"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63713349"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ת.ז:____________</w:t>
      </w:r>
    </w:p>
    <w:p w14:paraId="08C96093"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כתובת:__________</w:t>
      </w:r>
    </w:p>
    <w:p w14:paraId="308A8DD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sz w:val="24"/>
          <w:szCs w:val="24"/>
          <w:rtl/>
          <w:lang w:eastAsia="he-IL"/>
        </w:rPr>
        <w:t>*מחק את המיותר</w:t>
      </w:r>
    </w:p>
    <w:p w14:paraId="4E7051EA"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6034B8F" w14:textId="77777777" w:rsidR="00DE0948" w:rsidRPr="00DE0948" w:rsidRDefault="00DE0948">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Change w:id="198" w:author="Meryl Etman" w:date="2019-01-13T17:55:00Z">
          <w:pPr>
            <w:widowControl w:val="0"/>
            <w:spacing w:before="0" w:beforeAutospacing="0" w:after="0" w:afterAutospacing="0" w:line="240" w:lineRule="auto"/>
            <w:jc w:val="center"/>
            <w:outlineLvl w:val="3"/>
          </w:pPr>
        </w:pPrChange>
      </w:pPr>
      <w:del w:id="199" w:author="Meryl Etman" w:date="2019-01-13T17:55:00Z">
        <w:r w:rsidRPr="00DE0948" w:rsidDel="008570CC">
          <w:rPr>
            <w:rFonts w:ascii="Times New Roman" w:eastAsia="Times New Roman" w:hAnsi="Times New Roman" w:cs="David"/>
            <w:b/>
            <w:bCs/>
            <w:sz w:val="24"/>
            <w:szCs w:val="24"/>
            <w:u w:val="single"/>
            <w:rtl/>
            <w:lang w:eastAsia="he-IL"/>
          </w:rPr>
          <w:br w:type="page"/>
        </w:r>
      </w:del>
    </w:p>
    <w:p w14:paraId="077686B8" w14:textId="77777777" w:rsidR="00DE0948" w:rsidRPr="00DE0948" w:rsidRDefault="00DE0948" w:rsidP="00DE0948">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691AE52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u w:val="single"/>
          <w:rtl/>
          <w:lang w:eastAsia="he-IL"/>
        </w:rPr>
        <w:t>נספח "ז"</w:t>
      </w:r>
    </w:p>
    <w:p w14:paraId="47D71996" w14:textId="77777777" w:rsidR="00DE0948" w:rsidRPr="00DE0948" w:rsidRDefault="00DE0948" w:rsidP="00DE0948">
      <w:pPr>
        <w:widowControl w:val="0"/>
        <w:spacing w:before="240" w:beforeAutospacing="0" w:after="60" w:afterAutospacing="0" w:line="240" w:lineRule="auto"/>
        <w:jc w:val="center"/>
        <w:outlineLvl w:val="4"/>
        <w:rPr>
          <w:rFonts w:ascii="Times New Roman" w:eastAsia="Times New Roman" w:hAnsi="Times New Roman" w:cs="David"/>
          <w:b/>
          <w:bCs/>
          <w:i/>
          <w:iCs/>
          <w:sz w:val="24"/>
          <w:szCs w:val="24"/>
          <w:rtl/>
          <w:lang w:eastAsia="he-IL"/>
        </w:rPr>
      </w:pPr>
      <w:r w:rsidRPr="00DE0948">
        <w:rPr>
          <w:rFonts w:ascii="Times New Roman" w:eastAsia="Times New Roman" w:hAnsi="Times New Roman" w:cs="David" w:hint="cs"/>
          <w:b/>
          <w:bCs/>
          <w:i/>
          <w:iCs/>
          <w:sz w:val="24"/>
          <w:szCs w:val="24"/>
          <w:rtl/>
          <w:lang w:eastAsia="he-IL"/>
        </w:rPr>
        <w:t>אישור עריכת ביטוח</w:t>
      </w:r>
    </w:p>
    <w:p w14:paraId="21FD5D5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F2C83F" w14:textId="77777777" w:rsidR="00DE0948" w:rsidRPr="00DE0948" w:rsidRDefault="00DE0948" w:rsidP="00DE0948">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תאריך</w:t>
      </w:r>
      <w:r w:rsidRPr="00DE0948">
        <w:rPr>
          <w:rFonts w:ascii="Times New Roman" w:eastAsia="Times New Roman" w:hAnsi="Times New Roman" w:cs="David"/>
          <w:sz w:val="24"/>
          <w:szCs w:val="24"/>
          <w:rtl/>
          <w:lang w:eastAsia="he-IL"/>
        </w:rPr>
        <w:t>: ________________</w:t>
      </w:r>
    </w:p>
    <w:p w14:paraId="6FF8D31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לכבוד</w:t>
      </w:r>
    </w:p>
    <w:p w14:paraId="37C791D2" w14:textId="29D17FC0"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del w:id="200" w:author="Meryl Etman" w:date="2019-01-13T17:55:00Z">
        <w:r w:rsidRPr="00DE0948" w:rsidDel="008570CC">
          <w:rPr>
            <w:rFonts w:ascii="Times New Roman" w:eastAsia="Times New Roman" w:hAnsi="Times New Roman" w:cs="David" w:hint="cs"/>
            <w:sz w:val="24"/>
            <w:szCs w:val="24"/>
            <w:u w:val="single"/>
            <w:rtl/>
            <w:lang w:eastAsia="he-IL"/>
          </w:rPr>
          <w:delText>______________</w:delText>
        </w:r>
      </w:del>
      <w:ins w:id="201" w:author="Meryl Etman" w:date="2019-01-13T17:55:00Z">
        <w:r w:rsidR="008570CC">
          <w:rPr>
            <w:rFonts w:ascii="Times New Roman" w:eastAsia="Times New Roman" w:hAnsi="Times New Roman" w:cs="David" w:hint="cs"/>
            <w:sz w:val="24"/>
            <w:szCs w:val="24"/>
            <w:u w:val="single"/>
            <w:rtl/>
            <w:lang w:eastAsia="he-IL"/>
          </w:rPr>
          <w:t>א.מ.ד.ס מחיר למשתכן</w:t>
        </w:r>
      </w:ins>
    </w:p>
    <w:p w14:paraId="7E31E50D" w14:textId="77777777" w:rsidR="00DE0948" w:rsidRPr="00DE0948" w:rsidRDefault="00DE0948" w:rsidP="00DE0948">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DE0948">
        <w:rPr>
          <w:rFonts w:ascii="Calibri" w:eastAsia="Times New Roman" w:hAnsi="Calibri" w:cs="David"/>
          <w:sz w:val="24"/>
          <w:szCs w:val="24"/>
          <w:rtl/>
          <w:lang w:eastAsia="he-IL"/>
        </w:rPr>
        <w:t xml:space="preserve">(להלן: </w:t>
      </w:r>
      <w:r w:rsidRPr="00DE0948">
        <w:rPr>
          <w:rFonts w:ascii="Calibri" w:eastAsia="Times New Roman" w:hAnsi="Calibri" w:cs="David"/>
          <w:b/>
          <w:bCs/>
          <w:sz w:val="24"/>
          <w:szCs w:val="24"/>
          <w:rtl/>
          <w:lang w:eastAsia="he-IL"/>
        </w:rPr>
        <w:t>"</w:t>
      </w:r>
      <w:r w:rsidRPr="00DE0948">
        <w:rPr>
          <w:rFonts w:ascii="Calibri" w:eastAsia="Times New Roman" w:hAnsi="Calibri" w:cs="David" w:hint="cs"/>
          <w:b/>
          <w:bCs/>
          <w:sz w:val="24"/>
          <w:szCs w:val="24"/>
          <w:rtl/>
          <w:lang w:eastAsia="he-IL"/>
        </w:rPr>
        <w:t>החברה</w:t>
      </w:r>
      <w:r w:rsidRPr="00DE0948">
        <w:rPr>
          <w:rFonts w:ascii="Calibri" w:eastAsia="Times New Roman" w:hAnsi="Calibri" w:cs="David"/>
          <w:b/>
          <w:bCs/>
          <w:sz w:val="24"/>
          <w:szCs w:val="24"/>
          <w:rtl/>
          <w:lang w:eastAsia="he-IL"/>
        </w:rPr>
        <w:t>"</w:t>
      </w:r>
      <w:r w:rsidRPr="00DE0948">
        <w:rPr>
          <w:rFonts w:ascii="Calibri" w:eastAsia="Times New Roman" w:hAnsi="Calibri" w:cs="David"/>
          <w:sz w:val="24"/>
          <w:szCs w:val="24"/>
          <w:rtl/>
          <w:lang w:eastAsia="he-IL"/>
        </w:rPr>
        <w:t>)</w:t>
      </w:r>
    </w:p>
    <w:p w14:paraId="5B2D13A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5848F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.ג.נ.,</w:t>
      </w:r>
    </w:p>
    <w:p w14:paraId="34F4B86D"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B53EF29" w14:textId="5DF797C2" w:rsidR="00DE0948" w:rsidRPr="00DE0948" w:rsidRDefault="00DE0948" w:rsidP="002C01B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הנדון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eastAsia"/>
          <w:sz w:val="24"/>
          <w:szCs w:val="24"/>
          <w:rtl/>
          <w:lang w:eastAsia="he-IL"/>
        </w:rPr>
        <w:t>מבוטחנו</w:t>
      </w:r>
      <w:r w:rsidRPr="00DE0948">
        <w:rPr>
          <w:rFonts w:ascii="Times New Roman" w:eastAsia="Times New Roman" w:hAnsi="Times New Roman" w:cs="David"/>
          <w:sz w:val="24"/>
          <w:szCs w:val="24"/>
          <w:rtl/>
          <w:lang w:eastAsia="he-IL"/>
        </w:rPr>
        <w:t xml:space="preserve">: </w:t>
      </w:r>
      <w:del w:id="202" w:author="Meryl Etman" w:date="2019-01-13T17:55:00Z">
        <w:r w:rsidRPr="00DE0948" w:rsidDel="008570CC">
          <w:rPr>
            <w:rFonts w:ascii="Times New Roman" w:eastAsia="Times New Roman" w:hAnsi="Times New Roman" w:cs="David"/>
            <w:sz w:val="24"/>
            <w:szCs w:val="24"/>
            <w:rtl/>
            <w:lang w:eastAsia="he-IL"/>
          </w:rPr>
          <w:delText xml:space="preserve">_____________________ </w:delText>
        </w:r>
      </w:del>
      <w:ins w:id="203" w:author="Meryl Etman" w:date="2019-01-13T17:55:00Z">
        <w:r w:rsidR="008570CC">
          <w:rPr>
            <w:rFonts w:ascii="Times New Roman" w:eastAsia="Times New Roman" w:hAnsi="Times New Roman" w:cs="David" w:hint="cs"/>
            <w:sz w:val="24"/>
            <w:szCs w:val="24"/>
            <w:rtl/>
            <w:lang w:eastAsia="he-IL"/>
          </w:rPr>
          <w:t xml:space="preserve">צוק הידרולוגיה וסביבה בע"מ </w:t>
        </w:r>
      </w:ins>
      <w:r w:rsidRPr="00DE0948">
        <w:rPr>
          <w:rFonts w:ascii="Times New Roman" w:eastAsia="Times New Roman" w:hAnsi="Times New Roman" w:cs="David"/>
          <w:sz w:val="24"/>
          <w:szCs w:val="24"/>
          <w:rtl/>
          <w:lang w:eastAsia="he-IL"/>
        </w:rPr>
        <w:t xml:space="preserve">(להלן: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היועץ</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w:t>
      </w:r>
    </w:p>
    <w:p w14:paraId="4E0ACF43"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eastAsia"/>
          <w:sz w:val="24"/>
          <w:szCs w:val="24"/>
          <w:rtl/>
          <w:lang w:eastAsia="he-IL"/>
        </w:rPr>
        <w:t>אישור</w:t>
      </w:r>
      <w:r w:rsidRPr="00DE0948">
        <w:rPr>
          <w:rFonts w:ascii="Times New Roman" w:eastAsia="Times New Roman" w:hAnsi="Times New Roman" w:cs="David"/>
          <w:sz w:val="24"/>
          <w:szCs w:val="24"/>
          <w:rtl/>
          <w:lang w:eastAsia="he-IL"/>
        </w:rPr>
        <w:t xml:space="preserve"> עריכת פוליסות ביטוח בקשר להסכם מיום __</w:t>
      </w:r>
      <w:r w:rsidRPr="00DE0948">
        <w:rPr>
          <w:rFonts w:ascii="Times New Roman" w:eastAsia="Times New Roman" w:hAnsi="Times New Roman" w:cs="David" w:hint="cs"/>
          <w:sz w:val="24"/>
          <w:szCs w:val="24"/>
          <w:rtl/>
          <w:lang w:eastAsia="he-IL"/>
        </w:rPr>
        <w:t>_</w:t>
      </w:r>
      <w:r w:rsidRPr="00DE0948">
        <w:rPr>
          <w:rFonts w:ascii="Times New Roman" w:eastAsia="Times New Roman" w:hAnsi="Times New Roman" w:cs="David"/>
          <w:sz w:val="24"/>
          <w:szCs w:val="24"/>
          <w:rtl/>
          <w:lang w:eastAsia="he-IL"/>
        </w:rPr>
        <w:t>______</w:t>
      </w:r>
    </w:p>
    <w:p w14:paraId="0FBE0F3D" w14:textId="2C1DC353" w:rsidR="00DE0948" w:rsidRPr="00DE0948" w:rsidRDefault="00DE0948" w:rsidP="002C01B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בין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לבין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w:t>
      </w:r>
      <w:r w:rsidRPr="00DE0948">
        <w:rPr>
          <w:rFonts w:ascii="Times New Roman" w:eastAsia="Times New Roman" w:hAnsi="Times New Roman" w:cs="David" w:hint="cs"/>
          <w:sz w:val="24"/>
          <w:szCs w:val="24"/>
          <w:rtl/>
          <w:lang w:eastAsia="he-IL"/>
        </w:rPr>
        <w:t xml:space="preserve">מתן שירותי </w:t>
      </w:r>
      <w:del w:id="204" w:author="Meryl Etman" w:date="2019-01-13T17:55:00Z">
        <w:r w:rsidRPr="00DE0948" w:rsidDel="008570CC">
          <w:rPr>
            <w:rFonts w:ascii="Times New Roman" w:eastAsia="Times New Roman" w:hAnsi="Times New Roman" w:cs="David" w:hint="cs"/>
            <w:sz w:val="24"/>
            <w:szCs w:val="24"/>
            <w:rtl/>
            <w:lang w:eastAsia="he-IL"/>
          </w:rPr>
          <w:delText xml:space="preserve">______________________ </w:delText>
        </w:r>
      </w:del>
      <w:ins w:id="205" w:author="Meryl Etman" w:date="2019-01-13T17:55:00Z">
        <w:r w:rsidR="008570CC">
          <w:rPr>
            <w:rFonts w:ascii="Times New Roman" w:eastAsia="Times New Roman" w:hAnsi="Times New Roman" w:cs="David" w:hint="cs"/>
            <w:sz w:val="24"/>
            <w:szCs w:val="24"/>
            <w:rtl/>
            <w:lang w:eastAsia="he-IL"/>
          </w:rPr>
          <w:t>תכנון הידרולוגי</w:t>
        </w:r>
      </w:ins>
    </w:p>
    <w:p w14:paraId="095B5F18" w14:textId="77777777" w:rsidR="00DE0948" w:rsidRPr="00DE0948" w:rsidRDefault="00DE0948" w:rsidP="00DE0948">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w:t>
      </w:r>
      <w:r w:rsidRPr="00DE0948">
        <w:rPr>
          <w:rFonts w:ascii="Times New Roman" w:eastAsia="Times New Roman" w:hAnsi="Times New Roman" w:cs="David" w:hint="cs"/>
          <w:b/>
          <w:bCs/>
          <w:sz w:val="24"/>
          <w:szCs w:val="24"/>
          <w:rtl/>
          <w:lang w:eastAsia="he-IL"/>
        </w:rPr>
        <w:t>שירותים</w:t>
      </w:r>
      <w:r w:rsidRPr="00DE0948">
        <w:rPr>
          <w:rFonts w:ascii="Times New Roman" w:eastAsia="Times New Roman" w:hAnsi="Times New Roman" w:cs="David"/>
          <w:b/>
          <w:bCs/>
          <w:sz w:val="24"/>
          <w:szCs w:val="24"/>
          <w:rtl/>
          <w:lang w:eastAsia="he-IL"/>
        </w:rPr>
        <w:t xml:space="preserve">" </w:t>
      </w:r>
      <w:r w:rsidRPr="00DE0948">
        <w:rPr>
          <w:rFonts w:ascii="Times New Roman" w:eastAsia="Times New Roman" w:hAnsi="Times New Roman" w:cs="David" w:hint="eastAsia"/>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ההסכם</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לפי</w:t>
      </w:r>
      <w:r w:rsidRPr="00DE0948">
        <w:rPr>
          <w:rFonts w:ascii="Times New Roman" w:eastAsia="Times New Roman" w:hAnsi="Times New Roman" w:cs="David"/>
          <w:sz w:val="24"/>
          <w:szCs w:val="24"/>
          <w:rtl/>
          <w:lang w:eastAsia="he-IL"/>
        </w:rPr>
        <w:t xml:space="preserve"> העניין)</w:t>
      </w:r>
    </w:p>
    <w:p w14:paraId="115BDD9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506A0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03FF902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DE0948">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לרבות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 xml:space="preserve">גין השירותים </w:t>
      </w:r>
      <w:r w:rsidRPr="00DE0948">
        <w:rPr>
          <w:rFonts w:ascii="Times New Roman" w:eastAsia="Times New Roman" w:hAnsi="Times New Roman" w:cs="David" w:hint="cs"/>
          <w:b/>
          <w:bCs/>
          <w:sz w:val="24"/>
          <w:szCs w:val="24"/>
          <w:rtl/>
          <w:lang w:eastAsia="he-IL"/>
        </w:rPr>
        <w:t>לחברה</w:t>
      </w:r>
      <w:r w:rsidRPr="00DE0948">
        <w:rPr>
          <w:rFonts w:ascii="Times New Roman" w:eastAsia="Times New Roman" w:hAnsi="Times New Roman" w:cs="David"/>
          <w:sz w:val="24"/>
          <w:szCs w:val="24"/>
          <w:rtl/>
          <w:lang w:eastAsia="he-IL"/>
        </w:rPr>
        <w:t>:-</w:t>
      </w:r>
    </w:p>
    <w:p w14:paraId="7E497E8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871B5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31AC68" w14:textId="77777777" w:rsidR="00DE0948" w:rsidRPr="00DE0948" w:rsidRDefault="00DE0948" w:rsidP="00DE0948">
      <w:pPr>
        <w:keepNext/>
        <w:widowControl w:val="0"/>
        <w:numPr>
          <w:ilvl w:val="0"/>
          <w:numId w:val="4"/>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DE0948">
        <w:rPr>
          <w:rFonts w:ascii="Calibri Light" w:eastAsia="Times New Roman" w:hAnsi="Calibri Light" w:cs="David" w:hint="eastAsia"/>
          <w:kern w:val="32"/>
          <w:sz w:val="24"/>
          <w:szCs w:val="24"/>
          <w:u w:val="single"/>
          <w:rtl/>
          <w:lang w:eastAsia="he-IL"/>
        </w:rPr>
        <w:t>ביטוח</w:t>
      </w:r>
      <w:r w:rsidRPr="00DE0948">
        <w:rPr>
          <w:rFonts w:ascii="Calibri Light" w:eastAsia="Times New Roman" w:hAnsi="Calibri Light" w:cs="David"/>
          <w:kern w:val="32"/>
          <w:sz w:val="24"/>
          <w:szCs w:val="24"/>
          <w:u w:val="single"/>
          <w:rtl/>
          <w:lang w:eastAsia="he-IL"/>
        </w:rPr>
        <w:t xml:space="preserve"> אחריות מקצועית</w:t>
      </w:r>
      <w:r w:rsidRPr="00DE0948">
        <w:rPr>
          <w:rFonts w:ascii="Calibri Light" w:eastAsia="Times New Roman" w:hAnsi="Calibri Light" w:cs="David" w:hint="cs"/>
          <w:kern w:val="32"/>
          <w:sz w:val="24"/>
          <w:szCs w:val="24"/>
          <w:rtl/>
          <w:lang w:eastAsia="he-IL"/>
        </w:rPr>
        <w:t xml:space="preserve">  - מ.פ. ______________________</w:t>
      </w:r>
    </w:p>
    <w:p w14:paraId="42AFE1A8" w14:textId="77777777" w:rsidR="00DE0948" w:rsidRPr="00DE0948" w:rsidRDefault="00DE0948" w:rsidP="00DE0948">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DE0948">
        <w:rPr>
          <w:rFonts w:ascii="Calibri Light" w:eastAsia="Times New Roman" w:hAnsi="Calibri Light" w:cs="David" w:hint="eastAsia"/>
          <w:kern w:val="32"/>
          <w:sz w:val="24"/>
          <w:szCs w:val="24"/>
          <w:rtl/>
          <w:lang w:eastAsia="he-IL"/>
        </w:rPr>
        <w:t>לכיסוי</w:t>
      </w:r>
      <w:r w:rsidRPr="00DE0948">
        <w:rPr>
          <w:rFonts w:ascii="Calibri Light" w:eastAsia="Times New Roman" w:hAnsi="Calibri Light" w:cs="David"/>
          <w:kern w:val="32"/>
          <w:sz w:val="24"/>
          <w:szCs w:val="24"/>
          <w:rtl/>
          <w:lang w:eastAsia="he-IL"/>
        </w:rPr>
        <w:t xml:space="preserve"> אחריותו ש</w:t>
      </w:r>
      <w:r w:rsidRPr="00DE0948">
        <w:rPr>
          <w:rFonts w:ascii="Calibri Light" w:eastAsia="Times New Roman" w:hAnsi="Calibri Light" w:cs="David" w:hint="eastAsia"/>
          <w:kern w:val="32"/>
          <w:sz w:val="24"/>
          <w:szCs w:val="24"/>
          <w:rtl/>
          <w:lang w:eastAsia="he-IL"/>
        </w:rPr>
        <w:t>ל</w:t>
      </w:r>
      <w:r w:rsidRPr="00DE0948">
        <w:rPr>
          <w:rFonts w:ascii="Calibri Light" w:eastAsia="Times New Roman" w:hAnsi="Calibri Light" w:cs="David"/>
          <w:kern w:val="32"/>
          <w:sz w:val="24"/>
          <w:szCs w:val="24"/>
          <w:rtl/>
          <w:lang w:eastAsia="he-IL"/>
        </w:rPr>
        <w:t xml:space="preserve"> היועץ </w:t>
      </w:r>
      <w:r w:rsidRPr="00DE0948">
        <w:rPr>
          <w:rFonts w:ascii="Calibri Light" w:eastAsia="Times New Roman" w:hAnsi="Calibri Light" w:cs="David" w:hint="eastAsia"/>
          <w:kern w:val="32"/>
          <w:sz w:val="24"/>
          <w:szCs w:val="24"/>
          <w:rtl/>
          <w:lang w:eastAsia="he-IL"/>
        </w:rPr>
        <w:t>על</w:t>
      </w:r>
      <w:r w:rsidRPr="00DE0948">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DE0948">
        <w:rPr>
          <w:rFonts w:ascii="Calibri Light" w:eastAsia="Times New Roman" w:hAnsi="Calibri Light" w:cs="David" w:hint="cs"/>
          <w:kern w:val="32"/>
          <w:sz w:val="24"/>
          <w:szCs w:val="24"/>
          <w:rtl/>
          <w:lang w:eastAsia="he-IL"/>
        </w:rPr>
        <w:t>(</w:t>
      </w:r>
      <w:r w:rsidRPr="00DE0948">
        <w:rPr>
          <w:rFonts w:ascii="Calibri Light" w:eastAsia="Times New Roman" w:hAnsi="Calibri Light" w:cs="David"/>
          <w:kern w:val="32"/>
          <w:sz w:val="24"/>
          <w:szCs w:val="24"/>
          <w:rtl/>
          <w:lang w:eastAsia="he-IL"/>
        </w:rPr>
        <w:t xml:space="preserve">לרבות </w:t>
      </w:r>
      <w:r w:rsidRPr="00DE0948">
        <w:rPr>
          <w:rFonts w:ascii="Calibri Light" w:eastAsia="Times New Roman" w:hAnsi="Calibri Light" w:cs="David" w:hint="cs"/>
          <w:kern w:val="32"/>
          <w:sz w:val="24"/>
          <w:szCs w:val="24"/>
          <w:rtl/>
          <w:lang w:eastAsia="he-IL"/>
        </w:rPr>
        <w:t>במפורש</w:t>
      </w:r>
      <w:r w:rsidRPr="00DE0948">
        <w:rPr>
          <w:rFonts w:ascii="Calibri Light" w:eastAsia="Times New Roman" w:hAnsi="Calibri Light" w:cs="David"/>
          <w:kern w:val="32"/>
          <w:sz w:val="24"/>
          <w:szCs w:val="24"/>
          <w:rtl/>
          <w:lang w:eastAsia="he-IL"/>
        </w:rPr>
        <w:t xml:space="preserve"> </w:t>
      </w:r>
      <w:r w:rsidRPr="00DE0948">
        <w:rPr>
          <w:rFonts w:ascii="Calibri Light" w:eastAsia="Times New Roman" w:hAnsi="Calibri Light" w:cs="David" w:hint="cs"/>
          <w:kern w:val="32"/>
          <w:sz w:val="24"/>
          <w:szCs w:val="24"/>
          <w:rtl/>
          <w:lang w:eastAsia="he-IL"/>
        </w:rPr>
        <w:t>החברה</w:t>
      </w:r>
      <w:r w:rsidRPr="00DE0948">
        <w:rPr>
          <w:rFonts w:ascii="Calibri Light" w:eastAsia="Times New Roman" w:hAnsi="Calibri Light" w:cs="David"/>
          <w:kern w:val="32"/>
          <w:sz w:val="24"/>
          <w:szCs w:val="24"/>
          <w:rtl/>
          <w:lang w:eastAsia="he-IL"/>
        </w:rPr>
        <w:t xml:space="preserve"> </w:t>
      </w:r>
      <w:r w:rsidRPr="00DE0948">
        <w:rPr>
          <w:rFonts w:ascii="Calibri Light" w:eastAsia="Times New Roman" w:hAnsi="Calibri Light" w:cs="David" w:hint="cs"/>
          <w:kern w:val="32"/>
          <w:sz w:val="24"/>
          <w:szCs w:val="24"/>
          <w:rtl/>
          <w:lang w:eastAsia="he-IL"/>
        </w:rPr>
        <w:t>)</w:t>
      </w:r>
      <w:r w:rsidRPr="00DE0948">
        <w:rPr>
          <w:rFonts w:ascii="Calibri Light" w:eastAsia="Times New Roman" w:hAnsi="Calibri Light" w:cs="David"/>
          <w:kern w:val="32"/>
          <w:sz w:val="24"/>
          <w:szCs w:val="24"/>
          <w:rtl/>
          <w:lang w:eastAsia="he-IL"/>
        </w:rPr>
        <w:t xml:space="preserve">, כתוצאה ממעשה ו/או מחדל מקצועי של </w:t>
      </w:r>
      <w:r w:rsidRPr="00DE0948">
        <w:rPr>
          <w:rFonts w:ascii="Calibri Light" w:eastAsia="Times New Roman" w:hAnsi="Calibri Light" w:cs="David" w:hint="eastAsia"/>
          <w:kern w:val="32"/>
          <w:sz w:val="24"/>
          <w:szCs w:val="24"/>
          <w:rtl/>
          <w:lang w:eastAsia="he-IL"/>
        </w:rPr>
        <w:t>היועץ</w:t>
      </w:r>
      <w:r w:rsidRPr="00DE0948">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DE0948">
        <w:rPr>
          <w:rFonts w:ascii="Calibri Light" w:eastAsia="Times New Roman" w:hAnsi="Calibri Light" w:cs="David" w:hint="eastAsia"/>
          <w:kern w:val="32"/>
          <w:sz w:val="24"/>
          <w:szCs w:val="24"/>
          <w:rtl/>
          <w:lang w:eastAsia="he-IL"/>
        </w:rPr>
        <w:t>בגבולות</w:t>
      </w:r>
      <w:r w:rsidRPr="00DE0948">
        <w:rPr>
          <w:rFonts w:ascii="Calibri Light" w:eastAsia="Times New Roman" w:hAnsi="Calibri Light" w:cs="David"/>
          <w:kern w:val="32"/>
          <w:sz w:val="24"/>
          <w:szCs w:val="24"/>
          <w:rtl/>
          <w:lang w:eastAsia="he-IL"/>
        </w:rPr>
        <w:t xml:space="preserve"> אחריות בסך של </w:t>
      </w:r>
      <w:r w:rsidRPr="00DE0948">
        <w:rPr>
          <w:rFonts w:ascii="Calibri Light" w:eastAsia="Times New Roman" w:hAnsi="Calibri Light" w:cs="David" w:hint="cs"/>
          <w:kern w:val="32"/>
          <w:sz w:val="24"/>
          <w:szCs w:val="24"/>
          <w:rtl/>
          <w:lang w:eastAsia="he-IL"/>
        </w:rPr>
        <w:t xml:space="preserve">___________ ₪ </w:t>
      </w:r>
      <w:r w:rsidRPr="00DE0948">
        <w:rPr>
          <w:rFonts w:ascii="Calibri Light" w:eastAsia="Times New Roman" w:hAnsi="Calibri Light" w:cs="David"/>
          <w:kern w:val="32"/>
          <w:sz w:val="24"/>
          <w:szCs w:val="24"/>
          <w:rtl/>
          <w:lang w:eastAsia="he-IL"/>
        </w:rPr>
        <w:t xml:space="preserve">למקרה ובמצטבר לתקופת </w:t>
      </w:r>
      <w:r w:rsidRPr="00DE0948">
        <w:rPr>
          <w:rFonts w:ascii="Calibri Light" w:eastAsia="Times New Roman" w:hAnsi="Calibri Light" w:cs="David" w:hint="cs"/>
          <w:kern w:val="32"/>
          <w:sz w:val="24"/>
          <w:szCs w:val="24"/>
          <w:rtl/>
          <w:lang w:eastAsia="he-IL"/>
        </w:rPr>
        <w:t>ה</w:t>
      </w:r>
      <w:r w:rsidRPr="00DE0948">
        <w:rPr>
          <w:rFonts w:ascii="Calibri Light" w:eastAsia="Times New Roman" w:hAnsi="Calibri Light" w:cs="David"/>
          <w:kern w:val="32"/>
          <w:sz w:val="24"/>
          <w:szCs w:val="24"/>
          <w:rtl/>
          <w:lang w:eastAsia="he-IL"/>
        </w:rPr>
        <w:t xml:space="preserve">ביטוח. הביטוח אינו </w:t>
      </w:r>
      <w:r w:rsidRPr="00DE0948">
        <w:rPr>
          <w:rFonts w:ascii="Calibri Light" w:eastAsia="Times New Roman" w:hAnsi="Calibri Light" w:cs="David" w:hint="eastAsia"/>
          <w:kern w:val="32"/>
          <w:sz w:val="24"/>
          <w:szCs w:val="24"/>
          <w:rtl/>
          <w:lang w:eastAsia="he-IL"/>
        </w:rPr>
        <w:t>כולל</w:t>
      </w:r>
      <w:r w:rsidRPr="00DE0948">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DE0948">
        <w:rPr>
          <w:rFonts w:ascii="Calibri Light" w:eastAsia="Times New Roman" w:hAnsi="Calibri Light" w:cs="David" w:hint="eastAsia"/>
          <w:kern w:val="32"/>
          <w:sz w:val="24"/>
          <w:szCs w:val="24"/>
          <w:rtl/>
          <w:lang w:eastAsia="he-IL"/>
        </w:rPr>
        <w:t>מסמכים</w:t>
      </w:r>
      <w:r w:rsidRPr="00DE0948">
        <w:rPr>
          <w:rFonts w:ascii="Calibri Light" w:eastAsia="Times New Roman" w:hAnsi="Calibri Light" w:cs="David"/>
          <w:kern w:val="32"/>
          <w:sz w:val="24"/>
          <w:szCs w:val="24"/>
          <w:rtl/>
          <w:lang w:eastAsia="he-IL"/>
        </w:rPr>
        <w:t xml:space="preserve">, הפרת סודיות ואי יושר של עובדים. </w:t>
      </w:r>
    </w:p>
    <w:p w14:paraId="7070B5A2"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הינו בעל תחולה רטרואקטיבית </w:t>
      </w:r>
      <w:r w:rsidRPr="00DE0948">
        <w:rPr>
          <w:rFonts w:ascii="Times New Roman" w:eastAsia="Times New Roman" w:hAnsi="Times New Roman" w:cs="David" w:hint="eastAsia"/>
          <w:sz w:val="24"/>
          <w:szCs w:val="24"/>
          <w:rtl/>
          <w:lang w:eastAsia="he-IL"/>
        </w:rPr>
        <w:t>מיום</w:t>
      </w:r>
      <w:r w:rsidRPr="00DE0948">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eastAsia"/>
          <w:b/>
          <w:bCs/>
          <w:sz w:val="24"/>
          <w:szCs w:val="24"/>
          <w:rtl/>
          <w:lang w:eastAsia="he-IL"/>
        </w:rPr>
        <w:t>התאריך</w:t>
      </w:r>
      <w:r w:rsidRPr="00DE0948">
        <w:rPr>
          <w:rFonts w:ascii="Times New Roman" w:eastAsia="Times New Roman" w:hAnsi="Times New Roman" w:cs="David"/>
          <w:b/>
          <w:bCs/>
          <w:sz w:val="24"/>
          <w:szCs w:val="24"/>
          <w:rtl/>
          <w:lang w:eastAsia="he-IL"/>
        </w:rPr>
        <w:t xml:space="preserve"> הרטרואקטיבי"</w:t>
      </w:r>
      <w:r w:rsidRPr="00DE0948">
        <w:rPr>
          <w:rFonts w:ascii="Times New Roman" w:eastAsia="Times New Roman" w:hAnsi="Times New Roman" w:cs="David"/>
          <w:sz w:val="24"/>
          <w:szCs w:val="24"/>
          <w:rtl/>
          <w:lang w:eastAsia="he-IL"/>
        </w:rPr>
        <w:t xml:space="preserve">), וכולל תקופת גילוי </w:t>
      </w:r>
      <w:r w:rsidRPr="00DE0948">
        <w:rPr>
          <w:rFonts w:ascii="Times New Roman" w:eastAsia="Times New Roman" w:hAnsi="Times New Roman" w:cs="David" w:hint="eastAsia"/>
          <w:sz w:val="24"/>
          <w:szCs w:val="24"/>
          <w:rtl/>
          <w:lang w:eastAsia="he-IL"/>
        </w:rPr>
        <w:t>מורחבת</w:t>
      </w:r>
      <w:r w:rsidRPr="00DE0948">
        <w:rPr>
          <w:rFonts w:ascii="Times New Roman" w:eastAsia="Times New Roman" w:hAnsi="Times New Roman" w:cs="David"/>
          <w:sz w:val="24"/>
          <w:szCs w:val="24"/>
          <w:rtl/>
          <w:lang w:eastAsia="he-IL"/>
        </w:rPr>
        <w:t xml:space="preserve"> של </w:t>
      </w: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sz w:val="24"/>
          <w:szCs w:val="24"/>
          <w:rtl/>
          <w:lang w:eastAsia="he-IL"/>
        </w:rPr>
        <w:t xml:space="preserve"> חודשים לפחות.</w:t>
      </w:r>
    </w:p>
    <w:p w14:paraId="2EF4EC42"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כאמור הורחב </w:t>
      </w:r>
      <w:r w:rsidRPr="00DE0948">
        <w:rPr>
          <w:rFonts w:ascii="Times New Roman" w:eastAsia="Times New Roman" w:hAnsi="Times New Roman" w:cs="David" w:hint="cs"/>
          <w:sz w:val="24"/>
          <w:szCs w:val="24"/>
          <w:rtl/>
          <w:lang w:eastAsia="he-IL"/>
        </w:rPr>
        <w:t>לשפות את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hint="eastAsia"/>
          <w:sz w:val="24"/>
          <w:szCs w:val="24"/>
          <w:rtl/>
          <w:lang w:eastAsia="he-IL"/>
        </w:rPr>
        <w:t xml:space="preserve"> </w:t>
      </w:r>
      <w:r w:rsidRPr="00DE0948">
        <w:rPr>
          <w:rFonts w:ascii="Times New Roman" w:eastAsia="Times New Roman" w:hAnsi="Times New Roman" w:cs="David" w:hint="cs"/>
          <w:sz w:val="24"/>
          <w:szCs w:val="24"/>
          <w:rtl/>
          <w:lang w:eastAsia="he-IL"/>
        </w:rPr>
        <w:t>בגין</w:t>
      </w:r>
      <w:r w:rsidRPr="00DE0948">
        <w:rPr>
          <w:rFonts w:ascii="Times New Roman" w:eastAsia="Times New Roman" w:hAnsi="Times New Roman" w:cs="David"/>
          <w:sz w:val="24"/>
          <w:szCs w:val="24"/>
          <w:rtl/>
          <w:lang w:eastAsia="he-IL"/>
        </w:rPr>
        <w:t xml:space="preserve"> אחריותה למעשי ו/או מחדלי היועץ ו/או עובדיו ו/או מי </w:t>
      </w:r>
      <w:r w:rsidRPr="00DE0948">
        <w:rPr>
          <w:rFonts w:ascii="Times New Roman" w:eastAsia="Times New Roman" w:hAnsi="Times New Roman" w:cs="David" w:hint="eastAsia"/>
          <w:sz w:val="24"/>
          <w:szCs w:val="24"/>
          <w:rtl/>
          <w:lang w:eastAsia="he-IL"/>
        </w:rPr>
        <w:t>מטעמו</w:t>
      </w:r>
      <w:r w:rsidRPr="00DE0948">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DE0948">
        <w:rPr>
          <w:rFonts w:ascii="Times New Roman" w:eastAsia="Times New Roman" w:hAnsi="Times New Roman" w:cs="David" w:hint="eastAsia"/>
          <w:sz w:val="24"/>
          <w:szCs w:val="24"/>
          <w:rtl/>
          <w:lang w:eastAsia="he-IL"/>
        </w:rPr>
        <w:t>מיחידי</w:t>
      </w:r>
      <w:r w:rsidRPr="00DE0948">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כלפי</w:t>
      </w:r>
      <w:r w:rsidRPr="00DE0948">
        <w:rPr>
          <w:rFonts w:ascii="Times New Roman" w:eastAsia="Times New Roman" w:hAnsi="Times New Roman" w:cs="David"/>
          <w:sz w:val="24"/>
          <w:szCs w:val="24"/>
          <w:rtl/>
          <w:lang w:eastAsia="he-IL"/>
        </w:rPr>
        <w:t xml:space="preserve"> היועץ.</w:t>
      </w:r>
    </w:p>
    <w:p w14:paraId="051862BE"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נוסח הפוליסה לא יפחת מהנוסח הידוע כ- "שפי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ב.ר. 2011". </w:t>
      </w:r>
    </w:p>
    <w:p w14:paraId="1390C06F" w14:textId="77777777" w:rsidR="00DE0948" w:rsidRPr="00DE0948" w:rsidRDefault="00DE0948" w:rsidP="00DE0948">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33318A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45663B" w14:textId="77777777" w:rsidR="00DE0948" w:rsidRPr="00DE0948" w:rsidRDefault="00DE0948" w:rsidP="00DE0948">
      <w:pPr>
        <w:widowControl w:val="0"/>
        <w:numPr>
          <w:ilvl w:val="0"/>
          <w:numId w:val="4"/>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u w:val="single"/>
          <w:rtl/>
          <w:lang w:eastAsia="he-IL"/>
        </w:rPr>
        <w:t>ביטוח</w:t>
      </w:r>
      <w:r w:rsidRPr="00DE0948">
        <w:rPr>
          <w:rFonts w:ascii="Times New Roman" w:eastAsia="Times New Roman" w:hAnsi="Times New Roman" w:cs="David"/>
          <w:sz w:val="24"/>
          <w:szCs w:val="24"/>
          <w:u w:val="single"/>
          <w:rtl/>
          <w:lang w:eastAsia="he-IL"/>
        </w:rPr>
        <w:t xml:space="preserve"> אחריות מעבידים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 מ.פ. __________________________</w:t>
      </w:r>
    </w:p>
    <w:p w14:paraId="636FBBAD" w14:textId="77777777" w:rsidR="00DE0948" w:rsidRPr="00DE0948" w:rsidRDefault="00DE0948" w:rsidP="00DE0948">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לכיסוי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חבותו</w:t>
      </w:r>
      <w:r w:rsidRPr="00DE0948">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DE0948">
        <w:rPr>
          <w:rFonts w:ascii="Times New Roman" w:eastAsia="Times New Roman" w:hAnsi="Times New Roman" w:cs="David" w:hint="eastAsia"/>
          <w:sz w:val="24"/>
          <w:szCs w:val="24"/>
          <w:rtl/>
          <w:lang w:eastAsia="he-IL"/>
        </w:rPr>
        <w:t>ם</w:t>
      </w:r>
      <w:r w:rsidRPr="00DE0948">
        <w:rPr>
          <w:rFonts w:ascii="Times New Roman" w:eastAsia="Times New Roman" w:hAnsi="Times New Roman" w:cs="David"/>
          <w:sz w:val="24"/>
          <w:szCs w:val="24"/>
          <w:rtl/>
          <w:lang w:eastAsia="he-IL"/>
        </w:rPr>
        <w:t xml:space="preserve">-1980 </w:t>
      </w:r>
      <w:r w:rsidRPr="00DE0948">
        <w:rPr>
          <w:rFonts w:ascii="Times New Roman" w:eastAsia="Times New Roman" w:hAnsi="Times New Roman" w:cs="David" w:hint="eastAsia"/>
          <w:sz w:val="24"/>
          <w:szCs w:val="24"/>
          <w:rtl/>
          <w:lang w:eastAsia="he-IL"/>
        </w:rPr>
        <w:t>כלפי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E0948">
        <w:rPr>
          <w:rFonts w:ascii="Times New Roman" w:eastAsia="Times New Roman" w:hAnsi="Times New Roman" w:cs="David"/>
          <w:sz w:val="24"/>
          <w:szCs w:val="24"/>
          <w:rtl/>
          <w:lang w:eastAsia="he-IL"/>
        </w:rPr>
        <w:t>בגבולות אחריות של</w:t>
      </w:r>
      <w:r w:rsidRPr="00DE0948">
        <w:rPr>
          <w:rFonts w:ascii="Times New Roman" w:eastAsia="Times New Roman" w:hAnsi="Times New Roman" w:cs="David" w:hint="cs"/>
          <w:sz w:val="24"/>
          <w:szCs w:val="24"/>
          <w:rtl/>
          <w:lang w:eastAsia="he-IL"/>
        </w:rPr>
        <w:t xml:space="preserve"> 20,000,000 ₪ לתובע, </w:t>
      </w:r>
      <w:r w:rsidRPr="00DE0948">
        <w:rPr>
          <w:rFonts w:ascii="Times New Roman" w:eastAsia="Times New Roman" w:hAnsi="Times New Roman" w:cs="David" w:hint="eastAsia"/>
          <w:sz w:val="24"/>
          <w:szCs w:val="24"/>
          <w:rtl/>
          <w:lang w:eastAsia="he-IL"/>
        </w:rPr>
        <w:t>למקרה</w:t>
      </w:r>
      <w:r w:rsidRPr="00DE0948">
        <w:rPr>
          <w:rFonts w:ascii="Times New Roman" w:eastAsia="Times New Roman" w:hAnsi="Times New Roman" w:cs="David"/>
          <w:sz w:val="24"/>
          <w:szCs w:val="24"/>
          <w:rtl/>
          <w:lang w:eastAsia="he-IL"/>
        </w:rPr>
        <w:t xml:space="preserve"> ובמצטבר ל</w:t>
      </w:r>
      <w:r w:rsidRPr="00DE0948">
        <w:rPr>
          <w:rFonts w:ascii="Times New Roman" w:eastAsia="Times New Roman" w:hAnsi="Times New Roman" w:cs="David" w:hint="cs"/>
          <w:sz w:val="24"/>
          <w:szCs w:val="24"/>
          <w:rtl/>
          <w:lang w:eastAsia="he-IL"/>
        </w:rPr>
        <w:t>תקופת הביטוח</w:t>
      </w:r>
      <w:r w:rsidRPr="00DE0948">
        <w:rPr>
          <w:rFonts w:ascii="Times New Roman" w:eastAsia="Times New Roman" w:hAnsi="Times New Roman" w:cs="David"/>
          <w:sz w:val="24"/>
          <w:szCs w:val="24"/>
          <w:rtl/>
          <w:lang w:eastAsia="he-IL"/>
        </w:rPr>
        <w:t xml:space="preserve">. הביטוח אינו כולל כל סייג בדבר </w:t>
      </w:r>
      <w:r w:rsidRPr="00DE0948">
        <w:rPr>
          <w:rFonts w:ascii="Times New Roman" w:eastAsia="Times New Roman" w:hAnsi="Times New Roman" w:cs="David" w:hint="cs"/>
          <w:sz w:val="24"/>
          <w:szCs w:val="24"/>
          <w:rtl/>
          <w:lang w:eastAsia="he-IL"/>
        </w:rPr>
        <w:t xml:space="preserve">שעות עבודה, העסקת נוער וכן בדבר </w:t>
      </w:r>
      <w:r w:rsidRPr="00DE0948">
        <w:rPr>
          <w:rFonts w:ascii="Times New Roman" w:eastAsia="Times New Roman" w:hAnsi="Times New Roman" w:cs="David"/>
          <w:sz w:val="24"/>
          <w:szCs w:val="24"/>
          <w:rtl/>
          <w:lang w:eastAsia="he-IL"/>
        </w:rPr>
        <w:t xml:space="preserve">חבות היועץ כלפי קבלנים, </w:t>
      </w:r>
      <w:r w:rsidRPr="00DE0948">
        <w:rPr>
          <w:rFonts w:ascii="Times New Roman" w:eastAsia="Times New Roman" w:hAnsi="Times New Roman" w:cs="David" w:hint="eastAsia"/>
          <w:sz w:val="24"/>
          <w:szCs w:val="24"/>
          <w:rtl/>
          <w:lang w:eastAsia="he-IL"/>
        </w:rPr>
        <w:t>קבלני</w:t>
      </w:r>
      <w:r w:rsidRPr="00DE0948">
        <w:rPr>
          <w:rFonts w:ascii="Times New Roman" w:eastAsia="Times New Roman" w:hAnsi="Times New Roman" w:cs="David"/>
          <w:sz w:val="24"/>
          <w:szCs w:val="24"/>
          <w:rtl/>
          <w:lang w:eastAsia="he-IL"/>
        </w:rPr>
        <w:t xml:space="preserve"> משנה ועובדיהם</w:t>
      </w:r>
      <w:r w:rsidRPr="00DE0948">
        <w:rPr>
          <w:rFonts w:ascii="Times New Roman" w:eastAsia="Times New Roman" w:hAnsi="Times New Roman" w:cs="David" w:hint="cs"/>
          <w:sz w:val="24"/>
          <w:szCs w:val="24"/>
          <w:rtl/>
          <w:lang w:eastAsia="he-IL"/>
        </w:rPr>
        <w:t xml:space="preserve"> היה ויחשבו לעובדי היועץ</w:t>
      </w:r>
      <w:r w:rsidRPr="00DE0948">
        <w:rPr>
          <w:rFonts w:ascii="Times New Roman" w:eastAsia="Times New Roman" w:hAnsi="Times New Roman" w:cs="David"/>
          <w:sz w:val="24"/>
          <w:szCs w:val="24"/>
          <w:rtl/>
          <w:lang w:eastAsia="he-IL"/>
        </w:rPr>
        <w:t>. הביטוח מורחב ל</w:t>
      </w:r>
      <w:r w:rsidRPr="00DE0948">
        <w:rPr>
          <w:rFonts w:ascii="Times New Roman" w:eastAsia="Times New Roman" w:hAnsi="Times New Roman" w:cs="David" w:hint="cs"/>
          <w:sz w:val="24"/>
          <w:szCs w:val="24"/>
          <w:rtl/>
          <w:lang w:eastAsia="he-IL"/>
        </w:rPr>
        <w:t xml:space="preserve">שפות את החברה </w:t>
      </w:r>
      <w:r w:rsidRPr="00DE0948">
        <w:rPr>
          <w:rFonts w:ascii="Times New Roman" w:eastAsia="Times New Roman" w:hAnsi="Times New Roman" w:cs="David"/>
          <w:sz w:val="24"/>
          <w:szCs w:val="24"/>
          <w:rtl/>
          <w:lang w:eastAsia="he-IL"/>
        </w:rPr>
        <w:t xml:space="preserve">היה ותיחשב למעביד של </w:t>
      </w:r>
      <w:r w:rsidRPr="00DE0948">
        <w:rPr>
          <w:rFonts w:ascii="Times New Roman" w:eastAsia="Times New Roman" w:hAnsi="Times New Roman" w:cs="David" w:hint="eastAsia"/>
          <w:sz w:val="24"/>
          <w:szCs w:val="24"/>
          <w:rtl/>
          <w:lang w:eastAsia="he-IL"/>
        </w:rPr>
        <w:t>מי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עובדי</w:t>
      </w:r>
      <w:r w:rsidRPr="00DE0948">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DE0948">
        <w:rPr>
          <w:rFonts w:ascii="Times New Roman" w:eastAsia="Times New Roman" w:hAnsi="Times New Roman" w:cs="David" w:hint="eastAsia"/>
          <w:sz w:val="24"/>
          <w:szCs w:val="24"/>
          <w:rtl/>
          <w:lang w:eastAsia="he-IL"/>
        </w:rPr>
        <w:t>מי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עובדיו</w:t>
      </w:r>
      <w:r w:rsidRPr="00DE0948">
        <w:rPr>
          <w:rFonts w:ascii="Times New Roman" w:eastAsia="Times New Roman" w:hAnsi="Times New Roman" w:cs="David"/>
          <w:sz w:val="24"/>
          <w:szCs w:val="24"/>
          <w:rtl/>
          <w:lang w:eastAsia="he-IL"/>
        </w:rPr>
        <w:t>.</w:t>
      </w:r>
    </w:p>
    <w:p w14:paraId="507FB84F"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CE8E15" w14:textId="77777777" w:rsidR="00DE0948" w:rsidRPr="00DE0948" w:rsidRDefault="00DE0948" w:rsidP="00DE0948">
      <w:pPr>
        <w:widowControl w:val="0"/>
        <w:numPr>
          <w:ilvl w:val="0"/>
          <w:numId w:val="4"/>
        </w:numPr>
        <w:spacing w:before="0" w:beforeAutospacing="0" w:after="0" w:afterAutospacing="0" w:line="240" w:lineRule="exact"/>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u w:val="single"/>
          <w:rtl/>
          <w:lang w:eastAsia="he-IL"/>
        </w:rPr>
        <w:t>ביטוח</w:t>
      </w:r>
      <w:r w:rsidRPr="00DE0948">
        <w:rPr>
          <w:rFonts w:ascii="Times New Roman" w:eastAsia="Times New Roman" w:hAnsi="Times New Roman" w:cs="David"/>
          <w:sz w:val="24"/>
          <w:szCs w:val="24"/>
          <w:u w:val="single"/>
          <w:rtl/>
          <w:lang w:eastAsia="he-IL"/>
        </w:rPr>
        <w:t xml:space="preserve"> אחריות כלפי צד שלישי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מ.פ. _______________________</w:t>
      </w:r>
    </w:p>
    <w:p w14:paraId="652D9E3C" w14:textId="77777777" w:rsidR="00DE0948" w:rsidRPr="00DE0948" w:rsidRDefault="00DE0948" w:rsidP="00DE0948">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lastRenderedPageBreak/>
        <w:t>לכיסוי</w:t>
      </w:r>
      <w:r w:rsidRPr="00DE0948">
        <w:rPr>
          <w:rFonts w:ascii="Times New Roman" w:eastAsia="Times New Roman" w:hAnsi="Times New Roman" w:cs="David"/>
          <w:sz w:val="24"/>
          <w:szCs w:val="24"/>
          <w:rtl/>
          <w:lang w:eastAsia="he-IL"/>
        </w:rPr>
        <w:t xml:space="preserve"> אחריות היועץ על פי דין </w:t>
      </w:r>
      <w:r w:rsidRPr="00DE0948">
        <w:rPr>
          <w:rFonts w:ascii="Times New Roman" w:eastAsia="Times New Roman" w:hAnsi="Times New Roman" w:cs="David" w:hint="eastAsia"/>
          <w:sz w:val="24"/>
          <w:szCs w:val="24"/>
          <w:rtl/>
          <w:lang w:eastAsia="he-IL"/>
        </w:rPr>
        <w:t>בגין</w:t>
      </w:r>
      <w:r w:rsidRPr="00DE0948">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eastAsia"/>
          <w:sz w:val="24"/>
          <w:szCs w:val="24"/>
          <w:rtl/>
          <w:lang w:eastAsia="he-IL"/>
        </w:rPr>
        <w:t>לרבות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במפורש החברה)</w:t>
      </w:r>
      <w:r w:rsidRPr="00DE0948">
        <w:rPr>
          <w:rFonts w:ascii="Times New Roman" w:eastAsia="Times New Roman" w:hAnsi="Times New Roman" w:cs="David"/>
          <w:sz w:val="24"/>
          <w:szCs w:val="24"/>
          <w:rtl/>
          <w:lang w:eastAsia="he-IL"/>
        </w:rPr>
        <w:t>, בג</w:t>
      </w:r>
      <w:r w:rsidRPr="00DE0948">
        <w:rPr>
          <w:rFonts w:ascii="Times New Roman" w:eastAsia="Times New Roman" w:hAnsi="Times New Roman" w:cs="David" w:hint="eastAsia"/>
          <w:sz w:val="24"/>
          <w:szCs w:val="24"/>
          <w:rtl/>
          <w:lang w:eastAsia="he-IL"/>
        </w:rPr>
        <w:t>בולות</w:t>
      </w:r>
      <w:r w:rsidRPr="00DE0948">
        <w:rPr>
          <w:rFonts w:ascii="Times New Roman" w:eastAsia="Times New Roman" w:hAnsi="Times New Roman" w:cs="David"/>
          <w:sz w:val="24"/>
          <w:szCs w:val="24"/>
          <w:rtl/>
          <w:lang w:eastAsia="he-IL"/>
        </w:rPr>
        <w:t xml:space="preserve"> אחריות בסך של </w:t>
      </w:r>
      <w:r w:rsidRPr="00DE0948">
        <w:rPr>
          <w:rFonts w:ascii="Times New Roman" w:eastAsia="Times New Roman" w:hAnsi="Times New Roman" w:cs="David" w:hint="cs"/>
          <w:sz w:val="24"/>
          <w:szCs w:val="24"/>
          <w:rtl/>
          <w:lang w:eastAsia="he-IL"/>
        </w:rPr>
        <w:t>4</w:t>
      </w:r>
      <w:r w:rsidRPr="00DE0948">
        <w:rPr>
          <w:rFonts w:ascii="Times New Roman" w:eastAsia="Times New Roman" w:hAnsi="Times New Roman" w:cs="David"/>
          <w:sz w:val="24"/>
          <w:szCs w:val="24"/>
          <w:rtl/>
          <w:lang w:eastAsia="he-IL"/>
        </w:rPr>
        <w:t>,000,000</w:t>
      </w:r>
      <w:r w:rsidRPr="00DE0948">
        <w:rPr>
          <w:rFonts w:ascii="Times New Roman" w:eastAsia="Times New Roman" w:hAnsi="Times New Roman" w:cs="David" w:hint="cs"/>
          <w:sz w:val="24"/>
          <w:szCs w:val="24"/>
          <w:rtl/>
          <w:lang w:eastAsia="he-IL"/>
        </w:rPr>
        <w:t xml:space="preserve"> ₪ </w:t>
      </w:r>
      <w:r w:rsidRPr="00DE0948">
        <w:rPr>
          <w:rFonts w:ascii="Times New Roman" w:eastAsia="Times New Roman" w:hAnsi="Times New Roman" w:cs="David"/>
          <w:sz w:val="24"/>
          <w:szCs w:val="24"/>
          <w:rtl/>
          <w:lang w:eastAsia="he-IL"/>
        </w:rPr>
        <w:t xml:space="preserve">למקרה ובמצטבר לתקופת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eastAsia"/>
          <w:sz w:val="24"/>
          <w:szCs w:val="24"/>
          <w:rtl/>
          <w:lang w:eastAsia="he-IL"/>
        </w:rPr>
        <w:t>ביטוח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הביטוח</w:t>
      </w:r>
      <w:r w:rsidRPr="00DE0948">
        <w:rPr>
          <w:rFonts w:ascii="Times New Roman" w:eastAsia="Times New Roman" w:hAnsi="Times New Roman" w:cs="David"/>
          <w:sz w:val="24"/>
          <w:szCs w:val="24"/>
          <w:rtl/>
          <w:lang w:eastAsia="he-IL"/>
        </w:rPr>
        <w:t xml:space="preserve"> אינו כולל כל סייג בדבר חבות בגין וכלפי קבלנים, </w:t>
      </w:r>
      <w:r w:rsidRPr="00DE0948">
        <w:rPr>
          <w:rFonts w:ascii="Times New Roman" w:eastAsia="Times New Roman" w:hAnsi="Times New Roman" w:cs="David" w:hint="eastAsia"/>
          <w:sz w:val="24"/>
          <w:szCs w:val="24"/>
          <w:rtl/>
          <w:lang w:eastAsia="he-IL"/>
        </w:rPr>
        <w:t>קבלני</w:t>
      </w:r>
      <w:r w:rsidRPr="00DE0948">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DE0948">
        <w:rPr>
          <w:rFonts w:ascii="Times New Roman" w:eastAsia="Times New Roman" w:hAnsi="Times New Roman" w:cs="David" w:hint="cs"/>
          <w:sz w:val="24"/>
          <w:szCs w:val="24"/>
          <w:rtl/>
          <w:lang w:eastAsia="he-IL"/>
        </w:rPr>
        <w:t xml:space="preserve">שפות את החברה בגין </w:t>
      </w:r>
      <w:r w:rsidRPr="00DE0948">
        <w:rPr>
          <w:rFonts w:ascii="Times New Roman" w:eastAsia="Times New Roman" w:hAnsi="Times New Roman" w:cs="David"/>
          <w:sz w:val="24"/>
          <w:szCs w:val="24"/>
          <w:rtl/>
          <w:lang w:eastAsia="he-IL"/>
        </w:rPr>
        <w:t xml:space="preserve">אחריותה למעשי ו/או מחדלי היועץ ו/או מי מטעמו, בכפוף </w:t>
      </w:r>
      <w:r w:rsidRPr="00DE0948">
        <w:rPr>
          <w:rFonts w:ascii="Times New Roman" w:eastAsia="Times New Roman" w:hAnsi="Times New Roman" w:cs="David" w:hint="eastAsia"/>
          <w:sz w:val="24"/>
          <w:szCs w:val="24"/>
          <w:rtl/>
          <w:lang w:eastAsia="he-IL"/>
        </w:rPr>
        <w:t>לסעיף</w:t>
      </w:r>
      <w:r w:rsidRPr="00DE0948">
        <w:rPr>
          <w:rFonts w:ascii="Times New Roman" w:eastAsia="Times New Roman" w:hAnsi="Times New Roman" w:cs="David"/>
          <w:sz w:val="24"/>
          <w:szCs w:val="24"/>
          <w:rtl/>
          <w:lang w:eastAsia="he-IL"/>
        </w:rPr>
        <w:t xml:space="preserve"> אחריות צולבת.</w:t>
      </w:r>
    </w:p>
    <w:p w14:paraId="221C3F23" w14:textId="77777777" w:rsidR="00DE0948" w:rsidRPr="00DE0948" w:rsidRDefault="00DE0948" w:rsidP="00DE0948">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0AEE54D" w14:textId="77777777" w:rsidR="00DE0948" w:rsidRPr="00DE0948" w:rsidRDefault="00DE0948" w:rsidP="00DE0948">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09F8EAB"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4310BD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DE0948">
        <w:rPr>
          <w:rFonts w:ascii="Times New Roman" w:eastAsia="Times New Roman" w:hAnsi="Times New Roman" w:cs="David" w:hint="eastAsia"/>
          <w:b/>
          <w:bCs/>
          <w:sz w:val="24"/>
          <w:szCs w:val="24"/>
          <w:u w:val="single"/>
          <w:rtl/>
          <w:lang w:eastAsia="he-IL"/>
        </w:rPr>
        <w:t>כללי</w:t>
      </w:r>
      <w:r w:rsidRPr="00DE0948">
        <w:rPr>
          <w:rFonts w:ascii="Times New Roman" w:eastAsia="Times New Roman" w:hAnsi="Times New Roman" w:cs="David"/>
          <w:b/>
          <w:bCs/>
          <w:sz w:val="24"/>
          <w:szCs w:val="24"/>
          <w:u w:val="single"/>
          <w:rtl/>
          <w:lang w:eastAsia="he-IL"/>
        </w:rPr>
        <w:t xml:space="preserve"> לכל הפוליסות</w:t>
      </w:r>
      <w:r w:rsidRPr="00DE0948">
        <w:rPr>
          <w:rFonts w:ascii="Times New Roman" w:eastAsia="Times New Roman" w:hAnsi="Times New Roman" w:cs="David"/>
          <w:b/>
          <w:bCs/>
          <w:sz w:val="24"/>
          <w:szCs w:val="24"/>
          <w:rtl/>
          <w:lang w:eastAsia="he-IL"/>
        </w:rPr>
        <w:t xml:space="preserve"> </w:t>
      </w:r>
      <w:r w:rsidRPr="00DE0948">
        <w:rPr>
          <w:rFonts w:ascii="Times New Roman" w:eastAsia="Times New Roman" w:hAnsi="Times New Roman" w:cs="David" w:hint="eastAsia"/>
          <w:b/>
          <w:bCs/>
          <w:sz w:val="24"/>
          <w:szCs w:val="24"/>
          <w:rtl/>
          <w:lang w:eastAsia="he-IL"/>
        </w:rPr>
        <w:t>–</w:t>
      </w:r>
      <w:r w:rsidRPr="00DE0948">
        <w:rPr>
          <w:rFonts w:ascii="Times New Roman" w:eastAsia="Times New Roman" w:hAnsi="Times New Roman" w:cs="David"/>
          <w:b/>
          <w:bCs/>
          <w:sz w:val="24"/>
          <w:szCs w:val="24"/>
          <w:rtl/>
          <w:lang w:eastAsia="he-IL"/>
        </w:rPr>
        <w:t xml:space="preserve"> </w:t>
      </w:r>
    </w:p>
    <w:p w14:paraId="28A00927"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8BF30A"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b/>
          <w:b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לצורך</w:t>
      </w:r>
      <w:r w:rsidRPr="00DE0948">
        <w:rPr>
          <w:rFonts w:ascii="Times New Roman" w:eastAsia="Times New Roman" w:hAnsi="Times New Roman" w:cs="David"/>
          <w:sz w:val="24"/>
          <w:szCs w:val="24"/>
          <w:rtl/>
          <w:lang w:eastAsia="he-IL"/>
        </w:rPr>
        <w:t xml:space="preserve">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ו</w:t>
      </w:r>
      <w:r w:rsidRPr="00DE0948">
        <w:rPr>
          <w:rFonts w:ascii="Times New Roman" w:eastAsia="Times New Roman" w:hAnsi="Times New Roman" w:cs="David"/>
          <w:sz w:val="24"/>
          <w:szCs w:val="24"/>
          <w:rtl/>
          <w:lang w:eastAsia="he-IL"/>
        </w:rPr>
        <w:t>/או אישור זה הינ</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 לרבות חברת אם ו/או חברות בנות ו/או חברות שלובות</w:t>
      </w:r>
      <w:r w:rsidRPr="00DE0948">
        <w:rPr>
          <w:rFonts w:ascii="Times New Roman" w:eastAsia="Times New Roman" w:hAnsi="Times New Roman" w:cs="David" w:hint="cs"/>
          <w:sz w:val="24"/>
          <w:szCs w:val="24"/>
          <w:rtl/>
          <w:lang w:eastAsia="he-IL"/>
        </w:rPr>
        <w:t xml:space="preserve"> ו/או עובדיהן ו/או מנהליהן</w:t>
      </w:r>
      <w:r w:rsidRPr="00DE0948">
        <w:rPr>
          <w:rFonts w:ascii="Times New Roman" w:eastAsia="Times New Roman" w:hAnsi="Times New Roman" w:cs="David"/>
          <w:sz w:val="24"/>
          <w:szCs w:val="24"/>
          <w:rtl/>
          <w:lang w:eastAsia="he-IL"/>
        </w:rPr>
        <w:t>.</w:t>
      </w:r>
    </w:p>
    <w:p w14:paraId="79F78040" w14:textId="77777777" w:rsidR="00DE0948" w:rsidRPr="00DE0948" w:rsidRDefault="00DE0948" w:rsidP="00DE0948">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7000B3E"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47BC03E4" w14:textId="77777777" w:rsidR="00DE0948" w:rsidRPr="00DE0948" w:rsidRDefault="00DE0948" w:rsidP="00DE0948">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12EE2EC7"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כי ידוע לנו שהאחריות </w:t>
      </w:r>
      <w:r w:rsidRPr="00DE0948">
        <w:rPr>
          <w:rFonts w:ascii="Times New Roman" w:eastAsia="Times New Roman" w:hAnsi="Times New Roman" w:cs="David" w:hint="eastAsia"/>
          <w:sz w:val="24"/>
          <w:szCs w:val="24"/>
          <w:rtl/>
          <w:lang w:eastAsia="he-IL"/>
        </w:rPr>
        <w:t>לתשלום</w:t>
      </w:r>
      <w:r w:rsidRPr="00DE0948">
        <w:rPr>
          <w:rFonts w:ascii="Times New Roman" w:eastAsia="Times New Roman" w:hAnsi="Times New Roman" w:cs="David"/>
          <w:sz w:val="24"/>
          <w:szCs w:val="24"/>
          <w:rtl/>
          <w:lang w:eastAsia="he-IL"/>
        </w:rPr>
        <w:t xml:space="preserve"> פרמיות הביטוח והשתתפות עצמית חלה על היועץ בלבד</w:t>
      </w:r>
      <w:r w:rsidRPr="00DE0948">
        <w:rPr>
          <w:rFonts w:ascii="Times New Roman" w:eastAsia="Times New Roman" w:hAnsi="Times New Roman" w:cs="David" w:hint="cs"/>
          <w:sz w:val="24"/>
          <w:szCs w:val="24"/>
          <w:rtl/>
          <w:lang w:eastAsia="he-IL"/>
        </w:rPr>
        <w:t>, ובשום מקרה לא על החברה</w:t>
      </w:r>
      <w:r w:rsidRPr="00DE0948">
        <w:rPr>
          <w:rFonts w:ascii="Times New Roman" w:eastAsia="Times New Roman" w:hAnsi="Times New Roman" w:cs="David"/>
          <w:sz w:val="24"/>
          <w:szCs w:val="24"/>
          <w:rtl/>
          <w:lang w:eastAsia="he-IL"/>
        </w:rPr>
        <w:t>.</w:t>
      </w:r>
    </w:p>
    <w:p w14:paraId="56853FD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EDFF41"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מאשרים כי כל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הינם</w:t>
      </w:r>
      <w:r w:rsidRPr="00DE0948">
        <w:rPr>
          <w:rFonts w:ascii="Times New Roman" w:eastAsia="Times New Roman" w:hAnsi="Times New Roman" w:cs="David"/>
          <w:sz w:val="24"/>
          <w:szCs w:val="24"/>
          <w:rtl/>
          <w:lang w:eastAsia="he-IL"/>
        </w:rPr>
        <w:t xml:space="preserve"> ראשוניים וקודמים לכל ביטוח הנערך על ידי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 xml:space="preserve"> ו/או לטובתה, ואנו מוותרים על </w:t>
      </w:r>
      <w:r w:rsidRPr="00DE0948">
        <w:rPr>
          <w:rFonts w:ascii="Times New Roman" w:eastAsia="Times New Roman" w:hAnsi="Times New Roman" w:cs="David" w:hint="eastAsia"/>
          <w:sz w:val="24"/>
          <w:szCs w:val="24"/>
          <w:rtl/>
          <w:lang w:eastAsia="he-IL"/>
        </w:rPr>
        <w:t>כל</w:t>
      </w:r>
      <w:r w:rsidRPr="00DE0948">
        <w:rPr>
          <w:rFonts w:ascii="Times New Roman" w:eastAsia="Times New Roman" w:hAnsi="Times New Roman" w:cs="David"/>
          <w:sz w:val="24"/>
          <w:szCs w:val="24"/>
          <w:rtl/>
          <w:lang w:eastAsia="he-IL"/>
        </w:rPr>
        <w:t xml:space="preserve"> טענה ו/או דרישה ו/או תביעה בדבר שיתוף ביטוחי </w:t>
      </w:r>
      <w:r w:rsidRPr="00DE0948">
        <w:rPr>
          <w:rFonts w:ascii="Times New Roman" w:eastAsia="Times New Roman" w:hAnsi="Times New Roman" w:cs="David" w:hint="cs"/>
          <w:sz w:val="24"/>
          <w:szCs w:val="24"/>
          <w:rtl/>
          <w:lang w:eastAsia="he-IL"/>
        </w:rPr>
        <w:t>החברה</w:t>
      </w:r>
      <w:r w:rsidRPr="00DE0948">
        <w:rPr>
          <w:rFonts w:ascii="Times New Roman" w:eastAsia="Times New Roman" w:hAnsi="Times New Roman" w:cs="David"/>
          <w:sz w:val="24"/>
          <w:szCs w:val="24"/>
          <w:rtl/>
          <w:lang w:eastAsia="he-IL"/>
        </w:rPr>
        <w:t>.</w:t>
      </w:r>
    </w:p>
    <w:p w14:paraId="556641A5" w14:textId="77777777" w:rsidR="00DE0948" w:rsidRPr="00DE0948" w:rsidRDefault="00DE0948" w:rsidP="00DE0948">
      <w:pPr>
        <w:spacing w:before="0" w:beforeAutospacing="0" w:after="0" w:afterAutospacing="0" w:line="360" w:lineRule="auto"/>
        <w:ind w:left="720"/>
        <w:rPr>
          <w:rFonts w:ascii="Times New Roman" w:eastAsia="Times New Roman" w:hAnsi="Times New Roman" w:cs="David"/>
          <w:sz w:val="24"/>
          <w:szCs w:val="24"/>
          <w:rtl/>
        </w:rPr>
      </w:pPr>
    </w:p>
    <w:p w14:paraId="4EF13966"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733CB7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111355" w14:textId="77777777" w:rsidR="00DE0948" w:rsidRPr="00DE0948" w:rsidRDefault="00DE0948" w:rsidP="00DE0948">
      <w:pPr>
        <w:widowControl w:val="0"/>
        <w:numPr>
          <w:ilvl w:val="0"/>
          <w:numId w:val="3"/>
        </w:numPr>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sz w:val="24"/>
          <w:szCs w:val="24"/>
          <w:rtl/>
          <w:lang w:eastAsia="he-IL"/>
        </w:rPr>
        <w:t>הננו</w:t>
      </w:r>
      <w:r w:rsidRPr="00DE0948">
        <w:rPr>
          <w:rFonts w:ascii="Times New Roman" w:eastAsia="Times New Roman" w:hAnsi="Times New Roman" w:cs="David"/>
          <w:sz w:val="24"/>
          <w:szCs w:val="24"/>
          <w:rtl/>
          <w:lang w:eastAsia="he-IL"/>
        </w:rPr>
        <w:t xml:space="preserve"> מתחייבים כי הביטוחים הנ"</w:t>
      </w:r>
      <w:r w:rsidRPr="00DE0948">
        <w:rPr>
          <w:rFonts w:ascii="Times New Roman" w:eastAsia="Times New Roman" w:hAnsi="Times New Roman" w:cs="David" w:hint="eastAsia"/>
          <w:sz w:val="24"/>
          <w:szCs w:val="24"/>
          <w:rtl/>
          <w:lang w:eastAsia="he-IL"/>
        </w:rPr>
        <w:t>ל</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eastAsia"/>
          <w:sz w:val="24"/>
          <w:szCs w:val="24"/>
          <w:rtl/>
          <w:lang w:eastAsia="he-IL"/>
        </w:rPr>
        <w:t>לא</w:t>
      </w:r>
      <w:r w:rsidRPr="00DE0948">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DE0948">
        <w:rPr>
          <w:rFonts w:ascii="Times New Roman" w:eastAsia="Times New Roman" w:hAnsi="Times New Roman" w:cs="David" w:hint="cs"/>
          <w:sz w:val="24"/>
          <w:szCs w:val="24"/>
          <w:rtl/>
          <w:lang w:eastAsia="he-IL"/>
        </w:rPr>
        <w:t>לחברה</w:t>
      </w:r>
      <w:r w:rsidRPr="00DE0948">
        <w:rPr>
          <w:rFonts w:ascii="Times New Roman" w:eastAsia="Times New Roman" w:hAnsi="Times New Roman" w:cs="David"/>
          <w:sz w:val="24"/>
          <w:szCs w:val="24"/>
          <w:rtl/>
          <w:lang w:eastAsia="he-IL"/>
        </w:rPr>
        <w:t xml:space="preserve">, בכתב, </w:t>
      </w:r>
      <w:r w:rsidRPr="00DE0948">
        <w:rPr>
          <w:rFonts w:ascii="Times New Roman" w:eastAsia="Times New Roman" w:hAnsi="Times New Roman" w:cs="David" w:hint="eastAsia"/>
          <w:sz w:val="24"/>
          <w:szCs w:val="24"/>
          <w:rtl/>
          <w:lang w:eastAsia="he-IL"/>
        </w:rPr>
        <w:t>בדואר</w:t>
      </w:r>
      <w:r w:rsidRPr="00DE0948">
        <w:rPr>
          <w:rFonts w:ascii="Times New Roman" w:eastAsia="Times New Roman" w:hAnsi="Times New Roman" w:cs="David"/>
          <w:sz w:val="24"/>
          <w:szCs w:val="24"/>
          <w:rtl/>
          <w:lang w:eastAsia="he-IL"/>
        </w:rPr>
        <w:t xml:space="preserve"> רשום.</w:t>
      </w:r>
    </w:p>
    <w:p w14:paraId="5F1F76D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1E596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590C6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eastAsia"/>
          <w:bCs/>
          <w:sz w:val="24"/>
          <w:szCs w:val="24"/>
          <w:rtl/>
          <w:lang w:eastAsia="he-IL"/>
        </w:rPr>
        <w:t>אישורנו</w:t>
      </w:r>
      <w:r w:rsidRPr="00DE0948">
        <w:rPr>
          <w:rFonts w:ascii="Times New Roman" w:eastAsia="Times New Roman" w:hAnsi="Times New Roman" w:cs="David"/>
          <w:bCs/>
          <w:sz w:val="24"/>
          <w:szCs w:val="24"/>
          <w:rtl/>
          <w:lang w:eastAsia="he-IL"/>
        </w:rPr>
        <w:t xml:space="preserve"> זה הינו בכפוף לתנאי </w:t>
      </w:r>
      <w:r w:rsidRPr="00DE0948">
        <w:rPr>
          <w:rFonts w:ascii="Times New Roman" w:eastAsia="Times New Roman" w:hAnsi="Times New Roman" w:cs="David" w:hint="eastAsia"/>
          <w:bCs/>
          <w:sz w:val="24"/>
          <w:szCs w:val="24"/>
          <w:rtl/>
          <w:lang w:eastAsia="he-IL"/>
        </w:rPr>
        <w:t>פוליסות</w:t>
      </w:r>
      <w:r w:rsidRPr="00DE0948">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5B3D9D8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D193F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266CF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2EC10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AF209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817FBF"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0E7BC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AF86BD"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D0EDC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3DF0F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50E95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14E415"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7ED0E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5F21B8A9"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______________</w:t>
      </w:r>
      <w:r w:rsidRPr="00DE0948">
        <w:rPr>
          <w:rFonts w:ascii="Times New Roman" w:eastAsia="Times New Roman" w:hAnsi="Times New Roman" w:cs="David"/>
          <w:sz w:val="24"/>
          <w:szCs w:val="24"/>
          <w:rtl/>
          <w:lang w:eastAsia="he-IL"/>
        </w:rPr>
        <w:tab/>
        <w:t>______________</w:t>
      </w:r>
      <w:r w:rsidRPr="00DE0948">
        <w:rPr>
          <w:rFonts w:ascii="Times New Roman" w:eastAsia="Times New Roman" w:hAnsi="Times New Roman" w:cs="David"/>
          <w:sz w:val="24"/>
          <w:szCs w:val="24"/>
          <w:rtl/>
          <w:lang w:eastAsia="he-IL"/>
        </w:rPr>
        <w:tab/>
        <w:t>______________</w:t>
      </w:r>
      <w:r w:rsidRPr="00DE0948">
        <w:rPr>
          <w:rFonts w:ascii="Times New Roman" w:eastAsia="Times New Roman" w:hAnsi="Times New Roman" w:cs="David"/>
          <w:sz w:val="24"/>
          <w:szCs w:val="24"/>
          <w:rtl/>
          <w:lang w:eastAsia="he-IL"/>
        </w:rPr>
        <w:tab/>
        <w:t>______________</w:t>
      </w:r>
    </w:p>
    <w:p w14:paraId="2BB61DD0"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(חותמת </w:t>
      </w:r>
      <w:r w:rsidRPr="00DE0948">
        <w:rPr>
          <w:rFonts w:ascii="Times New Roman" w:eastAsia="Times New Roman" w:hAnsi="Times New Roman" w:cs="David" w:hint="eastAsia"/>
          <w:sz w:val="24"/>
          <w:szCs w:val="24"/>
          <w:rtl/>
          <w:lang w:eastAsia="he-IL"/>
        </w:rPr>
        <w:t>המבטח</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(חתימת המבטח)</w:t>
      </w:r>
      <w:r w:rsidRPr="00DE0948">
        <w:rPr>
          <w:rFonts w:ascii="Times New Roman" w:eastAsia="Times New Roman" w:hAnsi="Times New Roman" w:cs="David"/>
          <w:sz w:val="24"/>
          <w:szCs w:val="24"/>
          <w:rtl/>
          <w:lang w:eastAsia="he-IL"/>
        </w:rPr>
        <w:tab/>
        <w:t>(שם החותם)</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(תפקיד החותם) </w:t>
      </w:r>
    </w:p>
    <w:p w14:paraId="04A2760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797A11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F0CF84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lang w:eastAsia="he-IL"/>
        </w:rPr>
      </w:pPr>
    </w:p>
    <w:p w14:paraId="6F9DA9B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8496D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9C7DE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976DDA"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5DF0A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3E51F5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EF28B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F93B0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5B1F9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D8A53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4757B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FD09C8"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נספח ח'</w:t>
      </w:r>
    </w:p>
    <w:p w14:paraId="016D12A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50705D37"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01B4DFB3"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2F6975E"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1919B39D" w14:textId="77777777" w:rsidR="00DE0948" w:rsidRPr="00DE0948" w:rsidRDefault="00DE0948" w:rsidP="00DE0948">
      <w:pPr>
        <w:widowControl w:val="0"/>
        <w:numPr>
          <w:ilvl w:val="0"/>
          <w:numId w:val="7"/>
        </w:numPr>
        <w:spacing w:before="120" w:beforeAutospacing="0" w:after="60" w:afterAutospacing="0" w:line="240" w:lineRule="auto"/>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תוכניות כללית למיקום מאגרי המים, בורות החלחול וההחדרה ("משמרת מים").</w:t>
      </w:r>
    </w:p>
    <w:p w14:paraId="0A0C5CF0" w14:textId="594B8AC9" w:rsidR="00DE0948" w:rsidRPr="00DE0948" w:rsidRDefault="00DE0948" w:rsidP="00E247FA">
      <w:pPr>
        <w:widowControl w:val="0"/>
        <w:numPr>
          <w:ilvl w:val="0"/>
          <w:numId w:val="7"/>
        </w:numPr>
        <w:spacing w:before="120" w:beforeAutospacing="0" w:after="60" w:afterAutospacing="0" w:line="240" w:lineRule="auto"/>
        <w:rPr>
          <w:rFonts w:ascii="Times New Roman" w:eastAsia="Times New Roman" w:hAnsi="Times New Roman" w:cs="David"/>
          <w:sz w:val="24"/>
          <w:szCs w:val="24"/>
          <w:lang w:eastAsia="he-IL"/>
        </w:rPr>
        <w:pPrChange w:id="206" w:author="Meryl Etman" w:date="2019-04-11T16:15:00Z">
          <w:pPr>
            <w:widowControl w:val="0"/>
            <w:numPr>
              <w:numId w:val="7"/>
            </w:numPr>
            <w:spacing w:before="120" w:beforeAutospacing="0" w:after="60" w:afterAutospacing="0" w:line="240" w:lineRule="auto"/>
            <w:ind w:left="720" w:hanging="360"/>
          </w:pPr>
        </w:pPrChange>
      </w:pPr>
      <w:r w:rsidRPr="00DE0948">
        <w:rPr>
          <w:rFonts w:ascii="Times New Roman" w:eastAsia="Times New Roman" w:hAnsi="Times New Roman" w:cs="David" w:hint="cs"/>
          <w:sz w:val="24"/>
          <w:szCs w:val="24"/>
          <w:rtl/>
          <w:lang w:eastAsia="he-IL"/>
        </w:rPr>
        <w:t xml:space="preserve">פרטים של </w:t>
      </w:r>
      <w:del w:id="207" w:author="Meryl Etman" w:date="2019-04-11T16:15:00Z">
        <w:r w:rsidRPr="00DE0948" w:rsidDel="00E247FA">
          <w:rPr>
            <w:rFonts w:ascii="Times New Roman" w:eastAsia="Times New Roman" w:hAnsi="Times New Roman" w:cs="David" w:hint="cs"/>
            <w:sz w:val="24"/>
            <w:szCs w:val="24"/>
            <w:rtl/>
            <w:lang w:eastAsia="he-IL"/>
          </w:rPr>
          <w:delText xml:space="preserve">מאגרי המים, </w:delText>
        </w:r>
      </w:del>
      <w:r w:rsidRPr="00DE0948">
        <w:rPr>
          <w:rFonts w:ascii="Times New Roman" w:eastAsia="Times New Roman" w:hAnsi="Times New Roman" w:cs="David" w:hint="cs"/>
          <w:sz w:val="24"/>
          <w:szCs w:val="24"/>
          <w:rtl/>
          <w:lang w:eastAsia="he-IL"/>
        </w:rPr>
        <w:t>בורות החלחול ו"משמרות המים".</w:t>
      </w:r>
    </w:p>
    <w:p w14:paraId="175620EE" w14:textId="7E00F733" w:rsidR="00DE0948" w:rsidRPr="00DE0948" w:rsidRDefault="00DE0948" w:rsidP="00E247FA">
      <w:pPr>
        <w:widowControl w:val="0"/>
        <w:numPr>
          <w:ilvl w:val="0"/>
          <w:numId w:val="7"/>
        </w:numPr>
        <w:spacing w:before="120" w:beforeAutospacing="0" w:after="60" w:afterAutospacing="0" w:line="240" w:lineRule="auto"/>
        <w:rPr>
          <w:rFonts w:ascii="Times New Roman" w:eastAsia="Times New Roman" w:hAnsi="Times New Roman" w:cs="David"/>
          <w:sz w:val="24"/>
          <w:szCs w:val="24"/>
          <w:lang w:eastAsia="he-IL"/>
        </w:rPr>
        <w:pPrChange w:id="208" w:author="Meryl Etman" w:date="2019-04-11T16:15:00Z">
          <w:pPr>
            <w:widowControl w:val="0"/>
            <w:numPr>
              <w:numId w:val="7"/>
            </w:numPr>
            <w:spacing w:before="120" w:beforeAutospacing="0" w:after="60" w:afterAutospacing="0" w:line="240" w:lineRule="auto"/>
            <w:ind w:left="720" w:hanging="360"/>
          </w:pPr>
        </w:pPrChange>
      </w:pPr>
      <w:del w:id="209" w:author="Meryl Etman" w:date="2019-04-11T16:15:00Z">
        <w:r w:rsidRPr="00DE0948" w:rsidDel="00E247FA">
          <w:rPr>
            <w:rFonts w:ascii="Times New Roman" w:eastAsia="Times New Roman" w:hAnsi="Times New Roman" w:cs="David" w:hint="cs"/>
            <w:sz w:val="24"/>
            <w:szCs w:val="24"/>
            <w:rtl/>
            <w:lang w:eastAsia="he-IL"/>
          </w:rPr>
          <w:delText xml:space="preserve">תוכניות לחיבור מערך האינסטלציה המנקז את </w:delText>
        </w:r>
        <w:r w:rsidRPr="00DE0948" w:rsidDel="00E247FA">
          <w:rPr>
            <w:rFonts w:ascii="Times New Roman" w:eastAsia="Times New Roman" w:hAnsi="Times New Roman" w:cs="David"/>
            <w:sz w:val="24"/>
            <w:szCs w:val="24"/>
            <w:rtl/>
            <w:lang w:eastAsia="he-IL"/>
          </w:rPr>
          <w:delText xml:space="preserve">מי </w:delText>
        </w:r>
        <w:r w:rsidRPr="00DE0948" w:rsidDel="00E247FA">
          <w:rPr>
            <w:rFonts w:ascii="Times New Roman" w:eastAsia="Times New Roman" w:hAnsi="Times New Roman" w:cs="David" w:hint="cs"/>
            <w:sz w:val="24"/>
            <w:szCs w:val="24"/>
            <w:rtl/>
            <w:lang w:eastAsia="he-IL"/>
          </w:rPr>
          <w:delText>ה</w:delText>
        </w:r>
        <w:r w:rsidRPr="00DE0948" w:rsidDel="00E247FA">
          <w:rPr>
            <w:rFonts w:ascii="Times New Roman" w:eastAsia="Times New Roman" w:hAnsi="Times New Roman" w:cs="David"/>
            <w:sz w:val="24"/>
            <w:szCs w:val="24"/>
            <w:rtl/>
            <w:lang w:eastAsia="he-IL"/>
          </w:rPr>
          <w:delText xml:space="preserve">מזגנים, </w:delText>
        </w:r>
        <w:r w:rsidRPr="00DE0948" w:rsidDel="00E247FA">
          <w:rPr>
            <w:rFonts w:ascii="Times New Roman" w:eastAsia="Times New Roman" w:hAnsi="Times New Roman" w:cs="David" w:hint="cs"/>
            <w:sz w:val="24"/>
            <w:szCs w:val="24"/>
            <w:rtl/>
            <w:lang w:eastAsia="he-IL"/>
          </w:rPr>
          <w:delText>ה</w:delText>
        </w:r>
        <w:r w:rsidRPr="00DE0948" w:rsidDel="00E247FA">
          <w:rPr>
            <w:rFonts w:ascii="Times New Roman" w:eastAsia="Times New Roman" w:hAnsi="Times New Roman" w:cs="David"/>
            <w:sz w:val="24"/>
            <w:szCs w:val="24"/>
            <w:rtl/>
            <w:lang w:eastAsia="he-IL"/>
          </w:rPr>
          <w:delText xml:space="preserve">דלוחין ומי </w:delText>
        </w:r>
        <w:r w:rsidRPr="00DE0948" w:rsidDel="00E247FA">
          <w:rPr>
            <w:rFonts w:ascii="Times New Roman" w:eastAsia="Times New Roman" w:hAnsi="Times New Roman" w:cs="David" w:hint="cs"/>
            <w:sz w:val="24"/>
            <w:szCs w:val="24"/>
            <w:rtl/>
            <w:lang w:eastAsia="he-IL"/>
          </w:rPr>
          <w:delText>ה</w:delText>
        </w:r>
        <w:r w:rsidRPr="00DE0948" w:rsidDel="00E247FA">
          <w:rPr>
            <w:rFonts w:ascii="Times New Roman" w:eastAsia="Times New Roman" w:hAnsi="Times New Roman" w:cs="David"/>
            <w:sz w:val="24"/>
            <w:szCs w:val="24"/>
            <w:rtl/>
            <w:lang w:eastAsia="he-IL"/>
          </w:rPr>
          <w:delText>גשם במרפסות</w:delText>
        </w:r>
        <w:r w:rsidRPr="00DE0948" w:rsidDel="00E247FA">
          <w:rPr>
            <w:rFonts w:ascii="Times New Roman" w:eastAsia="Times New Roman" w:hAnsi="Times New Roman" w:cs="David" w:hint="cs"/>
            <w:sz w:val="24"/>
            <w:szCs w:val="24"/>
            <w:rtl/>
            <w:lang w:eastAsia="he-IL"/>
          </w:rPr>
          <w:delText xml:space="preserve"> למאגרי המים, בורות החלחול ו"משמרות המים</w:delText>
        </w:r>
      </w:del>
      <w:ins w:id="210" w:author="Meryl Etman" w:date="2019-04-11T16:15:00Z">
        <w:r w:rsidR="00E247FA">
          <w:rPr>
            <w:rFonts w:ascii="Times New Roman" w:eastAsia="Times New Roman" w:hAnsi="Times New Roman" w:cs="David" w:hint="cs"/>
            <w:sz w:val="24"/>
            <w:szCs w:val="24"/>
            <w:rtl/>
            <w:lang w:eastAsia="he-IL"/>
          </w:rPr>
          <w:t>מבוטל</w:t>
        </w:r>
      </w:ins>
      <w:del w:id="211" w:author="Meryl Etman" w:date="2019-04-11T16:15:00Z">
        <w:r w:rsidRPr="00DE0948" w:rsidDel="00E247FA">
          <w:rPr>
            <w:rFonts w:ascii="Times New Roman" w:eastAsia="Times New Roman" w:hAnsi="Times New Roman" w:cs="David" w:hint="cs"/>
            <w:sz w:val="24"/>
            <w:szCs w:val="24"/>
            <w:rtl/>
            <w:lang w:eastAsia="he-IL"/>
          </w:rPr>
          <w:delText>"</w:delText>
        </w:r>
      </w:del>
      <w:r w:rsidRPr="00DE0948">
        <w:rPr>
          <w:rFonts w:ascii="Times New Roman" w:eastAsia="Times New Roman" w:hAnsi="Times New Roman" w:cs="David" w:hint="cs"/>
          <w:sz w:val="24"/>
          <w:szCs w:val="24"/>
          <w:rtl/>
          <w:lang w:eastAsia="he-IL"/>
        </w:rPr>
        <w:t>.</w:t>
      </w:r>
    </w:p>
    <w:p w14:paraId="5E3A17B6" w14:textId="78F01FBC" w:rsidR="00DE0948" w:rsidRPr="00DE0948" w:rsidRDefault="00DE0948" w:rsidP="00E247FA">
      <w:pPr>
        <w:widowControl w:val="0"/>
        <w:numPr>
          <w:ilvl w:val="0"/>
          <w:numId w:val="7"/>
        </w:numPr>
        <w:spacing w:before="120" w:beforeAutospacing="0" w:after="60" w:afterAutospacing="0" w:line="240" w:lineRule="auto"/>
        <w:rPr>
          <w:rFonts w:ascii="Times New Roman" w:eastAsia="Times New Roman" w:hAnsi="Times New Roman" w:cs="David"/>
          <w:sz w:val="24"/>
          <w:szCs w:val="24"/>
          <w:rtl/>
          <w:lang w:eastAsia="he-IL"/>
        </w:rPr>
        <w:pPrChange w:id="212" w:author="Meryl Etman" w:date="2019-04-11T16:15:00Z">
          <w:pPr>
            <w:widowControl w:val="0"/>
            <w:numPr>
              <w:numId w:val="7"/>
            </w:numPr>
            <w:spacing w:before="120" w:beforeAutospacing="0" w:after="60" w:afterAutospacing="0" w:line="240" w:lineRule="auto"/>
            <w:ind w:left="720" w:hanging="360"/>
          </w:pPr>
        </w:pPrChange>
      </w:pPr>
      <w:r w:rsidRPr="00DE0948">
        <w:rPr>
          <w:rFonts w:ascii="Times New Roman" w:eastAsia="Times New Roman" w:hAnsi="Times New Roman" w:cs="David" w:hint="cs"/>
          <w:sz w:val="24"/>
          <w:szCs w:val="24"/>
          <w:rtl/>
          <w:lang w:eastAsia="he-IL"/>
        </w:rPr>
        <w:t xml:space="preserve">מפרטים טכניים להקמת </w:t>
      </w:r>
      <w:del w:id="213" w:author="Meryl Etman" w:date="2019-04-11T16:15:00Z">
        <w:r w:rsidRPr="00DE0948" w:rsidDel="00E247FA">
          <w:rPr>
            <w:rFonts w:ascii="Times New Roman" w:eastAsia="Times New Roman" w:hAnsi="Times New Roman" w:cs="David" w:hint="cs"/>
            <w:sz w:val="24"/>
            <w:szCs w:val="24"/>
            <w:rtl/>
            <w:lang w:eastAsia="he-IL"/>
          </w:rPr>
          <w:delText xml:space="preserve">מאגרי המים, </w:delText>
        </w:r>
      </w:del>
      <w:r w:rsidRPr="00DE0948">
        <w:rPr>
          <w:rFonts w:ascii="Times New Roman" w:eastAsia="Times New Roman" w:hAnsi="Times New Roman" w:cs="David" w:hint="cs"/>
          <w:sz w:val="24"/>
          <w:szCs w:val="24"/>
          <w:rtl/>
          <w:lang w:eastAsia="he-IL"/>
        </w:rPr>
        <w:t>בורות החלחול ו"משמרות המים".</w:t>
      </w:r>
    </w:p>
    <w:p w14:paraId="75AC855E" w14:textId="231DFA80" w:rsidR="00DE0948" w:rsidRPr="00DE0948" w:rsidRDefault="00DE0948" w:rsidP="00E247FA">
      <w:pPr>
        <w:widowControl w:val="0"/>
        <w:numPr>
          <w:ilvl w:val="0"/>
          <w:numId w:val="7"/>
        </w:numPr>
        <w:spacing w:before="120" w:beforeAutospacing="0" w:after="60" w:afterAutospacing="0" w:line="240" w:lineRule="auto"/>
        <w:rPr>
          <w:rFonts w:ascii="Times New Roman" w:eastAsia="Times New Roman" w:hAnsi="Times New Roman" w:cs="David"/>
          <w:sz w:val="24"/>
          <w:szCs w:val="24"/>
          <w:rtl/>
          <w:lang w:eastAsia="he-IL"/>
        </w:rPr>
        <w:pPrChange w:id="214" w:author="Meryl Etman" w:date="2019-04-11T16:16:00Z">
          <w:pPr>
            <w:widowControl w:val="0"/>
            <w:numPr>
              <w:numId w:val="7"/>
            </w:numPr>
            <w:spacing w:before="120" w:beforeAutospacing="0" w:after="60" w:afterAutospacing="0" w:line="240" w:lineRule="auto"/>
            <w:ind w:left="720" w:hanging="360"/>
          </w:pPr>
        </w:pPrChange>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w:t>
      </w:r>
      <w:del w:id="215" w:author="Meryl Etman" w:date="2019-04-11T16:16:00Z">
        <w:r w:rsidRPr="00DE0948" w:rsidDel="00E247FA">
          <w:rPr>
            <w:rFonts w:ascii="Times New Roman" w:eastAsia="Times New Roman" w:hAnsi="Times New Roman" w:cs="David" w:hint="cs"/>
            <w:sz w:val="24"/>
            <w:szCs w:val="24"/>
            <w:rtl/>
            <w:lang w:eastAsia="he-IL"/>
          </w:rPr>
          <w:delText xml:space="preserve">מאגרי המים, </w:delText>
        </w:r>
      </w:del>
      <w:bookmarkStart w:id="216" w:name="_GoBack"/>
      <w:bookmarkEnd w:id="216"/>
      <w:r w:rsidRPr="00DE0948">
        <w:rPr>
          <w:rFonts w:ascii="Times New Roman" w:eastAsia="Times New Roman" w:hAnsi="Times New Roman" w:cs="David" w:hint="cs"/>
          <w:sz w:val="24"/>
          <w:szCs w:val="24"/>
          <w:rtl/>
          <w:lang w:eastAsia="he-IL"/>
        </w:rPr>
        <w:t>בורות החלחול ו"משמרות המים".</w:t>
      </w:r>
    </w:p>
    <w:p w14:paraId="768568B2" w14:textId="77777777" w:rsidR="00DE0948" w:rsidRPr="00DE0948" w:rsidRDefault="00DE0948" w:rsidP="00DE0948">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p>
    <w:p w14:paraId="770E771C" w14:textId="26D76F51" w:rsidR="00DE0948" w:rsidRPr="00DE0948" w:rsidDel="00E247FA" w:rsidRDefault="00DE0948" w:rsidP="00E247FA">
      <w:pPr>
        <w:widowControl w:val="0"/>
        <w:spacing w:before="120" w:beforeAutospacing="0" w:after="60" w:afterAutospacing="0" w:line="240" w:lineRule="auto"/>
        <w:rPr>
          <w:del w:id="217" w:author="Meryl Etman" w:date="2019-04-11T16:16:00Z"/>
          <w:rFonts w:ascii="Times New Roman" w:eastAsia="Times New Roman" w:hAnsi="Times New Roman" w:cs="David"/>
          <w:sz w:val="24"/>
          <w:szCs w:val="24"/>
          <w:u w:val="single"/>
          <w:rtl/>
          <w:lang w:eastAsia="he-IL"/>
        </w:rPr>
        <w:pPrChange w:id="218" w:author="Meryl Etman" w:date="2019-04-11T16:16:00Z">
          <w:pPr>
            <w:widowControl w:val="0"/>
            <w:spacing w:before="120" w:beforeAutospacing="0" w:after="60" w:afterAutospacing="0" w:line="240" w:lineRule="auto"/>
          </w:pPr>
        </w:pPrChange>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del w:id="219" w:author="Meryl Etman" w:date="2019-04-11T16:15:00Z">
        <w:r w:rsidRPr="00DE0948" w:rsidDel="00E247FA">
          <w:rPr>
            <w:rFonts w:ascii="Times New Roman" w:eastAsia="Times New Roman" w:hAnsi="Times New Roman" w:cs="David" w:hint="cs"/>
            <w:sz w:val="24"/>
            <w:szCs w:val="24"/>
            <w:u w:val="single"/>
            <w:rtl/>
            <w:lang w:eastAsia="he-IL"/>
          </w:rPr>
          <w:delText>מי תהום</w:delText>
        </w:r>
      </w:del>
      <w:ins w:id="220" w:author="Meryl Etman" w:date="2019-04-11T16:15:00Z">
        <w:r w:rsidR="00E247FA">
          <w:rPr>
            <w:rFonts w:ascii="Times New Roman" w:eastAsia="Times New Roman" w:hAnsi="Times New Roman" w:cs="David" w:hint="cs"/>
            <w:sz w:val="24"/>
            <w:szCs w:val="24"/>
            <w:u w:val="single"/>
            <w:rtl/>
            <w:lang w:eastAsia="he-IL"/>
          </w:rPr>
          <w:t>מבוטל</w:t>
        </w:r>
      </w:ins>
      <w:r w:rsidRPr="00DE0948">
        <w:rPr>
          <w:rFonts w:ascii="Times New Roman" w:eastAsia="Times New Roman" w:hAnsi="Times New Roman" w:cs="David" w:hint="cs"/>
          <w:sz w:val="24"/>
          <w:szCs w:val="24"/>
          <w:rtl/>
          <w:lang w:eastAsia="he-IL"/>
        </w:rPr>
        <w:t>:</w:t>
      </w:r>
    </w:p>
    <w:p w14:paraId="00FC7685" w14:textId="1AD5E59D" w:rsidR="00DE0948" w:rsidRPr="00DE0948" w:rsidDel="00E247FA" w:rsidRDefault="00DE0948" w:rsidP="00E247FA">
      <w:pPr>
        <w:widowControl w:val="0"/>
        <w:spacing w:before="120" w:beforeAutospacing="0" w:after="60" w:afterAutospacing="0" w:line="240" w:lineRule="auto"/>
        <w:rPr>
          <w:del w:id="221" w:author="Meryl Etman" w:date="2019-04-11T16:16:00Z"/>
          <w:rFonts w:ascii="Times New Roman" w:eastAsia="Times New Roman" w:hAnsi="Times New Roman" w:cs="David"/>
          <w:sz w:val="24"/>
          <w:szCs w:val="24"/>
          <w:lang w:eastAsia="he-IL"/>
        </w:rPr>
        <w:pPrChange w:id="222" w:author="Meryl Etman" w:date="2019-04-11T16:16:00Z">
          <w:pPr>
            <w:widowControl w:val="0"/>
            <w:numPr>
              <w:numId w:val="8"/>
            </w:numPr>
            <w:spacing w:before="120" w:beforeAutospacing="0" w:after="60" w:afterAutospacing="0" w:line="240" w:lineRule="auto"/>
            <w:ind w:left="720" w:hanging="360"/>
          </w:pPr>
        </w:pPrChange>
      </w:pPr>
      <w:del w:id="223" w:author="Meryl Etman" w:date="2019-04-11T16:16:00Z">
        <w:r w:rsidRPr="00DE0948" w:rsidDel="00E247FA">
          <w:rPr>
            <w:rFonts w:ascii="Times New Roman" w:eastAsia="Times New Roman" w:hAnsi="Times New Roman" w:cs="David" w:hint="cs"/>
            <w:sz w:val="24"/>
            <w:szCs w:val="24"/>
            <w:rtl/>
            <w:lang w:eastAsia="he-IL"/>
          </w:rPr>
          <w:delText xml:space="preserve">חו"ד ניתוח </w:delText>
        </w:r>
        <w:r w:rsidRPr="00DE0948" w:rsidDel="00E247FA">
          <w:rPr>
            <w:rFonts w:ascii="Times New Roman" w:eastAsia="Times New Roman" w:hAnsi="Times New Roman" w:cs="David"/>
            <w:sz w:val="24"/>
            <w:szCs w:val="24"/>
            <w:rtl/>
            <w:lang w:eastAsia="he-IL"/>
          </w:rPr>
          <w:delText>הידרולוגי של התנהגות רום מפלסי מי התהום באזור</w:delText>
        </w:r>
        <w:r w:rsidRPr="00DE0948" w:rsidDel="00E247FA">
          <w:rPr>
            <w:rFonts w:ascii="Times New Roman" w:eastAsia="Times New Roman" w:hAnsi="Times New Roman" w:cs="David" w:hint="cs"/>
            <w:sz w:val="24"/>
            <w:szCs w:val="24"/>
            <w:rtl/>
            <w:lang w:eastAsia="he-IL"/>
          </w:rPr>
          <w:delText xml:space="preserve"> וצפי לעליית הרום בעתיד.</w:delText>
        </w:r>
      </w:del>
    </w:p>
    <w:p w14:paraId="705B7DD7" w14:textId="4B756470" w:rsidR="00DE0948" w:rsidRPr="00DE0948" w:rsidRDefault="00DE0948" w:rsidP="00E247FA">
      <w:pPr>
        <w:widowControl w:val="0"/>
        <w:spacing w:before="120" w:beforeAutospacing="0" w:after="60" w:afterAutospacing="0" w:line="240" w:lineRule="auto"/>
        <w:rPr>
          <w:rFonts w:ascii="Times New Roman" w:eastAsia="Times New Roman" w:hAnsi="Times New Roman" w:cs="David"/>
          <w:sz w:val="24"/>
          <w:szCs w:val="24"/>
          <w:rtl/>
          <w:lang w:eastAsia="he-IL"/>
        </w:rPr>
        <w:pPrChange w:id="224" w:author="Meryl Etman" w:date="2019-04-11T16:16:00Z">
          <w:pPr>
            <w:widowControl w:val="0"/>
            <w:numPr>
              <w:numId w:val="8"/>
            </w:numPr>
            <w:spacing w:before="120" w:beforeAutospacing="0" w:after="60" w:afterAutospacing="0" w:line="240" w:lineRule="auto"/>
            <w:ind w:left="720" w:hanging="360"/>
          </w:pPr>
        </w:pPrChange>
      </w:pPr>
      <w:del w:id="225" w:author="Meryl Etman" w:date="2019-04-11T16:16:00Z">
        <w:r w:rsidRPr="00DE0948" w:rsidDel="00E247FA">
          <w:rPr>
            <w:rFonts w:ascii="Times New Roman" w:eastAsia="Times New Roman" w:hAnsi="Times New Roman" w:cs="David" w:hint="cs"/>
            <w:sz w:val="24"/>
            <w:szCs w:val="24"/>
            <w:rtl/>
            <w:lang w:eastAsia="he-IL"/>
          </w:rPr>
          <w:delText xml:space="preserve">תוכניות, פרטים, כתבי כמויות ואומדנים מפורטים לתכנון </w:delText>
        </w:r>
        <w:r w:rsidRPr="00DE0948" w:rsidDel="00E247FA">
          <w:rPr>
            <w:rFonts w:ascii="Times New Roman" w:eastAsia="Times New Roman" w:hAnsi="Times New Roman" w:cs="David"/>
            <w:sz w:val="24"/>
            <w:szCs w:val="24"/>
            <w:rtl/>
            <w:lang w:eastAsia="he-IL"/>
          </w:rPr>
          <w:delText>מערכת השפלת והחדרת מי תהום לביצוע המרתפים התת קרקעיים</w:delText>
        </w:r>
        <w:r w:rsidRPr="00DE0948" w:rsidDel="00E247FA">
          <w:rPr>
            <w:rFonts w:ascii="Times New Roman" w:eastAsia="Times New Roman" w:hAnsi="Times New Roman" w:cs="David" w:hint="cs"/>
            <w:sz w:val="24"/>
            <w:szCs w:val="24"/>
            <w:rtl/>
            <w:lang w:eastAsia="he-IL"/>
          </w:rPr>
          <w:delText>,</w:delText>
        </w:r>
        <w:r w:rsidRPr="00DE0948" w:rsidDel="00E247FA">
          <w:rPr>
            <w:rFonts w:ascii="Times New Roman" w:eastAsia="Times New Roman" w:hAnsi="Times New Roman" w:cs="David"/>
            <w:sz w:val="24"/>
            <w:szCs w:val="24"/>
            <w:rtl/>
            <w:lang w:eastAsia="he-IL"/>
          </w:rPr>
          <w:delText xml:space="preserve"> כולל ניתוח טכנו-כלכלי לבחינת חלופות לביצוע ההשפלה וההחדרה</w:delText>
        </w:r>
        <w:r w:rsidRPr="00DE0948" w:rsidDel="00E247FA">
          <w:rPr>
            <w:rFonts w:ascii="Times New Roman" w:eastAsia="Times New Roman" w:hAnsi="Times New Roman" w:cs="David" w:hint="cs"/>
            <w:sz w:val="24"/>
            <w:szCs w:val="24"/>
            <w:rtl/>
            <w:lang w:eastAsia="he-IL"/>
          </w:rPr>
          <w:delText>.</w:delText>
        </w:r>
      </w:del>
    </w:p>
    <w:p w14:paraId="00F7A3C9" w14:textId="68C1F7D6" w:rsidR="00DE0948" w:rsidRPr="00DE0948" w:rsidRDefault="00DE0948" w:rsidP="00E247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Change w:id="226" w:author="Meryl Etman" w:date="2019-04-11T16:16:00Z">
          <w:pPr>
            <w:widowControl w:val="0"/>
            <w:spacing w:before="120" w:beforeAutospacing="0" w:after="60" w:afterAutospacing="0" w:line="240" w:lineRule="auto"/>
            <w:ind w:left="720" w:hanging="720"/>
            <w:jc w:val="both"/>
          </w:pPr>
        </w:pPrChange>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del w:id="227" w:author="Meryl Etman" w:date="2019-04-11T16:16:00Z">
        <w:r w:rsidRPr="00DE0948" w:rsidDel="00E247FA">
          <w:rPr>
            <w:rFonts w:ascii="Times New Roman" w:eastAsia="Times New Roman" w:hAnsi="Times New Roman" w:cs="David"/>
            <w:sz w:val="24"/>
            <w:szCs w:val="24"/>
            <w:rtl/>
            <w:lang w:eastAsia="he-IL"/>
          </w:rPr>
          <w:delText>כל תוכנית אחרת ו/או פרט אחר ו/או מסמך או חוות דעת אשר יידרשו במהלך התכנון והביצוע על מנת לקבל עבודה מושלמת בהתאם לשיקול המנהל</w:delText>
        </w:r>
      </w:del>
      <w:ins w:id="228" w:author="Meryl Etman" w:date="2019-04-11T16:16:00Z">
        <w:r w:rsidR="00E247FA">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w:t>
      </w:r>
    </w:p>
    <w:p w14:paraId="37530CA5" w14:textId="3987A050" w:rsidR="00DE0948" w:rsidRPr="00DE0948" w:rsidRDefault="00DE0948" w:rsidP="00E247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Change w:id="229" w:author="Meryl Etman" w:date="2019-04-11T16:16:00Z">
          <w:pPr>
            <w:widowControl w:val="0"/>
            <w:spacing w:before="120" w:beforeAutospacing="0" w:after="60" w:afterAutospacing="0" w:line="240" w:lineRule="auto"/>
            <w:ind w:left="720" w:hanging="720"/>
            <w:jc w:val="both"/>
          </w:pPr>
        </w:pPrChange>
      </w:pPr>
      <w:r w:rsidRPr="00DE0948">
        <w:rPr>
          <w:rFonts w:ascii="Times New Roman" w:eastAsia="Times New Roman" w:hAnsi="Times New Roman" w:cs="David" w:hint="cs"/>
          <w:sz w:val="24"/>
          <w:szCs w:val="24"/>
          <w:rtl/>
          <w:lang w:eastAsia="he-IL"/>
        </w:rPr>
        <w:t>4</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del w:id="230" w:author="Meryl Etman" w:date="2019-04-11T16:16:00Z">
        <w:r w:rsidRPr="00DE0948" w:rsidDel="00E247FA">
          <w:rPr>
            <w:rFonts w:ascii="Times New Roman" w:eastAsia="Times New Roman" w:hAnsi="Times New Roman" w:cs="David"/>
            <w:sz w:val="24"/>
            <w:szCs w:val="24"/>
            <w:rtl/>
            <w:lang w:eastAsia="he-IL"/>
          </w:rPr>
          <w:delText>כל שאר תוכניות הביצוע המתחייבות מכל תקן ודין, לרבות אך לא רק מחלקיו השונים של ת"י 1547 - "תוכניות ביצוע לבניינים ולעבודות פיתוח סביבתי"</w:delText>
        </w:r>
      </w:del>
      <w:ins w:id="231" w:author="Meryl Etman" w:date="2019-04-11T16:16:00Z">
        <w:r w:rsidR="00E247FA">
          <w:rPr>
            <w:rFonts w:ascii="Times New Roman" w:eastAsia="Times New Roman" w:hAnsi="Times New Roman" w:cs="David" w:hint="cs"/>
            <w:sz w:val="24"/>
            <w:szCs w:val="24"/>
            <w:rtl/>
            <w:lang w:eastAsia="he-IL"/>
          </w:rPr>
          <w:t>מבוטל</w:t>
        </w:r>
      </w:ins>
      <w:r w:rsidRPr="00DE0948">
        <w:rPr>
          <w:rFonts w:ascii="Times New Roman" w:eastAsia="Times New Roman" w:hAnsi="Times New Roman" w:cs="David"/>
          <w:sz w:val="24"/>
          <w:szCs w:val="24"/>
          <w:rtl/>
          <w:lang w:eastAsia="he-IL"/>
        </w:rPr>
        <w:t>.</w:t>
      </w:r>
    </w:p>
    <w:p w14:paraId="0818D962"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3C582F76"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2197D0"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09C9C728"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1CE9ECAD"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5296397"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2FDE8148"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612707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0C7044E5"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A0FAE40"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569CBBC5" w14:textId="77777777" w:rsidR="00DE0948" w:rsidRPr="00DE0948" w:rsidRDefault="00E247FA"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תאריך חתימת חוזה"/>
          <w:tag w:val="cntSignDate"/>
          <w:id w:val="-1804987059"/>
          <w:placeholder>
            <w:docPart w:val="6732F5693D8C48A4A1DE74532CC8D6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6942D4">
            <w:rPr>
              <w:rStyle w:val="AutoFieldsChar"/>
              <w:rtl/>
            </w:rPr>
            <w:t>[תאריך חתימת חוזה]</w:t>
          </w:r>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55DC4B55"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42E2C0"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01EF03"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3B2B52"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F9AB7B" w14:textId="34966FEA" w:rsidR="00DE0948" w:rsidRPr="00DE0948" w:rsidRDefault="00DE0948" w:rsidP="00DE0948">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del w:id="232" w:author="Meryl Etman" w:date="2019-01-13T17:56:00Z">
            <w:r w:rsidR="008510B0" w:rsidDel="006D6B93">
              <w:rPr>
                <w:rFonts w:ascii="Times New Roman" w:eastAsia="Times New Roman" w:hAnsi="Times New Roman" w:cs="David"/>
                <w:color w:val="008000"/>
                <w:sz w:val="24"/>
                <w:szCs w:val="24"/>
                <w:rtl/>
                <w:lang w:eastAsia="he-IL"/>
              </w:rPr>
              <w:delText>צוק הידרולוגיה וסביבה בע"מ</w:delText>
            </w:r>
          </w:del>
          <w:ins w:id="233" w:author="Meryl Etman" w:date="2019-01-13T17:57:00Z">
            <w:r w:rsidR="006D6B93">
              <w:rPr>
                <w:rFonts w:ascii="Times New Roman" w:eastAsia="Times New Roman" w:hAnsi="Times New Roman" w:cs="David"/>
                <w:color w:val="008000"/>
                <w:sz w:val="24"/>
                <w:szCs w:val="24"/>
                <w:rtl/>
                <w:lang w:eastAsia="he-IL"/>
              </w:rPr>
              <w:t>צוק הידרולוגיה וסביבה בע"מ</w:t>
            </w:r>
          </w:ins>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409305968"/>
          <w:placeholder>
            <w:docPart w:val="1274801439ED4CDD8AC967B685EC21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510B0">
            <w:rPr>
              <w:rFonts w:ascii="Times New Roman" w:eastAsia="Times New Roman" w:hAnsi="Times New Roman" w:cs="David"/>
              <w:color w:val="008000"/>
              <w:sz w:val="24"/>
              <w:szCs w:val="24"/>
              <w:rtl/>
              <w:lang w:eastAsia="he-IL"/>
            </w:rPr>
            <w:t>סביוני שהם - מחיר למשתכן</w:t>
          </w:r>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510B0">
            <w:rPr>
              <w:rFonts w:ascii="Times New Roman" w:eastAsia="Times New Roman" w:hAnsi="Times New Roman" w:cs="David" w:hint="cs"/>
              <w:color w:val="008000"/>
              <w:sz w:val="24"/>
              <w:szCs w:val="24"/>
              <w:rtl/>
            </w:rPr>
            <w:t>תכנון הידרולוגיה</w:t>
          </w:r>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 לתכניותי, בהתאם לתקנים מחייבים ולשביעות רצוני.</w:t>
      </w:r>
    </w:p>
    <w:p w14:paraId="3E34341F"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C06A11"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7B20217"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3070632"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F857DD5"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F395422"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1295245894"/>
        <w:placeholder>
          <w:docPart w:val="44134956B17B4B7CBCB706ECAFA2FA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155D6AA8" w14:textId="2DBA9A08" w:rsidR="00DE0948" w:rsidRPr="00DE0948" w:rsidRDefault="006D6B93" w:rsidP="00DE0948">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lang w:eastAsia="he-IL"/>
            </w:rPr>
          </w:pPr>
          <w:del w:id="234" w:author="Meryl Etman" w:date="2019-01-13T17:56:00Z">
            <w:r w:rsidDel="006D6B93">
              <w:rPr>
                <w:rFonts w:ascii="Times New Roman" w:eastAsia="Times New Roman" w:hAnsi="Times New Roman" w:cs="David"/>
                <w:color w:val="008000"/>
                <w:sz w:val="24"/>
                <w:szCs w:val="24"/>
                <w:rtl/>
                <w:lang w:eastAsia="he-IL"/>
              </w:rPr>
              <w:delText>צוק הידרולוגיה וסביבה בע"מ</w:delText>
            </w:r>
          </w:del>
          <w:ins w:id="235" w:author="Meryl Etman" w:date="2019-01-13T17:57:00Z">
            <w:r>
              <w:rPr>
                <w:rFonts w:ascii="Times New Roman" w:eastAsia="Times New Roman" w:hAnsi="Times New Roman" w:cs="David"/>
                <w:color w:val="008000"/>
                <w:sz w:val="24"/>
                <w:szCs w:val="24"/>
                <w:rtl/>
                <w:lang w:eastAsia="he-IL"/>
              </w:rPr>
              <w:t>צוק הידרולוגיה וסביבה בע"מ</w:t>
            </w:r>
          </w:ins>
        </w:p>
      </w:sdtContent>
    </w:sdt>
    <w:p w14:paraId="3BD15B64"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69ABD32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lang w:eastAsia="he-IL"/>
        </w:rPr>
      </w:pPr>
    </w:p>
    <w:p w14:paraId="7FD19354"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br w:type="page"/>
      </w:r>
      <w:r w:rsidRPr="00DE0948">
        <w:rPr>
          <w:rFonts w:ascii="Times New Roman" w:eastAsia="Times New Roman" w:hAnsi="Times New Roman" w:cs="David" w:hint="cs"/>
          <w:b/>
          <w:bCs/>
          <w:sz w:val="24"/>
          <w:szCs w:val="24"/>
          <w:u w:val="single"/>
          <w:rtl/>
          <w:lang w:eastAsia="he-IL"/>
        </w:rPr>
        <w:lastRenderedPageBreak/>
        <w:t xml:space="preserve">נספח "י" </w:t>
      </w:r>
    </w:p>
    <w:p w14:paraId="260DF4E1"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0781CD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1AF7AB1E"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A6C6229" w14:textId="13DD4CBE"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1404332708"/>
          <w:placeholder>
            <w:docPart w:val="E3674FCD8A424643BAE1A8BEFDEAAF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ins w:id="236" w:author="Meryl Etman" w:date="2019-01-13T17:53:00Z">
            <w:r w:rsidR="008570CC">
              <w:rPr>
                <w:rFonts w:ascii="Times New Roman" w:eastAsia="Times New Roman" w:hAnsi="Times New Roman" w:cs="David"/>
                <w:color w:val="008000"/>
                <w:sz w:val="24"/>
                <w:szCs w:val="24"/>
                <w:rtl/>
                <w:lang w:eastAsia="he-IL"/>
              </w:rPr>
              <w:t>א.מ.ד.ס מחיר למשתכן</w:t>
            </w:r>
          </w:ins>
        </w:sdtContent>
      </w:sdt>
    </w:p>
    <w:p w14:paraId="1AFE901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EA34E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5DFC7E1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7EE7DA" w14:textId="7B255779"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510B0">
            <w:rPr>
              <w:rFonts w:ascii="Times New Roman" w:eastAsia="Times New Roman" w:hAnsi="Times New Roman" w:cs="David" w:hint="cs"/>
              <w:color w:val="008000"/>
              <w:sz w:val="24"/>
              <w:szCs w:val="24"/>
              <w:rtl/>
              <w:lang w:eastAsia="he-IL"/>
            </w:rPr>
            <w:t>סביוני שהם - מחיר למשתכן</w:t>
          </w:r>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6942D4">
            <w:rPr>
              <w:rStyle w:val="AutoFieldsChar"/>
              <w:rtl/>
            </w:rPr>
            <w:t>[תאריך חתימת חוזה]</w:t>
          </w:r>
        </w:sdtContent>
      </w:sdt>
      <w:r w:rsidRPr="00DE0948">
        <w:rPr>
          <w:rFonts w:ascii="Times New Roman" w:eastAsia="Times New Roman" w:hAnsi="Times New Roman" w:cs="David" w:hint="cs"/>
          <w:sz w:val="24"/>
          <w:szCs w:val="24"/>
          <w:rtl/>
          <w:lang w:eastAsia="he-IL"/>
        </w:rPr>
        <w:t>או עבור חלקן כמפורט להלן:</w:t>
      </w:r>
    </w:p>
    <w:p w14:paraId="3191791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4DFAB4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BB35B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0085C5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BCA30B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BAE90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B8A1BD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59E0D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F136F9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AE069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3FDB4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3ECBCF0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D29ED5"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4A240FF2"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4848417" w14:textId="77777777" w:rsidR="00DE0948" w:rsidRPr="00DE0948" w:rsidRDefault="00DE0948" w:rsidP="00DE094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חתימה וחותמת היועץ: _______________</w:t>
      </w:r>
    </w:p>
    <w:p w14:paraId="4ACC43A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4BC9E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8CE51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373DF5E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F0F887E"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1F420FD"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3DA2743C"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51F20C"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0EBF7E7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636284D9"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558F63D4"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78F5A48A"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02B62AE3"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7497BC" w14:textId="77777777" w:rsidR="005065B9" w:rsidRDefault="005065B9" w:rsidP="00AF234B">
      <w:pPr>
        <w:spacing w:before="0" w:after="0" w:line="240" w:lineRule="auto"/>
      </w:pPr>
      <w:r>
        <w:separator/>
      </w:r>
    </w:p>
  </w:endnote>
  <w:endnote w:type="continuationSeparator" w:id="0">
    <w:p w14:paraId="1F3C14E4" w14:textId="77777777" w:rsidR="005065B9" w:rsidRDefault="005065B9" w:rsidP="00AF234B">
      <w:pPr>
        <w:spacing w:before="0" w:after="0" w:line="240" w:lineRule="auto"/>
      </w:pPr>
      <w:r>
        <w:continuationSeparator/>
      </w:r>
    </w:p>
  </w:endnote>
  <w:endnote w:type="continuationNotice" w:id="1">
    <w:p w14:paraId="3E44CD86" w14:textId="77777777" w:rsidR="005065B9" w:rsidRDefault="005065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3"/>
      <w:gridCol w:w="987"/>
      <w:gridCol w:w="2037"/>
      <w:gridCol w:w="1151"/>
      <w:gridCol w:w="2123"/>
    </w:tblGrid>
    <w:tr w:rsidR="005065B9" w14:paraId="392045A7" w14:textId="77777777" w:rsidTr="00BD72C4">
      <w:tc>
        <w:tcPr>
          <w:tcW w:w="584" w:type="dxa"/>
        </w:tcPr>
        <w:p w14:paraId="47E044D0" w14:textId="77777777" w:rsidR="005065B9" w:rsidRPr="001A0C3C" w:rsidRDefault="005065B9" w:rsidP="00BD72C4">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07388859"/>
          <w:placeholder>
            <w:docPart w:val="097384DE99F64EFE95EB6B796425FE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01BCB31D" w14:textId="4BAF1CD4" w:rsidR="005065B9" w:rsidRPr="00501673" w:rsidRDefault="005065B9" w:rsidP="00BD72C4">
              <w:pPr>
                <w:pStyle w:val="a5"/>
                <w:rPr>
                  <w:rFonts w:ascii="David" w:hAnsi="David" w:cs="David"/>
                  <w:sz w:val="20"/>
                  <w:szCs w:val="20"/>
                  <w:rtl/>
                </w:rPr>
              </w:pPr>
              <w:del w:id="237" w:author="Meryl Etman" w:date="2019-01-13T17:56:00Z">
                <w:r w:rsidDel="006D6B93">
                  <w:rPr>
                    <w:rFonts w:ascii="David" w:hAnsi="David" w:cs="David"/>
                    <w:sz w:val="20"/>
                    <w:szCs w:val="20"/>
                    <w:rtl/>
                  </w:rPr>
                  <w:delText>צוק הידרולוגיה וסביבה בע"מ</w:delText>
                </w:r>
              </w:del>
              <w:ins w:id="238" w:author="Meryl Etman" w:date="2019-01-13T17:57:00Z">
                <w:r>
                  <w:rPr>
                    <w:rFonts w:ascii="David" w:hAnsi="David" w:cs="David"/>
                    <w:sz w:val="20"/>
                    <w:szCs w:val="20"/>
                    <w:rtl/>
                  </w:rPr>
                  <w:t>צוק הידרולוגיה וסביבה בע"מ</w:t>
                </w:r>
              </w:ins>
            </w:p>
          </w:tc>
        </w:sdtContent>
      </w:sdt>
      <w:tc>
        <w:tcPr>
          <w:tcW w:w="988" w:type="dxa"/>
        </w:tcPr>
        <w:p w14:paraId="3F3000F4" w14:textId="77777777" w:rsidR="005065B9" w:rsidRPr="001A0C3C" w:rsidRDefault="005065B9" w:rsidP="00BD72C4">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733552888"/>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2FA16AEF" w14:textId="04B49493" w:rsidR="005065B9" w:rsidRPr="001A0C3C" w:rsidRDefault="005065B9" w:rsidP="00BD72C4">
              <w:pPr>
                <w:pStyle w:val="a5"/>
                <w:rPr>
                  <w:rFonts w:ascii="David" w:hAnsi="David" w:cs="David"/>
                  <w:sz w:val="20"/>
                  <w:szCs w:val="20"/>
                  <w:rtl/>
                </w:rPr>
              </w:pPr>
              <w:r>
                <w:rPr>
                  <w:rFonts w:ascii="David" w:hAnsi="David" w:cs="David"/>
                  <w:sz w:val="20"/>
                  <w:szCs w:val="20"/>
                  <w:rtl/>
                </w:rPr>
                <w:t>תכנון הידרולוגיה</w:t>
              </w:r>
            </w:p>
          </w:tc>
        </w:sdtContent>
      </w:sdt>
      <w:tc>
        <w:tcPr>
          <w:tcW w:w="1153" w:type="dxa"/>
        </w:tcPr>
        <w:p w14:paraId="5E901895" w14:textId="77777777" w:rsidR="005065B9" w:rsidRPr="001A0C3C" w:rsidRDefault="005065B9" w:rsidP="00BD72C4">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43706340"/>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590BEA16" w14:textId="706CFBF9" w:rsidR="005065B9" w:rsidRPr="001A0C3C" w:rsidRDefault="005065B9" w:rsidP="00BD72C4">
              <w:pPr>
                <w:pStyle w:val="a5"/>
                <w:rPr>
                  <w:rFonts w:ascii="David" w:hAnsi="David" w:cs="David"/>
                  <w:sz w:val="20"/>
                  <w:szCs w:val="20"/>
                  <w:rtl/>
                </w:rPr>
              </w:pPr>
              <w:r>
                <w:rPr>
                  <w:rFonts w:ascii="David" w:hAnsi="David" w:cs="David" w:hint="cs"/>
                  <w:sz w:val="20"/>
                  <w:szCs w:val="20"/>
                </w:rPr>
                <w:t>CONT-10-1070</w:t>
              </w:r>
            </w:p>
          </w:tc>
        </w:sdtContent>
      </w:sdt>
    </w:tr>
    <w:tr w:rsidR="005065B9" w14:paraId="2FBD0446" w14:textId="77777777" w:rsidTr="00BD72C4">
      <w:tc>
        <w:tcPr>
          <w:tcW w:w="584" w:type="dxa"/>
        </w:tcPr>
        <w:p w14:paraId="261CF495" w14:textId="77777777" w:rsidR="005065B9" w:rsidRPr="001A0C3C" w:rsidRDefault="005065B9" w:rsidP="00BD72C4">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717398194"/>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3FDFB499" w14:textId="6C3C12BD" w:rsidR="005065B9" w:rsidRPr="00501673" w:rsidRDefault="005065B9" w:rsidP="00BD72C4">
              <w:pPr>
                <w:pStyle w:val="a5"/>
                <w:rPr>
                  <w:rFonts w:ascii="David" w:hAnsi="David" w:cs="David"/>
                  <w:sz w:val="20"/>
                  <w:szCs w:val="20"/>
                  <w:rtl/>
                </w:rPr>
              </w:pPr>
              <w:del w:id="239" w:author="Meryl Etman" w:date="2019-01-17T13:40:00Z">
                <w:r w:rsidDel="006E472A">
                  <w:rPr>
                    <w:rFonts w:ascii="David" w:hAnsi="David" w:cs="David" w:hint="cs"/>
                    <w:sz w:val="20"/>
                    <w:szCs w:val="20"/>
                    <w:rtl/>
                  </w:rPr>
                  <w:delText>0.1</w:delText>
                </w:r>
              </w:del>
              <w:ins w:id="240" w:author="Meryl Etman" w:date="2019-03-24T16:13:00Z">
                <w:r>
                  <w:rPr>
                    <w:rFonts w:ascii="David" w:hAnsi="David" w:cs="David" w:hint="cs"/>
                    <w:sz w:val="20"/>
                    <w:szCs w:val="20"/>
                    <w:rtl/>
                  </w:rPr>
                  <w:t>0.5</w:t>
                </w:r>
              </w:ins>
            </w:p>
          </w:tc>
        </w:sdtContent>
      </w:sdt>
      <w:tc>
        <w:tcPr>
          <w:tcW w:w="988" w:type="dxa"/>
        </w:tcPr>
        <w:p w14:paraId="04201B77" w14:textId="77777777" w:rsidR="005065B9" w:rsidRPr="001A0C3C" w:rsidRDefault="005065B9" w:rsidP="00BD72C4">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083263018"/>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5ECA5B73" w14:textId="06237D3C" w:rsidR="005065B9" w:rsidRDefault="005065B9" w:rsidP="00BD72C4">
              <w:pPr>
                <w:pStyle w:val="AutoFields"/>
                <w:rPr>
                  <w:szCs w:val="20"/>
                  <w:rtl/>
                </w:rPr>
              </w:pPr>
              <w:r>
                <w:rPr>
                  <w:szCs w:val="20"/>
                  <w:rtl/>
                </w:rPr>
                <w:t>3;#</w:t>
              </w:r>
              <w:r>
                <w:rPr>
                  <w:szCs w:val="20"/>
                </w:rPr>
                <w:t>Draft</w:t>
              </w:r>
            </w:p>
          </w:tc>
        </w:sdtContent>
      </w:sdt>
      <w:tc>
        <w:tcPr>
          <w:tcW w:w="1153" w:type="dxa"/>
        </w:tcPr>
        <w:p w14:paraId="142345F6" w14:textId="77777777" w:rsidR="005065B9" w:rsidRPr="001A0C3C" w:rsidRDefault="005065B9" w:rsidP="00BD72C4">
          <w:pPr>
            <w:pStyle w:val="a5"/>
            <w:rPr>
              <w:rFonts w:ascii="David" w:hAnsi="David" w:cs="David"/>
              <w:sz w:val="20"/>
              <w:szCs w:val="20"/>
              <w:rtl/>
            </w:rPr>
          </w:pPr>
        </w:p>
      </w:tc>
      <w:tc>
        <w:tcPr>
          <w:tcW w:w="2127" w:type="dxa"/>
        </w:tcPr>
        <w:p w14:paraId="283FB986" w14:textId="77777777" w:rsidR="005065B9" w:rsidRDefault="005065B9" w:rsidP="00BD72C4">
          <w:pPr>
            <w:pStyle w:val="a5"/>
            <w:rPr>
              <w:rFonts w:ascii="David" w:hAnsi="David" w:cs="David"/>
              <w:sz w:val="20"/>
              <w:szCs w:val="20"/>
            </w:rPr>
          </w:pPr>
        </w:p>
      </w:tc>
    </w:tr>
  </w:tbl>
  <w:p w14:paraId="0159CCEC" w14:textId="77777777" w:rsidR="005065B9" w:rsidRPr="00552E11" w:rsidRDefault="005065B9"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F4D71E" w14:textId="77777777" w:rsidR="005065B9" w:rsidRDefault="005065B9" w:rsidP="00AF234B">
      <w:pPr>
        <w:spacing w:before="0" w:after="0" w:line="240" w:lineRule="auto"/>
      </w:pPr>
      <w:r>
        <w:separator/>
      </w:r>
    </w:p>
  </w:footnote>
  <w:footnote w:type="continuationSeparator" w:id="0">
    <w:p w14:paraId="0D25265D" w14:textId="77777777" w:rsidR="005065B9" w:rsidRDefault="005065B9" w:rsidP="00AF234B">
      <w:pPr>
        <w:spacing w:before="0" w:after="0" w:line="240" w:lineRule="auto"/>
      </w:pPr>
      <w:r>
        <w:continuationSeparator/>
      </w:r>
    </w:p>
  </w:footnote>
  <w:footnote w:type="continuationNotice" w:id="1">
    <w:p w14:paraId="03B88BCA" w14:textId="77777777" w:rsidR="005065B9" w:rsidRDefault="005065B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B89EDD5" w14:textId="77777777" w:rsidR="005065B9" w:rsidRDefault="005065B9" w:rsidP="00CF334C">
        <w:pPr>
          <w:pStyle w:val="a3"/>
          <w:jc w:val="center"/>
        </w:pPr>
        <w:r>
          <w:fldChar w:fldCharType="begin"/>
        </w:r>
        <w:r>
          <w:instrText xml:space="preserve"> PAGE   \* MERGEFORMAT </w:instrText>
        </w:r>
        <w:r>
          <w:fldChar w:fldCharType="separate"/>
        </w:r>
        <w:r w:rsidR="00E247FA">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7"/>
  </w:num>
  <w:num w:numId="2">
    <w:abstractNumId w:val="4"/>
  </w:num>
  <w:num w:numId="3">
    <w:abstractNumId w:val="3"/>
  </w:num>
  <w:num w:numId="4">
    <w:abstractNumId w:val="2"/>
  </w:num>
  <w:num w:numId="5">
    <w:abstractNumId w:val="6"/>
  </w:num>
  <w:num w:numId="6">
    <w:abstractNumId w:val="5"/>
  </w:num>
  <w:num w:numId="7">
    <w:abstractNumId w:val="0"/>
  </w:num>
  <w:num w:numId="8">
    <w:abstractNumId w:val="1"/>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revisionView w:formatting="0"/>
  <w:trackRevisions/>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7044"/>
    <w:rsid w:val="000A39FE"/>
    <w:rsid w:val="00134C85"/>
    <w:rsid w:val="001A0C3C"/>
    <w:rsid w:val="001A69D5"/>
    <w:rsid w:val="001D4EC2"/>
    <w:rsid w:val="00214ACF"/>
    <w:rsid w:val="00225FC0"/>
    <w:rsid w:val="002436F3"/>
    <w:rsid w:val="00264D14"/>
    <w:rsid w:val="00272745"/>
    <w:rsid w:val="002B2234"/>
    <w:rsid w:val="002C01BB"/>
    <w:rsid w:val="00481489"/>
    <w:rsid w:val="005065B9"/>
    <w:rsid w:val="00552E11"/>
    <w:rsid w:val="005B6AFF"/>
    <w:rsid w:val="005D6E29"/>
    <w:rsid w:val="005D7684"/>
    <w:rsid w:val="00650D2D"/>
    <w:rsid w:val="00666119"/>
    <w:rsid w:val="006942D4"/>
    <w:rsid w:val="006D6B93"/>
    <w:rsid w:val="006E472A"/>
    <w:rsid w:val="00716847"/>
    <w:rsid w:val="0072103C"/>
    <w:rsid w:val="008510B0"/>
    <w:rsid w:val="008570CC"/>
    <w:rsid w:val="008C64C6"/>
    <w:rsid w:val="00942177"/>
    <w:rsid w:val="009F52EC"/>
    <w:rsid w:val="00A10430"/>
    <w:rsid w:val="00A42271"/>
    <w:rsid w:val="00AF234B"/>
    <w:rsid w:val="00B404AC"/>
    <w:rsid w:val="00BD72C4"/>
    <w:rsid w:val="00BE17B4"/>
    <w:rsid w:val="00BF0AA7"/>
    <w:rsid w:val="00CF334C"/>
    <w:rsid w:val="00D236BE"/>
    <w:rsid w:val="00D42788"/>
    <w:rsid w:val="00DE0948"/>
    <w:rsid w:val="00E247FA"/>
    <w:rsid w:val="00E679C7"/>
    <w:rsid w:val="00E870A8"/>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21C131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32380B"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32380B"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32380B"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32380B"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32380B" w:rsidRDefault="000046A2" w:rsidP="000046A2">
          <w:pPr>
            <w:pStyle w:val="D8AD10FF4ACF422CBCAAB4B3A763E055"/>
          </w:pPr>
          <w:r w:rsidRPr="0072715D">
            <w:rPr>
              <w:rStyle w:val="a3"/>
              <w:rtl/>
            </w:rPr>
            <w:t>[סטטוס חוזה]</w:t>
          </w:r>
        </w:p>
      </w:docPartBody>
    </w:docPart>
    <w:docPart>
      <w:docPartPr>
        <w:name w:val="593F2A12D03C4647AE8447051064438B"/>
        <w:category>
          <w:name w:val="General"/>
          <w:gallery w:val="placeholder"/>
        </w:category>
        <w:types>
          <w:type w:val="bbPlcHdr"/>
        </w:types>
        <w:behaviors>
          <w:behavior w:val="content"/>
        </w:behaviors>
        <w:guid w:val="{B230078A-B822-4720-9990-F5B1BBF90823}"/>
      </w:docPartPr>
      <w:docPartBody>
        <w:p w:rsidR="00765A9F" w:rsidRDefault="00765A9F">
          <w:r w:rsidRPr="00C45A51">
            <w:rPr>
              <w:rStyle w:val="a3"/>
              <w:rtl/>
            </w:rPr>
            <w:t>[שם אתר]</w:t>
          </w:r>
        </w:p>
      </w:docPartBody>
    </w:docPart>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0E739E7181E5431FA4AA93A71FD51A3A"/>
        <w:category>
          <w:name w:val="General"/>
          <w:gallery w:val="placeholder"/>
        </w:category>
        <w:types>
          <w:type w:val="bbPlcHdr"/>
        </w:types>
        <w:behaviors>
          <w:behavior w:val="content"/>
        </w:behaviors>
        <w:guid w:val="{A8BCE75E-3ADC-4374-9A6D-5E63CBD54FBA}"/>
      </w:docPartPr>
      <w:docPartBody>
        <w:p w:rsidR="00765A9F" w:rsidRDefault="00765A9F">
          <w:r w:rsidRPr="00C45A51">
            <w:rPr>
              <w:rStyle w:val="a3"/>
              <w:rtl/>
            </w:rPr>
            <w:t>[סוג מדד כותרת]</w:t>
          </w:r>
        </w:p>
      </w:docPartBody>
    </w:docPart>
    <w:docPart>
      <w:docPartPr>
        <w:name w:val="E218159BC3ED4AC29EB9CB37099C46A7"/>
        <w:category>
          <w:name w:val="General"/>
          <w:gallery w:val="placeholder"/>
        </w:category>
        <w:types>
          <w:type w:val="bbPlcHdr"/>
        </w:types>
        <w:behaviors>
          <w:behavior w:val="content"/>
        </w:behaviors>
        <w:guid w:val="{3FB28247-6458-4A0D-9A83-9F9D4698CB36}"/>
      </w:docPartPr>
      <w:docPartBody>
        <w:p w:rsidR="00765A9F" w:rsidRDefault="00765A9F">
          <w:r w:rsidRPr="00C45A51">
            <w:rPr>
              <w:rStyle w:val="a3"/>
              <w:rtl/>
            </w:rPr>
            <w:t>[מדד בגין/ידוע]</w:t>
          </w:r>
        </w:p>
      </w:docPartBody>
    </w:docPart>
    <w:docPart>
      <w:docPartPr>
        <w:name w:val="FC8C4A41D6CF4F65AD1032CE9A9A6E26"/>
        <w:category>
          <w:name w:val="General"/>
          <w:gallery w:val="placeholder"/>
        </w:category>
        <w:types>
          <w:type w:val="bbPlcHdr"/>
        </w:types>
        <w:behaviors>
          <w:behavior w:val="content"/>
        </w:behaviors>
        <w:guid w:val="{C278C01E-56DF-4F3E-88ED-2C4E0A787026}"/>
      </w:docPartPr>
      <w:docPartBody>
        <w:p w:rsidR="00765A9F" w:rsidRDefault="00765A9F">
          <w:r w:rsidRPr="00C45A51">
            <w:rPr>
              <w:rStyle w:val="a3"/>
              <w:rtl/>
            </w:rPr>
            <w:t>[מדד בסיס]</w:t>
          </w:r>
        </w:p>
      </w:docPartBody>
    </w:docPart>
    <w:docPart>
      <w:docPartPr>
        <w:name w:val="8F885ED351BB442A98742B31350A879C"/>
        <w:category>
          <w:name w:val="General"/>
          <w:gallery w:val="placeholder"/>
        </w:category>
        <w:types>
          <w:type w:val="bbPlcHdr"/>
        </w:types>
        <w:behaviors>
          <w:behavior w:val="content"/>
        </w:behaviors>
        <w:guid w:val="{14FFB3C6-CF1D-43F3-BDE8-01965904E095}"/>
      </w:docPartPr>
      <w:docPartBody>
        <w:p w:rsidR="00765A9F" w:rsidRDefault="00765A9F">
          <w:r w:rsidRPr="00C45A51">
            <w:rPr>
              <w:rStyle w:val="a3"/>
              <w:rtl/>
            </w:rPr>
            <w:t>[נקודות מדד]</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A5B0E0D68DB74B94B81EE7CA46C2BC52"/>
        <w:category>
          <w:name w:val="General"/>
          <w:gallery w:val="placeholder"/>
        </w:category>
        <w:types>
          <w:type w:val="bbPlcHdr"/>
        </w:types>
        <w:behaviors>
          <w:behavior w:val="content"/>
        </w:behaviors>
        <w:guid w:val="{8F43D57B-E62C-4CAA-8295-FC7E7915C9FA}"/>
      </w:docPartPr>
      <w:docPartBody>
        <w:p w:rsidR="00765A9F" w:rsidRDefault="00765A9F">
          <w:r w:rsidRPr="00C45A51">
            <w:rPr>
              <w:rStyle w:val="a3"/>
              <w:rtl/>
            </w:rPr>
            <w:t>[שם צד א]</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5146852487134154B5DBE7B0C1985B4B"/>
        <w:category>
          <w:name w:val="General"/>
          <w:gallery w:val="placeholder"/>
        </w:category>
        <w:types>
          <w:type w:val="bbPlcHdr"/>
        </w:types>
        <w:behaviors>
          <w:behavior w:val="content"/>
        </w:behaviors>
        <w:guid w:val="{E4D9FA59-53B8-47D1-BA90-23A5360FE65A}"/>
      </w:docPartPr>
      <w:docPartBody>
        <w:p w:rsidR="00765A9F" w:rsidRDefault="00765A9F">
          <w:r w:rsidRPr="00C45A51">
            <w:rPr>
              <w:rStyle w:val="a3"/>
              <w:rtl/>
            </w:rPr>
            <w:t>[שם אתר]</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6732F5693D8C48A4A1DE74532CC8D6E6"/>
        <w:category>
          <w:name w:val="General"/>
          <w:gallery w:val="placeholder"/>
        </w:category>
        <w:types>
          <w:type w:val="bbPlcHdr"/>
        </w:types>
        <w:behaviors>
          <w:behavior w:val="content"/>
        </w:behaviors>
        <w:guid w:val="{0A500716-B1EE-4C34-B0B2-5E3339611849}"/>
      </w:docPartPr>
      <w:docPartBody>
        <w:p w:rsidR="00765A9F" w:rsidRDefault="00765A9F">
          <w:r w:rsidRPr="00C45A51">
            <w:rPr>
              <w:rStyle w:val="a3"/>
              <w:rtl/>
            </w:rPr>
            <w:t>[תאריך חתימת חוזה]</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7E2359" w:rsidRDefault="00765A9F">
          <w:r w:rsidRPr="00C45A51">
            <w:rPr>
              <w:rStyle w:val="a3"/>
              <w:rtl/>
            </w:rPr>
            <w:t>[שם ספק]</w:t>
          </w:r>
        </w:p>
      </w:docPartBody>
    </w:docPart>
    <w:docPart>
      <w:docPartPr>
        <w:name w:val="1274801439ED4CDD8AC967B685EC2123"/>
        <w:category>
          <w:name w:val="General"/>
          <w:gallery w:val="placeholder"/>
        </w:category>
        <w:types>
          <w:type w:val="bbPlcHdr"/>
        </w:types>
        <w:behaviors>
          <w:behavior w:val="content"/>
        </w:behaviors>
        <w:guid w:val="{F399949C-E7B0-4DF5-9560-B07F5253E2A4}"/>
      </w:docPartPr>
      <w:docPartBody>
        <w:p w:rsidR="007E2359" w:rsidRDefault="00765A9F">
          <w:r w:rsidRPr="00C45A51">
            <w:rPr>
              <w:rStyle w:val="a3"/>
              <w:rtl/>
            </w:rPr>
            <w:t>[שם אתר]</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7E2359" w:rsidRDefault="00765A9F">
          <w:r w:rsidRPr="00C45A51">
            <w:rPr>
              <w:rStyle w:val="a3"/>
              <w:rtl/>
            </w:rPr>
            <w:t>[תיאור עבודה]</w:t>
          </w:r>
        </w:p>
      </w:docPartBody>
    </w:docPart>
    <w:docPart>
      <w:docPartPr>
        <w:name w:val="44134956B17B4B7CBCB706ECAFA2FA0F"/>
        <w:category>
          <w:name w:val="General"/>
          <w:gallery w:val="placeholder"/>
        </w:category>
        <w:types>
          <w:type w:val="bbPlcHdr"/>
        </w:types>
        <w:behaviors>
          <w:behavior w:val="content"/>
        </w:behaviors>
        <w:guid w:val="{5DB6F119-ADE9-472C-90CB-A7F84FCD4BDE}"/>
      </w:docPartPr>
      <w:docPartBody>
        <w:p w:rsidR="007E2359" w:rsidRDefault="00765A9F">
          <w:r w:rsidRPr="00C45A51">
            <w:rPr>
              <w:rStyle w:val="a3"/>
              <w:rtl/>
            </w:rPr>
            <w:t>[שם ספק]</w:t>
          </w:r>
        </w:p>
      </w:docPartBody>
    </w:docPart>
    <w:docPart>
      <w:docPartPr>
        <w:name w:val="E3674FCD8A424643BAE1A8BEFDEAAF66"/>
        <w:category>
          <w:name w:val="General"/>
          <w:gallery w:val="placeholder"/>
        </w:category>
        <w:types>
          <w:type w:val="bbPlcHdr"/>
        </w:types>
        <w:behaviors>
          <w:behavior w:val="content"/>
        </w:behaviors>
        <w:guid w:val="{739DF7C7-9427-4460-B99B-AD0834F3321F}"/>
      </w:docPartPr>
      <w:docPartBody>
        <w:p w:rsidR="007E2359" w:rsidRDefault="00765A9F">
          <w:r w:rsidRPr="00C45A51">
            <w:rPr>
              <w:rStyle w:val="a3"/>
              <w:rtl/>
            </w:rPr>
            <w:t>[שם צד א]</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7E2359"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7E2359" w:rsidRDefault="00765A9F">
          <w:r w:rsidRPr="00C45A51">
            <w:rPr>
              <w:rStyle w:val="a3"/>
              <w:rtl/>
            </w:rPr>
            <w:t>[תאריך חתימת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72407"/>
    <w:rsid w:val="0032380B"/>
    <w:rsid w:val="003D3172"/>
    <w:rsid w:val="006865A5"/>
    <w:rsid w:val="00765A9F"/>
    <w:rsid w:val="00766D38"/>
    <w:rsid w:val="007E2359"/>
    <w:rsid w:val="00874A5F"/>
    <w:rsid w:val="00BB6FE0"/>
    <w:rsid w:val="00BD710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65A9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5E38D7-53EA-48F0-8656-A3F79B3B5D67}"/>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AEBFC084-DFBB-477D-926D-A71F13F31EA5}"/>
</file>

<file path=customXml/itemProps5.xml><?xml version="1.0" encoding="utf-8"?>
<ds:datastoreItem xmlns:ds="http://schemas.openxmlformats.org/officeDocument/2006/customXml" ds:itemID="{1EA2E73E-960F-4076-A417-B7F75248A185}"/>
</file>

<file path=docProps/app.xml><?xml version="1.0" encoding="utf-8"?>
<Properties xmlns="http://schemas.openxmlformats.org/officeDocument/2006/extended-properties" xmlns:vt="http://schemas.openxmlformats.org/officeDocument/2006/docPropsVTypes">
  <Template>Normal</Template>
  <TotalTime>67</TotalTime>
  <Pages>33</Pages>
  <Words>9245</Words>
  <Characters>46225</Characters>
  <Application>Microsoft Office Word</Application>
  <DocSecurity>0</DocSecurity>
  <Lines>385</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8</cp:revision>
  <dcterms:created xsi:type="dcterms:W3CDTF">2019-01-13T15:20:00Z</dcterms:created>
  <dcterms:modified xsi:type="dcterms:W3CDTF">2019-04-11T13:17:00Z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c1b72dc7-9e0c-49a9-9ef2-ea7f3d9d2d51</vt:lpwstr>
  </property>
</Properties>
</file>