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0CB17C5"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Pr>
      </w:pPr>
    </w:p>
    <w:p w14:paraId="1A5BB8E9"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4BD17C0A"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C140D3">
        <w:rPr>
          <w:rFonts w:ascii="Times New Roman" w:eastAsia="Times New Roman" w:hAnsi="Times New Roman" w:cs="David"/>
          <w:bCs/>
          <w:i/>
          <w:iCs/>
          <w:noProof/>
          <w:sz w:val="32"/>
          <w:szCs w:val="32"/>
        </w:rPr>
        <w:drawing>
          <wp:inline distT="0" distB="0" distL="0" distR="0" wp14:anchorId="1858B0BC" wp14:editId="1D80D253">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3E906AB8"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455ADB93"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9A68239"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C140D3">
        <w:rPr>
          <w:rFonts w:ascii="Times New Roman" w:eastAsia="Times New Roman" w:hAnsi="Times New Roman" w:cs="David" w:hint="cs"/>
          <w:bCs/>
          <w:sz w:val="32"/>
          <w:szCs w:val="32"/>
          <w:u w:val="single"/>
          <w:rtl/>
          <w:lang w:eastAsia="he-IL"/>
        </w:rPr>
        <w:t>חוזה מתכנן אלומיניום</w:t>
      </w:r>
    </w:p>
    <w:p w14:paraId="13DEAD29"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0A5B950"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0C30D79"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5E8CBDF"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EE21FF3"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3F0835F"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CECA20A"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D111AE6"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441A50C"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5659FBD"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6AE0274"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CA11274"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A4DBEB7"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39A2C66"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CA62E8E"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E54CDD5"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66952D3"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19B3899"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AD73E85"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E862E3C"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CA89D4D"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BA73CDC"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9D68C01"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6C5D229"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E1C59E3"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0B1685B"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0FD2D85"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BC82594"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8566592"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58384D4"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18B9D59"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4201B20"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EBD7283"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4DF0E43"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C331827"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F3254BA"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C140D3">
        <w:rPr>
          <w:rFonts w:ascii="Times New Roman" w:eastAsia="Times New Roman" w:hAnsi="Times New Roman" w:cs="David" w:hint="cs"/>
          <w:bCs/>
          <w:sz w:val="32"/>
          <w:szCs w:val="32"/>
          <w:u w:val="single"/>
          <w:rtl/>
          <w:lang w:eastAsia="he-IL"/>
        </w:rPr>
        <w:lastRenderedPageBreak/>
        <w:t>חוזה</w:t>
      </w:r>
    </w:p>
    <w:p w14:paraId="08E94521" w14:textId="77777777" w:rsidR="00C140D3" w:rsidRPr="00C140D3" w:rsidRDefault="00C140D3" w:rsidP="00C140D3">
      <w:pPr>
        <w:pStyle w:val="AutoFields"/>
        <w:rPr>
          <w:rtl/>
          <w:lang w:eastAsia="he-IL"/>
        </w:rPr>
      </w:pPr>
    </w:p>
    <w:p w14:paraId="780DC97E" w14:textId="77777777" w:rsidR="00C140D3" w:rsidRPr="00C140D3" w:rsidRDefault="00C140D3" w:rsidP="002365CE">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C140D3">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773158314"/>
          <w:placeholder>
            <w:docPart w:val="E11130719A8A491DA8CCC566DC52F590"/>
          </w:placeholder>
          <w:showingPlcHd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C140D3">
            <w:rPr>
              <w:rStyle w:val="AutoFieldsChar"/>
              <w:rtl/>
            </w:rPr>
            <w:t>[תאריך חתימת חוזה]</w:t>
          </w:r>
        </w:sdtContent>
      </w:sdt>
    </w:p>
    <w:p w14:paraId="43F7E40E" w14:textId="77777777" w:rsidR="00C140D3" w:rsidRPr="00C140D3" w:rsidRDefault="00C140D3" w:rsidP="00C140D3">
      <w:pPr>
        <w:widowControl w:val="0"/>
        <w:spacing w:before="0" w:beforeAutospacing="0" w:after="0" w:afterAutospacing="0" w:line="240" w:lineRule="auto"/>
        <w:rPr>
          <w:rFonts w:ascii="Times New Roman" w:eastAsia="Times New Roman" w:hAnsi="Times New Roman" w:cs="Times New Roman"/>
          <w:sz w:val="20"/>
          <w:szCs w:val="20"/>
          <w:rtl/>
        </w:rPr>
      </w:pPr>
    </w:p>
    <w:p w14:paraId="17F4BB8A" w14:textId="77777777" w:rsidR="00C140D3" w:rsidRPr="00C140D3" w:rsidRDefault="00C140D3" w:rsidP="00C140D3">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C140D3">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hint="cs"/>
          <w:color w:val="008000"/>
          <w:sz w:val="24"/>
          <w:szCs w:val="24"/>
          <w:rtl/>
        </w:rPr>
        <w:alias w:val="צד א בחוזה"/>
        <w:tag w:val="cntTzadA"/>
        <w:id w:val="-646118443"/>
        <w:placeholder>
          <w:docPart w:val="9E8B3F14D8EB4372A2CBACB622C369F4"/>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TzadA[1]" w:storeItemID="{81709D4C-33DC-48CC-AC7E-130A245806EE}"/>
        <w:text w:multiLine="1"/>
      </w:sdtPr>
      <w:sdtContent>
        <w:p w14:paraId="22CB576E" w14:textId="20889760" w:rsidR="00C140D3" w:rsidRPr="00C140D3" w:rsidRDefault="00BA7C98" w:rsidP="00C140D3">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ins w:id="0" w:author="Meryl Etman" w:date="2019-01-13T14:12:00Z">
            <w:r>
              <w:rPr>
                <w:rFonts w:ascii="Times New Roman" w:eastAsia="Times New Roman" w:hAnsi="Times New Roman" w:cs="David" w:hint="cs"/>
                <w:color w:val="008000"/>
                <w:sz w:val="24"/>
                <w:szCs w:val="24"/>
                <w:rtl/>
              </w:rPr>
              <w:br/>
              <w:t>א.מ.ד.ס מחיר למשתכן</w:t>
            </w:r>
            <w:r>
              <w:rPr>
                <w:rFonts w:ascii="Times New Roman" w:eastAsia="Times New Roman" w:hAnsi="Times New Roman" w:cs="David" w:hint="cs"/>
                <w:color w:val="008000"/>
                <w:sz w:val="24"/>
                <w:szCs w:val="24"/>
                <w:rtl/>
              </w:rPr>
              <w:br/>
              <w:t>יהונתן נתניהו 1ג', אור יהודה</w:t>
            </w:r>
            <w:r>
              <w:rPr>
                <w:rFonts w:ascii="Times New Roman" w:eastAsia="Times New Roman" w:hAnsi="Times New Roman" w:cs="David" w:hint="cs"/>
                <w:color w:val="008000"/>
                <w:sz w:val="24"/>
                <w:szCs w:val="24"/>
                <w:rtl/>
              </w:rPr>
              <w:br/>
              <w:t>ש.ר 540274883</w:t>
            </w:r>
            <w:r>
              <w:rPr>
                <w:rFonts w:ascii="Times New Roman" w:eastAsia="Times New Roman" w:hAnsi="Times New Roman" w:cs="David" w:hint="cs"/>
                <w:color w:val="008000"/>
                <w:sz w:val="24"/>
                <w:szCs w:val="24"/>
                <w:rtl/>
              </w:rPr>
              <w:br/>
            </w:r>
          </w:ins>
        </w:p>
      </w:sdtContent>
    </w:sdt>
    <w:p w14:paraId="6DE5D693" w14:textId="77777777" w:rsidR="00C140D3" w:rsidRPr="00C140D3" w:rsidRDefault="00C140D3" w:rsidP="00C140D3">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C140D3">
        <w:rPr>
          <w:rFonts w:ascii="Times New Roman" w:eastAsia="Times New Roman" w:hAnsi="Times New Roman" w:cs="David" w:hint="cs"/>
          <w:sz w:val="20"/>
          <w:szCs w:val="24"/>
          <w:rtl/>
          <w:lang w:eastAsia="he-IL"/>
        </w:rPr>
        <w:t>(להלן: "</w:t>
      </w:r>
      <w:r w:rsidRPr="00C140D3">
        <w:rPr>
          <w:rFonts w:ascii="Times New Roman" w:eastAsia="Times New Roman" w:hAnsi="Times New Roman" w:cs="David" w:hint="cs"/>
          <w:b/>
          <w:bCs/>
          <w:sz w:val="20"/>
          <w:szCs w:val="24"/>
          <w:rtl/>
          <w:lang w:eastAsia="he-IL"/>
        </w:rPr>
        <w:t>המזמין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hint="cs"/>
          <w:bCs/>
          <w:sz w:val="20"/>
          <w:szCs w:val="24"/>
          <w:rtl/>
          <w:lang w:eastAsia="he-IL"/>
        </w:rPr>
        <w:t xml:space="preserve">       </w:t>
      </w:r>
    </w:p>
    <w:p w14:paraId="2565A769" w14:textId="77777777" w:rsidR="00C140D3" w:rsidRPr="00C140D3" w:rsidRDefault="00C140D3" w:rsidP="00C140D3">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C140D3">
        <w:rPr>
          <w:rFonts w:ascii="Times New Roman" w:eastAsia="Times New Roman" w:hAnsi="Times New Roman" w:cs="David" w:hint="cs"/>
          <w:bCs/>
          <w:sz w:val="20"/>
          <w:szCs w:val="24"/>
          <w:rtl/>
          <w:lang w:eastAsia="he-IL"/>
        </w:rPr>
        <w:t xml:space="preserve">         מצד אחד;</w:t>
      </w:r>
    </w:p>
    <w:p w14:paraId="47D43119" w14:textId="77777777" w:rsidR="00C140D3" w:rsidRPr="00C140D3" w:rsidRDefault="00C140D3" w:rsidP="00C140D3">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326C70A3" w14:textId="77777777" w:rsidR="00C140D3" w:rsidRPr="00C140D3" w:rsidRDefault="00C140D3" w:rsidP="00C140D3">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C140D3">
        <w:rPr>
          <w:rFonts w:ascii="Times New Roman" w:eastAsia="Times New Roman" w:hAnsi="Times New Roman" w:cs="David" w:hint="cs"/>
          <w:bCs/>
          <w:sz w:val="20"/>
          <w:szCs w:val="24"/>
          <w:rtl/>
          <w:lang w:eastAsia="he-IL"/>
        </w:rPr>
        <w:t>ל ב י ן</w:t>
      </w:r>
    </w:p>
    <w:p w14:paraId="0529EDEB"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2096591405"/>
        <w:placeholder>
          <w:docPart w:val="8EAC179448B041838EF2C727129E01BE"/>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TzadB_x002c__x0020_cntTzadC_x002c__x0020_cntTzadD[1]" w:storeItemID="{81709D4C-33DC-48CC-AC7E-130A245806EE}"/>
        <w:text w:multiLine="1"/>
      </w:sdtPr>
      <w:sdtContent>
        <w:p w14:paraId="3498F589" w14:textId="419BDA58" w:rsidR="00C140D3" w:rsidRPr="00C140D3" w:rsidRDefault="00BA7C98" w:rsidP="00C140D3">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ins w:id="1" w:author="Meryl Etman" w:date="2019-01-13T14:13:00Z">
            <w:r>
              <w:rPr>
                <w:rFonts w:ascii="Times New Roman" w:eastAsia="Times New Roman" w:hAnsi="Times New Roman" w:cs="David"/>
                <w:color w:val="800080"/>
                <w:sz w:val="24"/>
                <w:szCs w:val="24"/>
                <w:rtl/>
              </w:rPr>
              <w:br/>
              <w:t>לנדמן אלומיניום בע"מ</w:t>
            </w:r>
            <w:r>
              <w:rPr>
                <w:rFonts w:ascii="Times New Roman" w:eastAsia="Times New Roman" w:hAnsi="Times New Roman" w:cs="David"/>
                <w:color w:val="800080"/>
                <w:sz w:val="24"/>
                <w:szCs w:val="24"/>
                <w:rtl/>
              </w:rPr>
              <w:br/>
              <w:t>הירקון 2 חיפה</w:t>
            </w:r>
            <w:r>
              <w:rPr>
                <w:rFonts w:ascii="Times New Roman" w:eastAsia="Times New Roman" w:hAnsi="Times New Roman" w:cs="David"/>
                <w:color w:val="800080"/>
                <w:sz w:val="24"/>
                <w:szCs w:val="24"/>
                <w:rtl/>
              </w:rPr>
              <w:br/>
            </w:r>
          </w:ins>
        </w:p>
      </w:sdtContent>
    </w:sdt>
    <w:p w14:paraId="6B106634" w14:textId="77777777" w:rsidR="00C140D3" w:rsidRPr="00C140D3" w:rsidRDefault="00C140D3" w:rsidP="00C140D3">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C140D3">
        <w:rPr>
          <w:rFonts w:ascii="Times New Roman" w:eastAsia="Times New Roman" w:hAnsi="Times New Roman" w:cs="David" w:hint="cs"/>
          <w:sz w:val="20"/>
          <w:szCs w:val="24"/>
          <w:rtl/>
          <w:lang w:eastAsia="he-IL"/>
        </w:rPr>
        <w:t>(להלן: "</w:t>
      </w:r>
      <w:r w:rsidRPr="00C140D3">
        <w:rPr>
          <w:rFonts w:ascii="Times New Roman" w:eastAsia="Times New Roman" w:hAnsi="Times New Roman" w:cs="David" w:hint="cs"/>
          <w:b/>
          <w:bCs/>
          <w:sz w:val="20"/>
          <w:szCs w:val="24"/>
          <w:rtl/>
          <w:lang w:eastAsia="he-IL"/>
        </w:rPr>
        <w:t>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hint="cs"/>
          <w:bCs/>
          <w:sz w:val="20"/>
          <w:szCs w:val="24"/>
          <w:rtl/>
          <w:lang w:eastAsia="he-IL"/>
        </w:rPr>
        <w:t xml:space="preserve">  </w:t>
      </w:r>
    </w:p>
    <w:p w14:paraId="6F2DC622" w14:textId="77777777" w:rsidR="00C140D3" w:rsidRPr="00C140D3" w:rsidRDefault="00C140D3" w:rsidP="00C140D3">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C140D3">
        <w:rPr>
          <w:rFonts w:ascii="Times New Roman" w:eastAsia="Times New Roman" w:hAnsi="Times New Roman" w:cs="David" w:hint="cs"/>
          <w:bCs/>
          <w:sz w:val="20"/>
          <w:szCs w:val="24"/>
          <w:rtl/>
          <w:lang w:eastAsia="he-IL"/>
        </w:rPr>
        <w:t xml:space="preserve">         מצד שני;</w:t>
      </w:r>
    </w:p>
    <w:p w14:paraId="4A170042" w14:textId="77777777" w:rsidR="00C140D3" w:rsidRPr="00C140D3" w:rsidRDefault="00C140D3" w:rsidP="00C140D3">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6F71D232" w14:textId="77777777" w:rsidR="00C140D3" w:rsidRPr="00C140D3" w:rsidRDefault="00C140D3" w:rsidP="00C140D3">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והואיל:</w:t>
      </w:r>
      <w:r w:rsidRPr="00C140D3">
        <w:rPr>
          <w:rFonts w:ascii="Times New Roman" w:eastAsia="Times New Roman" w:hAnsi="Times New Roman" w:cs="David"/>
          <w:bCs/>
          <w:sz w:val="20"/>
          <w:szCs w:val="24"/>
          <w:rtl/>
          <w:lang w:eastAsia="he-IL"/>
        </w:rPr>
        <w:tab/>
      </w:r>
      <w:r w:rsidRPr="00C140D3">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7C99A96B" w14:textId="77777777" w:rsidR="00C140D3" w:rsidRPr="00C140D3" w:rsidRDefault="00C140D3" w:rsidP="00C140D3">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C140D3">
        <w:rPr>
          <w:rFonts w:ascii="Times New Roman" w:eastAsia="Times New Roman" w:hAnsi="Times New Roman" w:cs="David"/>
          <w:bCs/>
          <w:sz w:val="20"/>
          <w:szCs w:val="24"/>
          <w:rtl/>
          <w:lang w:eastAsia="he-IL"/>
        </w:rPr>
        <w:t>לפיכך הותנה והוסכם בין הצדדים כדלקמן:</w:t>
      </w:r>
    </w:p>
    <w:p w14:paraId="2E056562" w14:textId="77777777" w:rsidR="00C140D3" w:rsidRPr="00C140D3" w:rsidRDefault="00C140D3" w:rsidP="00C140D3">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u w:val="single"/>
          <w:rtl/>
          <w:lang w:eastAsia="he-IL"/>
        </w:rPr>
        <w:t>מבוא</w:t>
      </w:r>
    </w:p>
    <w:p w14:paraId="200F2FA7" w14:textId="77777777" w:rsidR="00C140D3" w:rsidRPr="00C140D3" w:rsidRDefault="00C140D3" w:rsidP="00C140D3">
      <w:pPr>
        <w:widowControl w:val="0"/>
        <w:numPr>
          <w:ilvl w:val="1"/>
          <w:numId w:val="1"/>
        </w:numPr>
        <w:spacing w:before="0" w:beforeAutospacing="0" w:after="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למונחים הבאים יהא הפרוש הנקוב בצידם דהיינו:</w:t>
      </w:r>
    </w:p>
    <w:p w14:paraId="01A3E55A" w14:textId="77777777" w:rsidR="00C140D3" w:rsidRPr="00C140D3" w:rsidRDefault="00C140D3" w:rsidP="00C140D3">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07A24C58"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"הפרויקט"</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 xml:space="preserve">כמוגדר בנספח </w:t>
      </w:r>
      <w:r w:rsidRPr="00C140D3">
        <w:rPr>
          <w:rFonts w:ascii="Times New Roman" w:eastAsia="Times New Roman" w:hAnsi="Times New Roman" w:cs="David"/>
          <w:b/>
          <w:bCs/>
          <w:sz w:val="20"/>
          <w:szCs w:val="24"/>
          <w:rtl/>
          <w:lang w:eastAsia="he-IL"/>
        </w:rPr>
        <w:t>א'</w:t>
      </w:r>
      <w:r w:rsidRPr="00C140D3">
        <w:rPr>
          <w:rFonts w:ascii="Times New Roman" w:eastAsia="Times New Roman" w:hAnsi="Times New Roman" w:cs="David"/>
          <w:sz w:val="20"/>
          <w:szCs w:val="24"/>
          <w:rtl/>
          <w:lang w:eastAsia="he-IL"/>
        </w:rPr>
        <w:t xml:space="preserve"> המצ"ב.</w:t>
      </w:r>
    </w:p>
    <w:p w14:paraId="78578A9B"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16D6251"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 xml:space="preserve">"התכנית" </w:t>
      </w:r>
      <w:r w:rsidRPr="00C140D3">
        <w:rPr>
          <w:rFonts w:ascii="Times New Roman" w:eastAsia="Times New Roman" w:hAnsi="Times New Roman" w:cs="David"/>
          <w:sz w:val="20"/>
          <w:szCs w:val="24"/>
          <w:rtl/>
          <w:lang w:eastAsia="he-IL"/>
        </w:rPr>
        <w:t>/</w:t>
      </w:r>
    </w:p>
    <w:p w14:paraId="6C61A559"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"המקרקעין"</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t xml:space="preserve">כמוגדר בנספח </w:t>
      </w:r>
      <w:r w:rsidRPr="00C140D3">
        <w:rPr>
          <w:rFonts w:ascii="Times New Roman" w:eastAsia="Times New Roman" w:hAnsi="Times New Roman" w:cs="David"/>
          <w:b/>
          <w:bCs/>
          <w:sz w:val="20"/>
          <w:szCs w:val="24"/>
          <w:rtl/>
          <w:lang w:eastAsia="he-IL"/>
        </w:rPr>
        <w:t>א'</w:t>
      </w:r>
      <w:r w:rsidRPr="00C140D3">
        <w:rPr>
          <w:rFonts w:ascii="Times New Roman" w:eastAsia="Times New Roman" w:hAnsi="Times New Roman" w:cs="David"/>
          <w:sz w:val="20"/>
          <w:szCs w:val="24"/>
          <w:rtl/>
          <w:lang w:eastAsia="he-IL"/>
        </w:rPr>
        <w:t xml:space="preserve"> המצ"ב.</w:t>
      </w:r>
    </w:p>
    <w:p w14:paraId="7911450F"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69348DC"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"האתר"</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7B5EF5DD"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50B063E"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היועצים</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12FB1BD1"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666E99B"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התכניות</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שרותי המתכנן,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C140D3">
        <w:rPr>
          <w:rFonts w:ascii="Times New Roman" w:eastAsia="Times New Roman" w:hAnsi="Times New Roman" w:cs="David"/>
          <w:b/>
          <w:bCs/>
          <w:sz w:val="20"/>
          <w:szCs w:val="24"/>
          <w:rtl/>
          <w:lang w:eastAsia="he-IL"/>
        </w:rPr>
        <w:t>ח'</w:t>
      </w:r>
      <w:r w:rsidRPr="00C140D3">
        <w:rPr>
          <w:rFonts w:ascii="Times New Roman" w:eastAsia="Times New Roman" w:hAnsi="Times New Roman" w:cs="David"/>
          <w:sz w:val="20"/>
          <w:szCs w:val="24"/>
          <w:rtl/>
          <w:lang w:eastAsia="he-IL"/>
        </w:rPr>
        <w:t>. כל המסמכים שיערכו ע"י המתכנן כאמור יערכו בשפה העברית.</w:t>
      </w:r>
    </w:p>
    <w:p w14:paraId="751CC07D"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B116BCD"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C140D3">
        <w:rPr>
          <w:rFonts w:ascii="Times New Roman" w:eastAsia="Times New Roman" w:hAnsi="Times New Roman" w:cs="David"/>
          <w:sz w:val="20"/>
          <w:szCs w:val="24"/>
          <w:rtl/>
          <w:lang w:eastAsia="he-IL"/>
        </w:rPr>
        <w:lastRenderedPageBreak/>
        <w:t>"</w:t>
      </w:r>
      <w:r w:rsidRPr="00C140D3">
        <w:rPr>
          <w:rFonts w:ascii="Times New Roman" w:eastAsia="Times New Roman" w:hAnsi="Times New Roman" w:cs="David"/>
          <w:b/>
          <w:bCs/>
          <w:sz w:val="20"/>
          <w:szCs w:val="24"/>
          <w:rtl/>
          <w:lang w:eastAsia="he-IL"/>
        </w:rPr>
        <w:t>שירותי</w:t>
      </w:r>
    </w:p>
    <w:p w14:paraId="166182FF"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 xml:space="preserve"> המתכנן</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p>
    <w:p w14:paraId="35EB3D4A"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השירותים</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t xml:space="preserve">השירותים כמוגדר וכמפורט בחוזה זה ובנספח </w:t>
      </w:r>
      <w:r w:rsidRPr="00C140D3">
        <w:rPr>
          <w:rFonts w:ascii="Times New Roman" w:eastAsia="Times New Roman" w:hAnsi="Times New Roman" w:cs="David"/>
          <w:b/>
          <w:bCs/>
          <w:sz w:val="20"/>
          <w:szCs w:val="24"/>
          <w:rtl/>
          <w:lang w:eastAsia="he-IL"/>
        </w:rPr>
        <w:t>ב'</w:t>
      </w:r>
      <w:r w:rsidRPr="00C140D3">
        <w:rPr>
          <w:rFonts w:ascii="Times New Roman" w:eastAsia="Times New Roman" w:hAnsi="Times New Roman" w:cs="David" w:hint="cs"/>
          <w:b/>
          <w:bCs/>
          <w:sz w:val="20"/>
          <w:szCs w:val="24"/>
          <w:rtl/>
          <w:lang w:eastAsia="he-IL"/>
        </w:rPr>
        <w:t xml:space="preserve"> </w:t>
      </w:r>
      <w:r w:rsidRPr="00C140D3">
        <w:rPr>
          <w:rFonts w:ascii="Times New Roman" w:eastAsia="Times New Roman" w:hAnsi="Times New Roman" w:cs="David" w:hint="cs"/>
          <w:sz w:val="20"/>
          <w:szCs w:val="24"/>
          <w:rtl/>
          <w:lang w:eastAsia="he-IL"/>
        </w:rPr>
        <w:t>המצ"ב</w:t>
      </w:r>
      <w:r w:rsidRPr="00C140D3">
        <w:rPr>
          <w:rFonts w:ascii="Times New Roman" w:eastAsia="Times New Roman" w:hAnsi="Times New Roman" w:cs="David"/>
          <w:sz w:val="20"/>
          <w:szCs w:val="24"/>
          <w:rtl/>
          <w:lang w:eastAsia="he-IL"/>
        </w:rPr>
        <w:t>.</w:t>
      </w:r>
    </w:p>
    <w:p w14:paraId="1C9B12C2"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42B4BE9"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המנהל</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0C0BDC4D"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E0F215B"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מקום שמדובר בחוזה זה במזמין - גם המנהל במשמע.</w:t>
      </w:r>
    </w:p>
    <w:p w14:paraId="657F806A"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76E52F9"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החוזה</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hint="cs"/>
          <w:sz w:val="20"/>
          <w:szCs w:val="24"/>
          <w:rtl/>
          <w:lang w:eastAsia="he-IL"/>
        </w:rPr>
        <w:t>/</w:t>
      </w:r>
    </w:p>
    <w:p w14:paraId="0E720CF3"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hint="cs"/>
          <w:b/>
          <w:bCs/>
          <w:sz w:val="20"/>
          <w:szCs w:val="24"/>
          <w:rtl/>
          <w:lang w:eastAsia="he-IL"/>
        </w:rPr>
        <w:t>ההסכם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חוזה זה על נספחיו.</w:t>
      </w:r>
    </w:p>
    <w:p w14:paraId="48678EBC"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47DB8E93"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הדין</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כהגדרתו בחוק ה</w:t>
      </w:r>
      <w:r w:rsidRPr="00C140D3">
        <w:rPr>
          <w:rFonts w:ascii="Times New Roman" w:eastAsia="Times New Roman" w:hAnsi="Times New Roman" w:cs="David" w:hint="cs"/>
          <w:sz w:val="20"/>
          <w:szCs w:val="24"/>
          <w:rtl/>
          <w:lang w:eastAsia="he-IL"/>
        </w:rPr>
        <w:t>פרשנות, התשמ"א-1981</w:t>
      </w:r>
      <w:r w:rsidRPr="00C140D3">
        <w:rPr>
          <w:rFonts w:ascii="Times New Roman" w:eastAsia="Times New Roman" w:hAnsi="Times New Roman" w:cs="David"/>
          <w:sz w:val="20"/>
          <w:szCs w:val="24"/>
          <w:rtl/>
          <w:lang w:eastAsia="he-IL"/>
        </w:rPr>
        <w:t xml:space="preserve"> לרבות כל </w:t>
      </w:r>
      <w:r w:rsidRPr="00C140D3">
        <w:rPr>
          <w:rFonts w:ascii="Times New Roman" w:eastAsia="Times New Roman" w:hAnsi="Times New Roman" w:cs="David" w:hint="cs"/>
          <w:sz w:val="20"/>
          <w:szCs w:val="24"/>
          <w:rtl/>
          <w:lang w:eastAsia="he-IL"/>
        </w:rPr>
        <w:t xml:space="preserve">תקנה ו/או </w:t>
      </w:r>
      <w:r w:rsidRPr="00C140D3">
        <w:rPr>
          <w:rFonts w:ascii="Times New Roman" w:eastAsia="Times New Roman" w:hAnsi="Times New Roman" w:cs="David"/>
          <w:sz w:val="20"/>
          <w:szCs w:val="24"/>
          <w:rtl/>
          <w:lang w:eastAsia="he-IL"/>
        </w:rPr>
        <w:t>הוראה של רשות מוסמכת בתוקף סמכותה על פי הדין.</w:t>
      </w:r>
    </w:p>
    <w:p w14:paraId="4CF973CB"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8DC1D26"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הרשות</w:t>
      </w:r>
    </w:p>
    <w:p w14:paraId="4F56EB95"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 xml:space="preserve"> המקומית</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 xml:space="preserve">כמוגדר בנספח </w:t>
      </w:r>
      <w:r w:rsidRPr="00C140D3">
        <w:rPr>
          <w:rFonts w:ascii="Times New Roman" w:eastAsia="Times New Roman" w:hAnsi="Times New Roman" w:cs="David"/>
          <w:b/>
          <w:bCs/>
          <w:sz w:val="20"/>
          <w:szCs w:val="24"/>
          <w:rtl/>
          <w:lang w:eastAsia="he-IL"/>
        </w:rPr>
        <w:t>א'</w:t>
      </w:r>
      <w:r w:rsidRPr="00C140D3">
        <w:rPr>
          <w:rFonts w:ascii="Times New Roman" w:eastAsia="Times New Roman" w:hAnsi="Times New Roman" w:cs="David"/>
          <w:sz w:val="20"/>
          <w:szCs w:val="24"/>
          <w:rtl/>
          <w:lang w:eastAsia="he-IL"/>
        </w:rPr>
        <w:t xml:space="preserve"> המצ"ב.</w:t>
      </w:r>
    </w:p>
    <w:p w14:paraId="5498967C"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CD1E756"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חוזה</w:t>
      </w:r>
    </w:p>
    <w:p w14:paraId="1BA4DBB6" w14:textId="77777777" w:rsidR="00C140D3" w:rsidRPr="00C140D3" w:rsidRDefault="00C140D3" w:rsidP="00C140D3">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 xml:space="preserve"> הפיתוח</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 xml:space="preserve">כמוגדר בנספח </w:t>
      </w:r>
      <w:r w:rsidRPr="00C140D3">
        <w:rPr>
          <w:rFonts w:ascii="Times New Roman" w:eastAsia="Times New Roman" w:hAnsi="Times New Roman" w:cs="David"/>
          <w:b/>
          <w:bCs/>
          <w:sz w:val="20"/>
          <w:szCs w:val="24"/>
          <w:rtl/>
          <w:lang w:eastAsia="he-IL"/>
        </w:rPr>
        <w:t>א'</w:t>
      </w:r>
      <w:r w:rsidRPr="00C140D3">
        <w:rPr>
          <w:rFonts w:ascii="Times New Roman" w:eastAsia="Times New Roman" w:hAnsi="Times New Roman" w:cs="David" w:hint="cs"/>
          <w:sz w:val="20"/>
          <w:szCs w:val="24"/>
          <w:rtl/>
          <w:lang w:eastAsia="he-IL"/>
        </w:rPr>
        <w:t xml:space="preserve"> המצ"ב</w:t>
      </w:r>
      <w:r w:rsidRPr="00C140D3">
        <w:rPr>
          <w:rFonts w:ascii="Times New Roman" w:eastAsia="Times New Roman" w:hAnsi="Times New Roman" w:cs="David"/>
          <w:sz w:val="20"/>
          <w:szCs w:val="24"/>
          <w:rtl/>
          <w:lang w:eastAsia="he-IL"/>
        </w:rPr>
        <w:t>.</w:t>
      </w:r>
    </w:p>
    <w:p w14:paraId="1E8D8633" w14:textId="77777777" w:rsidR="00C140D3" w:rsidRPr="00C140D3" w:rsidRDefault="00C140D3" w:rsidP="00C140D3">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36620508"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הכותרות בחוזה זה </w:t>
      </w:r>
      <w:r w:rsidRPr="00C140D3">
        <w:rPr>
          <w:rFonts w:ascii="Times New Roman" w:eastAsia="Times New Roman" w:hAnsi="Times New Roman" w:cs="David" w:hint="cs"/>
          <w:sz w:val="20"/>
          <w:szCs w:val="24"/>
          <w:rtl/>
          <w:lang w:eastAsia="he-IL"/>
        </w:rPr>
        <w:t xml:space="preserve">הינן לנוחיות בלבד ובכל מקרה </w:t>
      </w:r>
      <w:r w:rsidRPr="00C140D3">
        <w:rPr>
          <w:rFonts w:ascii="Times New Roman" w:eastAsia="Times New Roman" w:hAnsi="Times New Roman" w:cs="David"/>
          <w:sz w:val="20"/>
          <w:szCs w:val="24"/>
          <w:rtl/>
          <w:lang w:eastAsia="he-IL"/>
        </w:rPr>
        <w:t xml:space="preserve">לא ישמשו </w:t>
      </w:r>
      <w:r w:rsidRPr="00C140D3">
        <w:rPr>
          <w:rFonts w:ascii="Times New Roman" w:eastAsia="Times New Roman" w:hAnsi="Times New Roman" w:cs="David" w:hint="cs"/>
          <w:sz w:val="20"/>
          <w:szCs w:val="24"/>
          <w:rtl/>
          <w:lang w:eastAsia="he-IL"/>
        </w:rPr>
        <w:t>ל</w:t>
      </w:r>
      <w:r w:rsidRPr="00C140D3">
        <w:rPr>
          <w:rFonts w:ascii="Times New Roman" w:eastAsia="Times New Roman" w:hAnsi="Times New Roman" w:cs="David"/>
          <w:sz w:val="20"/>
          <w:szCs w:val="24"/>
          <w:rtl/>
          <w:lang w:eastAsia="he-IL"/>
        </w:rPr>
        <w:t>פרש</w:t>
      </w:r>
      <w:r w:rsidRPr="00C140D3">
        <w:rPr>
          <w:rFonts w:ascii="Times New Roman" w:eastAsia="Times New Roman" w:hAnsi="Times New Roman" w:cs="David" w:hint="cs"/>
          <w:sz w:val="20"/>
          <w:szCs w:val="24"/>
          <w:rtl/>
          <w:lang w:eastAsia="he-IL"/>
        </w:rPr>
        <w:t>נות</w:t>
      </w:r>
      <w:r w:rsidRPr="00C140D3">
        <w:rPr>
          <w:rFonts w:ascii="Times New Roman" w:eastAsia="Times New Roman" w:hAnsi="Times New Roman" w:cs="David"/>
          <w:sz w:val="20"/>
          <w:szCs w:val="24"/>
          <w:rtl/>
          <w:lang w:eastAsia="he-IL"/>
        </w:rPr>
        <w:t>ו.</w:t>
      </w:r>
    </w:p>
    <w:p w14:paraId="6967C7B7"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הנספחים לחוזה זה מהווים חלק בלתי נפרד הימנו ואלה הם:</w:t>
      </w:r>
    </w:p>
    <w:p w14:paraId="4D65A014" w14:textId="77777777" w:rsidR="00C140D3" w:rsidRPr="00C140D3" w:rsidRDefault="00C140D3" w:rsidP="00C140D3">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4EBB0EFC"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 xml:space="preserve">נספח א' </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t>נספח כללי;</w:t>
      </w:r>
    </w:p>
    <w:p w14:paraId="793AACB7"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נספח ב'</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sz w:val="20"/>
          <w:szCs w:val="24"/>
          <w:rtl/>
          <w:lang w:eastAsia="he-IL"/>
        </w:rPr>
        <w:tab/>
        <w:t>שירותי המתכנן;</w:t>
      </w:r>
    </w:p>
    <w:p w14:paraId="5B00DA25"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C140D3">
        <w:rPr>
          <w:rFonts w:ascii="Times New Roman" w:eastAsia="Times New Roman" w:hAnsi="Times New Roman" w:cs="David"/>
          <w:b/>
          <w:bCs/>
          <w:color w:val="000000"/>
          <w:sz w:val="20"/>
          <w:szCs w:val="24"/>
          <w:rtl/>
          <w:lang w:eastAsia="he-IL"/>
        </w:rPr>
        <w:t>נספח ג'</w:t>
      </w:r>
      <w:r w:rsidRPr="00C140D3">
        <w:rPr>
          <w:rFonts w:ascii="Times New Roman" w:eastAsia="Times New Roman" w:hAnsi="Times New Roman" w:cs="David"/>
          <w:color w:val="000000"/>
          <w:sz w:val="20"/>
          <w:szCs w:val="24"/>
          <w:rtl/>
          <w:lang w:eastAsia="he-IL"/>
        </w:rPr>
        <w:t xml:space="preserve"> </w:t>
      </w:r>
      <w:r w:rsidRPr="00C140D3">
        <w:rPr>
          <w:rFonts w:ascii="Times New Roman" w:eastAsia="Times New Roman" w:hAnsi="Times New Roman" w:cs="David"/>
          <w:color w:val="000000"/>
          <w:sz w:val="20"/>
          <w:szCs w:val="24"/>
          <w:lang w:eastAsia="he-IL"/>
        </w:rPr>
        <w:t>–</w:t>
      </w:r>
      <w:r w:rsidRPr="00C140D3">
        <w:rPr>
          <w:rFonts w:ascii="Times New Roman" w:eastAsia="Times New Roman" w:hAnsi="Times New Roman" w:cs="David"/>
          <w:color w:val="000000"/>
          <w:sz w:val="20"/>
          <w:szCs w:val="24"/>
          <w:rtl/>
          <w:lang w:eastAsia="he-IL"/>
        </w:rPr>
        <w:t xml:space="preserve"> </w:t>
      </w:r>
      <w:r w:rsidRPr="00C140D3">
        <w:rPr>
          <w:rFonts w:ascii="Times New Roman" w:eastAsia="Times New Roman" w:hAnsi="Times New Roman" w:cs="David"/>
          <w:color w:val="000000"/>
          <w:sz w:val="20"/>
          <w:szCs w:val="24"/>
          <w:rtl/>
          <w:lang w:eastAsia="he-IL"/>
        </w:rPr>
        <w:tab/>
        <w:t>לוח זמנים;</w:t>
      </w:r>
    </w:p>
    <w:p w14:paraId="4ABDAC69"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C140D3">
        <w:rPr>
          <w:rFonts w:ascii="Times New Roman" w:eastAsia="Times New Roman" w:hAnsi="Times New Roman" w:cs="David"/>
          <w:b/>
          <w:bCs/>
          <w:color w:val="000000"/>
          <w:sz w:val="20"/>
          <w:szCs w:val="24"/>
          <w:rtl/>
          <w:lang w:eastAsia="he-IL"/>
        </w:rPr>
        <w:t>נספח ד'</w:t>
      </w:r>
      <w:r w:rsidRPr="00C140D3">
        <w:rPr>
          <w:rFonts w:ascii="Times New Roman" w:eastAsia="Times New Roman" w:hAnsi="Times New Roman" w:cs="David"/>
          <w:color w:val="000000"/>
          <w:sz w:val="20"/>
          <w:szCs w:val="24"/>
          <w:rtl/>
          <w:lang w:eastAsia="he-IL"/>
        </w:rPr>
        <w:t xml:space="preserve"> - </w:t>
      </w:r>
      <w:r w:rsidRPr="00C140D3">
        <w:rPr>
          <w:rFonts w:ascii="Times New Roman" w:eastAsia="Times New Roman" w:hAnsi="Times New Roman" w:cs="David"/>
          <w:color w:val="000000"/>
          <w:sz w:val="20"/>
          <w:szCs w:val="24"/>
          <w:rtl/>
          <w:lang w:eastAsia="he-IL"/>
        </w:rPr>
        <w:tab/>
        <w:t>שכר המתכנן;</w:t>
      </w:r>
    </w:p>
    <w:p w14:paraId="698C125B"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C140D3">
        <w:rPr>
          <w:rFonts w:ascii="Times New Roman" w:eastAsia="Times New Roman" w:hAnsi="Times New Roman" w:cs="David"/>
          <w:b/>
          <w:bCs/>
          <w:color w:val="000000"/>
          <w:sz w:val="20"/>
          <w:szCs w:val="24"/>
          <w:rtl/>
          <w:lang w:eastAsia="he-IL"/>
        </w:rPr>
        <w:t>נספח ה'</w:t>
      </w:r>
      <w:r w:rsidRPr="00C140D3">
        <w:rPr>
          <w:rFonts w:ascii="Times New Roman" w:eastAsia="Times New Roman" w:hAnsi="Times New Roman" w:cs="David"/>
          <w:color w:val="000000"/>
          <w:sz w:val="20"/>
          <w:szCs w:val="24"/>
          <w:rtl/>
          <w:lang w:eastAsia="he-IL"/>
        </w:rPr>
        <w:t xml:space="preserve"> - </w:t>
      </w:r>
      <w:r w:rsidRPr="00C140D3">
        <w:rPr>
          <w:rFonts w:ascii="Times New Roman" w:eastAsia="Times New Roman" w:hAnsi="Times New Roman" w:cs="David"/>
          <w:color w:val="000000"/>
          <w:sz w:val="20"/>
          <w:szCs w:val="24"/>
          <w:rtl/>
          <w:lang w:eastAsia="he-IL"/>
        </w:rPr>
        <w:tab/>
        <w:t>תשלומי שכר המתכנן;</w:t>
      </w:r>
    </w:p>
    <w:p w14:paraId="3DA92193"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 xml:space="preserve">נספח ו </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t>הצהרה והתחייבות לשמירת סודיות;</w:t>
      </w:r>
    </w:p>
    <w:p w14:paraId="1C79C930"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נספח ז</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sz w:val="20"/>
          <w:szCs w:val="24"/>
          <w:rtl/>
          <w:lang w:eastAsia="he-IL"/>
        </w:rPr>
        <w:tab/>
        <w:t>אישור על קיום ביטוחי המתכנן;</w:t>
      </w:r>
    </w:p>
    <w:p w14:paraId="0728068A"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נספח ח'</w:t>
      </w:r>
      <w:r w:rsidRPr="00C140D3">
        <w:rPr>
          <w:rFonts w:ascii="Times New Roman" w:eastAsia="Times New Roman" w:hAnsi="Times New Roman" w:cs="David"/>
          <w:sz w:val="20"/>
          <w:szCs w:val="24"/>
          <w:rtl/>
          <w:lang w:eastAsia="he-IL"/>
        </w:rPr>
        <w:t xml:space="preserve"> - </w:t>
      </w:r>
      <w:r w:rsidRPr="00C140D3">
        <w:rPr>
          <w:rFonts w:ascii="Times New Roman" w:eastAsia="Times New Roman" w:hAnsi="Times New Roman" w:cs="David"/>
          <w:sz w:val="20"/>
          <w:szCs w:val="24"/>
          <w:rtl/>
          <w:lang w:eastAsia="he-IL"/>
        </w:rPr>
        <w:tab/>
        <w:t>רשימת התכניות והמסמכים שעל המתכנן להנפיק.</w:t>
      </w:r>
    </w:p>
    <w:p w14:paraId="258F9647"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נספח ט'</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sz w:val="20"/>
          <w:szCs w:val="24"/>
          <w:rtl/>
          <w:lang w:eastAsia="he-IL"/>
        </w:rPr>
        <w:tab/>
        <w:t>אישור להשלמת הפרויקט/קטע מהפרויקט.</w:t>
      </w:r>
    </w:p>
    <w:p w14:paraId="1084F9D6" w14:textId="77777777" w:rsidR="00C140D3" w:rsidRPr="00C140D3" w:rsidRDefault="00C140D3" w:rsidP="00C140D3">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 xml:space="preserve">נספח י' </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t>נספח היעדר תביעות.</w:t>
      </w:r>
    </w:p>
    <w:p w14:paraId="58714AA0"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שירותי המתכנן</w:t>
      </w:r>
    </w:p>
    <w:p w14:paraId="0D48CBB2"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המזמין מוסר בזה למתכנן והמתכנן מקבל על עצמו את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w:t>
      </w:r>
    </w:p>
    <w:p w14:paraId="3CBB30E6"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מצהיר ומאשר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הינו מכיר ויודע את כל הנדרש למטרת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רותי המתכנן וכי הינו מורשה על פי </w:t>
      </w:r>
      <w:r w:rsidRPr="00C140D3">
        <w:rPr>
          <w:rFonts w:ascii="Times New Roman" w:eastAsia="Times New Roman" w:hAnsi="Times New Roman" w:cs="David" w:hint="cs"/>
          <w:sz w:val="20"/>
          <w:szCs w:val="24"/>
          <w:rtl/>
          <w:lang w:eastAsia="he-IL"/>
        </w:rPr>
        <w:t xml:space="preserve">כל </w:t>
      </w:r>
      <w:r w:rsidRPr="00C140D3">
        <w:rPr>
          <w:rFonts w:ascii="Times New Roman" w:eastAsia="Times New Roman" w:hAnsi="Times New Roman" w:cs="David"/>
          <w:sz w:val="20"/>
          <w:szCs w:val="24"/>
          <w:rtl/>
          <w:lang w:eastAsia="he-IL"/>
        </w:rPr>
        <w:t>דין למתן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w:t>
      </w:r>
      <w:r w:rsidRPr="00C140D3">
        <w:rPr>
          <w:rFonts w:ascii="Times New Roman" w:eastAsia="Times New Roman" w:hAnsi="Times New Roman" w:cs="David" w:hint="cs"/>
          <w:sz w:val="20"/>
          <w:szCs w:val="24"/>
          <w:rtl/>
          <w:lang w:eastAsia="he-IL"/>
        </w:rPr>
        <w:t xml:space="preserve"> </w:t>
      </w:r>
      <w:r w:rsidRPr="00C140D3">
        <w:rPr>
          <w:rFonts w:ascii="Times New Roman" w:eastAsia="Times New Roman" w:hAnsi="Times New Roman" w:cs="David"/>
          <w:sz w:val="20"/>
          <w:szCs w:val="24"/>
          <w:rtl/>
          <w:lang w:eastAsia="he-IL"/>
        </w:rPr>
        <w:t xml:space="preserve"> המתכנן, לרבות</w:t>
      </w:r>
      <w:r w:rsidRPr="00C140D3">
        <w:rPr>
          <w:rFonts w:ascii="Times New Roman" w:eastAsia="Times New Roman" w:hAnsi="Times New Roman" w:cs="David" w:hint="cs"/>
          <w:sz w:val="20"/>
          <w:szCs w:val="24"/>
          <w:rtl/>
          <w:lang w:eastAsia="he-IL"/>
        </w:rPr>
        <w:t xml:space="preserve"> אך לא רק</w:t>
      </w:r>
      <w:r w:rsidRPr="00C140D3">
        <w:rPr>
          <w:rFonts w:ascii="Times New Roman" w:eastAsia="Times New Roman" w:hAnsi="Times New Roman" w:cs="David"/>
          <w:sz w:val="20"/>
          <w:szCs w:val="24"/>
          <w:rtl/>
          <w:lang w:eastAsia="he-IL"/>
        </w:rPr>
        <w:t>,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חוק המהנדסים והאדריכלים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תשי"ח - 1958, כי יש בידו ר</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שיון </w:t>
      </w:r>
      <w:r w:rsidRPr="00C140D3">
        <w:rPr>
          <w:rFonts w:ascii="Times New Roman" w:eastAsia="Times New Roman" w:hAnsi="Times New Roman" w:cs="David" w:hint="cs"/>
          <w:sz w:val="20"/>
          <w:szCs w:val="24"/>
          <w:rtl/>
          <w:lang w:eastAsia="he-IL"/>
        </w:rPr>
        <w:t xml:space="preserve">בר </w:t>
      </w:r>
      <w:r w:rsidRPr="00C140D3">
        <w:rPr>
          <w:rFonts w:ascii="Times New Roman" w:eastAsia="Times New Roman" w:hAnsi="Times New Roman" w:cs="David"/>
          <w:sz w:val="20"/>
          <w:szCs w:val="24"/>
          <w:rtl/>
          <w:lang w:eastAsia="he-IL"/>
        </w:rPr>
        <w:t>ת</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קף לביצוע שירותי </w:t>
      </w:r>
      <w:r w:rsidRPr="00C140D3">
        <w:rPr>
          <w:rFonts w:ascii="Times New Roman" w:eastAsia="Times New Roman" w:hAnsi="Times New Roman" w:cs="David" w:hint="cs"/>
          <w:sz w:val="20"/>
          <w:szCs w:val="24"/>
          <w:rtl/>
          <w:lang w:eastAsia="he-IL"/>
        </w:rPr>
        <w:t xml:space="preserve"> המתכנן על פי הדין</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כי הוא בעל הכישורים, הר</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שיונות, הידע, הניסיון והאמצעים המאפשרים לו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ביצועם ברמה מקצועית גבוהה ובהתאם למותנה בחוזה.</w:t>
      </w:r>
    </w:p>
    <w:p w14:paraId="744FBB19"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מצהיר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ידוע לו שש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שיקול דעתו</w:t>
      </w:r>
      <w:r w:rsidRPr="00C140D3">
        <w:rPr>
          <w:rFonts w:ascii="Times New Roman" w:eastAsia="Times New Roman" w:hAnsi="Times New Roman" w:cs="David" w:hint="cs"/>
          <w:sz w:val="20"/>
          <w:szCs w:val="24"/>
          <w:rtl/>
          <w:lang w:eastAsia="he-IL"/>
        </w:rPr>
        <w:t xml:space="preserve"> הבלעדי</w:t>
      </w:r>
      <w:r w:rsidRPr="00C140D3">
        <w:rPr>
          <w:rFonts w:ascii="Times New Roman" w:eastAsia="Times New Roman" w:hAnsi="Times New Roman" w:cs="David"/>
          <w:sz w:val="20"/>
          <w:szCs w:val="24"/>
          <w:rtl/>
          <w:lang w:eastAsia="he-IL"/>
        </w:rPr>
        <w:t xml:space="preserve"> ו</w:t>
      </w:r>
      <w:r w:rsidRPr="00C140D3">
        <w:rPr>
          <w:rFonts w:ascii="Times New Roman" w:eastAsia="Times New Roman" w:hAnsi="Times New Roman" w:cs="David" w:hint="cs"/>
          <w:sz w:val="20"/>
          <w:szCs w:val="24"/>
          <w:rtl/>
          <w:lang w:eastAsia="he-IL"/>
        </w:rPr>
        <w:t xml:space="preserve">כי </w:t>
      </w:r>
      <w:r w:rsidRPr="00C140D3">
        <w:rPr>
          <w:rFonts w:ascii="Times New Roman" w:eastAsia="Times New Roman" w:hAnsi="Times New Roman" w:cs="David"/>
          <w:sz w:val="20"/>
          <w:szCs w:val="24"/>
          <w:rtl/>
          <w:lang w:eastAsia="he-IL"/>
        </w:rPr>
        <w:t xml:space="preserve">הם יינתנו על ידו בשלבי עבודה כמפורט בנספח </w:t>
      </w:r>
      <w:r w:rsidRPr="00C140D3">
        <w:rPr>
          <w:rFonts w:ascii="Times New Roman" w:eastAsia="Times New Roman" w:hAnsi="Times New Roman" w:cs="David"/>
          <w:bCs/>
          <w:sz w:val="20"/>
          <w:szCs w:val="24"/>
          <w:rtl/>
          <w:lang w:eastAsia="he-IL"/>
        </w:rPr>
        <w:t>ב'</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המצ"ב</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עוד</w:t>
      </w:r>
      <w:r w:rsidRPr="00C140D3">
        <w:rPr>
          <w:rFonts w:ascii="Times New Roman" w:eastAsia="Times New Roman" w:hAnsi="Times New Roman" w:cs="David"/>
          <w:sz w:val="20"/>
          <w:szCs w:val="24"/>
          <w:rtl/>
          <w:lang w:eastAsia="he-IL"/>
        </w:rPr>
        <w:t xml:space="preserve"> מוסיף ומצהיר</w:t>
      </w:r>
      <w:r w:rsidRPr="00C140D3">
        <w:rPr>
          <w:rFonts w:ascii="Times New Roman" w:eastAsia="Times New Roman" w:hAnsi="Times New Roman" w:cs="David" w:hint="cs"/>
          <w:sz w:val="20"/>
          <w:szCs w:val="24"/>
          <w:rtl/>
          <w:lang w:eastAsia="he-IL"/>
        </w:rPr>
        <w:t xml:space="preserve"> המתכנן,</w:t>
      </w:r>
      <w:r w:rsidRPr="00C140D3">
        <w:rPr>
          <w:rFonts w:ascii="Times New Roman" w:eastAsia="Times New Roman" w:hAnsi="Times New Roman" w:cs="David"/>
          <w:sz w:val="20"/>
          <w:szCs w:val="24"/>
          <w:rtl/>
          <w:lang w:eastAsia="he-IL"/>
        </w:rPr>
        <w:t xml:space="preserve"> כי ידוע לו שהמזמין אינו מתחייב להזמין מ</w:t>
      </w:r>
      <w:r w:rsidRPr="00C140D3">
        <w:rPr>
          <w:rFonts w:ascii="Times New Roman" w:eastAsia="Times New Roman" w:hAnsi="Times New Roman" w:cs="David" w:hint="cs"/>
          <w:sz w:val="20"/>
          <w:szCs w:val="24"/>
          <w:rtl/>
          <w:lang w:eastAsia="he-IL"/>
        </w:rPr>
        <w:t>מנו</w:t>
      </w:r>
      <w:r w:rsidRPr="00C140D3">
        <w:rPr>
          <w:rFonts w:ascii="Times New Roman" w:eastAsia="Times New Roman" w:hAnsi="Times New Roman" w:cs="David"/>
          <w:sz w:val="20"/>
          <w:szCs w:val="24"/>
          <w:rtl/>
          <w:lang w:eastAsia="he-IL"/>
        </w:rPr>
        <w:t xml:space="preserve"> שירותים נוספים מעבר לנקוב בחוזה זה ו</w:t>
      </w:r>
      <w:r w:rsidRPr="00C140D3">
        <w:rPr>
          <w:rFonts w:ascii="Times New Roman" w:eastAsia="Times New Roman" w:hAnsi="Times New Roman" w:cs="David" w:hint="cs"/>
          <w:sz w:val="20"/>
          <w:szCs w:val="24"/>
          <w:rtl/>
          <w:lang w:eastAsia="he-IL"/>
        </w:rPr>
        <w:t xml:space="preserve">כמפורט </w:t>
      </w:r>
      <w:r w:rsidRPr="00C140D3">
        <w:rPr>
          <w:rFonts w:ascii="Times New Roman" w:eastAsia="Times New Roman" w:hAnsi="Times New Roman" w:cs="David"/>
          <w:sz w:val="20"/>
          <w:szCs w:val="24"/>
          <w:rtl/>
          <w:lang w:eastAsia="he-IL"/>
        </w:rPr>
        <w:t xml:space="preserve">בנספח </w:t>
      </w:r>
      <w:r w:rsidRPr="00C140D3">
        <w:rPr>
          <w:rFonts w:ascii="Times New Roman" w:eastAsia="Times New Roman" w:hAnsi="Times New Roman" w:cs="David"/>
          <w:bCs/>
          <w:sz w:val="20"/>
          <w:szCs w:val="24"/>
          <w:rtl/>
          <w:lang w:eastAsia="he-IL"/>
        </w:rPr>
        <w:t xml:space="preserve">ב' </w:t>
      </w:r>
      <w:r w:rsidRPr="00C140D3">
        <w:rPr>
          <w:rFonts w:ascii="Times New Roman" w:eastAsia="Times New Roman" w:hAnsi="Times New Roman" w:cs="David" w:hint="cs"/>
          <w:sz w:val="20"/>
          <w:szCs w:val="24"/>
          <w:rtl/>
          <w:lang w:eastAsia="he-IL"/>
        </w:rPr>
        <w:t>המצ"ב</w:t>
      </w:r>
      <w:r w:rsidRPr="00C140D3">
        <w:rPr>
          <w:rFonts w:ascii="Times New Roman" w:eastAsia="Times New Roman" w:hAnsi="Times New Roman" w:cs="David"/>
          <w:sz w:val="20"/>
          <w:szCs w:val="24"/>
          <w:rtl/>
          <w:lang w:eastAsia="he-IL"/>
        </w:rPr>
        <w:t>.</w:t>
      </w:r>
    </w:p>
    <w:p w14:paraId="31C99C3A"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המתכנן מתחייב לבצע את שרותי המתכנן בזהירות, בנאמנות וברמה מקצועית גבוהה, תוך ציות לדין ולהנחת דעת המזמין, ותוך שמירת לוחות הזמנים והמסגרת התקציבית, </w:t>
      </w:r>
      <w:r w:rsidRPr="00C140D3">
        <w:rPr>
          <w:rFonts w:ascii="Times New Roman" w:eastAsia="Times New Roman" w:hAnsi="Times New Roman" w:cs="David"/>
          <w:sz w:val="20"/>
          <w:szCs w:val="24"/>
          <w:rtl/>
          <w:lang w:eastAsia="he-IL"/>
        </w:rPr>
        <w:lastRenderedPageBreak/>
        <w:t>שייקבעו על ידי המזמין.</w:t>
      </w:r>
    </w:p>
    <w:p w14:paraId="1E7B3783"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כפי שיקבעו מ</w:t>
      </w:r>
      <w:r w:rsidRPr="00C140D3">
        <w:rPr>
          <w:rFonts w:ascii="Times New Roman" w:eastAsia="Times New Roman" w:hAnsi="Times New Roman" w:cs="David" w:hint="cs"/>
          <w:sz w:val="20"/>
          <w:szCs w:val="24"/>
          <w:rtl/>
          <w:lang w:eastAsia="he-IL"/>
        </w:rPr>
        <w:t>עת לעת</w:t>
      </w:r>
      <w:r w:rsidRPr="00C140D3">
        <w:rPr>
          <w:rFonts w:ascii="Times New Roman" w:eastAsia="Times New Roman" w:hAnsi="Times New Roman" w:cs="David"/>
          <w:sz w:val="20"/>
          <w:szCs w:val="24"/>
          <w:rtl/>
          <w:lang w:eastAsia="he-IL"/>
        </w:rPr>
        <w:t xml:space="preserve"> ע"י המזמין ויהיה חייב לנהוג לפיהם ולקיימם ללא סטייה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אלא אם כן ק</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בל הוראה</w:t>
      </w:r>
      <w:r w:rsidRPr="00C140D3">
        <w:rPr>
          <w:rFonts w:ascii="Times New Roman" w:eastAsia="Times New Roman" w:hAnsi="Times New Roman" w:cs="David" w:hint="cs"/>
          <w:sz w:val="20"/>
          <w:szCs w:val="24"/>
          <w:rtl/>
          <w:lang w:eastAsia="he-IL"/>
        </w:rPr>
        <w:t xml:space="preserve"> מפורשת</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 בכתב מהמזמין.</w:t>
      </w:r>
    </w:p>
    <w:p w14:paraId="780D5947"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רותי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הכל כפי שיקבע ע"י המנהל. כן מתחייב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להשתתף בת</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אום מראש בכל ישיבות התיאום אליהן יוזמן.</w:t>
      </w:r>
    </w:p>
    <w:p w14:paraId="3326FDF1"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ישמור על נוהלי קשר, תיאום, ר</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שום וצורת המסמכים לפי דרישת המנהל.</w:t>
      </w:r>
    </w:p>
    <w:p w14:paraId="79E8D7D8"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כל עוד לא יקבע אחרת ע"י המזמין, יהיה המנהל כ</w:t>
      </w:r>
      <w:r w:rsidRPr="00C140D3">
        <w:rPr>
          <w:rFonts w:ascii="Times New Roman" w:eastAsia="Times New Roman" w:hAnsi="Times New Roman" w:cs="David" w:hint="cs"/>
          <w:sz w:val="20"/>
          <w:szCs w:val="24"/>
          <w:rtl/>
          <w:lang w:eastAsia="he-IL"/>
        </w:rPr>
        <w:t>הגדרתו</w:t>
      </w:r>
      <w:r w:rsidRPr="00C140D3">
        <w:rPr>
          <w:rFonts w:ascii="Times New Roman" w:eastAsia="Times New Roman" w:hAnsi="Times New Roman" w:cs="David"/>
          <w:sz w:val="20"/>
          <w:szCs w:val="24"/>
          <w:rtl/>
          <w:lang w:eastAsia="he-IL"/>
        </w:rPr>
        <w:t xml:space="preserve"> בנספח </w:t>
      </w:r>
      <w:r w:rsidRPr="00C140D3">
        <w:rPr>
          <w:rFonts w:ascii="Times New Roman" w:eastAsia="Times New Roman" w:hAnsi="Times New Roman" w:cs="David"/>
          <w:bCs/>
          <w:sz w:val="20"/>
          <w:szCs w:val="24"/>
          <w:rtl/>
          <w:lang w:eastAsia="he-IL"/>
        </w:rPr>
        <w:t xml:space="preserve">א' </w:t>
      </w:r>
      <w:r w:rsidRPr="00C140D3">
        <w:rPr>
          <w:rFonts w:ascii="Times New Roman" w:eastAsia="Times New Roman" w:hAnsi="Times New Roman" w:cs="David"/>
          <w:sz w:val="20"/>
          <w:szCs w:val="24"/>
          <w:rtl/>
          <w:lang w:eastAsia="he-IL"/>
        </w:rPr>
        <w:t>ועל המתכנן להיות</w:t>
      </w:r>
      <w:r w:rsidRPr="00C140D3">
        <w:rPr>
          <w:rFonts w:ascii="Times New Roman" w:eastAsia="Times New Roman" w:hAnsi="Times New Roman" w:cs="David" w:hint="cs"/>
          <w:sz w:val="20"/>
          <w:szCs w:val="24"/>
          <w:rtl/>
          <w:lang w:eastAsia="he-IL"/>
        </w:rPr>
        <w:t xml:space="preserve"> עמו</w:t>
      </w:r>
      <w:r w:rsidRPr="00C140D3">
        <w:rPr>
          <w:rFonts w:ascii="Times New Roman" w:eastAsia="Times New Roman" w:hAnsi="Times New Roman" w:cs="David"/>
          <w:sz w:val="20"/>
          <w:szCs w:val="24"/>
          <w:rtl/>
          <w:lang w:eastAsia="he-IL"/>
        </w:rPr>
        <w:t xml:space="preserve"> בקשר מתמי</w:t>
      </w:r>
      <w:r w:rsidRPr="00C140D3">
        <w:rPr>
          <w:rFonts w:ascii="Times New Roman" w:eastAsia="Times New Roman" w:hAnsi="Times New Roman" w:cs="David" w:hint="cs"/>
          <w:sz w:val="20"/>
          <w:szCs w:val="24"/>
          <w:rtl/>
          <w:lang w:eastAsia="he-IL"/>
        </w:rPr>
        <w:t>ד</w:t>
      </w:r>
      <w:r w:rsidRPr="00C140D3">
        <w:rPr>
          <w:rFonts w:ascii="Times New Roman" w:eastAsia="Times New Roman" w:hAnsi="Times New Roman" w:cs="David"/>
          <w:sz w:val="20"/>
          <w:szCs w:val="24"/>
          <w:rtl/>
          <w:lang w:eastAsia="he-IL"/>
        </w:rPr>
        <w:t xml:space="preserve"> ולתאם עמו את כל פעולותיו, אלא אם נקבע </w:t>
      </w:r>
      <w:r w:rsidRPr="00C140D3">
        <w:rPr>
          <w:rFonts w:ascii="Times New Roman" w:eastAsia="Times New Roman" w:hAnsi="Times New Roman" w:cs="David" w:hint="cs"/>
          <w:sz w:val="20"/>
          <w:szCs w:val="24"/>
          <w:rtl/>
          <w:lang w:eastAsia="he-IL"/>
        </w:rPr>
        <w:t xml:space="preserve">מפורשות </w:t>
      </w:r>
      <w:r w:rsidRPr="00C140D3">
        <w:rPr>
          <w:rFonts w:ascii="Times New Roman" w:eastAsia="Times New Roman" w:hAnsi="Times New Roman" w:cs="David"/>
          <w:sz w:val="20"/>
          <w:szCs w:val="24"/>
          <w:rtl/>
          <w:lang w:eastAsia="he-IL"/>
        </w:rPr>
        <w:t>אחרת ע"י המזמין.</w:t>
      </w:r>
    </w:p>
    <w:p w14:paraId="74AD7CBD"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מצהיר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ידועות לו הוראות כל התכניות הקיימות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C140D3">
        <w:rPr>
          <w:rFonts w:ascii="Times New Roman" w:eastAsia="Times New Roman" w:hAnsi="Times New Roman" w:cs="David" w:hint="cs"/>
          <w:sz w:val="20"/>
          <w:szCs w:val="24"/>
          <w:rtl/>
          <w:lang w:eastAsia="he-IL"/>
        </w:rPr>
        <w:t>יהם של</w:t>
      </w:r>
      <w:r w:rsidRPr="00C140D3">
        <w:rPr>
          <w:rFonts w:ascii="Times New Roman" w:eastAsia="Times New Roman" w:hAnsi="Times New Roman" w:cs="David"/>
          <w:sz w:val="20"/>
          <w:szCs w:val="24"/>
          <w:rtl/>
          <w:lang w:eastAsia="he-IL"/>
        </w:rPr>
        <w:t xml:space="preserve"> הדין</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הנהלים</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התקנים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התקנות החלים בקשר עם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שרותי המתכנן והוא מתחייב לפעול בהתאם לקבוע בהם. כמו כן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מצהיר המתכנן כי </w:t>
      </w:r>
      <w:r w:rsidRPr="00C140D3">
        <w:rPr>
          <w:rFonts w:ascii="Times New Roman" w:eastAsia="Times New Roman" w:hAnsi="Times New Roman" w:cs="David" w:hint="cs"/>
          <w:sz w:val="20"/>
          <w:szCs w:val="24"/>
          <w:rtl/>
          <w:lang w:eastAsia="he-IL"/>
        </w:rPr>
        <w:t xml:space="preserve">הוא </w:t>
      </w:r>
      <w:r w:rsidRPr="00C140D3">
        <w:rPr>
          <w:rFonts w:ascii="Times New Roman" w:eastAsia="Times New Roman" w:hAnsi="Times New Roman" w:cs="David"/>
          <w:sz w:val="20"/>
          <w:szCs w:val="24"/>
          <w:rtl/>
          <w:lang w:eastAsia="he-IL"/>
        </w:rPr>
        <w:t xml:space="preserve">בדק בעצמו את כל הנושאים הרלוונטיים </w:t>
      </w:r>
      <w:r w:rsidRPr="00C140D3">
        <w:rPr>
          <w:rFonts w:ascii="Times New Roman" w:eastAsia="Times New Roman" w:hAnsi="Times New Roman" w:cs="David" w:hint="cs"/>
          <w:sz w:val="20"/>
          <w:szCs w:val="24"/>
          <w:rtl/>
          <w:lang w:eastAsia="he-IL"/>
        </w:rPr>
        <w:t xml:space="preserve">ו/או </w:t>
      </w:r>
      <w:r w:rsidRPr="00C140D3">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3E9767DB"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להפיק את כל התכניות </w:t>
      </w:r>
      <w:r w:rsidRPr="00C140D3">
        <w:rPr>
          <w:rFonts w:ascii="Times New Roman" w:eastAsia="Times New Roman" w:hAnsi="Times New Roman" w:cs="David" w:hint="cs"/>
          <w:sz w:val="20"/>
          <w:szCs w:val="24"/>
          <w:rtl/>
          <w:lang w:eastAsia="he-IL"/>
        </w:rPr>
        <w:t>נשוא</w:t>
      </w:r>
      <w:r w:rsidRPr="00C140D3">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באמצעות מחשב בתוכנה או בקבצים במתכונת הקבועה בנספח </w:t>
      </w:r>
      <w:r w:rsidRPr="00C140D3">
        <w:rPr>
          <w:rFonts w:ascii="Times New Roman" w:eastAsia="Times New Roman" w:hAnsi="Times New Roman" w:cs="David"/>
          <w:b/>
          <w:bCs/>
          <w:sz w:val="20"/>
          <w:szCs w:val="24"/>
          <w:rtl/>
          <w:lang w:eastAsia="he-IL"/>
        </w:rPr>
        <w:t>א'</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 xml:space="preserve">המצ"ב </w:t>
      </w:r>
      <w:r w:rsidRPr="00C140D3">
        <w:rPr>
          <w:rFonts w:ascii="Times New Roman" w:eastAsia="Times New Roman" w:hAnsi="Times New Roman" w:cs="David"/>
          <w:sz w:val="20"/>
          <w:szCs w:val="24"/>
          <w:rtl/>
          <w:lang w:eastAsia="he-IL"/>
        </w:rPr>
        <w:t>וע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C140D3">
        <w:rPr>
          <w:rFonts w:ascii="Times New Roman" w:eastAsia="Times New Roman" w:hAnsi="Times New Roman" w:cs="David" w:hint="cs"/>
          <w:sz w:val="20"/>
          <w:szCs w:val="24"/>
          <w:rtl/>
          <w:lang w:eastAsia="he-IL"/>
        </w:rPr>
        <w:t xml:space="preserve"> בנספח </w:t>
      </w:r>
      <w:r w:rsidRPr="00C140D3">
        <w:rPr>
          <w:rFonts w:ascii="Times New Roman" w:eastAsia="Times New Roman" w:hAnsi="Times New Roman" w:cs="David" w:hint="cs"/>
          <w:b/>
          <w:bCs/>
          <w:sz w:val="20"/>
          <w:szCs w:val="24"/>
          <w:rtl/>
          <w:lang w:eastAsia="he-IL"/>
        </w:rPr>
        <w:t>א'</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כאמור.</w:t>
      </w:r>
    </w:p>
    <w:p w14:paraId="51780683"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לא יגיש ליועצים</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לקבלנים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C140D3">
        <w:rPr>
          <w:rFonts w:ascii="Times New Roman" w:eastAsia="Times New Roman" w:hAnsi="Times New Roman" w:cs="David" w:hint="cs"/>
          <w:sz w:val="20"/>
          <w:szCs w:val="24"/>
          <w:rtl/>
          <w:lang w:eastAsia="he-IL"/>
        </w:rPr>
        <w:t xml:space="preserve">מפורשות על פי </w:t>
      </w:r>
      <w:r w:rsidRPr="00C140D3">
        <w:rPr>
          <w:rFonts w:ascii="Times New Roman" w:eastAsia="Times New Roman" w:hAnsi="Times New Roman" w:cs="David"/>
          <w:sz w:val="20"/>
          <w:szCs w:val="24"/>
          <w:rtl/>
          <w:lang w:eastAsia="he-IL"/>
        </w:rPr>
        <w:t>חוזה זה.</w:t>
      </w:r>
    </w:p>
    <w:p w14:paraId="049EB426"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אין לו ולא תהינה לו </w:t>
      </w:r>
      <w:r w:rsidRPr="00C140D3">
        <w:rPr>
          <w:rFonts w:ascii="Times New Roman" w:eastAsia="Times New Roman" w:hAnsi="Times New Roman" w:cs="David" w:hint="cs"/>
          <w:sz w:val="20"/>
          <w:szCs w:val="24"/>
          <w:rtl/>
          <w:lang w:eastAsia="he-IL"/>
        </w:rPr>
        <w:t xml:space="preserve">כל </w:t>
      </w:r>
      <w:r w:rsidRPr="00C140D3">
        <w:rPr>
          <w:rFonts w:ascii="Times New Roman" w:eastAsia="Times New Roman" w:hAnsi="Times New Roman" w:cs="David"/>
          <w:sz w:val="20"/>
          <w:szCs w:val="24"/>
          <w:rtl/>
          <w:lang w:eastAsia="he-IL"/>
        </w:rPr>
        <w:t>תביעות ו/או טענות</w:t>
      </w:r>
      <w:r w:rsidRPr="00C140D3">
        <w:rPr>
          <w:rFonts w:ascii="Times New Roman" w:eastAsia="Times New Roman" w:hAnsi="Times New Roman" w:cs="David" w:hint="cs"/>
          <w:sz w:val="20"/>
          <w:szCs w:val="24"/>
          <w:rtl/>
          <w:lang w:eastAsia="he-IL"/>
        </w:rPr>
        <w:t xml:space="preserve"> ו/או דרישות ו/או תלונות</w:t>
      </w:r>
      <w:r w:rsidRPr="00C140D3">
        <w:rPr>
          <w:rFonts w:ascii="Times New Roman" w:eastAsia="Times New Roman" w:hAnsi="Times New Roman" w:cs="David"/>
          <w:sz w:val="20"/>
          <w:szCs w:val="24"/>
          <w:rtl/>
          <w:lang w:eastAsia="he-IL"/>
        </w:rPr>
        <w:t xml:space="preserve"> כלפי המזמין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כלפי המתכננים האחרים בגין מסירת העבודות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כאמור. משמסר המזמין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 xml:space="preserve">ביצוע </w:t>
      </w:r>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5771C023"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C140D3">
        <w:rPr>
          <w:rFonts w:ascii="Times New Roman" w:eastAsia="Times New Roman" w:hAnsi="Times New Roman" w:cs="David"/>
          <w:sz w:val="24"/>
          <w:szCs w:val="24"/>
          <w:lang w:eastAsia="he-IL"/>
        </w:rPr>
        <w:t>view</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hint="cs"/>
          <w:sz w:val="20"/>
          <w:szCs w:val="24"/>
          <w:rtl/>
          <w:lang w:eastAsia="he-IL"/>
        </w:rPr>
        <w:t>", "רמדורנט"</w:t>
      </w:r>
      <w:r w:rsidRPr="00C140D3">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C140D3">
        <w:rPr>
          <w:rFonts w:ascii="Times New Roman" w:eastAsia="Times New Roman" w:hAnsi="Times New Roman" w:cs="David" w:hint="cs"/>
          <w:sz w:val="20"/>
          <w:szCs w:val="24"/>
          <w:rtl/>
          <w:lang w:eastAsia="he-IL"/>
        </w:rPr>
        <w:t>.</w:t>
      </w:r>
    </w:p>
    <w:p w14:paraId="41E4F09B"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צוות עובדים ואמצעים</w:t>
      </w:r>
    </w:p>
    <w:p w14:paraId="06EF47BF"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במשך כל תקופת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שרותי המתכנן יקיים משרד מאויש</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מאורגן ומצויד</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באופן שיאפשר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בהתאם להוראות חוזה זה.</w:t>
      </w:r>
    </w:p>
    <w:p w14:paraId="24A03145"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שהרכבם המספרי והמקצועי של צוות עובדיו, כמפורט בנספח </w:t>
      </w:r>
      <w:r w:rsidRPr="00C140D3">
        <w:rPr>
          <w:rFonts w:ascii="Times New Roman" w:eastAsia="Times New Roman" w:hAnsi="Times New Roman" w:cs="David"/>
          <w:bCs/>
          <w:sz w:val="20"/>
          <w:szCs w:val="24"/>
          <w:rtl/>
          <w:lang w:eastAsia="he-IL"/>
        </w:rPr>
        <w:t>א'</w:t>
      </w:r>
      <w:r w:rsidRPr="00C140D3">
        <w:rPr>
          <w:rFonts w:ascii="Times New Roman" w:eastAsia="Times New Roman" w:hAnsi="Times New Roman" w:cs="David" w:hint="cs"/>
          <w:bCs/>
          <w:sz w:val="20"/>
          <w:szCs w:val="24"/>
          <w:rtl/>
          <w:lang w:eastAsia="he-IL"/>
        </w:rPr>
        <w:t xml:space="preserve"> </w:t>
      </w:r>
      <w:r w:rsidRPr="00C140D3">
        <w:rPr>
          <w:rFonts w:ascii="Times New Roman" w:eastAsia="Times New Roman" w:hAnsi="Times New Roman" w:cs="David" w:hint="cs"/>
          <w:b/>
          <w:sz w:val="20"/>
          <w:szCs w:val="24"/>
          <w:rtl/>
          <w:lang w:eastAsia="he-IL"/>
        </w:rPr>
        <w:t>המצ"ב,</w:t>
      </w:r>
      <w:r w:rsidRPr="00C140D3">
        <w:rPr>
          <w:rFonts w:ascii="Times New Roman" w:eastAsia="Times New Roman" w:hAnsi="Times New Roman" w:cs="David"/>
          <w:sz w:val="20"/>
          <w:szCs w:val="24"/>
          <w:rtl/>
          <w:lang w:eastAsia="he-IL"/>
        </w:rPr>
        <w:t xml:space="preserve"> יתאים לביצוע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ברמה ובמועדים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המפורטים בחוזה זה ויניח את </w:t>
      </w:r>
      <w:r w:rsidRPr="00C140D3">
        <w:rPr>
          <w:rFonts w:ascii="Times New Roman" w:eastAsia="Times New Roman" w:hAnsi="Times New Roman" w:cs="David"/>
          <w:sz w:val="20"/>
          <w:szCs w:val="24"/>
          <w:rtl/>
          <w:lang w:eastAsia="he-IL"/>
        </w:rPr>
        <w:lastRenderedPageBreak/>
        <w:t>דעתו של המנהל במשך כל תקופת מתן שרותי המתכנן.</w:t>
      </w:r>
    </w:p>
    <w:p w14:paraId="308EF776"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C140D3">
        <w:rPr>
          <w:rFonts w:ascii="Times New Roman" w:eastAsia="Times New Roman" w:hAnsi="Times New Roman" w:cs="David" w:hint="cs"/>
          <w:sz w:val="20"/>
          <w:szCs w:val="24"/>
          <w:rtl/>
          <w:lang w:eastAsia="he-IL"/>
        </w:rPr>
        <w:t xml:space="preserve">המוחלט </w:t>
      </w:r>
      <w:r w:rsidRPr="00C140D3">
        <w:rPr>
          <w:rFonts w:ascii="Times New Roman" w:eastAsia="Times New Roman" w:hAnsi="Times New Roman" w:cs="David"/>
          <w:sz w:val="20"/>
          <w:szCs w:val="24"/>
          <w:rtl/>
          <w:lang w:eastAsia="he-IL"/>
        </w:rPr>
        <w:t>- להורות למתכנן מ</w:t>
      </w:r>
      <w:r w:rsidRPr="00C140D3">
        <w:rPr>
          <w:rFonts w:ascii="Times New Roman" w:eastAsia="Times New Roman" w:hAnsi="Times New Roman" w:cs="David" w:hint="cs"/>
          <w:sz w:val="20"/>
          <w:szCs w:val="24"/>
          <w:rtl/>
          <w:lang w:eastAsia="he-IL"/>
        </w:rPr>
        <w:t>עת לעת,</w:t>
      </w:r>
      <w:r w:rsidRPr="00C140D3">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77B84A12"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מוסכם בזה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C140D3">
        <w:rPr>
          <w:rFonts w:ascii="Times New Roman" w:eastAsia="Times New Roman" w:hAnsi="Times New Roman" w:cs="David"/>
          <w:bCs/>
          <w:sz w:val="20"/>
          <w:szCs w:val="24"/>
          <w:rtl/>
          <w:lang w:eastAsia="he-IL"/>
        </w:rPr>
        <w:t>א'</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המצ"ב</w:t>
      </w:r>
      <w:r w:rsidRPr="00C140D3">
        <w:rPr>
          <w:rFonts w:ascii="Times New Roman" w:eastAsia="Times New Roman" w:hAnsi="Times New Roman" w:cs="David"/>
          <w:sz w:val="20"/>
          <w:szCs w:val="24"/>
          <w:rtl/>
          <w:lang w:eastAsia="he-IL"/>
        </w:rPr>
        <w:t>, מנהלו הראשי של המתכנן למטרת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(להלן: "</w:t>
      </w:r>
      <w:r w:rsidRPr="00C140D3">
        <w:rPr>
          <w:rFonts w:ascii="Times New Roman" w:eastAsia="Times New Roman" w:hAnsi="Times New Roman" w:cs="David"/>
          <w:b/>
          <w:bCs/>
          <w:sz w:val="20"/>
          <w:szCs w:val="24"/>
          <w:rtl/>
          <w:lang w:eastAsia="he-IL"/>
        </w:rPr>
        <w:t>המנהל הראשי</w:t>
      </w:r>
      <w:r w:rsidRPr="00C140D3">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C140D3">
        <w:rPr>
          <w:rFonts w:ascii="Times New Roman" w:eastAsia="Times New Roman" w:hAnsi="Times New Roman" w:cs="David" w:hint="cs"/>
          <w:sz w:val="20"/>
          <w:szCs w:val="24"/>
          <w:rtl/>
          <w:lang w:eastAsia="he-IL"/>
        </w:rPr>
        <w:t xml:space="preserve"> מראש ובכתב</w:t>
      </w:r>
      <w:r w:rsidRPr="00C140D3">
        <w:rPr>
          <w:rFonts w:ascii="Times New Roman" w:eastAsia="Times New Roman" w:hAnsi="Times New Roman" w:cs="David"/>
          <w:sz w:val="20"/>
          <w:szCs w:val="24"/>
          <w:rtl/>
          <w:lang w:eastAsia="he-IL"/>
        </w:rPr>
        <w:t>.</w:t>
      </w:r>
    </w:p>
    <w:p w14:paraId="73FE9D6E"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w:t>
      </w:r>
      <w:r w:rsidRPr="00C140D3">
        <w:rPr>
          <w:rFonts w:ascii="Times New Roman" w:eastAsia="Times New Roman" w:hAnsi="Times New Roman" w:cs="David" w:hint="cs"/>
          <w:sz w:val="20"/>
          <w:szCs w:val="24"/>
          <w:rtl/>
          <w:lang w:eastAsia="he-IL"/>
        </w:rPr>
        <w:t>צהיר, כי ידוע לו, ש</w:t>
      </w:r>
      <w:r w:rsidRPr="00C140D3">
        <w:rPr>
          <w:rFonts w:ascii="Times New Roman" w:eastAsia="Times New Roman" w:hAnsi="Times New Roman" w:cs="David"/>
          <w:sz w:val="20"/>
          <w:szCs w:val="24"/>
          <w:rtl/>
          <w:lang w:eastAsia="he-IL"/>
        </w:rPr>
        <w:t>במשך כל ת</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קפ</w:t>
      </w:r>
      <w:r w:rsidRPr="00C140D3">
        <w:rPr>
          <w:rFonts w:ascii="Times New Roman" w:eastAsia="Times New Roman" w:hAnsi="Times New Roman" w:cs="David" w:hint="cs"/>
          <w:sz w:val="20"/>
          <w:szCs w:val="24"/>
          <w:rtl/>
          <w:lang w:eastAsia="he-IL"/>
        </w:rPr>
        <w:t>ו של</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יעמוד המנהל הראשי בראשו, יהיה מעורב אישית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התכנון. מבלי לגרוע מהתחייבויות המתכנן כמתחייב מ</w:t>
      </w:r>
      <w:r w:rsidRPr="00C140D3">
        <w:rPr>
          <w:rFonts w:ascii="Times New Roman" w:eastAsia="Times New Roman" w:hAnsi="Times New Roman" w:cs="David" w:hint="cs"/>
          <w:sz w:val="20"/>
          <w:szCs w:val="24"/>
          <w:rtl/>
          <w:lang w:eastAsia="he-IL"/>
        </w:rPr>
        <w:t>חוזה זה,</w:t>
      </w:r>
      <w:r w:rsidRPr="00C140D3">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09EA7FC6"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p>
    <w:p w14:paraId="04347752"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hint="cs"/>
          <w:sz w:val="20"/>
          <w:szCs w:val="24"/>
          <w:rtl/>
          <w:lang w:eastAsia="he-IL"/>
        </w:rPr>
        <w:t xml:space="preserve">המזמין רשאי </w:t>
      </w:r>
      <w:r w:rsidRPr="00C140D3">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C140D3">
        <w:rPr>
          <w:rFonts w:ascii="Times New Roman" w:eastAsia="Times New Roman" w:hAnsi="Times New Roman" w:cs="David" w:hint="cs"/>
          <w:sz w:val="20"/>
          <w:szCs w:val="24"/>
          <w:rtl/>
          <w:lang w:eastAsia="he-IL"/>
        </w:rPr>
        <w:t xml:space="preserve">אחר </w:t>
      </w:r>
      <w:r w:rsidRPr="00C140D3">
        <w:rPr>
          <w:rFonts w:ascii="Times New Roman" w:eastAsia="Times New Roman" w:hAnsi="Times New Roman" w:cs="David"/>
          <w:sz w:val="20"/>
          <w:szCs w:val="24"/>
          <w:rtl/>
          <w:lang w:eastAsia="he-IL"/>
        </w:rPr>
        <w:t>דרישת המזמין לאלתר.</w:t>
      </w:r>
    </w:p>
    <w:p w14:paraId="6BD23497"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החלטות המזמין בדבר 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 ו/או החלפת עובד מעובדי המתכנן תינתנה לפי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קול דעתו המוחלט</w:t>
      </w:r>
      <w:r w:rsidRPr="00C140D3">
        <w:rPr>
          <w:rFonts w:ascii="Times New Roman" w:eastAsia="Times New Roman" w:hAnsi="Times New Roman" w:cs="David" w:hint="cs"/>
          <w:sz w:val="20"/>
          <w:szCs w:val="24"/>
          <w:rtl/>
          <w:lang w:eastAsia="he-IL"/>
        </w:rPr>
        <w:t xml:space="preserve"> של המזמין</w:t>
      </w:r>
      <w:r w:rsidRPr="00C140D3">
        <w:rPr>
          <w:rFonts w:ascii="Times New Roman" w:eastAsia="Times New Roman" w:hAnsi="Times New Roman" w:cs="David"/>
          <w:sz w:val="20"/>
          <w:szCs w:val="24"/>
          <w:rtl/>
          <w:lang w:eastAsia="he-IL"/>
        </w:rPr>
        <w:t xml:space="preserve"> וללא צורך במתן נימוקים</w:t>
      </w:r>
      <w:r w:rsidRPr="00C140D3">
        <w:rPr>
          <w:rFonts w:ascii="Times New Roman" w:eastAsia="Times New Roman" w:hAnsi="Times New Roman" w:cs="David" w:hint="cs"/>
          <w:sz w:val="20"/>
          <w:szCs w:val="24"/>
          <w:rtl/>
          <w:lang w:eastAsia="he-IL"/>
        </w:rPr>
        <w:t xml:space="preserve"> כאלה ואחרים</w:t>
      </w:r>
      <w:r w:rsidRPr="00C140D3">
        <w:rPr>
          <w:rFonts w:ascii="Times New Roman" w:eastAsia="Times New Roman" w:hAnsi="Times New Roman" w:cs="David"/>
          <w:sz w:val="20"/>
          <w:szCs w:val="24"/>
          <w:rtl/>
          <w:lang w:eastAsia="he-IL"/>
        </w:rPr>
        <w:t>. אין בהחלטות אלה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כדי לשחרר את המתכנן מאי</w:t>
      </w:r>
      <w:r w:rsidRPr="00C140D3">
        <w:rPr>
          <w:rFonts w:ascii="Times New Roman" w:eastAsia="Times New Roman" w:hAnsi="Times New Roman" w:cs="David" w:hint="cs"/>
          <w:sz w:val="20"/>
          <w:szCs w:val="24"/>
          <w:rtl/>
          <w:lang w:eastAsia="he-IL"/>
        </w:rPr>
        <w:t>לו</w:t>
      </w:r>
      <w:r w:rsidRPr="00C140D3">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C140D3">
        <w:rPr>
          <w:rFonts w:ascii="Times New Roman" w:eastAsia="Times New Roman" w:hAnsi="Times New Roman" w:cs="David" w:hint="cs"/>
          <w:sz w:val="20"/>
          <w:szCs w:val="24"/>
          <w:rtl/>
          <w:lang w:eastAsia="he-IL"/>
        </w:rPr>
        <w:t xml:space="preserve"> ו/או חבות</w:t>
      </w:r>
      <w:r w:rsidRPr="00C140D3">
        <w:rPr>
          <w:rFonts w:ascii="Times New Roman" w:eastAsia="Times New Roman" w:hAnsi="Times New Roman" w:cs="David"/>
          <w:sz w:val="20"/>
          <w:szCs w:val="24"/>
          <w:rtl/>
          <w:lang w:eastAsia="he-IL"/>
        </w:rPr>
        <w:t xml:space="preserve"> שהיא.</w:t>
      </w:r>
    </w:p>
    <w:p w14:paraId="7A3880B5"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לצייד על חשבונו את צוות עובדיו בכל הציוד הדרוש לב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שרותי המתכנן. </w:t>
      </w:r>
      <w:r w:rsidRPr="00C140D3">
        <w:rPr>
          <w:rFonts w:ascii="Times New Roman" w:eastAsia="Times New Roman" w:hAnsi="Times New Roman" w:cs="David" w:hint="cs"/>
          <w:sz w:val="20"/>
          <w:szCs w:val="24"/>
          <w:rtl/>
          <w:lang w:eastAsia="he-IL"/>
        </w:rPr>
        <w:t>האחריות בגין אחזקת</w:t>
      </w:r>
      <w:r w:rsidRPr="00C140D3">
        <w:rPr>
          <w:rFonts w:ascii="Times New Roman" w:eastAsia="Times New Roman" w:hAnsi="Times New Roman" w:cs="David"/>
          <w:sz w:val="20"/>
          <w:szCs w:val="24"/>
          <w:rtl/>
          <w:lang w:eastAsia="he-IL"/>
        </w:rPr>
        <w:t xml:space="preserve"> ושמיר</w:t>
      </w:r>
      <w:r w:rsidRPr="00C140D3">
        <w:rPr>
          <w:rFonts w:ascii="Times New Roman" w:eastAsia="Times New Roman" w:hAnsi="Times New Roman" w:cs="David" w:hint="cs"/>
          <w:sz w:val="20"/>
          <w:szCs w:val="24"/>
          <w:rtl/>
          <w:lang w:eastAsia="he-IL"/>
        </w:rPr>
        <w:t>ת</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ציוד</w:t>
      </w:r>
      <w:r w:rsidRPr="00C140D3">
        <w:rPr>
          <w:rFonts w:ascii="Times New Roman" w:eastAsia="Times New Roman" w:hAnsi="Times New Roman" w:cs="David" w:hint="cs"/>
          <w:sz w:val="20"/>
          <w:szCs w:val="24"/>
          <w:rtl/>
          <w:lang w:eastAsia="he-IL"/>
        </w:rPr>
        <w:t xml:space="preserve"> כאמור,</w:t>
      </w:r>
      <w:r w:rsidRPr="00C140D3">
        <w:rPr>
          <w:rFonts w:ascii="Times New Roman" w:eastAsia="Times New Roman" w:hAnsi="Times New Roman" w:cs="David"/>
          <w:sz w:val="20"/>
          <w:szCs w:val="24"/>
          <w:rtl/>
          <w:lang w:eastAsia="he-IL"/>
        </w:rPr>
        <w:t xml:space="preserve"> תהיה בידי המתכנן ועל חשבונו, והמזמין לא </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ישא בכל אחריות </w:t>
      </w:r>
      <w:r w:rsidRPr="00C140D3">
        <w:rPr>
          <w:rFonts w:ascii="Times New Roman" w:eastAsia="Times New Roman" w:hAnsi="Times New Roman" w:cs="David" w:hint="cs"/>
          <w:sz w:val="20"/>
          <w:szCs w:val="24"/>
          <w:rtl/>
          <w:lang w:eastAsia="he-IL"/>
        </w:rPr>
        <w:t xml:space="preserve">ו/או חבות </w:t>
      </w:r>
      <w:r w:rsidRPr="00C140D3">
        <w:rPr>
          <w:rFonts w:ascii="Times New Roman" w:eastAsia="Times New Roman" w:hAnsi="Times New Roman" w:cs="David"/>
          <w:sz w:val="20"/>
          <w:szCs w:val="24"/>
          <w:rtl/>
          <w:lang w:eastAsia="he-IL"/>
        </w:rPr>
        <w:t>בגין א</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בדן </w:t>
      </w:r>
      <w:r w:rsidRPr="00C140D3">
        <w:rPr>
          <w:rFonts w:ascii="Times New Roman" w:eastAsia="Times New Roman" w:hAnsi="Times New Roman" w:cs="David" w:hint="cs"/>
          <w:sz w:val="20"/>
          <w:szCs w:val="24"/>
          <w:rtl/>
          <w:lang w:eastAsia="he-IL"/>
        </w:rPr>
        <w:t>ן/</w:t>
      </w:r>
      <w:r w:rsidRPr="00C140D3">
        <w:rPr>
          <w:rFonts w:ascii="Times New Roman" w:eastAsia="Times New Roman" w:hAnsi="Times New Roman" w:cs="David"/>
          <w:sz w:val="20"/>
          <w:szCs w:val="24"/>
          <w:rtl/>
          <w:lang w:eastAsia="he-IL"/>
        </w:rPr>
        <w:t>או נזק</w:t>
      </w:r>
      <w:r w:rsidRPr="00C140D3">
        <w:rPr>
          <w:rFonts w:ascii="Times New Roman" w:eastAsia="Times New Roman" w:hAnsi="Times New Roman" w:cs="David" w:hint="cs"/>
          <w:sz w:val="20"/>
          <w:szCs w:val="24"/>
          <w:rtl/>
          <w:lang w:eastAsia="he-IL"/>
        </w:rPr>
        <w:t xml:space="preserve"> ו/או קלקול</w:t>
      </w:r>
      <w:r w:rsidRPr="00C140D3">
        <w:rPr>
          <w:rFonts w:ascii="Times New Roman" w:eastAsia="Times New Roman" w:hAnsi="Times New Roman" w:cs="David"/>
          <w:sz w:val="20"/>
          <w:szCs w:val="24"/>
          <w:rtl/>
          <w:lang w:eastAsia="he-IL"/>
        </w:rPr>
        <w:t xml:space="preserve"> כלשהו לציוד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לכל חלק ממנו מכל סיבה שהיא.</w:t>
      </w:r>
    </w:p>
    <w:p w14:paraId="64AEA9B2"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סמכויות המתכנן</w:t>
      </w:r>
    </w:p>
    <w:p w14:paraId="1BB0FAF1"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במגעים עם רשויות מוסמכות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לרבות עם הרשות המקומית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בכל הנוגע לש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וכל הכרוך בכך</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ובלבד:</w:t>
      </w:r>
    </w:p>
    <w:p w14:paraId="6F97AAE4"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שהמתכנן לא יגיש תכניות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תיקונים לתכניות לא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 הרשויות המוסמכות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אלא אם כן אושרו קודם לכן</w:t>
      </w:r>
      <w:r w:rsidRPr="00C140D3">
        <w:rPr>
          <w:rFonts w:ascii="Times New Roman" w:eastAsia="Times New Roman" w:hAnsi="Times New Roman" w:cs="David" w:hint="cs"/>
          <w:sz w:val="20"/>
          <w:szCs w:val="24"/>
          <w:rtl/>
          <w:lang w:eastAsia="he-IL"/>
        </w:rPr>
        <w:t>, מראש ובכתב,</w:t>
      </w:r>
      <w:r w:rsidRPr="00C140D3">
        <w:rPr>
          <w:rFonts w:ascii="Times New Roman" w:eastAsia="Times New Roman" w:hAnsi="Times New Roman" w:cs="David"/>
          <w:sz w:val="20"/>
          <w:szCs w:val="24"/>
          <w:rtl/>
          <w:lang w:eastAsia="he-IL"/>
        </w:rPr>
        <w:t xml:space="preserve"> ע"י המזמין.</w:t>
      </w:r>
    </w:p>
    <w:p w14:paraId="2883E7A3"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הכרוך בהתחייבות חוקית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כספית</w:t>
      </w:r>
      <w:r w:rsidRPr="00C140D3">
        <w:rPr>
          <w:rFonts w:ascii="Times New Roman" w:eastAsia="Times New Roman" w:hAnsi="Times New Roman" w:cs="David" w:hint="cs"/>
          <w:sz w:val="20"/>
          <w:szCs w:val="24"/>
          <w:rtl/>
          <w:lang w:eastAsia="he-IL"/>
        </w:rPr>
        <w:t xml:space="preserve"> ו/או אחרת,</w:t>
      </w:r>
      <w:r w:rsidRPr="00C140D3">
        <w:rPr>
          <w:rFonts w:ascii="Times New Roman" w:eastAsia="Times New Roman" w:hAnsi="Times New Roman" w:cs="David"/>
          <w:sz w:val="20"/>
          <w:szCs w:val="24"/>
          <w:rtl/>
          <w:lang w:eastAsia="he-IL"/>
        </w:rPr>
        <w:t xml:space="preserve"> אלא בא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שורו של המזמין</w:t>
      </w:r>
      <w:r w:rsidRPr="00C140D3">
        <w:rPr>
          <w:rFonts w:ascii="Times New Roman" w:eastAsia="Times New Roman" w:hAnsi="Times New Roman" w:cs="David" w:hint="cs"/>
          <w:sz w:val="20"/>
          <w:szCs w:val="24"/>
          <w:rtl/>
          <w:lang w:eastAsia="he-IL"/>
        </w:rPr>
        <w:t xml:space="preserve"> מראש ובכתב</w:t>
      </w:r>
      <w:r w:rsidRPr="00C140D3">
        <w:rPr>
          <w:rFonts w:ascii="Times New Roman" w:eastAsia="Times New Roman" w:hAnsi="Times New Roman" w:cs="David"/>
          <w:sz w:val="20"/>
          <w:szCs w:val="24"/>
          <w:rtl/>
          <w:lang w:eastAsia="he-IL"/>
        </w:rPr>
        <w:t>.</w:t>
      </w:r>
    </w:p>
    <w:p w14:paraId="675A26F6"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hint="cs"/>
          <w:sz w:val="20"/>
          <w:szCs w:val="24"/>
          <w:rtl/>
          <w:lang w:eastAsia="he-IL"/>
        </w:rPr>
        <w:t>זולת אם</w:t>
      </w:r>
      <w:r w:rsidRPr="00C140D3">
        <w:rPr>
          <w:rFonts w:ascii="Times New Roman" w:eastAsia="Times New Roman" w:hAnsi="Times New Roman" w:cs="David"/>
          <w:sz w:val="20"/>
          <w:szCs w:val="24"/>
          <w:rtl/>
          <w:lang w:eastAsia="he-IL"/>
        </w:rPr>
        <w:t xml:space="preserve"> יוסמך לכך ע"י המזמין </w:t>
      </w:r>
      <w:r w:rsidRPr="00C140D3">
        <w:rPr>
          <w:rFonts w:ascii="Times New Roman" w:eastAsia="Times New Roman" w:hAnsi="Times New Roman" w:cs="David" w:hint="cs"/>
          <w:sz w:val="20"/>
          <w:szCs w:val="24"/>
          <w:rtl/>
          <w:lang w:eastAsia="he-IL"/>
        </w:rPr>
        <w:t>מראש ו</w:t>
      </w:r>
      <w:r w:rsidRPr="00C140D3">
        <w:rPr>
          <w:rFonts w:ascii="Times New Roman" w:eastAsia="Times New Roman" w:hAnsi="Times New Roman" w:cs="David"/>
          <w:sz w:val="20"/>
          <w:szCs w:val="24"/>
          <w:rtl/>
          <w:lang w:eastAsia="he-IL"/>
        </w:rPr>
        <w:t>בכתב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לא יהיה המתכנן רשאי ליתן הוראות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הנחיות</w:t>
      </w:r>
      <w:r w:rsidRPr="00C140D3">
        <w:rPr>
          <w:rFonts w:ascii="Times New Roman" w:eastAsia="Times New Roman" w:hAnsi="Times New Roman" w:cs="David" w:hint="cs"/>
          <w:sz w:val="20"/>
          <w:szCs w:val="24"/>
          <w:rtl/>
          <w:lang w:eastAsia="he-IL"/>
        </w:rPr>
        <w:t>, בין</w:t>
      </w:r>
      <w:r w:rsidRPr="00C140D3">
        <w:rPr>
          <w:rFonts w:ascii="Times New Roman" w:eastAsia="Times New Roman" w:hAnsi="Times New Roman" w:cs="David"/>
          <w:sz w:val="20"/>
          <w:szCs w:val="24"/>
          <w:rtl/>
          <w:lang w:eastAsia="he-IL"/>
        </w:rPr>
        <w:t xml:space="preserve"> במישרין</w:t>
      </w:r>
      <w:r w:rsidRPr="00C140D3">
        <w:rPr>
          <w:rFonts w:ascii="Times New Roman" w:eastAsia="Times New Roman" w:hAnsi="Times New Roman" w:cs="David" w:hint="cs"/>
          <w:sz w:val="20"/>
          <w:szCs w:val="24"/>
          <w:rtl/>
          <w:lang w:eastAsia="he-IL"/>
        </w:rPr>
        <w:t xml:space="preserve"> ובין בעקיפין,</w:t>
      </w:r>
      <w:r w:rsidRPr="00C140D3">
        <w:rPr>
          <w:rFonts w:ascii="Times New Roman" w:eastAsia="Times New Roman" w:hAnsi="Times New Roman" w:cs="David"/>
          <w:sz w:val="20"/>
          <w:szCs w:val="24"/>
          <w:rtl/>
          <w:lang w:eastAsia="he-IL"/>
        </w:rPr>
        <w:t xml:space="preserve"> לקבלן הראשי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לקבלן העבודות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לנהל עמם מו"מ ביחס למחירים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w:t>
      </w:r>
      <w:r w:rsidRPr="00C140D3">
        <w:rPr>
          <w:rFonts w:ascii="Times New Roman" w:eastAsia="Times New Roman" w:hAnsi="Times New Roman" w:cs="David" w:hint="cs"/>
          <w:sz w:val="20"/>
          <w:szCs w:val="24"/>
          <w:rtl/>
          <w:lang w:eastAsia="he-IL"/>
        </w:rPr>
        <w:t>ל</w:t>
      </w:r>
      <w:r w:rsidRPr="00C140D3">
        <w:rPr>
          <w:rFonts w:ascii="Times New Roman" w:eastAsia="Times New Roman" w:hAnsi="Times New Roman" w:cs="David"/>
          <w:sz w:val="20"/>
          <w:szCs w:val="24"/>
          <w:rtl/>
          <w:lang w:eastAsia="he-IL"/>
        </w:rPr>
        <w:t>דרכי ביצוע הכרוכים בש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נוי מחירים</w:t>
      </w:r>
      <w:r w:rsidRPr="00C140D3">
        <w:rPr>
          <w:rFonts w:ascii="Times New Roman" w:eastAsia="Times New Roman" w:hAnsi="Times New Roman" w:cs="David" w:hint="cs"/>
          <w:sz w:val="20"/>
          <w:szCs w:val="24"/>
          <w:rtl/>
          <w:lang w:eastAsia="he-IL"/>
        </w:rPr>
        <w:t xml:space="preserve"> ו/או כמויות</w:t>
      </w:r>
      <w:r w:rsidRPr="00C140D3">
        <w:rPr>
          <w:rFonts w:ascii="Times New Roman" w:eastAsia="Times New Roman" w:hAnsi="Times New Roman" w:cs="David"/>
          <w:sz w:val="20"/>
          <w:szCs w:val="24"/>
          <w:rtl/>
          <w:lang w:eastAsia="he-IL"/>
        </w:rPr>
        <w:t>, אלא באמצעות המזמין או המנהל.</w:t>
      </w:r>
    </w:p>
    <w:p w14:paraId="0895A7E7"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סמכויות המנהל</w:t>
      </w:r>
    </w:p>
    <w:p w14:paraId="7056F80C"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lastRenderedPageBreak/>
        <w:t>המנהל רשאי לבדוק</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בכל עת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את שרותי המתכנן כולם או </w:t>
      </w:r>
      <w:r w:rsidRPr="00C140D3">
        <w:rPr>
          <w:rFonts w:ascii="Times New Roman" w:eastAsia="Times New Roman" w:hAnsi="Times New Roman" w:cs="David" w:hint="cs"/>
          <w:sz w:val="20"/>
          <w:szCs w:val="24"/>
          <w:rtl/>
          <w:lang w:eastAsia="he-IL"/>
        </w:rPr>
        <w:t>מקצתם</w:t>
      </w:r>
      <w:r w:rsidRPr="00C140D3">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w:t>
      </w:r>
      <w:r w:rsidRPr="00C140D3">
        <w:rPr>
          <w:rFonts w:ascii="Times New Roman" w:eastAsia="Times New Roman" w:hAnsi="Times New Roman" w:cs="David" w:hint="cs"/>
          <w:sz w:val="20"/>
          <w:szCs w:val="24"/>
          <w:rtl/>
          <w:lang w:eastAsia="he-IL"/>
        </w:rPr>
        <w:t xml:space="preserve">על ידי מי </w:t>
      </w:r>
      <w:r w:rsidRPr="00C140D3">
        <w:rPr>
          <w:rFonts w:ascii="Times New Roman" w:eastAsia="Times New Roman" w:hAnsi="Times New Roman" w:cs="David"/>
          <w:sz w:val="20"/>
          <w:szCs w:val="24"/>
          <w:rtl/>
          <w:lang w:eastAsia="he-IL"/>
        </w:rPr>
        <w:t>מטעמו. כן רשאי המנהל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5376C7DD"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C140D3">
        <w:rPr>
          <w:rFonts w:ascii="Times New Roman" w:eastAsia="Times New Roman" w:hAnsi="Times New Roman" w:cs="David"/>
          <w:bCs/>
          <w:sz w:val="20"/>
          <w:szCs w:val="24"/>
          <w:rtl/>
          <w:lang w:eastAsia="he-IL"/>
        </w:rPr>
        <w:t>א'</w:t>
      </w:r>
      <w:r w:rsidRPr="00C140D3">
        <w:rPr>
          <w:rFonts w:ascii="Times New Roman" w:eastAsia="Times New Roman" w:hAnsi="Times New Roman" w:cs="David" w:hint="cs"/>
          <w:b/>
          <w:sz w:val="20"/>
          <w:szCs w:val="24"/>
          <w:rtl/>
          <w:lang w:eastAsia="he-IL"/>
        </w:rPr>
        <w:t xml:space="preserve"> המצ"ב</w:t>
      </w:r>
      <w:r w:rsidRPr="00C140D3">
        <w:rPr>
          <w:rFonts w:ascii="Times New Roman" w:eastAsia="Times New Roman" w:hAnsi="Times New Roman" w:cs="David"/>
          <w:sz w:val="20"/>
          <w:szCs w:val="24"/>
          <w:rtl/>
          <w:lang w:eastAsia="he-IL"/>
        </w:rPr>
        <w:t>.</w:t>
      </w:r>
    </w:p>
    <w:p w14:paraId="0EDE4B85"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לצורך הפעלת סמכויותיו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רשאי המנהל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מי מטעמו לבקר במשרד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בכל מקום אחר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C140D3">
        <w:rPr>
          <w:rFonts w:ascii="Times New Roman" w:eastAsia="Times New Roman" w:hAnsi="Times New Roman" w:cs="David" w:hint="cs"/>
          <w:sz w:val="20"/>
          <w:szCs w:val="24"/>
          <w:rtl/>
          <w:lang w:eastAsia="he-IL"/>
        </w:rPr>
        <w:t>י המנהל ו/</w:t>
      </w:r>
      <w:r w:rsidRPr="00C140D3">
        <w:rPr>
          <w:rFonts w:ascii="Times New Roman" w:eastAsia="Times New Roman" w:hAnsi="Times New Roman" w:cs="David"/>
          <w:sz w:val="20"/>
          <w:szCs w:val="24"/>
          <w:rtl/>
          <w:lang w:eastAsia="he-IL"/>
        </w:rPr>
        <w:t xml:space="preserve">או </w:t>
      </w:r>
      <w:r w:rsidRPr="00C140D3">
        <w:rPr>
          <w:rFonts w:ascii="Times New Roman" w:eastAsia="Times New Roman" w:hAnsi="Times New Roman" w:cs="David" w:hint="cs"/>
          <w:sz w:val="20"/>
          <w:szCs w:val="24"/>
          <w:rtl/>
          <w:lang w:eastAsia="he-IL"/>
        </w:rPr>
        <w:t xml:space="preserve">על ידי מי </w:t>
      </w:r>
      <w:r w:rsidRPr="00C140D3">
        <w:rPr>
          <w:rFonts w:ascii="Times New Roman" w:eastAsia="Times New Roman" w:hAnsi="Times New Roman" w:cs="David"/>
          <w:sz w:val="20"/>
          <w:szCs w:val="24"/>
          <w:rtl/>
          <w:lang w:eastAsia="he-IL"/>
        </w:rPr>
        <w:t>מטעמו.</w:t>
      </w:r>
    </w:p>
    <w:p w14:paraId="0103E5D1"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אין בהפעלת סמכויות המנהל על פי חוזה 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כדי לגרוע </w:t>
      </w:r>
      <w:r w:rsidRPr="00C140D3">
        <w:rPr>
          <w:rFonts w:ascii="Times New Roman" w:eastAsia="Times New Roman" w:hAnsi="Times New Roman" w:cs="David" w:hint="cs"/>
          <w:sz w:val="20"/>
          <w:szCs w:val="24"/>
          <w:rtl/>
          <w:lang w:eastAsia="he-IL"/>
        </w:rPr>
        <w:t xml:space="preserve">ו/או לשחרר </w:t>
      </w:r>
      <w:r w:rsidRPr="00C140D3">
        <w:rPr>
          <w:rFonts w:ascii="Times New Roman" w:eastAsia="Times New Roman" w:hAnsi="Times New Roman" w:cs="David"/>
          <w:sz w:val="20"/>
          <w:szCs w:val="24"/>
          <w:rtl/>
          <w:lang w:eastAsia="he-IL"/>
        </w:rPr>
        <w:t xml:space="preserve">מאחריות </w:t>
      </w:r>
      <w:r w:rsidRPr="00C140D3">
        <w:rPr>
          <w:rFonts w:ascii="Times New Roman" w:eastAsia="Times New Roman" w:hAnsi="Times New Roman" w:cs="David" w:hint="cs"/>
          <w:sz w:val="20"/>
          <w:szCs w:val="24"/>
          <w:rtl/>
          <w:lang w:eastAsia="he-IL"/>
        </w:rPr>
        <w:t>המתכנן על פי חוזה זה ו/או על פי כל דין.</w:t>
      </w:r>
      <w:r w:rsidRPr="00C140D3">
        <w:rPr>
          <w:rFonts w:ascii="Times New Roman" w:eastAsia="Times New Roman" w:hAnsi="Times New Roman" w:cs="David"/>
          <w:sz w:val="20"/>
          <w:szCs w:val="24"/>
          <w:rtl/>
          <w:lang w:eastAsia="he-IL"/>
        </w:rPr>
        <w:t xml:space="preserve"> בהקשר זה מובהר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0D9434C2"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אישר המנהל תכניות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C140D3">
        <w:rPr>
          <w:rFonts w:ascii="Times New Roman" w:eastAsia="Times New Roman" w:hAnsi="Times New Roman" w:cs="David" w:hint="cs"/>
          <w:sz w:val="20"/>
          <w:szCs w:val="24"/>
          <w:rtl/>
          <w:lang w:eastAsia="he-IL"/>
        </w:rPr>
        <w:t>חוזה</w:t>
      </w:r>
      <w:r w:rsidRPr="00C140D3">
        <w:rPr>
          <w:rFonts w:ascii="Times New Roman" w:eastAsia="Times New Roman" w:hAnsi="Times New Roman" w:cs="David"/>
          <w:sz w:val="20"/>
          <w:szCs w:val="24"/>
          <w:rtl/>
          <w:lang w:eastAsia="he-IL"/>
        </w:rPr>
        <w:t xml:space="preserve"> זה, </w:t>
      </w:r>
      <w:r w:rsidRPr="00C140D3">
        <w:rPr>
          <w:rFonts w:ascii="Times New Roman" w:eastAsia="Times New Roman" w:hAnsi="Times New Roman" w:cs="David" w:hint="cs"/>
          <w:sz w:val="20"/>
          <w:szCs w:val="24"/>
          <w:rtl/>
          <w:lang w:eastAsia="he-IL"/>
        </w:rPr>
        <w:t>לא יהא</w:t>
      </w:r>
      <w:r w:rsidRPr="00C140D3">
        <w:rPr>
          <w:rFonts w:ascii="Times New Roman" w:eastAsia="Times New Roman" w:hAnsi="Times New Roman" w:cs="David"/>
          <w:sz w:val="20"/>
          <w:szCs w:val="24"/>
          <w:rtl/>
          <w:lang w:eastAsia="he-IL"/>
        </w:rPr>
        <w:t xml:space="preserve"> בכך כדי לשחרר את המתכנן מאחריותו המקצועית המלאה ו</w:t>
      </w:r>
      <w:r w:rsidRPr="00C140D3">
        <w:rPr>
          <w:rFonts w:ascii="Times New Roman" w:eastAsia="Times New Roman" w:hAnsi="Times New Roman" w:cs="David" w:hint="cs"/>
          <w:sz w:val="20"/>
          <w:szCs w:val="24"/>
          <w:rtl/>
          <w:lang w:eastAsia="he-IL"/>
        </w:rPr>
        <w:t>לא יהא</w:t>
      </w:r>
      <w:r w:rsidRPr="00C140D3">
        <w:rPr>
          <w:rFonts w:ascii="Times New Roman" w:eastAsia="Times New Roman" w:hAnsi="Times New Roman" w:cs="David"/>
          <w:sz w:val="20"/>
          <w:szCs w:val="24"/>
          <w:rtl/>
          <w:lang w:eastAsia="he-IL"/>
        </w:rPr>
        <w:t xml:space="preserve"> בכך כדי להטיל על המנהל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על המזמין אחריות כלשהי לטיב התכניות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המסמכים האמורים.</w:t>
      </w:r>
    </w:p>
    <w:p w14:paraId="09B8A1F1"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לוח זמנים ושלבי ב</w:t>
      </w:r>
      <w:r w:rsidRPr="00C140D3">
        <w:rPr>
          <w:rFonts w:ascii="Times New Roman" w:eastAsia="Times New Roman" w:hAnsi="Times New Roman" w:cs="David" w:hint="cs"/>
          <w:bCs/>
          <w:sz w:val="20"/>
          <w:szCs w:val="24"/>
          <w:u w:val="single"/>
          <w:rtl/>
          <w:lang w:eastAsia="he-IL"/>
        </w:rPr>
        <w:t>י</w:t>
      </w:r>
      <w:r w:rsidRPr="00C140D3">
        <w:rPr>
          <w:rFonts w:ascii="Times New Roman" w:eastAsia="Times New Roman" w:hAnsi="Times New Roman" w:cs="David"/>
          <w:bCs/>
          <w:sz w:val="20"/>
          <w:szCs w:val="24"/>
          <w:u w:val="single"/>
          <w:rtl/>
          <w:lang w:eastAsia="he-IL"/>
        </w:rPr>
        <w:t>צוע</w:t>
      </w:r>
    </w:p>
    <w:p w14:paraId="0B2940A8"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C140D3">
        <w:rPr>
          <w:rFonts w:ascii="Times New Roman" w:eastAsia="Times New Roman" w:hAnsi="Times New Roman" w:cs="David"/>
          <w:b/>
          <w:bCs/>
          <w:sz w:val="20"/>
          <w:szCs w:val="24"/>
          <w:rtl/>
          <w:lang w:eastAsia="he-IL"/>
        </w:rPr>
        <w:t>ג'</w:t>
      </w:r>
      <w:r w:rsidRPr="00C140D3">
        <w:rPr>
          <w:rFonts w:ascii="Times New Roman" w:eastAsia="Times New Roman" w:hAnsi="Times New Roman" w:cs="David" w:hint="cs"/>
          <w:sz w:val="20"/>
          <w:szCs w:val="24"/>
          <w:rtl/>
          <w:lang w:eastAsia="he-IL"/>
        </w:rPr>
        <w:t xml:space="preserve"> המצ"ב</w:t>
      </w:r>
      <w:r w:rsidRPr="00C140D3">
        <w:rPr>
          <w:rFonts w:ascii="Times New Roman" w:eastAsia="Times New Roman" w:hAnsi="Times New Roman" w:cs="David"/>
          <w:sz w:val="20"/>
          <w:szCs w:val="24"/>
          <w:rtl/>
          <w:lang w:eastAsia="he-IL"/>
        </w:rPr>
        <w:t xml:space="preserve"> (להלן: "</w:t>
      </w:r>
      <w:r w:rsidRPr="00C140D3">
        <w:rPr>
          <w:rFonts w:ascii="Times New Roman" w:eastAsia="Times New Roman" w:hAnsi="Times New Roman" w:cs="David"/>
          <w:b/>
          <w:bCs/>
          <w:sz w:val="20"/>
          <w:szCs w:val="24"/>
          <w:rtl/>
          <w:lang w:eastAsia="he-IL"/>
        </w:rPr>
        <w:t>לוח הזמנים</w:t>
      </w:r>
      <w:r w:rsidRPr="00C140D3">
        <w:rPr>
          <w:rFonts w:ascii="Times New Roman" w:eastAsia="Times New Roman" w:hAnsi="Times New Roman" w:cs="David"/>
          <w:sz w:val="20"/>
          <w:szCs w:val="24"/>
          <w:rtl/>
          <w:lang w:eastAsia="he-IL"/>
        </w:rPr>
        <w:t>"). כל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 הכלול בשרותי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אשר לא נקבע לו מועד בלוח הזמנים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יבוצע על ידי המתכנן במועד שיהיה דרוש על מנת להבטיח</w:t>
      </w:r>
      <w:r w:rsidRPr="00C140D3">
        <w:rPr>
          <w:rFonts w:ascii="Times New Roman" w:eastAsia="Times New Roman" w:hAnsi="Times New Roman" w:cs="David" w:hint="cs"/>
          <w:sz w:val="20"/>
          <w:szCs w:val="24"/>
          <w:rtl/>
          <w:lang w:eastAsia="he-IL"/>
        </w:rPr>
        <w:t xml:space="preserve"> את</w:t>
      </w:r>
      <w:r w:rsidRPr="00C140D3">
        <w:rPr>
          <w:rFonts w:ascii="Times New Roman" w:eastAsia="Times New Roman" w:hAnsi="Times New Roman" w:cs="David"/>
          <w:sz w:val="20"/>
          <w:szCs w:val="24"/>
          <w:rtl/>
          <w:lang w:eastAsia="he-IL"/>
        </w:rPr>
        <w:t xml:space="preserve">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 xml:space="preserve">קבלנים </w:t>
      </w:r>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אחרים בהתאם ללוח הזמנים המוסכם ע</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מם.</w:t>
      </w:r>
    </w:p>
    <w:p w14:paraId="48A21B4D"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לא יתחיל המתכנן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קטע מהפרויקט ו/או שלב משלבי העבודה כמפורט בנספח </w:t>
      </w:r>
      <w:r w:rsidRPr="00C140D3">
        <w:rPr>
          <w:rFonts w:ascii="Times New Roman" w:eastAsia="Times New Roman" w:hAnsi="Times New Roman" w:cs="David"/>
          <w:bCs/>
          <w:sz w:val="20"/>
          <w:szCs w:val="24"/>
          <w:rtl/>
          <w:lang w:eastAsia="he-IL"/>
        </w:rPr>
        <w:t>ב'</w:t>
      </w:r>
      <w:r w:rsidRPr="00C140D3">
        <w:rPr>
          <w:rFonts w:ascii="Times New Roman" w:eastAsia="Times New Roman" w:hAnsi="Times New Roman" w:cs="David"/>
          <w:sz w:val="20"/>
          <w:szCs w:val="24"/>
          <w:rtl/>
          <w:lang w:eastAsia="he-IL"/>
        </w:rPr>
        <w:t xml:space="preserve"> או </w:t>
      </w:r>
      <w:r w:rsidRPr="00C140D3">
        <w:rPr>
          <w:rFonts w:ascii="Times New Roman" w:eastAsia="Times New Roman" w:hAnsi="Times New Roman" w:cs="David"/>
          <w:b/>
          <w:bCs/>
          <w:sz w:val="20"/>
          <w:szCs w:val="24"/>
          <w:rtl/>
          <w:lang w:eastAsia="he-IL"/>
        </w:rPr>
        <w:t xml:space="preserve">ג' </w:t>
      </w:r>
      <w:r w:rsidRPr="00C140D3">
        <w:rPr>
          <w:rFonts w:ascii="Times New Roman" w:eastAsia="Times New Roman" w:hAnsi="Times New Roman" w:cs="David" w:hint="cs"/>
          <w:sz w:val="20"/>
          <w:szCs w:val="24"/>
          <w:rtl/>
          <w:lang w:eastAsia="he-IL"/>
        </w:rPr>
        <w:t xml:space="preserve">המצ"ב, </w:t>
      </w:r>
      <w:r w:rsidRPr="00C140D3">
        <w:rPr>
          <w:rFonts w:ascii="Times New Roman" w:eastAsia="Times New Roman" w:hAnsi="Times New Roman" w:cs="David"/>
          <w:sz w:val="20"/>
          <w:szCs w:val="24"/>
          <w:rtl/>
          <w:lang w:eastAsia="he-IL"/>
        </w:rPr>
        <w:t>אלא אם כן הודיע למזמין תחילה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הגיע לדעתו מועד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שלב זה וק</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בל מהמזמין 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 בכתב לביצועו.</w:t>
      </w:r>
    </w:p>
    <w:p w14:paraId="0DFE25E4"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יש לראות </w:t>
      </w:r>
      <w:r w:rsidRPr="00C140D3">
        <w:rPr>
          <w:rFonts w:ascii="Times New Roman" w:eastAsia="Times New Roman" w:hAnsi="Times New Roman" w:cs="David" w:hint="cs"/>
          <w:sz w:val="20"/>
          <w:szCs w:val="24"/>
          <w:rtl/>
          <w:lang w:eastAsia="he-IL"/>
        </w:rPr>
        <w:t>ב</w:t>
      </w:r>
      <w:r w:rsidRPr="00C140D3">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6A004D94"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ידוע למתכנן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התחייבויות היועצים</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הקבלנים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יתר הגורמים, מותנות בכך שיסופקו להם כל התכניות</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ההנחיות</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ההוראות</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הפרטים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הביאורים שידרשו לב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מהקבלנים מלטעון לעיכוב מוצדק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28AD17FC"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עיכוב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שירותי המתכנן יוכר כמוצדק</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אך ו</w:t>
      </w:r>
      <w:r w:rsidRPr="00C140D3">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137DE3A2"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הוא נובע מכ</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ח עליון או גורם אחר (להלן יחדיו: "</w:t>
      </w:r>
      <w:r w:rsidRPr="00C140D3">
        <w:rPr>
          <w:rFonts w:ascii="Times New Roman" w:eastAsia="Times New Roman" w:hAnsi="Times New Roman" w:cs="David"/>
          <w:b/>
          <w:bCs/>
          <w:sz w:val="20"/>
          <w:szCs w:val="24"/>
          <w:rtl/>
          <w:lang w:eastAsia="he-IL"/>
        </w:rPr>
        <w:t>אירוע דוחה</w:t>
      </w:r>
      <w:r w:rsidRPr="00C140D3">
        <w:rPr>
          <w:rFonts w:ascii="Times New Roman" w:eastAsia="Times New Roman" w:hAnsi="Times New Roman" w:cs="David"/>
          <w:sz w:val="20"/>
          <w:szCs w:val="24"/>
          <w:rtl/>
          <w:lang w:eastAsia="he-IL"/>
        </w:rPr>
        <w:t>") שלדעת המנהל לא הייתה למתכנן שליטה עליו.</w:t>
      </w:r>
    </w:p>
    <w:p w14:paraId="5F928375"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מיד משהתרחש אירוע דוחה הודיע המתכנן למנהל על קיומו ועל משך העיכוב </w:t>
      </w:r>
      <w:r w:rsidRPr="00C140D3">
        <w:rPr>
          <w:rFonts w:ascii="Times New Roman" w:eastAsia="Times New Roman" w:hAnsi="Times New Roman" w:cs="David"/>
          <w:sz w:val="20"/>
          <w:szCs w:val="24"/>
          <w:rtl/>
          <w:lang w:eastAsia="he-IL"/>
        </w:rPr>
        <w:lastRenderedPageBreak/>
        <w:t>הצפוי.</w:t>
      </w:r>
    </w:p>
    <w:p w14:paraId="12CA15E5"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לא קיבל תכניות, הנחיות, הוראות, פרטים וב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6DB6A55D"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המנהל אישר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האירוע הדוחה אכן מצדיק עיכוב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השירות ואת משך הדחייה.</w:t>
      </w:r>
    </w:p>
    <w:p w14:paraId="12F2E350" w14:textId="77777777" w:rsidR="00C140D3" w:rsidRPr="00C140D3" w:rsidRDefault="00C140D3" w:rsidP="00C140D3">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מבלי לגרוע מ</w:t>
      </w:r>
      <w:r w:rsidRPr="00C140D3">
        <w:rPr>
          <w:rFonts w:ascii="Times New Roman" w:eastAsia="Times New Roman" w:hAnsi="Times New Roman" w:cs="David" w:hint="cs"/>
          <w:sz w:val="20"/>
          <w:szCs w:val="24"/>
          <w:rtl/>
          <w:lang w:eastAsia="he-IL"/>
        </w:rPr>
        <w:t xml:space="preserve">כלליות </w:t>
      </w:r>
      <w:r w:rsidRPr="00C140D3">
        <w:rPr>
          <w:rFonts w:ascii="Times New Roman" w:eastAsia="Times New Roman" w:hAnsi="Times New Roman" w:cs="David"/>
          <w:sz w:val="20"/>
          <w:szCs w:val="24"/>
          <w:rtl/>
          <w:lang w:eastAsia="he-IL"/>
        </w:rPr>
        <w:t>האמור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מותנה בזה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חור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עבודות תכנון ע"י אחרים לא יהווה עילה לעיכוב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שירותי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אלא בא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שור המנהל </w:t>
      </w:r>
      <w:r w:rsidRPr="00C140D3">
        <w:rPr>
          <w:rFonts w:ascii="Times New Roman" w:eastAsia="Times New Roman" w:hAnsi="Times New Roman" w:cs="David" w:hint="cs"/>
          <w:sz w:val="20"/>
          <w:szCs w:val="24"/>
          <w:rtl/>
          <w:lang w:eastAsia="he-IL"/>
        </w:rPr>
        <w:t>מראש ו</w:t>
      </w:r>
      <w:r w:rsidRPr="00C140D3">
        <w:rPr>
          <w:rFonts w:ascii="Times New Roman" w:eastAsia="Times New Roman" w:hAnsi="Times New Roman" w:cs="David"/>
          <w:sz w:val="20"/>
          <w:szCs w:val="24"/>
          <w:rtl/>
          <w:lang w:eastAsia="he-IL"/>
        </w:rPr>
        <w:t>בכתב.</w:t>
      </w:r>
    </w:p>
    <w:p w14:paraId="0B0737BA"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 להודיע למנהל מידית, על כל עיכוב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אשר לפי הערכתו עלול לגרום לאיחור בקיום לוח הזמנים.</w:t>
      </w:r>
    </w:p>
    <w:p w14:paraId="2EF18EDF"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0402D29D"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המנהל רשאי לבקר במשרד המתכנן ולעיין בהתקדמות ובאופן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שרותי המתכנן, והמתכנן ימסור למנהל כל הסבר </w:t>
      </w:r>
      <w:r w:rsidRPr="00C140D3">
        <w:rPr>
          <w:rFonts w:ascii="Times New Roman" w:eastAsia="Times New Roman" w:hAnsi="Times New Roman" w:cs="David" w:hint="cs"/>
          <w:sz w:val="20"/>
          <w:szCs w:val="24"/>
          <w:rtl/>
          <w:lang w:eastAsia="he-IL"/>
        </w:rPr>
        <w:t xml:space="preserve">ו/או </w:t>
      </w:r>
      <w:r w:rsidRPr="00C140D3">
        <w:rPr>
          <w:rFonts w:ascii="Times New Roman" w:eastAsia="Times New Roman" w:hAnsi="Times New Roman" w:cs="David"/>
          <w:sz w:val="20"/>
          <w:szCs w:val="24"/>
          <w:rtl/>
          <w:lang w:eastAsia="he-IL"/>
        </w:rPr>
        <w:t>פרט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דיווח</w:t>
      </w:r>
      <w:r w:rsidRPr="00C140D3">
        <w:rPr>
          <w:rFonts w:ascii="Times New Roman" w:eastAsia="Times New Roman" w:hAnsi="Times New Roman" w:cs="David" w:hint="cs"/>
          <w:sz w:val="20"/>
          <w:szCs w:val="24"/>
          <w:rtl/>
          <w:lang w:eastAsia="he-IL"/>
        </w:rPr>
        <w:t>, מיד</w:t>
      </w:r>
      <w:r w:rsidRPr="00C140D3">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C140D3">
        <w:rPr>
          <w:rFonts w:ascii="Times New Roman" w:eastAsia="Times New Roman" w:hAnsi="Times New Roman" w:cs="David" w:hint="cs"/>
          <w:sz w:val="20"/>
          <w:szCs w:val="24"/>
          <w:rtl/>
          <w:lang w:eastAsia="he-IL"/>
        </w:rPr>
        <w:t xml:space="preserve"> זה ו/או לפי כל דין</w:t>
      </w:r>
      <w:r w:rsidRPr="00C140D3">
        <w:rPr>
          <w:rFonts w:ascii="Times New Roman" w:eastAsia="Times New Roman" w:hAnsi="Times New Roman" w:cs="David"/>
          <w:sz w:val="20"/>
          <w:szCs w:val="24"/>
          <w:rtl/>
          <w:lang w:eastAsia="he-IL"/>
        </w:rPr>
        <w:t>.</w:t>
      </w:r>
    </w:p>
    <w:p w14:paraId="7B567D17" w14:textId="77777777" w:rsidR="00C140D3" w:rsidRPr="00C140D3" w:rsidRDefault="00C140D3" w:rsidP="00C140D3">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4009D411"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Cs/>
          <w:sz w:val="20"/>
          <w:szCs w:val="24"/>
          <w:u w:val="single"/>
          <w:rtl/>
          <w:lang w:eastAsia="he-IL"/>
        </w:rPr>
      </w:pPr>
      <w:r w:rsidRPr="00C140D3">
        <w:rPr>
          <w:rFonts w:ascii="Times New Roman" w:eastAsia="Times New Roman" w:hAnsi="Times New Roman" w:cs="David"/>
          <w:bCs/>
          <w:sz w:val="20"/>
          <w:szCs w:val="24"/>
          <w:u w:val="single"/>
          <w:rtl/>
          <w:lang w:eastAsia="he-IL"/>
        </w:rPr>
        <w:t>שכר המתכנן</w:t>
      </w:r>
    </w:p>
    <w:p w14:paraId="54195BA1"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תמורת שרותי המתכנן וכל יתר התחייבויותיו לפי חוזה 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ישלם המזמין למתכנן שכר כמפורט בנספח </w:t>
      </w:r>
      <w:r w:rsidRPr="00C140D3">
        <w:rPr>
          <w:rFonts w:ascii="Times New Roman" w:eastAsia="Times New Roman" w:hAnsi="Times New Roman" w:cs="David"/>
          <w:bCs/>
          <w:sz w:val="20"/>
          <w:szCs w:val="24"/>
          <w:rtl/>
          <w:lang w:eastAsia="he-IL"/>
        </w:rPr>
        <w:t xml:space="preserve">ד' </w:t>
      </w:r>
      <w:r w:rsidRPr="00C140D3">
        <w:rPr>
          <w:rFonts w:ascii="Times New Roman" w:eastAsia="Times New Roman" w:hAnsi="Times New Roman" w:cs="David" w:hint="cs"/>
          <w:b/>
          <w:sz w:val="20"/>
          <w:szCs w:val="24"/>
          <w:rtl/>
          <w:lang w:eastAsia="he-IL"/>
        </w:rPr>
        <w:t xml:space="preserve">המצ"ב </w:t>
      </w:r>
      <w:r w:rsidRPr="00C140D3">
        <w:rPr>
          <w:rFonts w:ascii="Times New Roman" w:eastAsia="Times New Roman" w:hAnsi="Times New Roman" w:cs="David"/>
          <w:sz w:val="20"/>
          <w:szCs w:val="24"/>
          <w:rtl/>
          <w:lang w:eastAsia="he-IL"/>
        </w:rPr>
        <w:t>(להלן: "</w:t>
      </w:r>
      <w:r w:rsidRPr="00C140D3">
        <w:rPr>
          <w:rFonts w:ascii="Times New Roman" w:eastAsia="Times New Roman" w:hAnsi="Times New Roman" w:cs="David"/>
          <w:b/>
          <w:bCs/>
          <w:sz w:val="20"/>
          <w:szCs w:val="24"/>
          <w:rtl/>
          <w:lang w:eastAsia="he-IL"/>
        </w:rPr>
        <w:t>שכר המתכנן</w:t>
      </w:r>
      <w:r w:rsidRPr="00C140D3">
        <w:rPr>
          <w:rFonts w:ascii="Times New Roman" w:eastAsia="Times New Roman" w:hAnsi="Times New Roman" w:cs="David"/>
          <w:sz w:val="20"/>
          <w:szCs w:val="24"/>
          <w:rtl/>
          <w:lang w:eastAsia="he-IL"/>
        </w:rPr>
        <w:t>").</w:t>
      </w:r>
    </w:p>
    <w:p w14:paraId="6BDD05F4"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בהוצאות הממשיות בשרותי העזר המפורטים להלן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שא המזמין:</w:t>
      </w:r>
    </w:p>
    <w:p w14:paraId="193A5303"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הדפסות בתוויין המיועדות להפצה לאחרים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C140D3">
        <w:rPr>
          <w:rFonts w:ascii="Times New Roman" w:eastAsia="Times New Roman" w:hAnsi="Times New Roman" w:cs="David" w:hint="cs"/>
          <w:sz w:val="20"/>
          <w:szCs w:val="24"/>
          <w:rtl/>
          <w:lang w:eastAsia="he-IL"/>
        </w:rPr>
        <w:t>ת</w:t>
      </w:r>
      <w:r w:rsidRPr="00C140D3">
        <w:rPr>
          <w:rFonts w:ascii="Times New Roman" w:eastAsia="Times New Roman" w:hAnsi="Times New Roman" w:cs="David"/>
          <w:sz w:val="20"/>
          <w:szCs w:val="24"/>
          <w:rtl/>
          <w:lang w:eastAsia="he-IL"/>
        </w:rPr>
        <w:t xml:space="preserve"> החזר.</w:t>
      </w:r>
    </w:p>
    <w:p w14:paraId="6D8F46D2"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העתקות שנמסרו ע"י המתכנן למזמין</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לרשויות המוסמכות</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ליועצים, למעט העתקות וצילומים שיפיק המתכנן במשרדו.</w:t>
      </w:r>
    </w:p>
    <w:p w14:paraId="2C9CD0FD"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שכפול מסמכים.</w:t>
      </w:r>
    </w:p>
    <w:p w14:paraId="170A4691"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0041D530"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מדידות וצילומי אויר.</w:t>
      </w:r>
    </w:p>
    <w:p w14:paraId="789C41DD"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קידוחים ובדיקות קרקע.</w:t>
      </w:r>
    </w:p>
    <w:p w14:paraId="1D97BAAB"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שליחויות.</w:t>
      </w:r>
    </w:p>
    <w:p w14:paraId="60E0EBE4"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העזר המפורטים בסעיפים 7.2.1 עד 7.2.3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יוזמנו על ידי המתכנן באמצעות מערכת ניהול פרויקטים </w:t>
      </w:r>
      <w:r w:rsidRPr="00C140D3">
        <w:rPr>
          <w:rFonts w:ascii="Times New Roman" w:eastAsia="Times New Roman" w:hAnsi="Times New Roman" w:cs="David"/>
          <w:sz w:val="20"/>
          <w:szCs w:val="24"/>
          <w:lang w:eastAsia="he-IL"/>
        </w:rPr>
        <w:t>VIEW</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 מערכת רמדורנט מודול ניהול מסמכים (</w:t>
      </w:r>
      <w:r w:rsidRPr="00C140D3">
        <w:rPr>
          <w:rFonts w:ascii="Times New Roman" w:eastAsia="Times New Roman" w:hAnsi="Times New Roman" w:cs="David"/>
          <w:sz w:val="20"/>
          <w:szCs w:val="24"/>
          <w:lang w:eastAsia="he-IL"/>
        </w:rPr>
        <w:t>DM</w:t>
      </w:r>
      <w:r w:rsidRPr="00C140D3">
        <w:rPr>
          <w:rFonts w:ascii="Times New Roman" w:eastAsia="Times New Roman" w:hAnsi="Times New Roman" w:cs="David"/>
          <w:sz w:val="20"/>
          <w:szCs w:val="24"/>
          <w:rtl/>
          <w:lang w:eastAsia="he-IL"/>
        </w:rPr>
        <w:t>) רק ממכונים המאושרים ע"י המזמין לבצע עבודות עבורו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2FC66564"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lastRenderedPageBreak/>
        <w:t>על חשבון שכר המתכנן ישולמו למתכנן תשלומי ביניים בש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עורים ובמועדים המפורטים בנספח</w:t>
      </w:r>
      <w:r w:rsidRPr="00C140D3">
        <w:rPr>
          <w:rFonts w:ascii="Times New Roman" w:eastAsia="Times New Roman" w:hAnsi="Times New Roman" w:cs="David"/>
          <w:bCs/>
          <w:sz w:val="20"/>
          <w:szCs w:val="24"/>
          <w:rtl/>
          <w:lang w:eastAsia="he-IL"/>
        </w:rPr>
        <w:t xml:space="preserve"> ה'</w:t>
      </w:r>
      <w:r w:rsidRPr="00C140D3">
        <w:rPr>
          <w:rFonts w:ascii="Times New Roman" w:eastAsia="Times New Roman" w:hAnsi="Times New Roman" w:cs="David" w:hint="cs"/>
          <w:sz w:val="20"/>
          <w:szCs w:val="24"/>
          <w:rtl/>
          <w:lang w:eastAsia="he-IL"/>
        </w:rPr>
        <w:t xml:space="preserve"> המצ"ב,</w:t>
      </w:r>
      <w:r w:rsidRPr="00C140D3">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קול דעתו הבלעדי.</w:t>
      </w:r>
    </w:p>
    <w:p w14:paraId="692C85D1"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כל תשלומי הביניים לפי פסקה זו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שלב משלבי שירותי המתכנן ו/או טיב הש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6C16909E"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trike/>
          <w:sz w:val="20"/>
          <w:szCs w:val="24"/>
          <w:rtl/>
          <w:lang w:eastAsia="he-IL"/>
        </w:rPr>
      </w:pPr>
      <w:r w:rsidRPr="00C140D3">
        <w:rPr>
          <w:rFonts w:ascii="Times New Roman" w:eastAsia="Times New Roman" w:hAnsi="Times New Roman" w:cs="David"/>
          <w:sz w:val="20"/>
          <w:szCs w:val="24"/>
          <w:rtl/>
          <w:lang w:eastAsia="he-IL"/>
        </w:rPr>
        <w:t>מוסכם במפורש</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השכר האמור בנספח </w:t>
      </w:r>
      <w:r w:rsidRPr="00C140D3">
        <w:rPr>
          <w:rFonts w:ascii="Times New Roman" w:eastAsia="Times New Roman" w:hAnsi="Times New Roman" w:cs="David"/>
          <w:b/>
          <w:bCs/>
          <w:sz w:val="20"/>
          <w:szCs w:val="24"/>
          <w:rtl/>
          <w:lang w:eastAsia="he-IL"/>
        </w:rPr>
        <w:t xml:space="preserve">ד' </w:t>
      </w:r>
      <w:r w:rsidRPr="00C140D3">
        <w:rPr>
          <w:rFonts w:ascii="Times New Roman" w:eastAsia="Times New Roman" w:hAnsi="Times New Roman" w:cs="David" w:hint="cs"/>
          <w:sz w:val="20"/>
          <w:szCs w:val="24"/>
          <w:rtl/>
          <w:lang w:eastAsia="he-IL"/>
        </w:rPr>
        <w:t xml:space="preserve">המצ"ב, </w:t>
      </w:r>
      <w:r w:rsidRPr="00C140D3">
        <w:rPr>
          <w:rFonts w:ascii="Times New Roman" w:eastAsia="Times New Roman" w:hAnsi="Times New Roman" w:cs="David"/>
          <w:sz w:val="20"/>
          <w:szCs w:val="24"/>
          <w:rtl/>
          <w:lang w:eastAsia="he-IL"/>
        </w:rPr>
        <w:t>ה</w:t>
      </w:r>
      <w:r w:rsidRPr="00C140D3">
        <w:rPr>
          <w:rFonts w:ascii="Times New Roman" w:eastAsia="Times New Roman" w:hAnsi="Times New Roman" w:cs="David" w:hint="cs"/>
          <w:sz w:val="20"/>
          <w:szCs w:val="24"/>
          <w:rtl/>
          <w:lang w:eastAsia="he-IL"/>
        </w:rPr>
        <w:t xml:space="preserve">ינו </w:t>
      </w:r>
      <w:r w:rsidRPr="00C140D3">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C140D3">
        <w:rPr>
          <w:rFonts w:ascii="Times New Roman" w:eastAsia="Times New Roman" w:hAnsi="Times New Roman" w:cs="David" w:hint="cs"/>
          <w:sz w:val="20"/>
          <w:szCs w:val="24"/>
          <w:rtl/>
          <w:lang w:eastAsia="he-IL"/>
        </w:rPr>
        <w:t xml:space="preserve">זה </w:t>
      </w:r>
      <w:r w:rsidRPr="00C140D3">
        <w:rPr>
          <w:rFonts w:ascii="Times New Roman" w:eastAsia="Times New Roman" w:hAnsi="Times New Roman" w:cs="David"/>
          <w:sz w:val="20"/>
          <w:szCs w:val="24"/>
          <w:rtl/>
          <w:lang w:eastAsia="he-IL"/>
        </w:rPr>
        <w:t>במפורש אחרת. תנאי לתשלום שכר המתכנן במלואו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הינו המצאת הצהרה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C140D3">
        <w:rPr>
          <w:rFonts w:ascii="Times New Roman" w:eastAsia="Times New Roman" w:hAnsi="Times New Roman" w:cs="David"/>
          <w:b/>
          <w:bCs/>
          <w:sz w:val="20"/>
          <w:szCs w:val="24"/>
          <w:rtl/>
          <w:lang w:eastAsia="he-IL"/>
        </w:rPr>
        <w:t>ט'</w:t>
      </w:r>
      <w:r w:rsidRPr="00C140D3">
        <w:rPr>
          <w:rFonts w:ascii="Times New Roman" w:eastAsia="Times New Roman" w:hAnsi="Times New Roman" w:cs="David"/>
          <w:sz w:val="20"/>
          <w:szCs w:val="24"/>
          <w:rtl/>
          <w:lang w:eastAsia="he-IL"/>
        </w:rPr>
        <w:t xml:space="preserve"> לחוזה זה וכתב היעדר תביעות המצורף כנספח</w:t>
      </w:r>
      <w:r w:rsidRPr="00C140D3">
        <w:rPr>
          <w:rFonts w:ascii="Times New Roman" w:eastAsia="Times New Roman" w:hAnsi="Times New Roman" w:cs="David"/>
          <w:b/>
          <w:bCs/>
          <w:sz w:val="20"/>
          <w:szCs w:val="24"/>
          <w:rtl/>
          <w:lang w:eastAsia="he-IL"/>
        </w:rPr>
        <w:t xml:space="preserve"> י'</w:t>
      </w:r>
      <w:r w:rsidRPr="00C140D3">
        <w:rPr>
          <w:rFonts w:ascii="Times New Roman" w:eastAsia="Times New Roman" w:hAnsi="Times New Roman" w:cs="David"/>
          <w:sz w:val="20"/>
          <w:szCs w:val="24"/>
          <w:rtl/>
          <w:lang w:eastAsia="he-IL"/>
        </w:rPr>
        <w:t xml:space="preserve"> לחוזה זה למזמין, חתום ע"י המתכנן ומאומת כנדרש בו.</w:t>
      </w:r>
    </w:p>
    <w:p w14:paraId="38B6FA9B"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 xml:space="preserve">מבלי לפגוע בכלליות האמור בסעיף </w:t>
      </w:r>
      <w:r w:rsidRPr="00C140D3">
        <w:rPr>
          <w:rFonts w:ascii="Times New Roman" w:eastAsia="Times New Roman" w:hAnsi="Times New Roman" w:cs="David" w:hint="cs"/>
          <w:sz w:val="20"/>
          <w:szCs w:val="24"/>
          <w:rtl/>
          <w:lang w:eastAsia="he-IL"/>
        </w:rPr>
        <w:t>7 לעיל</w:t>
      </w:r>
      <w:r w:rsidRPr="00C140D3">
        <w:rPr>
          <w:rFonts w:ascii="Times New Roman" w:eastAsia="Times New Roman" w:hAnsi="Times New Roman" w:cs="David"/>
          <w:sz w:val="20"/>
          <w:szCs w:val="24"/>
          <w:rtl/>
          <w:lang w:eastAsia="he-IL"/>
        </w:rPr>
        <w:t>, מוסכם בזה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רכוש ה</w:t>
      </w:r>
      <w:r w:rsidRPr="00C140D3">
        <w:rPr>
          <w:rFonts w:ascii="Times New Roman" w:eastAsia="Times New Roman" w:hAnsi="Times New Roman" w:cs="David" w:hint="cs"/>
          <w:sz w:val="20"/>
          <w:szCs w:val="24"/>
          <w:rtl/>
          <w:lang w:eastAsia="he-IL"/>
        </w:rPr>
        <w:t>מזמין</w:t>
      </w:r>
      <w:r w:rsidRPr="00C140D3">
        <w:rPr>
          <w:rFonts w:ascii="Times New Roman" w:eastAsia="Times New Roman" w:hAnsi="Times New Roman" w:cs="David"/>
          <w:sz w:val="20"/>
          <w:szCs w:val="24"/>
          <w:rtl/>
          <w:lang w:eastAsia="he-IL"/>
        </w:rPr>
        <w:t>. מובהר בזה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הפרת סעיף זה על ידי המתכנן תה</w:t>
      </w:r>
      <w:r w:rsidRPr="00C140D3">
        <w:rPr>
          <w:rFonts w:ascii="Times New Roman" w:eastAsia="Times New Roman" w:hAnsi="Times New Roman" w:cs="David" w:hint="cs"/>
          <w:sz w:val="20"/>
          <w:szCs w:val="24"/>
          <w:rtl/>
          <w:lang w:eastAsia="he-IL"/>
        </w:rPr>
        <w:t>ווה</w:t>
      </w:r>
      <w:r w:rsidRPr="00C140D3">
        <w:rPr>
          <w:rFonts w:ascii="Times New Roman" w:eastAsia="Times New Roman" w:hAnsi="Times New Roman" w:cs="David"/>
          <w:sz w:val="20"/>
          <w:szCs w:val="24"/>
          <w:rtl/>
          <w:lang w:eastAsia="he-IL"/>
        </w:rPr>
        <w:t xml:space="preserve"> הפרה יסודית של חוזה</w:t>
      </w:r>
      <w:r w:rsidRPr="00C140D3">
        <w:rPr>
          <w:rFonts w:ascii="Times New Roman" w:eastAsia="Times New Roman" w:hAnsi="Times New Roman" w:cs="David" w:hint="cs"/>
          <w:sz w:val="20"/>
          <w:szCs w:val="24"/>
          <w:rtl/>
          <w:lang w:eastAsia="he-IL"/>
        </w:rPr>
        <w:t xml:space="preserve"> זה. </w:t>
      </w:r>
    </w:p>
    <w:p w14:paraId="5EB8D3DD"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תנאים מקדמיים לביצוע תשלום כלשהו ע"ח שכר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הינם הצגת ר</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C140D3">
        <w:rPr>
          <w:rFonts w:ascii="Times New Roman" w:eastAsia="Times New Roman" w:hAnsi="Times New Roman" w:cs="David" w:hint="cs"/>
          <w:sz w:val="20"/>
          <w:szCs w:val="24"/>
          <w:rtl/>
          <w:lang w:eastAsia="he-IL"/>
        </w:rPr>
        <w:t>עובר</w:t>
      </w:r>
      <w:r w:rsidRPr="00C140D3">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73A4B107" w14:textId="77777777" w:rsidR="00C140D3" w:rsidRPr="00C140D3" w:rsidRDefault="00C140D3" w:rsidP="00C140D3">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10286164"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שנויים בתכנון</w:t>
      </w:r>
    </w:p>
    <w:p w14:paraId="782CF8F0" w14:textId="77777777" w:rsidR="00C140D3" w:rsidRPr="008666C7"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לפי דרישת המנהל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w:t>
      </w:r>
      <w:r w:rsidRPr="008666C7">
        <w:rPr>
          <w:rFonts w:ascii="Times New Roman" w:eastAsia="Times New Roman" w:hAnsi="Times New Roman" w:cs="David"/>
          <w:sz w:val="20"/>
          <w:szCs w:val="24"/>
          <w:rtl/>
          <w:lang w:eastAsia="he-IL"/>
        </w:rPr>
        <w:t>תשלום נוסף בעד עבודות אלו, אלא כפי שנקבע בסעיף 8.2 להלן.</w:t>
      </w:r>
    </w:p>
    <w:p w14:paraId="7057178E" w14:textId="77777777" w:rsidR="00C140D3" w:rsidRPr="004A7CFB"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A7CFB">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4A7CFB">
        <w:rPr>
          <w:rFonts w:ascii="Times New Roman" w:eastAsia="Times New Roman" w:hAnsi="Times New Roman" w:cs="David" w:hint="cs"/>
          <w:sz w:val="20"/>
          <w:szCs w:val="24"/>
          <w:rtl/>
          <w:lang w:eastAsia="he-IL"/>
        </w:rPr>
        <w:t>ים</w:t>
      </w:r>
      <w:r w:rsidRPr="004A7CFB">
        <w:rPr>
          <w:rFonts w:ascii="Times New Roman" w:eastAsia="Times New Roman" w:hAnsi="Times New Roman" w:cs="David"/>
          <w:sz w:val="20"/>
          <w:szCs w:val="24"/>
          <w:rtl/>
          <w:lang w:eastAsia="he-IL"/>
        </w:rPr>
        <w:t xml:space="preserve"> </w:t>
      </w:r>
      <w:r w:rsidRPr="004A7CFB">
        <w:rPr>
          <w:rFonts w:ascii="Times New Roman" w:eastAsia="Times New Roman" w:hAnsi="Times New Roman" w:cs="David"/>
          <w:bCs/>
          <w:sz w:val="20"/>
          <w:szCs w:val="24"/>
          <w:rtl/>
          <w:lang w:eastAsia="he-IL"/>
        </w:rPr>
        <w:t>ב' או ג'</w:t>
      </w:r>
      <w:r w:rsidRPr="004A7CFB">
        <w:rPr>
          <w:rFonts w:ascii="Times New Roman" w:eastAsia="Times New Roman" w:hAnsi="Times New Roman" w:cs="David" w:hint="cs"/>
          <w:b/>
          <w:sz w:val="20"/>
          <w:szCs w:val="24"/>
          <w:rtl/>
          <w:lang w:eastAsia="he-IL"/>
        </w:rPr>
        <w:t xml:space="preserve"> המצ"ב</w:t>
      </w:r>
      <w:r w:rsidRPr="004A7CFB">
        <w:rPr>
          <w:rFonts w:ascii="Times New Roman" w:eastAsia="Times New Roman" w:hAnsi="Times New Roman" w:cs="David"/>
          <w:sz w:val="20"/>
          <w:szCs w:val="24"/>
          <w:rtl/>
          <w:lang w:eastAsia="he-IL"/>
        </w:rPr>
        <w:t>, וב</w:t>
      </w:r>
      <w:r w:rsidRPr="004A7CFB">
        <w:rPr>
          <w:rFonts w:ascii="Times New Roman" w:eastAsia="Times New Roman" w:hAnsi="Times New Roman" w:cs="David" w:hint="cs"/>
          <w:sz w:val="20"/>
          <w:szCs w:val="24"/>
          <w:rtl/>
          <w:lang w:eastAsia="he-IL"/>
        </w:rPr>
        <w:t>י</w:t>
      </w:r>
      <w:r w:rsidRPr="004A7CFB">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4A7CFB">
        <w:rPr>
          <w:rFonts w:ascii="Times New Roman" w:eastAsia="Times New Roman" w:hAnsi="Times New Roman" w:cs="David" w:hint="cs"/>
          <w:sz w:val="20"/>
          <w:szCs w:val="24"/>
          <w:rtl/>
          <w:lang w:eastAsia="he-IL"/>
        </w:rPr>
        <w:t>י</w:t>
      </w:r>
      <w:r w:rsidRPr="004A7CFB">
        <w:rPr>
          <w:rFonts w:ascii="Times New Roman" w:eastAsia="Times New Roman" w:hAnsi="Times New Roman" w:cs="David"/>
          <w:sz w:val="20"/>
          <w:szCs w:val="24"/>
          <w:rtl/>
          <w:lang w:eastAsia="he-IL"/>
        </w:rPr>
        <w:t>רותי המתכנן</w:t>
      </w:r>
      <w:r w:rsidRPr="004A7CFB">
        <w:rPr>
          <w:rFonts w:ascii="Times New Roman" w:eastAsia="Times New Roman" w:hAnsi="Times New Roman" w:cs="David" w:hint="cs"/>
          <w:sz w:val="20"/>
          <w:szCs w:val="24"/>
          <w:rtl/>
          <w:lang w:eastAsia="he-IL"/>
        </w:rPr>
        <w:t>,</w:t>
      </w:r>
      <w:r w:rsidRPr="004A7CFB">
        <w:rPr>
          <w:rFonts w:ascii="Times New Roman" w:eastAsia="Times New Roman" w:hAnsi="Times New Roman" w:cs="David"/>
          <w:sz w:val="20"/>
          <w:szCs w:val="24"/>
          <w:rtl/>
          <w:lang w:eastAsia="he-IL"/>
        </w:rPr>
        <w:t xml:space="preserve"> אלמלא השנויים</w:t>
      </w:r>
      <w:r w:rsidRPr="004A7CFB">
        <w:rPr>
          <w:rFonts w:ascii="Times New Roman" w:eastAsia="Times New Roman" w:hAnsi="Times New Roman" w:cs="David" w:hint="cs"/>
          <w:sz w:val="20"/>
          <w:szCs w:val="24"/>
          <w:rtl/>
          <w:lang w:eastAsia="he-IL"/>
        </w:rPr>
        <w:t xml:space="preserve"> כאמור</w:t>
      </w:r>
      <w:r w:rsidRPr="004A7CFB">
        <w:rPr>
          <w:rFonts w:ascii="Times New Roman" w:eastAsia="Times New Roman" w:hAnsi="Times New Roman" w:cs="David"/>
          <w:sz w:val="20"/>
          <w:szCs w:val="24"/>
          <w:rtl/>
          <w:lang w:eastAsia="he-IL"/>
        </w:rPr>
        <w:t>, יהיה</w:t>
      </w:r>
      <w:r w:rsidRPr="004A7CFB">
        <w:rPr>
          <w:rFonts w:ascii="Times New Roman" w:eastAsia="Times New Roman" w:hAnsi="Times New Roman" w:cs="David" w:hint="cs"/>
          <w:sz w:val="20"/>
          <w:szCs w:val="24"/>
          <w:rtl/>
          <w:lang w:eastAsia="he-IL"/>
        </w:rPr>
        <w:t xml:space="preserve"> </w:t>
      </w:r>
      <w:r w:rsidRPr="004A7CFB">
        <w:rPr>
          <w:rFonts w:ascii="Times New Roman" w:eastAsia="Times New Roman" w:hAnsi="Times New Roman" w:cs="David"/>
          <w:sz w:val="20"/>
          <w:szCs w:val="24"/>
          <w:rtl/>
          <w:lang w:eastAsia="he-IL"/>
        </w:rPr>
        <w:t>זכאי לפיצוי בעד העבודה הנוספת שב</w:t>
      </w:r>
      <w:r w:rsidRPr="004A7CFB">
        <w:rPr>
          <w:rFonts w:ascii="Times New Roman" w:eastAsia="Times New Roman" w:hAnsi="Times New Roman" w:cs="David" w:hint="cs"/>
          <w:sz w:val="20"/>
          <w:szCs w:val="24"/>
          <w:rtl/>
          <w:lang w:eastAsia="he-IL"/>
        </w:rPr>
        <w:t>י</w:t>
      </w:r>
      <w:r w:rsidRPr="004A7CFB">
        <w:rPr>
          <w:rFonts w:ascii="Times New Roman" w:eastAsia="Times New Roman" w:hAnsi="Times New Roman" w:cs="David"/>
          <w:sz w:val="20"/>
          <w:szCs w:val="24"/>
          <w:rtl/>
          <w:lang w:eastAsia="he-IL"/>
        </w:rPr>
        <w:t>צע עקב השנויים</w:t>
      </w:r>
      <w:r w:rsidRPr="004A7CFB">
        <w:rPr>
          <w:rFonts w:ascii="Times New Roman" w:eastAsia="Times New Roman" w:hAnsi="Times New Roman" w:cs="David" w:hint="cs"/>
          <w:sz w:val="20"/>
          <w:szCs w:val="24"/>
          <w:rtl/>
          <w:lang w:eastAsia="he-IL"/>
        </w:rPr>
        <w:t>,</w:t>
      </w:r>
      <w:r w:rsidRPr="004A7CFB">
        <w:rPr>
          <w:rFonts w:ascii="Times New Roman" w:eastAsia="Times New Roman" w:hAnsi="Times New Roman" w:cs="David"/>
          <w:sz w:val="20"/>
          <w:szCs w:val="24"/>
          <w:rtl/>
          <w:lang w:eastAsia="he-IL"/>
        </w:rPr>
        <w:t xml:space="preserve"> </w:t>
      </w:r>
      <w:r w:rsidRPr="004A7CFB">
        <w:rPr>
          <w:rFonts w:ascii="Times New Roman" w:eastAsia="Times New Roman" w:hAnsi="Times New Roman" w:cs="David" w:hint="cs"/>
          <w:sz w:val="20"/>
          <w:szCs w:val="24"/>
          <w:rtl/>
          <w:lang w:eastAsia="he-IL"/>
        </w:rPr>
        <w:t>כאמור</w:t>
      </w:r>
      <w:r w:rsidRPr="004A7CFB">
        <w:rPr>
          <w:rFonts w:ascii="Times New Roman" w:eastAsia="Times New Roman" w:hAnsi="Times New Roman" w:cs="David"/>
          <w:sz w:val="20"/>
          <w:szCs w:val="24"/>
          <w:rtl/>
          <w:lang w:eastAsia="he-IL"/>
        </w:rPr>
        <w:t>. הפיצוי ישולם בגין העבודה הנוספת שהמתכנן ב</w:t>
      </w:r>
      <w:r w:rsidRPr="004A7CFB">
        <w:rPr>
          <w:rFonts w:ascii="Times New Roman" w:eastAsia="Times New Roman" w:hAnsi="Times New Roman" w:cs="David" w:hint="cs"/>
          <w:sz w:val="20"/>
          <w:szCs w:val="24"/>
          <w:rtl/>
          <w:lang w:eastAsia="he-IL"/>
        </w:rPr>
        <w:t>י</w:t>
      </w:r>
      <w:r w:rsidRPr="004A7CFB">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4A7CFB">
        <w:rPr>
          <w:rFonts w:ascii="Times New Roman" w:eastAsia="Times New Roman" w:hAnsi="Times New Roman" w:cs="David" w:hint="cs"/>
          <w:sz w:val="20"/>
          <w:szCs w:val="24"/>
          <w:rtl/>
          <w:lang w:eastAsia="he-IL"/>
        </w:rPr>
        <w:t xml:space="preserve"> </w:t>
      </w:r>
      <w:r w:rsidRPr="004A7CFB">
        <w:rPr>
          <w:rFonts w:ascii="Times New Roman" w:eastAsia="Times New Roman" w:hAnsi="Times New Roman" w:cs="David"/>
          <w:sz w:val="20"/>
          <w:szCs w:val="24"/>
          <w:rtl/>
          <w:lang w:eastAsia="he-IL"/>
        </w:rPr>
        <w:t xml:space="preserve"> המתכנן ושכר המתכנן. בכל מקרה</w:t>
      </w:r>
      <w:r w:rsidRPr="004A7CFB">
        <w:rPr>
          <w:rFonts w:ascii="Times New Roman" w:eastAsia="Times New Roman" w:hAnsi="Times New Roman" w:cs="David" w:hint="cs"/>
          <w:sz w:val="20"/>
          <w:szCs w:val="24"/>
          <w:rtl/>
          <w:lang w:eastAsia="he-IL"/>
        </w:rPr>
        <w:t>,</w:t>
      </w:r>
      <w:r w:rsidRPr="004A7CFB">
        <w:rPr>
          <w:rFonts w:ascii="Times New Roman" w:eastAsia="Times New Roman" w:hAnsi="Times New Roman" w:cs="David"/>
          <w:sz w:val="20"/>
          <w:szCs w:val="24"/>
          <w:rtl/>
          <w:lang w:eastAsia="he-IL"/>
        </w:rPr>
        <w:t xml:space="preserve"> </w:t>
      </w:r>
      <w:r w:rsidRPr="004A7CFB">
        <w:rPr>
          <w:rFonts w:ascii="Times New Roman" w:eastAsia="Times New Roman" w:hAnsi="Times New Roman" w:cs="David" w:hint="cs"/>
          <w:sz w:val="20"/>
          <w:szCs w:val="24"/>
          <w:rtl/>
          <w:lang w:eastAsia="he-IL"/>
        </w:rPr>
        <w:t>ה</w:t>
      </w:r>
      <w:r w:rsidRPr="004A7CFB">
        <w:rPr>
          <w:rFonts w:ascii="Times New Roman" w:eastAsia="Times New Roman" w:hAnsi="Times New Roman" w:cs="David"/>
          <w:sz w:val="20"/>
          <w:szCs w:val="24"/>
          <w:rtl/>
          <w:lang w:eastAsia="he-IL"/>
        </w:rPr>
        <w:t>שנויים</w:t>
      </w:r>
      <w:r w:rsidRPr="004A7CFB">
        <w:rPr>
          <w:rFonts w:ascii="Times New Roman" w:eastAsia="Times New Roman" w:hAnsi="Times New Roman" w:cs="David" w:hint="cs"/>
          <w:sz w:val="20"/>
          <w:szCs w:val="24"/>
          <w:rtl/>
          <w:lang w:eastAsia="he-IL"/>
        </w:rPr>
        <w:t xml:space="preserve"> כאמור, לא יהוו</w:t>
      </w:r>
      <w:r w:rsidRPr="004A7CFB">
        <w:rPr>
          <w:rFonts w:ascii="Times New Roman" w:eastAsia="Times New Roman" w:hAnsi="Times New Roman" w:cs="David"/>
          <w:sz w:val="20"/>
          <w:szCs w:val="24"/>
          <w:rtl/>
          <w:lang w:eastAsia="he-IL"/>
        </w:rPr>
        <w:t xml:space="preserve"> עילה לש</w:t>
      </w:r>
      <w:r w:rsidRPr="004A7CFB">
        <w:rPr>
          <w:rFonts w:ascii="Times New Roman" w:eastAsia="Times New Roman" w:hAnsi="Times New Roman" w:cs="David" w:hint="cs"/>
          <w:sz w:val="20"/>
          <w:szCs w:val="24"/>
          <w:rtl/>
          <w:lang w:eastAsia="he-IL"/>
        </w:rPr>
        <w:t>י</w:t>
      </w:r>
      <w:r w:rsidRPr="004A7CFB">
        <w:rPr>
          <w:rFonts w:ascii="Times New Roman" w:eastAsia="Times New Roman" w:hAnsi="Times New Roman" w:cs="David"/>
          <w:sz w:val="20"/>
          <w:szCs w:val="24"/>
          <w:rtl/>
          <w:lang w:eastAsia="he-IL"/>
        </w:rPr>
        <w:t>נוי בלוח הזמנים</w:t>
      </w:r>
      <w:r w:rsidRPr="004A7CFB">
        <w:rPr>
          <w:rFonts w:ascii="Times New Roman" w:eastAsia="Times New Roman" w:hAnsi="Times New Roman" w:cs="David" w:hint="cs"/>
          <w:sz w:val="20"/>
          <w:szCs w:val="24"/>
          <w:rtl/>
          <w:lang w:eastAsia="he-IL"/>
        </w:rPr>
        <w:t>,</w:t>
      </w:r>
      <w:r w:rsidRPr="004A7CFB">
        <w:rPr>
          <w:rFonts w:ascii="Times New Roman" w:eastAsia="Times New Roman" w:hAnsi="Times New Roman" w:cs="David"/>
          <w:sz w:val="20"/>
          <w:szCs w:val="24"/>
          <w:rtl/>
          <w:lang w:eastAsia="he-IL"/>
        </w:rPr>
        <w:t xml:space="preserve"> אלא בא</w:t>
      </w:r>
      <w:r w:rsidRPr="004A7CFB">
        <w:rPr>
          <w:rFonts w:ascii="Times New Roman" w:eastAsia="Times New Roman" w:hAnsi="Times New Roman" w:cs="David" w:hint="cs"/>
          <w:sz w:val="20"/>
          <w:szCs w:val="24"/>
          <w:rtl/>
          <w:lang w:eastAsia="he-IL"/>
        </w:rPr>
        <w:t>י</w:t>
      </w:r>
      <w:r w:rsidRPr="004A7CFB">
        <w:rPr>
          <w:rFonts w:ascii="Times New Roman" w:eastAsia="Times New Roman" w:hAnsi="Times New Roman" w:cs="David"/>
          <w:sz w:val="20"/>
          <w:szCs w:val="24"/>
          <w:rtl/>
          <w:lang w:eastAsia="he-IL"/>
        </w:rPr>
        <w:t xml:space="preserve">שור המנהל </w:t>
      </w:r>
      <w:r w:rsidRPr="004A7CFB">
        <w:rPr>
          <w:rFonts w:ascii="Times New Roman" w:eastAsia="Times New Roman" w:hAnsi="Times New Roman" w:cs="David" w:hint="cs"/>
          <w:sz w:val="20"/>
          <w:szCs w:val="24"/>
          <w:rtl/>
          <w:lang w:eastAsia="he-IL"/>
        </w:rPr>
        <w:t>מראש ו</w:t>
      </w:r>
      <w:r w:rsidRPr="004A7CFB">
        <w:rPr>
          <w:rFonts w:ascii="Times New Roman" w:eastAsia="Times New Roman" w:hAnsi="Times New Roman" w:cs="David"/>
          <w:sz w:val="20"/>
          <w:szCs w:val="24"/>
          <w:rtl/>
          <w:lang w:eastAsia="he-IL"/>
        </w:rPr>
        <w:t>בכתב.</w:t>
      </w:r>
    </w:p>
    <w:p w14:paraId="582F92E7"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hint="cs"/>
          <w:sz w:val="20"/>
          <w:szCs w:val="24"/>
          <w:rtl/>
          <w:lang w:eastAsia="he-IL"/>
        </w:rPr>
        <w:t>על אף</w:t>
      </w:r>
      <w:r w:rsidRPr="00C140D3">
        <w:rPr>
          <w:rFonts w:ascii="Times New Roman" w:eastAsia="Times New Roman" w:hAnsi="Times New Roman" w:cs="David"/>
          <w:sz w:val="20"/>
          <w:szCs w:val="24"/>
          <w:rtl/>
          <w:lang w:eastAsia="he-IL"/>
        </w:rPr>
        <w:t xml:space="preserve"> האמור בסעיף 8.2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לא יגיע למתכנן דבר בגין שינויים הנובעים מ:</w:t>
      </w:r>
    </w:p>
    <w:p w14:paraId="34238C8C"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טעות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ל</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קוי בתכנון ו/או באומדן של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של היועצים.</w:t>
      </w:r>
    </w:p>
    <w:p w14:paraId="52D3AE86"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התכנון אינו התכנון היעיל ביותר.</w:t>
      </w:r>
    </w:p>
    <w:p w14:paraId="1DDB3874"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7E117196"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lastRenderedPageBreak/>
        <w:t xml:space="preserve">השינויים מתחייבים מדרישת רשויות מוסמכות. </w:t>
      </w:r>
    </w:p>
    <w:p w14:paraId="7E3F7136" w14:textId="7DD01A0B" w:rsidR="00C140D3" w:rsidRPr="00C140D3" w:rsidDel="007148B0" w:rsidRDefault="00C140D3" w:rsidP="00C140D3">
      <w:pPr>
        <w:widowControl w:val="0"/>
        <w:numPr>
          <w:ilvl w:val="1"/>
          <w:numId w:val="1"/>
        </w:numPr>
        <w:spacing w:before="0" w:beforeAutospacing="0" w:after="200" w:afterAutospacing="0" w:line="240" w:lineRule="auto"/>
        <w:ind w:right="0"/>
        <w:jc w:val="both"/>
        <w:rPr>
          <w:del w:id="2" w:author="Meryl Etman" w:date="2019-02-27T14:41:00Z"/>
          <w:rFonts w:ascii="Times New Roman" w:eastAsia="Times New Roman" w:hAnsi="Times New Roman" w:cs="David"/>
          <w:sz w:val="20"/>
          <w:szCs w:val="24"/>
          <w:rtl/>
          <w:lang w:eastAsia="he-IL"/>
        </w:rPr>
      </w:pPr>
      <w:del w:id="3" w:author="Meryl Etman" w:date="2019-02-27T14:41:00Z">
        <w:r w:rsidRPr="00C140D3" w:rsidDel="007148B0">
          <w:rPr>
            <w:rFonts w:ascii="Times New Roman" w:eastAsia="Times New Roman" w:hAnsi="Times New Roman" w:cs="David"/>
            <w:sz w:val="20"/>
            <w:szCs w:val="24"/>
            <w:rtl/>
            <w:lang w:eastAsia="he-IL"/>
          </w:rPr>
          <w:delText>המתכנן מתחייב להכין</w:delText>
        </w:r>
        <w:r w:rsidRPr="00C140D3" w:rsidDel="007148B0">
          <w:rPr>
            <w:rFonts w:ascii="Times New Roman" w:eastAsia="Times New Roman" w:hAnsi="Times New Roman" w:cs="David" w:hint="cs"/>
            <w:sz w:val="20"/>
            <w:szCs w:val="24"/>
            <w:rtl/>
            <w:lang w:eastAsia="he-IL"/>
          </w:rPr>
          <w:delText>,</w:delText>
        </w:r>
        <w:r w:rsidRPr="00C140D3" w:rsidDel="007148B0">
          <w:rPr>
            <w:rFonts w:ascii="Times New Roman" w:eastAsia="Times New Roman" w:hAnsi="Times New Roman" w:cs="David"/>
            <w:sz w:val="20"/>
            <w:szCs w:val="24"/>
            <w:rtl/>
            <w:lang w:eastAsia="he-IL"/>
          </w:rPr>
          <w:delText xml:space="preserve"> עבור רוכשים שיבקשו זאת</w:delText>
        </w:r>
        <w:r w:rsidRPr="00C140D3" w:rsidDel="007148B0">
          <w:rPr>
            <w:rFonts w:ascii="Times New Roman" w:eastAsia="Times New Roman" w:hAnsi="Times New Roman" w:cs="David" w:hint="cs"/>
            <w:sz w:val="20"/>
            <w:szCs w:val="24"/>
            <w:rtl/>
            <w:lang w:eastAsia="he-IL"/>
          </w:rPr>
          <w:delText>,</w:delText>
        </w:r>
        <w:r w:rsidRPr="00C140D3" w:rsidDel="007148B0">
          <w:rPr>
            <w:rFonts w:ascii="Times New Roman" w:eastAsia="Times New Roman" w:hAnsi="Times New Roman" w:cs="David"/>
            <w:sz w:val="20"/>
            <w:szCs w:val="24"/>
            <w:rtl/>
            <w:lang w:eastAsia="he-IL"/>
          </w:rPr>
          <w:delText xml:space="preserve"> תכנית שינויים בדירות שאינם עומדים בסתירה להיתרי הבניה ולכל דין. </w:delText>
        </w:r>
      </w:del>
    </w:p>
    <w:p w14:paraId="62E73035" w14:textId="521BFD6C" w:rsidR="00C140D3" w:rsidRPr="00C140D3" w:rsidRDefault="00C140D3" w:rsidP="00C140D3">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del w:id="4" w:author="Meryl Etman" w:date="2019-02-27T14:41:00Z">
        <w:r w:rsidRPr="00C140D3" w:rsidDel="007148B0">
          <w:rPr>
            <w:rFonts w:ascii="Times New Roman" w:eastAsia="Times New Roman" w:hAnsi="Times New Roman" w:cs="David"/>
            <w:sz w:val="20"/>
            <w:szCs w:val="24"/>
            <w:rtl/>
            <w:lang w:eastAsia="he-IL"/>
          </w:rPr>
          <w:delText xml:space="preserve">מחיר השינויים ותנאי התשלום בגין תכנון השינויים </w:delText>
        </w:r>
        <w:r w:rsidRPr="00C140D3" w:rsidDel="007148B0">
          <w:rPr>
            <w:rFonts w:ascii="Times New Roman" w:eastAsia="Times New Roman" w:hAnsi="Times New Roman" w:cs="David" w:hint="cs"/>
            <w:sz w:val="20"/>
            <w:szCs w:val="24"/>
            <w:rtl/>
            <w:lang w:eastAsia="he-IL"/>
          </w:rPr>
          <w:delText xml:space="preserve">כאמור, </w:delText>
        </w:r>
        <w:r w:rsidRPr="00C140D3" w:rsidDel="007148B0">
          <w:rPr>
            <w:rFonts w:ascii="Times New Roman" w:eastAsia="Times New Roman" w:hAnsi="Times New Roman" w:cs="David"/>
            <w:sz w:val="20"/>
            <w:szCs w:val="24"/>
            <w:rtl/>
            <w:lang w:eastAsia="he-IL"/>
          </w:rPr>
          <w:delText>יסוכמו בין המתכנן לרוכשים. המתכנן יתקשר עם הרוכש</w:delText>
        </w:r>
        <w:r w:rsidRPr="00C140D3" w:rsidDel="007148B0">
          <w:rPr>
            <w:rFonts w:ascii="Times New Roman" w:eastAsia="Times New Roman" w:hAnsi="Times New Roman" w:cs="David" w:hint="cs"/>
            <w:sz w:val="20"/>
            <w:szCs w:val="24"/>
            <w:rtl/>
            <w:lang w:eastAsia="he-IL"/>
          </w:rPr>
          <w:delText>ים</w:delText>
        </w:r>
        <w:r w:rsidRPr="00C140D3" w:rsidDel="007148B0">
          <w:rPr>
            <w:rFonts w:ascii="Times New Roman" w:eastAsia="Times New Roman" w:hAnsi="Times New Roman" w:cs="David"/>
            <w:sz w:val="20"/>
            <w:szCs w:val="24"/>
            <w:rtl/>
            <w:lang w:eastAsia="he-IL"/>
          </w:rPr>
          <w:delText xml:space="preserve"> בהסכם נפרד לתכנון השינויים. כל מחלוקת שתתעורר בין המתכנן לבין </w:delText>
        </w:r>
        <w:r w:rsidRPr="00C140D3" w:rsidDel="007148B0">
          <w:rPr>
            <w:rFonts w:ascii="Times New Roman" w:eastAsia="Times New Roman" w:hAnsi="Times New Roman" w:cs="David" w:hint="cs"/>
            <w:sz w:val="20"/>
            <w:szCs w:val="24"/>
            <w:rtl/>
            <w:lang w:eastAsia="he-IL"/>
          </w:rPr>
          <w:delText>ה</w:delText>
        </w:r>
        <w:r w:rsidRPr="00C140D3" w:rsidDel="007148B0">
          <w:rPr>
            <w:rFonts w:ascii="Times New Roman" w:eastAsia="Times New Roman" w:hAnsi="Times New Roman" w:cs="David"/>
            <w:sz w:val="20"/>
            <w:szCs w:val="24"/>
            <w:rtl/>
            <w:lang w:eastAsia="he-IL"/>
          </w:rPr>
          <w:delText>רוכש</w:delText>
        </w:r>
        <w:r w:rsidRPr="00C140D3" w:rsidDel="007148B0">
          <w:rPr>
            <w:rFonts w:ascii="Times New Roman" w:eastAsia="Times New Roman" w:hAnsi="Times New Roman" w:cs="David" w:hint="cs"/>
            <w:sz w:val="20"/>
            <w:szCs w:val="24"/>
            <w:rtl/>
            <w:lang w:eastAsia="he-IL"/>
          </w:rPr>
          <w:delText>ים</w:delText>
        </w:r>
        <w:r w:rsidRPr="00C140D3" w:rsidDel="007148B0">
          <w:rPr>
            <w:rFonts w:ascii="Times New Roman" w:eastAsia="Times New Roman" w:hAnsi="Times New Roman" w:cs="David"/>
            <w:sz w:val="20"/>
            <w:szCs w:val="24"/>
            <w:rtl/>
            <w:lang w:eastAsia="he-IL"/>
          </w:rPr>
          <w:delText xml:space="preserve"> בענ</w:delText>
        </w:r>
        <w:r w:rsidRPr="00C140D3" w:rsidDel="007148B0">
          <w:rPr>
            <w:rFonts w:ascii="Times New Roman" w:eastAsia="Times New Roman" w:hAnsi="Times New Roman" w:cs="David" w:hint="cs"/>
            <w:sz w:val="20"/>
            <w:szCs w:val="24"/>
            <w:rtl/>
            <w:lang w:eastAsia="he-IL"/>
          </w:rPr>
          <w:delText>י</w:delText>
        </w:r>
        <w:r w:rsidRPr="00C140D3" w:rsidDel="007148B0">
          <w:rPr>
            <w:rFonts w:ascii="Times New Roman" w:eastAsia="Times New Roman" w:hAnsi="Times New Roman" w:cs="David"/>
            <w:sz w:val="20"/>
            <w:szCs w:val="24"/>
            <w:rtl/>
            <w:lang w:eastAsia="he-IL"/>
          </w:rPr>
          <w:delText>ין קביעת מחיר השינויים</w:delText>
        </w:r>
        <w:r w:rsidRPr="00C140D3" w:rsidDel="007148B0">
          <w:rPr>
            <w:rFonts w:ascii="Times New Roman" w:eastAsia="Times New Roman" w:hAnsi="Times New Roman" w:cs="David" w:hint="cs"/>
            <w:sz w:val="20"/>
            <w:szCs w:val="24"/>
            <w:rtl/>
            <w:lang w:eastAsia="he-IL"/>
          </w:rPr>
          <w:delText>,</w:delText>
        </w:r>
        <w:r w:rsidRPr="00C140D3" w:rsidDel="007148B0">
          <w:rPr>
            <w:rFonts w:ascii="Times New Roman" w:eastAsia="Times New Roman" w:hAnsi="Times New Roman" w:cs="David"/>
            <w:sz w:val="20"/>
            <w:szCs w:val="24"/>
            <w:rtl/>
            <w:lang w:eastAsia="he-IL"/>
          </w:rPr>
          <w:delText xml:space="preserve"> תובא בפני המנהל והוא יהיה המוסמך להכריע בה</w:delText>
        </w:r>
      </w:del>
      <w:ins w:id="5" w:author="Meryl Etman" w:date="2019-02-27T14:41:00Z">
        <w:r w:rsidR="007148B0" w:rsidRPr="007148B0">
          <w:rPr>
            <w:rFonts w:ascii="Times New Roman" w:eastAsia="Times New Roman" w:hAnsi="Times New Roman" w:cs="David" w:hint="eastAsia"/>
            <w:sz w:val="20"/>
            <w:szCs w:val="24"/>
            <w:u w:val="single"/>
            <w:rtl/>
            <w:lang w:eastAsia="he-IL"/>
            <w:rPrChange w:id="6" w:author="Meryl Etman" w:date="2019-02-27T14:42:00Z">
              <w:rPr>
                <w:rFonts w:ascii="Times New Roman" w:eastAsia="Times New Roman" w:hAnsi="Times New Roman" w:cs="David" w:hint="eastAsia"/>
                <w:sz w:val="20"/>
                <w:szCs w:val="24"/>
                <w:rtl/>
                <w:lang w:eastAsia="he-IL"/>
              </w:rPr>
            </w:rPrChange>
          </w:rPr>
          <w:t>מ</w:t>
        </w:r>
      </w:ins>
      <w:ins w:id="7" w:author="Meryl Etman" w:date="2019-02-27T14:42:00Z">
        <w:r w:rsidR="007148B0" w:rsidRPr="007148B0">
          <w:rPr>
            <w:rFonts w:ascii="Times New Roman" w:eastAsia="Times New Roman" w:hAnsi="Times New Roman" w:cs="David" w:hint="eastAsia"/>
            <w:sz w:val="20"/>
            <w:szCs w:val="24"/>
            <w:u w:val="single"/>
            <w:rtl/>
            <w:lang w:eastAsia="he-IL"/>
            <w:rPrChange w:id="8" w:author="Meryl Etman" w:date="2019-02-27T14:42:00Z">
              <w:rPr>
                <w:rFonts w:ascii="Times New Roman" w:eastAsia="Times New Roman" w:hAnsi="Times New Roman" w:cs="David" w:hint="eastAsia"/>
                <w:sz w:val="20"/>
                <w:szCs w:val="24"/>
                <w:rtl/>
                <w:lang w:eastAsia="he-IL"/>
              </w:rPr>
            </w:rPrChange>
          </w:rPr>
          <w:t>בוטל</w:t>
        </w:r>
      </w:ins>
      <w:r w:rsidRPr="00C140D3">
        <w:rPr>
          <w:rFonts w:ascii="Times New Roman" w:eastAsia="Times New Roman" w:hAnsi="Times New Roman" w:cs="David"/>
          <w:sz w:val="20"/>
          <w:szCs w:val="24"/>
          <w:rtl/>
          <w:lang w:eastAsia="he-IL"/>
        </w:rPr>
        <w:t>.</w:t>
      </w:r>
    </w:p>
    <w:p w14:paraId="5A314A61"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lang w:eastAsia="he-IL"/>
        </w:rPr>
      </w:pPr>
      <w:r w:rsidRPr="00C140D3">
        <w:rPr>
          <w:rFonts w:ascii="Times New Roman" w:eastAsia="Times New Roman" w:hAnsi="Times New Roman" w:cs="David"/>
          <w:bCs/>
          <w:sz w:val="20"/>
          <w:szCs w:val="24"/>
          <w:u w:val="single"/>
          <w:rtl/>
          <w:lang w:eastAsia="he-IL"/>
        </w:rPr>
        <w:t>אחריות וביטוח</w:t>
      </w:r>
    </w:p>
    <w:p w14:paraId="2FFF3F02"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מבלי לגרוע מאחריות המתכנן על פי הסכם זה ו/או על פי כל דין, מתחייב המתכנן לערוך ולקיים, על חשבונו, למשך כל תקופת ההסכם וכל עוד אחריותו מכוחו קיימת, את הביטוחים בהתאם לתנאים ולסכומים כמפורט באישור עריכת הביטוח המצורף להסכם זה כנספח __, והמהווה חלק בלתי נפרד ממנו (להלן: "ביטוחי המתכנן" ו/או "אישור עריכת הביטוח", לפי העניין), אצל חברת ביטוח מורשית כדין בישראל</w:t>
      </w:r>
      <w:r w:rsidRPr="00C140D3">
        <w:rPr>
          <w:rFonts w:ascii="Times New Roman" w:eastAsia="Times New Roman" w:hAnsi="Times New Roman" w:cs="David"/>
          <w:sz w:val="20"/>
          <w:szCs w:val="24"/>
          <w:lang w:eastAsia="he-IL"/>
        </w:rPr>
        <w:t>.</w:t>
      </w:r>
    </w:p>
    <w:p w14:paraId="6E210C69"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מובהר כי גבולות האחריות הנדרשים במסגרת ביטוחי המתכנן כמפורט באישור עריכת הביטוח הינם בבחינת דרישה מזערית המוטלת על המתכנן. המתכנן מצהיר ומאשר כי יהיה מנוע מלהעלות כל טענה כלפי אפ"י ו/או מי מטעמה בכל הקשור לגבולות האחריות כאמור</w:t>
      </w:r>
      <w:r w:rsidRPr="00C140D3">
        <w:rPr>
          <w:rFonts w:ascii="Times New Roman" w:eastAsia="Times New Roman" w:hAnsi="Times New Roman" w:cs="David"/>
          <w:sz w:val="20"/>
          <w:szCs w:val="24"/>
          <w:lang w:eastAsia="he-IL"/>
        </w:rPr>
        <w:t>.</w:t>
      </w:r>
    </w:p>
    <w:p w14:paraId="04E60C70"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ביטוחי המתכנן יהיו קודמים לכל ביטוח הנערך על ידי אפ"י ויכללו סעיף לפיו מוותרים המבטחים על כל טענה ו/או דרישה ו/או תביעה בדבר שיתוף בביטוחי אפ"י. כן יכללו הביטוחים כאמור הוראה לפיה לא יבוטלו ולא יצומצמו במשך תקופת הביטוח, אלא בהודעה לאפ"י 60 יום מראש ובכתב (בדואר רשום</w:t>
      </w:r>
      <w:r w:rsidRPr="00C140D3">
        <w:rPr>
          <w:rFonts w:ascii="Times New Roman" w:eastAsia="Times New Roman" w:hAnsi="Times New Roman" w:cs="David"/>
          <w:sz w:val="20"/>
          <w:szCs w:val="24"/>
          <w:lang w:eastAsia="he-IL"/>
        </w:rPr>
        <w:t>).</w:t>
      </w:r>
    </w:p>
    <w:p w14:paraId="0877D492"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ללא צורך בכל דרישה מצד אפ"י, מתחייב המתכנן להמציא לידי אפ"י, לפני תחילת מתן השירותים נשוא הסכם זה וכתנאי מוקדם להתקשרות ו/או לכל תשלום על חשבון התמורה, את אישור עריכת הביטוח, כשהוא חתום בידי מבטחיו</w:t>
      </w:r>
      <w:r w:rsidRPr="00C140D3">
        <w:rPr>
          <w:rFonts w:ascii="Times New Roman" w:eastAsia="Times New Roman" w:hAnsi="Times New Roman" w:cs="David"/>
          <w:sz w:val="20"/>
          <w:szCs w:val="24"/>
          <w:lang w:eastAsia="he-IL"/>
        </w:rPr>
        <w:t xml:space="preserve">. </w:t>
      </w:r>
    </w:p>
    <w:p w14:paraId="78229B22"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מיד בתום תקופת הביטוח, מתחייב המתכנן להמציא לידי אפ"י אישור עריכת ביטוח מעודכן בגין חידוש תוקף ביטוחי המתכנן לתקופת ביטוח נוספת, ומידי תקופת ביטוח, כל עוד הסכם זה בתוקף</w:t>
      </w:r>
      <w:r w:rsidRPr="00C140D3">
        <w:rPr>
          <w:rFonts w:ascii="Times New Roman" w:eastAsia="Times New Roman" w:hAnsi="Times New Roman" w:cs="David"/>
          <w:sz w:val="20"/>
          <w:szCs w:val="24"/>
          <w:lang w:eastAsia="he-IL"/>
        </w:rPr>
        <w:t>.</w:t>
      </w:r>
    </w:p>
    <w:p w14:paraId="62A66D19"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מבלי לגרוע מהאמור לעיל, ובכל הנוגע לביטוח המפורט בסעיף 1 לאישור עריכת הביטוח (ביטוח אחריות מקצועית), מתחייב המתכנן להמשיך ולהחזיק ביטוח זה בתוקף ולהציג בפני אפ"י אישור עריכת ביטוח בגינו, במועדים כאמור ולמשך 7 (שבע) שנים נוספות לפחות ממועד תום מתן השירותים על פי ההסכם</w:t>
      </w:r>
      <w:r w:rsidRPr="00C140D3">
        <w:rPr>
          <w:rFonts w:ascii="Times New Roman" w:eastAsia="Times New Roman" w:hAnsi="Times New Roman" w:cs="David"/>
          <w:sz w:val="20"/>
          <w:szCs w:val="24"/>
          <w:lang w:eastAsia="he-IL"/>
        </w:rPr>
        <w:t>.</w:t>
      </w:r>
    </w:p>
    <w:p w14:paraId="60A03650" w14:textId="77777777" w:rsidR="00C93021" w:rsidRDefault="00C140D3" w:rsidP="00C93021">
      <w:pPr>
        <w:widowControl w:val="0"/>
        <w:numPr>
          <w:ilvl w:val="1"/>
          <w:numId w:val="1"/>
        </w:numPr>
        <w:spacing w:before="0" w:beforeAutospacing="0" w:after="200" w:afterAutospacing="0" w:line="240" w:lineRule="auto"/>
        <w:ind w:right="0"/>
        <w:jc w:val="both"/>
        <w:rPr>
          <w:ins w:id="9" w:author="Meryl Etman" w:date="2019-06-30T11:36:00Z"/>
          <w:rFonts w:ascii="David" w:eastAsia="Times New Roman" w:hAnsi="David" w:cs="David"/>
          <w:sz w:val="24"/>
          <w:szCs w:val="24"/>
        </w:rPr>
        <w:pPrChange w:id="10" w:author="Meryl Etman" w:date="2019-06-30T11:36:00Z">
          <w:pPr>
            <w:pStyle w:val="2"/>
            <w:keepNext w:val="0"/>
            <w:widowControl/>
            <w:numPr>
              <w:ilvl w:val="1"/>
              <w:numId w:val="36"/>
            </w:numPr>
            <w:spacing w:before="60" w:after="60" w:line="300" w:lineRule="atLeast"/>
            <w:ind w:left="792" w:hanging="432"/>
            <w:jc w:val="both"/>
          </w:pPr>
        </w:pPrChange>
      </w:pPr>
      <w:r w:rsidRPr="00C140D3">
        <w:rPr>
          <w:rFonts w:ascii="Times New Roman" w:eastAsia="Times New Roman" w:hAnsi="Times New Roman" w:cs="David"/>
          <w:sz w:val="20"/>
          <w:szCs w:val="24"/>
          <w:rtl/>
          <w:lang w:eastAsia="he-IL"/>
        </w:rPr>
        <w:t>המתכנן פוטר את אפ"י ו/או מי מטעמה מאחריות לכל אובדן ו/או נזק לרכוש המובא על ידו ו/או על-ידי מי מטעמו לחצרי אפ"י ו/או המשמש לצורך מתן השירותים, ולא תהיה לו כל טענה ו/או דרישה ו/או תביעה כלפי אפ"י ו/או מי מטעמה בגין אובדן ו/או נזק כאמור; הפטור כאמור לא יחול לטובת אדם שגרם לנזק בזדון</w:t>
      </w:r>
      <w:r w:rsidRPr="00C140D3">
        <w:rPr>
          <w:rFonts w:ascii="Times New Roman" w:eastAsia="Times New Roman" w:hAnsi="Times New Roman" w:cs="David"/>
          <w:sz w:val="20"/>
          <w:szCs w:val="24"/>
          <w:lang w:eastAsia="he-IL"/>
        </w:rPr>
        <w:t>.</w:t>
      </w:r>
      <w:ins w:id="11" w:author="Meryl Etman" w:date="2019-06-30T11:36:00Z">
        <w:r w:rsidR="00C93021">
          <w:rPr>
            <w:rFonts w:ascii="Times New Roman" w:eastAsia="Times New Roman" w:hAnsi="Times New Roman" w:cs="David" w:hint="cs"/>
            <w:sz w:val="20"/>
            <w:szCs w:val="24"/>
            <w:rtl/>
            <w:lang w:eastAsia="he-IL"/>
          </w:rPr>
          <w:t xml:space="preserve"> </w:t>
        </w:r>
      </w:ins>
    </w:p>
    <w:p w14:paraId="41E82F26" w14:textId="77777777" w:rsidR="00152218" w:rsidRDefault="00C93021" w:rsidP="00152218">
      <w:pPr>
        <w:widowControl w:val="0"/>
        <w:numPr>
          <w:ilvl w:val="1"/>
          <w:numId w:val="1"/>
        </w:numPr>
        <w:spacing w:before="0" w:beforeAutospacing="0" w:after="200" w:afterAutospacing="0" w:line="240" w:lineRule="auto"/>
        <w:ind w:right="0"/>
        <w:jc w:val="both"/>
        <w:rPr>
          <w:ins w:id="12" w:author="Meryl Etman" w:date="2019-06-30T11:38:00Z"/>
          <w:rFonts w:ascii="David" w:eastAsia="Times New Roman" w:hAnsi="David" w:cs="David"/>
          <w:sz w:val="24"/>
          <w:szCs w:val="24"/>
        </w:rPr>
        <w:pPrChange w:id="13" w:author="Meryl Etman" w:date="2019-06-30T11:38:00Z">
          <w:pPr>
            <w:pStyle w:val="2"/>
            <w:spacing w:before="60" w:after="60" w:line="300" w:lineRule="atLeast"/>
            <w:ind w:left="432"/>
          </w:pPr>
        </w:pPrChange>
      </w:pPr>
      <w:ins w:id="14" w:author="Meryl Etman" w:date="2019-06-30T11:36:00Z">
        <w:r>
          <w:rPr>
            <w:rFonts w:ascii="David" w:eastAsia="Times New Roman" w:hAnsi="David" w:cs="David"/>
            <w:sz w:val="24"/>
            <w:szCs w:val="24"/>
            <w:rtl/>
          </w:rPr>
          <w:t xml:space="preserve">המתכנן מתחייב לבצע את שירותי המתכנן בהתאם להוראות חוזה זה בנאמנות, במועדים על פי חוזה זה, במומחיות, בזהירות וברמה מקצועית מעולה, והוא </w:t>
        </w:r>
        <w:r w:rsidRPr="00F70594">
          <w:rPr>
            <w:rFonts w:ascii="David" w:eastAsia="Times New Roman" w:hAnsi="David" w:cs="David"/>
            <w:sz w:val="24"/>
            <w:szCs w:val="24"/>
            <w:rtl/>
          </w:rPr>
          <w:t xml:space="preserve">יהא </w:t>
        </w:r>
        <w:r>
          <w:rPr>
            <w:rFonts w:ascii="David" w:eastAsia="Times New Roman" w:hAnsi="David" w:cs="David"/>
            <w:sz w:val="24"/>
            <w:szCs w:val="24"/>
            <w:rtl/>
          </w:rPr>
          <w:t>אחראי אחריות מלאה לכל פגיעה</w:t>
        </w:r>
        <w:r w:rsidRPr="00F70594">
          <w:rPr>
            <w:rFonts w:ascii="David" w:eastAsia="Times New Roman" w:hAnsi="David" w:cs="David"/>
            <w:sz w:val="24"/>
            <w:szCs w:val="24"/>
            <w:rtl/>
          </w:rPr>
          <w:t>,</w:t>
        </w:r>
        <w:r>
          <w:rPr>
            <w:rFonts w:ascii="David" w:eastAsia="Times New Roman" w:hAnsi="David" w:cs="David" w:hint="cs"/>
            <w:sz w:val="24"/>
            <w:szCs w:val="24"/>
            <w:rtl/>
          </w:rPr>
          <w:t xml:space="preserve"> </w:t>
        </w:r>
        <w:r>
          <w:rPr>
            <w:rFonts w:ascii="David" w:eastAsia="Times New Roman" w:hAnsi="David" w:cs="David"/>
            <w:sz w:val="24"/>
            <w:szCs w:val="24"/>
            <w:rtl/>
          </w:rPr>
          <w:t>נזק</w:t>
        </w:r>
        <w:r w:rsidRPr="00F70594">
          <w:rPr>
            <w:rFonts w:ascii="David" w:eastAsia="Times New Roman" w:hAnsi="David" w:cs="David"/>
            <w:sz w:val="24"/>
            <w:szCs w:val="24"/>
            <w:rtl/>
          </w:rPr>
          <w:t>,</w:t>
        </w:r>
        <w:r>
          <w:rPr>
            <w:rFonts w:ascii="David" w:eastAsia="Times New Roman" w:hAnsi="David" w:cs="David"/>
            <w:sz w:val="24"/>
            <w:szCs w:val="24"/>
            <w:rtl/>
          </w:rPr>
          <w:t xml:space="preserve"> הפסד</w:t>
        </w:r>
        <w:r w:rsidRPr="00F70594">
          <w:rPr>
            <w:rFonts w:ascii="David" w:eastAsia="Times New Roman" w:hAnsi="David" w:cs="David"/>
            <w:sz w:val="24"/>
            <w:szCs w:val="24"/>
            <w:rtl/>
          </w:rPr>
          <w:t>,</w:t>
        </w:r>
        <w:r>
          <w:rPr>
            <w:rFonts w:ascii="David" w:eastAsia="Times New Roman" w:hAnsi="David" w:cs="David"/>
            <w:sz w:val="24"/>
            <w:szCs w:val="24"/>
            <w:rtl/>
          </w:rPr>
          <w:t xml:space="preserve"> </w:t>
        </w:r>
        <w:r w:rsidRPr="00F70594">
          <w:rPr>
            <w:rFonts w:ascii="David" w:eastAsia="Times New Roman" w:hAnsi="David" w:cs="David"/>
            <w:sz w:val="24"/>
            <w:szCs w:val="24"/>
            <w:rtl/>
          </w:rPr>
          <w:t>או</w:t>
        </w:r>
        <w:r>
          <w:rPr>
            <w:rFonts w:ascii="David" w:eastAsia="Times New Roman" w:hAnsi="David" w:cs="David"/>
            <w:sz w:val="24"/>
            <w:szCs w:val="24"/>
            <w:rtl/>
          </w:rPr>
          <w:t xml:space="preserve"> הוצאה</w:t>
        </w:r>
        <w:r w:rsidRPr="00F70594">
          <w:rPr>
            <w:rFonts w:ascii="David" w:eastAsia="Times New Roman" w:hAnsi="David" w:cs="David"/>
            <w:sz w:val="24"/>
            <w:szCs w:val="24"/>
            <w:rtl/>
          </w:rPr>
          <w:t>, חבות, עלויות, תביעות, הליכים (אזרחיים או פליליים),</w:t>
        </w:r>
        <w:r>
          <w:rPr>
            <w:rFonts w:ascii="David" w:eastAsia="Times New Roman" w:hAnsi="David" w:cs="David"/>
            <w:sz w:val="24"/>
            <w:szCs w:val="24"/>
            <w:rtl/>
          </w:rPr>
          <w:t xml:space="preserve"> </w:t>
        </w:r>
        <w:r w:rsidRPr="00F70594">
          <w:rPr>
            <w:rFonts w:ascii="David" w:eastAsia="Times New Roman" w:hAnsi="David" w:cs="David"/>
            <w:sz w:val="24"/>
            <w:szCs w:val="24"/>
            <w:rtl/>
          </w:rPr>
          <w:t xml:space="preserve">דרישות, אישומים, פס"ד, צווים, עונשים, קנסות, פיצויים </w:t>
        </w:r>
        <w:r>
          <w:rPr>
            <w:rFonts w:ascii="David" w:eastAsia="Times New Roman" w:hAnsi="David" w:cs="David"/>
            <w:sz w:val="24"/>
            <w:szCs w:val="24"/>
            <w:rtl/>
          </w:rPr>
          <w:t>שייגרמו</w:t>
        </w:r>
        <w:r w:rsidRPr="00F70594">
          <w:rPr>
            <w:rFonts w:ascii="David" w:eastAsia="Times New Roman" w:hAnsi="David" w:cs="David"/>
            <w:sz w:val="24"/>
            <w:szCs w:val="24"/>
            <w:rtl/>
          </w:rPr>
          <w:t xml:space="preserve"> ו/או יוטלו ע</w:t>
        </w:r>
        <w:r>
          <w:rPr>
            <w:rFonts w:ascii="David" w:eastAsia="Times New Roman" w:hAnsi="David" w:cs="David"/>
            <w:sz w:val="24"/>
            <w:szCs w:val="24"/>
            <w:rtl/>
          </w:rPr>
          <w:t>ל</w:t>
        </w:r>
        <w:r w:rsidRPr="00F70594">
          <w:rPr>
            <w:rFonts w:ascii="David" w:eastAsia="Times New Roman" w:hAnsi="David" w:cs="David"/>
            <w:sz w:val="24"/>
            <w:szCs w:val="24"/>
            <w:rtl/>
          </w:rPr>
          <w:t xml:space="preserve"> ה</w:t>
        </w:r>
        <w:r>
          <w:rPr>
            <w:rFonts w:ascii="David" w:eastAsia="Times New Roman" w:hAnsi="David" w:cs="David"/>
            <w:sz w:val="24"/>
            <w:szCs w:val="24"/>
            <w:rtl/>
          </w:rPr>
          <w:t xml:space="preserve">מזמין ו/או עובדיו ו/או שלוחיו ו/או מי מטעמו ו/או </w:t>
        </w:r>
        <w:r w:rsidRPr="00F70594">
          <w:rPr>
            <w:rFonts w:ascii="David" w:eastAsia="Times New Roman" w:hAnsi="David" w:cs="David"/>
            <w:sz w:val="24"/>
            <w:szCs w:val="24"/>
            <w:rtl/>
          </w:rPr>
          <w:t>ל</w:t>
        </w:r>
        <w:r>
          <w:rPr>
            <w:rFonts w:ascii="David" w:eastAsia="Times New Roman" w:hAnsi="David" w:cs="David"/>
            <w:sz w:val="24"/>
            <w:szCs w:val="24"/>
            <w:rtl/>
          </w:rPr>
          <w:t>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w:t>
        </w:r>
        <w:r w:rsidRPr="00F70594">
          <w:rPr>
            <w:rFonts w:ascii="David" w:eastAsia="Times New Roman" w:hAnsi="David" w:cs="David"/>
            <w:sz w:val="24"/>
            <w:szCs w:val="24"/>
            <w:rtl/>
          </w:rPr>
          <w:t xml:space="preserve"> המתכנן פוטר את המזמין מכל אחריות בגין נזקים שייגרמו כאמור לעיל.</w:t>
        </w:r>
      </w:ins>
      <w:ins w:id="15" w:author="Meryl Etman" w:date="2019-06-30T11:38:00Z">
        <w:r w:rsidR="00152218">
          <w:rPr>
            <w:rFonts w:ascii="David" w:eastAsia="Times New Roman" w:hAnsi="David" w:cs="David" w:hint="cs"/>
            <w:sz w:val="24"/>
            <w:szCs w:val="24"/>
            <w:rtl/>
          </w:rPr>
          <w:t xml:space="preserve"> </w:t>
        </w:r>
      </w:ins>
    </w:p>
    <w:p w14:paraId="335FCD1F" w14:textId="77777777" w:rsidR="00152218" w:rsidRDefault="00C93021" w:rsidP="00152218">
      <w:pPr>
        <w:widowControl w:val="0"/>
        <w:spacing w:before="0" w:beforeAutospacing="0" w:after="200" w:afterAutospacing="0" w:line="240" w:lineRule="auto"/>
        <w:ind w:left="792"/>
        <w:jc w:val="both"/>
        <w:rPr>
          <w:ins w:id="16" w:author="Meryl Etman" w:date="2019-06-30T11:39:00Z"/>
          <w:rFonts w:ascii="David" w:hAnsi="David" w:cs="David"/>
          <w:sz w:val="24"/>
          <w:szCs w:val="24"/>
          <w:rtl/>
        </w:rPr>
        <w:pPrChange w:id="17" w:author="Meryl Etman" w:date="2019-06-30T11:39:00Z">
          <w:pPr>
            <w:pStyle w:val="2"/>
            <w:spacing w:before="60" w:after="60" w:line="300" w:lineRule="atLeast"/>
            <w:ind w:left="432"/>
          </w:pPr>
        </w:pPrChange>
      </w:pPr>
      <w:ins w:id="18" w:author="Meryl Etman" w:date="2019-06-30T11:36:00Z">
        <w:r w:rsidRPr="00152218">
          <w:rPr>
            <w:rFonts w:ascii="David" w:hAnsi="David" w:cs="David"/>
            <w:sz w:val="24"/>
            <w:szCs w:val="24"/>
            <w:rtl/>
            <w:rPrChange w:id="19" w:author="Meryl Etman" w:date="2019-06-30T11:38:00Z">
              <w:rPr>
                <w:rFonts w:ascii="David" w:hAnsi="David"/>
                <w:sz w:val="24"/>
                <w:rtl/>
              </w:rPr>
            </w:rPrChange>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ins>
      <w:ins w:id="20" w:author="Meryl Etman" w:date="2019-06-30T11:39:00Z">
        <w:r w:rsidR="00152218">
          <w:rPr>
            <w:rFonts w:ascii="David" w:hAnsi="David" w:cs="David" w:hint="cs"/>
            <w:sz w:val="24"/>
            <w:szCs w:val="24"/>
            <w:rtl/>
          </w:rPr>
          <w:t xml:space="preserve"> </w:t>
        </w:r>
      </w:ins>
    </w:p>
    <w:p w14:paraId="30FB2B1F" w14:textId="7D4CEA16" w:rsidR="00C93021" w:rsidRPr="00152218" w:rsidRDefault="00C93021" w:rsidP="00152218">
      <w:pPr>
        <w:widowControl w:val="0"/>
        <w:spacing w:before="0" w:beforeAutospacing="0" w:after="200" w:afterAutospacing="0" w:line="240" w:lineRule="auto"/>
        <w:ind w:left="792"/>
        <w:jc w:val="both"/>
        <w:rPr>
          <w:ins w:id="21" w:author="Meryl Etman" w:date="2019-06-30T11:36:00Z"/>
          <w:rFonts w:ascii="David" w:eastAsia="Times New Roman" w:hAnsi="David" w:cs="David"/>
          <w:sz w:val="24"/>
          <w:szCs w:val="24"/>
          <w:rtl/>
          <w:rPrChange w:id="22" w:author="Meryl Etman" w:date="2019-06-30T11:39:00Z">
            <w:rPr>
              <w:ins w:id="23" w:author="Meryl Etman" w:date="2019-06-30T11:36:00Z"/>
              <w:rFonts w:ascii="David" w:hAnsi="David" w:hint="cs"/>
              <w:sz w:val="24"/>
              <w:rtl/>
            </w:rPr>
          </w:rPrChange>
        </w:rPr>
        <w:pPrChange w:id="24" w:author="Meryl Etman" w:date="2019-06-30T11:39:00Z">
          <w:pPr>
            <w:pStyle w:val="2"/>
            <w:spacing w:before="60" w:after="60" w:line="300" w:lineRule="atLeast"/>
            <w:ind w:left="432"/>
          </w:pPr>
        </w:pPrChange>
      </w:pPr>
      <w:ins w:id="25" w:author="Meryl Etman" w:date="2019-06-30T11:36:00Z">
        <w:r w:rsidRPr="00152218">
          <w:rPr>
            <w:rFonts w:ascii="David" w:hAnsi="David" w:cs="David"/>
            <w:sz w:val="24"/>
            <w:szCs w:val="24"/>
            <w:rtl/>
            <w:rPrChange w:id="26" w:author="Meryl Etman" w:date="2019-06-30T11:39:00Z">
              <w:rPr>
                <w:rFonts w:ascii="David" w:hAnsi="David"/>
                <w:sz w:val="24"/>
                <w:rtl/>
              </w:rPr>
            </w:rPrChange>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ins>
    </w:p>
    <w:p w14:paraId="25B43AC4" w14:textId="1551C697" w:rsidR="00C140D3" w:rsidRPr="00C140D3" w:rsidRDefault="00C140D3" w:rsidP="00152218">
      <w:pPr>
        <w:widowControl w:val="0"/>
        <w:spacing w:before="0" w:beforeAutospacing="0" w:after="200" w:afterAutospacing="0" w:line="240" w:lineRule="auto"/>
        <w:ind w:left="792" w:right="360"/>
        <w:jc w:val="both"/>
        <w:rPr>
          <w:rFonts w:ascii="Times New Roman" w:eastAsia="Times New Roman" w:hAnsi="Times New Roman" w:cs="David"/>
          <w:sz w:val="20"/>
          <w:szCs w:val="24"/>
          <w:rtl/>
          <w:lang w:eastAsia="he-IL"/>
        </w:rPr>
        <w:pPrChange w:id="27" w:author="Meryl Etman" w:date="2019-06-30T11:39:00Z">
          <w:pPr>
            <w:widowControl w:val="0"/>
            <w:numPr>
              <w:ilvl w:val="1"/>
              <w:numId w:val="1"/>
            </w:numPr>
            <w:tabs>
              <w:tab w:val="num" w:pos="792"/>
            </w:tabs>
            <w:spacing w:before="0" w:beforeAutospacing="0" w:after="200" w:afterAutospacing="0" w:line="240" w:lineRule="auto"/>
            <w:ind w:left="792" w:hanging="432"/>
            <w:jc w:val="both"/>
          </w:pPr>
        </w:pPrChange>
      </w:pPr>
    </w:p>
    <w:p w14:paraId="0E3F2D26"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הפרת סעיף זה על כל תנאיו תיחשב להפרה יסודית של ההסכם.</w:t>
      </w:r>
    </w:p>
    <w:p w14:paraId="28B3CA45" w14:textId="77777777" w:rsidR="00C140D3" w:rsidRPr="00C140D3" w:rsidRDefault="00C140D3" w:rsidP="00C140D3">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14638D24"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אספקת תכניות</w:t>
      </w:r>
    </w:p>
    <w:p w14:paraId="4A2A49E9"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בכל עת במהלך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וכן בתקופת הבדק של העבודות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C140D3">
        <w:rPr>
          <w:rFonts w:ascii="Times New Roman" w:eastAsia="Times New Roman" w:hAnsi="Times New Roman" w:cs="David"/>
          <w:b/>
          <w:bCs/>
          <w:sz w:val="20"/>
          <w:szCs w:val="24"/>
          <w:rtl/>
          <w:lang w:eastAsia="he-IL"/>
        </w:rPr>
        <w:t>ח'</w:t>
      </w:r>
      <w:r w:rsidRPr="00C140D3">
        <w:rPr>
          <w:rFonts w:ascii="Times New Roman" w:eastAsia="Times New Roman" w:hAnsi="Times New Roman" w:cs="David"/>
          <w:sz w:val="20"/>
          <w:szCs w:val="24"/>
          <w:rtl/>
          <w:lang w:eastAsia="he-IL"/>
        </w:rPr>
        <w:t xml:space="preserve"> לחוזה זה, ובמידה והדרישה מתייחסת לתכניות שאינ</w:t>
      </w:r>
      <w:r w:rsidRPr="00C140D3">
        <w:rPr>
          <w:rFonts w:ascii="Times New Roman" w:eastAsia="Times New Roman" w:hAnsi="Times New Roman" w:cs="David" w:hint="cs"/>
          <w:sz w:val="20"/>
          <w:szCs w:val="24"/>
          <w:rtl/>
          <w:lang w:eastAsia="he-IL"/>
        </w:rPr>
        <w:t>ן</w:t>
      </w:r>
      <w:r w:rsidRPr="00C140D3">
        <w:rPr>
          <w:rFonts w:ascii="Times New Roman" w:eastAsia="Times New Roman" w:hAnsi="Times New Roman" w:cs="David"/>
          <w:sz w:val="20"/>
          <w:szCs w:val="24"/>
          <w:rtl/>
          <w:lang w:eastAsia="he-IL"/>
        </w:rPr>
        <w:t xml:space="preserve"> בידו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יערכ</w:t>
      </w:r>
      <w:r w:rsidRPr="00C140D3">
        <w:rPr>
          <w:rFonts w:ascii="Times New Roman" w:eastAsia="Times New Roman" w:hAnsi="Times New Roman" w:cs="David" w:hint="cs"/>
          <w:sz w:val="20"/>
          <w:szCs w:val="24"/>
          <w:rtl/>
          <w:lang w:eastAsia="he-IL"/>
        </w:rPr>
        <w:t>ן</w:t>
      </w:r>
      <w:r w:rsidRPr="00C140D3">
        <w:rPr>
          <w:rFonts w:ascii="Times New Roman" w:eastAsia="Times New Roman" w:hAnsi="Times New Roman" w:cs="David"/>
          <w:sz w:val="20"/>
          <w:szCs w:val="24"/>
          <w:rtl/>
          <w:lang w:eastAsia="he-IL"/>
        </w:rPr>
        <w:t xml:space="preserve"> המתכנן </w:t>
      </w:r>
      <w:r w:rsidRPr="00C140D3">
        <w:rPr>
          <w:rFonts w:ascii="Times New Roman" w:eastAsia="Times New Roman" w:hAnsi="Times New Roman" w:cs="David"/>
          <w:sz w:val="20"/>
          <w:szCs w:val="24"/>
          <w:rtl/>
          <w:lang w:eastAsia="he-IL"/>
        </w:rPr>
        <w:lastRenderedPageBreak/>
        <w:t>בהקדם האפשרי וימסר</w:t>
      </w:r>
      <w:r w:rsidRPr="00C140D3">
        <w:rPr>
          <w:rFonts w:ascii="Times New Roman" w:eastAsia="Times New Roman" w:hAnsi="Times New Roman" w:cs="David" w:hint="cs"/>
          <w:sz w:val="20"/>
          <w:szCs w:val="24"/>
          <w:rtl/>
          <w:lang w:eastAsia="he-IL"/>
        </w:rPr>
        <w:t>ן</w:t>
      </w:r>
      <w:r w:rsidRPr="00C140D3">
        <w:rPr>
          <w:rFonts w:ascii="Times New Roman" w:eastAsia="Times New Roman" w:hAnsi="Times New Roman" w:cs="David"/>
          <w:sz w:val="20"/>
          <w:szCs w:val="24"/>
          <w:rtl/>
          <w:lang w:eastAsia="he-IL"/>
        </w:rPr>
        <w:t xml:space="preserve"> למזמין.</w:t>
      </w:r>
    </w:p>
    <w:p w14:paraId="53625373"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עם גמר שרותי </w:t>
      </w:r>
      <w:r w:rsidRPr="00C140D3">
        <w:rPr>
          <w:rFonts w:ascii="Times New Roman" w:eastAsia="Times New Roman" w:hAnsi="Times New Roman" w:cs="David" w:hint="cs"/>
          <w:sz w:val="20"/>
          <w:szCs w:val="24"/>
          <w:rtl/>
          <w:lang w:eastAsia="he-IL"/>
        </w:rPr>
        <w:t>המתכנן,</w:t>
      </w:r>
      <w:r w:rsidRPr="00C140D3">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הסופי בשטח </w:t>
      </w:r>
      <w:r w:rsidRPr="00C140D3">
        <w:rPr>
          <w:rFonts w:ascii="Times New Roman" w:eastAsia="Times New Roman" w:hAnsi="Times New Roman" w:cs="David"/>
          <w:color w:val="000000"/>
          <w:sz w:val="20"/>
          <w:szCs w:val="24"/>
          <w:lang w:eastAsia="he-IL"/>
        </w:rPr>
        <w:t>(AS MADE)</w:t>
      </w:r>
      <w:r w:rsidRPr="00C140D3">
        <w:rPr>
          <w:rFonts w:ascii="Times New Roman" w:eastAsia="Times New Roman" w:hAnsi="Times New Roman" w:cs="David"/>
          <w:sz w:val="20"/>
          <w:szCs w:val="24"/>
          <w:rtl/>
          <w:lang w:eastAsia="he-IL"/>
        </w:rPr>
        <w:t xml:space="preserve">, למעט שינויי דיירים, </w:t>
      </w:r>
      <w:r w:rsidRPr="00C140D3">
        <w:rPr>
          <w:rFonts w:ascii="Times New Roman" w:eastAsia="Times New Roman" w:hAnsi="Times New Roman" w:cs="David" w:hint="cs"/>
          <w:sz w:val="20"/>
          <w:szCs w:val="24"/>
          <w:rtl/>
          <w:lang w:eastAsia="he-IL"/>
        </w:rPr>
        <w:t xml:space="preserve">וקבצים </w:t>
      </w:r>
      <w:r w:rsidRPr="00C140D3">
        <w:rPr>
          <w:rFonts w:ascii="Times New Roman" w:eastAsia="Times New Roman" w:hAnsi="Times New Roman" w:cs="David"/>
          <w:sz w:val="20"/>
          <w:szCs w:val="24"/>
          <w:rtl/>
          <w:lang w:eastAsia="he-IL"/>
        </w:rPr>
        <w:t>המכילים את התכנון במדיה ממוחשבת.</w:t>
      </w:r>
    </w:p>
    <w:p w14:paraId="7E283A84"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C140D3">
        <w:rPr>
          <w:rFonts w:ascii="Times New Roman" w:eastAsia="Times New Roman" w:hAnsi="Times New Roman" w:cs="David" w:hint="cs"/>
          <w:sz w:val="20"/>
          <w:szCs w:val="24"/>
          <w:rtl/>
          <w:lang w:eastAsia="he-IL"/>
        </w:rPr>
        <w:t>הקבצים</w:t>
      </w:r>
      <w:r w:rsidRPr="00C140D3">
        <w:rPr>
          <w:rFonts w:ascii="Times New Roman" w:eastAsia="Times New Roman" w:hAnsi="Times New Roman" w:cs="David"/>
          <w:sz w:val="20"/>
          <w:szCs w:val="24"/>
          <w:rtl/>
          <w:lang w:eastAsia="he-IL"/>
        </w:rPr>
        <w:t xml:space="preserve"> כשה</w:t>
      </w:r>
      <w:r w:rsidRPr="00C140D3">
        <w:rPr>
          <w:rFonts w:ascii="Times New Roman" w:eastAsia="Times New Roman" w:hAnsi="Times New Roman" w:cs="David" w:hint="cs"/>
          <w:sz w:val="20"/>
          <w:szCs w:val="24"/>
          <w:rtl/>
          <w:lang w:eastAsia="he-IL"/>
        </w:rPr>
        <w:t>ם</w:t>
      </w:r>
      <w:r w:rsidRPr="00C140D3">
        <w:rPr>
          <w:rFonts w:ascii="Times New Roman" w:eastAsia="Times New Roman" w:hAnsi="Times New Roman" w:cs="David"/>
          <w:sz w:val="20"/>
          <w:szCs w:val="24"/>
          <w:rtl/>
          <w:lang w:eastAsia="he-IL"/>
        </w:rPr>
        <w:t xml:space="preserve"> מעודכנ</w:t>
      </w:r>
      <w:r w:rsidRPr="00C140D3">
        <w:rPr>
          <w:rFonts w:ascii="Times New Roman" w:eastAsia="Times New Roman" w:hAnsi="Times New Roman" w:cs="David" w:hint="cs"/>
          <w:sz w:val="20"/>
          <w:szCs w:val="24"/>
          <w:rtl/>
          <w:lang w:eastAsia="he-IL"/>
        </w:rPr>
        <w:t>ים</w:t>
      </w:r>
      <w:r w:rsidRPr="00C140D3">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6859CEB0"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כמו כן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585B3623"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המתכנן לא יהיה זכאי לכל תשלום נוסף בעד תכניות שימסור למזמין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סעיף 10 זה.</w:t>
      </w:r>
    </w:p>
    <w:p w14:paraId="3E38D4C0" w14:textId="3D723DF1" w:rsidR="00C140D3" w:rsidRPr="00C140D3" w:rsidRDefault="00C140D3" w:rsidP="00531B74">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זכות הקניין בכל התכניות שייכת למזמין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ובלבד ששולם שכר המתכנן בהתאם להוראות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ins w:id="28" w:author="Meryl Etman" w:date="2019-03-03T13:39:00Z">
        <w:r w:rsidR="00531B74">
          <w:rPr>
            <w:rFonts w:ascii="Times New Roman" w:eastAsia="Times New Roman" w:hAnsi="Times New Roman" w:cs="David" w:hint="cs"/>
            <w:sz w:val="20"/>
            <w:szCs w:val="24"/>
            <w:rtl/>
            <w:lang w:eastAsia="he-IL"/>
          </w:rPr>
          <w:t xml:space="preserve"> </w:t>
        </w:r>
        <w:r w:rsidR="00531B74">
          <w:rPr>
            <w:rFonts w:ascii="Times New Roman" w:hAnsi="Times New Roman" w:cs="David" w:hint="cs"/>
            <w:color w:val="1F497D"/>
            <w:szCs w:val="24"/>
            <w:rtl/>
          </w:rPr>
          <w:t xml:space="preserve">יובהר כי </w:t>
        </w:r>
        <w:r w:rsidR="00531B74">
          <w:rPr>
            <w:rFonts w:ascii="Times New Roman" w:hAnsi="Times New Roman" w:cs="David"/>
            <w:color w:val="1F497D"/>
            <w:szCs w:val="24"/>
            <w:rtl/>
          </w:rPr>
          <w:t xml:space="preserve">היועץ </w:t>
        </w:r>
      </w:ins>
      <w:ins w:id="29" w:author="Meryl Etman" w:date="2019-03-03T13:40:00Z">
        <w:r w:rsidR="00531B74">
          <w:rPr>
            <w:rFonts w:ascii="Times New Roman" w:hAnsi="Times New Roman" w:cs="David" w:hint="cs"/>
            <w:color w:val="1F497D"/>
            <w:szCs w:val="24"/>
            <w:rtl/>
          </w:rPr>
          <w:t xml:space="preserve">לא </w:t>
        </w:r>
      </w:ins>
      <w:ins w:id="30" w:author="Meryl Etman" w:date="2019-03-03T13:39:00Z">
        <w:r w:rsidR="00531B74">
          <w:rPr>
            <w:rFonts w:ascii="Times New Roman" w:hAnsi="Times New Roman" w:cs="David"/>
            <w:color w:val="1F497D"/>
            <w:szCs w:val="24"/>
            <w:rtl/>
          </w:rPr>
          <w:t>יהיה אחראי לכל שינוי שבוצע בתוכניות ללא אישורו ו/ או ידיעתו</w:t>
        </w:r>
      </w:ins>
      <w:ins w:id="31" w:author="Meryl Etman" w:date="2019-03-03T13:40:00Z">
        <w:r w:rsidR="00531B74">
          <w:rPr>
            <w:rFonts w:ascii="Times New Roman" w:eastAsia="Times New Roman" w:hAnsi="Times New Roman" w:cs="David" w:hint="cs"/>
            <w:sz w:val="20"/>
            <w:szCs w:val="24"/>
            <w:rtl/>
            <w:lang w:eastAsia="he-IL"/>
          </w:rPr>
          <w:t>.</w:t>
        </w:r>
      </w:ins>
    </w:p>
    <w:p w14:paraId="2546A324" w14:textId="77777777" w:rsidR="00C140D3" w:rsidRPr="00C140D3" w:rsidRDefault="00C140D3" w:rsidP="00C140D3">
      <w:pPr>
        <w:widowControl w:val="0"/>
        <w:spacing w:before="0" w:beforeAutospacing="0" w:after="240" w:afterAutospacing="0" w:line="240" w:lineRule="auto"/>
        <w:ind w:left="788"/>
        <w:rPr>
          <w:rFonts w:ascii="Times New Roman" w:eastAsia="Times New Roman" w:hAnsi="Times New Roman" w:cs="David"/>
          <w:sz w:val="20"/>
          <w:szCs w:val="24"/>
          <w:rtl/>
          <w:lang w:eastAsia="he-IL"/>
        </w:rPr>
      </w:pPr>
    </w:p>
    <w:p w14:paraId="21ED6A4E" w14:textId="77777777" w:rsidR="00C140D3" w:rsidRPr="00C140D3" w:rsidRDefault="00C140D3" w:rsidP="00C140D3">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מעמד המתכנן</w:t>
      </w:r>
    </w:p>
    <w:p w14:paraId="2C13FE17"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color w:val="000000"/>
          <w:sz w:val="24"/>
          <w:szCs w:val="24"/>
          <w:rtl/>
          <w:lang w:eastAsia="he-IL"/>
        </w:rPr>
        <w:t>מוסכם ומובהר על ידי הצדדים לחוזה זה</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C140D3">
        <w:rPr>
          <w:rFonts w:ascii="Times New Roman" w:eastAsia="Times New Roman" w:hAnsi="Times New Roman" w:cs="David" w:hint="cs"/>
          <w:sz w:val="20"/>
          <w:szCs w:val="24"/>
          <w:rtl/>
          <w:lang w:eastAsia="he-IL"/>
        </w:rPr>
        <w:t xml:space="preserve"> של המתכנן</w:t>
      </w:r>
      <w:r w:rsidRPr="00C140D3">
        <w:rPr>
          <w:rFonts w:ascii="Times New Roman" w:eastAsia="Times New Roman" w:hAnsi="Times New Roman" w:cs="David"/>
          <w:sz w:val="20"/>
          <w:szCs w:val="24"/>
          <w:rtl/>
          <w:lang w:eastAsia="he-IL"/>
        </w:rPr>
        <w:t>.</w:t>
      </w:r>
    </w:p>
    <w:p w14:paraId="16078456"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 xml:space="preserve">אין ולא יהיו יחסי עובד-מעביד בין המזמין ובין </w:t>
      </w:r>
      <w:r w:rsidRPr="00C140D3">
        <w:rPr>
          <w:rFonts w:ascii="Times New Roman" w:eastAsia="Times New Roman" w:hAnsi="Times New Roman" w:cs="David"/>
          <w:color w:val="000000"/>
          <w:sz w:val="24"/>
          <w:szCs w:val="24"/>
          <w:rtl/>
          <w:lang w:eastAsia="he-IL"/>
        </w:rPr>
        <w:t xml:space="preserve">המתכנן ו/או </w:t>
      </w:r>
      <w:r w:rsidRPr="00C140D3">
        <w:rPr>
          <w:rFonts w:ascii="Times New Roman" w:eastAsia="Times New Roman" w:hAnsi="Times New Roman" w:cs="David" w:hint="cs"/>
          <w:color w:val="000000"/>
          <w:sz w:val="24"/>
          <w:szCs w:val="24"/>
          <w:rtl/>
          <w:lang w:eastAsia="he-IL"/>
        </w:rPr>
        <w:t>מי מטעמו ו</w:t>
      </w:r>
      <w:r w:rsidRPr="00C140D3">
        <w:rPr>
          <w:rFonts w:ascii="Times New Roman" w:eastAsia="Times New Roman" w:hAnsi="Times New Roman" w:cs="David"/>
          <w:color w:val="000000"/>
          <w:sz w:val="24"/>
          <w:szCs w:val="24"/>
          <w:rtl/>
          <w:lang w:eastAsia="he-IL"/>
        </w:rPr>
        <w:t xml:space="preserve">בין המזמין לבין עובדי </w:t>
      </w:r>
      <w:r w:rsidRPr="00C140D3">
        <w:rPr>
          <w:rFonts w:ascii="Times New Roman" w:eastAsia="Times New Roman" w:hAnsi="Times New Roman" w:cs="David" w:hint="cs"/>
          <w:color w:val="000000"/>
          <w:sz w:val="24"/>
          <w:szCs w:val="24"/>
          <w:rtl/>
          <w:lang w:eastAsia="he-IL"/>
        </w:rPr>
        <w:t xml:space="preserve"> המתכנן ו/או מי מטעמיהם</w:t>
      </w:r>
      <w:r w:rsidRPr="00C140D3">
        <w:rPr>
          <w:rFonts w:ascii="Times New Roman" w:eastAsia="Times New Roman" w:hAnsi="Times New Roman" w:cs="David"/>
          <w:color w:val="000000"/>
          <w:sz w:val="24"/>
          <w:szCs w:val="24"/>
          <w:rtl/>
          <w:lang w:eastAsia="he-IL"/>
        </w:rPr>
        <w:t xml:space="preserve"> </w:t>
      </w:r>
      <w:r w:rsidRPr="00C140D3">
        <w:rPr>
          <w:rFonts w:ascii="Times New Roman" w:eastAsia="Times New Roman" w:hAnsi="Times New Roman" w:cs="David"/>
          <w:sz w:val="20"/>
          <w:szCs w:val="24"/>
          <w:rtl/>
          <w:lang w:eastAsia="he-IL"/>
        </w:rPr>
        <w:t>ואין בהוראות חוזה 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כדי ליצור בין המתכנן ו/או מי מעובדיו</w:t>
      </w:r>
      <w:r w:rsidRPr="00C140D3">
        <w:rPr>
          <w:rFonts w:ascii="Times New Roman" w:eastAsia="Times New Roman" w:hAnsi="Times New Roman" w:cs="David" w:hint="cs"/>
          <w:sz w:val="20"/>
          <w:szCs w:val="24"/>
          <w:rtl/>
          <w:lang w:eastAsia="he-IL"/>
        </w:rPr>
        <w:t xml:space="preserve"> ו/או מי מטעמו</w:t>
      </w:r>
      <w:r w:rsidRPr="00C140D3">
        <w:rPr>
          <w:rFonts w:ascii="Times New Roman" w:eastAsia="Times New Roman" w:hAnsi="Times New Roman" w:cs="David"/>
          <w:sz w:val="20"/>
          <w:szCs w:val="24"/>
          <w:rtl/>
          <w:lang w:eastAsia="he-IL"/>
        </w:rPr>
        <w:t xml:space="preserve"> לבין המזמין ו/או המנהל ו/או מי מטעמו יחסי עובד מעביד</w:t>
      </w:r>
      <w:r w:rsidRPr="00C140D3">
        <w:rPr>
          <w:rFonts w:ascii="Times New Roman" w:eastAsia="Times New Roman" w:hAnsi="Times New Roman" w:cs="David"/>
          <w:color w:val="000000"/>
          <w:sz w:val="24"/>
          <w:szCs w:val="24"/>
          <w:rtl/>
          <w:lang w:eastAsia="he-IL"/>
        </w:rPr>
        <w:t>, לכל ענין ודבר. בכלל זה</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מוסכם ומובהר בין הצדדים</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C140D3">
        <w:rPr>
          <w:rFonts w:ascii="Times New Roman" w:eastAsia="Times New Roman" w:hAnsi="Times New Roman" w:cs="David" w:hint="cs"/>
          <w:color w:val="000000"/>
          <w:sz w:val="24"/>
          <w:szCs w:val="24"/>
          <w:rtl/>
          <w:lang w:eastAsia="he-IL"/>
        </w:rPr>
        <w:t>ל פ</w:t>
      </w:r>
      <w:r w:rsidRPr="00C140D3">
        <w:rPr>
          <w:rFonts w:ascii="Times New Roman" w:eastAsia="Times New Roman" w:hAnsi="Times New Roman" w:cs="David"/>
          <w:color w:val="000000"/>
          <w:sz w:val="24"/>
          <w:szCs w:val="24"/>
          <w:rtl/>
          <w:lang w:eastAsia="he-IL"/>
        </w:rPr>
        <w:t>י הדין ו/או מכח צו הרחבה ו/או מכח הסכם כלשהו על עובד</w:t>
      </w:r>
      <w:r w:rsidRPr="00C140D3">
        <w:rPr>
          <w:rFonts w:ascii="Times New Roman" w:eastAsia="Times New Roman" w:hAnsi="Times New Roman" w:cs="David" w:hint="cs"/>
          <w:sz w:val="20"/>
          <w:szCs w:val="24"/>
          <w:rtl/>
          <w:lang w:eastAsia="he-IL"/>
        </w:rPr>
        <w:t>.</w:t>
      </w:r>
    </w:p>
    <w:p w14:paraId="396C91C3"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color w:val="000000"/>
          <w:sz w:val="24"/>
          <w:szCs w:val="24"/>
          <w:rtl/>
          <w:lang w:eastAsia="he-IL"/>
        </w:rPr>
        <w:t>מוסכם בזה</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כי המתכנן ו/או עובדיו</w:t>
      </w:r>
      <w:r w:rsidRPr="00C140D3">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C140D3">
        <w:rPr>
          <w:rFonts w:ascii="Times New Roman" w:eastAsia="Times New Roman" w:hAnsi="Times New Roman" w:cs="David"/>
          <w:color w:val="000000"/>
          <w:sz w:val="24"/>
          <w:szCs w:val="24"/>
          <w:rtl/>
          <w:lang w:eastAsia="he-IL"/>
        </w:rPr>
        <w:t xml:space="preserve"> מוותרים על כל טענות ו/או</w:t>
      </w:r>
      <w:r w:rsidRPr="00C140D3">
        <w:rPr>
          <w:rFonts w:ascii="Times New Roman" w:eastAsia="Times New Roman" w:hAnsi="Times New Roman" w:cs="David" w:hint="cs"/>
          <w:color w:val="000000"/>
          <w:sz w:val="24"/>
          <w:szCs w:val="24"/>
          <w:rtl/>
          <w:lang w:eastAsia="he-IL"/>
        </w:rPr>
        <w:t xml:space="preserve"> דרישות ו/או תלונות ו/או</w:t>
      </w:r>
      <w:r w:rsidRPr="00C140D3">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1520BA5D"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מצהיר ומתחייב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ישא לבדו </w:t>
      </w:r>
      <w:r w:rsidRPr="00C140D3">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C140D3">
        <w:rPr>
          <w:rFonts w:ascii="Times New Roman" w:eastAsia="Times New Roman" w:hAnsi="Times New Roman" w:cs="David" w:hint="cs"/>
          <w:color w:val="000000"/>
          <w:sz w:val="24"/>
          <w:szCs w:val="24"/>
          <w:rtl/>
          <w:lang w:eastAsia="he-IL"/>
        </w:rPr>
        <w:t>ל פי</w:t>
      </w:r>
      <w:r w:rsidRPr="00C140D3">
        <w:rPr>
          <w:rFonts w:ascii="Times New Roman" w:eastAsia="Times New Roman" w:hAnsi="Times New Roman" w:cs="David"/>
          <w:color w:val="000000"/>
          <w:sz w:val="24"/>
          <w:szCs w:val="24"/>
          <w:rtl/>
          <w:lang w:eastAsia="he-IL"/>
        </w:rPr>
        <w:t xml:space="preserve"> חוזה זה</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ובכלל זה</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sz w:val="20"/>
          <w:szCs w:val="24"/>
          <w:rtl/>
          <w:lang w:eastAsia="he-IL"/>
        </w:rPr>
        <w:t xml:space="preserve"> תשלומי מס הכנסה והב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טוח הלאומי שהוא חב בגין מתן שרותי המתכנן.</w:t>
      </w:r>
    </w:p>
    <w:p w14:paraId="239A3111"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המתכנן </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טוח לאומי, תשלומים לקרנות איגודים מקצוע</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6D592440"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color w:val="000000"/>
          <w:sz w:val="24"/>
          <w:szCs w:val="24"/>
          <w:rtl/>
          <w:lang w:eastAsia="he-IL"/>
        </w:rPr>
      </w:pPr>
      <w:r w:rsidRPr="00C140D3">
        <w:rPr>
          <w:rFonts w:ascii="Times New Roman" w:eastAsia="Times New Roman" w:hAnsi="Times New Roman" w:cs="David"/>
          <w:color w:val="000000"/>
          <w:sz w:val="24"/>
          <w:szCs w:val="24"/>
          <w:rtl/>
          <w:lang w:eastAsia="he-IL"/>
        </w:rPr>
        <w:t>מבלי לגרוע מ</w:t>
      </w:r>
      <w:r w:rsidRPr="00C140D3">
        <w:rPr>
          <w:rFonts w:ascii="Times New Roman" w:eastAsia="Times New Roman" w:hAnsi="Times New Roman" w:cs="David" w:hint="cs"/>
          <w:color w:val="000000"/>
          <w:sz w:val="24"/>
          <w:szCs w:val="24"/>
          <w:rtl/>
          <w:lang w:eastAsia="he-IL"/>
        </w:rPr>
        <w:t xml:space="preserve">כלליות </w:t>
      </w:r>
      <w:r w:rsidRPr="00C140D3">
        <w:rPr>
          <w:rFonts w:ascii="Times New Roman" w:eastAsia="Times New Roman" w:hAnsi="Times New Roman" w:cs="David"/>
          <w:color w:val="000000"/>
          <w:sz w:val="24"/>
          <w:szCs w:val="24"/>
          <w:rtl/>
          <w:lang w:eastAsia="he-IL"/>
        </w:rPr>
        <w:t>האמור לעיל, המתכנן מצהיר ומתחייב</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כי אם י</w:t>
      </w:r>
      <w:r w:rsidRPr="00C140D3">
        <w:rPr>
          <w:rFonts w:ascii="Times New Roman" w:eastAsia="Times New Roman" w:hAnsi="Times New Roman" w:cs="David" w:hint="cs"/>
          <w:color w:val="000000"/>
          <w:sz w:val="24"/>
          <w:szCs w:val="24"/>
          <w:rtl/>
          <w:lang w:eastAsia="he-IL"/>
        </w:rPr>
        <w:t>י</w:t>
      </w:r>
      <w:r w:rsidRPr="00C140D3">
        <w:rPr>
          <w:rFonts w:ascii="Times New Roman" w:eastAsia="Times New Roman" w:hAnsi="Times New Roman" w:cs="David"/>
          <w:color w:val="000000"/>
          <w:sz w:val="24"/>
          <w:szCs w:val="24"/>
          <w:rtl/>
          <w:lang w:eastAsia="he-IL"/>
        </w:rPr>
        <w:t>דרש המזמין על ידי המתכנן ו/או על ידי מי מ</w:t>
      </w:r>
      <w:r w:rsidRPr="00C140D3">
        <w:rPr>
          <w:rFonts w:ascii="Times New Roman" w:eastAsia="Times New Roman" w:hAnsi="Times New Roman" w:cs="David" w:hint="cs"/>
          <w:color w:val="000000"/>
          <w:sz w:val="24"/>
          <w:szCs w:val="24"/>
          <w:rtl/>
          <w:lang w:eastAsia="he-IL"/>
        </w:rPr>
        <w:t>שלוחיו ו/או עובדיו</w:t>
      </w:r>
      <w:r w:rsidRPr="00C140D3">
        <w:rPr>
          <w:rFonts w:ascii="Times New Roman" w:eastAsia="Times New Roman" w:hAnsi="Times New Roman" w:cs="David"/>
          <w:color w:val="000000"/>
          <w:sz w:val="24"/>
          <w:szCs w:val="24"/>
          <w:rtl/>
          <w:lang w:eastAsia="he-IL"/>
        </w:rPr>
        <w:t xml:space="preserve"> ו/או</w:t>
      </w:r>
      <w:r w:rsidRPr="00C140D3">
        <w:rPr>
          <w:rFonts w:ascii="Times New Roman" w:eastAsia="Times New Roman" w:hAnsi="Times New Roman" w:cs="David" w:hint="cs"/>
          <w:color w:val="000000"/>
          <w:sz w:val="24"/>
          <w:szCs w:val="24"/>
          <w:rtl/>
          <w:lang w:eastAsia="he-IL"/>
        </w:rPr>
        <w:t xml:space="preserve"> אחר מטעמו ו/או</w:t>
      </w:r>
      <w:r w:rsidRPr="00C140D3">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C140D3">
        <w:rPr>
          <w:rFonts w:ascii="Times New Roman" w:eastAsia="Times New Roman" w:hAnsi="Times New Roman" w:cs="David" w:hint="cs"/>
          <w:color w:val="000000"/>
          <w:sz w:val="24"/>
          <w:szCs w:val="24"/>
          <w:rtl/>
          <w:lang w:eastAsia="he-IL"/>
        </w:rPr>
        <w:t xml:space="preserve"> ו/או פיצוי ו/או שיפוי</w:t>
      </w:r>
      <w:r w:rsidRPr="00C140D3">
        <w:rPr>
          <w:rFonts w:ascii="Times New Roman" w:eastAsia="Times New Roman" w:hAnsi="Times New Roman" w:cs="David"/>
          <w:color w:val="000000"/>
          <w:sz w:val="24"/>
          <w:szCs w:val="24"/>
          <w:rtl/>
          <w:lang w:eastAsia="he-IL"/>
        </w:rPr>
        <w:t xml:space="preserve"> כלשהם, בגין עילות הנובעות מיחסי </w:t>
      </w:r>
      <w:r w:rsidRPr="00C140D3">
        <w:rPr>
          <w:rFonts w:ascii="Times New Roman" w:eastAsia="Times New Roman" w:hAnsi="Times New Roman" w:cs="David"/>
          <w:color w:val="000000"/>
          <w:sz w:val="24"/>
          <w:szCs w:val="24"/>
          <w:rtl/>
          <w:lang w:eastAsia="he-IL"/>
        </w:rPr>
        <w:lastRenderedPageBreak/>
        <w:t>עובד ומעביד ו/או מהפסקתם ו/או אם יחולו על המזמין תשלום ו/או הוצאה ו/או עלות</w:t>
      </w:r>
      <w:r w:rsidRPr="00C140D3">
        <w:rPr>
          <w:rFonts w:ascii="Times New Roman" w:eastAsia="Times New Roman" w:hAnsi="Times New Roman" w:cs="David" w:hint="cs"/>
          <w:color w:val="000000"/>
          <w:sz w:val="24"/>
          <w:szCs w:val="24"/>
          <w:rtl/>
          <w:lang w:eastAsia="he-IL"/>
        </w:rPr>
        <w:t xml:space="preserve"> ו/או פיצוי ו/או שיפוי</w:t>
      </w:r>
      <w:r w:rsidRPr="00C140D3">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C140D3">
        <w:rPr>
          <w:rFonts w:ascii="Times New Roman" w:eastAsia="Times New Roman" w:hAnsi="Times New Roman" w:cs="David" w:hint="cs"/>
          <w:color w:val="000000"/>
          <w:sz w:val="24"/>
          <w:szCs w:val="24"/>
          <w:rtl/>
          <w:lang w:eastAsia="he-IL"/>
        </w:rPr>
        <w:t xml:space="preserve"> ו/או פיצוי ו/או שיפוי</w:t>
      </w:r>
      <w:r w:rsidRPr="00C140D3">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ייחשב </w:t>
      </w:r>
      <w:r w:rsidRPr="00C140D3">
        <w:rPr>
          <w:rFonts w:ascii="Times New Roman" w:eastAsia="Times New Roman" w:hAnsi="Times New Roman" w:cs="David" w:hint="cs"/>
          <w:color w:val="000000"/>
          <w:sz w:val="24"/>
          <w:szCs w:val="24"/>
          <w:rtl/>
          <w:lang w:eastAsia="he-IL"/>
        </w:rPr>
        <w:t>כ</w:t>
      </w:r>
      <w:r w:rsidRPr="00C140D3">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0FD0AB9B"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color w:val="000000"/>
          <w:sz w:val="24"/>
          <w:szCs w:val="24"/>
          <w:rtl/>
          <w:lang w:eastAsia="he-IL"/>
        </w:rPr>
        <w:t>בשים לב לאמור לעיל, אם יקבע פורום מוסמך כלשהו</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C140D3">
        <w:rPr>
          <w:rFonts w:ascii="Times New Roman" w:eastAsia="Times New Roman" w:hAnsi="Times New Roman" w:cs="David" w:hint="cs"/>
          <w:color w:val="000000"/>
          <w:sz w:val="24"/>
          <w:szCs w:val="24"/>
          <w:rtl/>
          <w:lang w:eastAsia="he-IL"/>
        </w:rPr>
        <w:t xml:space="preserve"> ו/או מי משלוחיו ו/או אחר מטעמו</w:t>
      </w:r>
      <w:r w:rsidRPr="00C140D3">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C140D3">
        <w:rPr>
          <w:rFonts w:ascii="Times New Roman" w:eastAsia="Times New Roman" w:hAnsi="Times New Roman" w:cs="David" w:hint="cs"/>
          <w:color w:val="000000"/>
          <w:sz w:val="24"/>
          <w:szCs w:val="24"/>
          <w:rtl/>
          <w:lang w:eastAsia="he-IL"/>
        </w:rPr>
        <w:t>.</w:t>
      </w:r>
    </w:p>
    <w:p w14:paraId="535412A1" w14:textId="77777777" w:rsidR="00C140D3" w:rsidRPr="00C140D3" w:rsidRDefault="00C140D3" w:rsidP="00C140D3">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bCs/>
          <w:sz w:val="20"/>
          <w:szCs w:val="24"/>
          <w:u w:val="single"/>
          <w:rtl/>
          <w:lang w:eastAsia="he-IL"/>
        </w:rPr>
      </w:pPr>
      <w:r w:rsidRPr="00C140D3">
        <w:rPr>
          <w:rFonts w:ascii="Times New Roman" w:eastAsia="Times New Roman" w:hAnsi="Times New Roman" w:cs="David"/>
          <w:bCs/>
          <w:sz w:val="20"/>
          <w:szCs w:val="24"/>
          <w:u w:val="single"/>
          <w:rtl/>
          <w:lang w:eastAsia="he-IL"/>
        </w:rPr>
        <w:t>הבאת החוזה לגמר או ביטולו</w:t>
      </w:r>
    </w:p>
    <w:p w14:paraId="5B5B829A"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p>
    <w:p w14:paraId="60AE3F29" w14:textId="77777777" w:rsidR="00C140D3" w:rsidRPr="00C140D3" w:rsidRDefault="00C140D3" w:rsidP="00C140D3">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על אף האמור בכל מקום אחר בחוזה </w:t>
      </w:r>
      <w:r w:rsidRPr="00C140D3">
        <w:rPr>
          <w:rFonts w:ascii="Times New Roman" w:eastAsia="Times New Roman" w:hAnsi="Times New Roman" w:cs="David" w:hint="cs"/>
          <w:sz w:val="20"/>
          <w:szCs w:val="24"/>
          <w:rtl/>
          <w:lang w:eastAsia="he-IL"/>
        </w:rPr>
        <w:t xml:space="preserve">זה על נספחיו, </w:t>
      </w:r>
      <w:r w:rsidRPr="00C140D3">
        <w:rPr>
          <w:rFonts w:ascii="Times New Roman" w:eastAsia="Times New Roman" w:hAnsi="Times New Roman" w:cs="David"/>
          <w:sz w:val="20"/>
          <w:szCs w:val="24"/>
          <w:rtl/>
          <w:lang w:eastAsia="he-IL"/>
        </w:rPr>
        <w:t>רשאי המזמין, לפי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C140D3">
        <w:rPr>
          <w:rFonts w:ascii="Times New Roman" w:eastAsia="Times New Roman" w:hAnsi="Times New Roman" w:cs="David" w:hint="cs"/>
          <w:sz w:val="20"/>
          <w:szCs w:val="24"/>
          <w:rtl/>
          <w:lang w:eastAsia="he-IL"/>
        </w:rPr>
        <w:t>-7</w:t>
      </w:r>
      <w:r w:rsidRPr="00C140D3">
        <w:rPr>
          <w:rFonts w:ascii="Times New Roman" w:eastAsia="Times New Roman" w:hAnsi="Times New Roman" w:cs="David"/>
          <w:sz w:val="20"/>
          <w:szCs w:val="24"/>
          <w:rtl/>
          <w:lang w:eastAsia="he-IL"/>
        </w:rPr>
        <w:t xml:space="preserve"> י</w:t>
      </w:r>
      <w:r w:rsidRPr="00C140D3">
        <w:rPr>
          <w:rFonts w:ascii="Times New Roman" w:eastAsia="Times New Roman" w:hAnsi="Times New Roman" w:cs="David" w:hint="cs"/>
          <w:sz w:val="20"/>
          <w:szCs w:val="24"/>
          <w:rtl/>
          <w:lang w:eastAsia="he-IL"/>
        </w:rPr>
        <w:t>מים</w:t>
      </w:r>
      <w:r w:rsidRPr="00C140D3">
        <w:rPr>
          <w:rFonts w:ascii="Times New Roman" w:eastAsia="Times New Roman" w:hAnsi="Times New Roman" w:cs="David"/>
          <w:sz w:val="20"/>
          <w:szCs w:val="24"/>
          <w:rtl/>
          <w:lang w:eastAsia="he-IL"/>
        </w:rPr>
        <w:t xml:space="preserve"> מיום משלוחה (להלן: "</w:t>
      </w:r>
      <w:r w:rsidRPr="00C140D3">
        <w:rPr>
          <w:rFonts w:ascii="Times New Roman" w:eastAsia="Times New Roman" w:hAnsi="Times New Roman" w:cs="David"/>
          <w:b/>
          <w:bCs/>
          <w:sz w:val="20"/>
          <w:szCs w:val="24"/>
          <w:rtl/>
          <w:lang w:eastAsia="he-IL"/>
        </w:rPr>
        <w:t>תאריך הפסקת השרות</w:t>
      </w:r>
      <w:r w:rsidRPr="00C140D3">
        <w:rPr>
          <w:rFonts w:ascii="Times New Roman" w:eastAsia="Times New Roman" w:hAnsi="Times New Roman" w:cs="David"/>
          <w:sz w:val="20"/>
          <w:szCs w:val="24"/>
          <w:rtl/>
          <w:lang w:eastAsia="he-IL"/>
        </w:rPr>
        <w:t>").</w:t>
      </w:r>
    </w:p>
    <w:p w14:paraId="17B9F358" w14:textId="77777777" w:rsidR="00C140D3" w:rsidRPr="00C140D3" w:rsidRDefault="00C140D3" w:rsidP="00C140D3">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צע עד לתאריך הפסקת הש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וזאת לפי השיעור המפורט בנספחים </w:t>
      </w:r>
      <w:r w:rsidRPr="00C140D3">
        <w:rPr>
          <w:rFonts w:ascii="Times New Roman" w:eastAsia="Times New Roman" w:hAnsi="Times New Roman" w:cs="David"/>
          <w:bCs/>
          <w:sz w:val="20"/>
          <w:szCs w:val="24"/>
          <w:rtl/>
          <w:lang w:eastAsia="he-IL"/>
        </w:rPr>
        <w:t>ד' ו - ה'</w:t>
      </w:r>
      <w:r w:rsidRPr="00C140D3">
        <w:rPr>
          <w:rFonts w:ascii="Times New Roman" w:eastAsia="Times New Roman" w:hAnsi="Times New Roman" w:cs="David"/>
          <w:sz w:val="20"/>
          <w:szCs w:val="24"/>
          <w:rtl/>
          <w:lang w:eastAsia="he-IL"/>
        </w:rPr>
        <w:t>. במקרה שבוצע חלק של קטע ו/או שלב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ישולם חלק יחסי מתאים מהשכר הקבוע בנספחים </w:t>
      </w:r>
      <w:r w:rsidRPr="00C140D3">
        <w:rPr>
          <w:rFonts w:ascii="Times New Roman" w:eastAsia="Times New Roman" w:hAnsi="Times New Roman" w:cs="David"/>
          <w:bCs/>
          <w:sz w:val="20"/>
          <w:szCs w:val="24"/>
          <w:rtl/>
          <w:lang w:eastAsia="he-IL"/>
        </w:rPr>
        <w:t xml:space="preserve">ד' ו-ה' </w:t>
      </w:r>
      <w:r w:rsidRPr="00C140D3">
        <w:rPr>
          <w:rFonts w:ascii="Times New Roman" w:eastAsia="Times New Roman" w:hAnsi="Times New Roman" w:cs="David"/>
          <w:sz w:val="20"/>
          <w:szCs w:val="24"/>
          <w:rtl/>
          <w:lang w:eastAsia="he-IL"/>
        </w:rPr>
        <w:t>לאותו שלב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כפי שיקבע המנהל.</w:t>
      </w:r>
    </w:p>
    <w:p w14:paraId="53B93C94"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לטענה </w:t>
      </w:r>
      <w:r w:rsidRPr="00C140D3">
        <w:rPr>
          <w:rFonts w:ascii="Times New Roman" w:eastAsia="Times New Roman" w:hAnsi="Times New Roman" w:cs="David" w:hint="cs"/>
          <w:sz w:val="20"/>
          <w:szCs w:val="24"/>
          <w:rtl/>
          <w:lang w:eastAsia="he-IL"/>
        </w:rPr>
        <w:t>ו/או דרישה ו/או תלונה ו/</w:t>
      </w:r>
      <w:r w:rsidRPr="00C140D3">
        <w:rPr>
          <w:rFonts w:ascii="Times New Roman" w:eastAsia="Times New Roman" w:hAnsi="Times New Roman" w:cs="David"/>
          <w:sz w:val="20"/>
          <w:szCs w:val="24"/>
          <w:rtl/>
          <w:lang w:eastAsia="he-IL"/>
        </w:rPr>
        <w:t>או תביעה כלשהי, פרט לאמור בסעיף 12.1.2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והשכר שישולם לפי סעיף 12.1.2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לסילוק כל המגיע למתכנן מהמזמין לפי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ו/או עקב הבאתו לידי גמר כאמור, בין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ובין מכוח עילה כלשהי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הדין.</w:t>
      </w:r>
    </w:p>
    <w:p w14:paraId="0455C9CB"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תוך 12 חודש</w:t>
      </w:r>
      <w:r w:rsidRPr="00C140D3">
        <w:rPr>
          <w:rFonts w:ascii="Times New Roman" w:eastAsia="Times New Roman" w:hAnsi="Times New Roman" w:cs="David" w:hint="cs"/>
          <w:sz w:val="20"/>
          <w:szCs w:val="24"/>
          <w:rtl/>
          <w:lang w:eastAsia="he-IL"/>
        </w:rPr>
        <w:t>ים</w:t>
      </w:r>
      <w:r w:rsidRPr="00C140D3">
        <w:rPr>
          <w:rFonts w:ascii="Times New Roman" w:eastAsia="Times New Roman" w:hAnsi="Times New Roman" w:cs="David"/>
          <w:sz w:val="20"/>
          <w:szCs w:val="24"/>
          <w:rtl/>
          <w:lang w:eastAsia="he-IL"/>
        </w:rPr>
        <w:t xml:space="preserve"> מהבאת חוזה</w:t>
      </w:r>
      <w:r w:rsidRPr="00C140D3">
        <w:rPr>
          <w:rFonts w:ascii="Times New Roman" w:eastAsia="Times New Roman" w:hAnsi="Times New Roman" w:cs="David" w:hint="cs"/>
          <w:sz w:val="20"/>
          <w:szCs w:val="24"/>
          <w:rtl/>
          <w:lang w:eastAsia="he-IL"/>
        </w:rPr>
        <w:t xml:space="preserve"> זה לידי</w:t>
      </w:r>
      <w:r w:rsidRPr="00C140D3">
        <w:rPr>
          <w:rFonts w:ascii="Times New Roman" w:eastAsia="Times New Roman" w:hAnsi="Times New Roman" w:cs="David"/>
          <w:sz w:val="20"/>
          <w:szCs w:val="24"/>
          <w:rtl/>
          <w:lang w:eastAsia="he-IL"/>
        </w:rPr>
        <w:t xml:space="preserve"> גמר כאמור</w:t>
      </w:r>
      <w:r w:rsidRPr="00C140D3">
        <w:rPr>
          <w:rFonts w:ascii="Times New Roman" w:eastAsia="Times New Roman" w:hAnsi="Times New Roman" w:cs="David" w:hint="cs"/>
          <w:sz w:val="20"/>
          <w:szCs w:val="24"/>
          <w:rtl/>
          <w:lang w:eastAsia="he-IL"/>
        </w:rPr>
        <w:t>, רשאי המזמין</w:t>
      </w:r>
      <w:r w:rsidRPr="00C140D3">
        <w:rPr>
          <w:rFonts w:ascii="Times New Roman" w:eastAsia="Times New Roman" w:hAnsi="Times New Roman" w:cs="David"/>
          <w:sz w:val="20"/>
          <w:szCs w:val="24"/>
          <w:rtl/>
          <w:lang w:eastAsia="he-IL"/>
        </w:rPr>
        <w:t xml:space="preserve"> לחדשו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במקרה 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המתכנן 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לפי דרישת המזמין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לחדש את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תנאי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w:t>
      </w:r>
    </w:p>
    <w:p w14:paraId="6A2B23EB"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במקרה שחוזה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מצוות הדין)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המתכנן זכאי לתשלום כמוגדר בסעיף 12.3.2 להלן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ויחולו הסעיפים 12.1.3 ו- 12.1.4 לעיל.</w:t>
      </w:r>
    </w:p>
    <w:p w14:paraId="140DF0E6"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p>
    <w:p w14:paraId="75DF6B10"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מבלי לגרוע מזכויות מזמין לפי סעיף 12.1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זכאי המזמין לבטל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לפי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קול דעתו הבלעדי</w:t>
      </w:r>
      <w:r w:rsidRPr="00C140D3">
        <w:rPr>
          <w:rFonts w:ascii="Times New Roman" w:eastAsia="Times New Roman" w:hAnsi="Times New Roman" w:cs="David" w:hint="cs"/>
          <w:sz w:val="20"/>
          <w:szCs w:val="24"/>
          <w:rtl/>
          <w:lang w:eastAsia="he-IL"/>
        </w:rPr>
        <w:t xml:space="preserve">, </w:t>
      </w:r>
      <w:r w:rsidRPr="00C140D3">
        <w:rPr>
          <w:rFonts w:ascii="Times New Roman" w:eastAsia="Times New Roman" w:hAnsi="Times New Roman" w:cs="David"/>
          <w:sz w:val="20"/>
          <w:szCs w:val="24"/>
          <w:rtl/>
          <w:lang w:eastAsia="he-IL"/>
        </w:rPr>
        <w:t>בלא צורך בהודעה מוקדמת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בכל אחד מהמקרים הבאים:</w:t>
      </w:r>
    </w:p>
    <w:p w14:paraId="171B37E8" w14:textId="77777777" w:rsidR="00C140D3" w:rsidRPr="00C140D3" w:rsidRDefault="00C140D3" w:rsidP="00C140D3">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הפר ו/או לא קיים איזה מהוראות החוזה ולא ת</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קן </w:t>
      </w:r>
      <w:r w:rsidRPr="00C140D3">
        <w:rPr>
          <w:rFonts w:ascii="Times New Roman" w:eastAsia="Times New Roman" w:hAnsi="Times New Roman" w:cs="David" w:hint="cs"/>
          <w:sz w:val="20"/>
          <w:szCs w:val="24"/>
          <w:rtl/>
          <w:lang w:eastAsia="he-IL"/>
        </w:rPr>
        <w:t>את ה</w:t>
      </w:r>
      <w:r w:rsidRPr="00C140D3">
        <w:rPr>
          <w:rFonts w:ascii="Times New Roman" w:eastAsia="Times New Roman" w:hAnsi="Times New Roman" w:cs="David"/>
          <w:sz w:val="20"/>
          <w:szCs w:val="24"/>
          <w:rtl/>
          <w:lang w:eastAsia="he-IL"/>
        </w:rPr>
        <w:t>הפרה</w:t>
      </w:r>
      <w:r w:rsidRPr="00C140D3">
        <w:rPr>
          <w:rFonts w:ascii="Times New Roman" w:eastAsia="Times New Roman" w:hAnsi="Times New Roman" w:cs="David" w:hint="cs"/>
          <w:sz w:val="20"/>
          <w:szCs w:val="24"/>
          <w:rtl/>
          <w:lang w:eastAsia="he-IL"/>
        </w:rPr>
        <w:t xml:space="preserve"> כאמור,</w:t>
      </w:r>
      <w:r w:rsidRPr="00C140D3">
        <w:rPr>
          <w:rFonts w:ascii="Times New Roman" w:eastAsia="Times New Roman" w:hAnsi="Times New Roman" w:cs="David"/>
          <w:sz w:val="20"/>
          <w:szCs w:val="24"/>
          <w:rtl/>
          <w:lang w:eastAsia="he-IL"/>
        </w:rPr>
        <w:t xml:space="preserve"> לאחר שק</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בל התראה על כך מהמזמין בתוך הזמן הנקוב בהתראה.</w:t>
      </w:r>
    </w:p>
    <w:p w14:paraId="0A3C72C3" w14:textId="77777777" w:rsidR="00C140D3" w:rsidRPr="00C140D3" w:rsidRDefault="00C140D3" w:rsidP="00C140D3">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המזמין התרה במתכנן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שאין הוא מבצע את עבודתו בצורה המבטיחה את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צועה התקין ו/או התקדמותה וסיומה לפי לוח הזמנים.</w:t>
      </w:r>
    </w:p>
    <w:p w14:paraId="4C0B4E26" w14:textId="77777777" w:rsidR="00C140D3" w:rsidRPr="00C140D3" w:rsidRDefault="00C140D3" w:rsidP="00C140D3">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lastRenderedPageBreak/>
        <w:t>המתכנן הפר את הוראת סעיף 7.5 לעיל.</w:t>
      </w:r>
    </w:p>
    <w:p w14:paraId="68C1E131" w14:textId="77777777" w:rsidR="00C140D3" w:rsidRPr="00C140D3" w:rsidRDefault="00C140D3" w:rsidP="00C140D3">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נבצר מהמתכנן או מהמנהל הראשי לקיים את ה</w:t>
      </w:r>
      <w:r w:rsidRPr="00C140D3">
        <w:rPr>
          <w:rFonts w:ascii="Times New Roman" w:eastAsia="Times New Roman" w:hAnsi="Times New Roman" w:cs="David" w:hint="cs"/>
          <w:sz w:val="20"/>
          <w:szCs w:val="24"/>
          <w:rtl/>
          <w:lang w:eastAsia="he-IL"/>
        </w:rPr>
        <w:t xml:space="preserve">וראות </w:t>
      </w:r>
      <w:r w:rsidRPr="00C140D3">
        <w:rPr>
          <w:rFonts w:ascii="Times New Roman" w:eastAsia="Times New Roman" w:hAnsi="Times New Roman" w:cs="David"/>
          <w:sz w:val="20"/>
          <w:szCs w:val="24"/>
          <w:rtl/>
          <w:lang w:eastAsia="he-IL"/>
        </w:rPr>
        <w:t>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 לפעולה משפטית או בלתי כש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 למתן שירותי המתכנן או אם ארע אירוע דומה.</w:t>
      </w:r>
    </w:p>
    <w:p w14:paraId="70E90963" w14:textId="77777777" w:rsidR="00C140D3" w:rsidRPr="00C140D3" w:rsidRDefault="00C140D3" w:rsidP="00C140D3">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חל שינוי בהחזקת המניות ו/או בהרכב המנהלים של המתכנן.</w:t>
      </w:r>
    </w:p>
    <w:p w14:paraId="371A0D15"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בוטל החוזה כאמור בסעיף 12.3.1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צע עד לב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טול החוזה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וזאת לפי השיעור המפורט בנספחים </w:t>
      </w:r>
      <w:r w:rsidRPr="00C140D3">
        <w:rPr>
          <w:rFonts w:ascii="Times New Roman" w:eastAsia="Times New Roman" w:hAnsi="Times New Roman" w:cs="David"/>
          <w:bCs/>
          <w:sz w:val="20"/>
          <w:szCs w:val="24"/>
          <w:rtl/>
          <w:lang w:eastAsia="he-IL"/>
        </w:rPr>
        <w:t>ד'</w:t>
      </w:r>
      <w:r w:rsidRPr="00C140D3">
        <w:rPr>
          <w:rFonts w:ascii="Times New Roman" w:eastAsia="Times New Roman" w:hAnsi="Times New Roman" w:cs="David" w:hint="cs"/>
          <w:bCs/>
          <w:sz w:val="20"/>
          <w:szCs w:val="24"/>
          <w:rtl/>
          <w:lang w:eastAsia="he-IL"/>
        </w:rPr>
        <w:t xml:space="preserve"> </w:t>
      </w:r>
      <w:r w:rsidRPr="00C140D3">
        <w:rPr>
          <w:rFonts w:ascii="Times New Roman" w:eastAsia="Times New Roman" w:hAnsi="Times New Roman" w:cs="David"/>
          <w:bCs/>
          <w:sz w:val="20"/>
          <w:szCs w:val="24"/>
          <w:rtl/>
          <w:lang w:eastAsia="he-IL"/>
        </w:rPr>
        <w:t xml:space="preserve">ו -ה' </w:t>
      </w:r>
      <w:r w:rsidRPr="00C140D3">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C140D3">
        <w:rPr>
          <w:rFonts w:ascii="Times New Roman" w:eastAsia="Times New Roman" w:hAnsi="Times New Roman" w:cs="David"/>
          <w:bCs/>
          <w:sz w:val="20"/>
          <w:szCs w:val="24"/>
          <w:rtl/>
          <w:lang w:eastAsia="he-IL"/>
        </w:rPr>
        <w:t xml:space="preserve">ד' ו-ה' </w:t>
      </w:r>
      <w:r w:rsidRPr="00C140D3">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7D74AAAD"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הודעה בדבר הבאת החוזה לידי גמר כאמור בסעיף 12.3.1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לא תשמש עילה למתכנן לתביעת פיצויים כלשהם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לטענה</w:t>
      </w:r>
      <w:r w:rsidRPr="00C140D3">
        <w:rPr>
          <w:rFonts w:ascii="Times New Roman" w:eastAsia="Times New Roman" w:hAnsi="Times New Roman" w:cs="David" w:hint="cs"/>
          <w:sz w:val="20"/>
          <w:szCs w:val="24"/>
          <w:rtl/>
          <w:lang w:eastAsia="he-IL"/>
        </w:rPr>
        <w:t xml:space="preserve"> ו/או לדרישה ו/או לתלונה</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w:t>
      </w:r>
      <w:r w:rsidRPr="00C140D3">
        <w:rPr>
          <w:rFonts w:ascii="Times New Roman" w:eastAsia="Times New Roman" w:hAnsi="Times New Roman" w:cs="David" w:hint="cs"/>
          <w:sz w:val="20"/>
          <w:szCs w:val="24"/>
          <w:rtl/>
          <w:lang w:eastAsia="he-IL"/>
        </w:rPr>
        <w:t>ל</w:t>
      </w:r>
      <w:r w:rsidRPr="00C140D3">
        <w:rPr>
          <w:rFonts w:ascii="Times New Roman" w:eastAsia="Times New Roman" w:hAnsi="Times New Roman" w:cs="David"/>
          <w:sz w:val="20"/>
          <w:szCs w:val="24"/>
          <w:rtl/>
          <w:lang w:eastAsia="he-IL"/>
        </w:rPr>
        <w:t>תביעה כלשהי, פרט לאמור בסעיף 12.3.2 לעיל, והשכר שישולם לפי סעיף 12.3.2</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ובין מכוח עילה כלשהי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הדין.</w:t>
      </w:r>
    </w:p>
    <w:p w14:paraId="7FC4BD0F"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 למתן השירותים ע</w:t>
      </w:r>
      <w:r w:rsidRPr="00C140D3">
        <w:rPr>
          <w:rFonts w:ascii="Times New Roman" w:eastAsia="Times New Roman" w:hAnsi="Times New Roman" w:cs="David" w:hint="cs"/>
          <w:sz w:val="20"/>
          <w:szCs w:val="24"/>
          <w:rtl/>
          <w:lang w:eastAsia="he-IL"/>
        </w:rPr>
        <w:t>ל פ</w:t>
      </w:r>
      <w:r w:rsidRPr="00C140D3">
        <w:rPr>
          <w:rFonts w:ascii="Times New Roman" w:eastAsia="Times New Roman" w:hAnsi="Times New Roman" w:cs="David"/>
          <w:sz w:val="20"/>
          <w:szCs w:val="24"/>
          <w:rtl/>
          <w:lang w:eastAsia="he-IL"/>
        </w:rPr>
        <w:t>י חוזה זה או אם אירע אירוע דומה למתכנן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המזמין זכאי לבטל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החוזה ויחולו הוראות סעיפים 12.3.2 ו - 12.3.3 לעיל.</w:t>
      </w:r>
    </w:p>
    <w:p w14:paraId="3995DF5C"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התשלום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סעיפים 12.1, 12.2 ו-12.3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הסעיפים הנ"ל.</w:t>
      </w:r>
    </w:p>
    <w:p w14:paraId="45A6B073"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בכל מקרה של הבאת חוזה</w:t>
      </w:r>
      <w:r w:rsidRPr="00C140D3">
        <w:rPr>
          <w:rFonts w:ascii="Times New Roman" w:eastAsia="Times New Roman" w:hAnsi="Times New Roman" w:cs="David" w:hint="cs"/>
          <w:sz w:val="20"/>
          <w:szCs w:val="24"/>
          <w:rtl/>
          <w:lang w:eastAsia="he-IL"/>
        </w:rPr>
        <w:t xml:space="preserve"> זה לידי</w:t>
      </w:r>
      <w:r w:rsidRPr="00C140D3">
        <w:rPr>
          <w:rFonts w:ascii="Times New Roman" w:eastAsia="Times New Roman" w:hAnsi="Times New Roman" w:cs="David"/>
          <w:sz w:val="20"/>
          <w:szCs w:val="24"/>
          <w:rtl/>
          <w:lang w:eastAsia="he-IL"/>
        </w:rPr>
        <w:t xml:space="preserve"> גמר או ביטולו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המזמין זכאי למסור את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המשך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26CC186D"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כל אימת שהמתכנן לא יקיים איזו מהתחייבויותיו לפי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7ED1CF9B"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52166E7C"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41996A95" w14:textId="77777777" w:rsidR="00C140D3" w:rsidRPr="00C140D3" w:rsidRDefault="00C140D3" w:rsidP="00C140D3">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359AA04F" w14:textId="77777777" w:rsidR="00C140D3" w:rsidRPr="00C140D3" w:rsidRDefault="00C140D3" w:rsidP="00C140D3">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העברת זכויות</w:t>
      </w:r>
    </w:p>
    <w:p w14:paraId="0804C9CC"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אין המתכנן רשאי להסב לאחר את החוזה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כל חלק ממנו, וכן אין הוא רשאי להעביר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להסב לאחר כל זכות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חובה לפי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אלא בהסכמת המזמין בכתב ומראש.</w:t>
      </w:r>
    </w:p>
    <w:p w14:paraId="3ABE5B72"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אין המתכנן רשאי למסור לאחר את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שרותי המתכנן, כולם או מקצתם, אלא בהסכמת המזמין בכתב ומראש.</w:t>
      </w:r>
    </w:p>
    <w:p w14:paraId="33C6F111"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ניתנה הסכמת המזמין לפי סעיפים 13.1 או 13.2 לעיל, הרי </w:t>
      </w:r>
      <w:r w:rsidRPr="00C140D3">
        <w:rPr>
          <w:rFonts w:ascii="Times New Roman" w:eastAsia="Times New Roman" w:hAnsi="Times New Roman" w:cs="David" w:hint="cs"/>
          <w:sz w:val="20"/>
          <w:szCs w:val="24"/>
          <w:rtl/>
          <w:lang w:eastAsia="he-IL"/>
        </w:rPr>
        <w:t>ש</w:t>
      </w:r>
      <w:r w:rsidRPr="00C140D3">
        <w:rPr>
          <w:rFonts w:ascii="Times New Roman" w:eastAsia="Times New Roman" w:hAnsi="Times New Roman" w:cs="David"/>
          <w:sz w:val="20"/>
          <w:szCs w:val="24"/>
          <w:rtl/>
          <w:lang w:eastAsia="he-IL"/>
        </w:rPr>
        <w:t>אין בכך כדי לפטור את המתכנן מאחריותו והתחייבויותיו לפי חוזה</w:t>
      </w:r>
      <w:r w:rsidRPr="00C140D3">
        <w:rPr>
          <w:rFonts w:ascii="Times New Roman" w:eastAsia="Times New Roman" w:hAnsi="Times New Roman" w:cs="David" w:hint="cs"/>
          <w:sz w:val="20"/>
          <w:szCs w:val="24"/>
          <w:rtl/>
          <w:lang w:eastAsia="he-IL"/>
        </w:rPr>
        <w:t xml:space="preserve"> זה על נספחיו</w:t>
      </w:r>
      <w:r w:rsidRPr="00C140D3">
        <w:rPr>
          <w:rFonts w:ascii="Times New Roman" w:eastAsia="Times New Roman" w:hAnsi="Times New Roman" w:cs="David"/>
          <w:sz w:val="20"/>
          <w:szCs w:val="24"/>
          <w:rtl/>
          <w:lang w:eastAsia="he-IL"/>
        </w:rPr>
        <w:t xml:space="preserve"> ומזכויות המזמין על פיו, והמתכנן </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ישא באחריות מלאה, כלפי המזמין וכלפי </w:t>
      </w:r>
      <w:r w:rsidRPr="00C140D3">
        <w:rPr>
          <w:rFonts w:ascii="Times New Roman" w:eastAsia="Times New Roman" w:hAnsi="Times New Roman" w:cs="David" w:hint="cs"/>
          <w:sz w:val="20"/>
          <w:szCs w:val="24"/>
          <w:rtl/>
          <w:lang w:eastAsia="he-IL"/>
        </w:rPr>
        <w:t xml:space="preserve">כל </w:t>
      </w:r>
      <w:r w:rsidRPr="00C140D3">
        <w:rPr>
          <w:rFonts w:ascii="Times New Roman" w:eastAsia="Times New Roman" w:hAnsi="Times New Roman" w:cs="David"/>
          <w:sz w:val="20"/>
          <w:szCs w:val="24"/>
          <w:rtl/>
          <w:lang w:eastAsia="he-IL"/>
        </w:rPr>
        <w:t xml:space="preserve">צד שלישי שהוא, גם לכל מעשה </w:t>
      </w:r>
      <w:r w:rsidRPr="00C140D3">
        <w:rPr>
          <w:rFonts w:ascii="Times New Roman" w:eastAsia="Times New Roman" w:hAnsi="Times New Roman" w:cs="David" w:hint="cs"/>
          <w:sz w:val="20"/>
          <w:szCs w:val="24"/>
          <w:rtl/>
          <w:lang w:eastAsia="he-IL"/>
        </w:rPr>
        <w:lastRenderedPageBreak/>
        <w:t>ו/</w:t>
      </w:r>
      <w:r w:rsidRPr="00C140D3">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באי כחם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עובדיהם</w:t>
      </w:r>
      <w:r w:rsidRPr="00C140D3">
        <w:rPr>
          <w:rFonts w:ascii="Times New Roman" w:eastAsia="Times New Roman" w:hAnsi="Times New Roman" w:cs="David" w:hint="cs"/>
          <w:sz w:val="20"/>
          <w:szCs w:val="24"/>
          <w:rtl/>
          <w:lang w:eastAsia="he-IL"/>
        </w:rPr>
        <w:t xml:space="preserve"> ו/או מי מטעמם</w:t>
      </w:r>
      <w:r w:rsidRPr="00C140D3">
        <w:rPr>
          <w:rFonts w:ascii="Times New Roman" w:eastAsia="Times New Roman" w:hAnsi="Times New Roman" w:cs="David"/>
          <w:sz w:val="20"/>
          <w:szCs w:val="24"/>
          <w:rtl/>
          <w:lang w:eastAsia="he-IL"/>
        </w:rPr>
        <w:t>, ואילו למזמין ישמרו כל זכויותיו כלפי המתכנן.</w:t>
      </w:r>
    </w:p>
    <w:p w14:paraId="721AEC0B"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בות המתכנן כמתחייב מהאמור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החוזה ויחולו הוראות סעיף 12.3.2 ו-12.3.3 לעיל.</w:t>
      </w:r>
    </w:p>
    <w:p w14:paraId="0DDE5E28"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26CED742" w14:textId="77777777" w:rsidR="00C140D3" w:rsidRPr="00C140D3" w:rsidRDefault="00C140D3" w:rsidP="00C140D3">
      <w:pPr>
        <w:widowControl w:val="0"/>
        <w:numPr>
          <w:ilvl w:val="0"/>
          <w:numId w:val="1"/>
        </w:numPr>
        <w:spacing w:before="0" w:beforeAutospacing="0" w:after="200" w:afterAutospacing="0" w:line="240" w:lineRule="auto"/>
        <w:ind w:left="363" w:right="0" w:hanging="272"/>
        <w:jc w:val="both"/>
        <w:rPr>
          <w:rFonts w:ascii="Times New Roman" w:eastAsia="Times New Roman" w:hAnsi="Times New Roman" w:cs="David"/>
          <w:sz w:val="20"/>
          <w:szCs w:val="24"/>
          <w:lang w:eastAsia="he-IL"/>
        </w:rPr>
      </w:pPr>
      <w:r w:rsidRPr="00C140D3">
        <w:rPr>
          <w:rFonts w:ascii="Times New Roman" w:eastAsia="Times New Roman" w:hAnsi="Times New Roman" w:cs="David"/>
          <w:bCs/>
          <w:sz w:val="20"/>
          <w:szCs w:val="24"/>
          <w:u w:val="single"/>
          <w:rtl/>
          <w:lang w:eastAsia="he-IL"/>
        </w:rPr>
        <w:t>סיום שרותי המתכנן</w:t>
      </w:r>
    </w:p>
    <w:p w14:paraId="6824D7B1"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יחושבו כבאים לסיום בכל אחד מהמקרים הבאים:</w:t>
      </w:r>
    </w:p>
    <w:p w14:paraId="68737D89"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הובא לידי </w:t>
      </w:r>
      <w:r w:rsidRPr="00C140D3">
        <w:rPr>
          <w:rFonts w:ascii="Times New Roman" w:eastAsia="Times New Roman" w:hAnsi="Times New Roman" w:cs="David" w:hint="cs"/>
          <w:sz w:val="20"/>
          <w:szCs w:val="24"/>
          <w:rtl/>
          <w:lang w:eastAsia="he-IL"/>
        </w:rPr>
        <w:t>גמר</w:t>
      </w:r>
      <w:r w:rsidRPr="00C140D3">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31A3E19D"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עם מתן 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 בכתב ע"י המזמין למתכנן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הושלם מתן שרותי המתכנן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w:t>
      </w:r>
    </w:p>
    <w:p w14:paraId="77130CA3"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C140D3">
        <w:rPr>
          <w:rFonts w:ascii="Times New Roman" w:eastAsia="Times New Roman" w:hAnsi="Times New Roman" w:cs="David"/>
          <w:bCs/>
          <w:sz w:val="20"/>
          <w:szCs w:val="24"/>
          <w:u w:val="single"/>
          <w:rtl/>
          <w:lang w:eastAsia="he-IL"/>
        </w:rPr>
        <w:t>סודיות והמצאת מסמכים</w:t>
      </w:r>
    </w:p>
    <w:p w14:paraId="30D8C9CB"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C140D3">
        <w:rPr>
          <w:rFonts w:ascii="Times New Roman" w:eastAsia="Times New Roman" w:hAnsi="Times New Roman" w:cs="David" w:hint="cs"/>
          <w:sz w:val="20"/>
          <w:szCs w:val="24"/>
          <w:rtl/>
          <w:lang w:eastAsia="he-IL"/>
        </w:rPr>
        <w:t>ו/או על ידי</w:t>
      </w:r>
      <w:r w:rsidRPr="00C140D3">
        <w:rPr>
          <w:rFonts w:ascii="Times New Roman" w:eastAsia="Times New Roman" w:hAnsi="Times New Roman" w:cs="David"/>
          <w:sz w:val="20"/>
          <w:szCs w:val="24"/>
          <w:rtl/>
          <w:lang w:eastAsia="he-IL"/>
        </w:rPr>
        <w:t xml:space="preserve"> מ</w:t>
      </w:r>
      <w:r w:rsidRPr="00C140D3">
        <w:rPr>
          <w:rFonts w:ascii="Times New Roman" w:eastAsia="Times New Roman" w:hAnsi="Times New Roman" w:cs="David" w:hint="cs"/>
          <w:sz w:val="20"/>
          <w:szCs w:val="24"/>
          <w:rtl/>
          <w:lang w:eastAsia="he-IL"/>
        </w:rPr>
        <w:t>י מ</w:t>
      </w:r>
      <w:r w:rsidRPr="00C140D3">
        <w:rPr>
          <w:rFonts w:ascii="Times New Roman" w:eastAsia="Times New Roman" w:hAnsi="Times New Roman" w:cs="David"/>
          <w:sz w:val="20"/>
          <w:szCs w:val="24"/>
          <w:rtl/>
          <w:lang w:eastAsia="he-IL"/>
        </w:rPr>
        <w:t xml:space="preserve">טעמו ובין שהוכנו על ידי המזמין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המנהל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w:t>
      </w:r>
      <w:r w:rsidRPr="00C140D3">
        <w:rPr>
          <w:rFonts w:ascii="Times New Roman" w:eastAsia="Times New Roman" w:hAnsi="Times New Roman" w:cs="David" w:hint="cs"/>
          <w:sz w:val="20"/>
          <w:szCs w:val="24"/>
          <w:rtl/>
          <w:lang w:eastAsia="he-IL"/>
        </w:rPr>
        <w:t xml:space="preserve">מי </w:t>
      </w:r>
      <w:r w:rsidRPr="00C140D3">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07C23EE6"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מבלי לגרוע מאחריותו </w:t>
      </w:r>
      <w:r w:rsidRPr="00C140D3">
        <w:rPr>
          <w:rFonts w:ascii="Times New Roman" w:eastAsia="Times New Roman" w:hAnsi="Times New Roman" w:cs="David" w:hint="cs"/>
          <w:sz w:val="20"/>
          <w:szCs w:val="24"/>
          <w:rtl/>
          <w:lang w:eastAsia="he-IL"/>
        </w:rPr>
        <w:t xml:space="preserve">של המתכנן </w:t>
      </w:r>
      <w:r w:rsidRPr="00C140D3">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יציית המתכנן לכל דרישה של המנהל בדבר נקיטת אמצעי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41F3C257"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יחתים את עובדיו</w:t>
      </w:r>
      <w:r w:rsidRPr="00C140D3">
        <w:rPr>
          <w:rFonts w:ascii="Times New Roman" w:eastAsia="Times New Roman" w:hAnsi="Times New Roman" w:cs="David" w:hint="cs"/>
          <w:sz w:val="20"/>
          <w:szCs w:val="24"/>
          <w:rtl/>
          <w:lang w:eastAsia="he-IL"/>
        </w:rPr>
        <w:t xml:space="preserve"> ו/או שלוחיו ו/או אחר מטעמו</w:t>
      </w:r>
      <w:r w:rsidRPr="00C140D3">
        <w:rPr>
          <w:rFonts w:ascii="Times New Roman" w:eastAsia="Times New Roman" w:hAnsi="Times New Roman" w:cs="David"/>
          <w:sz w:val="20"/>
          <w:szCs w:val="24"/>
          <w:rtl/>
          <w:lang w:eastAsia="he-IL"/>
        </w:rPr>
        <w:t xml:space="preserve"> בקשר עם ביצוע הסכם זה</w:t>
      </w:r>
      <w:r w:rsidRPr="00C140D3">
        <w:rPr>
          <w:rFonts w:ascii="Times New Roman" w:eastAsia="Times New Roman" w:hAnsi="Times New Roman" w:cs="David" w:hint="cs"/>
          <w:sz w:val="20"/>
          <w:szCs w:val="24"/>
          <w:rtl/>
          <w:lang w:eastAsia="he-IL"/>
        </w:rPr>
        <w:t xml:space="preserve"> על נספחיו,</w:t>
      </w:r>
      <w:r w:rsidRPr="00C140D3">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C140D3">
        <w:rPr>
          <w:rFonts w:ascii="Times New Roman" w:eastAsia="Times New Roman" w:hAnsi="Times New Roman" w:cs="David"/>
          <w:bCs/>
          <w:sz w:val="20"/>
          <w:szCs w:val="24"/>
          <w:rtl/>
          <w:lang w:eastAsia="he-IL"/>
        </w:rPr>
        <w:t>ו'</w:t>
      </w:r>
      <w:r w:rsidRPr="00C140D3">
        <w:rPr>
          <w:rFonts w:ascii="Times New Roman" w:eastAsia="Times New Roman" w:hAnsi="Times New Roman" w:cs="David"/>
          <w:sz w:val="20"/>
          <w:szCs w:val="24"/>
          <w:rtl/>
          <w:lang w:eastAsia="he-IL"/>
        </w:rPr>
        <w:t>,.</w:t>
      </w:r>
    </w:p>
    <w:p w14:paraId="3F7353B4"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לפי דרישת המזמין ועם סיום שרותי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C140D3">
        <w:rPr>
          <w:rFonts w:ascii="Times New Roman" w:eastAsia="Times New Roman" w:hAnsi="Times New Roman" w:cs="David" w:hint="cs"/>
          <w:sz w:val="20"/>
          <w:szCs w:val="24"/>
          <w:rtl/>
          <w:lang w:eastAsia="he-IL"/>
        </w:rPr>
        <w:t>.</w:t>
      </w:r>
    </w:p>
    <w:p w14:paraId="465F00E6"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C140D3">
        <w:rPr>
          <w:rFonts w:ascii="Times New Roman" w:eastAsia="Times New Roman" w:hAnsi="Times New Roman" w:cs="David"/>
          <w:bCs/>
          <w:sz w:val="20"/>
          <w:szCs w:val="24"/>
          <w:u w:val="single"/>
          <w:rtl/>
          <w:lang w:eastAsia="he-IL"/>
        </w:rPr>
        <w:t>ויתור על זכויות מצד המתכנן</w:t>
      </w:r>
    </w:p>
    <w:p w14:paraId="45B24F98"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השתמש המזמין כדין בסמכות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C140D3">
        <w:rPr>
          <w:rFonts w:ascii="Times New Roman" w:eastAsia="Times New Roman" w:hAnsi="Times New Roman" w:cs="David" w:hint="cs"/>
          <w:sz w:val="20"/>
          <w:szCs w:val="24"/>
          <w:rtl/>
          <w:lang w:eastAsia="he-IL"/>
        </w:rPr>
        <w:t>מתכנן כל טענה ו/או דרישה ו/או תלונה ו/או</w:t>
      </w:r>
      <w:r w:rsidRPr="00C140D3">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w:t>
      </w:r>
      <w:r w:rsidRPr="00C140D3">
        <w:rPr>
          <w:rFonts w:ascii="Times New Roman" w:eastAsia="Times New Roman" w:hAnsi="Times New Roman" w:cs="David" w:hint="cs"/>
          <w:sz w:val="20"/>
          <w:szCs w:val="24"/>
          <w:rtl/>
          <w:lang w:eastAsia="he-IL"/>
        </w:rPr>
        <w:t xml:space="preserve"> שיפוי ו/או</w:t>
      </w:r>
      <w:r w:rsidRPr="00C140D3">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פגיעה במוניטין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הפסד</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לרבות הפסד רווח העלולים להיגרם לו עקב הביטול</w:t>
      </w:r>
      <w:r w:rsidRPr="00C140D3">
        <w:rPr>
          <w:rFonts w:ascii="Times New Roman" w:eastAsia="Times New Roman" w:hAnsi="Times New Roman" w:cs="David" w:hint="cs"/>
          <w:sz w:val="20"/>
          <w:szCs w:val="24"/>
          <w:rtl/>
          <w:lang w:eastAsia="he-IL"/>
        </w:rPr>
        <w:t xml:space="preserve"> או</w:t>
      </w:r>
      <w:r w:rsidRPr="00C140D3">
        <w:rPr>
          <w:rFonts w:ascii="Times New Roman" w:eastAsia="Times New Roman" w:hAnsi="Times New Roman" w:cs="David"/>
          <w:sz w:val="20"/>
          <w:szCs w:val="24"/>
          <w:rtl/>
          <w:lang w:eastAsia="he-IL"/>
        </w:rPr>
        <w:t xml:space="preserve"> ההפסקה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מכל סיבה אחרת.</w:t>
      </w:r>
    </w:p>
    <w:p w14:paraId="64A46477" w14:textId="77777777" w:rsidR="00C140D3" w:rsidRPr="00C140D3" w:rsidRDefault="00C140D3" w:rsidP="00C140D3">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C140D3">
        <w:rPr>
          <w:rFonts w:ascii="Times New Roman" w:eastAsia="Times New Roman" w:hAnsi="Times New Roman" w:cs="David" w:hint="cs"/>
          <w:sz w:val="20"/>
          <w:szCs w:val="24"/>
          <w:rtl/>
          <w:lang w:eastAsia="he-IL"/>
        </w:rPr>
        <w:t xml:space="preserve">, </w:t>
      </w:r>
      <w:r w:rsidRPr="00C140D3">
        <w:rPr>
          <w:rFonts w:ascii="Times New Roman" w:eastAsia="Times New Roman" w:hAnsi="Times New Roman" w:cs="David"/>
          <w:sz w:val="20"/>
          <w:szCs w:val="24"/>
          <w:rtl/>
          <w:lang w:eastAsia="he-IL"/>
        </w:rPr>
        <w:t>שביצע המתכנן על פי חוזה זה.</w:t>
      </w:r>
    </w:p>
    <w:p w14:paraId="11AF18CD"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lastRenderedPageBreak/>
        <w:t xml:space="preserve">המתכנן מתחייב שלא לנקוט בכל צעדים מכל סוג שהוא שיהיה בהם כדי לסכל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המשך ביצוע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רותי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מסירתם לידי מתכנן אחר, והינו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055735B6"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שונות</w:t>
      </w:r>
    </w:p>
    <w:p w14:paraId="7DB4344C"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המנהל הראשי במשרד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מתחייב לבצע את השירותים שעליו לבצע אישית ע</w:t>
      </w:r>
      <w:r w:rsidRPr="00C140D3">
        <w:rPr>
          <w:rFonts w:ascii="Times New Roman" w:eastAsia="Times New Roman" w:hAnsi="Times New Roman" w:cs="David" w:hint="cs"/>
          <w:sz w:val="20"/>
          <w:szCs w:val="24"/>
          <w:rtl/>
          <w:lang w:eastAsia="he-IL"/>
        </w:rPr>
        <w:t>ל פ</w:t>
      </w:r>
      <w:r w:rsidRPr="00C140D3">
        <w:rPr>
          <w:rFonts w:ascii="Times New Roman" w:eastAsia="Times New Roman" w:hAnsi="Times New Roman" w:cs="David"/>
          <w:sz w:val="20"/>
          <w:szCs w:val="24"/>
          <w:rtl/>
          <w:lang w:eastAsia="he-IL"/>
        </w:rPr>
        <w:t>י חוזה</w:t>
      </w:r>
      <w:r w:rsidRPr="00C140D3">
        <w:rPr>
          <w:rFonts w:ascii="Times New Roman" w:eastAsia="Times New Roman" w:hAnsi="Times New Roman" w:cs="David" w:hint="cs"/>
          <w:sz w:val="20"/>
          <w:szCs w:val="24"/>
          <w:rtl/>
          <w:lang w:eastAsia="he-IL"/>
        </w:rPr>
        <w:t xml:space="preserve"> זה והינו</w:t>
      </w:r>
      <w:r w:rsidRPr="00C140D3">
        <w:rPr>
          <w:rFonts w:ascii="Times New Roman" w:eastAsia="Times New Roman" w:hAnsi="Times New Roman" w:cs="David"/>
          <w:sz w:val="20"/>
          <w:szCs w:val="24"/>
          <w:rtl/>
          <w:lang w:eastAsia="he-IL"/>
        </w:rPr>
        <w:t xml:space="preserve"> אחראי וערב כלפי המזמין לב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התחייבויות המתכנן לפי חוזה</w:t>
      </w:r>
      <w:r w:rsidRPr="00C140D3">
        <w:rPr>
          <w:rFonts w:ascii="Times New Roman" w:eastAsia="Times New Roman" w:hAnsi="Times New Roman" w:cs="David" w:hint="cs"/>
          <w:sz w:val="20"/>
          <w:szCs w:val="24"/>
          <w:rtl/>
          <w:lang w:eastAsia="he-IL"/>
        </w:rPr>
        <w:t xml:space="preserve"> זה על נספחיו</w:t>
      </w:r>
      <w:r w:rsidRPr="00C140D3">
        <w:rPr>
          <w:rFonts w:ascii="Times New Roman" w:eastAsia="Times New Roman" w:hAnsi="Times New Roman" w:cs="David"/>
          <w:sz w:val="20"/>
          <w:szCs w:val="24"/>
          <w:rtl/>
          <w:lang w:eastAsia="he-IL"/>
        </w:rPr>
        <w:t>.</w:t>
      </w:r>
    </w:p>
    <w:p w14:paraId="054735C2"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כל צד אשר יפר או לא יקיים איזו מהתחייבויותיו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יהיה חייב לפצות את הצד המקיים על כל הנזקים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ההפסדים שיגרמו לו עקב כך</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וזאת מבלי לגרוע מזכות הצד המקיים לכל סעד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תרופה אחרים ו/או נוספים.</w:t>
      </w:r>
    </w:p>
    <w:p w14:paraId="17E6078E"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למניעת ספקות מוצהר במפורש</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6EBC8F46"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מצהיר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C140D3">
        <w:rPr>
          <w:rFonts w:ascii="Times New Roman" w:eastAsia="Times New Roman" w:hAnsi="Times New Roman" w:cs="David" w:hint="cs"/>
          <w:sz w:val="20"/>
          <w:szCs w:val="24"/>
          <w:rtl/>
          <w:lang w:eastAsia="he-IL"/>
        </w:rPr>
        <w:t>נבע</w:t>
      </w:r>
      <w:r w:rsidRPr="00C140D3">
        <w:rPr>
          <w:rFonts w:ascii="Times New Roman" w:eastAsia="Times New Roman" w:hAnsi="Times New Roman" w:cs="David"/>
          <w:sz w:val="20"/>
          <w:szCs w:val="24"/>
          <w:rtl/>
          <w:lang w:eastAsia="he-IL"/>
        </w:rPr>
        <w:t xml:space="preserve"> מאי עמידתו בהתחייבויותיו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 זה.</w:t>
      </w:r>
    </w:p>
    <w:p w14:paraId="52D17594"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48988010"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מוסכם במפורש</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כל </w:t>
      </w:r>
      <w:r w:rsidRPr="00C140D3">
        <w:rPr>
          <w:rFonts w:ascii="Times New Roman" w:eastAsia="Times New Roman" w:hAnsi="Times New Roman" w:cs="David" w:hint="cs"/>
          <w:sz w:val="20"/>
          <w:szCs w:val="24"/>
          <w:rtl/>
          <w:lang w:eastAsia="he-IL"/>
        </w:rPr>
        <w:t>אחת</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אחת מהתחייבויות המזמין ע</w:t>
      </w:r>
      <w:r w:rsidRPr="00C140D3">
        <w:rPr>
          <w:rFonts w:ascii="Times New Roman" w:eastAsia="Times New Roman" w:hAnsi="Times New Roman" w:cs="David" w:hint="cs"/>
          <w:sz w:val="20"/>
          <w:szCs w:val="24"/>
          <w:rtl/>
          <w:lang w:eastAsia="he-IL"/>
        </w:rPr>
        <w:t>ל פ</w:t>
      </w:r>
      <w:r w:rsidRPr="00C140D3">
        <w:rPr>
          <w:rFonts w:ascii="Times New Roman" w:eastAsia="Times New Roman" w:hAnsi="Times New Roman" w:cs="David"/>
          <w:sz w:val="20"/>
          <w:szCs w:val="24"/>
          <w:rtl/>
          <w:lang w:eastAsia="he-IL"/>
        </w:rPr>
        <w:t>י</w:t>
      </w:r>
      <w:r w:rsidRPr="00C140D3">
        <w:rPr>
          <w:rFonts w:ascii="Times New Roman" w:eastAsia="Times New Roman" w:hAnsi="Times New Roman" w:cs="David" w:hint="cs"/>
          <w:sz w:val="20"/>
          <w:szCs w:val="24"/>
          <w:rtl/>
          <w:lang w:eastAsia="he-IL"/>
        </w:rPr>
        <w:t xml:space="preserve"> </w:t>
      </w:r>
      <w:r w:rsidRPr="00C140D3">
        <w:rPr>
          <w:rFonts w:ascii="Times New Roman" w:eastAsia="Times New Roman" w:hAnsi="Times New Roman" w:cs="David"/>
          <w:sz w:val="20"/>
          <w:szCs w:val="24"/>
          <w:rtl/>
          <w:lang w:eastAsia="he-IL"/>
        </w:rPr>
        <w:t>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מותנה בכך שהמתכנן יקיים תחילה את התחייבויותיו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עד לאותו מועד. המזמין זכאי, מבלי לפגוע </w:t>
      </w:r>
      <w:r w:rsidRPr="00C140D3">
        <w:rPr>
          <w:rFonts w:ascii="Times New Roman" w:eastAsia="Times New Roman" w:hAnsi="Times New Roman" w:cs="David" w:hint="cs"/>
          <w:sz w:val="20"/>
          <w:szCs w:val="24"/>
          <w:rtl/>
          <w:lang w:eastAsia="he-IL"/>
        </w:rPr>
        <w:t>מכלליות ה</w:t>
      </w:r>
      <w:r w:rsidRPr="00C140D3">
        <w:rPr>
          <w:rFonts w:ascii="Times New Roman" w:eastAsia="Times New Roman" w:hAnsi="Times New Roman" w:cs="David"/>
          <w:sz w:val="20"/>
          <w:szCs w:val="24"/>
          <w:rtl/>
          <w:lang w:eastAsia="he-IL"/>
        </w:rPr>
        <w:t>אמור בכל מקום אחר בחוזה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לעכב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התחי</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1D75C2BA"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שום התנהגות מצד</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של מי</w:t>
      </w:r>
      <w:r w:rsidRPr="00C140D3">
        <w:rPr>
          <w:rFonts w:ascii="Times New Roman" w:eastAsia="Times New Roman" w:hAnsi="Times New Roman" w:cs="David"/>
          <w:sz w:val="20"/>
          <w:szCs w:val="24"/>
          <w:rtl/>
          <w:lang w:eastAsia="he-IL"/>
        </w:rPr>
        <w:t xml:space="preserve"> מהצדדים לא תחשב כויתור על איזה מזכויותיו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ו/או</w:t>
      </w:r>
      <w:r w:rsidRPr="00C140D3">
        <w:rPr>
          <w:rFonts w:ascii="Times New Roman" w:eastAsia="Times New Roman" w:hAnsi="Times New Roman" w:cs="David"/>
          <w:sz w:val="20"/>
          <w:szCs w:val="24"/>
          <w:rtl/>
          <w:lang w:eastAsia="he-IL"/>
        </w:rPr>
        <w:t xml:space="preserve"> ע</w:t>
      </w:r>
      <w:r w:rsidRPr="00C140D3">
        <w:rPr>
          <w:rFonts w:ascii="Times New Roman" w:eastAsia="Times New Roman" w:hAnsi="Times New Roman" w:cs="David" w:hint="cs"/>
          <w:sz w:val="20"/>
          <w:szCs w:val="24"/>
          <w:rtl/>
          <w:lang w:eastAsia="he-IL"/>
        </w:rPr>
        <w:t>ל פי כל</w:t>
      </w:r>
      <w:r w:rsidRPr="00C140D3">
        <w:rPr>
          <w:rFonts w:ascii="Times New Roman" w:eastAsia="Times New Roman" w:hAnsi="Times New Roman" w:cs="David"/>
          <w:sz w:val="20"/>
          <w:szCs w:val="24"/>
          <w:rtl/>
          <w:lang w:eastAsia="he-IL"/>
        </w:rPr>
        <w:t xml:space="preserve"> דין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כויתור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כהסכמה מצדו לאיזה הפרה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אי קיום של תנאי מתנאי חוזה</w:t>
      </w:r>
      <w:r w:rsidRPr="00C140D3">
        <w:rPr>
          <w:rFonts w:ascii="Times New Roman" w:eastAsia="Times New Roman" w:hAnsi="Times New Roman" w:cs="David" w:hint="cs"/>
          <w:sz w:val="20"/>
          <w:szCs w:val="24"/>
          <w:rtl/>
          <w:lang w:eastAsia="he-IL"/>
        </w:rPr>
        <w:t xml:space="preserve"> זה ו/</w:t>
      </w:r>
      <w:r w:rsidRPr="00C140D3">
        <w:rPr>
          <w:rFonts w:ascii="Times New Roman" w:eastAsia="Times New Roman" w:hAnsi="Times New Roman" w:cs="David"/>
          <w:sz w:val="20"/>
          <w:szCs w:val="24"/>
          <w:rtl/>
          <w:lang w:eastAsia="he-IL"/>
        </w:rPr>
        <w:t xml:space="preserve"> או כנותנת דחייה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ארכה לב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כל פעולה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ש</w:t>
      </w:r>
      <w:r w:rsidRPr="00C140D3">
        <w:rPr>
          <w:rFonts w:ascii="Times New Roman" w:eastAsia="Times New Roman" w:hAnsi="Times New Roman" w:cs="David"/>
          <w:sz w:val="20"/>
          <w:szCs w:val="24"/>
          <w:rtl/>
          <w:lang w:eastAsia="he-IL"/>
        </w:rPr>
        <w:t>יש לעשותה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כש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נוי</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טול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תוספת של תנאי </w:t>
      </w:r>
      <w:r w:rsidRPr="00C140D3">
        <w:rPr>
          <w:rFonts w:ascii="Times New Roman" w:eastAsia="Times New Roman" w:hAnsi="Times New Roman" w:cs="David" w:hint="cs"/>
          <w:sz w:val="20"/>
          <w:szCs w:val="24"/>
          <w:rtl/>
          <w:lang w:eastAsia="he-IL"/>
        </w:rPr>
        <w:t>כלשהו</w:t>
      </w:r>
      <w:r w:rsidRPr="00C140D3">
        <w:rPr>
          <w:rFonts w:ascii="Times New Roman" w:eastAsia="Times New Roman" w:hAnsi="Times New Roman" w:cs="David"/>
          <w:sz w:val="20"/>
          <w:szCs w:val="24"/>
          <w:rtl/>
          <w:lang w:eastAsia="he-IL"/>
        </w:rPr>
        <w:t>, אלא אם נעשו במפורש ובכתב.</w:t>
      </w:r>
    </w:p>
    <w:p w14:paraId="49BC160A" w14:textId="77777777" w:rsidR="00C140D3" w:rsidRPr="00C140D3" w:rsidRDefault="00C140D3" w:rsidP="00C140D3">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מבלי לגרוע מכלליות האמור לעיל -</w:t>
      </w:r>
    </w:p>
    <w:p w14:paraId="4FA64783"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39124A2D"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תור כלשהו על זכויות וחובות לפי החוזה.</w:t>
      </w:r>
    </w:p>
    <w:p w14:paraId="0DB4752B"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במידה והמתכנן כולל מספר גופים או יחידים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5EFFBDC6"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C140D3">
        <w:rPr>
          <w:rFonts w:ascii="Times New Roman" w:eastAsia="Times New Roman" w:hAnsi="Times New Roman" w:cs="David" w:hint="cs"/>
          <w:b/>
          <w:bCs/>
          <w:sz w:val="24"/>
          <w:szCs w:val="24"/>
          <w:rtl/>
          <w:lang w:eastAsia="he-IL"/>
        </w:rPr>
        <w:t>א</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בגין כל חיוב מחיובי המזמין </w:t>
      </w:r>
      <w:r w:rsidRPr="00C140D3">
        <w:rPr>
          <w:rFonts w:ascii="Times New Roman" w:eastAsia="Times New Roman" w:hAnsi="Times New Roman" w:cs="David" w:hint="cs"/>
          <w:sz w:val="24"/>
          <w:szCs w:val="24"/>
          <w:rtl/>
          <w:lang w:eastAsia="he-IL"/>
        </w:rPr>
        <w:t>על פי</w:t>
      </w:r>
      <w:r w:rsidRPr="00C140D3">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C140D3">
        <w:rPr>
          <w:rFonts w:ascii="Times New Roman" w:eastAsia="Times New Roman" w:hAnsi="Times New Roman" w:cs="David" w:hint="cs"/>
          <w:sz w:val="24"/>
          <w:szCs w:val="24"/>
          <w:rtl/>
          <w:lang w:eastAsia="he-IL"/>
        </w:rPr>
        <w:t>על פ</w:t>
      </w:r>
      <w:r w:rsidRPr="00C140D3">
        <w:rPr>
          <w:rFonts w:ascii="Times New Roman" w:eastAsia="Times New Roman" w:hAnsi="Times New Roman" w:cs="David"/>
          <w:sz w:val="24"/>
          <w:szCs w:val="24"/>
          <w:rtl/>
          <w:lang w:eastAsia="he-IL"/>
        </w:rPr>
        <w:t>י חוזה זה. וזאת מבלי לגרוע מהאמור להלן בסיפא לס"ק זה.</w:t>
      </w:r>
    </w:p>
    <w:p w14:paraId="142035E4" w14:textId="77777777" w:rsidR="00C140D3" w:rsidRPr="00C140D3" w:rsidRDefault="00C140D3" w:rsidP="00C140D3">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C140D3">
        <w:rPr>
          <w:rFonts w:ascii="Times New Roman" w:eastAsia="Times New Roman" w:hAnsi="Times New Roman" w:cs="David"/>
          <w:sz w:val="24"/>
          <w:szCs w:val="24"/>
          <w:rtl/>
          <w:lang w:eastAsia="he-IL"/>
        </w:rPr>
        <w:lastRenderedPageBreak/>
        <w:t>המתכנן מתחייב בזה</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כי כל דרישה</w:t>
      </w:r>
      <w:r w:rsidRPr="00C140D3">
        <w:rPr>
          <w:rFonts w:ascii="Times New Roman" w:eastAsia="Times New Roman" w:hAnsi="Times New Roman" w:cs="David" w:hint="cs"/>
          <w:sz w:val="24"/>
          <w:szCs w:val="24"/>
          <w:rtl/>
          <w:lang w:eastAsia="he-IL"/>
        </w:rPr>
        <w:t xml:space="preserve"> ו/או תלונה</w:t>
      </w:r>
      <w:r w:rsidRPr="00C140D3">
        <w:rPr>
          <w:rFonts w:ascii="Times New Roman" w:eastAsia="Times New Roman" w:hAnsi="Times New Roman" w:cs="David"/>
          <w:sz w:val="24"/>
          <w:szCs w:val="24"/>
          <w:rtl/>
          <w:lang w:eastAsia="he-IL"/>
        </w:rPr>
        <w:t xml:space="preserve"> </w:t>
      </w:r>
      <w:r w:rsidRPr="00C140D3">
        <w:rPr>
          <w:rFonts w:ascii="Times New Roman" w:eastAsia="Times New Roman" w:hAnsi="Times New Roman" w:cs="David" w:hint="cs"/>
          <w:sz w:val="24"/>
          <w:szCs w:val="24"/>
          <w:rtl/>
          <w:lang w:eastAsia="he-IL"/>
        </w:rPr>
        <w:t xml:space="preserve">ו/או </w:t>
      </w:r>
      <w:r w:rsidRPr="00C140D3">
        <w:rPr>
          <w:rFonts w:ascii="Times New Roman" w:eastAsia="Times New Roman" w:hAnsi="Times New Roman" w:cs="David"/>
          <w:sz w:val="24"/>
          <w:szCs w:val="24"/>
          <w:rtl/>
          <w:lang w:eastAsia="he-IL"/>
        </w:rPr>
        <w:t>טענה ו/או תביעה, ככל שתהיינה לו כנגד המזמין בגין חיובי המזמין ע</w:t>
      </w:r>
      <w:r w:rsidRPr="00C140D3">
        <w:rPr>
          <w:rFonts w:ascii="Times New Roman" w:eastAsia="Times New Roman" w:hAnsi="Times New Roman" w:cs="David" w:hint="cs"/>
          <w:sz w:val="24"/>
          <w:szCs w:val="24"/>
          <w:rtl/>
          <w:lang w:eastAsia="he-IL"/>
        </w:rPr>
        <w:t>ל פי</w:t>
      </w:r>
      <w:r w:rsidRPr="00C140D3">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C140D3">
        <w:rPr>
          <w:rFonts w:ascii="Times New Roman" w:eastAsia="Times New Roman" w:hAnsi="Times New Roman" w:cs="David" w:hint="cs"/>
          <w:b/>
          <w:bCs/>
          <w:sz w:val="24"/>
          <w:szCs w:val="24"/>
          <w:rtl/>
          <w:lang w:eastAsia="he-IL"/>
        </w:rPr>
        <w:t>א</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אותו דין</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יחול לגבי תביעה של מי מיחידי המזמין כנגד המתכנן</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קרי</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תביעה כאמור</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C140D3">
        <w:rPr>
          <w:rFonts w:ascii="Times New Roman" w:eastAsia="Times New Roman" w:hAnsi="Times New Roman" w:cs="David" w:hint="cs"/>
          <w:b/>
          <w:bCs/>
          <w:sz w:val="24"/>
          <w:szCs w:val="24"/>
          <w:rtl/>
          <w:lang w:eastAsia="he-IL"/>
        </w:rPr>
        <w:t>א</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w:t>
      </w:r>
    </w:p>
    <w:p w14:paraId="32C020F4"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0FBD022A"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למען הסר ספק</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מוסכם ומוצהר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6108D0B5"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2A3BAC96"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חוזה זה על נספחיו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4E58C17F" w14:textId="77777777" w:rsidR="00C140D3" w:rsidRPr="00C140D3" w:rsidRDefault="00C140D3" w:rsidP="00C140D3">
      <w:pPr>
        <w:widowControl w:val="0"/>
        <w:numPr>
          <w:ilvl w:val="1"/>
          <w:numId w:val="1"/>
        </w:numPr>
        <w:spacing w:before="0" w:beforeAutospacing="0" w:after="72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C140D3">
        <w:rPr>
          <w:rFonts w:ascii="Times New Roman" w:eastAsia="Times New Roman" w:hAnsi="Times New Roman" w:cs="David" w:hint="cs"/>
          <w:sz w:val="20"/>
          <w:szCs w:val="24"/>
          <w:rtl/>
          <w:lang w:eastAsia="he-IL"/>
        </w:rPr>
        <w:t>רשום</w:t>
      </w:r>
      <w:r w:rsidRPr="00C140D3">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תחשב היא כמתקבלת ביום משלוח או מסירתה כאמור.</w:t>
      </w:r>
    </w:p>
    <w:p w14:paraId="3E03F828" w14:textId="77777777" w:rsidR="00C140D3" w:rsidRPr="00C140D3" w:rsidRDefault="00C140D3" w:rsidP="00C140D3">
      <w:pPr>
        <w:widowControl w:val="0"/>
        <w:spacing w:before="0" w:beforeAutospacing="0" w:after="720" w:afterAutospacing="0" w:line="240" w:lineRule="auto"/>
        <w:rPr>
          <w:rFonts w:ascii="Times New Roman" w:eastAsia="Times New Roman" w:hAnsi="Times New Roman" w:cs="David"/>
          <w:sz w:val="20"/>
          <w:szCs w:val="24"/>
          <w:rtl/>
          <w:lang w:eastAsia="he-IL"/>
        </w:rPr>
      </w:pPr>
    </w:p>
    <w:p w14:paraId="3953FA43" w14:textId="77777777" w:rsidR="00C140D3" w:rsidRPr="00C140D3" w:rsidRDefault="00C140D3" w:rsidP="00C140D3">
      <w:pPr>
        <w:widowControl w:val="0"/>
        <w:spacing w:before="0" w:beforeAutospacing="0" w:after="720" w:afterAutospacing="0" w:line="240" w:lineRule="auto"/>
        <w:rPr>
          <w:rFonts w:ascii="Times New Roman" w:eastAsia="Times New Roman" w:hAnsi="Times New Roman" w:cs="David"/>
          <w:sz w:val="20"/>
          <w:szCs w:val="24"/>
          <w:rtl/>
          <w:lang w:eastAsia="he-IL"/>
        </w:rPr>
      </w:pPr>
    </w:p>
    <w:p w14:paraId="65B4AD1C" w14:textId="77777777" w:rsidR="00C140D3" w:rsidRPr="00C140D3" w:rsidRDefault="00C140D3" w:rsidP="00C140D3">
      <w:pPr>
        <w:widowControl w:val="0"/>
        <w:spacing w:before="0" w:beforeAutospacing="0" w:after="720" w:afterAutospacing="0" w:line="240" w:lineRule="auto"/>
        <w:rPr>
          <w:rFonts w:ascii="Times New Roman" w:eastAsia="Times New Roman" w:hAnsi="Times New Roman" w:cs="David"/>
          <w:sz w:val="20"/>
          <w:szCs w:val="24"/>
          <w:rtl/>
          <w:lang w:eastAsia="he-IL"/>
        </w:rPr>
      </w:pPr>
    </w:p>
    <w:p w14:paraId="5F620408" w14:textId="77777777" w:rsidR="00C140D3" w:rsidRPr="00C140D3" w:rsidRDefault="00C140D3" w:rsidP="00C140D3">
      <w:pPr>
        <w:widowControl w:val="0"/>
        <w:spacing w:before="0" w:beforeAutospacing="0" w:after="720" w:afterAutospacing="0" w:line="240" w:lineRule="auto"/>
        <w:rPr>
          <w:rFonts w:ascii="Times New Roman" w:eastAsia="Times New Roman" w:hAnsi="Times New Roman" w:cs="David"/>
          <w:sz w:val="20"/>
          <w:szCs w:val="24"/>
          <w:rtl/>
          <w:lang w:eastAsia="he-IL"/>
        </w:rPr>
      </w:pPr>
    </w:p>
    <w:p w14:paraId="4E418038" w14:textId="77777777" w:rsidR="00C140D3" w:rsidRPr="00C140D3" w:rsidRDefault="00C140D3" w:rsidP="00C140D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1E0D1F7"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C140D3">
        <w:rPr>
          <w:rFonts w:ascii="Times New Roman" w:eastAsia="Times New Roman" w:hAnsi="Times New Roman" w:cs="David"/>
          <w:bCs/>
          <w:sz w:val="20"/>
          <w:szCs w:val="24"/>
          <w:rtl/>
          <w:lang w:eastAsia="he-IL"/>
        </w:rPr>
        <w:t>ולראיה באו הצדדים על החתום:</w:t>
      </w:r>
    </w:p>
    <w:p w14:paraId="68E3C09A" w14:textId="77777777" w:rsidR="00C140D3" w:rsidRPr="00C140D3" w:rsidRDefault="00C140D3" w:rsidP="00C140D3">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0460C5EA" w14:textId="77777777" w:rsidR="00C140D3" w:rsidRPr="00C140D3" w:rsidRDefault="00C140D3" w:rsidP="00C140D3">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0F95600D" w14:textId="77777777" w:rsidR="00C140D3" w:rsidRPr="00C140D3" w:rsidRDefault="00C140D3" w:rsidP="00C140D3">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7092957B" w14:textId="77777777" w:rsidR="00C140D3" w:rsidRPr="00C140D3" w:rsidRDefault="00C140D3" w:rsidP="00C140D3">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ab/>
        <w:t>_____________</w:t>
      </w:r>
      <w:r w:rsidRPr="00C140D3">
        <w:rPr>
          <w:rFonts w:ascii="Times New Roman" w:eastAsia="Times New Roman" w:hAnsi="Times New Roman" w:cs="David"/>
          <w:sz w:val="20"/>
          <w:szCs w:val="24"/>
          <w:rtl/>
          <w:lang w:eastAsia="he-IL"/>
        </w:rPr>
        <w:tab/>
        <w:t>_______________</w:t>
      </w:r>
    </w:p>
    <w:p w14:paraId="427D89D1" w14:textId="77777777" w:rsidR="00C140D3" w:rsidRPr="00C140D3" w:rsidRDefault="00C140D3" w:rsidP="00C140D3">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ab/>
        <w:t>המתכנן</w:t>
      </w:r>
      <w:r w:rsidRPr="00C140D3">
        <w:rPr>
          <w:rFonts w:ascii="Times New Roman" w:eastAsia="Times New Roman" w:hAnsi="Times New Roman" w:cs="David"/>
          <w:sz w:val="20"/>
          <w:szCs w:val="24"/>
          <w:lang w:eastAsia="he-IL"/>
        </w:rPr>
        <w:t xml:space="preserve"> </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lang w:eastAsia="he-IL"/>
        </w:rPr>
        <w:t xml:space="preserve"> </w:t>
      </w:r>
      <w:r w:rsidRPr="00C140D3">
        <w:rPr>
          <w:rFonts w:ascii="Times New Roman" w:eastAsia="Times New Roman" w:hAnsi="Times New Roman" w:cs="David"/>
          <w:sz w:val="20"/>
          <w:szCs w:val="24"/>
          <w:rtl/>
          <w:lang w:eastAsia="he-IL"/>
        </w:rPr>
        <w:t>המזמין</w:t>
      </w:r>
      <w:r w:rsidRPr="00C140D3">
        <w:rPr>
          <w:rFonts w:ascii="Times New Roman" w:eastAsia="Times New Roman" w:hAnsi="Times New Roman" w:cs="David"/>
          <w:sz w:val="20"/>
          <w:szCs w:val="24"/>
          <w:lang w:eastAsia="he-IL"/>
        </w:rPr>
        <w:t xml:space="preserve"> </w:t>
      </w:r>
    </w:p>
    <w:p w14:paraId="651CF3C3" w14:textId="77777777" w:rsidR="00C140D3" w:rsidRPr="00C140D3" w:rsidRDefault="00C140D3" w:rsidP="00C140D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2C05BB4" w14:textId="77777777" w:rsidR="00C140D3" w:rsidRPr="00C140D3" w:rsidRDefault="00C140D3" w:rsidP="00C140D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88AD664" w14:textId="77777777" w:rsidR="00C140D3" w:rsidRPr="00C140D3" w:rsidRDefault="00C140D3" w:rsidP="00C140D3">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ן זה. </w:t>
      </w:r>
    </w:p>
    <w:p w14:paraId="114F978B" w14:textId="77777777" w:rsidR="00C140D3" w:rsidRPr="00C140D3" w:rsidRDefault="00C140D3" w:rsidP="00C140D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5756179" w14:textId="77777777" w:rsidR="00C140D3" w:rsidRPr="00C140D3" w:rsidRDefault="00915F2E" w:rsidP="00C140D3">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t>תאריך :  _______________</w:t>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sidR="00C140D3" w:rsidRPr="00C140D3">
        <w:rPr>
          <w:rFonts w:ascii="Times New Roman" w:eastAsia="Times New Roman" w:hAnsi="Times New Roman" w:cs="David"/>
          <w:sz w:val="20"/>
          <w:szCs w:val="24"/>
          <w:rtl/>
          <w:lang w:eastAsia="he-IL"/>
        </w:rPr>
        <w:t>חתימה וחותמת עו"ד/ רו"ח : ________________</w:t>
      </w:r>
    </w:p>
    <w:p w14:paraId="73293EB6" w14:textId="77777777" w:rsidR="00C140D3" w:rsidRPr="00C140D3" w:rsidRDefault="00C140D3" w:rsidP="00C140D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057D191"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140F6E7C"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2F0E577A" w14:textId="77777777" w:rsidR="00C140D3" w:rsidRPr="00C140D3" w:rsidRDefault="00C140D3" w:rsidP="00C140D3">
      <w:pPr>
        <w:widowControl w:val="0"/>
        <w:spacing w:before="0" w:beforeAutospacing="0" w:after="0" w:afterAutospacing="0" w:line="240" w:lineRule="auto"/>
        <w:outlineLvl w:val="3"/>
        <w:rPr>
          <w:rFonts w:ascii="Times New Roman" w:eastAsia="Times New Roman" w:hAnsi="Times New Roman" w:cs="David"/>
          <w:bCs/>
          <w:sz w:val="24"/>
          <w:szCs w:val="24"/>
          <w:u w:val="single"/>
          <w:rtl/>
          <w:lang w:eastAsia="he-IL"/>
        </w:rPr>
      </w:pPr>
    </w:p>
    <w:p w14:paraId="543EA149" w14:textId="77777777" w:rsidR="00C140D3" w:rsidRPr="00C140D3" w:rsidRDefault="00C140D3" w:rsidP="00C140D3">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1BE4FAE" w14:textId="77777777" w:rsidR="00C140D3" w:rsidRPr="00C140D3" w:rsidRDefault="00C140D3" w:rsidP="00C140D3">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7D0377BC" w14:textId="77777777" w:rsidR="00C140D3" w:rsidRPr="00C140D3" w:rsidRDefault="00C140D3" w:rsidP="00C140D3">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091569FA" w14:textId="77777777" w:rsidR="00C140D3" w:rsidRPr="00C140D3" w:rsidRDefault="00C140D3" w:rsidP="00C140D3">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0CC8FBCB" w14:textId="77777777" w:rsidR="00BA7C98" w:rsidRDefault="00BA7C98">
      <w:pPr>
        <w:bidi w:val="0"/>
        <w:spacing w:before="0" w:beforeAutospacing="0" w:after="160" w:afterAutospacing="0" w:line="259" w:lineRule="auto"/>
        <w:rPr>
          <w:ins w:id="32" w:author="Meryl Etman" w:date="2019-01-13T14:17:00Z"/>
          <w:rFonts w:ascii="Times New Roman" w:eastAsia="Times New Roman" w:hAnsi="Times New Roman" w:cs="David"/>
          <w:b/>
          <w:bCs/>
          <w:sz w:val="24"/>
          <w:szCs w:val="24"/>
          <w:u w:val="single"/>
          <w:rtl/>
        </w:rPr>
      </w:pPr>
      <w:ins w:id="33" w:author="Meryl Etman" w:date="2019-01-13T14:17:00Z">
        <w:r>
          <w:rPr>
            <w:rFonts w:ascii="Times New Roman" w:eastAsia="Times New Roman" w:hAnsi="Times New Roman" w:cs="David"/>
            <w:b/>
            <w:bCs/>
            <w:sz w:val="24"/>
            <w:szCs w:val="24"/>
            <w:u w:val="single"/>
            <w:rtl/>
          </w:rPr>
          <w:br w:type="page"/>
        </w:r>
      </w:ins>
    </w:p>
    <w:p w14:paraId="158F5DFC" w14:textId="2985CAFC"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lastRenderedPageBreak/>
        <w:t>נספח "א"</w:t>
      </w:r>
    </w:p>
    <w:p w14:paraId="38154EEF" w14:textId="77777777" w:rsidR="00C140D3" w:rsidRPr="00C140D3" w:rsidRDefault="00C140D3" w:rsidP="00C140D3">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נספח כללי</w:t>
      </w:r>
    </w:p>
    <w:p w14:paraId="2481FE1E" w14:textId="77777777" w:rsidR="00C140D3" w:rsidRPr="00C140D3" w:rsidRDefault="00C140D3" w:rsidP="00C140D3">
      <w:pPr>
        <w:spacing w:before="0" w:beforeAutospacing="0" w:after="0" w:afterAutospacing="0" w:line="240" w:lineRule="auto"/>
        <w:jc w:val="both"/>
        <w:rPr>
          <w:rFonts w:ascii="Times New Roman" w:eastAsia="Times New Roman" w:hAnsi="Times New Roman" w:cs="David"/>
          <w:sz w:val="24"/>
          <w:szCs w:val="24"/>
          <w:rtl/>
        </w:rPr>
      </w:pPr>
    </w:p>
    <w:p w14:paraId="29FE8FD4"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4"/>
          <w:szCs w:val="24"/>
          <w:rtl/>
        </w:rPr>
      </w:pPr>
      <w:bookmarkStart w:id="34" w:name="OLE_LINK3"/>
      <w:bookmarkStart w:id="35" w:name="OLE_LINK4"/>
      <w:r w:rsidRPr="00C140D3">
        <w:rPr>
          <w:rFonts w:ascii="Times New Roman" w:eastAsia="Times New Roman" w:hAnsi="Times New Roman" w:cs="David"/>
          <w:sz w:val="24"/>
          <w:szCs w:val="24"/>
          <w:rtl/>
        </w:rPr>
        <w:t>1</w:t>
      </w:r>
      <w:r w:rsidRPr="00C140D3">
        <w:rPr>
          <w:rFonts w:ascii="Times New Roman" w:eastAsia="Times New Roman" w:hAnsi="Times New Roman" w:cs="David" w:hint="cs"/>
          <w:sz w:val="24"/>
          <w:szCs w:val="24"/>
          <w:rtl/>
        </w:rPr>
        <w:t>.</w:t>
      </w:r>
      <w:bookmarkEnd w:id="34"/>
      <w:bookmarkEnd w:id="35"/>
      <w:r w:rsidRPr="00C140D3">
        <w:rPr>
          <w:rFonts w:ascii="Times New Roman" w:eastAsia="Times New Roman" w:hAnsi="Times New Roman" w:cs="David"/>
          <w:sz w:val="24"/>
          <w:szCs w:val="24"/>
          <w:rtl/>
        </w:rPr>
        <w:tab/>
        <w:t>הגדרות-</w:t>
      </w:r>
    </w:p>
    <w:p w14:paraId="25E08412" w14:textId="77777777" w:rsidR="00C140D3" w:rsidRPr="00C140D3" w:rsidRDefault="00C140D3" w:rsidP="00C140D3">
      <w:pPr>
        <w:spacing w:before="0" w:beforeAutospacing="0" w:after="0" w:afterAutospacing="0" w:line="240" w:lineRule="auto"/>
        <w:ind w:left="720" w:hanging="694"/>
        <w:jc w:val="both"/>
        <w:rPr>
          <w:rFonts w:ascii="Times New Roman" w:eastAsia="Times New Roman" w:hAnsi="Times New Roman" w:cs="David"/>
          <w:sz w:val="24"/>
          <w:szCs w:val="24"/>
          <w:rtl/>
        </w:rPr>
      </w:pPr>
    </w:p>
    <w:p w14:paraId="31376807" w14:textId="355EB535" w:rsidR="00C140D3" w:rsidRPr="00C140D3" w:rsidRDefault="00C140D3" w:rsidP="007148B0">
      <w:pPr>
        <w:spacing w:before="0" w:beforeAutospacing="0" w:after="0" w:afterAutospacing="0" w:line="276"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w:t>
      </w:r>
      <w:r w:rsidRPr="00C140D3">
        <w:rPr>
          <w:rFonts w:ascii="Times New Roman" w:eastAsia="Times New Roman" w:hAnsi="Times New Roman" w:cs="David"/>
          <w:b/>
          <w:bCs/>
          <w:sz w:val="24"/>
          <w:szCs w:val="24"/>
          <w:rtl/>
        </w:rPr>
        <w:t>הפרויקט</w:t>
      </w:r>
      <w:r w:rsidRPr="00C140D3">
        <w:rPr>
          <w:rFonts w:ascii="Times New Roman" w:eastAsia="Times New Roman" w:hAnsi="Times New Roman" w:cs="David"/>
          <w:sz w:val="24"/>
          <w:szCs w:val="24"/>
          <w:rtl/>
        </w:rPr>
        <w:t>"-</w:t>
      </w:r>
      <w:r w:rsidRPr="00C140D3">
        <w:rPr>
          <w:rFonts w:ascii="Times New Roman" w:eastAsia="Times New Roman" w:hAnsi="Times New Roman" w:cs="David"/>
          <w:sz w:val="24"/>
          <w:szCs w:val="24"/>
        </w:rPr>
        <w:t xml:space="preserve"> </w:t>
      </w:r>
      <w:r w:rsidRPr="00C140D3">
        <w:rPr>
          <w:rFonts w:ascii="Times New Roman" w:eastAsia="Times New Roman" w:hAnsi="Times New Roman" w:cs="David"/>
          <w:sz w:val="24"/>
          <w:szCs w:val="24"/>
          <w:rtl/>
        </w:rPr>
        <w:t xml:space="preserve">פרויקט לבניית </w:t>
      </w:r>
      <w:ins w:id="36" w:author="Meryl Etman" w:date="2019-02-27T14:43:00Z">
        <w:r w:rsidR="007148B0">
          <w:rPr>
            <w:rFonts w:ascii="Times New Roman" w:eastAsia="Times New Roman" w:hAnsi="Times New Roman" w:cs="David" w:hint="cs"/>
            <w:sz w:val="24"/>
            <w:szCs w:val="24"/>
            <w:rtl/>
          </w:rPr>
          <w:t xml:space="preserve">216 </w:t>
        </w:r>
      </w:ins>
      <w:r w:rsidRPr="00C140D3">
        <w:rPr>
          <w:rFonts w:ascii="Times New Roman" w:eastAsia="Times New Roman" w:hAnsi="Times New Roman" w:cs="David"/>
          <w:sz w:val="24"/>
          <w:szCs w:val="24"/>
          <w:rtl/>
        </w:rPr>
        <w:t>יחידות דיור</w:t>
      </w:r>
      <w:r w:rsidRPr="00C140D3">
        <w:rPr>
          <w:rFonts w:ascii="Times New Roman" w:eastAsia="Times New Roman" w:hAnsi="Times New Roman" w:cs="David" w:hint="cs"/>
          <w:sz w:val="24"/>
          <w:szCs w:val="24"/>
          <w:rtl/>
        </w:rPr>
        <w:t xml:space="preserve"> </w:t>
      </w:r>
      <w:del w:id="37" w:author="Meryl Etman" w:date="2019-02-27T14:43:00Z">
        <w:r w:rsidRPr="00C140D3" w:rsidDel="007148B0">
          <w:rPr>
            <w:rFonts w:ascii="Times New Roman" w:eastAsia="Times New Roman" w:hAnsi="Times New Roman" w:cs="David" w:hint="cs"/>
            <w:sz w:val="24"/>
            <w:szCs w:val="24"/>
            <w:rtl/>
          </w:rPr>
          <w:delText>במגדלים רבי קומות</w:delText>
        </w:r>
      </w:del>
      <w:ins w:id="38" w:author="Meryl Etman" w:date="2019-02-27T14:43:00Z">
        <w:r w:rsidR="007148B0">
          <w:rPr>
            <w:rFonts w:ascii="Times New Roman" w:eastAsia="Times New Roman" w:hAnsi="Times New Roman" w:cs="David" w:hint="cs"/>
            <w:sz w:val="24"/>
            <w:szCs w:val="24"/>
            <w:rtl/>
          </w:rPr>
          <w:t>ב-9 בניינים</w:t>
        </w:r>
      </w:ins>
      <w:r w:rsidRPr="00C140D3">
        <w:rPr>
          <w:rFonts w:ascii="Times New Roman" w:eastAsia="Times New Roman" w:hAnsi="Times New Roman" w:cs="David"/>
          <w:sz w:val="24"/>
          <w:szCs w:val="24"/>
          <w:rtl/>
        </w:rPr>
        <w:t xml:space="preserve">, </w:t>
      </w:r>
      <w:del w:id="39" w:author="Meryl Etman" w:date="2019-02-27T14:44:00Z">
        <w:r w:rsidRPr="00C140D3" w:rsidDel="007148B0">
          <w:rPr>
            <w:rFonts w:ascii="Times New Roman" w:eastAsia="Times New Roman" w:hAnsi="Times New Roman" w:cs="David" w:hint="cs"/>
            <w:sz w:val="24"/>
            <w:szCs w:val="24"/>
            <w:rtl/>
          </w:rPr>
          <w:delText xml:space="preserve">שטחי ציבור, מבני ציבור ועזר, </w:delText>
        </w:r>
        <w:r w:rsidRPr="00C140D3" w:rsidDel="007148B0">
          <w:rPr>
            <w:rFonts w:ascii="Times New Roman" w:eastAsia="Times New Roman" w:hAnsi="Times New Roman" w:cs="David"/>
            <w:sz w:val="24"/>
            <w:szCs w:val="24"/>
            <w:rtl/>
          </w:rPr>
          <w:delText xml:space="preserve">שטחי מסחר, </w:delText>
        </w:r>
      </w:del>
      <w:r w:rsidRPr="00C140D3">
        <w:rPr>
          <w:rFonts w:ascii="Times New Roman" w:eastAsia="Times New Roman" w:hAnsi="Times New Roman" w:cs="David"/>
          <w:sz w:val="24"/>
          <w:szCs w:val="24"/>
          <w:rtl/>
        </w:rPr>
        <w:t>חניונים ועבודות פיתוח ב</w:t>
      </w:r>
      <w:sdt>
        <w:sdtPr>
          <w:rPr>
            <w:rFonts w:ascii="Times New Roman" w:eastAsia="Times New Roman" w:hAnsi="Times New Roman" w:cs="David" w:hint="cs"/>
            <w:color w:val="008000"/>
            <w:sz w:val="24"/>
            <w:szCs w:val="24"/>
            <w:rtl/>
          </w:rPr>
          <w:alias w:val="רשות מקומית"/>
          <w:tag w:val="cntLocalAuth"/>
          <w:id w:val="294654190"/>
          <w:placeholder>
            <w:docPart w:val="2E8AF78E696B4ECE84677BA3466574E6"/>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LocalAuth[1]" w:storeItemID="{81709D4C-33DC-48CC-AC7E-130A245806EE}"/>
          <w:text/>
        </w:sdtPr>
        <w:sdtContent>
          <w:ins w:id="40" w:author="Meryl Etman" w:date="2019-01-13T14:10:00Z">
            <w:r w:rsidR="00BA7C98">
              <w:rPr>
                <w:rFonts w:ascii="Times New Roman" w:eastAsia="Times New Roman" w:hAnsi="Times New Roman" w:cs="David" w:hint="cs"/>
                <w:color w:val="008000"/>
                <w:sz w:val="24"/>
                <w:szCs w:val="24"/>
                <w:rtl/>
              </w:rPr>
              <w:t>שוהם</w:t>
            </w:r>
          </w:ins>
        </w:sdtContent>
      </w:sdt>
      <w:r w:rsidRPr="00C140D3">
        <w:rPr>
          <w:rFonts w:ascii="Times New Roman" w:eastAsia="Times New Roman" w:hAnsi="Times New Roman" w:cs="David" w:hint="cs"/>
          <w:sz w:val="24"/>
          <w:szCs w:val="24"/>
          <w:rtl/>
        </w:rPr>
        <w:t xml:space="preserve"> - </w:t>
      </w:r>
      <w:sdt>
        <w:sdtPr>
          <w:rPr>
            <w:rFonts w:ascii="Times New Roman" w:eastAsia="Times New Roman" w:hAnsi="Times New Roman" w:cs="David" w:hint="cs"/>
            <w:color w:val="008000"/>
            <w:sz w:val="24"/>
            <w:szCs w:val="24"/>
            <w:rtl/>
          </w:rPr>
          <w:alias w:val="שם אתר"/>
          <w:tag w:val="cntSite"/>
          <w:id w:val="-1977516245"/>
          <w:placeholder>
            <w:docPart w:val="B90AB059B7FA4E3F97DEC9A98C48F651"/>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Site[1]" w:storeItemID="{81709D4C-33DC-48CC-AC7E-130A245806EE}"/>
          <w:text/>
        </w:sdtPr>
        <w:sdtContent>
          <w:ins w:id="41" w:author="Meryl Etman" w:date="2019-01-13T14:10:00Z">
            <w:r w:rsidR="00BA7C98">
              <w:rPr>
                <w:rFonts w:ascii="Times New Roman" w:eastAsia="Times New Roman" w:hAnsi="Times New Roman" w:cs="David" w:hint="cs"/>
                <w:color w:val="008000"/>
                <w:sz w:val="24"/>
                <w:szCs w:val="24"/>
                <w:rtl/>
              </w:rPr>
              <w:t>סביוני שהם - מחיר למשתכן</w:t>
            </w:r>
          </w:ins>
        </w:sdtContent>
      </w:sdt>
      <w:r w:rsidRPr="00C140D3">
        <w:rPr>
          <w:rFonts w:ascii="Times New Roman" w:eastAsia="Times New Roman" w:hAnsi="Times New Roman" w:cs="David" w:hint="cs"/>
          <w:color w:val="008000"/>
          <w:sz w:val="24"/>
          <w:szCs w:val="24"/>
          <w:rtl/>
        </w:rPr>
        <w:t xml:space="preserve">, </w:t>
      </w:r>
      <w:customXmlDelRangeStart w:id="42" w:author="Meryl Etman" w:date="2019-01-13T14:14:00Z"/>
      <w:sdt>
        <w:sdtPr>
          <w:rPr>
            <w:rFonts w:ascii="Times New Roman" w:eastAsia="Times New Roman" w:hAnsi="Times New Roman" w:cs="David" w:hint="cs"/>
            <w:color w:val="008000"/>
            <w:sz w:val="24"/>
            <w:szCs w:val="24"/>
            <w:rtl/>
          </w:rPr>
          <w:alias w:val="שם הפרויקט"/>
          <w:tag w:val="cntProjectName"/>
          <w:id w:val="29698645"/>
          <w:placeholder>
            <w:docPart w:val="7C273FD1BFBF48AFBED40353427CC55F"/>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ProjectName[1]" w:storeItemID="{81709D4C-33DC-48CC-AC7E-130A245806EE}"/>
          <w:text/>
        </w:sdtPr>
        <w:sdtContent>
          <w:customXmlDelRangeEnd w:id="42"/>
          <w:customXmlDelRangeStart w:id="43" w:author="Meryl Etman" w:date="2019-01-13T14:14:00Z"/>
        </w:sdtContent>
      </w:sdt>
      <w:customXmlDelRangeEnd w:id="43"/>
      <w:del w:id="44" w:author="Meryl Etman" w:date="2019-01-13T14:14:00Z">
        <w:r w:rsidRPr="00C140D3" w:rsidDel="00BA7C98">
          <w:rPr>
            <w:rFonts w:ascii="Times New Roman" w:eastAsia="Times New Roman" w:hAnsi="Times New Roman" w:cs="David" w:hint="cs"/>
            <w:sz w:val="24"/>
            <w:szCs w:val="24"/>
            <w:rtl/>
          </w:rPr>
          <w:delText xml:space="preserve"> </w:delText>
        </w:r>
        <w:r w:rsidRPr="00C140D3" w:rsidDel="00BA7C98">
          <w:rPr>
            <w:rFonts w:ascii="Times New Roman" w:eastAsia="Times New Roman" w:hAnsi="Times New Roman" w:cs="David"/>
            <w:sz w:val="24"/>
            <w:szCs w:val="24"/>
            <w:rtl/>
          </w:rPr>
          <w:delText>–</w:delText>
        </w:r>
        <w:r w:rsidRPr="00C140D3" w:rsidDel="00BA7C98">
          <w:rPr>
            <w:rFonts w:ascii="Times New Roman" w:eastAsia="Times New Roman" w:hAnsi="Times New Roman" w:cs="David" w:hint="cs"/>
            <w:sz w:val="24"/>
            <w:szCs w:val="24"/>
            <w:rtl/>
          </w:rPr>
          <w:delText xml:space="preserve"> </w:delText>
        </w:r>
      </w:del>
      <w:r w:rsidRPr="00C140D3">
        <w:rPr>
          <w:rFonts w:ascii="Times New Roman" w:eastAsia="Times New Roman" w:hAnsi="Times New Roman" w:cs="David"/>
          <w:sz w:val="24"/>
          <w:szCs w:val="24"/>
          <w:rtl/>
        </w:rPr>
        <w:t>לרבות עבודות פיתוח על, אשר יתוכנן ו/או יבוצע עבור המזמין באתר בקטעים ובשלבים לפי שיקול דעתו.</w:t>
      </w:r>
    </w:p>
    <w:p w14:paraId="359EA4F1" w14:textId="77777777" w:rsidR="00C140D3" w:rsidRPr="00C140D3" w:rsidRDefault="00C140D3" w:rsidP="00C140D3">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222A8792" w14:textId="42966736" w:rsidR="00C140D3" w:rsidRPr="00C140D3" w:rsidRDefault="00C140D3" w:rsidP="00BA7C98">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w:t>
      </w:r>
      <w:r w:rsidRPr="00C140D3">
        <w:rPr>
          <w:rFonts w:ascii="Times New Roman" w:eastAsia="Times New Roman" w:hAnsi="Times New Roman" w:cs="David" w:hint="cs"/>
          <w:b/>
          <w:bCs/>
          <w:sz w:val="24"/>
          <w:szCs w:val="24"/>
          <w:rtl/>
        </w:rPr>
        <w:t>התכנית</w:t>
      </w:r>
      <w:r w:rsidRPr="00C140D3">
        <w:rPr>
          <w:rFonts w:ascii="Times New Roman" w:eastAsia="Times New Roman" w:hAnsi="Times New Roman" w:cs="David" w:hint="cs"/>
          <w:sz w:val="24"/>
          <w:szCs w:val="24"/>
          <w:rtl/>
        </w:rPr>
        <w:t xml:space="preserve">" או </w:t>
      </w:r>
      <w:r w:rsidRPr="00C140D3">
        <w:rPr>
          <w:rFonts w:ascii="Times New Roman" w:eastAsia="Times New Roman" w:hAnsi="Times New Roman" w:cs="David" w:hint="cs"/>
          <w:b/>
          <w:bCs/>
          <w:sz w:val="24"/>
          <w:szCs w:val="24"/>
          <w:rtl/>
        </w:rPr>
        <w:t xml:space="preserve">"המקרקעין" </w:t>
      </w:r>
      <w:r w:rsidRPr="00C140D3">
        <w:rPr>
          <w:rFonts w:ascii="Times New Roman" w:eastAsia="Times New Roman" w:hAnsi="Times New Roman" w:cs="David"/>
          <w:sz w:val="24"/>
          <w:szCs w:val="24"/>
        </w:rPr>
        <w:t>–</w:t>
      </w:r>
      <w:r w:rsidRPr="00C140D3">
        <w:rPr>
          <w:rFonts w:ascii="Times New Roman" w:eastAsia="Times New Roman" w:hAnsi="Times New Roman" w:cs="David" w:hint="cs"/>
          <w:sz w:val="24"/>
          <w:szCs w:val="24"/>
          <w:rt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2073850881"/>
          <w:placeholder>
            <w:docPart w:val="15C9FD3796BC4189A076A8F9B4596137"/>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CustomField2[1]" w:storeItemID="{81709D4C-33DC-48CC-AC7E-130A245806EE}"/>
          <w:text/>
        </w:sdtPr>
        <w:sdtContent>
          <w:ins w:id="45" w:author="Meryl Etman" w:date="2019-01-13T14:15:00Z">
            <w:r w:rsidR="00BA7C98">
              <w:rPr>
                <w:rFonts w:ascii="Times New Roman" w:eastAsia="Times New Roman" w:hAnsi="Times New Roman" w:cs="David" w:hint="cs"/>
                <w:color w:val="008000"/>
                <w:sz w:val="24"/>
                <w:szCs w:val="24"/>
                <w:rtl/>
              </w:rPr>
              <w:t>תמל/1007</w:t>
            </w:r>
          </w:ins>
        </w:sdtContent>
      </w:sdt>
      <w:r w:rsidRPr="00C140D3">
        <w:rPr>
          <w:rFonts w:ascii="Times New Roman" w:eastAsia="Times New Roman" w:hAnsi="Times New Roman" w:cs="David" w:hint="cs"/>
          <w:sz w:val="24"/>
          <w:szCs w:val="24"/>
          <w:rtl/>
        </w:rPr>
        <w:t xml:space="preserve"> על שינוייה מעת לעת וכן כל תכנית נוספת החלה על מקרקעי הפרויקט ו/או המקרקעין הידועים כ</w:t>
      </w:r>
      <w:del w:id="46" w:author="Meryl Etman" w:date="2019-01-13T14:15:00Z">
        <w:r w:rsidRPr="00C140D3" w:rsidDel="00BA7C98">
          <w:rPr>
            <w:rFonts w:ascii="Times New Roman" w:eastAsia="Times New Roman" w:hAnsi="Times New Roman" w:cs="David" w:hint="cs"/>
            <w:sz w:val="24"/>
            <w:szCs w:val="24"/>
            <w:rtl/>
          </w:rPr>
          <w:delText xml:space="preserve">- </w:delText>
        </w:r>
      </w:del>
      <w:customXmlDelRangeStart w:id="47" w:author="Meryl Etman" w:date="2019-01-13T14:15:00Z"/>
      <w:sdt>
        <w:sdtPr>
          <w:rPr>
            <w:rFonts w:ascii="Times New Roman" w:eastAsia="Times New Roman" w:hAnsi="Times New Roman" w:cs="David" w:hint="cs"/>
            <w:color w:val="008000"/>
            <w:sz w:val="24"/>
            <w:szCs w:val="24"/>
            <w:rtl/>
          </w:rPr>
          <w:alias w:val="שדה נוסף 1"/>
          <w:tag w:val="cntCustomField1"/>
          <w:id w:val="1235351601"/>
          <w:placeholder>
            <w:docPart w:val="9516427653B04DA6B8CED1AB7B862FE6"/>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CustomField1[1]" w:storeItemID="{81709D4C-33DC-48CC-AC7E-130A245806EE}"/>
          <w:text/>
        </w:sdtPr>
        <w:sdtContent>
          <w:customXmlDelRangeEnd w:id="47"/>
          <w:ins w:id="48" w:author="Meryl Etman" w:date="2019-01-13T14:15:00Z">
            <w:r w:rsidR="00BA7C98">
              <w:rPr>
                <w:rFonts w:ascii="Times New Roman" w:eastAsia="Times New Roman" w:hAnsi="Times New Roman" w:cs="David" w:hint="cs"/>
                <w:sz w:val="24"/>
                <w:szCs w:val="24"/>
                <w:rtl/>
              </w:rPr>
              <w:t>גוש 7330, מגרשים 140-141</w:t>
            </w:r>
          </w:ins>
          <w:customXmlDelRangeStart w:id="49" w:author="Meryl Etman" w:date="2019-01-13T14:15:00Z"/>
        </w:sdtContent>
      </w:sdt>
      <w:customXmlDelRangeEnd w:id="49"/>
      <w:r w:rsidRPr="00C140D3">
        <w:rPr>
          <w:rFonts w:ascii="Times New Roman" w:eastAsia="Times New Roman" w:hAnsi="Times New Roman" w:cs="David" w:hint="cs"/>
          <w:sz w:val="24"/>
          <w:szCs w:val="24"/>
          <w:rtl/>
        </w:rPr>
        <w:t xml:space="preserve"> .</w:t>
      </w:r>
    </w:p>
    <w:p w14:paraId="549FB398"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0DB9B9F8" w14:textId="77777777" w:rsidR="00C140D3" w:rsidRPr="00C140D3" w:rsidRDefault="00C140D3" w:rsidP="00C140D3">
      <w:pPr>
        <w:spacing w:before="0" w:beforeAutospacing="0" w:after="0" w:afterAutospacing="0" w:line="240" w:lineRule="auto"/>
        <w:ind w:left="720"/>
        <w:jc w:val="both"/>
        <w:rPr>
          <w:rFonts w:ascii="Times New Roman" w:eastAsia="Times New Roman" w:hAnsi="Times New Roman" w:cs="David"/>
          <w:sz w:val="24"/>
          <w:szCs w:val="24"/>
          <w:rtl/>
        </w:rPr>
      </w:pPr>
    </w:p>
    <w:p w14:paraId="29201A37" w14:textId="0DA2C2CA"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color w:val="008000"/>
          <w:sz w:val="24"/>
          <w:szCs w:val="24"/>
          <w:rtl/>
        </w:rPr>
      </w:pPr>
      <w:r w:rsidRPr="00C140D3">
        <w:rPr>
          <w:rFonts w:ascii="Times New Roman" w:eastAsia="Times New Roman" w:hAnsi="Times New Roman" w:cs="David"/>
          <w:sz w:val="24"/>
          <w:szCs w:val="24"/>
          <w:rt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441730740"/>
          <w:placeholder>
            <w:docPart w:val="1B9200CC702548CC9A4A3E72BECCFFC3"/>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LocalAuth[1]" w:storeItemID="{81709D4C-33DC-48CC-AC7E-130A245806EE}"/>
          <w:text/>
        </w:sdtPr>
        <w:sdtContent>
          <w:ins w:id="50" w:author="Meryl Etman" w:date="2019-01-13T14:10:00Z">
            <w:r w:rsidR="00BA7C98">
              <w:rPr>
                <w:rFonts w:ascii="Times New Roman" w:eastAsia="Times New Roman" w:hAnsi="Times New Roman" w:cs="David" w:hint="cs"/>
                <w:color w:val="008000"/>
                <w:sz w:val="24"/>
                <w:szCs w:val="24"/>
                <w:rtl/>
              </w:rPr>
              <w:t>שוהם</w:t>
            </w:r>
          </w:ins>
        </w:sdtContent>
      </w:sdt>
      <w:r w:rsidRPr="00C140D3">
        <w:rPr>
          <w:rFonts w:ascii="Times New Roman" w:eastAsia="Times New Roman" w:hAnsi="Times New Roman" w:cs="David" w:hint="cs"/>
          <w:color w:val="008000"/>
          <w:sz w:val="24"/>
          <w:szCs w:val="24"/>
          <w:rtl/>
        </w:rPr>
        <w:t>.</w:t>
      </w:r>
    </w:p>
    <w:p w14:paraId="4F9A6F85"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 xml:space="preserve">"חוזה הפיתוח" </w:t>
      </w:r>
      <w:r w:rsidRPr="00C140D3">
        <w:rPr>
          <w:rFonts w:ascii="Times New Roman" w:eastAsia="Times New Roman" w:hAnsi="Times New Roman" w:cs="David"/>
          <w:sz w:val="24"/>
          <w:szCs w:val="24"/>
        </w:rPr>
        <w:t>–</w:t>
      </w:r>
      <w:r w:rsidRPr="00C140D3">
        <w:rPr>
          <w:rFonts w:ascii="Times New Roman" w:eastAsia="Times New Roman" w:hAnsi="Times New Roman" w:cs="David"/>
          <w:sz w:val="24"/>
          <w:szCs w:val="24"/>
          <w:rtl/>
        </w:rPr>
        <w:t xml:space="preserve"> חוזה הפיתוח אשר נחתם בין המזמין לבין הרשות המקומית.</w:t>
      </w:r>
    </w:p>
    <w:p w14:paraId="72B51C5A" w14:textId="1D619801" w:rsidR="00C140D3" w:rsidRPr="00C140D3" w:rsidRDefault="00C140D3" w:rsidP="00BA7C98">
      <w:pPr>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C140D3">
        <w:rPr>
          <w:rFonts w:ascii="Times New Roman" w:eastAsia="Times New Roman" w:hAnsi="Times New Roman" w:cs="David" w:hint="cs"/>
          <w:sz w:val="24"/>
          <w:szCs w:val="24"/>
          <w:rtl/>
          <w:lang w:eastAsia="he-IL"/>
        </w:rPr>
        <w:t>2.</w:t>
      </w:r>
      <w:r w:rsidRPr="00C140D3">
        <w:rPr>
          <w:rFonts w:ascii="Times New Roman" w:eastAsia="Times New Roman" w:hAnsi="Times New Roman" w:cs="David"/>
          <w:sz w:val="24"/>
          <w:szCs w:val="24"/>
          <w:rtl/>
          <w:lang w:eastAsia="he-IL"/>
        </w:rPr>
        <w:tab/>
        <w:t>המנהל הוא:</w:t>
      </w:r>
      <w:r w:rsidRPr="00C140D3">
        <w:rPr>
          <w:rFonts w:ascii="Times New Roman" w:eastAsia="Times New Roman" w:hAnsi="Times New Roman" w:cs="David" w:hint="cs"/>
          <w:sz w:val="24"/>
          <w:szCs w:val="24"/>
          <w:rtl/>
          <w:lang w:eastAsia="he-IL"/>
        </w:rPr>
        <w:t xml:space="preserve"> </w:t>
      </w:r>
      <w:r w:rsidRPr="00C140D3">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דה נוסף 3"/>
          <w:tag w:val="cntCustomField3"/>
          <w:id w:val="-1937963016"/>
          <w:placeholder>
            <w:docPart w:val="201EBB7E1852404B9835EEE5DE3308D6"/>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CustomField3[1]" w:storeItemID="{81709D4C-33DC-48CC-AC7E-130A245806EE}"/>
          <w:text/>
        </w:sdtPr>
        <w:sdtEndPr>
          <w:rPr>
            <w:rFonts w:hint="cs"/>
          </w:rPr>
        </w:sdtEndPr>
        <w:sdtContent>
          <w:ins w:id="51" w:author="Meryl Etman" w:date="2019-01-13T14:15:00Z">
            <w:r w:rsidR="00BA7C98">
              <w:rPr>
                <w:rFonts w:ascii="Times New Roman" w:eastAsia="Times New Roman" w:hAnsi="Times New Roman" w:cs="David" w:hint="cs"/>
                <w:color w:val="008000"/>
                <w:sz w:val="24"/>
                <w:szCs w:val="24"/>
                <w:rtl/>
                <w:lang w:eastAsia="he-IL"/>
              </w:rPr>
              <w:t>מרול אטמן</w:t>
            </w:r>
          </w:ins>
        </w:sdtContent>
      </w:sdt>
    </w:p>
    <w:p w14:paraId="290D9D23"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p>
    <w:p w14:paraId="0A5205AF" w14:textId="77777777" w:rsidR="00C140D3" w:rsidRPr="00C140D3" w:rsidRDefault="00C140D3" w:rsidP="00C140D3">
      <w:pPr>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3.</w:t>
      </w:r>
      <w:r w:rsidRPr="00C140D3">
        <w:rPr>
          <w:rFonts w:ascii="Times New Roman" w:eastAsia="Times New Roman" w:hAnsi="Times New Roman" w:cs="David"/>
          <w:sz w:val="24"/>
          <w:szCs w:val="24"/>
          <w:rtl/>
          <w:lang w:eastAsia="he-IL"/>
        </w:rPr>
        <w:tab/>
        <w:t xml:space="preserve">המתכנן יפיק כל התכניות בקבצים במתכונת תכנת </w:t>
      </w:r>
      <w:r w:rsidRPr="00C140D3">
        <w:rPr>
          <w:rFonts w:ascii="Times New Roman" w:eastAsia="Times New Roman" w:hAnsi="Times New Roman" w:cs="David" w:hint="cs"/>
          <w:sz w:val="24"/>
          <w:szCs w:val="24"/>
          <w:rtl/>
          <w:lang w:eastAsia="he-IL"/>
        </w:rPr>
        <w:t>ה-</w:t>
      </w:r>
      <w:r w:rsidRPr="00C140D3">
        <w:rPr>
          <w:rFonts w:ascii="Times New Roman" w:eastAsia="Times New Roman" w:hAnsi="Times New Roman" w:cs="David"/>
          <w:sz w:val="24"/>
          <w:szCs w:val="24"/>
          <w:rtl/>
          <w:lang w:eastAsia="he-IL"/>
        </w:rPr>
        <w:t xml:space="preserve"> </w:t>
      </w:r>
      <w:r w:rsidRPr="00C140D3">
        <w:rPr>
          <w:rFonts w:ascii="Times New Roman" w:eastAsia="Times New Roman" w:hAnsi="Times New Roman" w:cs="David"/>
          <w:sz w:val="24"/>
          <w:szCs w:val="24"/>
          <w:lang w:eastAsia="he-IL"/>
        </w:rPr>
        <w:t xml:space="preserve">CAD </w:t>
      </w:r>
      <w:r w:rsidRPr="00C140D3">
        <w:rPr>
          <w:rFonts w:ascii="Times New Roman" w:eastAsia="Times New Roman" w:hAnsi="Times New Roman" w:cs="David" w:hint="cs"/>
          <w:sz w:val="24"/>
          <w:szCs w:val="24"/>
          <w:rtl/>
          <w:lang w:eastAsia="he-IL"/>
        </w:rPr>
        <w:t xml:space="preserve"> :</w:t>
      </w:r>
      <w:r w:rsidRPr="00C140D3">
        <w:rPr>
          <w:rFonts w:ascii="Times New Roman" w:eastAsia="Times New Roman" w:hAnsi="Times New Roman" w:cs="David"/>
          <w:sz w:val="24"/>
          <w:szCs w:val="24"/>
          <w:lang w:eastAsia="he-IL"/>
        </w:rPr>
        <w:t xml:space="preserve"> </w:t>
      </w:r>
      <w:r w:rsidRPr="00C140D3">
        <w:rPr>
          <w:rFonts w:ascii="Times New Roman" w:eastAsia="Times New Roman" w:hAnsi="Times New Roman" w:cs="David" w:hint="cs"/>
          <w:sz w:val="24"/>
          <w:szCs w:val="24"/>
          <w:rtl/>
          <w:lang w:eastAsia="he-IL"/>
        </w:rPr>
        <w:t>אוטקאד או</w:t>
      </w:r>
      <w:r w:rsidRPr="00C140D3">
        <w:rPr>
          <w:rFonts w:ascii="Times New Roman" w:eastAsia="Times New Roman" w:hAnsi="Times New Roman" w:cs="David"/>
          <w:sz w:val="24"/>
          <w:szCs w:val="24"/>
          <w:rtl/>
          <w:lang w:eastAsia="he-IL"/>
        </w:rPr>
        <w:t xml:space="preserve"> </w:t>
      </w:r>
      <w:r w:rsidRPr="00C140D3">
        <w:rPr>
          <w:rFonts w:ascii="Times New Roman" w:eastAsia="Times New Roman" w:hAnsi="Times New Roman" w:cs="David"/>
          <w:sz w:val="24"/>
          <w:szCs w:val="24"/>
          <w:lang w:eastAsia="he-IL"/>
        </w:rPr>
        <w:t>REVIT</w:t>
      </w:r>
      <w:r w:rsidRPr="00C140D3">
        <w:rPr>
          <w:rFonts w:ascii="Times New Roman" w:eastAsia="Times New Roman" w:hAnsi="Times New Roman" w:cs="David" w:hint="cs"/>
          <w:sz w:val="24"/>
          <w:szCs w:val="24"/>
          <w:rtl/>
          <w:lang w:eastAsia="he-IL"/>
        </w:rPr>
        <w:t xml:space="preserve"> בגרסתה העדכנית ביותר.</w:t>
      </w:r>
    </w:p>
    <w:p w14:paraId="07B0C65F" w14:textId="77777777" w:rsidR="00C140D3" w:rsidRPr="00C140D3" w:rsidRDefault="00C140D3" w:rsidP="00C140D3">
      <w:pPr>
        <w:spacing w:before="0" w:beforeAutospacing="0" w:after="0" w:afterAutospacing="0" w:line="240" w:lineRule="auto"/>
        <w:jc w:val="both"/>
        <w:rPr>
          <w:rFonts w:ascii="Times New Roman" w:eastAsia="Times New Roman" w:hAnsi="Times New Roman" w:cs="David"/>
          <w:color w:val="FF0000"/>
          <w:sz w:val="24"/>
          <w:szCs w:val="24"/>
          <w:rtl/>
        </w:rPr>
      </w:pPr>
    </w:p>
    <w:p w14:paraId="23B6DC0B"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4.</w:t>
      </w:r>
      <w:r w:rsidRPr="00C140D3">
        <w:rPr>
          <w:rFonts w:ascii="Times New Roman" w:eastAsia="Times New Roman" w:hAnsi="Times New Roman" w:cs="David"/>
          <w:sz w:val="24"/>
          <w:szCs w:val="24"/>
          <w:rtl/>
        </w:rPr>
        <w:tab/>
        <w:t>בעלי המקצוע במשרד המתכנן הם:</w:t>
      </w:r>
    </w:p>
    <w:p w14:paraId="392447F2" w14:textId="2B48A59A" w:rsidR="00C140D3" w:rsidRPr="00C140D3" w:rsidRDefault="00C140D3" w:rsidP="00BA7C98">
      <w:pPr>
        <w:spacing w:before="0" w:beforeAutospacing="0" w:after="0" w:afterAutospacing="0" w:line="240" w:lineRule="auto"/>
        <w:ind w:left="1126" w:hanging="406"/>
        <w:jc w:val="both"/>
        <w:rPr>
          <w:rFonts w:ascii="Times New Roman" w:eastAsia="Times New Roman" w:hAnsi="Times New Roman" w:cs="David"/>
          <w:color w:val="008000"/>
          <w:sz w:val="24"/>
          <w:szCs w:val="24"/>
          <w:rtl/>
        </w:rPr>
      </w:pPr>
      <w:r w:rsidRPr="00C140D3">
        <w:rPr>
          <w:rFonts w:ascii="Times New Roman" w:eastAsia="Times New Roman" w:hAnsi="Times New Roman" w:cs="David"/>
          <w:sz w:val="24"/>
          <w:szCs w:val="24"/>
          <w:rtl/>
        </w:rPr>
        <w:t>א.</w:t>
      </w:r>
      <w:r w:rsidRPr="00C140D3">
        <w:rPr>
          <w:rFonts w:ascii="Times New Roman" w:eastAsia="Times New Roman" w:hAnsi="Times New Roman" w:cs="David"/>
          <w:sz w:val="24"/>
          <w:szCs w:val="24"/>
          <w:rtl/>
        </w:rPr>
        <w:tab/>
        <w:t xml:space="preserve">ראש צוות: </w:t>
      </w:r>
      <w:sdt>
        <w:sdtPr>
          <w:rPr>
            <w:rFonts w:ascii="Times New Roman" w:eastAsia="Times New Roman" w:hAnsi="Times New Roman" w:cs="David"/>
            <w:color w:val="008000"/>
            <w:sz w:val="24"/>
            <w:szCs w:val="24"/>
            <w:rtl/>
          </w:rPr>
          <w:alias w:val="שדה נוסף 4"/>
          <w:tag w:val="cntCustomField4"/>
          <w:id w:val="-94407781"/>
          <w:placeholder>
            <w:docPart w:val="6DE224A7958247ED87AB4F7DA7675A06"/>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CustomField4[1]" w:storeItemID="{81709D4C-33DC-48CC-AC7E-130A245806EE}"/>
          <w:text/>
        </w:sdtPr>
        <w:sdtContent>
          <w:ins w:id="52" w:author="Meryl Etman" w:date="2019-01-13T14:15:00Z">
            <w:r w:rsidR="00BA7C98">
              <w:rPr>
                <w:rFonts w:ascii="Times New Roman" w:eastAsia="Times New Roman" w:hAnsi="Times New Roman" w:cs="David" w:hint="cs"/>
                <w:color w:val="008000"/>
                <w:sz w:val="24"/>
                <w:szCs w:val="24"/>
                <w:rtl/>
              </w:rPr>
              <w:t>מוטי לנדמן ו/או אלדד גרנות.</w:t>
            </w:r>
          </w:ins>
        </w:sdtContent>
      </w:sdt>
    </w:p>
    <w:p w14:paraId="3FE8E05D" w14:textId="683BCA25" w:rsidR="00C140D3" w:rsidRPr="00C140D3" w:rsidRDefault="00C140D3" w:rsidP="00BA7C98">
      <w:pPr>
        <w:spacing w:before="0" w:beforeAutospacing="0" w:after="0" w:afterAutospacing="0" w:line="240" w:lineRule="auto"/>
        <w:ind w:left="1126" w:hanging="406"/>
        <w:jc w:val="both"/>
        <w:rPr>
          <w:rFonts w:ascii="Times New Roman" w:eastAsia="Times New Roman" w:hAnsi="Times New Roman" w:cs="David"/>
          <w:i/>
          <w:iCs/>
          <w:sz w:val="25"/>
          <w:szCs w:val="25"/>
          <w:rtl/>
        </w:rPr>
      </w:pPr>
      <w:r w:rsidRPr="00C140D3">
        <w:rPr>
          <w:rFonts w:ascii="Times New Roman" w:eastAsia="Times New Roman" w:hAnsi="Times New Roman" w:cs="David"/>
          <w:i/>
          <w:iCs/>
          <w:sz w:val="25"/>
          <w:szCs w:val="25"/>
          <w:rtl/>
        </w:rPr>
        <w:t xml:space="preserve">ב. </w:t>
      </w:r>
      <w:r w:rsidRPr="00C140D3">
        <w:rPr>
          <w:rFonts w:ascii="Times New Roman" w:eastAsia="Times New Roman" w:hAnsi="Times New Roman" w:cs="David"/>
          <w:i/>
          <w:iCs/>
          <w:sz w:val="25"/>
          <w:szCs w:val="25"/>
          <w:rtl/>
        </w:rPr>
        <w:tab/>
        <w:t>מספר העובדים המקצועיים במשרד המתכנן לצורך מתן שירותי המתכנן ע"פ חוזה זה:</w:t>
      </w:r>
      <w:r w:rsidRPr="00C140D3">
        <w:rPr>
          <w:rFonts w:ascii="Times New Roman" w:eastAsia="Times New Roman" w:hAnsi="Times New Roman" w:cs="David"/>
          <w:i/>
          <w:iCs/>
          <w:color w:val="008000"/>
          <w:sz w:val="25"/>
          <w:szCs w:val="25"/>
          <w:rtl/>
        </w:rPr>
        <w:br/>
      </w:r>
      <w:customXmlDelRangeStart w:id="53" w:author="Meryl Etman" w:date="2019-01-13T14:16:00Z"/>
      <w:sdt>
        <w:sdtPr>
          <w:rPr>
            <w:rFonts w:ascii="Times New Roman" w:eastAsia="Times New Roman" w:hAnsi="Times New Roman" w:cs="David"/>
            <w:color w:val="008000"/>
            <w:sz w:val="24"/>
            <w:szCs w:val="24"/>
            <w:rtl/>
          </w:rPr>
          <w:alias w:val="שדה נוסף 5"/>
          <w:tag w:val="cntCustomField5"/>
          <w:id w:val="1615168083"/>
          <w:placeholder>
            <w:docPart w:val="41397D458FB9477DAF607C669F39AF69"/>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CustomField5[1]" w:storeItemID="{81709D4C-33DC-48CC-AC7E-130A245806EE}"/>
          <w:text/>
        </w:sdtPr>
        <w:sdtContent>
          <w:customXmlDelRangeEnd w:id="53"/>
          <w:customXmlDelRangeStart w:id="54" w:author="Meryl Etman" w:date="2019-01-13T14:16:00Z"/>
        </w:sdtContent>
      </w:sdt>
      <w:customXmlDelRangeEnd w:id="54"/>
    </w:p>
    <w:p w14:paraId="63F41445" w14:textId="5A994700" w:rsidR="00C140D3" w:rsidRPr="00C140D3" w:rsidRDefault="00C140D3" w:rsidP="00BA7C98">
      <w:pPr>
        <w:spacing w:before="0" w:beforeAutospacing="0" w:after="0" w:afterAutospacing="0" w:line="360" w:lineRule="auto"/>
        <w:jc w:val="both"/>
        <w:rPr>
          <w:rFonts w:ascii="Times New Roman" w:eastAsia="Times New Roman" w:hAnsi="Times New Roman" w:cs="David"/>
          <w:color w:val="FF0000"/>
          <w:sz w:val="24"/>
          <w:szCs w:val="24"/>
          <w:rtl/>
        </w:rPr>
      </w:pPr>
      <w:r w:rsidRPr="00C140D3">
        <w:rPr>
          <w:rFonts w:ascii="Times New Roman" w:eastAsia="Times New Roman" w:hAnsi="Times New Roman" w:cs="David" w:hint="cs"/>
          <w:sz w:val="24"/>
          <w:szCs w:val="24"/>
          <w:rtl/>
        </w:rPr>
        <w:t>5.</w:t>
      </w:r>
      <w:r w:rsidRPr="00C140D3">
        <w:rPr>
          <w:rFonts w:ascii="Times New Roman" w:eastAsia="Times New Roman" w:hAnsi="Times New Roman" w:cs="David"/>
          <w:sz w:val="24"/>
          <w:szCs w:val="24"/>
          <w:rtl/>
        </w:rPr>
        <w:tab/>
        <w:t xml:space="preserve">המנהל הראשי במשרד המתכנן הוא אדריכל/מהנדס: </w:t>
      </w:r>
      <w:sdt>
        <w:sdtPr>
          <w:rPr>
            <w:rFonts w:ascii="Times New Roman" w:eastAsia="Times New Roman" w:hAnsi="Times New Roman" w:cs="David"/>
            <w:color w:val="008000"/>
            <w:sz w:val="24"/>
            <w:szCs w:val="24"/>
            <w:rtl/>
          </w:rPr>
          <w:alias w:val="שדה נוסף 6"/>
          <w:tag w:val="cntCustomField6"/>
          <w:id w:val="-1876696887"/>
          <w:placeholder>
            <w:docPart w:val="F08C4EF7EF1A49A0A06E915446AB44EC"/>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CustomField6[1]" w:storeItemID="{81709D4C-33DC-48CC-AC7E-130A245806EE}"/>
          <w:text/>
        </w:sdtPr>
        <w:sdtContent>
          <w:ins w:id="55" w:author="Meryl Etman" w:date="2019-01-13T14:16:00Z">
            <w:r w:rsidR="00BA7C98" w:rsidRPr="00AA15BA">
              <w:rPr>
                <w:rFonts w:ascii="Times New Roman" w:eastAsia="Times New Roman" w:hAnsi="Times New Roman" w:cs="David"/>
                <w:color w:val="008000"/>
                <w:sz w:val="24"/>
                <w:szCs w:val="24"/>
                <w:rtl/>
              </w:rPr>
              <w:t>מוטי לנדמן ו/או אלדד גרנות.</w:t>
            </w:r>
          </w:ins>
        </w:sdtContent>
      </w:sdt>
    </w:p>
    <w:p w14:paraId="25BA75A8"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6.</w:t>
      </w:r>
      <w:r w:rsidRPr="00C140D3">
        <w:rPr>
          <w:rFonts w:ascii="Times New Roman" w:eastAsia="Times New Roman" w:hAnsi="Times New Roman" w:cs="David"/>
          <w:sz w:val="24"/>
          <w:szCs w:val="24"/>
          <w:rtl/>
        </w:rPr>
        <w:tab/>
        <w:t>הנושאים הם:</w:t>
      </w:r>
    </w:p>
    <w:p w14:paraId="7D4078A8" w14:textId="77777777" w:rsidR="00C140D3" w:rsidRPr="00C140D3" w:rsidRDefault="00C140D3" w:rsidP="00C140D3">
      <w:pPr>
        <w:spacing w:before="0" w:beforeAutospacing="0" w:after="0" w:afterAutospacing="0" w:line="276" w:lineRule="auto"/>
        <w:ind w:firstLine="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א.</w:t>
      </w:r>
      <w:r w:rsidRPr="00C140D3">
        <w:rPr>
          <w:rFonts w:ascii="Times New Roman" w:eastAsia="Times New Roman" w:hAnsi="Times New Roman" w:cs="David"/>
          <w:sz w:val="24"/>
          <w:szCs w:val="24"/>
          <w:rtl/>
        </w:rPr>
        <w:tab/>
        <w:t>התקדמות שרותי המתכנן.</w:t>
      </w:r>
    </w:p>
    <w:p w14:paraId="2D61C1F0" w14:textId="77777777" w:rsidR="00C140D3" w:rsidRPr="00C140D3" w:rsidRDefault="00C140D3" w:rsidP="00C140D3">
      <w:pPr>
        <w:spacing w:before="0" w:beforeAutospacing="0" w:after="0" w:afterAutospacing="0" w:line="276" w:lineRule="auto"/>
        <w:ind w:firstLine="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ב.</w:t>
      </w:r>
      <w:r w:rsidRPr="00C140D3">
        <w:rPr>
          <w:rFonts w:ascii="Times New Roman" w:eastAsia="Times New Roman" w:hAnsi="Times New Roman" w:cs="David"/>
          <w:sz w:val="24"/>
          <w:szCs w:val="24"/>
          <w:rtl/>
        </w:rPr>
        <w:tab/>
        <w:t>סטיות מלוח הזמנים לרבות סיבת הסטייה.</w:t>
      </w:r>
    </w:p>
    <w:p w14:paraId="1A59E63D" w14:textId="77777777" w:rsidR="00C140D3" w:rsidRPr="00C140D3" w:rsidRDefault="00C140D3" w:rsidP="00C140D3">
      <w:pPr>
        <w:spacing w:before="0" w:beforeAutospacing="0" w:after="0" w:afterAutospacing="0" w:line="276" w:lineRule="auto"/>
        <w:ind w:firstLine="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ג.</w:t>
      </w:r>
      <w:r w:rsidRPr="00C140D3">
        <w:rPr>
          <w:rFonts w:ascii="Times New Roman" w:eastAsia="Times New Roman" w:hAnsi="Times New Roman" w:cs="David"/>
          <w:sz w:val="24"/>
          <w:szCs w:val="24"/>
          <w:rtl/>
        </w:rPr>
        <w:tab/>
        <w:t>ת</w:t>
      </w:r>
      <w:r w:rsidRPr="00C140D3">
        <w:rPr>
          <w:rFonts w:ascii="Times New Roman" w:eastAsia="Times New Roman" w:hAnsi="Times New Roman" w:cs="David" w:hint="cs"/>
          <w:sz w:val="24"/>
          <w:szCs w:val="24"/>
          <w:rtl/>
        </w:rPr>
        <w:t>י</w:t>
      </w:r>
      <w:r w:rsidRPr="00C140D3">
        <w:rPr>
          <w:rFonts w:ascii="Times New Roman" w:eastAsia="Times New Roman" w:hAnsi="Times New Roman" w:cs="David"/>
          <w:sz w:val="24"/>
          <w:szCs w:val="24"/>
          <w:rtl/>
        </w:rPr>
        <w:t>אום לוח הזמנים המתחייב מסטיות לרבות ת</w:t>
      </w:r>
      <w:r w:rsidRPr="00C140D3">
        <w:rPr>
          <w:rFonts w:ascii="Times New Roman" w:eastAsia="Times New Roman" w:hAnsi="Times New Roman" w:cs="David" w:hint="cs"/>
          <w:sz w:val="24"/>
          <w:szCs w:val="24"/>
          <w:rtl/>
        </w:rPr>
        <w:t>י</w:t>
      </w:r>
      <w:r w:rsidRPr="00C140D3">
        <w:rPr>
          <w:rFonts w:ascii="Times New Roman" w:eastAsia="Times New Roman" w:hAnsi="Times New Roman" w:cs="David"/>
          <w:sz w:val="24"/>
          <w:szCs w:val="24"/>
          <w:rtl/>
        </w:rPr>
        <w:t>אור השלכות הת</w:t>
      </w:r>
      <w:r w:rsidRPr="00C140D3">
        <w:rPr>
          <w:rFonts w:ascii="Times New Roman" w:eastAsia="Times New Roman" w:hAnsi="Times New Roman" w:cs="David" w:hint="cs"/>
          <w:sz w:val="24"/>
          <w:szCs w:val="24"/>
          <w:rtl/>
        </w:rPr>
        <w:t>י</w:t>
      </w:r>
      <w:r w:rsidRPr="00C140D3">
        <w:rPr>
          <w:rFonts w:ascii="Times New Roman" w:eastAsia="Times New Roman" w:hAnsi="Times New Roman" w:cs="David"/>
          <w:sz w:val="24"/>
          <w:szCs w:val="24"/>
          <w:rtl/>
        </w:rPr>
        <w:t>אום על הפרויקט.</w:t>
      </w:r>
    </w:p>
    <w:p w14:paraId="05E261AB" w14:textId="77777777" w:rsidR="00C140D3" w:rsidRPr="00C140D3" w:rsidRDefault="00C140D3" w:rsidP="00C140D3">
      <w:pPr>
        <w:spacing w:before="0" w:beforeAutospacing="0" w:after="0" w:afterAutospacing="0" w:line="276" w:lineRule="auto"/>
        <w:ind w:firstLine="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ד.</w:t>
      </w:r>
      <w:r w:rsidRPr="00C140D3">
        <w:rPr>
          <w:rFonts w:ascii="Times New Roman" w:eastAsia="Times New Roman" w:hAnsi="Times New Roman" w:cs="David"/>
          <w:sz w:val="24"/>
          <w:szCs w:val="24"/>
          <w:rtl/>
        </w:rPr>
        <w:tab/>
        <w:t>סטיות מהערכות ו/או תחזיות תקציביות והשלכותיהן.</w:t>
      </w:r>
    </w:p>
    <w:p w14:paraId="58C996BD" w14:textId="77777777" w:rsidR="00C140D3" w:rsidRPr="00C140D3" w:rsidRDefault="00C140D3" w:rsidP="00C140D3">
      <w:pPr>
        <w:spacing w:before="0" w:beforeAutospacing="0" w:after="0" w:afterAutospacing="0" w:line="276" w:lineRule="auto"/>
        <w:ind w:firstLine="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ה.</w:t>
      </w:r>
      <w:r w:rsidRPr="00C140D3">
        <w:rPr>
          <w:rFonts w:ascii="Times New Roman" w:eastAsia="Times New Roman" w:hAnsi="Times New Roman" w:cs="David"/>
          <w:sz w:val="24"/>
          <w:szCs w:val="24"/>
          <w:rtl/>
        </w:rPr>
        <w:tab/>
        <w:t>ריכוז הוראות שנויים.</w:t>
      </w:r>
    </w:p>
    <w:p w14:paraId="48A8C4A6" w14:textId="77777777" w:rsidR="00C140D3" w:rsidRPr="00C140D3" w:rsidRDefault="00C140D3" w:rsidP="00C140D3">
      <w:pPr>
        <w:spacing w:before="0" w:beforeAutospacing="0" w:after="0" w:afterAutospacing="0" w:line="276" w:lineRule="auto"/>
        <w:ind w:firstLine="720"/>
        <w:jc w:val="both"/>
        <w:rPr>
          <w:rFonts w:ascii="Times New Roman" w:eastAsia="Times New Roman" w:hAnsi="Times New Roman" w:cs="David"/>
          <w:sz w:val="24"/>
          <w:szCs w:val="24"/>
          <w:rtl/>
        </w:rPr>
      </w:pPr>
    </w:p>
    <w:p w14:paraId="0D8CF50A" w14:textId="77777777" w:rsidR="00C140D3" w:rsidRPr="00C140D3" w:rsidRDefault="00C140D3" w:rsidP="00C140D3">
      <w:pPr>
        <w:spacing w:before="0" w:beforeAutospacing="0" w:after="0" w:afterAutospacing="0" w:line="360" w:lineRule="auto"/>
        <w:ind w:left="-30"/>
        <w:jc w:val="both"/>
        <w:outlineLvl w:val="2"/>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7. שיעור חלקו היחסי של כל אחד מיחידי המזמין הינו כדלקמן :</w:t>
      </w:r>
      <w:r w:rsidRPr="00C140D3">
        <w:rPr>
          <w:rFonts w:ascii="Times New Roman" w:eastAsia="Times New Roman" w:hAnsi="Times New Roman" w:cs="David" w:hint="cs"/>
          <w:sz w:val="24"/>
          <w:szCs w:val="24"/>
          <w:rtl/>
        </w:rPr>
        <w:br/>
      </w:r>
    </w:p>
    <w:p w14:paraId="73A14736" w14:textId="42FB966F" w:rsidR="00C140D3" w:rsidRPr="001631CE" w:rsidRDefault="00C93021" w:rsidP="001631CE">
      <w:pPr>
        <w:spacing w:before="0" w:beforeAutospacing="0" w:after="0" w:afterAutospacing="0" w:line="360" w:lineRule="auto"/>
        <w:ind w:left="720"/>
        <w:jc w:val="both"/>
        <w:outlineLvl w:val="2"/>
        <w:rPr>
          <w:rFonts w:ascii="Times New Roman" w:eastAsia="Times New Roman" w:hAnsi="Times New Roman" w:cs="David"/>
          <w:color w:val="008000"/>
          <w:sz w:val="24"/>
          <w:szCs w:val="24"/>
          <w:rtl/>
        </w:rPr>
      </w:pPr>
      <w:sdt>
        <w:sdtPr>
          <w:rPr>
            <w:rFonts w:ascii="Times New Roman" w:eastAsia="Times New Roman" w:hAnsi="Times New Roman" w:cs="David" w:hint="cs"/>
            <w:color w:val="008000"/>
            <w:sz w:val="24"/>
            <w:szCs w:val="24"/>
            <w:rtl/>
          </w:rPr>
          <w:alias w:val="אחוז השתתפות צד א"/>
          <w:tag w:val="cmtTzadAPercent"/>
          <w:id w:val="-1129936931"/>
          <w:placeholder>
            <w:docPart w:val="7468CB4F8695484C8D941DB0AC36C61B"/>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mtTzadAPercent[1]" w:storeItemID="{81709D4C-33DC-48CC-AC7E-130A245806EE}"/>
          <w:text/>
        </w:sdtPr>
        <w:sdtContent>
          <w:ins w:id="56" w:author="Meryl Etman" w:date="2019-01-13T14:12:00Z">
            <w:r w:rsidR="00BA7C98">
              <w:rPr>
                <w:rFonts w:ascii="Times New Roman" w:eastAsia="Times New Roman" w:hAnsi="Times New Roman" w:cs="David" w:hint="cs"/>
                <w:color w:val="008000"/>
                <w:sz w:val="24"/>
                <w:szCs w:val="24"/>
                <w:rtl/>
              </w:rPr>
              <w:t>100</w:t>
            </w:r>
          </w:ins>
        </w:sdtContent>
      </w:sdt>
    </w:p>
    <w:p w14:paraId="0D35E6DE" w14:textId="77777777" w:rsidR="00C140D3" w:rsidRPr="00C140D3" w:rsidRDefault="00C140D3" w:rsidP="00C140D3">
      <w:pPr>
        <w:spacing w:before="0" w:beforeAutospacing="0" w:after="0" w:afterAutospacing="0" w:line="276" w:lineRule="auto"/>
        <w:ind w:firstLine="720"/>
        <w:jc w:val="both"/>
        <w:rPr>
          <w:rFonts w:ascii="Times New Roman" w:eastAsia="Times New Roman" w:hAnsi="Times New Roman" w:cs="David"/>
          <w:sz w:val="24"/>
          <w:szCs w:val="24"/>
          <w:rtl/>
        </w:rPr>
      </w:pPr>
    </w:p>
    <w:p w14:paraId="67E69D0D" w14:textId="77777777" w:rsidR="00C140D3" w:rsidRPr="00C140D3" w:rsidRDefault="00C140D3" w:rsidP="00C140D3">
      <w:pPr>
        <w:spacing w:before="0" w:beforeAutospacing="0" w:after="0" w:afterAutospacing="0" w:line="276" w:lineRule="auto"/>
        <w:ind w:firstLine="720"/>
        <w:jc w:val="both"/>
        <w:rPr>
          <w:rFonts w:ascii="Times New Roman" w:eastAsia="Times New Roman" w:hAnsi="Times New Roman" w:cs="David"/>
          <w:sz w:val="24"/>
          <w:szCs w:val="24"/>
          <w:rtl/>
        </w:rPr>
      </w:pPr>
    </w:p>
    <w:p w14:paraId="1523E3BA" w14:textId="77777777" w:rsidR="00C140D3" w:rsidRPr="00C140D3" w:rsidRDefault="00C140D3" w:rsidP="00C140D3">
      <w:pPr>
        <w:spacing w:before="0" w:beforeAutospacing="0" w:after="0" w:afterAutospacing="0" w:line="276" w:lineRule="auto"/>
        <w:ind w:firstLine="720"/>
        <w:jc w:val="both"/>
        <w:rPr>
          <w:rFonts w:ascii="Times New Roman" w:eastAsia="Times New Roman" w:hAnsi="Times New Roman" w:cs="David"/>
          <w:sz w:val="24"/>
          <w:szCs w:val="24"/>
          <w:rtl/>
        </w:rPr>
      </w:pPr>
    </w:p>
    <w:p w14:paraId="0BDFB468" w14:textId="77777777" w:rsidR="00BA7C98" w:rsidRDefault="00BA7C98">
      <w:pPr>
        <w:bidi w:val="0"/>
        <w:spacing w:before="0" w:beforeAutospacing="0" w:after="160" w:afterAutospacing="0" w:line="259" w:lineRule="auto"/>
        <w:rPr>
          <w:ins w:id="57" w:author="Meryl Etman" w:date="2019-01-13T14:16:00Z"/>
          <w:rFonts w:ascii="Times New Roman" w:eastAsia="Times New Roman" w:hAnsi="Times New Roman" w:cs="David"/>
          <w:b/>
          <w:bCs/>
          <w:sz w:val="24"/>
          <w:szCs w:val="24"/>
          <w:u w:val="single"/>
          <w:rtl/>
        </w:rPr>
      </w:pPr>
      <w:ins w:id="58" w:author="Meryl Etman" w:date="2019-01-13T14:16:00Z">
        <w:r>
          <w:rPr>
            <w:rFonts w:ascii="Times New Roman" w:eastAsia="Times New Roman" w:hAnsi="Times New Roman" w:cs="David"/>
            <w:b/>
            <w:bCs/>
            <w:sz w:val="24"/>
            <w:szCs w:val="24"/>
            <w:u w:val="single"/>
            <w:rtl/>
          </w:rPr>
          <w:br w:type="page"/>
        </w:r>
      </w:ins>
    </w:p>
    <w:p w14:paraId="1CE40E8B" w14:textId="4CEBC48A" w:rsidR="00C140D3" w:rsidRPr="00C140D3" w:rsidRDefault="00C140D3" w:rsidP="00C140D3">
      <w:pPr>
        <w:spacing w:before="0" w:beforeAutospacing="0" w:after="0" w:afterAutospacing="0" w:line="240" w:lineRule="auto"/>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lastRenderedPageBreak/>
        <w:t>נספח "ב"</w:t>
      </w:r>
    </w:p>
    <w:p w14:paraId="740EB845" w14:textId="77777777" w:rsidR="00C140D3" w:rsidRPr="00C140D3" w:rsidRDefault="00C140D3" w:rsidP="00C140D3">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 xml:space="preserve">שירותי </w:t>
      </w:r>
      <w:r w:rsidRPr="00C140D3">
        <w:rPr>
          <w:rFonts w:ascii="Times New Roman" w:eastAsia="Times New Roman" w:hAnsi="Times New Roman" w:cs="David" w:hint="cs"/>
          <w:b/>
          <w:bCs/>
          <w:sz w:val="24"/>
          <w:szCs w:val="24"/>
          <w:u w:val="single"/>
          <w:rtl/>
        </w:rPr>
        <w:t>המתכנן</w:t>
      </w:r>
    </w:p>
    <w:p w14:paraId="73C01DBC" w14:textId="77777777" w:rsidR="00C140D3" w:rsidRPr="00C140D3" w:rsidRDefault="00C140D3" w:rsidP="00C140D3">
      <w:pPr>
        <w:widowControl w:val="0"/>
        <w:tabs>
          <w:tab w:val="left" w:pos="720"/>
          <w:tab w:val="center" w:pos="4153"/>
          <w:tab w:val="right" w:pos="8306"/>
        </w:tabs>
        <w:bidi w:val="0"/>
        <w:spacing w:before="0" w:beforeAutospacing="0" w:after="0" w:afterAutospacing="0" w:line="240" w:lineRule="auto"/>
        <w:rPr>
          <w:rFonts w:ascii="Times New Roman" w:eastAsia="Times New Roman" w:hAnsi="Times New Roman" w:cs="David"/>
          <w:sz w:val="20"/>
          <w:szCs w:val="20"/>
          <w:lang w:eastAsia="he-IL"/>
        </w:rPr>
      </w:pPr>
    </w:p>
    <w:p w14:paraId="2C419A14" w14:textId="77777777" w:rsidR="00C140D3" w:rsidRPr="00C140D3" w:rsidRDefault="00C140D3" w:rsidP="00C140D3">
      <w:pPr>
        <w:spacing w:before="0" w:beforeAutospacing="0" w:after="0" w:afterAutospacing="0" w:line="240" w:lineRule="auto"/>
        <w:jc w:val="both"/>
        <w:rPr>
          <w:rFonts w:ascii="Times New Roman" w:eastAsia="Times New Roman" w:hAnsi="Times New Roman" w:cs="David"/>
          <w:sz w:val="24"/>
          <w:szCs w:val="24"/>
          <w:rtl/>
        </w:rPr>
      </w:pPr>
    </w:p>
    <w:p w14:paraId="6BC0B094" w14:textId="77777777" w:rsidR="00C140D3" w:rsidRPr="00C140D3" w:rsidRDefault="00C140D3" w:rsidP="00C140D3">
      <w:pPr>
        <w:numPr>
          <w:ilvl w:val="0"/>
          <w:numId w:val="19"/>
        </w:numPr>
        <w:spacing w:before="0" w:beforeAutospacing="0" w:after="0" w:afterAutospacing="0" w:line="360" w:lineRule="auto"/>
        <w:jc w:val="both"/>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כללי:</w:t>
      </w:r>
    </w:p>
    <w:p w14:paraId="5A430A43" w14:textId="77777777" w:rsidR="00C140D3" w:rsidRPr="005247CF" w:rsidRDefault="00C140D3">
      <w:pPr>
        <w:pStyle w:val="af9"/>
        <w:numPr>
          <w:ilvl w:val="1"/>
          <w:numId w:val="35"/>
        </w:numPr>
        <w:ind w:left="1643" w:hanging="567"/>
        <w:rPr>
          <w:sz w:val="24"/>
          <w:szCs w:val="24"/>
          <w:lang w:eastAsia="he-IL"/>
          <w:rPrChange w:id="59" w:author="Meryl Etman" w:date="2019-02-27T14:53:00Z">
            <w:rPr>
              <w:lang w:eastAsia="he-IL"/>
            </w:rPr>
          </w:rPrChange>
        </w:rPr>
        <w:pPrChange w:id="60" w:author="Meryl Etman" w:date="2019-02-27T14:53:00Z">
          <w:pPr>
            <w:spacing w:before="0" w:beforeAutospacing="0" w:after="0" w:afterAutospacing="0" w:line="360" w:lineRule="auto"/>
            <w:ind w:left="1693" w:hanging="720"/>
            <w:jc w:val="both"/>
          </w:pPr>
        </w:pPrChange>
      </w:pPr>
      <w:r w:rsidRPr="005247CF">
        <w:rPr>
          <w:rFonts w:hint="eastAsia"/>
          <w:sz w:val="24"/>
          <w:szCs w:val="24"/>
          <w:rtl/>
          <w:lang w:eastAsia="he-IL"/>
          <w:rPrChange w:id="61" w:author="Meryl Etman" w:date="2019-02-27T14:53:00Z">
            <w:rPr>
              <w:rFonts w:hint="eastAsia"/>
              <w:rtl/>
              <w:lang w:eastAsia="he-IL"/>
            </w:rPr>
          </w:rPrChange>
        </w:rPr>
        <w:t>מתן</w:t>
      </w:r>
      <w:r w:rsidRPr="005247CF">
        <w:rPr>
          <w:sz w:val="24"/>
          <w:szCs w:val="24"/>
          <w:rtl/>
          <w:lang w:eastAsia="he-IL"/>
          <w:rPrChange w:id="62" w:author="Meryl Etman" w:date="2019-02-27T14:53:00Z">
            <w:rPr>
              <w:rtl/>
              <w:lang w:eastAsia="he-IL"/>
            </w:rPr>
          </w:rPrChange>
        </w:rPr>
        <w:t xml:space="preserve"> ייעוץ הנדסי ותכנון למערכות האלומיניום ו</w:t>
      </w:r>
      <w:r w:rsidRPr="005247CF">
        <w:rPr>
          <w:rFonts w:hint="eastAsia"/>
          <w:sz w:val="24"/>
          <w:szCs w:val="24"/>
          <w:rtl/>
          <w:lang w:eastAsia="he-IL"/>
          <w:rPrChange w:id="63" w:author="Meryl Etman" w:date="2019-02-27T14:53:00Z">
            <w:rPr>
              <w:rFonts w:hint="eastAsia"/>
              <w:rtl/>
              <w:lang w:eastAsia="he-IL"/>
            </w:rPr>
          </w:rPrChange>
        </w:rPr>
        <w:t>ה</w:t>
      </w:r>
      <w:r w:rsidRPr="005247CF">
        <w:rPr>
          <w:sz w:val="24"/>
          <w:szCs w:val="24"/>
          <w:rtl/>
          <w:lang w:eastAsia="he-IL"/>
          <w:rPrChange w:id="64" w:author="Meryl Etman" w:date="2019-02-27T14:53:00Z">
            <w:rPr>
              <w:rtl/>
              <w:lang w:eastAsia="he-IL"/>
            </w:rPr>
          </w:rPrChange>
        </w:rPr>
        <w:t xml:space="preserve">זיגוג, </w:t>
      </w:r>
      <w:r w:rsidRPr="005247CF">
        <w:rPr>
          <w:rFonts w:hint="eastAsia"/>
          <w:sz w:val="24"/>
          <w:szCs w:val="24"/>
          <w:rtl/>
          <w:lang w:eastAsia="he-IL"/>
          <w:rPrChange w:id="65" w:author="Meryl Etman" w:date="2019-02-27T14:53:00Z">
            <w:rPr>
              <w:rFonts w:hint="eastAsia"/>
              <w:rtl/>
              <w:lang w:eastAsia="he-IL"/>
            </w:rPr>
          </w:rPrChange>
        </w:rPr>
        <w:t>ה</w:t>
      </w:r>
      <w:r w:rsidRPr="005247CF">
        <w:rPr>
          <w:sz w:val="24"/>
          <w:szCs w:val="24"/>
          <w:rtl/>
          <w:lang w:eastAsia="he-IL"/>
          <w:rPrChange w:id="66" w:author="Meryl Etman" w:date="2019-02-27T14:53:00Z">
            <w:rPr>
              <w:rtl/>
              <w:lang w:eastAsia="he-IL"/>
            </w:rPr>
          </w:rPrChange>
        </w:rPr>
        <w:t xml:space="preserve">תריסים וקירות </w:t>
      </w:r>
      <w:r w:rsidRPr="005247CF">
        <w:rPr>
          <w:rFonts w:hint="eastAsia"/>
          <w:sz w:val="24"/>
          <w:szCs w:val="24"/>
          <w:rtl/>
          <w:lang w:eastAsia="he-IL"/>
          <w:rPrChange w:id="67" w:author="Meryl Etman" w:date="2019-02-27T14:53:00Z">
            <w:rPr>
              <w:rFonts w:hint="eastAsia"/>
              <w:rtl/>
              <w:lang w:eastAsia="he-IL"/>
            </w:rPr>
          </w:rPrChange>
        </w:rPr>
        <w:t>ה</w:t>
      </w:r>
      <w:r w:rsidRPr="005247CF">
        <w:rPr>
          <w:sz w:val="24"/>
          <w:szCs w:val="24"/>
          <w:rtl/>
          <w:lang w:eastAsia="he-IL"/>
          <w:rPrChange w:id="68" w:author="Meryl Etman" w:date="2019-02-27T14:53:00Z">
            <w:rPr>
              <w:rtl/>
              <w:lang w:eastAsia="he-IL"/>
            </w:rPr>
          </w:rPrChange>
        </w:rPr>
        <w:t>מסך בפרויקט, לכל חלקי המבנה על פי דרישת המזמין.</w:t>
      </w:r>
    </w:p>
    <w:p w14:paraId="58ED86C7" w14:textId="77777777" w:rsidR="00C140D3" w:rsidRPr="00C140D3" w:rsidRDefault="00C140D3">
      <w:pPr>
        <w:pStyle w:val="af9"/>
        <w:numPr>
          <w:ilvl w:val="1"/>
          <w:numId w:val="35"/>
        </w:numPr>
        <w:ind w:left="1643" w:hanging="567"/>
        <w:rPr>
          <w:sz w:val="24"/>
          <w:szCs w:val="24"/>
          <w:rtl/>
          <w:lang w:eastAsia="he-IL"/>
        </w:rPr>
        <w:pPrChange w:id="69" w:author="Meryl Etman" w:date="2019-02-27T14:54:00Z">
          <w:pPr>
            <w:spacing w:before="0" w:beforeAutospacing="0" w:after="0" w:afterAutospacing="0" w:line="360" w:lineRule="auto"/>
            <w:ind w:left="1693" w:hanging="720"/>
            <w:jc w:val="both"/>
          </w:pPr>
        </w:pPrChange>
      </w:pPr>
      <w:r w:rsidRPr="00C140D3">
        <w:rPr>
          <w:rFonts w:hint="cs"/>
          <w:sz w:val="24"/>
          <w:szCs w:val="24"/>
          <w:rtl/>
          <w:lang w:eastAsia="he-IL"/>
        </w:rPr>
        <w:t>עבודת המתכנן המתוארת בנספח זה תלווה את התקדמות התוכניות האדריכליות בהתאם לתהליך זה. הגשת הבקשה להיתר בניה וכן ביצוע עבודות ההקמה ובניית הפרויקט בסדר אשר יקבע על ידי המזמין.</w:t>
      </w:r>
    </w:p>
    <w:p w14:paraId="2B58635A" w14:textId="77777777" w:rsidR="00C140D3" w:rsidRPr="00C140D3" w:rsidRDefault="00C140D3">
      <w:pPr>
        <w:pStyle w:val="af9"/>
        <w:numPr>
          <w:ilvl w:val="1"/>
          <w:numId w:val="35"/>
        </w:numPr>
        <w:ind w:left="1643" w:hanging="567"/>
        <w:rPr>
          <w:sz w:val="24"/>
          <w:szCs w:val="24"/>
          <w:rtl/>
          <w:lang w:eastAsia="he-IL"/>
        </w:rPr>
        <w:pPrChange w:id="70" w:author="Meryl Etman" w:date="2019-02-27T14:54:00Z">
          <w:pPr>
            <w:spacing w:before="0" w:beforeAutospacing="0" w:after="0" w:afterAutospacing="0" w:line="360" w:lineRule="auto"/>
            <w:ind w:left="1693" w:hanging="720"/>
            <w:jc w:val="both"/>
          </w:pPr>
        </w:pPrChange>
      </w:pPr>
      <w:r w:rsidRPr="00C140D3">
        <w:rPr>
          <w:rFonts w:hint="cs"/>
          <w:sz w:val="24"/>
          <w:szCs w:val="24"/>
          <w:rtl/>
          <w:lang w:eastAsia="he-IL"/>
        </w:rPr>
        <w:t>מבלי לפגוע בכלליות האמור לעיל, מתחייב המתכנן לתת ולבצע את כל השירותים הנדרשים בתכנון מערכות האלומיניום של המבנים בפרויקט וסביבתו, לרבות אך מבלי לגרוע מכלליות האמור את השירותים המפורטים להלן:</w:t>
      </w:r>
    </w:p>
    <w:p w14:paraId="78E82C1D" w14:textId="77777777" w:rsidR="00C140D3" w:rsidRPr="00C140D3" w:rsidRDefault="00C140D3">
      <w:pPr>
        <w:spacing w:before="0" w:beforeAutospacing="0" w:after="0" w:afterAutospacing="0" w:line="360" w:lineRule="auto"/>
        <w:ind w:left="1693" w:hanging="50"/>
        <w:jc w:val="both"/>
        <w:rPr>
          <w:rFonts w:ascii="Times New Roman" w:eastAsia="Times New Roman" w:hAnsi="Times New Roman" w:cs="David"/>
          <w:sz w:val="24"/>
          <w:szCs w:val="24"/>
          <w:rtl/>
          <w:lang w:eastAsia="he-IL"/>
        </w:rPr>
        <w:pPrChange w:id="71" w:author="Meryl Etman" w:date="2019-02-27T14:54:00Z">
          <w:pPr>
            <w:spacing w:before="0" w:beforeAutospacing="0" w:after="0" w:afterAutospacing="0" w:line="360" w:lineRule="auto"/>
            <w:ind w:left="1693" w:hanging="720"/>
            <w:jc w:val="both"/>
          </w:pPr>
        </w:pPrChange>
      </w:pPr>
      <w:r w:rsidRPr="00C140D3">
        <w:rPr>
          <w:rFonts w:ascii="Times New Roman" w:eastAsia="Times New Roman" w:hAnsi="Times New Roman" w:cs="David" w:hint="cs"/>
          <w:sz w:val="24"/>
          <w:szCs w:val="24"/>
          <w:rtl/>
          <w:lang w:eastAsia="he-IL"/>
        </w:rPr>
        <w:t>הכנת תכנון מערכות האלומיניום במבנים, מתן הנחיות והכנת תוכניות ומפרטים טכניים, אשר יכללו בין היתר את הפרטים הבאים:</w:t>
      </w:r>
    </w:p>
    <w:p w14:paraId="7DF14C1E"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1.3.1</w:t>
      </w:r>
      <w:r w:rsidRPr="00C140D3">
        <w:rPr>
          <w:rFonts w:ascii="Times New Roman" w:eastAsia="Times New Roman" w:hAnsi="Times New Roman" w:cs="David" w:hint="cs"/>
          <w:sz w:val="24"/>
          <w:szCs w:val="24"/>
          <w:rtl/>
          <w:lang w:eastAsia="he-IL"/>
        </w:rPr>
        <w:tab/>
        <w:t>מעטפת.</w:t>
      </w:r>
    </w:p>
    <w:p w14:paraId="2D021735"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1.3.2</w:t>
      </w:r>
      <w:r w:rsidRPr="00C140D3">
        <w:rPr>
          <w:rFonts w:ascii="Times New Roman" w:eastAsia="Times New Roman" w:hAnsi="Times New Roman" w:cs="David" w:hint="cs"/>
          <w:sz w:val="24"/>
          <w:szCs w:val="24"/>
          <w:rtl/>
          <w:lang w:eastAsia="he-IL"/>
        </w:rPr>
        <w:tab/>
        <w:t>גג.</w:t>
      </w:r>
    </w:p>
    <w:p w14:paraId="44410CEB"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1.3.3</w:t>
      </w:r>
      <w:r w:rsidRPr="00C140D3">
        <w:rPr>
          <w:rFonts w:ascii="Times New Roman" w:eastAsia="Times New Roman" w:hAnsi="Times New Roman" w:cs="David" w:hint="cs"/>
          <w:sz w:val="24"/>
          <w:szCs w:val="24"/>
          <w:rtl/>
          <w:lang w:eastAsia="he-IL"/>
        </w:rPr>
        <w:tab/>
        <w:t>פתחים – דלתות וחלונות.</w:t>
      </w:r>
    </w:p>
    <w:p w14:paraId="0E9963D9"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1.3.4</w:t>
      </w:r>
      <w:r w:rsidRPr="00C140D3">
        <w:rPr>
          <w:rFonts w:ascii="Times New Roman" w:eastAsia="Times New Roman" w:hAnsi="Times New Roman" w:cs="David" w:hint="cs"/>
          <w:sz w:val="24"/>
          <w:szCs w:val="24"/>
          <w:rtl/>
          <w:lang w:eastAsia="he-IL"/>
        </w:rPr>
        <w:tab/>
        <w:t>אלמנטים ייחודיים – פנים וחוץ.</w:t>
      </w:r>
    </w:p>
    <w:p w14:paraId="2D983275"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1.3.5</w:t>
      </w:r>
      <w:r w:rsidRPr="00C140D3">
        <w:rPr>
          <w:rFonts w:ascii="Times New Roman" w:eastAsia="Times New Roman" w:hAnsi="Times New Roman" w:cs="David" w:hint="cs"/>
          <w:sz w:val="24"/>
          <w:szCs w:val="24"/>
          <w:rtl/>
          <w:lang w:eastAsia="he-IL"/>
        </w:rPr>
        <w:tab/>
        <w:t>רכיבים טכניים.</w:t>
      </w:r>
    </w:p>
    <w:p w14:paraId="42D475F1"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1.3.6</w:t>
      </w:r>
      <w:r w:rsidRPr="00C140D3">
        <w:rPr>
          <w:rFonts w:ascii="Times New Roman" w:eastAsia="Times New Roman" w:hAnsi="Times New Roman" w:cs="David" w:hint="cs"/>
          <w:sz w:val="24"/>
          <w:szCs w:val="24"/>
          <w:rtl/>
          <w:lang w:eastAsia="he-IL"/>
        </w:rPr>
        <w:tab/>
        <w:t xml:space="preserve">כל מרכיב שרות אחר הרגיל ומקובל על ידי יועץ אלומיניום בנסיבות </w:t>
      </w:r>
      <w:r w:rsidRPr="00C140D3">
        <w:rPr>
          <w:rFonts w:ascii="Times New Roman" w:eastAsia="Times New Roman" w:hAnsi="Times New Roman" w:cs="David" w:hint="cs"/>
          <w:sz w:val="24"/>
          <w:szCs w:val="24"/>
          <w:rtl/>
          <w:lang w:eastAsia="he-IL"/>
        </w:rPr>
        <w:tab/>
        <w:t>הפרויקט.</w:t>
      </w:r>
    </w:p>
    <w:p w14:paraId="6BBD644F"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ind w:left="701"/>
        <w:rPr>
          <w:rFonts w:ascii="Times New Roman" w:eastAsia="Times New Roman" w:hAnsi="Times New Roman" w:cs="David"/>
          <w:sz w:val="24"/>
          <w:szCs w:val="24"/>
          <w:rtl/>
          <w:lang w:eastAsia="he-IL"/>
        </w:rPr>
      </w:pPr>
    </w:p>
    <w:p w14:paraId="5BBE08A8"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ind w:left="701"/>
        <w:rPr>
          <w:rFonts w:ascii="Times New Roman" w:eastAsia="Times New Roman" w:hAnsi="Times New Roman" w:cs="David"/>
          <w:sz w:val="24"/>
          <w:szCs w:val="24"/>
          <w:rtl/>
          <w:lang w:eastAsia="he-IL"/>
        </w:rPr>
      </w:pPr>
    </w:p>
    <w:p w14:paraId="245F0CD8" w14:textId="77777777" w:rsidR="00C140D3" w:rsidRPr="00C140D3" w:rsidRDefault="00C140D3" w:rsidP="00C140D3">
      <w:pPr>
        <w:spacing w:before="0" w:beforeAutospacing="0" w:after="0" w:afterAutospacing="0" w:line="276" w:lineRule="auto"/>
        <w:ind w:left="701" w:hanging="709"/>
        <w:jc w:val="both"/>
        <w:rPr>
          <w:rFonts w:ascii="Times New Roman" w:eastAsia="Times New Roman" w:hAnsi="Times New Roman" w:cs="David"/>
          <w:sz w:val="24"/>
          <w:szCs w:val="24"/>
          <w:rtl/>
          <w:lang w:eastAsia="he-IL"/>
        </w:rPr>
      </w:pPr>
      <w:bookmarkStart w:id="72" w:name="OLE_LINK5"/>
      <w:bookmarkStart w:id="73" w:name="OLE_LINK6"/>
      <w:r w:rsidRPr="00C140D3">
        <w:rPr>
          <w:rFonts w:ascii="Times New Roman" w:eastAsia="Times New Roman" w:hAnsi="Times New Roman" w:cs="David"/>
          <w:sz w:val="24"/>
          <w:szCs w:val="24"/>
          <w:rtl/>
          <w:lang w:eastAsia="he-IL"/>
        </w:rPr>
        <w:t>2.</w:t>
      </w:r>
      <w:r w:rsidRPr="00C140D3">
        <w:rPr>
          <w:rFonts w:ascii="Times New Roman" w:eastAsia="Times New Roman" w:hAnsi="Times New Roman" w:cs="David"/>
          <w:sz w:val="24"/>
          <w:szCs w:val="24"/>
          <w:rtl/>
          <w:lang w:eastAsia="he-IL"/>
        </w:rPr>
        <w:tab/>
      </w:r>
      <w:bookmarkStart w:id="74" w:name="OLE_LINK7"/>
      <w:bookmarkStart w:id="75" w:name="OLE_LINK8"/>
      <w:r w:rsidRPr="00C140D3">
        <w:rPr>
          <w:rFonts w:ascii="Times New Roman" w:eastAsia="Times New Roman" w:hAnsi="Times New Roman" w:cs="David"/>
          <w:sz w:val="24"/>
          <w:szCs w:val="24"/>
          <w:u w:val="single"/>
          <w:rtl/>
        </w:rPr>
        <w:t>המהנדס, צוות עובדים ואמצעים</w:t>
      </w:r>
      <w:r w:rsidRPr="00C140D3">
        <w:rPr>
          <w:rFonts w:ascii="Times New Roman" w:eastAsia="Times New Roman" w:hAnsi="Times New Roman" w:cs="David" w:hint="cs"/>
          <w:sz w:val="24"/>
          <w:szCs w:val="24"/>
          <w:u w:val="single"/>
          <w:rtl/>
          <w:lang w:eastAsia="he-IL"/>
        </w:rPr>
        <w:t xml:space="preserve"> של המתכנן</w:t>
      </w:r>
      <w:r w:rsidRPr="00C140D3">
        <w:rPr>
          <w:rFonts w:ascii="Times New Roman" w:eastAsia="Times New Roman" w:hAnsi="Times New Roman" w:cs="David" w:hint="cs"/>
          <w:sz w:val="24"/>
          <w:szCs w:val="24"/>
          <w:rtl/>
          <w:lang w:eastAsia="he-IL"/>
        </w:rPr>
        <w:t>:</w:t>
      </w:r>
    </w:p>
    <w:p w14:paraId="6D7C7EF3" w14:textId="77777777" w:rsidR="00C140D3" w:rsidRPr="00C140D3" w:rsidRDefault="00C140D3" w:rsidP="00C140D3">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5C1F313A"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א</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sz w:val="24"/>
          <w:szCs w:val="24"/>
          <w:rtl/>
          <w:lang w:eastAsia="he-IL"/>
        </w:rPr>
        <w:tab/>
        <w:t>המהנדס הבכיר יהיה בעל המשרד, אשר יהיה אחראי, מעורב וישתתף באופן אישי בכל ישיבות התכנון שיזומן אליהן ללא עוררין.</w:t>
      </w:r>
    </w:p>
    <w:p w14:paraId="33B06F23"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ב</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sz w:val="24"/>
          <w:szCs w:val="24"/>
          <w:rtl/>
          <w:lang w:eastAsia="he-IL"/>
        </w:rPr>
        <w:tab/>
        <w:t xml:space="preserve">ראש הצוות יהיה מהנדס בכיר בעל ניסיון מוכח במגדלים מעל </w:t>
      </w:r>
      <w:r w:rsidRPr="00C140D3">
        <w:rPr>
          <w:rFonts w:ascii="Times New Roman" w:eastAsia="Times New Roman" w:hAnsi="Times New Roman" w:cs="David" w:hint="cs"/>
          <w:sz w:val="24"/>
          <w:szCs w:val="24"/>
          <w:rtl/>
          <w:lang w:eastAsia="he-IL"/>
        </w:rPr>
        <w:t>20</w:t>
      </w:r>
      <w:r w:rsidRPr="00C140D3">
        <w:rPr>
          <w:rFonts w:ascii="Times New Roman" w:eastAsia="Times New Roman" w:hAnsi="Times New Roman" w:cs="David"/>
          <w:sz w:val="24"/>
          <w:szCs w:val="24"/>
          <w:rtl/>
          <w:lang w:eastAsia="he-IL"/>
        </w:rPr>
        <w:t xml:space="preserve"> קומות באזורים אורבניים צפופים, אשר יאושר מראש על ידי המזמין ובמקרה הצורך יוחלף מיידית על פי דרישת המזמין.</w:t>
      </w:r>
    </w:p>
    <w:p w14:paraId="12A46F3A" w14:textId="4AF902FA"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ג.</w:t>
      </w:r>
      <w:r w:rsidRPr="00C140D3">
        <w:rPr>
          <w:rFonts w:ascii="Times New Roman" w:eastAsia="Times New Roman" w:hAnsi="Times New Roman" w:cs="David"/>
          <w:sz w:val="24"/>
          <w:szCs w:val="24"/>
          <w:rtl/>
          <w:lang w:eastAsia="he-IL"/>
        </w:rPr>
        <w:tab/>
        <w:t>ראש הצוות ישתתף בכל ישיבות התכנון שיזומן אליהן ללא הגבלה</w:t>
      </w:r>
      <w:ins w:id="76" w:author="Meryl Etman" w:date="2019-02-27T14:45:00Z">
        <w:r w:rsidR="007148B0">
          <w:rPr>
            <w:rFonts w:ascii="Times New Roman" w:eastAsia="Times New Roman" w:hAnsi="Times New Roman" w:cs="David" w:hint="cs"/>
            <w:sz w:val="24"/>
            <w:szCs w:val="24"/>
            <w:rtl/>
            <w:lang w:eastAsia="he-IL"/>
          </w:rPr>
          <w:t xml:space="preserve"> ובלבד שיתואמו מראש</w:t>
        </w:r>
      </w:ins>
      <w:r w:rsidRPr="00C140D3">
        <w:rPr>
          <w:rFonts w:ascii="Times New Roman" w:eastAsia="Times New Roman" w:hAnsi="Times New Roman" w:cs="David"/>
          <w:sz w:val="24"/>
          <w:szCs w:val="24"/>
          <w:rtl/>
          <w:lang w:eastAsia="he-IL"/>
        </w:rPr>
        <w:t xml:space="preserve">. </w:t>
      </w:r>
    </w:p>
    <w:p w14:paraId="494BD1EC"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ד.</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hint="cs"/>
          <w:sz w:val="24"/>
          <w:szCs w:val="24"/>
          <w:rtl/>
          <w:lang w:eastAsia="he-IL"/>
        </w:rPr>
        <w:t>ר</w:t>
      </w:r>
      <w:r w:rsidRPr="00C140D3">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 מבלי לדחות את השתתפותו.</w:t>
      </w:r>
    </w:p>
    <w:p w14:paraId="7CC11A01"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ה.</w:t>
      </w:r>
      <w:r w:rsidRPr="00C140D3">
        <w:rPr>
          <w:rFonts w:ascii="Times New Roman" w:eastAsia="Times New Roman" w:hAnsi="Times New Roman" w:cs="David"/>
          <w:sz w:val="24"/>
          <w:szCs w:val="24"/>
          <w:rtl/>
          <w:lang w:eastAsia="he-IL"/>
        </w:rPr>
        <w:tab/>
        <w:t>צוות השרטטים של המהנדס יהיה כנדרש לתכנון ולהוצאת תכניות משורטטות לביצוע על מנת לעמוד בלוח הזמנים שנקבע על ידי מנהל הפרויקט.</w:t>
      </w:r>
    </w:p>
    <w:bookmarkEnd w:id="72"/>
    <w:bookmarkEnd w:id="73"/>
    <w:bookmarkEnd w:id="74"/>
    <w:bookmarkEnd w:id="75"/>
    <w:p w14:paraId="170F9F50"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p>
    <w:p w14:paraId="4D5F78C8"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2.</w:t>
      </w:r>
      <w:r w:rsidRPr="00C140D3">
        <w:rPr>
          <w:rFonts w:ascii="Times New Roman" w:eastAsia="Times New Roman" w:hAnsi="Times New Roman" w:cs="David"/>
          <w:sz w:val="24"/>
          <w:szCs w:val="24"/>
          <w:rtl/>
          <w:lang w:eastAsia="he-IL"/>
        </w:rPr>
        <w:tab/>
        <w:t xml:space="preserve">על </w:t>
      </w:r>
      <w:r w:rsidRPr="00C140D3">
        <w:rPr>
          <w:rFonts w:ascii="Times New Roman" w:eastAsia="Times New Roman" w:hAnsi="Times New Roman" w:cs="David" w:hint="cs"/>
          <w:sz w:val="24"/>
          <w:szCs w:val="24"/>
          <w:rtl/>
          <w:lang w:eastAsia="he-IL"/>
        </w:rPr>
        <w:t>המתכנן</w:t>
      </w:r>
      <w:r w:rsidRPr="00C140D3">
        <w:rPr>
          <w:rFonts w:ascii="Times New Roman" w:eastAsia="Times New Roman" w:hAnsi="Times New Roman" w:cs="David"/>
          <w:sz w:val="24"/>
          <w:szCs w:val="24"/>
          <w:rtl/>
          <w:lang w:eastAsia="he-IL"/>
        </w:rPr>
        <w:t xml:space="preserve"> לקבל אישור בכתב מאת המנהל לפני התחלת ביצוע כל קטע וכל שלב ולפני </w:t>
      </w:r>
      <w:r w:rsidRPr="00C140D3">
        <w:rPr>
          <w:rFonts w:ascii="Times New Roman" w:eastAsia="Times New Roman" w:hAnsi="Times New Roman" w:cs="David"/>
          <w:sz w:val="24"/>
          <w:szCs w:val="24"/>
          <w:rtl/>
          <w:lang w:eastAsia="he-IL"/>
        </w:rPr>
        <w:lastRenderedPageBreak/>
        <w:t>הספקת כל שרות חלקי.</w:t>
      </w:r>
      <w:r w:rsidRPr="00C140D3">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w:t>
      </w:r>
    </w:p>
    <w:p w14:paraId="62A97DC0"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1B4A1A93" w14:textId="77777777" w:rsidR="00C140D3" w:rsidRPr="00C140D3" w:rsidRDefault="00C140D3" w:rsidP="00C140D3">
      <w:pPr>
        <w:spacing w:before="0" w:beforeAutospacing="0" w:after="0" w:afterAutospacing="0" w:line="276" w:lineRule="auto"/>
        <w:ind w:left="701" w:hanging="709"/>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3.</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hint="cs"/>
          <w:sz w:val="24"/>
          <w:szCs w:val="24"/>
          <w:rtl/>
          <w:lang w:eastAsia="he-IL"/>
        </w:rPr>
        <w:t xml:space="preserve">תכנון האלומיניום יתבצע בתוכנת אוטוקאד או </w:t>
      </w:r>
      <w:r w:rsidRPr="00C140D3">
        <w:rPr>
          <w:rFonts w:ascii="Times New Roman" w:eastAsia="Times New Roman" w:hAnsi="Times New Roman" w:cs="David"/>
          <w:sz w:val="24"/>
          <w:szCs w:val="24"/>
          <w:lang w:eastAsia="he-IL"/>
        </w:rPr>
        <w:t>REVIT</w:t>
      </w:r>
      <w:r w:rsidRPr="00C140D3">
        <w:rPr>
          <w:rFonts w:ascii="Times New Roman" w:eastAsia="Times New Roman" w:hAnsi="Times New Roman" w:cs="David" w:hint="cs"/>
          <w:sz w:val="24"/>
          <w:szCs w:val="24"/>
          <w:rtl/>
          <w:lang w:eastAsia="he-IL"/>
        </w:rPr>
        <w:t xml:space="preserve"> בתלת-מימד לפי דרישה, תוך שיתוף, תיאום וקליטת הקבצים מן האדריכלים והיועצים האחרים באמצעות תוכנת </w:t>
      </w:r>
      <w:r w:rsidRPr="00C140D3">
        <w:rPr>
          <w:rFonts w:ascii="Times New Roman" w:eastAsia="Times New Roman" w:hAnsi="Times New Roman" w:cs="David"/>
          <w:sz w:val="24"/>
          <w:szCs w:val="24"/>
          <w:lang w:eastAsia="he-IL"/>
        </w:rPr>
        <w:t>@view</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כל תעבורת הקבצים תבוצע באמצעות מערכת </w:t>
      </w:r>
      <w:r w:rsidRPr="00C140D3">
        <w:rPr>
          <w:rFonts w:ascii="Times New Roman" w:eastAsia="Times New Roman" w:hAnsi="Times New Roman" w:cs="David"/>
          <w:sz w:val="24"/>
          <w:szCs w:val="24"/>
          <w:lang w:eastAsia="he-IL"/>
        </w:rPr>
        <w:t>@view</w:t>
      </w:r>
      <w:r w:rsidRPr="00C140D3">
        <w:rPr>
          <w:rFonts w:ascii="Times New Roman" w:eastAsia="Times New Roman" w:hAnsi="Times New Roman" w:cs="David"/>
          <w:sz w:val="24"/>
          <w:szCs w:val="24"/>
          <w:rtl/>
          <w:lang w:eastAsia="he-IL"/>
        </w:rPr>
        <w:t xml:space="preserve"> בלבד.</w:t>
      </w:r>
    </w:p>
    <w:p w14:paraId="04EA3B7E"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28F90C31"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 xml:space="preserve"> </w:t>
      </w:r>
    </w:p>
    <w:p w14:paraId="75558F36"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4</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b/>
          <w:bCs/>
          <w:sz w:val="24"/>
          <w:szCs w:val="24"/>
          <w:u w:val="single"/>
          <w:rtl/>
          <w:lang w:eastAsia="he-IL"/>
        </w:rPr>
        <w:t xml:space="preserve">שלבי העבודה ההנדסית </w:t>
      </w:r>
      <w:r w:rsidRPr="00C140D3">
        <w:rPr>
          <w:rFonts w:ascii="Times New Roman" w:eastAsia="Times New Roman" w:hAnsi="Times New Roman" w:cs="David" w:hint="cs"/>
          <w:b/>
          <w:bCs/>
          <w:sz w:val="24"/>
          <w:szCs w:val="24"/>
          <w:u w:val="single"/>
          <w:rtl/>
          <w:lang w:eastAsia="he-IL"/>
        </w:rPr>
        <w:t>ו</w:t>
      </w:r>
      <w:r w:rsidRPr="00C140D3">
        <w:rPr>
          <w:rFonts w:ascii="Times New Roman" w:eastAsia="Times New Roman" w:hAnsi="Times New Roman" w:cs="David"/>
          <w:b/>
          <w:bCs/>
          <w:sz w:val="24"/>
          <w:szCs w:val="24"/>
          <w:u w:val="single"/>
          <w:rtl/>
          <w:lang w:eastAsia="he-IL"/>
        </w:rPr>
        <w:t>פ</w:t>
      </w:r>
      <w:r w:rsidRPr="00C140D3">
        <w:rPr>
          <w:rFonts w:ascii="Times New Roman" w:eastAsia="Times New Roman" w:hAnsi="Times New Roman" w:cs="David" w:hint="cs"/>
          <w:b/>
          <w:bCs/>
          <w:sz w:val="24"/>
          <w:szCs w:val="24"/>
          <w:u w:val="single"/>
          <w:rtl/>
          <w:lang w:eastAsia="he-IL"/>
        </w:rPr>
        <w:t>י</w:t>
      </w:r>
      <w:r w:rsidRPr="00C140D3">
        <w:rPr>
          <w:rFonts w:ascii="Times New Roman" w:eastAsia="Times New Roman" w:hAnsi="Times New Roman" w:cs="David"/>
          <w:b/>
          <w:bCs/>
          <w:sz w:val="24"/>
          <w:szCs w:val="24"/>
          <w:u w:val="single"/>
          <w:rtl/>
          <w:lang w:eastAsia="he-IL"/>
        </w:rPr>
        <w:t>רוט הש</w:t>
      </w:r>
      <w:r w:rsidRPr="00C140D3">
        <w:rPr>
          <w:rFonts w:ascii="Times New Roman" w:eastAsia="Times New Roman" w:hAnsi="Times New Roman" w:cs="David" w:hint="cs"/>
          <w:b/>
          <w:bCs/>
          <w:sz w:val="24"/>
          <w:szCs w:val="24"/>
          <w:u w:val="single"/>
          <w:rtl/>
          <w:lang w:eastAsia="he-IL"/>
        </w:rPr>
        <w:t>י</w:t>
      </w:r>
      <w:r w:rsidRPr="00C140D3">
        <w:rPr>
          <w:rFonts w:ascii="Times New Roman" w:eastAsia="Times New Roman" w:hAnsi="Times New Roman" w:cs="David"/>
          <w:b/>
          <w:bCs/>
          <w:sz w:val="24"/>
          <w:szCs w:val="24"/>
          <w:u w:val="single"/>
          <w:rtl/>
          <w:lang w:eastAsia="he-IL"/>
        </w:rPr>
        <w:t>רותים</w:t>
      </w:r>
      <w:r w:rsidRPr="00C140D3">
        <w:rPr>
          <w:rFonts w:ascii="Times New Roman" w:eastAsia="Times New Roman" w:hAnsi="Times New Roman" w:cs="David"/>
          <w:sz w:val="24"/>
          <w:szCs w:val="24"/>
          <w:rtl/>
          <w:lang w:eastAsia="he-IL"/>
        </w:rPr>
        <w:t>:</w:t>
      </w:r>
    </w:p>
    <w:p w14:paraId="6E63FB88"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ab/>
      </w:r>
    </w:p>
    <w:p w14:paraId="0CB5866C" w14:textId="77777777" w:rsidR="00C140D3" w:rsidRPr="00C140D3" w:rsidRDefault="00C140D3" w:rsidP="00C140D3">
      <w:pPr>
        <w:widowControl w:val="0"/>
        <w:tabs>
          <w:tab w:val="left" w:pos="720"/>
        </w:tabs>
        <w:spacing w:before="0" w:beforeAutospacing="0" w:after="0" w:afterAutospacing="0" w:line="240" w:lineRule="auto"/>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hint="cs"/>
          <w:sz w:val="24"/>
          <w:szCs w:val="24"/>
          <w:rtl/>
          <w:lang w:eastAsia="he-IL"/>
        </w:rPr>
        <w:t>4</w:t>
      </w:r>
      <w:r w:rsidRPr="00C140D3">
        <w:rPr>
          <w:rFonts w:ascii="Times New Roman" w:eastAsia="Times New Roman" w:hAnsi="Times New Roman" w:cs="David"/>
          <w:sz w:val="24"/>
          <w:szCs w:val="24"/>
          <w:rtl/>
          <w:lang w:eastAsia="he-IL"/>
        </w:rPr>
        <w:t>.1</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sz w:val="24"/>
          <w:szCs w:val="24"/>
          <w:u w:val="single"/>
          <w:rtl/>
          <w:lang w:eastAsia="he-IL"/>
        </w:rPr>
        <w:t>תכנון</w:t>
      </w:r>
      <w:r w:rsidRPr="00C140D3">
        <w:rPr>
          <w:rFonts w:ascii="Times New Roman" w:eastAsia="Times New Roman" w:hAnsi="Times New Roman" w:cs="David"/>
          <w:sz w:val="24"/>
          <w:szCs w:val="24"/>
          <w:rtl/>
          <w:lang w:eastAsia="he-IL"/>
        </w:rPr>
        <w:t>:</w:t>
      </w:r>
    </w:p>
    <w:p w14:paraId="2AF29402"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p>
    <w:p w14:paraId="3724E219"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 xml:space="preserve">בירור </w:t>
      </w:r>
      <w:r w:rsidRPr="00C140D3">
        <w:rPr>
          <w:rFonts w:ascii="Times New Roman" w:eastAsia="Times New Roman" w:hAnsi="Times New Roman" w:cs="David" w:hint="cs"/>
          <w:sz w:val="24"/>
          <w:szCs w:val="24"/>
          <w:rtl/>
          <w:lang w:eastAsia="he-IL"/>
        </w:rPr>
        <w:t xml:space="preserve">הפרוגרמה </w:t>
      </w:r>
      <w:r w:rsidRPr="00C140D3">
        <w:rPr>
          <w:rFonts w:ascii="Times New Roman" w:eastAsia="Times New Roman" w:hAnsi="Times New Roman" w:cs="David"/>
          <w:sz w:val="24"/>
          <w:szCs w:val="24"/>
          <w:rtl/>
          <w:lang w:eastAsia="he-IL"/>
        </w:rPr>
        <w:t>וליבון דרישות האדריכל והמזמין ביחס לתפקוד והחזות של מסגרות האלומיניום.</w:t>
      </w:r>
    </w:p>
    <w:p w14:paraId="1D02BCF7"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גיבוש האפיון הקונסטרוקטיבי והחזותי של מבנה המסגרות ושילובה בפרטי הבניה.</w:t>
      </w:r>
    </w:p>
    <w:p w14:paraId="0D180814"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הכנת אומדן להערכת תקציב הביצוע של המלבנים בפרויקט, וקבלת אישור המזמין עליו.</w:t>
      </w:r>
    </w:p>
    <w:p w14:paraId="6DFAB184"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עריכת</w:t>
      </w:r>
      <w:r w:rsidRPr="00C140D3">
        <w:rPr>
          <w:rFonts w:ascii="Times New Roman" w:eastAsia="Times New Roman" w:hAnsi="Times New Roman" w:cs="David"/>
          <w:sz w:val="24"/>
          <w:szCs w:val="24"/>
          <w:rtl/>
          <w:lang w:eastAsia="he-IL"/>
        </w:rPr>
        <w:t xml:space="preserve"> רשימות האלומיניום</w:t>
      </w:r>
      <w:r w:rsidRPr="00C140D3">
        <w:rPr>
          <w:rFonts w:ascii="Times New Roman" w:eastAsia="Times New Roman" w:hAnsi="Times New Roman" w:cs="David" w:hint="cs"/>
          <w:sz w:val="24"/>
          <w:szCs w:val="24"/>
          <w:rtl/>
          <w:lang w:eastAsia="he-IL"/>
        </w:rPr>
        <w:t xml:space="preserve">, </w:t>
      </w:r>
      <w:r w:rsidRPr="00C140D3">
        <w:rPr>
          <w:rFonts w:ascii="Times New Roman" w:eastAsia="Times New Roman" w:hAnsi="Times New Roman" w:cs="David"/>
          <w:sz w:val="24"/>
          <w:szCs w:val="24"/>
          <w:rtl/>
          <w:lang w:eastAsia="he-IL"/>
        </w:rPr>
        <w:t xml:space="preserve">בדיקה ואישור פורמלי </w:t>
      </w:r>
      <w:r w:rsidRPr="00C140D3">
        <w:rPr>
          <w:rFonts w:ascii="Times New Roman" w:eastAsia="Times New Roman" w:hAnsi="Times New Roman" w:cs="David" w:hint="cs"/>
          <w:sz w:val="24"/>
          <w:szCs w:val="24"/>
          <w:rtl/>
          <w:lang w:eastAsia="he-IL"/>
        </w:rPr>
        <w:t>עם המזמין.</w:t>
      </w:r>
    </w:p>
    <w:p w14:paraId="45791561" w14:textId="7BD29DE0" w:rsidR="00C140D3" w:rsidRPr="00C140D3" w:rsidRDefault="00C140D3" w:rsidP="005247CF">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 xml:space="preserve">הכנת מפרטים לכל פריטי האלומיניום והזיגוג הנדרשים בפרויקט, ועריכתם כנדרש לצרכי המכרזים בין הקבלנים. </w:t>
      </w:r>
      <w:del w:id="77" w:author="Meryl Etman" w:date="2019-02-27T14:55:00Z">
        <w:r w:rsidRPr="00C140D3" w:rsidDel="005247CF">
          <w:rPr>
            <w:rFonts w:ascii="Times New Roman" w:eastAsia="Times New Roman" w:hAnsi="Times New Roman" w:cs="David"/>
            <w:sz w:val="24"/>
            <w:szCs w:val="24"/>
            <w:rtl/>
            <w:lang w:eastAsia="he-IL"/>
          </w:rPr>
          <w:delText xml:space="preserve">המפרטים יכילו תכניות של פרטי הרכבה ועיגון לשלושה פריטים טיפוסיים, השכיחים בכל </w:delText>
        </w:r>
        <w:r w:rsidRPr="00C140D3" w:rsidDel="005247CF">
          <w:rPr>
            <w:rFonts w:ascii="Times New Roman" w:eastAsia="Times New Roman" w:hAnsi="Times New Roman" w:cs="David" w:hint="cs"/>
            <w:sz w:val="24"/>
            <w:szCs w:val="24"/>
            <w:rtl/>
            <w:lang w:eastAsia="he-IL"/>
          </w:rPr>
          <w:delText>מבנה</w:delText>
        </w:r>
        <w:r w:rsidRPr="00C140D3" w:rsidDel="005247CF">
          <w:rPr>
            <w:rFonts w:ascii="Times New Roman" w:eastAsia="Times New Roman" w:hAnsi="Times New Roman" w:cs="David"/>
            <w:sz w:val="24"/>
            <w:szCs w:val="24"/>
            <w:rtl/>
            <w:lang w:eastAsia="he-IL"/>
          </w:rPr>
          <w:delText>.</w:delText>
        </w:r>
      </w:del>
    </w:p>
    <w:p w14:paraId="513610F7" w14:textId="71F8BEA1" w:rsidR="00C140D3" w:rsidRPr="00C140D3" w:rsidRDefault="00C140D3" w:rsidP="002243C8">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del w:id="78" w:author="Meryl Etman" w:date="2019-02-27T14:58:00Z">
        <w:r w:rsidRPr="00C140D3" w:rsidDel="00077E08">
          <w:rPr>
            <w:rFonts w:ascii="Times New Roman" w:eastAsia="Times New Roman" w:hAnsi="Times New Roman" w:cs="David" w:hint="cs"/>
            <w:sz w:val="24"/>
            <w:szCs w:val="24"/>
            <w:rtl/>
            <w:lang w:eastAsia="he-IL"/>
          </w:rPr>
          <w:delText>תכנון פרטי ההרכבה והאיטום, בק.מ 1:2 על בסיס רשימות האלומיניום</w:delText>
        </w:r>
      </w:del>
      <w:ins w:id="79" w:author="Meryl Etman" w:date="2019-02-27T14:58:00Z">
        <w:r w:rsidR="00077E08">
          <w:rPr>
            <w:rFonts w:ascii="Times New Roman" w:eastAsia="Times New Roman" w:hAnsi="Times New Roman" w:cs="David" w:hint="cs"/>
            <w:sz w:val="24"/>
            <w:szCs w:val="24"/>
            <w:rtl/>
            <w:lang w:eastAsia="he-IL"/>
          </w:rPr>
          <w:t>מבוטל</w:t>
        </w:r>
      </w:ins>
      <w:del w:id="80" w:author="Meryl Etman" w:date="2019-03-21T13:27:00Z">
        <w:r w:rsidRPr="00C140D3" w:rsidDel="002243C8">
          <w:rPr>
            <w:rFonts w:ascii="Times New Roman" w:eastAsia="Times New Roman" w:hAnsi="Times New Roman" w:cs="David" w:hint="cs"/>
            <w:sz w:val="24"/>
            <w:szCs w:val="24"/>
            <w:rtl/>
            <w:lang w:eastAsia="he-IL"/>
          </w:rPr>
          <w:delText>.</w:delText>
        </w:r>
      </w:del>
      <w:ins w:id="81" w:author="Tal Falb" w:date="2019-03-04T10:49:00Z">
        <w:del w:id="82" w:author="Meryl Etman" w:date="2019-03-21T13:27:00Z">
          <w:r w:rsidR="00290A86" w:rsidDel="002243C8">
            <w:rPr>
              <w:rFonts w:ascii="Times New Roman" w:eastAsia="Times New Roman" w:hAnsi="Times New Roman" w:cs="David" w:hint="cs"/>
              <w:sz w:val="24"/>
              <w:szCs w:val="24"/>
              <w:rtl/>
              <w:lang w:eastAsia="he-IL"/>
            </w:rPr>
            <w:delText xml:space="preserve"> </w:delText>
          </w:r>
          <w:r w:rsidR="00290A86" w:rsidDel="002243C8">
            <w:rPr>
              <w:rFonts w:ascii="Times New Roman" w:eastAsia="Times New Roman" w:hAnsi="Times New Roman" w:cs="Arial" w:hint="cs"/>
              <w:sz w:val="24"/>
              <w:szCs w:val="24"/>
              <w:rtl/>
              <w:lang w:eastAsia="he-IL"/>
            </w:rPr>
            <w:delText xml:space="preserve"> </w:delText>
          </w:r>
        </w:del>
      </w:ins>
    </w:p>
    <w:p w14:paraId="2235AEB2"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תכנון מערך האחזקה והניקון למלבני האלומיניום שמעטפת המבנים.</w:t>
      </w:r>
    </w:p>
    <w:p w14:paraId="007BA9C6"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הכנסת שינויים במפרטים ובתכניות ככל שיתחייב להתאמת התכנון למסגרת התקציבית אשר תיקבע ע"י המזמין.</w:t>
      </w:r>
    </w:p>
    <w:p w14:paraId="232CD2DE"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מתן חוות דעת וי</w:t>
      </w:r>
      <w:r w:rsidRPr="00C140D3">
        <w:rPr>
          <w:rFonts w:ascii="Times New Roman" w:eastAsia="Times New Roman" w:hAnsi="Times New Roman" w:cs="David" w:hint="cs"/>
          <w:sz w:val="24"/>
          <w:szCs w:val="24"/>
          <w:rtl/>
          <w:lang w:eastAsia="he-IL"/>
        </w:rPr>
        <w:t>י</w:t>
      </w:r>
      <w:r w:rsidRPr="00C140D3">
        <w:rPr>
          <w:rFonts w:ascii="Times New Roman" w:eastAsia="Times New Roman" w:hAnsi="Times New Roman" w:cs="David"/>
          <w:sz w:val="24"/>
          <w:szCs w:val="24"/>
          <w:rtl/>
          <w:lang w:eastAsia="he-IL"/>
        </w:rPr>
        <w:t>עוץ בכל הקשור בהכנת המכרזים ופרסומם.</w:t>
      </w:r>
    </w:p>
    <w:p w14:paraId="09A2627F" w14:textId="77777777" w:rsidR="00C140D3" w:rsidRPr="00C140D3" w:rsidRDefault="00C140D3" w:rsidP="00C140D3">
      <w:pPr>
        <w:widowControl w:val="0"/>
        <w:tabs>
          <w:tab w:val="left" w:pos="720"/>
        </w:tabs>
        <w:spacing w:before="0" w:beforeAutospacing="0" w:after="0" w:afterAutospacing="0" w:line="240" w:lineRule="auto"/>
        <w:rPr>
          <w:rFonts w:ascii="Times New Roman" w:eastAsia="Times New Roman" w:hAnsi="Times New Roman" w:cs="David"/>
          <w:sz w:val="24"/>
          <w:szCs w:val="24"/>
          <w:rtl/>
          <w:lang w:eastAsia="he-IL"/>
        </w:rPr>
      </w:pPr>
    </w:p>
    <w:p w14:paraId="35A96AEE" w14:textId="77777777" w:rsidR="00C140D3" w:rsidRPr="00C140D3" w:rsidRDefault="00C140D3" w:rsidP="00C140D3">
      <w:pPr>
        <w:widowControl w:val="0"/>
        <w:tabs>
          <w:tab w:val="left" w:pos="720"/>
        </w:tabs>
        <w:spacing w:before="0" w:beforeAutospacing="0" w:after="0" w:afterAutospacing="0" w:line="240" w:lineRule="auto"/>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hint="cs"/>
          <w:sz w:val="24"/>
          <w:szCs w:val="24"/>
          <w:rtl/>
          <w:lang w:eastAsia="he-IL"/>
        </w:rPr>
        <w:t>4</w:t>
      </w:r>
      <w:r w:rsidRPr="00C140D3">
        <w:rPr>
          <w:rFonts w:ascii="Times New Roman" w:eastAsia="Times New Roman" w:hAnsi="Times New Roman" w:cs="David"/>
          <w:sz w:val="24"/>
          <w:szCs w:val="24"/>
          <w:rtl/>
          <w:lang w:eastAsia="he-IL"/>
        </w:rPr>
        <w:t>.2</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sz w:val="24"/>
          <w:szCs w:val="24"/>
          <w:u w:val="single"/>
          <w:rtl/>
          <w:lang w:eastAsia="he-IL"/>
        </w:rPr>
        <w:t>הצעות קבלנים</w:t>
      </w:r>
      <w:r w:rsidRPr="00C140D3">
        <w:rPr>
          <w:rFonts w:ascii="Times New Roman" w:eastAsia="Times New Roman" w:hAnsi="Times New Roman" w:cs="David"/>
          <w:sz w:val="24"/>
          <w:szCs w:val="24"/>
          <w:rtl/>
          <w:lang w:eastAsia="he-IL"/>
        </w:rPr>
        <w:t>:</w:t>
      </w:r>
    </w:p>
    <w:p w14:paraId="3F7804EA" w14:textId="77777777" w:rsidR="00C140D3" w:rsidRPr="00C140D3" w:rsidRDefault="00C140D3" w:rsidP="00C140D3">
      <w:pPr>
        <w:widowControl w:val="0"/>
        <w:tabs>
          <w:tab w:val="center" w:pos="4153"/>
          <w:tab w:val="right" w:pos="8306"/>
        </w:tabs>
        <w:spacing w:before="0" w:beforeAutospacing="0" w:after="0" w:afterAutospacing="0" w:line="240" w:lineRule="auto"/>
        <w:ind w:left="1440"/>
        <w:jc w:val="both"/>
        <w:rPr>
          <w:rFonts w:ascii="Times New Roman" w:eastAsia="Times New Roman" w:hAnsi="Times New Roman" w:cs="David"/>
          <w:sz w:val="24"/>
          <w:szCs w:val="24"/>
          <w:lang w:eastAsia="he-IL"/>
        </w:rPr>
      </w:pPr>
    </w:p>
    <w:p w14:paraId="7A615C12" w14:textId="77777777" w:rsidR="00C140D3" w:rsidRPr="00C140D3" w:rsidRDefault="00C140D3" w:rsidP="00C140D3">
      <w:pPr>
        <w:widowControl w:val="0"/>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א.</w:t>
      </w:r>
      <w:r w:rsidRPr="00C140D3">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0416214B" w14:textId="77777777" w:rsidR="00C140D3" w:rsidRPr="00C140D3" w:rsidRDefault="00C140D3" w:rsidP="00C140D3">
      <w:pPr>
        <w:widowControl w:val="0"/>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ב.</w:t>
      </w:r>
      <w:r w:rsidRPr="00C140D3">
        <w:rPr>
          <w:rFonts w:ascii="Times New Roman" w:eastAsia="Times New Roman" w:hAnsi="Times New Roman" w:cs="David"/>
          <w:sz w:val="24"/>
          <w:szCs w:val="24"/>
          <w:rtl/>
          <w:lang w:eastAsia="he-IL"/>
        </w:rPr>
        <w:tab/>
        <w:t>מתן חוות דעת בכל הקשור להצעות הקבלנים.</w:t>
      </w:r>
    </w:p>
    <w:p w14:paraId="6007EC5F"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p>
    <w:p w14:paraId="2B03E635" w14:textId="77777777" w:rsidR="00C140D3" w:rsidRPr="00C140D3" w:rsidRDefault="00C140D3" w:rsidP="00C140D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4</w:t>
      </w:r>
      <w:r w:rsidRPr="00C140D3">
        <w:rPr>
          <w:rFonts w:ascii="Times New Roman" w:eastAsia="Times New Roman" w:hAnsi="Times New Roman" w:cs="David"/>
          <w:sz w:val="24"/>
          <w:szCs w:val="24"/>
          <w:rtl/>
          <w:lang w:eastAsia="he-IL"/>
        </w:rPr>
        <w:t>.3</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sz w:val="24"/>
          <w:szCs w:val="24"/>
          <w:u w:val="single"/>
          <w:rtl/>
          <w:lang w:eastAsia="he-IL"/>
        </w:rPr>
        <w:t>פיקוח עליון</w:t>
      </w:r>
      <w:r w:rsidRPr="00C140D3">
        <w:rPr>
          <w:rFonts w:ascii="Times New Roman" w:eastAsia="Times New Roman" w:hAnsi="Times New Roman" w:cs="David"/>
          <w:sz w:val="24"/>
          <w:szCs w:val="24"/>
          <w:rtl/>
          <w:lang w:eastAsia="he-IL"/>
        </w:rPr>
        <w:t>:</w:t>
      </w:r>
    </w:p>
    <w:p w14:paraId="4FA35618"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482AC490"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פ</w:t>
      </w:r>
      <w:r w:rsidRPr="00C140D3">
        <w:rPr>
          <w:rFonts w:ascii="Times New Roman" w:eastAsia="Times New Roman" w:hAnsi="Times New Roman" w:cs="David" w:hint="cs"/>
          <w:sz w:val="24"/>
          <w:szCs w:val="24"/>
          <w:rtl/>
          <w:lang w:eastAsia="he-IL"/>
        </w:rPr>
        <w:t>י</w:t>
      </w:r>
      <w:r w:rsidRPr="00C140D3">
        <w:rPr>
          <w:rFonts w:ascii="Times New Roman" w:eastAsia="Times New Roman" w:hAnsi="Times New Roman" w:cs="David"/>
          <w:sz w:val="24"/>
          <w:szCs w:val="24"/>
          <w:rtl/>
          <w:lang w:eastAsia="he-IL"/>
        </w:rPr>
        <w:t>קוח עליון על עבודות האלומיניום הן באתר והן בבתי מלאכה מחוץ לאתר.</w:t>
      </w:r>
    </w:p>
    <w:p w14:paraId="2BC3AD18" w14:textId="4B034358"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בחינת תכניות העבודה של הקבלנים אשר זכו בעבודות</w:t>
      </w:r>
      <w:ins w:id="83" w:author="Meryl Etman" w:date="2019-03-21T13:31:00Z">
        <w:r w:rsidR="002243C8">
          <w:rPr>
            <w:rFonts w:ascii="Times New Roman" w:eastAsia="Times New Roman" w:hAnsi="Times New Roman" w:cs="David" w:hint="cs"/>
            <w:sz w:val="24"/>
            <w:szCs w:val="24"/>
            <w:rtl/>
            <w:lang w:eastAsia="he-IL"/>
          </w:rPr>
          <w:t>, כולל פרטי האיטום</w:t>
        </w:r>
      </w:ins>
      <w:r w:rsidRPr="00C140D3">
        <w:rPr>
          <w:rFonts w:ascii="Times New Roman" w:eastAsia="Times New Roman" w:hAnsi="Times New Roman" w:cs="David"/>
          <w:sz w:val="24"/>
          <w:szCs w:val="24"/>
          <w:rtl/>
          <w:lang w:eastAsia="he-IL"/>
        </w:rPr>
        <w:t xml:space="preserve">, עד אישור </w:t>
      </w:r>
      <w:r w:rsidR="00915F2E" w:rsidRPr="00C140D3">
        <w:rPr>
          <w:rFonts w:ascii="Times New Roman" w:eastAsia="Times New Roman" w:hAnsi="Times New Roman" w:cs="David" w:hint="cs"/>
          <w:sz w:val="24"/>
          <w:szCs w:val="24"/>
          <w:rtl/>
          <w:lang w:eastAsia="he-IL"/>
        </w:rPr>
        <w:t>תכוניותיהם</w:t>
      </w:r>
      <w:r w:rsidRPr="00C140D3">
        <w:rPr>
          <w:rFonts w:ascii="Times New Roman" w:eastAsia="Times New Roman" w:hAnsi="Times New Roman" w:cs="David"/>
          <w:sz w:val="24"/>
          <w:szCs w:val="24"/>
          <w:rtl/>
          <w:lang w:eastAsia="he-IL"/>
        </w:rPr>
        <w:t xml:space="preserve"> לייצור.</w:t>
      </w:r>
    </w:p>
    <w:p w14:paraId="0CD430F6"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מעקב אחרי תוצאות הבדיקות המעבדתיות שיעשו בהתאם לדרישות המפרט הטכני.</w:t>
      </w:r>
    </w:p>
    <w:p w14:paraId="43670C88"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lastRenderedPageBreak/>
        <w:t>בדיקה והמלצה למזמין לגבי בחירת דוגמאות המלבנים (</w:t>
      </w:r>
      <w:r w:rsidRPr="00C140D3">
        <w:rPr>
          <w:rFonts w:ascii="Times New Roman" w:eastAsia="Times New Roman" w:hAnsi="Times New Roman" w:cs="David"/>
          <w:sz w:val="24"/>
          <w:szCs w:val="24"/>
          <w:lang w:eastAsia="he-IL"/>
        </w:rPr>
        <w:t>Mock-Ups</w:t>
      </w:r>
      <w:r w:rsidRPr="00C140D3">
        <w:rPr>
          <w:rFonts w:ascii="Times New Roman" w:eastAsia="Times New Roman" w:hAnsi="Times New Roman" w:cs="David" w:hint="cs"/>
          <w:sz w:val="24"/>
          <w:szCs w:val="24"/>
          <w:rtl/>
          <w:lang w:eastAsia="he-IL"/>
        </w:rPr>
        <w:t>) אשר יותקנו ע"י הקבלן בהתאם למפרט הטכני.</w:t>
      </w:r>
    </w:p>
    <w:p w14:paraId="63589BF7"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 xml:space="preserve">פיקוח עליון על ביצוע </w:t>
      </w:r>
      <w:r w:rsidRPr="00C140D3">
        <w:rPr>
          <w:rFonts w:ascii="Times New Roman" w:eastAsia="Times New Roman" w:hAnsi="Times New Roman" w:cs="David"/>
          <w:sz w:val="24"/>
          <w:szCs w:val="24"/>
          <w:rtl/>
          <w:lang w:eastAsia="he-IL"/>
        </w:rPr>
        <w:t>בדיקות התז</w:t>
      </w:r>
      <w:r w:rsidRPr="00C140D3">
        <w:rPr>
          <w:rFonts w:ascii="Times New Roman" w:eastAsia="Times New Roman" w:hAnsi="Times New Roman" w:cs="David" w:hint="cs"/>
          <w:sz w:val="24"/>
          <w:szCs w:val="24"/>
          <w:rtl/>
          <w:lang w:eastAsia="he-IL"/>
        </w:rPr>
        <w:t>ת</w:t>
      </w:r>
      <w:r w:rsidRPr="00C140D3">
        <w:rPr>
          <w:rFonts w:ascii="Times New Roman" w:eastAsia="Times New Roman" w:hAnsi="Times New Roman" w:cs="David"/>
          <w:sz w:val="24"/>
          <w:szCs w:val="24"/>
          <w:rtl/>
          <w:lang w:eastAsia="he-IL"/>
        </w:rPr>
        <w:t xml:space="preserve"> מים באתר, לבחינת טיב עבודות ההרכבה</w:t>
      </w:r>
      <w:r w:rsidRPr="00C140D3">
        <w:rPr>
          <w:rFonts w:ascii="Times New Roman" w:eastAsia="Times New Roman" w:hAnsi="Times New Roman" w:cs="David" w:hint="cs"/>
          <w:sz w:val="24"/>
          <w:szCs w:val="24"/>
          <w:rtl/>
          <w:lang w:eastAsia="he-IL"/>
        </w:rPr>
        <w:t xml:space="preserve"> של המלבנים</w:t>
      </w:r>
      <w:r w:rsidRPr="00C140D3">
        <w:rPr>
          <w:rFonts w:ascii="Times New Roman" w:eastAsia="Times New Roman" w:hAnsi="Times New Roman" w:cs="David"/>
          <w:sz w:val="24"/>
          <w:szCs w:val="24"/>
          <w:rtl/>
          <w:lang w:eastAsia="he-IL"/>
        </w:rPr>
        <w:t>.</w:t>
      </w:r>
    </w:p>
    <w:p w14:paraId="59643569"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 xml:space="preserve">השתתפות בקבלת העבודות ואישור גמר ביצוע העבודות. דיווח </w:t>
      </w:r>
      <w:r w:rsidRPr="00C140D3">
        <w:rPr>
          <w:rFonts w:ascii="Times New Roman" w:eastAsia="Times New Roman" w:hAnsi="Times New Roman" w:cs="David" w:hint="cs"/>
          <w:sz w:val="24"/>
          <w:szCs w:val="24"/>
          <w:rtl/>
          <w:lang w:eastAsia="he-IL"/>
        </w:rPr>
        <w:t xml:space="preserve">למזמין </w:t>
      </w:r>
      <w:r w:rsidRPr="00C140D3">
        <w:rPr>
          <w:rFonts w:ascii="Times New Roman" w:eastAsia="Times New Roman" w:hAnsi="Times New Roman" w:cs="David"/>
          <w:sz w:val="24"/>
          <w:szCs w:val="24"/>
          <w:rtl/>
          <w:lang w:eastAsia="he-IL"/>
        </w:rPr>
        <w:t>על ליקויים הטעונים השלמה או תיקון.</w:t>
      </w:r>
    </w:p>
    <w:p w14:paraId="7461DF73"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י</w:t>
      </w:r>
      <w:r w:rsidRPr="00C140D3">
        <w:rPr>
          <w:rFonts w:ascii="Times New Roman" w:eastAsia="Times New Roman" w:hAnsi="Times New Roman" w:cs="David" w:hint="cs"/>
          <w:sz w:val="24"/>
          <w:szCs w:val="24"/>
          <w:rtl/>
          <w:lang w:eastAsia="he-IL"/>
        </w:rPr>
        <w:t>י</w:t>
      </w:r>
      <w:r w:rsidRPr="00C140D3">
        <w:rPr>
          <w:rFonts w:ascii="Times New Roman" w:eastAsia="Times New Roman" w:hAnsi="Times New Roman" w:cs="David"/>
          <w:sz w:val="24"/>
          <w:szCs w:val="24"/>
          <w:rtl/>
          <w:lang w:eastAsia="he-IL"/>
        </w:rPr>
        <w:t xml:space="preserve">עוץ </w:t>
      </w:r>
      <w:r w:rsidRPr="00C140D3">
        <w:rPr>
          <w:rFonts w:ascii="Times New Roman" w:eastAsia="Times New Roman" w:hAnsi="Times New Roman" w:cs="David" w:hint="cs"/>
          <w:sz w:val="24"/>
          <w:szCs w:val="24"/>
          <w:rtl/>
          <w:lang w:eastAsia="he-IL"/>
        </w:rPr>
        <w:t>למזמין</w:t>
      </w:r>
      <w:r w:rsidRPr="00C140D3">
        <w:rPr>
          <w:rFonts w:ascii="Times New Roman" w:eastAsia="Times New Roman" w:hAnsi="Times New Roman" w:cs="David"/>
          <w:sz w:val="24"/>
          <w:szCs w:val="24"/>
          <w:rtl/>
          <w:lang w:eastAsia="he-IL"/>
        </w:rPr>
        <w:t xml:space="preserve"> והשתתפות בדיונים ובבירור</w:t>
      </w:r>
      <w:r w:rsidRPr="00C140D3">
        <w:rPr>
          <w:rFonts w:ascii="Times New Roman" w:eastAsia="Times New Roman" w:hAnsi="Times New Roman" w:cs="David" w:hint="cs"/>
          <w:sz w:val="24"/>
          <w:szCs w:val="24"/>
          <w:rtl/>
          <w:lang w:eastAsia="he-IL"/>
        </w:rPr>
        <w:t xml:space="preserve"> מחלוקות ותביעות</w:t>
      </w:r>
      <w:r w:rsidRPr="00C140D3">
        <w:rPr>
          <w:rFonts w:ascii="Times New Roman" w:eastAsia="Times New Roman" w:hAnsi="Times New Roman" w:cs="David"/>
          <w:sz w:val="24"/>
          <w:szCs w:val="24"/>
          <w:rtl/>
          <w:lang w:eastAsia="he-IL"/>
        </w:rPr>
        <w:t xml:space="preserve"> עם הקבלנים בקשר עם ב</w:t>
      </w:r>
      <w:r w:rsidRPr="00C140D3">
        <w:rPr>
          <w:rFonts w:ascii="Times New Roman" w:eastAsia="Times New Roman" w:hAnsi="Times New Roman" w:cs="David" w:hint="cs"/>
          <w:sz w:val="24"/>
          <w:szCs w:val="24"/>
          <w:rtl/>
          <w:lang w:eastAsia="he-IL"/>
        </w:rPr>
        <w:t>י</w:t>
      </w:r>
      <w:r w:rsidRPr="00C140D3">
        <w:rPr>
          <w:rFonts w:ascii="Times New Roman" w:eastAsia="Times New Roman" w:hAnsi="Times New Roman" w:cs="David"/>
          <w:sz w:val="24"/>
          <w:szCs w:val="24"/>
          <w:rtl/>
          <w:lang w:eastAsia="he-IL"/>
        </w:rPr>
        <w:t>צוע העבודות והתאמתן לתנאי החוזים עם קבלני העבודות, הן לפני מסירת העבודות והן בתקופת הבדק.</w:t>
      </w:r>
    </w:p>
    <w:p w14:paraId="69C6249A"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י</w:t>
      </w:r>
      <w:r w:rsidRPr="00C140D3">
        <w:rPr>
          <w:rFonts w:ascii="Times New Roman" w:eastAsia="Times New Roman" w:hAnsi="Times New Roman" w:cs="David" w:hint="cs"/>
          <w:sz w:val="24"/>
          <w:szCs w:val="24"/>
          <w:rtl/>
          <w:lang w:eastAsia="he-IL"/>
        </w:rPr>
        <w:t>י</w:t>
      </w:r>
      <w:r w:rsidRPr="00C140D3">
        <w:rPr>
          <w:rFonts w:ascii="Times New Roman" w:eastAsia="Times New Roman" w:hAnsi="Times New Roman" w:cs="David"/>
          <w:sz w:val="24"/>
          <w:szCs w:val="24"/>
          <w:rtl/>
          <w:lang w:eastAsia="he-IL"/>
        </w:rPr>
        <w:t>עוץ לפתרונות במקרים בהם יתגלו כשלים בביצוע לעומת התכנון.</w:t>
      </w:r>
    </w:p>
    <w:p w14:paraId="71772273"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 xml:space="preserve">סיוע למזמין בקבלת אישורי </w:t>
      </w:r>
      <w:r w:rsidR="00915F2E" w:rsidRPr="00C140D3">
        <w:rPr>
          <w:rFonts w:ascii="Times New Roman" w:eastAsia="Times New Roman" w:hAnsi="Times New Roman" w:cs="David" w:hint="cs"/>
          <w:sz w:val="24"/>
          <w:szCs w:val="24"/>
          <w:rtl/>
          <w:lang w:eastAsia="he-IL"/>
        </w:rPr>
        <w:t>האכלוס</w:t>
      </w:r>
      <w:r w:rsidRPr="00C140D3">
        <w:rPr>
          <w:rFonts w:ascii="Times New Roman" w:eastAsia="Times New Roman" w:hAnsi="Times New Roman" w:cs="David" w:hint="cs"/>
          <w:sz w:val="24"/>
          <w:szCs w:val="24"/>
          <w:rtl/>
          <w:lang w:eastAsia="he-IL"/>
        </w:rPr>
        <w:t xml:space="preserve"> הדרושים למבנים (טופס 4).</w:t>
      </w:r>
    </w:p>
    <w:p w14:paraId="0271954F" w14:textId="6E5A7544"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del w:id="84" w:author="Meryl Etman" w:date="2019-02-27T14:56:00Z">
        <w:r w:rsidRPr="00C140D3" w:rsidDel="005247CF">
          <w:rPr>
            <w:rFonts w:ascii="Times New Roman" w:eastAsia="Times New Roman" w:hAnsi="Times New Roman" w:cs="David" w:hint="cs"/>
            <w:sz w:val="24"/>
            <w:szCs w:val="24"/>
            <w:rtl/>
            <w:lang w:eastAsia="he-IL"/>
          </w:rPr>
          <w:delText>סיוע לקבלן בהגשת</w:delText>
        </w:r>
      </w:del>
      <w:ins w:id="85" w:author="Meryl Etman" w:date="2019-02-27T14:56:00Z">
        <w:r w:rsidR="005247CF">
          <w:rPr>
            <w:rFonts w:ascii="Times New Roman" w:eastAsia="Times New Roman" w:hAnsi="Times New Roman" w:cs="David" w:hint="cs"/>
            <w:sz w:val="24"/>
            <w:szCs w:val="24"/>
            <w:rtl/>
            <w:lang w:eastAsia="he-IL"/>
          </w:rPr>
          <w:t>בדיקת</w:t>
        </w:r>
      </w:ins>
      <w:r w:rsidRPr="00C140D3">
        <w:rPr>
          <w:rFonts w:ascii="Times New Roman" w:eastAsia="Times New Roman" w:hAnsi="Times New Roman" w:cs="David" w:hint="cs"/>
          <w:sz w:val="24"/>
          <w:szCs w:val="24"/>
          <w:rtl/>
          <w:lang w:eastAsia="he-IL"/>
        </w:rPr>
        <w:t xml:space="preserve"> מסמכי העדות (</w:t>
      </w:r>
      <w:r w:rsidRPr="00C140D3">
        <w:rPr>
          <w:rFonts w:ascii="Times New Roman" w:eastAsia="Times New Roman" w:hAnsi="Times New Roman" w:cs="David"/>
          <w:sz w:val="24"/>
          <w:szCs w:val="24"/>
          <w:lang w:eastAsia="he-IL"/>
        </w:rPr>
        <w:t>As-Made</w:t>
      </w:r>
      <w:r w:rsidRPr="00C140D3">
        <w:rPr>
          <w:rFonts w:ascii="Times New Roman" w:eastAsia="Times New Roman" w:hAnsi="Times New Roman" w:cs="David" w:hint="cs"/>
          <w:sz w:val="24"/>
          <w:szCs w:val="24"/>
          <w:rtl/>
          <w:lang w:eastAsia="he-IL"/>
        </w:rPr>
        <w:t>) ומסמכי האחזקה, ואישור כי הם מקיפים את מכלול העבודות.</w:t>
      </w:r>
    </w:p>
    <w:p w14:paraId="5A79B12B" w14:textId="77777777" w:rsid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ins w:id="86" w:author="Meryl Etman" w:date="2019-02-27T15:11:00Z"/>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 xml:space="preserve">אין </w:t>
      </w:r>
      <w:r w:rsidRPr="00C140D3">
        <w:rPr>
          <w:rFonts w:ascii="Times New Roman" w:eastAsia="Times New Roman" w:hAnsi="Times New Roman" w:cs="David" w:hint="cs"/>
          <w:sz w:val="24"/>
          <w:szCs w:val="24"/>
          <w:rtl/>
          <w:lang w:eastAsia="he-IL"/>
        </w:rPr>
        <w:t>המתכנן</w:t>
      </w:r>
      <w:r w:rsidRPr="00C140D3">
        <w:rPr>
          <w:rFonts w:ascii="Times New Roman" w:eastAsia="Times New Roman" w:hAnsi="Times New Roman" w:cs="David"/>
          <w:sz w:val="24"/>
          <w:szCs w:val="24"/>
          <w:rtl/>
          <w:lang w:eastAsia="he-IL"/>
        </w:rPr>
        <w:t xml:space="preserve"> רשאי לתת הוראות לקבלנים ו/או לנהל משא ומתן עם הקבלנים אלא באמצעות נציג המזמין.</w:t>
      </w:r>
    </w:p>
    <w:p w14:paraId="5B04503D" w14:textId="4376D712" w:rsidR="009E1F1D" w:rsidRPr="00C140D3" w:rsidRDefault="009E1F1D" w:rsidP="002243C8">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ins w:id="87" w:author="Meryl Etman" w:date="2019-02-27T15:11:00Z">
        <w:r>
          <w:rPr>
            <w:rFonts w:ascii="Times New Roman" w:eastAsia="Times New Roman" w:hAnsi="Times New Roman" w:cs="David" w:hint="cs"/>
            <w:sz w:val="24"/>
            <w:szCs w:val="24"/>
            <w:rtl/>
            <w:lang w:eastAsia="he-IL"/>
          </w:rPr>
          <w:t>הפיקוח העליון יוגבל ל-9 ביקורים ויחולק עפ</w:t>
        </w:r>
      </w:ins>
      <w:ins w:id="88" w:author="Meryl Etman" w:date="2019-02-27T15:12:00Z">
        <w:r>
          <w:rPr>
            <w:rFonts w:ascii="Times New Roman" w:eastAsia="Times New Roman" w:hAnsi="Times New Roman" w:cs="David" w:hint="cs"/>
            <w:sz w:val="24"/>
            <w:szCs w:val="24"/>
            <w:rtl/>
            <w:lang w:eastAsia="he-IL"/>
          </w:rPr>
          <w:t>"י הנחיות המזמין.</w:t>
        </w:r>
      </w:ins>
      <w:ins w:id="89" w:author="Tal Falb" w:date="2019-03-04T10:49:00Z">
        <w:r w:rsidR="00290A86">
          <w:rPr>
            <w:rFonts w:ascii="Times New Roman" w:eastAsia="Times New Roman" w:hAnsi="Times New Roman" w:cs="David" w:hint="cs"/>
            <w:sz w:val="24"/>
            <w:szCs w:val="24"/>
            <w:rtl/>
            <w:lang w:eastAsia="he-IL"/>
          </w:rPr>
          <w:t xml:space="preserve"> </w:t>
        </w:r>
      </w:ins>
      <w:ins w:id="90" w:author="Meryl Etman" w:date="2019-03-21T13:24:00Z">
        <w:r w:rsidR="002243C8">
          <w:rPr>
            <w:rFonts w:ascii="Times New Roman" w:eastAsia="Times New Roman" w:hAnsi="Times New Roman" w:cs="Arial" w:hint="cs"/>
            <w:sz w:val="24"/>
            <w:szCs w:val="24"/>
            <w:rtl/>
            <w:lang w:eastAsia="he-IL"/>
          </w:rPr>
          <w:t xml:space="preserve"> </w:t>
        </w:r>
        <w:r w:rsidR="002243C8" w:rsidRPr="002243C8">
          <w:rPr>
            <w:rFonts w:ascii="Times New Roman" w:eastAsia="Times New Roman" w:hAnsi="Times New Roman" w:cs="David" w:hint="eastAsia"/>
            <w:sz w:val="24"/>
            <w:szCs w:val="24"/>
            <w:rtl/>
            <w:lang w:eastAsia="he-IL"/>
            <w:rPrChange w:id="91" w:author="Meryl Etman" w:date="2019-03-21T13:24:00Z">
              <w:rPr>
                <w:rFonts w:hint="eastAsia"/>
                <w:sz w:val="24"/>
                <w:szCs w:val="24"/>
                <w:rtl/>
              </w:rPr>
            </w:rPrChange>
          </w:rPr>
          <w:t>ככל</w:t>
        </w:r>
        <w:r w:rsidR="002243C8" w:rsidRPr="002243C8">
          <w:rPr>
            <w:rFonts w:ascii="Times New Roman" w:eastAsia="Times New Roman" w:hAnsi="Times New Roman" w:cs="David"/>
            <w:sz w:val="24"/>
            <w:szCs w:val="24"/>
            <w:rtl/>
            <w:lang w:eastAsia="he-IL"/>
            <w:rPrChange w:id="92" w:author="Meryl Etman" w:date="2019-03-21T13:24:00Z">
              <w:rPr>
                <w:sz w:val="24"/>
                <w:szCs w:val="24"/>
                <w:rtl/>
              </w:rPr>
            </w:rPrChange>
          </w:rPr>
          <w:t xml:space="preserve"> שיורה המזמין על ביקורים נוספים מעבר למצוין לעיל, ישלם המזמין למתכנן שכ"ט בסך </w:t>
        </w:r>
      </w:ins>
      <w:ins w:id="93" w:author="Meryl Etman" w:date="2019-03-21T13:25:00Z">
        <w:r w:rsidR="002243C8">
          <w:rPr>
            <w:rFonts w:ascii="Times New Roman" w:eastAsia="Times New Roman" w:hAnsi="Times New Roman" w:cs="David" w:hint="cs"/>
            <w:sz w:val="24"/>
            <w:szCs w:val="24"/>
            <w:rtl/>
            <w:lang w:eastAsia="he-IL"/>
          </w:rPr>
          <w:t xml:space="preserve">2,800 </w:t>
        </w:r>
      </w:ins>
      <w:ins w:id="94" w:author="Meryl Etman" w:date="2019-03-21T13:24:00Z">
        <w:r w:rsidR="002243C8" w:rsidRPr="002243C8">
          <w:rPr>
            <w:rFonts w:ascii="Times New Roman" w:eastAsia="Times New Roman" w:hAnsi="Times New Roman" w:cs="David"/>
            <w:sz w:val="24"/>
            <w:szCs w:val="24"/>
            <w:rtl/>
            <w:lang w:eastAsia="he-IL"/>
            <w:rPrChange w:id="95" w:author="Meryl Etman" w:date="2019-03-21T13:24:00Z">
              <w:rPr>
                <w:sz w:val="24"/>
                <w:szCs w:val="24"/>
                <w:rtl/>
              </w:rPr>
            </w:rPrChange>
          </w:rPr>
          <w:t xml:space="preserve"> ₪ לביקור בתוספת מע"מ כחוק</w:t>
        </w:r>
        <w:r w:rsidR="002243C8">
          <w:rPr>
            <w:rFonts w:ascii="Times New Roman" w:eastAsia="Times New Roman" w:hAnsi="Times New Roman" w:cs="David" w:hint="cs"/>
            <w:sz w:val="24"/>
            <w:szCs w:val="24"/>
            <w:rtl/>
            <w:lang w:eastAsia="he-IL"/>
          </w:rPr>
          <w:t>.</w:t>
        </w:r>
      </w:ins>
      <w:ins w:id="96" w:author="Tal Falb" w:date="2019-03-04T10:49:00Z">
        <w:r w:rsidR="00290A86">
          <w:rPr>
            <w:rFonts w:ascii="Times New Roman" w:eastAsia="Times New Roman" w:hAnsi="Times New Roman" w:cs="Arial" w:hint="cs"/>
            <w:sz w:val="24"/>
            <w:szCs w:val="24"/>
            <w:rtl/>
            <w:lang w:eastAsia="he-IL"/>
          </w:rPr>
          <w:t xml:space="preserve"> </w:t>
        </w:r>
      </w:ins>
    </w:p>
    <w:p w14:paraId="098EA4AE" w14:textId="77777777" w:rsidR="00C140D3" w:rsidRPr="00C140D3" w:rsidRDefault="00C140D3" w:rsidP="00C140D3">
      <w:pPr>
        <w:widowControl w:val="0"/>
        <w:tabs>
          <w:tab w:val="center" w:pos="4153"/>
          <w:tab w:val="right" w:pos="8306"/>
        </w:tabs>
        <w:spacing w:before="0" w:beforeAutospacing="0" w:after="0" w:afterAutospacing="0" w:line="360" w:lineRule="auto"/>
        <w:ind w:left="1835"/>
        <w:jc w:val="both"/>
        <w:rPr>
          <w:rFonts w:ascii="Times New Roman" w:eastAsia="Times New Roman" w:hAnsi="Times New Roman" w:cs="David"/>
          <w:sz w:val="24"/>
          <w:szCs w:val="24"/>
          <w:lang w:eastAsia="he-IL"/>
        </w:rPr>
      </w:pPr>
    </w:p>
    <w:p w14:paraId="40505A76" w14:textId="77777777" w:rsidR="00C140D3" w:rsidRPr="00C140D3" w:rsidRDefault="00C140D3" w:rsidP="00C140D3">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5</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sz w:val="24"/>
          <w:szCs w:val="24"/>
          <w:rtl/>
          <w:lang w:eastAsia="he-IL"/>
        </w:rPr>
        <w:tab/>
        <w:t xml:space="preserve">המתכנן מתחייב לשמור על דיסקט ואוריגינלים של התוכניות עד לאחר סיום הביצוע בשטח של העבודות נשוא התכנון, כך שניתן יהיה לבצע מהם העתקות, צילומים וכו' וכך שניתן יהיה לבצע בהם תיקונים ושינויים. </w:t>
      </w:r>
    </w:p>
    <w:p w14:paraId="65AB43FF" w14:textId="77777777" w:rsidR="00C140D3" w:rsidRPr="00C140D3" w:rsidRDefault="00C140D3" w:rsidP="00C140D3">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765C7363" w14:textId="77777777" w:rsidR="00C140D3" w:rsidRPr="00C140D3" w:rsidRDefault="00C140D3" w:rsidP="00C140D3">
      <w:pPr>
        <w:widowControl w:val="0"/>
        <w:spacing w:before="0" w:beforeAutospacing="0" w:after="0" w:afterAutospacing="0" w:line="240" w:lineRule="auto"/>
        <w:ind w:left="720" w:hanging="75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6</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hint="cs"/>
          <w:sz w:val="24"/>
          <w:szCs w:val="24"/>
          <w:rtl/>
          <w:lang w:eastAsia="he-IL"/>
        </w:rPr>
        <w:t>ה</w:t>
      </w:r>
      <w:r w:rsidRPr="00C140D3">
        <w:rPr>
          <w:rFonts w:ascii="Times New Roman" w:eastAsia="Times New Roman" w:hAnsi="Times New Roman" w:cs="David"/>
          <w:sz w:val="24"/>
          <w:szCs w:val="24"/>
          <w:rtl/>
          <w:lang w:eastAsia="he-IL"/>
        </w:rPr>
        <w:t>מזמין רשאי להזמין מהמתכנן את כל שלבי התכנון המפורטים בנספח זה ו/או חלק מהם ו/או שירותים נוספים מעבר להם.</w:t>
      </w:r>
    </w:p>
    <w:p w14:paraId="53C3906E" w14:textId="77777777" w:rsidR="00C140D3" w:rsidRPr="00C140D3" w:rsidRDefault="00C140D3" w:rsidP="00C140D3">
      <w:pPr>
        <w:widowControl w:val="0"/>
        <w:spacing w:before="0" w:beforeAutospacing="0" w:after="0" w:afterAutospacing="0" w:line="240" w:lineRule="auto"/>
        <w:ind w:left="720" w:hanging="750"/>
        <w:jc w:val="both"/>
        <w:rPr>
          <w:rFonts w:ascii="Times New Roman" w:eastAsia="Times New Roman" w:hAnsi="Times New Roman" w:cs="David"/>
          <w:sz w:val="24"/>
          <w:szCs w:val="24"/>
          <w:rtl/>
          <w:lang w:eastAsia="he-IL"/>
        </w:rPr>
      </w:pPr>
    </w:p>
    <w:p w14:paraId="1088A25B" w14:textId="77777777" w:rsidR="00C140D3" w:rsidRPr="00C140D3" w:rsidRDefault="00C140D3" w:rsidP="00C140D3">
      <w:pPr>
        <w:spacing w:before="0" w:beforeAutospacing="0" w:after="0" w:afterAutospacing="0" w:line="360" w:lineRule="auto"/>
        <w:ind w:left="740" w:hanging="770"/>
        <w:jc w:val="both"/>
        <w:rPr>
          <w:rFonts w:ascii="Times New Roman" w:eastAsia="Times New Roman" w:hAnsi="Times New Roman" w:cs="David"/>
          <w:color w:val="000000"/>
          <w:sz w:val="24"/>
          <w:szCs w:val="24"/>
          <w:rtl/>
        </w:rPr>
      </w:pPr>
      <w:r w:rsidRPr="00C140D3">
        <w:rPr>
          <w:rFonts w:ascii="Times New Roman" w:eastAsia="Times New Roman" w:hAnsi="Times New Roman" w:cs="David" w:hint="cs"/>
          <w:sz w:val="24"/>
          <w:szCs w:val="24"/>
          <w:rtl/>
        </w:rPr>
        <w:t>7.</w:t>
      </w:r>
      <w:r w:rsidRPr="00C140D3">
        <w:rPr>
          <w:rFonts w:ascii="Times New Roman" w:eastAsia="Times New Roman" w:hAnsi="Times New Roman" w:cs="David" w:hint="cs"/>
          <w:sz w:val="24"/>
          <w:szCs w:val="24"/>
          <w:rtl/>
        </w:rPr>
        <w:tab/>
      </w:r>
      <w:r w:rsidRPr="00C140D3">
        <w:rPr>
          <w:rFonts w:ascii="Times New Roman" w:eastAsia="Times New Roman" w:hAnsi="Times New Roman" w:cs="David" w:hint="cs"/>
          <w:color w:val="000000"/>
          <w:sz w:val="24"/>
          <w:szCs w:val="24"/>
          <w:rtl/>
        </w:rPr>
        <w:t>יובהר כדלקמן:</w:t>
      </w:r>
    </w:p>
    <w:p w14:paraId="64C94117" w14:textId="77777777" w:rsidR="00C140D3" w:rsidRPr="00C140D3" w:rsidRDefault="00C140D3" w:rsidP="00C140D3">
      <w:pPr>
        <w:spacing w:before="0" w:beforeAutospacing="0" w:after="0" w:afterAutospacing="0" w:line="360" w:lineRule="auto"/>
        <w:ind w:left="740" w:hanging="580"/>
        <w:jc w:val="both"/>
        <w:rPr>
          <w:rFonts w:ascii="Times New Roman" w:eastAsia="Times New Roman" w:hAnsi="Times New Roman" w:cs="David"/>
          <w:color w:val="000000"/>
          <w:sz w:val="24"/>
          <w:szCs w:val="24"/>
          <w:rtl/>
        </w:rPr>
      </w:pPr>
    </w:p>
    <w:p w14:paraId="17D30CDD" w14:textId="77777777" w:rsidR="00C140D3" w:rsidRPr="00C140D3" w:rsidRDefault="00C140D3" w:rsidP="00C140D3">
      <w:pPr>
        <w:widowControl w:val="0"/>
        <w:numPr>
          <w:ilvl w:val="0"/>
          <w:numId w:val="24"/>
        </w:numPr>
        <w:spacing w:before="0" w:beforeAutospacing="0" w:after="0" w:afterAutospacing="0" w:line="240" w:lineRule="auto"/>
        <w:ind w:left="2096" w:hanging="708"/>
        <w:jc w:val="both"/>
        <w:rPr>
          <w:rFonts w:ascii="Times New Roman" w:eastAsia="Times New Roman" w:hAnsi="Times New Roman" w:cs="David"/>
          <w:color w:val="000000"/>
          <w:sz w:val="24"/>
          <w:szCs w:val="24"/>
        </w:rPr>
      </w:pPr>
      <w:r w:rsidRPr="00C140D3">
        <w:rPr>
          <w:rFonts w:ascii="Times New Roman" w:eastAsia="Times New Roman" w:hAnsi="Times New Roman" w:cs="David"/>
          <w:color w:val="000000"/>
          <w:sz w:val="24"/>
          <w:szCs w:val="24"/>
          <w:rtl/>
        </w:rPr>
        <w:t>העבודה הממוחשבת בפרויקט תיערך בתכנת</w:t>
      </w:r>
      <w:r w:rsidRPr="00C140D3">
        <w:rPr>
          <w:rFonts w:ascii="Times New Roman" w:eastAsia="Times New Roman" w:hAnsi="Times New Roman" w:cs="David" w:hint="cs"/>
          <w:color w:val="000000"/>
          <w:sz w:val="24"/>
          <w:szCs w:val="24"/>
          <w:rtl/>
        </w:rPr>
        <w:t xml:space="preserve"> אוטוקאד או</w:t>
      </w:r>
      <w:r w:rsidRPr="00C140D3">
        <w:rPr>
          <w:rFonts w:ascii="Times New Roman" w:eastAsia="Times New Roman" w:hAnsi="Times New Roman" w:cs="David"/>
          <w:color w:val="000000"/>
          <w:sz w:val="24"/>
          <w:szCs w:val="24"/>
          <w:rtl/>
        </w:rPr>
        <w:t xml:space="preserve"> </w:t>
      </w:r>
      <w:r w:rsidRPr="00C140D3">
        <w:rPr>
          <w:rFonts w:ascii="Times New Roman" w:eastAsia="Times New Roman" w:hAnsi="Times New Roman" w:cs="David"/>
          <w:color w:val="000000"/>
          <w:sz w:val="24"/>
          <w:szCs w:val="24"/>
        </w:rPr>
        <w:t>REVIT</w:t>
      </w:r>
      <w:r w:rsidRPr="00C140D3">
        <w:rPr>
          <w:rFonts w:ascii="Times New Roman" w:eastAsia="Times New Roman" w:hAnsi="Times New Roman" w:cs="David"/>
          <w:color w:val="000000"/>
          <w:sz w:val="24"/>
          <w:szCs w:val="24"/>
          <w:rtl/>
        </w:rPr>
        <w:t xml:space="preserve"> על </w:t>
      </w:r>
      <w:r w:rsidRPr="00C140D3">
        <w:rPr>
          <w:rFonts w:ascii="Times New Roman" w:eastAsia="Times New Roman" w:hAnsi="Times New Roman" w:cs="David" w:hint="cs"/>
          <w:color w:val="000000"/>
          <w:sz w:val="24"/>
          <w:szCs w:val="24"/>
          <w:rtl/>
        </w:rPr>
        <w:t>המתכנן</w:t>
      </w:r>
      <w:r w:rsidRPr="00C140D3">
        <w:rPr>
          <w:rFonts w:ascii="Times New Roman" w:eastAsia="Times New Roman" w:hAnsi="Times New Roman" w:cs="David"/>
          <w:color w:val="000000"/>
          <w:sz w:val="24"/>
          <w:szCs w:val="24"/>
          <w:rtl/>
        </w:rPr>
        <w:t xml:space="preserve"> לדאוג לעמדות עבודה וכ"א מוכשר במשרדו בהתאם.</w:t>
      </w:r>
    </w:p>
    <w:p w14:paraId="16A13748" w14:textId="77777777" w:rsidR="00C140D3" w:rsidRPr="00C140D3" w:rsidRDefault="00C140D3" w:rsidP="00C140D3">
      <w:pPr>
        <w:widowControl w:val="0"/>
        <w:numPr>
          <w:ilvl w:val="0"/>
          <w:numId w:val="24"/>
        </w:numPr>
        <w:spacing w:before="0" w:beforeAutospacing="0" w:after="0" w:afterAutospacing="0" w:line="240" w:lineRule="auto"/>
        <w:ind w:left="2096" w:hanging="708"/>
        <w:jc w:val="both"/>
        <w:rPr>
          <w:rFonts w:ascii="Times New Roman" w:eastAsia="Times New Roman" w:hAnsi="Times New Roman" w:cs="David"/>
          <w:color w:val="000000"/>
          <w:sz w:val="24"/>
          <w:szCs w:val="24"/>
          <w:rtl/>
        </w:rPr>
      </w:pPr>
      <w:r w:rsidRPr="00C140D3">
        <w:rPr>
          <w:rFonts w:ascii="Times New Roman" w:eastAsia="Times New Roman" w:hAnsi="Times New Roman" w:cs="David"/>
          <w:color w:val="000000"/>
          <w:sz w:val="24"/>
          <w:szCs w:val="24"/>
          <w:rtl/>
        </w:rPr>
        <w:t>כל קבצי התכנון והמסמכים השונים יוטענו למערכת ה-</w:t>
      </w:r>
      <w:r w:rsidRPr="00C140D3">
        <w:rPr>
          <w:rFonts w:ascii="Times New Roman" w:eastAsia="Times New Roman" w:hAnsi="Times New Roman" w:cs="David"/>
          <w:color w:val="000000"/>
          <w:sz w:val="24"/>
          <w:szCs w:val="24"/>
        </w:rPr>
        <w:t>@view</w:t>
      </w:r>
      <w:r w:rsidRPr="00C140D3">
        <w:rPr>
          <w:rFonts w:ascii="Times New Roman" w:eastAsia="Times New Roman" w:hAnsi="Times New Roman" w:cs="David"/>
          <w:color w:val="000000"/>
          <w:sz w:val="24"/>
          <w:szCs w:val="24"/>
          <w:rtl/>
        </w:rPr>
        <w:t xml:space="preserve">, תעבורת המידע היחידה הקבילה בפרויקט. </w:t>
      </w:r>
    </w:p>
    <w:p w14:paraId="41D27316" w14:textId="77777777" w:rsidR="00C140D3" w:rsidRPr="00C140D3" w:rsidRDefault="00C140D3" w:rsidP="00C140D3">
      <w:pPr>
        <w:widowControl w:val="0"/>
        <w:numPr>
          <w:ilvl w:val="0"/>
          <w:numId w:val="24"/>
        </w:numPr>
        <w:spacing w:before="0" w:beforeAutospacing="0" w:after="0" w:afterAutospacing="0" w:line="240" w:lineRule="auto"/>
        <w:ind w:left="2096" w:hanging="708"/>
        <w:jc w:val="both"/>
        <w:rPr>
          <w:rFonts w:ascii="Times New Roman" w:eastAsia="Times New Roman" w:hAnsi="Times New Roman" w:cs="David"/>
          <w:color w:val="000000"/>
          <w:sz w:val="24"/>
          <w:szCs w:val="24"/>
        </w:rPr>
      </w:pPr>
      <w:r w:rsidRPr="00C140D3">
        <w:rPr>
          <w:rFonts w:ascii="Times New Roman" w:eastAsia="Times New Roman" w:hAnsi="Times New Roman" w:cs="David"/>
          <w:color w:val="000000"/>
          <w:sz w:val="24"/>
          <w:szCs w:val="24"/>
          <w:rtl/>
        </w:rPr>
        <w:t xml:space="preserve">חשבונות המתכנן יוטענו ע"י </w:t>
      </w:r>
      <w:r w:rsidRPr="00C140D3">
        <w:rPr>
          <w:rFonts w:ascii="Times New Roman" w:eastAsia="Times New Roman" w:hAnsi="Times New Roman" w:cs="David" w:hint="cs"/>
          <w:color w:val="000000"/>
          <w:sz w:val="24"/>
          <w:szCs w:val="24"/>
          <w:rtl/>
        </w:rPr>
        <w:t>המפקח</w:t>
      </w:r>
      <w:r w:rsidRPr="00C140D3">
        <w:rPr>
          <w:rFonts w:ascii="Times New Roman" w:eastAsia="Times New Roman" w:hAnsi="Times New Roman" w:cs="David"/>
          <w:color w:val="000000"/>
          <w:sz w:val="24"/>
          <w:szCs w:val="24"/>
          <w:rtl/>
        </w:rPr>
        <w:t xml:space="preserve"> למערכת ה-</w:t>
      </w:r>
      <w:r w:rsidRPr="00C140D3">
        <w:rPr>
          <w:rFonts w:ascii="Times New Roman" w:eastAsia="Times New Roman" w:hAnsi="Times New Roman" w:cs="David"/>
          <w:color w:val="000000"/>
          <w:sz w:val="24"/>
          <w:szCs w:val="24"/>
        </w:rPr>
        <w:t>@view</w:t>
      </w:r>
      <w:r w:rsidRPr="00C140D3">
        <w:rPr>
          <w:rFonts w:ascii="Times New Roman" w:eastAsia="Times New Roman" w:hAnsi="Times New Roman" w:cs="David"/>
          <w:color w:val="000000"/>
          <w:sz w:val="24"/>
          <w:szCs w:val="24"/>
          <w:rtl/>
        </w:rPr>
        <w:t xml:space="preserve"> לתיקיית "חשבונות מוגשים", כתנאי לטיפול בהם.</w:t>
      </w:r>
    </w:p>
    <w:p w14:paraId="4195FA18" w14:textId="77777777" w:rsidR="00C140D3" w:rsidRPr="00C140D3" w:rsidRDefault="00C140D3" w:rsidP="00C140D3">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br w:type="page"/>
      </w:r>
      <w:r w:rsidRPr="00C140D3">
        <w:rPr>
          <w:rFonts w:ascii="Times New Roman" w:eastAsia="Times New Roman" w:hAnsi="Times New Roman" w:cs="David"/>
          <w:b/>
          <w:bCs/>
          <w:sz w:val="24"/>
          <w:szCs w:val="24"/>
          <w:u w:val="single"/>
          <w:rtl/>
        </w:rPr>
        <w:lastRenderedPageBreak/>
        <w:t>נספח "ג"</w:t>
      </w:r>
    </w:p>
    <w:p w14:paraId="31A84229"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לוח זמנים ושלבי ביצוע</w:t>
      </w:r>
    </w:p>
    <w:p w14:paraId="1EFEF7C3"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rPr>
      </w:pPr>
    </w:p>
    <w:p w14:paraId="3673B7A7"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rPr>
      </w:pPr>
    </w:p>
    <w:p w14:paraId="105943E8"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tl/>
        </w:rPr>
      </w:pPr>
      <w:r w:rsidRPr="00C140D3">
        <w:rPr>
          <w:rFonts w:ascii="Times New Roman" w:eastAsia="Times New Roman" w:hAnsi="Times New Roman" w:cs="David"/>
          <w:sz w:val="25"/>
          <w:szCs w:val="24"/>
          <w:rtl/>
        </w:rPr>
        <w:t xml:space="preserve">לוח הזמנים לתכנון כל אחד מהשלבים של הפרויקט יהיה כפי שייקבע מעת לעת ע"י המנהל. לוח הזמנים לפיקוח העליון </w:t>
      </w:r>
      <w:r w:rsidRPr="00C140D3">
        <w:rPr>
          <w:rFonts w:ascii="Times New Roman" w:eastAsia="Times New Roman" w:hAnsi="Times New Roman" w:cs="David"/>
          <w:sz w:val="25"/>
          <w:szCs w:val="24"/>
        </w:rPr>
        <w:t>–</w:t>
      </w:r>
      <w:r w:rsidRPr="00C140D3">
        <w:rPr>
          <w:rFonts w:ascii="Times New Roman" w:eastAsia="Times New Roman" w:hAnsi="Times New Roman" w:cs="David"/>
          <w:sz w:val="25"/>
          <w:szCs w:val="24"/>
          <w:rtl/>
        </w:rPr>
        <w:t xml:space="preserve"> ברציפות מתחילת ביצוע העבודות ועד להשלמתן כולל תקופת הבדק, ככל שיידרש ע"י המנהל.</w:t>
      </w:r>
    </w:p>
    <w:p w14:paraId="4B8EE4A3"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5"/>
          <w:szCs w:val="24"/>
          <w:rtl/>
        </w:rPr>
      </w:pPr>
    </w:p>
    <w:p w14:paraId="43E61463"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Pr>
      </w:pPr>
      <w:r w:rsidRPr="00C140D3">
        <w:rPr>
          <w:rFonts w:ascii="Times New Roman" w:eastAsia="Times New Roman" w:hAnsi="Times New Roman" w:cs="David"/>
          <w:sz w:val="25"/>
          <w:szCs w:val="24"/>
          <w:rtl/>
        </w:rPr>
        <w:t>המהנדס וצוותו יעסקו בפרויקט לפי הצורך וללא הגבלת זמן.</w:t>
      </w:r>
    </w:p>
    <w:p w14:paraId="6CA8E544"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5"/>
          <w:szCs w:val="24"/>
        </w:rPr>
      </w:pPr>
    </w:p>
    <w:p w14:paraId="26705099"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tl/>
        </w:rPr>
      </w:pPr>
      <w:r w:rsidRPr="00C140D3">
        <w:rPr>
          <w:rFonts w:ascii="Times New Roman" w:eastAsia="Times New Roman" w:hAnsi="Times New Roman" w:cs="David"/>
          <w:sz w:val="25"/>
          <w:szCs w:val="24"/>
          <w:rtl/>
        </w:rPr>
        <w:t>המתכנן ימסור את התכניות לאישור המזמין בהתאם ללוח הזמנים והתכניות לא תיחשבנה כמושלמות עד לק</w:t>
      </w:r>
      <w:bookmarkStart w:id="97" w:name="_GoBack"/>
      <w:bookmarkEnd w:id="97"/>
      <w:r w:rsidRPr="00C140D3">
        <w:rPr>
          <w:rFonts w:ascii="Times New Roman" w:eastAsia="Times New Roman" w:hAnsi="Times New Roman" w:cs="David"/>
          <w:sz w:val="25"/>
          <w:szCs w:val="24"/>
          <w:rtl/>
        </w:rPr>
        <w:t>בלת אישור המזמין.</w:t>
      </w:r>
    </w:p>
    <w:p w14:paraId="3DD0D0D4"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5"/>
          <w:szCs w:val="24"/>
          <w:rtl/>
        </w:rPr>
      </w:pPr>
    </w:p>
    <w:p w14:paraId="0EE8274A"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tl/>
        </w:rPr>
      </w:pPr>
      <w:r w:rsidRPr="00C140D3">
        <w:rPr>
          <w:rFonts w:ascii="Times New Roman" w:eastAsia="Times New Roman" w:hAnsi="Times New Roman" w:cs="David"/>
          <w:sz w:val="25"/>
          <w:szCs w:val="24"/>
          <w:rtl/>
        </w:rPr>
        <w:t>העביר המזמין למתכנן הערות או הנחיות נוספות לגבי התכניות, יתכנן המתכנן את התכניות תוך פרק זמן סביר שיוסכם בינו ל</w:t>
      </w:r>
      <w:r w:rsidRPr="00C140D3">
        <w:rPr>
          <w:rFonts w:ascii="Times New Roman" w:eastAsia="Times New Roman" w:hAnsi="Times New Roman" w:cs="David" w:hint="cs"/>
          <w:sz w:val="25"/>
          <w:szCs w:val="24"/>
          <w:rtl/>
        </w:rPr>
        <w:t>ב</w:t>
      </w:r>
      <w:r w:rsidRPr="00C140D3">
        <w:rPr>
          <w:rFonts w:ascii="Times New Roman" w:eastAsia="Times New Roman" w:hAnsi="Times New Roman" w:cs="David"/>
          <w:sz w:val="25"/>
          <w:szCs w:val="24"/>
          <w:rtl/>
        </w:rPr>
        <w:t>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7B38064A"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5"/>
          <w:szCs w:val="24"/>
          <w:rtl/>
        </w:rPr>
      </w:pPr>
    </w:p>
    <w:p w14:paraId="2F563EDE"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Pr>
      </w:pPr>
      <w:r w:rsidRPr="00C140D3">
        <w:rPr>
          <w:rFonts w:ascii="Times New Roman" w:eastAsia="Times New Roman" w:hAnsi="Times New Roman" w:cs="David"/>
          <w:sz w:val="25"/>
          <w:szCs w:val="24"/>
          <w:rtl/>
        </w:rPr>
        <w:t>אם לא יקבע לוח זמנים במעמד חתימת ההסכם יעביר המתכנן לוח זמנים ראשוני לאישור המנהל תוך 7 ימים ממועד החתימה.</w:t>
      </w:r>
    </w:p>
    <w:p w14:paraId="1AB69967"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5"/>
          <w:szCs w:val="24"/>
          <w:rtl/>
        </w:rPr>
      </w:pPr>
    </w:p>
    <w:p w14:paraId="6A27B438"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Pr>
      </w:pPr>
      <w:r w:rsidRPr="00C140D3">
        <w:rPr>
          <w:rFonts w:ascii="Times New Roman" w:eastAsia="Times New Roman" w:hAnsi="Times New Roman" w:cs="David"/>
          <w:sz w:val="25"/>
          <w:szCs w:val="24"/>
          <w:rtl/>
        </w:rPr>
        <w:t xml:space="preserve">התקדמות </w:t>
      </w:r>
      <w:r w:rsidRPr="00C140D3">
        <w:rPr>
          <w:rFonts w:ascii="Times New Roman" w:eastAsia="Times New Roman" w:hAnsi="Times New Roman" w:cs="David" w:hint="cs"/>
          <w:sz w:val="25"/>
          <w:szCs w:val="24"/>
          <w:rtl/>
        </w:rPr>
        <w:t>ייעוץ</w:t>
      </w:r>
      <w:r w:rsidRPr="00C140D3">
        <w:rPr>
          <w:rFonts w:ascii="Times New Roman" w:eastAsia="Times New Roman" w:hAnsi="Times New Roman" w:cs="David"/>
          <w:sz w:val="25"/>
          <w:szCs w:val="24"/>
          <w:rtl/>
        </w:rPr>
        <w:t xml:space="preserve"> </w:t>
      </w:r>
      <w:r w:rsidRPr="00C140D3">
        <w:rPr>
          <w:rFonts w:ascii="Times New Roman" w:eastAsia="Times New Roman" w:hAnsi="Times New Roman" w:cs="David" w:hint="cs"/>
          <w:sz w:val="25"/>
          <w:szCs w:val="24"/>
          <w:rtl/>
        </w:rPr>
        <w:t>האלומיניום</w:t>
      </w:r>
      <w:r w:rsidRPr="00C140D3">
        <w:rPr>
          <w:rFonts w:ascii="Times New Roman" w:eastAsia="Times New Roman" w:hAnsi="Times New Roman" w:cs="David"/>
          <w:sz w:val="25"/>
          <w:szCs w:val="24"/>
          <w:rtl/>
        </w:rPr>
        <w:t xml:space="preserve"> תעשה לפי שלבי הפרויקט ועל פי שינויי תכנון של האדריכל והיועצים, ללא זכות לתוספות שכר.</w:t>
      </w:r>
    </w:p>
    <w:p w14:paraId="1039C434" w14:textId="77777777" w:rsidR="00C140D3" w:rsidRPr="00C140D3" w:rsidRDefault="00C140D3" w:rsidP="00C140D3">
      <w:pPr>
        <w:widowControl w:val="0"/>
        <w:spacing w:before="0" w:beforeAutospacing="0" w:after="0" w:afterAutospacing="0" w:line="240" w:lineRule="auto"/>
        <w:jc w:val="both"/>
        <w:rPr>
          <w:rFonts w:ascii="Times New Roman" w:eastAsia="Times New Roman" w:hAnsi="Times New Roman" w:cs="David"/>
          <w:sz w:val="25"/>
          <w:szCs w:val="24"/>
          <w:rtl/>
        </w:rPr>
      </w:pPr>
    </w:p>
    <w:p w14:paraId="1328BC09" w14:textId="02D5CE10" w:rsidR="00C140D3" w:rsidRPr="00F07B57"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PrChange w:id="98" w:author="Meryl Etman" w:date="2019-06-30T11:42:00Z">
            <w:rPr>
              <w:rFonts w:ascii="Times New Roman" w:eastAsia="Times New Roman" w:hAnsi="Times New Roman" w:cs="David"/>
              <w:sz w:val="25"/>
              <w:szCs w:val="24"/>
            </w:rPr>
          </w:rPrChange>
        </w:rPr>
      </w:pPr>
      <w:del w:id="99" w:author="Meryl Etman" w:date="2019-06-30T11:41:00Z">
        <w:r w:rsidRPr="00F07B57" w:rsidDel="00152218">
          <w:rPr>
            <w:rFonts w:ascii="Times New Roman" w:eastAsia="Times New Roman" w:hAnsi="Times New Roman" w:cs="David" w:hint="cs"/>
            <w:sz w:val="25"/>
            <w:szCs w:val="24"/>
            <w:rtl/>
            <w:rPrChange w:id="100" w:author="Meryl Etman" w:date="2019-06-30T11:42:00Z">
              <w:rPr>
                <w:rFonts w:ascii="Times New Roman" w:eastAsia="Times New Roman" w:hAnsi="Times New Roman" w:cs="David" w:hint="cs"/>
                <w:sz w:val="25"/>
                <w:szCs w:val="24"/>
                <w:u w:val="single"/>
                <w:rtl/>
              </w:rPr>
            </w:rPrChange>
          </w:rPr>
          <w:delText>לו"ז עקרוני</w:delText>
        </w:r>
        <w:r w:rsidRPr="00F07B57" w:rsidDel="00152218">
          <w:rPr>
            <w:rFonts w:ascii="Times New Roman" w:eastAsia="Times New Roman" w:hAnsi="Times New Roman" w:cs="David" w:hint="cs"/>
            <w:sz w:val="25"/>
            <w:szCs w:val="24"/>
            <w:rtl/>
            <w:rPrChange w:id="101" w:author="Meryl Etman" w:date="2019-06-30T11:42:00Z">
              <w:rPr>
                <w:rFonts w:ascii="Times New Roman" w:eastAsia="Times New Roman" w:hAnsi="Times New Roman" w:cs="David" w:hint="cs"/>
                <w:sz w:val="25"/>
                <w:szCs w:val="24"/>
                <w:rtl/>
              </w:rPr>
            </w:rPrChange>
          </w:rPr>
          <w:delText>:</w:delText>
        </w:r>
      </w:del>
      <w:ins w:id="102" w:author="Meryl Etman" w:date="2019-06-30T11:41:00Z">
        <w:r w:rsidR="00152218" w:rsidRPr="00F07B57">
          <w:rPr>
            <w:rFonts w:ascii="Times New Roman" w:eastAsia="Times New Roman" w:hAnsi="Times New Roman" w:cs="David" w:hint="cs"/>
            <w:sz w:val="25"/>
            <w:szCs w:val="24"/>
            <w:rtl/>
            <w:rPrChange w:id="103" w:author="Meryl Etman" w:date="2019-06-30T11:42:00Z">
              <w:rPr>
                <w:rFonts w:ascii="Times New Roman" w:eastAsia="Times New Roman" w:hAnsi="Times New Roman" w:cs="David" w:hint="cs"/>
                <w:sz w:val="25"/>
                <w:szCs w:val="24"/>
                <w:u w:val="single"/>
                <w:rtl/>
              </w:rPr>
            </w:rPrChange>
          </w:rPr>
          <w:t>מבוטל.</w:t>
        </w:r>
      </w:ins>
    </w:p>
    <w:p w14:paraId="1CC26124" w14:textId="432ED1E9" w:rsidR="00C140D3" w:rsidRPr="00C140D3" w:rsidDel="004C0F7D" w:rsidRDefault="00C140D3" w:rsidP="004C0F7D">
      <w:pPr>
        <w:spacing w:before="0" w:beforeAutospacing="0" w:after="0" w:afterAutospacing="0" w:line="360" w:lineRule="auto"/>
        <w:ind w:left="720"/>
        <w:jc w:val="both"/>
        <w:rPr>
          <w:del w:id="104" w:author="Meryl Etman" w:date="2019-03-21T13:33:00Z"/>
          <w:rFonts w:ascii="Times New Roman" w:eastAsia="Times New Roman" w:hAnsi="Times New Roman" w:cs="David"/>
          <w:sz w:val="25"/>
          <w:szCs w:val="24"/>
          <w:rtl/>
        </w:rPr>
      </w:pPr>
    </w:p>
    <w:p w14:paraId="68155A92" w14:textId="78B022C7" w:rsidR="00C140D3" w:rsidRPr="00C140D3" w:rsidDel="00BA7C98" w:rsidRDefault="00C140D3">
      <w:pPr>
        <w:widowControl w:val="0"/>
        <w:numPr>
          <w:ilvl w:val="1"/>
          <w:numId w:val="20"/>
        </w:numPr>
        <w:spacing w:before="0" w:beforeAutospacing="0" w:after="0" w:afterAutospacing="0" w:line="240" w:lineRule="auto"/>
        <w:ind w:left="720" w:firstLine="0"/>
        <w:jc w:val="both"/>
        <w:rPr>
          <w:del w:id="105" w:author="Meryl Etman" w:date="2019-01-13T14:18:00Z"/>
          <w:rFonts w:ascii="Times New Roman" w:eastAsia="Times New Roman" w:hAnsi="Times New Roman" w:cs="David"/>
          <w:sz w:val="25"/>
          <w:szCs w:val="24"/>
        </w:rPr>
        <w:pPrChange w:id="106" w:author="Meryl Etman" w:date="2019-03-21T13:33:00Z">
          <w:pPr>
            <w:widowControl w:val="0"/>
            <w:numPr>
              <w:ilvl w:val="1"/>
              <w:numId w:val="20"/>
            </w:numPr>
            <w:spacing w:before="0" w:beforeAutospacing="0" w:after="0" w:afterAutospacing="0" w:line="240" w:lineRule="auto"/>
            <w:ind w:left="1440" w:hanging="360"/>
            <w:jc w:val="both"/>
          </w:pPr>
        </w:pPrChange>
      </w:pPr>
      <w:del w:id="107" w:author="Meryl Etman" w:date="2019-06-30T11:41:00Z">
        <w:r w:rsidRPr="00C140D3" w:rsidDel="00152218">
          <w:rPr>
            <w:rFonts w:ascii="Times New Roman" w:eastAsia="Times New Roman" w:hAnsi="Times New Roman" w:cs="David" w:hint="cs"/>
            <w:sz w:val="25"/>
            <w:szCs w:val="24"/>
            <w:rtl/>
          </w:rPr>
          <w:delText xml:space="preserve">השלמת </w:delText>
        </w:r>
      </w:del>
      <w:del w:id="108" w:author="Meryl Etman" w:date="2019-03-21T13:29:00Z">
        <w:r w:rsidRPr="00C140D3" w:rsidDel="002243C8">
          <w:rPr>
            <w:rFonts w:ascii="Times New Roman" w:eastAsia="Times New Roman" w:hAnsi="Times New Roman" w:cs="David" w:hint="cs"/>
            <w:sz w:val="25"/>
            <w:szCs w:val="24"/>
            <w:rtl/>
          </w:rPr>
          <w:delText>תכנון מוקדם</w:delText>
        </w:r>
      </w:del>
      <w:del w:id="109" w:author="Meryl Etman" w:date="2019-06-30T11:41:00Z">
        <w:r w:rsidRPr="00C140D3" w:rsidDel="00152218">
          <w:rPr>
            <w:rFonts w:ascii="Times New Roman" w:eastAsia="Times New Roman" w:hAnsi="Times New Roman" w:cs="David" w:hint="cs"/>
            <w:sz w:val="25"/>
            <w:szCs w:val="24"/>
            <w:rtl/>
          </w:rPr>
          <w:delText xml:space="preserve"> </w:delText>
        </w:r>
        <w:r w:rsidRPr="00C140D3" w:rsidDel="00152218">
          <w:rPr>
            <w:rFonts w:ascii="Times New Roman" w:eastAsia="Times New Roman" w:hAnsi="Times New Roman" w:cs="David"/>
            <w:sz w:val="25"/>
            <w:szCs w:val="24"/>
            <w:rtl/>
          </w:rPr>
          <w:delText>–</w:delText>
        </w:r>
        <w:r w:rsidRPr="00C140D3" w:rsidDel="00152218">
          <w:rPr>
            <w:rFonts w:ascii="Times New Roman" w:eastAsia="Times New Roman" w:hAnsi="Times New Roman" w:cs="David" w:hint="cs"/>
            <w:sz w:val="25"/>
            <w:szCs w:val="24"/>
            <w:rtl/>
          </w:rPr>
          <w:tab/>
        </w:r>
      </w:del>
      <w:del w:id="110" w:author="Meryl Etman" w:date="2019-03-21T13:33:00Z">
        <w:r w:rsidRPr="00C140D3" w:rsidDel="004C0F7D">
          <w:rPr>
            <w:rFonts w:ascii="Times New Roman" w:eastAsia="Times New Roman" w:hAnsi="Times New Roman" w:cs="David" w:hint="cs"/>
            <w:sz w:val="25"/>
            <w:szCs w:val="24"/>
            <w:rtl/>
          </w:rPr>
          <w:tab/>
        </w:r>
      </w:del>
      <w:del w:id="111" w:author="Meryl Etman" w:date="2019-06-30T11:41:00Z">
        <w:r w:rsidRPr="00C140D3" w:rsidDel="00152218">
          <w:rPr>
            <w:rFonts w:ascii="Times New Roman" w:eastAsia="Times New Roman" w:hAnsi="Times New Roman" w:cs="David" w:hint="cs"/>
            <w:sz w:val="25"/>
            <w:szCs w:val="24"/>
            <w:rtl/>
          </w:rPr>
          <w:tab/>
        </w:r>
      </w:del>
      <w:del w:id="112" w:author="Meryl Etman" w:date="2019-03-21T13:29:00Z">
        <w:r w:rsidRPr="00C140D3" w:rsidDel="002243C8">
          <w:rPr>
            <w:rFonts w:ascii="Times New Roman" w:eastAsia="Times New Roman" w:hAnsi="Times New Roman" w:cs="David" w:hint="cs"/>
            <w:sz w:val="25"/>
            <w:szCs w:val="24"/>
          </w:rPr>
          <w:delText>XX/XXXX</w:delText>
        </w:r>
      </w:del>
    </w:p>
    <w:p w14:paraId="16409199" w14:textId="66E930AE" w:rsidR="00C140D3" w:rsidRPr="00C140D3" w:rsidDel="00BA7C98" w:rsidRDefault="00C140D3">
      <w:pPr>
        <w:widowControl w:val="0"/>
        <w:numPr>
          <w:ilvl w:val="1"/>
          <w:numId w:val="20"/>
        </w:numPr>
        <w:spacing w:before="0" w:beforeAutospacing="0" w:after="0" w:afterAutospacing="0" w:line="240" w:lineRule="auto"/>
        <w:ind w:left="720" w:firstLine="0"/>
        <w:jc w:val="both"/>
        <w:rPr>
          <w:del w:id="113" w:author="Meryl Etman" w:date="2019-01-13T14:18:00Z"/>
          <w:rFonts w:ascii="Times New Roman" w:eastAsia="Times New Roman" w:hAnsi="Times New Roman" w:cs="David"/>
          <w:sz w:val="25"/>
          <w:szCs w:val="24"/>
        </w:rPr>
        <w:pPrChange w:id="114" w:author="Meryl Etman" w:date="2019-03-21T13:33:00Z">
          <w:pPr>
            <w:widowControl w:val="0"/>
            <w:numPr>
              <w:ilvl w:val="1"/>
              <w:numId w:val="20"/>
            </w:numPr>
            <w:spacing w:before="0" w:beforeAutospacing="0" w:after="0" w:afterAutospacing="0" w:line="240" w:lineRule="auto"/>
            <w:ind w:left="1440" w:hanging="360"/>
            <w:jc w:val="both"/>
          </w:pPr>
        </w:pPrChange>
      </w:pPr>
      <w:del w:id="115" w:author="Meryl Etman" w:date="2019-01-13T14:18:00Z">
        <w:r w:rsidRPr="00C140D3" w:rsidDel="00BA7C98">
          <w:rPr>
            <w:rFonts w:ascii="Times New Roman" w:eastAsia="Times New Roman" w:hAnsi="Times New Roman" w:cs="David" w:hint="cs"/>
            <w:sz w:val="25"/>
            <w:szCs w:val="24"/>
            <w:rtl/>
          </w:rPr>
          <w:delText xml:space="preserve">השלמת תכנון סופי להיתרים </w:delText>
        </w:r>
        <w:r w:rsidRPr="00C140D3" w:rsidDel="00BA7C98">
          <w:rPr>
            <w:rFonts w:ascii="Times New Roman" w:eastAsia="Times New Roman" w:hAnsi="Times New Roman" w:cs="David"/>
            <w:sz w:val="25"/>
            <w:szCs w:val="24"/>
            <w:rtl/>
          </w:rPr>
          <w:delText>–</w:delText>
        </w:r>
        <w:r w:rsidRPr="00C140D3" w:rsidDel="00BA7C98">
          <w:rPr>
            <w:rFonts w:ascii="Times New Roman" w:eastAsia="Times New Roman" w:hAnsi="Times New Roman" w:cs="David" w:hint="cs"/>
            <w:sz w:val="25"/>
            <w:szCs w:val="24"/>
            <w:rtl/>
          </w:rPr>
          <w:tab/>
        </w:r>
        <w:r w:rsidRPr="00C140D3" w:rsidDel="00BA7C98">
          <w:rPr>
            <w:rFonts w:ascii="Times New Roman" w:eastAsia="Times New Roman" w:hAnsi="Times New Roman" w:cs="David" w:hint="cs"/>
            <w:sz w:val="25"/>
            <w:szCs w:val="24"/>
            <w:rtl/>
          </w:rPr>
          <w:tab/>
        </w:r>
        <w:r w:rsidRPr="00C140D3" w:rsidDel="00BA7C98">
          <w:rPr>
            <w:rFonts w:ascii="Times New Roman" w:eastAsia="Times New Roman" w:hAnsi="Times New Roman" w:cs="David" w:hint="cs"/>
            <w:sz w:val="25"/>
            <w:szCs w:val="24"/>
          </w:rPr>
          <w:delText>XX/XXXX</w:delText>
        </w:r>
      </w:del>
    </w:p>
    <w:p w14:paraId="461E460A" w14:textId="4F9B9ABA" w:rsidR="00C140D3" w:rsidRPr="00C140D3" w:rsidDel="00BA7C98" w:rsidRDefault="00C140D3">
      <w:pPr>
        <w:widowControl w:val="0"/>
        <w:numPr>
          <w:ilvl w:val="1"/>
          <w:numId w:val="20"/>
        </w:numPr>
        <w:spacing w:before="0" w:beforeAutospacing="0" w:after="0" w:afterAutospacing="0" w:line="240" w:lineRule="auto"/>
        <w:ind w:left="720" w:firstLine="0"/>
        <w:jc w:val="both"/>
        <w:rPr>
          <w:del w:id="116" w:author="Meryl Etman" w:date="2019-01-13T14:18:00Z"/>
          <w:rFonts w:ascii="Times New Roman" w:eastAsia="Times New Roman" w:hAnsi="Times New Roman" w:cs="David"/>
          <w:sz w:val="25"/>
          <w:szCs w:val="24"/>
        </w:rPr>
        <w:pPrChange w:id="117" w:author="Meryl Etman" w:date="2019-03-21T13:33:00Z">
          <w:pPr>
            <w:widowControl w:val="0"/>
            <w:numPr>
              <w:ilvl w:val="1"/>
              <w:numId w:val="20"/>
            </w:numPr>
            <w:spacing w:before="0" w:beforeAutospacing="0" w:after="0" w:afterAutospacing="0" w:line="240" w:lineRule="auto"/>
            <w:ind w:left="1440" w:hanging="360"/>
            <w:jc w:val="both"/>
          </w:pPr>
        </w:pPrChange>
      </w:pPr>
      <w:del w:id="118" w:author="Meryl Etman" w:date="2019-01-13T14:18:00Z">
        <w:r w:rsidRPr="00C140D3" w:rsidDel="00BA7C98">
          <w:rPr>
            <w:rFonts w:ascii="Times New Roman" w:eastAsia="Times New Roman" w:hAnsi="Times New Roman" w:cs="David" w:hint="cs"/>
            <w:sz w:val="25"/>
            <w:szCs w:val="24"/>
            <w:rtl/>
          </w:rPr>
          <w:delText xml:space="preserve">השלמת תכנון מפורט למכרזים </w:delText>
        </w:r>
        <w:r w:rsidRPr="00C140D3" w:rsidDel="00BA7C98">
          <w:rPr>
            <w:rFonts w:ascii="Times New Roman" w:eastAsia="Times New Roman" w:hAnsi="Times New Roman" w:cs="David"/>
            <w:sz w:val="25"/>
            <w:szCs w:val="24"/>
            <w:rtl/>
          </w:rPr>
          <w:delText>–</w:delText>
        </w:r>
        <w:r w:rsidRPr="00C140D3" w:rsidDel="00BA7C98">
          <w:rPr>
            <w:rFonts w:ascii="Times New Roman" w:eastAsia="Times New Roman" w:hAnsi="Times New Roman" w:cs="David" w:hint="cs"/>
            <w:sz w:val="25"/>
            <w:szCs w:val="24"/>
            <w:rtl/>
          </w:rPr>
          <w:tab/>
        </w:r>
        <w:r w:rsidRPr="00C140D3" w:rsidDel="00BA7C98">
          <w:rPr>
            <w:rFonts w:ascii="Times New Roman" w:eastAsia="Times New Roman" w:hAnsi="Times New Roman" w:cs="David" w:hint="cs"/>
            <w:sz w:val="25"/>
            <w:szCs w:val="24"/>
            <w:rtl/>
          </w:rPr>
          <w:tab/>
        </w:r>
        <w:r w:rsidRPr="00C140D3" w:rsidDel="00BA7C98">
          <w:rPr>
            <w:rFonts w:ascii="Times New Roman" w:eastAsia="Times New Roman" w:hAnsi="Times New Roman" w:cs="David" w:hint="cs"/>
            <w:sz w:val="25"/>
            <w:szCs w:val="24"/>
          </w:rPr>
          <w:delText>XX/XXXX</w:delText>
        </w:r>
      </w:del>
    </w:p>
    <w:p w14:paraId="1271D4F6" w14:textId="586FDC25" w:rsidR="00C140D3" w:rsidRPr="00C140D3" w:rsidDel="00BA7C98" w:rsidRDefault="00C140D3">
      <w:pPr>
        <w:widowControl w:val="0"/>
        <w:numPr>
          <w:ilvl w:val="1"/>
          <w:numId w:val="20"/>
        </w:numPr>
        <w:spacing w:before="0" w:beforeAutospacing="0" w:after="0" w:afterAutospacing="0" w:line="240" w:lineRule="auto"/>
        <w:ind w:left="720" w:firstLine="0"/>
        <w:jc w:val="both"/>
        <w:rPr>
          <w:del w:id="119" w:author="Meryl Etman" w:date="2019-01-13T14:18:00Z"/>
          <w:rFonts w:ascii="Times New Roman" w:eastAsia="Times New Roman" w:hAnsi="Times New Roman" w:cs="David"/>
          <w:sz w:val="25"/>
          <w:szCs w:val="24"/>
        </w:rPr>
        <w:pPrChange w:id="120" w:author="Meryl Etman" w:date="2019-03-21T13:33:00Z">
          <w:pPr>
            <w:widowControl w:val="0"/>
            <w:numPr>
              <w:ilvl w:val="1"/>
              <w:numId w:val="20"/>
            </w:numPr>
            <w:spacing w:before="0" w:beforeAutospacing="0" w:after="0" w:afterAutospacing="0" w:line="240" w:lineRule="auto"/>
            <w:ind w:left="1440" w:hanging="360"/>
            <w:jc w:val="both"/>
          </w:pPr>
        </w:pPrChange>
      </w:pPr>
      <w:del w:id="121" w:author="Meryl Etman" w:date="2019-01-13T14:18:00Z">
        <w:r w:rsidRPr="00C140D3" w:rsidDel="00BA7C98">
          <w:rPr>
            <w:rFonts w:ascii="Times New Roman" w:eastAsia="Times New Roman" w:hAnsi="Times New Roman" w:cs="David" w:hint="cs"/>
            <w:sz w:val="25"/>
            <w:szCs w:val="24"/>
            <w:rtl/>
          </w:rPr>
          <w:delText xml:space="preserve">יציאה למכרזים </w:delText>
        </w:r>
        <w:r w:rsidRPr="00C140D3" w:rsidDel="00BA7C98">
          <w:rPr>
            <w:rFonts w:ascii="Times New Roman" w:eastAsia="Times New Roman" w:hAnsi="Times New Roman" w:cs="David"/>
            <w:sz w:val="25"/>
            <w:szCs w:val="24"/>
            <w:rtl/>
          </w:rPr>
          <w:delText>–</w:delText>
        </w:r>
        <w:r w:rsidRPr="00C140D3" w:rsidDel="00BA7C98">
          <w:rPr>
            <w:rFonts w:ascii="Times New Roman" w:eastAsia="Times New Roman" w:hAnsi="Times New Roman" w:cs="David" w:hint="cs"/>
            <w:sz w:val="25"/>
            <w:szCs w:val="24"/>
            <w:rtl/>
          </w:rPr>
          <w:delText xml:space="preserve"> </w:delText>
        </w:r>
        <w:r w:rsidRPr="00C140D3" w:rsidDel="00BA7C98">
          <w:rPr>
            <w:rFonts w:ascii="Times New Roman" w:eastAsia="Times New Roman" w:hAnsi="Times New Roman" w:cs="David" w:hint="cs"/>
            <w:sz w:val="25"/>
            <w:szCs w:val="24"/>
            <w:rtl/>
          </w:rPr>
          <w:tab/>
        </w:r>
        <w:r w:rsidRPr="00C140D3" w:rsidDel="00BA7C98">
          <w:rPr>
            <w:rFonts w:ascii="Times New Roman" w:eastAsia="Times New Roman" w:hAnsi="Times New Roman" w:cs="David" w:hint="cs"/>
            <w:sz w:val="25"/>
            <w:szCs w:val="24"/>
            <w:rtl/>
          </w:rPr>
          <w:tab/>
        </w:r>
        <w:r w:rsidRPr="00C140D3" w:rsidDel="00BA7C98">
          <w:rPr>
            <w:rFonts w:ascii="Times New Roman" w:eastAsia="Times New Roman" w:hAnsi="Times New Roman" w:cs="David" w:hint="cs"/>
            <w:sz w:val="25"/>
            <w:szCs w:val="24"/>
            <w:rtl/>
          </w:rPr>
          <w:tab/>
        </w:r>
        <w:r w:rsidRPr="00C140D3" w:rsidDel="00BA7C98">
          <w:rPr>
            <w:rFonts w:ascii="Times New Roman" w:eastAsia="Times New Roman" w:hAnsi="Times New Roman" w:cs="David" w:hint="cs"/>
            <w:sz w:val="25"/>
            <w:szCs w:val="24"/>
          </w:rPr>
          <w:delText>XX/XXXX</w:delText>
        </w:r>
      </w:del>
    </w:p>
    <w:p w14:paraId="3403A75A" w14:textId="17B69344" w:rsidR="00C140D3" w:rsidDel="00290A86" w:rsidRDefault="00C140D3">
      <w:pPr>
        <w:widowControl w:val="0"/>
        <w:numPr>
          <w:ilvl w:val="1"/>
          <w:numId w:val="20"/>
        </w:numPr>
        <w:spacing w:before="0" w:beforeAutospacing="0" w:after="0" w:afterAutospacing="0" w:line="240" w:lineRule="auto"/>
        <w:ind w:left="720" w:firstLine="0"/>
        <w:jc w:val="both"/>
        <w:rPr>
          <w:del w:id="122" w:author="Meryl Etman" w:date="2019-01-13T14:18:00Z"/>
          <w:rFonts w:ascii="Times New Roman" w:eastAsia="Times New Roman" w:hAnsi="Times New Roman" w:cs="David"/>
          <w:sz w:val="25"/>
          <w:szCs w:val="24"/>
        </w:rPr>
        <w:pPrChange w:id="123" w:author="Meryl Etman" w:date="2019-03-21T13:33:00Z">
          <w:pPr>
            <w:widowControl w:val="0"/>
            <w:numPr>
              <w:ilvl w:val="1"/>
              <w:numId w:val="20"/>
            </w:numPr>
            <w:spacing w:before="0" w:beforeAutospacing="0" w:after="0" w:afterAutospacing="0" w:line="240" w:lineRule="auto"/>
            <w:ind w:left="1440" w:hanging="360"/>
            <w:jc w:val="both"/>
          </w:pPr>
        </w:pPrChange>
      </w:pPr>
      <w:del w:id="124" w:author="Meryl Etman" w:date="2019-01-13T14:18:00Z">
        <w:r w:rsidRPr="00C140D3" w:rsidDel="00BA7C98">
          <w:rPr>
            <w:rFonts w:ascii="Times New Roman" w:eastAsia="Times New Roman" w:hAnsi="Times New Roman" w:cs="David" w:hint="cs"/>
            <w:sz w:val="25"/>
            <w:szCs w:val="24"/>
            <w:rtl/>
          </w:rPr>
          <w:delText xml:space="preserve">השלמת תכנון לביצוע </w:delText>
        </w:r>
        <w:r w:rsidRPr="00C140D3" w:rsidDel="00BA7C98">
          <w:rPr>
            <w:rFonts w:ascii="Times New Roman" w:eastAsia="Times New Roman" w:hAnsi="Times New Roman" w:cs="David"/>
            <w:sz w:val="25"/>
            <w:szCs w:val="24"/>
            <w:rtl/>
          </w:rPr>
          <w:delText>–</w:delText>
        </w:r>
        <w:r w:rsidRPr="00C140D3" w:rsidDel="00BA7C98">
          <w:rPr>
            <w:rFonts w:ascii="Times New Roman" w:eastAsia="Times New Roman" w:hAnsi="Times New Roman" w:cs="David" w:hint="cs"/>
            <w:sz w:val="25"/>
            <w:szCs w:val="24"/>
            <w:rtl/>
          </w:rPr>
          <w:delText xml:space="preserve"> </w:delText>
        </w:r>
        <w:r w:rsidRPr="00C140D3" w:rsidDel="00BA7C98">
          <w:rPr>
            <w:rFonts w:ascii="Times New Roman" w:eastAsia="Times New Roman" w:hAnsi="Times New Roman" w:cs="David" w:hint="cs"/>
            <w:sz w:val="25"/>
            <w:szCs w:val="24"/>
            <w:rtl/>
          </w:rPr>
          <w:tab/>
        </w:r>
        <w:r w:rsidRPr="00C140D3" w:rsidDel="00BA7C98">
          <w:rPr>
            <w:rFonts w:ascii="Times New Roman" w:eastAsia="Times New Roman" w:hAnsi="Times New Roman" w:cs="David" w:hint="cs"/>
            <w:sz w:val="25"/>
            <w:szCs w:val="24"/>
            <w:rtl/>
          </w:rPr>
          <w:tab/>
        </w:r>
        <w:r w:rsidRPr="00C140D3" w:rsidDel="00BA7C98">
          <w:rPr>
            <w:rFonts w:ascii="Times New Roman" w:eastAsia="Times New Roman" w:hAnsi="Times New Roman" w:cs="David" w:hint="cs"/>
            <w:sz w:val="25"/>
            <w:szCs w:val="24"/>
            <w:rtl/>
          </w:rPr>
          <w:tab/>
        </w:r>
        <w:r w:rsidRPr="00C140D3" w:rsidDel="00BA7C98">
          <w:rPr>
            <w:rFonts w:ascii="Times New Roman" w:eastAsia="Times New Roman" w:hAnsi="Times New Roman" w:cs="David" w:hint="cs"/>
            <w:sz w:val="25"/>
            <w:szCs w:val="24"/>
          </w:rPr>
          <w:delText>XX/XXXX</w:delText>
        </w:r>
      </w:del>
    </w:p>
    <w:p w14:paraId="0B37F433" w14:textId="776AC8C7" w:rsidR="00C140D3" w:rsidRPr="00C140D3" w:rsidRDefault="00C140D3">
      <w:pPr>
        <w:widowControl w:val="0"/>
        <w:spacing w:before="60" w:beforeAutospacing="0" w:after="60" w:afterAutospacing="0" w:line="300" w:lineRule="atLeast"/>
        <w:ind w:left="720"/>
        <w:jc w:val="both"/>
        <w:rPr>
          <w:rFonts w:ascii="Times New Roman" w:eastAsia="Times New Roman" w:hAnsi="Times New Roman" w:cs="David"/>
          <w:sz w:val="24"/>
          <w:szCs w:val="24"/>
          <w:rtl/>
        </w:rPr>
        <w:pPrChange w:id="125" w:author="Meryl Etman" w:date="2019-03-21T13:33:00Z">
          <w:pPr>
            <w:widowControl w:val="0"/>
            <w:spacing w:before="60" w:beforeAutospacing="0" w:after="60" w:afterAutospacing="0" w:line="300" w:lineRule="atLeast"/>
            <w:jc w:val="both"/>
          </w:pPr>
        </w:pPrChange>
      </w:pPr>
    </w:p>
    <w:p w14:paraId="7CA00D75"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rPr>
      </w:pPr>
    </w:p>
    <w:p w14:paraId="233145E7"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br w:type="page"/>
      </w:r>
      <w:r w:rsidRPr="00C140D3">
        <w:rPr>
          <w:rFonts w:ascii="Times New Roman" w:eastAsia="Times New Roman" w:hAnsi="Times New Roman" w:cs="David"/>
          <w:b/>
          <w:bCs/>
          <w:sz w:val="24"/>
          <w:szCs w:val="24"/>
          <w:u w:val="single"/>
          <w:rtl/>
        </w:rPr>
        <w:lastRenderedPageBreak/>
        <w:t>נספח "ד"</w:t>
      </w:r>
    </w:p>
    <w:p w14:paraId="34538742"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 xml:space="preserve">שכר </w:t>
      </w:r>
      <w:r w:rsidRPr="00C140D3">
        <w:rPr>
          <w:rFonts w:ascii="Times New Roman" w:eastAsia="Times New Roman" w:hAnsi="Times New Roman" w:cs="David" w:hint="cs"/>
          <w:b/>
          <w:bCs/>
          <w:sz w:val="24"/>
          <w:szCs w:val="24"/>
          <w:u w:val="single"/>
          <w:rtl/>
        </w:rPr>
        <w:t>המתכנן</w:t>
      </w:r>
    </w:p>
    <w:p w14:paraId="0378CEBD" w14:textId="77777777" w:rsidR="00C140D3" w:rsidRPr="00C140D3" w:rsidRDefault="00C140D3" w:rsidP="00C140D3">
      <w:pPr>
        <w:widowControl w:val="0"/>
        <w:spacing w:before="60" w:beforeAutospacing="0" w:after="60" w:afterAutospacing="0" w:line="300" w:lineRule="atLeast"/>
        <w:ind w:left="540" w:hanging="540"/>
        <w:jc w:val="both"/>
        <w:rPr>
          <w:rFonts w:ascii="Times New Roman" w:eastAsia="Times New Roman" w:hAnsi="Times New Roman" w:cs="David"/>
          <w:sz w:val="24"/>
          <w:szCs w:val="24"/>
          <w:u w:val="single"/>
          <w:rtl/>
        </w:rPr>
      </w:pPr>
    </w:p>
    <w:p w14:paraId="4C9FE161" w14:textId="0ECC4388" w:rsidR="00C140D3" w:rsidRDefault="00C140D3" w:rsidP="00BA7C98">
      <w:pPr>
        <w:widowControl w:val="0"/>
        <w:numPr>
          <w:ilvl w:val="0"/>
          <w:numId w:val="25"/>
        </w:numPr>
        <w:spacing w:before="0" w:beforeAutospacing="0" w:after="0" w:afterAutospacing="0" w:line="360" w:lineRule="auto"/>
        <w:jc w:val="both"/>
        <w:rPr>
          <w:ins w:id="126" w:author="Meryl Etman" w:date="2019-01-13T14:26:00Z"/>
          <w:rFonts w:ascii="Times New Roman" w:eastAsia="Times New Roman" w:hAnsi="Times New Roman" w:cs="David"/>
          <w:sz w:val="24"/>
          <w:szCs w:val="24"/>
        </w:rPr>
      </w:pPr>
      <w:r w:rsidRPr="00C140D3">
        <w:rPr>
          <w:rFonts w:ascii="Times New Roman" w:eastAsia="Times New Roman" w:hAnsi="Times New Roman" w:cs="David"/>
          <w:sz w:val="24"/>
          <w:szCs w:val="24"/>
          <w:rtl/>
        </w:rPr>
        <w:t xml:space="preserve">תמורת ביצוע מלוא שירותי </w:t>
      </w:r>
      <w:r w:rsidRPr="00C140D3">
        <w:rPr>
          <w:rFonts w:ascii="Times New Roman" w:eastAsia="Times New Roman" w:hAnsi="Times New Roman" w:cs="David" w:hint="cs"/>
          <w:sz w:val="24"/>
          <w:szCs w:val="24"/>
          <w:rtl/>
        </w:rPr>
        <w:t>המתכנן</w:t>
      </w:r>
      <w:r w:rsidRPr="00C140D3">
        <w:rPr>
          <w:rFonts w:ascii="Times New Roman" w:eastAsia="Times New Roman" w:hAnsi="Times New Roman" w:cs="David"/>
          <w:sz w:val="24"/>
          <w:szCs w:val="24"/>
          <w:rtl/>
        </w:rPr>
        <w:t>, כמפורט בנספח ב'</w:t>
      </w:r>
      <w:r w:rsidRPr="00C140D3">
        <w:rPr>
          <w:rFonts w:ascii="Times New Roman" w:eastAsia="Times New Roman" w:hAnsi="Times New Roman" w:cs="David" w:hint="cs"/>
          <w:sz w:val="24"/>
          <w:szCs w:val="24"/>
          <w:rtl/>
        </w:rPr>
        <w:t xml:space="preserve"> ונספח ח'</w:t>
      </w:r>
      <w:r w:rsidRPr="00C140D3">
        <w:rPr>
          <w:rFonts w:ascii="Times New Roman" w:eastAsia="Times New Roman" w:hAnsi="Times New Roman" w:cs="David"/>
          <w:sz w:val="24"/>
          <w:szCs w:val="24"/>
          <w:rtl/>
        </w:rPr>
        <w:t>, ישלם המזמין ל</w:t>
      </w:r>
      <w:r w:rsidRPr="00C140D3">
        <w:rPr>
          <w:rFonts w:ascii="Times New Roman" w:eastAsia="Times New Roman" w:hAnsi="Times New Roman" w:cs="David" w:hint="cs"/>
          <w:sz w:val="24"/>
          <w:szCs w:val="24"/>
          <w:rtl/>
        </w:rPr>
        <w:t>מתכנן</w:t>
      </w:r>
      <w:r w:rsidRPr="00C140D3">
        <w:rPr>
          <w:rFonts w:ascii="Times New Roman" w:eastAsia="Times New Roman" w:hAnsi="Times New Roman" w:cs="David"/>
          <w:sz w:val="24"/>
          <w:szCs w:val="24"/>
          <w:rtl/>
        </w:rPr>
        <w:t xml:space="preserve"> </w:t>
      </w:r>
      <w:r w:rsidRPr="00C140D3">
        <w:rPr>
          <w:rFonts w:ascii="Times New Roman" w:eastAsia="Times New Roman" w:hAnsi="Times New Roman" w:cs="David" w:hint="cs"/>
          <w:sz w:val="24"/>
          <w:szCs w:val="24"/>
          <w:rtl/>
        </w:rPr>
        <w:t xml:space="preserve">שכר כולל בסך של </w:t>
      </w:r>
      <w:r w:rsidRPr="00C140D3">
        <w:rPr>
          <w:rFonts w:ascii="Times New Roman" w:eastAsia="Times New Roman" w:hAnsi="Times New Roman" w:cs="David" w:hint="cs"/>
          <w:b/>
          <w:bCs/>
          <w:sz w:val="24"/>
          <w:szCs w:val="24"/>
          <w:u w:val="single"/>
          <w:rtl/>
        </w:rPr>
        <w:t>ֹֹֹֹֹֹֹֹֹ</w:t>
      </w:r>
      <w:del w:id="127" w:author="Meryl Etman" w:date="2019-01-13T14:19:00Z">
        <w:r w:rsidRPr="00C140D3" w:rsidDel="00BA7C98">
          <w:rPr>
            <w:rFonts w:ascii="Times New Roman" w:eastAsia="Times New Roman" w:hAnsi="Times New Roman" w:cs="David" w:hint="cs"/>
            <w:b/>
            <w:bCs/>
            <w:sz w:val="24"/>
            <w:szCs w:val="24"/>
            <w:u w:val="single"/>
            <w:rtl/>
          </w:rPr>
          <w:delText xml:space="preserve">_______ </w:delText>
        </w:r>
      </w:del>
      <w:ins w:id="128" w:author="Meryl Etman" w:date="2019-01-13T14:19:00Z">
        <w:r w:rsidR="00BA7C98">
          <w:rPr>
            <w:rFonts w:ascii="Times New Roman" w:eastAsia="Times New Roman" w:hAnsi="Times New Roman" w:cs="David" w:hint="cs"/>
            <w:b/>
            <w:bCs/>
            <w:sz w:val="24"/>
            <w:szCs w:val="24"/>
            <w:u w:val="single"/>
            <w:rtl/>
          </w:rPr>
          <w:t>83,592</w:t>
        </w:r>
        <w:r w:rsidR="00BA7C98" w:rsidRPr="00C140D3">
          <w:rPr>
            <w:rFonts w:ascii="Times New Roman" w:eastAsia="Times New Roman" w:hAnsi="Times New Roman" w:cs="David" w:hint="cs"/>
            <w:b/>
            <w:bCs/>
            <w:sz w:val="24"/>
            <w:szCs w:val="24"/>
            <w:u w:val="single"/>
            <w:rtl/>
          </w:rPr>
          <w:t xml:space="preserve"> </w:t>
        </w:r>
      </w:ins>
      <w:r w:rsidRPr="00C140D3">
        <w:rPr>
          <w:rFonts w:ascii="Times New Roman" w:eastAsia="Times New Roman" w:hAnsi="Times New Roman" w:cs="David" w:hint="cs"/>
          <w:b/>
          <w:bCs/>
          <w:sz w:val="24"/>
          <w:szCs w:val="24"/>
          <w:u w:val="single"/>
          <w:rtl/>
        </w:rPr>
        <w:t>₪</w:t>
      </w:r>
      <w:r w:rsidRPr="00C140D3">
        <w:rPr>
          <w:rFonts w:ascii="Times New Roman" w:eastAsia="Times New Roman" w:hAnsi="Times New Roman" w:cs="David" w:hint="cs"/>
          <w:b/>
          <w:bCs/>
          <w:sz w:val="24"/>
          <w:szCs w:val="24"/>
          <w:rtl/>
        </w:rPr>
        <w:t xml:space="preserve"> (במילים: </w:t>
      </w:r>
      <w:del w:id="129" w:author="Meryl Etman" w:date="2019-01-13T14:19:00Z">
        <w:r w:rsidRPr="00C140D3" w:rsidDel="00BA7C98">
          <w:rPr>
            <w:rFonts w:ascii="Times New Roman" w:eastAsia="Times New Roman" w:hAnsi="Times New Roman" w:cs="David" w:hint="cs"/>
            <w:b/>
            <w:bCs/>
            <w:sz w:val="24"/>
            <w:szCs w:val="24"/>
            <w:u w:val="single"/>
            <w:rtl/>
          </w:rPr>
          <w:delText>_______________</w:delText>
        </w:r>
      </w:del>
      <w:ins w:id="130" w:author="Meryl Etman" w:date="2019-01-13T14:19:00Z">
        <w:r w:rsidR="00BA7C98">
          <w:rPr>
            <w:rFonts w:ascii="Times New Roman" w:eastAsia="Times New Roman" w:hAnsi="Times New Roman" w:cs="David" w:hint="cs"/>
            <w:b/>
            <w:bCs/>
            <w:sz w:val="24"/>
            <w:szCs w:val="24"/>
            <w:u w:val="single"/>
            <w:rtl/>
          </w:rPr>
          <w:t>שמונים ושלושה אלף, חמש מאות ותשעים ושנים ש</w:t>
        </w:r>
      </w:ins>
      <w:ins w:id="131" w:author="Meryl Etman" w:date="2019-01-13T14:20:00Z">
        <w:r w:rsidR="00BA7C98">
          <w:rPr>
            <w:rFonts w:ascii="Times New Roman" w:eastAsia="Times New Roman" w:hAnsi="Times New Roman" w:cs="David" w:hint="cs"/>
            <w:b/>
            <w:bCs/>
            <w:sz w:val="24"/>
            <w:szCs w:val="24"/>
            <w:u w:val="single"/>
            <w:rtl/>
          </w:rPr>
          <w:t>"ח</w:t>
        </w:r>
      </w:ins>
      <w:r w:rsidRPr="00C140D3">
        <w:rPr>
          <w:rFonts w:ascii="Times New Roman" w:eastAsia="Times New Roman" w:hAnsi="Times New Roman" w:cs="David" w:hint="cs"/>
          <w:b/>
          <w:bCs/>
          <w:sz w:val="24"/>
          <w:szCs w:val="24"/>
          <w:u w:val="single"/>
          <w:rtl/>
        </w:rPr>
        <w:t>ֹֹֹֹֹֹֹֹֹ</w:t>
      </w:r>
      <w:r w:rsidRPr="00C140D3">
        <w:rPr>
          <w:rFonts w:ascii="Times New Roman" w:eastAsia="Times New Roman" w:hAnsi="Times New Roman" w:cs="David" w:hint="cs"/>
          <w:b/>
          <w:bCs/>
          <w:sz w:val="24"/>
          <w:szCs w:val="24"/>
          <w:rtl/>
        </w:rPr>
        <w:t>).</w:t>
      </w:r>
    </w:p>
    <w:p w14:paraId="713D316B" w14:textId="61E2B1FA" w:rsidR="004D37D3" w:rsidRPr="00C140D3" w:rsidRDefault="004D37D3">
      <w:pPr>
        <w:widowControl w:val="0"/>
        <w:spacing w:before="0" w:beforeAutospacing="0" w:after="0" w:afterAutospacing="0" w:line="360" w:lineRule="auto"/>
        <w:ind w:left="720"/>
        <w:jc w:val="both"/>
        <w:rPr>
          <w:rFonts w:ascii="Times New Roman" w:eastAsia="Times New Roman" w:hAnsi="Times New Roman" w:cs="David"/>
          <w:sz w:val="24"/>
          <w:szCs w:val="24"/>
          <w:rtl/>
        </w:rPr>
        <w:pPrChange w:id="132" w:author="Meryl Etman" w:date="2019-01-13T14:26:00Z">
          <w:pPr>
            <w:widowControl w:val="0"/>
            <w:numPr>
              <w:numId w:val="25"/>
            </w:numPr>
            <w:tabs>
              <w:tab w:val="num" w:pos="720"/>
            </w:tabs>
            <w:spacing w:before="0" w:beforeAutospacing="0" w:after="0" w:afterAutospacing="0" w:line="360" w:lineRule="auto"/>
            <w:ind w:left="720" w:hanging="720"/>
            <w:jc w:val="both"/>
          </w:pPr>
        </w:pPrChange>
      </w:pPr>
      <w:ins w:id="133" w:author="Meryl Etman" w:date="2019-01-13T14:26:00Z">
        <w:r>
          <w:rPr>
            <w:rFonts w:ascii="Times New Roman" w:eastAsia="Times New Roman" w:hAnsi="Times New Roman" w:cs="David" w:hint="cs"/>
            <w:sz w:val="24"/>
            <w:szCs w:val="24"/>
            <w:rtl/>
          </w:rPr>
          <w:t xml:space="preserve">שכ"ט מחושב לפי 387 ₪/יח"ד </w:t>
        </w:r>
        <w:r>
          <w:rPr>
            <w:rFonts w:ascii="Times New Roman" w:eastAsia="Times New Roman" w:hAnsi="Times New Roman" w:cs="David"/>
            <w:sz w:val="24"/>
            <w:szCs w:val="24"/>
          </w:rPr>
          <w:t>x</w:t>
        </w:r>
        <w:r>
          <w:rPr>
            <w:rFonts w:ascii="Times New Roman" w:eastAsia="Times New Roman" w:hAnsi="Times New Roman" w:cs="David" w:hint="cs"/>
            <w:sz w:val="24"/>
            <w:szCs w:val="24"/>
            <w:rtl/>
          </w:rPr>
          <w:t xml:space="preserve"> 216 יח"ד.</w:t>
        </w:r>
      </w:ins>
    </w:p>
    <w:p w14:paraId="2C963356" w14:textId="77777777" w:rsidR="00C140D3" w:rsidRPr="00C140D3" w:rsidRDefault="00C140D3" w:rsidP="00C140D3">
      <w:pPr>
        <w:widowControl w:val="0"/>
        <w:spacing w:before="60" w:beforeAutospacing="0" w:after="60" w:afterAutospacing="0" w:line="300" w:lineRule="atLeast"/>
        <w:ind w:left="720" w:hanging="720"/>
        <w:jc w:val="both"/>
        <w:rPr>
          <w:rFonts w:ascii="Times New Roman" w:eastAsia="Times New Roman" w:hAnsi="Times New Roman" w:cs="David"/>
          <w:sz w:val="24"/>
          <w:szCs w:val="24"/>
          <w:rtl/>
          <w:lang w:eastAsia="he-IL"/>
        </w:rPr>
      </w:pPr>
    </w:p>
    <w:p w14:paraId="193C2FB4" w14:textId="6564BA9D" w:rsidR="00C140D3" w:rsidRPr="00C140D3" w:rsidRDefault="00C140D3" w:rsidP="00BA7C98">
      <w:pPr>
        <w:widowControl w:val="0"/>
        <w:numPr>
          <w:ilvl w:val="0"/>
          <w:numId w:val="25"/>
        </w:numPr>
        <w:spacing w:before="0" w:beforeAutospacing="0" w:after="0" w:afterAutospacing="0" w:line="240" w:lineRule="auto"/>
        <w:jc w:val="both"/>
        <w:rPr>
          <w:rFonts w:ascii="Times New Roman" w:eastAsia="Times New Roman" w:hAnsi="Times New Roman" w:cs="David"/>
          <w:sz w:val="24"/>
          <w:szCs w:val="24"/>
        </w:rPr>
      </w:pPr>
      <w:r w:rsidRPr="00C140D3">
        <w:rPr>
          <w:rFonts w:ascii="Times New Roman" w:eastAsia="Times New Roman" w:hAnsi="Times New Roman" w:cs="David" w:hint="cs"/>
          <w:sz w:val="24"/>
          <w:szCs w:val="24"/>
          <w:rtl/>
        </w:rPr>
        <w:t xml:space="preserve">הפרויקט והתכנון יכלול </w:t>
      </w:r>
      <w:del w:id="134" w:author="Meryl Etman" w:date="2019-01-13T14:20:00Z">
        <w:r w:rsidRPr="00C140D3" w:rsidDel="00BA7C98">
          <w:rPr>
            <w:rFonts w:ascii="Times New Roman" w:eastAsia="Times New Roman" w:hAnsi="Times New Roman" w:cs="David" w:hint="cs"/>
            <w:sz w:val="24"/>
            <w:szCs w:val="24"/>
            <w:rtl/>
          </w:rPr>
          <w:delText xml:space="preserve">_______ </w:delText>
        </w:r>
      </w:del>
      <w:ins w:id="135" w:author="Meryl Etman" w:date="2019-01-13T14:20:00Z">
        <w:r w:rsidR="00BA7C98">
          <w:rPr>
            <w:rFonts w:ascii="Times New Roman" w:eastAsia="Times New Roman" w:hAnsi="Times New Roman" w:cs="David" w:hint="cs"/>
            <w:sz w:val="24"/>
            <w:szCs w:val="24"/>
            <w:rtl/>
          </w:rPr>
          <w:t>216</w:t>
        </w:r>
      </w:ins>
      <w:r w:rsidRPr="00C140D3">
        <w:rPr>
          <w:rFonts w:ascii="Times New Roman" w:eastAsia="Times New Roman" w:hAnsi="Times New Roman" w:cs="David" w:hint="cs"/>
          <w:sz w:val="24"/>
          <w:szCs w:val="24"/>
          <w:rtl/>
        </w:rPr>
        <w:t>יח"ד בהיקף שטחים כמפורט להלן:</w:t>
      </w:r>
    </w:p>
    <w:p w14:paraId="34FECE7A"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p>
    <w:p w14:paraId="2E44001A" w14:textId="423647C4" w:rsidR="00C140D3" w:rsidRPr="00C140D3" w:rsidRDefault="00C140D3" w:rsidP="004D37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2.1</w:t>
      </w:r>
      <w:r w:rsidRPr="00C140D3">
        <w:rPr>
          <w:rFonts w:ascii="Times New Roman" w:eastAsia="Times New Roman" w:hAnsi="Times New Roman" w:cs="David" w:hint="cs"/>
          <w:sz w:val="24"/>
          <w:szCs w:val="24"/>
          <w:rtl/>
        </w:rPr>
        <w:tab/>
        <w:t xml:space="preserve">שטחי מגורים כ </w:t>
      </w:r>
      <w:r w:rsidRPr="00C140D3">
        <w:rPr>
          <w:rFonts w:ascii="Times New Roman" w:eastAsia="Times New Roman" w:hAnsi="Times New Roman" w:cs="David"/>
          <w:sz w:val="24"/>
          <w:szCs w:val="24"/>
          <w:rtl/>
        </w:rPr>
        <w:t>–</w:t>
      </w:r>
      <w:r w:rsidRPr="00C140D3">
        <w:rPr>
          <w:rFonts w:ascii="Times New Roman" w:eastAsia="Times New Roman" w:hAnsi="Times New Roman" w:cs="David" w:hint="cs"/>
          <w:sz w:val="24"/>
          <w:szCs w:val="24"/>
          <w:rtl/>
        </w:rPr>
        <w:t xml:space="preserve"> </w:t>
      </w:r>
      <w:del w:id="136" w:author="Meryl Etman" w:date="2019-01-13T14:21:00Z">
        <w:r w:rsidRPr="00C140D3" w:rsidDel="004D37D3">
          <w:rPr>
            <w:rFonts w:ascii="Times New Roman" w:eastAsia="Times New Roman" w:hAnsi="Times New Roman" w:cs="David" w:hint="cs"/>
            <w:sz w:val="24"/>
            <w:szCs w:val="24"/>
            <w:rtl/>
          </w:rPr>
          <w:delText>_________</w:delText>
        </w:r>
      </w:del>
      <w:ins w:id="137" w:author="Meryl Etman" w:date="2019-01-13T14:21:00Z">
        <w:r w:rsidR="004D37D3">
          <w:rPr>
            <w:rFonts w:ascii="Times New Roman" w:eastAsia="Times New Roman" w:hAnsi="Times New Roman" w:cs="David" w:hint="cs"/>
            <w:sz w:val="24"/>
            <w:szCs w:val="24"/>
            <w:rtl/>
          </w:rPr>
          <w:t xml:space="preserve">28,700 </w:t>
        </w:r>
      </w:ins>
      <w:r w:rsidRPr="00C140D3">
        <w:rPr>
          <w:rFonts w:ascii="Times New Roman" w:eastAsia="Times New Roman" w:hAnsi="Times New Roman" w:cs="David" w:hint="cs"/>
          <w:sz w:val="24"/>
          <w:szCs w:val="24"/>
          <w:rtl/>
        </w:rPr>
        <w:t>מ"ר.</w:t>
      </w:r>
    </w:p>
    <w:p w14:paraId="01C4C0DD" w14:textId="0532CB93" w:rsidR="00C140D3" w:rsidRPr="00C140D3" w:rsidRDefault="00C140D3" w:rsidP="004E43B2">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2.2</w:t>
      </w:r>
      <w:r w:rsidRPr="00C140D3">
        <w:rPr>
          <w:rFonts w:ascii="Times New Roman" w:eastAsia="Times New Roman" w:hAnsi="Times New Roman" w:cs="David" w:hint="cs"/>
          <w:sz w:val="24"/>
          <w:szCs w:val="24"/>
          <w:rtl/>
        </w:rPr>
        <w:tab/>
        <w:t>שטחי מסחר כ</w:t>
      </w:r>
      <w:r w:rsidRPr="00C140D3">
        <w:rPr>
          <w:rFonts w:ascii="Times New Roman" w:eastAsia="Times New Roman" w:hAnsi="Times New Roman" w:cs="David"/>
          <w:sz w:val="24"/>
          <w:szCs w:val="24"/>
          <w:rtl/>
        </w:rPr>
        <w:t>–</w:t>
      </w:r>
      <w:r w:rsidRPr="00C140D3">
        <w:rPr>
          <w:rFonts w:ascii="Times New Roman" w:eastAsia="Times New Roman" w:hAnsi="Times New Roman" w:cs="David" w:hint="cs"/>
          <w:sz w:val="24"/>
          <w:szCs w:val="24"/>
          <w:rtl/>
        </w:rPr>
        <w:t xml:space="preserve"> </w:t>
      </w:r>
      <w:del w:id="138" w:author="Meryl Etman" w:date="2019-01-13T14:20:00Z">
        <w:r w:rsidRPr="00C140D3" w:rsidDel="00BA7C98">
          <w:rPr>
            <w:rFonts w:ascii="Times New Roman" w:eastAsia="Times New Roman" w:hAnsi="Times New Roman" w:cs="David" w:hint="cs"/>
            <w:sz w:val="24"/>
            <w:szCs w:val="24"/>
            <w:rtl/>
          </w:rPr>
          <w:delText>__________</w:delText>
        </w:r>
      </w:del>
      <w:ins w:id="139" w:author="Meryl Etman" w:date="2019-01-13T14:20:00Z">
        <w:r w:rsidR="00BA7C98">
          <w:rPr>
            <w:rFonts w:ascii="Times New Roman" w:eastAsia="Times New Roman" w:hAnsi="Times New Roman" w:cs="David" w:hint="cs"/>
            <w:sz w:val="24"/>
            <w:szCs w:val="24"/>
            <w:rtl/>
          </w:rPr>
          <w:t>0</w:t>
        </w:r>
        <w:r w:rsidR="004E43B2">
          <w:rPr>
            <w:rFonts w:ascii="Times New Roman" w:eastAsia="Times New Roman" w:hAnsi="Times New Roman" w:cs="David" w:hint="cs"/>
            <w:sz w:val="24"/>
            <w:szCs w:val="24"/>
            <w:rtl/>
          </w:rPr>
          <w:t xml:space="preserve"> </w:t>
        </w:r>
      </w:ins>
      <w:r w:rsidRPr="00C140D3">
        <w:rPr>
          <w:rFonts w:ascii="Times New Roman" w:eastAsia="Times New Roman" w:hAnsi="Times New Roman" w:cs="David" w:hint="cs"/>
          <w:sz w:val="24"/>
          <w:szCs w:val="24"/>
          <w:rtl/>
        </w:rPr>
        <w:t>ֹֹֹֹמ"ר.</w:t>
      </w:r>
    </w:p>
    <w:p w14:paraId="74278279" w14:textId="5AF88D8B" w:rsidR="00C140D3" w:rsidRPr="00C140D3" w:rsidRDefault="00C140D3" w:rsidP="004D37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2.3</w:t>
      </w:r>
      <w:r w:rsidRPr="00C140D3">
        <w:rPr>
          <w:rFonts w:ascii="Times New Roman" w:eastAsia="Times New Roman" w:hAnsi="Times New Roman" w:cs="David" w:hint="cs"/>
          <w:sz w:val="24"/>
          <w:szCs w:val="24"/>
          <w:rtl/>
        </w:rPr>
        <w:tab/>
        <w:t>מרתפים כ</w:t>
      </w:r>
      <w:r w:rsidRPr="00C140D3">
        <w:rPr>
          <w:rFonts w:ascii="Times New Roman" w:eastAsia="Times New Roman" w:hAnsi="Times New Roman" w:cs="David"/>
          <w:sz w:val="24"/>
          <w:szCs w:val="24"/>
          <w:rtl/>
        </w:rPr>
        <w:t>–</w:t>
      </w:r>
      <w:r w:rsidRPr="00C140D3">
        <w:rPr>
          <w:rFonts w:ascii="Times New Roman" w:eastAsia="Times New Roman" w:hAnsi="Times New Roman" w:cs="David" w:hint="cs"/>
          <w:sz w:val="24"/>
          <w:szCs w:val="24"/>
          <w:rtl/>
        </w:rPr>
        <w:t xml:space="preserve"> </w:t>
      </w:r>
      <w:del w:id="140" w:author="Meryl Etman" w:date="2019-01-13T14:22:00Z">
        <w:r w:rsidRPr="00C140D3" w:rsidDel="004D37D3">
          <w:rPr>
            <w:rFonts w:ascii="Times New Roman" w:eastAsia="Times New Roman" w:hAnsi="Times New Roman" w:cs="David" w:hint="cs"/>
            <w:sz w:val="24"/>
            <w:szCs w:val="24"/>
            <w:rtl/>
          </w:rPr>
          <w:delText>____________ֹֹֹֹֹֹֹ</w:delText>
        </w:r>
      </w:del>
      <w:ins w:id="141" w:author="Meryl Etman" w:date="2019-01-13T14:22:00Z">
        <w:r w:rsidR="004D37D3">
          <w:rPr>
            <w:rFonts w:ascii="Times New Roman" w:eastAsia="Times New Roman" w:hAnsi="Times New Roman" w:cs="David" w:hint="cs"/>
            <w:sz w:val="24"/>
            <w:szCs w:val="24"/>
            <w:rtl/>
          </w:rPr>
          <w:t>12,800</w:t>
        </w:r>
      </w:ins>
      <w:r w:rsidRPr="00C140D3">
        <w:rPr>
          <w:rFonts w:ascii="Times New Roman" w:eastAsia="Times New Roman" w:hAnsi="Times New Roman" w:cs="David" w:hint="cs"/>
          <w:sz w:val="24"/>
          <w:szCs w:val="24"/>
          <w:rtl/>
        </w:rPr>
        <w:t xml:space="preserve"> מ"ר.</w:t>
      </w:r>
    </w:p>
    <w:p w14:paraId="2AC551E6"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p>
    <w:p w14:paraId="6EE3AB5C" w14:textId="77777777" w:rsidR="00C140D3" w:rsidRPr="00C140D3" w:rsidRDefault="00C140D3" w:rsidP="00C140D3">
      <w:pPr>
        <w:widowControl w:val="0"/>
        <w:numPr>
          <w:ilvl w:val="0"/>
          <w:numId w:val="25"/>
        </w:numPr>
        <w:spacing w:before="0" w:beforeAutospacing="0" w:after="0" w:afterAutospacing="0" w:line="240" w:lineRule="auto"/>
        <w:jc w:val="both"/>
        <w:rPr>
          <w:rFonts w:ascii="Times New Roman" w:eastAsia="Times New Roman" w:hAnsi="Times New Roman" w:cs="David"/>
          <w:sz w:val="24"/>
          <w:szCs w:val="24"/>
        </w:rPr>
      </w:pPr>
      <w:r w:rsidRPr="00C140D3">
        <w:rPr>
          <w:rFonts w:ascii="Times New Roman" w:eastAsia="Times New Roman" w:hAnsi="Times New Roman" w:cs="David"/>
          <w:sz w:val="24"/>
          <w:szCs w:val="24"/>
          <w:rtl/>
        </w:rPr>
        <w:t>למען הסר ספק:</w:t>
      </w:r>
    </w:p>
    <w:p w14:paraId="2F31DB37" w14:textId="77777777" w:rsidR="00C140D3" w:rsidRPr="00C140D3" w:rsidRDefault="00C140D3" w:rsidP="00C140D3">
      <w:pPr>
        <w:widowControl w:val="0"/>
        <w:spacing w:before="0" w:beforeAutospacing="0" w:after="0" w:afterAutospacing="0" w:line="240" w:lineRule="auto"/>
        <w:ind w:left="720"/>
        <w:jc w:val="both"/>
        <w:rPr>
          <w:rFonts w:ascii="Times New Roman" w:eastAsia="Times New Roman" w:hAnsi="Times New Roman" w:cs="David"/>
          <w:sz w:val="24"/>
          <w:szCs w:val="24"/>
          <w:rtl/>
        </w:rPr>
      </w:pPr>
    </w:p>
    <w:p w14:paraId="26B38AF3" w14:textId="77777777" w:rsidR="00C140D3" w:rsidRPr="00C140D3" w:rsidRDefault="00C140D3" w:rsidP="00C140D3">
      <w:pPr>
        <w:spacing w:before="0" w:beforeAutospacing="0" w:after="0" w:afterAutospacing="0" w:line="360" w:lineRule="auto"/>
        <w:ind w:left="1440" w:hanging="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3.1</w:t>
      </w:r>
      <w:r w:rsidRPr="00C140D3">
        <w:rPr>
          <w:rFonts w:ascii="Times New Roman" w:eastAsia="Times New Roman" w:hAnsi="Times New Roman" w:cs="David"/>
          <w:sz w:val="24"/>
          <w:szCs w:val="24"/>
          <w:rtl/>
        </w:rPr>
        <w:tab/>
        <w:t>מובהר כי שכר המתכנן ומועדי התשלום הינם סופיים ומוחלטים, והם לא ישתנו מכל גורם שהו</w:t>
      </w:r>
      <w:r w:rsidRPr="00C140D3">
        <w:rPr>
          <w:rFonts w:ascii="Times New Roman" w:eastAsia="Times New Roman" w:hAnsi="Times New Roman" w:cs="David" w:hint="cs"/>
          <w:sz w:val="24"/>
          <w:szCs w:val="24"/>
          <w:rtl/>
        </w:rPr>
        <w:t xml:space="preserve">א כמפורט בסעיף 7 לחוזה. </w:t>
      </w:r>
    </w:p>
    <w:p w14:paraId="50E64812"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3.</w:t>
      </w:r>
      <w:r w:rsidRPr="00C140D3">
        <w:rPr>
          <w:rFonts w:ascii="Times New Roman" w:eastAsia="Times New Roman" w:hAnsi="Times New Roman" w:cs="David" w:hint="cs"/>
          <w:sz w:val="24"/>
          <w:szCs w:val="24"/>
          <w:rtl/>
        </w:rPr>
        <w:t>2</w:t>
      </w:r>
      <w:r w:rsidRPr="00C140D3">
        <w:rPr>
          <w:rFonts w:ascii="Times New Roman" w:eastAsia="Times New Roman" w:hAnsi="Times New Roman" w:cs="David"/>
          <w:sz w:val="24"/>
          <w:szCs w:val="24"/>
          <w:rtl/>
        </w:rPr>
        <w:tab/>
        <w:t>שכר המתכנן כולל את כל המפורט בחוזה על כל נספחיו, לרבות נספח ב'</w:t>
      </w:r>
      <w:r w:rsidRPr="00C140D3">
        <w:rPr>
          <w:rFonts w:ascii="Times New Roman" w:eastAsia="Times New Roman" w:hAnsi="Times New Roman" w:cs="David" w:hint="cs"/>
          <w:sz w:val="24"/>
          <w:szCs w:val="24"/>
          <w:rtl/>
        </w:rPr>
        <w:t xml:space="preserve"> ונספח ח'</w:t>
      </w:r>
      <w:r w:rsidRPr="00C140D3">
        <w:rPr>
          <w:rFonts w:ascii="Times New Roman" w:eastAsia="Times New Roman" w:hAnsi="Times New Roman" w:cs="David"/>
          <w:sz w:val="24"/>
          <w:szCs w:val="24"/>
          <w:rtl/>
        </w:rPr>
        <w:t>.</w:t>
      </w:r>
    </w:p>
    <w:p w14:paraId="2D67B26E" w14:textId="77777777" w:rsidR="00C140D3" w:rsidRPr="00C140D3" w:rsidRDefault="00C140D3" w:rsidP="00C140D3">
      <w:pPr>
        <w:spacing w:before="0" w:beforeAutospacing="0" w:after="0" w:afterAutospacing="0" w:line="360" w:lineRule="auto"/>
        <w:ind w:left="1440" w:hanging="720"/>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3.3</w:t>
      </w:r>
      <w:r w:rsidRPr="00C140D3">
        <w:rPr>
          <w:rFonts w:ascii="Times New Roman" w:eastAsia="Times New Roman" w:hAnsi="Times New Roman" w:cs="David" w:hint="cs"/>
          <w:sz w:val="24"/>
          <w:szCs w:val="24"/>
          <w:rtl/>
        </w:rPr>
        <w:tab/>
      </w:r>
      <w:r w:rsidRPr="00C140D3">
        <w:rPr>
          <w:rFonts w:ascii="Times New Roman" w:eastAsia="Times New Roman" w:hAnsi="Times New Roman" w:cs="David"/>
          <w:sz w:val="24"/>
          <w:szCs w:val="24"/>
          <w:rtl/>
        </w:rPr>
        <w:t>התמורה הינה סופית ולא תאושרנה תוספות שכר עקב שינויי תכנון בגלל התקדמות התכנון של שאר היועצים</w:t>
      </w:r>
      <w:r w:rsidRPr="00C140D3">
        <w:rPr>
          <w:rFonts w:ascii="Times New Roman" w:eastAsia="Times New Roman" w:hAnsi="Times New Roman" w:cs="David" w:hint="cs"/>
          <w:sz w:val="24"/>
          <w:szCs w:val="24"/>
          <w:rtl/>
        </w:rPr>
        <w:t>.</w:t>
      </w:r>
    </w:p>
    <w:p w14:paraId="7E350245" w14:textId="77777777" w:rsidR="00C140D3" w:rsidRPr="00C140D3" w:rsidRDefault="00C140D3" w:rsidP="00C140D3">
      <w:pPr>
        <w:spacing w:before="0" w:beforeAutospacing="0" w:after="0" w:afterAutospacing="0" w:line="360" w:lineRule="auto"/>
        <w:ind w:left="1388" w:hanging="709"/>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3.4</w:t>
      </w:r>
      <w:r w:rsidRPr="00C140D3">
        <w:rPr>
          <w:rFonts w:ascii="Times New Roman" w:eastAsia="Times New Roman" w:hAnsi="Times New Roman" w:cs="David" w:hint="cs"/>
          <w:sz w:val="24"/>
          <w:szCs w:val="24"/>
          <w:rtl/>
        </w:rPr>
        <w:tab/>
        <w:t xml:space="preserve">על אף האמור בסעיף 3.1 לעיל, </w:t>
      </w:r>
      <w:r w:rsidRPr="00C140D3">
        <w:rPr>
          <w:rFonts w:ascii="Times New Roman" w:eastAsia="Times New Roman" w:hAnsi="Times New Roman" w:cs="David"/>
          <w:sz w:val="24"/>
          <w:szCs w:val="24"/>
          <w:rtl/>
        </w:rPr>
        <w:t xml:space="preserve">בקשות לתוספת שכר </w:t>
      </w:r>
      <w:r w:rsidRPr="00C140D3">
        <w:rPr>
          <w:rFonts w:ascii="Times New Roman" w:eastAsia="Times New Roman" w:hAnsi="Times New Roman" w:cs="David" w:hint="cs"/>
          <w:sz w:val="24"/>
          <w:szCs w:val="24"/>
          <w:rtl/>
        </w:rPr>
        <w:t>ידונו בתנאים כמפורט בסעיף 8 לחוזה בלבד.</w:t>
      </w:r>
    </w:p>
    <w:p w14:paraId="52A508E0" w14:textId="16B73C6D" w:rsidR="00C140D3" w:rsidRPr="00C140D3" w:rsidDel="004D37D3" w:rsidRDefault="00C140D3" w:rsidP="004D37D3">
      <w:pPr>
        <w:spacing w:before="0" w:beforeAutospacing="0" w:after="0" w:afterAutospacing="0" w:line="360" w:lineRule="auto"/>
        <w:ind w:left="1388" w:hanging="709"/>
        <w:jc w:val="both"/>
        <w:rPr>
          <w:del w:id="142" w:author="Meryl Etman" w:date="2019-01-13T14:22:00Z"/>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3.5</w:t>
      </w:r>
      <w:del w:id="143" w:author="Meryl Etman" w:date="2019-01-13T14:22:00Z">
        <w:r w:rsidRPr="00C140D3" w:rsidDel="004D37D3">
          <w:rPr>
            <w:rFonts w:ascii="Times New Roman" w:eastAsia="Times New Roman" w:hAnsi="Times New Roman" w:cs="David" w:hint="cs"/>
            <w:sz w:val="24"/>
            <w:szCs w:val="24"/>
            <w:rtl/>
          </w:rPr>
          <w:tab/>
          <w:delText xml:space="preserve">תוספות שכר ככל שיתקבלו על פי סעיף 8.2.2 לחוזה יחושבו בשיעורים כדלקמן ובלבד שהגדלת מספר יחידות הדיור, מהווה חריגה מהיקף השטחים, המפורט בסעיף 2 לעיל: </w:delText>
        </w:r>
      </w:del>
    </w:p>
    <w:p w14:paraId="2052644D" w14:textId="0E95D873" w:rsidR="00C140D3" w:rsidRPr="00C140D3" w:rsidDel="004D37D3" w:rsidRDefault="00C140D3" w:rsidP="004D37D3">
      <w:pPr>
        <w:spacing w:before="0" w:beforeAutospacing="0" w:after="0" w:afterAutospacing="0" w:line="360" w:lineRule="auto"/>
        <w:ind w:left="1388" w:hanging="709"/>
        <w:jc w:val="both"/>
        <w:rPr>
          <w:del w:id="144" w:author="Meryl Etman" w:date="2019-01-13T14:22:00Z"/>
          <w:rFonts w:ascii="Times New Roman" w:eastAsia="Times New Roman" w:hAnsi="Times New Roman" w:cs="David"/>
          <w:sz w:val="24"/>
          <w:szCs w:val="24"/>
          <w:rtl/>
        </w:rPr>
      </w:pPr>
    </w:p>
    <w:p w14:paraId="13DE992B" w14:textId="1D439C2B" w:rsidR="00C140D3" w:rsidRPr="00C140D3" w:rsidDel="004D37D3" w:rsidRDefault="00C140D3">
      <w:pPr>
        <w:spacing w:before="0" w:beforeAutospacing="0" w:after="0" w:afterAutospacing="0" w:line="360" w:lineRule="auto"/>
        <w:ind w:left="1388" w:hanging="709"/>
        <w:jc w:val="both"/>
        <w:rPr>
          <w:del w:id="145" w:author="Meryl Etman" w:date="2019-01-13T14:22:00Z"/>
          <w:rFonts w:ascii="Times New Roman" w:eastAsia="Times New Roman" w:hAnsi="Times New Roman" w:cs="David"/>
          <w:sz w:val="24"/>
          <w:szCs w:val="24"/>
          <w:rtl/>
        </w:rPr>
        <w:pPrChange w:id="146" w:author="Meryl Etman" w:date="2019-01-13T14:22:00Z">
          <w:pPr>
            <w:spacing w:before="0" w:beforeAutospacing="0" w:after="0" w:afterAutospacing="0" w:line="276" w:lineRule="auto"/>
            <w:ind w:left="1388" w:hanging="709"/>
            <w:jc w:val="both"/>
          </w:pPr>
        </w:pPrChange>
      </w:pPr>
      <w:del w:id="147" w:author="Meryl Etman" w:date="2019-01-13T14:22:00Z">
        <w:r w:rsidRPr="00C140D3" w:rsidDel="004D37D3">
          <w:rPr>
            <w:rFonts w:ascii="Times New Roman" w:eastAsia="Times New Roman" w:hAnsi="Times New Roman" w:cs="David"/>
            <w:sz w:val="24"/>
            <w:szCs w:val="24"/>
            <w:rtl/>
          </w:rPr>
          <w:tab/>
        </w:r>
        <w:r w:rsidRPr="00C140D3" w:rsidDel="004D37D3">
          <w:rPr>
            <w:rFonts w:ascii="Times New Roman" w:eastAsia="Times New Roman" w:hAnsi="Times New Roman" w:cs="David" w:hint="cs"/>
            <w:sz w:val="24"/>
            <w:szCs w:val="24"/>
            <w:rtl/>
          </w:rPr>
          <w:delText>3.5.1</w:delText>
        </w:r>
        <w:r w:rsidRPr="00C140D3" w:rsidDel="004D37D3">
          <w:rPr>
            <w:rFonts w:ascii="Times New Roman" w:eastAsia="Times New Roman" w:hAnsi="Times New Roman" w:cs="David" w:hint="cs"/>
            <w:sz w:val="24"/>
            <w:szCs w:val="24"/>
            <w:rtl/>
          </w:rPr>
          <w:tab/>
          <w:delText>_____</w:delText>
        </w:r>
        <w:r w:rsidRPr="00C140D3" w:rsidDel="004D37D3">
          <w:rPr>
            <w:rFonts w:ascii="Times New Roman" w:eastAsia="Times New Roman" w:hAnsi="Times New Roman" w:cs="David"/>
            <w:sz w:val="24"/>
            <w:szCs w:val="24"/>
            <w:rtl/>
          </w:rPr>
          <w:delText xml:space="preserve"> ש"ח לכל</w:delText>
        </w:r>
        <w:r w:rsidRPr="00C140D3" w:rsidDel="004D37D3">
          <w:rPr>
            <w:rFonts w:ascii="Times New Roman" w:eastAsia="Times New Roman" w:hAnsi="Times New Roman" w:cs="David" w:hint="cs"/>
            <w:sz w:val="24"/>
            <w:szCs w:val="24"/>
            <w:rtl/>
          </w:rPr>
          <w:delText xml:space="preserve"> </w:delText>
        </w:r>
        <w:r w:rsidRPr="00C140D3" w:rsidDel="004D37D3">
          <w:rPr>
            <w:rFonts w:ascii="Times New Roman" w:eastAsia="Times New Roman" w:hAnsi="Times New Roman" w:cs="David"/>
            <w:sz w:val="24"/>
            <w:szCs w:val="24"/>
            <w:rtl/>
          </w:rPr>
          <w:delText>יחידת דיור</w:delText>
        </w:r>
        <w:r w:rsidRPr="00C140D3" w:rsidDel="004D37D3">
          <w:rPr>
            <w:rFonts w:ascii="Times New Roman" w:eastAsia="Times New Roman" w:hAnsi="Times New Roman" w:cs="David" w:hint="cs"/>
            <w:sz w:val="24"/>
            <w:szCs w:val="24"/>
            <w:rtl/>
          </w:rPr>
          <w:delText>.</w:delText>
        </w:r>
      </w:del>
    </w:p>
    <w:p w14:paraId="5DA6CD21" w14:textId="45CAE88D" w:rsidR="00C140D3" w:rsidRPr="00C140D3" w:rsidDel="004D37D3" w:rsidRDefault="00C140D3">
      <w:pPr>
        <w:spacing w:before="0" w:beforeAutospacing="0" w:after="0" w:afterAutospacing="0" w:line="360" w:lineRule="auto"/>
        <w:ind w:left="1388" w:hanging="709"/>
        <w:jc w:val="both"/>
        <w:rPr>
          <w:del w:id="148" w:author="Meryl Etman" w:date="2019-01-13T14:22:00Z"/>
          <w:rFonts w:ascii="Times New Roman" w:eastAsia="Times New Roman" w:hAnsi="Times New Roman" w:cs="David"/>
          <w:sz w:val="24"/>
          <w:szCs w:val="24"/>
          <w:rtl/>
        </w:rPr>
        <w:pPrChange w:id="149" w:author="Meryl Etman" w:date="2019-01-13T14:22:00Z">
          <w:pPr>
            <w:spacing w:before="0" w:beforeAutospacing="0" w:after="0" w:afterAutospacing="0" w:line="276" w:lineRule="auto"/>
            <w:ind w:left="1388" w:hanging="709"/>
            <w:jc w:val="both"/>
          </w:pPr>
        </w:pPrChange>
      </w:pPr>
    </w:p>
    <w:p w14:paraId="631841E7" w14:textId="3267E88E" w:rsidR="00C140D3" w:rsidRPr="00C140D3" w:rsidRDefault="00C140D3">
      <w:pPr>
        <w:spacing w:before="0" w:beforeAutospacing="0" w:after="0" w:afterAutospacing="0" w:line="360" w:lineRule="auto"/>
        <w:ind w:left="1388" w:hanging="709"/>
        <w:jc w:val="both"/>
        <w:rPr>
          <w:rFonts w:ascii="Times New Roman" w:eastAsia="Times New Roman" w:hAnsi="Times New Roman" w:cs="David"/>
          <w:sz w:val="24"/>
          <w:szCs w:val="24"/>
          <w:rtl/>
        </w:rPr>
        <w:pPrChange w:id="150" w:author="Meryl Etman" w:date="2019-01-13T14:22:00Z">
          <w:pPr>
            <w:spacing w:before="0" w:beforeAutospacing="0" w:after="0" w:afterAutospacing="0" w:line="276" w:lineRule="auto"/>
            <w:ind w:left="1388" w:hanging="709"/>
            <w:jc w:val="both"/>
          </w:pPr>
        </w:pPrChange>
      </w:pPr>
      <w:del w:id="151" w:author="Meryl Etman" w:date="2019-01-13T14:22:00Z">
        <w:r w:rsidRPr="00C140D3" w:rsidDel="004D37D3">
          <w:rPr>
            <w:rFonts w:ascii="Times New Roman" w:eastAsia="Times New Roman" w:hAnsi="Times New Roman" w:cs="David" w:hint="cs"/>
            <w:sz w:val="24"/>
            <w:szCs w:val="24"/>
            <w:rtl/>
          </w:rPr>
          <w:tab/>
          <w:delText>3.5.2</w:delText>
        </w:r>
        <w:r w:rsidRPr="00C140D3" w:rsidDel="004D37D3">
          <w:rPr>
            <w:rFonts w:ascii="Times New Roman" w:eastAsia="Times New Roman" w:hAnsi="Times New Roman" w:cs="David" w:hint="cs"/>
            <w:sz w:val="24"/>
            <w:szCs w:val="24"/>
            <w:rtl/>
          </w:rPr>
          <w:tab/>
          <w:delText>____ ₪ ל</w:delText>
        </w:r>
        <w:r w:rsidRPr="00C140D3" w:rsidDel="004D37D3">
          <w:rPr>
            <w:rFonts w:ascii="Times New Roman" w:eastAsia="Times New Roman" w:hAnsi="Times New Roman" w:cs="David"/>
            <w:sz w:val="24"/>
            <w:szCs w:val="24"/>
            <w:rtl/>
          </w:rPr>
          <w:delText xml:space="preserve">כל מ"ר בנוי ומקורה </w:delText>
        </w:r>
        <w:r w:rsidRPr="00C140D3" w:rsidDel="004D37D3">
          <w:rPr>
            <w:rFonts w:ascii="Times New Roman" w:eastAsia="Times New Roman" w:hAnsi="Times New Roman" w:cs="David" w:hint="cs"/>
            <w:sz w:val="24"/>
            <w:szCs w:val="24"/>
            <w:rtl/>
          </w:rPr>
          <w:delText>של המסחר (עילי ותת קרקעי).</w:delText>
        </w:r>
      </w:del>
    </w:p>
    <w:p w14:paraId="34A52FBB" w14:textId="77777777" w:rsidR="00C140D3" w:rsidRPr="00C140D3" w:rsidRDefault="00C140D3" w:rsidP="00C140D3">
      <w:pPr>
        <w:spacing w:before="0" w:beforeAutospacing="0" w:after="0" w:afterAutospacing="0" w:line="276" w:lineRule="auto"/>
        <w:ind w:left="1388" w:hanging="709"/>
        <w:jc w:val="both"/>
        <w:rPr>
          <w:rFonts w:ascii="Times New Roman" w:eastAsia="Times New Roman" w:hAnsi="Times New Roman" w:cs="David"/>
          <w:sz w:val="24"/>
          <w:szCs w:val="24"/>
          <w:rtl/>
        </w:rPr>
      </w:pPr>
    </w:p>
    <w:p w14:paraId="4024F997" w14:textId="46DAB43E" w:rsidR="00C140D3" w:rsidRPr="004D37D3" w:rsidRDefault="002365CE" w:rsidP="004D37D3">
      <w:pPr>
        <w:widowControl w:val="0"/>
        <w:numPr>
          <w:ilvl w:val="0"/>
          <w:numId w:val="25"/>
        </w:numPr>
        <w:spacing w:before="0" w:beforeAutospacing="0" w:after="0" w:afterAutospacing="0" w:line="240" w:lineRule="auto"/>
        <w:jc w:val="both"/>
        <w:rPr>
          <w:rFonts w:ascii="David" w:eastAsia="Times New Roman" w:hAnsi="David" w:cs="David"/>
          <w:sz w:val="24"/>
          <w:szCs w:val="24"/>
          <w:rtl/>
          <w:rPrChange w:id="152" w:author="Meryl Etman" w:date="2019-01-13T14:25:00Z">
            <w:rPr>
              <w:rFonts w:ascii="Times New Roman" w:eastAsia="Times New Roman" w:hAnsi="Times New Roman" w:cs="David"/>
              <w:sz w:val="24"/>
              <w:szCs w:val="24"/>
              <w:rtl/>
            </w:rPr>
          </w:rPrChange>
        </w:rPr>
      </w:pPr>
      <w:r w:rsidRPr="004D37D3">
        <w:rPr>
          <w:rFonts w:ascii="David" w:hAnsi="David" w:cs="David" w:hint="eastAsia"/>
          <w:sz w:val="24"/>
          <w:szCs w:val="24"/>
          <w:rtl/>
          <w:rPrChange w:id="153" w:author="Meryl Etman" w:date="2019-01-13T14:25:00Z">
            <w:rPr>
              <w:rFonts w:hint="eastAsia"/>
              <w:rtl/>
            </w:rPr>
          </w:rPrChange>
        </w:rPr>
        <w:t>הסכום</w:t>
      </w:r>
      <w:r w:rsidRPr="004D37D3">
        <w:rPr>
          <w:rFonts w:ascii="David" w:hAnsi="David" w:cs="David"/>
          <w:sz w:val="24"/>
          <w:szCs w:val="24"/>
          <w:rtl/>
          <w:rPrChange w:id="154" w:author="Meryl Etman" w:date="2019-01-13T14:25:00Z">
            <w:rPr>
              <w:rtl/>
            </w:rPr>
          </w:rPrChange>
        </w:rPr>
        <w:t xml:space="preserve"> </w:t>
      </w:r>
      <w:r w:rsidRPr="004D37D3">
        <w:rPr>
          <w:rFonts w:ascii="David" w:hAnsi="David" w:cs="David" w:hint="eastAsia"/>
          <w:sz w:val="24"/>
          <w:szCs w:val="24"/>
          <w:rtl/>
          <w:rPrChange w:id="155" w:author="Meryl Etman" w:date="2019-01-13T14:25:00Z">
            <w:rPr>
              <w:rFonts w:hint="eastAsia"/>
              <w:rtl/>
            </w:rPr>
          </w:rPrChange>
        </w:rPr>
        <w:t>המפורט</w:t>
      </w:r>
      <w:r w:rsidRPr="004D37D3">
        <w:rPr>
          <w:rFonts w:ascii="David" w:hAnsi="David" w:cs="David"/>
          <w:sz w:val="24"/>
          <w:szCs w:val="24"/>
          <w:rtl/>
          <w:rPrChange w:id="156" w:author="Meryl Etman" w:date="2019-01-13T14:25:00Z">
            <w:rPr>
              <w:rtl/>
            </w:rPr>
          </w:rPrChange>
        </w:rPr>
        <w:t xml:space="preserve"> </w:t>
      </w:r>
      <w:r w:rsidRPr="004D37D3">
        <w:rPr>
          <w:rFonts w:ascii="David" w:hAnsi="David" w:cs="David" w:hint="eastAsia"/>
          <w:sz w:val="24"/>
          <w:szCs w:val="24"/>
          <w:rtl/>
          <w:rPrChange w:id="157" w:author="Meryl Etman" w:date="2019-01-13T14:25:00Z">
            <w:rPr>
              <w:rFonts w:hint="eastAsia"/>
              <w:rtl/>
            </w:rPr>
          </w:rPrChange>
        </w:rPr>
        <w:t>בסעיף</w:t>
      </w:r>
      <w:r w:rsidRPr="004D37D3">
        <w:rPr>
          <w:rFonts w:ascii="David" w:hAnsi="David" w:cs="David"/>
          <w:sz w:val="24"/>
          <w:szCs w:val="24"/>
          <w:rtl/>
          <w:rPrChange w:id="158" w:author="Meryl Etman" w:date="2019-01-13T14:25:00Z">
            <w:rPr>
              <w:rtl/>
            </w:rPr>
          </w:rPrChange>
        </w:rPr>
        <w:t xml:space="preserve"> 1 </w:t>
      </w:r>
      <w:r w:rsidRPr="004D37D3">
        <w:rPr>
          <w:rFonts w:ascii="David" w:hAnsi="David" w:cs="David" w:hint="eastAsia"/>
          <w:sz w:val="24"/>
          <w:szCs w:val="24"/>
          <w:rtl/>
          <w:rPrChange w:id="159" w:author="Meryl Etman" w:date="2019-01-13T14:25:00Z">
            <w:rPr>
              <w:rFonts w:hint="eastAsia"/>
              <w:rtl/>
            </w:rPr>
          </w:rPrChange>
        </w:rPr>
        <w:t>לעיל</w:t>
      </w:r>
      <w:r w:rsidRPr="004D37D3">
        <w:rPr>
          <w:rFonts w:ascii="David" w:hAnsi="David" w:cs="David"/>
          <w:sz w:val="24"/>
          <w:szCs w:val="24"/>
          <w:rtl/>
          <w:rPrChange w:id="160" w:author="Meryl Etman" w:date="2019-01-13T14:25:00Z">
            <w:rPr>
              <w:rtl/>
            </w:rPr>
          </w:rPrChange>
        </w:rPr>
        <w:t xml:space="preserve"> </w:t>
      </w:r>
      <w:r w:rsidRPr="004D37D3">
        <w:rPr>
          <w:rFonts w:ascii="David" w:hAnsi="David" w:cs="David" w:hint="eastAsia"/>
          <w:sz w:val="24"/>
          <w:szCs w:val="24"/>
          <w:rtl/>
          <w:rPrChange w:id="161" w:author="Meryl Etman" w:date="2019-01-13T14:25:00Z">
            <w:rPr>
              <w:rFonts w:hint="eastAsia"/>
              <w:rtl/>
            </w:rPr>
          </w:rPrChange>
        </w:rPr>
        <w:t>יהיה</w:t>
      </w:r>
      <w:r w:rsidRPr="004D37D3">
        <w:rPr>
          <w:rFonts w:ascii="David" w:hAnsi="David" w:cs="David"/>
          <w:sz w:val="24"/>
          <w:szCs w:val="24"/>
          <w:rtl/>
          <w:rPrChange w:id="162" w:author="Meryl Etman" w:date="2019-01-13T14:25:00Z">
            <w:rPr>
              <w:rtl/>
            </w:rPr>
          </w:rPrChange>
        </w:rPr>
        <w:t xml:space="preserve"> </w:t>
      </w:r>
      <w:r w:rsidRPr="004D37D3">
        <w:rPr>
          <w:rFonts w:ascii="David" w:hAnsi="David" w:cs="David" w:hint="eastAsia"/>
          <w:sz w:val="24"/>
          <w:szCs w:val="24"/>
          <w:rtl/>
          <w:rPrChange w:id="163" w:author="Meryl Etman" w:date="2019-01-13T14:25:00Z">
            <w:rPr>
              <w:rFonts w:hint="eastAsia"/>
              <w:rtl/>
            </w:rPr>
          </w:rPrChange>
        </w:rPr>
        <w:t>צמוד</w:t>
      </w:r>
      <w:r w:rsidRPr="004D37D3">
        <w:rPr>
          <w:rFonts w:ascii="David" w:hAnsi="David" w:cs="David"/>
          <w:sz w:val="24"/>
          <w:szCs w:val="24"/>
          <w:rtl/>
          <w:rPrChange w:id="164" w:author="Meryl Etman" w:date="2019-01-13T14:25:00Z">
            <w:rPr>
              <w:rtl/>
            </w:rPr>
          </w:rPrChange>
        </w:rPr>
        <w:t xml:space="preserve"> </w:t>
      </w:r>
      <w:r w:rsidRPr="004D37D3">
        <w:rPr>
          <w:rFonts w:ascii="David" w:hAnsi="David" w:cs="David" w:hint="eastAsia"/>
          <w:sz w:val="24"/>
          <w:szCs w:val="24"/>
          <w:rtl/>
          <w:rPrChange w:id="165" w:author="Meryl Etman" w:date="2019-01-13T14:25:00Z">
            <w:rPr>
              <w:rFonts w:hint="eastAsia"/>
              <w:rtl/>
            </w:rPr>
          </w:rPrChange>
        </w:rPr>
        <w:t>ל</w:t>
      </w:r>
      <w:sdt>
        <w:sdtPr>
          <w:rPr>
            <w:rFonts w:ascii="David" w:hAnsi="David" w:cs="David"/>
            <w:color w:val="008000"/>
            <w:sz w:val="24"/>
            <w:szCs w:val="24"/>
            <w:rtl/>
          </w:rPr>
          <w:alias w:val="סוג מדד כותרת"/>
          <w:tag w:val="cntMadadTypeTitle"/>
          <w:id w:val="-942612260"/>
          <w:placeholder>
            <w:docPart w:val="00F918E4C1EC41F3B4BA817D9DBC106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ins w:id="166" w:author="Meryl Etman" w:date="2019-01-13T14:24:00Z">
            <w:r w:rsidR="004D37D3" w:rsidRPr="004D37D3">
              <w:rPr>
                <w:rFonts w:ascii="David" w:hAnsi="David" w:cs="David" w:hint="eastAsia"/>
                <w:color w:val="008000"/>
                <w:sz w:val="24"/>
                <w:szCs w:val="24"/>
                <w:rtl/>
                <w:rPrChange w:id="167" w:author="Meryl Etman" w:date="2019-01-13T14:25:00Z">
                  <w:rPr>
                    <w:rFonts w:hint="eastAsia"/>
                    <w:color w:val="008000"/>
                    <w:sz w:val="24"/>
                    <w:rtl/>
                  </w:rPr>
                </w:rPrChange>
              </w:rPr>
              <w:t>מדד</w:t>
            </w:r>
            <w:r w:rsidR="004D37D3" w:rsidRPr="004D37D3">
              <w:rPr>
                <w:rFonts w:ascii="David" w:hAnsi="David" w:cs="David"/>
                <w:color w:val="008000"/>
                <w:sz w:val="24"/>
                <w:szCs w:val="24"/>
                <w:rtl/>
                <w:rPrChange w:id="168" w:author="Meryl Etman" w:date="2019-01-13T14:25:00Z">
                  <w:rPr>
                    <w:color w:val="008000"/>
                    <w:sz w:val="24"/>
                    <w:rtl/>
                  </w:rPr>
                </w:rPrChange>
              </w:rPr>
              <w:t xml:space="preserve"> </w:t>
            </w:r>
            <w:r w:rsidR="004D37D3" w:rsidRPr="004D37D3">
              <w:rPr>
                <w:rFonts w:ascii="David" w:hAnsi="David" w:cs="David" w:hint="eastAsia"/>
                <w:color w:val="008000"/>
                <w:sz w:val="24"/>
                <w:szCs w:val="24"/>
                <w:rtl/>
                <w:rPrChange w:id="169" w:author="Meryl Etman" w:date="2019-01-13T14:25:00Z">
                  <w:rPr>
                    <w:rFonts w:hint="eastAsia"/>
                    <w:color w:val="008000"/>
                    <w:sz w:val="24"/>
                    <w:rtl/>
                  </w:rPr>
                </w:rPrChange>
              </w:rPr>
              <w:t>המחירים</w:t>
            </w:r>
            <w:r w:rsidR="004D37D3" w:rsidRPr="004D37D3">
              <w:rPr>
                <w:rFonts w:ascii="David" w:hAnsi="David" w:cs="David"/>
                <w:color w:val="008000"/>
                <w:sz w:val="24"/>
                <w:szCs w:val="24"/>
                <w:rtl/>
                <w:rPrChange w:id="170" w:author="Meryl Etman" w:date="2019-01-13T14:25:00Z">
                  <w:rPr>
                    <w:color w:val="008000"/>
                    <w:sz w:val="24"/>
                    <w:rtl/>
                  </w:rPr>
                </w:rPrChange>
              </w:rPr>
              <w:t xml:space="preserve"> </w:t>
            </w:r>
            <w:r w:rsidR="004D37D3" w:rsidRPr="004D37D3">
              <w:rPr>
                <w:rFonts w:ascii="David" w:hAnsi="David" w:cs="David" w:hint="eastAsia"/>
                <w:color w:val="008000"/>
                <w:sz w:val="24"/>
                <w:szCs w:val="24"/>
                <w:rtl/>
                <w:rPrChange w:id="171" w:author="Meryl Etman" w:date="2019-01-13T14:25:00Z">
                  <w:rPr>
                    <w:rFonts w:hint="eastAsia"/>
                    <w:color w:val="008000"/>
                    <w:sz w:val="24"/>
                    <w:rtl/>
                  </w:rPr>
                </w:rPrChange>
              </w:rPr>
              <w:t>לצרכן</w:t>
            </w:r>
          </w:ins>
        </w:sdtContent>
      </w:sdt>
      <w:r w:rsidRPr="004D37D3">
        <w:rPr>
          <w:rFonts w:ascii="David" w:hAnsi="David" w:cs="David"/>
          <w:color w:val="008000"/>
          <w:sz w:val="24"/>
          <w:szCs w:val="24"/>
          <w:rtl/>
          <w:rPrChange w:id="172" w:author="Meryl Etman" w:date="2019-01-13T14:25:00Z">
            <w:rPr>
              <w:color w:val="008000"/>
              <w:sz w:val="24"/>
              <w:rtl/>
            </w:rPr>
          </w:rPrChange>
        </w:rPr>
        <w:br/>
      </w:r>
      <w:sdt>
        <w:sdtPr>
          <w:rPr>
            <w:rFonts w:ascii="David" w:hAnsi="David" w:cs="David"/>
            <w:color w:val="008000"/>
            <w:sz w:val="24"/>
            <w:szCs w:val="24"/>
            <w:rtl/>
          </w:rPr>
          <w:alias w:val="מדד בגין/ידוע"/>
          <w:tag w:val="cntMadadKnown"/>
          <w:id w:val="-2098705030"/>
          <w:placeholder>
            <w:docPart w:val="5A528204CD3B4288ABBCD196A22EE5C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Known[1]" w:storeItemID="{81709D4C-33DC-48CC-AC7E-130A245806EE}"/>
          <w:text/>
        </w:sdtPr>
        <w:sdtContent>
          <w:ins w:id="173" w:author="Meryl Etman" w:date="2019-01-13T14:25:00Z">
            <w:r w:rsidR="004D37D3" w:rsidRPr="004D37D3">
              <w:rPr>
                <w:rFonts w:ascii="David" w:hAnsi="David" w:cs="David" w:hint="eastAsia"/>
                <w:color w:val="008000"/>
                <w:sz w:val="24"/>
                <w:szCs w:val="24"/>
                <w:rtl/>
                <w:rPrChange w:id="174" w:author="Meryl Etman" w:date="2019-01-13T14:25:00Z">
                  <w:rPr>
                    <w:rFonts w:hint="eastAsia"/>
                    <w:color w:val="008000"/>
                    <w:sz w:val="24"/>
                    <w:rtl/>
                  </w:rPr>
                </w:rPrChange>
              </w:rPr>
              <w:t>בגין</w:t>
            </w:r>
          </w:ins>
        </w:sdtContent>
      </w:sdt>
      <w:r w:rsidRPr="004D37D3">
        <w:rPr>
          <w:rFonts w:ascii="David" w:hAnsi="David" w:cs="David"/>
          <w:color w:val="008000"/>
          <w:sz w:val="24"/>
          <w:szCs w:val="24"/>
          <w:rtl/>
          <w:rPrChange w:id="175" w:author="Meryl Etman" w:date="2019-01-13T14:25:00Z">
            <w:rPr>
              <w:color w:val="008000"/>
              <w:sz w:val="24"/>
              <w:rtl/>
            </w:rPr>
          </w:rPrChange>
        </w:rPr>
        <w:t xml:space="preserve"> </w:t>
      </w:r>
      <w:sdt>
        <w:sdtPr>
          <w:rPr>
            <w:rFonts w:ascii="David" w:hAnsi="David" w:cs="David"/>
            <w:color w:val="008000"/>
            <w:sz w:val="24"/>
            <w:szCs w:val="24"/>
            <w:rtl/>
          </w:rPr>
          <w:alias w:val="מדד בסיס"/>
          <w:tag w:val="cntMadadBase"/>
          <w:id w:val="-1305145633"/>
          <w:placeholder>
            <w:docPart w:val="4A569F29AE7B4DD8A9A04AC3514553F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8-02-01T00:00:00Z">
            <w:dateFormat w:val="dd/MM/yyyy"/>
            <w:lid w:val="he-IL"/>
            <w:storeMappedDataAs w:val="dateTime"/>
            <w:calendar w:val="gregorian"/>
          </w:date>
        </w:sdtPr>
        <w:sdtContent>
          <w:ins w:id="176" w:author="Meryl Etman" w:date="2019-01-13T14:24:00Z">
            <w:r w:rsidR="004D37D3" w:rsidRPr="004D37D3">
              <w:rPr>
                <w:rFonts w:ascii="David" w:hAnsi="David" w:cs="David" w:hint="eastAsia"/>
                <w:color w:val="008000"/>
                <w:sz w:val="24"/>
                <w:szCs w:val="24"/>
                <w:rtl/>
                <w:rPrChange w:id="177" w:author="Meryl Etman" w:date="2019-01-13T14:25:00Z">
                  <w:rPr>
                    <w:rFonts w:hint="eastAsia"/>
                    <w:color w:val="008000"/>
                    <w:sz w:val="24"/>
                    <w:rtl/>
                  </w:rPr>
                </w:rPrChange>
              </w:rPr>
              <w:t>‏</w:t>
            </w:r>
            <w:r w:rsidR="004D37D3" w:rsidRPr="004D37D3">
              <w:rPr>
                <w:rFonts w:ascii="David" w:hAnsi="David" w:cs="David"/>
                <w:color w:val="008000"/>
                <w:sz w:val="24"/>
                <w:szCs w:val="24"/>
                <w:rtl/>
                <w:rPrChange w:id="178" w:author="Meryl Etman" w:date="2019-01-13T14:25:00Z">
                  <w:rPr>
                    <w:color w:val="008000"/>
                    <w:sz w:val="24"/>
                    <w:rtl/>
                  </w:rPr>
                </w:rPrChange>
              </w:rPr>
              <w:t>01/02/2018</w:t>
            </w:r>
          </w:ins>
        </w:sdtContent>
      </w:sdt>
      <w:r w:rsidRPr="004D37D3">
        <w:rPr>
          <w:rFonts w:ascii="David" w:hAnsi="David" w:cs="David"/>
          <w:sz w:val="24"/>
          <w:szCs w:val="24"/>
          <w:rtl/>
          <w:rPrChange w:id="179" w:author="Meryl Etman" w:date="2019-01-13T14:25:00Z">
            <w:rPr>
              <w:sz w:val="24"/>
              <w:rtl/>
            </w:rPr>
          </w:rPrChange>
        </w:rPr>
        <w:t xml:space="preserve"> (העומד על </w:t>
      </w:r>
      <w:sdt>
        <w:sdtPr>
          <w:rPr>
            <w:rFonts w:ascii="David" w:hAnsi="David" w:cs="David"/>
            <w:color w:val="008000"/>
            <w:sz w:val="24"/>
            <w:szCs w:val="24"/>
            <w:rtl/>
          </w:rPr>
          <w:alias w:val="נקודות מדד"/>
          <w:tag w:val="cntMadadPoints"/>
          <w:id w:val="1544028419"/>
          <w:placeholder>
            <w:docPart w:val="8BF0C5FE253C475F905B190C9B5D5C6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ins w:id="180" w:author="Meryl Etman" w:date="2019-01-13T14:24:00Z">
            <w:r w:rsidR="004D37D3" w:rsidRPr="004D37D3">
              <w:rPr>
                <w:rFonts w:ascii="David" w:hAnsi="David" w:cs="David"/>
                <w:color w:val="008000"/>
                <w:sz w:val="24"/>
                <w:szCs w:val="24"/>
                <w:rtl/>
                <w:rPrChange w:id="181" w:author="Meryl Etman" w:date="2019-01-13T14:25:00Z">
                  <w:rPr>
                    <w:color w:val="008000"/>
                    <w:sz w:val="24"/>
                    <w:rtl/>
                  </w:rPr>
                </w:rPrChange>
              </w:rPr>
              <w:t>220.6848</w:t>
            </w:r>
          </w:ins>
        </w:sdtContent>
      </w:sdt>
      <w:r w:rsidRPr="004D37D3">
        <w:rPr>
          <w:rFonts w:ascii="David" w:hAnsi="David" w:cs="David"/>
          <w:sz w:val="24"/>
          <w:szCs w:val="24"/>
          <w:rtl/>
          <w:rPrChange w:id="182" w:author="Meryl Etman" w:date="2019-01-13T14:25:00Z">
            <w:rPr>
              <w:sz w:val="24"/>
              <w:rtl/>
            </w:rPr>
          </w:rPrChange>
        </w:rPr>
        <w:t xml:space="preserve"> נקודות)  עד למדד הידוע ביום הגשת כל חשבון.</w:t>
      </w:r>
      <w:r w:rsidR="00045A8C" w:rsidRPr="004D37D3">
        <w:rPr>
          <w:rFonts w:ascii="David" w:eastAsia="Times New Roman" w:hAnsi="David" w:cs="David"/>
          <w:sz w:val="24"/>
          <w:szCs w:val="24"/>
          <w:rtl/>
          <w:rPrChange w:id="183" w:author="Meryl Etman" w:date="2019-01-13T14:25:00Z">
            <w:rPr>
              <w:rFonts w:ascii="Times New Roman" w:eastAsia="Times New Roman" w:hAnsi="Times New Roman" w:cs="David"/>
              <w:sz w:val="24"/>
              <w:szCs w:val="24"/>
              <w:rtl/>
            </w:rPr>
          </w:rPrChange>
        </w:rPr>
        <w:t xml:space="preserve"> </w:t>
      </w:r>
    </w:p>
    <w:p w14:paraId="6587FBD5" w14:textId="77777777" w:rsidR="00C140D3" w:rsidRPr="00C140D3" w:rsidRDefault="00C140D3" w:rsidP="00C140D3">
      <w:pPr>
        <w:widowControl w:val="0"/>
        <w:spacing w:before="0" w:beforeAutospacing="0" w:after="0" w:afterAutospacing="0" w:line="240" w:lineRule="auto"/>
        <w:ind w:hanging="720"/>
        <w:jc w:val="both"/>
        <w:rPr>
          <w:rFonts w:ascii="Times New Roman" w:eastAsia="Times New Roman" w:hAnsi="Times New Roman" w:cs="David"/>
          <w:sz w:val="24"/>
          <w:szCs w:val="24"/>
          <w:rtl/>
        </w:rPr>
      </w:pPr>
    </w:p>
    <w:p w14:paraId="2CD4FC63" w14:textId="77777777" w:rsidR="00C140D3" w:rsidRPr="00C140D3" w:rsidRDefault="00C140D3" w:rsidP="00C140D3">
      <w:pPr>
        <w:widowControl w:val="0"/>
        <w:spacing w:before="0" w:beforeAutospacing="0" w:after="0" w:afterAutospacing="0" w:line="240" w:lineRule="auto"/>
        <w:ind w:hanging="720"/>
        <w:jc w:val="both"/>
        <w:rPr>
          <w:rFonts w:ascii="Times New Roman" w:eastAsia="Times New Roman" w:hAnsi="Times New Roman" w:cs="David"/>
          <w:sz w:val="24"/>
          <w:szCs w:val="24"/>
          <w:rtl/>
        </w:rPr>
      </w:pPr>
    </w:p>
    <w:p w14:paraId="01E32BEC" w14:textId="77777777" w:rsidR="00C140D3" w:rsidRPr="00C140D3" w:rsidRDefault="00C140D3" w:rsidP="00C140D3">
      <w:pPr>
        <w:widowControl w:val="0"/>
        <w:numPr>
          <w:ilvl w:val="0"/>
          <w:numId w:val="25"/>
        </w:numPr>
        <w:spacing w:before="0" w:beforeAutospacing="0" w:after="0" w:afterAutospacing="0" w:line="240" w:lineRule="auto"/>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בנוסף לכל תשלום ישולם ל</w:t>
      </w:r>
      <w:r w:rsidRPr="00C140D3">
        <w:rPr>
          <w:rFonts w:ascii="Times New Roman" w:eastAsia="Times New Roman" w:hAnsi="Times New Roman" w:cs="David" w:hint="cs"/>
          <w:sz w:val="24"/>
          <w:szCs w:val="24"/>
          <w:rtl/>
        </w:rPr>
        <w:t>מתכנן</w:t>
      </w:r>
      <w:r w:rsidRPr="00C140D3">
        <w:rPr>
          <w:rFonts w:ascii="Times New Roman" w:eastAsia="Times New Roman" w:hAnsi="Times New Roman" w:cs="David"/>
          <w:sz w:val="24"/>
          <w:szCs w:val="24"/>
          <w:rtl/>
        </w:rPr>
        <w:t xml:space="preserve"> מע"מ כשיעורו בחוק וזאת כנגד המצאת חשבונית מס כדין, למועד תשלום המע"מ ע"י היועץ והמצאת כל אישור נוסף ע"פ כל דין, לרבות אישור על נ</w:t>
      </w:r>
      <w:r w:rsidRPr="00C140D3">
        <w:rPr>
          <w:rFonts w:ascii="Times New Roman" w:eastAsia="Times New Roman" w:hAnsi="Times New Roman" w:cs="David" w:hint="cs"/>
          <w:sz w:val="24"/>
          <w:szCs w:val="24"/>
          <w:rtl/>
        </w:rPr>
        <w:t>י</w:t>
      </w:r>
      <w:r w:rsidRPr="00C140D3">
        <w:rPr>
          <w:rFonts w:ascii="Times New Roman" w:eastAsia="Times New Roman" w:hAnsi="Times New Roman" w:cs="David"/>
          <w:sz w:val="24"/>
          <w:szCs w:val="24"/>
          <w:rtl/>
        </w:rPr>
        <w:t>הול ספרים ואישור על ניכוי מס במקור.</w:t>
      </w:r>
    </w:p>
    <w:p w14:paraId="0318BAEE" w14:textId="77777777" w:rsidR="00C140D3" w:rsidRPr="00C140D3" w:rsidRDefault="00C140D3" w:rsidP="00C140D3">
      <w:pPr>
        <w:widowControl w:val="0"/>
        <w:spacing w:before="0" w:beforeAutospacing="0" w:after="0" w:afterAutospacing="0" w:line="240" w:lineRule="auto"/>
        <w:ind w:hanging="720"/>
        <w:jc w:val="both"/>
        <w:rPr>
          <w:rFonts w:ascii="Times New Roman" w:eastAsia="Times New Roman" w:hAnsi="Times New Roman" w:cs="David"/>
          <w:sz w:val="24"/>
          <w:szCs w:val="24"/>
          <w:rtl/>
        </w:rPr>
      </w:pPr>
    </w:p>
    <w:p w14:paraId="66C7E6CC" w14:textId="77777777" w:rsidR="00C140D3" w:rsidRPr="00C140D3" w:rsidRDefault="00C140D3" w:rsidP="00C140D3">
      <w:pPr>
        <w:widowControl w:val="0"/>
        <w:numPr>
          <w:ilvl w:val="0"/>
          <w:numId w:val="25"/>
        </w:numPr>
        <w:spacing w:before="0" w:beforeAutospacing="0" w:after="0" w:afterAutospacing="0" w:line="240" w:lineRule="auto"/>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תנאי מוקדם לביצוע התשלומים לפי נספח זה הוא קיום כל התחייבויות ה</w:t>
      </w:r>
      <w:r w:rsidRPr="00C140D3">
        <w:rPr>
          <w:rFonts w:ascii="Times New Roman" w:eastAsia="Times New Roman" w:hAnsi="Times New Roman" w:cs="David" w:hint="cs"/>
          <w:sz w:val="24"/>
          <w:szCs w:val="24"/>
          <w:rtl/>
        </w:rPr>
        <w:t>מתכנן</w:t>
      </w:r>
      <w:r w:rsidRPr="00C140D3">
        <w:rPr>
          <w:rFonts w:ascii="Times New Roman" w:eastAsia="Times New Roman" w:hAnsi="Times New Roman" w:cs="David"/>
          <w:sz w:val="24"/>
          <w:szCs w:val="24"/>
          <w:rtl/>
        </w:rPr>
        <w:t xml:space="preserve"> על פי חוזה זה, השלמת כל עבודות התכנון הכלולות בשכר היועץ ומסירת כל המסמכים </w:t>
      </w:r>
      <w:r w:rsidRPr="00C140D3">
        <w:rPr>
          <w:rFonts w:ascii="Times New Roman" w:eastAsia="Times New Roman" w:hAnsi="Times New Roman" w:cs="David"/>
          <w:sz w:val="24"/>
          <w:szCs w:val="24"/>
          <w:rtl/>
        </w:rPr>
        <w:lastRenderedPageBreak/>
        <w:t>והתכניות למזמין.</w:t>
      </w:r>
    </w:p>
    <w:p w14:paraId="1DEE02A3"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lang w:eastAsia="he-IL"/>
        </w:rPr>
      </w:pPr>
    </w:p>
    <w:p w14:paraId="4EE7F3F1"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sz w:val="24"/>
          <w:szCs w:val="24"/>
          <w:rtl/>
        </w:rPr>
        <w:br w:type="page"/>
      </w:r>
      <w:r w:rsidRPr="00C140D3">
        <w:rPr>
          <w:rFonts w:ascii="Times New Roman" w:eastAsia="Times New Roman" w:hAnsi="Times New Roman" w:cs="David"/>
          <w:b/>
          <w:bCs/>
          <w:sz w:val="24"/>
          <w:szCs w:val="24"/>
          <w:u w:val="single"/>
          <w:rtl/>
        </w:rPr>
        <w:lastRenderedPageBreak/>
        <w:t>נספח "ה"</w:t>
      </w:r>
    </w:p>
    <w:p w14:paraId="33863E64"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 xml:space="preserve">תשלומי שכר </w:t>
      </w:r>
      <w:r w:rsidRPr="00C140D3">
        <w:rPr>
          <w:rFonts w:ascii="Times New Roman" w:eastAsia="Times New Roman" w:hAnsi="Times New Roman" w:cs="David" w:hint="cs"/>
          <w:b/>
          <w:bCs/>
          <w:sz w:val="24"/>
          <w:szCs w:val="24"/>
          <w:u w:val="single"/>
          <w:rtl/>
        </w:rPr>
        <w:t>המתכנן</w:t>
      </w:r>
    </w:p>
    <w:p w14:paraId="40145400"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sz w:val="24"/>
          <w:szCs w:val="24"/>
          <w:rtl/>
        </w:rPr>
      </w:pPr>
    </w:p>
    <w:p w14:paraId="66E75D63"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Pr>
      </w:pPr>
    </w:p>
    <w:p w14:paraId="54F6938D" w14:textId="77777777" w:rsidR="00C140D3" w:rsidRPr="00C140D3" w:rsidRDefault="00C140D3" w:rsidP="00C140D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 xml:space="preserve">שכר </w:t>
      </w:r>
      <w:r w:rsidRPr="00C140D3">
        <w:rPr>
          <w:rFonts w:ascii="Times New Roman" w:eastAsia="Times New Roman" w:hAnsi="Times New Roman" w:cs="David" w:hint="cs"/>
          <w:sz w:val="24"/>
          <w:szCs w:val="24"/>
          <w:rtl/>
        </w:rPr>
        <w:t>המתכנן</w:t>
      </w:r>
      <w:r w:rsidRPr="00C140D3">
        <w:rPr>
          <w:rFonts w:ascii="Times New Roman" w:eastAsia="Times New Roman" w:hAnsi="Times New Roman" w:cs="David"/>
          <w:sz w:val="24"/>
          <w:szCs w:val="24"/>
          <w:rtl/>
        </w:rPr>
        <w:t xml:space="preserve"> ישולם לשיעורין כנגד גמר כל שלב ושלב של שרותי </w:t>
      </w:r>
      <w:r w:rsidRPr="00C140D3">
        <w:rPr>
          <w:rFonts w:ascii="Times New Roman" w:eastAsia="Times New Roman" w:hAnsi="Times New Roman" w:cs="David" w:hint="cs"/>
          <w:sz w:val="24"/>
          <w:szCs w:val="24"/>
          <w:rtl/>
        </w:rPr>
        <w:t>המתכנן</w:t>
      </w:r>
      <w:r w:rsidRPr="00C140D3">
        <w:rPr>
          <w:rFonts w:ascii="Times New Roman" w:eastAsia="Times New Roman" w:hAnsi="Times New Roman" w:cs="David"/>
          <w:sz w:val="24"/>
          <w:szCs w:val="24"/>
          <w:rtl/>
        </w:rPr>
        <w:t xml:space="preserve"> כמוגדר בחוזה לרבות בנספחים ב' ו- ח' כדלקמן:</w:t>
      </w:r>
      <w:r w:rsidRPr="00C140D3">
        <w:rPr>
          <w:rFonts w:ascii="Times New Roman" w:eastAsia="Times New Roman" w:hAnsi="Times New Roman" w:cs="David"/>
          <w:sz w:val="24"/>
          <w:szCs w:val="24"/>
          <w:rtl/>
        </w:rPr>
        <w:br/>
      </w:r>
    </w:p>
    <w:p w14:paraId="12877A57"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א.</w:t>
      </w:r>
      <w:r w:rsidRPr="00C140D3">
        <w:rPr>
          <w:rFonts w:ascii="Times New Roman" w:eastAsia="Times New Roman" w:hAnsi="Times New Roman" w:cs="David"/>
          <w:sz w:val="24"/>
          <w:szCs w:val="24"/>
          <w:rtl/>
        </w:rPr>
        <w:tab/>
        <w:t xml:space="preserve">לאחר גמר ביצוע סעיף </w:t>
      </w:r>
      <w:r w:rsidRPr="00C140D3">
        <w:rPr>
          <w:rFonts w:ascii="Times New Roman" w:eastAsia="Times New Roman" w:hAnsi="Times New Roman" w:cs="David" w:hint="cs"/>
          <w:sz w:val="24"/>
          <w:szCs w:val="24"/>
          <w:rtl/>
        </w:rPr>
        <w:t>4</w:t>
      </w:r>
      <w:r w:rsidRPr="00C140D3">
        <w:rPr>
          <w:rFonts w:ascii="Times New Roman" w:eastAsia="Times New Roman" w:hAnsi="Times New Roman" w:cs="David"/>
          <w:sz w:val="24"/>
          <w:szCs w:val="24"/>
          <w:rtl/>
        </w:rPr>
        <w:t>.1 בנספח ב'</w:t>
      </w:r>
      <w:r w:rsidRPr="00C140D3">
        <w:rPr>
          <w:rFonts w:ascii="Times New Roman" w:eastAsia="Times New Roman" w:hAnsi="Times New Roman" w:cs="David"/>
          <w:sz w:val="24"/>
          <w:szCs w:val="24"/>
          <w:rtl/>
        </w:rPr>
        <w:tab/>
      </w:r>
      <w:r w:rsidRPr="00C140D3">
        <w:rPr>
          <w:rFonts w:ascii="Times New Roman" w:eastAsia="Times New Roman" w:hAnsi="Times New Roman" w:cs="David"/>
          <w:sz w:val="24"/>
          <w:szCs w:val="24"/>
          <w:rtl/>
        </w:rPr>
        <w:tab/>
        <w:t>60%</w:t>
      </w:r>
    </w:p>
    <w:p w14:paraId="726D2794"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ב.</w:t>
      </w:r>
      <w:r w:rsidRPr="00C140D3">
        <w:rPr>
          <w:rFonts w:ascii="Times New Roman" w:eastAsia="Times New Roman" w:hAnsi="Times New Roman" w:cs="David"/>
          <w:sz w:val="24"/>
          <w:szCs w:val="24"/>
          <w:rtl/>
        </w:rPr>
        <w:tab/>
        <w:t xml:space="preserve">לאחר גמר ביצוע סעיף </w:t>
      </w:r>
      <w:r w:rsidRPr="00C140D3">
        <w:rPr>
          <w:rFonts w:ascii="Times New Roman" w:eastAsia="Times New Roman" w:hAnsi="Times New Roman" w:cs="David" w:hint="cs"/>
          <w:sz w:val="24"/>
          <w:szCs w:val="24"/>
          <w:rtl/>
        </w:rPr>
        <w:t>4</w:t>
      </w:r>
      <w:r w:rsidRPr="00C140D3">
        <w:rPr>
          <w:rFonts w:ascii="Times New Roman" w:eastAsia="Times New Roman" w:hAnsi="Times New Roman" w:cs="David"/>
          <w:sz w:val="24"/>
          <w:szCs w:val="24"/>
          <w:rtl/>
        </w:rPr>
        <w:t>.2 בנספח ב'</w:t>
      </w:r>
      <w:r w:rsidRPr="00C140D3">
        <w:rPr>
          <w:rFonts w:ascii="Times New Roman" w:eastAsia="Times New Roman" w:hAnsi="Times New Roman" w:cs="David"/>
          <w:sz w:val="24"/>
          <w:szCs w:val="24"/>
          <w:rtl/>
        </w:rPr>
        <w:tab/>
      </w:r>
      <w:r w:rsidRPr="00C140D3">
        <w:rPr>
          <w:rFonts w:ascii="Times New Roman" w:eastAsia="Times New Roman" w:hAnsi="Times New Roman" w:cs="David"/>
          <w:sz w:val="24"/>
          <w:szCs w:val="24"/>
          <w:rtl/>
        </w:rPr>
        <w:tab/>
        <w:t>10%</w:t>
      </w:r>
    </w:p>
    <w:p w14:paraId="60946002"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ג.</w:t>
      </w:r>
      <w:r w:rsidRPr="00C140D3">
        <w:rPr>
          <w:rFonts w:ascii="Times New Roman" w:eastAsia="Times New Roman" w:hAnsi="Times New Roman" w:cs="David"/>
          <w:sz w:val="24"/>
          <w:szCs w:val="24"/>
          <w:rtl/>
        </w:rPr>
        <w:tab/>
        <w:t xml:space="preserve">לאחר גמר ביצוע סעיף </w:t>
      </w:r>
      <w:r w:rsidRPr="00C140D3">
        <w:rPr>
          <w:rFonts w:ascii="Times New Roman" w:eastAsia="Times New Roman" w:hAnsi="Times New Roman" w:cs="David" w:hint="cs"/>
          <w:sz w:val="24"/>
          <w:szCs w:val="24"/>
          <w:rtl/>
        </w:rPr>
        <w:t>4</w:t>
      </w:r>
      <w:r w:rsidRPr="00C140D3">
        <w:rPr>
          <w:rFonts w:ascii="Times New Roman" w:eastAsia="Times New Roman" w:hAnsi="Times New Roman" w:cs="David"/>
          <w:sz w:val="24"/>
          <w:szCs w:val="24"/>
          <w:rtl/>
        </w:rPr>
        <w:t>.3 בנספח ב'</w:t>
      </w:r>
      <w:r w:rsidRPr="00C140D3">
        <w:rPr>
          <w:rFonts w:ascii="Times New Roman" w:eastAsia="Times New Roman" w:hAnsi="Times New Roman" w:cs="David"/>
          <w:sz w:val="24"/>
          <w:szCs w:val="24"/>
          <w:rtl/>
        </w:rPr>
        <w:tab/>
      </w:r>
      <w:r w:rsidRPr="00C140D3">
        <w:rPr>
          <w:rFonts w:ascii="Times New Roman" w:eastAsia="Times New Roman" w:hAnsi="Times New Roman" w:cs="David"/>
          <w:sz w:val="24"/>
          <w:szCs w:val="24"/>
          <w:rtl/>
        </w:rPr>
        <w:tab/>
        <w:t>30%</w:t>
      </w:r>
    </w:p>
    <w:p w14:paraId="373427AF" w14:textId="77777777" w:rsidR="00C140D3" w:rsidRPr="00C140D3" w:rsidRDefault="00C140D3" w:rsidP="00C140D3">
      <w:pPr>
        <w:spacing w:before="0" w:beforeAutospacing="0" w:after="0" w:afterAutospacing="0" w:line="360" w:lineRule="auto"/>
        <w:ind w:left="4320"/>
        <w:jc w:val="both"/>
        <w:rPr>
          <w:rFonts w:ascii="Times New Roman" w:eastAsia="Times New Roman" w:hAnsi="Times New Roman" w:cs="David"/>
          <w:color w:val="008000"/>
          <w:sz w:val="24"/>
          <w:szCs w:val="24"/>
          <w:rtl/>
          <w:lang w:eastAsia="he-IL"/>
        </w:rPr>
      </w:pPr>
      <w:r w:rsidRPr="00C140D3">
        <w:rPr>
          <w:rFonts w:ascii="Times New Roman" w:eastAsia="Times New Roman" w:hAnsi="Times New Roman" w:cs="David" w:hint="cs"/>
          <w:b/>
          <w:bCs/>
          <w:sz w:val="25"/>
          <w:szCs w:val="24"/>
          <w:u w:val="single"/>
          <w:rtl/>
        </w:rPr>
        <w:t>סה"כ</w:t>
      </w:r>
      <w:r w:rsidRPr="00C140D3">
        <w:rPr>
          <w:rFonts w:ascii="Times New Roman" w:eastAsia="Times New Roman" w:hAnsi="Times New Roman" w:cs="David" w:hint="cs"/>
          <w:b/>
          <w:bCs/>
          <w:sz w:val="25"/>
          <w:szCs w:val="24"/>
          <w:rtl/>
        </w:rPr>
        <w:t>:</w:t>
      </w:r>
      <w:r w:rsidRPr="00C140D3">
        <w:rPr>
          <w:rFonts w:ascii="Times New Roman" w:eastAsia="Times New Roman" w:hAnsi="Times New Roman" w:cs="David" w:hint="cs"/>
          <w:b/>
          <w:bCs/>
          <w:sz w:val="25"/>
          <w:szCs w:val="24"/>
          <w:rtl/>
        </w:rPr>
        <w:tab/>
      </w:r>
      <w:r w:rsidRPr="00C140D3">
        <w:rPr>
          <w:rFonts w:ascii="Times New Roman" w:eastAsia="Times New Roman" w:hAnsi="Times New Roman" w:cs="David" w:hint="cs"/>
          <w:b/>
          <w:bCs/>
          <w:sz w:val="25"/>
          <w:szCs w:val="24"/>
          <w:rtl/>
        </w:rPr>
        <w:tab/>
        <w:t>100%</w:t>
      </w:r>
      <w:r w:rsidRPr="00C140D3">
        <w:rPr>
          <w:rFonts w:ascii="Times New Roman" w:eastAsia="Times New Roman" w:hAnsi="Times New Roman" w:cs="David" w:hint="cs"/>
          <w:color w:val="008000"/>
          <w:sz w:val="24"/>
          <w:szCs w:val="24"/>
          <w:rtl/>
          <w:lang w:eastAsia="he-IL"/>
        </w:rPr>
        <w:t xml:space="preserve"> </w:t>
      </w:r>
    </w:p>
    <w:p w14:paraId="66E3412F" w14:textId="77777777" w:rsidR="00C140D3" w:rsidRPr="00C140D3" w:rsidRDefault="00C140D3" w:rsidP="00C140D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rPr>
      </w:pPr>
      <w:r w:rsidRPr="00C140D3">
        <w:rPr>
          <w:rFonts w:ascii="Times New Roman" w:eastAsia="Times New Roman" w:hAnsi="Times New Roman" w:cs="David"/>
          <w:sz w:val="24"/>
          <w:szCs w:val="24"/>
          <w:rtl/>
        </w:rPr>
        <w:t xml:space="preserve">למרות האמור בסעיף 1 לעיל רשאי המזמין לשלם </w:t>
      </w:r>
      <w:r w:rsidRPr="00C140D3">
        <w:rPr>
          <w:rFonts w:ascii="Times New Roman" w:eastAsia="Times New Roman" w:hAnsi="Times New Roman" w:cs="David" w:hint="cs"/>
          <w:sz w:val="24"/>
          <w:szCs w:val="24"/>
          <w:rtl/>
        </w:rPr>
        <w:t>למתכנן</w:t>
      </w:r>
      <w:r w:rsidRPr="00C140D3">
        <w:rPr>
          <w:rFonts w:ascii="Times New Roman" w:eastAsia="Times New Roman" w:hAnsi="Times New Roman" w:cs="David"/>
          <w:sz w:val="24"/>
          <w:szCs w:val="24"/>
          <w:rtl/>
        </w:rPr>
        <w:t xml:space="preserve"> מקדמות בגין קידום התכנון אשר יקוזזו משלבי התשלום עפ"י קביעתו הבלעדית של המזמין.</w:t>
      </w:r>
    </w:p>
    <w:p w14:paraId="37489565"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4"/>
          <w:szCs w:val="24"/>
          <w:rtl/>
        </w:rPr>
      </w:pPr>
    </w:p>
    <w:p w14:paraId="76981E0D" w14:textId="77777777" w:rsidR="00C140D3" w:rsidRPr="00C140D3" w:rsidRDefault="00C140D3" w:rsidP="00C140D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המתכנן</w:t>
      </w:r>
      <w:r w:rsidRPr="00C140D3">
        <w:rPr>
          <w:rFonts w:ascii="Times New Roman" w:eastAsia="Times New Roman" w:hAnsi="Times New Roman" w:cs="David"/>
          <w:sz w:val="24"/>
          <w:szCs w:val="24"/>
          <w:rtl/>
        </w:rPr>
        <w:t xml:space="preserve"> יגיש חשבון לא יותר מאשר פעם בחודש. לכל חשבון יצרף </w:t>
      </w:r>
      <w:r w:rsidRPr="00C140D3">
        <w:rPr>
          <w:rFonts w:ascii="Times New Roman" w:eastAsia="Times New Roman" w:hAnsi="Times New Roman" w:cs="David" w:hint="cs"/>
          <w:sz w:val="24"/>
          <w:szCs w:val="24"/>
          <w:rtl/>
        </w:rPr>
        <w:t>המתכנן</w:t>
      </w:r>
      <w:r w:rsidRPr="00C140D3">
        <w:rPr>
          <w:rFonts w:ascii="Times New Roman" w:eastAsia="Times New Roman" w:hAnsi="Times New Roman" w:cs="David"/>
          <w:sz w:val="24"/>
          <w:szCs w:val="24"/>
          <w:rtl/>
        </w:rPr>
        <w:t xml:space="preserve"> אישור מאת חברת הביטוח על קיומם של הביטוחים המפורטים בחוזה בנוסח המצורף כנספח "ז" לחוזה.</w:t>
      </w:r>
    </w:p>
    <w:p w14:paraId="44C5DB2C"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p>
    <w:p w14:paraId="757609F6" w14:textId="77777777" w:rsidR="00C140D3" w:rsidRPr="00C140D3" w:rsidRDefault="00C140D3" w:rsidP="00C140D3">
      <w:pPr>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 xml:space="preserve">המזמין ישלם את שכר </w:t>
      </w:r>
      <w:r w:rsidRPr="00C140D3">
        <w:rPr>
          <w:rFonts w:ascii="Times New Roman" w:eastAsia="Times New Roman" w:hAnsi="Times New Roman" w:cs="David" w:hint="cs"/>
          <w:sz w:val="24"/>
          <w:szCs w:val="24"/>
          <w:rtl/>
        </w:rPr>
        <w:t>המתכנן</w:t>
      </w:r>
      <w:r w:rsidRPr="00C140D3">
        <w:rPr>
          <w:rFonts w:ascii="Times New Roman" w:eastAsia="Times New Roman" w:hAnsi="Times New Roman" w:cs="David"/>
          <w:sz w:val="24"/>
          <w:szCs w:val="24"/>
          <w:rtl/>
        </w:rPr>
        <w:t xml:space="preserve"> בתוך 60 יום מתאריך אישור החשבון ע"י המנהל.</w:t>
      </w:r>
    </w:p>
    <w:p w14:paraId="4C69208C"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p>
    <w:p w14:paraId="78127033" w14:textId="77777777" w:rsidR="00C140D3" w:rsidRPr="00C140D3" w:rsidRDefault="00C140D3" w:rsidP="00C140D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הגשת החשבונות תתבצע תוך הטענתם לתיקיית "חשבונות מוגשים" במערכת ה-</w:t>
      </w:r>
      <w:r w:rsidRPr="00C140D3">
        <w:rPr>
          <w:rFonts w:ascii="Times New Roman" w:eastAsia="Times New Roman" w:hAnsi="Times New Roman" w:cs="David"/>
          <w:sz w:val="24"/>
          <w:szCs w:val="24"/>
        </w:rPr>
        <w:t>@view</w:t>
      </w:r>
      <w:r w:rsidRPr="00C140D3">
        <w:rPr>
          <w:rFonts w:ascii="Times New Roman" w:eastAsia="Times New Roman" w:hAnsi="Times New Roman" w:cs="David" w:hint="cs"/>
          <w:sz w:val="24"/>
          <w:szCs w:val="24"/>
          <w:rtl/>
        </w:rPr>
        <w:t xml:space="preserve"> ויידוע המנהל בהתאם. מובהר כי הטענת החשבון למערכת מהווה תנאי לטיפול בו.</w:t>
      </w:r>
    </w:p>
    <w:p w14:paraId="76675075"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4"/>
          <w:szCs w:val="24"/>
        </w:rPr>
      </w:pPr>
    </w:p>
    <w:p w14:paraId="74868320" w14:textId="77777777" w:rsidR="00C140D3" w:rsidRPr="00C140D3" w:rsidRDefault="00C140D3" w:rsidP="00C140D3">
      <w:pPr>
        <w:spacing w:before="0" w:beforeAutospacing="0" w:after="0" w:afterAutospacing="0" w:line="360" w:lineRule="auto"/>
        <w:ind w:left="84" w:firstLine="1356"/>
        <w:jc w:val="center"/>
        <w:rPr>
          <w:rFonts w:ascii="Times New Roman" w:eastAsia="Times New Roman" w:hAnsi="Times New Roman" w:cs="David"/>
          <w:b/>
          <w:bCs/>
          <w:sz w:val="24"/>
          <w:szCs w:val="24"/>
          <w:u w:val="single"/>
          <w:rtl/>
        </w:rPr>
      </w:pPr>
    </w:p>
    <w:p w14:paraId="67614EBF" w14:textId="77777777" w:rsidR="00C140D3" w:rsidRPr="00C140D3" w:rsidRDefault="00C140D3" w:rsidP="00C140D3">
      <w:pPr>
        <w:spacing w:before="0" w:beforeAutospacing="0" w:after="0" w:afterAutospacing="0" w:line="360" w:lineRule="auto"/>
        <w:ind w:left="84" w:firstLine="1356"/>
        <w:jc w:val="center"/>
        <w:rPr>
          <w:rFonts w:ascii="Times New Roman" w:eastAsia="Times New Roman" w:hAnsi="Times New Roman" w:cs="David"/>
          <w:b/>
          <w:bCs/>
          <w:sz w:val="24"/>
          <w:szCs w:val="24"/>
          <w:u w:val="single"/>
          <w:rtl/>
        </w:rPr>
      </w:pPr>
    </w:p>
    <w:p w14:paraId="1B16D36D" w14:textId="77777777" w:rsidR="00C140D3" w:rsidRPr="00C140D3" w:rsidRDefault="00C140D3" w:rsidP="00C140D3">
      <w:pPr>
        <w:spacing w:before="0" w:beforeAutospacing="0" w:after="0" w:afterAutospacing="0" w:line="360" w:lineRule="auto"/>
        <w:jc w:val="center"/>
        <w:rPr>
          <w:rFonts w:ascii="Times New Roman" w:eastAsia="Times New Roman" w:hAnsi="Times New Roman" w:cs="David"/>
          <w:sz w:val="20"/>
          <w:szCs w:val="24"/>
          <w:rtl/>
        </w:rPr>
      </w:pPr>
      <w:r w:rsidRPr="00C140D3">
        <w:rPr>
          <w:rFonts w:ascii="Times New Roman" w:eastAsia="Times New Roman" w:hAnsi="Times New Roman" w:cs="David"/>
          <w:b/>
          <w:bCs/>
          <w:sz w:val="24"/>
          <w:szCs w:val="24"/>
          <w:u w:val="single"/>
          <w:rtl/>
        </w:rPr>
        <w:br w:type="page"/>
      </w:r>
    </w:p>
    <w:p w14:paraId="55B9AE80" w14:textId="77777777" w:rsidR="00C140D3" w:rsidRPr="00C140D3" w:rsidRDefault="00C140D3" w:rsidP="00C140D3">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C140D3">
        <w:rPr>
          <w:rFonts w:ascii="Times New Roman" w:eastAsia="Times New Roman" w:hAnsi="Times New Roman" w:cs="David" w:hint="cs"/>
          <w:bCs/>
          <w:sz w:val="20"/>
          <w:szCs w:val="24"/>
          <w:u w:val="single"/>
          <w:rtl/>
          <w:lang w:eastAsia="he-IL"/>
        </w:rPr>
        <w:lastRenderedPageBreak/>
        <w:t>נספח ו'</w:t>
      </w:r>
    </w:p>
    <w:p w14:paraId="4F683D4A" w14:textId="77777777" w:rsidR="00C140D3" w:rsidRPr="00C140D3" w:rsidRDefault="00C140D3" w:rsidP="00C140D3">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1997525555"/>
          <w:placeholder>
            <w:docPart w:val="16C5E232E30A4A9987EAF3CC0A36BDD9"/>
          </w:placeholder>
          <w:showingPlcHd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C140D3">
            <w:rPr>
              <w:rStyle w:val="AutoFieldsChar"/>
              <w:rtl/>
            </w:rPr>
            <w:t>[תאריך חתימת חוזה]</w:t>
          </w:r>
        </w:sdtContent>
      </w:sdt>
      <w:r w:rsidRPr="00C140D3">
        <w:rPr>
          <w:rFonts w:ascii="Times New Roman" w:eastAsia="Times New Roman" w:hAnsi="Times New Roman" w:cs="David" w:hint="cs"/>
          <w:bCs/>
          <w:color w:val="FF0000"/>
          <w:sz w:val="24"/>
          <w:szCs w:val="24"/>
          <w:rtl/>
          <w:lang w:eastAsia="he-IL"/>
        </w:rPr>
        <w:br/>
      </w:r>
    </w:p>
    <w:p w14:paraId="6D042316" w14:textId="77777777" w:rsidR="00C140D3" w:rsidRPr="00C140D3" w:rsidRDefault="00C140D3" w:rsidP="00C140D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לכבוד</w:t>
      </w:r>
      <w:r w:rsidRPr="00C140D3">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שם צד א"/>
        <w:tag w:val="cmtTzadAName"/>
        <w:id w:val="2038242371"/>
        <w:placeholder>
          <w:docPart w:val="24F4F76C402E4406A280519A31A2423F"/>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mtTzadAName[1]" w:storeItemID="{81709D4C-33DC-48CC-AC7E-130A245806EE}"/>
        <w:text/>
      </w:sdtPr>
      <w:sdtEndPr>
        <w:rPr>
          <w:rFonts w:hint="cs"/>
        </w:rPr>
      </w:sdtEndPr>
      <w:sdtContent>
        <w:p w14:paraId="52C2EFB6" w14:textId="2ECDFBBA" w:rsidR="00C140D3" w:rsidRPr="00C140D3" w:rsidRDefault="004D37D3" w:rsidP="004D37D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ins w:id="184" w:author="Meryl Etman" w:date="2019-01-13T14:27:00Z">
            <w:r>
              <w:rPr>
                <w:rFonts w:ascii="Times New Roman" w:eastAsia="Times New Roman" w:hAnsi="Times New Roman" w:cs="David" w:hint="cs"/>
                <w:color w:val="008000"/>
                <w:sz w:val="24"/>
                <w:szCs w:val="24"/>
                <w:rtl/>
                <w:lang w:eastAsia="he-IL"/>
              </w:rPr>
              <w:t>א.מ.ד.ס מחיר למשתכן</w:t>
            </w:r>
          </w:ins>
        </w:p>
      </w:sdtContent>
    </w:sdt>
    <w:p w14:paraId="1B73088A" w14:textId="77777777" w:rsidR="00C140D3" w:rsidRPr="00C140D3" w:rsidRDefault="00C140D3" w:rsidP="00C140D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271B4D6F" w14:textId="77777777" w:rsidR="00C140D3" w:rsidRPr="00C140D3" w:rsidRDefault="00C140D3" w:rsidP="00C140D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א.נ.,</w:t>
      </w:r>
    </w:p>
    <w:p w14:paraId="5D7650BF" w14:textId="77777777" w:rsidR="00C140D3" w:rsidRPr="00C140D3" w:rsidRDefault="00C140D3" w:rsidP="00C140D3">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1F049CC9" w14:textId="77777777" w:rsidR="00C140D3" w:rsidRPr="00C140D3" w:rsidRDefault="00C140D3" w:rsidP="00C140D3">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0EFF85FE" w14:textId="77777777" w:rsidR="00C140D3" w:rsidRPr="00C140D3" w:rsidRDefault="00C140D3" w:rsidP="00C140D3">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C140D3">
        <w:rPr>
          <w:rFonts w:ascii="Times New Roman" w:eastAsia="Times New Roman" w:hAnsi="Times New Roman" w:cs="David" w:hint="cs"/>
          <w:bCs/>
          <w:sz w:val="24"/>
          <w:szCs w:val="24"/>
          <w:u w:val="single"/>
          <w:rtl/>
          <w:lang w:eastAsia="he-IL"/>
        </w:rPr>
        <w:t>הצהרה והתחייבות לשמירת סודיות</w:t>
      </w:r>
    </w:p>
    <w:p w14:paraId="7BC412DF" w14:textId="77777777" w:rsidR="00C140D3" w:rsidRPr="00C140D3" w:rsidRDefault="00C140D3" w:rsidP="00C140D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C14FEA8" w14:textId="65AFD675" w:rsidR="00C140D3" w:rsidRPr="00C140D3" w:rsidRDefault="00C140D3" w:rsidP="00C140D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2001736607"/>
          <w:placeholder>
            <w:docPart w:val="DE4F69C5528546EBBDAE3DFB4B8CFA78"/>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SupllierName[1]" w:storeItemID="{81709D4C-33DC-48CC-AC7E-130A245806EE}"/>
          <w:text/>
        </w:sdtPr>
        <w:sdtEndPr>
          <w:rPr>
            <w:rFonts w:hint="cs"/>
          </w:rPr>
        </w:sdtEndPr>
        <w:sdtContent>
          <w:ins w:id="185" w:author="Meryl Etman" w:date="2019-01-13T14:13:00Z">
            <w:r w:rsidR="00BA7C98">
              <w:rPr>
                <w:rFonts w:ascii="Times New Roman" w:eastAsia="Times New Roman" w:hAnsi="Times New Roman" w:cs="David"/>
                <w:color w:val="008000"/>
                <w:sz w:val="24"/>
                <w:szCs w:val="24"/>
                <w:rtl/>
                <w:lang w:eastAsia="he-IL"/>
              </w:rPr>
              <w:t>לנדמן אלומיניום בע"מ</w:t>
            </w:r>
          </w:ins>
        </w:sdtContent>
      </w:sdt>
      <w:r w:rsidRPr="00C140D3">
        <w:rPr>
          <w:rFonts w:ascii="Times New Roman" w:eastAsia="Times New Roman" w:hAnsi="Times New Roman" w:cs="David" w:hint="cs"/>
          <w:sz w:val="24"/>
          <w:szCs w:val="24"/>
          <w:rtl/>
          <w:lang w:eastAsia="he-IL"/>
        </w:rPr>
        <w:t xml:space="preserve"> / הפועל בשם חברת </w:t>
      </w:r>
      <w:r w:rsidRPr="00C140D3">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838298770"/>
          <w:placeholder>
            <w:docPart w:val="1B1B48D0C43D4B41AD67243B9533425A"/>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SupllierName[1]" w:storeItemID="{81709D4C-33DC-48CC-AC7E-130A245806EE}"/>
          <w:text/>
        </w:sdtPr>
        <w:sdtEndPr>
          <w:rPr>
            <w:rFonts w:hint="cs"/>
          </w:rPr>
        </w:sdtEndPr>
        <w:sdtContent>
          <w:ins w:id="186" w:author="Meryl Etman" w:date="2019-01-13T14:13:00Z">
            <w:r w:rsidR="00BA7C98">
              <w:rPr>
                <w:rFonts w:ascii="Times New Roman" w:eastAsia="Times New Roman" w:hAnsi="Times New Roman" w:cs="David"/>
                <w:color w:val="008000"/>
                <w:sz w:val="24"/>
                <w:szCs w:val="24"/>
                <w:rtl/>
                <w:lang w:eastAsia="he-IL"/>
              </w:rPr>
              <w:t>לנדמן אלומיניום בע"מ</w:t>
            </w:r>
          </w:ins>
        </w:sdtContent>
      </w:sdt>
      <w:r w:rsidRPr="00C140D3">
        <w:rPr>
          <w:rFonts w:ascii="Times New Roman" w:eastAsia="Times New Roman" w:hAnsi="Times New Roman" w:cs="David" w:hint="cs"/>
          <w:bCs/>
          <w:sz w:val="24"/>
          <w:szCs w:val="24"/>
          <w:rtl/>
          <w:lang w:eastAsia="he-IL"/>
        </w:rPr>
        <w:t xml:space="preserve"> /</w:t>
      </w:r>
      <w:r w:rsidRPr="00C140D3">
        <w:rPr>
          <w:rFonts w:ascii="Times New Roman" w:eastAsia="Times New Roman" w:hAnsi="Times New Roman" w:cs="David" w:hint="cs"/>
          <w:sz w:val="24"/>
          <w:szCs w:val="24"/>
          <w:rtl/>
          <w:lang w:eastAsia="he-IL"/>
        </w:rPr>
        <w:t xml:space="preserve"> המספק שירותים לחברת </w:t>
      </w:r>
      <w:r w:rsidRPr="00C140D3">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137949295"/>
          <w:placeholder>
            <w:docPart w:val="22F326A8C5214F27BBAC07085E708F87"/>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SupllierName[1]" w:storeItemID="{81709D4C-33DC-48CC-AC7E-130A245806EE}"/>
          <w:text/>
        </w:sdtPr>
        <w:sdtEndPr>
          <w:rPr>
            <w:rFonts w:hint="cs"/>
          </w:rPr>
        </w:sdtEndPr>
        <w:sdtContent>
          <w:ins w:id="187" w:author="Meryl Etman" w:date="2019-01-13T14:13:00Z">
            <w:r w:rsidR="00BA7C98">
              <w:rPr>
                <w:rFonts w:ascii="Times New Roman" w:eastAsia="Times New Roman" w:hAnsi="Times New Roman" w:cs="David"/>
                <w:color w:val="008000"/>
                <w:sz w:val="24"/>
                <w:szCs w:val="24"/>
                <w:rtl/>
                <w:lang w:eastAsia="he-IL"/>
              </w:rPr>
              <w:t>לנדמן אלומיניום בע"מ</w:t>
            </w:r>
          </w:ins>
        </w:sdtContent>
      </w:sdt>
      <w:r w:rsidRPr="00C140D3">
        <w:rPr>
          <w:rFonts w:ascii="Times New Roman" w:eastAsia="Times New Roman" w:hAnsi="Times New Roman" w:cs="David" w:hint="cs"/>
          <w:sz w:val="24"/>
          <w:szCs w:val="24"/>
          <w:rtl/>
          <w:lang w:eastAsia="he-IL"/>
        </w:rPr>
        <w:t xml:space="preserve"> *,מצהיר בזאת ומתחייב כלפיכם כדלקמן:</w:t>
      </w:r>
    </w:p>
    <w:p w14:paraId="3C7A406F" w14:textId="77777777" w:rsidR="00C140D3" w:rsidRPr="00C140D3" w:rsidRDefault="00C140D3" w:rsidP="00C140D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906AE27" w14:textId="7B226B1D" w:rsidR="00C140D3" w:rsidRPr="00C140D3" w:rsidRDefault="00C140D3" w:rsidP="00C140D3">
      <w:pPr>
        <w:widowControl w:val="0"/>
        <w:numPr>
          <w:ilvl w:val="0"/>
          <w:numId w:val="13"/>
        </w:numPr>
        <w:tabs>
          <w:tab w:val="num" w:pos="515"/>
        </w:tabs>
        <w:spacing w:before="0" w:beforeAutospacing="0" w:after="0" w:afterAutospacing="0" w:line="240" w:lineRule="auto"/>
        <w:ind w:left="515" w:right="0" w:hanging="515"/>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355464535"/>
          <w:placeholder>
            <w:docPart w:val="6EC4D2384C9242C184C85F7E13A20E6F"/>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SupllierName[1]" w:storeItemID="{81709D4C-33DC-48CC-AC7E-130A245806EE}"/>
          <w:text/>
        </w:sdtPr>
        <w:sdtEndPr>
          <w:rPr>
            <w:rFonts w:hint="cs"/>
          </w:rPr>
        </w:sdtEndPr>
        <w:sdtContent>
          <w:ins w:id="188" w:author="Meryl Etman" w:date="2019-01-13T14:13:00Z">
            <w:r w:rsidR="00BA7C98">
              <w:rPr>
                <w:rFonts w:ascii="Times New Roman" w:eastAsia="Times New Roman" w:hAnsi="Times New Roman" w:cs="David"/>
                <w:color w:val="008000"/>
                <w:sz w:val="24"/>
                <w:szCs w:val="24"/>
                <w:rtl/>
                <w:lang w:eastAsia="he-IL"/>
              </w:rPr>
              <w:t>לנדמן אלומיניום בע"מ</w:t>
            </w:r>
          </w:ins>
        </w:sdtContent>
      </w:sdt>
      <w:r w:rsidRPr="00C140D3">
        <w:rPr>
          <w:rFonts w:ascii="Times New Roman" w:eastAsia="Times New Roman" w:hAnsi="Times New Roman" w:cs="David" w:hint="cs"/>
          <w:sz w:val="24"/>
          <w:szCs w:val="24"/>
          <w:rtl/>
          <w:lang w:eastAsia="he-IL"/>
        </w:rPr>
        <w:t xml:space="preserve"> , המבצעת עבורכם תכנון </w:t>
      </w:r>
      <w:sdt>
        <w:sdtPr>
          <w:rPr>
            <w:rStyle w:val="AutoFieldsChar"/>
            <w:rtl/>
          </w:rPr>
          <w:alias w:val="תבנית חוזה"/>
          <w:tag w:val="cntContractType"/>
          <w:id w:val="-1658528430"/>
          <w:placeholder>
            <w:docPart w:val="F3A08F8530A24288A0B7BD3A0B8EAFA7"/>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ContractType[1]" w:storeItemID="{81709D4C-33DC-48CC-AC7E-130A245806EE}"/>
          <w:text/>
        </w:sdtPr>
        <w:sdtEndPr>
          <w:rPr>
            <w:rStyle w:val="AutoFieldsChar"/>
            <w:rFonts w:hint="cs"/>
          </w:rPr>
        </w:sdtEndPr>
        <w:sdtContent>
          <w:r w:rsidR="004A1F09">
            <w:rPr>
              <w:rStyle w:val="AutoFieldsChar"/>
              <w:rtl/>
            </w:rPr>
            <w:t>מתכנן אלומניום</w:t>
          </w:r>
        </w:sdtContent>
      </w:sdt>
      <w:r w:rsidRPr="00C140D3">
        <w:rPr>
          <w:rFonts w:ascii="Times New Roman" w:eastAsia="Times New Roman" w:hAnsi="Times New Roman" w:cs="David" w:hint="cs"/>
          <w:bCs/>
          <w:color w:val="008000"/>
          <w:sz w:val="24"/>
          <w:szCs w:val="24"/>
          <w:rtl/>
          <w:lang w:eastAsia="he-IL"/>
        </w:rPr>
        <w:t xml:space="preserve"> </w:t>
      </w:r>
      <w:r w:rsidR="00045A8C">
        <w:rPr>
          <w:rFonts w:ascii="Times New Roman" w:eastAsia="Times New Roman" w:hAnsi="Times New Roman" w:cs="David" w:hint="cs"/>
          <w:sz w:val="24"/>
          <w:szCs w:val="24"/>
          <w:rtl/>
          <w:lang w:eastAsia="he-IL"/>
        </w:rPr>
        <w:t>בפרו</w:t>
      </w:r>
      <w:r w:rsidRPr="00C140D3">
        <w:rPr>
          <w:rFonts w:ascii="Times New Roman" w:eastAsia="Times New Roman" w:hAnsi="Times New Roman" w:cs="David" w:hint="cs"/>
          <w:sz w:val="24"/>
          <w:szCs w:val="24"/>
          <w:rtl/>
          <w:lang w:eastAsia="he-IL"/>
        </w:rPr>
        <w:t xml:space="preserve">יקט  </w:t>
      </w:r>
      <w:sdt>
        <w:sdtPr>
          <w:rPr>
            <w:rFonts w:ascii="Times New Roman" w:eastAsia="Times New Roman" w:hAnsi="Times New Roman" w:cs="David"/>
            <w:color w:val="008000"/>
            <w:sz w:val="24"/>
            <w:szCs w:val="24"/>
            <w:rtl/>
            <w:lang w:eastAsia="he-IL"/>
          </w:rPr>
          <w:alias w:val="שם אתר"/>
          <w:tag w:val="cntSite"/>
          <w:id w:val="-1519080381"/>
          <w:placeholder>
            <w:docPart w:val="6A0D1380A8F54E91ACD041C9693CC411"/>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Site[1]" w:storeItemID="{81709D4C-33DC-48CC-AC7E-130A245806EE}"/>
          <w:text/>
        </w:sdtPr>
        <w:sdtEndPr>
          <w:rPr>
            <w:rFonts w:hint="cs"/>
          </w:rPr>
        </w:sdtEndPr>
        <w:sdtContent>
          <w:ins w:id="189" w:author="Meryl Etman" w:date="2019-01-13T14:10:00Z">
            <w:r w:rsidR="00BA7C98">
              <w:rPr>
                <w:rFonts w:ascii="Times New Roman" w:eastAsia="Times New Roman" w:hAnsi="Times New Roman" w:cs="David"/>
                <w:color w:val="008000"/>
                <w:sz w:val="24"/>
                <w:szCs w:val="24"/>
                <w:rtl/>
                <w:lang w:eastAsia="he-IL"/>
              </w:rPr>
              <w:t>סביוני שהם - מחיר למשתכן</w:t>
            </w:r>
          </w:ins>
        </w:sdtContent>
      </w:sdt>
      <w:r w:rsidRPr="00C140D3">
        <w:rPr>
          <w:rFonts w:ascii="Times New Roman" w:eastAsia="Times New Roman" w:hAnsi="Times New Roman" w:cs="David" w:hint="cs"/>
          <w:bCs/>
          <w:color w:val="008000"/>
          <w:sz w:val="24"/>
          <w:szCs w:val="24"/>
          <w:rtl/>
          <w:lang w:eastAsia="he-IL"/>
        </w:rPr>
        <w:t xml:space="preserve"> </w:t>
      </w:r>
    </w:p>
    <w:p w14:paraId="5053E11D" w14:textId="77777777" w:rsidR="00C140D3" w:rsidRPr="00C140D3" w:rsidRDefault="00C140D3" w:rsidP="00C140D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CEFF24C" w14:textId="236E9434" w:rsidR="00C140D3" w:rsidRPr="00C140D3" w:rsidRDefault="00C140D3" w:rsidP="00C140D3">
      <w:pPr>
        <w:widowControl w:val="0"/>
        <w:numPr>
          <w:ilvl w:val="0"/>
          <w:numId w:val="13"/>
        </w:numPr>
        <w:tabs>
          <w:tab w:val="num" w:pos="515"/>
        </w:tabs>
        <w:spacing w:before="0" w:beforeAutospacing="0" w:after="0" w:afterAutospacing="0" w:line="240" w:lineRule="auto"/>
        <w:ind w:left="515" w:right="0" w:hanging="515"/>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1074119609"/>
          <w:placeholder>
            <w:docPart w:val="DFF0023FF61543F68751A4516852BAEE"/>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SupllierName[1]" w:storeItemID="{81709D4C-33DC-48CC-AC7E-130A245806EE}"/>
          <w:text/>
        </w:sdtPr>
        <w:sdtEndPr>
          <w:rPr>
            <w:rFonts w:hint="cs"/>
          </w:rPr>
        </w:sdtEndPr>
        <w:sdtContent>
          <w:ins w:id="190" w:author="Meryl Etman" w:date="2019-01-13T14:13:00Z">
            <w:r w:rsidR="00BA7C98">
              <w:rPr>
                <w:rFonts w:ascii="Times New Roman" w:eastAsia="Times New Roman" w:hAnsi="Times New Roman" w:cs="David"/>
                <w:color w:val="008000"/>
                <w:sz w:val="24"/>
                <w:szCs w:val="24"/>
                <w:rtl/>
                <w:lang w:eastAsia="he-IL"/>
              </w:rPr>
              <w:t>לנדמן אלומיניום בע"מ</w:t>
            </w:r>
          </w:ins>
        </w:sdtContent>
      </w:sdt>
      <w:r w:rsidRPr="00C140D3">
        <w:rPr>
          <w:rFonts w:ascii="Times New Roman" w:eastAsia="Times New Roman" w:hAnsi="Times New Roman" w:cs="David" w:hint="cs"/>
          <w:bCs/>
          <w:color w:val="008000"/>
          <w:sz w:val="24"/>
          <w:szCs w:val="24"/>
          <w:rtl/>
          <w:lang w:eastAsia="he-IL"/>
        </w:rPr>
        <w:t xml:space="preserve"> </w:t>
      </w:r>
      <w:r w:rsidRPr="00C140D3">
        <w:rPr>
          <w:rFonts w:ascii="Times New Roman" w:eastAsia="Times New Roman" w:hAnsi="Times New Roman" w:cs="David" w:hint="cs"/>
          <w:sz w:val="24"/>
          <w:szCs w:val="24"/>
          <w:rtl/>
          <w:lang w:eastAsia="he-IL"/>
        </w:rPr>
        <w:t>עשוי להגיע לרשותי מידע חסוי כמוגדר להלן:</w:t>
      </w:r>
    </w:p>
    <w:p w14:paraId="5C2F2280" w14:textId="77777777" w:rsidR="00C140D3" w:rsidRPr="00C140D3" w:rsidRDefault="00C140D3" w:rsidP="00C140D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174B80FD" w14:textId="09B45D4A" w:rsidR="00C140D3" w:rsidRPr="00C140D3" w:rsidRDefault="00C140D3" w:rsidP="00C140D3">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w:t>
      </w:r>
      <w:r w:rsidRPr="00C140D3">
        <w:rPr>
          <w:rFonts w:ascii="Times New Roman" w:eastAsia="Times New Roman" w:hAnsi="Times New Roman" w:cs="David" w:hint="cs"/>
          <w:b/>
          <w:bCs/>
          <w:sz w:val="24"/>
          <w:szCs w:val="24"/>
          <w:rtl/>
          <w:lang w:eastAsia="he-IL"/>
        </w:rPr>
        <w:t>מידע חסוי</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566041299"/>
          <w:placeholder>
            <w:docPart w:val="3ADC0102B333451B83E802A7E5E763DD"/>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SupllierName[1]" w:storeItemID="{81709D4C-33DC-48CC-AC7E-130A245806EE}"/>
          <w:text/>
        </w:sdtPr>
        <w:sdtContent>
          <w:ins w:id="191" w:author="Meryl Etman" w:date="2019-01-13T14:13:00Z">
            <w:r w:rsidR="00BA7C98">
              <w:rPr>
                <w:rFonts w:ascii="Times New Roman" w:eastAsia="Times New Roman" w:hAnsi="Times New Roman" w:cs="David"/>
                <w:color w:val="008000"/>
                <w:sz w:val="24"/>
                <w:szCs w:val="24"/>
                <w:rtl/>
                <w:lang w:eastAsia="he-IL"/>
              </w:rPr>
              <w:t>לנדמן אלומיניום בע"מ</w:t>
            </w:r>
          </w:ins>
        </w:sdtContent>
      </w:sdt>
      <w:r w:rsidRPr="00C140D3">
        <w:rPr>
          <w:rFonts w:ascii="Times New Roman" w:eastAsia="Times New Roman" w:hAnsi="Times New Roman" w:cs="David"/>
          <w:bCs/>
          <w:color w:val="008000"/>
          <w:sz w:val="24"/>
          <w:szCs w:val="24"/>
          <w:lang w:eastAsia="he-IL"/>
        </w:rPr>
        <w:t xml:space="preserve"> </w:t>
      </w:r>
      <w:r w:rsidRPr="00C140D3">
        <w:rPr>
          <w:rFonts w:ascii="Times New Roman" w:eastAsia="Times New Roman" w:hAnsi="Times New Roman" w:cs="David" w:hint="cs"/>
          <w:bCs/>
          <w:color w:val="008000"/>
          <w:sz w:val="24"/>
          <w:szCs w:val="24"/>
          <w:rtl/>
          <w:lang w:eastAsia="he-IL"/>
        </w:rPr>
        <w:t xml:space="preserve"> </w:t>
      </w:r>
      <w:r w:rsidRPr="00C140D3">
        <w:rPr>
          <w:rFonts w:ascii="Times New Roman" w:eastAsia="Times New Roman" w:hAnsi="Times New Roman" w:cs="David" w:hint="cs"/>
          <w:color w:val="008000"/>
          <w:sz w:val="24"/>
          <w:szCs w:val="24"/>
          <w:rtl/>
          <w:lang w:eastAsia="he-IL"/>
        </w:rPr>
        <w:t>.</w:t>
      </w:r>
    </w:p>
    <w:p w14:paraId="46A02062" w14:textId="77777777" w:rsidR="00C140D3" w:rsidRPr="00C140D3" w:rsidRDefault="00C140D3" w:rsidP="00C140D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08072B78" w14:textId="77777777" w:rsidR="00C140D3" w:rsidRPr="00C140D3" w:rsidRDefault="00C140D3" w:rsidP="00C140D3">
      <w:pPr>
        <w:widowControl w:val="0"/>
        <w:numPr>
          <w:ilvl w:val="0"/>
          <w:numId w:val="13"/>
        </w:numPr>
        <w:tabs>
          <w:tab w:val="num" w:pos="515"/>
        </w:tabs>
        <w:spacing w:before="0" w:beforeAutospacing="0" w:after="0" w:afterAutospacing="0" w:line="240" w:lineRule="auto"/>
        <w:ind w:left="515" w:right="0" w:hanging="515"/>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161B423C" w14:textId="77777777" w:rsidR="00C140D3" w:rsidRPr="00C140D3" w:rsidRDefault="00C140D3" w:rsidP="00C140D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EC8AEA5" w14:textId="77777777" w:rsidR="00C140D3" w:rsidRPr="00C140D3" w:rsidRDefault="00C140D3" w:rsidP="00C140D3">
      <w:pPr>
        <w:widowControl w:val="0"/>
        <w:numPr>
          <w:ilvl w:val="0"/>
          <w:numId w:val="13"/>
        </w:numPr>
        <w:tabs>
          <w:tab w:val="num" w:pos="515"/>
        </w:tabs>
        <w:spacing w:before="0" w:beforeAutospacing="0" w:after="0" w:afterAutospacing="0" w:line="240" w:lineRule="auto"/>
        <w:ind w:left="515" w:right="0" w:hanging="515"/>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63E0C848" w14:textId="77777777" w:rsidR="00C140D3" w:rsidRPr="00C140D3" w:rsidRDefault="00C140D3" w:rsidP="00C140D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17051EA" w14:textId="77777777" w:rsidR="00C140D3" w:rsidRPr="00C140D3" w:rsidRDefault="00C140D3" w:rsidP="00C140D3">
      <w:pPr>
        <w:widowControl w:val="0"/>
        <w:numPr>
          <w:ilvl w:val="0"/>
          <w:numId w:val="13"/>
        </w:numPr>
        <w:tabs>
          <w:tab w:val="num" w:pos="515"/>
        </w:tabs>
        <w:spacing w:before="0" w:beforeAutospacing="0" w:after="0" w:afterAutospacing="0" w:line="240" w:lineRule="auto"/>
        <w:ind w:left="515" w:right="0" w:hanging="515"/>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 xml:space="preserve">הנני מאשר כי התחייבויותיי </w:t>
      </w:r>
      <w:r w:rsidR="00045A8C">
        <w:rPr>
          <w:rFonts w:ascii="Times New Roman" w:eastAsia="Times New Roman" w:hAnsi="Times New Roman" w:cs="David" w:hint="cs"/>
          <w:sz w:val="24"/>
          <w:szCs w:val="24"/>
          <w:rtl/>
          <w:lang w:eastAsia="he-IL"/>
        </w:rPr>
        <w:t>הנ"ל תחולנה הן במהלך ביצוע הפרו</w:t>
      </w:r>
      <w:r w:rsidRPr="00C140D3">
        <w:rPr>
          <w:rFonts w:ascii="Times New Roman" w:eastAsia="Times New Roman" w:hAnsi="Times New Roman" w:cs="David" w:hint="cs"/>
          <w:sz w:val="24"/>
          <w:szCs w:val="24"/>
          <w:rtl/>
          <w:lang w:eastAsia="he-IL"/>
        </w:rPr>
        <w:t>יקט והן לאחריו.</w:t>
      </w:r>
    </w:p>
    <w:p w14:paraId="0D035D18" w14:textId="77777777" w:rsidR="00C140D3" w:rsidRPr="00C140D3" w:rsidRDefault="00C140D3" w:rsidP="00C140D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5172873" w14:textId="77777777" w:rsidR="00C140D3" w:rsidRPr="00C140D3" w:rsidRDefault="00C140D3" w:rsidP="00C140D3">
      <w:pPr>
        <w:widowControl w:val="0"/>
        <w:spacing w:before="0" w:beforeAutospacing="0" w:after="0" w:afterAutospacing="0" w:line="360" w:lineRule="auto"/>
        <w:ind w:left="6480" w:hanging="584"/>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בכבוד רב,</w:t>
      </w:r>
    </w:p>
    <w:sdt>
      <w:sdtPr>
        <w:rPr>
          <w:rFonts w:ascii="Times New Roman" w:eastAsia="Times New Roman" w:hAnsi="Times New Roman" w:cs="David" w:hint="cs"/>
          <w:sz w:val="24"/>
          <w:szCs w:val="24"/>
          <w:rtl/>
          <w:lang w:eastAsia="he-IL"/>
        </w:rPr>
        <w:alias w:val="שדה נוסף 6"/>
        <w:tag w:val="cntCustomField6"/>
        <w:id w:val="1083647004"/>
        <w:placeholder>
          <w:docPart w:val="C721964CD0454C9DA8588270586390C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rPr>
          <w:rFonts w:hint="default"/>
        </w:rPr>
      </w:sdtEndPr>
      <w:sdtContent>
        <w:p w14:paraId="7477AF99" w14:textId="26243C6E" w:rsidR="00C140D3" w:rsidRPr="00C140D3" w:rsidRDefault="00BA7C98" w:rsidP="00C140D3">
          <w:pPr>
            <w:widowControl w:val="0"/>
            <w:spacing w:before="0" w:beforeAutospacing="0" w:after="0" w:afterAutospacing="0" w:line="360" w:lineRule="auto"/>
            <w:ind w:left="6480" w:hanging="584"/>
            <w:jc w:val="both"/>
            <w:rPr>
              <w:rFonts w:ascii="Times New Roman" w:eastAsia="Times New Roman" w:hAnsi="Times New Roman" w:cs="David"/>
              <w:sz w:val="24"/>
              <w:szCs w:val="24"/>
              <w:rtl/>
              <w:lang w:eastAsia="he-IL"/>
            </w:rPr>
          </w:pPr>
          <w:ins w:id="192" w:author="Meryl Etman" w:date="2019-01-13T14:16:00Z">
            <w:r>
              <w:rPr>
                <w:rFonts w:ascii="Times New Roman" w:eastAsia="Times New Roman" w:hAnsi="Times New Roman" w:cs="David" w:hint="cs"/>
                <w:sz w:val="24"/>
                <w:szCs w:val="24"/>
                <w:rtl/>
                <w:lang w:eastAsia="he-IL"/>
              </w:rPr>
              <w:t>מוטי לנדמן ו/או אלדד גרנות.</w:t>
            </w:r>
          </w:ins>
        </w:p>
      </w:sdtContent>
    </w:sdt>
    <w:p w14:paraId="2E986909" w14:textId="77777777" w:rsidR="00C140D3" w:rsidRPr="00C140D3" w:rsidRDefault="00C140D3" w:rsidP="00C140D3">
      <w:pPr>
        <w:widowControl w:val="0"/>
        <w:spacing w:before="0" w:beforeAutospacing="0" w:after="0" w:afterAutospacing="0" w:line="360" w:lineRule="auto"/>
        <w:ind w:left="6480" w:hanging="584"/>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ת.ז:____________</w:t>
      </w:r>
    </w:p>
    <w:p w14:paraId="280239D7" w14:textId="77777777" w:rsidR="00C140D3" w:rsidRPr="00C140D3" w:rsidRDefault="00C140D3" w:rsidP="00C140D3">
      <w:pPr>
        <w:widowControl w:val="0"/>
        <w:spacing w:before="0" w:beforeAutospacing="0" w:after="0" w:afterAutospacing="0" w:line="360" w:lineRule="auto"/>
        <w:ind w:left="6480" w:hanging="584"/>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כתובת:__________</w:t>
      </w:r>
    </w:p>
    <w:p w14:paraId="7871B017" w14:textId="77777777" w:rsidR="00C140D3" w:rsidRPr="00C140D3" w:rsidRDefault="00C140D3" w:rsidP="00C140D3">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r w:rsidRPr="00C140D3">
        <w:rPr>
          <w:rFonts w:ascii="Times New Roman" w:eastAsia="Times New Roman" w:hAnsi="Times New Roman" w:cs="David" w:hint="cs"/>
          <w:sz w:val="24"/>
          <w:szCs w:val="24"/>
          <w:rtl/>
          <w:lang w:eastAsia="he-IL"/>
        </w:rPr>
        <w:t>*מחק את המיותר</w:t>
      </w:r>
    </w:p>
    <w:p w14:paraId="3C7D4B08" w14:textId="77777777" w:rsidR="00C140D3" w:rsidRPr="00C140D3" w:rsidRDefault="00C140D3" w:rsidP="00C140D3">
      <w:pPr>
        <w:spacing w:before="0" w:beforeAutospacing="0" w:after="0" w:afterAutospacing="0" w:line="360" w:lineRule="auto"/>
        <w:jc w:val="center"/>
        <w:rPr>
          <w:rFonts w:ascii="Times New Roman" w:eastAsia="Times New Roman" w:hAnsi="Times New Roman" w:cs="David"/>
          <w:sz w:val="20"/>
          <w:szCs w:val="24"/>
          <w:rtl/>
          <w:lang w:eastAsia="he-IL"/>
        </w:rPr>
      </w:pPr>
      <w:r w:rsidRPr="00C140D3">
        <w:rPr>
          <w:rFonts w:ascii="Times New Roman" w:eastAsia="Times New Roman" w:hAnsi="Times New Roman" w:cs="David"/>
          <w:bCs/>
          <w:sz w:val="24"/>
          <w:szCs w:val="24"/>
          <w:u w:val="single"/>
          <w:rtl/>
        </w:rPr>
        <w:br w:type="page"/>
      </w:r>
      <w:r w:rsidRPr="00C140D3" w:rsidDel="00EF68FE">
        <w:rPr>
          <w:rFonts w:ascii="Times New Roman" w:eastAsia="Times New Roman" w:hAnsi="Times New Roman" w:cs="David" w:hint="cs"/>
          <w:bCs/>
          <w:sz w:val="25"/>
          <w:szCs w:val="24"/>
          <w:u w:val="single"/>
          <w:rtl/>
        </w:rPr>
        <w:lastRenderedPageBreak/>
        <w:t xml:space="preserve"> </w:t>
      </w:r>
      <w:r w:rsidRPr="00C140D3">
        <w:rPr>
          <w:rFonts w:ascii="Times New Roman" w:eastAsia="Times New Roman" w:hAnsi="Times New Roman" w:cs="David" w:hint="cs"/>
          <w:bCs/>
          <w:sz w:val="20"/>
          <w:szCs w:val="24"/>
          <w:u w:val="single"/>
          <w:rtl/>
          <w:lang w:eastAsia="he-IL"/>
        </w:rPr>
        <w:t>נספח "ז"</w:t>
      </w:r>
    </w:p>
    <w:p w14:paraId="2DB4424E"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7760805A" w14:textId="77777777" w:rsidR="00C02FFD" w:rsidRPr="00C02FFD" w:rsidRDefault="00C02FFD" w:rsidP="00C02FFD">
      <w:pPr>
        <w:widowControl w:val="0"/>
        <w:spacing w:before="240" w:beforeAutospacing="0" w:after="60" w:afterAutospacing="0" w:line="240" w:lineRule="auto"/>
        <w:jc w:val="center"/>
        <w:outlineLvl w:val="4"/>
        <w:rPr>
          <w:rFonts w:ascii="Times New Roman" w:eastAsia="Times New Roman" w:hAnsi="Times New Roman" w:cs="David"/>
          <w:b/>
          <w:bCs/>
          <w:sz w:val="24"/>
          <w:szCs w:val="24"/>
          <w:rtl/>
          <w:lang w:eastAsia="he-IL"/>
        </w:rPr>
      </w:pPr>
      <w:r w:rsidRPr="00C02FFD">
        <w:rPr>
          <w:rFonts w:ascii="Times New Roman" w:eastAsia="Times New Roman" w:hAnsi="Times New Roman" w:cs="David" w:hint="cs"/>
          <w:b/>
          <w:bCs/>
          <w:sz w:val="24"/>
          <w:szCs w:val="24"/>
          <w:rtl/>
          <w:lang w:eastAsia="he-IL"/>
        </w:rPr>
        <w:t>אישור עריכת ביטוח</w:t>
      </w:r>
    </w:p>
    <w:p w14:paraId="4C28EA9D" w14:textId="77777777" w:rsidR="00C02FFD" w:rsidRPr="00C02FFD" w:rsidRDefault="00C02FFD" w:rsidP="00C02FFD">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8BD74DB" w14:textId="77777777" w:rsidR="00C02FFD" w:rsidRPr="00C02FFD" w:rsidRDefault="00C02FFD" w:rsidP="00C02FFD">
      <w:pPr>
        <w:widowControl w:val="0"/>
        <w:spacing w:before="0" w:beforeAutospacing="0" w:after="0" w:afterAutospacing="0" w:line="240" w:lineRule="auto"/>
        <w:jc w:val="right"/>
        <w:rPr>
          <w:rFonts w:ascii="Times New Roman" w:eastAsia="Times New Roman" w:hAnsi="Times New Roman" w:cs="David"/>
          <w:sz w:val="24"/>
          <w:szCs w:val="24"/>
          <w:rtl/>
          <w:lang w:eastAsia="he-IL"/>
        </w:rPr>
      </w:pPr>
      <w:r w:rsidRPr="00C02FFD">
        <w:rPr>
          <w:rFonts w:ascii="Times New Roman" w:eastAsia="Times New Roman" w:hAnsi="Times New Roman" w:cs="David" w:hint="eastAsia"/>
          <w:sz w:val="24"/>
          <w:szCs w:val="24"/>
          <w:rtl/>
          <w:lang w:eastAsia="he-IL"/>
        </w:rPr>
        <w:t>תאריך</w:t>
      </w:r>
      <w:r w:rsidRPr="00C02FFD">
        <w:rPr>
          <w:rFonts w:ascii="Times New Roman" w:eastAsia="Times New Roman" w:hAnsi="Times New Roman" w:cs="David"/>
          <w:sz w:val="24"/>
          <w:szCs w:val="24"/>
          <w:rtl/>
          <w:lang w:eastAsia="he-IL"/>
        </w:rPr>
        <w:t>: ________________</w:t>
      </w:r>
    </w:p>
    <w:p w14:paraId="7738DE01" w14:textId="77777777" w:rsidR="00C02FFD" w:rsidRPr="00C02FFD" w:rsidRDefault="00C02FFD" w:rsidP="00C02FFD">
      <w:pPr>
        <w:widowControl w:val="0"/>
        <w:spacing w:before="0" w:beforeAutospacing="0" w:after="0" w:afterAutospacing="0" w:line="240" w:lineRule="auto"/>
        <w:rPr>
          <w:rFonts w:ascii="Times New Roman" w:eastAsia="Times New Roman" w:hAnsi="Times New Roman" w:cs="David"/>
          <w:sz w:val="24"/>
          <w:szCs w:val="24"/>
          <w:rtl/>
          <w:lang w:eastAsia="he-IL"/>
        </w:rPr>
      </w:pPr>
      <w:r w:rsidRPr="00C02FFD">
        <w:rPr>
          <w:rFonts w:ascii="Times New Roman" w:eastAsia="Times New Roman" w:hAnsi="Times New Roman" w:cs="David" w:hint="eastAsia"/>
          <w:sz w:val="24"/>
          <w:szCs w:val="24"/>
          <w:rtl/>
          <w:lang w:eastAsia="he-IL"/>
        </w:rPr>
        <w:t>לכבוד</w:t>
      </w:r>
    </w:p>
    <w:p w14:paraId="5BA9D482" w14:textId="6639935A" w:rsidR="00C02FFD" w:rsidRPr="00C02FFD" w:rsidRDefault="00C02FFD" w:rsidP="00C02FFD">
      <w:pPr>
        <w:widowControl w:val="0"/>
        <w:spacing w:before="0" w:beforeAutospacing="0" w:after="0" w:afterAutospacing="0" w:line="240" w:lineRule="auto"/>
        <w:rPr>
          <w:rFonts w:ascii="Times New Roman" w:eastAsia="Times New Roman" w:hAnsi="Times New Roman" w:cs="David"/>
          <w:sz w:val="24"/>
          <w:szCs w:val="24"/>
          <w:u w:val="single"/>
          <w:rtl/>
          <w:lang w:eastAsia="he-IL"/>
        </w:rPr>
      </w:pPr>
      <w:del w:id="193" w:author="Meryl Etman" w:date="2019-01-13T14:28:00Z">
        <w:r w:rsidRPr="00C02FFD" w:rsidDel="004D37D3">
          <w:rPr>
            <w:rFonts w:ascii="Times New Roman" w:eastAsia="Times New Roman" w:hAnsi="Times New Roman" w:cs="David" w:hint="cs"/>
            <w:sz w:val="24"/>
            <w:szCs w:val="24"/>
            <w:u w:val="single"/>
            <w:rtl/>
            <w:lang w:eastAsia="he-IL"/>
          </w:rPr>
          <w:delText>______________</w:delText>
        </w:r>
      </w:del>
      <w:ins w:id="194" w:author="Meryl Etman" w:date="2019-01-13T14:28:00Z">
        <w:r w:rsidR="004D37D3">
          <w:rPr>
            <w:rFonts w:ascii="Times New Roman" w:eastAsia="Times New Roman" w:hAnsi="Times New Roman" w:cs="David" w:hint="cs"/>
            <w:sz w:val="24"/>
            <w:szCs w:val="24"/>
            <w:u w:val="single"/>
            <w:rtl/>
            <w:lang w:eastAsia="he-IL"/>
          </w:rPr>
          <w:t>א.מ.ד.ס מחיר למשתכן</w:t>
        </w:r>
      </w:ins>
    </w:p>
    <w:p w14:paraId="1D4A5AB7" w14:textId="77777777" w:rsidR="00C02FFD" w:rsidRPr="00C02FFD" w:rsidRDefault="00C02FFD" w:rsidP="00C02FFD">
      <w:pPr>
        <w:keepNext/>
        <w:widowControl w:val="0"/>
        <w:spacing w:before="240" w:beforeAutospacing="0" w:after="60" w:afterAutospacing="0" w:line="240" w:lineRule="auto"/>
        <w:outlineLvl w:val="3"/>
        <w:rPr>
          <w:rFonts w:ascii="Calibri" w:eastAsia="Times New Roman" w:hAnsi="Calibri" w:cs="David"/>
          <w:sz w:val="24"/>
          <w:szCs w:val="24"/>
          <w:rtl/>
          <w:lang w:eastAsia="he-IL"/>
        </w:rPr>
      </w:pPr>
      <w:r w:rsidRPr="00C02FFD">
        <w:rPr>
          <w:rFonts w:ascii="Calibri" w:eastAsia="Times New Roman" w:hAnsi="Calibri" w:cs="David"/>
          <w:sz w:val="24"/>
          <w:szCs w:val="24"/>
          <w:rtl/>
          <w:lang w:eastAsia="he-IL"/>
        </w:rPr>
        <w:t xml:space="preserve">(להלן: </w:t>
      </w:r>
      <w:r w:rsidRPr="00C02FFD">
        <w:rPr>
          <w:rFonts w:ascii="Calibri" w:eastAsia="Times New Roman" w:hAnsi="Calibri" w:cs="David"/>
          <w:b/>
          <w:bCs/>
          <w:sz w:val="24"/>
          <w:szCs w:val="24"/>
          <w:rtl/>
          <w:lang w:eastAsia="he-IL"/>
        </w:rPr>
        <w:t>"</w:t>
      </w:r>
      <w:r w:rsidRPr="00C02FFD">
        <w:rPr>
          <w:rFonts w:ascii="Calibri" w:eastAsia="Times New Roman" w:hAnsi="Calibri" w:cs="David" w:hint="cs"/>
          <w:b/>
          <w:bCs/>
          <w:sz w:val="24"/>
          <w:szCs w:val="24"/>
          <w:rtl/>
          <w:lang w:eastAsia="he-IL"/>
        </w:rPr>
        <w:t>החברה</w:t>
      </w:r>
      <w:r w:rsidRPr="00C02FFD">
        <w:rPr>
          <w:rFonts w:ascii="Calibri" w:eastAsia="Times New Roman" w:hAnsi="Calibri" w:cs="David"/>
          <w:b/>
          <w:bCs/>
          <w:sz w:val="24"/>
          <w:szCs w:val="24"/>
          <w:rtl/>
          <w:lang w:eastAsia="he-IL"/>
        </w:rPr>
        <w:t>"</w:t>
      </w:r>
      <w:r w:rsidRPr="00C02FFD">
        <w:rPr>
          <w:rFonts w:ascii="Calibri" w:eastAsia="Times New Roman" w:hAnsi="Calibri" w:cs="David"/>
          <w:sz w:val="24"/>
          <w:szCs w:val="24"/>
          <w:rtl/>
          <w:lang w:eastAsia="he-IL"/>
        </w:rPr>
        <w:t>)</w:t>
      </w:r>
    </w:p>
    <w:p w14:paraId="4886F001" w14:textId="77777777" w:rsidR="00C02FFD" w:rsidRPr="00C02FFD" w:rsidRDefault="00C02FFD" w:rsidP="00C02FFD">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BB221D0" w14:textId="77777777" w:rsidR="00C02FFD" w:rsidRPr="00C02FFD" w:rsidRDefault="00C02FFD" w:rsidP="00C02FFD">
      <w:pPr>
        <w:widowControl w:val="0"/>
        <w:spacing w:before="0" w:beforeAutospacing="0" w:after="0" w:afterAutospacing="0" w:line="240" w:lineRule="auto"/>
        <w:rPr>
          <w:rFonts w:ascii="Times New Roman" w:eastAsia="Times New Roman" w:hAnsi="Times New Roman" w:cs="David"/>
          <w:sz w:val="24"/>
          <w:szCs w:val="24"/>
          <w:rtl/>
          <w:lang w:eastAsia="he-IL"/>
        </w:rPr>
      </w:pPr>
      <w:r w:rsidRPr="00C02FFD">
        <w:rPr>
          <w:rFonts w:ascii="Times New Roman" w:eastAsia="Times New Roman" w:hAnsi="Times New Roman" w:cs="David" w:hint="eastAsia"/>
          <w:sz w:val="24"/>
          <w:szCs w:val="24"/>
          <w:rtl/>
          <w:lang w:eastAsia="he-IL"/>
        </w:rPr>
        <w:t>א</w:t>
      </w:r>
      <w:r w:rsidRPr="00C02FFD">
        <w:rPr>
          <w:rFonts w:ascii="Times New Roman" w:eastAsia="Times New Roman" w:hAnsi="Times New Roman" w:cs="David"/>
          <w:sz w:val="24"/>
          <w:szCs w:val="24"/>
          <w:rtl/>
          <w:lang w:eastAsia="he-IL"/>
        </w:rPr>
        <w:t>.ג.נ.,</w:t>
      </w:r>
    </w:p>
    <w:p w14:paraId="7BC82564" w14:textId="77777777" w:rsidR="00C02FFD" w:rsidRPr="00C02FFD" w:rsidRDefault="00C02FFD" w:rsidP="00C02FFD">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484F5ED8" w14:textId="72A9007D" w:rsidR="00C02FFD" w:rsidRPr="00C02FFD" w:rsidRDefault="00C02FFD" w:rsidP="004D37D3">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C02FFD">
        <w:rPr>
          <w:rFonts w:ascii="Times New Roman" w:eastAsia="Times New Roman" w:hAnsi="Times New Roman" w:cs="David" w:hint="eastAsia"/>
          <w:sz w:val="24"/>
          <w:szCs w:val="24"/>
          <w:rtl/>
          <w:lang w:eastAsia="he-IL"/>
        </w:rPr>
        <w:t>הנדון</w:t>
      </w:r>
      <w:r w:rsidRPr="00C02FFD">
        <w:rPr>
          <w:rFonts w:ascii="Times New Roman" w:eastAsia="Times New Roman" w:hAnsi="Times New Roman" w:cs="David"/>
          <w:sz w:val="24"/>
          <w:szCs w:val="24"/>
          <w:rtl/>
          <w:lang w:eastAsia="he-IL"/>
        </w:rPr>
        <w:t>:</w:t>
      </w:r>
      <w:r w:rsidRPr="00C02FFD">
        <w:rPr>
          <w:rFonts w:ascii="Times New Roman" w:eastAsia="Times New Roman" w:hAnsi="Times New Roman" w:cs="David"/>
          <w:sz w:val="24"/>
          <w:szCs w:val="24"/>
          <w:rtl/>
          <w:lang w:eastAsia="he-IL"/>
        </w:rPr>
        <w:tab/>
      </w:r>
      <w:r w:rsidRPr="00C02FFD">
        <w:rPr>
          <w:rFonts w:ascii="Times New Roman" w:eastAsia="Times New Roman" w:hAnsi="Times New Roman" w:cs="David" w:hint="eastAsia"/>
          <w:sz w:val="24"/>
          <w:szCs w:val="24"/>
          <w:rtl/>
          <w:lang w:eastAsia="he-IL"/>
        </w:rPr>
        <w:t>מבוטחנו</w:t>
      </w:r>
      <w:r w:rsidRPr="00C02FFD">
        <w:rPr>
          <w:rFonts w:ascii="Times New Roman" w:eastAsia="Times New Roman" w:hAnsi="Times New Roman" w:cs="David"/>
          <w:sz w:val="24"/>
          <w:szCs w:val="24"/>
          <w:rtl/>
          <w:lang w:eastAsia="he-IL"/>
        </w:rPr>
        <w:t xml:space="preserve">: </w:t>
      </w:r>
      <w:del w:id="195" w:author="Meryl Etman" w:date="2019-01-13T14:28:00Z">
        <w:r w:rsidRPr="00C02FFD" w:rsidDel="004D37D3">
          <w:rPr>
            <w:rFonts w:ascii="Times New Roman" w:eastAsia="Times New Roman" w:hAnsi="Times New Roman" w:cs="David"/>
            <w:sz w:val="24"/>
            <w:szCs w:val="24"/>
            <w:rtl/>
            <w:lang w:eastAsia="he-IL"/>
          </w:rPr>
          <w:delText xml:space="preserve">_____________________ </w:delText>
        </w:r>
      </w:del>
      <w:ins w:id="196" w:author="Meryl Etman" w:date="2019-01-13T14:28:00Z">
        <w:r w:rsidR="004D37D3">
          <w:rPr>
            <w:rFonts w:ascii="Times New Roman" w:eastAsia="Times New Roman" w:hAnsi="Times New Roman" w:cs="David" w:hint="cs"/>
            <w:sz w:val="24"/>
            <w:szCs w:val="24"/>
            <w:rtl/>
            <w:lang w:eastAsia="he-IL"/>
          </w:rPr>
          <w:t>לנדמן אלומיניום בע"מ</w:t>
        </w:r>
        <w:r w:rsidR="004D37D3" w:rsidRPr="00C02FFD">
          <w:rPr>
            <w:rFonts w:ascii="Times New Roman" w:eastAsia="Times New Roman" w:hAnsi="Times New Roman" w:cs="David"/>
            <w:sz w:val="24"/>
            <w:szCs w:val="24"/>
            <w:rtl/>
            <w:lang w:eastAsia="he-IL"/>
          </w:rPr>
          <w:t xml:space="preserve"> </w:t>
        </w:r>
      </w:ins>
      <w:r w:rsidRPr="00C02FFD">
        <w:rPr>
          <w:rFonts w:ascii="Times New Roman" w:eastAsia="Times New Roman" w:hAnsi="Times New Roman" w:cs="David"/>
          <w:sz w:val="24"/>
          <w:szCs w:val="24"/>
          <w:rtl/>
          <w:lang w:eastAsia="he-IL"/>
        </w:rPr>
        <w:t xml:space="preserve">(להלן: </w:t>
      </w:r>
      <w:r w:rsidRPr="00C02FFD">
        <w:rPr>
          <w:rFonts w:ascii="Times New Roman" w:eastAsia="Times New Roman" w:hAnsi="Times New Roman" w:cs="David"/>
          <w:b/>
          <w:bCs/>
          <w:sz w:val="24"/>
          <w:szCs w:val="24"/>
          <w:rtl/>
          <w:lang w:eastAsia="he-IL"/>
        </w:rPr>
        <w:t>"</w:t>
      </w:r>
      <w:r w:rsidRPr="00C02FFD">
        <w:rPr>
          <w:rFonts w:ascii="Times New Roman" w:eastAsia="Times New Roman" w:hAnsi="Times New Roman" w:cs="David" w:hint="eastAsia"/>
          <w:b/>
          <w:bCs/>
          <w:sz w:val="24"/>
          <w:szCs w:val="24"/>
          <w:rtl/>
          <w:lang w:eastAsia="he-IL"/>
        </w:rPr>
        <w:t>היועץ</w:t>
      </w:r>
      <w:r w:rsidRPr="00C02FFD">
        <w:rPr>
          <w:rFonts w:ascii="Times New Roman" w:eastAsia="Times New Roman" w:hAnsi="Times New Roman" w:cs="David"/>
          <w:b/>
          <w:bCs/>
          <w:sz w:val="24"/>
          <w:szCs w:val="24"/>
          <w:rtl/>
          <w:lang w:eastAsia="he-IL"/>
        </w:rPr>
        <w:t>"</w:t>
      </w:r>
      <w:r w:rsidRPr="00C02FFD">
        <w:rPr>
          <w:rFonts w:ascii="Times New Roman" w:eastAsia="Times New Roman" w:hAnsi="Times New Roman" w:cs="David"/>
          <w:sz w:val="24"/>
          <w:szCs w:val="24"/>
          <w:rtl/>
          <w:lang w:eastAsia="he-IL"/>
        </w:rPr>
        <w:t>)</w:t>
      </w:r>
    </w:p>
    <w:p w14:paraId="27F66581" w14:textId="77777777" w:rsidR="00C02FFD" w:rsidRPr="00C02FFD" w:rsidRDefault="00C02FFD" w:rsidP="00C02FFD">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C02FFD">
        <w:rPr>
          <w:rFonts w:ascii="Times New Roman" w:eastAsia="Times New Roman" w:hAnsi="Times New Roman" w:cs="David"/>
          <w:sz w:val="24"/>
          <w:szCs w:val="24"/>
          <w:rtl/>
          <w:lang w:eastAsia="he-IL"/>
        </w:rPr>
        <w:tab/>
      </w:r>
      <w:r w:rsidRPr="00C02FFD">
        <w:rPr>
          <w:rFonts w:ascii="Times New Roman" w:eastAsia="Times New Roman" w:hAnsi="Times New Roman" w:cs="David" w:hint="eastAsia"/>
          <w:sz w:val="24"/>
          <w:szCs w:val="24"/>
          <w:rtl/>
          <w:lang w:eastAsia="he-IL"/>
        </w:rPr>
        <w:t>אישור</w:t>
      </w:r>
      <w:r w:rsidRPr="00C02FFD">
        <w:rPr>
          <w:rFonts w:ascii="Times New Roman" w:eastAsia="Times New Roman" w:hAnsi="Times New Roman" w:cs="David"/>
          <w:sz w:val="24"/>
          <w:szCs w:val="24"/>
          <w:rtl/>
          <w:lang w:eastAsia="he-IL"/>
        </w:rPr>
        <w:t xml:space="preserve"> עריכת פוליסות ביטוח בקשר להסכם מיום __</w:t>
      </w:r>
      <w:r w:rsidRPr="00C02FFD">
        <w:rPr>
          <w:rFonts w:ascii="Times New Roman" w:eastAsia="Times New Roman" w:hAnsi="Times New Roman" w:cs="David" w:hint="cs"/>
          <w:sz w:val="24"/>
          <w:szCs w:val="24"/>
          <w:rtl/>
          <w:lang w:eastAsia="he-IL"/>
        </w:rPr>
        <w:t>_</w:t>
      </w:r>
      <w:r w:rsidRPr="00C02FFD">
        <w:rPr>
          <w:rFonts w:ascii="Times New Roman" w:eastAsia="Times New Roman" w:hAnsi="Times New Roman" w:cs="David"/>
          <w:sz w:val="24"/>
          <w:szCs w:val="24"/>
          <w:rtl/>
          <w:lang w:eastAsia="he-IL"/>
        </w:rPr>
        <w:t>______</w:t>
      </w:r>
    </w:p>
    <w:p w14:paraId="32A0C1F5" w14:textId="2A5B8ADA" w:rsidR="00C02FFD" w:rsidRPr="00C02FFD" w:rsidRDefault="00C02FFD" w:rsidP="004D37D3">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r w:rsidRPr="00C02FFD">
        <w:rPr>
          <w:rFonts w:ascii="Times New Roman" w:eastAsia="Times New Roman" w:hAnsi="Times New Roman" w:cs="David" w:hint="eastAsia"/>
          <w:sz w:val="24"/>
          <w:szCs w:val="24"/>
          <w:rtl/>
          <w:lang w:eastAsia="he-IL"/>
        </w:rPr>
        <w:t>בין</w:t>
      </w:r>
      <w:r w:rsidRPr="00C02FFD">
        <w:rPr>
          <w:rFonts w:ascii="Times New Roman" w:eastAsia="Times New Roman" w:hAnsi="Times New Roman" w:cs="David"/>
          <w:sz w:val="24"/>
          <w:szCs w:val="24"/>
          <w:rtl/>
          <w:lang w:eastAsia="he-IL"/>
        </w:rPr>
        <w:t xml:space="preserve"> </w:t>
      </w:r>
      <w:r w:rsidRPr="00C02FFD">
        <w:rPr>
          <w:rFonts w:ascii="Times New Roman" w:eastAsia="Times New Roman" w:hAnsi="Times New Roman" w:cs="David" w:hint="cs"/>
          <w:b/>
          <w:bCs/>
          <w:sz w:val="24"/>
          <w:szCs w:val="24"/>
          <w:rtl/>
          <w:lang w:eastAsia="he-IL"/>
        </w:rPr>
        <w:t>החברה</w:t>
      </w:r>
      <w:r w:rsidRPr="00C02FFD">
        <w:rPr>
          <w:rFonts w:ascii="Times New Roman" w:eastAsia="Times New Roman" w:hAnsi="Times New Roman" w:cs="David" w:hint="cs"/>
          <w:sz w:val="24"/>
          <w:szCs w:val="24"/>
          <w:rtl/>
          <w:lang w:eastAsia="he-IL"/>
        </w:rPr>
        <w:t xml:space="preserve">  </w:t>
      </w:r>
      <w:r w:rsidRPr="00C02FFD">
        <w:rPr>
          <w:rFonts w:ascii="Times New Roman" w:eastAsia="Times New Roman" w:hAnsi="Times New Roman" w:cs="David"/>
          <w:sz w:val="24"/>
          <w:szCs w:val="24"/>
          <w:rtl/>
          <w:lang w:eastAsia="he-IL"/>
        </w:rPr>
        <w:t>לבין היועץ</w:t>
      </w:r>
      <w:r w:rsidRPr="00C02FFD">
        <w:rPr>
          <w:rFonts w:ascii="Times New Roman" w:eastAsia="Times New Roman" w:hAnsi="Times New Roman" w:cs="David" w:hint="cs"/>
          <w:sz w:val="24"/>
          <w:szCs w:val="24"/>
          <w:rtl/>
          <w:lang w:eastAsia="he-IL"/>
        </w:rPr>
        <w:t>,</w:t>
      </w:r>
      <w:r w:rsidRPr="00C02FFD">
        <w:rPr>
          <w:rFonts w:ascii="Times New Roman" w:eastAsia="Times New Roman" w:hAnsi="Times New Roman" w:cs="David"/>
          <w:sz w:val="24"/>
          <w:szCs w:val="24"/>
          <w:rtl/>
          <w:lang w:eastAsia="he-IL"/>
        </w:rPr>
        <w:t xml:space="preserve"> ל</w:t>
      </w:r>
      <w:r w:rsidRPr="00C02FFD">
        <w:rPr>
          <w:rFonts w:ascii="Times New Roman" w:eastAsia="Times New Roman" w:hAnsi="Times New Roman" w:cs="David" w:hint="cs"/>
          <w:sz w:val="24"/>
          <w:szCs w:val="24"/>
          <w:rtl/>
          <w:lang w:eastAsia="he-IL"/>
        </w:rPr>
        <w:t xml:space="preserve">מתן שירותי </w:t>
      </w:r>
      <w:del w:id="197" w:author="Meryl Etman" w:date="2019-01-13T14:28:00Z">
        <w:r w:rsidRPr="00C02FFD" w:rsidDel="004D37D3">
          <w:rPr>
            <w:rFonts w:ascii="Times New Roman" w:eastAsia="Times New Roman" w:hAnsi="Times New Roman" w:cs="David" w:hint="cs"/>
            <w:sz w:val="24"/>
            <w:szCs w:val="24"/>
            <w:rtl/>
            <w:lang w:eastAsia="he-IL"/>
          </w:rPr>
          <w:delText xml:space="preserve">______________________ </w:delText>
        </w:r>
      </w:del>
      <w:ins w:id="198" w:author="Meryl Etman" w:date="2019-01-13T14:28:00Z">
        <w:r w:rsidR="004D37D3">
          <w:rPr>
            <w:rFonts w:ascii="Times New Roman" w:eastAsia="Times New Roman" w:hAnsi="Times New Roman" w:cs="David" w:hint="cs"/>
            <w:sz w:val="24"/>
            <w:szCs w:val="24"/>
            <w:rtl/>
            <w:lang w:eastAsia="he-IL"/>
          </w:rPr>
          <w:t>תכנון אלומיניום בפרויקט סביוני שהם מחיר למשתכן</w:t>
        </w:r>
      </w:ins>
    </w:p>
    <w:p w14:paraId="5C3DA167" w14:textId="77777777" w:rsidR="00C02FFD" w:rsidRPr="00C02FFD" w:rsidRDefault="00C02FFD" w:rsidP="00C02FFD">
      <w:pPr>
        <w:widowControl w:val="0"/>
        <w:spacing w:before="0" w:beforeAutospacing="0" w:after="0" w:afterAutospacing="0" w:line="240" w:lineRule="auto"/>
        <w:ind w:left="720" w:firstLine="720"/>
        <w:rPr>
          <w:rFonts w:ascii="Times New Roman" w:eastAsia="Times New Roman" w:hAnsi="Times New Roman" w:cs="David"/>
          <w:sz w:val="24"/>
          <w:szCs w:val="24"/>
          <w:rtl/>
          <w:lang w:eastAsia="he-IL"/>
        </w:rPr>
      </w:pPr>
      <w:r w:rsidRPr="00C02FFD">
        <w:rPr>
          <w:rFonts w:ascii="Times New Roman" w:eastAsia="Times New Roman" w:hAnsi="Times New Roman" w:cs="David"/>
          <w:sz w:val="24"/>
          <w:szCs w:val="24"/>
          <w:rtl/>
          <w:lang w:eastAsia="he-IL"/>
        </w:rPr>
        <w:t xml:space="preserve"> (להלן: </w:t>
      </w:r>
      <w:r w:rsidRPr="00C02FFD">
        <w:rPr>
          <w:rFonts w:ascii="Times New Roman" w:eastAsia="Times New Roman" w:hAnsi="Times New Roman" w:cs="David"/>
          <w:b/>
          <w:bCs/>
          <w:sz w:val="24"/>
          <w:szCs w:val="24"/>
          <w:rtl/>
          <w:lang w:eastAsia="he-IL"/>
        </w:rPr>
        <w:t>"</w:t>
      </w:r>
      <w:r w:rsidRPr="00C02FFD">
        <w:rPr>
          <w:rFonts w:ascii="Times New Roman" w:eastAsia="Times New Roman" w:hAnsi="Times New Roman" w:cs="David" w:hint="eastAsia"/>
          <w:b/>
          <w:bCs/>
          <w:sz w:val="24"/>
          <w:szCs w:val="24"/>
          <w:rtl/>
          <w:lang w:eastAsia="he-IL"/>
        </w:rPr>
        <w:t>ה</w:t>
      </w:r>
      <w:r w:rsidRPr="00C02FFD">
        <w:rPr>
          <w:rFonts w:ascii="Times New Roman" w:eastAsia="Times New Roman" w:hAnsi="Times New Roman" w:cs="David" w:hint="cs"/>
          <w:b/>
          <w:bCs/>
          <w:sz w:val="24"/>
          <w:szCs w:val="24"/>
          <w:rtl/>
          <w:lang w:eastAsia="he-IL"/>
        </w:rPr>
        <w:t>שירותים</w:t>
      </w:r>
      <w:r w:rsidRPr="00C02FFD">
        <w:rPr>
          <w:rFonts w:ascii="Times New Roman" w:eastAsia="Times New Roman" w:hAnsi="Times New Roman" w:cs="David"/>
          <w:b/>
          <w:bCs/>
          <w:sz w:val="24"/>
          <w:szCs w:val="24"/>
          <w:rtl/>
          <w:lang w:eastAsia="he-IL"/>
        </w:rPr>
        <w:t xml:space="preserve">" </w:t>
      </w:r>
      <w:r w:rsidRPr="00C02FFD">
        <w:rPr>
          <w:rFonts w:ascii="Times New Roman" w:eastAsia="Times New Roman" w:hAnsi="Times New Roman" w:cs="David" w:hint="eastAsia"/>
          <w:sz w:val="24"/>
          <w:szCs w:val="24"/>
          <w:rtl/>
          <w:lang w:eastAsia="he-IL"/>
        </w:rPr>
        <w:t>ו</w:t>
      </w:r>
      <w:r w:rsidRPr="00C02FFD">
        <w:rPr>
          <w:rFonts w:ascii="Times New Roman" w:eastAsia="Times New Roman" w:hAnsi="Times New Roman" w:cs="David"/>
          <w:sz w:val="24"/>
          <w:szCs w:val="24"/>
          <w:rtl/>
          <w:lang w:eastAsia="he-IL"/>
        </w:rPr>
        <w:t xml:space="preserve">/או </w:t>
      </w:r>
      <w:r w:rsidRPr="00C02FFD">
        <w:rPr>
          <w:rFonts w:ascii="Times New Roman" w:eastAsia="Times New Roman" w:hAnsi="Times New Roman" w:cs="David"/>
          <w:b/>
          <w:bCs/>
          <w:sz w:val="24"/>
          <w:szCs w:val="24"/>
          <w:rtl/>
          <w:lang w:eastAsia="he-IL"/>
        </w:rPr>
        <w:t>"</w:t>
      </w:r>
      <w:r w:rsidRPr="00C02FFD">
        <w:rPr>
          <w:rFonts w:ascii="Times New Roman" w:eastAsia="Times New Roman" w:hAnsi="Times New Roman" w:cs="David" w:hint="eastAsia"/>
          <w:b/>
          <w:bCs/>
          <w:sz w:val="24"/>
          <w:szCs w:val="24"/>
          <w:rtl/>
          <w:lang w:eastAsia="he-IL"/>
        </w:rPr>
        <w:t>ההסכם</w:t>
      </w:r>
      <w:r w:rsidRPr="00C02FFD">
        <w:rPr>
          <w:rFonts w:ascii="Times New Roman" w:eastAsia="Times New Roman" w:hAnsi="Times New Roman" w:cs="David"/>
          <w:b/>
          <w:bCs/>
          <w:sz w:val="24"/>
          <w:szCs w:val="24"/>
          <w:rtl/>
          <w:lang w:eastAsia="he-IL"/>
        </w:rPr>
        <w:t>"</w:t>
      </w:r>
      <w:r w:rsidRPr="00C02FFD">
        <w:rPr>
          <w:rFonts w:ascii="Times New Roman" w:eastAsia="Times New Roman" w:hAnsi="Times New Roman" w:cs="David"/>
          <w:sz w:val="24"/>
          <w:szCs w:val="24"/>
          <w:rtl/>
          <w:lang w:eastAsia="he-IL"/>
        </w:rPr>
        <w:t xml:space="preserve">, </w:t>
      </w:r>
      <w:r w:rsidRPr="00C02FFD">
        <w:rPr>
          <w:rFonts w:ascii="Times New Roman" w:eastAsia="Times New Roman" w:hAnsi="Times New Roman" w:cs="David" w:hint="eastAsia"/>
          <w:sz w:val="24"/>
          <w:szCs w:val="24"/>
          <w:rtl/>
          <w:lang w:eastAsia="he-IL"/>
        </w:rPr>
        <w:t>לפי</w:t>
      </w:r>
      <w:r w:rsidRPr="00C02FFD">
        <w:rPr>
          <w:rFonts w:ascii="Times New Roman" w:eastAsia="Times New Roman" w:hAnsi="Times New Roman" w:cs="David"/>
          <w:sz w:val="24"/>
          <w:szCs w:val="24"/>
          <w:rtl/>
          <w:lang w:eastAsia="he-IL"/>
        </w:rPr>
        <w:t xml:space="preserve"> העניין)</w:t>
      </w:r>
    </w:p>
    <w:p w14:paraId="4365DE9C" w14:textId="77777777" w:rsidR="00C02FFD" w:rsidRPr="00C02FFD" w:rsidRDefault="00C02FFD" w:rsidP="00C02FFD">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619D99E" w14:textId="77777777" w:rsidR="00C02FFD" w:rsidRPr="00C02FFD" w:rsidRDefault="00C02FFD" w:rsidP="00C02FFD">
      <w:pPr>
        <w:widowControl w:val="0"/>
        <w:spacing w:before="0" w:beforeAutospacing="0" w:after="0" w:afterAutospacing="0" w:line="240" w:lineRule="auto"/>
        <w:rPr>
          <w:rFonts w:ascii="Times New Roman" w:eastAsia="Times New Roman" w:hAnsi="Times New Roman" w:cs="David"/>
          <w:sz w:val="24"/>
          <w:szCs w:val="24"/>
          <w:lang w:eastAsia="he-IL"/>
        </w:rPr>
      </w:pPr>
    </w:p>
    <w:p w14:paraId="18BE5F2A" w14:textId="77777777" w:rsidR="00C02FFD" w:rsidRPr="00C02FFD" w:rsidRDefault="00C02FFD" w:rsidP="00C02FFD">
      <w:pPr>
        <w:widowControl w:val="0"/>
        <w:spacing w:before="0" w:beforeAutospacing="0" w:after="0" w:afterAutospacing="0" w:line="240" w:lineRule="auto"/>
        <w:rPr>
          <w:rFonts w:ascii="Times New Roman" w:eastAsia="Times New Roman" w:hAnsi="Times New Roman" w:cs="David"/>
          <w:sz w:val="24"/>
          <w:szCs w:val="24"/>
          <w:rtl/>
          <w:lang w:eastAsia="he-IL"/>
        </w:rPr>
      </w:pPr>
      <w:r w:rsidRPr="00C02FFD">
        <w:rPr>
          <w:rFonts w:ascii="Times New Roman" w:eastAsia="Times New Roman" w:hAnsi="Times New Roman" w:cs="David" w:hint="eastAsia"/>
          <w:sz w:val="24"/>
          <w:szCs w:val="24"/>
          <w:rtl/>
          <w:lang w:eastAsia="he-IL"/>
        </w:rPr>
        <w:t>הננו</w:t>
      </w:r>
      <w:r w:rsidRPr="00C02FFD">
        <w:rPr>
          <w:rFonts w:ascii="Times New Roman" w:eastAsia="Times New Roman" w:hAnsi="Times New Roman" w:cs="David"/>
          <w:sz w:val="24"/>
          <w:szCs w:val="24"/>
          <w:rtl/>
          <w:lang w:eastAsia="he-IL"/>
        </w:rPr>
        <w:t xml:space="preserve"> מאשרים בזאת כי החל מיום ________ ועד ליום ________ ערכנו את הביטוחים המפורטים להלן בגין פעילות ה</w:t>
      </w:r>
      <w:r w:rsidRPr="00C02FFD">
        <w:rPr>
          <w:rFonts w:ascii="Times New Roman" w:eastAsia="Times New Roman" w:hAnsi="Times New Roman" w:cs="David" w:hint="cs"/>
          <w:sz w:val="24"/>
          <w:szCs w:val="24"/>
          <w:rtl/>
          <w:lang w:eastAsia="he-IL"/>
        </w:rPr>
        <w:t>יועץ</w:t>
      </w:r>
      <w:r w:rsidRPr="00C02FFD">
        <w:rPr>
          <w:rFonts w:ascii="Times New Roman" w:eastAsia="Times New Roman" w:hAnsi="Times New Roman" w:cs="David"/>
          <w:sz w:val="24"/>
          <w:szCs w:val="24"/>
          <w:rtl/>
          <w:lang w:eastAsia="he-IL"/>
        </w:rPr>
        <w:t xml:space="preserve">, </w:t>
      </w:r>
      <w:r w:rsidRPr="00C02FFD">
        <w:rPr>
          <w:rFonts w:ascii="Times New Roman" w:eastAsia="Times New Roman" w:hAnsi="Times New Roman" w:cs="David" w:hint="eastAsia"/>
          <w:sz w:val="24"/>
          <w:szCs w:val="24"/>
          <w:rtl/>
          <w:lang w:eastAsia="he-IL"/>
        </w:rPr>
        <w:t>לרבות</w:t>
      </w:r>
      <w:r w:rsidRPr="00C02FFD">
        <w:rPr>
          <w:rFonts w:ascii="Times New Roman" w:eastAsia="Times New Roman" w:hAnsi="Times New Roman" w:cs="David"/>
          <w:sz w:val="24"/>
          <w:szCs w:val="24"/>
          <w:rtl/>
          <w:lang w:eastAsia="he-IL"/>
        </w:rPr>
        <w:t xml:space="preserve"> ב</w:t>
      </w:r>
      <w:r w:rsidRPr="00C02FFD">
        <w:rPr>
          <w:rFonts w:ascii="Times New Roman" w:eastAsia="Times New Roman" w:hAnsi="Times New Roman" w:cs="David" w:hint="cs"/>
          <w:sz w:val="24"/>
          <w:szCs w:val="24"/>
          <w:rtl/>
          <w:lang w:eastAsia="he-IL"/>
        </w:rPr>
        <w:t xml:space="preserve">גין השירותים </w:t>
      </w:r>
      <w:r w:rsidRPr="00C02FFD">
        <w:rPr>
          <w:rFonts w:ascii="Times New Roman" w:eastAsia="Times New Roman" w:hAnsi="Times New Roman" w:cs="David" w:hint="cs"/>
          <w:b/>
          <w:bCs/>
          <w:sz w:val="24"/>
          <w:szCs w:val="24"/>
          <w:rtl/>
          <w:lang w:eastAsia="he-IL"/>
        </w:rPr>
        <w:t>לחברה</w:t>
      </w:r>
      <w:r w:rsidRPr="00C02FFD">
        <w:rPr>
          <w:rFonts w:ascii="Times New Roman" w:eastAsia="Times New Roman" w:hAnsi="Times New Roman" w:cs="David"/>
          <w:sz w:val="24"/>
          <w:szCs w:val="24"/>
          <w:rtl/>
          <w:lang w:eastAsia="he-IL"/>
        </w:rPr>
        <w:t>:-</w:t>
      </w:r>
    </w:p>
    <w:p w14:paraId="5A557CC9" w14:textId="77777777" w:rsidR="00C02FFD" w:rsidRPr="00C02FFD" w:rsidRDefault="00C02FFD" w:rsidP="00C02FFD">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CA12382" w14:textId="77777777" w:rsidR="00C02FFD" w:rsidRPr="00C02FFD" w:rsidRDefault="00C02FFD" w:rsidP="00C02FFD">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CDBE8B2" w14:textId="77777777" w:rsidR="00C02FFD" w:rsidRPr="00C02FFD" w:rsidRDefault="00C02FFD" w:rsidP="00C02FFD">
      <w:pPr>
        <w:keepNext/>
        <w:widowControl w:val="0"/>
        <w:numPr>
          <w:ilvl w:val="0"/>
          <w:numId w:val="9"/>
        </w:numPr>
        <w:spacing w:before="0" w:beforeAutospacing="0" w:after="0" w:afterAutospacing="0" w:line="240" w:lineRule="auto"/>
        <w:outlineLvl w:val="0"/>
        <w:rPr>
          <w:rFonts w:ascii="Calibri Light" w:eastAsia="Times New Roman" w:hAnsi="Calibri Light" w:cs="David"/>
          <w:kern w:val="32"/>
          <w:sz w:val="24"/>
          <w:szCs w:val="24"/>
          <w:rtl/>
          <w:lang w:eastAsia="he-IL"/>
        </w:rPr>
      </w:pPr>
      <w:r w:rsidRPr="00C02FFD">
        <w:rPr>
          <w:rFonts w:ascii="Calibri Light" w:eastAsia="Times New Roman" w:hAnsi="Calibri Light" w:cs="David" w:hint="eastAsia"/>
          <w:kern w:val="32"/>
          <w:sz w:val="24"/>
          <w:szCs w:val="24"/>
          <w:u w:val="single"/>
          <w:rtl/>
          <w:lang w:eastAsia="he-IL"/>
        </w:rPr>
        <w:t>ביטוח</w:t>
      </w:r>
      <w:r w:rsidRPr="00C02FFD">
        <w:rPr>
          <w:rFonts w:ascii="Calibri Light" w:eastAsia="Times New Roman" w:hAnsi="Calibri Light" w:cs="David"/>
          <w:kern w:val="32"/>
          <w:sz w:val="24"/>
          <w:szCs w:val="24"/>
          <w:u w:val="single"/>
          <w:rtl/>
          <w:lang w:eastAsia="he-IL"/>
        </w:rPr>
        <w:t xml:space="preserve"> אחריות מקצועית</w:t>
      </w:r>
      <w:r w:rsidRPr="00C02FFD">
        <w:rPr>
          <w:rFonts w:ascii="Calibri Light" w:eastAsia="Times New Roman" w:hAnsi="Calibri Light" w:cs="David" w:hint="cs"/>
          <w:kern w:val="32"/>
          <w:sz w:val="24"/>
          <w:szCs w:val="24"/>
          <w:rtl/>
          <w:lang w:eastAsia="he-IL"/>
        </w:rPr>
        <w:t xml:space="preserve">  - מ.פ. ______________________</w:t>
      </w:r>
    </w:p>
    <w:p w14:paraId="4B7AF6E4" w14:textId="77777777" w:rsidR="00C02FFD" w:rsidRPr="00C02FFD" w:rsidRDefault="00C02FFD" w:rsidP="00C02FFD">
      <w:pPr>
        <w:keepNext/>
        <w:widowControl w:val="0"/>
        <w:spacing w:before="240" w:beforeAutospacing="0" w:after="60" w:afterAutospacing="0" w:line="240" w:lineRule="auto"/>
        <w:ind w:left="720"/>
        <w:outlineLvl w:val="0"/>
        <w:rPr>
          <w:rFonts w:ascii="Calibri Light" w:eastAsia="Arial Unicode MS" w:hAnsi="Calibri Light" w:cs="David"/>
          <w:kern w:val="32"/>
          <w:sz w:val="24"/>
          <w:szCs w:val="24"/>
          <w:rtl/>
          <w:lang w:eastAsia="he-IL"/>
        </w:rPr>
      </w:pPr>
      <w:r w:rsidRPr="00C02FFD">
        <w:rPr>
          <w:rFonts w:ascii="Calibri Light" w:eastAsia="Times New Roman" w:hAnsi="Calibri Light" w:cs="David" w:hint="eastAsia"/>
          <w:kern w:val="32"/>
          <w:sz w:val="24"/>
          <w:szCs w:val="24"/>
          <w:rtl/>
          <w:lang w:eastAsia="he-IL"/>
        </w:rPr>
        <w:t>לכיסוי</w:t>
      </w:r>
      <w:r w:rsidRPr="00C02FFD">
        <w:rPr>
          <w:rFonts w:ascii="Calibri Light" w:eastAsia="Times New Roman" w:hAnsi="Calibri Light" w:cs="David"/>
          <w:kern w:val="32"/>
          <w:sz w:val="24"/>
          <w:szCs w:val="24"/>
          <w:rtl/>
          <w:lang w:eastAsia="he-IL"/>
        </w:rPr>
        <w:t xml:space="preserve"> אחריותו ש</w:t>
      </w:r>
      <w:r w:rsidRPr="00C02FFD">
        <w:rPr>
          <w:rFonts w:ascii="Calibri Light" w:eastAsia="Times New Roman" w:hAnsi="Calibri Light" w:cs="David" w:hint="eastAsia"/>
          <w:kern w:val="32"/>
          <w:sz w:val="24"/>
          <w:szCs w:val="24"/>
          <w:rtl/>
          <w:lang w:eastAsia="he-IL"/>
        </w:rPr>
        <w:t>ל</w:t>
      </w:r>
      <w:r w:rsidRPr="00C02FFD">
        <w:rPr>
          <w:rFonts w:ascii="Calibri Light" w:eastAsia="Times New Roman" w:hAnsi="Calibri Light" w:cs="David"/>
          <w:kern w:val="32"/>
          <w:sz w:val="24"/>
          <w:szCs w:val="24"/>
          <w:rtl/>
          <w:lang w:eastAsia="he-IL"/>
        </w:rPr>
        <w:t xml:space="preserve"> היועץ </w:t>
      </w:r>
      <w:r w:rsidRPr="00C02FFD">
        <w:rPr>
          <w:rFonts w:ascii="Calibri Light" w:eastAsia="Times New Roman" w:hAnsi="Calibri Light" w:cs="David" w:hint="eastAsia"/>
          <w:kern w:val="32"/>
          <w:sz w:val="24"/>
          <w:szCs w:val="24"/>
          <w:rtl/>
          <w:lang w:eastAsia="he-IL"/>
        </w:rPr>
        <w:t>על</w:t>
      </w:r>
      <w:r w:rsidRPr="00C02FFD">
        <w:rPr>
          <w:rFonts w:ascii="Calibri Light" w:eastAsia="Times New Roman" w:hAnsi="Calibri Light" w:cs="David"/>
          <w:kern w:val="32"/>
          <w:sz w:val="24"/>
          <w:szCs w:val="24"/>
          <w:rtl/>
          <w:lang w:eastAsia="he-IL"/>
        </w:rPr>
        <w:t xml:space="preserve"> פי דין בגין אובדן ו/או נזק העלולים להיגרם לכל אדם ו/או גוף כלשהו </w:t>
      </w:r>
      <w:r w:rsidRPr="00C02FFD">
        <w:rPr>
          <w:rFonts w:ascii="Calibri Light" w:eastAsia="Times New Roman" w:hAnsi="Calibri Light" w:cs="David" w:hint="cs"/>
          <w:kern w:val="32"/>
          <w:sz w:val="24"/>
          <w:szCs w:val="24"/>
          <w:rtl/>
          <w:lang w:eastAsia="he-IL"/>
        </w:rPr>
        <w:t>(</w:t>
      </w:r>
      <w:r w:rsidRPr="00C02FFD">
        <w:rPr>
          <w:rFonts w:ascii="Calibri Light" w:eastAsia="Times New Roman" w:hAnsi="Calibri Light" w:cs="David"/>
          <w:kern w:val="32"/>
          <w:sz w:val="24"/>
          <w:szCs w:val="24"/>
          <w:rtl/>
          <w:lang w:eastAsia="he-IL"/>
        </w:rPr>
        <w:t xml:space="preserve">לרבות </w:t>
      </w:r>
      <w:r w:rsidRPr="00C02FFD">
        <w:rPr>
          <w:rFonts w:ascii="Calibri Light" w:eastAsia="Times New Roman" w:hAnsi="Calibri Light" w:cs="David" w:hint="cs"/>
          <w:kern w:val="32"/>
          <w:sz w:val="24"/>
          <w:szCs w:val="24"/>
          <w:rtl/>
          <w:lang w:eastAsia="he-IL"/>
        </w:rPr>
        <w:t>במפורש</w:t>
      </w:r>
      <w:r w:rsidRPr="00C02FFD">
        <w:rPr>
          <w:rFonts w:ascii="Calibri Light" w:eastAsia="Times New Roman" w:hAnsi="Calibri Light" w:cs="David"/>
          <w:kern w:val="32"/>
          <w:sz w:val="24"/>
          <w:szCs w:val="24"/>
          <w:rtl/>
          <w:lang w:eastAsia="he-IL"/>
        </w:rPr>
        <w:t xml:space="preserve"> </w:t>
      </w:r>
      <w:r w:rsidRPr="00C02FFD">
        <w:rPr>
          <w:rFonts w:ascii="Calibri Light" w:eastAsia="Times New Roman" w:hAnsi="Calibri Light" w:cs="David" w:hint="cs"/>
          <w:kern w:val="32"/>
          <w:sz w:val="24"/>
          <w:szCs w:val="24"/>
          <w:rtl/>
          <w:lang w:eastAsia="he-IL"/>
        </w:rPr>
        <w:t>החברה</w:t>
      </w:r>
      <w:r w:rsidRPr="00C02FFD">
        <w:rPr>
          <w:rFonts w:ascii="Calibri Light" w:eastAsia="Times New Roman" w:hAnsi="Calibri Light" w:cs="David"/>
          <w:kern w:val="32"/>
          <w:sz w:val="24"/>
          <w:szCs w:val="24"/>
          <w:rtl/>
          <w:lang w:eastAsia="he-IL"/>
        </w:rPr>
        <w:t xml:space="preserve"> </w:t>
      </w:r>
      <w:r w:rsidRPr="00C02FFD">
        <w:rPr>
          <w:rFonts w:ascii="Calibri Light" w:eastAsia="Times New Roman" w:hAnsi="Calibri Light" w:cs="David" w:hint="cs"/>
          <w:kern w:val="32"/>
          <w:sz w:val="24"/>
          <w:szCs w:val="24"/>
          <w:rtl/>
          <w:lang w:eastAsia="he-IL"/>
        </w:rPr>
        <w:t>)</w:t>
      </w:r>
      <w:r w:rsidRPr="00C02FFD">
        <w:rPr>
          <w:rFonts w:ascii="Calibri Light" w:eastAsia="Times New Roman" w:hAnsi="Calibri Light" w:cs="David"/>
          <w:kern w:val="32"/>
          <w:sz w:val="24"/>
          <w:szCs w:val="24"/>
          <w:rtl/>
          <w:lang w:eastAsia="he-IL"/>
        </w:rPr>
        <w:t xml:space="preserve">, כתוצאה ממעשה ו/או מחדל מקצועי של </w:t>
      </w:r>
      <w:r w:rsidRPr="00C02FFD">
        <w:rPr>
          <w:rFonts w:ascii="Calibri Light" w:eastAsia="Times New Roman" w:hAnsi="Calibri Light" w:cs="David" w:hint="eastAsia"/>
          <w:kern w:val="32"/>
          <w:sz w:val="24"/>
          <w:szCs w:val="24"/>
          <w:rtl/>
          <w:lang w:eastAsia="he-IL"/>
        </w:rPr>
        <w:t>היועץ</w:t>
      </w:r>
      <w:r w:rsidRPr="00C02FFD">
        <w:rPr>
          <w:rFonts w:ascii="Calibri Light" w:eastAsia="Times New Roman" w:hAnsi="Calibri Light" w:cs="David"/>
          <w:kern w:val="32"/>
          <w:sz w:val="24"/>
          <w:szCs w:val="24"/>
          <w:rtl/>
          <w:lang w:eastAsia="he-IL"/>
        </w:rPr>
        <w:t xml:space="preserve"> ו/או עובדיו ו/או מי מטעמו לרבות טעות ו/או השמטה בקשר עם מתן השירותים, </w:t>
      </w:r>
      <w:r w:rsidRPr="00C02FFD">
        <w:rPr>
          <w:rFonts w:ascii="Calibri Light" w:eastAsia="Times New Roman" w:hAnsi="Calibri Light" w:cs="David" w:hint="eastAsia"/>
          <w:kern w:val="32"/>
          <w:sz w:val="24"/>
          <w:szCs w:val="24"/>
          <w:rtl/>
          <w:lang w:eastAsia="he-IL"/>
        </w:rPr>
        <w:t>בגבולות</w:t>
      </w:r>
      <w:r w:rsidRPr="00C02FFD">
        <w:rPr>
          <w:rFonts w:ascii="Calibri Light" w:eastAsia="Times New Roman" w:hAnsi="Calibri Light" w:cs="David"/>
          <w:kern w:val="32"/>
          <w:sz w:val="24"/>
          <w:szCs w:val="24"/>
          <w:rtl/>
          <w:lang w:eastAsia="he-IL"/>
        </w:rPr>
        <w:t xml:space="preserve"> אחריות בסך של </w:t>
      </w:r>
      <w:r w:rsidRPr="00C02FFD">
        <w:rPr>
          <w:rFonts w:ascii="Calibri Light" w:eastAsia="Times New Roman" w:hAnsi="Calibri Light" w:cs="David" w:hint="cs"/>
          <w:kern w:val="32"/>
          <w:sz w:val="24"/>
          <w:szCs w:val="24"/>
          <w:rtl/>
          <w:lang w:eastAsia="he-IL"/>
        </w:rPr>
        <w:t xml:space="preserve">___________ ₪ </w:t>
      </w:r>
      <w:r w:rsidRPr="00C02FFD">
        <w:rPr>
          <w:rFonts w:ascii="Calibri Light" w:eastAsia="Times New Roman" w:hAnsi="Calibri Light" w:cs="David"/>
          <w:kern w:val="32"/>
          <w:sz w:val="24"/>
          <w:szCs w:val="24"/>
          <w:rtl/>
          <w:lang w:eastAsia="he-IL"/>
        </w:rPr>
        <w:t xml:space="preserve">למקרה ובמצטבר לתקופת </w:t>
      </w:r>
      <w:r w:rsidRPr="00C02FFD">
        <w:rPr>
          <w:rFonts w:ascii="Calibri Light" w:eastAsia="Times New Roman" w:hAnsi="Calibri Light" w:cs="David" w:hint="cs"/>
          <w:kern w:val="32"/>
          <w:sz w:val="24"/>
          <w:szCs w:val="24"/>
          <w:rtl/>
          <w:lang w:eastAsia="he-IL"/>
        </w:rPr>
        <w:t>ה</w:t>
      </w:r>
      <w:r w:rsidRPr="00C02FFD">
        <w:rPr>
          <w:rFonts w:ascii="Calibri Light" w:eastAsia="Times New Roman" w:hAnsi="Calibri Light" w:cs="David"/>
          <w:kern w:val="32"/>
          <w:sz w:val="24"/>
          <w:szCs w:val="24"/>
          <w:rtl/>
          <w:lang w:eastAsia="he-IL"/>
        </w:rPr>
        <w:t xml:space="preserve">ביטוח. הביטוח אינו </w:t>
      </w:r>
      <w:r w:rsidRPr="00C02FFD">
        <w:rPr>
          <w:rFonts w:ascii="Calibri Light" w:eastAsia="Times New Roman" w:hAnsi="Calibri Light" w:cs="David" w:hint="eastAsia"/>
          <w:kern w:val="32"/>
          <w:sz w:val="24"/>
          <w:szCs w:val="24"/>
          <w:rtl/>
          <w:lang w:eastAsia="he-IL"/>
        </w:rPr>
        <w:t>כולל</w:t>
      </w:r>
      <w:r w:rsidRPr="00C02FFD">
        <w:rPr>
          <w:rFonts w:ascii="Calibri Light" w:eastAsia="Times New Roman" w:hAnsi="Calibri Light" w:cs="David"/>
          <w:kern w:val="32"/>
          <w:sz w:val="24"/>
          <w:szCs w:val="24"/>
          <w:rtl/>
          <w:lang w:eastAsia="he-IL"/>
        </w:rPr>
        <w:t xml:space="preserve"> כל סייג בדבר אובדן שימוש ו/או עיכוב בעקבות מקרה ביטוח, אובדן </w:t>
      </w:r>
      <w:r w:rsidRPr="00C02FFD">
        <w:rPr>
          <w:rFonts w:ascii="Calibri Light" w:eastAsia="Times New Roman" w:hAnsi="Calibri Light" w:cs="David" w:hint="eastAsia"/>
          <w:kern w:val="32"/>
          <w:sz w:val="24"/>
          <w:szCs w:val="24"/>
          <w:rtl/>
          <w:lang w:eastAsia="he-IL"/>
        </w:rPr>
        <w:t>מסמכים</w:t>
      </w:r>
      <w:r w:rsidRPr="00C02FFD">
        <w:rPr>
          <w:rFonts w:ascii="Calibri Light" w:eastAsia="Times New Roman" w:hAnsi="Calibri Light" w:cs="David"/>
          <w:kern w:val="32"/>
          <w:sz w:val="24"/>
          <w:szCs w:val="24"/>
          <w:rtl/>
          <w:lang w:eastAsia="he-IL"/>
        </w:rPr>
        <w:t xml:space="preserve">, הפרת סודיות ואי יושר של עובדים. </w:t>
      </w:r>
    </w:p>
    <w:p w14:paraId="475E56FA" w14:textId="77777777" w:rsidR="00C02FFD" w:rsidRPr="00C02FFD" w:rsidRDefault="00C02FFD" w:rsidP="00C02FFD">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r w:rsidRPr="00C02FFD">
        <w:rPr>
          <w:rFonts w:ascii="Times New Roman" w:eastAsia="Times New Roman" w:hAnsi="Times New Roman" w:cs="David" w:hint="eastAsia"/>
          <w:sz w:val="24"/>
          <w:szCs w:val="24"/>
          <w:rtl/>
          <w:lang w:eastAsia="he-IL"/>
        </w:rPr>
        <w:t>הביטוח</w:t>
      </w:r>
      <w:r w:rsidRPr="00C02FFD">
        <w:rPr>
          <w:rFonts w:ascii="Times New Roman" w:eastAsia="Times New Roman" w:hAnsi="Times New Roman" w:cs="David"/>
          <w:sz w:val="24"/>
          <w:szCs w:val="24"/>
          <w:rtl/>
          <w:lang w:eastAsia="he-IL"/>
        </w:rPr>
        <w:t xml:space="preserve"> הינו בעל תחולה רטרואקטיבית </w:t>
      </w:r>
      <w:r w:rsidRPr="00C02FFD">
        <w:rPr>
          <w:rFonts w:ascii="Times New Roman" w:eastAsia="Times New Roman" w:hAnsi="Times New Roman" w:cs="David" w:hint="eastAsia"/>
          <w:sz w:val="24"/>
          <w:szCs w:val="24"/>
          <w:rtl/>
          <w:lang w:eastAsia="he-IL"/>
        </w:rPr>
        <w:t>מיום</w:t>
      </w:r>
      <w:r w:rsidRPr="00C02FFD">
        <w:rPr>
          <w:rFonts w:ascii="Times New Roman" w:eastAsia="Times New Roman" w:hAnsi="Times New Roman" w:cs="David"/>
          <w:sz w:val="24"/>
          <w:szCs w:val="24"/>
          <w:rtl/>
          <w:lang w:eastAsia="he-IL"/>
        </w:rPr>
        <w:t xml:space="preserve"> תחילת מתן השירותים, אף אם ניתנו בטרם נחתם ההסכם אך לא לפני התאריך _________ (להלן: </w:t>
      </w:r>
      <w:r w:rsidRPr="00C02FFD">
        <w:rPr>
          <w:rFonts w:ascii="Times New Roman" w:eastAsia="Times New Roman" w:hAnsi="Times New Roman" w:cs="David"/>
          <w:b/>
          <w:bCs/>
          <w:sz w:val="24"/>
          <w:szCs w:val="24"/>
          <w:rtl/>
          <w:lang w:eastAsia="he-IL"/>
        </w:rPr>
        <w:t>"</w:t>
      </w:r>
      <w:r w:rsidRPr="00C02FFD">
        <w:rPr>
          <w:rFonts w:ascii="Times New Roman" w:eastAsia="Times New Roman" w:hAnsi="Times New Roman" w:cs="David" w:hint="eastAsia"/>
          <w:b/>
          <w:bCs/>
          <w:sz w:val="24"/>
          <w:szCs w:val="24"/>
          <w:rtl/>
          <w:lang w:eastAsia="he-IL"/>
        </w:rPr>
        <w:t>התאריך</w:t>
      </w:r>
      <w:r w:rsidRPr="00C02FFD">
        <w:rPr>
          <w:rFonts w:ascii="Times New Roman" w:eastAsia="Times New Roman" w:hAnsi="Times New Roman" w:cs="David"/>
          <w:b/>
          <w:bCs/>
          <w:sz w:val="24"/>
          <w:szCs w:val="24"/>
          <w:rtl/>
          <w:lang w:eastAsia="he-IL"/>
        </w:rPr>
        <w:t xml:space="preserve"> הרטרואקטיבי"</w:t>
      </w:r>
      <w:r w:rsidRPr="00C02FFD">
        <w:rPr>
          <w:rFonts w:ascii="Times New Roman" w:eastAsia="Times New Roman" w:hAnsi="Times New Roman" w:cs="David"/>
          <w:sz w:val="24"/>
          <w:szCs w:val="24"/>
          <w:rtl/>
          <w:lang w:eastAsia="he-IL"/>
        </w:rPr>
        <w:t xml:space="preserve">), וכולל תקופת גילוי </w:t>
      </w:r>
      <w:r w:rsidRPr="00C02FFD">
        <w:rPr>
          <w:rFonts w:ascii="Times New Roman" w:eastAsia="Times New Roman" w:hAnsi="Times New Roman" w:cs="David" w:hint="eastAsia"/>
          <w:sz w:val="24"/>
          <w:szCs w:val="24"/>
          <w:rtl/>
          <w:lang w:eastAsia="he-IL"/>
        </w:rPr>
        <w:t>מורחבת</w:t>
      </w:r>
      <w:r w:rsidRPr="00C02FFD">
        <w:rPr>
          <w:rFonts w:ascii="Times New Roman" w:eastAsia="Times New Roman" w:hAnsi="Times New Roman" w:cs="David"/>
          <w:sz w:val="24"/>
          <w:szCs w:val="24"/>
          <w:rtl/>
          <w:lang w:eastAsia="he-IL"/>
        </w:rPr>
        <w:t xml:space="preserve"> של </w:t>
      </w:r>
      <w:r w:rsidRPr="00C02FFD">
        <w:rPr>
          <w:rFonts w:ascii="Times New Roman" w:eastAsia="Times New Roman" w:hAnsi="Times New Roman" w:cs="David" w:hint="cs"/>
          <w:sz w:val="24"/>
          <w:szCs w:val="24"/>
          <w:rtl/>
          <w:lang w:eastAsia="he-IL"/>
        </w:rPr>
        <w:t>6</w:t>
      </w:r>
      <w:r w:rsidRPr="00C02FFD">
        <w:rPr>
          <w:rFonts w:ascii="Times New Roman" w:eastAsia="Times New Roman" w:hAnsi="Times New Roman" w:cs="David"/>
          <w:sz w:val="24"/>
          <w:szCs w:val="24"/>
          <w:rtl/>
          <w:lang w:eastAsia="he-IL"/>
        </w:rPr>
        <w:t xml:space="preserve"> חודשים לפחות.</w:t>
      </w:r>
    </w:p>
    <w:p w14:paraId="093B9FF9" w14:textId="77777777" w:rsidR="00C02FFD" w:rsidRPr="00C02FFD" w:rsidRDefault="00C02FFD" w:rsidP="00C02FFD">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r w:rsidRPr="00C02FFD">
        <w:rPr>
          <w:rFonts w:ascii="Times New Roman" w:eastAsia="Times New Roman" w:hAnsi="Times New Roman" w:cs="David" w:hint="eastAsia"/>
          <w:sz w:val="24"/>
          <w:szCs w:val="24"/>
          <w:rtl/>
          <w:lang w:eastAsia="he-IL"/>
        </w:rPr>
        <w:t>הביטוח</w:t>
      </w:r>
      <w:r w:rsidRPr="00C02FFD">
        <w:rPr>
          <w:rFonts w:ascii="Times New Roman" w:eastAsia="Times New Roman" w:hAnsi="Times New Roman" w:cs="David"/>
          <w:sz w:val="24"/>
          <w:szCs w:val="24"/>
          <w:rtl/>
          <w:lang w:eastAsia="he-IL"/>
        </w:rPr>
        <w:t xml:space="preserve"> כאמור הורחב </w:t>
      </w:r>
      <w:r w:rsidRPr="00C02FFD">
        <w:rPr>
          <w:rFonts w:ascii="Times New Roman" w:eastAsia="Times New Roman" w:hAnsi="Times New Roman" w:cs="David" w:hint="cs"/>
          <w:sz w:val="24"/>
          <w:szCs w:val="24"/>
          <w:rtl/>
          <w:lang w:eastAsia="he-IL"/>
        </w:rPr>
        <w:t>לשפות את</w:t>
      </w:r>
      <w:r w:rsidRPr="00C02FFD">
        <w:rPr>
          <w:rFonts w:ascii="Times New Roman" w:eastAsia="Times New Roman" w:hAnsi="Times New Roman" w:cs="David"/>
          <w:sz w:val="24"/>
          <w:szCs w:val="24"/>
          <w:rtl/>
          <w:lang w:eastAsia="he-IL"/>
        </w:rPr>
        <w:t xml:space="preserve"> </w:t>
      </w:r>
      <w:r w:rsidRPr="00C02FFD">
        <w:rPr>
          <w:rFonts w:ascii="Times New Roman" w:eastAsia="Times New Roman" w:hAnsi="Times New Roman" w:cs="David" w:hint="cs"/>
          <w:sz w:val="24"/>
          <w:szCs w:val="24"/>
          <w:rtl/>
          <w:lang w:eastAsia="he-IL"/>
        </w:rPr>
        <w:t>החברה</w:t>
      </w:r>
      <w:r w:rsidRPr="00C02FFD">
        <w:rPr>
          <w:rFonts w:ascii="Times New Roman" w:eastAsia="Times New Roman" w:hAnsi="Times New Roman" w:cs="David" w:hint="eastAsia"/>
          <w:sz w:val="24"/>
          <w:szCs w:val="24"/>
          <w:rtl/>
          <w:lang w:eastAsia="he-IL"/>
        </w:rPr>
        <w:t xml:space="preserve"> </w:t>
      </w:r>
      <w:r w:rsidRPr="00C02FFD">
        <w:rPr>
          <w:rFonts w:ascii="Times New Roman" w:eastAsia="Times New Roman" w:hAnsi="Times New Roman" w:cs="David" w:hint="cs"/>
          <w:sz w:val="24"/>
          <w:szCs w:val="24"/>
          <w:rtl/>
          <w:lang w:eastAsia="he-IL"/>
        </w:rPr>
        <w:t>בגין</w:t>
      </w:r>
      <w:r w:rsidRPr="00C02FFD">
        <w:rPr>
          <w:rFonts w:ascii="Times New Roman" w:eastAsia="Times New Roman" w:hAnsi="Times New Roman" w:cs="David"/>
          <w:sz w:val="24"/>
          <w:szCs w:val="24"/>
          <w:rtl/>
          <w:lang w:eastAsia="he-IL"/>
        </w:rPr>
        <w:t xml:space="preserve"> אחריותה למעשי ו/או מחדלי היועץ ו/או עובדיו ו/או מי </w:t>
      </w:r>
      <w:r w:rsidRPr="00C02FFD">
        <w:rPr>
          <w:rFonts w:ascii="Times New Roman" w:eastAsia="Times New Roman" w:hAnsi="Times New Roman" w:cs="David" w:hint="eastAsia"/>
          <w:sz w:val="24"/>
          <w:szCs w:val="24"/>
          <w:rtl/>
          <w:lang w:eastAsia="he-IL"/>
        </w:rPr>
        <w:t>מטעמו</w:t>
      </w:r>
      <w:r w:rsidRPr="00C02FFD">
        <w:rPr>
          <w:rFonts w:ascii="Times New Roman" w:eastAsia="Times New Roman" w:hAnsi="Times New Roman" w:cs="David"/>
          <w:sz w:val="24"/>
          <w:szCs w:val="24"/>
          <w:rtl/>
          <w:lang w:eastAsia="he-IL"/>
        </w:rPr>
        <w:t xml:space="preserve">, בכפוף לסעיף אחריות צולבת לפיו ייחשב הביטוח כאילו נערך בנפרד עבור כל אחד </w:t>
      </w:r>
      <w:r w:rsidRPr="00C02FFD">
        <w:rPr>
          <w:rFonts w:ascii="Times New Roman" w:eastAsia="Times New Roman" w:hAnsi="Times New Roman" w:cs="David" w:hint="eastAsia"/>
          <w:sz w:val="24"/>
          <w:szCs w:val="24"/>
          <w:rtl/>
          <w:lang w:eastAsia="he-IL"/>
        </w:rPr>
        <w:t>מיחידי</w:t>
      </w:r>
      <w:r w:rsidRPr="00C02FFD">
        <w:rPr>
          <w:rFonts w:ascii="Times New Roman" w:eastAsia="Times New Roman" w:hAnsi="Times New Roman" w:cs="David"/>
          <w:sz w:val="24"/>
          <w:szCs w:val="24"/>
          <w:rtl/>
          <w:lang w:eastAsia="he-IL"/>
        </w:rPr>
        <w:t xml:space="preserve"> המבוטח. ואולם, מובהר כי הפוליסה אינה מכסה את אחריותה המקצועית של </w:t>
      </w:r>
      <w:r w:rsidRPr="00C02FFD">
        <w:rPr>
          <w:rFonts w:ascii="Times New Roman" w:eastAsia="Times New Roman" w:hAnsi="Times New Roman" w:cs="David" w:hint="cs"/>
          <w:sz w:val="24"/>
          <w:szCs w:val="24"/>
          <w:rtl/>
          <w:lang w:eastAsia="he-IL"/>
        </w:rPr>
        <w:t>החברה</w:t>
      </w:r>
      <w:r w:rsidRPr="00C02FFD">
        <w:rPr>
          <w:rFonts w:ascii="Times New Roman" w:eastAsia="Times New Roman" w:hAnsi="Times New Roman" w:cs="David"/>
          <w:sz w:val="24"/>
          <w:szCs w:val="24"/>
          <w:rtl/>
          <w:lang w:eastAsia="he-IL"/>
        </w:rPr>
        <w:t xml:space="preserve"> </w:t>
      </w:r>
      <w:r w:rsidRPr="00C02FFD">
        <w:rPr>
          <w:rFonts w:ascii="Times New Roman" w:eastAsia="Times New Roman" w:hAnsi="Times New Roman" w:cs="David" w:hint="eastAsia"/>
          <w:sz w:val="24"/>
          <w:szCs w:val="24"/>
          <w:rtl/>
          <w:lang w:eastAsia="he-IL"/>
        </w:rPr>
        <w:t>כלפי</w:t>
      </w:r>
      <w:r w:rsidRPr="00C02FFD">
        <w:rPr>
          <w:rFonts w:ascii="Times New Roman" w:eastAsia="Times New Roman" w:hAnsi="Times New Roman" w:cs="David"/>
          <w:sz w:val="24"/>
          <w:szCs w:val="24"/>
          <w:rtl/>
          <w:lang w:eastAsia="he-IL"/>
        </w:rPr>
        <w:t xml:space="preserve"> היועץ.</w:t>
      </w:r>
    </w:p>
    <w:p w14:paraId="4F74BD31" w14:textId="77777777" w:rsidR="00C02FFD" w:rsidRPr="00C02FFD" w:rsidRDefault="00C02FFD" w:rsidP="00C02FFD">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C02FFD">
        <w:rPr>
          <w:rFonts w:ascii="Times New Roman" w:eastAsia="Times New Roman" w:hAnsi="Times New Roman" w:cs="David" w:hint="cs"/>
          <w:sz w:val="24"/>
          <w:szCs w:val="24"/>
          <w:rtl/>
          <w:lang w:eastAsia="he-IL"/>
        </w:rPr>
        <w:t>נוסח הפוליסה לא יפחת מהנוסח הידוע כ- "שפי</w:t>
      </w:r>
      <w:r w:rsidRPr="00C02FFD">
        <w:rPr>
          <w:rFonts w:ascii="Times New Roman" w:eastAsia="Times New Roman" w:hAnsi="Times New Roman" w:cs="David"/>
          <w:sz w:val="24"/>
          <w:szCs w:val="24"/>
          <w:rtl/>
          <w:lang w:eastAsia="he-IL"/>
        </w:rPr>
        <w:t>–</w:t>
      </w:r>
      <w:r w:rsidRPr="00C02FFD">
        <w:rPr>
          <w:rFonts w:ascii="Times New Roman" w:eastAsia="Times New Roman" w:hAnsi="Times New Roman" w:cs="David" w:hint="cs"/>
          <w:sz w:val="24"/>
          <w:szCs w:val="24"/>
          <w:rtl/>
          <w:lang w:eastAsia="he-IL"/>
        </w:rPr>
        <w:t xml:space="preserve"> ב.ר. 2011". </w:t>
      </w:r>
    </w:p>
    <w:p w14:paraId="4C8AE14F" w14:textId="77777777" w:rsidR="00C02FFD" w:rsidRPr="00C02FFD" w:rsidRDefault="00C02FFD" w:rsidP="00C02FFD">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06F26BBE" w14:textId="77777777" w:rsidR="00C02FFD" w:rsidRPr="00C02FFD" w:rsidRDefault="00C02FFD" w:rsidP="00C02FFD">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D1C1BE9" w14:textId="77777777" w:rsidR="00C02FFD" w:rsidRPr="00C02FFD" w:rsidRDefault="00C02FFD" w:rsidP="00C02FFD">
      <w:pPr>
        <w:widowControl w:val="0"/>
        <w:numPr>
          <w:ilvl w:val="0"/>
          <w:numId w:val="9"/>
        </w:numPr>
        <w:spacing w:before="0" w:beforeAutospacing="0" w:after="0" w:afterAutospacing="0" w:line="240" w:lineRule="auto"/>
        <w:rPr>
          <w:rFonts w:ascii="Times New Roman" w:eastAsia="Times New Roman" w:hAnsi="Times New Roman" w:cs="David"/>
          <w:sz w:val="24"/>
          <w:szCs w:val="24"/>
          <w:rtl/>
          <w:lang w:eastAsia="he-IL"/>
        </w:rPr>
      </w:pPr>
      <w:r w:rsidRPr="00C02FFD">
        <w:rPr>
          <w:rFonts w:ascii="Times New Roman" w:eastAsia="Times New Roman" w:hAnsi="Times New Roman" w:cs="David" w:hint="eastAsia"/>
          <w:sz w:val="24"/>
          <w:szCs w:val="24"/>
          <w:u w:val="single"/>
          <w:rtl/>
          <w:lang w:eastAsia="he-IL"/>
        </w:rPr>
        <w:t>ביטוח</w:t>
      </w:r>
      <w:r w:rsidRPr="00C02FFD">
        <w:rPr>
          <w:rFonts w:ascii="Times New Roman" w:eastAsia="Times New Roman" w:hAnsi="Times New Roman" w:cs="David"/>
          <w:sz w:val="24"/>
          <w:szCs w:val="24"/>
          <w:u w:val="single"/>
          <w:rtl/>
          <w:lang w:eastAsia="he-IL"/>
        </w:rPr>
        <w:t xml:space="preserve"> אחריות מעבידים</w:t>
      </w:r>
      <w:r w:rsidRPr="00C02FFD">
        <w:rPr>
          <w:rFonts w:ascii="Times New Roman" w:eastAsia="Times New Roman" w:hAnsi="Times New Roman" w:cs="David"/>
          <w:sz w:val="24"/>
          <w:szCs w:val="24"/>
          <w:rtl/>
          <w:lang w:eastAsia="he-IL"/>
        </w:rPr>
        <w:t xml:space="preserve"> </w:t>
      </w:r>
      <w:r w:rsidRPr="00C02FFD">
        <w:rPr>
          <w:rFonts w:ascii="Times New Roman" w:eastAsia="Times New Roman" w:hAnsi="Times New Roman" w:cs="David" w:hint="cs"/>
          <w:sz w:val="24"/>
          <w:szCs w:val="24"/>
          <w:rtl/>
          <w:lang w:eastAsia="he-IL"/>
        </w:rPr>
        <w:t xml:space="preserve"> - מ.פ. __________________________</w:t>
      </w:r>
    </w:p>
    <w:p w14:paraId="5A6782D9" w14:textId="77777777" w:rsidR="00C02FFD" w:rsidRPr="00C02FFD" w:rsidRDefault="00C02FFD" w:rsidP="00C02FFD">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C02FFD">
        <w:rPr>
          <w:rFonts w:ascii="Times New Roman" w:eastAsia="Times New Roman" w:hAnsi="Times New Roman" w:cs="David" w:hint="eastAsia"/>
          <w:sz w:val="24"/>
          <w:szCs w:val="24"/>
          <w:rtl/>
          <w:lang w:eastAsia="he-IL"/>
        </w:rPr>
        <w:t>לכיסוי</w:t>
      </w:r>
      <w:r w:rsidRPr="00C02FFD">
        <w:rPr>
          <w:rFonts w:ascii="Times New Roman" w:eastAsia="Times New Roman" w:hAnsi="Times New Roman" w:cs="David"/>
          <w:sz w:val="24"/>
          <w:szCs w:val="24"/>
          <w:rtl/>
          <w:lang w:eastAsia="he-IL"/>
        </w:rPr>
        <w:t xml:space="preserve"> </w:t>
      </w:r>
      <w:r w:rsidRPr="00C02FFD">
        <w:rPr>
          <w:rFonts w:ascii="Times New Roman" w:eastAsia="Times New Roman" w:hAnsi="Times New Roman" w:cs="David" w:hint="eastAsia"/>
          <w:sz w:val="24"/>
          <w:szCs w:val="24"/>
          <w:rtl/>
          <w:lang w:eastAsia="he-IL"/>
        </w:rPr>
        <w:t>חבותו</w:t>
      </w:r>
      <w:r w:rsidRPr="00C02FFD">
        <w:rPr>
          <w:rFonts w:ascii="Times New Roman" w:eastAsia="Times New Roman" w:hAnsi="Times New Roman" w:cs="David"/>
          <w:sz w:val="24"/>
          <w:szCs w:val="24"/>
          <w:rtl/>
          <w:lang w:eastAsia="he-IL"/>
        </w:rPr>
        <w:t xml:space="preserve"> של היועץ על פי פקודת הנזיקין [נוסח חדש] ו/או חוק האחריות למוצרים פגומים, התש"</w:t>
      </w:r>
      <w:r w:rsidRPr="00C02FFD">
        <w:rPr>
          <w:rFonts w:ascii="Times New Roman" w:eastAsia="Times New Roman" w:hAnsi="Times New Roman" w:cs="David" w:hint="eastAsia"/>
          <w:sz w:val="24"/>
          <w:szCs w:val="24"/>
          <w:rtl/>
          <w:lang w:eastAsia="he-IL"/>
        </w:rPr>
        <w:t>ם</w:t>
      </w:r>
      <w:r w:rsidRPr="00C02FFD">
        <w:rPr>
          <w:rFonts w:ascii="Times New Roman" w:eastAsia="Times New Roman" w:hAnsi="Times New Roman" w:cs="David"/>
          <w:sz w:val="24"/>
          <w:szCs w:val="24"/>
          <w:rtl/>
          <w:lang w:eastAsia="he-IL"/>
        </w:rPr>
        <w:t xml:space="preserve">-1980 </w:t>
      </w:r>
      <w:r w:rsidRPr="00C02FFD">
        <w:rPr>
          <w:rFonts w:ascii="Times New Roman" w:eastAsia="Times New Roman" w:hAnsi="Times New Roman" w:cs="David" w:hint="eastAsia"/>
          <w:sz w:val="24"/>
          <w:szCs w:val="24"/>
          <w:rtl/>
          <w:lang w:eastAsia="he-IL"/>
        </w:rPr>
        <w:t>כלפי</w:t>
      </w:r>
      <w:r w:rsidRPr="00C02FFD">
        <w:rPr>
          <w:rFonts w:ascii="Times New Roman" w:eastAsia="Times New Roman" w:hAnsi="Times New Roman" w:cs="David"/>
          <w:sz w:val="24"/>
          <w:szCs w:val="24"/>
          <w:rtl/>
          <w:lang w:eastAsia="he-IL"/>
        </w:rPr>
        <w:t xml:space="preserve"> </w:t>
      </w:r>
      <w:r w:rsidRPr="00C02FFD">
        <w:rPr>
          <w:rFonts w:ascii="Times New Roman" w:eastAsia="Times New Roman" w:hAnsi="Times New Roman" w:cs="David" w:hint="cs"/>
          <w:sz w:val="24"/>
          <w:szCs w:val="24"/>
          <w:rtl/>
          <w:lang w:eastAsia="he-IL"/>
        </w:rPr>
        <w:t xml:space="preserve">עובדיו המועסקים לצורך מתן השירותים, בגין פגיעה גופנית ו/או מחלה העלולים להיגרם להם תוך כדי ו/או עקב עבודתם, </w:t>
      </w:r>
      <w:r w:rsidRPr="00C02FFD">
        <w:rPr>
          <w:rFonts w:ascii="Times New Roman" w:eastAsia="Times New Roman" w:hAnsi="Times New Roman" w:cs="David"/>
          <w:sz w:val="24"/>
          <w:szCs w:val="24"/>
          <w:rtl/>
          <w:lang w:eastAsia="he-IL"/>
        </w:rPr>
        <w:t>בגבולות אחריות של</w:t>
      </w:r>
      <w:r w:rsidRPr="00C02FFD">
        <w:rPr>
          <w:rFonts w:ascii="Times New Roman" w:eastAsia="Times New Roman" w:hAnsi="Times New Roman" w:cs="David" w:hint="cs"/>
          <w:sz w:val="24"/>
          <w:szCs w:val="24"/>
          <w:rtl/>
          <w:lang w:eastAsia="he-IL"/>
        </w:rPr>
        <w:t xml:space="preserve"> 20,000,000 ₪ לתובע, </w:t>
      </w:r>
      <w:r w:rsidRPr="00C02FFD">
        <w:rPr>
          <w:rFonts w:ascii="Times New Roman" w:eastAsia="Times New Roman" w:hAnsi="Times New Roman" w:cs="David" w:hint="eastAsia"/>
          <w:sz w:val="24"/>
          <w:szCs w:val="24"/>
          <w:rtl/>
          <w:lang w:eastAsia="he-IL"/>
        </w:rPr>
        <w:t>למקרה</w:t>
      </w:r>
      <w:r w:rsidRPr="00C02FFD">
        <w:rPr>
          <w:rFonts w:ascii="Times New Roman" w:eastAsia="Times New Roman" w:hAnsi="Times New Roman" w:cs="David"/>
          <w:sz w:val="24"/>
          <w:szCs w:val="24"/>
          <w:rtl/>
          <w:lang w:eastAsia="he-IL"/>
        </w:rPr>
        <w:t xml:space="preserve"> ובמצטבר ל</w:t>
      </w:r>
      <w:r w:rsidRPr="00C02FFD">
        <w:rPr>
          <w:rFonts w:ascii="Times New Roman" w:eastAsia="Times New Roman" w:hAnsi="Times New Roman" w:cs="David" w:hint="cs"/>
          <w:sz w:val="24"/>
          <w:szCs w:val="24"/>
          <w:rtl/>
          <w:lang w:eastAsia="he-IL"/>
        </w:rPr>
        <w:t>תקופת הביטוח</w:t>
      </w:r>
      <w:r w:rsidRPr="00C02FFD">
        <w:rPr>
          <w:rFonts w:ascii="Times New Roman" w:eastAsia="Times New Roman" w:hAnsi="Times New Roman" w:cs="David"/>
          <w:sz w:val="24"/>
          <w:szCs w:val="24"/>
          <w:rtl/>
          <w:lang w:eastAsia="he-IL"/>
        </w:rPr>
        <w:t xml:space="preserve">. הביטוח אינו כולל כל סייג בדבר </w:t>
      </w:r>
      <w:r w:rsidRPr="00C02FFD">
        <w:rPr>
          <w:rFonts w:ascii="Times New Roman" w:eastAsia="Times New Roman" w:hAnsi="Times New Roman" w:cs="David" w:hint="cs"/>
          <w:sz w:val="24"/>
          <w:szCs w:val="24"/>
          <w:rtl/>
          <w:lang w:eastAsia="he-IL"/>
        </w:rPr>
        <w:t xml:space="preserve">שעות עבודה, העסקת נוער וכן בדבר </w:t>
      </w:r>
      <w:r w:rsidRPr="00C02FFD">
        <w:rPr>
          <w:rFonts w:ascii="Times New Roman" w:eastAsia="Times New Roman" w:hAnsi="Times New Roman" w:cs="David"/>
          <w:sz w:val="24"/>
          <w:szCs w:val="24"/>
          <w:rtl/>
          <w:lang w:eastAsia="he-IL"/>
        </w:rPr>
        <w:t xml:space="preserve">חבות היועץ כלפי קבלנים, </w:t>
      </w:r>
      <w:r w:rsidRPr="00C02FFD">
        <w:rPr>
          <w:rFonts w:ascii="Times New Roman" w:eastAsia="Times New Roman" w:hAnsi="Times New Roman" w:cs="David" w:hint="eastAsia"/>
          <w:sz w:val="24"/>
          <w:szCs w:val="24"/>
          <w:rtl/>
          <w:lang w:eastAsia="he-IL"/>
        </w:rPr>
        <w:t>קבלני</w:t>
      </w:r>
      <w:r w:rsidRPr="00C02FFD">
        <w:rPr>
          <w:rFonts w:ascii="Times New Roman" w:eastAsia="Times New Roman" w:hAnsi="Times New Roman" w:cs="David"/>
          <w:sz w:val="24"/>
          <w:szCs w:val="24"/>
          <w:rtl/>
          <w:lang w:eastAsia="he-IL"/>
        </w:rPr>
        <w:t xml:space="preserve"> משנה ועובדיהם</w:t>
      </w:r>
      <w:r w:rsidRPr="00C02FFD">
        <w:rPr>
          <w:rFonts w:ascii="Times New Roman" w:eastAsia="Times New Roman" w:hAnsi="Times New Roman" w:cs="David" w:hint="cs"/>
          <w:sz w:val="24"/>
          <w:szCs w:val="24"/>
          <w:rtl/>
          <w:lang w:eastAsia="he-IL"/>
        </w:rPr>
        <w:t xml:space="preserve"> היה ויחשבו לעובדי היועץ</w:t>
      </w:r>
      <w:r w:rsidRPr="00C02FFD">
        <w:rPr>
          <w:rFonts w:ascii="Times New Roman" w:eastAsia="Times New Roman" w:hAnsi="Times New Roman" w:cs="David"/>
          <w:sz w:val="24"/>
          <w:szCs w:val="24"/>
          <w:rtl/>
          <w:lang w:eastAsia="he-IL"/>
        </w:rPr>
        <w:t>. הביטוח מורחב ל</w:t>
      </w:r>
      <w:r w:rsidRPr="00C02FFD">
        <w:rPr>
          <w:rFonts w:ascii="Times New Roman" w:eastAsia="Times New Roman" w:hAnsi="Times New Roman" w:cs="David" w:hint="cs"/>
          <w:sz w:val="24"/>
          <w:szCs w:val="24"/>
          <w:rtl/>
          <w:lang w:eastAsia="he-IL"/>
        </w:rPr>
        <w:t xml:space="preserve">שפות את החברה </w:t>
      </w:r>
      <w:r w:rsidRPr="00C02FFD">
        <w:rPr>
          <w:rFonts w:ascii="Times New Roman" w:eastAsia="Times New Roman" w:hAnsi="Times New Roman" w:cs="David"/>
          <w:sz w:val="24"/>
          <w:szCs w:val="24"/>
          <w:rtl/>
          <w:lang w:eastAsia="he-IL"/>
        </w:rPr>
        <w:t xml:space="preserve">היה ותיחשב למעביד של </w:t>
      </w:r>
      <w:r w:rsidRPr="00C02FFD">
        <w:rPr>
          <w:rFonts w:ascii="Times New Roman" w:eastAsia="Times New Roman" w:hAnsi="Times New Roman" w:cs="David" w:hint="eastAsia"/>
          <w:sz w:val="24"/>
          <w:szCs w:val="24"/>
          <w:rtl/>
          <w:lang w:eastAsia="he-IL"/>
        </w:rPr>
        <w:t>מי</w:t>
      </w:r>
      <w:r w:rsidRPr="00C02FFD">
        <w:rPr>
          <w:rFonts w:ascii="Times New Roman" w:eastAsia="Times New Roman" w:hAnsi="Times New Roman" w:cs="David"/>
          <w:sz w:val="24"/>
          <w:szCs w:val="24"/>
          <w:rtl/>
          <w:lang w:eastAsia="he-IL"/>
        </w:rPr>
        <w:t xml:space="preserve"> מ</w:t>
      </w:r>
      <w:r w:rsidRPr="00C02FFD">
        <w:rPr>
          <w:rFonts w:ascii="Times New Roman" w:eastAsia="Times New Roman" w:hAnsi="Times New Roman" w:cs="David" w:hint="cs"/>
          <w:sz w:val="24"/>
          <w:szCs w:val="24"/>
          <w:rtl/>
          <w:lang w:eastAsia="he-IL"/>
        </w:rPr>
        <w:t>עובדי</w:t>
      </w:r>
      <w:r w:rsidRPr="00C02FFD">
        <w:rPr>
          <w:rFonts w:ascii="Times New Roman" w:eastAsia="Times New Roman" w:hAnsi="Times New Roman" w:cs="David"/>
          <w:sz w:val="24"/>
          <w:szCs w:val="24"/>
          <w:rtl/>
          <w:lang w:eastAsia="he-IL"/>
        </w:rPr>
        <w:t xml:space="preserve"> היועץ או אם ייקבע כי היא נושאת באחריות שילוחית לעניין חבות היועץ כלפי </w:t>
      </w:r>
      <w:r w:rsidRPr="00C02FFD">
        <w:rPr>
          <w:rFonts w:ascii="Times New Roman" w:eastAsia="Times New Roman" w:hAnsi="Times New Roman" w:cs="David" w:hint="eastAsia"/>
          <w:sz w:val="24"/>
          <w:szCs w:val="24"/>
          <w:rtl/>
          <w:lang w:eastAsia="he-IL"/>
        </w:rPr>
        <w:t>מי</w:t>
      </w:r>
      <w:r w:rsidRPr="00C02FFD">
        <w:rPr>
          <w:rFonts w:ascii="Times New Roman" w:eastAsia="Times New Roman" w:hAnsi="Times New Roman" w:cs="David"/>
          <w:sz w:val="24"/>
          <w:szCs w:val="24"/>
          <w:rtl/>
          <w:lang w:eastAsia="he-IL"/>
        </w:rPr>
        <w:t xml:space="preserve"> מ</w:t>
      </w:r>
      <w:r w:rsidRPr="00C02FFD">
        <w:rPr>
          <w:rFonts w:ascii="Times New Roman" w:eastAsia="Times New Roman" w:hAnsi="Times New Roman" w:cs="David" w:hint="cs"/>
          <w:sz w:val="24"/>
          <w:szCs w:val="24"/>
          <w:rtl/>
          <w:lang w:eastAsia="he-IL"/>
        </w:rPr>
        <w:t>עובדיו</w:t>
      </w:r>
      <w:r w:rsidRPr="00C02FFD">
        <w:rPr>
          <w:rFonts w:ascii="Times New Roman" w:eastAsia="Times New Roman" w:hAnsi="Times New Roman" w:cs="David"/>
          <w:sz w:val="24"/>
          <w:szCs w:val="24"/>
          <w:rtl/>
          <w:lang w:eastAsia="he-IL"/>
        </w:rPr>
        <w:t>.</w:t>
      </w:r>
    </w:p>
    <w:p w14:paraId="5013AA6E" w14:textId="77777777" w:rsidR="00C02FFD" w:rsidRPr="00C02FFD" w:rsidRDefault="00C02FFD" w:rsidP="00C02FFD">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D7E1182" w14:textId="77777777" w:rsidR="00C02FFD" w:rsidRPr="00C02FFD" w:rsidRDefault="00C02FFD" w:rsidP="00C02FFD">
      <w:pPr>
        <w:widowControl w:val="0"/>
        <w:numPr>
          <w:ilvl w:val="0"/>
          <w:numId w:val="9"/>
        </w:numPr>
        <w:spacing w:before="0" w:beforeAutospacing="0" w:after="0" w:afterAutospacing="0" w:line="240" w:lineRule="exact"/>
        <w:rPr>
          <w:rFonts w:ascii="Times New Roman" w:eastAsia="Times New Roman" w:hAnsi="Times New Roman" w:cs="David"/>
          <w:sz w:val="24"/>
          <w:szCs w:val="24"/>
          <w:rtl/>
          <w:lang w:eastAsia="he-IL"/>
        </w:rPr>
      </w:pPr>
      <w:r w:rsidRPr="00C02FFD">
        <w:rPr>
          <w:rFonts w:ascii="Times New Roman" w:eastAsia="Times New Roman" w:hAnsi="Times New Roman" w:cs="David" w:hint="eastAsia"/>
          <w:sz w:val="24"/>
          <w:szCs w:val="24"/>
          <w:u w:val="single"/>
          <w:rtl/>
          <w:lang w:eastAsia="he-IL"/>
        </w:rPr>
        <w:t>ביטוח</w:t>
      </w:r>
      <w:r w:rsidRPr="00C02FFD">
        <w:rPr>
          <w:rFonts w:ascii="Times New Roman" w:eastAsia="Times New Roman" w:hAnsi="Times New Roman" w:cs="David"/>
          <w:sz w:val="24"/>
          <w:szCs w:val="24"/>
          <w:u w:val="single"/>
          <w:rtl/>
          <w:lang w:eastAsia="he-IL"/>
        </w:rPr>
        <w:t xml:space="preserve"> אחריות כלפי צד שלישי</w:t>
      </w:r>
      <w:r w:rsidRPr="00C02FFD">
        <w:rPr>
          <w:rFonts w:ascii="Times New Roman" w:eastAsia="Times New Roman" w:hAnsi="Times New Roman" w:cs="David"/>
          <w:sz w:val="24"/>
          <w:szCs w:val="24"/>
          <w:rtl/>
          <w:lang w:eastAsia="he-IL"/>
        </w:rPr>
        <w:t xml:space="preserve"> –</w:t>
      </w:r>
      <w:r w:rsidRPr="00C02FFD">
        <w:rPr>
          <w:rFonts w:ascii="Times New Roman" w:eastAsia="Times New Roman" w:hAnsi="Times New Roman" w:cs="David" w:hint="cs"/>
          <w:sz w:val="24"/>
          <w:szCs w:val="24"/>
          <w:rtl/>
          <w:lang w:eastAsia="he-IL"/>
        </w:rPr>
        <w:t xml:space="preserve"> מ.פ. _______________________</w:t>
      </w:r>
    </w:p>
    <w:p w14:paraId="08727003" w14:textId="77777777" w:rsidR="00C02FFD" w:rsidRPr="00C02FFD" w:rsidRDefault="00C02FFD" w:rsidP="00C02FFD">
      <w:pPr>
        <w:widowControl w:val="0"/>
        <w:spacing w:before="0" w:beforeAutospacing="0" w:after="0" w:afterAutospacing="0" w:line="240" w:lineRule="exact"/>
        <w:ind w:left="720"/>
        <w:rPr>
          <w:rFonts w:ascii="Times New Roman" w:eastAsia="Times New Roman" w:hAnsi="Times New Roman" w:cs="David"/>
          <w:sz w:val="24"/>
          <w:szCs w:val="24"/>
          <w:rtl/>
          <w:lang w:eastAsia="he-IL"/>
        </w:rPr>
      </w:pPr>
      <w:r w:rsidRPr="00C02FFD">
        <w:rPr>
          <w:rFonts w:ascii="Times New Roman" w:eastAsia="Times New Roman" w:hAnsi="Times New Roman" w:cs="David" w:hint="eastAsia"/>
          <w:sz w:val="24"/>
          <w:szCs w:val="24"/>
          <w:rtl/>
          <w:lang w:eastAsia="he-IL"/>
        </w:rPr>
        <w:t>לכיסוי</w:t>
      </w:r>
      <w:r w:rsidRPr="00C02FFD">
        <w:rPr>
          <w:rFonts w:ascii="Times New Roman" w:eastAsia="Times New Roman" w:hAnsi="Times New Roman" w:cs="David"/>
          <w:sz w:val="24"/>
          <w:szCs w:val="24"/>
          <w:rtl/>
          <w:lang w:eastAsia="he-IL"/>
        </w:rPr>
        <w:t xml:space="preserve"> אחריות היועץ על פי דין </w:t>
      </w:r>
      <w:r w:rsidRPr="00C02FFD">
        <w:rPr>
          <w:rFonts w:ascii="Times New Roman" w:eastAsia="Times New Roman" w:hAnsi="Times New Roman" w:cs="David" w:hint="eastAsia"/>
          <w:sz w:val="24"/>
          <w:szCs w:val="24"/>
          <w:rtl/>
          <w:lang w:eastAsia="he-IL"/>
        </w:rPr>
        <w:t>בגין</w:t>
      </w:r>
      <w:r w:rsidRPr="00C02FFD">
        <w:rPr>
          <w:rFonts w:ascii="Times New Roman" w:eastAsia="Times New Roman" w:hAnsi="Times New Roman" w:cs="David"/>
          <w:sz w:val="24"/>
          <w:szCs w:val="24"/>
          <w:rtl/>
          <w:lang w:eastAsia="he-IL"/>
        </w:rPr>
        <w:t xml:space="preserve"> פגיעה ו/או נזק העלולים להיגרם לגופו ו/או לרכושו </w:t>
      </w:r>
      <w:r w:rsidRPr="00C02FFD">
        <w:rPr>
          <w:rFonts w:ascii="Times New Roman" w:eastAsia="Times New Roman" w:hAnsi="Times New Roman" w:cs="David"/>
          <w:sz w:val="24"/>
          <w:szCs w:val="24"/>
          <w:rtl/>
          <w:lang w:eastAsia="he-IL"/>
        </w:rPr>
        <w:lastRenderedPageBreak/>
        <w:t xml:space="preserve">של כל אדם ו/או גוף כלשהו </w:t>
      </w:r>
      <w:r w:rsidRPr="00C02FFD">
        <w:rPr>
          <w:rFonts w:ascii="Times New Roman" w:eastAsia="Times New Roman" w:hAnsi="Times New Roman" w:cs="David" w:hint="cs"/>
          <w:sz w:val="24"/>
          <w:szCs w:val="24"/>
          <w:rtl/>
          <w:lang w:eastAsia="he-IL"/>
        </w:rPr>
        <w:t>(</w:t>
      </w:r>
      <w:r w:rsidRPr="00C02FFD">
        <w:rPr>
          <w:rFonts w:ascii="Times New Roman" w:eastAsia="Times New Roman" w:hAnsi="Times New Roman" w:cs="David" w:hint="eastAsia"/>
          <w:sz w:val="24"/>
          <w:szCs w:val="24"/>
          <w:rtl/>
          <w:lang w:eastAsia="he-IL"/>
        </w:rPr>
        <w:t>לרבות</w:t>
      </w:r>
      <w:r w:rsidRPr="00C02FFD">
        <w:rPr>
          <w:rFonts w:ascii="Times New Roman" w:eastAsia="Times New Roman" w:hAnsi="Times New Roman" w:cs="David"/>
          <w:sz w:val="24"/>
          <w:szCs w:val="24"/>
          <w:rtl/>
          <w:lang w:eastAsia="he-IL"/>
        </w:rPr>
        <w:t xml:space="preserve"> </w:t>
      </w:r>
      <w:r w:rsidRPr="00C02FFD">
        <w:rPr>
          <w:rFonts w:ascii="Times New Roman" w:eastAsia="Times New Roman" w:hAnsi="Times New Roman" w:cs="David" w:hint="cs"/>
          <w:sz w:val="24"/>
          <w:szCs w:val="24"/>
          <w:rtl/>
          <w:lang w:eastAsia="he-IL"/>
        </w:rPr>
        <w:t>במפורש החברה)</w:t>
      </w:r>
      <w:r w:rsidRPr="00C02FFD">
        <w:rPr>
          <w:rFonts w:ascii="Times New Roman" w:eastAsia="Times New Roman" w:hAnsi="Times New Roman" w:cs="David"/>
          <w:sz w:val="24"/>
          <w:szCs w:val="24"/>
          <w:rtl/>
          <w:lang w:eastAsia="he-IL"/>
        </w:rPr>
        <w:t>, בג</w:t>
      </w:r>
      <w:r w:rsidRPr="00C02FFD">
        <w:rPr>
          <w:rFonts w:ascii="Times New Roman" w:eastAsia="Times New Roman" w:hAnsi="Times New Roman" w:cs="David" w:hint="eastAsia"/>
          <w:sz w:val="24"/>
          <w:szCs w:val="24"/>
          <w:rtl/>
          <w:lang w:eastAsia="he-IL"/>
        </w:rPr>
        <w:t>בולות</w:t>
      </w:r>
      <w:r w:rsidRPr="00C02FFD">
        <w:rPr>
          <w:rFonts w:ascii="Times New Roman" w:eastAsia="Times New Roman" w:hAnsi="Times New Roman" w:cs="David"/>
          <w:sz w:val="24"/>
          <w:szCs w:val="24"/>
          <w:rtl/>
          <w:lang w:eastAsia="he-IL"/>
        </w:rPr>
        <w:t xml:space="preserve"> אחריות בסך של </w:t>
      </w:r>
      <w:r w:rsidRPr="00C02FFD">
        <w:rPr>
          <w:rFonts w:ascii="Times New Roman" w:eastAsia="Times New Roman" w:hAnsi="Times New Roman" w:cs="David" w:hint="cs"/>
          <w:sz w:val="24"/>
          <w:szCs w:val="24"/>
          <w:rtl/>
          <w:lang w:eastAsia="he-IL"/>
        </w:rPr>
        <w:t>4</w:t>
      </w:r>
      <w:r w:rsidRPr="00C02FFD">
        <w:rPr>
          <w:rFonts w:ascii="Times New Roman" w:eastAsia="Times New Roman" w:hAnsi="Times New Roman" w:cs="David"/>
          <w:sz w:val="24"/>
          <w:szCs w:val="24"/>
          <w:rtl/>
          <w:lang w:eastAsia="he-IL"/>
        </w:rPr>
        <w:t>,000,000</w:t>
      </w:r>
      <w:r w:rsidRPr="00C02FFD">
        <w:rPr>
          <w:rFonts w:ascii="Times New Roman" w:eastAsia="Times New Roman" w:hAnsi="Times New Roman" w:cs="David" w:hint="cs"/>
          <w:sz w:val="24"/>
          <w:szCs w:val="24"/>
          <w:rtl/>
          <w:lang w:eastAsia="he-IL"/>
        </w:rPr>
        <w:t xml:space="preserve"> ₪ </w:t>
      </w:r>
      <w:r w:rsidRPr="00C02FFD">
        <w:rPr>
          <w:rFonts w:ascii="Times New Roman" w:eastAsia="Times New Roman" w:hAnsi="Times New Roman" w:cs="David"/>
          <w:sz w:val="24"/>
          <w:szCs w:val="24"/>
          <w:rtl/>
          <w:lang w:eastAsia="he-IL"/>
        </w:rPr>
        <w:t xml:space="preserve">למקרה ובמצטבר לתקופת </w:t>
      </w:r>
      <w:r w:rsidRPr="00C02FFD">
        <w:rPr>
          <w:rFonts w:ascii="Times New Roman" w:eastAsia="Times New Roman" w:hAnsi="Times New Roman" w:cs="David" w:hint="cs"/>
          <w:sz w:val="24"/>
          <w:szCs w:val="24"/>
          <w:rtl/>
          <w:lang w:eastAsia="he-IL"/>
        </w:rPr>
        <w:t>ה</w:t>
      </w:r>
      <w:r w:rsidRPr="00C02FFD">
        <w:rPr>
          <w:rFonts w:ascii="Times New Roman" w:eastAsia="Times New Roman" w:hAnsi="Times New Roman" w:cs="David" w:hint="eastAsia"/>
          <w:sz w:val="24"/>
          <w:szCs w:val="24"/>
          <w:rtl/>
          <w:lang w:eastAsia="he-IL"/>
        </w:rPr>
        <w:t>ביטוח</w:t>
      </w:r>
      <w:r w:rsidRPr="00C02FFD">
        <w:rPr>
          <w:rFonts w:ascii="Times New Roman" w:eastAsia="Times New Roman" w:hAnsi="Times New Roman" w:cs="David"/>
          <w:sz w:val="24"/>
          <w:szCs w:val="24"/>
          <w:rtl/>
          <w:lang w:eastAsia="he-IL"/>
        </w:rPr>
        <w:t xml:space="preserve">. </w:t>
      </w:r>
      <w:r w:rsidRPr="00C02FFD">
        <w:rPr>
          <w:rFonts w:ascii="Times New Roman" w:eastAsia="Times New Roman" w:hAnsi="Times New Roman" w:cs="David" w:hint="eastAsia"/>
          <w:sz w:val="24"/>
          <w:szCs w:val="24"/>
          <w:rtl/>
          <w:lang w:eastAsia="he-IL"/>
        </w:rPr>
        <w:t>הביטוח</w:t>
      </w:r>
      <w:r w:rsidRPr="00C02FFD">
        <w:rPr>
          <w:rFonts w:ascii="Times New Roman" w:eastAsia="Times New Roman" w:hAnsi="Times New Roman" w:cs="David"/>
          <w:sz w:val="24"/>
          <w:szCs w:val="24"/>
          <w:rtl/>
          <w:lang w:eastAsia="he-IL"/>
        </w:rPr>
        <w:t xml:space="preserve"> אינו כולל כל סייג בדבר חבות בגין וכלפי קבלנים, </w:t>
      </w:r>
      <w:r w:rsidRPr="00C02FFD">
        <w:rPr>
          <w:rFonts w:ascii="Times New Roman" w:eastAsia="Times New Roman" w:hAnsi="Times New Roman" w:cs="David" w:hint="eastAsia"/>
          <w:sz w:val="24"/>
          <w:szCs w:val="24"/>
          <w:rtl/>
          <w:lang w:eastAsia="he-IL"/>
        </w:rPr>
        <w:t>קבלני</w:t>
      </w:r>
      <w:r w:rsidRPr="00C02FFD">
        <w:rPr>
          <w:rFonts w:ascii="Times New Roman" w:eastAsia="Times New Roman" w:hAnsi="Times New Roman" w:cs="David"/>
          <w:sz w:val="24"/>
          <w:szCs w:val="24"/>
          <w:rtl/>
          <w:lang w:eastAsia="he-IL"/>
        </w:rPr>
        <w:t xml:space="preserve"> משנה ועובדיהם וכן תביעות תחלוף מצד המוסד לביטוח לאומי. הביטוח מורחב ל</w:t>
      </w:r>
      <w:r w:rsidRPr="00C02FFD">
        <w:rPr>
          <w:rFonts w:ascii="Times New Roman" w:eastAsia="Times New Roman" w:hAnsi="Times New Roman" w:cs="David" w:hint="cs"/>
          <w:sz w:val="24"/>
          <w:szCs w:val="24"/>
          <w:rtl/>
          <w:lang w:eastAsia="he-IL"/>
        </w:rPr>
        <w:t xml:space="preserve">שפות את החברה בגין </w:t>
      </w:r>
      <w:r w:rsidRPr="00C02FFD">
        <w:rPr>
          <w:rFonts w:ascii="Times New Roman" w:eastAsia="Times New Roman" w:hAnsi="Times New Roman" w:cs="David"/>
          <w:sz w:val="24"/>
          <w:szCs w:val="24"/>
          <w:rtl/>
          <w:lang w:eastAsia="he-IL"/>
        </w:rPr>
        <w:t xml:space="preserve">אחריותה למעשי ו/או מחדלי היועץ ו/או מי מטעמו, בכפוף </w:t>
      </w:r>
      <w:r w:rsidRPr="00C02FFD">
        <w:rPr>
          <w:rFonts w:ascii="Times New Roman" w:eastAsia="Times New Roman" w:hAnsi="Times New Roman" w:cs="David" w:hint="eastAsia"/>
          <w:sz w:val="24"/>
          <w:szCs w:val="24"/>
          <w:rtl/>
          <w:lang w:eastAsia="he-IL"/>
        </w:rPr>
        <w:t>לסעיף</w:t>
      </w:r>
      <w:r w:rsidRPr="00C02FFD">
        <w:rPr>
          <w:rFonts w:ascii="Times New Roman" w:eastAsia="Times New Roman" w:hAnsi="Times New Roman" w:cs="David"/>
          <w:sz w:val="24"/>
          <w:szCs w:val="24"/>
          <w:rtl/>
          <w:lang w:eastAsia="he-IL"/>
        </w:rPr>
        <w:t xml:space="preserve"> אחריות צולבת.</w:t>
      </w:r>
    </w:p>
    <w:p w14:paraId="293FD704" w14:textId="77777777" w:rsidR="00C02FFD" w:rsidRPr="00C02FFD" w:rsidRDefault="00C02FFD" w:rsidP="00C02FFD">
      <w:pPr>
        <w:widowControl w:val="0"/>
        <w:spacing w:before="0" w:beforeAutospacing="0" w:after="0" w:afterAutospacing="0" w:line="240" w:lineRule="auto"/>
        <w:ind w:left="709" w:hanging="720"/>
        <w:rPr>
          <w:rFonts w:ascii="Times New Roman" w:eastAsia="Times New Roman" w:hAnsi="Times New Roman" w:cs="David"/>
          <w:sz w:val="24"/>
          <w:szCs w:val="24"/>
          <w:rtl/>
          <w:lang w:eastAsia="he-IL"/>
        </w:rPr>
      </w:pPr>
    </w:p>
    <w:p w14:paraId="11288993" w14:textId="77777777" w:rsidR="00C02FFD" w:rsidRPr="00C02FFD" w:rsidRDefault="00C02FFD" w:rsidP="00C02FFD">
      <w:pPr>
        <w:widowControl w:val="0"/>
        <w:spacing w:before="0" w:beforeAutospacing="0" w:after="0" w:afterAutospacing="0" w:line="240" w:lineRule="auto"/>
        <w:ind w:left="709" w:hanging="720"/>
        <w:rPr>
          <w:rFonts w:ascii="Times New Roman" w:eastAsia="Times New Roman" w:hAnsi="Times New Roman" w:cs="David"/>
          <w:sz w:val="24"/>
          <w:szCs w:val="24"/>
          <w:rtl/>
          <w:lang w:eastAsia="he-IL"/>
        </w:rPr>
      </w:pPr>
    </w:p>
    <w:p w14:paraId="5B328D10" w14:textId="77777777" w:rsidR="00C02FFD" w:rsidRPr="00C02FFD" w:rsidRDefault="00C02FFD" w:rsidP="00C02FFD">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3D5A95A6" w14:textId="77777777" w:rsidR="00C02FFD" w:rsidRPr="00C02FFD" w:rsidRDefault="00C02FFD" w:rsidP="00C02FFD">
      <w:pPr>
        <w:widowControl w:val="0"/>
        <w:spacing w:before="0" w:beforeAutospacing="0" w:after="0" w:afterAutospacing="0" w:line="240" w:lineRule="auto"/>
        <w:rPr>
          <w:rFonts w:ascii="Times New Roman" w:eastAsia="Times New Roman" w:hAnsi="Times New Roman" w:cs="David"/>
          <w:b/>
          <w:bCs/>
          <w:sz w:val="24"/>
          <w:szCs w:val="24"/>
          <w:rtl/>
          <w:lang w:eastAsia="he-IL"/>
        </w:rPr>
      </w:pPr>
      <w:r w:rsidRPr="00C02FFD">
        <w:rPr>
          <w:rFonts w:ascii="Times New Roman" w:eastAsia="Times New Roman" w:hAnsi="Times New Roman" w:cs="David" w:hint="eastAsia"/>
          <w:b/>
          <w:bCs/>
          <w:sz w:val="24"/>
          <w:szCs w:val="24"/>
          <w:u w:val="single"/>
          <w:rtl/>
          <w:lang w:eastAsia="he-IL"/>
        </w:rPr>
        <w:t>כללי</w:t>
      </w:r>
      <w:r w:rsidRPr="00C02FFD">
        <w:rPr>
          <w:rFonts w:ascii="Times New Roman" w:eastAsia="Times New Roman" w:hAnsi="Times New Roman" w:cs="David"/>
          <w:b/>
          <w:bCs/>
          <w:sz w:val="24"/>
          <w:szCs w:val="24"/>
          <w:u w:val="single"/>
          <w:rtl/>
          <w:lang w:eastAsia="he-IL"/>
        </w:rPr>
        <w:t xml:space="preserve"> לכל הפוליסות</w:t>
      </w:r>
      <w:r w:rsidRPr="00C02FFD">
        <w:rPr>
          <w:rFonts w:ascii="Times New Roman" w:eastAsia="Times New Roman" w:hAnsi="Times New Roman" w:cs="David"/>
          <w:b/>
          <w:bCs/>
          <w:sz w:val="24"/>
          <w:szCs w:val="24"/>
          <w:rtl/>
          <w:lang w:eastAsia="he-IL"/>
        </w:rPr>
        <w:t xml:space="preserve"> </w:t>
      </w:r>
      <w:r w:rsidRPr="00C02FFD">
        <w:rPr>
          <w:rFonts w:ascii="Times New Roman" w:eastAsia="Times New Roman" w:hAnsi="Times New Roman" w:cs="David" w:hint="eastAsia"/>
          <w:b/>
          <w:bCs/>
          <w:sz w:val="24"/>
          <w:szCs w:val="24"/>
          <w:rtl/>
          <w:lang w:eastAsia="he-IL"/>
        </w:rPr>
        <w:t>–</w:t>
      </w:r>
      <w:r w:rsidRPr="00C02FFD">
        <w:rPr>
          <w:rFonts w:ascii="Times New Roman" w:eastAsia="Times New Roman" w:hAnsi="Times New Roman" w:cs="David"/>
          <w:b/>
          <w:bCs/>
          <w:sz w:val="24"/>
          <w:szCs w:val="24"/>
          <w:rtl/>
          <w:lang w:eastAsia="he-IL"/>
        </w:rPr>
        <w:t xml:space="preserve"> </w:t>
      </w:r>
    </w:p>
    <w:p w14:paraId="572BDE4A" w14:textId="77777777" w:rsidR="00C02FFD" w:rsidRPr="00C02FFD" w:rsidRDefault="00C02FFD" w:rsidP="00C02FFD">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8FBA6AE" w14:textId="77777777" w:rsidR="00C02FFD" w:rsidRPr="00C02FFD" w:rsidRDefault="00C02FFD" w:rsidP="00C02FFD">
      <w:pPr>
        <w:widowControl w:val="0"/>
        <w:numPr>
          <w:ilvl w:val="0"/>
          <w:numId w:val="8"/>
        </w:numPr>
        <w:spacing w:before="0" w:beforeAutospacing="0" w:after="0" w:afterAutospacing="0" w:line="240" w:lineRule="auto"/>
        <w:rPr>
          <w:rFonts w:ascii="Times New Roman" w:eastAsia="Times New Roman" w:hAnsi="Times New Roman" w:cs="David"/>
          <w:sz w:val="24"/>
          <w:szCs w:val="24"/>
          <w:lang w:eastAsia="he-IL"/>
        </w:rPr>
      </w:pPr>
      <w:r w:rsidRPr="00C02FFD">
        <w:rPr>
          <w:rFonts w:ascii="Times New Roman" w:eastAsia="Times New Roman" w:hAnsi="Times New Roman" w:cs="David"/>
          <w:b/>
          <w:bCs/>
          <w:sz w:val="24"/>
          <w:szCs w:val="24"/>
          <w:rtl/>
          <w:lang w:eastAsia="he-IL"/>
        </w:rPr>
        <w:t>"</w:t>
      </w:r>
      <w:r w:rsidRPr="00C02FFD">
        <w:rPr>
          <w:rFonts w:ascii="Times New Roman" w:eastAsia="Times New Roman" w:hAnsi="Times New Roman" w:cs="David" w:hint="cs"/>
          <w:b/>
          <w:bCs/>
          <w:sz w:val="24"/>
          <w:szCs w:val="24"/>
          <w:rtl/>
          <w:lang w:eastAsia="he-IL"/>
        </w:rPr>
        <w:t>החברה</w:t>
      </w:r>
      <w:r w:rsidRPr="00C02FFD">
        <w:rPr>
          <w:rFonts w:ascii="Times New Roman" w:eastAsia="Times New Roman" w:hAnsi="Times New Roman" w:cs="David"/>
          <w:b/>
          <w:bCs/>
          <w:sz w:val="24"/>
          <w:szCs w:val="24"/>
          <w:rtl/>
          <w:lang w:eastAsia="he-IL"/>
        </w:rPr>
        <w:t>"</w:t>
      </w:r>
      <w:r w:rsidRPr="00C02FFD">
        <w:rPr>
          <w:rFonts w:ascii="Times New Roman" w:eastAsia="Times New Roman" w:hAnsi="Times New Roman" w:cs="David"/>
          <w:sz w:val="24"/>
          <w:szCs w:val="24"/>
          <w:rtl/>
          <w:lang w:eastAsia="he-IL"/>
        </w:rPr>
        <w:t xml:space="preserve"> </w:t>
      </w:r>
      <w:r w:rsidRPr="00C02FFD">
        <w:rPr>
          <w:rFonts w:ascii="Times New Roman" w:eastAsia="Times New Roman" w:hAnsi="Times New Roman" w:cs="David" w:hint="eastAsia"/>
          <w:sz w:val="24"/>
          <w:szCs w:val="24"/>
          <w:rtl/>
          <w:lang w:eastAsia="he-IL"/>
        </w:rPr>
        <w:t>לצורך</w:t>
      </w:r>
      <w:r w:rsidRPr="00C02FFD">
        <w:rPr>
          <w:rFonts w:ascii="Times New Roman" w:eastAsia="Times New Roman" w:hAnsi="Times New Roman" w:cs="David"/>
          <w:sz w:val="24"/>
          <w:szCs w:val="24"/>
          <w:rtl/>
          <w:lang w:eastAsia="he-IL"/>
        </w:rPr>
        <w:t xml:space="preserve"> הביטוחים הנ"</w:t>
      </w:r>
      <w:r w:rsidRPr="00C02FFD">
        <w:rPr>
          <w:rFonts w:ascii="Times New Roman" w:eastAsia="Times New Roman" w:hAnsi="Times New Roman" w:cs="David" w:hint="eastAsia"/>
          <w:sz w:val="24"/>
          <w:szCs w:val="24"/>
          <w:rtl/>
          <w:lang w:eastAsia="he-IL"/>
        </w:rPr>
        <w:t>ל</w:t>
      </w:r>
      <w:r w:rsidRPr="00C02FFD">
        <w:rPr>
          <w:rFonts w:ascii="Times New Roman" w:eastAsia="Times New Roman" w:hAnsi="Times New Roman" w:cs="David"/>
          <w:sz w:val="24"/>
          <w:szCs w:val="24"/>
          <w:rtl/>
          <w:lang w:eastAsia="he-IL"/>
        </w:rPr>
        <w:t xml:space="preserve"> </w:t>
      </w:r>
      <w:r w:rsidRPr="00C02FFD">
        <w:rPr>
          <w:rFonts w:ascii="Times New Roman" w:eastAsia="Times New Roman" w:hAnsi="Times New Roman" w:cs="David" w:hint="eastAsia"/>
          <w:sz w:val="24"/>
          <w:szCs w:val="24"/>
          <w:rtl/>
          <w:lang w:eastAsia="he-IL"/>
        </w:rPr>
        <w:t>ו</w:t>
      </w:r>
      <w:r w:rsidRPr="00C02FFD">
        <w:rPr>
          <w:rFonts w:ascii="Times New Roman" w:eastAsia="Times New Roman" w:hAnsi="Times New Roman" w:cs="David"/>
          <w:sz w:val="24"/>
          <w:szCs w:val="24"/>
          <w:rtl/>
          <w:lang w:eastAsia="he-IL"/>
        </w:rPr>
        <w:t>/או אישור זה הינ</w:t>
      </w:r>
      <w:r w:rsidRPr="00C02FFD">
        <w:rPr>
          <w:rFonts w:ascii="Times New Roman" w:eastAsia="Times New Roman" w:hAnsi="Times New Roman" w:cs="David" w:hint="cs"/>
          <w:sz w:val="24"/>
          <w:szCs w:val="24"/>
          <w:rtl/>
          <w:lang w:eastAsia="he-IL"/>
        </w:rPr>
        <w:t>ה</w:t>
      </w:r>
      <w:r w:rsidRPr="00C02FFD">
        <w:rPr>
          <w:rFonts w:ascii="Times New Roman" w:eastAsia="Times New Roman" w:hAnsi="Times New Roman" w:cs="David"/>
          <w:sz w:val="24"/>
          <w:szCs w:val="24"/>
          <w:rtl/>
          <w:lang w:eastAsia="he-IL"/>
        </w:rPr>
        <w:t xml:space="preserve"> לרבות חברת אם ו/או חברות בנות ו/או חברות שלובות</w:t>
      </w:r>
      <w:r w:rsidRPr="00C02FFD">
        <w:rPr>
          <w:rFonts w:ascii="Times New Roman" w:eastAsia="Times New Roman" w:hAnsi="Times New Roman" w:cs="David" w:hint="cs"/>
          <w:sz w:val="24"/>
          <w:szCs w:val="24"/>
          <w:rtl/>
          <w:lang w:eastAsia="he-IL"/>
        </w:rPr>
        <w:t xml:space="preserve"> ו/או עובדיהן ו/או מנהליהן</w:t>
      </w:r>
      <w:r w:rsidRPr="00C02FFD">
        <w:rPr>
          <w:rFonts w:ascii="Times New Roman" w:eastAsia="Times New Roman" w:hAnsi="Times New Roman" w:cs="David"/>
          <w:sz w:val="24"/>
          <w:szCs w:val="24"/>
          <w:rtl/>
          <w:lang w:eastAsia="he-IL"/>
        </w:rPr>
        <w:t>.</w:t>
      </w:r>
    </w:p>
    <w:p w14:paraId="79364D54" w14:textId="77777777" w:rsidR="00C02FFD" w:rsidRPr="00C02FFD" w:rsidRDefault="00C02FFD" w:rsidP="00C02FFD">
      <w:pPr>
        <w:widowControl w:val="0"/>
        <w:spacing w:before="0" w:beforeAutospacing="0" w:after="0" w:afterAutospacing="0" w:line="240" w:lineRule="auto"/>
        <w:ind w:right="720"/>
        <w:rPr>
          <w:rFonts w:ascii="Times New Roman" w:eastAsia="Times New Roman" w:hAnsi="Times New Roman" w:cs="David"/>
          <w:sz w:val="24"/>
          <w:szCs w:val="24"/>
          <w:lang w:eastAsia="he-IL"/>
        </w:rPr>
      </w:pPr>
    </w:p>
    <w:p w14:paraId="334193D7" w14:textId="77777777" w:rsidR="00C02FFD" w:rsidRPr="00C02FFD" w:rsidRDefault="00C02FFD" w:rsidP="00C02FFD">
      <w:pPr>
        <w:widowControl w:val="0"/>
        <w:numPr>
          <w:ilvl w:val="0"/>
          <w:numId w:val="8"/>
        </w:numPr>
        <w:spacing w:before="0" w:beforeAutospacing="0" w:after="0" w:afterAutospacing="0" w:line="240" w:lineRule="auto"/>
        <w:rPr>
          <w:rFonts w:ascii="Times New Roman" w:eastAsia="Times New Roman" w:hAnsi="Times New Roman" w:cs="David"/>
          <w:sz w:val="24"/>
          <w:szCs w:val="24"/>
          <w:rtl/>
          <w:lang w:eastAsia="he-IL"/>
        </w:rPr>
      </w:pPr>
      <w:r w:rsidRPr="00C02FFD">
        <w:rPr>
          <w:rFonts w:ascii="Times New Roman" w:eastAsia="Times New Roman" w:hAnsi="Times New Roman" w:cs="David" w:hint="cs"/>
          <w:sz w:val="24"/>
          <w:szCs w:val="24"/>
          <w:rtl/>
          <w:lang w:eastAsia="he-IL"/>
        </w:rPr>
        <w:t>נוסח הפוליסות (למעט אחריות מקצועית) לא יפחת מהנוסח הידוע כביט במהדורה הרלוונטית לעת עריכת הביטוח.</w:t>
      </w:r>
    </w:p>
    <w:p w14:paraId="75D1708D" w14:textId="77777777" w:rsidR="00C02FFD" w:rsidRPr="00C02FFD" w:rsidRDefault="00C02FFD" w:rsidP="00C02FFD">
      <w:pPr>
        <w:widowControl w:val="0"/>
        <w:spacing w:before="0" w:beforeAutospacing="0" w:after="0" w:afterAutospacing="0" w:line="240" w:lineRule="auto"/>
        <w:ind w:right="720"/>
        <w:rPr>
          <w:rFonts w:ascii="Times New Roman" w:eastAsia="Times New Roman" w:hAnsi="Times New Roman" w:cs="David"/>
          <w:sz w:val="24"/>
          <w:szCs w:val="24"/>
          <w:rtl/>
          <w:lang w:eastAsia="he-IL"/>
        </w:rPr>
      </w:pPr>
    </w:p>
    <w:p w14:paraId="7ED7BC11" w14:textId="77777777" w:rsidR="00C02FFD" w:rsidRPr="00C02FFD" w:rsidRDefault="00C02FFD" w:rsidP="00C02FFD">
      <w:pPr>
        <w:widowControl w:val="0"/>
        <w:numPr>
          <w:ilvl w:val="0"/>
          <w:numId w:val="8"/>
        </w:numPr>
        <w:spacing w:before="0" w:beforeAutospacing="0" w:after="0" w:afterAutospacing="0" w:line="240" w:lineRule="auto"/>
        <w:rPr>
          <w:rFonts w:ascii="Times New Roman" w:eastAsia="Times New Roman" w:hAnsi="Times New Roman" w:cs="David"/>
          <w:sz w:val="24"/>
          <w:szCs w:val="24"/>
          <w:rtl/>
          <w:lang w:eastAsia="he-IL"/>
        </w:rPr>
      </w:pPr>
      <w:r w:rsidRPr="00C02FFD">
        <w:rPr>
          <w:rFonts w:ascii="Times New Roman" w:eastAsia="Times New Roman" w:hAnsi="Times New Roman" w:cs="David" w:hint="eastAsia"/>
          <w:sz w:val="24"/>
          <w:szCs w:val="24"/>
          <w:rtl/>
          <w:lang w:eastAsia="he-IL"/>
        </w:rPr>
        <w:t>הננו</w:t>
      </w:r>
      <w:r w:rsidRPr="00C02FFD">
        <w:rPr>
          <w:rFonts w:ascii="Times New Roman" w:eastAsia="Times New Roman" w:hAnsi="Times New Roman" w:cs="David"/>
          <w:sz w:val="24"/>
          <w:szCs w:val="24"/>
          <w:rtl/>
          <w:lang w:eastAsia="he-IL"/>
        </w:rPr>
        <w:t xml:space="preserve"> מאשרים כי ידוע לנו שהאחריות </w:t>
      </w:r>
      <w:r w:rsidRPr="00C02FFD">
        <w:rPr>
          <w:rFonts w:ascii="Times New Roman" w:eastAsia="Times New Roman" w:hAnsi="Times New Roman" w:cs="David" w:hint="eastAsia"/>
          <w:sz w:val="24"/>
          <w:szCs w:val="24"/>
          <w:rtl/>
          <w:lang w:eastAsia="he-IL"/>
        </w:rPr>
        <w:t>לתשלום</w:t>
      </w:r>
      <w:r w:rsidRPr="00C02FFD">
        <w:rPr>
          <w:rFonts w:ascii="Times New Roman" w:eastAsia="Times New Roman" w:hAnsi="Times New Roman" w:cs="David"/>
          <w:sz w:val="24"/>
          <w:szCs w:val="24"/>
          <w:rtl/>
          <w:lang w:eastAsia="he-IL"/>
        </w:rPr>
        <w:t xml:space="preserve"> פרמיות הביטוח והשתתפות עצמית חלה על היועץ בלבד</w:t>
      </w:r>
      <w:r w:rsidRPr="00C02FFD">
        <w:rPr>
          <w:rFonts w:ascii="Times New Roman" w:eastAsia="Times New Roman" w:hAnsi="Times New Roman" w:cs="David" w:hint="cs"/>
          <w:sz w:val="24"/>
          <w:szCs w:val="24"/>
          <w:rtl/>
          <w:lang w:eastAsia="he-IL"/>
        </w:rPr>
        <w:t>, ובשום מקרה לא על החברה</w:t>
      </w:r>
      <w:r w:rsidRPr="00C02FFD">
        <w:rPr>
          <w:rFonts w:ascii="Times New Roman" w:eastAsia="Times New Roman" w:hAnsi="Times New Roman" w:cs="David"/>
          <w:sz w:val="24"/>
          <w:szCs w:val="24"/>
          <w:rtl/>
          <w:lang w:eastAsia="he-IL"/>
        </w:rPr>
        <w:t>.</w:t>
      </w:r>
    </w:p>
    <w:p w14:paraId="3556D947" w14:textId="77777777" w:rsidR="00C02FFD" w:rsidRPr="00C02FFD" w:rsidRDefault="00C02FFD" w:rsidP="00C02FFD">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FDA516E" w14:textId="77777777" w:rsidR="00C02FFD" w:rsidRPr="00C02FFD" w:rsidRDefault="00C02FFD" w:rsidP="00C02FFD">
      <w:pPr>
        <w:widowControl w:val="0"/>
        <w:numPr>
          <w:ilvl w:val="0"/>
          <w:numId w:val="8"/>
        </w:numPr>
        <w:spacing w:before="0" w:beforeAutospacing="0" w:after="0" w:afterAutospacing="0" w:line="240" w:lineRule="auto"/>
        <w:rPr>
          <w:rFonts w:ascii="Times New Roman" w:eastAsia="Times New Roman" w:hAnsi="Times New Roman" w:cs="David"/>
          <w:sz w:val="24"/>
          <w:szCs w:val="24"/>
          <w:lang w:eastAsia="he-IL"/>
        </w:rPr>
      </w:pPr>
      <w:r w:rsidRPr="00C02FFD">
        <w:rPr>
          <w:rFonts w:ascii="Times New Roman" w:eastAsia="Times New Roman" w:hAnsi="Times New Roman" w:cs="David" w:hint="eastAsia"/>
          <w:sz w:val="24"/>
          <w:szCs w:val="24"/>
          <w:rtl/>
          <w:lang w:eastAsia="he-IL"/>
        </w:rPr>
        <w:t>הננו</w:t>
      </w:r>
      <w:r w:rsidRPr="00C02FFD">
        <w:rPr>
          <w:rFonts w:ascii="Times New Roman" w:eastAsia="Times New Roman" w:hAnsi="Times New Roman" w:cs="David"/>
          <w:sz w:val="24"/>
          <w:szCs w:val="24"/>
          <w:rtl/>
          <w:lang w:eastAsia="he-IL"/>
        </w:rPr>
        <w:t xml:space="preserve"> מאשרים כי כל הביטוחים הנ"</w:t>
      </w:r>
      <w:r w:rsidRPr="00C02FFD">
        <w:rPr>
          <w:rFonts w:ascii="Times New Roman" w:eastAsia="Times New Roman" w:hAnsi="Times New Roman" w:cs="David" w:hint="eastAsia"/>
          <w:sz w:val="24"/>
          <w:szCs w:val="24"/>
          <w:rtl/>
          <w:lang w:eastAsia="he-IL"/>
        </w:rPr>
        <w:t>ל</w:t>
      </w:r>
      <w:r w:rsidRPr="00C02FFD">
        <w:rPr>
          <w:rFonts w:ascii="Times New Roman" w:eastAsia="Times New Roman" w:hAnsi="Times New Roman" w:cs="David"/>
          <w:sz w:val="24"/>
          <w:szCs w:val="24"/>
          <w:rtl/>
          <w:lang w:eastAsia="he-IL"/>
        </w:rPr>
        <w:t xml:space="preserve"> </w:t>
      </w:r>
      <w:r w:rsidRPr="00C02FFD">
        <w:rPr>
          <w:rFonts w:ascii="Times New Roman" w:eastAsia="Times New Roman" w:hAnsi="Times New Roman" w:cs="David" w:hint="eastAsia"/>
          <w:sz w:val="24"/>
          <w:szCs w:val="24"/>
          <w:rtl/>
          <w:lang w:eastAsia="he-IL"/>
        </w:rPr>
        <w:t>הינם</w:t>
      </w:r>
      <w:r w:rsidRPr="00C02FFD">
        <w:rPr>
          <w:rFonts w:ascii="Times New Roman" w:eastAsia="Times New Roman" w:hAnsi="Times New Roman" w:cs="David"/>
          <w:sz w:val="24"/>
          <w:szCs w:val="24"/>
          <w:rtl/>
          <w:lang w:eastAsia="he-IL"/>
        </w:rPr>
        <w:t xml:space="preserve"> ראשוניים וקודמים לכל ביטוח הנערך על ידי </w:t>
      </w:r>
      <w:r w:rsidRPr="00C02FFD">
        <w:rPr>
          <w:rFonts w:ascii="Times New Roman" w:eastAsia="Times New Roman" w:hAnsi="Times New Roman" w:cs="David" w:hint="cs"/>
          <w:sz w:val="24"/>
          <w:szCs w:val="24"/>
          <w:rtl/>
          <w:lang w:eastAsia="he-IL"/>
        </w:rPr>
        <w:t>החברה</w:t>
      </w:r>
      <w:r w:rsidRPr="00C02FFD">
        <w:rPr>
          <w:rFonts w:ascii="Times New Roman" w:eastAsia="Times New Roman" w:hAnsi="Times New Roman" w:cs="David"/>
          <w:sz w:val="24"/>
          <w:szCs w:val="24"/>
          <w:rtl/>
          <w:lang w:eastAsia="he-IL"/>
        </w:rPr>
        <w:t xml:space="preserve"> ו/או לטובתה, ואנו מוותרים על </w:t>
      </w:r>
      <w:r w:rsidRPr="00C02FFD">
        <w:rPr>
          <w:rFonts w:ascii="Times New Roman" w:eastAsia="Times New Roman" w:hAnsi="Times New Roman" w:cs="David" w:hint="eastAsia"/>
          <w:sz w:val="24"/>
          <w:szCs w:val="24"/>
          <w:rtl/>
          <w:lang w:eastAsia="he-IL"/>
        </w:rPr>
        <w:t>כל</w:t>
      </w:r>
      <w:r w:rsidRPr="00C02FFD">
        <w:rPr>
          <w:rFonts w:ascii="Times New Roman" w:eastAsia="Times New Roman" w:hAnsi="Times New Roman" w:cs="David"/>
          <w:sz w:val="24"/>
          <w:szCs w:val="24"/>
          <w:rtl/>
          <w:lang w:eastAsia="he-IL"/>
        </w:rPr>
        <w:t xml:space="preserve"> טענה ו/או דרישה ו/או תביעה בדבר שיתוף ביטוחי </w:t>
      </w:r>
      <w:r w:rsidRPr="00C02FFD">
        <w:rPr>
          <w:rFonts w:ascii="Times New Roman" w:eastAsia="Times New Roman" w:hAnsi="Times New Roman" w:cs="David" w:hint="cs"/>
          <w:sz w:val="24"/>
          <w:szCs w:val="24"/>
          <w:rtl/>
          <w:lang w:eastAsia="he-IL"/>
        </w:rPr>
        <w:t>החברה</w:t>
      </w:r>
      <w:r w:rsidRPr="00C02FFD">
        <w:rPr>
          <w:rFonts w:ascii="Times New Roman" w:eastAsia="Times New Roman" w:hAnsi="Times New Roman" w:cs="David"/>
          <w:sz w:val="24"/>
          <w:szCs w:val="24"/>
          <w:rtl/>
          <w:lang w:eastAsia="he-IL"/>
        </w:rPr>
        <w:t>.</w:t>
      </w:r>
    </w:p>
    <w:p w14:paraId="5572E497" w14:textId="77777777" w:rsidR="00C02FFD" w:rsidRPr="00C02FFD" w:rsidRDefault="00C02FFD" w:rsidP="00C02FFD">
      <w:pPr>
        <w:spacing w:before="0" w:beforeAutospacing="0" w:after="0" w:afterAutospacing="0" w:line="360" w:lineRule="auto"/>
        <w:ind w:left="720"/>
        <w:rPr>
          <w:rFonts w:ascii="Times New Roman" w:eastAsia="Times New Roman" w:hAnsi="Times New Roman" w:cs="David"/>
          <w:sz w:val="24"/>
          <w:szCs w:val="24"/>
          <w:rtl/>
        </w:rPr>
      </w:pPr>
    </w:p>
    <w:p w14:paraId="33B869D2" w14:textId="77777777" w:rsidR="00C02FFD" w:rsidRPr="00C02FFD" w:rsidRDefault="00C02FFD" w:rsidP="00C02FFD">
      <w:pPr>
        <w:widowControl w:val="0"/>
        <w:numPr>
          <w:ilvl w:val="0"/>
          <w:numId w:val="8"/>
        </w:numPr>
        <w:spacing w:before="0" w:beforeAutospacing="0" w:after="0" w:afterAutospacing="0" w:line="240" w:lineRule="auto"/>
        <w:rPr>
          <w:rFonts w:ascii="Times New Roman" w:eastAsia="Times New Roman" w:hAnsi="Times New Roman" w:cs="David"/>
          <w:sz w:val="24"/>
          <w:szCs w:val="24"/>
          <w:lang w:eastAsia="he-IL"/>
        </w:rPr>
      </w:pPr>
      <w:r w:rsidRPr="00C02FFD">
        <w:rPr>
          <w:rFonts w:ascii="Times New Roman" w:eastAsia="Times New Roman" w:hAnsi="Times New Roman" w:cs="David" w:hint="cs"/>
          <w:sz w:val="24"/>
          <w:szCs w:val="24"/>
          <w:rtl/>
          <w:lang w:eastAsia="he-IL"/>
        </w:rPr>
        <w:t>הפוליסות כוללות ויתור על זכות התחלוף כלפי החברה, עובדיה ומנהליה, ובלבד שהויתור על זכות התחלוף כאמור לא יחול לטובת מי שגרם לנזק בזדון.</w:t>
      </w:r>
    </w:p>
    <w:p w14:paraId="44C06585" w14:textId="77777777" w:rsidR="00C02FFD" w:rsidRPr="00C02FFD" w:rsidRDefault="00C02FFD" w:rsidP="00C02FFD">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4037D0E" w14:textId="77777777" w:rsidR="00C02FFD" w:rsidRPr="00C02FFD" w:rsidRDefault="00C02FFD" w:rsidP="00C02FFD">
      <w:pPr>
        <w:widowControl w:val="0"/>
        <w:numPr>
          <w:ilvl w:val="0"/>
          <w:numId w:val="8"/>
        </w:numPr>
        <w:spacing w:before="0" w:beforeAutospacing="0" w:after="0" w:afterAutospacing="0" w:line="240" w:lineRule="auto"/>
        <w:rPr>
          <w:rFonts w:ascii="Times New Roman" w:eastAsia="Times New Roman" w:hAnsi="Times New Roman" w:cs="David"/>
          <w:sz w:val="24"/>
          <w:szCs w:val="24"/>
          <w:rtl/>
          <w:lang w:eastAsia="he-IL"/>
        </w:rPr>
      </w:pPr>
      <w:r w:rsidRPr="00C02FFD">
        <w:rPr>
          <w:rFonts w:ascii="Times New Roman" w:eastAsia="Times New Roman" w:hAnsi="Times New Roman" w:cs="David" w:hint="eastAsia"/>
          <w:sz w:val="24"/>
          <w:szCs w:val="24"/>
          <w:rtl/>
          <w:lang w:eastAsia="he-IL"/>
        </w:rPr>
        <w:t>הננו</w:t>
      </w:r>
      <w:r w:rsidRPr="00C02FFD">
        <w:rPr>
          <w:rFonts w:ascii="Times New Roman" w:eastAsia="Times New Roman" w:hAnsi="Times New Roman" w:cs="David"/>
          <w:sz w:val="24"/>
          <w:szCs w:val="24"/>
          <w:rtl/>
          <w:lang w:eastAsia="he-IL"/>
        </w:rPr>
        <w:t xml:space="preserve"> מתחייבים כי הביטוחים הנ"</w:t>
      </w:r>
      <w:r w:rsidRPr="00C02FFD">
        <w:rPr>
          <w:rFonts w:ascii="Times New Roman" w:eastAsia="Times New Roman" w:hAnsi="Times New Roman" w:cs="David" w:hint="eastAsia"/>
          <w:sz w:val="24"/>
          <w:szCs w:val="24"/>
          <w:rtl/>
          <w:lang w:eastAsia="he-IL"/>
        </w:rPr>
        <w:t>ל</w:t>
      </w:r>
      <w:r w:rsidRPr="00C02FFD">
        <w:rPr>
          <w:rFonts w:ascii="Times New Roman" w:eastAsia="Times New Roman" w:hAnsi="Times New Roman" w:cs="David"/>
          <w:sz w:val="24"/>
          <w:szCs w:val="24"/>
          <w:rtl/>
          <w:lang w:eastAsia="he-IL"/>
        </w:rPr>
        <w:t xml:space="preserve"> </w:t>
      </w:r>
      <w:r w:rsidRPr="00C02FFD">
        <w:rPr>
          <w:rFonts w:ascii="Times New Roman" w:eastAsia="Times New Roman" w:hAnsi="Times New Roman" w:cs="David" w:hint="eastAsia"/>
          <w:sz w:val="24"/>
          <w:szCs w:val="24"/>
          <w:rtl/>
          <w:lang w:eastAsia="he-IL"/>
        </w:rPr>
        <w:t>לא</w:t>
      </w:r>
      <w:r w:rsidRPr="00C02FFD">
        <w:rPr>
          <w:rFonts w:ascii="Times New Roman" w:eastAsia="Times New Roman" w:hAnsi="Times New Roman" w:cs="David"/>
          <w:sz w:val="24"/>
          <w:szCs w:val="24"/>
          <w:rtl/>
          <w:lang w:eastAsia="he-IL"/>
        </w:rPr>
        <w:t xml:space="preserve"> יבוטלו ולא יצומצמו במשך תקופת הביטוח, אלא בהודעה מראש של 60 יום </w:t>
      </w:r>
      <w:r w:rsidRPr="00C02FFD">
        <w:rPr>
          <w:rFonts w:ascii="Times New Roman" w:eastAsia="Times New Roman" w:hAnsi="Times New Roman" w:cs="David" w:hint="cs"/>
          <w:sz w:val="24"/>
          <w:szCs w:val="24"/>
          <w:rtl/>
          <w:lang w:eastAsia="he-IL"/>
        </w:rPr>
        <w:t>לחברה</w:t>
      </w:r>
      <w:r w:rsidRPr="00C02FFD">
        <w:rPr>
          <w:rFonts w:ascii="Times New Roman" w:eastAsia="Times New Roman" w:hAnsi="Times New Roman" w:cs="David"/>
          <w:sz w:val="24"/>
          <w:szCs w:val="24"/>
          <w:rtl/>
          <w:lang w:eastAsia="he-IL"/>
        </w:rPr>
        <w:t xml:space="preserve">, בכתב, </w:t>
      </w:r>
      <w:r w:rsidRPr="00C02FFD">
        <w:rPr>
          <w:rFonts w:ascii="Times New Roman" w:eastAsia="Times New Roman" w:hAnsi="Times New Roman" w:cs="David" w:hint="eastAsia"/>
          <w:sz w:val="24"/>
          <w:szCs w:val="24"/>
          <w:rtl/>
          <w:lang w:eastAsia="he-IL"/>
        </w:rPr>
        <w:t>בדואר</w:t>
      </w:r>
      <w:r w:rsidRPr="00C02FFD">
        <w:rPr>
          <w:rFonts w:ascii="Times New Roman" w:eastAsia="Times New Roman" w:hAnsi="Times New Roman" w:cs="David"/>
          <w:sz w:val="24"/>
          <w:szCs w:val="24"/>
          <w:rtl/>
          <w:lang w:eastAsia="he-IL"/>
        </w:rPr>
        <w:t xml:space="preserve"> רשום.</w:t>
      </w:r>
    </w:p>
    <w:p w14:paraId="34E13E7B" w14:textId="77777777" w:rsidR="00C02FFD" w:rsidRPr="00C02FFD" w:rsidRDefault="00C02FFD" w:rsidP="00C02FFD">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026B798" w14:textId="77777777" w:rsidR="00C02FFD" w:rsidRPr="00C02FFD" w:rsidRDefault="00C02FFD" w:rsidP="00C02FFD">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85E23ED" w14:textId="77777777" w:rsidR="00C02FFD" w:rsidRPr="00C02FFD" w:rsidRDefault="00C02FFD" w:rsidP="00C02FFD">
      <w:pPr>
        <w:widowControl w:val="0"/>
        <w:spacing w:before="0" w:beforeAutospacing="0" w:after="0" w:afterAutospacing="0" w:line="240" w:lineRule="auto"/>
        <w:rPr>
          <w:rFonts w:ascii="Times New Roman" w:eastAsia="Times New Roman" w:hAnsi="Times New Roman" w:cs="David"/>
          <w:sz w:val="24"/>
          <w:szCs w:val="24"/>
          <w:rtl/>
          <w:lang w:eastAsia="he-IL"/>
        </w:rPr>
      </w:pPr>
      <w:r w:rsidRPr="00C02FFD">
        <w:rPr>
          <w:rFonts w:ascii="Times New Roman" w:eastAsia="Times New Roman" w:hAnsi="Times New Roman" w:cs="David" w:hint="eastAsia"/>
          <w:bCs/>
          <w:sz w:val="24"/>
          <w:szCs w:val="24"/>
          <w:rtl/>
          <w:lang w:eastAsia="he-IL"/>
        </w:rPr>
        <w:t>אישורנו</w:t>
      </w:r>
      <w:r w:rsidRPr="00C02FFD">
        <w:rPr>
          <w:rFonts w:ascii="Times New Roman" w:eastAsia="Times New Roman" w:hAnsi="Times New Roman" w:cs="David"/>
          <w:bCs/>
          <w:sz w:val="24"/>
          <w:szCs w:val="24"/>
          <w:rtl/>
          <w:lang w:eastAsia="he-IL"/>
        </w:rPr>
        <w:t xml:space="preserve"> זה הינו בכפוף לתנאי </w:t>
      </w:r>
      <w:r w:rsidRPr="00C02FFD">
        <w:rPr>
          <w:rFonts w:ascii="Times New Roman" w:eastAsia="Times New Roman" w:hAnsi="Times New Roman" w:cs="David" w:hint="eastAsia"/>
          <w:bCs/>
          <w:sz w:val="24"/>
          <w:szCs w:val="24"/>
          <w:rtl/>
          <w:lang w:eastAsia="he-IL"/>
        </w:rPr>
        <w:t>פוליסות</w:t>
      </w:r>
      <w:r w:rsidRPr="00C02FFD">
        <w:rPr>
          <w:rFonts w:ascii="Times New Roman" w:eastAsia="Times New Roman" w:hAnsi="Times New Roman" w:cs="David"/>
          <w:bCs/>
          <w:sz w:val="24"/>
          <w:szCs w:val="24"/>
          <w:rtl/>
          <w:lang w:eastAsia="he-IL"/>
        </w:rPr>
        <w:t xml:space="preserve"> הביטוח המקוריות ולסייגיהן, עד כמה שלא שונו על פי האמור באישור זה.</w:t>
      </w:r>
    </w:p>
    <w:p w14:paraId="3E950F8B" w14:textId="77777777" w:rsidR="00C02FFD" w:rsidRPr="00C02FFD" w:rsidRDefault="00C02FFD" w:rsidP="00C02FFD">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782162B" w14:textId="77777777" w:rsidR="00C02FFD" w:rsidRPr="00C02FFD" w:rsidRDefault="00C02FFD" w:rsidP="00C02FFD">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499652F" w14:textId="77777777" w:rsidR="00C02FFD" w:rsidRPr="00C02FFD" w:rsidRDefault="00C02FFD" w:rsidP="00C02FFD">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BCB95C4" w14:textId="77777777" w:rsidR="00C02FFD" w:rsidRPr="00C02FFD" w:rsidRDefault="00C02FFD" w:rsidP="00C02FFD">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C3D43F0" w14:textId="77777777" w:rsidR="00C02FFD" w:rsidRPr="00C02FFD" w:rsidRDefault="00C02FFD" w:rsidP="00C02FFD">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5642FD3" w14:textId="77777777" w:rsidR="00C02FFD" w:rsidRPr="00C02FFD" w:rsidRDefault="00C02FFD" w:rsidP="00C02FFD">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F8B58D6" w14:textId="77777777" w:rsidR="00C02FFD" w:rsidRPr="00C02FFD" w:rsidRDefault="00C02FFD" w:rsidP="00C02FFD">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FDC09DE" w14:textId="77777777" w:rsidR="00C02FFD" w:rsidRPr="00C02FFD" w:rsidRDefault="00C02FFD" w:rsidP="00C02FFD">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7737ADD" w14:textId="77777777" w:rsidR="00C02FFD" w:rsidRPr="00C02FFD" w:rsidRDefault="00C02FFD" w:rsidP="00C02FFD">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43D5BBC" w14:textId="77777777" w:rsidR="00C02FFD" w:rsidRPr="00C02FFD" w:rsidRDefault="00C02FFD" w:rsidP="00C02FFD">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0F500E8" w14:textId="77777777" w:rsidR="00C02FFD" w:rsidRPr="00C02FFD" w:rsidRDefault="00C02FFD" w:rsidP="00C02FFD">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230944E" w14:textId="77777777" w:rsidR="00C02FFD" w:rsidRPr="00C02FFD" w:rsidRDefault="00C02FFD" w:rsidP="00C02FFD">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CB64DE0" w14:textId="77777777" w:rsidR="00C02FFD" w:rsidRPr="00C02FFD" w:rsidRDefault="00C02FFD" w:rsidP="00C02FFD">
      <w:pPr>
        <w:widowControl w:val="0"/>
        <w:spacing w:before="0" w:beforeAutospacing="0" w:after="0" w:afterAutospacing="0" w:line="240" w:lineRule="auto"/>
        <w:rPr>
          <w:rFonts w:ascii="Times New Roman" w:eastAsia="Times New Roman" w:hAnsi="Times New Roman" w:cs="David"/>
          <w:sz w:val="24"/>
          <w:szCs w:val="24"/>
          <w:lang w:eastAsia="he-IL"/>
        </w:rPr>
      </w:pPr>
    </w:p>
    <w:p w14:paraId="58D66689" w14:textId="77777777" w:rsidR="00C02FFD" w:rsidRPr="00C02FFD" w:rsidRDefault="00C02FFD" w:rsidP="00C02FFD">
      <w:pPr>
        <w:widowControl w:val="0"/>
        <w:spacing w:before="0" w:beforeAutospacing="0" w:after="0" w:afterAutospacing="0" w:line="240" w:lineRule="auto"/>
        <w:rPr>
          <w:rFonts w:ascii="Times New Roman" w:eastAsia="Times New Roman" w:hAnsi="Times New Roman" w:cs="David"/>
          <w:sz w:val="24"/>
          <w:szCs w:val="24"/>
          <w:lang w:eastAsia="he-IL"/>
        </w:rPr>
      </w:pPr>
      <w:r w:rsidRPr="00C02FFD">
        <w:rPr>
          <w:rFonts w:ascii="Times New Roman" w:eastAsia="Times New Roman" w:hAnsi="Times New Roman" w:cs="David"/>
          <w:sz w:val="24"/>
          <w:szCs w:val="24"/>
          <w:rtl/>
          <w:lang w:eastAsia="he-IL"/>
        </w:rPr>
        <w:t>______________</w:t>
      </w:r>
      <w:r w:rsidRPr="00C02FFD">
        <w:rPr>
          <w:rFonts w:ascii="Times New Roman" w:eastAsia="Times New Roman" w:hAnsi="Times New Roman" w:cs="David"/>
          <w:sz w:val="24"/>
          <w:szCs w:val="24"/>
          <w:rtl/>
          <w:lang w:eastAsia="he-IL"/>
        </w:rPr>
        <w:tab/>
        <w:t>______________</w:t>
      </w:r>
      <w:r w:rsidRPr="00C02FFD">
        <w:rPr>
          <w:rFonts w:ascii="Times New Roman" w:eastAsia="Times New Roman" w:hAnsi="Times New Roman" w:cs="David"/>
          <w:sz w:val="24"/>
          <w:szCs w:val="24"/>
          <w:rtl/>
          <w:lang w:eastAsia="he-IL"/>
        </w:rPr>
        <w:tab/>
        <w:t>______________</w:t>
      </w:r>
      <w:r w:rsidRPr="00C02FFD">
        <w:rPr>
          <w:rFonts w:ascii="Times New Roman" w:eastAsia="Times New Roman" w:hAnsi="Times New Roman" w:cs="David"/>
          <w:sz w:val="24"/>
          <w:szCs w:val="24"/>
          <w:rtl/>
          <w:lang w:eastAsia="he-IL"/>
        </w:rPr>
        <w:tab/>
        <w:t>______________</w:t>
      </w:r>
    </w:p>
    <w:p w14:paraId="34287FA5" w14:textId="77777777" w:rsidR="00C02FFD" w:rsidRPr="00C02FFD" w:rsidRDefault="00C02FFD" w:rsidP="00C02FFD">
      <w:pPr>
        <w:widowControl w:val="0"/>
        <w:spacing w:before="0" w:beforeAutospacing="0" w:after="0" w:afterAutospacing="0" w:line="240" w:lineRule="auto"/>
        <w:rPr>
          <w:rFonts w:ascii="Times New Roman" w:eastAsia="Times New Roman" w:hAnsi="Times New Roman" w:cs="David"/>
          <w:sz w:val="24"/>
          <w:szCs w:val="24"/>
          <w:rtl/>
          <w:lang w:eastAsia="he-IL"/>
        </w:rPr>
      </w:pPr>
      <w:r w:rsidRPr="00C02FFD">
        <w:rPr>
          <w:rFonts w:ascii="Times New Roman" w:eastAsia="Times New Roman" w:hAnsi="Times New Roman" w:cs="David"/>
          <w:sz w:val="24"/>
          <w:szCs w:val="24"/>
          <w:rtl/>
          <w:lang w:eastAsia="he-IL"/>
        </w:rPr>
        <w:t xml:space="preserve">(חותמת </w:t>
      </w:r>
      <w:r w:rsidRPr="00C02FFD">
        <w:rPr>
          <w:rFonts w:ascii="Times New Roman" w:eastAsia="Times New Roman" w:hAnsi="Times New Roman" w:cs="David" w:hint="eastAsia"/>
          <w:sz w:val="24"/>
          <w:szCs w:val="24"/>
          <w:rtl/>
          <w:lang w:eastAsia="he-IL"/>
        </w:rPr>
        <w:t>המבטח</w:t>
      </w:r>
      <w:r w:rsidRPr="00C02FFD">
        <w:rPr>
          <w:rFonts w:ascii="Times New Roman" w:eastAsia="Times New Roman" w:hAnsi="Times New Roman" w:cs="David"/>
          <w:sz w:val="24"/>
          <w:szCs w:val="24"/>
          <w:rtl/>
          <w:lang w:eastAsia="he-IL"/>
        </w:rPr>
        <w:t>)</w:t>
      </w:r>
      <w:r w:rsidRPr="00C02FFD">
        <w:rPr>
          <w:rFonts w:ascii="Times New Roman" w:eastAsia="Times New Roman" w:hAnsi="Times New Roman" w:cs="David"/>
          <w:sz w:val="24"/>
          <w:szCs w:val="24"/>
          <w:rtl/>
          <w:lang w:eastAsia="he-IL"/>
        </w:rPr>
        <w:tab/>
        <w:t>(חתימת המבטח)</w:t>
      </w:r>
      <w:r w:rsidRPr="00C02FFD">
        <w:rPr>
          <w:rFonts w:ascii="Times New Roman" w:eastAsia="Times New Roman" w:hAnsi="Times New Roman" w:cs="David"/>
          <w:sz w:val="24"/>
          <w:szCs w:val="24"/>
          <w:rtl/>
          <w:lang w:eastAsia="he-IL"/>
        </w:rPr>
        <w:tab/>
        <w:t>(שם החותם)</w:t>
      </w:r>
      <w:r w:rsidRPr="00C02FFD">
        <w:rPr>
          <w:rFonts w:ascii="Times New Roman" w:eastAsia="Times New Roman" w:hAnsi="Times New Roman" w:cs="David"/>
          <w:sz w:val="24"/>
          <w:szCs w:val="24"/>
          <w:rtl/>
          <w:lang w:eastAsia="he-IL"/>
        </w:rPr>
        <w:tab/>
      </w:r>
      <w:r w:rsidRPr="00C02FFD">
        <w:rPr>
          <w:rFonts w:ascii="Times New Roman" w:eastAsia="Times New Roman" w:hAnsi="Times New Roman" w:cs="David"/>
          <w:sz w:val="24"/>
          <w:szCs w:val="24"/>
          <w:rtl/>
          <w:lang w:eastAsia="he-IL"/>
        </w:rPr>
        <w:tab/>
        <w:t xml:space="preserve">(תפקיד החותם) </w:t>
      </w:r>
    </w:p>
    <w:p w14:paraId="10B5A9AC" w14:textId="77777777" w:rsidR="00C02FFD" w:rsidRPr="00C02FFD" w:rsidRDefault="00C02FFD" w:rsidP="00C02FFD">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243ADEF6"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188550B"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6333A05"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645C668"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4DD95AFF"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684D2F6"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09DF78A"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72E509C"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6D74498"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B6F3F7B"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5E3175D"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4044824" w14:textId="77777777" w:rsidR="00C140D3" w:rsidRPr="00C140D3" w:rsidRDefault="00C140D3" w:rsidP="00C140D3">
      <w:pPr>
        <w:spacing w:before="0" w:beforeAutospacing="0" w:after="0" w:afterAutospacing="0" w:line="360" w:lineRule="auto"/>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נספח "ח"</w:t>
      </w:r>
    </w:p>
    <w:p w14:paraId="4350627F"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רשימת התכניות והמסמכים שעל היועץ להנפיק</w:t>
      </w:r>
    </w:p>
    <w:p w14:paraId="7DDF7EAB"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020B72D7" w14:textId="77777777" w:rsidR="00C140D3" w:rsidRPr="00C140D3" w:rsidRDefault="00C140D3" w:rsidP="00C140D3">
      <w:pPr>
        <w:spacing w:before="0" w:beforeAutospacing="0" w:after="0" w:afterAutospacing="0" w:line="360" w:lineRule="auto"/>
        <w:ind w:left="559" w:hanging="425"/>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1.</w:t>
      </w:r>
      <w:r w:rsidRPr="00C140D3">
        <w:rPr>
          <w:rFonts w:ascii="Times New Roman" w:eastAsia="Times New Roman" w:hAnsi="Times New Roman" w:cs="David"/>
          <w:sz w:val="24"/>
          <w:szCs w:val="24"/>
          <w:rtl/>
        </w:rPr>
        <w:tab/>
        <w:t>מפרט טכני מיוחד.</w:t>
      </w:r>
    </w:p>
    <w:p w14:paraId="0C415A61" w14:textId="148DBC0E" w:rsidR="00C140D3" w:rsidRPr="00C140D3" w:rsidRDefault="00C140D3" w:rsidP="00077E08">
      <w:pPr>
        <w:spacing w:before="0" w:beforeAutospacing="0" w:after="0" w:afterAutospacing="0" w:line="360" w:lineRule="auto"/>
        <w:ind w:left="559" w:hanging="425"/>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2.</w:t>
      </w:r>
      <w:r w:rsidRPr="00C140D3">
        <w:rPr>
          <w:rFonts w:ascii="Times New Roman" w:eastAsia="Times New Roman" w:hAnsi="Times New Roman" w:cs="David"/>
          <w:sz w:val="24"/>
          <w:szCs w:val="24"/>
          <w:rtl/>
        </w:rPr>
        <w:tab/>
      </w:r>
      <w:del w:id="199" w:author="Meryl Etman" w:date="2019-02-27T15:03:00Z">
        <w:r w:rsidRPr="00C140D3" w:rsidDel="00077E08">
          <w:rPr>
            <w:rFonts w:ascii="Times New Roman" w:eastAsia="Times New Roman" w:hAnsi="Times New Roman" w:cs="David"/>
            <w:sz w:val="24"/>
            <w:szCs w:val="24"/>
            <w:rtl/>
          </w:rPr>
          <w:delText>פרטי ב</w:delText>
        </w:r>
        <w:r w:rsidRPr="00C140D3" w:rsidDel="00077E08">
          <w:rPr>
            <w:rFonts w:ascii="Times New Roman" w:eastAsia="Times New Roman" w:hAnsi="Times New Roman" w:cs="David" w:hint="cs"/>
            <w:sz w:val="24"/>
            <w:szCs w:val="24"/>
            <w:rtl/>
          </w:rPr>
          <w:delText>י</w:delText>
        </w:r>
        <w:r w:rsidRPr="00C140D3" w:rsidDel="00077E08">
          <w:rPr>
            <w:rFonts w:ascii="Times New Roman" w:eastAsia="Times New Roman" w:hAnsi="Times New Roman" w:cs="David"/>
            <w:sz w:val="24"/>
            <w:szCs w:val="24"/>
            <w:rtl/>
          </w:rPr>
          <w:delText xml:space="preserve">צוע </w:delText>
        </w:r>
        <w:r w:rsidRPr="00C140D3" w:rsidDel="00077E08">
          <w:rPr>
            <w:rFonts w:ascii="Times New Roman" w:eastAsia="Times New Roman" w:hAnsi="Times New Roman" w:cs="David" w:hint="cs"/>
            <w:sz w:val="24"/>
            <w:szCs w:val="24"/>
            <w:rtl/>
          </w:rPr>
          <w:delText xml:space="preserve">מפורטים </w:delText>
        </w:r>
        <w:r w:rsidRPr="00C140D3" w:rsidDel="00077E08">
          <w:rPr>
            <w:rFonts w:ascii="Times New Roman" w:eastAsia="Times New Roman" w:hAnsi="Times New Roman" w:cs="David"/>
            <w:sz w:val="24"/>
            <w:szCs w:val="24"/>
            <w:rtl/>
          </w:rPr>
          <w:delText>עקרוניים</w:delText>
        </w:r>
      </w:del>
      <w:ins w:id="200" w:author="Meryl Etman" w:date="2019-02-27T15:03:00Z">
        <w:r w:rsidR="00077E08" w:rsidRPr="00077E08">
          <w:rPr>
            <w:rFonts w:ascii="Times New Roman" w:eastAsia="Times New Roman" w:hAnsi="Times New Roman" w:cs="David" w:hint="eastAsia"/>
            <w:sz w:val="24"/>
            <w:szCs w:val="24"/>
            <w:u w:val="single"/>
            <w:rtl/>
            <w:rPrChange w:id="201" w:author="Meryl Etman" w:date="2019-02-27T15:04:00Z">
              <w:rPr>
                <w:rFonts w:ascii="Times New Roman" w:eastAsia="Times New Roman" w:hAnsi="Times New Roman" w:cs="David" w:hint="eastAsia"/>
                <w:sz w:val="24"/>
                <w:szCs w:val="24"/>
                <w:rtl/>
              </w:rPr>
            </w:rPrChange>
          </w:rPr>
          <w:t>מבוטל</w:t>
        </w:r>
      </w:ins>
      <w:r w:rsidRPr="00C140D3">
        <w:rPr>
          <w:rFonts w:ascii="Times New Roman" w:eastAsia="Times New Roman" w:hAnsi="Times New Roman" w:cs="David"/>
          <w:sz w:val="24"/>
          <w:szCs w:val="24"/>
          <w:rtl/>
        </w:rPr>
        <w:t>.</w:t>
      </w:r>
    </w:p>
    <w:p w14:paraId="4234FE87" w14:textId="0A367237" w:rsidR="00C140D3" w:rsidRPr="00C140D3" w:rsidRDefault="00C140D3" w:rsidP="00077E08">
      <w:pPr>
        <w:spacing w:before="0" w:beforeAutospacing="0" w:after="0" w:afterAutospacing="0" w:line="360" w:lineRule="auto"/>
        <w:ind w:left="559" w:hanging="425"/>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3.</w:t>
      </w:r>
      <w:r w:rsidRPr="00C140D3">
        <w:rPr>
          <w:rFonts w:ascii="Times New Roman" w:eastAsia="Times New Roman" w:hAnsi="Times New Roman" w:cs="David" w:hint="cs"/>
          <w:sz w:val="24"/>
          <w:szCs w:val="24"/>
          <w:rtl/>
        </w:rPr>
        <w:tab/>
      </w:r>
      <w:del w:id="202" w:author="Meryl Etman" w:date="2019-02-27T15:03:00Z">
        <w:r w:rsidRPr="00C140D3" w:rsidDel="00077E08">
          <w:rPr>
            <w:rFonts w:ascii="Times New Roman" w:eastAsia="Times New Roman" w:hAnsi="Times New Roman" w:cs="David" w:hint="cs"/>
            <w:sz w:val="24"/>
            <w:szCs w:val="24"/>
            <w:rtl/>
          </w:rPr>
          <w:delText>רשימות אלומיניום מלאות</w:delText>
        </w:r>
      </w:del>
      <w:ins w:id="203" w:author="Meryl Etman" w:date="2019-02-27T15:03:00Z">
        <w:r w:rsidR="00077E08" w:rsidRPr="00077E08">
          <w:rPr>
            <w:rFonts w:ascii="Times New Roman" w:eastAsia="Times New Roman" w:hAnsi="Times New Roman" w:cs="David" w:hint="eastAsia"/>
            <w:sz w:val="24"/>
            <w:szCs w:val="24"/>
            <w:u w:val="single"/>
            <w:rtl/>
            <w:rPrChange w:id="204" w:author="Meryl Etman" w:date="2019-02-27T15:04:00Z">
              <w:rPr>
                <w:rFonts w:ascii="Times New Roman" w:eastAsia="Times New Roman" w:hAnsi="Times New Roman" w:cs="David" w:hint="eastAsia"/>
                <w:sz w:val="24"/>
                <w:szCs w:val="24"/>
                <w:rtl/>
              </w:rPr>
            </w:rPrChange>
          </w:rPr>
          <w:t>מבוטל</w:t>
        </w:r>
      </w:ins>
      <w:r w:rsidRPr="00C140D3">
        <w:rPr>
          <w:rFonts w:ascii="Times New Roman" w:eastAsia="Times New Roman" w:hAnsi="Times New Roman" w:cs="David" w:hint="cs"/>
          <w:sz w:val="24"/>
          <w:szCs w:val="24"/>
          <w:rtl/>
        </w:rPr>
        <w:t>.</w:t>
      </w:r>
    </w:p>
    <w:p w14:paraId="06154FDD" w14:textId="07671BFC" w:rsidR="00C140D3" w:rsidRPr="00C140D3" w:rsidRDefault="00C140D3" w:rsidP="00077E08">
      <w:pPr>
        <w:spacing w:before="0" w:beforeAutospacing="0" w:after="0" w:afterAutospacing="0" w:line="360" w:lineRule="auto"/>
        <w:ind w:left="559" w:hanging="425"/>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4</w:t>
      </w:r>
      <w:r w:rsidR="00045A8C">
        <w:rPr>
          <w:rFonts w:ascii="Times New Roman" w:eastAsia="Times New Roman" w:hAnsi="Times New Roman" w:cs="David"/>
          <w:sz w:val="24"/>
          <w:szCs w:val="24"/>
          <w:rtl/>
        </w:rPr>
        <w:t>.</w:t>
      </w:r>
      <w:r w:rsidR="00045A8C">
        <w:rPr>
          <w:rFonts w:ascii="Times New Roman" w:eastAsia="Times New Roman" w:hAnsi="Times New Roman" w:cs="David"/>
          <w:sz w:val="24"/>
          <w:szCs w:val="24"/>
          <w:rtl/>
        </w:rPr>
        <w:tab/>
      </w:r>
      <w:del w:id="205" w:author="Meryl Etman" w:date="2019-02-27T15:04:00Z">
        <w:r w:rsidR="00045A8C" w:rsidDel="00077E08">
          <w:rPr>
            <w:rFonts w:ascii="Times New Roman" w:eastAsia="Times New Roman" w:hAnsi="Times New Roman" w:cs="David"/>
            <w:sz w:val="24"/>
            <w:szCs w:val="24"/>
            <w:rtl/>
          </w:rPr>
          <w:delText>כל ת</w:delText>
        </w:r>
        <w:r w:rsidRPr="00C140D3" w:rsidDel="00077E08">
          <w:rPr>
            <w:rFonts w:ascii="Times New Roman" w:eastAsia="Times New Roman" w:hAnsi="Times New Roman" w:cs="David"/>
            <w:sz w:val="24"/>
            <w:szCs w:val="24"/>
            <w:rtl/>
          </w:rPr>
          <w:delText xml:space="preserve">כניות הביצוע המתחייבות מכל תקן ודין לרבות אך לא רק מחלקיו השונים של ת"י </w:delText>
        </w:r>
        <w:r w:rsidRPr="00C140D3" w:rsidDel="00077E08">
          <w:rPr>
            <w:rFonts w:ascii="Times New Roman" w:eastAsia="Times New Roman" w:hAnsi="Times New Roman" w:cs="David"/>
            <w:sz w:val="24"/>
            <w:szCs w:val="24"/>
            <w:rtl/>
          </w:rPr>
          <w:tab/>
        </w:r>
        <w:r w:rsidRPr="00C140D3" w:rsidDel="00077E08">
          <w:rPr>
            <w:rFonts w:ascii="Times New Roman" w:eastAsia="Times New Roman" w:hAnsi="Times New Roman" w:cs="David"/>
            <w:sz w:val="24"/>
            <w:szCs w:val="24"/>
            <w:rtl/>
          </w:rPr>
          <w:tab/>
          <w:delText>1547 – "תכניות ביצוע לבניינים ולעבודות פיתוח סביבתי"</w:delText>
        </w:r>
      </w:del>
      <w:ins w:id="206" w:author="Meryl Etman" w:date="2019-02-27T15:04:00Z">
        <w:r w:rsidR="00077E08" w:rsidRPr="00077E08">
          <w:rPr>
            <w:rFonts w:ascii="Times New Roman" w:eastAsia="Times New Roman" w:hAnsi="Times New Roman" w:cs="David" w:hint="eastAsia"/>
            <w:sz w:val="24"/>
            <w:szCs w:val="24"/>
            <w:u w:val="single"/>
            <w:rtl/>
            <w:rPrChange w:id="207" w:author="Meryl Etman" w:date="2019-02-27T15:04:00Z">
              <w:rPr>
                <w:rFonts w:ascii="Times New Roman" w:eastAsia="Times New Roman" w:hAnsi="Times New Roman" w:cs="David" w:hint="eastAsia"/>
                <w:sz w:val="24"/>
                <w:szCs w:val="24"/>
                <w:rtl/>
              </w:rPr>
            </w:rPrChange>
          </w:rPr>
          <w:t>מבוטל</w:t>
        </w:r>
      </w:ins>
      <w:r w:rsidRPr="00C140D3">
        <w:rPr>
          <w:rFonts w:ascii="Times New Roman" w:eastAsia="Times New Roman" w:hAnsi="Times New Roman" w:cs="David"/>
          <w:sz w:val="24"/>
          <w:szCs w:val="24"/>
          <w:rtl/>
        </w:rPr>
        <w:t>.</w:t>
      </w:r>
    </w:p>
    <w:p w14:paraId="7AA578C5" w14:textId="77777777" w:rsidR="00C140D3" w:rsidRPr="00C140D3" w:rsidRDefault="00C140D3" w:rsidP="00C140D3">
      <w:pPr>
        <w:spacing w:before="0" w:beforeAutospacing="0" w:after="0" w:afterAutospacing="0" w:line="360" w:lineRule="auto"/>
        <w:ind w:left="-52"/>
        <w:jc w:val="both"/>
        <w:rPr>
          <w:rFonts w:ascii="Times New Roman" w:eastAsia="Times New Roman" w:hAnsi="Times New Roman" w:cs="David"/>
          <w:sz w:val="24"/>
          <w:szCs w:val="24"/>
          <w:rtl/>
        </w:rPr>
      </w:pPr>
    </w:p>
    <w:p w14:paraId="39171334" w14:textId="77777777" w:rsidR="00C140D3" w:rsidRPr="00C140D3" w:rsidRDefault="00C140D3" w:rsidP="00C140D3">
      <w:pPr>
        <w:spacing w:before="0" w:beforeAutospacing="0" w:after="0" w:afterAutospacing="0" w:line="360" w:lineRule="auto"/>
        <w:ind w:left="559"/>
        <w:jc w:val="both"/>
        <w:rPr>
          <w:rFonts w:ascii="Times New Roman" w:eastAsia="Times New Roman" w:hAnsi="Times New Roman" w:cs="David"/>
          <w:sz w:val="24"/>
          <w:szCs w:val="24"/>
        </w:rPr>
      </w:pPr>
      <w:r w:rsidRPr="00C140D3">
        <w:rPr>
          <w:rFonts w:ascii="Times New Roman" w:eastAsia="Times New Roman" w:hAnsi="Times New Roman" w:cs="David"/>
          <w:sz w:val="24"/>
          <w:szCs w:val="24"/>
          <w:rtl/>
        </w:rPr>
        <w:t>כל המסמכים והתוכניות יערכו בשפה העברית.</w:t>
      </w:r>
    </w:p>
    <w:p w14:paraId="454892A0"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br w:type="page"/>
      </w:r>
    </w:p>
    <w:p w14:paraId="0C2DCAB6" w14:textId="77777777" w:rsidR="00C140D3" w:rsidRPr="00C140D3" w:rsidRDefault="00C140D3" w:rsidP="00C140D3">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lastRenderedPageBreak/>
        <w:t>נספח "ט"</w:t>
      </w:r>
    </w:p>
    <w:p w14:paraId="53C65FA3" w14:textId="77777777" w:rsidR="00C140D3" w:rsidRPr="00C140D3" w:rsidRDefault="00C140D3" w:rsidP="00C140D3">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p>
    <w:p w14:paraId="7C4FE0E7" w14:textId="77777777" w:rsidR="00C140D3" w:rsidRPr="00C140D3" w:rsidRDefault="00C140D3" w:rsidP="00C140D3">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דוגמא לנוסח א</w:t>
      </w:r>
      <w:r w:rsidRPr="00C140D3">
        <w:rPr>
          <w:rFonts w:ascii="Times New Roman" w:eastAsia="Times New Roman" w:hAnsi="Times New Roman" w:cs="David" w:hint="cs"/>
          <w:b/>
          <w:bCs/>
          <w:sz w:val="24"/>
          <w:szCs w:val="24"/>
          <w:u w:val="single"/>
          <w:rtl/>
        </w:rPr>
        <w:t>י</w:t>
      </w:r>
      <w:r w:rsidRPr="00C140D3">
        <w:rPr>
          <w:rFonts w:ascii="Times New Roman" w:eastAsia="Times New Roman" w:hAnsi="Times New Roman" w:cs="David"/>
          <w:b/>
          <w:bCs/>
          <w:sz w:val="24"/>
          <w:szCs w:val="24"/>
          <w:u w:val="single"/>
          <w:rtl/>
        </w:rPr>
        <w:t>שור השלמת הפרויקט/קטע מהפרויקט</w:t>
      </w:r>
    </w:p>
    <w:p w14:paraId="1F740551"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rPr>
      </w:pPr>
    </w:p>
    <w:p w14:paraId="40FCB098"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rPr>
      </w:pPr>
    </w:p>
    <w:p w14:paraId="390F8B97"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rPr>
      </w:pPr>
    </w:p>
    <w:p w14:paraId="246AE790"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לכבוד</w:t>
      </w:r>
    </w:p>
    <w:sdt>
      <w:sdtPr>
        <w:rPr>
          <w:rFonts w:ascii="Times New Roman" w:eastAsia="Times New Roman" w:hAnsi="Times New Roman" w:cs="David"/>
          <w:color w:val="008000"/>
          <w:sz w:val="24"/>
          <w:szCs w:val="24"/>
          <w:rtl/>
        </w:rPr>
        <w:alias w:val="שם צד א"/>
        <w:tag w:val="cmtTzadAName"/>
        <w:id w:val="-1284581751"/>
        <w:placeholder>
          <w:docPart w:val="C5B3C0D330D147EC8F69E17E49D3E2D9"/>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mtTzadAName[1]" w:storeItemID="{81709D4C-33DC-48CC-AC7E-130A245806EE}"/>
        <w:text/>
      </w:sdtPr>
      <w:sdtContent>
        <w:p w14:paraId="344252A2" w14:textId="45A1A784" w:rsidR="00C140D3" w:rsidRPr="00C140D3" w:rsidRDefault="004D37D3" w:rsidP="00C140D3">
          <w:pPr>
            <w:widowControl w:val="0"/>
            <w:spacing w:before="60" w:beforeAutospacing="0" w:after="60" w:afterAutospacing="0" w:line="300" w:lineRule="atLeast"/>
            <w:jc w:val="both"/>
            <w:rPr>
              <w:rFonts w:ascii="Times New Roman" w:eastAsia="Times New Roman" w:hAnsi="Times New Roman" w:cs="David"/>
              <w:color w:val="008000"/>
              <w:sz w:val="24"/>
              <w:szCs w:val="24"/>
              <w:rtl/>
            </w:rPr>
          </w:pPr>
          <w:ins w:id="208" w:author="Meryl Etman" w:date="2019-01-13T14:27:00Z">
            <w:r>
              <w:rPr>
                <w:rFonts w:ascii="Times New Roman" w:eastAsia="Times New Roman" w:hAnsi="Times New Roman" w:cs="David"/>
                <w:color w:val="008000"/>
                <w:sz w:val="24"/>
                <w:szCs w:val="24"/>
                <w:rtl/>
              </w:rPr>
              <w:t>א.מ.ד.ס מחיר למשתכן</w:t>
            </w:r>
          </w:ins>
        </w:p>
      </w:sdtContent>
    </w:sdt>
    <w:p w14:paraId="6F68EA17"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u w:val="single"/>
          <w:rtl/>
        </w:rPr>
      </w:pPr>
      <w:r w:rsidRPr="00C140D3">
        <w:rPr>
          <w:rFonts w:ascii="Times New Roman" w:eastAsia="Times New Roman" w:hAnsi="Times New Roman" w:cs="David"/>
          <w:sz w:val="24"/>
          <w:szCs w:val="24"/>
          <w:u w:val="single"/>
          <w:rtl/>
        </w:rPr>
        <w:t>(המזמין)</w:t>
      </w:r>
    </w:p>
    <w:p w14:paraId="26E95B02"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rPr>
      </w:pPr>
    </w:p>
    <w:p w14:paraId="61552FDF"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rPr>
      </w:pPr>
    </w:p>
    <w:p w14:paraId="1C1A572E" w14:textId="77777777" w:rsidR="00C140D3" w:rsidRPr="00C140D3" w:rsidRDefault="00C140D3" w:rsidP="00C140D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98F3908" w14:textId="598976D6" w:rsidR="00C140D3" w:rsidRPr="00C140D3" w:rsidRDefault="00C140D3" w:rsidP="00C140D3">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C140D3">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1873576884"/>
          <w:placeholder>
            <w:docPart w:val="2AFF188BB427465C8B441B16069D75A2"/>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SupllierName[1]" w:storeItemID="{81709D4C-33DC-48CC-AC7E-130A245806EE}"/>
          <w:text/>
        </w:sdtPr>
        <w:sdtEndPr>
          <w:rPr>
            <w:rFonts w:hint="cs"/>
          </w:rPr>
        </w:sdtEndPr>
        <w:sdtContent>
          <w:ins w:id="209" w:author="Meryl Etman" w:date="2019-01-13T14:13:00Z">
            <w:r w:rsidR="00BA7C98">
              <w:rPr>
                <w:rFonts w:ascii="Times New Roman" w:eastAsia="Times New Roman" w:hAnsi="Times New Roman" w:cs="David"/>
                <w:color w:val="008000"/>
                <w:sz w:val="24"/>
                <w:szCs w:val="24"/>
                <w:rtl/>
                <w:lang w:eastAsia="he-IL"/>
              </w:rPr>
              <w:t>לנדמן אלומיניום בע"מ</w:t>
            </w:r>
          </w:ins>
        </w:sdtContent>
      </w:sdt>
      <w:r w:rsidRPr="00C140D3">
        <w:rPr>
          <w:rFonts w:ascii="Times New Roman" w:eastAsia="Times New Roman" w:hAnsi="Times New Roman" w:cs="David" w:hint="cs"/>
          <w:bCs/>
          <w:color w:val="008000"/>
          <w:sz w:val="24"/>
          <w:szCs w:val="24"/>
          <w:rtl/>
          <w:lang w:eastAsia="he-IL"/>
        </w:rPr>
        <w:t xml:space="preserve"> </w:t>
      </w:r>
      <w:r w:rsidRPr="00C140D3">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1299602603"/>
          <w:placeholder>
            <w:docPart w:val="0DD606EB08DB473F92F176A86725C400"/>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Site[1]" w:storeItemID="{81709D4C-33DC-48CC-AC7E-130A245806EE}"/>
          <w:text/>
        </w:sdtPr>
        <w:sdtEndPr>
          <w:rPr>
            <w:rFonts w:hint="cs"/>
          </w:rPr>
        </w:sdtEndPr>
        <w:sdtContent>
          <w:ins w:id="210" w:author="Meryl Etman" w:date="2019-01-13T14:10:00Z">
            <w:r w:rsidR="00BA7C98">
              <w:rPr>
                <w:rFonts w:ascii="Times New Roman" w:eastAsia="Times New Roman" w:hAnsi="Times New Roman" w:cs="David"/>
                <w:color w:val="008000"/>
                <w:sz w:val="24"/>
                <w:szCs w:val="24"/>
                <w:rtl/>
                <w:lang w:eastAsia="he-IL"/>
              </w:rPr>
              <w:t>סביוני שהם - מחיר למשתכן</w:t>
            </w:r>
          </w:ins>
        </w:sdtContent>
      </w:sdt>
      <w:r>
        <w:rPr>
          <w:rFonts w:ascii="Times New Roman" w:eastAsia="Times New Roman" w:hAnsi="Times New Roman" w:cs="David" w:hint="cs"/>
          <w:sz w:val="24"/>
          <w:szCs w:val="24"/>
          <w:rtl/>
          <w:lang w:eastAsia="he-IL"/>
        </w:rPr>
        <w:t xml:space="preserve"> </w:t>
      </w:r>
      <w:r w:rsidRPr="00C140D3">
        <w:rPr>
          <w:rFonts w:ascii="Times New Roman" w:eastAsia="Times New Roman" w:hAnsi="Times New Roman" w:cs="David" w:hint="cs"/>
          <w:sz w:val="24"/>
          <w:szCs w:val="24"/>
          <w:rtl/>
          <w:lang w:eastAsia="he-IL"/>
        </w:rPr>
        <w:t>בקשר עם</w:t>
      </w:r>
      <w:r w:rsidRPr="00C140D3">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997541542"/>
          <w:placeholder>
            <w:docPart w:val="3A390B47210042B5B5007021E3F6EFD9"/>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JobDesc[1]" w:storeItemID="{81709D4C-33DC-48CC-AC7E-130A245806EE}"/>
          <w:text/>
        </w:sdtPr>
        <w:sdtContent>
          <w:ins w:id="211" w:author="Meryl Etman" w:date="2019-01-13T14:10:00Z">
            <w:r w:rsidR="00BA7C98">
              <w:rPr>
                <w:rFonts w:ascii="Times New Roman" w:eastAsia="Times New Roman" w:hAnsi="Times New Roman" w:cs="David" w:hint="cs"/>
                <w:color w:val="008000"/>
                <w:sz w:val="24"/>
                <w:szCs w:val="24"/>
                <w:rtl/>
              </w:rPr>
              <w:t>תכנון אלומיניום</w:t>
            </w:r>
          </w:ins>
        </w:sdtContent>
      </w:sdt>
      <w:r w:rsidRPr="00C140D3">
        <w:rPr>
          <w:rFonts w:ascii="Times New Roman" w:eastAsia="Times New Roman" w:hAnsi="Times New Roman" w:cs="David" w:hint="cs"/>
          <w:color w:val="008000"/>
          <w:sz w:val="24"/>
          <w:szCs w:val="24"/>
          <w:rtl/>
          <w:lang w:eastAsia="he-IL"/>
        </w:rPr>
        <w:t xml:space="preserve"> </w:t>
      </w:r>
      <w:r w:rsidRPr="00C140D3">
        <w:rPr>
          <w:rFonts w:ascii="Times New Roman" w:eastAsia="Times New Roman" w:hAnsi="Times New Roman" w:cs="David" w:hint="cs"/>
          <w:sz w:val="24"/>
          <w:szCs w:val="24"/>
          <w:rtl/>
          <w:lang w:eastAsia="he-IL"/>
        </w:rPr>
        <w:t xml:space="preserve">, מאשר בזאת שהעבודות הנ"ל בוצעו והושלמו בהתאם </w:t>
      </w:r>
      <w:r w:rsidR="00045A8C" w:rsidRPr="00C140D3">
        <w:rPr>
          <w:rFonts w:ascii="Times New Roman" w:eastAsia="Times New Roman" w:hAnsi="Times New Roman" w:cs="David" w:hint="cs"/>
          <w:sz w:val="24"/>
          <w:szCs w:val="24"/>
          <w:rtl/>
          <w:lang w:eastAsia="he-IL"/>
        </w:rPr>
        <w:t>להנחיותי</w:t>
      </w:r>
      <w:r w:rsidR="00045A8C" w:rsidRPr="00C140D3">
        <w:rPr>
          <w:rFonts w:ascii="Times New Roman" w:eastAsia="Times New Roman" w:hAnsi="Times New Roman" w:cs="David" w:hint="eastAsia"/>
          <w:sz w:val="24"/>
          <w:szCs w:val="24"/>
          <w:rtl/>
          <w:lang w:eastAsia="he-IL"/>
        </w:rPr>
        <w:t>י</w:t>
      </w:r>
      <w:r w:rsidRPr="00C140D3">
        <w:rPr>
          <w:rFonts w:ascii="Times New Roman" w:eastAsia="Times New Roman" w:hAnsi="Times New Roman" w:cs="David" w:hint="cs"/>
          <w:sz w:val="24"/>
          <w:szCs w:val="24"/>
          <w:rtl/>
          <w:lang w:eastAsia="he-IL"/>
        </w:rPr>
        <w:t xml:space="preserve">, </w:t>
      </w:r>
      <w:r w:rsidR="00045A8C" w:rsidRPr="00C140D3">
        <w:rPr>
          <w:rFonts w:ascii="Times New Roman" w:eastAsia="Times New Roman" w:hAnsi="Times New Roman" w:cs="David" w:hint="cs"/>
          <w:sz w:val="24"/>
          <w:szCs w:val="24"/>
          <w:rtl/>
          <w:lang w:eastAsia="he-IL"/>
        </w:rPr>
        <w:t>לתכניותי</w:t>
      </w:r>
      <w:r w:rsidR="00045A8C" w:rsidRPr="00C140D3">
        <w:rPr>
          <w:rFonts w:ascii="Times New Roman" w:eastAsia="Times New Roman" w:hAnsi="Times New Roman" w:cs="David" w:hint="eastAsia"/>
          <w:sz w:val="24"/>
          <w:szCs w:val="24"/>
          <w:rtl/>
          <w:lang w:eastAsia="he-IL"/>
        </w:rPr>
        <w:t>י</w:t>
      </w:r>
      <w:r w:rsidRPr="00C140D3">
        <w:rPr>
          <w:rFonts w:ascii="Times New Roman" w:eastAsia="Times New Roman" w:hAnsi="Times New Roman" w:cs="David" w:hint="cs"/>
          <w:sz w:val="24"/>
          <w:szCs w:val="24"/>
          <w:rtl/>
          <w:lang w:eastAsia="he-IL"/>
        </w:rPr>
        <w:t>, בהתאם</w:t>
      </w:r>
      <w:r w:rsidRPr="00C140D3">
        <w:rPr>
          <w:rFonts w:ascii="Times New Roman" w:eastAsia="Times New Roman" w:hAnsi="Times New Roman" w:cs="David" w:hint="cs"/>
          <w:sz w:val="20"/>
          <w:szCs w:val="24"/>
          <w:rtl/>
          <w:lang w:eastAsia="he-IL"/>
        </w:rPr>
        <w:t xml:space="preserve"> לתקנים מחייבים ולשביעות רצוני.</w:t>
      </w:r>
    </w:p>
    <w:p w14:paraId="468BC006" w14:textId="77777777" w:rsidR="00C140D3" w:rsidRPr="00C140D3" w:rsidRDefault="00C140D3" w:rsidP="00C140D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A527108" w14:textId="77777777" w:rsidR="00C140D3" w:rsidRPr="00C140D3" w:rsidRDefault="00C140D3" w:rsidP="00C140D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7C72B5A" w14:textId="77777777" w:rsidR="00C140D3" w:rsidRPr="00C140D3" w:rsidRDefault="00C140D3" w:rsidP="00C140D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ED707D1" w14:textId="77777777" w:rsidR="00C140D3" w:rsidRPr="00C140D3" w:rsidRDefault="00C140D3" w:rsidP="00C140D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A53BAE2" w14:textId="77777777" w:rsidR="00C140D3" w:rsidRPr="00C140D3" w:rsidRDefault="00C140D3" w:rsidP="00C140D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93567C3" w14:textId="77777777" w:rsidR="00C140D3" w:rsidRPr="00C140D3" w:rsidRDefault="00C140D3" w:rsidP="00C140D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C140D3">
        <w:rPr>
          <w:rFonts w:ascii="Times New Roman" w:eastAsia="Times New Roman" w:hAnsi="Times New Roman" w:cs="David" w:hint="cs"/>
          <w:sz w:val="20"/>
          <w:szCs w:val="24"/>
          <w:rtl/>
          <w:lang w:eastAsia="he-IL"/>
        </w:rPr>
        <w:t xml:space="preserve">                                                                                      בכבוד רב,</w:t>
      </w:r>
    </w:p>
    <w:sdt>
      <w:sdtPr>
        <w:rPr>
          <w:sz w:val="24"/>
          <w:rtl/>
        </w:rPr>
        <w:alias w:val="שם ספק"/>
        <w:tag w:val="cntSupllierName"/>
        <w:id w:val="240303162"/>
        <w:placeholder>
          <w:docPart w:val="476C2E6494B14EF0BBB3B13E43002031"/>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SupllierName[1]" w:storeItemID="{81709D4C-33DC-48CC-AC7E-130A245806EE}"/>
        <w:text/>
      </w:sdtPr>
      <w:sdtEndPr>
        <w:rPr>
          <w:rFonts w:hint="cs"/>
        </w:rPr>
      </w:sdtEndPr>
      <w:sdtContent>
        <w:p w14:paraId="70DA80C0" w14:textId="1C4B2E74" w:rsidR="00C140D3" w:rsidRPr="004D37D3" w:rsidRDefault="00BA7C98" w:rsidP="00C140D3">
          <w:pPr>
            <w:pStyle w:val="AutoFields"/>
            <w:jc w:val="center"/>
            <w:rPr>
              <w:sz w:val="24"/>
              <w:rPrChange w:id="212" w:author="Meryl Etman" w:date="2019-01-13T14:29:00Z">
                <w:rPr/>
              </w:rPrChange>
            </w:rPr>
          </w:pPr>
          <w:ins w:id="213" w:author="Meryl Etman" w:date="2019-01-13T14:13:00Z">
            <w:r w:rsidRPr="004D37D3">
              <w:rPr>
                <w:sz w:val="24"/>
                <w:rtl/>
                <w:rPrChange w:id="214" w:author="Meryl Etman" w:date="2019-01-13T14:29:00Z">
                  <w:rPr>
                    <w:szCs w:val="20"/>
                    <w:rtl/>
                  </w:rPr>
                </w:rPrChange>
              </w:rPr>
              <w:t>לנדמן אלומיניום בע"מ</w:t>
            </w:r>
          </w:ins>
        </w:p>
      </w:sdtContent>
    </w:sdt>
    <w:p w14:paraId="098A2896" w14:textId="77777777" w:rsidR="00C140D3" w:rsidRPr="00C140D3" w:rsidRDefault="00C140D3" w:rsidP="00C140D3">
      <w:pPr>
        <w:bidi w:val="0"/>
        <w:spacing w:before="0" w:beforeAutospacing="0" w:after="0" w:afterAutospacing="0" w:line="360" w:lineRule="auto"/>
        <w:jc w:val="center"/>
        <w:rPr>
          <w:rFonts w:ascii="Times New Roman" w:eastAsia="Times New Roman" w:hAnsi="Times New Roman" w:cs="David"/>
          <w:b/>
          <w:bCs/>
          <w:sz w:val="25"/>
          <w:szCs w:val="24"/>
        </w:rPr>
      </w:pPr>
      <w:r w:rsidRPr="00C140D3">
        <w:rPr>
          <w:rFonts w:ascii="Times New Roman" w:eastAsia="Times New Roman" w:hAnsi="Times New Roman" w:cs="David"/>
          <w:b/>
          <w:bCs/>
          <w:sz w:val="24"/>
          <w:szCs w:val="24"/>
          <w:rtl/>
        </w:rPr>
        <w:br w:type="page"/>
      </w:r>
      <w:bookmarkStart w:id="215" w:name="pathname"/>
    </w:p>
    <w:p w14:paraId="1443A616" w14:textId="77777777" w:rsidR="00C140D3" w:rsidRPr="00C140D3" w:rsidRDefault="00C140D3" w:rsidP="00C140D3">
      <w:pPr>
        <w:bidi w:val="0"/>
        <w:spacing w:before="0" w:beforeAutospacing="0" w:after="0" w:afterAutospacing="0" w:line="360" w:lineRule="auto"/>
        <w:jc w:val="center"/>
        <w:rPr>
          <w:rFonts w:ascii="Times New Roman" w:eastAsia="Times New Roman" w:hAnsi="Times New Roman" w:cs="David"/>
          <w:b/>
          <w:bCs/>
          <w:sz w:val="24"/>
          <w:szCs w:val="24"/>
          <w:u w:val="single"/>
        </w:rPr>
      </w:pPr>
      <w:r w:rsidRPr="00C140D3">
        <w:rPr>
          <w:rFonts w:ascii="Times New Roman" w:eastAsia="Times New Roman" w:hAnsi="Times New Roman" w:cs="David"/>
          <w:b/>
          <w:bCs/>
          <w:sz w:val="24"/>
          <w:szCs w:val="24"/>
          <w:u w:val="single"/>
          <w:rtl/>
        </w:rPr>
        <w:lastRenderedPageBreak/>
        <w:t xml:space="preserve">נספח "י" </w:t>
      </w:r>
    </w:p>
    <w:p w14:paraId="02475830" w14:textId="77777777" w:rsidR="00C140D3" w:rsidRPr="00C140D3" w:rsidRDefault="00C140D3" w:rsidP="00C140D3">
      <w:pPr>
        <w:spacing w:before="0" w:beforeAutospacing="0" w:after="0" w:afterAutospacing="0" w:line="240" w:lineRule="auto"/>
        <w:jc w:val="center"/>
        <w:rPr>
          <w:rFonts w:ascii="Times New Roman" w:eastAsia="Times New Roman" w:hAnsi="Times New Roman" w:cs="David"/>
          <w:b/>
          <w:bCs/>
          <w:sz w:val="24"/>
          <w:szCs w:val="24"/>
          <w:u w:val="single"/>
          <w:rtl/>
        </w:rPr>
      </w:pPr>
    </w:p>
    <w:p w14:paraId="060ED3C7" w14:textId="77777777" w:rsidR="00C140D3" w:rsidRPr="00C140D3" w:rsidRDefault="00C140D3" w:rsidP="00C140D3">
      <w:pPr>
        <w:spacing w:before="0" w:beforeAutospacing="0" w:after="0" w:afterAutospacing="0" w:line="240" w:lineRule="auto"/>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דוגמא לנוסח הצהרת היועץ בדבר היעדר תביעות</w:t>
      </w:r>
    </w:p>
    <w:p w14:paraId="01DF1E77" w14:textId="77777777" w:rsidR="00C140D3" w:rsidRPr="00C140D3" w:rsidRDefault="00C140D3" w:rsidP="00C140D3">
      <w:pPr>
        <w:spacing w:before="0" w:beforeAutospacing="0" w:after="0" w:afterAutospacing="0" w:line="240" w:lineRule="auto"/>
        <w:ind w:left="180"/>
        <w:jc w:val="both"/>
        <w:rPr>
          <w:rFonts w:ascii="Times New Roman" w:eastAsia="Times New Roman" w:hAnsi="Times New Roman" w:cs="David"/>
          <w:sz w:val="24"/>
          <w:szCs w:val="24"/>
        </w:rPr>
      </w:pPr>
    </w:p>
    <w:p w14:paraId="67A062EE" w14:textId="025EF055" w:rsidR="00C140D3" w:rsidRPr="00C140D3" w:rsidRDefault="00C140D3" w:rsidP="00C140D3">
      <w:pPr>
        <w:spacing w:before="0" w:beforeAutospacing="0" w:after="0" w:afterAutospacing="0" w:line="240" w:lineRule="auto"/>
        <w:ind w:left="180"/>
        <w:jc w:val="both"/>
        <w:rPr>
          <w:rFonts w:ascii="Times New Roman" w:eastAsia="Times New Roman" w:hAnsi="Times New Roman" w:cs="David"/>
          <w:color w:val="008000"/>
          <w:sz w:val="24"/>
          <w:szCs w:val="24"/>
          <w:rtl/>
        </w:rPr>
      </w:pPr>
      <w:r w:rsidRPr="00C140D3">
        <w:rPr>
          <w:rFonts w:ascii="Times New Roman" w:eastAsia="Times New Roman" w:hAnsi="Times New Roman" w:cs="David"/>
          <w:sz w:val="24"/>
          <w:szCs w:val="24"/>
          <w:rtl/>
        </w:rPr>
        <w:t>לכבוד</w:t>
      </w:r>
      <w:r w:rsidRPr="00C140D3">
        <w:rPr>
          <w:rFonts w:ascii="Times New Roman" w:eastAsia="Times New Roman" w:hAnsi="Times New Roman" w:cs="David"/>
          <w:color w:val="000000"/>
          <w:sz w:val="24"/>
          <w:szCs w:val="24"/>
          <w:rtl/>
        </w:rPr>
        <w:tab/>
      </w:r>
      <w:r w:rsidRPr="00C140D3">
        <w:rPr>
          <w:rFonts w:ascii="Times New Roman" w:eastAsia="Times New Roman" w:hAnsi="Times New Roman" w:cs="David"/>
          <w:color w:val="000000"/>
          <w:sz w:val="24"/>
          <w:szCs w:val="24"/>
          <w:rtl/>
        </w:rPr>
        <w:br/>
      </w:r>
      <w:sdt>
        <w:sdtPr>
          <w:rPr>
            <w:rFonts w:ascii="Times New Roman" w:eastAsia="Times New Roman" w:hAnsi="Times New Roman" w:cs="David"/>
            <w:color w:val="008000"/>
            <w:sz w:val="24"/>
            <w:szCs w:val="24"/>
            <w:rtl/>
          </w:rPr>
          <w:alias w:val="שם צד א"/>
          <w:tag w:val="cmtTzadAName"/>
          <w:id w:val="1335264197"/>
          <w:placeholder>
            <w:docPart w:val="54F74FF8BEF04C49B52826729D1FD437"/>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mtTzadAName[1]" w:storeItemID="{81709D4C-33DC-48CC-AC7E-130A245806EE}"/>
          <w:text/>
        </w:sdtPr>
        <w:sdtContent>
          <w:ins w:id="216" w:author="Meryl Etman" w:date="2019-01-13T14:27:00Z">
            <w:r w:rsidR="004D37D3">
              <w:rPr>
                <w:rFonts w:ascii="Times New Roman" w:eastAsia="Times New Roman" w:hAnsi="Times New Roman" w:cs="David"/>
                <w:color w:val="008000"/>
                <w:sz w:val="24"/>
                <w:szCs w:val="24"/>
                <w:rtl/>
              </w:rPr>
              <w:t>א.מ.ד.ס מחיר למשתכן</w:t>
            </w:r>
          </w:ins>
        </w:sdtContent>
      </w:sdt>
    </w:p>
    <w:p w14:paraId="0F003FC0" w14:textId="77777777" w:rsidR="00C140D3" w:rsidRPr="00C140D3" w:rsidRDefault="00C140D3" w:rsidP="00C140D3">
      <w:pPr>
        <w:spacing w:before="0" w:beforeAutospacing="0" w:after="0" w:afterAutospacing="0" w:line="240" w:lineRule="auto"/>
        <w:ind w:left="180"/>
        <w:jc w:val="both"/>
        <w:rPr>
          <w:rFonts w:ascii="Times New Roman" w:eastAsia="Times New Roman" w:hAnsi="Times New Roman" w:cs="David"/>
          <w:sz w:val="24"/>
          <w:szCs w:val="24"/>
          <w:rtl/>
        </w:rPr>
      </w:pPr>
    </w:p>
    <w:p w14:paraId="179A72EF" w14:textId="77777777" w:rsidR="00C140D3" w:rsidRPr="00C140D3" w:rsidRDefault="00C140D3" w:rsidP="00C140D3">
      <w:pPr>
        <w:spacing w:before="0" w:beforeAutospacing="0" w:after="0" w:afterAutospacing="0" w:line="240" w:lineRule="auto"/>
        <w:ind w:left="18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ג.א.נ.,</w:t>
      </w:r>
    </w:p>
    <w:p w14:paraId="1B37E78F" w14:textId="77777777" w:rsidR="00C140D3" w:rsidRPr="00C140D3" w:rsidRDefault="00C140D3" w:rsidP="00C140D3">
      <w:pPr>
        <w:spacing w:before="0" w:beforeAutospacing="0" w:after="0" w:afterAutospacing="0" w:line="240" w:lineRule="auto"/>
        <w:ind w:left="180"/>
        <w:jc w:val="both"/>
        <w:rPr>
          <w:rFonts w:ascii="Times New Roman" w:eastAsia="Times New Roman" w:hAnsi="Times New Roman" w:cs="David"/>
          <w:sz w:val="24"/>
          <w:szCs w:val="24"/>
          <w:rtl/>
        </w:rPr>
      </w:pPr>
    </w:p>
    <w:p w14:paraId="4ABB1D49" w14:textId="442FE35A" w:rsidR="00C140D3" w:rsidRPr="00C140D3" w:rsidRDefault="00C140D3" w:rsidP="00C140D3">
      <w:pPr>
        <w:spacing w:before="0" w:beforeAutospacing="0" w:after="0" w:afterAutospacing="0" w:line="240" w:lineRule="auto"/>
        <w:ind w:left="18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 xml:space="preserve">אנו הח"מ מצהירים בזאת שעם קבלת סך של </w:t>
      </w:r>
      <w:r w:rsidRPr="00C140D3">
        <w:rPr>
          <w:rFonts w:ascii="Times New Roman" w:eastAsia="Times New Roman" w:hAnsi="Times New Roman" w:cs="David"/>
          <w:sz w:val="24"/>
          <w:szCs w:val="24"/>
          <w:u w:val="single"/>
          <w:rtl/>
        </w:rPr>
        <w:t xml:space="preserve">                </w:t>
      </w:r>
      <w:r w:rsidR="00045A8C">
        <w:rPr>
          <w:rFonts w:ascii="Times New Roman" w:eastAsia="Times New Roman" w:hAnsi="Times New Roman" w:cs="David"/>
          <w:sz w:val="24"/>
          <w:szCs w:val="24"/>
          <w:rtl/>
        </w:rPr>
        <w:t xml:space="preserve"> ש"ח (להלן</w:t>
      </w:r>
      <w:r w:rsidR="00045A8C">
        <w:rPr>
          <w:rFonts w:ascii="Times New Roman" w:eastAsia="Times New Roman" w:hAnsi="Times New Roman" w:cs="David" w:hint="cs"/>
          <w:sz w:val="24"/>
          <w:szCs w:val="24"/>
          <w:rtl/>
        </w:rPr>
        <w:t xml:space="preserve">: </w:t>
      </w:r>
      <w:r w:rsidRPr="00C140D3">
        <w:rPr>
          <w:rFonts w:ascii="Times New Roman" w:eastAsia="Times New Roman" w:hAnsi="Times New Roman" w:cs="David"/>
          <w:sz w:val="24"/>
          <w:szCs w:val="24"/>
          <w:rtl/>
        </w:rPr>
        <w:t>"</w:t>
      </w:r>
      <w:r w:rsidRPr="00C140D3">
        <w:rPr>
          <w:rFonts w:ascii="Times New Roman" w:eastAsia="Times New Roman" w:hAnsi="Times New Roman" w:cs="David"/>
          <w:b/>
          <w:bCs/>
          <w:sz w:val="24"/>
          <w:szCs w:val="24"/>
          <w:rtl/>
        </w:rPr>
        <w:t>היתרה הסופית</w:t>
      </w:r>
      <w:r w:rsidRPr="00C140D3">
        <w:rPr>
          <w:rFonts w:ascii="Times New Roman" w:eastAsia="Times New Roman" w:hAnsi="Times New Roman" w:cs="David"/>
          <w:sz w:val="24"/>
          <w:szCs w:val="24"/>
          <w:rt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rPr>
          <w:alias w:val="שם אתר"/>
          <w:tag w:val="cntSite"/>
          <w:id w:val="1292940550"/>
          <w:placeholder>
            <w:docPart w:val="04B72CFAF65345F48FD888BD8B97B2F4"/>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Site[1]" w:storeItemID="{81709D4C-33DC-48CC-AC7E-130A245806EE}"/>
          <w:text/>
        </w:sdtPr>
        <w:sdtContent>
          <w:ins w:id="217" w:author="Meryl Etman" w:date="2019-01-13T14:10:00Z">
            <w:r w:rsidR="00BA7C98">
              <w:rPr>
                <w:rFonts w:ascii="Times New Roman" w:eastAsia="Times New Roman" w:hAnsi="Times New Roman" w:cs="David" w:hint="cs"/>
                <w:color w:val="008000"/>
                <w:sz w:val="24"/>
                <w:szCs w:val="24"/>
                <w:rtl/>
              </w:rPr>
              <w:t>סביוני שהם - מחיר למשתכן</w:t>
            </w:r>
          </w:ins>
        </w:sdtContent>
      </w:sdt>
      <w:r w:rsidRPr="00C140D3">
        <w:rPr>
          <w:rFonts w:ascii="Times New Roman" w:eastAsia="Times New Roman" w:hAnsi="Times New Roman" w:cs="David" w:hint="cs"/>
          <w:sz w:val="24"/>
          <w:szCs w:val="24"/>
          <w:rtl/>
        </w:rPr>
        <w:t xml:space="preserve"> </w:t>
      </w:r>
      <w:r w:rsidRPr="00C140D3">
        <w:rPr>
          <w:rFonts w:ascii="Times New Roman" w:eastAsia="Times New Roman" w:hAnsi="Times New Roman" w:cs="David"/>
          <w:sz w:val="24"/>
          <w:szCs w:val="24"/>
          <w:rtl/>
        </w:rPr>
        <w:t xml:space="preserve">עפ"י חוזה מיום </w:t>
      </w:r>
      <w:r w:rsidRPr="00C140D3">
        <w:rPr>
          <w:rFonts w:ascii="Times New Roman" w:eastAsia="Times New Roman" w:hAnsi="Times New Roman" w:cs="David"/>
          <w:color w:val="008000"/>
          <w:sz w:val="24"/>
          <w:szCs w:val="24"/>
        </w:rPr>
        <w:t xml:space="preserve"> </w:t>
      </w:r>
      <w:sdt>
        <w:sdtPr>
          <w:rPr>
            <w:rFonts w:ascii="Times New Roman" w:eastAsia="Times New Roman" w:hAnsi="Times New Roman" w:cs="David"/>
            <w:color w:val="008000"/>
            <w:sz w:val="24"/>
            <w:szCs w:val="24"/>
            <w:rtl/>
          </w:rPr>
          <w:alias w:val="תאריך חתימת חוזה"/>
          <w:tag w:val="cntSignDate"/>
          <w:id w:val="-573739782"/>
          <w:placeholder>
            <w:docPart w:val="E791824EE70F44DAA8A3C9D2D0838849"/>
          </w:placeholder>
          <w:showingPlcHd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C140D3">
            <w:rPr>
              <w:rStyle w:val="AutoFieldsChar"/>
              <w:rtl/>
            </w:rPr>
            <w:t>[תאריך חתימת חוזה]</w:t>
          </w:r>
        </w:sdtContent>
      </w:sdt>
      <w:r w:rsidRPr="00C140D3">
        <w:rPr>
          <w:rFonts w:ascii="Times New Roman" w:eastAsia="Times New Roman" w:hAnsi="Times New Roman" w:cs="David" w:hint="cs"/>
          <w:sz w:val="24"/>
          <w:szCs w:val="24"/>
          <w:rtl/>
        </w:rPr>
        <w:t xml:space="preserve"> </w:t>
      </w:r>
      <w:r w:rsidRPr="00C140D3">
        <w:rPr>
          <w:rFonts w:ascii="Times New Roman" w:eastAsia="Times New Roman" w:hAnsi="Times New Roman" w:cs="David"/>
          <w:sz w:val="24"/>
          <w:szCs w:val="24"/>
          <w:rtl/>
        </w:rPr>
        <w:t xml:space="preserve">או עבור חלקן כמפורט להלן: </w:t>
      </w:r>
    </w:p>
    <w:p w14:paraId="075F462D" w14:textId="77777777" w:rsidR="00C140D3" w:rsidRPr="00C140D3" w:rsidRDefault="00C140D3" w:rsidP="00C140D3">
      <w:pPr>
        <w:spacing w:before="0" w:beforeAutospacing="0" w:after="0" w:afterAutospacing="0" w:line="240" w:lineRule="auto"/>
        <w:ind w:left="18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______________________________________________________________________________</w:t>
      </w:r>
      <w:r w:rsidRPr="00C140D3">
        <w:rPr>
          <w:rFonts w:ascii="Times New Roman" w:eastAsia="Times New Roman" w:hAnsi="Times New Roman" w:cs="David" w:hint="cs"/>
          <w:sz w:val="24"/>
          <w:szCs w:val="24"/>
          <w:rtl/>
        </w:rPr>
        <w:t>__</w:t>
      </w:r>
      <w:r w:rsidRPr="00C140D3">
        <w:rPr>
          <w:rFonts w:ascii="Times New Roman" w:eastAsia="Times New Roman" w:hAnsi="Times New Roman" w:cs="David"/>
          <w:sz w:val="24"/>
          <w:szCs w:val="24"/>
          <w:rtl/>
        </w:rPr>
        <w:t>__________</w:t>
      </w:r>
      <w:r w:rsidRPr="00C140D3">
        <w:rPr>
          <w:rFonts w:ascii="Times New Roman" w:eastAsia="Times New Roman" w:hAnsi="Times New Roman" w:cs="David" w:hint="cs"/>
          <w:sz w:val="24"/>
          <w:szCs w:val="24"/>
          <w:rtl/>
        </w:rPr>
        <w:t>__________</w:t>
      </w:r>
      <w:r w:rsidRPr="00C140D3">
        <w:rPr>
          <w:rFonts w:ascii="Times New Roman" w:eastAsia="Times New Roman" w:hAnsi="Times New Roman" w:cs="David"/>
          <w:sz w:val="24"/>
          <w:szCs w:val="24"/>
          <w:rtl/>
        </w:rPr>
        <w:t>________________________________________________</w:t>
      </w:r>
    </w:p>
    <w:p w14:paraId="6D13D8DA" w14:textId="77777777" w:rsidR="00C140D3" w:rsidRPr="00C140D3" w:rsidRDefault="00C140D3" w:rsidP="00C140D3">
      <w:pPr>
        <w:spacing w:before="0" w:beforeAutospacing="0" w:after="0" w:afterAutospacing="0" w:line="240" w:lineRule="auto"/>
        <w:ind w:left="180"/>
        <w:jc w:val="both"/>
        <w:rPr>
          <w:rFonts w:ascii="Times New Roman" w:eastAsia="Times New Roman" w:hAnsi="Times New Roman" w:cs="David"/>
          <w:sz w:val="24"/>
          <w:szCs w:val="24"/>
          <w:rtl/>
        </w:rPr>
      </w:pPr>
    </w:p>
    <w:p w14:paraId="2D731F5A" w14:textId="77777777" w:rsidR="00C140D3" w:rsidRPr="00C140D3" w:rsidRDefault="00C140D3" w:rsidP="00C140D3">
      <w:pPr>
        <w:spacing w:before="0" w:beforeAutospacing="0" w:after="0" w:afterAutospacing="0" w:line="240" w:lineRule="auto"/>
        <w:ind w:left="18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 xml:space="preserve">ידוע לנו כי בכפוף להצהרתנו זו לעיל ולהלן, נמנעתם מלקזז מסכום היתרה הסופית, סכומים שלטענתכם, הייתם זכאים לקזז עפ"י החוזה הנ"ל. </w:t>
      </w:r>
    </w:p>
    <w:p w14:paraId="348698C9" w14:textId="77777777" w:rsidR="00C140D3" w:rsidRPr="00C140D3" w:rsidRDefault="00C140D3" w:rsidP="00C140D3">
      <w:pPr>
        <w:spacing w:before="0" w:beforeAutospacing="0" w:after="0" w:afterAutospacing="0" w:line="240" w:lineRule="auto"/>
        <w:ind w:left="18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2AA02FBC" w14:textId="77777777" w:rsidR="00C140D3" w:rsidRPr="00C140D3" w:rsidRDefault="00C140D3" w:rsidP="00C140D3">
      <w:pPr>
        <w:spacing w:before="0" w:beforeAutospacing="0" w:after="0" w:afterAutospacing="0" w:line="240" w:lineRule="auto"/>
        <w:ind w:left="180"/>
        <w:jc w:val="both"/>
        <w:rPr>
          <w:rFonts w:ascii="Times New Roman" w:eastAsia="Times New Roman" w:hAnsi="Times New Roman" w:cs="David"/>
          <w:sz w:val="24"/>
          <w:szCs w:val="24"/>
          <w:rtl/>
        </w:rPr>
      </w:pPr>
    </w:p>
    <w:p w14:paraId="5E541B88" w14:textId="77777777" w:rsidR="00C140D3" w:rsidRPr="00C140D3" w:rsidRDefault="00C140D3" w:rsidP="00C140D3">
      <w:pPr>
        <w:spacing w:before="0" w:beforeAutospacing="0" w:after="0" w:afterAutospacing="0" w:line="240" w:lineRule="auto"/>
        <w:ind w:left="18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5BB1213F" w14:textId="77777777" w:rsidR="00C140D3" w:rsidRPr="00C140D3" w:rsidRDefault="00C140D3" w:rsidP="00C140D3">
      <w:pPr>
        <w:spacing w:before="0" w:beforeAutospacing="0" w:after="0" w:afterAutospacing="0" w:line="240" w:lineRule="auto"/>
        <w:ind w:left="180"/>
        <w:jc w:val="both"/>
        <w:rPr>
          <w:rFonts w:ascii="Times New Roman" w:eastAsia="Times New Roman" w:hAnsi="Times New Roman" w:cs="David"/>
          <w:sz w:val="24"/>
          <w:szCs w:val="24"/>
          <w:rtl/>
        </w:rPr>
      </w:pPr>
    </w:p>
    <w:p w14:paraId="35555CDB" w14:textId="77777777" w:rsidR="00C140D3" w:rsidRPr="00C140D3" w:rsidRDefault="00C140D3" w:rsidP="00C140D3">
      <w:pPr>
        <w:spacing w:before="0" w:beforeAutospacing="0" w:after="0" w:afterAutospacing="0" w:line="240" w:lineRule="auto"/>
        <w:ind w:left="18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ידוע לנו כי אין בהצהרתנו זו כדי לגרוע מכל סעד לו זכאי המזמין על פי החוזה הנ"ל.</w:t>
      </w:r>
    </w:p>
    <w:p w14:paraId="26D817C6" w14:textId="77777777" w:rsidR="00C140D3" w:rsidRPr="00C140D3" w:rsidRDefault="00C140D3" w:rsidP="00C140D3">
      <w:pPr>
        <w:spacing w:before="0" w:beforeAutospacing="0" w:after="0" w:afterAutospacing="0" w:line="240" w:lineRule="auto"/>
        <w:ind w:left="180"/>
        <w:jc w:val="both"/>
        <w:rPr>
          <w:rFonts w:ascii="Times New Roman" w:eastAsia="Times New Roman" w:hAnsi="Times New Roman" w:cs="David"/>
          <w:sz w:val="24"/>
          <w:szCs w:val="24"/>
          <w:rtl/>
        </w:rPr>
      </w:pPr>
    </w:p>
    <w:p w14:paraId="4B14D514" w14:textId="77777777" w:rsidR="00C140D3" w:rsidRPr="00C140D3" w:rsidRDefault="00C140D3" w:rsidP="00C140D3">
      <w:pPr>
        <w:spacing w:before="0" w:beforeAutospacing="0" w:after="0" w:afterAutospacing="0" w:line="240" w:lineRule="auto"/>
        <w:ind w:left="180"/>
        <w:jc w:val="both"/>
        <w:rPr>
          <w:rFonts w:ascii="Times New Roman" w:eastAsia="Times New Roman" w:hAnsi="Times New Roman" w:cs="David"/>
          <w:b/>
          <w:bCs/>
          <w:sz w:val="24"/>
          <w:szCs w:val="24"/>
          <w:rtl/>
        </w:rPr>
      </w:pPr>
    </w:p>
    <w:p w14:paraId="793F4B69" w14:textId="77777777" w:rsidR="00C140D3" w:rsidRPr="00C140D3" w:rsidRDefault="00C140D3" w:rsidP="00C140D3">
      <w:pPr>
        <w:spacing w:before="0" w:beforeAutospacing="0" w:after="0" w:afterAutospacing="0" w:line="240" w:lineRule="auto"/>
        <w:ind w:left="180"/>
        <w:jc w:val="both"/>
        <w:rPr>
          <w:rFonts w:ascii="Times New Roman" w:eastAsia="Times New Roman" w:hAnsi="Times New Roman" w:cs="David"/>
          <w:sz w:val="24"/>
          <w:szCs w:val="24"/>
          <w:rtl/>
        </w:rPr>
      </w:pPr>
      <w:r w:rsidRPr="00C140D3">
        <w:rPr>
          <w:rFonts w:ascii="Times New Roman" w:eastAsia="Times New Roman" w:hAnsi="Times New Roman" w:cs="David"/>
          <w:b/>
          <w:bCs/>
          <w:sz w:val="24"/>
          <w:szCs w:val="24"/>
          <w:rtl/>
        </w:rPr>
        <w:t>ולראיה באנו על החתום:</w:t>
      </w:r>
    </w:p>
    <w:p w14:paraId="0C3CF19C" w14:textId="77777777" w:rsidR="00C140D3" w:rsidRPr="00C140D3" w:rsidRDefault="00C140D3" w:rsidP="00C140D3">
      <w:pPr>
        <w:spacing w:before="0" w:beforeAutospacing="0" w:after="0" w:afterAutospacing="0" w:line="240" w:lineRule="auto"/>
        <w:ind w:left="180"/>
        <w:jc w:val="both"/>
        <w:rPr>
          <w:rFonts w:ascii="Times New Roman" w:eastAsia="Times New Roman" w:hAnsi="Times New Roman" w:cs="David"/>
          <w:sz w:val="24"/>
          <w:szCs w:val="24"/>
          <w:rtl/>
        </w:rPr>
      </w:pPr>
    </w:p>
    <w:p w14:paraId="190DA7E5" w14:textId="77777777" w:rsidR="00C140D3" w:rsidRPr="00C140D3" w:rsidRDefault="00C140D3" w:rsidP="00C140D3">
      <w:pPr>
        <w:spacing w:before="0" w:beforeAutospacing="0" w:after="0" w:afterAutospacing="0" w:line="240" w:lineRule="auto"/>
        <w:ind w:left="18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 xml:space="preserve">היום </w:t>
      </w:r>
      <w:r w:rsidRPr="00C140D3">
        <w:rPr>
          <w:rFonts w:ascii="Times New Roman" w:eastAsia="Times New Roman" w:hAnsi="Times New Roman" w:cs="David"/>
          <w:sz w:val="24"/>
          <w:szCs w:val="24"/>
          <w:u w:val="single"/>
          <w:rtl/>
        </w:rPr>
        <w:t xml:space="preserve">             </w:t>
      </w:r>
      <w:r w:rsidRPr="00C140D3">
        <w:rPr>
          <w:rFonts w:ascii="Times New Roman" w:eastAsia="Times New Roman" w:hAnsi="Times New Roman" w:cs="David"/>
          <w:sz w:val="24"/>
          <w:szCs w:val="24"/>
          <w:rtl/>
        </w:rPr>
        <w:t xml:space="preserve"> לחודש </w:t>
      </w:r>
      <w:r w:rsidRPr="00C140D3">
        <w:rPr>
          <w:rFonts w:ascii="Times New Roman" w:eastAsia="Times New Roman" w:hAnsi="Times New Roman" w:cs="David"/>
          <w:sz w:val="24"/>
          <w:szCs w:val="24"/>
          <w:u w:val="single"/>
          <w:rtl/>
        </w:rPr>
        <w:t xml:space="preserve">               </w:t>
      </w:r>
      <w:r w:rsidRPr="00C140D3">
        <w:rPr>
          <w:rFonts w:ascii="Times New Roman" w:eastAsia="Times New Roman" w:hAnsi="Times New Roman" w:cs="David"/>
          <w:sz w:val="24"/>
          <w:szCs w:val="24"/>
          <w:rtl/>
        </w:rPr>
        <w:t xml:space="preserve"> לשנה _________</w:t>
      </w:r>
    </w:p>
    <w:p w14:paraId="3BEEB4D6" w14:textId="77777777" w:rsidR="00C140D3" w:rsidRPr="00C140D3" w:rsidRDefault="00C140D3" w:rsidP="00C140D3">
      <w:pPr>
        <w:spacing w:before="0" w:beforeAutospacing="0" w:after="0" w:afterAutospacing="0" w:line="240" w:lineRule="auto"/>
        <w:ind w:left="4435" w:firstLine="671"/>
        <w:jc w:val="both"/>
        <w:rPr>
          <w:rFonts w:ascii="Times New Roman" w:eastAsia="Times New Roman" w:hAnsi="Times New Roman" w:cs="David"/>
          <w:sz w:val="24"/>
          <w:szCs w:val="24"/>
          <w:rtl/>
        </w:rPr>
      </w:pPr>
    </w:p>
    <w:p w14:paraId="4F9C5BDE" w14:textId="77777777" w:rsidR="00C140D3" w:rsidRPr="00C140D3" w:rsidRDefault="00C140D3" w:rsidP="00C140D3">
      <w:pPr>
        <w:spacing w:before="0" w:beforeAutospacing="0" w:after="0" w:afterAutospacing="0" w:line="240" w:lineRule="auto"/>
        <w:ind w:left="4435" w:hanging="71"/>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חתימה וחותמת היועץ: _______________</w:t>
      </w:r>
    </w:p>
    <w:p w14:paraId="3C7D4398" w14:textId="77777777" w:rsidR="00C140D3" w:rsidRPr="00C140D3" w:rsidRDefault="00C140D3" w:rsidP="00C140D3">
      <w:pPr>
        <w:spacing w:before="0" w:beforeAutospacing="0" w:after="0" w:afterAutospacing="0" w:line="240" w:lineRule="auto"/>
        <w:ind w:left="180"/>
        <w:jc w:val="both"/>
        <w:rPr>
          <w:rFonts w:ascii="Times New Roman" w:eastAsia="Times New Roman" w:hAnsi="Times New Roman" w:cs="David"/>
          <w:b/>
          <w:bCs/>
          <w:sz w:val="24"/>
          <w:szCs w:val="24"/>
          <w:rtl/>
        </w:rPr>
      </w:pPr>
    </w:p>
    <w:p w14:paraId="2C96DFEF" w14:textId="77777777" w:rsidR="00C140D3" w:rsidRPr="00C140D3" w:rsidRDefault="00C140D3" w:rsidP="00C140D3">
      <w:pPr>
        <w:spacing w:before="0" w:beforeAutospacing="0" w:after="0" w:afterAutospacing="0" w:line="240" w:lineRule="auto"/>
        <w:ind w:left="180"/>
        <w:jc w:val="both"/>
        <w:rPr>
          <w:rFonts w:ascii="Times New Roman" w:eastAsia="Times New Roman" w:hAnsi="Times New Roman" w:cs="David"/>
          <w:b/>
          <w:bCs/>
          <w:sz w:val="24"/>
          <w:szCs w:val="24"/>
          <w:rtl/>
        </w:rPr>
      </w:pPr>
    </w:p>
    <w:p w14:paraId="331992C4" w14:textId="77777777" w:rsidR="00C140D3" w:rsidRPr="00C140D3" w:rsidRDefault="00C140D3" w:rsidP="00C140D3">
      <w:pPr>
        <w:spacing w:before="0" w:beforeAutospacing="0" w:after="0" w:afterAutospacing="0" w:line="240" w:lineRule="auto"/>
        <w:ind w:left="180"/>
        <w:jc w:val="both"/>
        <w:rPr>
          <w:rFonts w:ascii="Times New Roman" w:eastAsia="Times New Roman" w:hAnsi="Times New Roman" w:cs="David"/>
          <w:sz w:val="24"/>
          <w:szCs w:val="24"/>
          <w:rtl/>
        </w:rPr>
      </w:pPr>
      <w:r w:rsidRPr="00C140D3">
        <w:rPr>
          <w:rFonts w:ascii="Times New Roman" w:eastAsia="Times New Roman" w:hAnsi="Times New Roman" w:cs="David"/>
          <w:b/>
          <w:bCs/>
          <w:sz w:val="24"/>
          <w:szCs w:val="24"/>
          <w:rtl/>
        </w:rPr>
        <w:t>אישור</w:t>
      </w:r>
    </w:p>
    <w:p w14:paraId="772032DB" w14:textId="77777777" w:rsidR="00C140D3" w:rsidRPr="00C140D3" w:rsidRDefault="00C140D3" w:rsidP="00C140D3">
      <w:pPr>
        <w:spacing w:before="0" w:beforeAutospacing="0" w:after="0" w:afterAutospacing="0" w:line="240" w:lineRule="auto"/>
        <w:ind w:left="18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אני הח"מ ____________________ עו"ד/רו"ח מאשר כי ה"ה _________________שחתימתם בצירוף חותמת _________________ (להלן:</w:t>
      </w:r>
      <w:r w:rsidR="00045A8C">
        <w:rPr>
          <w:rFonts w:ascii="Times New Roman" w:eastAsia="Times New Roman" w:hAnsi="Times New Roman" w:cs="David" w:hint="cs"/>
          <w:sz w:val="24"/>
          <w:szCs w:val="24"/>
          <w:rtl/>
        </w:rPr>
        <w:t xml:space="preserve"> </w:t>
      </w:r>
      <w:r w:rsidRPr="00C140D3">
        <w:rPr>
          <w:rFonts w:ascii="Times New Roman" w:eastAsia="Times New Roman" w:hAnsi="Times New Roman" w:cs="David"/>
          <w:sz w:val="24"/>
          <w:szCs w:val="24"/>
          <w:rtl/>
        </w:rPr>
        <w:t>"</w:t>
      </w:r>
      <w:r w:rsidRPr="00C140D3">
        <w:rPr>
          <w:rFonts w:ascii="Times New Roman" w:eastAsia="Times New Roman" w:hAnsi="Times New Roman" w:cs="David"/>
          <w:b/>
          <w:bCs/>
          <w:sz w:val="24"/>
          <w:szCs w:val="24"/>
          <w:rtl/>
        </w:rPr>
        <w:t>החברה</w:t>
      </w:r>
      <w:r w:rsidRPr="00C140D3">
        <w:rPr>
          <w:rFonts w:ascii="Times New Roman" w:eastAsia="Times New Roman" w:hAnsi="Times New Roman" w:cs="David"/>
          <w:sz w:val="24"/>
          <w:szCs w:val="24"/>
          <w:rtl/>
        </w:rPr>
        <w:t>") ו/או שמה המודפס מחייבת את החברה לכל דבר וענין, חתמו בפני על מסמך זה.</w:t>
      </w:r>
    </w:p>
    <w:p w14:paraId="294BEA9B" w14:textId="77777777" w:rsidR="00C140D3" w:rsidRPr="00C140D3" w:rsidRDefault="00C140D3" w:rsidP="00C140D3">
      <w:pPr>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rPr>
      </w:pPr>
    </w:p>
    <w:p w14:paraId="6073F747" w14:textId="77777777" w:rsidR="00C140D3" w:rsidRPr="00C140D3" w:rsidRDefault="00C140D3" w:rsidP="00C140D3">
      <w:pPr>
        <w:tabs>
          <w:tab w:val="center" w:pos="1082"/>
        </w:tabs>
        <w:spacing w:before="0" w:beforeAutospacing="0" w:after="0" w:afterAutospacing="0" w:line="240" w:lineRule="auto"/>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 xml:space="preserve">    תאריך : _______   </w:t>
      </w:r>
      <w:r w:rsidRPr="00C140D3">
        <w:rPr>
          <w:rFonts w:ascii="Times New Roman" w:eastAsia="Times New Roman" w:hAnsi="Times New Roman" w:cs="David"/>
          <w:sz w:val="24"/>
          <w:szCs w:val="24"/>
          <w:rtl/>
        </w:rPr>
        <w:tab/>
      </w:r>
      <w:r w:rsidRPr="00C140D3">
        <w:rPr>
          <w:rFonts w:ascii="Times New Roman" w:eastAsia="Times New Roman" w:hAnsi="Times New Roman" w:cs="David"/>
          <w:sz w:val="24"/>
          <w:szCs w:val="24"/>
          <w:rtl/>
        </w:rPr>
        <w:tab/>
        <w:t>חתימה וחותמת עו"ד/רו"ח : _______________________</w:t>
      </w:r>
    </w:p>
    <w:p w14:paraId="5BE236C2" w14:textId="77777777" w:rsidR="00C140D3" w:rsidRPr="00C140D3" w:rsidRDefault="00C140D3" w:rsidP="00C140D3">
      <w:pPr>
        <w:bidi w:val="0"/>
        <w:spacing w:before="0" w:beforeAutospacing="0" w:after="0" w:afterAutospacing="0" w:line="240" w:lineRule="auto"/>
        <w:jc w:val="both"/>
        <w:rPr>
          <w:rFonts w:ascii="Times New Roman" w:eastAsia="Times New Roman" w:hAnsi="Times New Roman" w:cs="David"/>
          <w:sz w:val="20"/>
          <w:szCs w:val="20"/>
          <w:rtl/>
        </w:rPr>
      </w:pPr>
    </w:p>
    <w:p w14:paraId="105B93C3" w14:textId="77777777" w:rsidR="00C140D3" w:rsidRPr="00C140D3" w:rsidRDefault="00C140D3" w:rsidP="00C140D3">
      <w:pPr>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color w:val="999999"/>
          <w:sz w:val="25"/>
          <w:szCs w:val="24"/>
        </w:rPr>
      </w:pPr>
    </w:p>
    <w:bookmarkEnd w:id="215"/>
    <w:p w14:paraId="244046CE" w14:textId="77777777" w:rsidR="00C140D3" w:rsidRPr="00C140D3" w:rsidRDefault="00C140D3" w:rsidP="00C140D3">
      <w:pPr>
        <w:spacing w:before="0" w:beforeAutospacing="0" w:after="0" w:afterAutospacing="0" w:line="240" w:lineRule="auto"/>
        <w:jc w:val="both"/>
        <w:rPr>
          <w:rFonts w:ascii="Times New Roman" w:eastAsia="Times New Roman" w:hAnsi="Times New Roman" w:cs="David"/>
          <w:sz w:val="25"/>
          <w:szCs w:val="25"/>
        </w:rPr>
      </w:pPr>
    </w:p>
    <w:p w14:paraId="50E911B2" w14:textId="77777777" w:rsidR="001A69D5" w:rsidRPr="00C140D3" w:rsidRDefault="001A69D5" w:rsidP="000F342B"/>
    <w:sectPr w:rsidR="001A69D5" w:rsidRPr="00C140D3" w:rsidSect="00501673">
      <w:headerReference w:type="default" r:id="rId14"/>
      <w:footerReference w:type="default" r:id="rId15"/>
      <w:pgSz w:w="11906" w:h="16838"/>
      <w:pgMar w:top="1440" w:right="1800" w:bottom="1440" w:left="1800" w:header="708" w:footer="164"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5EF47FA" w14:textId="77777777" w:rsidR="00C93021" w:rsidRDefault="00C93021" w:rsidP="00AF234B">
      <w:pPr>
        <w:spacing w:before="0" w:after="0" w:line="240" w:lineRule="auto"/>
      </w:pPr>
      <w:r>
        <w:separator/>
      </w:r>
    </w:p>
  </w:endnote>
  <w:endnote w:type="continuationSeparator" w:id="0">
    <w:p w14:paraId="2322F42E" w14:textId="77777777" w:rsidR="00C93021" w:rsidRDefault="00C93021" w:rsidP="00AF234B">
      <w:pPr>
        <w:spacing w:before="0" w:after="0" w:line="240" w:lineRule="auto"/>
      </w:pPr>
      <w:r>
        <w:continuationSeparator/>
      </w:r>
    </w:p>
  </w:endnote>
  <w:endnote w:type="continuationNotice" w:id="1">
    <w:p w14:paraId="4FA49211" w14:textId="77777777" w:rsidR="00C93021" w:rsidRDefault="00C93021">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a9"/>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4"/>
      <w:gridCol w:w="1403"/>
      <w:gridCol w:w="987"/>
      <w:gridCol w:w="2037"/>
      <w:gridCol w:w="1151"/>
      <w:gridCol w:w="2124"/>
    </w:tblGrid>
    <w:tr w:rsidR="00C93021" w14:paraId="481B62B0" w14:textId="77777777" w:rsidTr="00370DA1">
      <w:tc>
        <w:tcPr>
          <w:tcW w:w="584" w:type="dxa"/>
        </w:tcPr>
        <w:p w14:paraId="26C031FD" w14:textId="77777777" w:rsidR="00C93021" w:rsidRPr="001A0C3C" w:rsidRDefault="00C93021" w:rsidP="00552E11">
          <w:pPr>
            <w:pStyle w:val="a6"/>
            <w:rPr>
              <w:rFonts w:ascii="David" w:hAnsi="David" w:cs="David"/>
              <w:sz w:val="20"/>
              <w:szCs w:val="20"/>
              <w:rtl/>
            </w:rPr>
          </w:pPr>
          <w:r w:rsidRPr="001A0C3C">
            <w:rPr>
              <w:rFonts w:ascii="David" w:hAnsi="David" w:cs="David"/>
              <w:sz w:val="20"/>
              <w:szCs w:val="20"/>
              <w:rtl/>
            </w:rPr>
            <w:t>ספק</w:t>
          </w:r>
        </w:p>
      </w:tc>
      <w:sdt>
        <w:sdtPr>
          <w:rPr>
            <w:rFonts w:ascii="David" w:hAnsi="David" w:cs="David"/>
            <w:sz w:val="20"/>
            <w:szCs w:val="20"/>
            <w:rtl/>
          </w:rPr>
          <w:alias w:val="שם ספק"/>
          <w:tag w:val="cntSupllierName"/>
          <w:id w:val="-472288217"/>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404" w:type="dxa"/>
            </w:tcPr>
            <w:p w14:paraId="364A80CA" w14:textId="0BD6D3E6" w:rsidR="00C93021" w:rsidRPr="00501673" w:rsidRDefault="00C93021" w:rsidP="00552E11">
              <w:pPr>
                <w:pStyle w:val="a6"/>
                <w:rPr>
                  <w:rFonts w:ascii="David" w:hAnsi="David" w:cs="David"/>
                  <w:sz w:val="20"/>
                  <w:szCs w:val="20"/>
                  <w:rtl/>
                </w:rPr>
              </w:pPr>
              <w:ins w:id="218" w:author="Meryl Etman" w:date="2019-01-13T14:13:00Z">
                <w:r>
                  <w:rPr>
                    <w:rFonts w:ascii="David" w:hAnsi="David" w:cs="David"/>
                    <w:sz w:val="20"/>
                    <w:szCs w:val="20"/>
                    <w:rtl/>
                  </w:rPr>
                  <w:t>לנדמן אלומיניום בע"מ</w:t>
                </w:r>
              </w:ins>
            </w:p>
          </w:tc>
        </w:sdtContent>
      </w:sdt>
      <w:tc>
        <w:tcPr>
          <w:tcW w:w="988" w:type="dxa"/>
        </w:tcPr>
        <w:p w14:paraId="633BA2F7" w14:textId="77777777" w:rsidR="00C93021" w:rsidRPr="001A0C3C" w:rsidRDefault="00C93021" w:rsidP="00552E11">
          <w:pPr>
            <w:pStyle w:val="a6"/>
            <w:rPr>
              <w:rFonts w:ascii="David" w:hAnsi="David" w:cs="David"/>
              <w:sz w:val="20"/>
              <w:szCs w:val="20"/>
              <w:rtl/>
            </w:rPr>
          </w:pPr>
          <w:r w:rsidRPr="001A0C3C">
            <w:rPr>
              <w:rFonts w:ascii="David" w:hAnsi="David" w:cs="David"/>
              <w:sz w:val="20"/>
              <w:szCs w:val="20"/>
              <w:rtl/>
            </w:rPr>
            <w:t>פרויקט</w:t>
          </w:r>
        </w:p>
      </w:tc>
      <w:sdt>
        <w:sdtPr>
          <w:rPr>
            <w:rFonts w:ascii="David" w:hAnsi="David" w:cs="David"/>
            <w:sz w:val="20"/>
            <w:szCs w:val="20"/>
            <w:rtl/>
          </w:rPr>
          <w:alias w:val="תיאור עבודה"/>
          <w:tag w:val="cntJobDesc"/>
          <w:id w:val="1778139412"/>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tc>
            <w:tcPr>
              <w:tcW w:w="2040" w:type="dxa"/>
            </w:tcPr>
            <w:p w14:paraId="01E7D8EB" w14:textId="4FC5AB5D" w:rsidR="00C93021" w:rsidRPr="001A0C3C" w:rsidRDefault="00C93021" w:rsidP="00552E11">
              <w:pPr>
                <w:pStyle w:val="a6"/>
                <w:rPr>
                  <w:rFonts w:ascii="David" w:hAnsi="David" w:cs="David"/>
                  <w:sz w:val="20"/>
                  <w:szCs w:val="20"/>
                  <w:rtl/>
                </w:rPr>
              </w:pPr>
              <w:ins w:id="219" w:author="Meryl Etman" w:date="2019-01-13T14:10:00Z">
                <w:r>
                  <w:rPr>
                    <w:rFonts w:ascii="David" w:hAnsi="David" w:cs="David"/>
                    <w:sz w:val="20"/>
                    <w:szCs w:val="20"/>
                    <w:rtl/>
                  </w:rPr>
                  <w:t>תכנון אלומיניום</w:t>
                </w:r>
              </w:ins>
            </w:p>
          </w:tc>
        </w:sdtContent>
      </w:sdt>
      <w:tc>
        <w:tcPr>
          <w:tcW w:w="1153" w:type="dxa"/>
        </w:tcPr>
        <w:p w14:paraId="36795429" w14:textId="77777777" w:rsidR="00C93021" w:rsidRPr="001A0C3C" w:rsidRDefault="00C93021" w:rsidP="00552E11">
          <w:pPr>
            <w:pStyle w:val="a6"/>
            <w:rPr>
              <w:rFonts w:ascii="David" w:hAnsi="David" w:cs="David"/>
              <w:sz w:val="20"/>
              <w:szCs w:val="20"/>
              <w:rtl/>
            </w:rPr>
          </w:pPr>
          <w:r w:rsidRPr="001A0C3C">
            <w:rPr>
              <w:rFonts w:ascii="David" w:hAnsi="David" w:cs="David"/>
              <w:sz w:val="20"/>
              <w:szCs w:val="20"/>
              <w:rtl/>
            </w:rPr>
            <w:t>מס' חוזה</w:t>
          </w:r>
        </w:p>
      </w:tc>
      <w:sdt>
        <w:sdtPr>
          <w:rPr>
            <w:rFonts w:ascii="David" w:hAnsi="David" w:cs="David" w:hint="cs"/>
            <w:sz w:val="20"/>
            <w:szCs w:val="20"/>
            <w:rtl/>
          </w:rPr>
          <w:alias w:val="ערך של מזהה מסמך"/>
          <w:tag w:val="_dlc_DocId"/>
          <w:id w:val="-247203316"/>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2127" w:type="dxa"/>
            </w:tcPr>
            <w:p w14:paraId="679E89DA" w14:textId="027DD784" w:rsidR="00C93021" w:rsidRPr="001A0C3C" w:rsidRDefault="00C93021" w:rsidP="00552E11">
              <w:pPr>
                <w:pStyle w:val="a6"/>
                <w:rPr>
                  <w:rFonts w:ascii="David" w:hAnsi="David" w:cs="David"/>
                  <w:sz w:val="20"/>
                  <w:szCs w:val="20"/>
                  <w:rtl/>
                </w:rPr>
              </w:pPr>
              <w:del w:id="220" w:author="Meryl Etman" w:date="2019-01-13T10:56:00Z">
                <w:r w:rsidDel="00625D56">
                  <w:rPr>
                    <w:rFonts w:ascii="David" w:hAnsi="David" w:cs="David" w:hint="cs"/>
                    <w:sz w:val="20"/>
                    <w:szCs w:val="20"/>
                  </w:rPr>
                  <w:delText>CONT-5-575</w:delText>
                </w:r>
              </w:del>
              <w:ins w:id="221" w:author="Meryl Etman" w:date="2019-01-13T10:56:00Z">
                <w:r>
                  <w:rPr>
                    <w:rFonts w:ascii="David" w:hAnsi="David" w:cs="David" w:hint="cs"/>
                    <w:sz w:val="20"/>
                    <w:szCs w:val="20"/>
                  </w:rPr>
                  <w:t>CO</w:t>
                </w:r>
                <w:r>
                  <w:rPr>
                    <w:rFonts w:ascii="David" w:hAnsi="David" w:cs="David" w:hint="cs"/>
                    <w:sz w:val="20"/>
                    <w:szCs w:val="20"/>
                    <w:rtl/>
                  </w:rPr>
                  <w:t>NT-10-1068</w:t>
                </w:r>
              </w:ins>
            </w:p>
          </w:tc>
        </w:sdtContent>
      </w:sdt>
    </w:tr>
    <w:tr w:rsidR="00C93021" w14:paraId="1CAB42D9" w14:textId="77777777" w:rsidTr="00370DA1">
      <w:tc>
        <w:tcPr>
          <w:tcW w:w="584" w:type="dxa"/>
        </w:tcPr>
        <w:p w14:paraId="5DA5C264" w14:textId="77777777" w:rsidR="00C93021" w:rsidRPr="001A0C3C" w:rsidRDefault="00C93021" w:rsidP="00552E11">
          <w:pPr>
            <w:pStyle w:val="a6"/>
            <w:rPr>
              <w:rFonts w:ascii="David" w:hAnsi="David" w:cs="David"/>
              <w:sz w:val="20"/>
              <w:szCs w:val="20"/>
              <w:rtl/>
            </w:rPr>
          </w:pPr>
          <w:r>
            <w:rPr>
              <w:rFonts w:ascii="David" w:hAnsi="David" w:cs="David" w:hint="cs"/>
              <w:sz w:val="20"/>
              <w:szCs w:val="20"/>
              <w:rtl/>
            </w:rPr>
            <w:t>גרסה</w:t>
          </w:r>
        </w:p>
      </w:tc>
      <w:sdt>
        <w:sdtPr>
          <w:rPr>
            <w:rFonts w:ascii="David" w:hAnsi="David" w:cs="David" w:hint="cs"/>
            <w:sz w:val="20"/>
            <w:szCs w:val="20"/>
            <w:rtl/>
          </w:rPr>
          <w:alias w:val="גרסת חוזה"/>
          <w:tag w:val="cntContractVersion"/>
          <w:id w:val="-184277462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404" w:type="dxa"/>
            </w:tcPr>
            <w:p w14:paraId="3B1F68F8" w14:textId="06F806A5" w:rsidR="00C93021" w:rsidRPr="00501673" w:rsidRDefault="00C93021" w:rsidP="00552E11">
              <w:pPr>
                <w:pStyle w:val="a6"/>
                <w:rPr>
                  <w:rFonts w:ascii="David" w:hAnsi="David" w:cs="David"/>
                  <w:sz w:val="20"/>
                  <w:szCs w:val="20"/>
                  <w:rtl/>
                </w:rPr>
              </w:pPr>
              <w:ins w:id="222" w:author="Meryl Etman" w:date="2019-01-13T14:10:00Z">
                <w:r>
                  <w:rPr>
                    <w:rFonts w:ascii="David" w:hAnsi="David" w:cs="David" w:hint="cs"/>
                    <w:sz w:val="20"/>
                    <w:szCs w:val="20"/>
                    <w:rtl/>
                  </w:rPr>
                  <w:t>0.9</w:t>
                </w:r>
              </w:ins>
            </w:p>
          </w:tc>
        </w:sdtContent>
      </w:sdt>
      <w:tc>
        <w:tcPr>
          <w:tcW w:w="988" w:type="dxa"/>
        </w:tcPr>
        <w:p w14:paraId="3F0AC87D" w14:textId="77777777" w:rsidR="00C93021" w:rsidRPr="001A0C3C" w:rsidRDefault="00C93021" w:rsidP="00552E11">
          <w:pPr>
            <w:pStyle w:val="a6"/>
            <w:rPr>
              <w:rFonts w:ascii="David" w:hAnsi="David" w:cs="David"/>
              <w:sz w:val="20"/>
              <w:szCs w:val="20"/>
              <w:rtl/>
            </w:rPr>
          </w:pPr>
          <w:r>
            <w:rPr>
              <w:rFonts w:ascii="David" w:hAnsi="David" w:cs="David" w:hint="cs"/>
              <w:sz w:val="20"/>
              <w:szCs w:val="20"/>
              <w:rtl/>
            </w:rPr>
            <w:t>סטטוס</w:t>
          </w:r>
        </w:p>
      </w:tc>
      <w:sdt>
        <w:sdtPr>
          <w:rPr>
            <w:szCs w:val="20"/>
            <w:rtl/>
          </w:rPr>
          <w:alias w:val="סטטוס חוזה"/>
          <w:tag w:val="cntStatus"/>
          <w:id w:val="176241344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tc>
            <w:tcPr>
              <w:tcW w:w="2040" w:type="dxa"/>
            </w:tcPr>
            <w:p w14:paraId="1BBA2773" w14:textId="039F9494" w:rsidR="00C93021" w:rsidRDefault="00C93021" w:rsidP="00501673">
              <w:pPr>
                <w:pStyle w:val="AutoFields"/>
                <w:rPr>
                  <w:szCs w:val="20"/>
                  <w:rtl/>
                </w:rPr>
              </w:pPr>
              <w:ins w:id="223" w:author="Meryl Etman" w:date="2019-01-13T11:01:00Z">
                <w:r>
                  <w:rPr>
                    <w:szCs w:val="20"/>
                    <w:rtl/>
                  </w:rPr>
                  <w:t>3;#</w:t>
                </w:r>
                <w:r>
                  <w:rPr>
                    <w:szCs w:val="20"/>
                  </w:rPr>
                  <w:t>Draft</w:t>
                </w:r>
              </w:ins>
            </w:p>
          </w:tc>
        </w:sdtContent>
      </w:sdt>
      <w:tc>
        <w:tcPr>
          <w:tcW w:w="1153" w:type="dxa"/>
        </w:tcPr>
        <w:p w14:paraId="4F88178E" w14:textId="77777777" w:rsidR="00C93021" w:rsidRPr="001A0C3C" w:rsidRDefault="00C93021" w:rsidP="00552E11">
          <w:pPr>
            <w:pStyle w:val="a6"/>
            <w:rPr>
              <w:rFonts w:ascii="David" w:hAnsi="David" w:cs="David"/>
              <w:sz w:val="20"/>
              <w:szCs w:val="20"/>
              <w:rtl/>
            </w:rPr>
          </w:pPr>
        </w:p>
      </w:tc>
      <w:tc>
        <w:tcPr>
          <w:tcW w:w="2127" w:type="dxa"/>
        </w:tcPr>
        <w:p w14:paraId="32FC85F1" w14:textId="77777777" w:rsidR="00C93021" w:rsidRDefault="00C93021" w:rsidP="00552E11">
          <w:pPr>
            <w:pStyle w:val="a6"/>
            <w:rPr>
              <w:rFonts w:ascii="David" w:hAnsi="David" w:cs="David"/>
              <w:sz w:val="20"/>
              <w:szCs w:val="20"/>
            </w:rPr>
          </w:pPr>
        </w:p>
      </w:tc>
    </w:tr>
  </w:tbl>
  <w:p w14:paraId="71303F91" w14:textId="77777777" w:rsidR="00C93021" w:rsidRPr="00552E11" w:rsidRDefault="00C93021" w:rsidP="00552E11">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170ED9F" w14:textId="77777777" w:rsidR="00C93021" w:rsidRDefault="00C93021" w:rsidP="00AF234B">
      <w:pPr>
        <w:spacing w:before="0" w:after="0" w:line="240" w:lineRule="auto"/>
      </w:pPr>
      <w:r>
        <w:separator/>
      </w:r>
    </w:p>
  </w:footnote>
  <w:footnote w:type="continuationSeparator" w:id="0">
    <w:p w14:paraId="573613C3" w14:textId="77777777" w:rsidR="00C93021" w:rsidRDefault="00C93021" w:rsidP="00AF234B">
      <w:pPr>
        <w:spacing w:before="0" w:after="0" w:line="240" w:lineRule="auto"/>
      </w:pPr>
      <w:r>
        <w:continuationSeparator/>
      </w:r>
    </w:p>
  </w:footnote>
  <w:footnote w:type="continuationNotice" w:id="1">
    <w:p w14:paraId="4C240809" w14:textId="77777777" w:rsidR="00C93021" w:rsidRDefault="00C93021">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Content>
      <w:p w14:paraId="306DC83F" w14:textId="77777777" w:rsidR="00C93021" w:rsidRDefault="00C93021">
        <w:pPr>
          <w:pStyle w:val="a4"/>
          <w:jc w:val="center"/>
        </w:pPr>
        <w:r>
          <w:fldChar w:fldCharType="begin"/>
        </w:r>
        <w:r>
          <w:instrText xml:space="preserve"> PAGE   \* MERGEFORMAT </w:instrText>
        </w:r>
        <w:r>
          <w:fldChar w:fldCharType="separate"/>
        </w:r>
        <w:r w:rsidR="00F07B57">
          <w:rPr>
            <w:noProof/>
            <w:rtl/>
          </w:rPr>
          <w:t>21</w:t>
        </w:r>
        <w:r>
          <w:rPr>
            <w:noProof/>
          </w:rPr>
          <w:fldChar w:fldCharType="end"/>
        </w:r>
      </w:p>
    </w:sdtContent>
  </w:sdt>
  <w:p w14:paraId="7EA7D80C" w14:textId="77777777" w:rsidR="00C93021" w:rsidRDefault="00C93021">
    <w:pPr>
      <w:pStyle w:val="a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F86D4C"/>
    <w:multiLevelType w:val="multilevel"/>
    <w:tmpl w:val="FA621EB8"/>
    <w:lvl w:ilvl="0">
      <w:start w:val="1"/>
      <w:numFmt w:val="decimal"/>
      <w:lvlText w:val="%1."/>
      <w:lvlJc w:val="left"/>
      <w:pPr>
        <w:ind w:left="1080" w:hanging="720"/>
      </w:pPr>
      <w:rPr>
        <w:rFonts w:hint="default"/>
        <w:b w:val="0"/>
        <w:u w:val="none"/>
      </w:rPr>
    </w:lvl>
    <w:lvl w:ilvl="1">
      <w:start w:val="1"/>
      <w:numFmt w:val="decimal"/>
      <w:isLgl/>
      <w:lvlText w:val="%1.%2"/>
      <w:lvlJc w:val="left"/>
      <w:pPr>
        <w:ind w:left="1440" w:hanging="360"/>
      </w:pPr>
      <w:rPr>
        <w:rFonts w:hint="default"/>
        <w:sz w:val="24"/>
      </w:rPr>
    </w:lvl>
    <w:lvl w:ilvl="2">
      <w:start w:val="1"/>
      <w:numFmt w:val="decimal"/>
      <w:isLgl/>
      <w:lvlText w:val="%1.%2.%3"/>
      <w:lvlJc w:val="left"/>
      <w:pPr>
        <w:ind w:left="2520" w:hanging="720"/>
      </w:pPr>
      <w:rPr>
        <w:rFonts w:hint="default"/>
        <w:sz w:val="24"/>
      </w:rPr>
    </w:lvl>
    <w:lvl w:ilvl="3">
      <w:start w:val="1"/>
      <w:numFmt w:val="decimal"/>
      <w:isLgl/>
      <w:lvlText w:val="%1.%2.%3.%4"/>
      <w:lvlJc w:val="left"/>
      <w:pPr>
        <w:ind w:left="3240" w:hanging="720"/>
      </w:pPr>
      <w:rPr>
        <w:rFonts w:hint="default"/>
        <w:sz w:val="24"/>
      </w:rPr>
    </w:lvl>
    <w:lvl w:ilvl="4">
      <w:start w:val="1"/>
      <w:numFmt w:val="decimal"/>
      <w:isLgl/>
      <w:lvlText w:val="%1.%2.%3.%4.%5"/>
      <w:lvlJc w:val="left"/>
      <w:pPr>
        <w:ind w:left="4320" w:hanging="1080"/>
      </w:pPr>
      <w:rPr>
        <w:rFonts w:hint="default"/>
        <w:sz w:val="24"/>
      </w:rPr>
    </w:lvl>
    <w:lvl w:ilvl="5">
      <w:start w:val="1"/>
      <w:numFmt w:val="decimal"/>
      <w:isLgl/>
      <w:lvlText w:val="%1.%2.%3.%4.%5.%6"/>
      <w:lvlJc w:val="left"/>
      <w:pPr>
        <w:ind w:left="5400" w:hanging="1440"/>
      </w:pPr>
      <w:rPr>
        <w:rFonts w:hint="default"/>
        <w:sz w:val="24"/>
      </w:rPr>
    </w:lvl>
    <w:lvl w:ilvl="6">
      <w:start w:val="1"/>
      <w:numFmt w:val="decimal"/>
      <w:isLgl/>
      <w:lvlText w:val="%1.%2.%3.%4.%5.%6.%7"/>
      <w:lvlJc w:val="left"/>
      <w:pPr>
        <w:ind w:left="6120" w:hanging="1440"/>
      </w:pPr>
      <w:rPr>
        <w:rFonts w:hint="default"/>
        <w:sz w:val="24"/>
      </w:rPr>
    </w:lvl>
    <w:lvl w:ilvl="7">
      <w:start w:val="1"/>
      <w:numFmt w:val="decimal"/>
      <w:isLgl/>
      <w:lvlText w:val="%1.%2.%3.%4.%5.%6.%7.%8"/>
      <w:lvlJc w:val="left"/>
      <w:pPr>
        <w:ind w:left="7200" w:hanging="1800"/>
      </w:pPr>
      <w:rPr>
        <w:rFonts w:hint="default"/>
        <w:sz w:val="24"/>
      </w:rPr>
    </w:lvl>
    <w:lvl w:ilvl="8">
      <w:start w:val="1"/>
      <w:numFmt w:val="decimal"/>
      <w:isLgl/>
      <w:lvlText w:val="%1.%2.%3.%4.%5.%6.%7.%8.%9"/>
      <w:lvlJc w:val="left"/>
      <w:pPr>
        <w:ind w:left="7920" w:hanging="1800"/>
      </w:pPr>
      <w:rPr>
        <w:rFonts w:hint="default"/>
        <w:sz w:val="24"/>
      </w:rPr>
    </w:lvl>
  </w:abstractNum>
  <w:abstractNum w:abstractNumId="1"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2"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3" w15:restartNumberingAfterBreak="0">
    <w:nsid w:val="21C951F3"/>
    <w:multiLevelType w:val="multilevel"/>
    <w:tmpl w:val="3B42E5EC"/>
    <w:lvl w:ilvl="0">
      <w:start w:val="1"/>
      <w:numFmt w:val="decimal"/>
      <w:lvlText w:val="%1."/>
      <w:lvlJc w:val="left"/>
      <w:pPr>
        <w:ind w:left="360" w:hanging="360"/>
      </w:pPr>
      <w:rPr>
        <w:bCs w:val="0"/>
        <w:iCs w:val="0"/>
        <w:sz w:val="22"/>
        <w:szCs w:val="22"/>
      </w:rPr>
    </w:lvl>
    <w:lvl w:ilvl="1">
      <w:start w:val="1"/>
      <w:numFmt w:val="decimal"/>
      <w:lvlText w:val="%2."/>
      <w:lvlJc w:val="left"/>
      <w:pPr>
        <w:ind w:left="792" w:hanging="432"/>
      </w:pPr>
      <w:rPr>
        <w:bCs w:val="0"/>
        <w:iCs w:val="0"/>
        <w:kern w:val="0"/>
        <w:sz w:val="22"/>
        <w:szCs w:val="22"/>
      </w:rPr>
    </w:lvl>
    <w:lvl w:ilvl="2">
      <w:start w:val="1"/>
      <w:numFmt w:val="decimal"/>
      <w:lvlText w:val="%1.%2.%3."/>
      <w:lvlJc w:val="left"/>
      <w:pPr>
        <w:ind w:left="1224" w:hanging="504"/>
      </w:pPr>
      <w:rPr>
        <w:bCs w:val="0"/>
        <w:iCs w:val="0"/>
        <w:sz w:val="22"/>
        <w:szCs w:val="22"/>
      </w:rPr>
    </w:lvl>
    <w:lvl w:ilvl="3">
      <w:start w:val="1"/>
      <w:numFmt w:val="decimal"/>
      <w:lvlText w:val="%1.%2.%3.%4."/>
      <w:lvlJc w:val="left"/>
      <w:pPr>
        <w:ind w:left="1728" w:hanging="648"/>
      </w:pPr>
      <w:rPr>
        <w:bCs w:val="0"/>
        <w:iCs w:val="0"/>
        <w:sz w:val="22"/>
        <w:szCs w:val="22"/>
      </w:rPr>
    </w:lvl>
    <w:lvl w:ilvl="4">
      <w:start w:val="1"/>
      <w:numFmt w:val="decimal"/>
      <w:lvlText w:val="%1.%2.%3.%4.%5."/>
      <w:lvlJc w:val="left"/>
      <w:pPr>
        <w:ind w:left="2232" w:hanging="792"/>
      </w:pPr>
      <w:rPr>
        <w:sz w:val="2"/>
        <w:szCs w:val="25"/>
      </w:rPr>
    </w:lvl>
    <w:lvl w:ilvl="5">
      <w:start w:val="1"/>
      <w:numFmt w:val="decimal"/>
      <w:lvlText w:val="%1.%2.%3.%4.%5.%6."/>
      <w:lvlJc w:val="left"/>
      <w:pPr>
        <w:ind w:left="2736" w:hanging="936"/>
      </w:pPr>
    </w:lvl>
    <w:lvl w:ilvl="6">
      <w:start w:val="1"/>
      <w:numFmt w:val="decimal"/>
      <w:lvlText w:val="%1.%2.%3.%4.%5.%6.%7."/>
      <w:lvlJc w:val="left"/>
      <w:pPr>
        <w:ind w:left="3240" w:hanging="1080"/>
      </w:pPr>
      <w:rPr>
        <w:sz w:val="2"/>
        <w:szCs w:val="25"/>
      </w:r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2205342"/>
    <w:multiLevelType w:val="multilevel"/>
    <w:tmpl w:val="3F8EAD7E"/>
    <w:lvl w:ilvl="0">
      <w:start w:val="1"/>
      <w:numFmt w:val="decimal"/>
      <w:pStyle w:val="a"/>
      <w:lvlText w:val="%1."/>
      <w:lvlJc w:val="left"/>
      <w:pPr>
        <w:tabs>
          <w:tab w:val="num" w:pos="720"/>
        </w:tabs>
        <w:ind w:left="720" w:hanging="720"/>
      </w:pPr>
      <w:rPr>
        <w:rFonts w:cs="David"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5"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6"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7" w15:restartNumberingAfterBreak="0">
    <w:nsid w:val="25667841"/>
    <w:multiLevelType w:val="hybridMultilevel"/>
    <w:tmpl w:val="DBB08F5E"/>
    <w:lvl w:ilvl="0" w:tplc="0E9E0694">
      <w:start w:val="1"/>
      <w:numFmt w:val="decimal"/>
      <w:lvlText w:val="(%1)"/>
      <w:lvlJc w:val="left"/>
      <w:pPr>
        <w:tabs>
          <w:tab w:val="num" w:pos="1080"/>
        </w:tabs>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9"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0"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395B08D2"/>
    <w:multiLevelType w:val="hybridMultilevel"/>
    <w:tmpl w:val="8E944190"/>
    <w:lvl w:ilvl="0" w:tplc="A2703BDC">
      <w:start w:val="1"/>
      <w:numFmt w:val="hebrew1"/>
      <w:lvlText w:val="%1."/>
      <w:lvlJc w:val="left"/>
      <w:pPr>
        <w:tabs>
          <w:tab w:val="num" w:pos="2160"/>
        </w:tabs>
        <w:ind w:left="2160" w:hanging="720"/>
      </w:pPr>
      <w:rPr>
        <w:rFonts w:ascii="Times New Roman" w:hAnsi="Times New Roman" w:cs="David" w:hint="default"/>
        <w:bCs w:val="0"/>
        <w:iCs w:val="0"/>
        <w:sz w:val="2"/>
        <w:szCs w:val="24"/>
      </w:rPr>
    </w:lvl>
    <w:lvl w:ilvl="1" w:tplc="040D0019">
      <w:start w:val="1"/>
      <w:numFmt w:val="lowerLetter"/>
      <w:lvlText w:val="%2."/>
      <w:lvlJc w:val="left"/>
      <w:pPr>
        <w:tabs>
          <w:tab w:val="num" w:pos="2520"/>
        </w:tabs>
        <w:ind w:left="2520" w:hanging="360"/>
      </w:pPr>
      <w:rPr>
        <w:rFonts w:cs="Times New Roman"/>
      </w:rPr>
    </w:lvl>
    <w:lvl w:ilvl="2" w:tplc="040D001B">
      <w:start w:val="1"/>
      <w:numFmt w:val="lowerRoman"/>
      <w:lvlText w:val="%3."/>
      <w:lvlJc w:val="right"/>
      <w:pPr>
        <w:tabs>
          <w:tab w:val="num" w:pos="3240"/>
        </w:tabs>
        <w:ind w:left="3240" w:hanging="180"/>
      </w:pPr>
      <w:rPr>
        <w:rFonts w:cs="Times New Roman"/>
      </w:rPr>
    </w:lvl>
    <w:lvl w:ilvl="3" w:tplc="040D000F">
      <w:start w:val="1"/>
      <w:numFmt w:val="decimal"/>
      <w:lvlText w:val="%4."/>
      <w:lvlJc w:val="left"/>
      <w:pPr>
        <w:tabs>
          <w:tab w:val="num" w:pos="3960"/>
        </w:tabs>
        <w:ind w:left="3960" w:hanging="360"/>
      </w:pPr>
      <w:rPr>
        <w:rFonts w:cs="Times New Roman"/>
      </w:rPr>
    </w:lvl>
    <w:lvl w:ilvl="4" w:tplc="040D0019">
      <w:start w:val="1"/>
      <w:numFmt w:val="lowerLetter"/>
      <w:lvlText w:val="%5."/>
      <w:lvlJc w:val="left"/>
      <w:pPr>
        <w:tabs>
          <w:tab w:val="num" w:pos="4680"/>
        </w:tabs>
        <w:ind w:left="4680" w:hanging="360"/>
      </w:pPr>
      <w:rPr>
        <w:rFonts w:cs="Times New Roman"/>
      </w:rPr>
    </w:lvl>
    <w:lvl w:ilvl="5" w:tplc="040D001B">
      <w:start w:val="1"/>
      <w:numFmt w:val="lowerRoman"/>
      <w:lvlText w:val="%6."/>
      <w:lvlJc w:val="right"/>
      <w:pPr>
        <w:tabs>
          <w:tab w:val="num" w:pos="5400"/>
        </w:tabs>
        <w:ind w:left="5400" w:hanging="180"/>
      </w:pPr>
      <w:rPr>
        <w:rFonts w:cs="Times New Roman"/>
      </w:rPr>
    </w:lvl>
    <w:lvl w:ilvl="6" w:tplc="040D000F">
      <w:start w:val="1"/>
      <w:numFmt w:val="decimal"/>
      <w:lvlText w:val="%7."/>
      <w:lvlJc w:val="left"/>
      <w:pPr>
        <w:tabs>
          <w:tab w:val="num" w:pos="6120"/>
        </w:tabs>
        <w:ind w:left="6120" w:hanging="360"/>
      </w:pPr>
      <w:rPr>
        <w:rFonts w:cs="Times New Roman"/>
      </w:rPr>
    </w:lvl>
    <w:lvl w:ilvl="7" w:tplc="040D0019">
      <w:start w:val="1"/>
      <w:numFmt w:val="lowerLetter"/>
      <w:lvlText w:val="%8."/>
      <w:lvlJc w:val="left"/>
      <w:pPr>
        <w:tabs>
          <w:tab w:val="num" w:pos="6840"/>
        </w:tabs>
        <w:ind w:left="6840" w:hanging="360"/>
      </w:pPr>
      <w:rPr>
        <w:rFonts w:cs="Times New Roman"/>
      </w:rPr>
    </w:lvl>
    <w:lvl w:ilvl="8" w:tplc="040D001B">
      <w:start w:val="1"/>
      <w:numFmt w:val="lowerRoman"/>
      <w:lvlText w:val="%9."/>
      <w:lvlJc w:val="right"/>
      <w:pPr>
        <w:tabs>
          <w:tab w:val="num" w:pos="7560"/>
        </w:tabs>
        <w:ind w:left="7560" w:hanging="180"/>
      </w:pPr>
      <w:rPr>
        <w:rFonts w:cs="Times New Roman"/>
      </w:rPr>
    </w:lvl>
  </w:abstractNum>
  <w:abstractNum w:abstractNumId="12"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3"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5"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16"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7" w15:restartNumberingAfterBreak="0">
    <w:nsid w:val="587539C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9" w15:restartNumberingAfterBreak="0">
    <w:nsid w:val="5BD5487D"/>
    <w:multiLevelType w:val="multilevel"/>
    <w:tmpl w:val="5EE86740"/>
    <w:lvl w:ilvl="0">
      <w:start w:val="1"/>
      <w:numFmt w:val="decimal"/>
      <w:lvlText w:val="%1"/>
      <w:lvlJc w:val="left"/>
      <w:pPr>
        <w:tabs>
          <w:tab w:val="num" w:pos="360"/>
        </w:tabs>
        <w:ind w:left="360" w:hanging="360"/>
      </w:pPr>
      <w:rPr>
        <w:rFonts w:hint="default"/>
      </w:rPr>
    </w:lvl>
    <w:lvl w:ilvl="1">
      <w:start w:val="3"/>
      <w:numFmt w:val="decimal"/>
      <w:lvlText w:val="%1.%2"/>
      <w:lvlJc w:val="left"/>
      <w:pPr>
        <w:tabs>
          <w:tab w:val="num" w:pos="386"/>
        </w:tabs>
        <w:ind w:left="386" w:hanging="360"/>
      </w:pPr>
      <w:rPr>
        <w:rFonts w:hint="default"/>
      </w:rPr>
    </w:lvl>
    <w:lvl w:ilvl="2">
      <w:start w:val="1"/>
      <w:numFmt w:val="decimal"/>
      <w:lvlText w:val="%1.%2.%3"/>
      <w:lvlJc w:val="left"/>
      <w:pPr>
        <w:tabs>
          <w:tab w:val="num" w:pos="772"/>
        </w:tabs>
        <w:ind w:left="772" w:hanging="720"/>
      </w:pPr>
      <w:rPr>
        <w:rFonts w:hint="default"/>
      </w:rPr>
    </w:lvl>
    <w:lvl w:ilvl="3">
      <w:start w:val="1"/>
      <w:numFmt w:val="decimal"/>
      <w:lvlText w:val="%1.%2.%3.%4"/>
      <w:lvlJc w:val="left"/>
      <w:pPr>
        <w:tabs>
          <w:tab w:val="num" w:pos="798"/>
        </w:tabs>
        <w:ind w:left="798" w:hanging="720"/>
      </w:pPr>
      <w:rPr>
        <w:rFonts w:hint="default"/>
      </w:rPr>
    </w:lvl>
    <w:lvl w:ilvl="4">
      <w:start w:val="1"/>
      <w:numFmt w:val="decimal"/>
      <w:lvlText w:val="%1.%2.%3.%4.%5"/>
      <w:lvlJc w:val="left"/>
      <w:pPr>
        <w:tabs>
          <w:tab w:val="num" w:pos="1184"/>
        </w:tabs>
        <w:ind w:left="1184" w:hanging="1080"/>
      </w:pPr>
      <w:rPr>
        <w:rFonts w:hint="default"/>
      </w:rPr>
    </w:lvl>
    <w:lvl w:ilvl="5">
      <w:start w:val="1"/>
      <w:numFmt w:val="decimal"/>
      <w:lvlText w:val="%1.%2.%3.%4.%5.%6"/>
      <w:lvlJc w:val="left"/>
      <w:pPr>
        <w:tabs>
          <w:tab w:val="num" w:pos="1210"/>
        </w:tabs>
        <w:ind w:left="1210" w:hanging="1080"/>
      </w:pPr>
      <w:rPr>
        <w:rFonts w:hint="default"/>
      </w:rPr>
    </w:lvl>
    <w:lvl w:ilvl="6">
      <w:start w:val="1"/>
      <w:numFmt w:val="decimal"/>
      <w:lvlText w:val="%1.%2.%3.%4.%5.%6.%7"/>
      <w:lvlJc w:val="left"/>
      <w:pPr>
        <w:tabs>
          <w:tab w:val="num" w:pos="1236"/>
        </w:tabs>
        <w:ind w:left="1236" w:hanging="1080"/>
      </w:pPr>
      <w:rPr>
        <w:rFonts w:hint="default"/>
      </w:rPr>
    </w:lvl>
    <w:lvl w:ilvl="7">
      <w:start w:val="1"/>
      <w:numFmt w:val="decimal"/>
      <w:lvlText w:val="%1.%2.%3.%4.%5.%6.%7.%8"/>
      <w:lvlJc w:val="left"/>
      <w:pPr>
        <w:tabs>
          <w:tab w:val="num" w:pos="1622"/>
        </w:tabs>
        <w:ind w:left="1622" w:hanging="1440"/>
      </w:pPr>
      <w:rPr>
        <w:rFonts w:hint="default"/>
      </w:rPr>
    </w:lvl>
    <w:lvl w:ilvl="8">
      <w:start w:val="1"/>
      <w:numFmt w:val="decimal"/>
      <w:lvlText w:val="%1.%2.%3.%4.%5.%6.%7.%8.%9"/>
      <w:lvlJc w:val="left"/>
      <w:pPr>
        <w:tabs>
          <w:tab w:val="num" w:pos="1648"/>
        </w:tabs>
        <w:ind w:left="1648" w:hanging="1440"/>
      </w:pPr>
      <w:rPr>
        <w:rFonts w:hint="default"/>
      </w:rPr>
    </w:lvl>
  </w:abstractNum>
  <w:abstractNum w:abstractNumId="20"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633D5C45"/>
    <w:multiLevelType w:val="multilevel"/>
    <w:tmpl w:val="2E84C342"/>
    <w:lvl w:ilvl="0">
      <w:start w:val="1"/>
      <w:numFmt w:val="decimal"/>
      <w:lvlText w:val="%1."/>
      <w:lvlJc w:val="left"/>
      <w:pPr>
        <w:ind w:left="364" w:hanging="360"/>
      </w:pPr>
    </w:lvl>
    <w:lvl w:ilvl="1">
      <w:start w:val="2"/>
      <w:numFmt w:val="decimal"/>
      <w:isLgl/>
      <w:lvlText w:val="%1.%2"/>
      <w:lvlJc w:val="left"/>
      <w:pPr>
        <w:ind w:left="1080" w:hanging="360"/>
      </w:pPr>
    </w:lvl>
    <w:lvl w:ilvl="2">
      <w:start w:val="1"/>
      <w:numFmt w:val="decimal"/>
      <w:isLgl/>
      <w:lvlText w:val="%1.%2.%3"/>
      <w:lvlJc w:val="left"/>
      <w:pPr>
        <w:ind w:left="2156" w:hanging="720"/>
      </w:pPr>
    </w:lvl>
    <w:lvl w:ilvl="3">
      <w:start w:val="1"/>
      <w:numFmt w:val="decimal"/>
      <w:isLgl/>
      <w:lvlText w:val="%1.%2.%3.%4"/>
      <w:lvlJc w:val="left"/>
      <w:pPr>
        <w:ind w:left="2872" w:hanging="720"/>
      </w:pPr>
    </w:lvl>
    <w:lvl w:ilvl="4">
      <w:start w:val="1"/>
      <w:numFmt w:val="decimal"/>
      <w:isLgl/>
      <w:lvlText w:val="%1.%2.%3.%4.%5"/>
      <w:lvlJc w:val="left"/>
      <w:pPr>
        <w:ind w:left="3948" w:hanging="1080"/>
      </w:pPr>
    </w:lvl>
    <w:lvl w:ilvl="5">
      <w:start w:val="1"/>
      <w:numFmt w:val="decimal"/>
      <w:isLgl/>
      <w:lvlText w:val="%1.%2.%3.%4.%5.%6"/>
      <w:lvlJc w:val="left"/>
      <w:pPr>
        <w:ind w:left="4664" w:hanging="1080"/>
      </w:pPr>
    </w:lvl>
    <w:lvl w:ilvl="6">
      <w:start w:val="1"/>
      <w:numFmt w:val="decimal"/>
      <w:isLgl/>
      <w:lvlText w:val="%1.%2.%3.%4.%5.%6.%7"/>
      <w:lvlJc w:val="left"/>
      <w:pPr>
        <w:ind w:left="5380" w:hanging="1080"/>
      </w:pPr>
    </w:lvl>
    <w:lvl w:ilvl="7">
      <w:start w:val="1"/>
      <w:numFmt w:val="decimal"/>
      <w:isLgl/>
      <w:lvlText w:val="%1.%2.%3.%4.%5.%6.%7.%8"/>
      <w:lvlJc w:val="left"/>
      <w:pPr>
        <w:ind w:left="6456" w:hanging="1440"/>
      </w:pPr>
    </w:lvl>
    <w:lvl w:ilvl="8">
      <w:start w:val="1"/>
      <w:numFmt w:val="decimal"/>
      <w:isLgl/>
      <w:lvlText w:val="%1.%2.%3.%4.%5.%6.%7.%8.%9"/>
      <w:lvlJc w:val="left"/>
      <w:pPr>
        <w:ind w:left="7172" w:hanging="1440"/>
      </w:pPr>
    </w:lvl>
  </w:abstractNum>
  <w:abstractNum w:abstractNumId="22" w15:restartNumberingAfterBreak="0">
    <w:nsid w:val="69650E31"/>
    <w:multiLevelType w:val="hybridMultilevel"/>
    <w:tmpl w:val="3AE84152"/>
    <w:lvl w:ilvl="0" w:tplc="E872EB94">
      <w:start w:val="1"/>
      <w:numFmt w:val="hebrew1"/>
      <w:lvlText w:val="%1."/>
      <w:lvlJc w:val="left"/>
      <w:pPr>
        <w:tabs>
          <w:tab w:val="num" w:pos="2160"/>
        </w:tabs>
        <w:ind w:left="2160" w:hanging="720"/>
      </w:pPr>
      <w:rPr>
        <w:rFonts w:ascii="Times New Roman" w:hAnsi="Times New Roman" w:cs="David" w:hint="default"/>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3" w15:restartNumberingAfterBreak="0">
    <w:nsid w:val="7396096F"/>
    <w:multiLevelType w:val="hybridMultilevel"/>
    <w:tmpl w:val="501A7ADA"/>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59F3015"/>
    <w:multiLevelType w:val="hybridMultilevel"/>
    <w:tmpl w:val="6C8C955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A107FC1"/>
    <w:multiLevelType w:val="hybridMultilevel"/>
    <w:tmpl w:val="F4C23AD6"/>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BA40EFF"/>
    <w:multiLevelType w:val="multilevel"/>
    <w:tmpl w:val="D7A6A346"/>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trike w:val="0"/>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27"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6"/>
  </w:num>
  <w:num w:numId="2">
    <w:abstractNumId w:val="15"/>
  </w:num>
  <w:num w:numId="3">
    <w:abstractNumId w:val="8"/>
  </w:num>
  <w:num w:numId="4">
    <w:abstractNumId w:val="18"/>
  </w:num>
  <w:num w:numId="5">
    <w:abstractNumId w:val="27"/>
  </w:num>
  <w:num w:numId="6">
    <w:abstractNumId w:val="2"/>
  </w:num>
  <w:num w:numId="7">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4"/>
  </w:num>
  <w:num w:numId="9">
    <w:abstractNumId w:val="13"/>
  </w:num>
  <w:num w:numId="10">
    <w:abstractNumId w:val="1"/>
  </w:num>
  <w:num w:numId="11">
    <w:abstractNumId w:val="19"/>
  </w:num>
  <w:num w:numId="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22"/>
  </w:num>
  <w:num w:numId="1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4"/>
  </w:num>
  <w:num w:numId="19">
    <w:abstractNumId w:val="0"/>
  </w:num>
  <w:num w:numId="20">
    <w:abstractNumId w:val="23"/>
  </w:num>
  <w:num w:numId="21">
    <w:abstractNumId w:val="21"/>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5"/>
  </w:num>
  <w:num w:numId="23">
    <w:abstractNumId w:val="7"/>
  </w:num>
  <w:num w:numId="24">
    <w:abstractNumId w:val="20"/>
  </w:num>
  <w:num w:numId="25">
    <w:abstractNumId w:val="4"/>
  </w:num>
  <w:num w:numId="2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7"/>
  </w:num>
  <w:num w:numId="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0"/>
  </w:num>
  <w:num w:numId="34">
    <w:abstractNumId w:val="9"/>
  </w:num>
  <w:num w:numId="35">
    <w:abstractNumId w:val="17"/>
  </w:num>
  <w:num w:numId="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eryl Etman">
    <w15:presenceInfo w15:providerId="AD" w15:userId="S-1-5-21-1915107579-1707952165-794563710-5303"/>
  </w15:person>
  <w15:person w15:author="Tal Falb">
    <w15:presenceInfo w15:providerId="AD" w15:userId="S-1-5-21-1915107579-1707952165-794563710-134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revisionView w:formatting="0"/>
  <w:trackRevisions/>
  <w:defaultTabStop w:val="720"/>
  <w:characterSpacingControl w:val="doNotCompress"/>
  <w:hdrShapeDefaults>
    <o:shapedefaults v:ext="edit" spidmax="1843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45A8C"/>
    <w:rsid w:val="000645C6"/>
    <w:rsid w:val="00077E08"/>
    <w:rsid w:val="000F342B"/>
    <w:rsid w:val="001257A1"/>
    <w:rsid w:val="00134C85"/>
    <w:rsid w:val="00140124"/>
    <w:rsid w:val="00152218"/>
    <w:rsid w:val="001631CE"/>
    <w:rsid w:val="001A0C3C"/>
    <w:rsid w:val="001A69D5"/>
    <w:rsid w:val="00214ACF"/>
    <w:rsid w:val="002243C8"/>
    <w:rsid w:val="002365CE"/>
    <w:rsid w:val="00290A86"/>
    <w:rsid w:val="00291019"/>
    <w:rsid w:val="002E281F"/>
    <w:rsid w:val="00335E3B"/>
    <w:rsid w:val="00370DA1"/>
    <w:rsid w:val="003D3411"/>
    <w:rsid w:val="0043719E"/>
    <w:rsid w:val="004458FA"/>
    <w:rsid w:val="00467596"/>
    <w:rsid w:val="004A1F09"/>
    <w:rsid w:val="004A7CFB"/>
    <w:rsid w:val="004C0F7D"/>
    <w:rsid w:val="004D37D3"/>
    <w:rsid w:val="004E43B2"/>
    <w:rsid w:val="00501673"/>
    <w:rsid w:val="005247CF"/>
    <w:rsid w:val="00531B74"/>
    <w:rsid w:val="005336F2"/>
    <w:rsid w:val="00552E11"/>
    <w:rsid w:val="005763BD"/>
    <w:rsid w:val="0058321B"/>
    <w:rsid w:val="00625D56"/>
    <w:rsid w:val="00685B66"/>
    <w:rsid w:val="006B4EB8"/>
    <w:rsid w:val="007148B0"/>
    <w:rsid w:val="0072103C"/>
    <w:rsid w:val="007C2A85"/>
    <w:rsid w:val="008666C7"/>
    <w:rsid w:val="008A47A2"/>
    <w:rsid w:val="008C64C6"/>
    <w:rsid w:val="00907836"/>
    <w:rsid w:val="00915F2E"/>
    <w:rsid w:val="009369E3"/>
    <w:rsid w:val="00942177"/>
    <w:rsid w:val="009705B3"/>
    <w:rsid w:val="00977E09"/>
    <w:rsid w:val="009834EB"/>
    <w:rsid w:val="009D7E65"/>
    <w:rsid w:val="009E1F1D"/>
    <w:rsid w:val="00A24A00"/>
    <w:rsid w:val="00A3395A"/>
    <w:rsid w:val="00AF234B"/>
    <w:rsid w:val="00B001DE"/>
    <w:rsid w:val="00BA7C98"/>
    <w:rsid w:val="00BE17B4"/>
    <w:rsid w:val="00C02FFD"/>
    <w:rsid w:val="00C140D3"/>
    <w:rsid w:val="00C93021"/>
    <w:rsid w:val="00CB2223"/>
    <w:rsid w:val="00D8516B"/>
    <w:rsid w:val="00E3435D"/>
    <w:rsid w:val="00E679C7"/>
    <w:rsid w:val="00E972B1"/>
    <w:rsid w:val="00EC37B6"/>
    <w:rsid w:val="00F07B57"/>
    <w:rsid w:val="00FD5E02"/>
    <w:rsid w:val="00FE2EFB"/>
    <w:rsid w:val="00FF2C5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49C67C66"/>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E679C7"/>
    <w:pPr>
      <w:bidi/>
      <w:spacing w:before="100" w:beforeAutospacing="1" w:after="100" w:afterAutospacing="1" w:line="720" w:lineRule="auto"/>
    </w:pPr>
  </w:style>
  <w:style w:type="paragraph" w:styleId="1">
    <w:name w:val="heading 1"/>
    <w:basedOn w:val="a0"/>
    <w:next w:val="a0"/>
    <w:link w:val="10"/>
    <w:qFormat/>
    <w:rsid w:val="00370DA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2">
    <w:name w:val="heading 2"/>
    <w:basedOn w:val="a0"/>
    <w:next w:val="a0"/>
    <w:link w:val="20"/>
    <w:qFormat/>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3">
    <w:name w:val="heading 3"/>
    <w:basedOn w:val="a0"/>
    <w:next w:val="a0"/>
    <w:link w:val="30"/>
    <w:qFormat/>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4">
    <w:name w:val="heading 4"/>
    <w:basedOn w:val="a0"/>
    <w:next w:val="a0"/>
    <w:link w:val="40"/>
    <w:qFormat/>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5">
    <w:name w:val="heading 5"/>
    <w:basedOn w:val="a0"/>
    <w:next w:val="a0"/>
    <w:link w:val="50"/>
    <w:qFormat/>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6">
    <w:name w:val="heading 6"/>
    <w:basedOn w:val="a0"/>
    <w:next w:val="a0"/>
    <w:link w:val="60"/>
    <w:qFormat/>
    <w:rsid w:val="00370DA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0"/>
    <w:next w:val="a0"/>
    <w:link w:val="70"/>
    <w:qFormat/>
    <w:rsid w:val="00370DA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0"/>
    <w:next w:val="a0"/>
    <w:link w:val="80"/>
    <w:qFormat/>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0"/>
    <w:next w:val="a0"/>
    <w:link w:val="90"/>
    <w:qFormat/>
    <w:rsid w:val="00370DA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nhideWhenUsed/>
    <w:rsid w:val="00AF234B"/>
    <w:pPr>
      <w:tabs>
        <w:tab w:val="center" w:pos="4153"/>
        <w:tab w:val="right" w:pos="8306"/>
      </w:tabs>
      <w:spacing w:before="0" w:after="0" w:line="240" w:lineRule="auto"/>
    </w:pPr>
  </w:style>
  <w:style w:type="character" w:customStyle="1" w:styleId="a5">
    <w:name w:val="כותרת עליונה תו"/>
    <w:basedOn w:val="a1"/>
    <w:link w:val="a4"/>
    <w:rsid w:val="00AF234B"/>
  </w:style>
  <w:style w:type="paragraph" w:styleId="a6">
    <w:name w:val="footer"/>
    <w:basedOn w:val="a0"/>
    <w:link w:val="a7"/>
    <w:unhideWhenUsed/>
    <w:rsid w:val="00AF234B"/>
    <w:pPr>
      <w:tabs>
        <w:tab w:val="center" w:pos="4153"/>
        <w:tab w:val="right" w:pos="8306"/>
      </w:tabs>
      <w:spacing w:before="0" w:after="0" w:line="240" w:lineRule="auto"/>
    </w:pPr>
  </w:style>
  <w:style w:type="character" w:customStyle="1" w:styleId="a7">
    <w:name w:val="כותרת תחתונה תו"/>
    <w:basedOn w:val="a1"/>
    <w:link w:val="a6"/>
    <w:rsid w:val="00AF234B"/>
  </w:style>
  <w:style w:type="character" w:styleId="a8">
    <w:name w:val="Placeholder Text"/>
    <w:basedOn w:val="a1"/>
    <w:uiPriority w:val="99"/>
    <w:semiHidden/>
    <w:rsid w:val="00552E11"/>
    <w:rPr>
      <w:color w:val="808080"/>
    </w:rPr>
  </w:style>
  <w:style w:type="table" w:styleId="a9">
    <w:name w:val="Table Grid"/>
    <w:basedOn w:val="a2"/>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כותרת 1 תו"/>
    <w:basedOn w:val="a1"/>
    <w:link w:val="1"/>
    <w:rsid w:val="00370DA1"/>
    <w:rPr>
      <w:rFonts w:ascii="Times New Roman" w:eastAsia="Times New Roman" w:hAnsi="Times New Roman" w:cs="David"/>
      <w:sz w:val="20"/>
      <w:szCs w:val="24"/>
      <w:lang w:eastAsia="he-IL"/>
    </w:rPr>
  </w:style>
  <w:style w:type="character" w:customStyle="1" w:styleId="20">
    <w:name w:val="כותרת 2 תו"/>
    <w:basedOn w:val="a1"/>
    <w:link w:val="2"/>
    <w:rsid w:val="00370DA1"/>
    <w:rPr>
      <w:rFonts w:ascii="Times New Roman" w:eastAsia="Times New Roman" w:hAnsi="Times New Roman" w:cs="David"/>
      <w:bCs/>
      <w:sz w:val="20"/>
      <w:szCs w:val="24"/>
      <w:lang w:eastAsia="he-IL"/>
    </w:rPr>
  </w:style>
  <w:style w:type="character" w:customStyle="1" w:styleId="30">
    <w:name w:val="כותרת 3 תו"/>
    <w:basedOn w:val="a1"/>
    <w:link w:val="3"/>
    <w:rsid w:val="00370DA1"/>
    <w:rPr>
      <w:rFonts w:ascii="Times New Roman" w:eastAsia="Times New Roman" w:hAnsi="Times New Roman" w:cs="David"/>
      <w:b/>
      <w:bCs/>
      <w:sz w:val="20"/>
      <w:szCs w:val="24"/>
      <w:u w:val="single"/>
      <w:lang w:eastAsia="he-IL"/>
    </w:rPr>
  </w:style>
  <w:style w:type="character" w:customStyle="1" w:styleId="40">
    <w:name w:val="כותרת 4 תו"/>
    <w:basedOn w:val="a1"/>
    <w:link w:val="4"/>
    <w:rsid w:val="00370DA1"/>
    <w:rPr>
      <w:rFonts w:ascii="Times New Roman" w:eastAsia="Times New Roman" w:hAnsi="Times New Roman" w:cs="David"/>
      <w:bCs/>
      <w:sz w:val="20"/>
      <w:szCs w:val="24"/>
      <w:u w:val="single"/>
      <w:lang w:eastAsia="he-IL"/>
    </w:rPr>
  </w:style>
  <w:style w:type="character" w:customStyle="1" w:styleId="50">
    <w:name w:val="כותרת 5 תו"/>
    <w:basedOn w:val="a1"/>
    <w:link w:val="5"/>
    <w:rsid w:val="00370DA1"/>
    <w:rPr>
      <w:rFonts w:ascii="Times New Roman" w:eastAsia="Times New Roman" w:hAnsi="Times New Roman" w:cs="David"/>
      <w:sz w:val="20"/>
      <w:szCs w:val="24"/>
      <w:lang w:eastAsia="he-IL"/>
    </w:rPr>
  </w:style>
  <w:style w:type="character" w:customStyle="1" w:styleId="60">
    <w:name w:val="כותרת 6 תו"/>
    <w:basedOn w:val="a1"/>
    <w:link w:val="6"/>
    <w:rsid w:val="00370DA1"/>
    <w:rPr>
      <w:rFonts w:ascii="Times New Roman" w:eastAsia="Times New Roman" w:hAnsi="Times New Roman" w:cs="David"/>
      <w:sz w:val="20"/>
      <w:szCs w:val="24"/>
      <w:u w:val="single"/>
      <w:lang w:eastAsia="he-IL"/>
    </w:rPr>
  </w:style>
  <w:style w:type="character" w:customStyle="1" w:styleId="70">
    <w:name w:val="כותרת 7 תו"/>
    <w:basedOn w:val="a1"/>
    <w:link w:val="7"/>
    <w:rsid w:val="00370DA1"/>
    <w:rPr>
      <w:rFonts w:ascii="Times New Roman" w:eastAsia="Times New Roman" w:hAnsi="Times New Roman" w:cs="David"/>
      <w:sz w:val="20"/>
      <w:szCs w:val="24"/>
      <w:lang w:eastAsia="he-IL"/>
    </w:rPr>
  </w:style>
  <w:style w:type="character" w:customStyle="1" w:styleId="80">
    <w:name w:val="כותרת 8 תו"/>
    <w:basedOn w:val="a1"/>
    <w:link w:val="8"/>
    <w:rsid w:val="00370DA1"/>
    <w:rPr>
      <w:rFonts w:ascii="Times New Roman" w:eastAsia="Times New Roman" w:hAnsi="Times New Roman" w:cs="David"/>
      <w:color w:val="339966"/>
      <w:sz w:val="20"/>
      <w:szCs w:val="24"/>
      <w:lang w:eastAsia="he-IL"/>
    </w:rPr>
  </w:style>
  <w:style w:type="character" w:customStyle="1" w:styleId="90">
    <w:name w:val="כותרת 9 תו"/>
    <w:basedOn w:val="a1"/>
    <w:link w:val="9"/>
    <w:rsid w:val="00370DA1"/>
    <w:rPr>
      <w:rFonts w:ascii="Times New Roman" w:eastAsia="Times New Roman" w:hAnsi="Times New Roman" w:cs="David"/>
      <w:bCs/>
      <w:sz w:val="20"/>
      <w:szCs w:val="24"/>
      <w:u w:val="single"/>
      <w:lang w:eastAsia="he-IL"/>
    </w:rPr>
  </w:style>
  <w:style w:type="numbering" w:customStyle="1" w:styleId="NoList1">
    <w:name w:val="No List1"/>
    <w:next w:val="a3"/>
    <w:semiHidden/>
    <w:unhideWhenUsed/>
    <w:rsid w:val="00370DA1"/>
  </w:style>
  <w:style w:type="paragraph" w:styleId="aa">
    <w:name w:val="Body Text"/>
    <w:basedOn w:val="a0"/>
    <w:link w:val="ab"/>
    <w:rsid w:val="00370DA1"/>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b">
    <w:name w:val="גוף טקסט תו"/>
    <w:basedOn w:val="a1"/>
    <w:link w:val="aa"/>
    <w:rsid w:val="00370DA1"/>
    <w:rPr>
      <w:rFonts w:ascii="Times New Roman" w:eastAsia="Times New Roman" w:hAnsi="Times New Roman" w:cs="David"/>
      <w:sz w:val="20"/>
      <w:szCs w:val="24"/>
      <w:lang w:eastAsia="he-IL"/>
    </w:rPr>
  </w:style>
  <w:style w:type="paragraph" w:styleId="ac">
    <w:name w:val="Title"/>
    <w:basedOn w:val="a0"/>
    <w:link w:val="ad"/>
    <w:qFormat/>
    <w:rsid w:val="00370DA1"/>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d">
    <w:name w:val="כותרת טקסט תו"/>
    <w:basedOn w:val="a1"/>
    <w:link w:val="ac"/>
    <w:rsid w:val="00370DA1"/>
    <w:rPr>
      <w:rFonts w:ascii="Times New Roman" w:eastAsia="Times New Roman" w:hAnsi="Times New Roman" w:cs="David"/>
      <w:bCs/>
      <w:i/>
      <w:iCs/>
      <w:sz w:val="32"/>
      <w:szCs w:val="32"/>
      <w:u w:val="single"/>
      <w:lang w:eastAsia="he-IL"/>
    </w:rPr>
  </w:style>
  <w:style w:type="character" w:styleId="ae">
    <w:name w:val="page number"/>
    <w:basedOn w:val="a1"/>
    <w:rsid w:val="00370DA1"/>
  </w:style>
  <w:style w:type="paragraph" w:styleId="af">
    <w:name w:val="Block Text"/>
    <w:basedOn w:val="a0"/>
    <w:rsid w:val="00370DA1"/>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af0">
    <w:name w:val="סגנון"/>
    <w:basedOn w:val="a0"/>
    <w:next w:val="af"/>
    <w:rsid w:val="00370DA1"/>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customStyle="1" w:styleId="11">
    <w:name w:val="חתימה1"/>
    <w:basedOn w:val="a0"/>
    <w:rsid w:val="00370DA1"/>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1">
    <w:name w:val="רשימה מימין"/>
    <w:basedOn w:val="11"/>
    <w:rsid w:val="00370DA1"/>
    <w:pPr>
      <w:ind w:left="540" w:hanging="540"/>
    </w:pPr>
    <w:rPr>
      <w:szCs w:val="22"/>
    </w:rPr>
  </w:style>
  <w:style w:type="paragraph" w:customStyle="1" w:styleId="af2">
    <w:name w:val="חתימה קו אחד"/>
    <w:basedOn w:val="11"/>
    <w:rsid w:val="00370DA1"/>
    <w:pPr>
      <w:tabs>
        <w:tab w:val="left" w:pos="2880"/>
        <w:tab w:val="left" w:pos="5220"/>
        <w:tab w:val="left" w:pos="7740"/>
      </w:tabs>
      <w:ind w:left="360"/>
    </w:pPr>
    <w:rPr>
      <w:sz w:val="22"/>
      <w:szCs w:val="22"/>
    </w:rPr>
  </w:style>
  <w:style w:type="paragraph" w:customStyle="1" w:styleId="12">
    <w:name w:val="חתימה קו 1 נקודות"/>
    <w:basedOn w:val="11"/>
    <w:rsid w:val="00370DA1"/>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3">
    <w:name w:val="Balloon Text"/>
    <w:basedOn w:val="a0"/>
    <w:link w:val="af4"/>
    <w:semiHidden/>
    <w:rsid w:val="00370DA1"/>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4">
    <w:name w:val="טקסט בלונים תו"/>
    <w:basedOn w:val="a1"/>
    <w:link w:val="af3"/>
    <w:semiHidden/>
    <w:rsid w:val="00370DA1"/>
    <w:rPr>
      <w:rFonts w:ascii="Tahoma" w:eastAsia="Times New Roman" w:hAnsi="Tahoma" w:cs="Tahoma"/>
      <w:sz w:val="16"/>
      <w:szCs w:val="16"/>
      <w:lang w:eastAsia="he-IL"/>
    </w:rPr>
  </w:style>
  <w:style w:type="paragraph" w:customStyle="1" w:styleId="BodyTextIndent1">
    <w:name w:val="Body Text Indent1"/>
    <w:basedOn w:val="a0"/>
    <w:rsid w:val="00370DA1"/>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11">
    <w:name w:val="Heading 11"/>
    <w:basedOn w:val="a0"/>
    <w:next w:val="a0"/>
    <w:rsid w:val="00370DA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0"/>
    <w:next w:val="a0"/>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0"/>
    <w:next w:val="a0"/>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0"/>
    <w:next w:val="a0"/>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0"/>
    <w:next w:val="a0"/>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0"/>
    <w:next w:val="a0"/>
    <w:rsid w:val="00370DA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0"/>
    <w:next w:val="a0"/>
    <w:rsid w:val="00370DA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0"/>
    <w:next w:val="a0"/>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0"/>
    <w:next w:val="a0"/>
    <w:rsid w:val="00370DA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0"/>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0"/>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370DA1"/>
    <w:rPr>
      <w:rFonts w:cs="Times New Roman"/>
    </w:rPr>
  </w:style>
  <w:style w:type="paragraph" w:styleId="31">
    <w:name w:val="Body Text Indent 3"/>
    <w:basedOn w:val="a0"/>
    <w:link w:val="32"/>
    <w:rsid w:val="00370DA1"/>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1"/>
    <w:link w:val="31"/>
    <w:rsid w:val="00370DA1"/>
    <w:rPr>
      <w:rFonts w:ascii="Times New Roman" w:eastAsia="Times New Roman" w:hAnsi="Times New Roman" w:cs="David"/>
      <w:sz w:val="24"/>
      <w:szCs w:val="24"/>
      <w:lang w:eastAsia="he-IL"/>
    </w:rPr>
  </w:style>
  <w:style w:type="paragraph" w:styleId="21">
    <w:name w:val="Body Text Indent 2"/>
    <w:basedOn w:val="a0"/>
    <w:link w:val="22"/>
    <w:rsid w:val="00370DA1"/>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1"/>
    <w:link w:val="21"/>
    <w:rsid w:val="00370DA1"/>
    <w:rPr>
      <w:rFonts w:ascii="Times New Roman" w:eastAsia="Times New Roman" w:hAnsi="Times New Roman" w:cs="David"/>
      <w:sz w:val="20"/>
      <w:szCs w:val="24"/>
      <w:lang w:eastAsia="he-IL"/>
    </w:rPr>
  </w:style>
  <w:style w:type="paragraph" w:styleId="af5">
    <w:name w:val="Document Map"/>
    <w:basedOn w:val="a0"/>
    <w:link w:val="af6"/>
    <w:rsid w:val="00370DA1"/>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6">
    <w:name w:val="מפת מסמך תו"/>
    <w:basedOn w:val="a1"/>
    <w:link w:val="af5"/>
    <w:rsid w:val="00370DA1"/>
    <w:rPr>
      <w:rFonts w:ascii="Tahoma" w:eastAsia="Times New Roman" w:hAnsi="Tahoma" w:cs="Tahoma"/>
      <w:sz w:val="20"/>
      <w:szCs w:val="20"/>
      <w:shd w:val="clear" w:color="auto" w:fill="000080"/>
      <w:lang w:eastAsia="he-IL"/>
    </w:rPr>
  </w:style>
  <w:style w:type="paragraph" w:customStyle="1" w:styleId="Heading41">
    <w:name w:val="Heading 41"/>
    <w:basedOn w:val="a0"/>
    <w:next w:val="a0"/>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0"/>
    <w:next w:val="a0"/>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0"/>
    <w:next w:val="a0"/>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0"/>
    <w:next w:val="a0"/>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0"/>
    <w:next w:val="a0"/>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0"/>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s">
    <w:name w:val="AutoFields"/>
    <w:basedOn w:val="a6"/>
    <w:link w:val="AutoFieldsChar"/>
    <w:qFormat/>
    <w:rsid w:val="008666C7"/>
    <w:pPr>
      <w:spacing w:before="100" w:after="100"/>
    </w:pPr>
    <w:rPr>
      <w:rFonts w:ascii="David" w:hAnsi="David" w:cs="David"/>
      <w:color w:val="0070C0"/>
      <w:sz w:val="20"/>
      <w:szCs w:val="24"/>
    </w:rPr>
  </w:style>
  <w:style w:type="character" w:customStyle="1" w:styleId="AutoFieldsChar">
    <w:name w:val="AutoFields Char"/>
    <w:basedOn w:val="a7"/>
    <w:link w:val="AutoFields"/>
    <w:rsid w:val="008666C7"/>
    <w:rPr>
      <w:rFonts w:ascii="David" w:hAnsi="David" w:cs="David"/>
      <w:color w:val="0070C0"/>
      <w:sz w:val="20"/>
      <w:szCs w:val="24"/>
    </w:rPr>
  </w:style>
  <w:style w:type="numbering" w:customStyle="1" w:styleId="NoList2">
    <w:name w:val="No List2"/>
    <w:next w:val="a3"/>
    <w:semiHidden/>
    <w:rsid w:val="00C140D3"/>
  </w:style>
  <w:style w:type="character" w:customStyle="1" w:styleId="af7">
    <w:name w:val="ביטול תו"/>
    <w:link w:val="af8"/>
    <w:locked/>
    <w:rsid w:val="00C140D3"/>
    <w:rPr>
      <w:rFonts w:cs="David"/>
      <w:sz w:val="26"/>
      <w:szCs w:val="24"/>
    </w:rPr>
  </w:style>
  <w:style w:type="paragraph" w:customStyle="1" w:styleId="af8">
    <w:name w:val="ביטול"/>
    <w:basedOn w:val="a0"/>
    <w:link w:val="af7"/>
    <w:rsid w:val="00C140D3"/>
    <w:pPr>
      <w:spacing w:before="240" w:beforeAutospacing="0" w:after="0" w:afterAutospacing="0" w:line="240" w:lineRule="auto"/>
      <w:jc w:val="both"/>
    </w:pPr>
    <w:rPr>
      <w:rFonts w:cs="David"/>
      <w:sz w:val="26"/>
      <w:szCs w:val="24"/>
    </w:rPr>
  </w:style>
  <w:style w:type="paragraph" w:styleId="af9">
    <w:name w:val="List Paragraph"/>
    <w:basedOn w:val="a0"/>
    <w:uiPriority w:val="34"/>
    <w:qFormat/>
    <w:rsid w:val="00C140D3"/>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11">
    <w:name w:val="No List11"/>
    <w:next w:val="a3"/>
    <w:semiHidden/>
    <w:rsid w:val="00C140D3"/>
  </w:style>
  <w:style w:type="paragraph" w:customStyle="1" w:styleId="a">
    <w:name w:val="שדה"/>
    <w:basedOn w:val="a0"/>
    <w:link w:val="Char"/>
    <w:qFormat/>
    <w:rsid w:val="004A1F09"/>
    <w:pPr>
      <w:widowControl w:val="0"/>
      <w:numPr>
        <w:numId w:val="25"/>
      </w:numPr>
      <w:spacing w:before="0" w:beforeAutospacing="0" w:after="0" w:afterAutospacing="0" w:line="240" w:lineRule="auto"/>
      <w:jc w:val="both"/>
    </w:pPr>
    <w:rPr>
      <w:rFonts w:ascii="Times New Roman" w:eastAsia="Times New Roman" w:hAnsi="Times New Roman" w:cs="David"/>
      <w:sz w:val="24"/>
      <w:szCs w:val="24"/>
    </w:rPr>
  </w:style>
  <w:style w:type="character" w:customStyle="1" w:styleId="Char">
    <w:name w:val="שדה Char"/>
    <w:basedOn w:val="a1"/>
    <w:link w:val="a"/>
    <w:rsid w:val="004A1F09"/>
    <w:rPr>
      <w:rFonts w:ascii="Times New Roman" w:eastAsia="Times New Roman" w:hAnsi="Times New Roman" w:cs="David"/>
      <w:sz w:val="24"/>
      <w:szCs w:val="24"/>
    </w:rPr>
  </w:style>
  <w:style w:type="paragraph" w:styleId="afa">
    <w:name w:val="Revision"/>
    <w:hidden/>
    <w:uiPriority w:val="99"/>
    <w:semiHidden/>
    <w:rsid w:val="002243C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0407463">
      <w:bodyDiv w:val="1"/>
      <w:marLeft w:val="0"/>
      <w:marRight w:val="0"/>
      <w:marTop w:val="0"/>
      <w:marBottom w:val="0"/>
      <w:divBdr>
        <w:top w:val="none" w:sz="0" w:space="0" w:color="auto"/>
        <w:left w:val="none" w:sz="0" w:space="0" w:color="auto"/>
        <w:bottom w:val="none" w:sz="0" w:space="0" w:color="auto"/>
        <w:right w:val="none" w:sz="0" w:space="0" w:color="auto"/>
      </w:divBdr>
    </w:div>
    <w:div w:id="1234855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1" Type="http://schemas.openxmlformats.org/officeDocument/2006/relationships/footnotes" Target="footnotes.xml"/><Relationship Id="rId6" Type="http://schemas.openxmlformats.org/officeDocument/2006/relationships/customXml" Target="../customXml/item6.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E11130719A8A491DA8CCC566DC52F590"/>
        <w:category>
          <w:name w:val="General"/>
          <w:gallery w:val="placeholder"/>
        </w:category>
        <w:types>
          <w:type w:val="bbPlcHdr"/>
        </w:types>
        <w:behaviors>
          <w:behavior w:val="content"/>
        </w:behaviors>
        <w:guid w:val="{B2ACAA1F-204E-41F7-AFF2-EB2AC23DAE8E}"/>
      </w:docPartPr>
      <w:docPartBody>
        <w:p w:rsidR="00860755" w:rsidRDefault="00860755">
          <w:r w:rsidRPr="00546E7D">
            <w:rPr>
              <w:rStyle w:val="a3"/>
              <w:rtl/>
            </w:rPr>
            <w:t>[תאריך חתימת חוזה]</w:t>
          </w:r>
        </w:p>
      </w:docPartBody>
    </w:docPart>
    <w:docPart>
      <w:docPartPr>
        <w:name w:val="8EAC179448B041838EF2C727129E01BE"/>
        <w:category>
          <w:name w:val="General"/>
          <w:gallery w:val="placeholder"/>
        </w:category>
        <w:types>
          <w:type w:val="bbPlcHdr"/>
        </w:types>
        <w:behaviors>
          <w:behavior w:val="content"/>
        </w:behaviors>
        <w:guid w:val="{681D9B81-C504-4BC9-9161-5E115166E77B}"/>
      </w:docPartPr>
      <w:docPartBody>
        <w:p w:rsidR="00860755" w:rsidRDefault="00860755">
          <w:r w:rsidRPr="00546E7D">
            <w:rPr>
              <w:rStyle w:val="a3"/>
              <w:rtl/>
            </w:rPr>
            <w:t>[צדדים נוספים]</w:t>
          </w:r>
        </w:p>
      </w:docPartBody>
    </w:docPart>
    <w:docPart>
      <w:docPartPr>
        <w:name w:val="9E8B3F14D8EB4372A2CBACB622C369F4"/>
        <w:category>
          <w:name w:val="General"/>
          <w:gallery w:val="placeholder"/>
        </w:category>
        <w:types>
          <w:type w:val="bbPlcHdr"/>
        </w:types>
        <w:behaviors>
          <w:behavior w:val="content"/>
        </w:behaviors>
        <w:guid w:val="{B3944653-6803-4753-A64E-B64A52F22B0E}"/>
      </w:docPartPr>
      <w:docPartBody>
        <w:p w:rsidR="00860755" w:rsidRDefault="00860755">
          <w:r w:rsidRPr="00546E7D">
            <w:rPr>
              <w:rStyle w:val="a3"/>
              <w:rtl/>
            </w:rPr>
            <w:t>[צד א בחוזה]</w:t>
          </w:r>
        </w:p>
      </w:docPartBody>
    </w:docPart>
    <w:docPart>
      <w:docPartPr>
        <w:name w:val="2E8AF78E696B4ECE84677BA3466574E6"/>
        <w:category>
          <w:name w:val="General"/>
          <w:gallery w:val="placeholder"/>
        </w:category>
        <w:types>
          <w:type w:val="bbPlcHdr"/>
        </w:types>
        <w:behaviors>
          <w:behavior w:val="content"/>
        </w:behaviors>
        <w:guid w:val="{741A2C13-9855-426F-94AB-066093E6E7CA}"/>
      </w:docPartPr>
      <w:docPartBody>
        <w:p w:rsidR="00860755" w:rsidRDefault="00860755">
          <w:r w:rsidRPr="00546E7D">
            <w:rPr>
              <w:rStyle w:val="a3"/>
              <w:rtl/>
            </w:rPr>
            <w:t>[רשות מקומית]</w:t>
          </w:r>
        </w:p>
      </w:docPartBody>
    </w:docPart>
    <w:docPart>
      <w:docPartPr>
        <w:name w:val="B90AB059B7FA4E3F97DEC9A98C48F651"/>
        <w:category>
          <w:name w:val="General"/>
          <w:gallery w:val="placeholder"/>
        </w:category>
        <w:types>
          <w:type w:val="bbPlcHdr"/>
        </w:types>
        <w:behaviors>
          <w:behavior w:val="content"/>
        </w:behaviors>
        <w:guid w:val="{5E126F56-75AF-48B2-9C0E-4B714BCF9554}"/>
      </w:docPartPr>
      <w:docPartBody>
        <w:p w:rsidR="00860755" w:rsidRDefault="00860755">
          <w:r w:rsidRPr="00546E7D">
            <w:rPr>
              <w:rStyle w:val="a3"/>
              <w:rtl/>
            </w:rPr>
            <w:t>[שם אתר]</w:t>
          </w:r>
        </w:p>
      </w:docPartBody>
    </w:docPart>
    <w:docPart>
      <w:docPartPr>
        <w:name w:val="7C273FD1BFBF48AFBED40353427CC55F"/>
        <w:category>
          <w:name w:val="General"/>
          <w:gallery w:val="placeholder"/>
        </w:category>
        <w:types>
          <w:type w:val="bbPlcHdr"/>
        </w:types>
        <w:behaviors>
          <w:behavior w:val="content"/>
        </w:behaviors>
        <w:guid w:val="{F351B9C9-26B3-46AD-B889-B6587CDA2ADE}"/>
      </w:docPartPr>
      <w:docPartBody>
        <w:p w:rsidR="00860755" w:rsidRDefault="00860755">
          <w:r w:rsidRPr="00546E7D">
            <w:rPr>
              <w:rStyle w:val="a3"/>
              <w:rtl/>
            </w:rPr>
            <w:t>[שם הפרויקט]</w:t>
          </w:r>
        </w:p>
      </w:docPartBody>
    </w:docPart>
    <w:docPart>
      <w:docPartPr>
        <w:name w:val="15C9FD3796BC4189A076A8F9B4596137"/>
        <w:category>
          <w:name w:val="General"/>
          <w:gallery w:val="placeholder"/>
        </w:category>
        <w:types>
          <w:type w:val="bbPlcHdr"/>
        </w:types>
        <w:behaviors>
          <w:behavior w:val="content"/>
        </w:behaviors>
        <w:guid w:val="{F280DD3D-21F5-4F7D-87B6-AF28E278DE44}"/>
      </w:docPartPr>
      <w:docPartBody>
        <w:p w:rsidR="00860755" w:rsidRDefault="00860755">
          <w:r w:rsidRPr="00546E7D">
            <w:rPr>
              <w:rStyle w:val="a3"/>
              <w:rtl/>
            </w:rPr>
            <w:t>[שדה נוסף 2]</w:t>
          </w:r>
        </w:p>
      </w:docPartBody>
    </w:docPart>
    <w:docPart>
      <w:docPartPr>
        <w:name w:val="9516427653B04DA6B8CED1AB7B862FE6"/>
        <w:category>
          <w:name w:val="General"/>
          <w:gallery w:val="placeholder"/>
        </w:category>
        <w:types>
          <w:type w:val="bbPlcHdr"/>
        </w:types>
        <w:behaviors>
          <w:behavior w:val="content"/>
        </w:behaviors>
        <w:guid w:val="{28F35DD5-FAD0-47D2-8F0E-214F1B069BE3}"/>
      </w:docPartPr>
      <w:docPartBody>
        <w:p w:rsidR="00860755" w:rsidRDefault="00860755">
          <w:r w:rsidRPr="00546E7D">
            <w:rPr>
              <w:rStyle w:val="a3"/>
              <w:rtl/>
            </w:rPr>
            <w:t>[שדה נוסף 1]</w:t>
          </w:r>
        </w:p>
      </w:docPartBody>
    </w:docPart>
    <w:docPart>
      <w:docPartPr>
        <w:name w:val="1B9200CC702548CC9A4A3E72BECCFFC3"/>
        <w:category>
          <w:name w:val="General"/>
          <w:gallery w:val="placeholder"/>
        </w:category>
        <w:types>
          <w:type w:val="bbPlcHdr"/>
        </w:types>
        <w:behaviors>
          <w:behavior w:val="content"/>
        </w:behaviors>
        <w:guid w:val="{5B872292-9708-44A3-8C9B-EC05E33CFEED}"/>
      </w:docPartPr>
      <w:docPartBody>
        <w:p w:rsidR="00860755" w:rsidRDefault="00860755">
          <w:r w:rsidRPr="00546E7D">
            <w:rPr>
              <w:rStyle w:val="a3"/>
              <w:rtl/>
            </w:rPr>
            <w:t>[רשות מקומית]</w:t>
          </w:r>
        </w:p>
      </w:docPartBody>
    </w:docPart>
    <w:docPart>
      <w:docPartPr>
        <w:name w:val="201EBB7E1852404B9835EEE5DE3308D6"/>
        <w:category>
          <w:name w:val="General"/>
          <w:gallery w:val="placeholder"/>
        </w:category>
        <w:types>
          <w:type w:val="bbPlcHdr"/>
        </w:types>
        <w:behaviors>
          <w:behavior w:val="content"/>
        </w:behaviors>
        <w:guid w:val="{13E8BC69-EC38-4F3B-84FD-359BE661AD58}"/>
      </w:docPartPr>
      <w:docPartBody>
        <w:p w:rsidR="00860755" w:rsidRDefault="00860755">
          <w:r w:rsidRPr="00546E7D">
            <w:rPr>
              <w:rStyle w:val="a3"/>
              <w:rtl/>
            </w:rPr>
            <w:t>[שדה נוסף 3]</w:t>
          </w:r>
        </w:p>
      </w:docPartBody>
    </w:docPart>
    <w:docPart>
      <w:docPartPr>
        <w:name w:val="6DE224A7958247ED87AB4F7DA7675A06"/>
        <w:category>
          <w:name w:val="General"/>
          <w:gallery w:val="placeholder"/>
        </w:category>
        <w:types>
          <w:type w:val="bbPlcHdr"/>
        </w:types>
        <w:behaviors>
          <w:behavior w:val="content"/>
        </w:behaviors>
        <w:guid w:val="{A84131FF-11B3-440D-A242-2219C5C598DF}"/>
      </w:docPartPr>
      <w:docPartBody>
        <w:p w:rsidR="00860755" w:rsidRDefault="00860755">
          <w:r w:rsidRPr="00546E7D">
            <w:rPr>
              <w:rStyle w:val="a3"/>
              <w:rtl/>
            </w:rPr>
            <w:t>[שדה נוסף 4]</w:t>
          </w:r>
        </w:p>
      </w:docPartBody>
    </w:docPart>
    <w:docPart>
      <w:docPartPr>
        <w:name w:val="41397D458FB9477DAF607C669F39AF69"/>
        <w:category>
          <w:name w:val="General"/>
          <w:gallery w:val="placeholder"/>
        </w:category>
        <w:types>
          <w:type w:val="bbPlcHdr"/>
        </w:types>
        <w:behaviors>
          <w:behavior w:val="content"/>
        </w:behaviors>
        <w:guid w:val="{A697E93C-2AD8-4E60-843E-47235CC2FCE1}"/>
      </w:docPartPr>
      <w:docPartBody>
        <w:p w:rsidR="00860755" w:rsidRDefault="00860755">
          <w:r w:rsidRPr="00546E7D">
            <w:rPr>
              <w:rStyle w:val="a3"/>
              <w:rtl/>
            </w:rPr>
            <w:t>[שדה נוסף 5]</w:t>
          </w:r>
        </w:p>
      </w:docPartBody>
    </w:docPart>
    <w:docPart>
      <w:docPartPr>
        <w:name w:val="F08C4EF7EF1A49A0A06E915446AB44EC"/>
        <w:category>
          <w:name w:val="General"/>
          <w:gallery w:val="placeholder"/>
        </w:category>
        <w:types>
          <w:type w:val="bbPlcHdr"/>
        </w:types>
        <w:behaviors>
          <w:behavior w:val="content"/>
        </w:behaviors>
        <w:guid w:val="{BDAC99B6-05B0-4E4F-B037-98F405267B53}"/>
      </w:docPartPr>
      <w:docPartBody>
        <w:p w:rsidR="00860755" w:rsidRDefault="00860755">
          <w:r w:rsidRPr="00546E7D">
            <w:rPr>
              <w:rStyle w:val="a3"/>
              <w:rtl/>
            </w:rPr>
            <w:t>[שדה נוסף 6]</w:t>
          </w:r>
        </w:p>
      </w:docPartBody>
    </w:docPart>
    <w:docPart>
      <w:docPartPr>
        <w:name w:val="7468CB4F8695484C8D941DB0AC36C61B"/>
        <w:category>
          <w:name w:val="General"/>
          <w:gallery w:val="placeholder"/>
        </w:category>
        <w:types>
          <w:type w:val="bbPlcHdr"/>
        </w:types>
        <w:behaviors>
          <w:behavior w:val="content"/>
        </w:behaviors>
        <w:guid w:val="{260B2DB9-866B-4D77-8B2B-0022FD68BDD0}"/>
      </w:docPartPr>
      <w:docPartBody>
        <w:p w:rsidR="00860755" w:rsidRDefault="00860755">
          <w:r w:rsidRPr="00546E7D">
            <w:rPr>
              <w:rStyle w:val="a3"/>
              <w:rtl/>
            </w:rPr>
            <w:t>[אחוז השתתפות צד א]</w:t>
          </w:r>
        </w:p>
      </w:docPartBody>
    </w:docPart>
    <w:docPart>
      <w:docPartPr>
        <w:name w:val="16C5E232E30A4A9987EAF3CC0A36BDD9"/>
        <w:category>
          <w:name w:val="General"/>
          <w:gallery w:val="placeholder"/>
        </w:category>
        <w:types>
          <w:type w:val="bbPlcHdr"/>
        </w:types>
        <w:behaviors>
          <w:behavior w:val="content"/>
        </w:behaviors>
        <w:guid w:val="{458BD791-5BBE-47C5-BC0F-856996F40FF1}"/>
      </w:docPartPr>
      <w:docPartBody>
        <w:p w:rsidR="00860755" w:rsidRDefault="00860755">
          <w:r w:rsidRPr="00546E7D">
            <w:rPr>
              <w:rStyle w:val="a3"/>
              <w:rtl/>
            </w:rPr>
            <w:t>[תאריך חתימת חוזה]</w:t>
          </w:r>
        </w:p>
      </w:docPartBody>
    </w:docPart>
    <w:docPart>
      <w:docPartPr>
        <w:name w:val="24F4F76C402E4406A280519A31A2423F"/>
        <w:category>
          <w:name w:val="General"/>
          <w:gallery w:val="placeholder"/>
        </w:category>
        <w:types>
          <w:type w:val="bbPlcHdr"/>
        </w:types>
        <w:behaviors>
          <w:behavior w:val="content"/>
        </w:behaviors>
        <w:guid w:val="{4C89D427-4CDF-4D10-9691-A1C29A093446}"/>
      </w:docPartPr>
      <w:docPartBody>
        <w:p w:rsidR="00860755" w:rsidRDefault="00860755">
          <w:r w:rsidRPr="00546E7D">
            <w:rPr>
              <w:rStyle w:val="a3"/>
              <w:rtl/>
            </w:rPr>
            <w:t>[שם צד א]</w:t>
          </w:r>
        </w:p>
      </w:docPartBody>
    </w:docPart>
    <w:docPart>
      <w:docPartPr>
        <w:name w:val="DE4F69C5528546EBBDAE3DFB4B8CFA78"/>
        <w:category>
          <w:name w:val="General"/>
          <w:gallery w:val="placeholder"/>
        </w:category>
        <w:types>
          <w:type w:val="bbPlcHdr"/>
        </w:types>
        <w:behaviors>
          <w:behavior w:val="content"/>
        </w:behaviors>
        <w:guid w:val="{EC75DF1A-4E34-4BDF-B51D-57B3877D5A22}"/>
      </w:docPartPr>
      <w:docPartBody>
        <w:p w:rsidR="00860755" w:rsidRDefault="00860755">
          <w:r w:rsidRPr="00546E7D">
            <w:rPr>
              <w:rStyle w:val="a3"/>
              <w:rtl/>
            </w:rPr>
            <w:t>[שם ספק]</w:t>
          </w:r>
        </w:p>
      </w:docPartBody>
    </w:docPart>
    <w:docPart>
      <w:docPartPr>
        <w:name w:val="1B1B48D0C43D4B41AD67243B9533425A"/>
        <w:category>
          <w:name w:val="General"/>
          <w:gallery w:val="placeholder"/>
        </w:category>
        <w:types>
          <w:type w:val="bbPlcHdr"/>
        </w:types>
        <w:behaviors>
          <w:behavior w:val="content"/>
        </w:behaviors>
        <w:guid w:val="{AE71E0ED-BB59-491F-A315-33AB54011C8F}"/>
      </w:docPartPr>
      <w:docPartBody>
        <w:p w:rsidR="00860755" w:rsidRDefault="00860755">
          <w:r w:rsidRPr="00546E7D">
            <w:rPr>
              <w:rStyle w:val="a3"/>
              <w:rtl/>
            </w:rPr>
            <w:t>[שם ספק]</w:t>
          </w:r>
        </w:p>
      </w:docPartBody>
    </w:docPart>
    <w:docPart>
      <w:docPartPr>
        <w:name w:val="22F326A8C5214F27BBAC07085E708F87"/>
        <w:category>
          <w:name w:val="General"/>
          <w:gallery w:val="placeholder"/>
        </w:category>
        <w:types>
          <w:type w:val="bbPlcHdr"/>
        </w:types>
        <w:behaviors>
          <w:behavior w:val="content"/>
        </w:behaviors>
        <w:guid w:val="{249745A6-F240-48EF-A533-9FE5175E48AA}"/>
      </w:docPartPr>
      <w:docPartBody>
        <w:p w:rsidR="00860755" w:rsidRDefault="00860755">
          <w:r w:rsidRPr="00546E7D">
            <w:rPr>
              <w:rStyle w:val="a3"/>
              <w:rtl/>
            </w:rPr>
            <w:t>[שם ספק]</w:t>
          </w:r>
        </w:p>
      </w:docPartBody>
    </w:docPart>
    <w:docPart>
      <w:docPartPr>
        <w:name w:val="6EC4D2384C9242C184C85F7E13A20E6F"/>
        <w:category>
          <w:name w:val="General"/>
          <w:gallery w:val="placeholder"/>
        </w:category>
        <w:types>
          <w:type w:val="bbPlcHdr"/>
        </w:types>
        <w:behaviors>
          <w:behavior w:val="content"/>
        </w:behaviors>
        <w:guid w:val="{1F577990-0F0D-4588-9751-53A9A2C2AC05}"/>
      </w:docPartPr>
      <w:docPartBody>
        <w:p w:rsidR="00860755" w:rsidRDefault="00860755">
          <w:r w:rsidRPr="00546E7D">
            <w:rPr>
              <w:rStyle w:val="a3"/>
              <w:rtl/>
            </w:rPr>
            <w:t>[שם ספק]</w:t>
          </w:r>
        </w:p>
      </w:docPartBody>
    </w:docPart>
    <w:docPart>
      <w:docPartPr>
        <w:name w:val="F3A08F8530A24288A0B7BD3A0B8EAFA7"/>
        <w:category>
          <w:name w:val="General"/>
          <w:gallery w:val="placeholder"/>
        </w:category>
        <w:types>
          <w:type w:val="bbPlcHdr"/>
        </w:types>
        <w:behaviors>
          <w:behavior w:val="content"/>
        </w:behaviors>
        <w:guid w:val="{E6C8F04E-6A64-433F-BFFF-375A33BC6186}"/>
      </w:docPartPr>
      <w:docPartBody>
        <w:p w:rsidR="00860755" w:rsidRDefault="00860755">
          <w:r w:rsidRPr="00546E7D">
            <w:rPr>
              <w:rStyle w:val="a3"/>
              <w:rtl/>
            </w:rPr>
            <w:t>[תבנית חוזה]</w:t>
          </w:r>
        </w:p>
      </w:docPartBody>
    </w:docPart>
    <w:docPart>
      <w:docPartPr>
        <w:name w:val="6A0D1380A8F54E91ACD041C9693CC411"/>
        <w:category>
          <w:name w:val="General"/>
          <w:gallery w:val="placeholder"/>
        </w:category>
        <w:types>
          <w:type w:val="bbPlcHdr"/>
        </w:types>
        <w:behaviors>
          <w:behavior w:val="content"/>
        </w:behaviors>
        <w:guid w:val="{73F3DD5A-CC2A-47C3-845F-046919667DED}"/>
      </w:docPartPr>
      <w:docPartBody>
        <w:p w:rsidR="00860755" w:rsidRDefault="00860755">
          <w:r w:rsidRPr="00546E7D">
            <w:rPr>
              <w:rStyle w:val="a3"/>
              <w:rtl/>
            </w:rPr>
            <w:t>[שם אתר]</w:t>
          </w:r>
        </w:p>
      </w:docPartBody>
    </w:docPart>
    <w:docPart>
      <w:docPartPr>
        <w:name w:val="DFF0023FF61543F68751A4516852BAEE"/>
        <w:category>
          <w:name w:val="General"/>
          <w:gallery w:val="placeholder"/>
        </w:category>
        <w:types>
          <w:type w:val="bbPlcHdr"/>
        </w:types>
        <w:behaviors>
          <w:behavior w:val="content"/>
        </w:behaviors>
        <w:guid w:val="{97CF7495-E43D-4442-9A6F-4827B3EF324B}"/>
      </w:docPartPr>
      <w:docPartBody>
        <w:p w:rsidR="00860755" w:rsidRDefault="00860755">
          <w:r w:rsidRPr="00546E7D">
            <w:rPr>
              <w:rStyle w:val="a3"/>
              <w:rtl/>
            </w:rPr>
            <w:t>[שם ספק]</w:t>
          </w:r>
        </w:p>
      </w:docPartBody>
    </w:docPart>
    <w:docPart>
      <w:docPartPr>
        <w:name w:val="3ADC0102B333451B83E802A7E5E763DD"/>
        <w:category>
          <w:name w:val="General"/>
          <w:gallery w:val="placeholder"/>
        </w:category>
        <w:types>
          <w:type w:val="bbPlcHdr"/>
        </w:types>
        <w:behaviors>
          <w:behavior w:val="content"/>
        </w:behaviors>
        <w:guid w:val="{D5656B49-1375-4E8B-99BA-B83EAD09F80A}"/>
      </w:docPartPr>
      <w:docPartBody>
        <w:p w:rsidR="00860755" w:rsidRDefault="00860755">
          <w:r w:rsidRPr="00546E7D">
            <w:rPr>
              <w:rStyle w:val="a3"/>
              <w:rtl/>
            </w:rPr>
            <w:t>[שם ספק]</w:t>
          </w:r>
        </w:p>
      </w:docPartBody>
    </w:docPart>
    <w:docPart>
      <w:docPartPr>
        <w:name w:val="C5B3C0D330D147EC8F69E17E49D3E2D9"/>
        <w:category>
          <w:name w:val="General"/>
          <w:gallery w:val="placeholder"/>
        </w:category>
        <w:types>
          <w:type w:val="bbPlcHdr"/>
        </w:types>
        <w:behaviors>
          <w:behavior w:val="content"/>
        </w:behaviors>
        <w:guid w:val="{398ECBE2-86BD-4F7C-9568-9587497101C5}"/>
      </w:docPartPr>
      <w:docPartBody>
        <w:p w:rsidR="00860755" w:rsidRDefault="00860755">
          <w:r w:rsidRPr="00546E7D">
            <w:rPr>
              <w:rStyle w:val="a3"/>
              <w:rtl/>
            </w:rPr>
            <w:t>[שם צד א]</w:t>
          </w:r>
        </w:p>
      </w:docPartBody>
    </w:docPart>
    <w:docPart>
      <w:docPartPr>
        <w:name w:val="2AFF188BB427465C8B441B16069D75A2"/>
        <w:category>
          <w:name w:val="General"/>
          <w:gallery w:val="placeholder"/>
        </w:category>
        <w:types>
          <w:type w:val="bbPlcHdr"/>
        </w:types>
        <w:behaviors>
          <w:behavior w:val="content"/>
        </w:behaviors>
        <w:guid w:val="{EA7DD9BD-EE36-497D-B51A-EE666E0DED9B}"/>
      </w:docPartPr>
      <w:docPartBody>
        <w:p w:rsidR="00860755" w:rsidRDefault="00860755">
          <w:r w:rsidRPr="00546E7D">
            <w:rPr>
              <w:rStyle w:val="a3"/>
              <w:rtl/>
            </w:rPr>
            <w:t>[שם ספק]</w:t>
          </w:r>
        </w:p>
      </w:docPartBody>
    </w:docPart>
    <w:docPart>
      <w:docPartPr>
        <w:name w:val="0DD606EB08DB473F92F176A86725C400"/>
        <w:category>
          <w:name w:val="General"/>
          <w:gallery w:val="placeholder"/>
        </w:category>
        <w:types>
          <w:type w:val="bbPlcHdr"/>
        </w:types>
        <w:behaviors>
          <w:behavior w:val="content"/>
        </w:behaviors>
        <w:guid w:val="{85ADFA85-FFF0-411B-9C00-93F3C66D005E}"/>
      </w:docPartPr>
      <w:docPartBody>
        <w:p w:rsidR="00860755" w:rsidRDefault="00860755">
          <w:r w:rsidRPr="00546E7D">
            <w:rPr>
              <w:rStyle w:val="a3"/>
              <w:rtl/>
            </w:rPr>
            <w:t>[שם אתר]</w:t>
          </w:r>
        </w:p>
      </w:docPartBody>
    </w:docPart>
    <w:docPart>
      <w:docPartPr>
        <w:name w:val="3A390B47210042B5B5007021E3F6EFD9"/>
        <w:category>
          <w:name w:val="General"/>
          <w:gallery w:val="placeholder"/>
        </w:category>
        <w:types>
          <w:type w:val="bbPlcHdr"/>
        </w:types>
        <w:behaviors>
          <w:behavior w:val="content"/>
        </w:behaviors>
        <w:guid w:val="{3141F2B3-8453-4F80-AB18-28C3296A349E}"/>
      </w:docPartPr>
      <w:docPartBody>
        <w:p w:rsidR="00860755" w:rsidRDefault="00860755">
          <w:r w:rsidRPr="00546E7D">
            <w:rPr>
              <w:rStyle w:val="a3"/>
              <w:rtl/>
            </w:rPr>
            <w:t>[תיאור עבודה]</w:t>
          </w:r>
        </w:p>
      </w:docPartBody>
    </w:docPart>
    <w:docPart>
      <w:docPartPr>
        <w:name w:val="476C2E6494B14EF0BBB3B13E43002031"/>
        <w:category>
          <w:name w:val="General"/>
          <w:gallery w:val="placeholder"/>
        </w:category>
        <w:types>
          <w:type w:val="bbPlcHdr"/>
        </w:types>
        <w:behaviors>
          <w:behavior w:val="content"/>
        </w:behaviors>
        <w:guid w:val="{6D74CACE-1256-4CEA-B0B6-D6646B0112B8}"/>
      </w:docPartPr>
      <w:docPartBody>
        <w:p w:rsidR="00860755" w:rsidRDefault="00860755">
          <w:r w:rsidRPr="00546E7D">
            <w:rPr>
              <w:rStyle w:val="a3"/>
              <w:rtl/>
            </w:rPr>
            <w:t>[שם ספק]</w:t>
          </w:r>
        </w:p>
      </w:docPartBody>
    </w:docPart>
    <w:docPart>
      <w:docPartPr>
        <w:name w:val="54F74FF8BEF04C49B52826729D1FD437"/>
        <w:category>
          <w:name w:val="General"/>
          <w:gallery w:val="placeholder"/>
        </w:category>
        <w:types>
          <w:type w:val="bbPlcHdr"/>
        </w:types>
        <w:behaviors>
          <w:behavior w:val="content"/>
        </w:behaviors>
        <w:guid w:val="{821AC989-2CF5-4D6B-9FD2-DD9BD64F9C30}"/>
      </w:docPartPr>
      <w:docPartBody>
        <w:p w:rsidR="00860755" w:rsidRDefault="00860755">
          <w:r w:rsidRPr="00546E7D">
            <w:rPr>
              <w:rStyle w:val="a3"/>
              <w:rtl/>
            </w:rPr>
            <w:t>[שם צד א]</w:t>
          </w:r>
        </w:p>
      </w:docPartBody>
    </w:docPart>
    <w:docPart>
      <w:docPartPr>
        <w:name w:val="04B72CFAF65345F48FD888BD8B97B2F4"/>
        <w:category>
          <w:name w:val="General"/>
          <w:gallery w:val="placeholder"/>
        </w:category>
        <w:types>
          <w:type w:val="bbPlcHdr"/>
        </w:types>
        <w:behaviors>
          <w:behavior w:val="content"/>
        </w:behaviors>
        <w:guid w:val="{386B60A8-3AD1-4B63-BD4D-E52C77FC978B}"/>
      </w:docPartPr>
      <w:docPartBody>
        <w:p w:rsidR="00860755" w:rsidRDefault="00860755">
          <w:r w:rsidRPr="00546E7D">
            <w:rPr>
              <w:rStyle w:val="a3"/>
              <w:rtl/>
            </w:rPr>
            <w:t>[שם אתר]</w:t>
          </w:r>
        </w:p>
      </w:docPartBody>
    </w:docPart>
    <w:docPart>
      <w:docPartPr>
        <w:name w:val="E791824EE70F44DAA8A3C9D2D0838849"/>
        <w:category>
          <w:name w:val="General"/>
          <w:gallery w:val="placeholder"/>
        </w:category>
        <w:types>
          <w:type w:val="bbPlcHdr"/>
        </w:types>
        <w:behaviors>
          <w:behavior w:val="content"/>
        </w:behaviors>
        <w:guid w:val="{5B3D402D-45F4-4030-9DFA-39C181C0C49A}"/>
      </w:docPartPr>
      <w:docPartBody>
        <w:p w:rsidR="00860755" w:rsidRDefault="00860755">
          <w:r w:rsidRPr="00546E7D">
            <w:rPr>
              <w:rStyle w:val="a3"/>
              <w:rtl/>
            </w:rPr>
            <w:t>[תאריך חתימת חוזה]</w:t>
          </w:r>
        </w:p>
      </w:docPartBody>
    </w:docPart>
    <w:docPart>
      <w:docPartPr>
        <w:name w:val="C721964CD0454C9DA8588270586390CB"/>
        <w:category>
          <w:name w:val="General"/>
          <w:gallery w:val="placeholder"/>
        </w:category>
        <w:types>
          <w:type w:val="bbPlcHdr"/>
        </w:types>
        <w:behaviors>
          <w:behavior w:val="content"/>
        </w:behaviors>
        <w:guid w:val="{20915F5C-E1E5-458C-B1C3-355E3FD82F15}"/>
      </w:docPartPr>
      <w:docPartBody>
        <w:p w:rsidR="00FE0F9B" w:rsidRDefault="008B6851">
          <w:pPr>
            <w:pStyle w:val="C721964CD0454C9DA8588270586390CB"/>
          </w:pPr>
          <w:r w:rsidRPr="00BF66F7">
            <w:rPr>
              <w:rStyle w:val="a3"/>
              <w:rtl/>
            </w:rPr>
            <w:t>[שדה נוסף 6]</w:t>
          </w:r>
        </w:p>
      </w:docPartBody>
    </w:docPart>
    <w:docPart>
      <w:docPartPr>
        <w:name w:val="00F918E4C1EC41F3B4BA817D9DBC106A"/>
        <w:category>
          <w:name w:val="General"/>
          <w:gallery w:val="placeholder"/>
        </w:category>
        <w:types>
          <w:type w:val="bbPlcHdr"/>
        </w:types>
        <w:behaviors>
          <w:behavior w:val="content"/>
        </w:behaviors>
        <w:guid w:val="{2BE43411-CA26-483C-ABC6-37677A2258B4}"/>
      </w:docPartPr>
      <w:docPartBody>
        <w:p w:rsidR="00004AE1" w:rsidRDefault="00F91B4C">
          <w:r w:rsidRPr="009A3C65">
            <w:rPr>
              <w:rStyle w:val="a3"/>
              <w:rtl/>
            </w:rPr>
            <w:t>[סוג מדד כותרת]</w:t>
          </w:r>
        </w:p>
      </w:docPartBody>
    </w:docPart>
    <w:docPart>
      <w:docPartPr>
        <w:name w:val="5A528204CD3B4288ABBCD196A22EE5CE"/>
        <w:category>
          <w:name w:val="General"/>
          <w:gallery w:val="placeholder"/>
        </w:category>
        <w:types>
          <w:type w:val="bbPlcHdr"/>
        </w:types>
        <w:behaviors>
          <w:behavior w:val="content"/>
        </w:behaviors>
        <w:guid w:val="{BC3BAFD3-DD10-43FD-847F-C1D16084EF40}"/>
      </w:docPartPr>
      <w:docPartBody>
        <w:p w:rsidR="00004AE1" w:rsidRDefault="00F91B4C">
          <w:r w:rsidRPr="009A3C65">
            <w:rPr>
              <w:rStyle w:val="a3"/>
              <w:rtl/>
            </w:rPr>
            <w:t>[מדד בגין/ידוע]</w:t>
          </w:r>
        </w:p>
      </w:docPartBody>
    </w:docPart>
    <w:docPart>
      <w:docPartPr>
        <w:name w:val="4A569F29AE7B4DD8A9A04AC3514553FB"/>
        <w:category>
          <w:name w:val="General"/>
          <w:gallery w:val="placeholder"/>
        </w:category>
        <w:types>
          <w:type w:val="bbPlcHdr"/>
        </w:types>
        <w:behaviors>
          <w:behavior w:val="content"/>
        </w:behaviors>
        <w:guid w:val="{D56CBE7A-FFD9-4668-A168-F5FD3DC2CE92}"/>
      </w:docPartPr>
      <w:docPartBody>
        <w:p w:rsidR="00004AE1" w:rsidRDefault="00F91B4C">
          <w:r w:rsidRPr="009A3C65">
            <w:rPr>
              <w:rStyle w:val="a3"/>
              <w:rtl/>
            </w:rPr>
            <w:t>[מדד בסיס]</w:t>
          </w:r>
        </w:p>
      </w:docPartBody>
    </w:docPart>
    <w:docPart>
      <w:docPartPr>
        <w:name w:val="8BF0C5FE253C475F905B190C9B5D5C61"/>
        <w:category>
          <w:name w:val="General"/>
          <w:gallery w:val="placeholder"/>
        </w:category>
        <w:types>
          <w:type w:val="bbPlcHdr"/>
        </w:types>
        <w:behaviors>
          <w:behavior w:val="content"/>
        </w:behaviors>
        <w:guid w:val="{22C9F809-B3CC-489D-9BAA-13F162CF48BD}"/>
      </w:docPartPr>
      <w:docPartBody>
        <w:p w:rsidR="00004AE1" w:rsidRDefault="00F91B4C">
          <w:r w:rsidRPr="009A3C65">
            <w:rPr>
              <w:rStyle w:val="a3"/>
              <w:rtl/>
            </w:rPr>
            <w:t>[נקודות מדד]</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AE1"/>
    <w:rsid w:val="00135E8C"/>
    <w:rsid w:val="00175749"/>
    <w:rsid w:val="003E6BF9"/>
    <w:rsid w:val="00537C49"/>
    <w:rsid w:val="006865A5"/>
    <w:rsid w:val="00700202"/>
    <w:rsid w:val="007A56EA"/>
    <w:rsid w:val="00860755"/>
    <w:rsid w:val="008B6851"/>
    <w:rsid w:val="00AB3546"/>
    <w:rsid w:val="00B64422"/>
    <w:rsid w:val="00B911EB"/>
    <w:rsid w:val="00E04841"/>
    <w:rsid w:val="00E6677C"/>
    <w:rsid w:val="00E808CB"/>
    <w:rsid w:val="00F118DB"/>
    <w:rsid w:val="00F91B4C"/>
    <w:rsid w:val="00FE0F9B"/>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F91B4C"/>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9010213FB6404E15AE340C6C05A6A32A">
    <w:name w:val="9010213FB6404E15AE340C6C05A6A32A"/>
    <w:rsid w:val="00860755"/>
    <w:pPr>
      <w:bidi/>
    </w:pPr>
  </w:style>
  <w:style w:type="paragraph" w:customStyle="1" w:styleId="C721964CD0454C9DA8588270586390CB">
    <w:name w:val="C721964CD0454C9DA8588270586390CB"/>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058F0E-5141-46DD-8909-D52D8D58B9D7}"/>
</file>

<file path=customXml/itemProps2.xml><?xml version="1.0" encoding="utf-8"?>
<ds:datastoreItem xmlns:ds="http://schemas.openxmlformats.org/officeDocument/2006/customXml" ds:itemID="{81709D4C-33DC-48CC-AC7E-130A245806EE}"/>
</file>

<file path=customXml/itemProps3.xml><?xml version="1.0" encoding="utf-8"?>
<ds:datastoreItem xmlns:ds="http://schemas.openxmlformats.org/officeDocument/2006/customXml" ds:itemID="{ADE67AE1-4CAB-4F73-BD8B-42AF63BB38CE}"/>
</file>

<file path=customXml/itemProps4.xml><?xml version="1.0" encoding="utf-8"?>
<ds:datastoreItem xmlns:ds="http://schemas.openxmlformats.org/officeDocument/2006/customXml" ds:itemID="{19381418-8ABF-4017-996B-57015B068E3D}"/>
</file>

<file path=customXml/itemProps5.xml><?xml version="1.0" encoding="utf-8"?>
<ds:datastoreItem xmlns:ds="http://schemas.openxmlformats.org/officeDocument/2006/customXml" ds:itemID="{F4ABB10F-3399-4838-933F-B8499A71FBA0}"/>
</file>

<file path=customXml/itemProps6.xml><?xml version="1.0" encoding="utf-8"?>
<ds:datastoreItem xmlns:ds="http://schemas.openxmlformats.org/officeDocument/2006/customXml" ds:itemID="{D37D7C26-9EAB-4655-BDD5-FDFAA35C38DC}"/>
</file>

<file path=docProps/app.xml><?xml version="1.0" encoding="utf-8"?>
<Properties xmlns="http://schemas.openxmlformats.org/officeDocument/2006/extended-properties" xmlns:vt="http://schemas.openxmlformats.org/officeDocument/2006/docPropsVTypes">
  <Template>Normal</Template>
  <TotalTime>111</TotalTime>
  <Pages>30</Pages>
  <Words>8447</Words>
  <Characters>42236</Characters>
  <Application>Microsoft Office Word</Application>
  <DocSecurity>0</DocSecurity>
  <Lines>351</Lines>
  <Paragraphs>101</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50582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Meryl Etman</dc:creator>
  <cp:keywords/>
  <dc:description/>
  <cp:lastModifiedBy>Meryl Etman</cp:lastModifiedBy>
  <cp:revision>13</cp:revision>
  <cp:lastPrinted>2019-06-30T08:43:00Z</cp:lastPrinted>
  <dcterms:created xsi:type="dcterms:W3CDTF">2019-01-09T13:13:00Z</dcterms:created>
  <dcterms:modified xsi:type="dcterms:W3CDTF">2019-06-30T08:44:00Z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35579405-7c8c-49fc-a21b-506ce22b3fc5</vt:lpwstr>
  </property>
</Properties>
</file>