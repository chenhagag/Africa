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45D2D"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4377A71"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60F48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591B0B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5C549882" wp14:editId="346B989B">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13535D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1607A3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3E41EA" w14:textId="4A2FF11B" w:rsidR="00217E81" w:rsidRPr="00217E81" w:rsidRDefault="00217E81" w:rsidP="00BD6B8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w:t>
      </w:r>
      <w:del w:id="0" w:author="Meryl Etman" w:date="2019-01-17T16:39:00Z">
        <w:r w:rsidRPr="00217E81" w:rsidDel="00BD6B8F">
          <w:rPr>
            <w:rFonts w:ascii="Times New Roman" w:eastAsia="Times New Roman" w:hAnsi="Times New Roman" w:cs="David" w:hint="cs"/>
            <w:bCs/>
            <w:sz w:val="32"/>
            <w:szCs w:val="32"/>
            <w:u w:val="single"/>
            <w:rtl/>
            <w:lang w:eastAsia="he-IL"/>
          </w:rPr>
          <w:delText xml:space="preserve"> ומקלוט</w:delText>
        </w:r>
      </w:del>
    </w:p>
    <w:p w14:paraId="687379F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1B996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D9E57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45755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B2E29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ABBB3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39BFD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82527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A13B4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6CBDA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B5B75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4688F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019D8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056BE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08922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DB758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37841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D3695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CA8D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5F41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528BE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CDB32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5F76C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5D6BD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FE1D8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BE729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3FFD4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E54E0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EE972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2A0A7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DF3EE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7D2A6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D1001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FC8B0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6E795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30CFE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A387B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9B1C7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9F49D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217E81">
        <w:rPr>
          <w:rFonts w:ascii="Times New Roman" w:eastAsia="Times New Roman" w:hAnsi="Times New Roman" w:cs="David" w:hint="cs"/>
          <w:bCs/>
          <w:sz w:val="32"/>
          <w:szCs w:val="32"/>
          <w:u w:val="single"/>
          <w:rtl/>
          <w:lang w:eastAsia="he-IL"/>
        </w:rPr>
        <w:t>חוזה</w:t>
      </w:r>
    </w:p>
    <w:p w14:paraId="1EE14DD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7437E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בתל-אביב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027EF2">
            <w:rPr>
              <w:rStyle w:val="AutoFieldsChar"/>
              <w:rtl/>
            </w:rPr>
            <w:t>[תאריך חתימת חוזה]</w:t>
          </w:r>
        </w:sdtContent>
      </w:sdt>
    </w:p>
    <w:p w14:paraId="399169F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1A9BFD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D507BF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B161AA"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6FC9EFD" w14:textId="1B6CF1BA" w:rsidR="00217E81" w:rsidRPr="00217E81" w:rsidRDefault="00BD6B8F"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1" w:author="Meryl Etman" w:date="2019-01-17T16:36:00Z">
            <w:r>
              <w:rPr>
                <w:rFonts w:ascii="Times New Roman" w:eastAsia="Times New Roman" w:hAnsi="Times New Roman" w:cs="David"/>
                <w:color w:val="800080"/>
                <w:sz w:val="24"/>
                <w:szCs w:val="24"/>
                <w:rtl/>
              </w:rPr>
              <w:br/>
              <w:t>א.מ.ד.ס מחיר למשתכן</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ש.ר 540274883</w:t>
            </w:r>
            <w:r>
              <w:rPr>
                <w:rFonts w:ascii="Times New Roman" w:eastAsia="Times New Roman" w:hAnsi="Times New Roman" w:cs="David"/>
                <w:color w:val="800080"/>
                <w:sz w:val="24"/>
                <w:szCs w:val="24"/>
                <w:rtl/>
              </w:rPr>
              <w:br/>
            </w:r>
          </w:ins>
        </w:p>
      </w:sdtContent>
    </w:sdt>
    <w:p w14:paraId="246BF66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CD97502"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1D6ABD86"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2F57175"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3D0E5CB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00920292"/>
        <w:placeholder>
          <w:docPart w:val="24877333D422467199F4EFC2FBB450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B0694D7" w14:textId="2A518B45" w:rsidR="00217E81" w:rsidRPr="00217E81" w:rsidRDefault="003D7F06"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2" w:author="Meryl Etman" w:date="2019-04-28T17:48:00Z">
            <w:r>
              <w:rPr>
                <w:rFonts w:ascii="Times New Roman" w:eastAsia="Times New Roman" w:hAnsi="Times New Roman" w:cs="David"/>
                <w:color w:val="800080"/>
                <w:sz w:val="24"/>
                <w:szCs w:val="24"/>
                <w:rtl/>
              </w:rPr>
              <w:br/>
              <w:t>ר.ל.מ.מ. כהן מיגון בע"מ</w:t>
            </w:r>
            <w:r>
              <w:rPr>
                <w:rFonts w:ascii="Times New Roman" w:eastAsia="Times New Roman" w:hAnsi="Times New Roman" w:cs="David"/>
                <w:color w:val="800080"/>
                <w:sz w:val="24"/>
                <w:szCs w:val="24"/>
                <w:rtl/>
              </w:rPr>
              <w:br/>
              <w:t>דיזנגוף 20, ת.ד. 1808 נתניה 4211801</w:t>
            </w:r>
            <w:r>
              <w:rPr>
                <w:rFonts w:ascii="Times New Roman" w:eastAsia="Times New Roman" w:hAnsi="Times New Roman" w:cs="David"/>
                <w:color w:val="800080"/>
                <w:sz w:val="24"/>
                <w:szCs w:val="24"/>
                <w:rtl/>
              </w:rPr>
              <w:br/>
              <w:t>515889517</w:t>
            </w:r>
            <w:r>
              <w:rPr>
                <w:rFonts w:ascii="Times New Roman" w:eastAsia="Times New Roman" w:hAnsi="Times New Roman" w:cs="David"/>
                <w:color w:val="800080"/>
                <w:sz w:val="24"/>
                <w:szCs w:val="24"/>
                <w:rtl/>
              </w:rPr>
              <w:br/>
            </w:r>
          </w:ins>
        </w:p>
      </w:sdtContent>
    </w:sdt>
    <w:p w14:paraId="7688F230"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7EC025D4"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2C7822B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7D975B8"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C85CB25"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03CEFFDF"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373AAEAE"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614C2A8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208EE7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BB1082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92672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688B483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425E16A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991F6D"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35768F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63D4A8"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FE1F89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0A7E3D"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0C99CBA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26388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6C54819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00FC6E2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6F1B898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786122"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B3306E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9BC20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5703E2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0DE27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35B5F02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1FCC05B5"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103A0E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3341C2C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DADB2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73167F9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4128EF9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7B33F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43855D9A"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6E64B2BC"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829D5A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67F71F9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0E83EA9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5CAF9D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06E0AC2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lastRenderedPageBreak/>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7438A988"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3CCCB90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14E3D7E8"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03DE8AE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0B831BB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ז</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על קיום ביטוחי המתכנן;</w:t>
      </w:r>
    </w:p>
    <w:p w14:paraId="3FCB92A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p>
    <w:p w14:paraId="7FC6C418"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p>
    <w:p w14:paraId="075DD757"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p>
    <w:p w14:paraId="361AD99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3F19ECB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609AFC2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34C9201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22DFFE3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628A69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608B356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578BE49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שום וצורת המסמכים לפי </w:t>
      </w:r>
      <w:r w:rsidRPr="00217E81">
        <w:rPr>
          <w:rFonts w:ascii="Times New Roman" w:eastAsia="Times New Roman" w:hAnsi="Times New Roman" w:cs="David"/>
          <w:sz w:val="20"/>
          <w:szCs w:val="24"/>
          <w:rtl/>
          <w:lang w:eastAsia="he-IL"/>
        </w:rPr>
        <w:lastRenderedPageBreak/>
        <w:t>דרישת המנהל.</w:t>
      </w:r>
    </w:p>
    <w:p w14:paraId="2CCD559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5C59487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83CCE9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7FCDA7B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0FA891F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0F4934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51C245B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24F91ED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042057F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ברמה </w:t>
      </w:r>
      <w:r w:rsidRPr="00217E81">
        <w:rPr>
          <w:rFonts w:ascii="Times New Roman" w:eastAsia="Times New Roman" w:hAnsi="Times New Roman" w:cs="David"/>
          <w:sz w:val="20"/>
          <w:szCs w:val="24"/>
          <w:rtl/>
          <w:lang w:eastAsia="he-IL"/>
        </w:rPr>
        <w:lastRenderedPageBreak/>
        <w:t>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7DBC4B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515C75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5F8C426B"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2DCF48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19E1AA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7971BF0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1BB95BA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30FD40C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7EAACD7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7999FAE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233BE05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B1B254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6B71F84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0E4F5DD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5CFE00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62D2BEC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49EE3F7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404E01D"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5A16A15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313924A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הכלול בשרותי </w:t>
      </w:r>
      <w:r w:rsidRPr="00217E81">
        <w:rPr>
          <w:rFonts w:ascii="Times New Roman" w:eastAsia="Times New Roman" w:hAnsi="Times New Roman" w:cs="David"/>
          <w:sz w:val="20"/>
          <w:szCs w:val="24"/>
          <w:rtl/>
          <w:lang w:eastAsia="he-IL"/>
        </w:rPr>
        <w:lastRenderedPageBreak/>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7841146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73B7C00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B4EB0D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4E43D3E"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30E527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577E31A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F44147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1D1CB3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386D9003"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5E3AA22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0A6C5F1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A886E1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5EF42A71"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80D12F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089E108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32ED1A1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4D0E67F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3CB6CAB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B8AB3F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327693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9FB61C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7BE3EFF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727A495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85CBB2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7885206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26383F8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56EA9FB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1FE491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עורים </w:t>
      </w:r>
      <w:r w:rsidRPr="00217E81">
        <w:rPr>
          <w:rFonts w:ascii="Times New Roman" w:eastAsia="Times New Roman" w:hAnsi="Times New Roman" w:cs="David"/>
          <w:sz w:val="20"/>
          <w:szCs w:val="24"/>
          <w:rtl/>
          <w:lang w:eastAsia="he-IL"/>
        </w:rPr>
        <w:lastRenderedPageBreak/>
        <w:t>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1346926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56B693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54B02DC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05D84FF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68033BB"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F4D82F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2BA55AF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19FF33A"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xml:space="preserve">. הפיצוי ישולם בגין העבודה </w:t>
      </w:r>
      <w:r w:rsidRPr="00027EF2">
        <w:rPr>
          <w:rFonts w:ascii="Times New Roman" w:eastAsia="Times New Roman" w:hAnsi="Times New Roman" w:cs="David"/>
          <w:sz w:val="20"/>
          <w:szCs w:val="24"/>
          <w:rtl/>
          <w:lang w:eastAsia="he-IL"/>
        </w:rPr>
        <w:lastRenderedPageBreak/>
        <w:t>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7042B9B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4ADB331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5643D2B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02F8B79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AA8CDC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58EB8A5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F27E34E"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1848192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20F9C3A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217E81">
        <w:rPr>
          <w:rFonts w:ascii="Times New Roman" w:eastAsia="Times New Roman" w:hAnsi="Times New Roman" w:cs="David"/>
          <w:sz w:val="20"/>
          <w:szCs w:val="24"/>
          <w:lang w:eastAsia="he-IL"/>
        </w:rPr>
        <w:t>.</w:t>
      </w:r>
    </w:p>
    <w:p w14:paraId="28D30F3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217E81">
        <w:rPr>
          <w:rFonts w:ascii="Times New Roman" w:eastAsia="Times New Roman" w:hAnsi="Times New Roman" w:cs="David"/>
          <w:sz w:val="20"/>
          <w:szCs w:val="24"/>
          <w:lang w:eastAsia="he-IL"/>
        </w:rPr>
        <w:t>.</w:t>
      </w:r>
    </w:p>
    <w:p w14:paraId="43FBAA5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217E81">
        <w:rPr>
          <w:rFonts w:ascii="Times New Roman" w:eastAsia="Times New Roman" w:hAnsi="Times New Roman" w:cs="David"/>
          <w:sz w:val="20"/>
          <w:szCs w:val="24"/>
          <w:lang w:eastAsia="he-IL"/>
        </w:rPr>
        <w:t>).</w:t>
      </w:r>
    </w:p>
    <w:p w14:paraId="28C3958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ללא צורך בכל דרישה מצד אפ"י, מתחייב המתכנן להמציא לידי </w:t>
      </w:r>
      <w:r w:rsidRPr="00217E81">
        <w:rPr>
          <w:rFonts w:ascii="Times New Roman" w:eastAsia="Times New Roman" w:hAnsi="Times New Roman" w:cs="David"/>
          <w:sz w:val="20"/>
          <w:szCs w:val="24"/>
          <w:rtl/>
          <w:lang w:eastAsia="he-IL"/>
        </w:rPr>
        <w:lastRenderedPageBreak/>
        <w:t>אפ"י, לפני תחילת מתן השירותים נשוא הסכם זה וכתנאי מוקדם להתקשרות ו/או לכל תשלום על חשבון התמורה, את אישור עריכת הביטוח, כשהוא חתום בידי מבטחיו</w:t>
      </w:r>
      <w:r w:rsidRPr="00217E81">
        <w:rPr>
          <w:rFonts w:ascii="Times New Roman" w:eastAsia="Times New Roman" w:hAnsi="Times New Roman" w:cs="David"/>
          <w:sz w:val="20"/>
          <w:szCs w:val="24"/>
          <w:lang w:eastAsia="he-IL"/>
        </w:rPr>
        <w:t xml:space="preserve">. </w:t>
      </w:r>
    </w:p>
    <w:p w14:paraId="724BB9B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217E81">
        <w:rPr>
          <w:rFonts w:ascii="Times New Roman" w:eastAsia="Times New Roman" w:hAnsi="Times New Roman" w:cs="David"/>
          <w:sz w:val="20"/>
          <w:szCs w:val="24"/>
          <w:lang w:eastAsia="he-IL"/>
        </w:rPr>
        <w:t>.</w:t>
      </w:r>
    </w:p>
    <w:p w14:paraId="5E20E71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217E81">
        <w:rPr>
          <w:rFonts w:ascii="Times New Roman" w:eastAsia="Times New Roman" w:hAnsi="Times New Roman" w:cs="David"/>
          <w:sz w:val="20"/>
          <w:szCs w:val="24"/>
          <w:lang w:eastAsia="he-IL"/>
        </w:rPr>
        <w:t>.</w:t>
      </w:r>
    </w:p>
    <w:p w14:paraId="2F4D5091" w14:textId="77777777" w:rsidR="00217E81" w:rsidRDefault="00217E81" w:rsidP="00217E81">
      <w:pPr>
        <w:widowControl w:val="0"/>
        <w:numPr>
          <w:ilvl w:val="1"/>
          <w:numId w:val="32"/>
        </w:numPr>
        <w:spacing w:before="0" w:beforeAutospacing="0" w:after="200" w:afterAutospacing="0" w:line="240" w:lineRule="auto"/>
        <w:jc w:val="both"/>
        <w:rPr>
          <w:ins w:id="3" w:author="Meryl Etman" w:date="2019-04-28T17:51:00Z"/>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217E81">
        <w:rPr>
          <w:rFonts w:ascii="Times New Roman" w:eastAsia="Times New Roman" w:hAnsi="Times New Roman" w:cs="David"/>
          <w:sz w:val="20"/>
          <w:szCs w:val="24"/>
          <w:lang w:eastAsia="he-IL"/>
        </w:rPr>
        <w:t>.</w:t>
      </w:r>
    </w:p>
    <w:p w14:paraId="614220C7" w14:textId="77777777" w:rsidR="00CD5126" w:rsidRPr="00971FFA" w:rsidRDefault="00CD5126" w:rsidP="00CD5126">
      <w:pPr>
        <w:widowControl w:val="0"/>
        <w:numPr>
          <w:ilvl w:val="1"/>
          <w:numId w:val="32"/>
        </w:numPr>
        <w:spacing w:before="0" w:beforeAutospacing="0" w:after="200" w:afterAutospacing="0" w:line="240" w:lineRule="auto"/>
        <w:jc w:val="both"/>
        <w:rPr>
          <w:ins w:id="4" w:author="Meryl Etman" w:date="2019-04-28T17:51:00Z"/>
          <w:rFonts w:ascii="David" w:hAnsi="David"/>
          <w:sz w:val="24"/>
          <w:rtl/>
        </w:rPr>
      </w:pPr>
      <w:ins w:id="5" w:author="Meryl Etman" w:date="2019-04-28T17:51:00Z">
        <w:r w:rsidRPr="00971FFA">
          <w:rPr>
            <w:rFonts w:ascii="David" w:hAnsi="David" w:cs="David"/>
            <w:sz w:val="24"/>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ins>
    </w:p>
    <w:p w14:paraId="40F05858" w14:textId="77777777" w:rsidR="00CD5126" w:rsidRPr="00971FFA" w:rsidRDefault="00CD5126" w:rsidP="00CD5126">
      <w:pPr>
        <w:widowControl w:val="0"/>
        <w:numPr>
          <w:ilvl w:val="1"/>
          <w:numId w:val="32"/>
        </w:numPr>
        <w:spacing w:before="0" w:beforeAutospacing="0" w:after="200" w:afterAutospacing="0" w:line="240" w:lineRule="auto"/>
        <w:jc w:val="both"/>
        <w:rPr>
          <w:ins w:id="6" w:author="Meryl Etman" w:date="2019-04-28T17:51:00Z"/>
          <w:rFonts w:ascii="David" w:hAnsi="David"/>
          <w:sz w:val="24"/>
        </w:rPr>
      </w:pPr>
      <w:ins w:id="7" w:author="Meryl Etman" w:date="2019-04-28T17:51:00Z">
        <w:r w:rsidRPr="00971FFA">
          <w:rPr>
            <w:rFonts w:ascii="David" w:hAnsi="David" w:cs="David"/>
            <w:sz w:val="24"/>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ins>
    </w:p>
    <w:p w14:paraId="1AE09CBD" w14:textId="02877681" w:rsidR="00CD5126" w:rsidRPr="00CD5126" w:rsidRDefault="00CD5126" w:rsidP="00CD5126">
      <w:pPr>
        <w:widowControl w:val="0"/>
        <w:numPr>
          <w:ilvl w:val="1"/>
          <w:numId w:val="32"/>
        </w:numPr>
        <w:spacing w:before="0" w:beforeAutospacing="0" w:after="200" w:afterAutospacing="0" w:line="240" w:lineRule="auto"/>
        <w:jc w:val="both"/>
        <w:rPr>
          <w:rFonts w:ascii="David" w:hAnsi="David" w:cs="David"/>
          <w:sz w:val="24"/>
          <w:szCs w:val="24"/>
          <w:rtl/>
          <w:rPrChange w:id="8" w:author="Meryl Etman" w:date="2019-04-28T17:51:00Z">
            <w:rPr>
              <w:rFonts w:ascii="Times New Roman" w:eastAsia="Times New Roman" w:hAnsi="Times New Roman" w:cs="David"/>
              <w:sz w:val="20"/>
              <w:szCs w:val="24"/>
              <w:rtl/>
              <w:lang w:eastAsia="he-IL"/>
            </w:rPr>
          </w:rPrChange>
        </w:rPr>
      </w:pPr>
      <w:ins w:id="9" w:author="Meryl Etman" w:date="2019-04-28T17:51:00Z">
        <w:r w:rsidRPr="00971FFA">
          <w:rPr>
            <w:rFonts w:ascii="David" w:hAnsi="David" w:cs="David"/>
            <w:sz w:val="24"/>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Pr>
            <w:rFonts w:ascii="David" w:hAnsi="David" w:cs="David" w:hint="cs"/>
            <w:sz w:val="24"/>
            <w:szCs w:val="24"/>
            <w:rtl/>
          </w:rPr>
          <w:t>.</w:t>
        </w:r>
      </w:ins>
      <w:bookmarkStart w:id="10" w:name="_GoBack"/>
      <w:bookmarkEnd w:id="10"/>
    </w:p>
    <w:p w14:paraId="441898E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הפרת סעיף זה על כל תנאיו תיחשב להפרה יסודית של ההסכם.</w:t>
      </w:r>
    </w:p>
    <w:p w14:paraId="7EAEA1AB" w14:textId="77777777" w:rsidR="00217E81" w:rsidRPr="00217E81" w:rsidRDefault="00217E81" w:rsidP="00217E81">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C7D0F7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34C702E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51C7140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5D57847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182A19B"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B7E63E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0ACAFE9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w:t>
      </w:r>
      <w:r w:rsidRPr="00217E81">
        <w:rPr>
          <w:rFonts w:ascii="Times New Roman" w:eastAsia="Times New Roman" w:hAnsi="Times New Roman" w:cs="David"/>
          <w:sz w:val="20"/>
          <w:szCs w:val="24"/>
          <w:rtl/>
          <w:lang w:eastAsia="he-IL"/>
        </w:rPr>
        <w:lastRenderedPageBreak/>
        <w:t>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895C741"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1509C30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328B741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2AF078D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657DAC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5371F0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51527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 xml:space="preserve">חוב המגיע </w:t>
      </w:r>
      <w:r w:rsidRPr="00217E81">
        <w:rPr>
          <w:rFonts w:ascii="Times New Roman" w:eastAsia="Times New Roman" w:hAnsi="Times New Roman" w:cs="David"/>
          <w:color w:val="000000"/>
          <w:sz w:val="24"/>
          <w:szCs w:val="24"/>
          <w:rtl/>
          <w:lang w:eastAsia="he-IL"/>
        </w:rPr>
        <w:lastRenderedPageBreak/>
        <w:t>למזמין מאת המתכנן על פי הוראות חוזה זה, אשר המזמין רשאי לקזז בגינו סכומים ע"ח התמורה המגיעה למתכנן.</w:t>
      </w:r>
    </w:p>
    <w:p w14:paraId="278A14D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774E7ABB"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18C7571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3264CA46"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5FB0ACC1"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17E05357"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13E9E150"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0E75701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4A59D46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7336808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w:t>
      </w:r>
      <w:r w:rsidRPr="00217E81">
        <w:rPr>
          <w:rFonts w:ascii="Times New Roman" w:eastAsia="Times New Roman" w:hAnsi="Times New Roman" w:cs="David"/>
          <w:sz w:val="20"/>
          <w:szCs w:val="24"/>
          <w:rtl/>
          <w:lang w:eastAsia="he-IL"/>
        </w:rPr>
        <w:lastRenderedPageBreak/>
        <w:t>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0CECD631"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74E1DD0E"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17EA5853"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144B33E8"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24131743"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0B701FDD"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7830F70"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29F437B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190972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1A83BD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לאחר ולהשתמש </w:t>
      </w:r>
      <w:r w:rsidRPr="00217E81">
        <w:rPr>
          <w:rFonts w:ascii="Times New Roman" w:eastAsia="Times New Roman" w:hAnsi="Times New Roman" w:cs="David"/>
          <w:sz w:val="20"/>
          <w:szCs w:val="24"/>
          <w:rtl/>
          <w:lang w:eastAsia="he-IL"/>
        </w:rPr>
        <w:lastRenderedPageBreak/>
        <w:t>ללא הגבלה בשרותי המתכנן שבוצעו עד לאותו מועד, והמתכנן מסכים לכך ולא יהיה זכאי לדבר בגין זאת.</w:t>
      </w:r>
    </w:p>
    <w:p w14:paraId="4AF6FBB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022D32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30C345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64018DE"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406ADCD"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7F46714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4C75A36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5809F61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1132A42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5ECF3C4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F4996FD"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55323E2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03873AA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w:t>
      </w:r>
      <w:r w:rsidRPr="00217E81">
        <w:rPr>
          <w:rFonts w:ascii="Times New Roman" w:eastAsia="Times New Roman" w:hAnsi="Times New Roman" w:cs="David"/>
          <w:sz w:val="20"/>
          <w:szCs w:val="24"/>
          <w:rtl/>
          <w:lang w:eastAsia="he-IL"/>
        </w:rPr>
        <w:lastRenderedPageBreak/>
        <w:t>והחל במועד הנקוב בהודעה שניתנה ע"י המזמין למתכנן במסגרת הוראות אותו סעיף.</w:t>
      </w:r>
    </w:p>
    <w:p w14:paraId="75E111D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56777A9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40A7DAB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7F484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8036C9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666965D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74751EE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4C2E90E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3179CECD"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28FF62F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מסירתם </w:t>
      </w:r>
      <w:r w:rsidRPr="00217E81">
        <w:rPr>
          <w:rFonts w:ascii="Times New Roman" w:eastAsia="Times New Roman" w:hAnsi="Times New Roman" w:cs="David"/>
          <w:sz w:val="20"/>
          <w:szCs w:val="24"/>
          <w:rtl/>
          <w:lang w:eastAsia="he-IL"/>
        </w:rPr>
        <w:lastRenderedPageBreak/>
        <w:t>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8857FE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6489257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7C6E86C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3734ECD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46DB8B7"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0053ED1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EBB766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8BB231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6E3E1C5E"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5FD33B6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599F48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במקרה מסוים, אין לראות בכך </w:t>
      </w:r>
      <w:r w:rsidRPr="00217E81">
        <w:rPr>
          <w:rFonts w:ascii="Times New Roman" w:eastAsia="Times New Roman" w:hAnsi="Times New Roman" w:cs="David"/>
          <w:sz w:val="20"/>
          <w:szCs w:val="24"/>
          <w:rtl/>
          <w:lang w:eastAsia="he-IL"/>
        </w:rPr>
        <w:lastRenderedPageBreak/>
        <w:t>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3E475F7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325884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61EA1343"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6BF1DAC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8625A7C"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036136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5930D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57681CA"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7E5DD38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890E9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55021012"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B2F728E"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64AA0A0"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0121AC"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_____________</w:t>
      </w:r>
      <w:r w:rsidRPr="00217E81">
        <w:rPr>
          <w:rFonts w:ascii="Times New Roman" w:eastAsia="Times New Roman" w:hAnsi="Times New Roman" w:cs="David"/>
          <w:sz w:val="20"/>
          <w:szCs w:val="24"/>
          <w:rtl/>
          <w:lang w:eastAsia="he-IL"/>
        </w:rPr>
        <w:tab/>
        <w:t>_______________</w:t>
      </w:r>
    </w:p>
    <w:p w14:paraId="4E758D97"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0EC5A5F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7D7D0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315BA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2C9578F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4EAC7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חתימה וחותמת עו"ד/ רו"ח : ________________</w:t>
      </w:r>
    </w:p>
    <w:p w14:paraId="4E3C34E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C6D8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6A1BF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2BF1C69" w14:textId="77777777" w:rsidR="00217E81" w:rsidRPr="00217E81" w:rsidRDefault="00217E81" w:rsidP="00217E81">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8B1A789"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274FFDE"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D88E454"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AC4DF2"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37182D"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4D793C1" w14:textId="77777777" w:rsidR="00BD6B8F" w:rsidRDefault="00BD6B8F">
      <w:pPr>
        <w:bidi w:val="0"/>
        <w:spacing w:before="0" w:beforeAutospacing="0" w:after="160" w:afterAutospacing="0" w:line="259" w:lineRule="auto"/>
        <w:rPr>
          <w:ins w:id="11" w:author="Meryl Etman" w:date="2019-01-17T16:40:00Z"/>
          <w:rFonts w:ascii="Times New Roman" w:eastAsia="Times New Roman" w:hAnsi="Times New Roman" w:cs="David"/>
          <w:bCs/>
          <w:sz w:val="20"/>
          <w:szCs w:val="24"/>
          <w:u w:val="single"/>
          <w:rtl/>
          <w:lang w:eastAsia="he-IL"/>
        </w:rPr>
      </w:pPr>
      <w:ins w:id="12" w:author="Meryl Etman" w:date="2019-01-17T16:40:00Z">
        <w:r>
          <w:rPr>
            <w:rFonts w:ascii="Times New Roman" w:eastAsia="Times New Roman" w:hAnsi="Times New Roman" w:cs="David"/>
            <w:bCs/>
            <w:sz w:val="20"/>
            <w:szCs w:val="24"/>
            <w:u w:val="single"/>
            <w:rtl/>
            <w:lang w:eastAsia="he-IL"/>
          </w:rPr>
          <w:br w:type="page"/>
        </w:r>
      </w:ins>
    </w:p>
    <w:p w14:paraId="34A75954" w14:textId="621B1A94"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נספח א'</w:t>
      </w:r>
    </w:p>
    <w:p w14:paraId="131AC35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t>הגדרות-</w:t>
      </w:r>
    </w:p>
    <w:p w14:paraId="04C4693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058546" w14:textId="0870EB5A"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b/>
          <w:bCs/>
          <w:sz w:val="24"/>
          <w:szCs w:val="24"/>
          <w:rtl/>
          <w:lang w:eastAsia="he-IL"/>
        </w:rPr>
        <w:t>הפרויקט</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lang w:eastAsia="he-IL"/>
        </w:rPr>
        <w:t xml:space="preserve"> </w:t>
      </w:r>
      <w:r w:rsidRPr="00217E81">
        <w:rPr>
          <w:rFonts w:ascii="Times New Roman" w:eastAsia="Times New Roman" w:hAnsi="Times New Roman" w:cs="David"/>
          <w:sz w:val="24"/>
          <w:szCs w:val="24"/>
          <w:rtl/>
          <w:lang w:eastAsia="he-IL"/>
        </w:rPr>
        <w:t xml:space="preserve">פרויקט לבניית יחידות דיור, שטחי מסחר ומשרדים, חניונים ועבודות פיתוח ב </w:t>
      </w:r>
      <w:r w:rsidRPr="00217E81">
        <w:rPr>
          <w:rFonts w:ascii="Times New Roman" w:eastAsia="Times New Roman" w:hAnsi="Times New Roman" w:cs="David" w:hint="cs"/>
          <w:sz w:val="24"/>
          <w:szCs w:val="24"/>
          <w:rtl/>
          <w:lang w:eastAsia="he-IL"/>
        </w:rPr>
        <w:t>- ב</w:t>
      </w:r>
      <w:r w:rsidRPr="00217E81">
        <w:rPr>
          <w:rFonts w:ascii="Times New Roman" w:eastAsia="Times New Roman" w:hAnsi="Times New Roman" w:cs="David" w:hint="cs"/>
          <w:color w:val="008000"/>
          <w:sz w:val="24"/>
          <w:szCs w:val="24"/>
          <w:rtl/>
          <w:lang w:eastAsia="he-IL"/>
        </w:rPr>
        <w:t>&lt;</w:t>
      </w:r>
      <w:sdt>
        <w:sdtPr>
          <w:rPr>
            <w:rFonts w:ascii="Times New Roman" w:eastAsia="Times New Roman" w:hAnsi="Times New Roman" w:cs="David" w:hint="cs"/>
            <w:color w:val="008000"/>
            <w:sz w:val="24"/>
            <w:szCs w:val="24"/>
            <w:rtl/>
            <w:lang w:eastAsia="he-IL"/>
          </w:rPr>
          <w:alias w:val="רשות מקומית"/>
          <w:tag w:val="cntLocalAuth"/>
          <w:id w:val="-814103020"/>
          <w:placeholder>
            <w:docPart w:val="D61EAB9426554822BA37843D736D33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Meryl Etman" w:date="2019-01-17T16:35:00Z">
            <w:r w:rsidR="00BD6B8F">
              <w:rPr>
                <w:rFonts w:ascii="Times New Roman" w:eastAsia="Times New Roman" w:hAnsi="Times New Roman" w:cs="David" w:hint="cs"/>
                <w:color w:val="008000"/>
                <w:sz w:val="24"/>
                <w:szCs w:val="24"/>
                <w:rtl/>
                <w:lang w:eastAsia="he-IL"/>
              </w:rPr>
              <w:t>שוהם</w:t>
            </w:r>
          </w:ins>
        </w:sdtContent>
      </w:sdt>
      <w:r w:rsidRPr="00217E81">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color w:val="008000"/>
            <w:sz w:val="24"/>
            <w:szCs w:val="24"/>
            <w:rtl/>
          </w:rPr>
          <w:alias w:val="שם אתר"/>
          <w:tag w:val="cntSite"/>
          <w:id w:val="-910924696"/>
          <w:placeholder>
            <w:docPart w:val="948ECC0D698D418ABEAC5B56AE5800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4" w:author="Meryl Etman" w:date="2019-01-17T16:35:00Z">
            <w:r w:rsidR="00BD6B8F">
              <w:rPr>
                <w:rFonts w:ascii="Times New Roman" w:eastAsia="Times New Roman" w:hAnsi="Times New Roman" w:cs="David" w:hint="cs"/>
                <w:color w:val="008000"/>
                <w:sz w:val="24"/>
                <w:szCs w:val="24"/>
                <w:rtl/>
              </w:rPr>
              <w:t>סביוני שהם - מחיר למשתכן</w:t>
            </w:r>
          </w:ins>
        </w:sdtContent>
      </w:sdt>
      <w:r w:rsidRPr="00217E81">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שם הפרויקט"/>
          <w:tag w:val="cntProjectName"/>
          <w:id w:val="-1031258005"/>
          <w:placeholder>
            <w:docPart w:val="B836A077EB0048FDA937CF6C7731D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 w:author="Meryl Etman" w:date="2019-01-17T16:35:00Z">
            <w:r w:rsidR="00BD6B8F">
              <w:rPr>
                <w:rFonts w:ascii="Times New Roman" w:eastAsia="Times New Roman" w:hAnsi="Times New Roman" w:cs="David" w:hint="cs"/>
                <w:color w:val="008000"/>
                <w:sz w:val="24"/>
                <w:szCs w:val="24"/>
                <w:rtl/>
              </w:rPr>
              <w:t>סביוני שהם - מחיר למשתכן</w:t>
            </w:r>
          </w:ins>
        </w:sdtContent>
      </w:sdt>
      <w:r w:rsidRPr="00217E81">
        <w:rPr>
          <w:rFonts w:ascii="Times New Roman" w:eastAsia="Times New Roman" w:hAnsi="Times New Roman" w:cs="David" w:hint="cs"/>
          <w:color w:val="008000"/>
          <w:sz w:val="24"/>
          <w:szCs w:val="24"/>
          <w:rtl/>
          <w:lang w:eastAsia="he-IL"/>
        </w:rPr>
        <w:t xml:space="preserve">, </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34D6B8E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80541B" w14:textId="6257554C"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b/>
          <w:bCs/>
          <w:sz w:val="24"/>
          <w:szCs w:val="24"/>
          <w:rtl/>
          <w:lang w:eastAsia="he-IL"/>
        </w:rPr>
        <w:t>התכנית</w:t>
      </w:r>
      <w:r w:rsidRPr="00217E81">
        <w:rPr>
          <w:rFonts w:ascii="Times New Roman" w:eastAsia="Times New Roman" w:hAnsi="Times New Roman" w:cs="David"/>
          <w:sz w:val="24"/>
          <w:szCs w:val="24"/>
          <w:rtl/>
          <w:lang w:eastAsia="he-IL"/>
        </w:rPr>
        <w:t xml:space="preserve">" או </w:t>
      </w:r>
      <w:r w:rsidRPr="00217E81">
        <w:rPr>
          <w:rFonts w:ascii="Times New Roman" w:eastAsia="Times New Roman" w:hAnsi="Times New Roman" w:cs="David"/>
          <w:b/>
          <w:bCs/>
          <w:sz w:val="24"/>
          <w:szCs w:val="24"/>
          <w:rtl/>
          <w:lang w:eastAsia="he-IL"/>
        </w:rPr>
        <w:t xml:space="preserve">"המקרקעין"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תכנית בנין עיר מס'</w:t>
      </w:r>
      <w:r w:rsidRPr="00217E81">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2"/>
          <w:tag w:val="cntCustomField2"/>
          <w:id w:val="-854037153"/>
          <w:placeholder>
            <w:docPart w:val="922F39206D4048B1912731D149DCE2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Fonts w:hint="default"/>
          </w:rPr>
        </w:sdtEndPr>
        <w:sdtContent>
          <w:ins w:id="16" w:author="Meryl Etman" w:date="2019-01-17T16:39:00Z">
            <w:r w:rsidR="00BD6B8F">
              <w:rPr>
                <w:rFonts w:ascii="Times New Roman" w:eastAsia="Times New Roman" w:hAnsi="Times New Roman" w:cs="David" w:hint="cs"/>
                <w:color w:val="008000"/>
                <w:sz w:val="24"/>
                <w:szCs w:val="24"/>
                <w:rtl/>
              </w:rPr>
              <w:t>תמ"ל/1007</w:t>
            </w:r>
          </w:ins>
        </w:sdtContent>
      </w:sdt>
      <w:r w:rsidRPr="00217E81">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217E81">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1"/>
          <w:tag w:val="cntCustomField1"/>
          <w:id w:val="-1795752381"/>
          <w:placeholder>
            <w:docPart w:val="7A855111061A48B4AFE5B2EEB9318B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default"/>
          </w:rPr>
        </w:sdtEndPr>
        <w:sdtContent>
          <w:ins w:id="17" w:author="Meryl Etman" w:date="2019-01-17T16:39:00Z">
            <w:r w:rsidR="00BD6B8F">
              <w:rPr>
                <w:rFonts w:ascii="Times New Roman" w:eastAsia="Times New Roman" w:hAnsi="Times New Roman" w:cs="David" w:hint="cs"/>
                <w:color w:val="008000"/>
                <w:sz w:val="24"/>
                <w:szCs w:val="24"/>
                <w:rtl/>
              </w:rPr>
              <w:t>גוש 7330, חלקות 13 ו-14</w:t>
            </w:r>
          </w:ins>
        </w:sdtContent>
      </w:sdt>
      <w:r w:rsidRPr="00217E81">
        <w:rPr>
          <w:rFonts w:ascii="Times New Roman" w:eastAsia="Times New Roman" w:hAnsi="Times New Roman" w:cs="David"/>
          <w:sz w:val="24"/>
          <w:szCs w:val="24"/>
          <w:rtl/>
          <w:lang w:eastAsia="he-IL"/>
        </w:rPr>
        <w:t>.</w:t>
      </w:r>
    </w:p>
    <w:p w14:paraId="52274FA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לתוכנית התקפה בעת הזמנת כל שלב. המתכנן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492763D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2E8627" w14:textId="0C11687A" w:rsidR="00217E81" w:rsidRPr="00217E81" w:rsidRDefault="00217E81" w:rsidP="00217E81">
      <w:pPr>
        <w:spacing w:before="0" w:beforeAutospacing="0" w:after="0" w:afterAutospacing="0" w:line="240" w:lineRule="auto"/>
        <w:ind w:left="72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715347776"/>
          <w:placeholder>
            <w:docPart w:val="58EA0AAE1FEF4ACA931E7A8F4FC36E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ins w:id="18" w:author="Meryl Etman" w:date="2019-01-17T16:35:00Z">
            <w:r w:rsidR="00BD6B8F">
              <w:rPr>
                <w:rFonts w:ascii="Times New Roman" w:eastAsia="Times New Roman" w:hAnsi="Times New Roman" w:cs="David" w:hint="cs"/>
                <w:color w:val="008000"/>
                <w:sz w:val="24"/>
                <w:szCs w:val="24"/>
                <w:rtl/>
              </w:rPr>
              <w:t>שוהם</w:t>
            </w:r>
          </w:ins>
        </w:sdtContent>
      </w:sdt>
    </w:p>
    <w:p w14:paraId="1EDD457C" w14:textId="77777777" w:rsidR="00217E81" w:rsidRPr="00217E81" w:rsidRDefault="00217E81" w:rsidP="00217E81">
      <w:pPr>
        <w:spacing w:before="0" w:beforeAutospacing="0" w:after="0" w:afterAutospacing="0" w:line="24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rPr>
        <w:t>"</w:t>
      </w:r>
      <w:r w:rsidRPr="00217E81">
        <w:rPr>
          <w:rFonts w:ascii="Times New Roman" w:eastAsia="Times New Roman" w:hAnsi="Times New Roman" w:cs="David"/>
          <w:sz w:val="24"/>
          <w:szCs w:val="24"/>
          <w:rtl/>
        </w:rPr>
        <w:t xml:space="preserve">חוזה הפיתוח" </w:t>
      </w:r>
      <w:r w:rsidRPr="00217E81">
        <w:rPr>
          <w:rFonts w:ascii="Times New Roman" w:eastAsia="Times New Roman" w:hAnsi="Times New Roman" w:cs="David"/>
          <w:sz w:val="24"/>
          <w:szCs w:val="24"/>
        </w:rPr>
        <w:t>–</w:t>
      </w:r>
      <w:r w:rsidRPr="00217E81">
        <w:rPr>
          <w:rFonts w:ascii="Times New Roman" w:eastAsia="Times New Roman" w:hAnsi="Times New Roman" w:cs="David"/>
          <w:sz w:val="24"/>
          <w:szCs w:val="24"/>
          <w:rtl/>
        </w:rPr>
        <w:t xml:space="preserve"> חוזה הפיתוח אשר נחתם בין המזמין לבין הרשות המקומית.</w:t>
      </w:r>
    </w:p>
    <w:p w14:paraId="29BF6C2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A5FB27" w14:textId="346AD638"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217E81">
        <w:rPr>
          <w:rFonts w:ascii="Times New Roman" w:eastAsia="Times New Roman" w:hAnsi="Times New Roman" w:cs="David"/>
          <w:sz w:val="24"/>
          <w:szCs w:val="24"/>
          <w:rtl/>
          <w:lang w:eastAsia="he-IL"/>
        </w:rPr>
        <w:t>2.8</w:t>
      </w:r>
      <w:r w:rsidRPr="00217E81">
        <w:rPr>
          <w:rFonts w:ascii="Times New Roman" w:eastAsia="Times New Roman" w:hAnsi="Times New Roman" w:cs="David"/>
          <w:sz w:val="24"/>
          <w:szCs w:val="24"/>
          <w:rtl/>
          <w:lang w:eastAsia="he-IL"/>
        </w:rPr>
        <w:tab/>
        <w:t>המנהל הוא:</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716811037"/>
          <w:placeholder>
            <w:docPart w:val="1EA9A5EC0FAD40A69538B5B08F7FEF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19" w:author="Meryl Etman" w:date="2019-01-17T16:39:00Z">
            <w:r w:rsidR="00BD6B8F">
              <w:rPr>
                <w:rFonts w:ascii="Times New Roman" w:eastAsia="Times New Roman" w:hAnsi="Times New Roman" w:cs="David"/>
                <w:color w:val="008000"/>
                <w:sz w:val="24"/>
                <w:szCs w:val="24"/>
                <w:rtl/>
                <w:lang w:eastAsia="he-IL"/>
              </w:rPr>
              <w:t>מרול אטמן</w:t>
            </w:r>
          </w:ins>
        </w:sdtContent>
      </w:sdt>
    </w:p>
    <w:p w14:paraId="0DA0C3D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86ADB4" w14:textId="77777777" w:rsidR="00217E81" w:rsidRPr="00217E81" w:rsidRDefault="00217E81" w:rsidP="00217E81">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2.10</w:t>
      </w:r>
      <w:r w:rsidRPr="00217E81">
        <w:rPr>
          <w:rFonts w:ascii="Times New Roman" w:eastAsia="Times New Roman" w:hAnsi="Times New Roman" w:cs="David"/>
          <w:sz w:val="24"/>
          <w:szCs w:val="24"/>
          <w:rtl/>
          <w:lang w:eastAsia="he-IL"/>
        </w:rPr>
        <w:tab/>
        <w:t>המתכנן יפיק כל התכניות בקבצים במתכונת</w:t>
      </w:r>
      <w:r w:rsidRPr="00217E81">
        <w:rPr>
          <w:rFonts w:ascii="Times New Roman" w:eastAsia="Times New Roman" w:hAnsi="Times New Roman" w:cs="David"/>
          <w:sz w:val="24"/>
          <w:szCs w:val="24"/>
          <w:lang w:eastAsia="he-IL"/>
        </w:rPr>
        <w:t xml:space="preserve"> </w:t>
      </w:r>
      <w:r w:rsidRPr="00217E81">
        <w:rPr>
          <w:rFonts w:ascii="Times New Roman" w:eastAsia="Times New Roman" w:hAnsi="Times New Roman" w:cs="David"/>
          <w:sz w:val="24"/>
          <w:szCs w:val="24"/>
          <w:rtl/>
          <w:lang w:eastAsia="he-IL"/>
        </w:rPr>
        <w:t xml:space="preserve"> תכנת הקבצים </w:t>
      </w:r>
      <w:r w:rsidRPr="00217E81">
        <w:rPr>
          <w:rFonts w:ascii="Times New Roman" w:eastAsia="Times New Roman" w:hAnsi="Times New Roman" w:cs="David"/>
          <w:sz w:val="24"/>
          <w:szCs w:val="24"/>
          <w:lang w:eastAsia="he-IL"/>
        </w:rPr>
        <w:t xml:space="preserve">DWG </w:t>
      </w:r>
      <w:r w:rsidRPr="00217E81">
        <w:rPr>
          <w:rFonts w:ascii="Times New Roman" w:eastAsia="Times New Roman" w:hAnsi="Times New Roman" w:cs="David"/>
          <w:sz w:val="24"/>
          <w:szCs w:val="24"/>
          <w:rtl/>
          <w:lang w:eastAsia="he-IL"/>
        </w:rPr>
        <w:t xml:space="preserve"> גרסת אוטוקד </w:t>
      </w:r>
      <w:r w:rsidRPr="00217E81">
        <w:rPr>
          <w:rFonts w:ascii="Times New Roman" w:eastAsia="Times New Roman" w:hAnsi="Times New Roman" w:cs="David" w:hint="cs"/>
          <w:sz w:val="24"/>
          <w:szCs w:val="24"/>
          <w:rtl/>
          <w:lang w:eastAsia="he-IL"/>
        </w:rPr>
        <w:t>2000 או כל גירסת אוטוקד מאוחרת יותר</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bCs/>
          <w:sz w:val="24"/>
          <w:szCs w:val="24"/>
          <w:lang w:eastAsia="he-IL"/>
        </w:rPr>
        <w:t xml:space="preserve"> </w:t>
      </w:r>
    </w:p>
    <w:p w14:paraId="28C2C9F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53CB51C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t>בעלי המקצוע במשרד המתכנן הם:</w:t>
      </w:r>
    </w:p>
    <w:p w14:paraId="3A0C8CC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821141" w14:textId="7F836594"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829167385"/>
          <w:placeholder>
            <w:docPart w:val="5958CCC319824BDF950F4124BE0D42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0" w:author="Meryl Etman" w:date="2019-01-17T16:39:00Z">
            <w:r w:rsidR="00BD6B8F">
              <w:rPr>
                <w:rFonts w:ascii="Times New Roman" w:eastAsia="Times New Roman" w:hAnsi="Times New Roman" w:cs="David"/>
                <w:color w:val="008000"/>
                <w:sz w:val="24"/>
                <w:szCs w:val="24"/>
                <w:rtl/>
                <w:lang w:eastAsia="he-IL"/>
              </w:rPr>
              <w:t>רמי לוי</w:t>
            </w:r>
          </w:ins>
        </w:sdtContent>
      </w:sdt>
    </w:p>
    <w:p w14:paraId="2EDCA55C" w14:textId="0C30F92C" w:rsidR="00217E81" w:rsidRPr="00217E81" w:rsidRDefault="00217E81" w:rsidP="00217E8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ב. </w:t>
      </w:r>
      <w:r w:rsidRPr="00217E81">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736734883"/>
          <w:placeholder>
            <w:docPart w:val="5F4A8E6461AA426F890A57E6325291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21" w:author="Meryl Etman" w:date="2019-01-17T16:39:00Z">
            <w:r w:rsidR="00BD6B8F">
              <w:rPr>
                <w:rFonts w:ascii="Times New Roman" w:eastAsia="Times New Roman" w:hAnsi="Times New Roman" w:cs="David"/>
                <w:color w:val="008000"/>
                <w:sz w:val="24"/>
                <w:szCs w:val="24"/>
                <w:rtl/>
                <w:lang w:eastAsia="he-IL"/>
              </w:rPr>
              <w:t>....</w:t>
            </w:r>
          </w:ins>
        </w:sdtContent>
      </w:sdt>
    </w:p>
    <w:p w14:paraId="61C07D7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9AC754" w14:textId="783BB2F9"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736203748"/>
          <w:placeholder>
            <w:docPart w:val="63FF254F78EB4615AC03B799AC0A8C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2" w:author="Meryl Etman" w:date="2019-01-17T16:39:00Z">
            <w:r w:rsidR="00BD6B8F">
              <w:rPr>
                <w:rFonts w:ascii="Times New Roman" w:eastAsia="Times New Roman" w:hAnsi="Times New Roman" w:cs="David"/>
                <w:color w:val="008000"/>
                <w:sz w:val="24"/>
                <w:szCs w:val="24"/>
                <w:rtl/>
                <w:lang w:eastAsia="he-IL"/>
              </w:rPr>
              <w:t>רמי לוי</w:t>
            </w:r>
          </w:ins>
        </w:sdtContent>
      </w:sdt>
    </w:p>
    <w:p w14:paraId="3CDDADB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5E3B4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5.2</w:t>
      </w:r>
      <w:r w:rsidRPr="00217E81">
        <w:rPr>
          <w:rFonts w:ascii="Times New Roman" w:eastAsia="Times New Roman" w:hAnsi="Times New Roman" w:cs="David"/>
          <w:sz w:val="24"/>
          <w:szCs w:val="24"/>
          <w:rtl/>
          <w:lang w:eastAsia="he-IL"/>
        </w:rPr>
        <w:tab/>
        <w:t>הנושאים הם:</w:t>
      </w:r>
    </w:p>
    <w:p w14:paraId="7D148E3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A0F77A"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התקדמות שרותי המתכנן.</w:t>
      </w:r>
    </w:p>
    <w:p w14:paraId="7242C3FB"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sz w:val="24"/>
          <w:szCs w:val="24"/>
          <w:rtl/>
          <w:lang w:eastAsia="he-IL"/>
        </w:rPr>
        <w:tab/>
        <w:t>סטיות מלוח הזמנים לרבות סיבת הסטייה.</w:t>
      </w:r>
    </w:p>
    <w:p w14:paraId="06656B06"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תאום לוח הזמנים המתחייב מסטיות לרבות תאור השלכות התאום על הפרויקט.</w:t>
      </w:r>
    </w:p>
    <w:p w14:paraId="7BC77BF3"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w:t>
      </w:r>
      <w:r w:rsidRPr="00217E81">
        <w:rPr>
          <w:rFonts w:ascii="Times New Roman" w:eastAsia="Times New Roman" w:hAnsi="Times New Roman" w:cs="David"/>
          <w:sz w:val="24"/>
          <w:szCs w:val="24"/>
          <w:rtl/>
          <w:lang w:eastAsia="he-IL"/>
        </w:rPr>
        <w:tab/>
        <w:t>סטיות מהערכות ו/או תחזיות תקציביות והשלכותיהן.</w:t>
      </w:r>
    </w:p>
    <w:p w14:paraId="2EEB1104"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ריכוז הוראות שנויים.</w:t>
      </w:r>
    </w:p>
    <w:p w14:paraId="0AF8841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F15F8B" w14:textId="77777777" w:rsidR="00217E81" w:rsidRPr="00217E81" w:rsidRDefault="00217E81" w:rsidP="00217E81">
      <w:pPr>
        <w:spacing w:before="0" w:beforeAutospacing="0" w:after="0" w:afterAutospacing="0" w:line="240" w:lineRule="auto"/>
        <w:rPr>
          <w:rFonts w:ascii="Times New Roman" w:eastAsia="Times New Roman" w:hAnsi="Times New Roman" w:cs="David"/>
          <w:sz w:val="20"/>
          <w:szCs w:val="24"/>
          <w:rtl/>
        </w:rPr>
      </w:pPr>
      <w:r w:rsidRPr="00217E81">
        <w:rPr>
          <w:rFonts w:ascii="Times New Roman" w:eastAsia="Times New Roman" w:hAnsi="Times New Roman" w:cs="David"/>
          <w:sz w:val="24"/>
          <w:szCs w:val="24"/>
          <w:rtl/>
        </w:rPr>
        <w:br/>
      </w:r>
      <w:r w:rsidRPr="00217E81">
        <w:rPr>
          <w:rFonts w:ascii="Times New Roman" w:eastAsia="Times New Roman" w:hAnsi="Times New Roman" w:cs="David" w:hint="cs"/>
          <w:color w:val="FF0000"/>
          <w:sz w:val="20"/>
          <w:szCs w:val="24"/>
          <w:rtl/>
        </w:rPr>
        <w:t xml:space="preserve"> </w:t>
      </w:r>
      <w:r w:rsidRPr="00217E81">
        <w:rPr>
          <w:rFonts w:ascii="Times New Roman" w:eastAsia="Times New Roman" w:hAnsi="Times New Roman" w:cs="David"/>
          <w:sz w:val="20"/>
          <w:szCs w:val="24"/>
          <w:rtl/>
        </w:rPr>
        <w:t>17.7</w:t>
      </w:r>
      <w:r w:rsidRPr="00217E81">
        <w:rPr>
          <w:rFonts w:ascii="Times New Roman" w:eastAsia="Times New Roman" w:hAnsi="Times New Roman" w:cs="David" w:hint="cs"/>
          <w:sz w:val="20"/>
          <w:szCs w:val="24"/>
          <w:rtl/>
        </w:rPr>
        <w:t xml:space="preserve"> </w:t>
      </w:r>
      <w:r w:rsidRPr="00217E81">
        <w:rPr>
          <w:rFonts w:ascii="Times New Roman" w:eastAsia="Times New Roman" w:hAnsi="Times New Roman" w:cs="David" w:hint="cs"/>
          <w:sz w:val="20"/>
          <w:szCs w:val="24"/>
          <w:rtl/>
        </w:rPr>
        <w:tab/>
      </w:r>
      <w:r w:rsidRPr="00217E81">
        <w:rPr>
          <w:rFonts w:ascii="Times New Roman" w:eastAsia="Times New Roman" w:hAnsi="Times New Roman" w:cs="David"/>
          <w:sz w:val="20"/>
          <w:szCs w:val="24"/>
          <w:rtl/>
        </w:rPr>
        <w:t xml:space="preserve">שיעור חלקו היחסי של כל אחד מיחידי המזמין הינו כדלקמן </w:t>
      </w:r>
      <w:r w:rsidRPr="00217E81">
        <w:rPr>
          <w:rFonts w:ascii="Times New Roman" w:eastAsia="Times New Roman" w:hAnsi="Times New Roman" w:cs="David" w:hint="cs"/>
          <w:sz w:val="20"/>
          <w:szCs w:val="24"/>
          <w:rtl/>
        </w:rPr>
        <w:t>:</w:t>
      </w:r>
    </w:p>
    <w:p w14:paraId="18EB3FE0" w14:textId="77777777" w:rsidR="00217E81" w:rsidRPr="00217E81" w:rsidRDefault="00217E81" w:rsidP="00217E81">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13FE28E7" w14:textId="3F7D7F4F" w:rsidR="00217E81" w:rsidRPr="00217E81" w:rsidRDefault="00CD5126" w:rsidP="00217E81">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4389743"/>
          <w:placeholder>
            <w:docPart w:val="39B7AD047B004C98A1C6C2EC04C9733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3" w:author="Meryl Etman" w:date="2019-01-17T16:36:00Z">
            <w:r w:rsidR="00BD6B8F">
              <w:rPr>
                <w:rFonts w:ascii="Times New Roman" w:eastAsia="Times New Roman" w:hAnsi="Times New Roman" w:cs="David" w:hint="cs"/>
                <w:color w:val="008000"/>
                <w:sz w:val="24"/>
                <w:szCs w:val="24"/>
                <w:rtl/>
                <w:lang w:eastAsia="he-IL"/>
              </w:rPr>
              <w:t>100</w:t>
            </w:r>
          </w:ins>
        </w:sdtContent>
      </w:sdt>
    </w:p>
    <w:p w14:paraId="090EDA64" w14:textId="77777777" w:rsidR="00BD6B8F" w:rsidRDefault="00217E81" w:rsidP="00027EF2">
      <w:pPr>
        <w:keepNext/>
        <w:widowControl w:val="0"/>
        <w:spacing w:before="0" w:beforeAutospacing="0" w:after="0" w:afterAutospacing="0" w:line="240" w:lineRule="auto"/>
        <w:jc w:val="center"/>
        <w:outlineLvl w:val="2"/>
        <w:rPr>
          <w:ins w:id="24" w:author="Meryl Etman" w:date="2019-01-17T16:41:00Z"/>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hint="cs"/>
          <w:b/>
          <w:sz w:val="20"/>
          <w:szCs w:val="24"/>
          <w:rtl/>
        </w:rPr>
        <w:t>.</w:t>
      </w:r>
      <w:r w:rsidRPr="00217E81">
        <w:rPr>
          <w:rFonts w:ascii="Times New Roman" w:eastAsia="Times New Roman" w:hAnsi="Times New Roman" w:cs="David"/>
          <w:b/>
          <w:sz w:val="20"/>
          <w:szCs w:val="24"/>
          <w:rtl/>
        </w:rPr>
        <w:br/>
      </w:r>
    </w:p>
    <w:p w14:paraId="498D507B" w14:textId="77777777" w:rsidR="00BD6B8F" w:rsidRDefault="00BD6B8F">
      <w:pPr>
        <w:bidi w:val="0"/>
        <w:spacing w:before="0" w:beforeAutospacing="0" w:after="160" w:afterAutospacing="0" w:line="259" w:lineRule="auto"/>
        <w:rPr>
          <w:ins w:id="25" w:author="Meryl Etman" w:date="2019-01-17T16:41:00Z"/>
          <w:rFonts w:ascii="Times New Roman" w:eastAsia="Times New Roman" w:hAnsi="Times New Roman" w:cs="David"/>
          <w:b/>
          <w:bCs/>
          <w:sz w:val="24"/>
          <w:szCs w:val="24"/>
          <w:u w:val="single"/>
          <w:rtl/>
          <w:lang w:eastAsia="he-IL"/>
        </w:rPr>
      </w:pPr>
      <w:ins w:id="26" w:author="Meryl Etman" w:date="2019-01-17T16:41:00Z">
        <w:r>
          <w:rPr>
            <w:rFonts w:ascii="Times New Roman" w:eastAsia="Times New Roman" w:hAnsi="Times New Roman" w:cs="David"/>
            <w:b/>
            <w:bCs/>
            <w:sz w:val="24"/>
            <w:szCs w:val="24"/>
            <w:u w:val="single"/>
            <w:rtl/>
            <w:lang w:eastAsia="he-IL"/>
          </w:rPr>
          <w:br w:type="page"/>
        </w:r>
      </w:ins>
    </w:p>
    <w:p w14:paraId="1873E60F" w14:textId="19DCE015"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נספח ב'</w:t>
      </w:r>
    </w:p>
    <w:p w14:paraId="314D938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20B5B3"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69E754D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AE9A8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476A8EB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DF12D36"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086055B3"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ומקלוט במבנים, מתן הנחיות והכנת תוכניות ומפרטים טכניים, אשר יכללו בין היתר את הפרטים הבאים:</w:t>
      </w:r>
    </w:p>
    <w:p w14:paraId="72C468C6"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73F46F5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0360166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18473C8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7FE94D0B"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343DAEEF"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3D6CDE1E"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1491EFD4"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3DAA641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CCDC807"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0D7F84F2"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701BE79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w:t>
      </w:r>
      <w:r w:rsidRPr="00217E81">
        <w:rPr>
          <w:rFonts w:ascii="Times New Roman" w:eastAsia="Times New Roman" w:hAnsi="Times New Roman" w:cs="David" w:hint="cs"/>
          <w:sz w:val="24"/>
          <w:szCs w:val="24"/>
          <w:rtl/>
          <w:lang w:eastAsia="he-IL"/>
        </w:rPr>
        <w:lastRenderedPageBreak/>
        <w:t xml:space="preserve">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798F9398"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41E1A0B"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27" w:name="OLE_LINK5"/>
      <w:bookmarkStart w:id="28"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9" w:name="OLE_LINK7"/>
      <w:bookmarkStart w:id="30"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61D9DA28"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D931947"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0F3DB673"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4D8D24C8"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27"/>
    <w:bookmarkEnd w:id="28"/>
    <w:bookmarkEnd w:id="29"/>
    <w:bookmarkEnd w:id="30"/>
    <w:p w14:paraId="3AC8DFAD"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739D39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076A58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32B971A1"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0F4906C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F96D41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58536C9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379CEF9"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4305F26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6326D3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67945EC5"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4204A79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479D7D7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FE3B1A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5D23F317"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4731B0DE"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585B039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6A6D5D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תוכניות שלאחר אישורן ניתן יהיה לעבד את המסמכים הטכניים לביצוע המבנה.</w:t>
      </w:r>
    </w:p>
    <w:p w14:paraId="39663BD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213BEA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6A85713E"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C56454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34AD2C0F"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727FFEC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335F305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CECEED"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בקטעים לפי התקדמות הפרויקט והנחיות המנהל, לרבות להסדרי ביניים לבניה וא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כלוס בשלבים. </w:t>
      </w:r>
    </w:p>
    <w:p w14:paraId="49E538F5"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79C6E73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A03AFC"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4403BCE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E71A35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4894CCEC"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F86650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31DEC1F1"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49C312D1"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5BB5B4B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E2B3AF"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68142D4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1A859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lastRenderedPageBreak/>
        <w:t>הכנת אומדנים תקציביים כולל כתבי כמויות, לצורך בדיקת חלופות תכנון, בהתאם לדרישת המזמין ונציגיו. עריכת אומדן ראשוני של המרחבים המוגנים.</w:t>
      </w:r>
    </w:p>
    <w:p w14:paraId="3983C88C"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B182C5"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27F2863A"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E141D90"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04BEE386"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A2B46B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5945062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4809723D"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2D705BDD"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4A80EE9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4F4F3296"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תוכניות ההגשה והפקת כל האישורים הנדרשים למתחם כולו.</w:t>
      </w:r>
    </w:p>
    <w:p w14:paraId="2C5482C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4128ECE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5A15E62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תוכניות לאשור סופי של היועצים והמזמין לפני התחלת שלב תכניות עבודה.</w:t>
      </w:r>
    </w:p>
    <w:p w14:paraId="152B973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lastRenderedPageBreak/>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445547D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6B2C12E"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62A9B7A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23F79FD8"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6DBBE5F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C719C3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0D834E2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59723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5F7FE8E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17750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23F0B9C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תוכניות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6513B7EB"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083AE2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16BCEAB5"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884E1B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4CD5148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25809AF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51C4CF9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65D9F7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50BC560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643C24C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725CAE67"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9B8EC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32C0DE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1290C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w:t>
      </w:r>
      <w:r w:rsidRPr="00217E81">
        <w:rPr>
          <w:rFonts w:ascii="Times New Roman" w:eastAsia="Times New Roman" w:hAnsi="Times New Roman" w:cs="David"/>
          <w:sz w:val="24"/>
          <w:szCs w:val="24"/>
          <w:rtl/>
          <w:lang w:eastAsia="he-IL"/>
        </w:rPr>
        <w:lastRenderedPageBreak/>
        <w:t>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5F49F5A4"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361875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3F93057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645FB7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45CD4F3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64A6E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6064C9E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A2B43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1DE81073"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CBD24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284F117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5CC42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0DDD536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D449A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3119E22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0600C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תוכניות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0657DF5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20677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1A2E5664"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EB4EE1A"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7E1F48F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400155"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5F7FD140"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458B6701"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0FFB7AA4"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D9CA0E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w:t>
      </w:r>
      <w:r w:rsidRPr="00217E81">
        <w:rPr>
          <w:rFonts w:ascii="Times New Roman" w:eastAsia="Times New Roman" w:hAnsi="Times New Roman" w:cs="David"/>
          <w:sz w:val="24"/>
          <w:szCs w:val="24"/>
          <w:rtl/>
          <w:lang w:eastAsia="he-IL"/>
        </w:rPr>
        <w:lastRenderedPageBreak/>
        <w:t>לאתר.</w:t>
      </w:r>
    </w:p>
    <w:p w14:paraId="3CD6522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51B7D6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0AA60E2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F7A3AE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2F31602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4422AD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 לו באם הקבלן והמפקח הבינו את תוכניות המתכנן ואת הוראותיו.</w:t>
      </w:r>
    </w:p>
    <w:p w14:paraId="4971FA7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4A3170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6FB63E6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D85DD3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5384B6D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67157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7EB0763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B4D87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7EE1A3B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153D80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892CE3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2FE201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5A222C5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0B9D2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1497FC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C0163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521454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86A791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27B48D8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4A7093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2718E57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127A3F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68CA8BE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D6708B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34C574C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61E91A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2DC74BF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1BA7D2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7A60180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385F29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54B7AFF7"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E68A46"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1853565B"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50249A01"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2734F401"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35818376"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449D0914"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57721B7B"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F952802"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282CA4E7"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3BEF308"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5F7E4DD3"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0B7C8247"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429EA37A"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הקבלנים יהיו רשאים להציע פתרונות אדריכליים </w:t>
      </w:r>
      <w:r w:rsidRPr="00217E81">
        <w:rPr>
          <w:rFonts w:ascii="Times New Roman" w:eastAsia="Times New Roman" w:hAnsi="Times New Roman" w:cs="David"/>
          <w:sz w:val="24"/>
          <w:szCs w:val="24"/>
          <w:rtl/>
          <w:lang w:eastAsia="he-IL"/>
        </w:rPr>
        <w:lastRenderedPageBreak/>
        <w:t>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תוכניות ומסמכים אחרים שיוגשו ע"י הקבלן, יעביר את המלצותיו לדחייתם/לאשורם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5AF2565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1DE6107C"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1E131B3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5E0819B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7CEA02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CE2AD8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27876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8179B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42652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D46DBA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6491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72B9F4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8AEF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3EF991F" w14:textId="77777777" w:rsidR="00BD6B8F" w:rsidRDefault="00BD6B8F">
      <w:pPr>
        <w:bidi w:val="0"/>
        <w:spacing w:before="0" w:beforeAutospacing="0" w:after="160" w:afterAutospacing="0" w:line="259" w:lineRule="auto"/>
        <w:rPr>
          <w:ins w:id="31" w:author="Meryl Etman" w:date="2019-01-17T16:41:00Z"/>
          <w:rFonts w:ascii="Times New Roman" w:eastAsia="Times New Roman" w:hAnsi="Times New Roman" w:cs="David"/>
          <w:bCs/>
          <w:sz w:val="20"/>
          <w:szCs w:val="24"/>
          <w:u w:val="single"/>
          <w:rtl/>
          <w:lang w:eastAsia="he-IL"/>
        </w:rPr>
      </w:pPr>
      <w:ins w:id="32" w:author="Meryl Etman" w:date="2019-01-17T16:41:00Z">
        <w:r>
          <w:rPr>
            <w:rFonts w:ascii="Times New Roman" w:eastAsia="Times New Roman" w:hAnsi="Times New Roman" w:cs="David"/>
            <w:bCs/>
            <w:sz w:val="20"/>
            <w:szCs w:val="24"/>
            <w:u w:val="single"/>
            <w:rtl/>
            <w:lang w:eastAsia="he-IL"/>
          </w:rPr>
          <w:br w:type="page"/>
        </w:r>
      </w:ins>
    </w:p>
    <w:p w14:paraId="0021CA09" w14:textId="6920A1E4"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נספח ג'</w:t>
      </w:r>
    </w:p>
    <w:p w14:paraId="2B50645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625D90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350413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69F85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4680C5A"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6AE92C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413A47"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3B657DF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3F9DAA0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E914EE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BA9E9"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40234D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B3380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3D7A8A9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2489E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11CBD0E5"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3199078" w14:textId="17926208" w:rsidR="00217E81" w:rsidRPr="00217E81" w:rsidDel="00BD6B8F" w:rsidRDefault="00217E81" w:rsidP="00217E81">
      <w:pPr>
        <w:widowControl w:val="0"/>
        <w:numPr>
          <w:ilvl w:val="0"/>
          <w:numId w:val="14"/>
        </w:numPr>
        <w:spacing w:before="0" w:beforeAutospacing="0" w:after="0" w:afterAutospacing="0" w:line="240" w:lineRule="auto"/>
        <w:ind w:hanging="608"/>
        <w:jc w:val="both"/>
        <w:rPr>
          <w:del w:id="33" w:author="Meryl Etman" w:date="2019-01-17T16:41:00Z"/>
          <w:rFonts w:ascii="Times New Roman" w:eastAsia="Times New Roman" w:hAnsi="Times New Roman" w:cs="David"/>
          <w:sz w:val="20"/>
          <w:szCs w:val="24"/>
          <w:lang w:eastAsia="he-IL"/>
        </w:rPr>
      </w:pPr>
      <w:del w:id="34" w:author="Meryl Etman" w:date="2019-01-17T16:41:00Z">
        <w:r w:rsidRPr="00217E81" w:rsidDel="00BD6B8F">
          <w:rPr>
            <w:rFonts w:ascii="Times New Roman" w:eastAsia="Times New Roman" w:hAnsi="Times New Roman" w:cs="David" w:hint="cs"/>
            <w:sz w:val="20"/>
            <w:szCs w:val="24"/>
            <w:u w:val="single"/>
            <w:rtl/>
            <w:lang w:eastAsia="he-IL"/>
          </w:rPr>
          <w:delText>לו"ז עקרוני</w:delText>
        </w:r>
        <w:r w:rsidRPr="00217E81" w:rsidDel="00BD6B8F">
          <w:rPr>
            <w:rFonts w:ascii="Times New Roman" w:eastAsia="Times New Roman" w:hAnsi="Times New Roman" w:cs="David" w:hint="cs"/>
            <w:sz w:val="20"/>
            <w:szCs w:val="24"/>
            <w:rtl/>
            <w:lang w:eastAsia="he-IL"/>
          </w:rPr>
          <w:delText>:</w:delText>
        </w:r>
      </w:del>
    </w:p>
    <w:p w14:paraId="16C83D0A" w14:textId="65C7924A" w:rsidR="00217E81" w:rsidRPr="00217E81" w:rsidDel="00BD6B8F" w:rsidRDefault="00217E81" w:rsidP="00217E81">
      <w:pPr>
        <w:widowControl w:val="0"/>
        <w:bidi w:val="0"/>
        <w:spacing w:before="0" w:beforeAutospacing="0" w:after="0" w:afterAutospacing="0" w:line="240" w:lineRule="auto"/>
        <w:ind w:left="720"/>
        <w:rPr>
          <w:del w:id="35" w:author="Meryl Etman" w:date="2019-01-17T16:41:00Z"/>
          <w:rFonts w:ascii="Times New Roman" w:eastAsia="Times New Roman" w:hAnsi="Times New Roman" w:cs="David"/>
          <w:sz w:val="20"/>
          <w:szCs w:val="24"/>
          <w:rtl/>
          <w:lang w:eastAsia="he-IL"/>
        </w:rPr>
      </w:pPr>
    </w:p>
    <w:p w14:paraId="1ADA5C43" w14:textId="2BB2BD3B" w:rsidR="00217E81" w:rsidRPr="00217E81" w:rsidDel="00BD6B8F" w:rsidRDefault="00217E81" w:rsidP="00217E81">
      <w:pPr>
        <w:widowControl w:val="0"/>
        <w:numPr>
          <w:ilvl w:val="1"/>
          <w:numId w:val="14"/>
        </w:numPr>
        <w:spacing w:before="0" w:beforeAutospacing="0" w:after="0" w:afterAutospacing="0" w:line="240" w:lineRule="auto"/>
        <w:jc w:val="both"/>
        <w:rPr>
          <w:del w:id="36" w:author="Meryl Etman" w:date="2019-01-17T16:41:00Z"/>
          <w:rFonts w:ascii="Times New Roman" w:eastAsia="Times New Roman" w:hAnsi="Times New Roman" w:cs="David"/>
          <w:sz w:val="20"/>
          <w:szCs w:val="24"/>
          <w:lang w:eastAsia="he-IL"/>
        </w:rPr>
      </w:pPr>
      <w:del w:id="37" w:author="Meryl Etman" w:date="2019-01-17T16:41:00Z">
        <w:r w:rsidRPr="00217E81" w:rsidDel="00BD6B8F">
          <w:rPr>
            <w:rFonts w:ascii="Times New Roman" w:eastAsia="Times New Roman" w:hAnsi="Times New Roman" w:cs="David" w:hint="cs"/>
            <w:sz w:val="20"/>
            <w:szCs w:val="24"/>
            <w:rtl/>
            <w:lang w:eastAsia="he-IL"/>
          </w:rPr>
          <w:delText xml:space="preserve">השלמת תכנון מוקדם </w:delText>
        </w:r>
        <w:r w:rsidRPr="00217E81" w:rsidDel="00BD6B8F">
          <w:rPr>
            <w:rFonts w:ascii="Times New Roman" w:eastAsia="Times New Roman" w:hAnsi="Times New Roman" w:cs="David"/>
            <w:sz w:val="20"/>
            <w:szCs w:val="24"/>
            <w:rtl/>
            <w:lang w:eastAsia="he-IL"/>
          </w:rPr>
          <w:delText>–</w:delText>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lang w:eastAsia="he-IL"/>
          </w:rPr>
          <w:delText>XX</w:delText>
        </w:r>
        <w:r w:rsidRPr="00217E81" w:rsidDel="00BD6B8F">
          <w:rPr>
            <w:rFonts w:ascii="Times New Roman" w:eastAsia="Times New Roman" w:hAnsi="Times New Roman" w:cs="David"/>
            <w:sz w:val="20"/>
            <w:szCs w:val="24"/>
            <w:lang w:eastAsia="he-IL"/>
          </w:rPr>
          <w:delText>/XXXX</w:delText>
        </w:r>
        <w:r w:rsidRPr="00217E81" w:rsidDel="00BD6B8F">
          <w:rPr>
            <w:rFonts w:ascii="Times New Roman" w:eastAsia="Times New Roman" w:hAnsi="Times New Roman" w:cs="David" w:hint="cs"/>
            <w:sz w:val="20"/>
            <w:szCs w:val="24"/>
            <w:rtl/>
            <w:lang w:eastAsia="he-IL"/>
          </w:rPr>
          <w:tab/>
        </w:r>
      </w:del>
    </w:p>
    <w:p w14:paraId="46122F96" w14:textId="473ED991" w:rsidR="00217E81" w:rsidRPr="00217E81" w:rsidDel="00BD6B8F" w:rsidRDefault="00217E81" w:rsidP="00217E81">
      <w:pPr>
        <w:widowControl w:val="0"/>
        <w:numPr>
          <w:ilvl w:val="1"/>
          <w:numId w:val="14"/>
        </w:numPr>
        <w:spacing w:before="0" w:beforeAutospacing="0" w:after="0" w:afterAutospacing="0" w:line="240" w:lineRule="auto"/>
        <w:jc w:val="both"/>
        <w:rPr>
          <w:del w:id="38" w:author="Meryl Etman" w:date="2019-01-17T16:41:00Z"/>
          <w:rFonts w:ascii="Times New Roman" w:eastAsia="Times New Roman" w:hAnsi="Times New Roman" w:cs="David"/>
          <w:sz w:val="20"/>
          <w:szCs w:val="24"/>
          <w:lang w:eastAsia="he-IL"/>
        </w:rPr>
      </w:pPr>
      <w:del w:id="39" w:author="Meryl Etman" w:date="2019-01-17T16:41:00Z">
        <w:r w:rsidRPr="00217E81" w:rsidDel="00BD6B8F">
          <w:rPr>
            <w:rFonts w:ascii="Times New Roman" w:eastAsia="Times New Roman" w:hAnsi="Times New Roman" w:cs="David" w:hint="cs"/>
            <w:sz w:val="20"/>
            <w:szCs w:val="24"/>
            <w:rtl/>
            <w:lang w:eastAsia="he-IL"/>
          </w:rPr>
          <w:delText xml:space="preserve">השלמת תכנון סופי להיתרים </w:delText>
        </w:r>
        <w:r w:rsidRPr="00217E81" w:rsidDel="00BD6B8F">
          <w:rPr>
            <w:rFonts w:ascii="Times New Roman" w:eastAsia="Times New Roman" w:hAnsi="Times New Roman" w:cs="David"/>
            <w:sz w:val="20"/>
            <w:szCs w:val="24"/>
            <w:rtl/>
            <w:lang w:eastAsia="he-IL"/>
          </w:rPr>
          <w:delText>–</w:delText>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lang w:eastAsia="he-IL"/>
          </w:rPr>
          <w:delText>XX</w:delText>
        </w:r>
        <w:r w:rsidRPr="00217E81" w:rsidDel="00BD6B8F">
          <w:rPr>
            <w:rFonts w:ascii="Times New Roman" w:eastAsia="Times New Roman" w:hAnsi="Times New Roman" w:cs="David"/>
            <w:sz w:val="20"/>
            <w:szCs w:val="24"/>
            <w:lang w:eastAsia="he-IL"/>
          </w:rPr>
          <w:delText>/XXXX</w:delText>
        </w:r>
      </w:del>
    </w:p>
    <w:p w14:paraId="42B85EA4" w14:textId="2A2057B3" w:rsidR="00217E81" w:rsidRPr="00217E81" w:rsidDel="00BD6B8F" w:rsidRDefault="00217E81" w:rsidP="00217E81">
      <w:pPr>
        <w:widowControl w:val="0"/>
        <w:numPr>
          <w:ilvl w:val="1"/>
          <w:numId w:val="14"/>
        </w:numPr>
        <w:spacing w:before="0" w:beforeAutospacing="0" w:after="0" w:afterAutospacing="0" w:line="240" w:lineRule="auto"/>
        <w:jc w:val="both"/>
        <w:rPr>
          <w:del w:id="40" w:author="Meryl Etman" w:date="2019-01-17T16:41:00Z"/>
          <w:rFonts w:ascii="Times New Roman" w:eastAsia="Times New Roman" w:hAnsi="Times New Roman" w:cs="David"/>
          <w:sz w:val="20"/>
          <w:szCs w:val="24"/>
          <w:lang w:eastAsia="he-IL"/>
        </w:rPr>
      </w:pPr>
      <w:del w:id="41" w:author="Meryl Etman" w:date="2019-01-17T16:41:00Z">
        <w:r w:rsidRPr="00217E81" w:rsidDel="00BD6B8F">
          <w:rPr>
            <w:rFonts w:ascii="Times New Roman" w:eastAsia="Times New Roman" w:hAnsi="Times New Roman" w:cs="David" w:hint="cs"/>
            <w:sz w:val="20"/>
            <w:szCs w:val="24"/>
            <w:rtl/>
            <w:lang w:eastAsia="he-IL"/>
          </w:rPr>
          <w:delText xml:space="preserve">השלמת תכנון מפורט למכרזים </w:delText>
        </w:r>
        <w:r w:rsidRPr="00217E81" w:rsidDel="00BD6B8F">
          <w:rPr>
            <w:rFonts w:ascii="Times New Roman" w:eastAsia="Times New Roman" w:hAnsi="Times New Roman" w:cs="David"/>
            <w:sz w:val="20"/>
            <w:szCs w:val="24"/>
            <w:rtl/>
            <w:lang w:eastAsia="he-IL"/>
          </w:rPr>
          <w:delText>–</w:delText>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lang w:eastAsia="he-IL"/>
          </w:rPr>
          <w:delText>XX/XXXX</w:delText>
        </w:r>
        <w:r w:rsidRPr="00217E81" w:rsidDel="00BD6B8F">
          <w:rPr>
            <w:rFonts w:ascii="Times New Roman" w:eastAsia="Times New Roman" w:hAnsi="Times New Roman" w:cs="David" w:hint="cs"/>
            <w:sz w:val="20"/>
            <w:szCs w:val="24"/>
            <w:rtl/>
            <w:lang w:eastAsia="he-IL"/>
          </w:rPr>
          <w:tab/>
        </w:r>
      </w:del>
    </w:p>
    <w:p w14:paraId="3613888E" w14:textId="47844EF2" w:rsidR="00217E81" w:rsidRPr="00217E81" w:rsidDel="00BD6B8F" w:rsidRDefault="00217E81" w:rsidP="00217E81">
      <w:pPr>
        <w:widowControl w:val="0"/>
        <w:numPr>
          <w:ilvl w:val="1"/>
          <w:numId w:val="14"/>
        </w:numPr>
        <w:spacing w:before="0" w:beforeAutospacing="0" w:after="0" w:afterAutospacing="0" w:line="240" w:lineRule="auto"/>
        <w:jc w:val="both"/>
        <w:rPr>
          <w:del w:id="42" w:author="Meryl Etman" w:date="2019-01-17T16:41:00Z"/>
          <w:rFonts w:ascii="Times New Roman" w:eastAsia="Times New Roman" w:hAnsi="Times New Roman" w:cs="David"/>
          <w:sz w:val="20"/>
          <w:szCs w:val="24"/>
          <w:lang w:eastAsia="he-IL"/>
        </w:rPr>
      </w:pPr>
      <w:del w:id="43" w:author="Meryl Etman" w:date="2019-01-17T16:41:00Z">
        <w:r w:rsidRPr="00217E81" w:rsidDel="00BD6B8F">
          <w:rPr>
            <w:rFonts w:ascii="Times New Roman" w:eastAsia="Times New Roman" w:hAnsi="Times New Roman" w:cs="David" w:hint="cs"/>
            <w:sz w:val="20"/>
            <w:szCs w:val="24"/>
            <w:rtl/>
            <w:lang w:eastAsia="he-IL"/>
          </w:rPr>
          <w:delText xml:space="preserve">יציאה למכרזים </w:delText>
        </w:r>
        <w:r w:rsidRPr="00217E81" w:rsidDel="00BD6B8F">
          <w:rPr>
            <w:rFonts w:ascii="Times New Roman" w:eastAsia="Times New Roman" w:hAnsi="Times New Roman" w:cs="David"/>
            <w:sz w:val="20"/>
            <w:szCs w:val="24"/>
            <w:rtl/>
            <w:lang w:eastAsia="he-IL"/>
          </w:rPr>
          <w:delText>–</w:delText>
        </w:r>
        <w:r w:rsidRPr="00217E81" w:rsidDel="00BD6B8F">
          <w:rPr>
            <w:rFonts w:ascii="Times New Roman" w:eastAsia="Times New Roman" w:hAnsi="Times New Roman" w:cs="David" w:hint="cs"/>
            <w:sz w:val="20"/>
            <w:szCs w:val="24"/>
            <w:rtl/>
            <w:lang w:eastAsia="he-IL"/>
          </w:rPr>
          <w:delText xml:space="preserve"> </w:delText>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lang w:eastAsia="he-IL"/>
          </w:rPr>
          <w:delText>XX/XXXX</w:delText>
        </w:r>
        <w:r w:rsidRPr="00217E81" w:rsidDel="00BD6B8F">
          <w:rPr>
            <w:rFonts w:ascii="Times New Roman" w:eastAsia="Times New Roman" w:hAnsi="Times New Roman" w:cs="David" w:hint="cs"/>
            <w:sz w:val="20"/>
            <w:szCs w:val="24"/>
            <w:rtl/>
            <w:lang w:eastAsia="he-IL"/>
          </w:rPr>
          <w:tab/>
        </w:r>
      </w:del>
    </w:p>
    <w:p w14:paraId="266A744C" w14:textId="7908A8A0" w:rsidR="00217E81" w:rsidRPr="00217E81" w:rsidDel="00BD6B8F" w:rsidRDefault="00217E81" w:rsidP="00217E81">
      <w:pPr>
        <w:widowControl w:val="0"/>
        <w:numPr>
          <w:ilvl w:val="1"/>
          <w:numId w:val="14"/>
        </w:numPr>
        <w:spacing w:before="0" w:beforeAutospacing="0" w:after="0" w:afterAutospacing="0" w:line="240" w:lineRule="auto"/>
        <w:jc w:val="both"/>
        <w:rPr>
          <w:del w:id="44" w:author="Meryl Etman" w:date="2019-01-17T16:41:00Z"/>
          <w:rFonts w:ascii="Times New Roman" w:eastAsia="Times New Roman" w:hAnsi="Times New Roman" w:cs="David"/>
          <w:sz w:val="20"/>
          <w:szCs w:val="24"/>
          <w:rtl/>
          <w:lang w:eastAsia="he-IL"/>
        </w:rPr>
      </w:pPr>
      <w:del w:id="45" w:author="Meryl Etman" w:date="2019-01-17T16:41:00Z">
        <w:r w:rsidRPr="00217E81" w:rsidDel="00BD6B8F">
          <w:rPr>
            <w:rFonts w:ascii="Times New Roman" w:eastAsia="Times New Roman" w:hAnsi="Times New Roman" w:cs="David" w:hint="cs"/>
            <w:sz w:val="20"/>
            <w:szCs w:val="24"/>
            <w:rtl/>
            <w:lang w:eastAsia="he-IL"/>
          </w:rPr>
          <w:delText xml:space="preserve">השלמת תכנון לביצוע </w:delText>
        </w:r>
        <w:r w:rsidRPr="00217E81" w:rsidDel="00BD6B8F">
          <w:rPr>
            <w:rFonts w:ascii="Times New Roman" w:eastAsia="Times New Roman" w:hAnsi="Times New Roman" w:cs="David"/>
            <w:sz w:val="20"/>
            <w:szCs w:val="24"/>
            <w:rtl/>
            <w:lang w:eastAsia="he-IL"/>
          </w:rPr>
          <w:delText>–</w:delText>
        </w:r>
        <w:r w:rsidRPr="00217E81" w:rsidDel="00BD6B8F">
          <w:rPr>
            <w:rFonts w:ascii="Times New Roman" w:eastAsia="Times New Roman" w:hAnsi="Times New Roman" w:cs="David" w:hint="cs"/>
            <w:sz w:val="20"/>
            <w:szCs w:val="24"/>
            <w:rtl/>
            <w:lang w:eastAsia="he-IL"/>
          </w:rPr>
          <w:delText xml:space="preserve"> </w:delText>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rtl/>
            <w:lang w:eastAsia="he-IL"/>
          </w:rPr>
          <w:tab/>
        </w:r>
        <w:r w:rsidRPr="00217E81" w:rsidDel="00BD6B8F">
          <w:rPr>
            <w:rFonts w:ascii="Times New Roman" w:eastAsia="Times New Roman" w:hAnsi="Times New Roman" w:cs="David" w:hint="cs"/>
            <w:sz w:val="20"/>
            <w:szCs w:val="24"/>
            <w:lang w:eastAsia="he-IL"/>
          </w:rPr>
          <w:delText>XX/XXXX</w:delText>
        </w:r>
        <w:r w:rsidRPr="00217E81" w:rsidDel="00BD6B8F">
          <w:rPr>
            <w:rFonts w:ascii="Times New Roman" w:eastAsia="Times New Roman" w:hAnsi="Times New Roman" w:cs="David" w:hint="cs"/>
            <w:sz w:val="20"/>
            <w:szCs w:val="24"/>
            <w:rtl/>
            <w:lang w:eastAsia="he-IL"/>
          </w:rPr>
          <w:tab/>
        </w:r>
      </w:del>
    </w:p>
    <w:p w14:paraId="5CFC50BD" w14:textId="5C3A08EB" w:rsidR="00217E81" w:rsidRPr="00217E81" w:rsidDel="00BD6B8F" w:rsidRDefault="00217E81" w:rsidP="00217E81">
      <w:pPr>
        <w:widowControl w:val="0"/>
        <w:spacing w:before="0" w:beforeAutospacing="0" w:after="0" w:afterAutospacing="0" w:line="240" w:lineRule="auto"/>
        <w:ind w:left="112"/>
        <w:jc w:val="both"/>
        <w:rPr>
          <w:del w:id="46" w:author="Meryl Etman" w:date="2019-01-17T16:41:00Z"/>
          <w:rFonts w:ascii="Times New Roman" w:eastAsia="Times New Roman" w:hAnsi="Times New Roman" w:cs="David"/>
          <w:sz w:val="20"/>
          <w:szCs w:val="24"/>
          <w:rtl/>
          <w:lang w:eastAsia="he-IL"/>
        </w:rPr>
      </w:pPr>
    </w:p>
    <w:p w14:paraId="56B2474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65B98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8C1DA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59874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28A8585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519A1B"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1E91E6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E5252B9" w14:textId="61DC5E38" w:rsidR="00217E81" w:rsidRPr="00217E81" w:rsidRDefault="00217E81" w:rsidP="004E5260">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w:t>
      </w:r>
      <w:del w:id="47" w:author="Meryl Etman" w:date="2019-01-17T16:42:00Z">
        <w:r w:rsidRPr="00217E81" w:rsidDel="00BD6B8F">
          <w:rPr>
            <w:rFonts w:ascii="Times New Roman" w:eastAsia="Times New Roman" w:hAnsi="Times New Roman" w:cs="David" w:hint="cs"/>
            <w:sz w:val="24"/>
            <w:szCs w:val="24"/>
            <w:rtl/>
            <w:lang w:eastAsia="he-IL"/>
          </w:rPr>
          <w:delText xml:space="preserve"> </w:delText>
        </w:r>
      </w:del>
      <w:r w:rsidRPr="00217E81">
        <w:rPr>
          <w:rFonts w:ascii="Times New Roman" w:eastAsia="Times New Roman" w:hAnsi="Times New Roman" w:cs="David" w:hint="cs"/>
          <w:sz w:val="24"/>
          <w:szCs w:val="24"/>
          <w:rtl/>
          <w:lang w:eastAsia="he-IL"/>
        </w:rPr>
        <w:t xml:space="preserve">שלֹ </w:t>
      </w:r>
      <w:del w:id="48" w:author="Meryl Etman" w:date="2019-01-17T16:42:00Z">
        <w:r w:rsidRPr="00BD6B8F" w:rsidDel="00BD6B8F">
          <w:rPr>
            <w:rFonts w:ascii="Times New Roman" w:eastAsia="Times New Roman" w:hAnsi="Times New Roman" w:cs="David"/>
            <w:b/>
            <w:bCs/>
            <w:sz w:val="24"/>
            <w:szCs w:val="24"/>
            <w:rtl/>
            <w:lang w:eastAsia="he-IL"/>
            <w:rPrChange w:id="49" w:author="Meryl Etman" w:date="2019-01-17T16:42:00Z">
              <w:rPr>
                <w:rFonts w:ascii="Times New Roman" w:eastAsia="Times New Roman" w:hAnsi="Times New Roman" w:cs="David"/>
                <w:sz w:val="24"/>
                <w:szCs w:val="24"/>
                <w:rtl/>
                <w:lang w:eastAsia="he-IL"/>
              </w:rPr>
            </w:rPrChange>
          </w:rPr>
          <w:delText>___________________________</w:delText>
        </w:r>
      </w:del>
      <w:ins w:id="50" w:author="Meryl Etman" w:date="2019-01-17T16:42:00Z">
        <w:r w:rsidR="00BD6B8F" w:rsidRPr="00BD6B8F">
          <w:rPr>
            <w:rFonts w:ascii="Times New Roman" w:eastAsia="Times New Roman" w:hAnsi="Times New Roman" w:cs="David"/>
            <w:b/>
            <w:bCs/>
            <w:sz w:val="24"/>
            <w:szCs w:val="24"/>
            <w:rtl/>
            <w:lang w:eastAsia="he-IL"/>
            <w:rPrChange w:id="51" w:author="Meryl Etman" w:date="2019-01-17T16:42:00Z">
              <w:rPr>
                <w:rFonts w:ascii="Times New Roman" w:eastAsia="Times New Roman" w:hAnsi="Times New Roman" w:cs="David"/>
                <w:sz w:val="24"/>
                <w:szCs w:val="24"/>
                <w:rtl/>
                <w:lang w:eastAsia="he-IL"/>
              </w:rPr>
            </w:rPrChange>
          </w:rPr>
          <w:t xml:space="preserve">25,000 </w:t>
        </w:r>
      </w:ins>
      <w:r w:rsidRPr="00217E81">
        <w:rPr>
          <w:rFonts w:ascii="Times New Roman" w:eastAsia="Times New Roman" w:hAnsi="Times New Roman" w:cs="David" w:hint="cs"/>
          <w:sz w:val="24"/>
          <w:szCs w:val="24"/>
          <w:rtl/>
          <w:lang w:eastAsia="he-IL"/>
        </w:rPr>
        <w:t xml:space="preserve">ש"ח (במילים: </w:t>
      </w:r>
      <w:del w:id="52" w:author="Meryl Etman" w:date="2019-01-17T16:42:00Z">
        <w:r w:rsidRPr="00BD6B8F" w:rsidDel="00BD6B8F">
          <w:rPr>
            <w:rFonts w:ascii="Times New Roman" w:eastAsia="Times New Roman" w:hAnsi="Times New Roman" w:cs="David"/>
            <w:b/>
            <w:bCs/>
            <w:sz w:val="24"/>
            <w:szCs w:val="24"/>
            <w:rtl/>
            <w:lang w:eastAsia="he-IL"/>
            <w:rPrChange w:id="53" w:author="Meryl Etman" w:date="2019-01-17T16:42:00Z">
              <w:rPr>
                <w:rFonts w:ascii="Times New Roman" w:eastAsia="Times New Roman" w:hAnsi="Times New Roman" w:cs="David"/>
                <w:sz w:val="24"/>
                <w:szCs w:val="24"/>
                <w:rtl/>
                <w:lang w:eastAsia="he-IL"/>
              </w:rPr>
            </w:rPrChange>
          </w:rPr>
          <w:delText>________________________</w:delText>
        </w:r>
      </w:del>
      <w:ins w:id="54" w:author="Meryl Etman" w:date="2019-01-17T16:42:00Z">
        <w:r w:rsidR="00BD6B8F" w:rsidRPr="00BD6B8F">
          <w:rPr>
            <w:rFonts w:ascii="Times New Roman" w:eastAsia="Times New Roman" w:hAnsi="Times New Roman" w:cs="David" w:hint="eastAsia"/>
            <w:b/>
            <w:bCs/>
            <w:sz w:val="24"/>
            <w:szCs w:val="24"/>
            <w:rtl/>
            <w:lang w:eastAsia="he-IL"/>
            <w:rPrChange w:id="55" w:author="Meryl Etman" w:date="2019-01-17T16:42:00Z">
              <w:rPr>
                <w:rFonts w:ascii="Times New Roman" w:eastAsia="Times New Roman" w:hAnsi="Times New Roman" w:cs="David" w:hint="eastAsia"/>
                <w:sz w:val="24"/>
                <w:szCs w:val="24"/>
                <w:rtl/>
                <w:lang w:eastAsia="he-IL"/>
              </w:rPr>
            </w:rPrChange>
          </w:rPr>
          <w:t>עשרים</w:t>
        </w:r>
        <w:r w:rsidR="00BD6B8F" w:rsidRPr="00BD6B8F">
          <w:rPr>
            <w:rFonts w:ascii="Times New Roman" w:eastAsia="Times New Roman" w:hAnsi="Times New Roman" w:cs="David"/>
            <w:b/>
            <w:bCs/>
            <w:sz w:val="24"/>
            <w:szCs w:val="24"/>
            <w:rtl/>
            <w:lang w:eastAsia="he-IL"/>
            <w:rPrChange w:id="56" w:author="Meryl Etman" w:date="2019-01-17T16:42:00Z">
              <w:rPr>
                <w:rFonts w:ascii="Times New Roman" w:eastAsia="Times New Roman" w:hAnsi="Times New Roman" w:cs="David"/>
                <w:sz w:val="24"/>
                <w:szCs w:val="24"/>
                <w:rtl/>
                <w:lang w:eastAsia="he-IL"/>
              </w:rPr>
            </w:rPrChange>
          </w:rPr>
          <w:t xml:space="preserve"> </w:t>
        </w:r>
        <w:r w:rsidR="00BD6B8F" w:rsidRPr="00BD6B8F">
          <w:rPr>
            <w:rFonts w:ascii="Times New Roman" w:eastAsia="Times New Roman" w:hAnsi="Times New Roman" w:cs="David" w:hint="eastAsia"/>
            <w:b/>
            <w:bCs/>
            <w:sz w:val="24"/>
            <w:szCs w:val="24"/>
            <w:rtl/>
            <w:lang w:eastAsia="he-IL"/>
            <w:rPrChange w:id="57" w:author="Meryl Etman" w:date="2019-01-17T16:42:00Z">
              <w:rPr>
                <w:rFonts w:ascii="Times New Roman" w:eastAsia="Times New Roman" w:hAnsi="Times New Roman" w:cs="David" w:hint="eastAsia"/>
                <w:sz w:val="24"/>
                <w:szCs w:val="24"/>
                <w:rtl/>
                <w:lang w:eastAsia="he-IL"/>
              </w:rPr>
            </w:rPrChange>
          </w:rPr>
          <w:t>וחמישה</w:t>
        </w:r>
        <w:r w:rsidR="00BD6B8F" w:rsidRPr="00BD6B8F">
          <w:rPr>
            <w:rFonts w:ascii="Times New Roman" w:eastAsia="Times New Roman" w:hAnsi="Times New Roman" w:cs="David"/>
            <w:b/>
            <w:bCs/>
            <w:sz w:val="24"/>
            <w:szCs w:val="24"/>
            <w:rtl/>
            <w:lang w:eastAsia="he-IL"/>
            <w:rPrChange w:id="58" w:author="Meryl Etman" w:date="2019-01-17T16:42:00Z">
              <w:rPr>
                <w:rFonts w:ascii="Times New Roman" w:eastAsia="Times New Roman" w:hAnsi="Times New Roman" w:cs="David"/>
                <w:sz w:val="24"/>
                <w:szCs w:val="24"/>
                <w:rtl/>
                <w:lang w:eastAsia="he-IL"/>
              </w:rPr>
            </w:rPrChange>
          </w:rPr>
          <w:t xml:space="preserve"> </w:t>
        </w:r>
        <w:r w:rsidR="00BD6B8F" w:rsidRPr="00BD6B8F">
          <w:rPr>
            <w:rFonts w:ascii="Times New Roman" w:eastAsia="Times New Roman" w:hAnsi="Times New Roman" w:cs="David" w:hint="eastAsia"/>
            <w:b/>
            <w:bCs/>
            <w:sz w:val="24"/>
            <w:szCs w:val="24"/>
            <w:rtl/>
            <w:lang w:eastAsia="he-IL"/>
            <w:rPrChange w:id="59" w:author="Meryl Etman" w:date="2019-01-17T16:42:00Z">
              <w:rPr>
                <w:rFonts w:ascii="Times New Roman" w:eastAsia="Times New Roman" w:hAnsi="Times New Roman" w:cs="David" w:hint="eastAsia"/>
                <w:sz w:val="24"/>
                <w:szCs w:val="24"/>
                <w:rtl/>
                <w:lang w:eastAsia="he-IL"/>
              </w:rPr>
            </w:rPrChange>
          </w:rPr>
          <w:t>אלף</w:t>
        </w:r>
        <w:r w:rsidR="00BD6B8F">
          <w:rPr>
            <w:rFonts w:ascii="Times New Roman" w:eastAsia="Times New Roman" w:hAnsi="Times New Roman" w:cs="David" w:hint="cs"/>
            <w:sz w:val="24"/>
            <w:szCs w:val="24"/>
            <w:rtl/>
            <w:lang w:eastAsia="he-IL"/>
          </w:rPr>
          <w:t xml:space="preserve"> </w:t>
        </w:r>
      </w:ins>
      <w:r w:rsidRPr="00217E81">
        <w:rPr>
          <w:rFonts w:ascii="Times New Roman" w:eastAsia="Times New Roman" w:hAnsi="Times New Roman" w:cs="David" w:hint="cs"/>
          <w:sz w:val="24"/>
          <w:szCs w:val="24"/>
          <w:rtl/>
          <w:lang w:eastAsia="he-IL"/>
        </w:rPr>
        <w:t xml:space="preserve">שקלים חדשים).ֹֹֹֹֹֹֹֹֹֹֹֹֹֹֹֹֹֹֹֹֹֹֹֹֹ </w:t>
      </w:r>
    </w:p>
    <w:p w14:paraId="173C6404" w14:textId="2F69A08E" w:rsidR="00217E81" w:rsidRPr="00217E81" w:rsidRDefault="00217E81" w:rsidP="004E5260">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הפרויקט והתכנון יכלול </w:t>
      </w:r>
      <w:del w:id="60" w:author="Meryl Etman" w:date="2019-01-17T16:42:00Z">
        <w:r w:rsidRPr="00217E81" w:rsidDel="00BD6B8F">
          <w:rPr>
            <w:rFonts w:ascii="Times New Roman" w:eastAsia="Times New Roman" w:hAnsi="Times New Roman" w:cs="David" w:hint="cs"/>
            <w:sz w:val="24"/>
            <w:szCs w:val="24"/>
            <w:rtl/>
            <w:lang w:eastAsia="he-IL"/>
          </w:rPr>
          <w:delText>_____</w:delText>
        </w:r>
      </w:del>
      <w:ins w:id="61" w:author="Meryl Etman" w:date="2019-01-17T16:42:00Z">
        <w:r w:rsidR="00BD6B8F">
          <w:rPr>
            <w:rFonts w:ascii="Times New Roman" w:eastAsia="Times New Roman" w:hAnsi="Times New Roman" w:cs="David" w:hint="cs"/>
            <w:sz w:val="24"/>
            <w:szCs w:val="24"/>
            <w:rtl/>
            <w:lang w:eastAsia="he-IL"/>
          </w:rPr>
          <w:t xml:space="preserve">216 </w:t>
        </w:r>
      </w:ins>
      <w:r w:rsidRPr="00217E81">
        <w:rPr>
          <w:rFonts w:ascii="Times New Roman" w:eastAsia="Times New Roman" w:hAnsi="Times New Roman" w:cs="David" w:hint="cs"/>
          <w:sz w:val="24"/>
          <w:szCs w:val="24"/>
          <w:rtl/>
          <w:lang w:eastAsia="he-IL"/>
        </w:rPr>
        <w:t>יח"ד בהיקף שטחים כמפורט להלן:</w:t>
      </w:r>
    </w:p>
    <w:p w14:paraId="02D5BB0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C73EF20" w14:textId="6C6118FF" w:rsidR="00217E81" w:rsidRPr="00217E81" w:rsidRDefault="00217E81" w:rsidP="004E526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w:t>
      </w:r>
      <w:del w:id="62" w:author="Meryl Etman" w:date="2019-01-17T16:43:00Z">
        <w:r w:rsidRPr="00217E81" w:rsidDel="00BD6B8F">
          <w:rPr>
            <w:rFonts w:ascii="Times New Roman" w:eastAsia="Times New Roman" w:hAnsi="Times New Roman" w:cs="David" w:hint="cs"/>
            <w:sz w:val="24"/>
            <w:szCs w:val="24"/>
            <w:rtl/>
            <w:lang w:eastAsia="he-IL"/>
          </w:rPr>
          <w:delText>__________</w:delText>
        </w:r>
      </w:del>
      <w:ins w:id="63" w:author="Meryl Etman" w:date="2019-01-17T16:43:00Z">
        <w:r w:rsidR="00BD6B8F">
          <w:rPr>
            <w:rFonts w:ascii="Times New Roman" w:eastAsia="Times New Roman" w:hAnsi="Times New Roman" w:cs="David" w:hint="cs"/>
            <w:sz w:val="24"/>
            <w:szCs w:val="24"/>
            <w:rtl/>
            <w:lang w:eastAsia="he-IL"/>
          </w:rPr>
          <w:t>28,700 מ"ר</w:t>
        </w:r>
      </w:ins>
    </w:p>
    <w:p w14:paraId="66A98FB1" w14:textId="23800E1E" w:rsidR="00217E81" w:rsidRPr="00217E81" w:rsidRDefault="00217E81" w:rsidP="00CD512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del w:id="64" w:author="Meryl Etman" w:date="2019-01-17T16:43:00Z">
        <w:r w:rsidRPr="00217E81" w:rsidDel="00BD6B8F">
          <w:rPr>
            <w:rFonts w:ascii="Times New Roman" w:eastAsia="Times New Roman" w:hAnsi="Times New Roman" w:cs="David"/>
            <w:sz w:val="24"/>
            <w:szCs w:val="24"/>
            <w:rtl/>
            <w:lang w:eastAsia="he-IL"/>
          </w:rPr>
          <w:delText>–</w:delText>
        </w:r>
        <w:r w:rsidRPr="00217E81" w:rsidDel="00BD6B8F">
          <w:rPr>
            <w:rFonts w:ascii="Times New Roman" w:eastAsia="Times New Roman" w:hAnsi="Times New Roman" w:cs="David" w:hint="cs"/>
            <w:sz w:val="24"/>
            <w:szCs w:val="24"/>
            <w:rtl/>
            <w:lang w:eastAsia="he-IL"/>
          </w:rPr>
          <w:delText>___________</w:delText>
        </w:r>
      </w:del>
      <w:ins w:id="65" w:author="Meryl Etman" w:date="2019-01-17T16:43:00Z">
        <w:r w:rsidR="00BD6B8F" w:rsidRPr="00217E81">
          <w:rPr>
            <w:rFonts w:ascii="Times New Roman" w:eastAsia="Times New Roman" w:hAnsi="Times New Roman" w:cs="David"/>
            <w:sz w:val="24"/>
            <w:szCs w:val="24"/>
            <w:rtl/>
            <w:lang w:eastAsia="he-IL"/>
          </w:rPr>
          <w:t>–</w:t>
        </w:r>
        <w:r w:rsidR="00BD6B8F">
          <w:rPr>
            <w:rFonts w:ascii="Times New Roman" w:eastAsia="Times New Roman" w:hAnsi="Times New Roman" w:cs="David" w:hint="cs"/>
            <w:sz w:val="24"/>
            <w:szCs w:val="24"/>
            <w:rtl/>
            <w:lang w:eastAsia="he-IL"/>
          </w:rPr>
          <w:t>0 מ"ר</w:t>
        </w:r>
      </w:ins>
    </w:p>
    <w:p w14:paraId="11FA6DD1" w14:textId="02ACAC68" w:rsidR="00217E81" w:rsidRPr="00217E81" w:rsidRDefault="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66" w:author="Meryl Etman" w:date="2019-01-17T16:42:00Z">
          <w:pPr>
            <w:widowControl w:val="0"/>
            <w:spacing w:before="0" w:beforeAutospacing="0" w:after="0" w:afterAutospacing="0" w:line="240" w:lineRule="auto"/>
            <w:ind w:left="720"/>
            <w:jc w:val="both"/>
          </w:pPr>
        </w:pPrChange>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del w:id="67" w:author="Meryl Etman" w:date="2019-01-17T16:42:00Z">
        <w:r w:rsidRPr="00217E81" w:rsidDel="00BD6B8F">
          <w:rPr>
            <w:rFonts w:ascii="Times New Roman" w:eastAsia="Times New Roman" w:hAnsi="Times New Roman" w:cs="David"/>
            <w:sz w:val="24"/>
            <w:szCs w:val="24"/>
            <w:rtl/>
            <w:lang w:eastAsia="he-IL"/>
          </w:rPr>
          <w:delText>–</w:delText>
        </w:r>
        <w:r w:rsidRPr="00217E81" w:rsidDel="00BD6B8F">
          <w:rPr>
            <w:rFonts w:ascii="Times New Roman" w:eastAsia="Times New Roman" w:hAnsi="Times New Roman" w:cs="David" w:hint="cs"/>
            <w:sz w:val="24"/>
            <w:szCs w:val="24"/>
            <w:rtl/>
            <w:lang w:eastAsia="he-IL"/>
          </w:rPr>
          <w:delText>______________</w:delText>
        </w:r>
      </w:del>
      <w:ins w:id="68" w:author="Meryl Etman" w:date="2019-01-17T16:42:00Z">
        <w:r w:rsidR="00BD6B8F" w:rsidRPr="00217E81">
          <w:rPr>
            <w:rFonts w:ascii="Times New Roman" w:eastAsia="Times New Roman" w:hAnsi="Times New Roman" w:cs="David"/>
            <w:sz w:val="24"/>
            <w:szCs w:val="24"/>
            <w:rtl/>
            <w:lang w:eastAsia="he-IL"/>
          </w:rPr>
          <w:t>–</w:t>
        </w:r>
        <w:r w:rsidR="00BD6B8F">
          <w:rPr>
            <w:rFonts w:ascii="Times New Roman" w:eastAsia="Times New Roman" w:hAnsi="Times New Roman" w:cs="David" w:hint="cs"/>
            <w:sz w:val="24"/>
            <w:szCs w:val="24"/>
            <w:rtl/>
            <w:lang w:eastAsia="he-IL"/>
          </w:rPr>
          <w:t>12,800 מ"ר</w:t>
        </w:r>
      </w:ins>
    </w:p>
    <w:p w14:paraId="4F53AFB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888A937"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0DD0837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512A74"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2BD668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B619DB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4AED93F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52FE1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65EAA680"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760256C9"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52C8588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F80D86" w14:textId="5EE8A005" w:rsidR="00217E81" w:rsidRPr="00217E81" w:rsidDel="00BD6B8F" w:rsidRDefault="00217E81" w:rsidP="00217E81">
      <w:pPr>
        <w:widowControl w:val="0"/>
        <w:spacing w:before="0" w:beforeAutospacing="0" w:after="0" w:afterAutospacing="0" w:line="240" w:lineRule="auto"/>
        <w:ind w:left="1388" w:hanging="709"/>
        <w:jc w:val="both"/>
        <w:rPr>
          <w:del w:id="69" w:author="Meryl Etman" w:date="2019-01-17T16:44:00Z"/>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r>
      <w:del w:id="70" w:author="Meryl Etman" w:date="2019-01-17T16:44:00Z">
        <w:r w:rsidRPr="00217E81" w:rsidDel="00BD6B8F">
          <w:rPr>
            <w:rFonts w:ascii="Times New Roman" w:eastAsia="Times New Roman" w:hAnsi="Times New Roman" w:cs="David" w:hint="cs"/>
            <w:sz w:val="24"/>
            <w:szCs w:val="24"/>
            <w:rtl/>
            <w:lang w:eastAsia="he-I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492BC484" w14:textId="1D4FD515" w:rsidR="00217E81" w:rsidRPr="00217E81" w:rsidDel="00BD6B8F" w:rsidRDefault="00217E81" w:rsidP="00217E81">
      <w:pPr>
        <w:widowControl w:val="0"/>
        <w:spacing w:before="0" w:beforeAutospacing="0" w:after="0" w:afterAutospacing="0" w:line="240" w:lineRule="auto"/>
        <w:jc w:val="both"/>
        <w:rPr>
          <w:del w:id="71" w:author="Meryl Etman" w:date="2019-01-17T16:44:00Z"/>
          <w:rFonts w:ascii="Times New Roman" w:eastAsia="Times New Roman" w:hAnsi="Times New Roman" w:cs="David"/>
          <w:sz w:val="24"/>
          <w:szCs w:val="24"/>
          <w:rtl/>
          <w:lang w:eastAsia="he-IL"/>
        </w:rPr>
      </w:pPr>
    </w:p>
    <w:p w14:paraId="2F1ED917" w14:textId="0210E977" w:rsidR="00217E81" w:rsidRPr="00217E81" w:rsidDel="00BD6B8F" w:rsidRDefault="00217E81" w:rsidP="00217E81">
      <w:pPr>
        <w:widowControl w:val="0"/>
        <w:spacing w:before="0" w:beforeAutospacing="0" w:after="0" w:afterAutospacing="0" w:line="276" w:lineRule="auto"/>
        <w:ind w:left="1388" w:hanging="709"/>
        <w:jc w:val="both"/>
        <w:rPr>
          <w:del w:id="72" w:author="Meryl Etman" w:date="2019-01-17T16:44:00Z"/>
          <w:rFonts w:ascii="Times New Roman" w:eastAsia="Times New Roman" w:hAnsi="Times New Roman" w:cs="David"/>
          <w:sz w:val="24"/>
          <w:szCs w:val="24"/>
          <w:rtl/>
          <w:lang w:eastAsia="he-IL"/>
        </w:rPr>
      </w:pPr>
      <w:del w:id="73" w:author="Meryl Etman" w:date="2019-01-17T16:44:00Z">
        <w:r w:rsidRPr="00217E81" w:rsidDel="00BD6B8F">
          <w:rPr>
            <w:rFonts w:ascii="Times New Roman" w:eastAsia="Times New Roman" w:hAnsi="Times New Roman" w:cs="David"/>
            <w:sz w:val="24"/>
            <w:szCs w:val="24"/>
            <w:rtl/>
            <w:lang w:eastAsia="he-IL"/>
          </w:rPr>
          <w:tab/>
        </w:r>
        <w:r w:rsidRPr="00217E81" w:rsidDel="00BD6B8F">
          <w:rPr>
            <w:rFonts w:ascii="Times New Roman" w:eastAsia="Times New Roman" w:hAnsi="Times New Roman" w:cs="David" w:hint="cs"/>
            <w:sz w:val="24"/>
            <w:szCs w:val="24"/>
            <w:rtl/>
            <w:lang w:eastAsia="he-IL"/>
          </w:rPr>
          <w:delText>3.5.1</w:delText>
        </w:r>
        <w:r w:rsidRPr="00217E81" w:rsidDel="00BD6B8F">
          <w:rPr>
            <w:rFonts w:ascii="Times New Roman" w:eastAsia="Times New Roman" w:hAnsi="Times New Roman" w:cs="David" w:hint="cs"/>
            <w:sz w:val="24"/>
            <w:szCs w:val="24"/>
            <w:rtl/>
            <w:lang w:eastAsia="he-IL"/>
          </w:rPr>
          <w:tab/>
          <w:delText>____</w:delText>
        </w:r>
        <w:r w:rsidRPr="00217E81" w:rsidDel="00BD6B8F">
          <w:rPr>
            <w:rFonts w:ascii="Times New Roman" w:eastAsia="Times New Roman" w:hAnsi="Times New Roman" w:cs="David"/>
            <w:sz w:val="24"/>
            <w:szCs w:val="24"/>
            <w:rtl/>
            <w:lang w:eastAsia="he-IL"/>
          </w:rPr>
          <w:delText xml:space="preserve"> ש"ח לכל</w:delText>
        </w:r>
        <w:r w:rsidRPr="00217E81" w:rsidDel="00BD6B8F">
          <w:rPr>
            <w:rFonts w:ascii="Times New Roman" w:eastAsia="Times New Roman" w:hAnsi="Times New Roman" w:cs="David" w:hint="cs"/>
            <w:sz w:val="24"/>
            <w:szCs w:val="24"/>
            <w:rtl/>
            <w:lang w:eastAsia="he-IL"/>
          </w:rPr>
          <w:delText xml:space="preserve"> </w:delText>
        </w:r>
        <w:r w:rsidRPr="00217E81" w:rsidDel="00BD6B8F">
          <w:rPr>
            <w:rFonts w:ascii="Times New Roman" w:eastAsia="Times New Roman" w:hAnsi="Times New Roman" w:cs="David"/>
            <w:sz w:val="24"/>
            <w:szCs w:val="24"/>
            <w:rtl/>
            <w:lang w:eastAsia="he-IL"/>
          </w:rPr>
          <w:delText>יחידת דיור</w:delText>
        </w:r>
        <w:r w:rsidRPr="00217E81" w:rsidDel="00BD6B8F">
          <w:rPr>
            <w:rFonts w:ascii="Times New Roman" w:eastAsia="Times New Roman" w:hAnsi="Times New Roman" w:cs="David" w:hint="cs"/>
            <w:sz w:val="24"/>
            <w:szCs w:val="24"/>
            <w:rtl/>
            <w:lang w:eastAsia="he-IL"/>
          </w:rPr>
          <w:delText>.</w:delText>
        </w:r>
      </w:del>
    </w:p>
    <w:p w14:paraId="4D7B18BA" w14:textId="5DD9308D" w:rsidR="00217E81" w:rsidRPr="00217E81" w:rsidDel="00BD6B8F" w:rsidRDefault="00217E81" w:rsidP="00217E81">
      <w:pPr>
        <w:widowControl w:val="0"/>
        <w:spacing w:before="0" w:beforeAutospacing="0" w:after="0" w:afterAutospacing="0" w:line="276" w:lineRule="auto"/>
        <w:ind w:left="1388" w:hanging="709"/>
        <w:jc w:val="both"/>
        <w:rPr>
          <w:del w:id="74" w:author="Meryl Etman" w:date="2019-01-17T16:44:00Z"/>
          <w:rFonts w:ascii="Times New Roman" w:eastAsia="Times New Roman" w:hAnsi="Times New Roman" w:cs="David"/>
          <w:sz w:val="24"/>
          <w:szCs w:val="24"/>
          <w:rtl/>
          <w:lang w:eastAsia="he-IL"/>
        </w:rPr>
      </w:pPr>
    </w:p>
    <w:p w14:paraId="06707B74" w14:textId="5341220C" w:rsidR="00217E81" w:rsidRPr="00217E81" w:rsidDel="00BD6B8F" w:rsidRDefault="00217E81" w:rsidP="00217E81">
      <w:pPr>
        <w:widowControl w:val="0"/>
        <w:spacing w:before="0" w:beforeAutospacing="0" w:after="0" w:afterAutospacing="0" w:line="276" w:lineRule="auto"/>
        <w:ind w:left="1388" w:hanging="709"/>
        <w:jc w:val="both"/>
        <w:rPr>
          <w:del w:id="75" w:author="Meryl Etman" w:date="2019-01-17T16:44:00Z"/>
          <w:rFonts w:ascii="Times New Roman" w:eastAsia="Times New Roman" w:hAnsi="Times New Roman" w:cs="David"/>
          <w:sz w:val="24"/>
          <w:szCs w:val="24"/>
          <w:rtl/>
          <w:lang w:eastAsia="he-IL"/>
        </w:rPr>
      </w:pPr>
      <w:del w:id="76" w:author="Meryl Etman" w:date="2019-01-17T16:44:00Z">
        <w:r w:rsidRPr="00217E81" w:rsidDel="00BD6B8F">
          <w:rPr>
            <w:rFonts w:ascii="Times New Roman" w:eastAsia="Times New Roman" w:hAnsi="Times New Roman" w:cs="David" w:hint="cs"/>
            <w:sz w:val="24"/>
            <w:szCs w:val="24"/>
            <w:rtl/>
            <w:lang w:eastAsia="he-IL"/>
          </w:rPr>
          <w:tab/>
          <w:delText>3.5.2</w:delText>
        </w:r>
        <w:r w:rsidRPr="00217E81" w:rsidDel="00BD6B8F">
          <w:rPr>
            <w:rFonts w:ascii="Times New Roman" w:eastAsia="Times New Roman" w:hAnsi="Times New Roman" w:cs="David" w:hint="cs"/>
            <w:sz w:val="24"/>
            <w:szCs w:val="24"/>
            <w:rtl/>
            <w:lang w:eastAsia="he-IL"/>
          </w:rPr>
          <w:tab/>
          <w:delText xml:space="preserve">_____ ש"ח </w:delText>
        </w:r>
        <w:r w:rsidRPr="00217E81" w:rsidDel="00BD6B8F">
          <w:rPr>
            <w:rFonts w:ascii="Times New Roman" w:eastAsia="Times New Roman" w:hAnsi="Times New Roman" w:cs="David"/>
            <w:sz w:val="24"/>
            <w:szCs w:val="24"/>
            <w:rtl/>
            <w:lang w:eastAsia="he-IL"/>
          </w:rPr>
          <w:delText xml:space="preserve">כל מ"ר בנוי ומקורה </w:delText>
        </w:r>
        <w:r w:rsidRPr="00217E81" w:rsidDel="00BD6B8F">
          <w:rPr>
            <w:rFonts w:ascii="Times New Roman" w:eastAsia="Times New Roman" w:hAnsi="Times New Roman" w:cs="David" w:hint="cs"/>
            <w:sz w:val="24"/>
            <w:szCs w:val="24"/>
            <w:rtl/>
            <w:lang w:eastAsia="he-IL"/>
          </w:rPr>
          <w:delText>של המסחר (עילי ותת קרקעי)</w:delText>
        </w:r>
        <w:r w:rsidRPr="00217E81" w:rsidDel="00BD6B8F">
          <w:rPr>
            <w:rFonts w:ascii="Times New Roman" w:eastAsia="Times New Roman" w:hAnsi="Times New Roman" w:cs="David"/>
            <w:sz w:val="24"/>
            <w:szCs w:val="24"/>
            <w:rtl/>
            <w:lang w:eastAsia="he-IL"/>
          </w:rPr>
          <w:delText>.</w:delText>
        </w:r>
      </w:del>
    </w:p>
    <w:p w14:paraId="243CC97D" w14:textId="04C4091E" w:rsidR="00217E81" w:rsidRPr="00217E81" w:rsidDel="00BD6B8F" w:rsidRDefault="00217E81" w:rsidP="00217E81">
      <w:pPr>
        <w:widowControl w:val="0"/>
        <w:spacing w:before="0" w:beforeAutospacing="0" w:after="0" w:afterAutospacing="0" w:line="276" w:lineRule="auto"/>
        <w:ind w:left="1388" w:hanging="709"/>
        <w:jc w:val="both"/>
        <w:rPr>
          <w:del w:id="77" w:author="Meryl Etman" w:date="2019-01-17T16:44:00Z"/>
          <w:rFonts w:ascii="Times New Roman" w:eastAsia="Times New Roman" w:hAnsi="Times New Roman" w:cs="David"/>
          <w:sz w:val="24"/>
          <w:szCs w:val="24"/>
          <w:rtl/>
          <w:lang w:eastAsia="he-IL"/>
        </w:rPr>
      </w:pPr>
    </w:p>
    <w:p w14:paraId="4B0A8AAA" w14:textId="044AF6F2" w:rsidR="00217E81" w:rsidRPr="00217E81" w:rsidRDefault="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Change w:id="78" w:author="Meryl Etman" w:date="2019-01-17T16:44:00Z">
          <w:pPr>
            <w:widowControl w:val="0"/>
            <w:spacing w:before="0" w:beforeAutospacing="0" w:after="0" w:afterAutospacing="0" w:line="276" w:lineRule="auto"/>
            <w:ind w:left="1388" w:hanging="709"/>
            <w:jc w:val="both"/>
          </w:pPr>
        </w:pPrChange>
      </w:pPr>
      <w:del w:id="79" w:author="Meryl Etman" w:date="2019-01-17T16:44:00Z">
        <w:r w:rsidRPr="00217E81" w:rsidDel="00BD6B8F">
          <w:rPr>
            <w:rFonts w:ascii="Times New Roman" w:eastAsia="Times New Roman" w:hAnsi="Times New Roman" w:cs="David" w:hint="cs"/>
            <w:sz w:val="24"/>
            <w:szCs w:val="24"/>
            <w:rtl/>
            <w:lang w:eastAsia="he-IL"/>
          </w:rPr>
          <w:tab/>
          <w:delText>3.5.3</w:delText>
        </w:r>
        <w:r w:rsidRPr="00217E81" w:rsidDel="00BD6B8F">
          <w:rPr>
            <w:rFonts w:ascii="Times New Roman" w:eastAsia="Times New Roman" w:hAnsi="Times New Roman" w:cs="David" w:hint="cs"/>
            <w:sz w:val="24"/>
            <w:szCs w:val="24"/>
            <w:rtl/>
            <w:lang w:eastAsia="he-IL"/>
          </w:rPr>
          <w:tab/>
          <w:delText>______</w:delText>
        </w:r>
        <w:r w:rsidRPr="00217E81" w:rsidDel="00BD6B8F">
          <w:rPr>
            <w:rFonts w:ascii="Times New Roman" w:eastAsia="Times New Roman" w:hAnsi="Times New Roman" w:cs="David"/>
            <w:sz w:val="24"/>
            <w:szCs w:val="24"/>
            <w:rtl/>
            <w:lang w:eastAsia="he-IL"/>
          </w:rPr>
          <w:delText xml:space="preserve"> ש"ח לכל מ"ר </w:delText>
        </w:r>
        <w:r w:rsidRPr="00217E81" w:rsidDel="00BD6B8F">
          <w:rPr>
            <w:rFonts w:ascii="Times New Roman" w:eastAsia="Times New Roman" w:hAnsi="Times New Roman" w:cs="David" w:hint="cs"/>
            <w:sz w:val="24"/>
            <w:szCs w:val="24"/>
            <w:rtl/>
            <w:lang w:eastAsia="he-IL"/>
          </w:rPr>
          <w:delText>ב</w:delText>
        </w:r>
        <w:r w:rsidRPr="00217E81" w:rsidDel="00BD6B8F">
          <w:rPr>
            <w:rFonts w:ascii="Times New Roman" w:eastAsia="Times New Roman" w:hAnsi="Times New Roman" w:cs="David"/>
            <w:sz w:val="24"/>
            <w:szCs w:val="24"/>
            <w:rtl/>
            <w:lang w:eastAsia="he-IL"/>
          </w:rPr>
          <w:delText xml:space="preserve">נוי ומקורה </w:delText>
        </w:r>
        <w:r w:rsidRPr="00217E81" w:rsidDel="00BD6B8F">
          <w:rPr>
            <w:rFonts w:ascii="Times New Roman" w:eastAsia="Times New Roman" w:hAnsi="Times New Roman" w:cs="David" w:hint="cs"/>
            <w:sz w:val="24"/>
            <w:szCs w:val="24"/>
            <w:rtl/>
            <w:lang w:eastAsia="he-IL"/>
          </w:rPr>
          <w:delText>של המרתפים</w:delText>
        </w:r>
        <w:r w:rsidRPr="00217E81" w:rsidDel="00BD6B8F">
          <w:rPr>
            <w:rFonts w:ascii="Times New Roman" w:eastAsia="Times New Roman" w:hAnsi="Times New Roman" w:cs="David"/>
            <w:sz w:val="24"/>
            <w:szCs w:val="24"/>
            <w:rtl/>
            <w:lang w:eastAsia="he-IL"/>
          </w:rPr>
          <w:delText>.</w:delText>
        </w:r>
        <w:r w:rsidRPr="00217E81" w:rsidDel="00BD6B8F">
          <w:rPr>
            <w:rFonts w:ascii="Times New Roman" w:eastAsia="Times New Roman" w:hAnsi="Times New Roman" w:cs="David" w:hint="cs"/>
            <w:sz w:val="24"/>
            <w:szCs w:val="24"/>
            <w:rtl/>
            <w:lang w:eastAsia="he-IL"/>
          </w:rPr>
          <w:tab/>
        </w:r>
        <w:r w:rsidRPr="00217E81" w:rsidDel="00BD6B8F">
          <w:rPr>
            <w:rFonts w:ascii="Times New Roman" w:eastAsia="Times New Roman" w:hAnsi="Times New Roman" w:cs="David" w:hint="cs"/>
            <w:sz w:val="24"/>
            <w:szCs w:val="24"/>
            <w:rtl/>
            <w:lang w:eastAsia="he-IL"/>
          </w:rPr>
          <w:tab/>
        </w:r>
      </w:del>
      <w:ins w:id="80" w:author="Meryl Etman" w:date="2019-01-17T16:44:00Z">
        <w:r w:rsidR="00BD6B8F">
          <w:rPr>
            <w:rFonts w:ascii="Times New Roman" w:eastAsia="Times New Roman" w:hAnsi="Times New Roman" w:cs="David" w:hint="cs"/>
            <w:sz w:val="24"/>
            <w:szCs w:val="24"/>
            <w:rtl/>
            <w:lang w:eastAsia="he-IL"/>
          </w:rPr>
          <w:t>מבוטל</w:t>
        </w:r>
      </w:ins>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6E7675D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192DFDD" w14:textId="40E747BB" w:rsidR="00217E81" w:rsidRPr="00EF02F7"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t>הסכומים המפורטים בסעי</w:t>
      </w:r>
      <w:r w:rsidRPr="00217E81">
        <w:rPr>
          <w:rFonts w:ascii="Times New Roman" w:eastAsia="Times New Roman" w:hAnsi="Times New Roman" w:cs="David" w:hint="cs"/>
          <w:sz w:val="24"/>
          <w:szCs w:val="24"/>
          <w:rtl/>
          <w:lang w:eastAsia="he-IL"/>
        </w:rPr>
        <w:t xml:space="preserve">פים 1-3 </w:t>
      </w:r>
      <w:r w:rsidRPr="00217E81">
        <w:rPr>
          <w:rFonts w:ascii="Times New Roman" w:eastAsia="Times New Roman" w:hAnsi="Times New Roman" w:cs="David"/>
          <w:sz w:val="24"/>
          <w:szCs w:val="24"/>
          <w:rtl/>
          <w:lang w:eastAsia="he-IL"/>
        </w:rPr>
        <w:t xml:space="preserve">לעיל יהיו צמודים </w:t>
      </w:r>
      <w:r w:rsidRPr="00EF02F7">
        <w:rPr>
          <w:rFonts w:ascii="Times New Roman" w:eastAsia="Times New Roman" w:hAnsi="Times New Roman" w:cs="David"/>
          <w:sz w:val="24"/>
          <w:szCs w:val="24"/>
          <w:rtl/>
          <w:lang w:eastAsia="he-IL"/>
          <w:rPrChange w:id="81" w:author="Meryl Etman" w:date="2019-01-17T16:44:00Z">
            <w:rPr>
              <w:rFonts w:ascii="Times New Roman" w:eastAsia="Times New Roman" w:hAnsi="Times New Roman" w:cs="David"/>
              <w:sz w:val="20"/>
              <w:szCs w:val="20"/>
              <w:rtl/>
              <w:lang w:eastAsia="he-IL"/>
            </w:rPr>
          </w:rPrChange>
        </w:rPr>
        <w:t>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82" w:author="Meryl Etman" w:date="2019-01-17T16:38:00Z">
            <w:r w:rsidR="00BD6B8F" w:rsidRPr="00EF02F7">
              <w:rPr>
                <w:rFonts w:ascii="Times New Roman" w:eastAsia="Times New Roman" w:hAnsi="Times New Roman" w:cs="David"/>
                <w:color w:val="008000"/>
                <w:sz w:val="24"/>
                <w:szCs w:val="24"/>
                <w:rtl/>
                <w:rPrChange w:id="83" w:author="Meryl Etman" w:date="2019-01-17T16:44:00Z">
                  <w:rPr>
                    <w:rFonts w:ascii="Times New Roman" w:eastAsia="Times New Roman" w:hAnsi="Times New Roman" w:cs="David"/>
                    <w:color w:val="008000"/>
                    <w:sz w:val="24"/>
                    <w:szCs w:val="20"/>
                    <w:rtl/>
                  </w:rPr>
                </w:rPrChange>
              </w:rPr>
              <w:t>מדד נומינלי</w:t>
            </w:r>
          </w:ins>
        </w:sdtContent>
      </w:sdt>
      <w:r w:rsidRPr="00EF02F7">
        <w:rPr>
          <w:rFonts w:ascii="Times New Roman" w:eastAsia="Times New Roman" w:hAnsi="Times New Roman" w:cs="David"/>
          <w:color w:val="008000"/>
          <w:sz w:val="24"/>
          <w:szCs w:val="24"/>
          <w:rtl/>
          <w:rPrChange w:id="84" w:author="Meryl Etman" w:date="2019-01-17T16:44:00Z">
            <w:rPr>
              <w:rFonts w:ascii="Times New Roman" w:eastAsia="Times New Roman" w:hAnsi="Times New Roman" w:cs="David"/>
              <w:color w:val="008000"/>
              <w:sz w:val="24"/>
              <w:szCs w:val="20"/>
              <w:rtl/>
            </w:rPr>
          </w:rPrChange>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85" w:author="Meryl Etman" w:date="2019-01-17T16:38:00Z">
            <w:r w:rsidR="00BD6B8F" w:rsidRPr="00EF02F7">
              <w:rPr>
                <w:rFonts w:ascii="Times New Roman" w:eastAsia="Times New Roman" w:hAnsi="Times New Roman" w:cs="David"/>
                <w:color w:val="008000"/>
                <w:sz w:val="24"/>
                <w:szCs w:val="24"/>
                <w:rtl/>
                <w:rPrChange w:id="86" w:author="Meryl Etman" w:date="2019-01-17T16:44:00Z">
                  <w:rPr>
                    <w:rFonts w:ascii="Times New Roman" w:eastAsia="Times New Roman" w:hAnsi="Times New Roman" w:cs="David"/>
                    <w:color w:val="008000"/>
                    <w:sz w:val="24"/>
                    <w:szCs w:val="20"/>
                    <w:rtl/>
                  </w:rPr>
                </w:rPrChange>
              </w:rPr>
              <w:t>בגין</w:t>
            </w:r>
          </w:ins>
        </w:sdtContent>
      </w:sdt>
      <w:r w:rsidRPr="00EF02F7">
        <w:rPr>
          <w:rFonts w:ascii="Times New Roman" w:eastAsia="Times New Roman" w:hAnsi="Times New Roman" w:cs="David"/>
          <w:color w:val="008000"/>
          <w:sz w:val="24"/>
          <w:szCs w:val="24"/>
          <w:rtl/>
          <w:rPrChange w:id="87" w:author="Meryl Etman" w:date="2019-01-17T16:44:00Z">
            <w:rPr>
              <w:rFonts w:ascii="Times New Roman" w:eastAsia="Times New Roman" w:hAnsi="Times New Roman" w:cs="David"/>
              <w:color w:val="008000"/>
              <w:sz w:val="24"/>
              <w:szCs w:val="20"/>
              <w:rtl/>
            </w:rPr>
          </w:rPrChange>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03-22T00:00:00Z">
            <w:dateFormat w:val="dd/MM/yyyy"/>
            <w:lid w:val="he-IL"/>
            <w:storeMappedDataAs w:val="dateTime"/>
            <w:calendar w:val="gregorian"/>
          </w:date>
        </w:sdtPr>
        <w:sdtEndPr/>
        <w:sdtContent>
          <w:ins w:id="88" w:author="Meryl Etman" w:date="2019-01-17T16:38:00Z">
            <w:r w:rsidR="00BD6B8F" w:rsidRPr="00EF02F7">
              <w:rPr>
                <w:rFonts w:ascii="Times New Roman" w:eastAsia="Times New Roman" w:hAnsi="Times New Roman" w:cs="David" w:hint="eastAsia"/>
                <w:color w:val="008000"/>
                <w:sz w:val="24"/>
                <w:szCs w:val="24"/>
                <w:rtl/>
                <w:rPrChange w:id="89" w:author="Meryl Etman" w:date="2019-01-17T16:44:00Z">
                  <w:rPr>
                    <w:rFonts w:ascii="Times New Roman" w:eastAsia="Times New Roman" w:hAnsi="Times New Roman" w:cs="David" w:hint="eastAsia"/>
                    <w:color w:val="008000"/>
                    <w:sz w:val="24"/>
                    <w:szCs w:val="20"/>
                    <w:rtl/>
                  </w:rPr>
                </w:rPrChange>
              </w:rPr>
              <w:t>‏</w:t>
            </w:r>
            <w:r w:rsidR="00BD6B8F" w:rsidRPr="00EF02F7">
              <w:rPr>
                <w:rFonts w:ascii="Times New Roman" w:eastAsia="Times New Roman" w:hAnsi="Times New Roman" w:cs="David"/>
                <w:color w:val="008000"/>
                <w:sz w:val="24"/>
                <w:szCs w:val="24"/>
                <w:rtl/>
                <w:rPrChange w:id="90" w:author="Meryl Etman" w:date="2019-01-17T16:44:00Z">
                  <w:rPr>
                    <w:rFonts w:ascii="Times New Roman" w:eastAsia="Times New Roman" w:hAnsi="Times New Roman" w:cs="David"/>
                    <w:color w:val="008000"/>
                    <w:sz w:val="24"/>
                    <w:szCs w:val="20"/>
                    <w:rtl/>
                  </w:rPr>
                </w:rPrChange>
              </w:rPr>
              <w:t>22/03/2018</w:t>
            </w:r>
          </w:ins>
        </w:sdtContent>
      </w:sdt>
      <w:r w:rsidRPr="00EF02F7">
        <w:rPr>
          <w:rFonts w:ascii="Times New Roman" w:eastAsia="Times New Roman" w:hAnsi="Times New Roman" w:cs="David"/>
          <w:sz w:val="24"/>
          <w:szCs w:val="24"/>
          <w:rtl/>
          <w:rPrChange w:id="91" w:author="Meryl Etman" w:date="2019-01-17T16:44:00Z">
            <w:rPr>
              <w:rFonts w:ascii="Times New Roman" w:eastAsia="Times New Roman" w:hAnsi="Times New Roman" w:cs="David"/>
              <w:sz w:val="24"/>
              <w:szCs w:val="20"/>
              <w:rtl/>
            </w:rPr>
          </w:rPrChange>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92" w:author="Meryl Etman" w:date="2019-01-17T16:38:00Z">
            <w:r w:rsidR="00BD6B8F" w:rsidRPr="00EF02F7">
              <w:rPr>
                <w:rFonts w:ascii="Times New Roman" w:eastAsia="Times New Roman" w:hAnsi="Times New Roman" w:cs="David"/>
                <w:color w:val="008000"/>
                <w:sz w:val="24"/>
                <w:szCs w:val="24"/>
                <w:rtl/>
                <w:rPrChange w:id="93" w:author="Meryl Etman" w:date="2019-01-17T16:44:00Z">
                  <w:rPr>
                    <w:rFonts w:ascii="Times New Roman" w:eastAsia="Times New Roman" w:hAnsi="Times New Roman" w:cs="David"/>
                    <w:color w:val="008000"/>
                    <w:sz w:val="24"/>
                    <w:szCs w:val="20"/>
                    <w:rtl/>
                  </w:rPr>
                </w:rPrChange>
              </w:rPr>
              <w:t>1</w:t>
            </w:r>
          </w:ins>
        </w:sdtContent>
      </w:sdt>
      <w:r w:rsidRPr="00EF02F7">
        <w:rPr>
          <w:rFonts w:ascii="Times New Roman" w:eastAsia="Times New Roman" w:hAnsi="Times New Roman" w:cs="David"/>
          <w:sz w:val="24"/>
          <w:szCs w:val="24"/>
          <w:rtl/>
          <w:rPrChange w:id="94" w:author="Meryl Etman" w:date="2019-01-17T16:44:00Z">
            <w:rPr>
              <w:rFonts w:ascii="Times New Roman" w:eastAsia="Times New Roman" w:hAnsi="Times New Roman" w:cs="David"/>
              <w:sz w:val="24"/>
              <w:szCs w:val="20"/>
              <w:rtl/>
            </w:rPr>
          </w:rPrChange>
        </w:rPr>
        <w:t xml:space="preserve"> נקודות </w:t>
      </w:r>
      <w:r w:rsidRPr="00EF02F7">
        <w:rPr>
          <w:rFonts w:ascii="Times New Roman" w:eastAsia="Times New Roman" w:hAnsi="Times New Roman" w:cs="David"/>
          <w:sz w:val="24"/>
          <w:szCs w:val="24"/>
          <w:rtl/>
          <w:lang w:eastAsia="he-IL"/>
          <w:rPrChange w:id="95" w:author="Meryl Etman" w:date="2019-01-17T16:44:00Z">
            <w:rPr>
              <w:rFonts w:ascii="Times New Roman" w:eastAsia="Times New Roman" w:hAnsi="Times New Roman" w:cs="David"/>
              <w:sz w:val="24"/>
              <w:szCs w:val="20"/>
              <w:rtl/>
              <w:lang w:eastAsia="he-IL"/>
            </w:rPr>
          </w:rPrChange>
        </w:rPr>
        <w:t xml:space="preserve"> עד למדד הידוע ביום הגשת כל חשבון.</w:t>
      </w:r>
    </w:p>
    <w:p w14:paraId="0AA314C1"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2D5FE012"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5223CF9B"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2E04892"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314CEC0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6F0753A1"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נספח ה'</w:t>
      </w:r>
    </w:p>
    <w:p w14:paraId="0720433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BEAAC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5CAB9247"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D1787EF"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AC6A301"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2774899C" w14:textId="77777777" w:rsidTr="00217E81">
        <w:tc>
          <w:tcPr>
            <w:tcW w:w="1586" w:type="dxa"/>
            <w:vAlign w:val="bottom"/>
          </w:tcPr>
          <w:p w14:paraId="41684CA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950B29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7DF956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A08F0AE" w14:textId="77777777" w:rsidTr="00217E81">
        <w:trPr>
          <w:trHeight w:val="340"/>
        </w:trPr>
        <w:tc>
          <w:tcPr>
            <w:tcW w:w="1586" w:type="dxa"/>
          </w:tcPr>
          <w:p w14:paraId="3CCFE7A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0EF7FF6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המוקדם</w:t>
            </w:r>
          </w:p>
        </w:tc>
        <w:tc>
          <w:tcPr>
            <w:tcW w:w="1533" w:type="dxa"/>
          </w:tcPr>
          <w:p w14:paraId="5B0D587F"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05E0C29C" w14:textId="77777777" w:rsidTr="00217E81">
        <w:trPr>
          <w:trHeight w:val="340"/>
        </w:trPr>
        <w:tc>
          <w:tcPr>
            <w:tcW w:w="1586" w:type="dxa"/>
          </w:tcPr>
          <w:p w14:paraId="3406164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6892990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5B05BAEB"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3964C765" w14:textId="77777777" w:rsidTr="00217E81">
        <w:trPr>
          <w:trHeight w:val="340"/>
        </w:trPr>
        <w:tc>
          <w:tcPr>
            <w:tcW w:w="1586" w:type="dxa"/>
          </w:tcPr>
          <w:p w14:paraId="1A968A1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1C3CE07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667BE09D"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51D916AD" w14:textId="77777777" w:rsidTr="00217E81">
        <w:trPr>
          <w:trHeight w:val="340"/>
        </w:trPr>
        <w:tc>
          <w:tcPr>
            <w:tcW w:w="1586" w:type="dxa"/>
          </w:tcPr>
          <w:p w14:paraId="6A4237C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0963593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4363419E"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7E9729B5" w14:textId="77777777" w:rsidTr="00217E81">
        <w:trPr>
          <w:trHeight w:val="340"/>
        </w:trPr>
        <w:tc>
          <w:tcPr>
            <w:tcW w:w="1586" w:type="dxa"/>
          </w:tcPr>
          <w:p w14:paraId="1047C13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2BCD2B8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790CE41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559397AD" w14:textId="77777777" w:rsidTr="00217E81">
        <w:trPr>
          <w:trHeight w:val="340"/>
        </w:trPr>
        <w:tc>
          <w:tcPr>
            <w:tcW w:w="1586" w:type="dxa"/>
          </w:tcPr>
          <w:p w14:paraId="0827FF9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0184061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40E969FB"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6D883D37" w14:textId="77777777" w:rsidTr="00217E81">
        <w:trPr>
          <w:trHeight w:val="340"/>
        </w:trPr>
        <w:tc>
          <w:tcPr>
            <w:tcW w:w="1586" w:type="dxa"/>
          </w:tcPr>
          <w:p w14:paraId="1A2EB6D2" w14:textId="7B842FB8"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96" w:author="Meryl Etman" w:date="2019-01-29T16:59:00Z">
              <w:r w:rsidRPr="00217E81" w:rsidDel="004E5260">
                <w:rPr>
                  <w:rFonts w:ascii="Times New Roman" w:eastAsia="Times New Roman" w:hAnsi="Times New Roman" w:cs="David" w:hint="cs"/>
                  <w:sz w:val="24"/>
                  <w:szCs w:val="24"/>
                  <w:rtl/>
                  <w:lang w:eastAsia="he-IL"/>
                </w:rPr>
                <w:delText>5%</w:delText>
              </w:r>
            </w:del>
            <w:ins w:id="97" w:author="Meryl Etman" w:date="2019-01-29T16:59:00Z">
              <w:r w:rsidR="004E5260">
                <w:rPr>
                  <w:rFonts w:ascii="Times New Roman" w:eastAsia="Times New Roman" w:hAnsi="Times New Roman" w:cs="David" w:hint="cs"/>
                  <w:sz w:val="24"/>
                  <w:szCs w:val="24"/>
                  <w:rtl/>
                  <w:lang w:eastAsia="he-IL"/>
                </w:rPr>
                <w:t>10%</w:t>
              </w:r>
            </w:ins>
          </w:p>
        </w:tc>
        <w:tc>
          <w:tcPr>
            <w:tcW w:w="6117" w:type="dxa"/>
          </w:tcPr>
          <w:p w14:paraId="0D284A2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5DB1153A"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0933A70E" w14:textId="77777777" w:rsidTr="00217E81">
        <w:trPr>
          <w:trHeight w:val="340"/>
        </w:trPr>
        <w:tc>
          <w:tcPr>
            <w:tcW w:w="1586" w:type="dxa"/>
          </w:tcPr>
          <w:p w14:paraId="1EA15D7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2F8A98A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730E5DD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2AF0659E" w14:textId="77777777" w:rsidTr="00217E81">
        <w:trPr>
          <w:trHeight w:val="340"/>
        </w:trPr>
        <w:tc>
          <w:tcPr>
            <w:tcW w:w="1586" w:type="dxa"/>
          </w:tcPr>
          <w:p w14:paraId="1D9C676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436BCE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12FA648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37184E8" w14:textId="77777777" w:rsidTr="00217E81">
        <w:trPr>
          <w:trHeight w:val="340"/>
        </w:trPr>
        <w:tc>
          <w:tcPr>
            <w:tcW w:w="1586" w:type="dxa"/>
          </w:tcPr>
          <w:p w14:paraId="6377238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C9BF18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358D93F2"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08344F68" w14:textId="77777777" w:rsidTr="00217E81">
        <w:trPr>
          <w:trHeight w:val="340"/>
        </w:trPr>
        <w:tc>
          <w:tcPr>
            <w:tcW w:w="1586" w:type="dxa"/>
          </w:tcPr>
          <w:p w14:paraId="0504718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16841931" w14:textId="7733E421"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98" w:author="Meryl Etman" w:date="2019-01-29T17:00:00Z">
              <w:r w:rsidRPr="00217E81" w:rsidDel="004E5260">
                <w:rPr>
                  <w:rFonts w:ascii="Times New Roman" w:eastAsia="Times New Roman" w:hAnsi="Times New Roman" w:cs="David" w:hint="cs"/>
                  <w:sz w:val="24"/>
                  <w:szCs w:val="24"/>
                  <w:rtl/>
                </w:rPr>
                <w:delText>5%</w:delText>
              </w:r>
            </w:del>
          </w:p>
        </w:tc>
        <w:tc>
          <w:tcPr>
            <w:tcW w:w="6117" w:type="dxa"/>
          </w:tcPr>
          <w:p w14:paraId="64C73BC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4A4D0600" w14:textId="13E299D3"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del w:id="99" w:author="Meryl Etman" w:date="2019-01-29T17:00:00Z">
              <w:r w:rsidRPr="00217E81" w:rsidDel="004E5260">
                <w:rPr>
                  <w:rFonts w:ascii="Times New Roman" w:eastAsia="Times New Roman" w:hAnsi="Times New Roman" w:cs="David" w:hint="cs"/>
                  <w:sz w:val="24"/>
                  <w:szCs w:val="24"/>
                  <w:rtl/>
                  <w:lang w:eastAsia="he-IL"/>
                </w:rPr>
                <w:delText>בתום שנת הבדק</w:delText>
              </w:r>
            </w:del>
            <w:ins w:id="100" w:author="Meryl Etman" w:date="2019-01-29T17:00:00Z">
              <w:r w:rsidR="004E5260" w:rsidRPr="004E5260">
                <w:rPr>
                  <w:rFonts w:ascii="Times New Roman" w:eastAsia="Times New Roman" w:hAnsi="Times New Roman" w:cs="David" w:hint="eastAsia"/>
                  <w:sz w:val="24"/>
                  <w:szCs w:val="24"/>
                  <w:u w:val="single"/>
                  <w:rtl/>
                  <w:lang w:eastAsia="he-IL"/>
                  <w:rPrChange w:id="101" w:author="Meryl Etman" w:date="2019-01-29T17:00:00Z">
                    <w:rPr>
                      <w:rFonts w:ascii="Times New Roman" w:eastAsia="Times New Roman" w:hAnsi="Times New Roman" w:cs="David" w:hint="eastAsia"/>
                      <w:sz w:val="24"/>
                      <w:szCs w:val="24"/>
                      <w:rtl/>
                      <w:lang w:eastAsia="he-IL"/>
                    </w:rPr>
                  </w:rPrChange>
                </w:rPr>
                <w:t>מבוטל</w:t>
              </w:r>
            </w:ins>
          </w:p>
        </w:tc>
        <w:tc>
          <w:tcPr>
            <w:tcW w:w="1533" w:type="dxa"/>
          </w:tcPr>
          <w:p w14:paraId="07EC1D7F"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2F34A303" w14:textId="77777777" w:rsidTr="00217E81">
        <w:tc>
          <w:tcPr>
            <w:tcW w:w="1586" w:type="dxa"/>
          </w:tcPr>
          <w:p w14:paraId="59D6FA15"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2744E567"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192157D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115E68E2"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6DEA61D1"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53B7863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A4A60D"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418311CC"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C4E871D"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4BA252BA"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2D4C98B1" w14:textId="77777777" w:rsidR="00217E81" w:rsidRPr="00217E81" w:rsidRDefault="00217E81" w:rsidP="00217E81">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6E8A801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60B84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6389CE4F"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8BCA316"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7C95C8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2EFA991"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0"/>
          <w:szCs w:val="24"/>
          <w:u w:val="single"/>
          <w:rtl/>
          <w:lang w:eastAsia="he-IL"/>
        </w:rPr>
        <w:lastRenderedPageBreak/>
        <w:t>נספח ו'</w:t>
      </w:r>
    </w:p>
    <w:p w14:paraId="7F49098C" w14:textId="77777777" w:rsidR="00217E81" w:rsidRPr="00217E81" w:rsidRDefault="00217E81" w:rsidP="00217E8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974671535"/>
          <w:placeholder>
            <w:docPart w:val="2281004DA36B4F87B741D36E6F59CE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217E81">
            <w:rPr>
              <w:rStyle w:val="AutoFieldsChar"/>
              <w:rtl/>
            </w:rPr>
            <w:t>[תאריך חתימת חוזה]</w:t>
          </w:r>
        </w:sdtContent>
      </w:sdt>
      <w:r w:rsidRPr="00217E81">
        <w:rPr>
          <w:rFonts w:ascii="Times New Roman" w:eastAsia="Times New Roman" w:hAnsi="Times New Roman" w:cs="David"/>
          <w:bCs/>
          <w:color w:val="FF0000"/>
          <w:sz w:val="24"/>
          <w:szCs w:val="24"/>
          <w:rtl/>
          <w:lang w:eastAsia="he-IL"/>
        </w:rPr>
        <w:br/>
      </w:r>
    </w:p>
    <w:p w14:paraId="300032F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לכבוד</w:t>
      </w:r>
      <w:r w:rsidRPr="00217E81">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1274520708"/>
        <w:placeholder>
          <w:docPart w:val="E8B9200CAF834EADB6123B4B4D8332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p w14:paraId="12AF6E1F" w14:textId="3F3727B6" w:rsidR="00217E81" w:rsidRPr="00217E81" w:rsidRDefault="00EF02F7" w:rsidP="004E526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02" w:author="Meryl Etman" w:date="2019-01-17T16:46:00Z">
            <w:r>
              <w:rPr>
                <w:rFonts w:ascii="Times New Roman" w:eastAsia="Times New Roman" w:hAnsi="Times New Roman" w:cs="David" w:hint="cs"/>
                <w:color w:val="008000"/>
                <w:sz w:val="24"/>
                <w:szCs w:val="24"/>
                <w:rtl/>
                <w:lang w:eastAsia="he-IL"/>
              </w:rPr>
              <w:t>א.מ.ד.ס מחיר למשתכן</w:t>
            </w:r>
          </w:ins>
        </w:p>
      </w:sdtContent>
    </w:sdt>
    <w:p w14:paraId="6F20469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440286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א.נ.,</w:t>
      </w:r>
    </w:p>
    <w:p w14:paraId="6C5BD24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99E271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34D58AB"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הצהרה והתחייבות לשמירת סודיות</w:t>
      </w:r>
    </w:p>
    <w:p w14:paraId="294F796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F04F3C" w14:textId="77777777" w:rsidR="00217E81" w:rsidRPr="00217E81" w:rsidRDefault="00217E81" w:rsidP="00217E8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אני הח"מ עובד חברת  / הפועל בשם חברת </w:t>
      </w:r>
      <w:r w:rsidRPr="00217E81">
        <w:rPr>
          <w:rFonts w:ascii="Times New Roman" w:eastAsia="Times New Roman" w:hAnsi="Times New Roman" w:cs="David"/>
          <w:sz w:val="24"/>
          <w:szCs w:val="24"/>
          <w:lang w:eastAsia="he-IL"/>
        </w:rPr>
        <w:t xml:space="preserve"> </w:t>
      </w:r>
      <w:r w:rsidRPr="00217E81">
        <w:rPr>
          <w:rFonts w:ascii="Times New Roman" w:eastAsia="Times New Roman" w:hAnsi="Times New Roman" w:cs="David"/>
          <w:bCs/>
          <w:sz w:val="24"/>
          <w:szCs w:val="24"/>
          <w:rtl/>
          <w:lang w:eastAsia="he-IL"/>
        </w:rPr>
        <w:t>/</w:t>
      </w:r>
      <w:r w:rsidRPr="00217E81">
        <w:rPr>
          <w:rFonts w:ascii="Times New Roman" w:eastAsia="Times New Roman" w:hAnsi="Times New Roman" w:cs="David"/>
          <w:sz w:val="24"/>
          <w:szCs w:val="24"/>
          <w:rtl/>
          <w:lang w:eastAsia="he-IL"/>
        </w:rPr>
        <w:t xml:space="preserve"> המספק שירותים לחברת </w:t>
      </w:r>
      <w:r w:rsidRPr="00217E81">
        <w:rPr>
          <w:rFonts w:ascii="Times New Roman" w:eastAsia="Times New Roman" w:hAnsi="Times New Roman" w:cs="David"/>
          <w:color w:val="008000"/>
          <w:sz w:val="24"/>
          <w:szCs w:val="24"/>
          <w:lang w:eastAsia="he-IL"/>
        </w:rPr>
        <w:t xml:space="preserve"> </w:t>
      </w:r>
      <w:r w:rsidRPr="00217E81">
        <w:rPr>
          <w:rFonts w:ascii="Times New Roman" w:eastAsia="Times New Roman" w:hAnsi="Times New Roman" w:cs="David"/>
          <w:sz w:val="24"/>
          <w:szCs w:val="24"/>
          <w:rtl/>
          <w:lang w:eastAsia="he-IL"/>
        </w:rPr>
        <w:t>*,מצהיר בזאת ומתחייב כלפיכם כדלקמן:</w:t>
      </w:r>
    </w:p>
    <w:p w14:paraId="661C9832" w14:textId="77777777" w:rsidR="00217E81" w:rsidRPr="00217E81" w:rsidRDefault="00217E81" w:rsidP="00217E8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07A97A" w14:textId="172C7402" w:rsidR="00217E81" w:rsidRPr="00217E81" w:rsidRDefault="00217E81" w:rsidP="004E5260">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אני מועסק על ידי, המבצעת עבורכם </w:t>
      </w:r>
      <w:r w:rsidRPr="00217E81">
        <w:rPr>
          <w:rFonts w:ascii="Times New Roman" w:eastAsia="Times New Roman" w:hAnsi="Times New Roman" w:cs="David" w:hint="cs"/>
          <w:sz w:val="24"/>
          <w:szCs w:val="24"/>
          <w:rtl/>
          <w:lang w:eastAsia="he-IL"/>
        </w:rPr>
        <w:t>ייעוץ ו</w:t>
      </w:r>
      <w:r w:rsidRPr="00217E81">
        <w:rPr>
          <w:rFonts w:ascii="Times New Roman" w:eastAsia="Times New Roman" w:hAnsi="Times New Roman" w:cs="David"/>
          <w:sz w:val="24"/>
          <w:szCs w:val="24"/>
          <w:rtl/>
          <w:lang w:eastAsia="he-IL"/>
        </w:rPr>
        <w:t xml:space="preserve">תכנון </w:t>
      </w:r>
      <w:sdt>
        <w:sdtPr>
          <w:rPr>
            <w:rStyle w:val="AutoFieldsChar"/>
            <w:rFonts w:hint="cs"/>
            <w:rtl/>
          </w:rPr>
          <w:alias w:val="תבנית חוזה"/>
          <w:tag w:val="cntContractType"/>
          <w:id w:val="-907611836"/>
          <w:placeholder>
            <w:docPart w:val="0F5A3D9E855B4034B0EF4030F5D73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Fonts w:hint="default"/>
          </w:rPr>
        </w:sdtEndPr>
        <w:sdtContent>
          <w:ins w:id="103" w:author="Meryl Etman" w:date="2019-01-17T16:34:00Z">
            <w:r w:rsidR="008C2F6B">
              <w:rPr>
                <w:rStyle w:val="AutoFieldsChar"/>
                <w:rFonts w:hint="cs"/>
                <w:rtl/>
              </w:rPr>
              <w:t>חוזה מיגון</w:t>
            </w:r>
          </w:ins>
        </w:sdtContent>
      </w:sdt>
      <w:r w:rsidRPr="00217E81">
        <w:rPr>
          <w:rFonts w:ascii="Times New Roman" w:eastAsia="Times New Roman" w:hAnsi="Times New Roman" w:cs="David"/>
          <w:bCs/>
          <w:color w:val="008000"/>
          <w:sz w:val="24"/>
          <w:szCs w:val="24"/>
          <w:rtl/>
          <w:lang w:eastAsia="he-IL"/>
        </w:rPr>
        <w:t xml:space="preserve"> </w:t>
      </w:r>
      <w:r w:rsidRPr="00217E81">
        <w:rPr>
          <w:rFonts w:ascii="Times New Roman" w:eastAsia="Times New Roman" w:hAnsi="Times New Roman" w:cs="David"/>
          <w:sz w:val="24"/>
          <w:szCs w:val="24"/>
          <w:rtl/>
          <w:lang w:eastAsia="he-IL"/>
        </w:rPr>
        <w:t xml:space="preserve">בפרוייקט  </w:t>
      </w:r>
    </w:p>
    <w:p w14:paraId="2AFD9C11" w14:textId="77777777" w:rsidR="00217E81" w:rsidRPr="00217E81" w:rsidRDefault="00217E81" w:rsidP="00217E81">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ידוע לי כי במהלך ביצוע עבודתי אצל עשוי להגיע לרשותי מידע חסוי כמוגדר להלן:</w:t>
      </w:r>
    </w:p>
    <w:p w14:paraId="5E58FDA2" w14:textId="77777777" w:rsidR="00217E81" w:rsidRPr="00217E81" w:rsidRDefault="00217E81" w:rsidP="00217E8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707184E" w14:textId="77777777" w:rsidR="00217E81" w:rsidRPr="00217E81" w:rsidRDefault="00217E81" w:rsidP="00217E8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b/>
          <w:bCs/>
          <w:sz w:val="24"/>
          <w:szCs w:val="24"/>
          <w:rtl/>
          <w:lang w:eastAsia="he-IL"/>
        </w:rPr>
        <w:t>מידע חסוי</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לעבודתי אצל  </w:t>
      </w:r>
      <w:r w:rsidRPr="00217E81">
        <w:rPr>
          <w:rFonts w:ascii="Times New Roman" w:eastAsia="Times New Roman" w:hAnsi="Times New Roman" w:cs="David"/>
          <w:color w:val="008000"/>
          <w:sz w:val="24"/>
          <w:szCs w:val="24"/>
          <w:rtl/>
          <w:lang w:eastAsia="he-IL"/>
        </w:rPr>
        <w:t>.</w:t>
      </w:r>
    </w:p>
    <w:p w14:paraId="063C23C2" w14:textId="77777777" w:rsidR="00217E81" w:rsidRPr="00217E81" w:rsidRDefault="00217E81" w:rsidP="00217E8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C347E86" w14:textId="77777777" w:rsidR="00217E81" w:rsidRPr="00217E81" w:rsidRDefault="00217E81" w:rsidP="00217E81">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14E6CB99" w14:textId="77777777" w:rsidR="00217E81" w:rsidRPr="00217E81" w:rsidRDefault="00217E81" w:rsidP="00217E8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51D7C27" w14:textId="77777777" w:rsidR="00217E81" w:rsidRPr="00217E81" w:rsidRDefault="00217E81" w:rsidP="00217E81">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730E0A1" w14:textId="77777777" w:rsidR="00217E81" w:rsidRPr="00217E81" w:rsidRDefault="00217E81" w:rsidP="00217E8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2628B9" w14:textId="77777777" w:rsidR="00217E81" w:rsidRPr="00217E81" w:rsidRDefault="00217E81" w:rsidP="00217E81">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47F52FCD" w14:textId="77777777" w:rsidR="00217E81" w:rsidRPr="00217E81" w:rsidRDefault="00217E81" w:rsidP="00217E8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437A936" w14:textId="77777777" w:rsidR="00217E81" w:rsidRPr="00217E81" w:rsidRDefault="00217E81" w:rsidP="00217E8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633903" w14:textId="77777777" w:rsidR="00217E81" w:rsidRPr="00217E81" w:rsidRDefault="00217E81" w:rsidP="00217E81">
      <w:pPr>
        <w:widowControl w:val="0"/>
        <w:spacing w:before="0" w:beforeAutospacing="0" w:after="0" w:afterAutospacing="0" w:line="360" w:lineRule="auto"/>
        <w:ind w:left="6480" w:hanging="44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בכבוד רב,</w:t>
      </w:r>
    </w:p>
    <w:p w14:paraId="278EEB01" w14:textId="77777777" w:rsidR="00217E81" w:rsidRPr="00217E81" w:rsidRDefault="00217E81" w:rsidP="00217E81">
      <w:pPr>
        <w:widowControl w:val="0"/>
        <w:spacing w:before="0" w:beforeAutospacing="0" w:after="0" w:afterAutospacing="0" w:line="360" w:lineRule="auto"/>
        <w:ind w:left="6480" w:hanging="442"/>
        <w:jc w:val="both"/>
        <w:rPr>
          <w:rFonts w:ascii="Times New Roman" w:eastAsia="Times New Roman" w:hAnsi="Times New Roman" w:cs="David"/>
          <w:sz w:val="24"/>
          <w:szCs w:val="24"/>
          <w:rtl/>
          <w:lang w:eastAsia="he-IL"/>
        </w:rPr>
      </w:pPr>
    </w:p>
    <w:p w14:paraId="30DA40B5" w14:textId="77777777" w:rsidR="00217E81" w:rsidRPr="00217E81" w:rsidRDefault="00217E81" w:rsidP="00217E81">
      <w:pPr>
        <w:widowControl w:val="0"/>
        <w:spacing w:before="0" w:beforeAutospacing="0" w:after="0" w:afterAutospacing="0" w:line="360" w:lineRule="auto"/>
        <w:ind w:left="6480" w:hanging="44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שם:____________</w:t>
      </w:r>
    </w:p>
    <w:p w14:paraId="3FF13433" w14:textId="77777777" w:rsidR="00217E81" w:rsidRPr="00217E81" w:rsidRDefault="00217E81" w:rsidP="00217E81">
      <w:pPr>
        <w:widowControl w:val="0"/>
        <w:spacing w:before="0" w:beforeAutospacing="0" w:after="0" w:afterAutospacing="0" w:line="360" w:lineRule="auto"/>
        <w:ind w:left="6480" w:hanging="44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ת.ז:____________</w:t>
      </w:r>
    </w:p>
    <w:p w14:paraId="236C5734" w14:textId="77777777" w:rsidR="00217E81" w:rsidRPr="00217E81" w:rsidRDefault="00217E81" w:rsidP="00217E81">
      <w:pPr>
        <w:widowControl w:val="0"/>
        <w:spacing w:before="0" w:beforeAutospacing="0" w:after="0" w:afterAutospacing="0" w:line="360" w:lineRule="auto"/>
        <w:ind w:left="6480" w:hanging="44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כתובת:__________</w:t>
      </w:r>
    </w:p>
    <w:p w14:paraId="0E5A351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sz w:val="24"/>
          <w:szCs w:val="24"/>
          <w:rtl/>
          <w:lang w:eastAsia="he-IL"/>
        </w:rPr>
        <w:t>*מחק את המיותר</w:t>
      </w:r>
    </w:p>
    <w:p w14:paraId="35B38CF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4"/>
          <w:szCs w:val="24"/>
          <w:u w:val="single"/>
          <w:rtl/>
          <w:lang w:eastAsia="he-IL"/>
        </w:rPr>
        <w:br w:type="page"/>
      </w:r>
    </w:p>
    <w:p w14:paraId="4433E93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u w:val="single"/>
          <w:rtl/>
          <w:lang w:eastAsia="he-IL"/>
        </w:rPr>
        <w:lastRenderedPageBreak/>
        <w:t>נספח "ז"</w:t>
      </w:r>
    </w:p>
    <w:p w14:paraId="1687157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74F1CF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217E81">
        <w:rPr>
          <w:rFonts w:ascii="Times New Roman" w:eastAsia="Times New Roman" w:hAnsi="Times New Roman" w:cs="David" w:hint="cs"/>
          <w:bCs/>
          <w:sz w:val="20"/>
          <w:szCs w:val="24"/>
          <w:u w:val="single"/>
          <w:rtl/>
          <w:lang w:eastAsia="he-IL"/>
        </w:rPr>
        <w:t>אישור עריכת ביטוח</w:t>
      </w:r>
    </w:p>
    <w:p w14:paraId="11172C6A"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lang w:eastAsia="he-IL"/>
        </w:rPr>
      </w:pPr>
    </w:p>
    <w:p w14:paraId="410F9B93" w14:textId="77777777" w:rsidR="00217E81" w:rsidRPr="00217E81" w:rsidRDefault="00217E81" w:rsidP="00217E81">
      <w:pPr>
        <w:widowControl w:val="0"/>
        <w:snapToGrid w:val="0"/>
        <w:spacing w:before="0" w:beforeAutospacing="0" w:after="0" w:afterAutospacing="0" w:line="240" w:lineRule="auto"/>
        <w:jc w:val="right"/>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תאריך: ________________</w:t>
      </w:r>
    </w:p>
    <w:p w14:paraId="0ED031AB"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לכבוד</w:t>
      </w:r>
    </w:p>
    <w:p w14:paraId="640E29BC" w14:textId="17ED36E6" w:rsidR="00217E81" w:rsidRPr="00EF02F7" w:rsidRDefault="00217E81" w:rsidP="004E5260">
      <w:pPr>
        <w:widowControl w:val="0"/>
        <w:snapToGrid w:val="0"/>
        <w:spacing w:before="0" w:beforeAutospacing="0" w:after="0" w:afterAutospacing="0" w:line="240" w:lineRule="auto"/>
        <w:rPr>
          <w:ins w:id="104" w:author="Meryl Etman" w:date="2019-01-17T16:46:00Z"/>
          <w:rFonts w:ascii="Times New Roman" w:eastAsia="Times New Roman" w:hAnsi="Times New Roman" w:cs="David"/>
          <w:sz w:val="24"/>
          <w:szCs w:val="24"/>
          <w:rtl/>
          <w:lang w:eastAsia="he-IL"/>
          <w:rPrChange w:id="105" w:author="Meryl Etman" w:date="2019-01-17T16:46:00Z">
            <w:rPr>
              <w:ins w:id="106" w:author="Meryl Etman" w:date="2019-01-17T16:46:00Z"/>
              <w:rFonts w:ascii="Times New Roman" w:eastAsia="Times New Roman" w:hAnsi="Times New Roman" w:cs="David"/>
              <w:sz w:val="24"/>
              <w:szCs w:val="24"/>
              <w:u w:val="single"/>
              <w:rtl/>
              <w:lang w:eastAsia="he-IL"/>
            </w:rPr>
          </w:rPrChange>
        </w:rPr>
      </w:pPr>
      <w:del w:id="107" w:author="Meryl Etman" w:date="2019-01-17T16:46:00Z">
        <w:r w:rsidRPr="00EF02F7" w:rsidDel="00EF02F7">
          <w:rPr>
            <w:rFonts w:ascii="Times New Roman" w:eastAsia="Times New Roman" w:hAnsi="Times New Roman" w:cs="David"/>
            <w:sz w:val="24"/>
            <w:szCs w:val="24"/>
            <w:rtl/>
            <w:lang w:eastAsia="he-IL"/>
            <w:rPrChange w:id="108" w:author="Meryl Etman" w:date="2019-01-17T16:46:00Z">
              <w:rPr>
                <w:rFonts w:ascii="Times New Roman" w:eastAsia="Times New Roman" w:hAnsi="Times New Roman" w:cs="David"/>
                <w:sz w:val="24"/>
                <w:szCs w:val="24"/>
                <w:u w:val="single"/>
                <w:rtl/>
                <w:lang w:eastAsia="he-IL"/>
              </w:rPr>
            </w:rPrChange>
          </w:rPr>
          <w:delText>______________</w:delText>
        </w:r>
      </w:del>
      <w:ins w:id="109" w:author="Meryl Etman" w:date="2019-01-17T16:46:00Z">
        <w:r w:rsidR="00EF02F7" w:rsidRPr="00EF02F7">
          <w:rPr>
            <w:rFonts w:ascii="Times New Roman" w:eastAsia="Times New Roman" w:hAnsi="Times New Roman" w:cs="David" w:hint="eastAsia"/>
            <w:sz w:val="24"/>
            <w:szCs w:val="24"/>
            <w:rtl/>
            <w:lang w:eastAsia="he-IL"/>
            <w:rPrChange w:id="110" w:author="Meryl Etman" w:date="2019-01-17T16:46:00Z">
              <w:rPr>
                <w:rFonts w:ascii="Times New Roman" w:eastAsia="Times New Roman" w:hAnsi="Times New Roman" w:cs="David" w:hint="eastAsia"/>
                <w:sz w:val="24"/>
                <w:szCs w:val="24"/>
                <w:u w:val="single"/>
                <w:rtl/>
                <w:lang w:eastAsia="he-IL"/>
              </w:rPr>
            </w:rPrChange>
          </w:rPr>
          <w:t>א</w:t>
        </w:r>
        <w:r w:rsidR="00EF02F7" w:rsidRPr="00EF02F7">
          <w:rPr>
            <w:rFonts w:ascii="Times New Roman" w:eastAsia="Times New Roman" w:hAnsi="Times New Roman" w:cs="David"/>
            <w:sz w:val="24"/>
            <w:szCs w:val="24"/>
            <w:rtl/>
            <w:lang w:eastAsia="he-IL"/>
            <w:rPrChange w:id="111" w:author="Meryl Etman" w:date="2019-01-17T16:46:00Z">
              <w:rPr>
                <w:rFonts w:ascii="Times New Roman" w:eastAsia="Times New Roman" w:hAnsi="Times New Roman" w:cs="David"/>
                <w:sz w:val="24"/>
                <w:szCs w:val="24"/>
                <w:u w:val="single"/>
                <w:rtl/>
                <w:lang w:eastAsia="he-IL"/>
              </w:rPr>
            </w:rPrChange>
          </w:rPr>
          <w:t xml:space="preserve">.מ.ד.ס </w:t>
        </w:r>
        <w:r w:rsidR="00EF02F7" w:rsidRPr="00EF02F7">
          <w:rPr>
            <w:rFonts w:ascii="Times New Roman" w:eastAsia="Times New Roman" w:hAnsi="Times New Roman" w:cs="David" w:hint="eastAsia"/>
            <w:sz w:val="24"/>
            <w:szCs w:val="24"/>
            <w:rtl/>
            <w:lang w:eastAsia="he-IL"/>
            <w:rPrChange w:id="112" w:author="Meryl Etman" w:date="2019-01-17T16:46:00Z">
              <w:rPr>
                <w:rFonts w:ascii="Times New Roman" w:eastAsia="Times New Roman" w:hAnsi="Times New Roman" w:cs="David" w:hint="eastAsia"/>
                <w:sz w:val="24"/>
                <w:szCs w:val="24"/>
                <w:u w:val="single"/>
                <w:rtl/>
                <w:lang w:eastAsia="he-IL"/>
              </w:rPr>
            </w:rPrChange>
          </w:rPr>
          <w:t>מחיר</w:t>
        </w:r>
        <w:r w:rsidR="00EF02F7" w:rsidRPr="00EF02F7">
          <w:rPr>
            <w:rFonts w:ascii="Times New Roman" w:eastAsia="Times New Roman" w:hAnsi="Times New Roman" w:cs="David"/>
            <w:sz w:val="24"/>
            <w:szCs w:val="24"/>
            <w:rtl/>
            <w:lang w:eastAsia="he-IL"/>
            <w:rPrChange w:id="113" w:author="Meryl Etman" w:date="2019-01-17T16:46:00Z">
              <w:rPr>
                <w:rFonts w:ascii="Times New Roman" w:eastAsia="Times New Roman" w:hAnsi="Times New Roman" w:cs="David"/>
                <w:sz w:val="24"/>
                <w:szCs w:val="24"/>
                <w:u w:val="single"/>
                <w:rtl/>
                <w:lang w:eastAsia="he-IL"/>
              </w:rPr>
            </w:rPrChange>
          </w:rPr>
          <w:t xml:space="preserve"> </w:t>
        </w:r>
        <w:r w:rsidR="00EF02F7" w:rsidRPr="00EF02F7">
          <w:rPr>
            <w:rFonts w:ascii="Times New Roman" w:eastAsia="Times New Roman" w:hAnsi="Times New Roman" w:cs="David" w:hint="eastAsia"/>
            <w:sz w:val="24"/>
            <w:szCs w:val="24"/>
            <w:rtl/>
            <w:lang w:eastAsia="he-IL"/>
            <w:rPrChange w:id="114" w:author="Meryl Etman" w:date="2019-01-17T16:46:00Z">
              <w:rPr>
                <w:rFonts w:ascii="Times New Roman" w:eastAsia="Times New Roman" w:hAnsi="Times New Roman" w:cs="David" w:hint="eastAsia"/>
                <w:sz w:val="24"/>
                <w:szCs w:val="24"/>
                <w:u w:val="single"/>
                <w:rtl/>
                <w:lang w:eastAsia="he-IL"/>
              </w:rPr>
            </w:rPrChange>
          </w:rPr>
          <w:t>למשתכן</w:t>
        </w:r>
      </w:ins>
    </w:p>
    <w:p w14:paraId="2B7A9927" w14:textId="77777777" w:rsidR="00EF02F7" w:rsidRPr="00EF02F7" w:rsidRDefault="00EF02F7" w:rsidP="00CD5126">
      <w:pPr>
        <w:widowControl w:val="0"/>
        <w:snapToGrid w:val="0"/>
        <w:spacing w:before="0" w:beforeAutospacing="0" w:after="0" w:afterAutospacing="0" w:line="240" w:lineRule="auto"/>
        <w:rPr>
          <w:ins w:id="115" w:author="Meryl Etman" w:date="2019-01-17T16:46:00Z"/>
          <w:rFonts w:ascii="Times New Roman" w:eastAsia="Times New Roman" w:hAnsi="Times New Roman" w:cs="David"/>
          <w:sz w:val="24"/>
          <w:szCs w:val="24"/>
          <w:rtl/>
          <w:lang w:eastAsia="he-IL"/>
          <w:rPrChange w:id="116" w:author="Meryl Etman" w:date="2019-01-17T16:46:00Z">
            <w:rPr>
              <w:ins w:id="117" w:author="Meryl Etman" w:date="2019-01-17T16:46:00Z"/>
              <w:rFonts w:ascii="Times New Roman" w:eastAsia="Times New Roman" w:hAnsi="Times New Roman" w:cs="David"/>
              <w:sz w:val="24"/>
              <w:szCs w:val="24"/>
              <w:u w:val="single"/>
              <w:rtl/>
              <w:lang w:eastAsia="he-IL"/>
            </w:rPr>
          </w:rPrChange>
        </w:rPr>
      </w:pPr>
      <w:ins w:id="118" w:author="Meryl Etman" w:date="2019-01-17T16:46:00Z">
        <w:r w:rsidRPr="00EF02F7">
          <w:rPr>
            <w:rFonts w:ascii="Times New Roman" w:eastAsia="Times New Roman" w:hAnsi="Times New Roman" w:cs="David" w:hint="eastAsia"/>
            <w:sz w:val="24"/>
            <w:szCs w:val="24"/>
            <w:rtl/>
            <w:lang w:eastAsia="he-IL"/>
            <w:rPrChange w:id="119" w:author="Meryl Etman" w:date="2019-01-17T16:46:00Z">
              <w:rPr>
                <w:rFonts w:ascii="Times New Roman" w:eastAsia="Times New Roman" w:hAnsi="Times New Roman" w:cs="David" w:hint="eastAsia"/>
                <w:sz w:val="24"/>
                <w:szCs w:val="24"/>
                <w:u w:val="single"/>
                <w:rtl/>
                <w:lang w:eastAsia="he-IL"/>
              </w:rPr>
            </w:rPrChange>
          </w:rPr>
          <w:t>רח</w:t>
        </w:r>
        <w:r w:rsidRPr="00EF02F7">
          <w:rPr>
            <w:rFonts w:ascii="Times New Roman" w:eastAsia="Times New Roman" w:hAnsi="Times New Roman" w:cs="David"/>
            <w:sz w:val="24"/>
            <w:szCs w:val="24"/>
            <w:rtl/>
            <w:lang w:eastAsia="he-IL"/>
            <w:rPrChange w:id="120" w:author="Meryl Etman" w:date="2019-01-17T16:46:00Z">
              <w:rPr>
                <w:rFonts w:ascii="Times New Roman" w:eastAsia="Times New Roman" w:hAnsi="Times New Roman" w:cs="David"/>
                <w:sz w:val="24"/>
                <w:szCs w:val="24"/>
                <w:u w:val="single"/>
                <w:rtl/>
                <w:lang w:eastAsia="he-IL"/>
              </w:rPr>
            </w:rPrChange>
          </w:rPr>
          <w:t xml:space="preserve">' יהונתן נתניהו 1ג' </w:t>
        </w:r>
      </w:ins>
    </w:p>
    <w:p w14:paraId="2EDEAFF3" w14:textId="19522B96" w:rsidR="00EF02F7" w:rsidRPr="00217E81" w:rsidRDefault="00EF02F7">
      <w:pPr>
        <w:widowControl w:val="0"/>
        <w:snapToGrid w:val="0"/>
        <w:spacing w:before="0" w:beforeAutospacing="0" w:after="0" w:afterAutospacing="0" w:line="240" w:lineRule="auto"/>
        <w:rPr>
          <w:rFonts w:ascii="Times New Roman" w:eastAsia="Times New Roman" w:hAnsi="Times New Roman" w:cs="David"/>
          <w:sz w:val="24"/>
          <w:szCs w:val="24"/>
          <w:u w:val="single"/>
          <w:rtl/>
          <w:lang w:eastAsia="he-IL"/>
        </w:rPr>
        <w:pPrChange w:id="121" w:author="Meryl Etman" w:date="2019-01-17T16:46:00Z">
          <w:pPr>
            <w:widowControl w:val="0"/>
            <w:snapToGrid w:val="0"/>
            <w:spacing w:before="0" w:beforeAutospacing="0" w:after="0" w:afterAutospacing="0" w:line="240" w:lineRule="auto"/>
          </w:pPr>
        </w:pPrChange>
      </w:pPr>
      <w:ins w:id="122" w:author="Meryl Etman" w:date="2019-01-17T16:46:00Z">
        <w:r>
          <w:rPr>
            <w:rFonts w:ascii="Times New Roman" w:eastAsia="Times New Roman" w:hAnsi="Times New Roman" w:cs="David" w:hint="cs"/>
            <w:sz w:val="24"/>
            <w:szCs w:val="24"/>
            <w:u w:val="single"/>
            <w:rtl/>
            <w:lang w:eastAsia="he-IL"/>
          </w:rPr>
          <w:t>אור יהודה</w:t>
        </w:r>
      </w:ins>
    </w:p>
    <w:p w14:paraId="0E640F7B" w14:textId="77777777" w:rsidR="00217E81" w:rsidRPr="00217E81" w:rsidRDefault="00217E81" w:rsidP="00217E81">
      <w:pPr>
        <w:keepNext/>
        <w:widowControl w:val="0"/>
        <w:numPr>
          <w:ilvl w:val="0"/>
          <w:numId w:val="33"/>
        </w:numPr>
        <w:snapToGrid w:val="0"/>
        <w:spacing w:before="240" w:beforeAutospacing="0" w:after="60" w:afterAutospacing="0" w:line="240" w:lineRule="auto"/>
        <w:outlineLvl w:val="3"/>
        <w:rPr>
          <w:rFonts w:ascii="Calibri" w:eastAsia="Times New Roman" w:hAnsi="Calibri" w:cs="David"/>
          <w:sz w:val="24"/>
          <w:szCs w:val="24"/>
          <w:rtl/>
          <w:lang w:eastAsia="he-IL"/>
        </w:rPr>
      </w:pPr>
      <w:r w:rsidRPr="00217E81">
        <w:rPr>
          <w:rFonts w:ascii="Calibri" w:eastAsia="Times New Roman" w:hAnsi="Calibri" w:cs="David" w:hint="cs"/>
          <w:sz w:val="24"/>
          <w:szCs w:val="24"/>
          <w:rtl/>
          <w:lang w:eastAsia="he-IL"/>
        </w:rPr>
        <w:t xml:space="preserve">(להלן: </w:t>
      </w:r>
      <w:r w:rsidRPr="00217E81">
        <w:rPr>
          <w:rFonts w:ascii="Calibri" w:eastAsia="Times New Roman" w:hAnsi="Calibri" w:cs="David" w:hint="cs"/>
          <w:b/>
          <w:bCs/>
          <w:sz w:val="24"/>
          <w:szCs w:val="24"/>
          <w:rtl/>
          <w:lang w:eastAsia="he-IL"/>
        </w:rPr>
        <w:t>"החברה"</w:t>
      </w:r>
      <w:r w:rsidRPr="00217E81">
        <w:rPr>
          <w:rFonts w:ascii="Calibri" w:eastAsia="Times New Roman" w:hAnsi="Calibri" w:cs="David" w:hint="cs"/>
          <w:sz w:val="24"/>
          <w:szCs w:val="24"/>
          <w:rtl/>
          <w:lang w:eastAsia="he-IL"/>
        </w:rPr>
        <w:t>)</w:t>
      </w:r>
    </w:p>
    <w:p w14:paraId="2FB290AA"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70649F53"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א.ג.נ.,</w:t>
      </w:r>
    </w:p>
    <w:p w14:paraId="5F411DA0" w14:textId="77777777" w:rsidR="00217E81" w:rsidRPr="00217E81" w:rsidRDefault="00217E81" w:rsidP="00217E81">
      <w:pPr>
        <w:widowControl w:val="0"/>
        <w:snapToGrid w:val="0"/>
        <w:spacing w:before="0" w:beforeAutospacing="0" w:after="0" w:afterAutospacing="0" w:line="240" w:lineRule="auto"/>
        <w:ind w:left="720"/>
        <w:rPr>
          <w:rFonts w:ascii="Times New Roman" w:eastAsia="Times New Roman" w:hAnsi="Times New Roman" w:cs="David"/>
          <w:sz w:val="24"/>
          <w:szCs w:val="24"/>
          <w:rtl/>
          <w:lang w:eastAsia="he-IL"/>
        </w:rPr>
      </w:pPr>
    </w:p>
    <w:p w14:paraId="601A614F" w14:textId="5BB51EBF" w:rsidR="00217E81" w:rsidRPr="00217E81" w:rsidRDefault="00217E81" w:rsidP="00CD5126">
      <w:pPr>
        <w:widowControl w:val="0"/>
        <w:snapToGrid w:val="0"/>
        <w:spacing w:before="0" w:beforeAutospacing="0" w:after="0" w:afterAutospacing="0" w:line="24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הנדון:</w:t>
      </w:r>
      <w:r w:rsidRPr="00217E81">
        <w:rPr>
          <w:rFonts w:ascii="Times New Roman" w:eastAsia="Times New Roman" w:hAnsi="Times New Roman" w:cs="David" w:hint="cs"/>
          <w:sz w:val="24"/>
          <w:szCs w:val="24"/>
          <w:rtl/>
          <w:lang w:eastAsia="he-IL"/>
        </w:rPr>
        <w:tab/>
        <w:t xml:space="preserve">מבוטחנו: </w:t>
      </w:r>
      <w:del w:id="123" w:author="Meryl Etman" w:date="2019-01-17T16:47:00Z">
        <w:r w:rsidRPr="00217E81" w:rsidDel="00EF02F7">
          <w:rPr>
            <w:rFonts w:ascii="Times New Roman" w:eastAsia="Times New Roman" w:hAnsi="Times New Roman" w:cs="David" w:hint="cs"/>
            <w:sz w:val="24"/>
            <w:szCs w:val="24"/>
            <w:rtl/>
            <w:lang w:eastAsia="he-IL"/>
          </w:rPr>
          <w:delText xml:space="preserve">_____________________ </w:delText>
        </w:r>
      </w:del>
      <w:ins w:id="124" w:author="Meryl Etman" w:date="2019-04-28T17:49:00Z">
        <w:r w:rsidR="003D7F06">
          <w:rPr>
            <w:rFonts w:ascii="Times New Roman" w:eastAsia="Times New Roman" w:hAnsi="Times New Roman" w:cs="David" w:hint="cs"/>
            <w:sz w:val="24"/>
            <w:szCs w:val="24"/>
            <w:rtl/>
            <w:lang w:eastAsia="he-IL"/>
          </w:rPr>
          <w:t>ר.ל.מ.מ. כהן מיגון בע"מ</w:t>
        </w:r>
      </w:ins>
      <w:ins w:id="125" w:author="Meryl Etman" w:date="2019-01-17T16:47:00Z">
        <w:r w:rsidR="00EF02F7" w:rsidRPr="00217E81">
          <w:rPr>
            <w:rFonts w:ascii="Times New Roman" w:eastAsia="Times New Roman" w:hAnsi="Times New Roman" w:cs="David" w:hint="cs"/>
            <w:sz w:val="24"/>
            <w:szCs w:val="24"/>
            <w:rtl/>
            <w:lang w:eastAsia="he-IL"/>
          </w:rPr>
          <w:t xml:space="preserve"> </w:t>
        </w:r>
      </w:ins>
      <w:r w:rsidRPr="00217E81">
        <w:rPr>
          <w:rFonts w:ascii="Times New Roman" w:eastAsia="Times New Roman" w:hAnsi="Times New Roman" w:cs="David" w:hint="cs"/>
          <w:sz w:val="24"/>
          <w:szCs w:val="24"/>
          <w:rtl/>
          <w:lang w:eastAsia="he-IL"/>
        </w:rPr>
        <w:t xml:space="preserve">(להלן: </w:t>
      </w:r>
      <w:r w:rsidRPr="00217E81">
        <w:rPr>
          <w:rFonts w:ascii="Times New Roman" w:eastAsia="Times New Roman" w:hAnsi="Times New Roman" w:cs="David" w:hint="cs"/>
          <w:b/>
          <w:bCs/>
          <w:sz w:val="24"/>
          <w:szCs w:val="24"/>
          <w:rtl/>
          <w:lang w:eastAsia="he-IL"/>
        </w:rPr>
        <w:t>"היועץ"</w:t>
      </w:r>
      <w:r w:rsidRPr="00217E81">
        <w:rPr>
          <w:rFonts w:ascii="Times New Roman" w:eastAsia="Times New Roman" w:hAnsi="Times New Roman" w:cs="David" w:hint="cs"/>
          <w:sz w:val="24"/>
          <w:szCs w:val="24"/>
          <w:rtl/>
          <w:lang w:eastAsia="he-IL"/>
        </w:rPr>
        <w:t>)</w:t>
      </w:r>
    </w:p>
    <w:p w14:paraId="6F13F9E6" w14:textId="77777777" w:rsidR="00217E81" w:rsidRPr="00217E81" w:rsidRDefault="00217E81" w:rsidP="00217E81">
      <w:pPr>
        <w:widowControl w:val="0"/>
        <w:snapToGrid w:val="0"/>
        <w:spacing w:before="0" w:beforeAutospacing="0" w:after="0" w:afterAutospacing="0" w:line="24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אישור עריכת פוליסות ביטוח בקשר להסכם מיום _________</w:t>
      </w:r>
    </w:p>
    <w:p w14:paraId="6C66E377" w14:textId="39D3FD5B" w:rsidR="00217E81" w:rsidRPr="00217E81" w:rsidRDefault="00217E81" w:rsidP="004E5260">
      <w:pPr>
        <w:widowControl w:val="0"/>
        <w:snapToGrid w:val="0"/>
        <w:spacing w:before="0" w:beforeAutospacing="0" w:after="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בין </w:t>
      </w:r>
      <w:r w:rsidRPr="00217E81">
        <w:rPr>
          <w:rFonts w:ascii="Times New Roman" w:eastAsia="Times New Roman" w:hAnsi="Times New Roman" w:cs="David" w:hint="cs"/>
          <w:b/>
          <w:bCs/>
          <w:sz w:val="24"/>
          <w:szCs w:val="24"/>
          <w:rtl/>
          <w:lang w:eastAsia="he-IL"/>
        </w:rPr>
        <w:t>החברה</w:t>
      </w:r>
      <w:r w:rsidRPr="00217E81">
        <w:rPr>
          <w:rFonts w:ascii="Times New Roman" w:eastAsia="Times New Roman" w:hAnsi="Times New Roman" w:cs="David" w:hint="cs"/>
          <w:sz w:val="24"/>
          <w:szCs w:val="24"/>
          <w:rtl/>
          <w:lang w:eastAsia="he-IL"/>
        </w:rPr>
        <w:t xml:space="preserve">  לבין היועץ, למתן שירותי </w:t>
      </w:r>
      <w:del w:id="126" w:author="Meryl Etman" w:date="2019-01-17T16:47:00Z">
        <w:r w:rsidRPr="00217E81" w:rsidDel="00EF02F7">
          <w:rPr>
            <w:rFonts w:ascii="Times New Roman" w:eastAsia="Times New Roman" w:hAnsi="Times New Roman" w:cs="David" w:hint="cs"/>
            <w:sz w:val="24"/>
            <w:szCs w:val="24"/>
            <w:rtl/>
            <w:lang w:eastAsia="he-IL"/>
          </w:rPr>
          <w:delText xml:space="preserve">______________________ </w:delText>
        </w:r>
      </w:del>
      <w:ins w:id="127" w:author="Meryl Etman" w:date="2019-01-17T16:47:00Z">
        <w:r w:rsidR="00EF02F7">
          <w:rPr>
            <w:rFonts w:ascii="Times New Roman" w:eastAsia="Times New Roman" w:hAnsi="Times New Roman" w:cs="David" w:hint="cs"/>
            <w:sz w:val="24"/>
            <w:szCs w:val="24"/>
            <w:rtl/>
            <w:lang w:eastAsia="he-IL"/>
          </w:rPr>
          <w:t>תכנון מיגון</w:t>
        </w:r>
        <w:r w:rsidR="00EF02F7" w:rsidRPr="00217E81">
          <w:rPr>
            <w:rFonts w:ascii="Times New Roman" w:eastAsia="Times New Roman" w:hAnsi="Times New Roman" w:cs="David" w:hint="cs"/>
            <w:sz w:val="24"/>
            <w:szCs w:val="24"/>
            <w:rtl/>
            <w:lang w:eastAsia="he-IL"/>
          </w:rPr>
          <w:t xml:space="preserve"> </w:t>
        </w:r>
      </w:ins>
    </w:p>
    <w:p w14:paraId="42313043" w14:textId="77777777" w:rsidR="00217E81" w:rsidRPr="00217E81" w:rsidRDefault="00217E81" w:rsidP="00217E81">
      <w:pPr>
        <w:widowControl w:val="0"/>
        <w:snapToGrid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 (להלן: </w:t>
      </w:r>
      <w:r w:rsidRPr="00217E81">
        <w:rPr>
          <w:rFonts w:ascii="Times New Roman" w:eastAsia="Times New Roman" w:hAnsi="Times New Roman" w:cs="David" w:hint="cs"/>
          <w:b/>
          <w:bCs/>
          <w:sz w:val="24"/>
          <w:szCs w:val="24"/>
          <w:rtl/>
          <w:lang w:eastAsia="he-IL"/>
        </w:rPr>
        <w:t xml:space="preserve">"השירותים"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hint="cs"/>
          <w:b/>
          <w:bCs/>
          <w:sz w:val="24"/>
          <w:szCs w:val="24"/>
          <w:rtl/>
          <w:lang w:eastAsia="he-IL"/>
        </w:rPr>
        <w:t>"ההסכם"</w:t>
      </w:r>
      <w:r w:rsidRPr="00217E81">
        <w:rPr>
          <w:rFonts w:ascii="Times New Roman" w:eastAsia="Times New Roman" w:hAnsi="Times New Roman" w:cs="David" w:hint="cs"/>
          <w:sz w:val="24"/>
          <w:szCs w:val="24"/>
          <w:rtl/>
          <w:lang w:eastAsia="he-IL"/>
        </w:rPr>
        <w:t>, לפי העניין)</w:t>
      </w:r>
    </w:p>
    <w:p w14:paraId="741540B2"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6E5FDC01"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6E880F91"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הננו מאשרים בזאת כי החל מיום ________ ועד ליום ________ ערכנו את הביטוחים המפורטים להלן בגין פעילות היועץ, לרבות בגין השירותים </w:t>
      </w:r>
      <w:r w:rsidRPr="00217E81">
        <w:rPr>
          <w:rFonts w:ascii="Times New Roman" w:eastAsia="Times New Roman" w:hAnsi="Times New Roman" w:cs="David" w:hint="cs"/>
          <w:b/>
          <w:bCs/>
          <w:sz w:val="24"/>
          <w:szCs w:val="24"/>
          <w:rtl/>
          <w:lang w:eastAsia="he-IL"/>
        </w:rPr>
        <w:t>לחברה</w:t>
      </w:r>
      <w:r w:rsidRPr="00217E81">
        <w:rPr>
          <w:rFonts w:ascii="Times New Roman" w:eastAsia="Times New Roman" w:hAnsi="Times New Roman" w:cs="David" w:hint="cs"/>
          <w:sz w:val="24"/>
          <w:szCs w:val="24"/>
          <w:rtl/>
          <w:lang w:eastAsia="he-IL"/>
        </w:rPr>
        <w:t>:-</w:t>
      </w:r>
    </w:p>
    <w:p w14:paraId="74CA1B98"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0891820B"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5136A228" w14:textId="77777777" w:rsidR="00217E81" w:rsidRPr="00217E81" w:rsidRDefault="00217E81" w:rsidP="00217E81">
      <w:pPr>
        <w:keepNext/>
        <w:widowControl w:val="0"/>
        <w:numPr>
          <w:ilvl w:val="0"/>
          <w:numId w:val="48"/>
        </w:numPr>
        <w:snapToGrid w:val="0"/>
        <w:spacing w:before="0" w:beforeAutospacing="0" w:after="0" w:afterAutospacing="0" w:line="240" w:lineRule="auto"/>
        <w:outlineLvl w:val="0"/>
        <w:rPr>
          <w:rFonts w:ascii="Calibri Light" w:eastAsia="Times New Roman" w:hAnsi="Calibri Light" w:cs="David"/>
          <w:kern w:val="32"/>
          <w:sz w:val="24"/>
          <w:szCs w:val="24"/>
          <w:rtl/>
          <w:lang w:eastAsia="he-IL"/>
        </w:rPr>
      </w:pPr>
      <w:r w:rsidRPr="00217E81">
        <w:rPr>
          <w:rFonts w:ascii="Calibri Light" w:eastAsia="Times New Roman" w:hAnsi="Calibri Light" w:cs="David" w:hint="cs"/>
          <w:kern w:val="32"/>
          <w:sz w:val="24"/>
          <w:szCs w:val="24"/>
          <w:u w:val="single"/>
          <w:rtl/>
          <w:lang w:eastAsia="he-IL"/>
        </w:rPr>
        <w:t>ביטוח אחריות מקצועית</w:t>
      </w:r>
      <w:r w:rsidRPr="00217E81">
        <w:rPr>
          <w:rFonts w:ascii="Calibri Light" w:eastAsia="Times New Roman" w:hAnsi="Calibri Light" w:cs="David" w:hint="cs"/>
          <w:kern w:val="32"/>
          <w:sz w:val="24"/>
          <w:szCs w:val="24"/>
          <w:rtl/>
          <w:lang w:eastAsia="he-IL"/>
        </w:rPr>
        <w:t xml:space="preserve">  - מ.פ. ______________________</w:t>
      </w:r>
    </w:p>
    <w:p w14:paraId="37F7C148" w14:textId="77777777" w:rsidR="00217E81" w:rsidRPr="00217E81" w:rsidRDefault="00217E81" w:rsidP="00217E81">
      <w:pPr>
        <w:keepNext/>
        <w:widowControl w:val="0"/>
        <w:numPr>
          <w:ilvl w:val="0"/>
          <w:numId w:val="33"/>
        </w:numPr>
        <w:snapToGrid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217E81">
        <w:rPr>
          <w:rFonts w:ascii="Calibri Light" w:eastAsia="Times New Roman" w:hAnsi="Calibri Light" w:cs="David" w:hint="cs"/>
          <w:kern w:val="32"/>
          <w:sz w:val="24"/>
          <w:szCs w:val="24"/>
          <w:rtl/>
          <w:lang w:eastAsia="he-IL"/>
        </w:rPr>
        <w:t xml:space="preserve">לכיסוי אחריותו של היועץ על פי דין בגין אובדן ו/או נזק העלולים להיגרם לכל אדם ו/או גוף כלשהו (לרבות במפורש החברה ), כתוצאה ממעשה ו/או מחדל מקצועי של היועץ ו/או עובדיו ו/או מי מטעמו לרבות טעות ו/או השמטה בקשר עם מתן השירותים, בגבולות אחריות בסך של ___________ ₪ למקרה ובמצטבר לתקופת הביטוח. הביטוח אינו כולל כל סייג בדבר אובדן שימוש ו/או עיכוב בעקבות מקרה ביטוח, אובדן מסמכים, הפרת סודיות ואי יושר של עובדים. </w:t>
      </w:r>
    </w:p>
    <w:p w14:paraId="36BEBE73" w14:textId="77777777" w:rsidR="00217E81" w:rsidRPr="00217E81" w:rsidRDefault="00217E81" w:rsidP="00217E81">
      <w:pPr>
        <w:widowControl w:val="0"/>
        <w:tabs>
          <w:tab w:val="left" w:pos="8306"/>
        </w:tabs>
        <w:snapToGrid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הביטוח הינו בעל תחולה רטרואקטיבית מיום תחילת מתן השירותים, אף אם ניתנו בטרם נחתם ההסכם אך לא לפני התאריך _________ (להלן: </w:t>
      </w:r>
      <w:r w:rsidRPr="00217E81">
        <w:rPr>
          <w:rFonts w:ascii="Times New Roman" w:eastAsia="Times New Roman" w:hAnsi="Times New Roman" w:cs="David" w:hint="cs"/>
          <w:b/>
          <w:bCs/>
          <w:sz w:val="24"/>
          <w:szCs w:val="24"/>
          <w:rtl/>
          <w:lang w:eastAsia="he-IL"/>
        </w:rPr>
        <w:t>"התאריך הרטרואקטיבי"</w:t>
      </w:r>
      <w:r w:rsidRPr="00217E81">
        <w:rPr>
          <w:rFonts w:ascii="Times New Roman" w:eastAsia="Times New Roman" w:hAnsi="Times New Roman" w:cs="David" w:hint="cs"/>
          <w:sz w:val="24"/>
          <w:szCs w:val="24"/>
          <w:rtl/>
          <w:lang w:eastAsia="he-IL"/>
        </w:rPr>
        <w:t>), וכולל תקופת גילוי מורחבת של 6 חודשים לפחות.</w:t>
      </w:r>
    </w:p>
    <w:p w14:paraId="4E9D0CB4" w14:textId="77777777" w:rsidR="00217E81" w:rsidRPr="00217E81" w:rsidRDefault="00217E81" w:rsidP="00217E81">
      <w:pPr>
        <w:widowControl w:val="0"/>
        <w:tabs>
          <w:tab w:val="left" w:pos="8306"/>
        </w:tabs>
        <w:snapToGrid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הביטוח כאמור הורחב לשפות את החברה בגין אחריותה למעשי ו/או מחדלי היועץ ו/או עובדיו ו/או מי מטעמו, בכפוף לסעיף אחריות צולבת לפיו ייחשב הביטוח כאילו נערך בנפרד עבור כל אחד מיחידי המבוטח. ואולם, מובהר כי הפוליסה אינה מכסה את אחריותה המקצועית של החברה כלפי היועץ.</w:t>
      </w:r>
    </w:p>
    <w:p w14:paraId="79FD47CE" w14:textId="77777777" w:rsidR="00217E81" w:rsidRPr="00217E81" w:rsidRDefault="00217E81" w:rsidP="00217E81">
      <w:pPr>
        <w:widowControl w:val="0"/>
        <w:snapToGrid w:val="0"/>
        <w:spacing w:before="0" w:beforeAutospacing="0" w:after="0" w:afterAutospacing="0" w:line="24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נוסח הפוליסה לא יפחת מהנוסח הידוע כ- "שפי– ב.ר. 2011". </w:t>
      </w:r>
    </w:p>
    <w:p w14:paraId="04B891B1" w14:textId="77777777" w:rsidR="00217E81" w:rsidRPr="00217E81" w:rsidRDefault="00217E81" w:rsidP="00217E81">
      <w:pPr>
        <w:widowControl w:val="0"/>
        <w:tabs>
          <w:tab w:val="left" w:pos="8306"/>
        </w:tabs>
        <w:snapToGrid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7B9DD7C"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7072C200" w14:textId="77777777" w:rsidR="00217E81" w:rsidRPr="00217E81" w:rsidRDefault="00217E81" w:rsidP="00217E81">
      <w:pPr>
        <w:widowControl w:val="0"/>
        <w:numPr>
          <w:ilvl w:val="0"/>
          <w:numId w:val="48"/>
        </w:numPr>
        <w:snapToGrid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u w:val="single"/>
          <w:rtl/>
          <w:lang w:eastAsia="he-IL"/>
        </w:rPr>
        <w:t>ביטוח אחריות מעבידים</w:t>
      </w:r>
      <w:r w:rsidRPr="00217E81">
        <w:rPr>
          <w:rFonts w:ascii="Times New Roman" w:eastAsia="Times New Roman" w:hAnsi="Times New Roman" w:cs="David" w:hint="cs"/>
          <w:sz w:val="24"/>
          <w:szCs w:val="24"/>
          <w:rtl/>
          <w:lang w:eastAsia="he-IL"/>
        </w:rPr>
        <w:t xml:space="preserve">  - מ.פ. __________________________</w:t>
      </w:r>
    </w:p>
    <w:p w14:paraId="7D895FAD" w14:textId="77777777" w:rsidR="00217E81" w:rsidRPr="00217E81" w:rsidRDefault="00217E81" w:rsidP="00217E81">
      <w:pPr>
        <w:widowControl w:val="0"/>
        <w:snapToGrid w:val="0"/>
        <w:spacing w:before="0" w:beforeAutospacing="0" w:after="0" w:afterAutospacing="0" w:line="24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לכיסוי חבותו של היועץ על פי פקודת הנזיקין [נוסח חדש] ו/או חוק האחריות למוצרים פגומים, התש"ם-1980 כלפי עובדיו המועסקים לצורך מתן השירותים, בגין פגיעה גופנית ו/או מחלה העלולים להיגרם להם תוך כדי ו/או עקב עבודתם, בגבולות אחריות של 20,000,000 ₪ לתובע, למקרה ובמצטבר לתקופת הביטוח. הביטוח אינו כולל כל סייג בדבר שעות עבודה, העסקת נוער וכן בדבר חבות היועץ כלפי קבלנים, קבלני משנה ועובדיהם היה ויחשבו לעובדי היועץ. הביטוח מורחב לשפות את החברה היה ותיחשב למעביד של מי מעובדי היועץ או אם ייקבע כי היא נושאת באחריות שילוחית לעניין חבות היועץ כלפי מי מעובדיו.</w:t>
      </w:r>
    </w:p>
    <w:p w14:paraId="1A285C6C"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196E565B" w14:textId="77777777" w:rsidR="00217E81" w:rsidRPr="00217E81" w:rsidRDefault="00217E81" w:rsidP="00217E81">
      <w:pPr>
        <w:widowControl w:val="0"/>
        <w:numPr>
          <w:ilvl w:val="0"/>
          <w:numId w:val="48"/>
        </w:numPr>
        <w:snapToGrid w:val="0"/>
        <w:spacing w:before="0" w:beforeAutospacing="0" w:after="0" w:afterAutospacing="0" w:line="240" w:lineRule="exact"/>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u w:val="single"/>
          <w:rtl/>
          <w:lang w:eastAsia="he-IL"/>
        </w:rPr>
        <w:t>ביטוח אחריות כלפי צד שלישי</w:t>
      </w:r>
      <w:r w:rsidRPr="00217E81">
        <w:rPr>
          <w:rFonts w:ascii="Times New Roman" w:eastAsia="Times New Roman" w:hAnsi="Times New Roman" w:cs="David" w:hint="cs"/>
          <w:sz w:val="24"/>
          <w:szCs w:val="24"/>
          <w:rtl/>
          <w:lang w:eastAsia="he-IL"/>
        </w:rPr>
        <w:t xml:space="preserve"> – מ.פ. _______________________</w:t>
      </w:r>
    </w:p>
    <w:p w14:paraId="38F3A099" w14:textId="77777777" w:rsidR="00217E81" w:rsidRPr="00217E81" w:rsidRDefault="00217E81" w:rsidP="00217E81">
      <w:pPr>
        <w:widowControl w:val="0"/>
        <w:snapToGrid w:val="0"/>
        <w:spacing w:before="0" w:beforeAutospacing="0" w:after="0" w:afterAutospacing="0" w:line="240" w:lineRule="exact"/>
        <w:ind w:left="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לכיסוי אחריות היועץ על פי דין בגין פגיעה ו/או נזק העלולים להיגרם לגופו ו/או לרכושו של כל אדם ו/או גוף כלשהו (לרבות במפורש החברה), בגבולות אחריות בסך של 4,000,000 ₪ למקרה ובמצטבר לתקופת הביטוח. הביטוח אינו כולל כל סייג בדבר חבות בגין וכלפי קבלנים, קבלני משנה ועובדיהם וכן תביעות תחלוף מצד המוסד לביטוח לאומי. הביטוח מורחב לשפות את החברה בגין אחריותה למעשי ו/או מחדלי היועץ ו/או מי מטעמו, בכפוף לסעיף אחריות צולבת.</w:t>
      </w:r>
    </w:p>
    <w:p w14:paraId="7564E89E" w14:textId="77777777" w:rsidR="00217E81" w:rsidRPr="00217E81" w:rsidRDefault="00217E81" w:rsidP="00217E81">
      <w:pPr>
        <w:widowControl w:val="0"/>
        <w:snapToGrid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3B3CE9D6" w14:textId="77777777" w:rsidR="00217E81" w:rsidRPr="00217E81" w:rsidRDefault="00217E81" w:rsidP="00217E81">
      <w:pPr>
        <w:widowControl w:val="0"/>
        <w:snapToGrid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AE39B13"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8C0E3B1"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b/>
          <w:bCs/>
          <w:sz w:val="24"/>
          <w:szCs w:val="24"/>
          <w:rtl/>
          <w:lang w:eastAsia="he-IL"/>
        </w:rPr>
      </w:pPr>
      <w:r w:rsidRPr="00217E81">
        <w:rPr>
          <w:rFonts w:ascii="Times New Roman" w:eastAsia="Times New Roman" w:hAnsi="Times New Roman" w:cs="David" w:hint="cs"/>
          <w:b/>
          <w:bCs/>
          <w:sz w:val="24"/>
          <w:szCs w:val="24"/>
          <w:u w:val="single"/>
          <w:rtl/>
          <w:lang w:eastAsia="he-IL"/>
        </w:rPr>
        <w:t>כללי לכל הפוליסות</w:t>
      </w:r>
      <w:r w:rsidRPr="00217E81">
        <w:rPr>
          <w:rFonts w:ascii="Times New Roman" w:eastAsia="Times New Roman" w:hAnsi="Times New Roman" w:cs="David" w:hint="cs"/>
          <w:b/>
          <w:bCs/>
          <w:sz w:val="24"/>
          <w:szCs w:val="24"/>
          <w:rtl/>
          <w:lang w:eastAsia="he-IL"/>
        </w:rPr>
        <w:t xml:space="preserve"> – </w:t>
      </w:r>
    </w:p>
    <w:p w14:paraId="1AEBFB8F"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6A1E52F8" w14:textId="77777777" w:rsidR="00217E81" w:rsidRPr="00217E81" w:rsidRDefault="00217E81" w:rsidP="00217E81">
      <w:pPr>
        <w:widowControl w:val="0"/>
        <w:numPr>
          <w:ilvl w:val="0"/>
          <w:numId w:val="49"/>
        </w:numPr>
        <w:snapToGrid w:val="0"/>
        <w:spacing w:before="0" w:beforeAutospacing="0" w:after="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hint="cs"/>
          <w:b/>
          <w:bCs/>
          <w:sz w:val="24"/>
          <w:szCs w:val="24"/>
          <w:rtl/>
          <w:lang w:eastAsia="he-IL"/>
        </w:rPr>
        <w:t>"החברה"</w:t>
      </w:r>
      <w:r w:rsidRPr="00217E81">
        <w:rPr>
          <w:rFonts w:ascii="Times New Roman" w:eastAsia="Times New Roman" w:hAnsi="Times New Roman" w:cs="David" w:hint="cs"/>
          <w:sz w:val="24"/>
          <w:szCs w:val="24"/>
          <w:rtl/>
          <w:lang w:eastAsia="he-IL"/>
        </w:rPr>
        <w:t xml:space="preserve"> לצורך הביטוחים הנ"ל ו/או אישור זה הינה לרבות חברת אם ו/או חברות בנות ו/או חברות שלובות ו/או עובדיהן ו/או מנהליהן.</w:t>
      </w:r>
    </w:p>
    <w:p w14:paraId="2861F2E0" w14:textId="77777777" w:rsidR="00217E81" w:rsidRPr="00217E81" w:rsidRDefault="00217E81" w:rsidP="00217E81">
      <w:pPr>
        <w:widowControl w:val="0"/>
        <w:snapToGrid w:val="0"/>
        <w:spacing w:before="0" w:beforeAutospacing="0" w:after="0" w:afterAutospacing="0" w:line="240" w:lineRule="auto"/>
        <w:ind w:right="720"/>
        <w:rPr>
          <w:rFonts w:ascii="Times New Roman" w:eastAsia="Times New Roman" w:hAnsi="Times New Roman" w:cs="David"/>
          <w:sz w:val="24"/>
          <w:szCs w:val="24"/>
          <w:lang w:eastAsia="he-IL"/>
        </w:rPr>
      </w:pPr>
    </w:p>
    <w:p w14:paraId="50AF3BBD" w14:textId="77777777" w:rsidR="00217E81" w:rsidRPr="00217E81" w:rsidRDefault="00217E81" w:rsidP="00217E81">
      <w:pPr>
        <w:widowControl w:val="0"/>
        <w:numPr>
          <w:ilvl w:val="0"/>
          <w:numId w:val="49"/>
        </w:numPr>
        <w:snapToGrid w:val="0"/>
        <w:spacing w:before="0" w:beforeAutospacing="0" w:after="0" w:afterAutospacing="0" w:line="240" w:lineRule="auto"/>
        <w:ind w:left="1440"/>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6D939C9F" w14:textId="77777777" w:rsidR="00217E81" w:rsidRPr="00217E81" w:rsidRDefault="00217E81" w:rsidP="00217E81">
      <w:pPr>
        <w:widowControl w:val="0"/>
        <w:snapToGrid w:val="0"/>
        <w:spacing w:before="0" w:beforeAutospacing="0" w:after="0" w:afterAutospacing="0" w:line="240" w:lineRule="auto"/>
        <w:ind w:right="720"/>
        <w:rPr>
          <w:rFonts w:ascii="Times New Roman" w:eastAsia="Times New Roman" w:hAnsi="Times New Roman" w:cs="David"/>
          <w:sz w:val="24"/>
          <w:szCs w:val="24"/>
          <w:rtl/>
          <w:lang w:eastAsia="he-IL"/>
        </w:rPr>
      </w:pPr>
    </w:p>
    <w:p w14:paraId="52EC6D3B" w14:textId="77777777" w:rsidR="00217E81" w:rsidRPr="00217E81" w:rsidRDefault="00217E81" w:rsidP="00217E81">
      <w:pPr>
        <w:widowControl w:val="0"/>
        <w:numPr>
          <w:ilvl w:val="0"/>
          <w:numId w:val="49"/>
        </w:numPr>
        <w:snapToGrid w:val="0"/>
        <w:spacing w:before="0" w:beforeAutospacing="0" w:after="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הננו מאשרים כי ידוע לנו שהאחריות לתשלום פרמיות הביטוח והשתתפות עצמית חלה על היועץ בלבד, ובשום מקרה לא על החברה.</w:t>
      </w:r>
    </w:p>
    <w:p w14:paraId="532758CF"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2786D804" w14:textId="77777777" w:rsidR="00217E81" w:rsidRPr="00217E81" w:rsidRDefault="00217E81" w:rsidP="00217E81">
      <w:pPr>
        <w:widowControl w:val="0"/>
        <w:numPr>
          <w:ilvl w:val="0"/>
          <w:numId w:val="49"/>
        </w:numPr>
        <w:snapToGrid w:val="0"/>
        <w:spacing w:before="0" w:beforeAutospacing="0" w:after="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הננו מאשרים כי כל הביטוחים הנ"ל הינם ראשוניים וקודמים לכל ביטוח הנערך על ידי החברה ו/או לטובתה, ואנו מוותרים על כל טענה ו/או דרישה ו/או תביעה בדבר שיתוף ביטוחי החברה.</w:t>
      </w:r>
    </w:p>
    <w:p w14:paraId="7B19CA9F" w14:textId="77777777" w:rsidR="00217E81" w:rsidRPr="00217E81" w:rsidRDefault="00217E81" w:rsidP="00217E81">
      <w:pPr>
        <w:snapToGrid w:val="0"/>
        <w:spacing w:before="0" w:beforeAutospacing="0" w:after="0" w:afterAutospacing="0" w:line="360" w:lineRule="auto"/>
        <w:ind w:left="720"/>
        <w:rPr>
          <w:rFonts w:ascii="Times New Roman" w:eastAsia="Times New Roman" w:hAnsi="Times New Roman" w:cs="David"/>
          <w:sz w:val="24"/>
          <w:szCs w:val="24"/>
        </w:rPr>
      </w:pPr>
    </w:p>
    <w:p w14:paraId="277F264E" w14:textId="77777777" w:rsidR="00217E81" w:rsidRPr="00217E81" w:rsidRDefault="00217E81" w:rsidP="00217E81">
      <w:pPr>
        <w:widowControl w:val="0"/>
        <w:numPr>
          <w:ilvl w:val="0"/>
          <w:numId w:val="49"/>
        </w:numPr>
        <w:snapToGrid w:val="0"/>
        <w:spacing w:before="0" w:beforeAutospacing="0" w:after="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3ED5195"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lang w:eastAsia="he-IL"/>
        </w:rPr>
      </w:pPr>
    </w:p>
    <w:p w14:paraId="525F9366" w14:textId="77777777" w:rsidR="00217E81" w:rsidRPr="00217E81" w:rsidRDefault="00217E81" w:rsidP="00217E81">
      <w:pPr>
        <w:widowControl w:val="0"/>
        <w:numPr>
          <w:ilvl w:val="0"/>
          <w:numId w:val="49"/>
        </w:numPr>
        <w:snapToGrid w:val="0"/>
        <w:spacing w:before="0" w:beforeAutospacing="0" w:after="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הננו מתחייבים כי הביטוחים הנ"ל לא יבוטלו ולא יצומצמו במשך תקופת הביטוח, אלא בהודעה מראש של 60 יום לחברה, בכתב, בדואר רשום.</w:t>
      </w:r>
    </w:p>
    <w:p w14:paraId="37A69AD4"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0D8E8AA4"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30695DF7"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hint="cs"/>
          <w:bCs/>
          <w:sz w:val="24"/>
          <w:szCs w:val="24"/>
          <w:rtl/>
          <w:lang w:eastAsia="he-IL"/>
        </w:rPr>
        <w:t>אישורנו זה הינו בכפוף לתנאי פוליסות הביטוח המקוריות ולסייגיהן, עד כמה שלא שונו על פי האמור באישור זה.</w:t>
      </w:r>
    </w:p>
    <w:p w14:paraId="5546A2E6"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11E4270D"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78BADADC"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336B3284"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327DD0E3"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1FC373A0"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28378ED4"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766F1C5A"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1F9F9186"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479E79A7"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25ADC972"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1715E2B9"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3DA7918C"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6087867E"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______________</w:t>
      </w:r>
      <w:r w:rsidRPr="00217E81">
        <w:rPr>
          <w:rFonts w:ascii="Times New Roman" w:eastAsia="Times New Roman" w:hAnsi="Times New Roman" w:cs="David" w:hint="cs"/>
          <w:sz w:val="24"/>
          <w:szCs w:val="24"/>
          <w:rtl/>
          <w:lang w:eastAsia="he-IL"/>
        </w:rPr>
        <w:tab/>
        <w:t>______________</w:t>
      </w:r>
      <w:r w:rsidRPr="00217E81">
        <w:rPr>
          <w:rFonts w:ascii="Times New Roman" w:eastAsia="Times New Roman" w:hAnsi="Times New Roman" w:cs="David" w:hint="cs"/>
          <w:sz w:val="24"/>
          <w:szCs w:val="24"/>
          <w:rtl/>
          <w:lang w:eastAsia="he-IL"/>
        </w:rPr>
        <w:tab/>
        <w:t>______________</w:t>
      </w:r>
      <w:r w:rsidRPr="00217E81">
        <w:rPr>
          <w:rFonts w:ascii="Times New Roman" w:eastAsia="Times New Roman" w:hAnsi="Times New Roman" w:cs="David" w:hint="cs"/>
          <w:sz w:val="24"/>
          <w:szCs w:val="24"/>
          <w:rtl/>
          <w:lang w:eastAsia="he-IL"/>
        </w:rPr>
        <w:tab/>
        <w:t>______________</w:t>
      </w:r>
    </w:p>
    <w:p w14:paraId="4A3F796C"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(חותמת המבטח)</w:t>
      </w:r>
      <w:r w:rsidRPr="00217E81">
        <w:rPr>
          <w:rFonts w:ascii="Times New Roman" w:eastAsia="Times New Roman" w:hAnsi="Times New Roman" w:cs="David" w:hint="cs"/>
          <w:sz w:val="24"/>
          <w:szCs w:val="24"/>
          <w:rtl/>
          <w:lang w:eastAsia="he-IL"/>
        </w:rPr>
        <w:tab/>
        <w:t>(חתימת המבטח)</w:t>
      </w:r>
      <w:r w:rsidRPr="00217E81">
        <w:rPr>
          <w:rFonts w:ascii="Times New Roman" w:eastAsia="Times New Roman" w:hAnsi="Times New Roman" w:cs="David" w:hint="cs"/>
          <w:sz w:val="24"/>
          <w:szCs w:val="24"/>
          <w:rtl/>
          <w:lang w:eastAsia="he-IL"/>
        </w:rPr>
        <w:tab/>
        <w:t>(שם החותם)</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t xml:space="preserve">(תפקיד החותם) </w:t>
      </w:r>
    </w:p>
    <w:p w14:paraId="0022026C"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u w:val="single"/>
          <w:rtl/>
          <w:lang w:eastAsia="he-IL"/>
        </w:rPr>
      </w:pPr>
    </w:p>
    <w:p w14:paraId="33C3A913"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u w:val="single"/>
          <w:rtl/>
          <w:lang w:eastAsia="he-IL"/>
        </w:rPr>
      </w:pPr>
    </w:p>
    <w:p w14:paraId="743A0E73" w14:textId="77777777" w:rsidR="00217E81" w:rsidRPr="00217E81" w:rsidRDefault="00217E81" w:rsidP="00217E81">
      <w:pPr>
        <w:widowControl w:val="0"/>
        <w:snapToGrid w:val="0"/>
        <w:spacing w:before="0" w:beforeAutospacing="0" w:after="0" w:afterAutospacing="0" w:line="240" w:lineRule="auto"/>
        <w:rPr>
          <w:rFonts w:ascii="Times New Roman" w:eastAsia="Times New Roman" w:hAnsi="Times New Roman" w:cs="David"/>
          <w:sz w:val="24"/>
          <w:szCs w:val="24"/>
          <w:rtl/>
          <w:lang w:eastAsia="he-IL"/>
        </w:rPr>
      </w:pPr>
    </w:p>
    <w:p w14:paraId="7249441D" w14:textId="6B885F2C" w:rsidR="00217E81" w:rsidRPr="00217E81" w:rsidDel="00EF02F7" w:rsidRDefault="00217E81" w:rsidP="00217E81">
      <w:pPr>
        <w:widowControl w:val="0"/>
        <w:snapToGrid w:val="0"/>
        <w:spacing w:before="0" w:beforeAutospacing="0" w:after="0" w:afterAutospacing="0" w:line="240" w:lineRule="auto"/>
        <w:rPr>
          <w:del w:id="128" w:author="Meryl Etman" w:date="2019-01-17T16:47:00Z"/>
          <w:rFonts w:ascii="Times New Roman" w:eastAsia="Times New Roman" w:hAnsi="Times New Roman" w:cs="David"/>
          <w:sz w:val="24"/>
          <w:szCs w:val="24"/>
          <w:lang w:eastAsia="he-IL"/>
        </w:rPr>
      </w:pPr>
    </w:p>
    <w:p w14:paraId="7FC713ED" w14:textId="69B81B7C" w:rsidR="00217E81" w:rsidRPr="00217E81" w:rsidDel="00EF02F7" w:rsidRDefault="00217E81" w:rsidP="00217E81">
      <w:pPr>
        <w:widowControl w:val="0"/>
        <w:snapToGrid w:val="0"/>
        <w:spacing w:before="0" w:beforeAutospacing="0" w:after="0" w:afterAutospacing="0" w:line="240" w:lineRule="auto"/>
        <w:rPr>
          <w:del w:id="129" w:author="Meryl Etman" w:date="2019-01-17T16:47:00Z"/>
          <w:rFonts w:ascii="Times New Roman" w:eastAsia="Times New Roman" w:hAnsi="Times New Roman" w:cs="David"/>
          <w:sz w:val="24"/>
          <w:szCs w:val="24"/>
          <w:rtl/>
          <w:lang w:eastAsia="he-IL"/>
        </w:rPr>
      </w:pPr>
    </w:p>
    <w:p w14:paraId="135473FF" w14:textId="570351AA" w:rsidR="00217E81" w:rsidRPr="00217E81" w:rsidDel="00EF02F7" w:rsidRDefault="00217E81" w:rsidP="00217E81">
      <w:pPr>
        <w:tabs>
          <w:tab w:val="left" w:pos="720"/>
        </w:tabs>
        <w:spacing w:before="0" w:beforeAutospacing="0" w:after="0" w:afterAutospacing="0" w:line="240" w:lineRule="auto"/>
        <w:ind w:left="786" w:hanging="426"/>
        <w:jc w:val="both"/>
        <w:outlineLvl w:val="3"/>
        <w:rPr>
          <w:del w:id="130" w:author="Meryl Etman" w:date="2019-01-17T16:47:00Z"/>
          <w:rFonts w:ascii="Times New Roman" w:eastAsia="Times New Roman" w:hAnsi="Times New Roman" w:cs="David"/>
          <w:sz w:val="26"/>
          <w:szCs w:val="26"/>
          <w:rtl/>
          <w:lang w:eastAsia="he-IL"/>
        </w:rPr>
      </w:pPr>
    </w:p>
    <w:p w14:paraId="29F2ABB8" w14:textId="3560DCFF" w:rsidR="00217E81" w:rsidRPr="00217E81" w:rsidDel="00EF02F7" w:rsidRDefault="00217E81" w:rsidP="00217E81">
      <w:pPr>
        <w:widowControl w:val="0"/>
        <w:spacing w:before="0" w:beforeAutospacing="0" w:after="0" w:afterAutospacing="0" w:line="240" w:lineRule="auto"/>
        <w:jc w:val="center"/>
        <w:rPr>
          <w:del w:id="131" w:author="Meryl Etman" w:date="2019-01-17T16:47:00Z"/>
          <w:rFonts w:ascii="Times New Roman" w:eastAsia="Times New Roman" w:hAnsi="Times New Roman" w:cs="David"/>
          <w:b/>
          <w:bCs/>
          <w:sz w:val="24"/>
          <w:szCs w:val="24"/>
          <w:rtl/>
          <w:lang w:eastAsia="he-IL"/>
        </w:rPr>
      </w:pPr>
    </w:p>
    <w:p w14:paraId="5DB28084" w14:textId="600AEE3D" w:rsidR="00217E81" w:rsidRPr="00217E81" w:rsidDel="00EF02F7" w:rsidRDefault="00217E81" w:rsidP="00217E81">
      <w:pPr>
        <w:widowControl w:val="0"/>
        <w:spacing w:before="0" w:beforeAutospacing="0" w:after="0" w:afterAutospacing="0" w:line="240" w:lineRule="auto"/>
        <w:jc w:val="center"/>
        <w:rPr>
          <w:del w:id="132" w:author="Meryl Etman" w:date="2019-01-17T16:47:00Z"/>
          <w:rFonts w:ascii="Times New Roman" w:eastAsia="Times New Roman" w:hAnsi="Times New Roman" w:cs="David"/>
          <w:b/>
          <w:bCs/>
          <w:sz w:val="24"/>
          <w:szCs w:val="24"/>
          <w:rtl/>
          <w:lang w:eastAsia="he-IL"/>
        </w:rPr>
      </w:pPr>
    </w:p>
    <w:p w14:paraId="23F93D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B9CA9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19CFFCF" w14:textId="31F7A1BA" w:rsidR="00EF02F7" w:rsidRDefault="00EF02F7" w:rsidP="00217E81">
      <w:pPr>
        <w:widowControl w:val="0"/>
        <w:spacing w:before="0" w:beforeAutospacing="0" w:after="0" w:afterAutospacing="0" w:line="240" w:lineRule="auto"/>
        <w:jc w:val="center"/>
        <w:rPr>
          <w:ins w:id="133" w:author="Meryl Etman" w:date="2019-01-17T16:47:00Z"/>
          <w:rFonts w:ascii="Times New Roman" w:eastAsia="Times New Roman" w:hAnsi="Times New Roman" w:cs="David"/>
          <w:b/>
          <w:bCs/>
          <w:sz w:val="24"/>
          <w:szCs w:val="24"/>
          <w:rtl/>
          <w:lang w:eastAsia="he-IL"/>
        </w:rPr>
      </w:pPr>
    </w:p>
    <w:p w14:paraId="040432D1" w14:textId="77777777" w:rsidR="00EF02F7" w:rsidRDefault="00EF02F7">
      <w:pPr>
        <w:bidi w:val="0"/>
        <w:spacing w:before="0" w:beforeAutospacing="0" w:after="160" w:afterAutospacing="0" w:line="259" w:lineRule="auto"/>
        <w:rPr>
          <w:ins w:id="134" w:author="Meryl Etman" w:date="2019-01-17T16:47:00Z"/>
          <w:rFonts w:ascii="Times New Roman" w:eastAsia="Times New Roman" w:hAnsi="Times New Roman" w:cs="David"/>
          <w:b/>
          <w:bCs/>
          <w:sz w:val="24"/>
          <w:szCs w:val="24"/>
          <w:rtl/>
          <w:lang w:eastAsia="he-IL"/>
        </w:rPr>
      </w:pPr>
      <w:ins w:id="135" w:author="Meryl Etman" w:date="2019-01-17T16:47:00Z">
        <w:r>
          <w:rPr>
            <w:rFonts w:ascii="Times New Roman" w:eastAsia="Times New Roman" w:hAnsi="Times New Roman" w:cs="David"/>
            <w:b/>
            <w:bCs/>
            <w:sz w:val="24"/>
            <w:szCs w:val="24"/>
            <w:rtl/>
            <w:lang w:eastAsia="he-IL"/>
          </w:rPr>
          <w:br w:type="page"/>
        </w:r>
      </w:ins>
    </w:p>
    <w:p w14:paraId="45C1AC31" w14:textId="77777777" w:rsidR="00217E81" w:rsidRPr="00217E81" w:rsidDel="00EF02F7" w:rsidRDefault="00217E81" w:rsidP="00217E81">
      <w:pPr>
        <w:widowControl w:val="0"/>
        <w:spacing w:before="0" w:beforeAutospacing="0" w:after="0" w:afterAutospacing="0" w:line="240" w:lineRule="auto"/>
        <w:jc w:val="center"/>
        <w:rPr>
          <w:del w:id="136" w:author="Meryl Etman" w:date="2019-01-17T16:47:00Z"/>
          <w:rFonts w:ascii="Times New Roman" w:eastAsia="Times New Roman" w:hAnsi="Times New Roman" w:cs="David"/>
          <w:b/>
          <w:bCs/>
          <w:sz w:val="24"/>
          <w:szCs w:val="24"/>
          <w:rtl/>
          <w:lang w:eastAsia="he-IL"/>
        </w:rPr>
      </w:pPr>
    </w:p>
    <w:p w14:paraId="4F0E6797" w14:textId="1C3C4DC8" w:rsidR="00217E81" w:rsidRPr="00217E81" w:rsidDel="00EF02F7" w:rsidRDefault="00217E81" w:rsidP="00217E81">
      <w:pPr>
        <w:widowControl w:val="0"/>
        <w:spacing w:before="0" w:beforeAutospacing="0" w:after="0" w:afterAutospacing="0" w:line="240" w:lineRule="auto"/>
        <w:jc w:val="center"/>
        <w:rPr>
          <w:del w:id="137" w:author="Meryl Etman" w:date="2019-01-17T16:47:00Z"/>
          <w:rFonts w:ascii="Times New Roman" w:eastAsia="Times New Roman" w:hAnsi="Times New Roman" w:cs="David"/>
          <w:b/>
          <w:bCs/>
          <w:sz w:val="24"/>
          <w:szCs w:val="24"/>
          <w:rtl/>
          <w:lang w:eastAsia="he-IL"/>
        </w:rPr>
      </w:pPr>
    </w:p>
    <w:p w14:paraId="76A8D8F4" w14:textId="5080B65D" w:rsidR="00217E81" w:rsidRPr="00217E81" w:rsidDel="00EF02F7" w:rsidRDefault="00217E81" w:rsidP="00217E81">
      <w:pPr>
        <w:widowControl w:val="0"/>
        <w:spacing w:before="0" w:beforeAutospacing="0" w:after="0" w:afterAutospacing="0" w:line="240" w:lineRule="auto"/>
        <w:jc w:val="center"/>
        <w:rPr>
          <w:del w:id="138" w:author="Meryl Etman" w:date="2019-01-17T16:47:00Z"/>
          <w:rFonts w:ascii="Times New Roman" w:eastAsia="Times New Roman" w:hAnsi="Times New Roman" w:cs="David"/>
          <w:b/>
          <w:bCs/>
          <w:sz w:val="24"/>
          <w:szCs w:val="24"/>
          <w:rtl/>
          <w:lang w:eastAsia="he-IL"/>
        </w:rPr>
      </w:pPr>
    </w:p>
    <w:p w14:paraId="46980552" w14:textId="74E0FD47" w:rsidR="00217E81" w:rsidRPr="00217E81" w:rsidDel="00EF02F7" w:rsidRDefault="00217E81" w:rsidP="00217E81">
      <w:pPr>
        <w:widowControl w:val="0"/>
        <w:spacing w:before="0" w:beforeAutospacing="0" w:after="0" w:afterAutospacing="0" w:line="240" w:lineRule="auto"/>
        <w:jc w:val="center"/>
        <w:rPr>
          <w:del w:id="139" w:author="Meryl Etman" w:date="2019-01-17T16:47:00Z"/>
          <w:rFonts w:ascii="Times New Roman" w:eastAsia="Times New Roman" w:hAnsi="Times New Roman" w:cs="David"/>
          <w:b/>
          <w:bCs/>
          <w:sz w:val="24"/>
          <w:szCs w:val="24"/>
          <w:rtl/>
          <w:lang w:eastAsia="he-IL"/>
        </w:rPr>
      </w:pPr>
    </w:p>
    <w:p w14:paraId="5110FE38" w14:textId="7661716B" w:rsidR="00217E81" w:rsidRPr="00217E81" w:rsidDel="00EF02F7" w:rsidRDefault="00217E81" w:rsidP="00217E81">
      <w:pPr>
        <w:widowControl w:val="0"/>
        <w:spacing w:before="0" w:beforeAutospacing="0" w:after="0" w:afterAutospacing="0" w:line="240" w:lineRule="auto"/>
        <w:jc w:val="center"/>
        <w:rPr>
          <w:del w:id="140" w:author="Meryl Etman" w:date="2019-01-17T16:47:00Z"/>
          <w:rFonts w:ascii="Times New Roman" w:eastAsia="Times New Roman" w:hAnsi="Times New Roman" w:cs="David"/>
          <w:b/>
          <w:bCs/>
          <w:sz w:val="24"/>
          <w:szCs w:val="24"/>
          <w:rtl/>
          <w:lang w:eastAsia="he-IL"/>
        </w:rPr>
      </w:pPr>
    </w:p>
    <w:p w14:paraId="13F5859C" w14:textId="134913FA" w:rsidR="00217E81" w:rsidRPr="00217E81" w:rsidDel="00EF02F7" w:rsidRDefault="00217E81" w:rsidP="00217E81">
      <w:pPr>
        <w:widowControl w:val="0"/>
        <w:spacing w:before="0" w:beforeAutospacing="0" w:after="0" w:afterAutospacing="0" w:line="240" w:lineRule="auto"/>
        <w:jc w:val="center"/>
        <w:rPr>
          <w:del w:id="141" w:author="Meryl Etman" w:date="2019-01-17T16:47:00Z"/>
          <w:rFonts w:ascii="Times New Roman" w:eastAsia="Times New Roman" w:hAnsi="Times New Roman" w:cs="David"/>
          <w:b/>
          <w:bCs/>
          <w:sz w:val="24"/>
          <w:szCs w:val="24"/>
          <w:rtl/>
          <w:lang w:eastAsia="he-IL"/>
        </w:rPr>
      </w:pPr>
    </w:p>
    <w:p w14:paraId="4D136E4A" w14:textId="75902C44" w:rsidR="00217E81" w:rsidRPr="00217E81" w:rsidDel="00EF02F7" w:rsidRDefault="00217E81" w:rsidP="00217E81">
      <w:pPr>
        <w:widowControl w:val="0"/>
        <w:spacing w:before="0" w:beforeAutospacing="0" w:after="0" w:afterAutospacing="0" w:line="240" w:lineRule="auto"/>
        <w:jc w:val="center"/>
        <w:rPr>
          <w:del w:id="142" w:author="Meryl Etman" w:date="2019-01-17T16:47:00Z"/>
          <w:rFonts w:ascii="Times New Roman" w:eastAsia="Times New Roman" w:hAnsi="Times New Roman" w:cs="David"/>
          <w:b/>
          <w:bCs/>
          <w:sz w:val="24"/>
          <w:szCs w:val="24"/>
          <w:rtl/>
          <w:lang w:eastAsia="he-IL"/>
        </w:rPr>
      </w:pPr>
    </w:p>
    <w:p w14:paraId="7D7AE4B2" w14:textId="36FF33BA" w:rsidR="00217E81" w:rsidRPr="00217E81" w:rsidDel="00EF02F7" w:rsidRDefault="00217E81" w:rsidP="00217E81">
      <w:pPr>
        <w:widowControl w:val="0"/>
        <w:spacing w:before="0" w:beforeAutospacing="0" w:after="0" w:afterAutospacing="0" w:line="240" w:lineRule="auto"/>
        <w:jc w:val="center"/>
        <w:rPr>
          <w:del w:id="143" w:author="Meryl Etman" w:date="2019-01-17T16:47:00Z"/>
          <w:rFonts w:ascii="Times New Roman" w:eastAsia="Times New Roman" w:hAnsi="Times New Roman" w:cs="David"/>
          <w:b/>
          <w:bCs/>
          <w:sz w:val="24"/>
          <w:szCs w:val="24"/>
          <w:rtl/>
          <w:lang w:eastAsia="he-IL"/>
        </w:rPr>
      </w:pPr>
    </w:p>
    <w:p w14:paraId="6EA47C5E" w14:textId="77702655" w:rsidR="00217E81" w:rsidRPr="00217E81" w:rsidDel="00EF02F7" w:rsidRDefault="00217E81" w:rsidP="00217E81">
      <w:pPr>
        <w:widowControl w:val="0"/>
        <w:spacing w:before="0" w:beforeAutospacing="0" w:after="0" w:afterAutospacing="0" w:line="240" w:lineRule="auto"/>
        <w:jc w:val="center"/>
        <w:rPr>
          <w:del w:id="144" w:author="Meryl Etman" w:date="2019-01-17T16:47:00Z"/>
          <w:rFonts w:ascii="Times New Roman" w:eastAsia="Times New Roman" w:hAnsi="Times New Roman" w:cs="David"/>
          <w:b/>
          <w:bCs/>
          <w:sz w:val="24"/>
          <w:szCs w:val="24"/>
          <w:rtl/>
          <w:lang w:eastAsia="he-IL"/>
        </w:rPr>
      </w:pPr>
    </w:p>
    <w:p w14:paraId="37441E28" w14:textId="247B7AD3" w:rsidR="00217E81" w:rsidRPr="00217E81" w:rsidDel="00EF02F7" w:rsidRDefault="00217E81" w:rsidP="00217E81">
      <w:pPr>
        <w:widowControl w:val="0"/>
        <w:spacing w:before="0" w:beforeAutospacing="0" w:after="0" w:afterAutospacing="0" w:line="240" w:lineRule="auto"/>
        <w:jc w:val="center"/>
        <w:rPr>
          <w:del w:id="145" w:author="Meryl Etman" w:date="2019-01-17T16:47:00Z"/>
          <w:rFonts w:ascii="Times New Roman" w:eastAsia="Times New Roman" w:hAnsi="Times New Roman" w:cs="David"/>
          <w:b/>
          <w:bCs/>
          <w:sz w:val="24"/>
          <w:szCs w:val="24"/>
          <w:rtl/>
          <w:lang w:eastAsia="he-IL"/>
        </w:rPr>
      </w:pPr>
    </w:p>
    <w:p w14:paraId="4B45AFAF" w14:textId="3023B284" w:rsidR="00217E81" w:rsidRPr="00217E81" w:rsidDel="00EF02F7" w:rsidRDefault="00217E81" w:rsidP="00217E81">
      <w:pPr>
        <w:widowControl w:val="0"/>
        <w:spacing w:before="0" w:beforeAutospacing="0" w:after="0" w:afterAutospacing="0" w:line="240" w:lineRule="auto"/>
        <w:jc w:val="center"/>
        <w:rPr>
          <w:del w:id="146" w:author="Meryl Etman" w:date="2019-01-17T16:47:00Z"/>
          <w:rFonts w:ascii="Times New Roman" w:eastAsia="Times New Roman" w:hAnsi="Times New Roman" w:cs="David"/>
          <w:sz w:val="20"/>
          <w:szCs w:val="24"/>
          <w:rtl/>
          <w:lang w:eastAsia="he-IL"/>
        </w:rPr>
      </w:pPr>
    </w:p>
    <w:p w14:paraId="4B71AD8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נספח ח'</w:t>
      </w:r>
    </w:p>
    <w:p w14:paraId="631B15E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23C3B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74180EE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01BD4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0FC7B16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AED770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FB8995"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06D9C45E"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6B4EF635"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4F483898"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0AFF8C3"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9E706A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F6851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625C9015" w14:textId="77777777" w:rsidR="00217E81" w:rsidRPr="00217E81" w:rsidRDefault="00217E81" w:rsidP="00217E81">
      <w:pPr>
        <w:keepNext/>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Pr="00217E81">
        <w:rPr>
          <w:rFonts w:ascii="Times New Roman" w:eastAsia="Times New Roman" w:hAnsi="Times New Roman" w:cs="David"/>
          <w:b/>
          <w:bCs/>
          <w:sz w:val="20"/>
          <w:szCs w:val="24"/>
          <w:u w:val="single"/>
          <w:rtl/>
          <w:lang w:eastAsia="he-IL"/>
        </w:rPr>
        <w:lastRenderedPageBreak/>
        <w:t>נספח "ט"</w:t>
      </w:r>
    </w:p>
    <w:p w14:paraId="14104F79" w14:textId="77777777" w:rsidR="00217E81" w:rsidRPr="00217E81" w:rsidRDefault="00217E81" w:rsidP="00217E8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0C58044" w14:textId="77777777" w:rsidR="00217E81" w:rsidRPr="00217E81" w:rsidRDefault="00217E81" w:rsidP="00217E8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t>דוגמא לנוסח א</w:t>
      </w:r>
      <w:r w:rsidRPr="00217E81">
        <w:rPr>
          <w:rFonts w:ascii="Times New Roman" w:eastAsia="Times New Roman" w:hAnsi="Times New Roman" w:cs="David" w:hint="cs"/>
          <w:b/>
          <w:bCs/>
          <w:sz w:val="20"/>
          <w:szCs w:val="24"/>
          <w:u w:val="single"/>
          <w:rtl/>
          <w:lang w:eastAsia="he-IL"/>
        </w:rPr>
        <w:t>י</w:t>
      </w:r>
      <w:r w:rsidRPr="00217E81">
        <w:rPr>
          <w:rFonts w:ascii="Times New Roman" w:eastAsia="Times New Roman" w:hAnsi="Times New Roman" w:cs="David"/>
          <w:b/>
          <w:bCs/>
          <w:sz w:val="20"/>
          <w:szCs w:val="24"/>
          <w:u w:val="single"/>
          <w:rtl/>
          <w:lang w:eastAsia="he-IL"/>
        </w:rPr>
        <w:t>שור השלמת הפרויקט/קטע מהפרויקט</w:t>
      </w:r>
    </w:p>
    <w:p w14:paraId="43D68A18" w14:textId="77777777" w:rsidR="00217E81" w:rsidRPr="00217E81" w:rsidRDefault="00217E81" w:rsidP="00217E81">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87C88F2" w14:textId="77777777" w:rsidR="00217E81" w:rsidRPr="00217E81" w:rsidRDefault="00217E81" w:rsidP="00217E81">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C9E77AA" w14:textId="77777777" w:rsidR="00217E81" w:rsidRPr="00217E81" w:rsidRDefault="00217E81" w:rsidP="00217E81">
      <w:pPr>
        <w:widowControl w:val="0"/>
        <w:spacing w:before="0" w:beforeAutospacing="0" w:after="0" w:afterAutospacing="0" w:line="240" w:lineRule="auto"/>
        <w:ind w:left="84" w:firstLine="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לכבוד :</w:t>
      </w:r>
    </w:p>
    <w:p w14:paraId="6661A719" w14:textId="69D122AF" w:rsidR="00217E81" w:rsidRPr="00217E81" w:rsidRDefault="00CD5126" w:rsidP="00217E81">
      <w:pPr>
        <w:widowControl w:val="0"/>
        <w:spacing w:before="0" w:beforeAutospacing="0" w:after="0" w:afterAutospacing="0" w:line="240" w:lineRule="auto"/>
        <w:ind w:lef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צד א"/>
          <w:tag w:val="cmtTzadAName"/>
          <w:id w:val="1798944573"/>
          <w:placeholder>
            <w:docPart w:val="C9FDAC3BA40C4C0792680DC37B996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47" w:author="Meryl Etman" w:date="2019-01-17T16:46:00Z">
            <w:r w:rsidR="00EF02F7">
              <w:rPr>
                <w:rFonts w:ascii="Times New Roman" w:eastAsia="Times New Roman" w:hAnsi="Times New Roman" w:cs="David"/>
                <w:color w:val="008000"/>
                <w:sz w:val="24"/>
                <w:szCs w:val="24"/>
                <w:rtl/>
                <w:lang w:eastAsia="he-IL"/>
              </w:rPr>
              <w:t>א.מ.ד.ס מחיר למשתכן</w:t>
            </w:r>
          </w:ins>
        </w:sdtContent>
      </w:sdt>
      <w:r w:rsidR="00217E81" w:rsidRPr="00217E81">
        <w:rPr>
          <w:rFonts w:ascii="Times New Roman" w:eastAsia="Times New Roman" w:hAnsi="Times New Roman" w:cs="David"/>
          <w:color w:val="008000"/>
          <w:sz w:val="24"/>
          <w:szCs w:val="24"/>
          <w:rtl/>
          <w:lang w:eastAsia="he-IL"/>
        </w:rPr>
        <w:br/>
      </w:r>
      <w:r w:rsidR="00217E81" w:rsidRPr="00217E81">
        <w:rPr>
          <w:rFonts w:ascii="Times New Roman" w:eastAsia="Times New Roman" w:hAnsi="Times New Roman" w:cs="David"/>
          <w:sz w:val="24"/>
          <w:szCs w:val="24"/>
          <w:rtl/>
          <w:lang w:eastAsia="he-IL"/>
        </w:rPr>
        <w:t>(</w:t>
      </w:r>
      <w:r w:rsidR="00217E81" w:rsidRPr="00217E81">
        <w:rPr>
          <w:rFonts w:ascii="Times New Roman" w:eastAsia="Times New Roman" w:hAnsi="Times New Roman" w:cs="David"/>
          <w:sz w:val="24"/>
          <w:szCs w:val="24"/>
          <w:u w:val="single"/>
          <w:rtl/>
          <w:lang w:eastAsia="he-IL"/>
        </w:rPr>
        <w:t>המזמין</w:t>
      </w:r>
      <w:r w:rsidR="00217E81" w:rsidRPr="00217E81">
        <w:rPr>
          <w:rFonts w:ascii="Times New Roman" w:eastAsia="Times New Roman" w:hAnsi="Times New Roman" w:cs="David"/>
          <w:sz w:val="24"/>
          <w:szCs w:val="24"/>
          <w:rtl/>
          <w:lang w:eastAsia="he-IL"/>
        </w:rPr>
        <w:t>)</w:t>
      </w:r>
    </w:p>
    <w:p w14:paraId="4B544B1D" w14:textId="77777777" w:rsidR="00217E81" w:rsidRPr="00217E81" w:rsidRDefault="00217E81" w:rsidP="00217E81">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7BD279FD" w14:textId="77777777" w:rsidR="00217E81" w:rsidRPr="00217E81" w:rsidRDefault="00217E81" w:rsidP="00217E81">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549ED2AC" w14:textId="77777777" w:rsidR="00217E81" w:rsidRPr="00217E81" w:rsidRDefault="00217E81" w:rsidP="00217E81">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6C0502BF" w14:textId="77777777" w:rsidR="00217E81" w:rsidRPr="00217E81" w:rsidRDefault="00217E81" w:rsidP="00217E81">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174759AB" w14:textId="77777777" w:rsidR="00217E81" w:rsidRPr="00217E81" w:rsidRDefault="00217E81" w:rsidP="00217E81">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 xml:space="preserve">אני הח"מ לאחר שבדקתי את העבודות שבוצעו ב- מאשר בזאת שהעבודות הנ"ל בוצעו והושלמו בהתאם </w:t>
      </w:r>
      <w:r w:rsidRPr="00217E81">
        <w:rPr>
          <w:rFonts w:ascii="Times New Roman" w:eastAsia="Times New Roman" w:hAnsi="Times New Roman" w:cs="David" w:hint="cs"/>
          <w:sz w:val="24"/>
          <w:szCs w:val="24"/>
          <w:rtl/>
          <w:lang w:eastAsia="he-IL"/>
        </w:rPr>
        <w:t>להנחיותי</w:t>
      </w:r>
      <w:r w:rsidRPr="00217E81">
        <w:rPr>
          <w:rFonts w:ascii="Times New Roman" w:eastAsia="Times New Roman" w:hAnsi="Times New Roman" w:cs="David" w:hint="eastAsia"/>
          <w:sz w:val="24"/>
          <w:szCs w:val="24"/>
          <w:rtl/>
          <w:lang w:eastAsia="he-IL"/>
        </w:rPr>
        <w:t>י</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לתכוניותי</w:t>
      </w:r>
      <w:r w:rsidRPr="00217E81">
        <w:rPr>
          <w:rFonts w:ascii="Times New Roman" w:eastAsia="Times New Roman" w:hAnsi="Times New Roman" w:cs="David" w:hint="eastAsia"/>
          <w:sz w:val="24"/>
          <w:szCs w:val="24"/>
          <w:rtl/>
          <w:lang w:eastAsia="he-IL"/>
        </w:rPr>
        <w:t>י</w:t>
      </w:r>
      <w:r w:rsidRPr="00217E81">
        <w:rPr>
          <w:rFonts w:ascii="Times New Roman" w:eastAsia="Times New Roman" w:hAnsi="Times New Roman" w:cs="David"/>
          <w:sz w:val="24"/>
          <w:szCs w:val="24"/>
          <w:rtl/>
          <w:lang w:eastAsia="he-IL"/>
        </w:rPr>
        <w:t>, בהתאם</w:t>
      </w:r>
      <w:r w:rsidRPr="00217E81">
        <w:rPr>
          <w:rFonts w:ascii="Times New Roman" w:eastAsia="Times New Roman" w:hAnsi="Times New Roman" w:cs="David"/>
          <w:sz w:val="20"/>
          <w:szCs w:val="24"/>
          <w:rtl/>
          <w:lang w:eastAsia="he-IL"/>
        </w:rPr>
        <w:t xml:space="preserve"> לתקנים מחייבים ולשביעות רצוני.</w:t>
      </w:r>
    </w:p>
    <w:p w14:paraId="2747A766" w14:textId="77777777" w:rsidR="00217E81" w:rsidRPr="00217E81" w:rsidRDefault="00217E81" w:rsidP="00217E81">
      <w:pPr>
        <w:widowControl w:val="0"/>
        <w:spacing w:before="0" w:beforeAutospacing="0" w:after="0" w:afterAutospacing="0" w:line="240" w:lineRule="auto"/>
        <w:ind w:left="84" w:firstLine="5"/>
        <w:jc w:val="both"/>
        <w:rPr>
          <w:rFonts w:ascii="Times New Roman" w:eastAsia="Times New Roman" w:hAnsi="Times New Roman" w:cs="David"/>
          <w:sz w:val="20"/>
          <w:szCs w:val="24"/>
          <w:rtl/>
          <w:lang w:eastAsia="he-IL"/>
        </w:rPr>
      </w:pPr>
    </w:p>
    <w:p w14:paraId="02EDC954" w14:textId="77777777" w:rsidR="00217E81" w:rsidRPr="00217E81" w:rsidRDefault="00217E81" w:rsidP="00217E81">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75143C0" w14:textId="77777777" w:rsidR="00217E81" w:rsidRPr="00217E81" w:rsidRDefault="00217E81" w:rsidP="00217E81">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03A10B5A" w14:textId="77777777" w:rsidR="00217E81" w:rsidRPr="00217E81" w:rsidRDefault="00217E81" w:rsidP="00217E81">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43D23C8" w14:textId="77777777" w:rsidR="00217E81" w:rsidRPr="00217E81" w:rsidRDefault="00217E81" w:rsidP="00217E81">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48929050" w14:textId="77777777" w:rsidR="00217E81" w:rsidRPr="00217E81" w:rsidRDefault="00217E81" w:rsidP="00217E81">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                                                                                      בכבוד רב,</w:t>
      </w:r>
    </w:p>
    <w:p w14:paraId="39B7330A" w14:textId="77777777" w:rsidR="00217E81" w:rsidRPr="00217E81" w:rsidRDefault="00217E81" w:rsidP="00217E81">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442DE8A4" w14:textId="77777777" w:rsidR="00217E81" w:rsidRPr="00217E81" w:rsidRDefault="00217E81" w:rsidP="00217E8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217E81">
        <w:rPr>
          <w:rFonts w:ascii="Times New Roman" w:eastAsia="Times New Roman" w:hAnsi="Times New Roman" w:cs="David"/>
          <w:sz w:val="20"/>
          <w:szCs w:val="20"/>
          <w:rtl/>
          <w:lang w:eastAsia="he-IL"/>
        </w:rPr>
        <w:tab/>
      </w:r>
      <w:r w:rsidRPr="00217E81">
        <w:rPr>
          <w:rFonts w:ascii="Times New Roman" w:eastAsia="Times New Roman" w:hAnsi="Times New Roman" w:cs="David"/>
          <w:sz w:val="20"/>
          <w:szCs w:val="20"/>
          <w:rtl/>
          <w:lang w:eastAsia="he-IL"/>
        </w:rPr>
        <w:tab/>
      </w:r>
      <w:r w:rsidRPr="00217E81">
        <w:rPr>
          <w:rFonts w:ascii="Times New Roman" w:eastAsia="Times New Roman" w:hAnsi="Times New Roman" w:cs="David"/>
          <w:sz w:val="20"/>
          <w:szCs w:val="20"/>
          <w:rtl/>
          <w:lang w:eastAsia="he-IL"/>
        </w:rPr>
        <w:tab/>
        <w:t xml:space="preserve">   </w:t>
      </w:r>
      <w:r w:rsidRPr="00217E81">
        <w:rPr>
          <w:rFonts w:ascii="Times New Roman" w:eastAsia="Times New Roman" w:hAnsi="Times New Roman" w:cs="David"/>
          <w:b/>
          <w:bCs/>
          <w:sz w:val="20"/>
          <w:szCs w:val="24"/>
          <w:rtl/>
          <w:lang w:eastAsia="he-IL"/>
        </w:rPr>
        <w:br w:type="page"/>
      </w:r>
    </w:p>
    <w:p w14:paraId="3042A589" w14:textId="77777777" w:rsidR="00217E81" w:rsidRPr="00217E81" w:rsidRDefault="00217E81" w:rsidP="00217E8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נספח "י"</w:t>
      </w:r>
    </w:p>
    <w:p w14:paraId="07D536F7" w14:textId="77777777" w:rsidR="00217E81" w:rsidRPr="00217E81" w:rsidRDefault="00217E81" w:rsidP="00217E8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9AA4C11" w14:textId="77777777" w:rsidR="00217E81" w:rsidRPr="00217E81" w:rsidRDefault="00217E81" w:rsidP="00217E8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t>דוגמא לנוסח הצהרת המתכנן בדבר היעדר תביעות</w:t>
      </w:r>
    </w:p>
    <w:p w14:paraId="3534F3B4" w14:textId="77777777" w:rsidR="00217E81" w:rsidRPr="00217E81" w:rsidRDefault="00217E81" w:rsidP="00217E8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B761DD3" w14:textId="627CD365"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217E81">
        <w:rPr>
          <w:rFonts w:ascii="Times New Roman" w:eastAsia="Times New Roman" w:hAnsi="Times New Roman" w:cs="David"/>
          <w:sz w:val="24"/>
          <w:szCs w:val="24"/>
          <w:rtl/>
          <w:lang w:eastAsia="he-IL"/>
        </w:rPr>
        <w:t>לכבוד</w:t>
      </w:r>
      <w:r w:rsidRPr="00217E81">
        <w:rPr>
          <w:rFonts w:ascii="Times New Roman" w:eastAsia="Times New Roman" w:hAnsi="Times New Roman" w:cs="David"/>
          <w:color w:val="000000"/>
          <w:sz w:val="24"/>
          <w:szCs w:val="24"/>
          <w:rtl/>
          <w:lang w:eastAsia="he-IL"/>
        </w:rPr>
        <w:tab/>
      </w:r>
      <w:r w:rsidRPr="00217E81">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2108999286"/>
          <w:placeholder>
            <w:docPart w:val="C7260E72B633476E9B8464275B5EEA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48" w:author="Meryl Etman" w:date="2019-01-17T16:46:00Z">
            <w:r w:rsidR="00EF02F7">
              <w:rPr>
                <w:rFonts w:ascii="Times New Roman" w:eastAsia="Times New Roman" w:hAnsi="Times New Roman" w:cs="David"/>
                <w:color w:val="008000"/>
                <w:sz w:val="24"/>
                <w:szCs w:val="24"/>
                <w:rtl/>
                <w:lang w:eastAsia="he-IL"/>
              </w:rPr>
              <w:t>א.מ.ד.ס מחיר למשתכן</w:t>
            </w:r>
          </w:ins>
        </w:sdtContent>
      </w:sdt>
    </w:p>
    <w:p w14:paraId="0D6314E7"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258EF4"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ג.א.נ.,</w:t>
      </w:r>
    </w:p>
    <w:p w14:paraId="14E9E07D"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55D793"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אנו הח"מ מצהירים בזאת שעם קבלת סך של </w:t>
      </w:r>
      <w:r w:rsidRPr="00217E81">
        <w:rPr>
          <w:rFonts w:ascii="Times New Roman" w:eastAsia="Times New Roman" w:hAnsi="Times New Roman" w:cs="David"/>
          <w:sz w:val="24"/>
          <w:szCs w:val="24"/>
          <w:u w:val="single"/>
          <w:rtl/>
          <w:lang w:eastAsia="he-IL"/>
        </w:rPr>
        <w:t xml:space="preserve">                </w:t>
      </w:r>
      <w:r w:rsidRPr="00217E81">
        <w:rPr>
          <w:rFonts w:ascii="Times New Roman" w:eastAsia="Times New Roman" w:hAnsi="Times New Roman" w:cs="David"/>
          <w:sz w:val="24"/>
          <w:szCs w:val="24"/>
          <w:rtl/>
          <w:lang w:eastAsia="he-IL"/>
        </w:rPr>
        <w:t xml:space="preserve"> ש"ח (להלן:"</w:t>
      </w:r>
      <w:r w:rsidRPr="00217E81">
        <w:rPr>
          <w:rFonts w:ascii="Times New Roman" w:eastAsia="Times New Roman" w:hAnsi="Times New Roman" w:cs="David"/>
          <w:b/>
          <w:bCs/>
          <w:sz w:val="24"/>
          <w:szCs w:val="24"/>
          <w:rtl/>
          <w:lang w:eastAsia="he-IL"/>
        </w:rPr>
        <w:t>היתרה הסופית</w:t>
      </w:r>
      <w:r w:rsidRPr="00217E81">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עפ"י חוזה מיום </w:t>
      </w:r>
      <w:r w:rsidRPr="00217E81">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848982823"/>
          <w:placeholder>
            <w:docPart w:val="A586EE67BED24BB7AB549D7CA9280D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217E81">
            <w:rPr>
              <w:rStyle w:val="AutoFieldsChar"/>
              <w:rtl/>
            </w:rPr>
            <w:t>[תאריך חתימת חוזה]</w:t>
          </w:r>
        </w:sdtContent>
      </w:sdt>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או עבור חלקן כמפורט להלן:</w:t>
      </w:r>
    </w:p>
    <w:p w14:paraId="573C1D22"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_________________________________________________________________________________________________________________________</w:t>
      </w:r>
      <w:r w:rsidRPr="00217E81">
        <w:rPr>
          <w:rFonts w:ascii="Times New Roman" w:eastAsia="Times New Roman" w:hAnsi="Times New Roman" w:cs="David" w:hint="cs"/>
          <w:sz w:val="24"/>
          <w:szCs w:val="24"/>
          <w:rtl/>
          <w:lang w:eastAsia="he-IL"/>
        </w:rPr>
        <w:t>____________</w:t>
      </w:r>
      <w:r w:rsidRPr="00217E81">
        <w:rPr>
          <w:rFonts w:ascii="Times New Roman" w:eastAsia="Times New Roman" w:hAnsi="Times New Roman" w:cs="David"/>
          <w:sz w:val="24"/>
          <w:szCs w:val="24"/>
          <w:rtl/>
          <w:lang w:eastAsia="he-IL"/>
        </w:rPr>
        <w:t>_________________</w:t>
      </w:r>
    </w:p>
    <w:p w14:paraId="38368F92"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02EB54C"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AEDF59C"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F422B5"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1E46D12"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3913ED"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3FBE0A0B"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942282"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FCD640"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b/>
          <w:bCs/>
          <w:sz w:val="24"/>
          <w:szCs w:val="24"/>
          <w:rtl/>
          <w:lang w:eastAsia="he-IL"/>
        </w:rPr>
        <w:t>ולראיה באנו על החתום:</w:t>
      </w:r>
    </w:p>
    <w:p w14:paraId="2FB44D5D"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08A2C8"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היום </w:t>
      </w:r>
      <w:r w:rsidRPr="00217E81">
        <w:rPr>
          <w:rFonts w:ascii="Times New Roman" w:eastAsia="Times New Roman" w:hAnsi="Times New Roman" w:cs="David"/>
          <w:sz w:val="24"/>
          <w:szCs w:val="24"/>
          <w:u w:val="single"/>
          <w:rtl/>
          <w:lang w:eastAsia="he-IL"/>
        </w:rPr>
        <w:t xml:space="preserve">             </w:t>
      </w:r>
      <w:r w:rsidRPr="00217E81">
        <w:rPr>
          <w:rFonts w:ascii="Times New Roman" w:eastAsia="Times New Roman" w:hAnsi="Times New Roman" w:cs="David"/>
          <w:sz w:val="24"/>
          <w:szCs w:val="24"/>
          <w:rtl/>
          <w:lang w:eastAsia="he-IL"/>
        </w:rPr>
        <w:t xml:space="preserve"> לחודש </w:t>
      </w:r>
      <w:r w:rsidRPr="00217E81">
        <w:rPr>
          <w:rFonts w:ascii="Times New Roman" w:eastAsia="Times New Roman" w:hAnsi="Times New Roman" w:cs="David"/>
          <w:sz w:val="24"/>
          <w:szCs w:val="24"/>
          <w:u w:val="single"/>
          <w:rtl/>
          <w:lang w:eastAsia="he-IL"/>
        </w:rPr>
        <w:t xml:space="preserve">               </w:t>
      </w:r>
      <w:r w:rsidRPr="00217E81">
        <w:rPr>
          <w:rFonts w:ascii="Times New Roman" w:eastAsia="Times New Roman" w:hAnsi="Times New Roman" w:cs="David"/>
          <w:sz w:val="24"/>
          <w:szCs w:val="24"/>
          <w:rtl/>
          <w:lang w:eastAsia="he-IL"/>
        </w:rPr>
        <w:t xml:space="preserve"> לשנה _________</w:t>
      </w:r>
    </w:p>
    <w:p w14:paraId="6D599CC2" w14:textId="77777777" w:rsidR="00217E81" w:rsidRPr="00217E81" w:rsidRDefault="00217E81" w:rsidP="00217E8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1DFB0F8" w14:textId="77777777" w:rsidR="00217E81" w:rsidRPr="00217E81" w:rsidRDefault="00217E81" w:rsidP="00217E8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חתימה וחותמת המתכנן: _______________</w:t>
      </w:r>
    </w:p>
    <w:p w14:paraId="1D94E28D"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C4077F"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2608FE4"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b/>
          <w:bCs/>
          <w:sz w:val="24"/>
          <w:szCs w:val="24"/>
          <w:rtl/>
          <w:lang w:eastAsia="he-IL"/>
        </w:rPr>
        <w:t>אישור</w:t>
      </w:r>
    </w:p>
    <w:p w14:paraId="0D7D084E" w14:textId="77777777" w:rsidR="00217E81" w:rsidRPr="00217E81" w:rsidRDefault="00217E81" w:rsidP="00217E8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217E81">
        <w:rPr>
          <w:rFonts w:ascii="Times New Roman" w:eastAsia="Times New Roman" w:hAnsi="Times New Roman" w:cs="David"/>
          <w:b/>
          <w:bCs/>
          <w:sz w:val="24"/>
          <w:szCs w:val="24"/>
          <w:rtl/>
          <w:lang w:eastAsia="he-IL"/>
        </w:rPr>
        <w:t>החברה</w:t>
      </w:r>
      <w:r w:rsidRPr="00217E81">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10B45016" w14:textId="77777777" w:rsidR="00217E81" w:rsidRPr="00217E81" w:rsidRDefault="00217E81" w:rsidP="00217E8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07114DC" w14:textId="77777777" w:rsidR="00217E81" w:rsidRPr="00217E81" w:rsidRDefault="00217E81" w:rsidP="00217E8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תאריך : _______   </w:t>
      </w:r>
      <w:r w:rsidRPr="00217E81">
        <w:rPr>
          <w:rFonts w:ascii="Times New Roman" w:eastAsia="Times New Roman" w:hAnsi="Times New Roman" w:cs="David"/>
          <w:sz w:val="24"/>
          <w:szCs w:val="24"/>
          <w:rtl/>
          <w:lang w:eastAsia="he-IL"/>
        </w:rPr>
        <w:tab/>
        <w:t>חתימה וחותמת עו"ד/רו"ח : _______________________</w:t>
      </w:r>
    </w:p>
    <w:p w14:paraId="3D3A36F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D5B125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29DC9749" w14:textId="77777777" w:rsidR="00217E81" w:rsidRPr="00217E81" w:rsidRDefault="00217E81" w:rsidP="00217E81">
      <w:pPr>
        <w:spacing w:before="0" w:beforeAutospacing="0" w:after="0" w:afterAutospacing="0" w:line="240" w:lineRule="auto"/>
        <w:rPr>
          <w:rFonts w:ascii="Times New Roman" w:eastAsia="Times New Roman" w:hAnsi="Times New Roman" w:cs="David"/>
          <w:sz w:val="20"/>
          <w:szCs w:val="24"/>
          <w:rtl/>
        </w:rPr>
      </w:pPr>
    </w:p>
    <w:p w14:paraId="0EA49E2B" w14:textId="77777777" w:rsidR="001A69D5" w:rsidRPr="00CF334C" w:rsidRDefault="001A69D5" w:rsidP="00CF334C"/>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4516A4" w14:textId="77777777" w:rsidR="00BD6B8F" w:rsidRDefault="00BD6B8F" w:rsidP="00AF234B">
      <w:pPr>
        <w:spacing w:before="0" w:after="0" w:line="240" w:lineRule="auto"/>
      </w:pPr>
      <w:r>
        <w:separator/>
      </w:r>
    </w:p>
  </w:endnote>
  <w:endnote w:type="continuationSeparator" w:id="0">
    <w:p w14:paraId="5812CB13" w14:textId="77777777" w:rsidR="00BD6B8F" w:rsidRDefault="00BD6B8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2"/>
      <w:gridCol w:w="987"/>
      <w:gridCol w:w="2038"/>
      <w:gridCol w:w="1151"/>
      <w:gridCol w:w="2124"/>
    </w:tblGrid>
    <w:tr w:rsidR="00BD6B8F" w14:paraId="2280324E" w14:textId="77777777" w:rsidTr="00217E81">
      <w:tc>
        <w:tcPr>
          <w:tcW w:w="584" w:type="dxa"/>
        </w:tcPr>
        <w:p w14:paraId="0FB7E1E6" w14:textId="77777777" w:rsidR="00BD6B8F" w:rsidRPr="001A0C3C" w:rsidRDefault="00BD6B8F" w:rsidP="00217E81">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07388859"/>
          <w:placeholder>
            <w:docPart w:val="097384DE99F64EFE95EB6B796425FE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1C61FA8A" w14:textId="04953DA6" w:rsidR="00BD6B8F" w:rsidRPr="00501673" w:rsidRDefault="003D7F06" w:rsidP="00217E81">
              <w:pPr>
                <w:pStyle w:val="a5"/>
                <w:rPr>
                  <w:rFonts w:ascii="David" w:hAnsi="David" w:cs="David"/>
                  <w:sz w:val="20"/>
                  <w:szCs w:val="20"/>
                  <w:rtl/>
                </w:rPr>
              </w:pPr>
              <w:ins w:id="149" w:author="Meryl Etman" w:date="2019-04-28T17:48:00Z">
                <w:r>
                  <w:rPr>
                    <w:rFonts w:ascii="David" w:hAnsi="David" w:cs="David"/>
                    <w:sz w:val="20"/>
                    <w:szCs w:val="20"/>
                    <w:rtl/>
                  </w:rPr>
                  <w:t>ר.ל.מ.מ. כהן מיגון בע"מ</w:t>
                </w:r>
              </w:ins>
            </w:p>
          </w:tc>
        </w:sdtContent>
      </w:sdt>
      <w:tc>
        <w:tcPr>
          <w:tcW w:w="988" w:type="dxa"/>
        </w:tcPr>
        <w:p w14:paraId="75D54CA2" w14:textId="77777777" w:rsidR="00BD6B8F" w:rsidRPr="001A0C3C" w:rsidRDefault="00BD6B8F" w:rsidP="00217E81">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733552888"/>
          <w:placeholder>
            <w:docPart w:val="BEFDDA32FACF48EE8967FD3328EE85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12E9CE27" w14:textId="23CD2E80" w:rsidR="00BD6B8F" w:rsidRPr="001A0C3C" w:rsidRDefault="00BD6B8F" w:rsidP="00217E81">
              <w:pPr>
                <w:pStyle w:val="a5"/>
                <w:rPr>
                  <w:rFonts w:ascii="David" w:hAnsi="David" w:cs="David"/>
                  <w:sz w:val="20"/>
                  <w:szCs w:val="20"/>
                  <w:rtl/>
                </w:rPr>
              </w:pPr>
              <w:ins w:id="150" w:author="Meryl Etman" w:date="2019-01-17T16:36:00Z">
                <w:r>
                  <w:rPr>
                    <w:rFonts w:ascii="David" w:hAnsi="David" w:cs="David"/>
                    <w:sz w:val="20"/>
                    <w:szCs w:val="20"/>
                    <w:rtl/>
                  </w:rPr>
                  <w:t>תכנון מיגון</w:t>
                </w:r>
              </w:ins>
            </w:p>
          </w:tc>
        </w:sdtContent>
      </w:sdt>
      <w:tc>
        <w:tcPr>
          <w:tcW w:w="1153" w:type="dxa"/>
        </w:tcPr>
        <w:p w14:paraId="2E9665D7" w14:textId="77777777" w:rsidR="00BD6B8F" w:rsidRPr="001A0C3C" w:rsidRDefault="00BD6B8F" w:rsidP="00217E81">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143706340"/>
          <w:lock w:val="contentLocked"/>
          <w:placeholder>
            <w:docPart w:val="AE4C4EA1358F449CB9AA95A98D430D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5ACDC15F" w14:textId="3118F92B" w:rsidR="00BD6B8F" w:rsidRPr="001A0C3C" w:rsidRDefault="00BD6B8F" w:rsidP="00217E81">
              <w:pPr>
                <w:pStyle w:val="a5"/>
                <w:rPr>
                  <w:rFonts w:ascii="David" w:hAnsi="David" w:cs="David"/>
                  <w:sz w:val="20"/>
                  <w:szCs w:val="20"/>
                  <w:rtl/>
                </w:rPr>
              </w:pPr>
              <w:del w:id="151" w:author="Meryl Etman" w:date="2019-01-17T16:34:00Z">
                <w:r w:rsidDel="008C2F6B">
                  <w:rPr>
                    <w:rFonts w:ascii="David" w:hAnsi="David" w:cs="David" w:hint="cs"/>
                    <w:sz w:val="20"/>
                    <w:szCs w:val="20"/>
                  </w:rPr>
                  <w:delText>CONT-5-53</w:delText>
                </w:r>
              </w:del>
              <w:ins w:id="152" w:author="Meryl Etman" w:date="2019-01-29T16:59:00Z">
                <w:r w:rsidR="004E5260">
                  <w:rPr>
                    <w:rFonts w:ascii="David" w:hAnsi="David" w:cs="David" w:hint="cs"/>
                    <w:sz w:val="20"/>
                    <w:szCs w:val="20"/>
                  </w:rPr>
                  <w:t>CON</w:t>
                </w:r>
                <w:r w:rsidR="004E5260">
                  <w:rPr>
                    <w:rFonts w:ascii="David" w:hAnsi="David" w:cs="David" w:hint="cs"/>
                    <w:sz w:val="20"/>
                    <w:szCs w:val="20"/>
                    <w:rtl/>
                  </w:rPr>
                  <w:t>T-10-1396</w:t>
                </w:r>
              </w:ins>
            </w:p>
          </w:tc>
        </w:sdtContent>
      </w:sdt>
    </w:tr>
    <w:tr w:rsidR="00BD6B8F" w14:paraId="3A71B4DE" w14:textId="77777777" w:rsidTr="00217E81">
      <w:tc>
        <w:tcPr>
          <w:tcW w:w="584" w:type="dxa"/>
        </w:tcPr>
        <w:p w14:paraId="2B16972E" w14:textId="77777777" w:rsidR="00BD6B8F" w:rsidRPr="001A0C3C" w:rsidRDefault="00BD6B8F" w:rsidP="00217E81">
          <w:pPr>
            <w:pStyle w:val="a5"/>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717398194"/>
          <w:placeholder>
            <w:docPart w:val="8C1C27966FA842BD9DBB84D7CEBF11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1CB28612" w14:textId="3C27133F" w:rsidR="00BD6B8F" w:rsidRPr="00501673" w:rsidRDefault="003D7F06" w:rsidP="00217E81">
              <w:pPr>
                <w:pStyle w:val="a5"/>
                <w:rPr>
                  <w:rFonts w:ascii="David" w:hAnsi="David" w:cs="David"/>
                  <w:sz w:val="20"/>
                  <w:szCs w:val="20"/>
                  <w:rtl/>
                </w:rPr>
              </w:pPr>
              <w:ins w:id="153" w:author="Meryl Etman" w:date="2019-04-28T17:47:00Z">
                <w:r>
                  <w:rPr>
                    <w:rFonts w:ascii="David" w:hAnsi="David" w:cs="David" w:hint="cs"/>
                    <w:sz w:val="20"/>
                    <w:szCs w:val="20"/>
                    <w:rtl/>
                  </w:rPr>
                  <w:t>1.0</w:t>
                </w:r>
              </w:ins>
            </w:p>
          </w:tc>
        </w:sdtContent>
      </w:sdt>
      <w:tc>
        <w:tcPr>
          <w:tcW w:w="988" w:type="dxa"/>
        </w:tcPr>
        <w:p w14:paraId="07CE2986" w14:textId="77777777" w:rsidR="00BD6B8F" w:rsidRPr="001A0C3C" w:rsidRDefault="00BD6B8F" w:rsidP="00217E81">
          <w:pPr>
            <w:pStyle w:val="a5"/>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083263018"/>
          <w:placeholder>
            <w:docPart w:val="D8AD10FF4ACF422CBCAAB4B3A763E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0B1BAA03" w14:textId="492D0D63" w:rsidR="00BD6B8F" w:rsidRDefault="003D7F06" w:rsidP="00217E81">
              <w:pPr>
                <w:pStyle w:val="AutoFields"/>
                <w:rPr>
                  <w:szCs w:val="20"/>
                  <w:rtl/>
                </w:rPr>
              </w:pPr>
              <w:ins w:id="154" w:author="Meryl Etman" w:date="2019-04-28T17:47:00Z">
                <w:r>
                  <w:rPr>
                    <w:szCs w:val="20"/>
                    <w:rtl/>
                  </w:rPr>
                  <w:t>0;#</w:t>
                </w:r>
                <w:r>
                  <w:rPr>
                    <w:szCs w:val="20"/>
                  </w:rPr>
                  <w:t>Approved</w:t>
                </w:r>
              </w:ins>
            </w:p>
          </w:tc>
        </w:sdtContent>
      </w:sdt>
      <w:tc>
        <w:tcPr>
          <w:tcW w:w="1153" w:type="dxa"/>
        </w:tcPr>
        <w:p w14:paraId="3F55EEA3" w14:textId="77777777" w:rsidR="00BD6B8F" w:rsidRPr="001A0C3C" w:rsidRDefault="00BD6B8F" w:rsidP="00217E81">
          <w:pPr>
            <w:pStyle w:val="a5"/>
            <w:rPr>
              <w:rFonts w:ascii="David" w:hAnsi="David" w:cs="David"/>
              <w:sz w:val="20"/>
              <w:szCs w:val="20"/>
              <w:rtl/>
            </w:rPr>
          </w:pPr>
        </w:p>
      </w:tc>
      <w:tc>
        <w:tcPr>
          <w:tcW w:w="2127" w:type="dxa"/>
        </w:tcPr>
        <w:p w14:paraId="5EB0A9DF" w14:textId="77777777" w:rsidR="00BD6B8F" w:rsidRDefault="00BD6B8F" w:rsidP="00217E81">
          <w:pPr>
            <w:pStyle w:val="a5"/>
            <w:rPr>
              <w:rFonts w:ascii="David" w:hAnsi="David" w:cs="David"/>
              <w:sz w:val="20"/>
              <w:szCs w:val="20"/>
            </w:rPr>
          </w:pPr>
        </w:p>
      </w:tc>
    </w:tr>
  </w:tbl>
  <w:p w14:paraId="37346EDB" w14:textId="77777777" w:rsidR="00BD6B8F" w:rsidRPr="00552E11" w:rsidRDefault="00BD6B8F"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768F62" w14:textId="77777777" w:rsidR="00BD6B8F" w:rsidRDefault="00BD6B8F" w:rsidP="00AF234B">
      <w:pPr>
        <w:spacing w:before="0" w:after="0" w:line="240" w:lineRule="auto"/>
      </w:pPr>
      <w:r>
        <w:separator/>
      </w:r>
    </w:p>
  </w:footnote>
  <w:footnote w:type="continuationSeparator" w:id="0">
    <w:p w14:paraId="7145DF66" w14:textId="77777777" w:rsidR="00BD6B8F" w:rsidRDefault="00BD6B8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0A9EF08" w14:textId="77777777" w:rsidR="00BD6B8F" w:rsidRDefault="00BD6B8F" w:rsidP="00CF334C">
        <w:pPr>
          <w:pStyle w:val="a3"/>
          <w:jc w:val="center"/>
        </w:pPr>
        <w:r>
          <w:fldChar w:fldCharType="begin"/>
        </w:r>
        <w:r>
          <w:instrText xml:space="preserve"> PAGE   \* MERGEFORMAT </w:instrText>
        </w:r>
        <w:r>
          <w:fldChar w:fldCharType="separate"/>
        </w:r>
        <w:r w:rsidR="00CD5126">
          <w:rPr>
            <w:noProof/>
            <w:rtl/>
          </w:rPr>
          <w:t>10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4"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7"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32"/>
  </w:num>
  <w:num w:numId="3">
    <w:abstractNumId w:val="1"/>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num>
  <w:num w:numId="8">
    <w:abstractNumId w:val="28"/>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3"/>
  </w:num>
  <w:num w:numId="15">
    <w:abstractNumId w:val="26"/>
  </w:num>
  <w:num w:numId="16">
    <w:abstractNumId w:val="19"/>
  </w:num>
  <w:num w:numId="17">
    <w:abstractNumId w:val="34"/>
  </w:num>
  <w:num w:numId="18">
    <w:abstractNumId w:val="27"/>
  </w:num>
  <w:num w:numId="19">
    <w:abstractNumId w:val="29"/>
  </w:num>
  <w:num w:numId="20">
    <w:abstractNumId w:val="37"/>
  </w:num>
  <w:num w:numId="21">
    <w:abstractNumId w:val="10"/>
  </w:num>
  <w:num w:numId="22">
    <w:abstractNumId w:val="35"/>
  </w:num>
  <w:num w:numId="23">
    <w:abstractNumId w:val="20"/>
  </w:num>
  <w:num w:numId="24">
    <w:abstractNumId w:val="25"/>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1"/>
  </w:num>
  <w:num w:numId="32">
    <w:abstractNumId w:val="36"/>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2"/>
  </w:num>
  <w:num w:numId="42">
    <w:abstractNumId w:val="38"/>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7EF2"/>
    <w:rsid w:val="00134C85"/>
    <w:rsid w:val="001A0C3C"/>
    <w:rsid w:val="001A69D5"/>
    <w:rsid w:val="00214ACF"/>
    <w:rsid w:val="00217E81"/>
    <w:rsid w:val="003D7F06"/>
    <w:rsid w:val="004E5260"/>
    <w:rsid w:val="00552E11"/>
    <w:rsid w:val="0072103C"/>
    <w:rsid w:val="007D3866"/>
    <w:rsid w:val="00896EF9"/>
    <w:rsid w:val="008C2F6B"/>
    <w:rsid w:val="008C64C6"/>
    <w:rsid w:val="00942177"/>
    <w:rsid w:val="00AF234B"/>
    <w:rsid w:val="00BD6B8F"/>
    <w:rsid w:val="00BE17B4"/>
    <w:rsid w:val="00CD5126"/>
    <w:rsid w:val="00CF334C"/>
    <w:rsid w:val="00E679C7"/>
    <w:rsid w:val="00EC37B6"/>
    <w:rsid w:val="00EF02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03996F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7384DE99F64EFE95EB6B796425FE6C"/>
        <w:category>
          <w:name w:val="General"/>
          <w:gallery w:val="placeholder"/>
        </w:category>
        <w:types>
          <w:type w:val="bbPlcHdr"/>
        </w:types>
        <w:behaviors>
          <w:behavior w:val="content"/>
        </w:behaviors>
        <w:guid w:val="{5C0207B8-9B9D-4F61-A386-B47B11269495}"/>
      </w:docPartPr>
      <w:docPartBody>
        <w:p w:rsidR="000046A2" w:rsidRDefault="000046A2" w:rsidP="000046A2">
          <w:pPr>
            <w:pStyle w:val="097384DE99F64EFE95EB6B796425FE6C"/>
          </w:pPr>
          <w:r w:rsidRPr="00223444">
            <w:rPr>
              <w:rStyle w:val="a3"/>
              <w:rtl/>
            </w:rPr>
            <w:t>[שם ספק]</w:t>
          </w:r>
        </w:p>
      </w:docPartBody>
    </w:docPart>
    <w:docPart>
      <w:docPartPr>
        <w:name w:val="BEFDDA32FACF48EE8967FD3328EE85D5"/>
        <w:category>
          <w:name w:val="General"/>
          <w:gallery w:val="placeholder"/>
        </w:category>
        <w:types>
          <w:type w:val="bbPlcHdr"/>
        </w:types>
        <w:behaviors>
          <w:behavior w:val="content"/>
        </w:behaviors>
        <w:guid w:val="{0FD9F342-BB75-4E93-8EE9-74E6B8D88E78}"/>
      </w:docPartPr>
      <w:docPartBody>
        <w:p w:rsidR="000046A2" w:rsidRDefault="000046A2" w:rsidP="000046A2">
          <w:pPr>
            <w:pStyle w:val="BEFDDA32FACF48EE8967FD3328EE85D5"/>
          </w:pPr>
          <w:r w:rsidRPr="00223444">
            <w:rPr>
              <w:rStyle w:val="a3"/>
              <w:rtl/>
            </w:rPr>
            <w:t>[תיאור עבודה]</w:t>
          </w:r>
        </w:p>
      </w:docPartBody>
    </w:docPart>
    <w:docPart>
      <w:docPartPr>
        <w:name w:val="AE4C4EA1358F449CB9AA95A98D430D69"/>
        <w:category>
          <w:name w:val="General"/>
          <w:gallery w:val="placeholder"/>
        </w:category>
        <w:types>
          <w:type w:val="bbPlcHdr"/>
        </w:types>
        <w:behaviors>
          <w:behavior w:val="content"/>
        </w:behaviors>
        <w:guid w:val="{CBA314B7-BC2E-49DF-8D45-0E628EDDD943}"/>
      </w:docPartPr>
      <w:docPartBody>
        <w:p w:rsidR="000046A2" w:rsidRDefault="000046A2" w:rsidP="000046A2">
          <w:pPr>
            <w:pStyle w:val="AE4C4EA1358F449CB9AA95A98D430D69"/>
          </w:pPr>
          <w:r w:rsidRPr="00F35AC3">
            <w:rPr>
              <w:rStyle w:val="a3"/>
              <w:rtl/>
            </w:rPr>
            <w:t>[ערך של מזהה מסמך]</w:t>
          </w:r>
        </w:p>
      </w:docPartBody>
    </w:docPart>
    <w:docPart>
      <w:docPartPr>
        <w:name w:val="8C1C27966FA842BD9DBB84D7CEBF11D9"/>
        <w:category>
          <w:name w:val="General"/>
          <w:gallery w:val="placeholder"/>
        </w:category>
        <w:types>
          <w:type w:val="bbPlcHdr"/>
        </w:types>
        <w:behaviors>
          <w:behavior w:val="content"/>
        </w:behaviors>
        <w:guid w:val="{E0B6923E-361E-4EE2-83EA-2C9787AE7A05}"/>
      </w:docPartPr>
      <w:docPartBody>
        <w:p w:rsidR="000046A2" w:rsidRDefault="000046A2" w:rsidP="000046A2">
          <w:pPr>
            <w:pStyle w:val="8C1C27966FA842BD9DBB84D7CEBF11D9"/>
          </w:pPr>
          <w:r w:rsidRPr="0072715D">
            <w:rPr>
              <w:rStyle w:val="a3"/>
              <w:rtl/>
            </w:rPr>
            <w:t>[גרסת חוזה]</w:t>
          </w:r>
        </w:p>
      </w:docPartBody>
    </w:docPart>
    <w:docPart>
      <w:docPartPr>
        <w:name w:val="D8AD10FF4ACF422CBCAAB4B3A763E055"/>
        <w:category>
          <w:name w:val="General"/>
          <w:gallery w:val="placeholder"/>
        </w:category>
        <w:types>
          <w:type w:val="bbPlcHdr"/>
        </w:types>
        <w:behaviors>
          <w:behavior w:val="content"/>
        </w:behaviors>
        <w:guid w:val="{FFDECDB3-B360-40E1-95AF-E334FAFCA8AE}"/>
      </w:docPartPr>
      <w:docPartBody>
        <w:p w:rsidR="000046A2" w:rsidRDefault="000046A2" w:rsidP="000046A2">
          <w:pPr>
            <w:pStyle w:val="D8AD10FF4ACF422CBCAAB4B3A763E055"/>
          </w:pPr>
          <w:r w:rsidRPr="0072715D">
            <w:rPr>
              <w:rStyle w:val="a3"/>
              <w:rtl/>
            </w:rPr>
            <w:t>[סטטוס חוזה]</w:t>
          </w:r>
        </w:p>
      </w:docPartBody>
    </w:docPart>
    <w:docPart>
      <w:docPartPr>
        <w:name w:val="A586EE67BED24BB7AB549D7CA9280D31"/>
        <w:category>
          <w:name w:val="General"/>
          <w:gallery w:val="placeholder"/>
        </w:category>
        <w:types>
          <w:type w:val="bbPlcHdr"/>
        </w:types>
        <w:behaviors>
          <w:behavior w:val="content"/>
        </w:behaviors>
        <w:guid w:val="{E680244F-B13D-4931-AC14-FEBC2EDF4F83}"/>
      </w:docPartPr>
      <w:docPartBody>
        <w:p w:rsidR="000046A2" w:rsidRDefault="000046A2">
          <w:r w:rsidRPr="00270301">
            <w:rPr>
              <w:rStyle w:val="a3"/>
              <w:rtl/>
            </w:rPr>
            <w:t>[תאריך חתימת חוזה]</w:t>
          </w:r>
        </w:p>
      </w:docPartBody>
    </w:docPart>
    <w:docPart>
      <w:docPartPr>
        <w:name w:val="C7260E72B633476E9B8464275B5EEA78"/>
        <w:category>
          <w:name w:val="General"/>
          <w:gallery w:val="placeholder"/>
        </w:category>
        <w:types>
          <w:type w:val="bbPlcHdr"/>
        </w:types>
        <w:behaviors>
          <w:behavior w:val="content"/>
        </w:behaviors>
        <w:guid w:val="{CC11AC0B-2044-42D0-A717-4BA7D4B69D6B}"/>
      </w:docPartPr>
      <w:docPartBody>
        <w:p w:rsidR="000046A2" w:rsidRDefault="000046A2">
          <w:r w:rsidRPr="00270301">
            <w:rPr>
              <w:rStyle w:val="a3"/>
              <w:rtl/>
            </w:rPr>
            <w:t>[שם צד א]</w:t>
          </w:r>
        </w:p>
      </w:docPartBody>
    </w:docPart>
    <w:docPart>
      <w:docPartPr>
        <w:name w:val="C9FDAC3BA40C4C0792680DC37B996B14"/>
        <w:category>
          <w:name w:val="General"/>
          <w:gallery w:val="placeholder"/>
        </w:category>
        <w:types>
          <w:type w:val="bbPlcHdr"/>
        </w:types>
        <w:behaviors>
          <w:behavior w:val="content"/>
        </w:behaviors>
        <w:guid w:val="{6A1A4E58-5A63-41FE-BE32-D452595DE4A8}"/>
      </w:docPartPr>
      <w:docPartBody>
        <w:p w:rsidR="000046A2" w:rsidRDefault="000046A2">
          <w:r w:rsidRPr="00270301">
            <w:rPr>
              <w:rStyle w:val="a3"/>
              <w:rtl/>
            </w:rPr>
            <w:t>[שם צד א]</w:t>
          </w:r>
        </w:p>
      </w:docPartBody>
    </w:docPart>
    <w:docPart>
      <w:docPartPr>
        <w:name w:val="0F5A3D9E855B4034B0EF4030F5D73749"/>
        <w:category>
          <w:name w:val="General"/>
          <w:gallery w:val="placeholder"/>
        </w:category>
        <w:types>
          <w:type w:val="bbPlcHdr"/>
        </w:types>
        <w:behaviors>
          <w:behavior w:val="content"/>
        </w:behaviors>
        <w:guid w:val="{1502C21C-A750-4AA5-93B8-5F36625B92EA}"/>
      </w:docPartPr>
      <w:docPartBody>
        <w:p w:rsidR="000046A2" w:rsidRDefault="000046A2">
          <w:r w:rsidRPr="00270301">
            <w:rPr>
              <w:rStyle w:val="a3"/>
              <w:rtl/>
            </w:rPr>
            <w:t>[תבנית חוזה]</w:t>
          </w:r>
        </w:p>
      </w:docPartBody>
    </w:docPart>
    <w:docPart>
      <w:docPartPr>
        <w:name w:val="E8B9200CAF834EADB6123B4B4D8332C8"/>
        <w:category>
          <w:name w:val="General"/>
          <w:gallery w:val="placeholder"/>
        </w:category>
        <w:types>
          <w:type w:val="bbPlcHdr"/>
        </w:types>
        <w:behaviors>
          <w:behavior w:val="content"/>
        </w:behaviors>
        <w:guid w:val="{8F40469B-D84F-4500-A00E-F6D0FA8E61C9}"/>
      </w:docPartPr>
      <w:docPartBody>
        <w:p w:rsidR="000046A2" w:rsidRDefault="000046A2">
          <w:r w:rsidRPr="00270301">
            <w:rPr>
              <w:rStyle w:val="a3"/>
              <w:rtl/>
            </w:rPr>
            <w:t>[שם צד א]</w:t>
          </w:r>
        </w:p>
      </w:docPartBody>
    </w:docPart>
    <w:docPart>
      <w:docPartPr>
        <w:name w:val="2281004DA36B4F87B741D36E6F59CEEA"/>
        <w:category>
          <w:name w:val="General"/>
          <w:gallery w:val="placeholder"/>
        </w:category>
        <w:types>
          <w:type w:val="bbPlcHdr"/>
        </w:types>
        <w:behaviors>
          <w:behavior w:val="content"/>
        </w:behaviors>
        <w:guid w:val="{16AB13D1-0824-42C4-9284-DE0191C20198}"/>
      </w:docPartPr>
      <w:docPartBody>
        <w:p w:rsidR="000046A2" w:rsidRDefault="000046A2">
          <w:r w:rsidRPr="00270301">
            <w:rPr>
              <w:rStyle w:val="a3"/>
              <w:rtl/>
            </w:rPr>
            <w:t>[תאריך חתימת חוזה]</w:t>
          </w:r>
        </w:p>
      </w:docPartBody>
    </w:docPart>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9B7AD047B004C98A1C6C2EC04C9733A"/>
        <w:category>
          <w:name w:val="General"/>
          <w:gallery w:val="placeholder"/>
        </w:category>
        <w:types>
          <w:type w:val="bbPlcHdr"/>
        </w:types>
        <w:behaviors>
          <w:behavior w:val="content"/>
        </w:behaviors>
        <w:guid w:val="{ECFCFFFA-0F85-43D0-A2B6-ABA47C09EE95}"/>
      </w:docPartPr>
      <w:docPartBody>
        <w:p w:rsidR="000046A2" w:rsidRDefault="000046A2">
          <w:r w:rsidRPr="00270301">
            <w:rPr>
              <w:rStyle w:val="a3"/>
              <w:rtl/>
            </w:rPr>
            <w:t>[אחוז השתתפות צד א]</w:t>
          </w:r>
        </w:p>
      </w:docPartBody>
    </w:docPart>
    <w:docPart>
      <w:docPartPr>
        <w:name w:val="D61EAB9426554822BA37843D736D3363"/>
        <w:category>
          <w:name w:val="General"/>
          <w:gallery w:val="placeholder"/>
        </w:category>
        <w:types>
          <w:type w:val="bbPlcHdr"/>
        </w:types>
        <w:behaviors>
          <w:behavior w:val="content"/>
        </w:behaviors>
        <w:guid w:val="{BA958F72-0D4C-4763-932E-C6A2CFCEADBA}"/>
      </w:docPartPr>
      <w:docPartBody>
        <w:p w:rsidR="000046A2" w:rsidRDefault="000046A2">
          <w:r w:rsidRPr="00270301">
            <w:rPr>
              <w:rStyle w:val="a3"/>
              <w:rtl/>
            </w:rPr>
            <w:t>[רשות מקומית]</w:t>
          </w:r>
        </w:p>
      </w:docPartBody>
    </w:docPart>
    <w:docPart>
      <w:docPartPr>
        <w:name w:val="948ECC0D698D418ABEAC5B56AE5800A8"/>
        <w:category>
          <w:name w:val="General"/>
          <w:gallery w:val="placeholder"/>
        </w:category>
        <w:types>
          <w:type w:val="bbPlcHdr"/>
        </w:types>
        <w:behaviors>
          <w:behavior w:val="content"/>
        </w:behaviors>
        <w:guid w:val="{4428EFF3-110C-4049-A053-876BC742B993}"/>
      </w:docPartPr>
      <w:docPartBody>
        <w:p w:rsidR="000046A2" w:rsidRDefault="000046A2">
          <w:r w:rsidRPr="00270301">
            <w:rPr>
              <w:rStyle w:val="a3"/>
              <w:rtl/>
            </w:rPr>
            <w:t>[שם אתר]</w:t>
          </w:r>
        </w:p>
      </w:docPartBody>
    </w:docPart>
    <w:docPart>
      <w:docPartPr>
        <w:name w:val="B836A077EB0048FDA937CF6C7731D886"/>
        <w:category>
          <w:name w:val="General"/>
          <w:gallery w:val="placeholder"/>
        </w:category>
        <w:types>
          <w:type w:val="bbPlcHdr"/>
        </w:types>
        <w:behaviors>
          <w:behavior w:val="content"/>
        </w:behaviors>
        <w:guid w:val="{001226C9-A04C-4089-A919-C724DBD80C2E}"/>
      </w:docPartPr>
      <w:docPartBody>
        <w:p w:rsidR="000046A2" w:rsidRDefault="000046A2">
          <w:r w:rsidRPr="00270301">
            <w:rPr>
              <w:rStyle w:val="a3"/>
              <w:rtl/>
            </w:rPr>
            <w:t>[שם הפרויקט]</w:t>
          </w:r>
        </w:p>
      </w:docPartBody>
    </w:docPart>
    <w:docPart>
      <w:docPartPr>
        <w:name w:val="922F39206D4048B1912731D149DCE295"/>
        <w:category>
          <w:name w:val="General"/>
          <w:gallery w:val="placeholder"/>
        </w:category>
        <w:types>
          <w:type w:val="bbPlcHdr"/>
        </w:types>
        <w:behaviors>
          <w:behavior w:val="content"/>
        </w:behaviors>
        <w:guid w:val="{D6BCC85E-783F-4D2F-9E08-9A0ECEA67448}"/>
      </w:docPartPr>
      <w:docPartBody>
        <w:p w:rsidR="000046A2" w:rsidRDefault="000046A2">
          <w:r w:rsidRPr="00270301">
            <w:rPr>
              <w:rStyle w:val="a3"/>
              <w:rtl/>
            </w:rPr>
            <w:t>[שדה נוסף 2]</w:t>
          </w:r>
        </w:p>
      </w:docPartBody>
    </w:docPart>
    <w:docPart>
      <w:docPartPr>
        <w:name w:val="7A855111061A48B4AFE5B2EEB9318B94"/>
        <w:category>
          <w:name w:val="General"/>
          <w:gallery w:val="placeholder"/>
        </w:category>
        <w:types>
          <w:type w:val="bbPlcHdr"/>
        </w:types>
        <w:behaviors>
          <w:behavior w:val="content"/>
        </w:behaviors>
        <w:guid w:val="{22FA875D-F88A-4CF1-97F6-80CD9AB27FD8}"/>
      </w:docPartPr>
      <w:docPartBody>
        <w:p w:rsidR="000046A2" w:rsidRDefault="000046A2">
          <w:r w:rsidRPr="00270301">
            <w:rPr>
              <w:rStyle w:val="a3"/>
              <w:rtl/>
            </w:rPr>
            <w:t>[שדה נוסף 1]</w:t>
          </w:r>
        </w:p>
      </w:docPartBody>
    </w:docPart>
    <w:docPart>
      <w:docPartPr>
        <w:name w:val="58EA0AAE1FEF4ACA931E7A8F4FC36E66"/>
        <w:category>
          <w:name w:val="General"/>
          <w:gallery w:val="placeholder"/>
        </w:category>
        <w:types>
          <w:type w:val="bbPlcHdr"/>
        </w:types>
        <w:behaviors>
          <w:behavior w:val="content"/>
        </w:behaviors>
        <w:guid w:val="{6C1F26A8-7D47-4B80-ABE7-0E8E29CE3701}"/>
      </w:docPartPr>
      <w:docPartBody>
        <w:p w:rsidR="000046A2" w:rsidRDefault="000046A2">
          <w:r w:rsidRPr="00270301">
            <w:rPr>
              <w:rStyle w:val="a3"/>
              <w:rtl/>
            </w:rPr>
            <w:t>[רשות מקומית]</w:t>
          </w:r>
        </w:p>
      </w:docPartBody>
    </w:docPart>
    <w:docPart>
      <w:docPartPr>
        <w:name w:val="1EA9A5EC0FAD40A69538B5B08F7FEF5A"/>
        <w:category>
          <w:name w:val="General"/>
          <w:gallery w:val="placeholder"/>
        </w:category>
        <w:types>
          <w:type w:val="bbPlcHdr"/>
        </w:types>
        <w:behaviors>
          <w:behavior w:val="content"/>
        </w:behaviors>
        <w:guid w:val="{0862372F-A828-41C8-A081-5EBE09DC2CCA}"/>
      </w:docPartPr>
      <w:docPartBody>
        <w:p w:rsidR="000046A2" w:rsidRDefault="000046A2">
          <w:r w:rsidRPr="00270301">
            <w:rPr>
              <w:rStyle w:val="a3"/>
              <w:rtl/>
            </w:rPr>
            <w:t>[שדה נוסף 3]</w:t>
          </w:r>
        </w:p>
      </w:docPartBody>
    </w:docPart>
    <w:docPart>
      <w:docPartPr>
        <w:name w:val="5958CCC319824BDF950F4124BE0D422F"/>
        <w:category>
          <w:name w:val="General"/>
          <w:gallery w:val="placeholder"/>
        </w:category>
        <w:types>
          <w:type w:val="bbPlcHdr"/>
        </w:types>
        <w:behaviors>
          <w:behavior w:val="content"/>
        </w:behaviors>
        <w:guid w:val="{B58544F5-D535-414B-8144-9BE913741D8C}"/>
      </w:docPartPr>
      <w:docPartBody>
        <w:p w:rsidR="000046A2" w:rsidRDefault="000046A2">
          <w:r w:rsidRPr="00270301">
            <w:rPr>
              <w:rStyle w:val="a3"/>
              <w:rtl/>
            </w:rPr>
            <w:t>[שדה נוסף 4]</w:t>
          </w:r>
        </w:p>
      </w:docPartBody>
    </w:docPart>
    <w:docPart>
      <w:docPartPr>
        <w:name w:val="5F4A8E6461AA426F890A57E632529105"/>
        <w:category>
          <w:name w:val="General"/>
          <w:gallery w:val="placeholder"/>
        </w:category>
        <w:types>
          <w:type w:val="bbPlcHdr"/>
        </w:types>
        <w:behaviors>
          <w:behavior w:val="content"/>
        </w:behaviors>
        <w:guid w:val="{E2DB839A-BCCF-4812-A7FC-3CE7413B202C}"/>
      </w:docPartPr>
      <w:docPartBody>
        <w:p w:rsidR="000046A2" w:rsidRDefault="000046A2">
          <w:r w:rsidRPr="00270301">
            <w:rPr>
              <w:rStyle w:val="a3"/>
              <w:rtl/>
            </w:rPr>
            <w:t>[שדה נוסף 5]</w:t>
          </w:r>
        </w:p>
      </w:docPartBody>
    </w:docPart>
    <w:docPart>
      <w:docPartPr>
        <w:name w:val="63FF254F78EB4615AC03B799AC0A8C15"/>
        <w:category>
          <w:name w:val="General"/>
          <w:gallery w:val="placeholder"/>
        </w:category>
        <w:types>
          <w:type w:val="bbPlcHdr"/>
        </w:types>
        <w:behaviors>
          <w:behavior w:val="content"/>
        </w:behaviors>
        <w:guid w:val="{3EF625CB-14D6-481E-9648-34EAB379A94E}"/>
      </w:docPartPr>
      <w:docPartBody>
        <w:p w:rsidR="000046A2" w:rsidRDefault="000046A2">
          <w:r w:rsidRPr="00270301">
            <w:rPr>
              <w:rStyle w:val="a3"/>
              <w:rtl/>
            </w:rPr>
            <w:t>[שדה נוסף 6]</w:t>
          </w:r>
        </w:p>
      </w:docPartBody>
    </w:docPart>
    <w:docPart>
      <w:docPartPr>
        <w:name w:val="24877333D422467199F4EFC2FBB450E8"/>
        <w:category>
          <w:name w:val="General"/>
          <w:gallery w:val="placeholder"/>
        </w:category>
        <w:types>
          <w:type w:val="bbPlcHdr"/>
        </w:types>
        <w:behaviors>
          <w:behavior w:val="content"/>
        </w:behaviors>
        <w:guid w:val="{64537CC9-415F-4FA6-AD04-598C93ABCC58}"/>
      </w:docPartPr>
      <w:docPartBody>
        <w:p w:rsidR="00E41596" w:rsidRDefault="000046A2">
          <w:r w:rsidRPr="00270301">
            <w:rPr>
              <w:rStyle w:val="a3"/>
              <w:rtl/>
            </w:rPr>
            <w:t>[צדדים נוספים]</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E41596"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E41596" w:rsidRDefault="000046A2">
          <w:r w:rsidRPr="00270301">
            <w:rPr>
              <w:rStyle w:val="a3"/>
              <w:rtl/>
            </w:rPr>
            <w:t>[תאריך חתימת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6865A5"/>
    <w:rsid w:val="008504A9"/>
    <w:rsid w:val="00E4159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46A2"/>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502E4325-10A5-4E21-8EBD-943B9AB64FF0}"/>
</file>

<file path=customXml/itemProps4.xml><?xml version="1.0" encoding="utf-8"?>
<ds:datastoreItem xmlns:ds="http://schemas.openxmlformats.org/officeDocument/2006/customXml" ds:itemID="{67C6D734-C7C1-47F9-8BEC-2E5B26BD9DC1}"/>
</file>

<file path=customXml/itemProps5.xml><?xml version="1.0" encoding="utf-8"?>
<ds:datastoreItem xmlns:ds="http://schemas.openxmlformats.org/officeDocument/2006/customXml" ds:itemID="{9B9D876D-A984-4A6B-86DB-CC60F5ADF17E}"/>
</file>

<file path=docProps/app.xml><?xml version="1.0" encoding="utf-8"?>
<Properties xmlns="http://schemas.openxmlformats.org/officeDocument/2006/extended-properties" xmlns:vt="http://schemas.openxmlformats.org/officeDocument/2006/docPropsVTypes">
  <Template>Normal</Template>
  <TotalTime>21</TotalTime>
  <Pages>33</Pages>
  <Words>9556</Words>
  <Characters>47785</Characters>
  <Application>Microsoft Office Word</Application>
  <DocSecurity>0</DocSecurity>
  <Lines>398</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5</cp:revision>
  <dcterms:created xsi:type="dcterms:W3CDTF">2019-01-17T14:34:00Z</dcterms:created>
  <dcterms:modified xsi:type="dcterms:W3CDTF">2019-04-28T14:52:00Z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16e77e16-499d-4d44-b4f4-dde3af5b15d7</vt:lpwstr>
  </property>
</Properties>
</file>