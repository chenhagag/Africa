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875B1B3" w14:textId="77777777" w:rsidR="00217E81" w:rsidRPr="00217E81" w:rsidRDefault="00217E81" w:rsidP="00217E81">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362EFD04" w14:textId="77777777" w:rsidR="00217E81" w:rsidRPr="00217E81" w:rsidRDefault="00217E81" w:rsidP="00217E81">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bookmarkStart w:id="0" w:name="_GoBack"/>
    </w:p>
    <w:bookmarkEnd w:id="0"/>
    <w:p w14:paraId="43AD45E4"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i/>
          <w:iCs/>
          <w:noProof/>
          <w:sz w:val="32"/>
          <w:szCs w:val="32"/>
          <w:u w:val="single"/>
          <w:rtl/>
        </w:rPr>
      </w:pPr>
    </w:p>
    <w:p w14:paraId="695F0196"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rtl/>
          <w:lang w:eastAsia="he-IL"/>
        </w:rPr>
      </w:pPr>
      <w:r w:rsidRPr="00217E81">
        <w:rPr>
          <w:rFonts w:ascii="Times New Roman" w:eastAsia="Times New Roman" w:hAnsi="Times New Roman" w:cs="David"/>
          <w:bCs/>
          <w:i/>
          <w:iCs/>
          <w:noProof/>
          <w:sz w:val="32"/>
          <w:szCs w:val="32"/>
        </w:rPr>
        <w:drawing>
          <wp:inline distT="0" distB="0" distL="0" distR="0" wp14:anchorId="0814407B" wp14:editId="0BFA72B9">
            <wp:extent cx="5274310" cy="467995"/>
            <wp:effectExtent l="0" t="0" r="254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תמונה 1"/>
                    <pic:cNvPicPr>
                      <a:picLocks noChangeAspect="1" noChangeArrowheads="1"/>
                    </pic:cNvPicPr>
                  </pic:nvPicPr>
                  <pic:blipFill>
                    <a:blip r:embed="rId12">
                      <a:extLst>
                        <a:ext uri="{28A0092B-C50C-407E-A947-70E740481C1C}">
                          <a14:useLocalDpi xmlns:a14="http://schemas.microsoft.com/office/drawing/2010/main" val="0"/>
                        </a:ext>
                      </a:extLst>
                    </a:blip>
                    <a:srcRect t="30597" b="23880"/>
                    <a:stretch>
                      <a:fillRect/>
                    </a:stretch>
                  </pic:blipFill>
                  <pic:spPr bwMode="auto">
                    <a:xfrm>
                      <a:off x="0" y="0"/>
                      <a:ext cx="5274310" cy="467995"/>
                    </a:xfrm>
                    <a:prstGeom prst="rect">
                      <a:avLst/>
                    </a:prstGeom>
                    <a:noFill/>
                    <a:ln>
                      <a:noFill/>
                    </a:ln>
                  </pic:spPr>
                </pic:pic>
              </a:graphicData>
            </a:graphic>
          </wp:inline>
        </w:drawing>
      </w:r>
    </w:p>
    <w:p w14:paraId="7CCCB573"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rtl/>
          <w:lang w:eastAsia="he-IL"/>
        </w:rPr>
      </w:pPr>
    </w:p>
    <w:p w14:paraId="5459F470"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A0349AD"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r w:rsidRPr="00217E81">
        <w:rPr>
          <w:rFonts w:ascii="Times New Roman" w:eastAsia="Times New Roman" w:hAnsi="Times New Roman" w:cs="David" w:hint="cs"/>
          <w:bCs/>
          <w:sz w:val="32"/>
          <w:szCs w:val="32"/>
          <w:u w:val="single"/>
          <w:rtl/>
          <w:lang w:eastAsia="he-IL"/>
        </w:rPr>
        <w:t>חוזה מתכנן מיגון ומקלוט</w:t>
      </w:r>
    </w:p>
    <w:p w14:paraId="0B2E3549"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6BEF748"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7213CC0" w14:textId="77777777" w:rsidR="00217E81" w:rsidRPr="00217E81" w:rsidRDefault="00217E81" w:rsidP="00CD5A24">
      <w:pPr>
        <w:widowControl w:val="0"/>
        <w:spacing w:before="0" w:beforeAutospacing="0" w:after="0" w:afterAutospacing="0" w:line="240" w:lineRule="auto"/>
        <w:rPr>
          <w:rFonts w:ascii="Times New Roman" w:eastAsia="Times New Roman" w:hAnsi="Times New Roman" w:cs="David"/>
          <w:bCs/>
          <w:sz w:val="32"/>
          <w:szCs w:val="32"/>
          <w:u w:val="single"/>
          <w:rtl/>
          <w:lang w:eastAsia="he-IL"/>
        </w:rPr>
      </w:pPr>
    </w:p>
    <w:p w14:paraId="0124896A" w14:textId="77777777" w:rsidR="00217E81" w:rsidRPr="00F9121E" w:rsidRDefault="00217E81" w:rsidP="00217E81">
      <w:pPr>
        <w:widowControl w:val="0"/>
        <w:spacing w:before="0" w:beforeAutospacing="0" w:after="0" w:afterAutospacing="0" w:line="240" w:lineRule="auto"/>
        <w:jc w:val="center"/>
        <w:rPr>
          <w:rFonts w:ascii="Times New Roman" w:eastAsia="Times New Roman" w:hAnsi="Times New Roman" w:cs="David"/>
          <w:bCs/>
          <w:color w:val="00B0F0"/>
          <w:sz w:val="32"/>
          <w:szCs w:val="32"/>
          <w:u w:val="single"/>
          <w:rtl/>
          <w:lang w:eastAsia="he-IL"/>
        </w:rPr>
      </w:pPr>
    </w:p>
    <w:customXmlDelRangeStart w:id="1" w:author="רינת הראל" w:date="2019-11-13T16:51:00Z"/>
    <w:sdt>
      <w:sdtPr>
        <w:rPr>
          <w:rFonts w:ascii="Times New Roman" w:eastAsia="Times New Roman" w:hAnsi="Times New Roman" w:cs="David"/>
          <w:bCs/>
          <w:color w:val="00B0F0"/>
          <w:sz w:val="32"/>
          <w:szCs w:val="32"/>
          <w:u w:val="single"/>
          <w:rtl/>
          <w:lang w:eastAsia="he-IL"/>
        </w:rPr>
        <w:alias w:val="שם הפרויקט"/>
        <w:tag w:val="cntProjectName"/>
        <w:id w:val="114803527"/>
        <w:placeholder>
          <w:docPart w:val="9430D0596BCB4C8EB6F800FF6AB7813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customXmlDelRangeEnd w:id="1"/>
        <w:p w14:paraId="71B85E0E" w14:textId="77777777" w:rsidR="00217E81" w:rsidRPr="00F9121E" w:rsidRDefault="006B7EBB" w:rsidP="00217E81">
          <w:pPr>
            <w:widowControl w:val="0"/>
            <w:spacing w:before="0" w:beforeAutospacing="0" w:after="0" w:afterAutospacing="0" w:line="240" w:lineRule="auto"/>
            <w:jc w:val="center"/>
            <w:rPr>
              <w:rFonts w:ascii="Times New Roman" w:eastAsia="Times New Roman" w:hAnsi="Times New Roman" w:cs="David"/>
              <w:bCs/>
              <w:color w:val="00B0F0"/>
              <w:sz w:val="32"/>
              <w:szCs w:val="32"/>
              <w:u w:val="single"/>
              <w:rtl/>
              <w:lang w:eastAsia="he-IL"/>
            </w:rPr>
          </w:pPr>
        </w:p>
        <w:customXmlDelRangeStart w:id="2" w:author="רינת הראל" w:date="2019-11-13T16:51:00Z"/>
      </w:sdtContent>
    </w:sdt>
    <w:customXmlDelRangeEnd w:id="2"/>
    <w:customXmlInsRangeStart w:id="3" w:author="רינת הראל" w:date="2019-11-13T17:04:00Z"/>
    <w:sdt>
      <w:sdtPr>
        <w:rPr>
          <w:rFonts w:ascii="Times New Roman" w:eastAsia="Times New Roman" w:hAnsi="Times New Roman" w:cs="David"/>
          <w:bCs/>
          <w:color w:val="00B0F0"/>
          <w:sz w:val="32"/>
          <w:szCs w:val="32"/>
          <w:u w:val="single"/>
          <w:rtl/>
          <w:lang w:eastAsia="he-IL"/>
        </w:rPr>
        <w:alias w:val="שם הפרויקט"/>
        <w:tag w:val="cntProjectName"/>
        <w:id w:val="49043290"/>
        <w:placeholder>
          <w:docPart w:val="2D1EEBEF2747430B966F4747C3EFFFB5"/>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customXmlInsRangeEnd w:id="3"/>
        <w:p w14:paraId="48FD21EB" w14:textId="12E8E3E0" w:rsidR="00217E81" w:rsidRPr="00F9121E" w:rsidRDefault="006B7EBB" w:rsidP="00217E81">
          <w:pPr>
            <w:widowControl w:val="0"/>
            <w:spacing w:before="0" w:beforeAutospacing="0" w:after="0" w:afterAutospacing="0" w:line="240" w:lineRule="auto"/>
            <w:jc w:val="center"/>
            <w:rPr>
              <w:rFonts w:ascii="Times New Roman" w:eastAsia="Times New Roman" w:hAnsi="Times New Roman" w:cs="David"/>
              <w:bCs/>
              <w:color w:val="00B0F0"/>
              <w:sz w:val="32"/>
              <w:szCs w:val="32"/>
              <w:u w:val="single"/>
              <w:rtl/>
              <w:lang w:eastAsia="he-IL"/>
            </w:rPr>
          </w:pPr>
          <w:ins w:id="4" w:author="רינת הראל" w:date="2019-11-19T11:46:00Z">
            <w:r>
              <w:rPr>
                <w:rFonts w:ascii="Times New Roman" w:eastAsia="Times New Roman" w:hAnsi="Times New Roman" w:cs="David"/>
                <w:bCs/>
                <w:color w:val="00B0F0"/>
                <w:sz w:val="32"/>
                <w:szCs w:val="32"/>
                <w:u w:val="single"/>
                <w:rtl/>
                <w:lang w:eastAsia="he-IL"/>
              </w:rPr>
              <w:t>סמל צפון מגרש 123</w:t>
            </w:r>
          </w:ins>
        </w:p>
        <w:customXmlInsRangeStart w:id="5" w:author="רינת הראל" w:date="2019-11-13T17:04:00Z"/>
      </w:sdtContent>
    </w:sdt>
    <w:customXmlInsRangeEnd w:id="5"/>
    <w:p w14:paraId="320B09DE" w14:textId="77777777" w:rsidR="00217E81" w:rsidRPr="00F9121E" w:rsidRDefault="00217E81" w:rsidP="00217E81">
      <w:pPr>
        <w:widowControl w:val="0"/>
        <w:spacing w:before="0" w:beforeAutospacing="0" w:after="0" w:afterAutospacing="0" w:line="240" w:lineRule="auto"/>
        <w:jc w:val="center"/>
        <w:rPr>
          <w:rFonts w:ascii="Times New Roman" w:eastAsia="Times New Roman" w:hAnsi="Times New Roman" w:cs="David"/>
          <w:bCs/>
          <w:color w:val="00B0F0"/>
          <w:sz w:val="32"/>
          <w:szCs w:val="32"/>
          <w:u w:val="single"/>
          <w:rtl/>
          <w:lang w:eastAsia="he-IL"/>
        </w:rPr>
      </w:pPr>
    </w:p>
    <w:customXmlDelRangeStart w:id="6" w:author="רינת הראל" w:date="2019-11-13T17:04:00Z"/>
    <w:sdt>
      <w:sdtPr>
        <w:rPr>
          <w:rFonts w:ascii="Times New Roman" w:eastAsia="Times New Roman" w:hAnsi="Times New Roman" w:cs="David"/>
          <w:bCs/>
          <w:color w:val="00B0F0"/>
          <w:sz w:val="32"/>
          <w:szCs w:val="32"/>
          <w:u w:val="single"/>
          <w:rtl/>
          <w:lang w:eastAsia="he-IL"/>
        </w:rPr>
        <w:alias w:val="שם אתר"/>
        <w:tag w:val="cntSite"/>
        <w:id w:val="133534949"/>
        <w:placeholder>
          <w:docPart w:val="0823BE8D912E4184A9C3EEDBE390FFEF"/>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customXmlDelRangeEnd w:id="6"/>
        <w:p w14:paraId="6C8646CA" w14:textId="0EAFBA33" w:rsidR="00217E81" w:rsidRPr="00F9121E" w:rsidRDefault="006B7EBB" w:rsidP="006B7EBB">
          <w:pPr>
            <w:widowControl w:val="0"/>
            <w:spacing w:before="0" w:beforeAutospacing="0" w:after="0" w:afterAutospacing="0" w:line="240" w:lineRule="auto"/>
            <w:jc w:val="center"/>
            <w:rPr>
              <w:rFonts w:ascii="Times New Roman" w:eastAsia="Times New Roman" w:hAnsi="Times New Roman" w:cs="David"/>
              <w:bCs/>
              <w:color w:val="00B0F0"/>
              <w:sz w:val="32"/>
              <w:szCs w:val="32"/>
              <w:u w:val="single"/>
              <w:rtl/>
              <w:lang w:eastAsia="he-IL"/>
            </w:rPr>
          </w:pPr>
        </w:p>
        <w:customXmlDelRangeStart w:id="7" w:author="רינת הראל" w:date="2019-11-13T17:04:00Z"/>
      </w:sdtContent>
    </w:sdt>
    <w:customXmlDelRangeEnd w:id="7"/>
    <w:p w14:paraId="7656959C" w14:textId="77777777" w:rsidR="00217E81" w:rsidRPr="00F9121E" w:rsidRDefault="00217E81" w:rsidP="00217E81">
      <w:pPr>
        <w:widowControl w:val="0"/>
        <w:spacing w:before="0" w:beforeAutospacing="0" w:after="0" w:afterAutospacing="0" w:line="240" w:lineRule="auto"/>
        <w:jc w:val="center"/>
        <w:rPr>
          <w:rFonts w:ascii="Times New Roman" w:eastAsia="Times New Roman" w:hAnsi="Times New Roman" w:cs="David"/>
          <w:bCs/>
          <w:color w:val="00B0F0"/>
          <w:sz w:val="32"/>
          <w:szCs w:val="32"/>
          <w:u w:val="single"/>
          <w:rtl/>
          <w:lang w:eastAsia="he-IL"/>
        </w:rPr>
      </w:pPr>
    </w:p>
    <w:p w14:paraId="72B686F7"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F64B753"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5D9E643"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3635C87"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5E165C3"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3099E98"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315DBE7"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8A1E69E"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61900A3"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83A1A65"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81382D6"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F8F2608"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1B2D607"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4C98B34"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2EE40BB"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935FC8F"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726BD63"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43C44B9"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7254B2B"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CC181EB"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6A1F148"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DB239FC"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96768CA"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F2BEB1E"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2E7C0A7"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FD6AFF1"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A289243"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17FC26C" w14:textId="77777777" w:rsidR="00797990" w:rsidRDefault="00797990" w:rsidP="00EB38F9">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D5277E9" w14:textId="77777777" w:rsidR="00EB38F9" w:rsidRPr="00217E81" w:rsidRDefault="00217E81" w:rsidP="00EB38F9">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r w:rsidRPr="00217E81">
        <w:rPr>
          <w:rFonts w:ascii="Times New Roman" w:eastAsia="Times New Roman" w:hAnsi="Times New Roman" w:cs="David" w:hint="cs"/>
          <w:bCs/>
          <w:sz w:val="32"/>
          <w:szCs w:val="32"/>
          <w:u w:val="single"/>
          <w:rtl/>
          <w:lang w:eastAsia="he-IL"/>
        </w:rPr>
        <w:t>חוזה</w:t>
      </w:r>
      <w:r w:rsidR="00EB38F9">
        <w:rPr>
          <w:rFonts w:ascii="Times New Roman" w:eastAsia="Times New Roman" w:hAnsi="Times New Roman" w:cs="David" w:hint="cs"/>
          <w:bCs/>
          <w:i/>
          <w:iCs/>
          <w:sz w:val="32"/>
          <w:szCs w:val="32"/>
          <w:u w:val="single"/>
          <w:rtl/>
          <w:lang w:eastAsia="he-IL"/>
        </w:rPr>
        <w:t xml:space="preserve"> </w:t>
      </w:r>
      <w:r w:rsidR="002C1502">
        <w:rPr>
          <w:rFonts w:ascii="Times New Roman" w:eastAsia="Times New Roman" w:hAnsi="Times New Roman" w:cs="David" w:hint="cs"/>
          <w:bCs/>
          <w:sz w:val="32"/>
          <w:szCs w:val="32"/>
          <w:u w:val="single"/>
          <w:rtl/>
          <w:lang w:eastAsia="he-IL"/>
        </w:rPr>
        <w:t xml:space="preserve">מתכנן </w:t>
      </w:r>
      <w:r w:rsidR="00EB38F9" w:rsidRPr="00EB38F9">
        <w:rPr>
          <w:rFonts w:ascii="Times New Roman" w:eastAsia="Times New Roman" w:hAnsi="Times New Roman" w:cs="David" w:hint="cs"/>
          <w:bCs/>
          <w:sz w:val="32"/>
          <w:szCs w:val="32"/>
          <w:u w:val="single"/>
          <w:rtl/>
          <w:lang w:eastAsia="he-IL"/>
        </w:rPr>
        <w:t>מיגון ומקלוט</w:t>
      </w:r>
    </w:p>
    <w:p w14:paraId="1FCEF4D9"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i/>
          <w:iCs/>
          <w:sz w:val="32"/>
          <w:szCs w:val="32"/>
          <w:u w:val="single"/>
          <w:lang w:eastAsia="he-IL"/>
        </w:rPr>
      </w:pPr>
    </w:p>
    <w:p w14:paraId="6193DC15"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006EF4C3" w14:textId="77777777" w:rsidR="00217E81" w:rsidRPr="00217E81" w:rsidRDefault="00217E81" w:rsidP="00EB38F9">
      <w:pPr>
        <w:widowControl w:val="0"/>
        <w:spacing w:before="0" w:beforeAutospacing="0" w:after="0" w:afterAutospacing="0" w:line="240" w:lineRule="auto"/>
        <w:jc w:val="center"/>
        <w:rPr>
          <w:rFonts w:ascii="Times New Roman" w:eastAsia="Times New Roman" w:hAnsi="Times New Roman" w:cs="David"/>
          <w:color w:val="800080"/>
          <w:sz w:val="24"/>
          <w:szCs w:val="24"/>
          <w:rtl/>
        </w:rPr>
      </w:pPr>
      <w:r w:rsidRPr="00217E81">
        <w:rPr>
          <w:rFonts w:ascii="Times New Roman" w:eastAsia="Times New Roman" w:hAnsi="Times New Roman" w:cs="David" w:hint="cs"/>
          <w:sz w:val="20"/>
          <w:szCs w:val="24"/>
          <w:rtl/>
          <w:lang w:eastAsia="he-IL"/>
        </w:rPr>
        <w:t xml:space="preserve">שנערך ונחתם ביום </w:t>
      </w:r>
      <w:sdt>
        <w:sdtPr>
          <w:rPr>
            <w:rFonts w:ascii="Times New Roman" w:eastAsia="Times New Roman" w:hAnsi="Times New Roman" w:cs="David"/>
            <w:color w:val="800080"/>
            <w:sz w:val="24"/>
            <w:szCs w:val="24"/>
            <w:rtl/>
            <w:lang w:eastAsia="he-IL"/>
          </w:rPr>
          <w:alias w:val="תאריך חתימת חוזה"/>
          <w:tag w:val="cntSignDate"/>
          <w:id w:val="1742215920"/>
          <w:placeholder>
            <w:docPart w:val="AE54BA279D1D4D0F95FF8F48C76A5D1C"/>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rPr>
            <w:rFonts w:hint="cs"/>
          </w:rPr>
        </w:sdtEndPr>
        <w:sdtContent>
          <w:r w:rsidR="00027EF2" w:rsidRPr="00EB38F9">
            <w:rPr>
              <w:rStyle w:val="AutoFieldsChar"/>
              <w:color w:val="00B0F0"/>
              <w:rtl/>
            </w:rPr>
            <w:t>[תאריך חתימת חוזה]</w:t>
          </w:r>
        </w:sdtContent>
      </w:sdt>
    </w:p>
    <w:p w14:paraId="3BB09C3B" w14:textId="77777777" w:rsidR="00217E81" w:rsidRPr="00217E81" w:rsidRDefault="00217E81" w:rsidP="00217E81">
      <w:pPr>
        <w:widowControl w:val="0"/>
        <w:spacing w:before="0" w:beforeAutospacing="0" w:after="0" w:afterAutospacing="0" w:line="240" w:lineRule="auto"/>
        <w:rPr>
          <w:rFonts w:ascii="Times New Roman" w:eastAsia="Times New Roman" w:hAnsi="Times New Roman" w:cs="David"/>
          <w:sz w:val="20"/>
          <w:szCs w:val="20"/>
          <w:rtl/>
        </w:rPr>
      </w:pPr>
    </w:p>
    <w:p w14:paraId="0166508A"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4D2C798D" w14:textId="77777777" w:rsidR="00217E81" w:rsidRPr="00217E81" w:rsidRDefault="00217E81" w:rsidP="00217E81">
      <w:pPr>
        <w:widowControl w:val="0"/>
        <w:spacing w:before="0" w:beforeAutospacing="0" w:after="0" w:afterAutospacing="0" w:line="240" w:lineRule="auto"/>
        <w:ind w:left="3600" w:right="3600" w:firstLine="720"/>
        <w:outlineLvl w:val="1"/>
        <w:rPr>
          <w:rFonts w:ascii="Times New Roman" w:eastAsia="Times New Roman" w:hAnsi="Times New Roman" w:cs="David"/>
          <w:bCs/>
          <w:sz w:val="20"/>
          <w:szCs w:val="24"/>
          <w:rtl/>
          <w:lang w:eastAsia="he-IL"/>
        </w:rPr>
      </w:pPr>
      <w:r w:rsidRPr="00217E81">
        <w:rPr>
          <w:rFonts w:ascii="Times New Roman" w:eastAsia="Times New Roman" w:hAnsi="Times New Roman" w:cs="David" w:hint="cs"/>
          <w:bCs/>
          <w:sz w:val="20"/>
          <w:szCs w:val="24"/>
          <w:rtl/>
          <w:lang w:eastAsia="he-IL"/>
        </w:rPr>
        <w:t>ב י ן</w:t>
      </w:r>
    </w:p>
    <w:sdt>
      <w:sdtPr>
        <w:rPr>
          <w:rFonts w:ascii="Times New Roman" w:eastAsia="Times New Roman" w:hAnsi="Times New Roman" w:cs="David"/>
          <w:color w:val="800080"/>
          <w:sz w:val="24"/>
          <w:szCs w:val="24"/>
          <w:rtl/>
        </w:rPr>
        <w:alias w:val="צד א בחוזה"/>
        <w:tag w:val="cntTzadA"/>
        <w:id w:val="349303204"/>
        <w:placeholder>
          <w:docPart w:val="30D3D74B7A3B4458A647E53E1A213BCA"/>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rPr>
          <w:rFonts w:hint="cs"/>
        </w:rPr>
      </w:sdtEndPr>
      <w:sdtContent>
        <w:p w14:paraId="3E3FF1A3" w14:textId="536AF783" w:rsidR="00217E81" w:rsidRPr="00217E81" w:rsidRDefault="009E50B7" w:rsidP="00217E81">
          <w:pPr>
            <w:widowControl w:val="0"/>
            <w:spacing w:before="0" w:beforeAutospacing="0" w:after="0" w:afterAutospacing="0" w:line="240" w:lineRule="auto"/>
            <w:ind w:left="2880" w:firstLine="720"/>
            <w:rPr>
              <w:rFonts w:ascii="Times New Roman" w:eastAsia="Times New Roman" w:hAnsi="Times New Roman" w:cs="David"/>
              <w:color w:val="008000"/>
              <w:sz w:val="24"/>
              <w:szCs w:val="24"/>
              <w:rtl/>
            </w:rPr>
          </w:pPr>
          <w:ins w:id="8" w:author="רינת הראל" w:date="2019-11-13T16:59:00Z">
            <w:r>
              <w:rPr>
                <w:rFonts w:ascii="Times New Roman" w:eastAsia="Times New Roman" w:hAnsi="Times New Roman" w:cs="David"/>
                <w:color w:val="800080"/>
                <w:sz w:val="24"/>
                <w:szCs w:val="24"/>
                <w:rtl/>
              </w:rPr>
              <w:br/>
              <w:t>אפריקה ישראל מגורים בע"מ</w:t>
            </w:r>
            <w:r>
              <w:rPr>
                <w:rFonts w:ascii="Times New Roman" w:eastAsia="Times New Roman" w:hAnsi="Times New Roman" w:cs="David"/>
                <w:color w:val="800080"/>
                <w:sz w:val="24"/>
                <w:szCs w:val="24"/>
                <w:rtl/>
              </w:rPr>
              <w:br/>
              <w:t>יוני נתניהו 1 ג' אור יהודה</w:t>
            </w:r>
            <w:r>
              <w:rPr>
                <w:rFonts w:ascii="Times New Roman" w:eastAsia="Times New Roman" w:hAnsi="Times New Roman" w:cs="David"/>
                <w:color w:val="800080"/>
                <w:sz w:val="24"/>
                <w:szCs w:val="24"/>
                <w:rtl/>
              </w:rPr>
              <w:br/>
              <w:t>מ.ז 52-003476-0</w:t>
            </w:r>
            <w:r>
              <w:rPr>
                <w:rFonts w:ascii="Times New Roman" w:eastAsia="Times New Roman" w:hAnsi="Times New Roman" w:cs="David"/>
                <w:color w:val="800080"/>
                <w:sz w:val="24"/>
                <w:szCs w:val="24"/>
                <w:rtl/>
              </w:rPr>
              <w:br/>
              <w:t>מגדלי סומייל בע"מ</w:t>
            </w:r>
            <w:r>
              <w:rPr>
                <w:rFonts w:ascii="Times New Roman" w:eastAsia="Times New Roman" w:hAnsi="Times New Roman" w:cs="David"/>
                <w:color w:val="800080"/>
                <w:sz w:val="24"/>
                <w:szCs w:val="24"/>
                <w:rtl/>
              </w:rPr>
              <w:br/>
              <w:t>51-273707-3</w:t>
            </w:r>
            <w:r>
              <w:rPr>
                <w:rFonts w:ascii="Times New Roman" w:eastAsia="Times New Roman" w:hAnsi="Times New Roman" w:cs="David"/>
                <w:color w:val="800080"/>
                <w:sz w:val="24"/>
                <w:szCs w:val="24"/>
                <w:rtl/>
              </w:rPr>
              <w:br/>
              <w:t>אפרירם בע"מ</w:t>
            </w:r>
            <w:r>
              <w:rPr>
                <w:rFonts w:ascii="Times New Roman" w:eastAsia="Times New Roman" w:hAnsi="Times New Roman" w:cs="David"/>
                <w:color w:val="800080"/>
                <w:sz w:val="24"/>
                <w:szCs w:val="24"/>
                <w:rtl/>
              </w:rPr>
              <w:br/>
              <w:t>51-256212-5</w:t>
            </w:r>
            <w:r>
              <w:rPr>
                <w:rFonts w:ascii="Times New Roman" w:eastAsia="Times New Roman" w:hAnsi="Times New Roman" w:cs="David"/>
                <w:color w:val="800080"/>
                <w:sz w:val="24"/>
                <w:szCs w:val="24"/>
                <w:rtl/>
              </w:rPr>
              <w:br/>
            </w:r>
          </w:ins>
        </w:p>
      </w:sdtContent>
    </w:sdt>
    <w:p w14:paraId="3625D03C" w14:textId="77777777" w:rsidR="00217E81" w:rsidRPr="00217E81" w:rsidRDefault="00217E81" w:rsidP="00217E81">
      <w:pPr>
        <w:widowControl w:val="0"/>
        <w:spacing w:before="0" w:beforeAutospacing="0" w:after="0" w:afterAutospacing="0" w:line="240" w:lineRule="auto"/>
        <w:ind w:left="2880" w:firstLine="720"/>
        <w:rPr>
          <w:rFonts w:ascii="Times New Roman" w:eastAsia="Times New Roman" w:hAnsi="Times New Roman" w:cs="David"/>
          <w:bCs/>
          <w:sz w:val="20"/>
          <w:szCs w:val="24"/>
          <w:rtl/>
          <w:lang w:eastAsia="he-IL"/>
        </w:rPr>
      </w:pPr>
      <w:r w:rsidRPr="00217E81">
        <w:rPr>
          <w:rFonts w:ascii="Times New Roman" w:eastAsia="Times New Roman" w:hAnsi="Times New Roman" w:cs="David" w:hint="cs"/>
          <w:sz w:val="20"/>
          <w:szCs w:val="24"/>
          <w:rtl/>
          <w:lang w:eastAsia="he-IL"/>
        </w:rPr>
        <w:t>(להלן: "</w:t>
      </w:r>
      <w:r w:rsidRPr="00217E81">
        <w:rPr>
          <w:rFonts w:ascii="Times New Roman" w:eastAsia="Times New Roman" w:hAnsi="Times New Roman" w:cs="David" w:hint="cs"/>
          <w:b/>
          <w:bCs/>
          <w:sz w:val="20"/>
          <w:szCs w:val="24"/>
          <w:rtl/>
          <w:lang w:eastAsia="he-IL"/>
        </w:rPr>
        <w:t>המזמין</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hint="cs"/>
          <w:bCs/>
          <w:sz w:val="20"/>
          <w:szCs w:val="24"/>
          <w:rtl/>
          <w:lang w:eastAsia="he-IL"/>
        </w:rPr>
        <w:t xml:space="preserve">       </w:t>
      </w:r>
    </w:p>
    <w:p w14:paraId="63B2555A" w14:textId="77777777" w:rsidR="00217E81" w:rsidRPr="00217E81" w:rsidRDefault="00217E81" w:rsidP="00217E81">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r w:rsidRPr="00217E81">
        <w:rPr>
          <w:rFonts w:ascii="Times New Roman" w:eastAsia="Times New Roman" w:hAnsi="Times New Roman" w:cs="David" w:hint="cs"/>
          <w:bCs/>
          <w:sz w:val="20"/>
          <w:szCs w:val="24"/>
          <w:rtl/>
          <w:lang w:eastAsia="he-IL"/>
        </w:rPr>
        <w:lastRenderedPageBreak/>
        <w:t xml:space="preserve">         מצד אחד;</w:t>
      </w:r>
    </w:p>
    <w:p w14:paraId="4B814971" w14:textId="77777777" w:rsidR="00217E81" w:rsidRPr="00217E81" w:rsidRDefault="00217E81" w:rsidP="00217E81">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0"/>
          <w:szCs w:val="24"/>
          <w:rtl/>
          <w:lang w:eastAsia="he-IL"/>
        </w:rPr>
      </w:pPr>
    </w:p>
    <w:p w14:paraId="39EB5588" w14:textId="77777777" w:rsidR="00217E81" w:rsidRPr="00217E81" w:rsidRDefault="00217E81" w:rsidP="00217E81">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0"/>
          <w:szCs w:val="24"/>
          <w:rtl/>
          <w:lang w:eastAsia="he-IL"/>
        </w:rPr>
      </w:pPr>
      <w:r w:rsidRPr="00217E81">
        <w:rPr>
          <w:rFonts w:ascii="Times New Roman" w:eastAsia="Times New Roman" w:hAnsi="Times New Roman" w:cs="David" w:hint="cs"/>
          <w:bCs/>
          <w:sz w:val="20"/>
          <w:szCs w:val="24"/>
          <w:rtl/>
          <w:lang w:eastAsia="he-IL"/>
        </w:rPr>
        <w:t>ל ב י ן</w:t>
      </w:r>
    </w:p>
    <w:p w14:paraId="143D2850" w14:textId="77777777" w:rsidR="00217E81" w:rsidRPr="00217E81" w:rsidRDefault="00217E81" w:rsidP="00135869">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p>
    <w:p w14:paraId="094039BE" w14:textId="77777777" w:rsidR="00135869" w:rsidRDefault="006B7EBB" w:rsidP="00217E81">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sdt>
        <w:sdtPr>
          <w:rPr>
            <w:rStyle w:val="a7"/>
            <w:color w:val="00B0F0"/>
            <w:rtl/>
          </w:rPr>
          <w:alias w:val="צדדים נוספים"/>
          <w:tag w:val="cntTzadB_x002C__x0020_cntTzadC_x002C__x0020_cntTzadD"/>
          <w:id w:val="-629781534"/>
          <w:placeholder>
            <w:docPart w:val="D70139A975EA4AEF9A2EEEAB68345F4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B_x002c__x0020_cntTzadC_x002c__x0020_cntTzadD[1]" w:storeItemID="{81709D4C-33DC-48CC-AC7E-130A245806EE}"/>
          <w:text w:multiLine="1"/>
        </w:sdtPr>
        <w:sdtEndPr>
          <w:rPr>
            <w:rStyle w:val="a7"/>
          </w:rPr>
        </w:sdtEndPr>
        <w:sdtContent>
          <w:r w:rsidR="00135869">
            <w:rPr>
              <w:rStyle w:val="a7"/>
              <w:rFonts w:hint="cs"/>
              <w:color w:val="00B0F0"/>
              <w:rtl/>
            </w:rPr>
            <w:t>צדדים נוספים</w:t>
          </w:r>
        </w:sdtContent>
      </w:sdt>
    </w:p>
    <w:p w14:paraId="7FF3D5BB" w14:textId="77777777" w:rsidR="00217E81" w:rsidRPr="00217E81" w:rsidRDefault="00217E81" w:rsidP="00217E81">
      <w:pPr>
        <w:widowControl w:val="0"/>
        <w:spacing w:before="0" w:beforeAutospacing="0" w:after="0" w:afterAutospacing="0" w:line="240" w:lineRule="auto"/>
        <w:ind w:left="2880" w:firstLine="720"/>
        <w:rPr>
          <w:rFonts w:ascii="Times New Roman" w:eastAsia="Times New Roman" w:hAnsi="Times New Roman" w:cs="David"/>
          <w:bCs/>
          <w:sz w:val="20"/>
          <w:szCs w:val="24"/>
          <w:rtl/>
          <w:lang w:eastAsia="he-IL"/>
        </w:rPr>
      </w:pPr>
      <w:r w:rsidRPr="00217E81">
        <w:rPr>
          <w:rFonts w:ascii="Times New Roman" w:eastAsia="Times New Roman" w:hAnsi="Times New Roman" w:cs="David" w:hint="cs"/>
          <w:sz w:val="20"/>
          <w:szCs w:val="24"/>
          <w:rtl/>
          <w:lang w:eastAsia="he-IL"/>
        </w:rPr>
        <w:t>(להלן: "</w:t>
      </w:r>
      <w:r w:rsidRPr="00217E81">
        <w:rPr>
          <w:rFonts w:ascii="Times New Roman" w:eastAsia="Times New Roman" w:hAnsi="Times New Roman" w:cs="David" w:hint="cs"/>
          <w:b/>
          <w:bCs/>
          <w:sz w:val="20"/>
          <w:szCs w:val="24"/>
          <w:rtl/>
          <w:lang w:eastAsia="he-IL"/>
        </w:rPr>
        <w:t>המתכנן</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hint="cs"/>
          <w:bCs/>
          <w:sz w:val="20"/>
          <w:szCs w:val="24"/>
          <w:rtl/>
          <w:lang w:eastAsia="he-IL"/>
        </w:rPr>
        <w:t xml:space="preserve">  </w:t>
      </w:r>
    </w:p>
    <w:p w14:paraId="485B717A" w14:textId="77777777" w:rsidR="00217E81" w:rsidRPr="00217E81" w:rsidRDefault="00217E81" w:rsidP="00217E81">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r w:rsidRPr="00217E81">
        <w:rPr>
          <w:rFonts w:ascii="Times New Roman" w:eastAsia="Times New Roman" w:hAnsi="Times New Roman" w:cs="David" w:hint="cs"/>
          <w:bCs/>
          <w:sz w:val="20"/>
          <w:szCs w:val="24"/>
          <w:rtl/>
          <w:lang w:eastAsia="he-IL"/>
        </w:rPr>
        <w:t xml:space="preserve">         מצד שני;</w:t>
      </w:r>
    </w:p>
    <w:p w14:paraId="771D299D" w14:textId="77777777" w:rsidR="00217E81" w:rsidRPr="00217E81" w:rsidRDefault="00217E81" w:rsidP="00217E81">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p>
    <w:p w14:paraId="34D25323" w14:textId="77777777" w:rsidR="00217E81" w:rsidRPr="00217E81" w:rsidRDefault="00217E81" w:rsidP="00217E81">
      <w:pPr>
        <w:widowControl w:val="0"/>
        <w:spacing w:before="0" w:beforeAutospacing="0" w:after="480" w:afterAutospacing="0" w:line="240" w:lineRule="auto"/>
        <w:ind w:left="1440" w:hanging="1440"/>
        <w:jc w:val="both"/>
        <w:rPr>
          <w:rFonts w:ascii="Times New Roman" w:eastAsia="Times New Roman" w:hAnsi="Times New Roman" w:cs="David"/>
          <w:sz w:val="20"/>
          <w:szCs w:val="24"/>
          <w:rtl/>
          <w:lang w:eastAsia="he-IL"/>
        </w:rPr>
      </w:pPr>
      <w:r w:rsidRPr="00217E81">
        <w:rPr>
          <w:rFonts w:ascii="Times New Roman" w:eastAsia="Times New Roman" w:hAnsi="Times New Roman" w:cs="David"/>
          <w:bCs/>
          <w:sz w:val="20"/>
          <w:szCs w:val="24"/>
          <w:rtl/>
          <w:lang w:eastAsia="he-IL"/>
        </w:rPr>
        <w:t>והואיל:</w:t>
      </w:r>
      <w:r w:rsidRPr="00217E81">
        <w:rPr>
          <w:rFonts w:ascii="Times New Roman" w:eastAsia="Times New Roman" w:hAnsi="Times New Roman" w:cs="David"/>
          <w:bCs/>
          <w:sz w:val="20"/>
          <w:szCs w:val="24"/>
          <w:rtl/>
          <w:lang w:eastAsia="he-IL"/>
        </w:rPr>
        <w:tab/>
      </w:r>
      <w:r w:rsidRPr="00217E81">
        <w:rPr>
          <w:rFonts w:ascii="Times New Roman" w:eastAsia="Times New Roman" w:hAnsi="Times New Roman" w:cs="David"/>
          <w:sz w:val="20"/>
          <w:szCs w:val="24"/>
          <w:rtl/>
          <w:lang w:eastAsia="he-IL"/>
        </w:rPr>
        <w:t>וברצון המזמין למסור למתכנן את ביצוע שירותי המתכנן כמפורט להלן, כל זאת בתנאים המפורטים להלן בחוזה זה והמתכנן הסכים לקבל על עצמו את העבודה הנ"ל;</w:t>
      </w:r>
    </w:p>
    <w:p w14:paraId="03CC3D29" w14:textId="77777777" w:rsidR="00217E81" w:rsidRPr="00217E81" w:rsidRDefault="00217E81" w:rsidP="00217E81">
      <w:pPr>
        <w:widowControl w:val="0"/>
        <w:spacing w:before="0" w:beforeAutospacing="0" w:after="360" w:afterAutospacing="0" w:line="240" w:lineRule="auto"/>
        <w:jc w:val="center"/>
        <w:outlineLvl w:val="1"/>
        <w:rPr>
          <w:rFonts w:ascii="Times New Roman" w:eastAsia="Times New Roman" w:hAnsi="Times New Roman" w:cs="David"/>
          <w:bCs/>
          <w:sz w:val="20"/>
          <w:szCs w:val="24"/>
          <w:rtl/>
          <w:lang w:eastAsia="he-IL"/>
        </w:rPr>
      </w:pPr>
      <w:r w:rsidRPr="00217E81">
        <w:rPr>
          <w:rFonts w:ascii="Times New Roman" w:eastAsia="Times New Roman" w:hAnsi="Times New Roman" w:cs="David"/>
          <w:bCs/>
          <w:sz w:val="20"/>
          <w:szCs w:val="24"/>
          <w:rtl/>
          <w:lang w:eastAsia="he-IL"/>
        </w:rPr>
        <w:t>לפיכך הותנה והוסכם בין הצדדים כדלקמן:</w:t>
      </w:r>
    </w:p>
    <w:p w14:paraId="4D530065" w14:textId="77777777" w:rsidR="00217E81" w:rsidRPr="00217E81" w:rsidRDefault="00217E81" w:rsidP="00217E81">
      <w:pPr>
        <w:widowControl w:val="0"/>
        <w:numPr>
          <w:ilvl w:val="0"/>
          <w:numId w:val="32"/>
        </w:numPr>
        <w:spacing w:before="0" w:beforeAutospacing="0" w:after="240" w:afterAutospacing="0" w:line="240" w:lineRule="auto"/>
        <w:ind w:left="363" w:hanging="74"/>
        <w:jc w:val="both"/>
        <w:rPr>
          <w:rFonts w:ascii="Times New Roman" w:eastAsia="Times New Roman" w:hAnsi="Times New Roman" w:cs="David"/>
          <w:sz w:val="20"/>
          <w:szCs w:val="24"/>
          <w:rtl/>
          <w:lang w:eastAsia="he-IL"/>
        </w:rPr>
      </w:pPr>
      <w:r w:rsidRPr="00217E81">
        <w:rPr>
          <w:rFonts w:ascii="Times New Roman" w:eastAsia="Times New Roman" w:hAnsi="Times New Roman" w:cs="David"/>
          <w:b/>
          <w:bCs/>
          <w:sz w:val="20"/>
          <w:szCs w:val="24"/>
          <w:u w:val="single"/>
          <w:rtl/>
          <w:lang w:eastAsia="he-IL"/>
        </w:rPr>
        <w:t>מבוא</w:t>
      </w:r>
    </w:p>
    <w:p w14:paraId="04430CDE" w14:textId="77777777" w:rsidR="00217E81" w:rsidRPr="00217E81" w:rsidRDefault="00217E81" w:rsidP="00217E81">
      <w:pPr>
        <w:widowControl w:val="0"/>
        <w:numPr>
          <w:ilvl w:val="1"/>
          <w:numId w:val="32"/>
        </w:numPr>
        <w:spacing w:before="0" w:beforeAutospacing="0" w:after="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למונחים הבאים יהא הפרוש הנקוב בצידם דהיינו:</w:t>
      </w:r>
    </w:p>
    <w:p w14:paraId="1B5162E3" w14:textId="77777777" w:rsidR="00217E81" w:rsidRPr="00217E81" w:rsidRDefault="00217E81" w:rsidP="00217E81">
      <w:pPr>
        <w:widowControl w:val="0"/>
        <w:spacing w:before="0" w:beforeAutospacing="0" w:after="0" w:afterAutospacing="0" w:line="240" w:lineRule="auto"/>
        <w:ind w:left="720"/>
        <w:jc w:val="both"/>
        <w:rPr>
          <w:rFonts w:ascii="Times New Roman" w:eastAsia="Times New Roman" w:hAnsi="Times New Roman" w:cs="David"/>
          <w:sz w:val="20"/>
          <w:szCs w:val="24"/>
          <w:rtl/>
          <w:lang w:eastAsia="he-IL"/>
        </w:rPr>
      </w:pPr>
    </w:p>
    <w:p w14:paraId="1C4B67D2" w14:textId="77777777" w:rsidR="00217E81" w:rsidRPr="00217E81" w:rsidRDefault="00217E81" w:rsidP="00217E81">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217E81">
        <w:rPr>
          <w:rFonts w:ascii="Times New Roman" w:eastAsia="Times New Roman" w:hAnsi="Times New Roman" w:cs="David"/>
          <w:bCs/>
          <w:sz w:val="20"/>
          <w:szCs w:val="24"/>
          <w:rtl/>
          <w:lang w:eastAsia="he-IL"/>
        </w:rPr>
        <w:t>"הפרויקט"</w:t>
      </w:r>
      <w:r w:rsidRPr="00217E81">
        <w:rPr>
          <w:rFonts w:ascii="Times New Roman" w:eastAsia="Times New Roman" w:hAnsi="Times New Roman" w:cs="David"/>
          <w:sz w:val="20"/>
          <w:szCs w:val="24"/>
          <w:rtl/>
          <w:lang w:eastAsia="he-IL"/>
        </w:rPr>
        <w:t>-</w:t>
      </w:r>
      <w:r w:rsidRPr="00217E81">
        <w:rPr>
          <w:rFonts w:ascii="Times New Roman" w:eastAsia="Times New Roman" w:hAnsi="Times New Roman" w:cs="David"/>
          <w:sz w:val="20"/>
          <w:szCs w:val="24"/>
          <w:rtl/>
          <w:lang w:eastAsia="he-IL"/>
        </w:rPr>
        <w:tab/>
      </w:r>
      <w:r w:rsidRPr="00217E81">
        <w:rPr>
          <w:rFonts w:ascii="Times New Roman" w:eastAsia="Times New Roman" w:hAnsi="Times New Roman" w:cs="David"/>
          <w:sz w:val="20"/>
          <w:szCs w:val="24"/>
          <w:rtl/>
          <w:lang w:eastAsia="he-IL"/>
        </w:rPr>
        <w:tab/>
        <w:t xml:space="preserve">כמוגדר בנספח </w:t>
      </w:r>
      <w:r w:rsidRPr="00217E81">
        <w:rPr>
          <w:rFonts w:ascii="Times New Roman" w:eastAsia="Times New Roman" w:hAnsi="Times New Roman" w:cs="David"/>
          <w:b/>
          <w:bCs/>
          <w:sz w:val="20"/>
          <w:szCs w:val="24"/>
          <w:rtl/>
          <w:lang w:eastAsia="he-IL"/>
        </w:rPr>
        <w:t>א'</w:t>
      </w:r>
      <w:r w:rsidRPr="00217E81">
        <w:rPr>
          <w:rFonts w:ascii="Times New Roman" w:eastAsia="Times New Roman" w:hAnsi="Times New Roman" w:cs="David"/>
          <w:sz w:val="20"/>
          <w:szCs w:val="24"/>
          <w:rtl/>
          <w:lang w:eastAsia="he-IL"/>
        </w:rPr>
        <w:t xml:space="preserve"> המצ"ב.</w:t>
      </w:r>
    </w:p>
    <w:p w14:paraId="13DAB676" w14:textId="77777777" w:rsidR="00217E81" w:rsidRPr="00217E81" w:rsidRDefault="00217E81" w:rsidP="00217E81">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4896982C" w14:textId="77777777" w:rsidR="00217E81" w:rsidRPr="00217E81" w:rsidRDefault="00217E81" w:rsidP="00217E81">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217E81">
        <w:rPr>
          <w:rFonts w:ascii="Times New Roman" w:eastAsia="Times New Roman" w:hAnsi="Times New Roman" w:cs="David"/>
          <w:bCs/>
          <w:sz w:val="20"/>
          <w:szCs w:val="24"/>
          <w:rtl/>
          <w:lang w:eastAsia="he-IL"/>
        </w:rPr>
        <w:t xml:space="preserve">"התכנית" </w:t>
      </w:r>
      <w:r w:rsidRPr="00217E81">
        <w:rPr>
          <w:rFonts w:ascii="Times New Roman" w:eastAsia="Times New Roman" w:hAnsi="Times New Roman" w:cs="David"/>
          <w:sz w:val="20"/>
          <w:szCs w:val="24"/>
          <w:rtl/>
          <w:lang w:eastAsia="he-IL"/>
        </w:rPr>
        <w:t>/</w:t>
      </w:r>
    </w:p>
    <w:p w14:paraId="54589884" w14:textId="77777777" w:rsidR="00217E81" w:rsidRPr="00217E81" w:rsidRDefault="00217E81" w:rsidP="00217E81">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217E81">
        <w:rPr>
          <w:rFonts w:ascii="Times New Roman" w:eastAsia="Times New Roman" w:hAnsi="Times New Roman" w:cs="David"/>
          <w:b/>
          <w:bCs/>
          <w:sz w:val="20"/>
          <w:szCs w:val="24"/>
          <w:rtl/>
          <w:lang w:eastAsia="he-IL"/>
        </w:rPr>
        <w:lastRenderedPageBreak/>
        <w:t>"המקרקעין"</w:t>
      </w:r>
      <w:r w:rsidRPr="00217E81">
        <w:rPr>
          <w:rFonts w:ascii="Times New Roman" w:eastAsia="Times New Roman" w:hAnsi="Times New Roman" w:cs="David"/>
          <w:sz w:val="20"/>
          <w:szCs w:val="24"/>
          <w:rtl/>
          <w:lang w:eastAsia="he-IL"/>
        </w:rPr>
        <w:t>-</w:t>
      </w:r>
      <w:r w:rsidRPr="00217E81">
        <w:rPr>
          <w:rFonts w:ascii="Times New Roman" w:eastAsia="Times New Roman" w:hAnsi="Times New Roman" w:cs="David"/>
          <w:sz w:val="20"/>
          <w:szCs w:val="24"/>
          <w:rtl/>
          <w:lang w:eastAsia="he-IL"/>
        </w:rPr>
        <w:tab/>
        <w:t xml:space="preserve">כמוגדר בנספח </w:t>
      </w:r>
      <w:r w:rsidRPr="00217E81">
        <w:rPr>
          <w:rFonts w:ascii="Times New Roman" w:eastAsia="Times New Roman" w:hAnsi="Times New Roman" w:cs="David"/>
          <w:b/>
          <w:bCs/>
          <w:sz w:val="20"/>
          <w:szCs w:val="24"/>
          <w:rtl/>
          <w:lang w:eastAsia="he-IL"/>
        </w:rPr>
        <w:t>א'</w:t>
      </w:r>
      <w:r w:rsidRPr="00217E81">
        <w:rPr>
          <w:rFonts w:ascii="Times New Roman" w:eastAsia="Times New Roman" w:hAnsi="Times New Roman" w:cs="David"/>
          <w:sz w:val="20"/>
          <w:szCs w:val="24"/>
          <w:rtl/>
          <w:lang w:eastAsia="he-IL"/>
        </w:rPr>
        <w:t xml:space="preserve"> המצ"ב.</w:t>
      </w:r>
    </w:p>
    <w:p w14:paraId="65DFD332" w14:textId="77777777" w:rsidR="00217E81" w:rsidRPr="00217E81" w:rsidRDefault="00217E81" w:rsidP="00217E81">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56B61DCC" w14:textId="77777777" w:rsidR="00217E81" w:rsidRPr="00217E81" w:rsidRDefault="00217E81" w:rsidP="00217E81">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217E81">
        <w:rPr>
          <w:rFonts w:ascii="Times New Roman" w:eastAsia="Times New Roman" w:hAnsi="Times New Roman" w:cs="David"/>
          <w:bCs/>
          <w:sz w:val="20"/>
          <w:szCs w:val="24"/>
          <w:rtl/>
          <w:lang w:eastAsia="he-IL"/>
        </w:rPr>
        <w:t>"האתר"</w:t>
      </w:r>
      <w:r w:rsidRPr="00217E81">
        <w:rPr>
          <w:rFonts w:ascii="Times New Roman" w:eastAsia="Times New Roman" w:hAnsi="Times New Roman" w:cs="David"/>
          <w:sz w:val="20"/>
          <w:szCs w:val="24"/>
          <w:rtl/>
          <w:lang w:eastAsia="he-IL"/>
        </w:rPr>
        <w:t>-</w:t>
      </w:r>
      <w:r w:rsidRPr="00217E81">
        <w:rPr>
          <w:rFonts w:ascii="Times New Roman" w:eastAsia="Times New Roman" w:hAnsi="Times New Roman" w:cs="David"/>
          <w:sz w:val="20"/>
          <w:szCs w:val="24"/>
          <w:rtl/>
          <w:lang w:eastAsia="he-IL"/>
        </w:rPr>
        <w:tab/>
      </w:r>
      <w:r w:rsidRPr="00217E81">
        <w:rPr>
          <w:rFonts w:ascii="Times New Roman" w:eastAsia="Times New Roman" w:hAnsi="Times New Roman" w:cs="David"/>
          <w:sz w:val="20"/>
          <w:szCs w:val="24"/>
          <w:rtl/>
          <w:lang w:eastAsia="he-IL"/>
        </w:rPr>
        <w:tab/>
        <w:t>שטח התכנית/המקרקעין לרבות כל חלק ממנו כפי שיקבע ע"י המזמין מעת לעת על פי שיקול דעתו הבלעדי.</w:t>
      </w:r>
    </w:p>
    <w:p w14:paraId="23A205E2" w14:textId="77777777" w:rsidR="00217E81" w:rsidRPr="00217E81" w:rsidRDefault="00217E81" w:rsidP="00217E81">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19C882B9" w14:textId="77777777" w:rsidR="00217E81" w:rsidRPr="00217E81" w:rsidRDefault="00217E81" w:rsidP="00217E81">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w:t>
      </w:r>
      <w:r w:rsidRPr="00217E81">
        <w:rPr>
          <w:rFonts w:ascii="Times New Roman" w:eastAsia="Times New Roman" w:hAnsi="Times New Roman" w:cs="David"/>
          <w:b/>
          <w:bCs/>
          <w:sz w:val="20"/>
          <w:szCs w:val="24"/>
          <w:rtl/>
          <w:lang w:eastAsia="he-IL"/>
        </w:rPr>
        <w:t>היועצים</w:t>
      </w:r>
      <w:r w:rsidRPr="00217E81">
        <w:rPr>
          <w:rFonts w:ascii="Times New Roman" w:eastAsia="Times New Roman" w:hAnsi="Times New Roman" w:cs="David"/>
          <w:sz w:val="20"/>
          <w:szCs w:val="24"/>
          <w:rtl/>
          <w:lang w:eastAsia="he-IL"/>
        </w:rPr>
        <w:t>"-</w:t>
      </w:r>
      <w:r w:rsidRPr="00217E81">
        <w:rPr>
          <w:rFonts w:ascii="Times New Roman" w:eastAsia="Times New Roman" w:hAnsi="Times New Roman" w:cs="David"/>
          <w:sz w:val="20"/>
          <w:szCs w:val="24"/>
          <w:rtl/>
          <w:lang w:eastAsia="he-IL"/>
        </w:rPr>
        <w:tab/>
      </w:r>
      <w:r w:rsidRPr="00217E81">
        <w:rPr>
          <w:rFonts w:ascii="Times New Roman" w:eastAsia="Times New Roman" w:hAnsi="Times New Roman" w:cs="David"/>
          <w:sz w:val="20"/>
          <w:szCs w:val="24"/>
          <w:rtl/>
          <w:lang w:eastAsia="he-IL"/>
        </w:rPr>
        <w:tab/>
        <w:t>מתכננים, אדריכלים, מהנדסים, יועצים מקצועיים, ובעלי מקצוע הנדסי וטכנולוגי אחרים שיועסקו ע"י המזמין ו/או הרשות המקומית בקשר לפרויקט, פרט למתכנן.</w:t>
      </w:r>
    </w:p>
    <w:p w14:paraId="3C4BC1F5" w14:textId="77777777" w:rsidR="00217E81" w:rsidRPr="00217E81" w:rsidRDefault="00217E81" w:rsidP="00217E81">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415CAA2C" w14:textId="77777777" w:rsidR="00217E81" w:rsidRPr="00217E81" w:rsidRDefault="00217E81" w:rsidP="00217E81">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w:t>
      </w:r>
      <w:r w:rsidRPr="00217E81">
        <w:rPr>
          <w:rFonts w:ascii="Times New Roman" w:eastAsia="Times New Roman" w:hAnsi="Times New Roman" w:cs="David"/>
          <w:b/>
          <w:bCs/>
          <w:sz w:val="20"/>
          <w:szCs w:val="24"/>
          <w:rtl/>
          <w:lang w:eastAsia="he-IL"/>
        </w:rPr>
        <w:t>התכניות</w:t>
      </w:r>
      <w:r w:rsidRPr="00217E81">
        <w:rPr>
          <w:rFonts w:ascii="Times New Roman" w:eastAsia="Times New Roman" w:hAnsi="Times New Roman" w:cs="David"/>
          <w:sz w:val="20"/>
          <w:szCs w:val="24"/>
          <w:rtl/>
          <w:lang w:eastAsia="he-IL"/>
        </w:rPr>
        <w:t>"-</w:t>
      </w:r>
      <w:r w:rsidRPr="00217E81">
        <w:rPr>
          <w:rFonts w:ascii="Times New Roman" w:eastAsia="Times New Roman" w:hAnsi="Times New Roman" w:cs="David"/>
          <w:sz w:val="20"/>
          <w:szCs w:val="24"/>
          <w:rtl/>
          <w:lang w:eastAsia="he-IL"/>
        </w:rPr>
        <w:tab/>
      </w:r>
      <w:r w:rsidRPr="00217E81">
        <w:rPr>
          <w:rFonts w:ascii="Times New Roman" w:eastAsia="Times New Roman" w:hAnsi="Times New Roman" w:cs="David"/>
          <w:sz w:val="20"/>
          <w:szCs w:val="24"/>
          <w:rtl/>
          <w:lang w:eastAsia="he-IL"/>
        </w:rPr>
        <w:tab/>
        <w:t>התכניות, החישובים, התיאורים, הביאורים, המדידות, התרשימים הדיאגרמות, השרטוטים, המפרטים, כתבי הכמויות, ההמלצות, ההנחיות וכל יתר המסמכים שיערכו ע"י המתכנן תוך כדי 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צוע שרותי המתכנן, ע</w:t>
      </w:r>
      <w:r w:rsidRPr="00217E81">
        <w:rPr>
          <w:rFonts w:ascii="Times New Roman" w:eastAsia="Times New Roman" w:hAnsi="Times New Roman" w:cs="David" w:hint="cs"/>
          <w:sz w:val="20"/>
          <w:szCs w:val="24"/>
          <w:rtl/>
          <w:lang w:eastAsia="he-IL"/>
        </w:rPr>
        <w:t>ל פי</w:t>
      </w:r>
      <w:r w:rsidRPr="00217E81">
        <w:rPr>
          <w:rFonts w:ascii="Times New Roman" w:eastAsia="Times New Roman" w:hAnsi="Times New Roman" w:cs="David"/>
          <w:sz w:val="20"/>
          <w:szCs w:val="24"/>
          <w:rtl/>
          <w:lang w:eastAsia="he-IL"/>
        </w:rPr>
        <w:t xml:space="preserve"> דרישת המזמין, לשם ביצוע הפרויקט ו/או כל חלק הימנו, לפי קביעת המזמין, לרבות ומבלי לפגוע בכלליות האמור לעיל, כל המסמכים המצוינים ברשימת התכניות ומסמכים המצורפת לחוזה זה במסגרת נספח </w:t>
      </w:r>
      <w:r w:rsidRPr="00217E81">
        <w:rPr>
          <w:rFonts w:ascii="Times New Roman" w:eastAsia="Times New Roman" w:hAnsi="Times New Roman" w:cs="David"/>
          <w:b/>
          <w:bCs/>
          <w:sz w:val="20"/>
          <w:szCs w:val="24"/>
          <w:rtl/>
          <w:lang w:eastAsia="he-IL"/>
        </w:rPr>
        <w:t>ח'</w:t>
      </w:r>
      <w:r w:rsidRPr="00217E81">
        <w:rPr>
          <w:rFonts w:ascii="Times New Roman" w:eastAsia="Times New Roman" w:hAnsi="Times New Roman" w:cs="David"/>
          <w:sz w:val="20"/>
          <w:szCs w:val="24"/>
          <w:rtl/>
          <w:lang w:eastAsia="he-IL"/>
        </w:rPr>
        <w:t>. כל המסמכים שיערכו ע"י המתכנן כאמור יערכו בשפה העברית.</w:t>
      </w:r>
    </w:p>
    <w:p w14:paraId="1AF92F7B" w14:textId="77777777" w:rsidR="00217E81" w:rsidRPr="00217E81" w:rsidRDefault="00217E81" w:rsidP="00217E81">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649F3ED3" w14:textId="77777777" w:rsidR="00217E81" w:rsidRPr="00217E81" w:rsidRDefault="00217E81" w:rsidP="00217E81">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0"/>
          <w:szCs w:val="24"/>
          <w:rtl/>
          <w:lang w:eastAsia="he-IL"/>
        </w:rPr>
      </w:pPr>
      <w:r w:rsidRPr="00217E81">
        <w:rPr>
          <w:rFonts w:ascii="Times New Roman" w:eastAsia="Times New Roman" w:hAnsi="Times New Roman" w:cs="David"/>
          <w:sz w:val="20"/>
          <w:szCs w:val="24"/>
          <w:rtl/>
          <w:lang w:eastAsia="he-IL"/>
        </w:rPr>
        <w:t>"</w:t>
      </w:r>
      <w:r w:rsidRPr="00217E81">
        <w:rPr>
          <w:rFonts w:ascii="Times New Roman" w:eastAsia="Times New Roman" w:hAnsi="Times New Roman" w:cs="David"/>
          <w:b/>
          <w:bCs/>
          <w:sz w:val="20"/>
          <w:szCs w:val="24"/>
          <w:rtl/>
          <w:lang w:eastAsia="he-IL"/>
        </w:rPr>
        <w:t>שירותי</w:t>
      </w:r>
    </w:p>
    <w:p w14:paraId="4C3A06E2" w14:textId="77777777" w:rsidR="00217E81" w:rsidRPr="00217E81" w:rsidRDefault="00217E81" w:rsidP="00217E81">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217E81">
        <w:rPr>
          <w:rFonts w:ascii="Times New Roman" w:eastAsia="Times New Roman" w:hAnsi="Times New Roman" w:cs="David"/>
          <w:b/>
          <w:bCs/>
          <w:sz w:val="20"/>
          <w:szCs w:val="24"/>
          <w:rtl/>
          <w:lang w:eastAsia="he-IL"/>
        </w:rPr>
        <w:t xml:space="preserve"> המתכנן</w:t>
      </w:r>
      <w:r w:rsidRPr="00217E81">
        <w:rPr>
          <w:rFonts w:ascii="Times New Roman" w:eastAsia="Times New Roman" w:hAnsi="Times New Roman" w:cs="David"/>
          <w:sz w:val="20"/>
          <w:szCs w:val="24"/>
          <w:rtl/>
          <w:lang w:eastAsia="he-IL"/>
        </w:rPr>
        <w:t>"/</w:t>
      </w:r>
      <w:r w:rsidRPr="00217E81">
        <w:rPr>
          <w:rFonts w:ascii="Times New Roman" w:eastAsia="Times New Roman" w:hAnsi="Times New Roman" w:cs="David"/>
          <w:sz w:val="20"/>
          <w:szCs w:val="24"/>
          <w:rtl/>
          <w:lang w:eastAsia="he-IL"/>
        </w:rPr>
        <w:tab/>
      </w:r>
    </w:p>
    <w:p w14:paraId="6926EAF5" w14:textId="77777777" w:rsidR="00217E81" w:rsidRPr="00217E81" w:rsidRDefault="00217E81" w:rsidP="00217E81">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w:t>
      </w:r>
      <w:r w:rsidRPr="00217E81">
        <w:rPr>
          <w:rFonts w:ascii="Times New Roman" w:eastAsia="Times New Roman" w:hAnsi="Times New Roman" w:cs="David"/>
          <w:b/>
          <w:bCs/>
          <w:sz w:val="20"/>
          <w:szCs w:val="24"/>
          <w:rtl/>
          <w:lang w:eastAsia="he-IL"/>
        </w:rPr>
        <w:t>השירותים</w:t>
      </w:r>
      <w:r w:rsidRPr="00217E81">
        <w:rPr>
          <w:rFonts w:ascii="Times New Roman" w:eastAsia="Times New Roman" w:hAnsi="Times New Roman" w:cs="David"/>
          <w:sz w:val="20"/>
          <w:szCs w:val="24"/>
          <w:rtl/>
          <w:lang w:eastAsia="he-IL"/>
        </w:rPr>
        <w:t>"-</w:t>
      </w:r>
      <w:r w:rsidRPr="00217E81">
        <w:rPr>
          <w:rFonts w:ascii="Times New Roman" w:eastAsia="Times New Roman" w:hAnsi="Times New Roman" w:cs="David"/>
          <w:sz w:val="20"/>
          <w:szCs w:val="24"/>
          <w:rtl/>
          <w:lang w:eastAsia="he-IL"/>
        </w:rPr>
        <w:tab/>
        <w:t xml:space="preserve">השירותים כמוגדר וכמפורט בחוזה זה ובנספח </w:t>
      </w:r>
      <w:r w:rsidRPr="00217E81">
        <w:rPr>
          <w:rFonts w:ascii="Times New Roman" w:eastAsia="Times New Roman" w:hAnsi="Times New Roman" w:cs="David"/>
          <w:b/>
          <w:bCs/>
          <w:sz w:val="20"/>
          <w:szCs w:val="24"/>
          <w:rtl/>
          <w:lang w:eastAsia="he-IL"/>
        </w:rPr>
        <w:t>ב'</w:t>
      </w:r>
      <w:r w:rsidRPr="00217E81">
        <w:rPr>
          <w:rFonts w:ascii="Times New Roman" w:eastAsia="Times New Roman" w:hAnsi="Times New Roman" w:cs="David" w:hint="cs"/>
          <w:b/>
          <w:bCs/>
          <w:sz w:val="20"/>
          <w:szCs w:val="24"/>
          <w:rtl/>
          <w:lang w:eastAsia="he-IL"/>
        </w:rPr>
        <w:t xml:space="preserve"> </w:t>
      </w:r>
      <w:r w:rsidRPr="00217E81">
        <w:rPr>
          <w:rFonts w:ascii="Times New Roman" w:eastAsia="Times New Roman" w:hAnsi="Times New Roman" w:cs="David" w:hint="cs"/>
          <w:sz w:val="20"/>
          <w:szCs w:val="24"/>
          <w:rtl/>
          <w:lang w:eastAsia="he-IL"/>
        </w:rPr>
        <w:t>המצ"ב</w:t>
      </w:r>
      <w:r w:rsidRPr="00217E81">
        <w:rPr>
          <w:rFonts w:ascii="Times New Roman" w:eastAsia="Times New Roman" w:hAnsi="Times New Roman" w:cs="David"/>
          <w:sz w:val="20"/>
          <w:szCs w:val="24"/>
          <w:rtl/>
          <w:lang w:eastAsia="he-IL"/>
        </w:rPr>
        <w:t>.</w:t>
      </w:r>
    </w:p>
    <w:p w14:paraId="1510B790" w14:textId="77777777" w:rsidR="00217E81" w:rsidRPr="00217E81" w:rsidRDefault="00217E81" w:rsidP="00217E81">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3D5EBAC5" w14:textId="77777777" w:rsidR="00217E81" w:rsidRPr="00217E81" w:rsidRDefault="00217E81" w:rsidP="00217E81">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w:t>
      </w:r>
      <w:r w:rsidRPr="00217E81">
        <w:rPr>
          <w:rFonts w:ascii="Times New Roman" w:eastAsia="Times New Roman" w:hAnsi="Times New Roman" w:cs="David"/>
          <w:b/>
          <w:bCs/>
          <w:sz w:val="20"/>
          <w:szCs w:val="24"/>
          <w:rtl/>
          <w:lang w:eastAsia="he-IL"/>
        </w:rPr>
        <w:t>המנהל</w:t>
      </w:r>
      <w:r w:rsidRPr="00217E81">
        <w:rPr>
          <w:rFonts w:ascii="Times New Roman" w:eastAsia="Times New Roman" w:hAnsi="Times New Roman" w:cs="David"/>
          <w:sz w:val="20"/>
          <w:szCs w:val="24"/>
          <w:rtl/>
          <w:lang w:eastAsia="he-IL"/>
        </w:rPr>
        <w:t>"-</w:t>
      </w:r>
      <w:r w:rsidRPr="00217E81">
        <w:rPr>
          <w:rFonts w:ascii="Times New Roman" w:eastAsia="Times New Roman" w:hAnsi="Times New Roman" w:cs="David"/>
          <w:sz w:val="20"/>
          <w:szCs w:val="24"/>
          <w:rtl/>
          <w:lang w:eastAsia="he-IL"/>
        </w:rPr>
        <w:tab/>
      </w:r>
      <w:r w:rsidRPr="00217E81">
        <w:rPr>
          <w:rFonts w:ascii="Times New Roman" w:eastAsia="Times New Roman" w:hAnsi="Times New Roman" w:cs="David"/>
          <w:sz w:val="20"/>
          <w:szCs w:val="24"/>
          <w:rtl/>
          <w:lang w:eastAsia="he-IL"/>
        </w:rPr>
        <w:tab/>
        <w:t>מנהל הפרויקט שיקבע ע"י המזמין וכן מי שנתמנה ע"י המזמין לשמש כמנהלו לצורך חוזה זה באופן כללי או למטרה מסוימת וכן כל מי שיקבע ע"י המנהל לצרכים כאמור.</w:t>
      </w:r>
    </w:p>
    <w:p w14:paraId="762FFEE4" w14:textId="77777777" w:rsidR="00217E81" w:rsidRPr="00217E81" w:rsidRDefault="00217E81" w:rsidP="00217E81">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2A525D2D" w14:textId="77777777" w:rsidR="00217E81" w:rsidRPr="00217E81" w:rsidRDefault="00217E81" w:rsidP="00217E81">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ab/>
      </w:r>
      <w:r w:rsidRPr="00217E81">
        <w:rPr>
          <w:rFonts w:ascii="Times New Roman" w:eastAsia="Times New Roman" w:hAnsi="Times New Roman" w:cs="David"/>
          <w:sz w:val="20"/>
          <w:szCs w:val="24"/>
          <w:rtl/>
          <w:lang w:eastAsia="he-IL"/>
        </w:rPr>
        <w:tab/>
        <w:t>מקום שמדובר בחוזה זה במזמין - גם המנהל במשמע.</w:t>
      </w:r>
    </w:p>
    <w:p w14:paraId="34CD5400" w14:textId="77777777" w:rsidR="00217E81" w:rsidRPr="00217E81" w:rsidRDefault="00217E81" w:rsidP="00217E81">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441C56DF" w14:textId="77777777" w:rsidR="00217E81" w:rsidRPr="00217E81" w:rsidRDefault="00217E81" w:rsidP="00217E81">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w:t>
      </w:r>
      <w:r w:rsidRPr="00217E81">
        <w:rPr>
          <w:rFonts w:ascii="Times New Roman" w:eastAsia="Times New Roman" w:hAnsi="Times New Roman" w:cs="David"/>
          <w:b/>
          <w:bCs/>
          <w:sz w:val="20"/>
          <w:szCs w:val="24"/>
          <w:rtl/>
          <w:lang w:eastAsia="he-IL"/>
        </w:rPr>
        <w:t>החוזה</w:t>
      </w:r>
      <w:r w:rsidRPr="00217E81">
        <w:rPr>
          <w:rFonts w:ascii="Times New Roman" w:eastAsia="Times New Roman" w:hAnsi="Times New Roman" w:cs="David"/>
          <w:sz w:val="20"/>
          <w:szCs w:val="24"/>
          <w:rtl/>
          <w:lang w:eastAsia="he-IL"/>
        </w:rPr>
        <w:t>"</w:t>
      </w:r>
      <w:r w:rsidRPr="00217E81">
        <w:rPr>
          <w:rFonts w:ascii="Times New Roman" w:eastAsia="Times New Roman" w:hAnsi="Times New Roman" w:cs="David" w:hint="cs"/>
          <w:sz w:val="20"/>
          <w:szCs w:val="24"/>
          <w:rtl/>
          <w:lang w:eastAsia="he-IL"/>
        </w:rPr>
        <w:t>/</w:t>
      </w:r>
    </w:p>
    <w:p w14:paraId="0E3D7ECF" w14:textId="77777777" w:rsidR="00217E81" w:rsidRPr="00217E81" w:rsidRDefault="00217E81" w:rsidP="00217E81">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hint="cs"/>
          <w:b/>
          <w:bCs/>
          <w:sz w:val="20"/>
          <w:szCs w:val="24"/>
          <w:rtl/>
          <w:lang w:eastAsia="he-IL"/>
        </w:rPr>
        <w:t>ההסכם</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w:t>
      </w:r>
      <w:r w:rsidRPr="00217E81">
        <w:rPr>
          <w:rFonts w:ascii="Times New Roman" w:eastAsia="Times New Roman" w:hAnsi="Times New Roman" w:cs="David"/>
          <w:sz w:val="20"/>
          <w:szCs w:val="24"/>
          <w:rtl/>
          <w:lang w:eastAsia="he-IL"/>
        </w:rPr>
        <w:tab/>
      </w:r>
      <w:r w:rsidRPr="00217E81">
        <w:rPr>
          <w:rFonts w:ascii="Times New Roman" w:eastAsia="Times New Roman" w:hAnsi="Times New Roman" w:cs="David"/>
          <w:sz w:val="20"/>
          <w:szCs w:val="24"/>
          <w:rtl/>
          <w:lang w:eastAsia="he-IL"/>
        </w:rPr>
        <w:tab/>
        <w:t>חוזה זה על נספחיו.</w:t>
      </w:r>
    </w:p>
    <w:p w14:paraId="68367DD9" w14:textId="77777777" w:rsidR="00217E81" w:rsidRPr="00217E81" w:rsidRDefault="00217E81" w:rsidP="00217E81">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p>
    <w:p w14:paraId="0D86E5F2" w14:textId="77777777" w:rsidR="00217E81" w:rsidRPr="00217E81" w:rsidRDefault="00217E81" w:rsidP="00217E81">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w:t>
      </w:r>
      <w:r w:rsidRPr="00217E81">
        <w:rPr>
          <w:rFonts w:ascii="Times New Roman" w:eastAsia="Times New Roman" w:hAnsi="Times New Roman" w:cs="David"/>
          <w:b/>
          <w:bCs/>
          <w:sz w:val="20"/>
          <w:szCs w:val="24"/>
          <w:rtl/>
          <w:lang w:eastAsia="he-IL"/>
        </w:rPr>
        <w:t>הדין</w:t>
      </w:r>
      <w:r w:rsidRPr="00217E81">
        <w:rPr>
          <w:rFonts w:ascii="Times New Roman" w:eastAsia="Times New Roman" w:hAnsi="Times New Roman" w:cs="David"/>
          <w:sz w:val="20"/>
          <w:szCs w:val="24"/>
          <w:rtl/>
          <w:lang w:eastAsia="he-IL"/>
        </w:rPr>
        <w:t>"-</w:t>
      </w:r>
      <w:r w:rsidRPr="00217E81">
        <w:rPr>
          <w:rFonts w:ascii="Times New Roman" w:eastAsia="Times New Roman" w:hAnsi="Times New Roman" w:cs="David"/>
          <w:sz w:val="20"/>
          <w:szCs w:val="24"/>
          <w:rtl/>
          <w:lang w:eastAsia="he-IL"/>
        </w:rPr>
        <w:tab/>
      </w:r>
      <w:r w:rsidRPr="00217E81">
        <w:rPr>
          <w:rFonts w:ascii="Times New Roman" w:eastAsia="Times New Roman" w:hAnsi="Times New Roman" w:cs="David"/>
          <w:sz w:val="20"/>
          <w:szCs w:val="24"/>
          <w:rtl/>
          <w:lang w:eastAsia="he-IL"/>
        </w:rPr>
        <w:tab/>
        <w:t>כהגדרתו בחוק ה</w:t>
      </w:r>
      <w:r w:rsidRPr="00217E81">
        <w:rPr>
          <w:rFonts w:ascii="Times New Roman" w:eastAsia="Times New Roman" w:hAnsi="Times New Roman" w:cs="David" w:hint="cs"/>
          <w:sz w:val="20"/>
          <w:szCs w:val="24"/>
          <w:rtl/>
          <w:lang w:eastAsia="he-IL"/>
        </w:rPr>
        <w:t>פרשנות, התשמ"א-1981</w:t>
      </w:r>
      <w:r w:rsidRPr="00217E81">
        <w:rPr>
          <w:rFonts w:ascii="Times New Roman" w:eastAsia="Times New Roman" w:hAnsi="Times New Roman" w:cs="David"/>
          <w:sz w:val="20"/>
          <w:szCs w:val="24"/>
          <w:rtl/>
          <w:lang w:eastAsia="he-IL"/>
        </w:rPr>
        <w:t xml:space="preserve"> לרבות כל </w:t>
      </w:r>
      <w:r w:rsidRPr="00217E81">
        <w:rPr>
          <w:rFonts w:ascii="Times New Roman" w:eastAsia="Times New Roman" w:hAnsi="Times New Roman" w:cs="David" w:hint="cs"/>
          <w:sz w:val="20"/>
          <w:szCs w:val="24"/>
          <w:rtl/>
          <w:lang w:eastAsia="he-IL"/>
        </w:rPr>
        <w:t xml:space="preserve">תקנה ו/או </w:t>
      </w:r>
      <w:r w:rsidRPr="00217E81">
        <w:rPr>
          <w:rFonts w:ascii="Times New Roman" w:eastAsia="Times New Roman" w:hAnsi="Times New Roman" w:cs="David"/>
          <w:sz w:val="20"/>
          <w:szCs w:val="24"/>
          <w:rtl/>
          <w:lang w:eastAsia="he-IL"/>
        </w:rPr>
        <w:t>הוראה של רשות מוסמכת בתוקף סמכותה על פי הדין.</w:t>
      </w:r>
    </w:p>
    <w:p w14:paraId="0B302EEA" w14:textId="77777777" w:rsidR="00217E81" w:rsidRPr="00217E81" w:rsidRDefault="00217E81" w:rsidP="00217E81">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52846ABF" w14:textId="77777777" w:rsidR="00217E81" w:rsidRPr="00217E81" w:rsidRDefault="00217E81" w:rsidP="00217E81">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0"/>
          <w:szCs w:val="24"/>
          <w:rtl/>
          <w:lang w:eastAsia="he-IL"/>
        </w:rPr>
      </w:pPr>
      <w:r w:rsidRPr="00217E81">
        <w:rPr>
          <w:rFonts w:ascii="Times New Roman" w:eastAsia="Times New Roman" w:hAnsi="Times New Roman" w:cs="David"/>
          <w:sz w:val="20"/>
          <w:szCs w:val="24"/>
          <w:rtl/>
          <w:lang w:eastAsia="he-IL"/>
        </w:rPr>
        <w:t>"</w:t>
      </w:r>
      <w:r w:rsidRPr="00217E81">
        <w:rPr>
          <w:rFonts w:ascii="Times New Roman" w:eastAsia="Times New Roman" w:hAnsi="Times New Roman" w:cs="David"/>
          <w:b/>
          <w:bCs/>
          <w:sz w:val="20"/>
          <w:szCs w:val="24"/>
          <w:rtl/>
          <w:lang w:eastAsia="he-IL"/>
        </w:rPr>
        <w:t>הרשות</w:t>
      </w:r>
    </w:p>
    <w:p w14:paraId="3D0013E1" w14:textId="77777777" w:rsidR="00217E81" w:rsidRPr="00217E81" w:rsidRDefault="00217E81" w:rsidP="00217E81">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217E81">
        <w:rPr>
          <w:rFonts w:ascii="Times New Roman" w:eastAsia="Times New Roman" w:hAnsi="Times New Roman" w:cs="David"/>
          <w:b/>
          <w:bCs/>
          <w:sz w:val="20"/>
          <w:szCs w:val="24"/>
          <w:rtl/>
          <w:lang w:eastAsia="he-IL"/>
        </w:rPr>
        <w:t xml:space="preserve"> המקומית</w:t>
      </w:r>
      <w:r w:rsidRPr="00217E81">
        <w:rPr>
          <w:rFonts w:ascii="Times New Roman" w:eastAsia="Times New Roman" w:hAnsi="Times New Roman" w:cs="David"/>
          <w:sz w:val="20"/>
          <w:szCs w:val="24"/>
          <w:rtl/>
          <w:lang w:eastAsia="he-IL"/>
        </w:rPr>
        <w:t>"-</w:t>
      </w:r>
      <w:r w:rsidRPr="00217E81">
        <w:rPr>
          <w:rFonts w:ascii="Times New Roman" w:eastAsia="Times New Roman" w:hAnsi="Times New Roman" w:cs="David"/>
          <w:sz w:val="20"/>
          <w:szCs w:val="24"/>
          <w:rtl/>
          <w:lang w:eastAsia="he-IL"/>
        </w:rPr>
        <w:tab/>
      </w:r>
      <w:r w:rsidRPr="00217E81">
        <w:rPr>
          <w:rFonts w:ascii="Times New Roman" w:eastAsia="Times New Roman" w:hAnsi="Times New Roman" w:cs="David"/>
          <w:sz w:val="20"/>
          <w:szCs w:val="24"/>
          <w:rtl/>
          <w:lang w:eastAsia="he-IL"/>
        </w:rPr>
        <w:tab/>
        <w:t xml:space="preserve">כמוגדר בנספח </w:t>
      </w:r>
      <w:r w:rsidRPr="00217E81">
        <w:rPr>
          <w:rFonts w:ascii="Times New Roman" w:eastAsia="Times New Roman" w:hAnsi="Times New Roman" w:cs="David"/>
          <w:b/>
          <w:bCs/>
          <w:sz w:val="20"/>
          <w:szCs w:val="24"/>
          <w:rtl/>
          <w:lang w:eastAsia="he-IL"/>
        </w:rPr>
        <w:t>א'</w:t>
      </w:r>
      <w:r w:rsidRPr="00217E81">
        <w:rPr>
          <w:rFonts w:ascii="Times New Roman" w:eastAsia="Times New Roman" w:hAnsi="Times New Roman" w:cs="David"/>
          <w:sz w:val="20"/>
          <w:szCs w:val="24"/>
          <w:rtl/>
          <w:lang w:eastAsia="he-IL"/>
        </w:rPr>
        <w:t xml:space="preserve"> המצ"ב.</w:t>
      </w:r>
    </w:p>
    <w:p w14:paraId="47076732" w14:textId="77777777" w:rsidR="00217E81" w:rsidRPr="00217E81" w:rsidRDefault="00217E81" w:rsidP="00217E81">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020EB572" w14:textId="77777777" w:rsidR="00217E81" w:rsidRPr="00217E81" w:rsidRDefault="00217E81" w:rsidP="00217E81">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0"/>
          <w:szCs w:val="24"/>
          <w:rtl/>
          <w:lang w:eastAsia="he-IL"/>
        </w:rPr>
      </w:pPr>
      <w:r w:rsidRPr="00217E81">
        <w:rPr>
          <w:rFonts w:ascii="Times New Roman" w:eastAsia="Times New Roman" w:hAnsi="Times New Roman" w:cs="David"/>
          <w:sz w:val="20"/>
          <w:szCs w:val="24"/>
          <w:rtl/>
          <w:lang w:eastAsia="he-IL"/>
        </w:rPr>
        <w:t>"</w:t>
      </w:r>
      <w:r w:rsidRPr="00217E81">
        <w:rPr>
          <w:rFonts w:ascii="Times New Roman" w:eastAsia="Times New Roman" w:hAnsi="Times New Roman" w:cs="David"/>
          <w:b/>
          <w:bCs/>
          <w:sz w:val="20"/>
          <w:szCs w:val="24"/>
          <w:rtl/>
          <w:lang w:eastAsia="he-IL"/>
        </w:rPr>
        <w:t>חוזה</w:t>
      </w:r>
    </w:p>
    <w:p w14:paraId="09538672" w14:textId="77777777" w:rsidR="00217E81" w:rsidRPr="00217E81" w:rsidRDefault="00217E81" w:rsidP="00217E81">
      <w:pPr>
        <w:widowControl w:val="0"/>
        <w:tabs>
          <w:tab w:val="left" w:pos="1932"/>
        </w:tabs>
        <w:spacing w:before="0" w:beforeAutospacing="0" w:after="0" w:afterAutospacing="0" w:line="240" w:lineRule="auto"/>
        <w:ind w:left="798"/>
        <w:jc w:val="both"/>
        <w:rPr>
          <w:rFonts w:ascii="Times New Roman" w:eastAsia="Times New Roman" w:hAnsi="Times New Roman" w:cs="David"/>
          <w:sz w:val="20"/>
          <w:szCs w:val="24"/>
          <w:rtl/>
          <w:lang w:eastAsia="he-IL"/>
        </w:rPr>
      </w:pPr>
      <w:r w:rsidRPr="00217E81">
        <w:rPr>
          <w:rFonts w:ascii="Times New Roman" w:eastAsia="Times New Roman" w:hAnsi="Times New Roman" w:cs="David"/>
          <w:b/>
          <w:bCs/>
          <w:sz w:val="20"/>
          <w:szCs w:val="24"/>
          <w:rtl/>
          <w:lang w:eastAsia="he-IL"/>
        </w:rPr>
        <w:t xml:space="preserve"> הפיתוח</w:t>
      </w:r>
      <w:r w:rsidRPr="00217E81">
        <w:rPr>
          <w:rFonts w:ascii="Times New Roman" w:eastAsia="Times New Roman" w:hAnsi="Times New Roman" w:cs="David"/>
          <w:sz w:val="20"/>
          <w:szCs w:val="24"/>
          <w:rtl/>
          <w:lang w:eastAsia="he-IL"/>
        </w:rPr>
        <w:t xml:space="preserve">"- </w:t>
      </w:r>
      <w:r w:rsidRPr="00217E81">
        <w:rPr>
          <w:rFonts w:ascii="Times New Roman" w:eastAsia="Times New Roman" w:hAnsi="Times New Roman" w:cs="David"/>
          <w:sz w:val="20"/>
          <w:szCs w:val="24"/>
          <w:rtl/>
          <w:lang w:eastAsia="he-IL"/>
        </w:rPr>
        <w:tab/>
      </w:r>
      <w:r w:rsidRPr="00217E81">
        <w:rPr>
          <w:rFonts w:ascii="Times New Roman" w:eastAsia="Times New Roman" w:hAnsi="Times New Roman" w:cs="David"/>
          <w:sz w:val="20"/>
          <w:szCs w:val="24"/>
          <w:rtl/>
          <w:lang w:eastAsia="he-IL"/>
        </w:rPr>
        <w:tab/>
        <w:t xml:space="preserve">כמוגדר בנספח </w:t>
      </w:r>
      <w:r w:rsidRPr="00217E81">
        <w:rPr>
          <w:rFonts w:ascii="Times New Roman" w:eastAsia="Times New Roman" w:hAnsi="Times New Roman" w:cs="David"/>
          <w:b/>
          <w:bCs/>
          <w:sz w:val="20"/>
          <w:szCs w:val="24"/>
          <w:rtl/>
          <w:lang w:eastAsia="he-IL"/>
        </w:rPr>
        <w:t>א'</w:t>
      </w:r>
      <w:r w:rsidRPr="00217E81">
        <w:rPr>
          <w:rFonts w:ascii="Times New Roman" w:eastAsia="Times New Roman" w:hAnsi="Times New Roman" w:cs="David" w:hint="cs"/>
          <w:sz w:val="20"/>
          <w:szCs w:val="24"/>
          <w:rtl/>
          <w:lang w:eastAsia="he-IL"/>
        </w:rPr>
        <w:t xml:space="preserve"> המצ"ב</w:t>
      </w:r>
      <w:r w:rsidRPr="00217E81">
        <w:rPr>
          <w:rFonts w:ascii="Times New Roman" w:eastAsia="Times New Roman" w:hAnsi="Times New Roman" w:cs="David"/>
          <w:sz w:val="20"/>
          <w:szCs w:val="24"/>
          <w:rtl/>
          <w:lang w:eastAsia="he-IL"/>
        </w:rPr>
        <w:t>.</w:t>
      </w:r>
    </w:p>
    <w:p w14:paraId="64598773" w14:textId="77777777" w:rsidR="00217E81" w:rsidRPr="00217E81" w:rsidRDefault="00217E81" w:rsidP="00217E81">
      <w:pPr>
        <w:widowControl w:val="0"/>
        <w:tabs>
          <w:tab w:val="left" w:pos="1932"/>
        </w:tabs>
        <w:spacing w:before="0" w:beforeAutospacing="0" w:after="0" w:afterAutospacing="0" w:line="240" w:lineRule="auto"/>
        <w:ind w:left="798"/>
        <w:jc w:val="both"/>
        <w:rPr>
          <w:rFonts w:ascii="Times New Roman" w:eastAsia="Times New Roman" w:hAnsi="Times New Roman" w:cs="David"/>
          <w:sz w:val="20"/>
          <w:szCs w:val="24"/>
          <w:rtl/>
          <w:lang w:eastAsia="he-IL"/>
        </w:rPr>
      </w:pPr>
    </w:p>
    <w:p w14:paraId="59AE34E9" w14:textId="77777777" w:rsidR="00217E81" w:rsidRPr="00217E81" w:rsidRDefault="00217E81" w:rsidP="00217E81">
      <w:pPr>
        <w:widowControl w:val="0"/>
        <w:numPr>
          <w:ilvl w:val="1"/>
          <w:numId w:val="32"/>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lastRenderedPageBreak/>
        <w:t xml:space="preserve">הכותרות בחוזה זה </w:t>
      </w:r>
      <w:r w:rsidRPr="00217E81">
        <w:rPr>
          <w:rFonts w:ascii="Times New Roman" w:eastAsia="Times New Roman" w:hAnsi="Times New Roman" w:cs="David" w:hint="cs"/>
          <w:sz w:val="20"/>
          <w:szCs w:val="24"/>
          <w:rtl/>
          <w:lang w:eastAsia="he-IL"/>
        </w:rPr>
        <w:t xml:space="preserve">הינן לנוחיות בלבד ובכל מקרה </w:t>
      </w:r>
      <w:r w:rsidRPr="00217E81">
        <w:rPr>
          <w:rFonts w:ascii="Times New Roman" w:eastAsia="Times New Roman" w:hAnsi="Times New Roman" w:cs="David"/>
          <w:sz w:val="20"/>
          <w:szCs w:val="24"/>
          <w:rtl/>
          <w:lang w:eastAsia="he-IL"/>
        </w:rPr>
        <w:t xml:space="preserve">לא ישמשו </w:t>
      </w:r>
      <w:r w:rsidRPr="00217E81">
        <w:rPr>
          <w:rFonts w:ascii="Times New Roman" w:eastAsia="Times New Roman" w:hAnsi="Times New Roman" w:cs="David" w:hint="cs"/>
          <w:sz w:val="20"/>
          <w:szCs w:val="24"/>
          <w:rtl/>
          <w:lang w:eastAsia="he-IL"/>
        </w:rPr>
        <w:t>ל</w:t>
      </w:r>
      <w:r w:rsidRPr="00217E81">
        <w:rPr>
          <w:rFonts w:ascii="Times New Roman" w:eastAsia="Times New Roman" w:hAnsi="Times New Roman" w:cs="David"/>
          <w:sz w:val="20"/>
          <w:szCs w:val="24"/>
          <w:rtl/>
          <w:lang w:eastAsia="he-IL"/>
        </w:rPr>
        <w:t>פרש</w:t>
      </w:r>
      <w:r w:rsidRPr="00217E81">
        <w:rPr>
          <w:rFonts w:ascii="Times New Roman" w:eastAsia="Times New Roman" w:hAnsi="Times New Roman" w:cs="David" w:hint="cs"/>
          <w:sz w:val="20"/>
          <w:szCs w:val="24"/>
          <w:rtl/>
          <w:lang w:eastAsia="he-IL"/>
        </w:rPr>
        <w:t>נות</w:t>
      </w:r>
      <w:r w:rsidRPr="00217E81">
        <w:rPr>
          <w:rFonts w:ascii="Times New Roman" w:eastAsia="Times New Roman" w:hAnsi="Times New Roman" w:cs="David"/>
          <w:sz w:val="20"/>
          <w:szCs w:val="24"/>
          <w:rtl/>
          <w:lang w:eastAsia="he-IL"/>
        </w:rPr>
        <w:t>ו.</w:t>
      </w:r>
    </w:p>
    <w:p w14:paraId="0B30C004" w14:textId="77777777" w:rsidR="00217E81" w:rsidRPr="00217E81" w:rsidRDefault="00217E81" w:rsidP="00217E81">
      <w:pPr>
        <w:widowControl w:val="0"/>
        <w:numPr>
          <w:ilvl w:val="1"/>
          <w:numId w:val="32"/>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הנספחים לחוזה זה מהווים חלק בלתי נפרד הימנו ואלה הם:</w:t>
      </w:r>
    </w:p>
    <w:p w14:paraId="6843061C" w14:textId="77777777" w:rsidR="00217E81" w:rsidRPr="00217E81" w:rsidRDefault="00217E81" w:rsidP="00217E81">
      <w:pPr>
        <w:widowControl w:val="0"/>
        <w:spacing w:before="0" w:beforeAutospacing="0" w:after="0" w:afterAutospacing="0" w:line="240" w:lineRule="auto"/>
        <w:ind w:left="720"/>
        <w:jc w:val="both"/>
        <w:rPr>
          <w:rFonts w:ascii="Times New Roman" w:eastAsia="Times New Roman" w:hAnsi="Times New Roman" w:cs="David"/>
          <w:bCs/>
          <w:sz w:val="20"/>
          <w:szCs w:val="24"/>
          <w:rtl/>
          <w:lang w:eastAsia="he-IL"/>
        </w:rPr>
      </w:pPr>
    </w:p>
    <w:p w14:paraId="6E4E43E6" w14:textId="77777777" w:rsidR="00217E81" w:rsidRPr="00217E81" w:rsidRDefault="00217E81" w:rsidP="00217E81">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217E81">
        <w:rPr>
          <w:rFonts w:ascii="Times New Roman" w:eastAsia="Times New Roman" w:hAnsi="Times New Roman" w:cs="David"/>
          <w:bCs/>
          <w:sz w:val="20"/>
          <w:szCs w:val="24"/>
          <w:rtl/>
          <w:lang w:eastAsia="he-IL"/>
        </w:rPr>
        <w:t xml:space="preserve">נספח א' </w:t>
      </w:r>
      <w:r w:rsidRPr="00217E81">
        <w:rPr>
          <w:rFonts w:ascii="Times New Roman" w:eastAsia="Times New Roman" w:hAnsi="Times New Roman" w:cs="David"/>
          <w:sz w:val="20"/>
          <w:szCs w:val="24"/>
          <w:rtl/>
          <w:lang w:eastAsia="he-IL"/>
        </w:rPr>
        <w:t>-</w:t>
      </w:r>
      <w:r w:rsidRPr="00217E81">
        <w:rPr>
          <w:rFonts w:ascii="Times New Roman" w:eastAsia="Times New Roman" w:hAnsi="Times New Roman" w:cs="David"/>
          <w:sz w:val="20"/>
          <w:szCs w:val="24"/>
          <w:rtl/>
          <w:lang w:eastAsia="he-IL"/>
        </w:rPr>
        <w:tab/>
        <w:t>נספח כללי;</w:t>
      </w:r>
    </w:p>
    <w:p w14:paraId="4B8FC5B1" w14:textId="77777777" w:rsidR="00217E81" w:rsidRPr="00217E81" w:rsidRDefault="00217E81" w:rsidP="00217E81">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217E81">
        <w:rPr>
          <w:rFonts w:ascii="Times New Roman" w:eastAsia="Times New Roman" w:hAnsi="Times New Roman" w:cs="David"/>
          <w:bCs/>
          <w:sz w:val="20"/>
          <w:szCs w:val="24"/>
          <w:rtl/>
          <w:lang w:eastAsia="he-IL"/>
        </w:rPr>
        <w:t>נספח ב'</w:t>
      </w:r>
      <w:r w:rsidRPr="00217E81">
        <w:rPr>
          <w:rFonts w:ascii="Times New Roman" w:eastAsia="Times New Roman" w:hAnsi="Times New Roman" w:cs="David"/>
          <w:sz w:val="20"/>
          <w:szCs w:val="24"/>
          <w:rtl/>
          <w:lang w:eastAsia="he-IL"/>
        </w:rPr>
        <w:t xml:space="preserve"> -</w:t>
      </w:r>
      <w:r w:rsidRPr="00217E81">
        <w:rPr>
          <w:rFonts w:ascii="Times New Roman" w:eastAsia="Times New Roman" w:hAnsi="Times New Roman" w:cs="David"/>
          <w:sz w:val="20"/>
          <w:szCs w:val="24"/>
          <w:rtl/>
          <w:lang w:eastAsia="he-IL"/>
        </w:rPr>
        <w:tab/>
        <w:t>שירותי המתכנן;</w:t>
      </w:r>
    </w:p>
    <w:p w14:paraId="659FE9F2" w14:textId="77777777" w:rsidR="00217E81" w:rsidRPr="00217E81" w:rsidRDefault="00217E81" w:rsidP="00217E81">
      <w:pPr>
        <w:widowControl w:val="0"/>
        <w:spacing w:before="0" w:beforeAutospacing="0" w:after="0" w:afterAutospacing="0" w:line="240" w:lineRule="auto"/>
        <w:ind w:left="798"/>
        <w:jc w:val="both"/>
        <w:rPr>
          <w:rFonts w:ascii="Times New Roman" w:eastAsia="Times New Roman" w:hAnsi="Times New Roman" w:cs="David"/>
          <w:color w:val="000000"/>
          <w:sz w:val="20"/>
          <w:szCs w:val="24"/>
          <w:rtl/>
          <w:lang w:eastAsia="he-IL"/>
        </w:rPr>
      </w:pPr>
      <w:r w:rsidRPr="00217E81">
        <w:rPr>
          <w:rFonts w:ascii="Times New Roman" w:eastAsia="Times New Roman" w:hAnsi="Times New Roman" w:cs="David"/>
          <w:b/>
          <w:bCs/>
          <w:color w:val="000000"/>
          <w:sz w:val="20"/>
          <w:szCs w:val="24"/>
          <w:rtl/>
          <w:lang w:eastAsia="he-IL"/>
        </w:rPr>
        <w:t>נספח ג'</w:t>
      </w:r>
      <w:r w:rsidRPr="00217E81">
        <w:rPr>
          <w:rFonts w:ascii="Times New Roman" w:eastAsia="Times New Roman" w:hAnsi="Times New Roman" w:cs="David"/>
          <w:color w:val="000000"/>
          <w:sz w:val="20"/>
          <w:szCs w:val="24"/>
          <w:rtl/>
          <w:lang w:eastAsia="he-IL"/>
        </w:rPr>
        <w:t xml:space="preserve"> </w:t>
      </w:r>
      <w:r w:rsidRPr="00217E81">
        <w:rPr>
          <w:rFonts w:ascii="Times New Roman" w:eastAsia="Times New Roman" w:hAnsi="Times New Roman" w:cs="David"/>
          <w:color w:val="000000"/>
          <w:sz w:val="20"/>
          <w:szCs w:val="24"/>
          <w:lang w:eastAsia="he-IL"/>
        </w:rPr>
        <w:t>–</w:t>
      </w:r>
      <w:r w:rsidRPr="00217E81">
        <w:rPr>
          <w:rFonts w:ascii="Times New Roman" w:eastAsia="Times New Roman" w:hAnsi="Times New Roman" w:cs="David"/>
          <w:color w:val="000000"/>
          <w:sz w:val="20"/>
          <w:szCs w:val="24"/>
          <w:rtl/>
          <w:lang w:eastAsia="he-IL"/>
        </w:rPr>
        <w:t xml:space="preserve"> </w:t>
      </w:r>
      <w:r w:rsidRPr="00217E81">
        <w:rPr>
          <w:rFonts w:ascii="Times New Roman" w:eastAsia="Times New Roman" w:hAnsi="Times New Roman" w:cs="David"/>
          <w:color w:val="000000"/>
          <w:sz w:val="20"/>
          <w:szCs w:val="24"/>
          <w:rtl/>
          <w:lang w:eastAsia="he-IL"/>
        </w:rPr>
        <w:tab/>
        <w:t>לוח זמנים;</w:t>
      </w:r>
    </w:p>
    <w:p w14:paraId="42DED02A" w14:textId="77777777" w:rsidR="00217E81" w:rsidRPr="00217E81" w:rsidRDefault="00217E81" w:rsidP="00217E81">
      <w:pPr>
        <w:widowControl w:val="0"/>
        <w:spacing w:before="0" w:beforeAutospacing="0" w:after="0" w:afterAutospacing="0" w:line="240" w:lineRule="auto"/>
        <w:ind w:left="798"/>
        <w:jc w:val="both"/>
        <w:rPr>
          <w:rFonts w:ascii="Times New Roman" w:eastAsia="Times New Roman" w:hAnsi="Times New Roman" w:cs="David"/>
          <w:color w:val="000000"/>
          <w:sz w:val="20"/>
          <w:szCs w:val="24"/>
          <w:rtl/>
          <w:lang w:eastAsia="he-IL"/>
        </w:rPr>
      </w:pPr>
      <w:r w:rsidRPr="00217E81">
        <w:rPr>
          <w:rFonts w:ascii="Times New Roman" w:eastAsia="Times New Roman" w:hAnsi="Times New Roman" w:cs="David"/>
          <w:b/>
          <w:bCs/>
          <w:color w:val="000000"/>
          <w:sz w:val="20"/>
          <w:szCs w:val="24"/>
          <w:rtl/>
          <w:lang w:eastAsia="he-IL"/>
        </w:rPr>
        <w:t>נספח ד'</w:t>
      </w:r>
      <w:r w:rsidRPr="00217E81">
        <w:rPr>
          <w:rFonts w:ascii="Times New Roman" w:eastAsia="Times New Roman" w:hAnsi="Times New Roman" w:cs="David"/>
          <w:color w:val="000000"/>
          <w:sz w:val="20"/>
          <w:szCs w:val="24"/>
          <w:rtl/>
          <w:lang w:eastAsia="he-IL"/>
        </w:rPr>
        <w:t xml:space="preserve"> - </w:t>
      </w:r>
      <w:r w:rsidRPr="00217E81">
        <w:rPr>
          <w:rFonts w:ascii="Times New Roman" w:eastAsia="Times New Roman" w:hAnsi="Times New Roman" w:cs="David"/>
          <w:color w:val="000000"/>
          <w:sz w:val="20"/>
          <w:szCs w:val="24"/>
          <w:rtl/>
          <w:lang w:eastAsia="he-IL"/>
        </w:rPr>
        <w:tab/>
        <w:t>שכר המתכנן;</w:t>
      </w:r>
    </w:p>
    <w:p w14:paraId="78E4C0A2" w14:textId="77777777" w:rsidR="00217E81" w:rsidRPr="00217E81" w:rsidRDefault="00217E81" w:rsidP="00217E81">
      <w:pPr>
        <w:widowControl w:val="0"/>
        <w:spacing w:before="0" w:beforeAutospacing="0" w:after="0" w:afterAutospacing="0" w:line="240" w:lineRule="auto"/>
        <w:ind w:left="798"/>
        <w:jc w:val="both"/>
        <w:rPr>
          <w:rFonts w:ascii="Times New Roman" w:eastAsia="Times New Roman" w:hAnsi="Times New Roman" w:cs="David"/>
          <w:color w:val="000000"/>
          <w:sz w:val="20"/>
          <w:szCs w:val="24"/>
          <w:rtl/>
          <w:lang w:eastAsia="he-IL"/>
        </w:rPr>
      </w:pPr>
      <w:r w:rsidRPr="00217E81">
        <w:rPr>
          <w:rFonts w:ascii="Times New Roman" w:eastAsia="Times New Roman" w:hAnsi="Times New Roman" w:cs="David"/>
          <w:b/>
          <w:bCs/>
          <w:color w:val="000000"/>
          <w:sz w:val="20"/>
          <w:szCs w:val="24"/>
          <w:rtl/>
          <w:lang w:eastAsia="he-IL"/>
        </w:rPr>
        <w:t>נספח ה'</w:t>
      </w:r>
      <w:r w:rsidRPr="00217E81">
        <w:rPr>
          <w:rFonts w:ascii="Times New Roman" w:eastAsia="Times New Roman" w:hAnsi="Times New Roman" w:cs="David"/>
          <w:color w:val="000000"/>
          <w:sz w:val="20"/>
          <w:szCs w:val="24"/>
          <w:rtl/>
          <w:lang w:eastAsia="he-IL"/>
        </w:rPr>
        <w:t xml:space="preserve"> - </w:t>
      </w:r>
      <w:r w:rsidRPr="00217E81">
        <w:rPr>
          <w:rFonts w:ascii="Times New Roman" w:eastAsia="Times New Roman" w:hAnsi="Times New Roman" w:cs="David"/>
          <w:color w:val="000000"/>
          <w:sz w:val="20"/>
          <w:szCs w:val="24"/>
          <w:rtl/>
          <w:lang w:eastAsia="he-IL"/>
        </w:rPr>
        <w:tab/>
        <w:t>תשלומי שכר המתכנן;</w:t>
      </w:r>
    </w:p>
    <w:p w14:paraId="7ABEFDD6" w14:textId="77777777" w:rsidR="00217E81" w:rsidRPr="00217E81" w:rsidRDefault="00217E81" w:rsidP="00217E81">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217E81">
        <w:rPr>
          <w:rFonts w:ascii="Times New Roman" w:eastAsia="Times New Roman" w:hAnsi="Times New Roman" w:cs="David"/>
          <w:bCs/>
          <w:sz w:val="20"/>
          <w:szCs w:val="24"/>
          <w:rtl/>
          <w:lang w:eastAsia="he-IL"/>
        </w:rPr>
        <w:t xml:space="preserve">נספח ו </w:t>
      </w:r>
      <w:r w:rsidRPr="00217E81">
        <w:rPr>
          <w:rFonts w:ascii="Times New Roman" w:eastAsia="Times New Roman" w:hAnsi="Times New Roman" w:cs="David"/>
          <w:sz w:val="20"/>
          <w:szCs w:val="24"/>
          <w:rtl/>
          <w:lang w:eastAsia="he-IL"/>
        </w:rPr>
        <w:t>-</w:t>
      </w:r>
      <w:r w:rsidRPr="00217E81">
        <w:rPr>
          <w:rFonts w:ascii="Times New Roman" w:eastAsia="Times New Roman" w:hAnsi="Times New Roman" w:cs="David"/>
          <w:sz w:val="20"/>
          <w:szCs w:val="24"/>
          <w:rtl/>
          <w:lang w:eastAsia="he-IL"/>
        </w:rPr>
        <w:tab/>
        <w:t>הצהרה והתחייבות לשמירת סודיות;</w:t>
      </w:r>
    </w:p>
    <w:p w14:paraId="0C1CE5AB" w14:textId="77777777" w:rsidR="00217E81" w:rsidRPr="00217E81" w:rsidRDefault="00217E81" w:rsidP="00217E81">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217E81">
        <w:rPr>
          <w:rFonts w:ascii="Times New Roman" w:eastAsia="Times New Roman" w:hAnsi="Times New Roman" w:cs="David"/>
          <w:bCs/>
          <w:sz w:val="20"/>
          <w:szCs w:val="24"/>
          <w:rtl/>
          <w:lang w:eastAsia="he-IL"/>
        </w:rPr>
        <w:t>נספח ז</w:t>
      </w:r>
      <w:r w:rsidRPr="00217E81">
        <w:rPr>
          <w:rFonts w:ascii="Times New Roman" w:eastAsia="Times New Roman" w:hAnsi="Times New Roman" w:cs="David"/>
          <w:sz w:val="20"/>
          <w:szCs w:val="24"/>
          <w:rtl/>
          <w:lang w:eastAsia="he-IL"/>
        </w:rPr>
        <w:t xml:space="preserve"> -</w:t>
      </w:r>
      <w:r w:rsidRPr="00217E81">
        <w:rPr>
          <w:rFonts w:ascii="Times New Roman" w:eastAsia="Times New Roman" w:hAnsi="Times New Roman" w:cs="David"/>
          <w:sz w:val="20"/>
          <w:szCs w:val="24"/>
          <w:rtl/>
          <w:lang w:eastAsia="he-IL"/>
        </w:rPr>
        <w:tab/>
        <w:t>אישור על קיום ביטוחי המתכנן;</w:t>
      </w:r>
    </w:p>
    <w:p w14:paraId="4BA38C64" w14:textId="77777777" w:rsidR="00217E81" w:rsidRPr="00217E81" w:rsidRDefault="00217E81" w:rsidP="00217E81">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217E81">
        <w:rPr>
          <w:rFonts w:ascii="Times New Roman" w:eastAsia="Times New Roman" w:hAnsi="Times New Roman" w:cs="David"/>
          <w:b/>
          <w:bCs/>
          <w:sz w:val="20"/>
          <w:szCs w:val="24"/>
          <w:rtl/>
          <w:lang w:eastAsia="he-IL"/>
        </w:rPr>
        <w:t>נספח ח'</w:t>
      </w:r>
      <w:r w:rsidRPr="00217E81">
        <w:rPr>
          <w:rFonts w:ascii="Times New Roman" w:eastAsia="Times New Roman" w:hAnsi="Times New Roman" w:cs="David"/>
          <w:sz w:val="20"/>
          <w:szCs w:val="24"/>
          <w:rtl/>
          <w:lang w:eastAsia="he-IL"/>
        </w:rPr>
        <w:t xml:space="preserve"> - </w:t>
      </w:r>
      <w:r w:rsidRPr="00217E81">
        <w:rPr>
          <w:rFonts w:ascii="Times New Roman" w:eastAsia="Times New Roman" w:hAnsi="Times New Roman" w:cs="David"/>
          <w:sz w:val="20"/>
          <w:szCs w:val="24"/>
          <w:rtl/>
          <w:lang w:eastAsia="he-IL"/>
        </w:rPr>
        <w:tab/>
        <w:t>רשימת התכניות והמסמכים שעל המתכנן להנפיק.</w:t>
      </w:r>
    </w:p>
    <w:p w14:paraId="5C4DA5CD" w14:textId="77777777" w:rsidR="00217E81" w:rsidRPr="00217E81" w:rsidRDefault="00217E81" w:rsidP="00217E81">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217E81">
        <w:rPr>
          <w:rFonts w:ascii="Times New Roman" w:eastAsia="Times New Roman" w:hAnsi="Times New Roman" w:cs="David"/>
          <w:b/>
          <w:bCs/>
          <w:sz w:val="20"/>
          <w:szCs w:val="24"/>
          <w:rtl/>
          <w:lang w:eastAsia="he-IL"/>
        </w:rPr>
        <w:t>נספח ט'</w:t>
      </w:r>
      <w:r w:rsidRPr="00217E81">
        <w:rPr>
          <w:rFonts w:ascii="Times New Roman" w:eastAsia="Times New Roman" w:hAnsi="Times New Roman" w:cs="David"/>
          <w:sz w:val="20"/>
          <w:szCs w:val="24"/>
          <w:rtl/>
          <w:lang w:eastAsia="he-IL"/>
        </w:rPr>
        <w:t xml:space="preserve"> -</w:t>
      </w:r>
      <w:r w:rsidRPr="00217E81">
        <w:rPr>
          <w:rFonts w:ascii="Times New Roman" w:eastAsia="Times New Roman" w:hAnsi="Times New Roman" w:cs="David"/>
          <w:sz w:val="20"/>
          <w:szCs w:val="24"/>
          <w:rtl/>
          <w:lang w:eastAsia="he-IL"/>
        </w:rPr>
        <w:tab/>
        <w:t>אישור להשלמת הפרויקט/קטע מהפרויקט.</w:t>
      </w:r>
    </w:p>
    <w:p w14:paraId="29DEA2A2" w14:textId="77777777" w:rsidR="00217E81" w:rsidRPr="00217E81" w:rsidRDefault="00217E81" w:rsidP="00217E81">
      <w:pPr>
        <w:widowControl w:val="0"/>
        <w:spacing w:before="0" w:beforeAutospacing="0" w:after="240" w:afterAutospacing="0" w:line="240" w:lineRule="auto"/>
        <w:ind w:left="799"/>
        <w:jc w:val="both"/>
        <w:rPr>
          <w:rFonts w:ascii="Times New Roman" w:eastAsia="Times New Roman" w:hAnsi="Times New Roman" w:cs="David"/>
          <w:sz w:val="20"/>
          <w:szCs w:val="24"/>
          <w:rtl/>
          <w:lang w:eastAsia="he-IL"/>
        </w:rPr>
      </w:pPr>
      <w:r w:rsidRPr="00217E81">
        <w:rPr>
          <w:rFonts w:ascii="Times New Roman" w:eastAsia="Times New Roman" w:hAnsi="Times New Roman" w:cs="David"/>
          <w:b/>
          <w:bCs/>
          <w:sz w:val="20"/>
          <w:szCs w:val="24"/>
          <w:rtl/>
          <w:lang w:eastAsia="he-IL"/>
        </w:rPr>
        <w:t xml:space="preserve">נספח י' </w:t>
      </w:r>
      <w:r w:rsidRPr="00217E81">
        <w:rPr>
          <w:rFonts w:ascii="Times New Roman" w:eastAsia="Times New Roman" w:hAnsi="Times New Roman" w:cs="David"/>
          <w:sz w:val="20"/>
          <w:szCs w:val="24"/>
          <w:rtl/>
          <w:lang w:eastAsia="he-IL"/>
        </w:rPr>
        <w:t>-</w:t>
      </w:r>
      <w:r w:rsidRPr="00217E81">
        <w:rPr>
          <w:rFonts w:ascii="Times New Roman" w:eastAsia="Times New Roman" w:hAnsi="Times New Roman" w:cs="David"/>
          <w:sz w:val="20"/>
          <w:szCs w:val="24"/>
          <w:rtl/>
          <w:lang w:eastAsia="he-IL"/>
        </w:rPr>
        <w:tab/>
        <w:t>נספח היעדר תביעות.</w:t>
      </w:r>
    </w:p>
    <w:p w14:paraId="5D11EFAD" w14:textId="77777777" w:rsidR="00217E81" w:rsidRPr="00217E81" w:rsidRDefault="00217E81" w:rsidP="00217E81">
      <w:pPr>
        <w:widowControl w:val="0"/>
        <w:numPr>
          <w:ilvl w:val="0"/>
          <w:numId w:val="32"/>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217E81">
        <w:rPr>
          <w:rFonts w:ascii="Times New Roman" w:eastAsia="Times New Roman" w:hAnsi="Times New Roman" w:cs="David"/>
          <w:bCs/>
          <w:sz w:val="20"/>
          <w:szCs w:val="24"/>
          <w:u w:val="single"/>
          <w:rtl/>
          <w:lang w:eastAsia="he-IL"/>
        </w:rPr>
        <w:t>שירותי המתכנן</w:t>
      </w:r>
    </w:p>
    <w:p w14:paraId="14249CFD"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המזמין מוסר בזה למתכנן והמתכנן מקבל על עצמו את 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צוע ש</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רותי המתכנן.</w:t>
      </w:r>
    </w:p>
    <w:p w14:paraId="5BA740EB"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המתכנן מצהיר ומאשר</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כי הינו מכיר ויודע את כל הנדרש למטרת 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צוע ש</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 xml:space="preserve">רותי המתכנן וכי הינו מורשה על פי </w:t>
      </w:r>
      <w:r w:rsidRPr="00217E81">
        <w:rPr>
          <w:rFonts w:ascii="Times New Roman" w:eastAsia="Times New Roman" w:hAnsi="Times New Roman" w:cs="David" w:hint="cs"/>
          <w:sz w:val="20"/>
          <w:szCs w:val="24"/>
          <w:rtl/>
          <w:lang w:eastAsia="he-IL"/>
        </w:rPr>
        <w:t xml:space="preserve">כל </w:t>
      </w:r>
      <w:r w:rsidRPr="00217E81">
        <w:rPr>
          <w:rFonts w:ascii="Times New Roman" w:eastAsia="Times New Roman" w:hAnsi="Times New Roman" w:cs="David"/>
          <w:sz w:val="20"/>
          <w:szCs w:val="24"/>
          <w:rtl/>
          <w:lang w:eastAsia="he-IL"/>
        </w:rPr>
        <w:t>דין למתן ש</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רותי</w:t>
      </w:r>
      <w:r w:rsidRPr="00217E81">
        <w:rPr>
          <w:rFonts w:ascii="Times New Roman" w:eastAsia="Times New Roman" w:hAnsi="Times New Roman" w:cs="David" w:hint="cs"/>
          <w:sz w:val="20"/>
          <w:szCs w:val="24"/>
          <w:rtl/>
          <w:lang w:eastAsia="he-IL"/>
        </w:rPr>
        <w:t xml:space="preserve"> </w:t>
      </w:r>
      <w:r w:rsidRPr="00217E81">
        <w:rPr>
          <w:rFonts w:ascii="Times New Roman" w:eastAsia="Times New Roman" w:hAnsi="Times New Roman" w:cs="David"/>
          <w:sz w:val="20"/>
          <w:szCs w:val="24"/>
          <w:rtl/>
          <w:lang w:eastAsia="he-IL"/>
        </w:rPr>
        <w:t xml:space="preserve"> המתכנן, לרבות</w:t>
      </w:r>
      <w:r w:rsidRPr="00217E81">
        <w:rPr>
          <w:rFonts w:ascii="Times New Roman" w:eastAsia="Times New Roman" w:hAnsi="Times New Roman" w:cs="David" w:hint="cs"/>
          <w:sz w:val="20"/>
          <w:szCs w:val="24"/>
          <w:rtl/>
          <w:lang w:eastAsia="he-IL"/>
        </w:rPr>
        <w:t xml:space="preserve"> אך לא רק</w:t>
      </w:r>
      <w:r w:rsidRPr="00217E81">
        <w:rPr>
          <w:rFonts w:ascii="Times New Roman" w:eastAsia="Times New Roman" w:hAnsi="Times New Roman" w:cs="David"/>
          <w:sz w:val="20"/>
          <w:szCs w:val="24"/>
          <w:rtl/>
          <w:lang w:eastAsia="he-IL"/>
        </w:rPr>
        <w:t>, ע</w:t>
      </w:r>
      <w:r w:rsidRPr="00217E81">
        <w:rPr>
          <w:rFonts w:ascii="Times New Roman" w:eastAsia="Times New Roman" w:hAnsi="Times New Roman" w:cs="David" w:hint="cs"/>
          <w:sz w:val="20"/>
          <w:szCs w:val="24"/>
          <w:rtl/>
          <w:lang w:eastAsia="he-IL"/>
        </w:rPr>
        <w:t>ל פי</w:t>
      </w:r>
      <w:r w:rsidRPr="00217E81">
        <w:rPr>
          <w:rFonts w:ascii="Times New Roman" w:eastAsia="Times New Roman" w:hAnsi="Times New Roman" w:cs="David"/>
          <w:sz w:val="20"/>
          <w:szCs w:val="24"/>
          <w:rtl/>
          <w:lang w:eastAsia="he-IL"/>
        </w:rPr>
        <w:t xml:space="preserve"> חוק המהנדסים </w:t>
      </w:r>
      <w:r w:rsidRPr="00217E81">
        <w:rPr>
          <w:rFonts w:ascii="Times New Roman" w:eastAsia="Times New Roman" w:hAnsi="Times New Roman" w:cs="David"/>
          <w:sz w:val="20"/>
          <w:szCs w:val="24"/>
          <w:rtl/>
          <w:lang w:eastAsia="he-IL"/>
        </w:rPr>
        <w:lastRenderedPageBreak/>
        <w:t>והאדריכלים</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w:t>
      </w:r>
      <w:r w:rsidRPr="00217E81">
        <w:rPr>
          <w:rFonts w:ascii="Times New Roman" w:eastAsia="Times New Roman" w:hAnsi="Times New Roman" w:cs="David" w:hint="cs"/>
          <w:sz w:val="20"/>
          <w:szCs w:val="24"/>
          <w:rtl/>
          <w:lang w:eastAsia="he-IL"/>
        </w:rPr>
        <w:t>ה</w:t>
      </w:r>
      <w:r w:rsidRPr="00217E81">
        <w:rPr>
          <w:rFonts w:ascii="Times New Roman" w:eastAsia="Times New Roman" w:hAnsi="Times New Roman" w:cs="David"/>
          <w:sz w:val="20"/>
          <w:szCs w:val="24"/>
          <w:rtl/>
          <w:lang w:eastAsia="he-IL"/>
        </w:rPr>
        <w:t>תשי"ח - 1958, כי יש בידו ר</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 xml:space="preserve">שיון </w:t>
      </w:r>
      <w:r w:rsidRPr="00217E81">
        <w:rPr>
          <w:rFonts w:ascii="Times New Roman" w:eastAsia="Times New Roman" w:hAnsi="Times New Roman" w:cs="David" w:hint="cs"/>
          <w:sz w:val="20"/>
          <w:szCs w:val="24"/>
          <w:rtl/>
          <w:lang w:eastAsia="he-IL"/>
        </w:rPr>
        <w:t xml:space="preserve">בר </w:t>
      </w:r>
      <w:r w:rsidRPr="00217E81">
        <w:rPr>
          <w:rFonts w:ascii="Times New Roman" w:eastAsia="Times New Roman" w:hAnsi="Times New Roman" w:cs="David"/>
          <w:sz w:val="20"/>
          <w:szCs w:val="24"/>
          <w:rtl/>
          <w:lang w:eastAsia="he-IL"/>
        </w:rPr>
        <w:t>ת</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 xml:space="preserve">קף לביצוע שירותי </w:t>
      </w:r>
      <w:r w:rsidRPr="00217E81">
        <w:rPr>
          <w:rFonts w:ascii="Times New Roman" w:eastAsia="Times New Roman" w:hAnsi="Times New Roman" w:cs="David" w:hint="cs"/>
          <w:sz w:val="20"/>
          <w:szCs w:val="24"/>
          <w:rtl/>
          <w:lang w:eastAsia="he-IL"/>
        </w:rPr>
        <w:t xml:space="preserve"> המתכנן על פי הדין</w:t>
      </w:r>
      <w:r w:rsidRPr="00217E81">
        <w:rPr>
          <w:rFonts w:ascii="Times New Roman" w:eastAsia="Times New Roman" w:hAnsi="Times New Roman" w:cs="David"/>
          <w:sz w:val="20"/>
          <w:szCs w:val="24"/>
          <w:rtl/>
          <w:lang w:eastAsia="he-IL"/>
        </w:rPr>
        <w:t xml:space="preserve">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כי הוא בעל הכישורים, הר</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 xml:space="preserve">שיונות, הידע, הניסיון והאמצעים המאפשרים לו </w:t>
      </w:r>
      <w:r w:rsidRPr="00217E81">
        <w:rPr>
          <w:rFonts w:ascii="Times New Roman" w:eastAsia="Times New Roman" w:hAnsi="Times New Roman" w:cs="David" w:hint="cs"/>
          <w:sz w:val="20"/>
          <w:szCs w:val="24"/>
          <w:rtl/>
          <w:lang w:eastAsia="he-IL"/>
        </w:rPr>
        <w:t xml:space="preserve">את </w:t>
      </w:r>
      <w:r w:rsidRPr="00217E81">
        <w:rPr>
          <w:rFonts w:ascii="Times New Roman" w:eastAsia="Times New Roman" w:hAnsi="Times New Roman" w:cs="David"/>
          <w:sz w:val="20"/>
          <w:szCs w:val="24"/>
          <w:rtl/>
          <w:lang w:eastAsia="he-IL"/>
        </w:rPr>
        <w:t>ביצועם ברמה מקצועית גבוהה ובהתאם למותנה בחוזה.</w:t>
      </w:r>
    </w:p>
    <w:p w14:paraId="3A725B40"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המתכנן מצהיר</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כי ידוע לו שש</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רותי המתכנן ע</w:t>
      </w:r>
      <w:r w:rsidRPr="00217E81">
        <w:rPr>
          <w:rFonts w:ascii="Times New Roman" w:eastAsia="Times New Roman" w:hAnsi="Times New Roman" w:cs="David" w:hint="cs"/>
          <w:sz w:val="20"/>
          <w:szCs w:val="24"/>
          <w:rtl/>
          <w:lang w:eastAsia="he-IL"/>
        </w:rPr>
        <w:t>ל פי</w:t>
      </w:r>
      <w:r w:rsidRPr="00217E81">
        <w:rPr>
          <w:rFonts w:ascii="Times New Roman" w:eastAsia="Times New Roman" w:hAnsi="Times New Roman" w:cs="David"/>
          <w:sz w:val="20"/>
          <w:szCs w:val="24"/>
          <w:rtl/>
          <w:lang w:eastAsia="he-IL"/>
        </w:rPr>
        <w:t xml:space="preserve"> חוזה זה הינם לשלבים ו/או קטעים בפרויקט כפי שיוזמנו בכתב ע"י המזמין מעת לעת ע</w:t>
      </w:r>
      <w:r w:rsidRPr="00217E81">
        <w:rPr>
          <w:rFonts w:ascii="Times New Roman" w:eastAsia="Times New Roman" w:hAnsi="Times New Roman" w:cs="David" w:hint="cs"/>
          <w:sz w:val="20"/>
          <w:szCs w:val="24"/>
          <w:rtl/>
          <w:lang w:eastAsia="he-IL"/>
        </w:rPr>
        <w:t>ל פי</w:t>
      </w:r>
      <w:r w:rsidRPr="00217E81">
        <w:rPr>
          <w:rFonts w:ascii="Times New Roman" w:eastAsia="Times New Roman" w:hAnsi="Times New Roman" w:cs="David"/>
          <w:sz w:val="20"/>
          <w:szCs w:val="24"/>
          <w:rtl/>
          <w:lang w:eastAsia="he-IL"/>
        </w:rPr>
        <w:t xml:space="preserve"> שיקול דעתו</w:t>
      </w:r>
      <w:r w:rsidRPr="00217E81">
        <w:rPr>
          <w:rFonts w:ascii="Times New Roman" w:eastAsia="Times New Roman" w:hAnsi="Times New Roman" w:cs="David" w:hint="cs"/>
          <w:sz w:val="20"/>
          <w:szCs w:val="24"/>
          <w:rtl/>
          <w:lang w:eastAsia="he-IL"/>
        </w:rPr>
        <w:t xml:space="preserve"> הבלעדי</w:t>
      </w:r>
      <w:r w:rsidRPr="00217E81">
        <w:rPr>
          <w:rFonts w:ascii="Times New Roman" w:eastAsia="Times New Roman" w:hAnsi="Times New Roman" w:cs="David"/>
          <w:sz w:val="20"/>
          <w:szCs w:val="24"/>
          <w:rtl/>
          <w:lang w:eastAsia="he-IL"/>
        </w:rPr>
        <w:t xml:space="preserve"> ו</w:t>
      </w:r>
      <w:r w:rsidRPr="00217E81">
        <w:rPr>
          <w:rFonts w:ascii="Times New Roman" w:eastAsia="Times New Roman" w:hAnsi="Times New Roman" w:cs="David" w:hint="cs"/>
          <w:sz w:val="20"/>
          <w:szCs w:val="24"/>
          <w:rtl/>
          <w:lang w:eastAsia="he-IL"/>
        </w:rPr>
        <w:t xml:space="preserve">כי </w:t>
      </w:r>
      <w:r w:rsidRPr="00217E81">
        <w:rPr>
          <w:rFonts w:ascii="Times New Roman" w:eastAsia="Times New Roman" w:hAnsi="Times New Roman" w:cs="David"/>
          <w:sz w:val="20"/>
          <w:szCs w:val="24"/>
          <w:rtl/>
          <w:lang w:eastAsia="he-IL"/>
        </w:rPr>
        <w:t xml:space="preserve">הם יינתנו על ידו בשלבי עבודה כמפורט בנספח </w:t>
      </w:r>
      <w:r w:rsidRPr="00217E81">
        <w:rPr>
          <w:rFonts w:ascii="Times New Roman" w:eastAsia="Times New Roman" w:hAnsi="Times New Roman" w:cs="David"/>
          <w:bCs/>
          <w:sz w:val="20"/>
          <w:szCs w:val="24"/>
          <w:rtl/>
          <w:lang w:eastAsia="he-IL"/>
        </w:rPr>
        <w:t>ב'</w:t>
      </w:r>
      <w:r w:rsidRPr="00217E81">
        <w:rPr>
          <w:rFonts w:ascii="Times New Roman" w:eastAsia="Times New Roman" w:hAnsi="Times New Roman" w:cs="David"/>
          <w:sz w:val="20"/>
          <w:szCs w:val="24"/>
          <w:rtl/>
          <w:lang w:eastAsia="he-IL"/>
        </w:rPr>
        <w:t xml:space="preserve"> </w:t>
      </w:r>
      <w:r w:rsidRPr="00217E81">
        <w:rPr>
          <w:rFonts w:ascii="Times New Roman" w:eastAsia="Times New Roman" w:hAnsi="Times New Roman" w:cs="David" w:hint="cs"/>
          <w:sz w:val="20"/>
          <w:szCs w:val="24"/>
          <w:rtl/>
          <w:lang w:eastAsia="he-IL"/>
        </w:rPr>
        <w:t>המצ"ב</w:t>
      </w:r>
      <w:r w:rsidRPr="00217E81">
        <w:rPr>
          <w:rFonts w:ascii="Times New Roman" w:eastAsia="Times New Roman" w:hAnsi="Times New Roman" w:cs="David"/>
          <w:sz w:val="20"/>
          <w:szCs w:val="24"/>
          <w:rtl/>
          <w:lang w:eastAsia="he-IL"/>
        </w:rPr>
        <w:t xml:space="preserve">. </w:t>
      </w:r>
      <w:r w:rsidRPr="00217E81">
        <w:rPr>
          <w:rFonts w:ascii="Times New Roman" w:eastAsia="Times New Roman" w:hAnsi="Times New Roman" w:cs="David" w:hint="cs"/>
          <w:sz w:val="20"/>
          <w:szCs w:val="24"/>
          <w:rtl/>
          <w:lang w:eastAsia="he-IL"/>
        </w:rPr>
        <w:t>עוד</w:t>
      </w:r>
      <w:r w:rsidRPr="00217E81">
        <w:rPr>
          <w:rFonts w:ascii="Times New Roman" w:eastAsia="Times New Roman" w:hAnsi="Times New Roman" w:cs="David"/>
          <w:sz w:val="20"/>
          <w:szCs w:val="24"/>
          <w:rtl/>
          <w:lang w:eastAsia="he-IL"/>
        </w:rPr>
        <w:t xml:space="preserve"> מוסיף ומצהיר</w:t>
      </w:r>
      <w:r w:rsidRPr="00217E81">
        <w:rPr>
          <w:rFonts w:ascii="Times New Roman" w:eastAsia="Times New Roman" w:hAnsi="Times New Roman" w:cs="David" w:hint="cs"/>
          <w:sz w:val="20"/>
          <w:szCs w:val="24"/>
          <w:rtl/>
          <w:lang w:eastAsia="he-IL"/>
        </w:rPr>
        <w:t xml:space="preserve"> המתכנן,</w:t>
      </w:r>
      <w:r w:rsidRPr="00217E81">
        <w:rPr>
          <w:rFonts w:ascii="Times New Roman" w:eastAsia="Times New Roman" w:hAnsi="Times New Roman" w:cs="David"/>
          <w:sz w:val="20"/>
          <w:szCs w:val="24"/>
          <w:rtl/>
          <w:lang w:eastAsia="he-IL"/>
        </w:rPr>
        <w:t xml:space="preserve"> כי ידוע לו שהמזמין אינו מתחייב להזמין מ</w:t>
      </w:r>
      <w:r w:rsidRPr="00217E81">
        <w:rPr>
          <w:rFonts w:ascii="Times New Roman" w:eastAsia="Times New Roman" w:hAnsi="Times New Roman" w:cs="David" w:hint="cs"/>
          <w:sz w:val="20"/>
          <w:szCs w:val="24"/>
          <w:rtl/>
          <w:lang w:eastAsia="he-IL"/>
        </w:rPr>
        <w:t>מנו</w:t>
      </w:r>
      <w:r w:rsidRPr="00217E81">
        <w:rPr>
          <w:rFonts w:ascii="Times New Roman" w:eastAsia="Times New Roman" w:hAnsi="Times New Roman" w:cs="David"/>
          <w:sz w:val="20"/>
          <w:szCs w:val="24"/>
          <w:rtl/>
          <w:lang w:eastAsia="he-IL"/>
        </w:rPr>
        <w:t xml:space="preserve"> שירותים נוספים מעבר לנקוב בחוזה זה ו</w:t>
      </w:r>
      <w:r w:rsidRPr="00217E81">
        <w:rPr>
          <w:rFonts w:ascii="Times New Roman" w:eastAsia="Times New Roman" w:hAnsi="Times New Roman" w:cs="David" w:hint="cs"/>
          <w:sz w:val="20"/>
          <w:szCs w:val="24"/>
          <w:rtl/>
          <w:lang w:eastAsia="he-IL"/>
        </w:rPr>
        <w:t xml:space="preserve">כמפורט </w:t>
      </w:r>
      <w:r w:rsidRPr="00217E81">
        <w:rPr>
          <w:rFonts w:ascii="Times New Roman" w:eastAsia="Times New Roman" w:hAnsi="Times New Roman" w:cs="David"/>
          <w:sz w:val="20"/>
          <w:szCs w:val="24"/>
          <w:rtl/>
          <w:lang w:eastAsia="he-IL"/>
        </w:rPr>
        <w:t xml:space="preserve">בנספח </w:t>
      </w:r>
      <w:r w:rsidRPr="00217E81">
        <w:rPr>
          <w:rFonts w:ascii="Times New Roman" w:eastAsia="Times New Roman" w:hAnsi="Times New Roman" w:cs="David"/>
          <w:bCs/>
          <w:sz w:val="20"/>
          <w:szCs w:val="24"/>
          <w:rtl/>
          <w:lang w:eastAsia="he-IL"/>
        </w:rPr>
        <w:t xml:space="preserve">ב' </w:t>
      </w:r>
      <w:r w:rsidRPr="00217E81">
        <w:rPr>
          <w:rFonts w:ascii="Times New Roman" w:eastAsia="Times New Roman" w:hAnsi="Times New Roman" w:cs="David" w:hint="cs"/>
          <w:sz w:val="20"/>
          <w:szCs w:val="24"/>
          <w:rtl/>
          <w:lang w:eastAsia="he-IL"/>
        </w:rPr>
        <w:t>המצ"ב</w:t>
      </w:r>
      <w:r w:rsidRPr="00217E81">
        <w:rPr>
          <w:rFonts w:ascii="Times New Roman" w:eastAsia="Times New Roman" w:hAnsi="Times New Roman" w:cs="David"/>
          <w:sz w:val="20"/>
          <w:szCs w:val="24"/>
          <w:rtl/>
          <w:lang w:eastAsia="he-IL"/>
        </w:rPr>
        <w:t>.</w:t>
      </w:r>
    </w:p>
    <w:p w14:paraId="502384F5" w14:textId="77777777" w:rsidR="00217E81" w:rsidRPr="00217E81" w:rsidRDefault="00217E81" w:rsidP="00217E81">
      <w:pPr>
        <w:widowControl w:val="0"/>
        <w:numPr>
          <w:ilvl w:val="1"/>
          <w:numId w:val="32"/>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המתכנן מתחייב לבצע את שרותי המתכנן בזהירות, בנאמנות וברמה מקצועית גבוהה, תוך ציות לדין ולהנחת דעת המזמין, ותוך שמירת לוחות הזמנים והמסגרת התקציבית, שייקבעו על ידי המזמין.</w:t>
      </w:r>
    </w:p>
    <w:p w14:paraId="7DB09B9E"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המתכנן יבסס את שרותי המתכנן על הנתונים, קווי היסוד, התקציב וההנחיות שיקבעו ע"י המזמין ובתאום מלא עם הגורמים השונים</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כפי שיקבעו מ</w:t>
      </w:r>
      <w:r w:rsidRPr="00217E81">
        <w:rPr>
          <w:rFonts w:ascii="Times New Roman" w:eastAsia="Times New Roman" w:hAnsi="Times New Roman" w:cs="David" w:hint="cs"/>
          <w:sz w:val="20"/>
          <w:szCs w:val="24"/>
          <w:rtl/>
          <w:lang w:eastAsia="he-IL"/>
        </w:rPr>
        <w:t>עת לעת</w:t>
      </w:r>
      <w:r w:rsidRPr="00217E81">
        <w:rPr>
          <w:rFonts w:ascii="Times New Roman" w:eastAsia="Times New Roman" w:hAnsi="Times New Roman" w:cs="David"/>
          <w:sz w:val="20"/>
          <w:szCs w:val="24"/>
          <w:rtl/>
          <w:lang w:eastAsia="he-IL"/>
        </w:rPr>
        <w:t xml:space="preserve"> ע"י המזמין ויהיה חייב לנהוג לפיהם ולקיימם ללא סטייה</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אלא אם כן ק</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בל הוראה</w:t>
      </w:r>
      <w:r w:rsidRPr="00217E81">
        <w:rPr>
          <w:rFonts w:ascii="Times New Roman" w:eastAsia="Times New Roman" w:hAnsi="Times New Roman" w:cs="David" w:hint="cs"/>
          <w:sz w:val="20"/>
          <w:szCs w:val="24"/>
          <w:rtl/>
          <w:lang w:eastAsia="he-IL"/>
        </w:rPr>
        <w:t xml:space="preserve"> מפורשת</w:t>
      </w:r>
      <w:r w:rsidRPr="00217E81">
        <w:rPr>
          <w:rFonts w:ascii="Times New Roman" w:eastAsia="Times New Roman" w:hAnsi="Times New Roman" w:cs="David"/>
          <w:sz w:val="20"/>
          <w:szCs w:val="24"/>
          <w:rtl/>
          <w:lang w:eastAsia="he-IL"/>
        </w:rPr>
        <w:t xml:space="preserve">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או א</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שור בכתב מהמזמין.</w:t>
      </w:r>
    </w:p>
    <w:p w14:paraId="7B4EFCD2"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המתכנן מתחייב לבצע את שרותי המתכנן בתיאום מלא, בשיתוף פעולה ותוך קיום קשר מתמיד עם המזמין והמנהל, עם צוותו המקצועי וצוות הניהול, ת</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אום ופיקוח של המזמין, עם היועצים, ועם כל יתר הגורמים שיפעלו באתר, ככל שיידרש לקידום, תכנון וב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צוע ש</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 xml:space="preserve">רותי המתכנן,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הכל כפי שיקבע ע"י המנהל. כן מתחייב המתכנן</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להשתתף בת</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 xml:space="preserve">אום מראש בכל ישיבות התיאום </w:t>
      </w:r>
      <w:r w:rsidRPr="00217E81">
        <w:rPr>
          <w:rFonts w:ascii="Times New Roman" w:eastAsia="Times New Roman" w:hAnsi="Times New Roman" w:cs="David"/>
          <w:sz w:val="20"/>
          <w:szCs w:val="24"/>
          <w:rtl/>
          <w:lang w:eastAsia="he-IL"/>
        </w:rPr>
        <w:lastRenderedPageBreak/>
        <w:t>אליהן יוזמן.</w:t>
      </w:r>
    </w:p>
    <w:p w14:paraId="20461162"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המתכנן ישמור על נוהלי קשר, תיאום, ר</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שום וצורת המסמכים לפי דרישת המנהל.</w:t>
      </w:r>
    </w:p>
    <w:p w14:paraId="3B159147"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כל עוד לא יקבע אחרת ע"י המזמין, יהיה המנהל כ</w:t>
      </w:r>
      <w:r w:rsidRPr="00217E81">
        <w:rPr>
          <w:rFonts w:ascii="Times New Roman" w:eastAsia="Times New Roman" w:hAnsi="Times New Roman" w:cs="David" w:hint="cs"/>
          <w:sz w:val="20"/>
          <w:szCs w:val="24"/>
          <w:rtl/>
          <w:lang w:eastAsia="he-IL"/>
        </w:rPr>
        <w:t>הגדרתו</w:t>
      </w:r>
      <w:r w:rsidRPr="00217E81">
        <w:rPr>
          <w:rFonts w:ascii="Times New Roman" w:eastAsia="Times New Roman" w:hAnsi="Times New Roman" w:cs="David"/>
          <w:sz w:val="20"/>
          <w:szCs w:val="24"/>
          <w:rtl/>
          <w:lang w:eastAsia="he-IL"/>
        </w:rPr>
        <w:t xml:space="preserve"> בנספח </w:t>
      </w:r>
      <w:r w:rsidRPr="00217E81">
        <w:rPr>
          <w:rFonts w:ascii="Times New Roman" w:eastAsia="Times New Roman" w:hAnsi="Times New Roman" w:cs="David"/>
          <w:bCs/>
          <w:sz w:val="20"/>
          <w:szCs w:val="24"/>
          <w:rtl/>
          <w:lang w:eastAsia="he-IL"/>
        </w:rPr>
        <w:t xml:space="preserve">א' </w:t>
      </w:r>
      <w:r w:rsidRPr="00217E81">
        <w:rPr>
          <w:rFonts w:ascii="Times New Roman" w:eastAsia="Times New Roman" w:hAnsi="Times New Roman" w:cs="David"/>
          <w:sz w:val="20"/>
          <w:szCs w:val="24"/>
          <w:rtl/>
          <w:lang w:eastAsia="he-IL"/>
        </w:rPr>
        <w:t>ועל המתכנן להיות</w:t>
      </w:r>
      <w:r w:rsidRPr="00217E81">
        <w:rPr>
          <w:rFonts w:ascii="Times New Roman" w:eastAsia="Times New Roman" w:hAnsi="Times New Roman" w:cs="David" w:hint="cs"/>
          <w:sz w:val="20"/>
          <w:szCs w:val="24"/>
          <w:rtl/>
          <w:lang w:eastAsia="he-IL"/>
        </w:rPr>
        <w:t xml:space="preserve"> עמו</w:t>
      </w:r>
      <w:r w:rsidRPr="00217E81">
        <w:rPr>
          <w:rFonts w:ascii="Times New Roman" w:eastAsia="Times New Roman" w:hAnsi="Times New Roman" w:cs="David"/>
          <w:sz w:val="20"/>
          <w:szCs w:val="24"/>
          <w:rtl/>
          <w:lang w:eastAsia="he-IL"/>
        </w:rPr>
        <w:t xml:space="preserve"> בקשר מתמי</w:t>
      </w:r>
      <w:r w:rsidRPr="00217E81">
        <w:rPr>
          <w:rFonts w:ascii="Times New Roman" w:eastAsia="Times New Roman" w:hAnsi="Times New Roman" w:cs="David" w:hint="cs"/>
          <w:sz w:val="20"/>
          <w:szCs w:val="24"/>
          <w:rtl/>
          <w:lang w:eastAsia="he-IL"/>
        </w:rPr>
        <w:t>ד</w:t>
      </w:r>
      <w:r w:rsidRPr="00217E81">
        <w:rPr>
          <w:rFonts w:ascii="Times New Roman" w:eastAsia="Times New Roman" w:hAnsi="Times New Roman" w:cs="David"/>
          <w:sz w:val="20"/>
          <w:szCs w:val="24"/>
          <w:rtl/>
          <w:lang w:eastAsia="he-IL"/>
        </w:rPr>
        <w:t xml:space="preserve"> ולתאם עמו את כל פעולותיו, אלא אם נקבע </w:t>
      </w:r>
      <w:r w:rsidRPr="00217E81">
        <w:rPr>
          <w:rFonts w:ascii="Times New Roman" w:eastAsia="Times New Roman" w:hAnsi="Times New Roman" w:cs="David" w:hint="cs"/>
          <w:sz w:val="20"/>
          <w:szCs w:val="24"/>
          <w:rtl/>
          <w:lang w:eastAsia="he-IL"/>
        </w:rPr>
        <w:t xml:space="preserve">מפורשות </w:t>
      </w:r>
      <w:r w:rsidRPr="00217E81">
        <w:rPr>
          <w:rFonts w:ascii="Times New Roman" w:eastAsia="Times New Roman" w:hAnsi="Times New Roman" w:cs="David"/>
          <w:sz w:val="20"/>
          <w:szCs w:val="24"/>
          <w:rtl/>
          <w:lang w:eastAsia="he-IL"/>
        </w:rPr>
        <w:t>אחרת ע"י המזמין.</w:t>
      </w:r>
    </w:p>
    <w:p w14:paraId="45731EDE"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המתכנן מצהיר</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כי ידועות לו הוראות כל התכניות הקיימות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או הנמצאות בשלבי הכנה על ידי הרשויות המוסמכות לכך לגבי האתר וכן הוראות</w:t>
      </w:r>
      <w:r w:rsidRPr="00217E81">
        <w:rPr>
          <w:rFonts w:ascii="Times New Roman" w:eastAsia="Times New Roman" w:hAnsi="Times New Roman" w:cs="David" w:hint="cs"/>
          <w:sz w:val="20"/>
          <w:szCs w:val="24"/>
          <w:rtl/>
          <w:lang w:eastAsia="he-IL"/>
        </w:rPr>
        <w:t>יהם של</w:t>
      </w:r>
      <w:r w:rsidRPr="00217E81">
        <w:rPr>
          <w:rFonts w:ascii="Times New Roman" w:eastAsia="Times New Roman" w:hAnsi="Times New Roman" w:cs="David"/>
          <w:sz w:val="20"/>
          <w:szCs w:val="24"/>
          <w:rtl/>
          <w:lang w:eastAsia="he-IL"/>
        </w:rPr>
        <w:t xml:space="preserve"> הדין</w:t>
      </w:r>
      <w:r w:rsidRPr="00217E81">
        <w:rPr>
          <w:rFonts w:ascii="Times New Roman" w:eastAsia="Times New Roman" w:hAnsi="Times New Roman" w:cs="David" w:hint="cs"/>
          <w:sz w:val="20"/>
          <w:szCs w:val="24"/>
          <w:rtl/>
          <w:lang w:eastAsia="he-IL"/>
        </w:rPr>
        <w:t xml:space="preserve"> ו/או</w:t>
      </w:r>
      <w:r w:rsidRPr="00217E81">
        <w:rPr>
          <w:rFonts w:ascii="Times New Roman" w:eastAsia="Times New Roman" w:hAnsi="Times New Roman" w:cs="David"/>
          <w:sz w:val="20"/>
          <w:szCs w:val="24"/>
          <w:rtl/>
          <w:lang w:eastAsia="he-IL"/>
        </w:rPr>
        <w:t xml:space="preserve"> הנהלים</w:t>
      </w:r>
      <w:r w:rsidRPr="00217E81">
        <w:rPr>
          <w:rFonts w:ascii="Times New Roman" w:eastAsia="Times New Roman" w:hAnsi="Times New Roman" w:cs="David" w:hint="cs"/>
          <w:sz w:val="20"/>
          <w:szCs w:val="24"/>
          <w:rtl/>
          <w:lang w:eastAsia="he-IL"/>
        </w:rPr>
        <w:t xml:space="preserve"> ו/או</w:t>
      </w:r>
      <w:r w:rsidRPr="00217E81">
        <w:rPr>
          <w:rFonts w:ascii="Times New Roman" w:eastAsia="Times New Roman" w:hAnsi="Times New Roman" w:cs="David"/>
          <w:sz w:val="20"/>
          <w:szCs w:val="24"/>
          <w:rtl/>
          <w:lang w:eastAsia="he-IL"/>
        </w:rPr>
        <w:t xml:space="preserve"> התקנים ו</w:t>
      </w:r>
      <w:r w:rsidRPr="00217E81">
        <w:rPr>
          <w:rFonts w:ascii="Times New Roman" w:eastAsia="Times New Roman" w:hAnsi="Times New Roman" w:cs="David" w:hint="cs"/>
          <w:sz w:val="20"/>
          <w:szCs w:val="24"/>
          <w:rtl/>
          <w:lang w:eastAsia="he-IL"/>
        </w:rPr>
        <w:t xml:space="preserve">/או </w:t>
      </w:r>
      <w:r w:rsidRPr="00217E81">
        <w:rPr>
          <w:rFonts w:ascii="Times New Roman" w:eastAsia="Times New Roman" w:hAnsi="Times New Roman" w:cs="David"/>
          <w:sz w:val="20"/>
          <w:szCs w:val="24"/>
          <w:rtl/>
          <w:lang w:eastAsia="he-IL"/>
        </w:rPr>
        <w:t>התקנות החלים בקשר עם 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צוע שרותי המתכנן והוא מתחייב לפעול בהתאם לקבוע בהם. כמו כן</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מצהיר המתכנן כי </w:t>
      </w:r>
      <w:r w:rsidRPr="00217E81">
        <w:rPr>
          <w:rFonts w:ascii="Times New Roman" w:eastAsia="Times New Roman" w:hAnsi="Times New Roman" w:cs="David" w:hint="cs"/>
          <w:sz w:val="20"/>
          <w:szCs w:val="24"/>
          <w:rtl/>
          <w:lang w:eastAsia="he-IL"/>
        </w:rPr>
        <w:t xml:space="preserve">הוא </w:t>
      </w:r>
      <w:r w:rsidRPr="00217E81">
        <w:rPr>
          <w:rFonts w:ascii="Times New Roman" w:eastAsia="Times New Roman" w:hAnsi="Times New Roman" w:cs="David"/>
          <w:sz w:val="20"/>
          <w:szCs w:val="24"/>
          <w:rtl/>
          <w:lang w:eastAsia="he-IL"/>
        </w:rPr>
        <w:t xml:space="preserve">בדק בעצמו את כל הנושאים הרלוונטיים </w:t>
      </w:r>
      <w:r w:rsidRPr="00217E81">
        <w:rPr>
          <w:rFonts w:ascii="Times New Roman" w:eastAsia="Times New Roman" w:hAnsi="Times New Roman" w:cs="David" w:hint="cs"/>
          <w:sz w:val="20"/>
          <w:szCs w:val="24"/>
          <w:rtl/>
          <w:lang w:eastAsia="he-IL"/>
        </w:rPr>
        <w:t xml:space="preserve">ו/או </w:t>
      </w:r>
      <w:r w:rsidRPr="00217E81">
        <w:rPr>
          <w:rFonts w:ascii="Times New Roman" w:eastAsia="Times New Roman" w:hAnsi="Times New Roman" w:cs="David"/>
          <w:sz w:val="20"/>
          <w:szCs w:val="24"/>
          <w:rtl/>
          <w:lang w:eastAsia="he-IL"/>
        </w:rPr>
        <w:t>הקשורים למתן שירותי המתכנן, הן אצל המזמין, הן אצל הרשות המקומית והן אצל רשויות התכנון, לרבות את התנאים הפיזיים באתר, את טיב הקרקע, את קיום קווי מים, חשמל, טלפון ואחרים, וכן את התנאים הטופוגרפיים, האקלימיים והאקולוגיים השוררים בו, ומצא הכל מתאים למטרותיו, ויש בידיו את כל הנתונים הנוגעים לאתר, כנדרש לשם ביצוע שירותי המתכנן.</w:t>
      </w:r>
    </w:p>
    <w:p w14:paraId="6C740ED3"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המתכנן מתחייב</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להפיק את כל התכניות </w:t>
      </w:r>
      <w:r w:rsidRPr="00217E81">
        <w:rPr>
          <w:rFonts w:ascii="Times New Roman" w:eastAsia="Times New Roman" w:hAnsi="Times New Roman" w:cs="David" w:hint="cs"/>
          <w:sz w:val="20"/>
          <w:szCs w:val="24"/>
          <w:rtl/>
          <w:lang w:eastAsia="he-IL"/>
        </w:rPr>
        <w:t>נשוא</w:t>
      </w:r>
      <w:r w:rsidRPr="00217E81">
        <w:rPr>
          <w:rFonts w:ascii="Times New Roman" w:eastAsia="Times New Roman" w:hAnsi="Times New Roman" w:cs="David"/>
          <w:sz w:val="20"/>
          <w:szCs w:val="24"/>
          <w:rtl/>
          <w:lang w:eastAsia="he-IL"/>
        </w:rPr>
        <w:t xml:space="preserve"> חוזה זה, בכל שלבי הביצוע של שירותי המתכנן, ולרבות כל שינוי בתכניותיו</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באמצעות מחשב בתוכנה או בקבצים במתכונת הקבועה בנספח </w:t>
      </w:r>
      <w:r w:rsidRPr="00217E81">
        <w:rPr>
          <w:rFonts w:ascii="Times New Roman" w:eastAsia="Times New Roman" w:hAnsi="Times New Roman" w:cs="David"/>
          <w:b/>
          <w:bCs/>
          <w:sz w:val="20"/>
          <w:szCs w:val="24"/>
          <w:rtl/>
          <w:lang w:eastAsia="he-IL"/>
        </w:rPr>
        <w:t>א'</w:t>
      </w:r>
      <w:r w:rsidRPr="00217E81">
        <w:rPr>
          <w:rFonts w:ascii="Times New Roman" w:eastAsia="Times New Roman" w:hAnsi="Times New Roman" w:cs="David"/>
          <w:sz w:val="20"/>
          <w:szCs w:val="24"/>
          <w:rtl/>
          <w:lang w:eastAsia="he-IL"/>
        </w:rPr>
        <w:t xml:space="preserve"> </w:t>
      </w:r>
      <w:r w:rsidRPr="00217E81">
        <w:rPr>
          <w:rFonts w:ascii="Times New Roman" w:eastAsia="Times New Roman" w:hAnsi="Times New Roman" w:cs="David" w:hint="cs"/>
          <w:sz w:val="20"/>
          <w:szCs w:val="24"/>
          <w:rtl/>
          <w:lang w:eastAsia="he-IL"/>
        </w:rPr>
        <w:t xml:space="preserve">המצ"ב </w:t>
      </w:r>
      <w:r w:rsidRPr="00217E81">
        <w:rPr>
          <w:rFonts w:ascii="Times New Roman" w:eastAsia="Times New Roman" w:hAnsi="Times New Roman" w:cs="David"/>
          <w:sz w:val="20"/>
          <w:szCs w:val="24"/>
          <w:rtl/>
          <w:lang w:eastAsia="he-IL"/>
        </w:rPr>
        <w:t>וע</w:t>
      </w:r>
      <w:r w:rsidRPr="00217E81">
        <w:rPr>
          <w:rFonts w:ascii="Times New Roman" w:eastAsia="Times New Roman" w:hAnsi="Times New Roman" w:cs="David" w:hint="cs"/>
          <w:sz w:val="20"/>
          <w:szCs w:val="24"/>
          <w:rtl/>
          <w:lang w:eastAsia="he-IL"/>
        </w:rPr>
        <w:t>ל פי</w:t>
      </w:r>
      <w:r w:rsidRPr="00217E81">
        <w:rPr>
          <w:rFonts w:ascii="Times New Roman" w:eastAsia="Times New Roman" w:hAnsi="Times New Roman" w:cs="David"/>
          <w:sz w:val="20"/>
          <w:szCs w:val="24"/>
          <w:rtl/>
          <w:lang w:eastAsia="he-IL"/>
        </w:rPr>
        <w:t xml:space="preserve"> הנחיות המזמין מעת לעת. המתכנן מתחייב להעביר ליועצים ולקבל מהם קבצים אך ורק באותה מתכונת שנקבעה</w:t>
      </w:r>
      <w:r w:rsidRPr="00217E81">
        <w:rPr>
          <w:rFonts w:ascii="Times New Roman" w:eastAsia="Times New Roman" w:hAnsi="Times New Roman" w:cs="David" w:hint="cs"/>
          <w:sz w:val="20"/>
          <w:szCs w:val="24"/>
          <w:rtl/>
          <w:lang w:eastAsia="he-IL"/>
        </w:rPr>
        <w:t xml:space="preserve"> בנספח </w:t>
      </w:r>
      <w:r w:rsidRPr="00217E81">
        <w:rPr>
          <w:rFonts w:ascii="Times New Roman" w:eastAsia="Times New Roman" w:hAnsi="Times New Roman" w:cs="David" w:hint="cs"/>
          <w:b/>
          <w:bCs/>
          <w:sz w:val="20"/>
          <w:szCs w:val="24"/>
          <w:rtl/>
          <w:lang w:eastAsia="he-IL"/>
        </w:rPr>
        <w:t>א'</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כאמור.</w:t>
      </w:r>
    </w:p>
    <w:p w14:paraId="3B69AF3C"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המתכנן לא יגיש ליועצים</w:t>
      </w:r>
      <w:r w:rsidRPr="00217E81">
        <w:rPr>
          <w:rFonts w:ascii="Times New Roman" w:eastAsia="Times New Roman" w:hAnsi="Times New Roman" w:cs="David" w:hint="cs"/>
          <w:sz w:val="20"/>
          <w:szCs w:val="24"/>
          <w:rtl/>
          <w:lang w:eastAsia="he-IL"/>
        </w:rPr>
        <w:t xml:space="preserve"> ו/או</w:t>
      </w:r>
      <w:r w:rsidRPr="00217E81">
        <w:rPr>
          <w:rFonts w:ascii="Times New Roman" w:eastAsia="Times New Roman" w:hAnsi="Times New Roman" w:cs="David"/>
          <w:sz w:val="20"/>
          <w:szCs w:val="24"/>
          <w:rtl/>
          <w:lang w:eastAsia="he-IL"/>
        </w:rPr>
        <w:t xml:space="preserve"> לקבלנים ו</w:t>
      </w:r>
      <w:r w:rsidRPr="00217E81">
        <w:rPr>
          <w:rFonts w:ascii="Times New Roman" w:eastAsia="Times New Roman" w:hAnsi="Times New Roman" w:cs="David" w:hint="cs"/>
          <w:sz w:val="20"/>
          <w:szCs w:val="24"/>
          <w:rtl/>
          <w:lang w:eastAsia="he-IL"/>
        </w:rPr>
        <w:t xml:space="preserve">/או </w:t>
      </w:r>
      <w:r w:rsidRPr="00217E81">
        <w:rPr>
          <w:rFonts w:ascii="Times New Roman" w:eastAsia="Times New Roman" w:hAnsi="Times New Roman" w:cs="David"/>
          <w:sz w:val="20"/>
          <w:szCs w:val="24"/>
          <w:rtl/>
          <w:lang w:eastAsia="he-IL"/>
        </w:rPr>
        <w:t xml:space="preserve">לכל גורם אחר הקשור בפרויקט כל שרות הקשור </w:t>
      </w:r>
      <w:r w:rsidRPr="00217E81">
        <w:rPr>
          <w:rFonts w:ascii="Times New Roman" w:eastAsia="Times New Roman" w:hAnsi="Times New Roman" w:cs="David"/>
          <w:sz w:val="20"/>
          <w:szCs w:val="24"/>
          <w:rtl/>
          <w:lang w:eastAsia="he-IL"/>
        </w:rPr>
        <w:lastRenderedPageBreak/>
        <w:t xml:space="preserve">במישרין או בעקיפין בו, בין בתמורה ובין שלא בתמורה, פרט לשירותים המתחייבים </w:t>
      </w:r>
      <w:r w:rsidRPr="00217E81">
        <w:rPr>
          <w:rFonts w:ascii="Times New Roman" w:eastAsia="Times New Roman" w:hAnsi="Times New Roman" w:cs="David" w:hint="cs"/>
          <w:sz w:val="20"/>
          <w:szCs w:val="24"/>
          <w:rtl/>
          <w:lang w:eastAsia="he-IL"/>
        </w:rPr>
        <w:t xml:space="preserve">מפורשות על פי </w:t>
      </w:r>
      <w:r w:rsidRPr="00217E81">
        <w:rPr>
          <w:rFonts w:ascii="Times New Roman" w:eastAsia="Times New Roman" w:hAnsi="Times New Roman" w:cs="David"/>
          <w:sz w:val="20"/>
          <w:szCs w:val="24"/>
          <w:rtl/>
          <w:lang w:eastAsia="he-IL"/>
        </w:rPr>
        <w:t>חוזה זה.</w:t>
      </w:r>
    </w:p>
    <w:p w14:paraId="607470EE"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המזמין רשאי להזמין אצל מתכננים אחרים שירותים כלשהם על פי שיקול דעתו הבלעדי והמתכנן מצהיר</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כי אין לו ולא תהינה לו </w:t>
      </w:r>
      <w:r w:rsidRPr="00217E81">
        <w:rPr>
          <w:rFonts w:ascii="Times New Roman" w:eastAsia="Times New Roman" w:hAnsi="Times New Roman" w:cs="David" w:hint="cs"/>
          <w:sz w:val="20"/>
          <w:szCs w:val="24"/>
          <w:rtl/>
          <w:lang w:eastAsia="he-IL"/>
        </w:rPr>
        <w:t xml:space="preserve">כל </w:t>
      </w:r>
      <w:r w:rsidRPr="00217E81">
        <w:rPr>
          <w:rFonts w:ascii="Times New Roman" w:eastAsia="Times New Roman" w:hAnsi="Times New Roman" w:cs="David"/>
          <w:sz w:val="20"/>
          <w:szCs w:val="24"/>
          <w:rtl/>
          <w:lang w:eastAsia="he-IL"/>
        </w:rPr>
        <w:t>תביעות ו/או טענות</w:t>
      </w:r>
      <w:r w:rsidRPr="00217E81">
        <w:rPr>
          <w:rFonts w:ascii="Times New Roman" w:eastAsia="Times New Roman" w:hAnsi="Times New Roman" w:cs="David" w:hint="cs"/>
          <w:sz w:val="20"/>
          <w:szCs w:val="24"/>
          <w:rtl/>
          <w:lang w:eastAsia="he-IL"/>
        </w:rPr>
        <w:t xml:space="preserve"> ו/או דרישות ו/או תלונות</w:t>
      </w:r>
      <w:r w:rsidRPr="00217E81">
        <w:rPr>
          <w:rFonts w:ascii="Times New Roman" w:eastAsia="Times New Roman" w:hAnsi="Times New Roman" w:cs="David"/>
          <w:sz w:val="20"/>
          <w:szCs w:val="24"/>
          <w:rtl/>
          <w:lang w:eastAsia="he-IL"/>
        </w:rPr>
        <w:t xml:space="preserve"> כלפי המזמין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או כלפי המתכננים האחרים בגין מסירת העבודות</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כאמור. משמסר המזמין </w:t>
      </w:r>
      <w:r w:rsidRPr="00217E81">
        <w:rPr>
          <w:rFonts w:ascii="Times New Roman" w:eastAsia="Times New Roman" w:hAnsi="Times New Roman" w:cs="David" w:hint="cs"/>
          <w:sz w:val="20"/>
          <w:szCs w:val="24"/>
          <w:rtl/>
          <w:lang w:eastAsia="he-IL"/>
        </w:rPr>
        <w:t xml:space="preserve">את </w:t>
      </w:r>
      <w:r w:rsidRPr="00217E81">
        <w:rPr>
          <w:rFonts w:ascii="Times New Roman" w:eastAsia="Times New Roman" w:hAnsi="Times New Roman" w:cs="David"/>
          <w:sz w:val="20"/>
          <w:szCs w:val="24"/>
          <w:rtl/>
          <w:lang w:eastAsia="he-IL"/>
        </w:rPr>
        <w:t xml:space="preserve">ביצוע </w:t>
      </w:r>
      <w:r w:rsidRPr="00217E81">
        <w:rPr>
          <w:rFonts w:ascii="Times New Roman" w:eastAsia="Times New Roman" w:hAnsi="Times New Roman" w:cs="David" w:hint="cs"/>
          <w:sz w:val="20"/>
          <w:szCs w:val="24"/>
          <w:rtl/>
          <w:lang w:eastAsia="he-IL"/>
        </w:rPr>
        <w:t>ה</w:t>
      </w:r>
      <w:r w:rsidRPr="00217E81">
        <w:rPr>
          <w:rFonts w:ascii="Times New Roman" w:eastAsia="Times New Roman" w:hAnsi="Times New Roman" w:cs="David"/>
          <w:sz w:val="20"/>
          <w:szCs w:val="24"/>
          <w:rtl/>
          <w:lang w:eastAsia="he-IL"/>
        </w:rPr>
        <w:t>שירותים כאמור למתכנן אחר, מתחייב המתכנן לשתף עמו פעולה ככל שיידרש.</w:t>
      </w:r>
    </w:p>
    <w:p w14:paraId="6E1D3605" w14:textId="77777777" w:rsidR="00217E81" w:rsidRPr="00217E81" w:rsidRDefault="00217E81" w:rsidP="00217E81">
      <w:pPr>
        <w:widowControl w:val="0"/>
        <w:numPr>
          <w:ilvl w:val="1"/>
          <w:numId w:val="32"/>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המתכנן ערוך לביצוע העבודות, בין היתר, גם במערכת ניהול ותיאום פרויקטים באמצעות האינטרנט, כדוגמת "</w:t>
      </w:r>
      <w:r w:rsidRPr="00217E81">
        <w:rPr>
          <w:rFonts w:ascii="Times New Roman" w:eastAsia="Times New Roman" w:hAnsi="Times New Roman" w:cs="David"/>
          <w:sz w:val="24"/>
          <w:szCs w:val="24"/>
          <w:lang w:eastAsia="he-IL"/>
        </w:rPr>
        <w:t>view</w:t>
      </w:r>
      <w:r w:rsidRPr="00217E81">
        <w:rPr>
          <w:rFonts w:ascii="Times New Roman" w:eastAsia="Times New Roman" w:hAnsi="Times New Roman" w:cs="David"/>
          <w:sz w:val="24"/>
          <w:szCs w:val="24"/>
          <w:rtl/>
          <w:lang w:eastAsia="he-IL"/>
        </w:rPr>
        <w:t>@</w:t>
      </w:r>
      <w:r w:rsidRPr="00217E81">
        <w:rPr>
          <w:rFonts w:ascii="Times New Roman" w:eastAsia="Times New Roman" w:hAnsi="Times New Roman" w:cs="David" w:hint="cs"/>
          <w:sz w:val="20"/>
          <w:szCs w:val="24"/>
          <w:rtl/>
          <w:lang w:eastAsia="he-IL"/>
        </w:rPr>
        <w:t>", "רמדורנט"</w:t>
      </w:r>
      <w:r w:rsidRPr="00217E81">
        <w:rPr>
          <w:rFonts w:ascii="Times New Roman" w:eastAsia="Times New Roman" w:hAnsi="Times New Roman" w:cs="David"/>
          <w:sz w:val="20"/>
          <w:szCs w:val="24"/>
          <w:rtl/>
          <w:lang w:eastAsia="he-IL"/>
        </w:rPr>
        <w:t xml:space="preserve"> של רמדור או אחרת המאושרת ע"י המזמין ויפעל במערכת זו ללא כל תמורה נוספת</w:t>
      </w:r>
      <w:r w:rsidRPr="00217E81">
        <w:rPr>
          <w:rFonts w:ascii="Times New Roman" w:eastAsia="Times New Roman" w:hAnsi="Times New Roman" w:cs="David" w:hint="cs"/>
          <w:sz w:val="20"/>
          <w:szCs w:val="24"/>
          <w:rtl/>
          <w:lang w:eastAsia="he-IL"/>
        </w:rPr>
        <w:t>.</w:t>
      </w:r>
    </w:p>
    <w:p w14:paraId="71AE5CAB" w14:textId="77777777" w:rsidR="00217E81" w:rsidRPr="00217E81" w:rsidRDefault="00217E81" w:rsidP="00217E81">
      <w:pPr>
        <w:widowControl w:val="0"/>
        <w:numPr>
          <w:ilvl w:val="0"/>
          <w:numId w:val="32"/>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217E81">
        <w:rPr>
          <w:rFonts w:ascii="Times New Roman" w:eastAsia="Times New Roman" w:hAnsi="Times New Roman" w:cs="David"/>
          <w:bCs/>
          <w:sz w:val="20"/>
          <w:szCs w:val="24"/>
          <w:u w:val="single"/>
          <w:rtl/>
          <w:lang w:eastAsia="he-IL"/>
        </w:rPr>
        <w:t>צוות עובדים ואמצעים</w:t>
      </w:r>
    </w:p>
    <w:p w14:paraId="4925F9E4"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המתכנן מתחייב</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כי במשך כל תקופת 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צוע שרותי המתכנן יקיים משרד מאויש</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מאורגן ומצויד</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באופן שיאפשר </w:t>
      </w:r>
      <w:r w:rsidRPr="00217E81">
        <w:rPr>
          <w:rFonts w:ascii="Times New Roman" w:eastAsia="Times New Roman" w:hAnsi="Times New Roman" w:cs="David" w:hint="cs"/>
          <w:sz w:val="20"/>
          <w:szCs w:val="24"/>
          <w:rtl/>
          <w:lang w:eastAsia="he-IL"/>
        </w:rPr>
        <w:t xml:space="preserve">את </w:t>
      </w:r>
      <w:r w:rsidRPr="00217E81">
        <w:rPr>
          <w:rFonts w:ascii="Times New Roman" w:eastAsia="Times New Roman" w:hAnsi="Times New Roman" w:cs="David"/>
          <w:sz w:val="20"/>
          <w:szCs w:val="24"/>
          <w:rtl/>
          <w:lang w:eastAsia="he-IL"/>
        </w:rPr>
        <w:t>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צוע ש</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רותי המתכנן בהתאם להוראות חוזה זה.</w:t>
      </w:r>
    </w:p>
    <w:p w14:paraId="50F07DB6"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המתכנן מתחייב</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שהרכבם המספרי והמקצועי של צוות עובדיו, כמפורט בנספח </w:t>
      </w:r>
      <w:r w:rsidRPr="00217E81">
        <w:rPr>
          <w:rFonts w:ascii="Times New Roman" w:eastAsia="Times New Roman" w:hAnsi="Times New Roman" w:cs="David"/>
          <w:bCs/>
          <w:sz w:val="20"/>
          <w:szCs w:val="24"/>
          <w:rtl/>
          <w:lang w:eastAsia="he-IL"/>
        </w:rPr>
        <w:t>א'</w:t>
      </w:r>
      <w:r w:rsidRPr="00217E81">
        <w:rPr>
          <w:rFonts w:ascii="Times New Roman" w:eastAsia="Times New Roman" w:hAnsi="Times New Roman" w:cs="David" w:hint="cs"/>
          <w:bCs/>
          <w:sz w:val="20"/>
          <w:szCs w:val="24"/>
          <w:rtl/>
          <w:lang w:eastAsia="he-IL"/>
        </w:rPr>
        <w:t xml:space="preserve"> </w:t>
      </w:r>
      <w:r w:rsidRPr="00217E81">
        <w:rPr>
          <w:rFonts w:ascii="Times New Roman" w:eastAsia="Times New Roman" w:hAnsi="Times New Roman" w:cs="David" w:hint="cs"/>
          <w:b/>
          <w:sz w:val="20"/>
          <w:szCs w:val="24"/>
          <w:rtl/>
          <w:lang w:eastAsia="he-IL"/>
        </w:rPr>
        <w:t>המצ"ב,</w:t>
      </w:r>
      <w:r w:rsidRPr="00217E81">
        <w:rPr>
          <w:rFonts w:ascii="Times New Roman" w:eastAsia="Times New Roman" w:hAnsi="Times New Roman" w:cs="David"/>
          <w:sz w:val="20"/>
          <w:szCs w:val="24"/>
          <w:rtl/>
          <w:lang w:eastAsia="he-IL"/>
        </w:rPr>
        <w:t xml:space="preserve"> יתאים לביצוע ש</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רותי המתכנן ברמה ובמועדים</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המפורטים בחוזה זה ויניח את דעתו של המנהל במשך כל תקופת מתן שרותי המתכנן.</w:t>
      </w:r>
    </w:p>
    <w:p w14:paraId="35139FCF"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 xml:space="preserve">מבלי לגרוע מהתחייבותו האמורה של המתכנן, רשאי המנהל - אם וכאשר יראה צורך בכך על </w:t>
      </w:r>
      <w:r w:rsidRPr="00217E81">
        <w:rPr>
          <w:rFonts w:ascii="Times New Roman" w:eastAsia="Times New Roman" w:hAnsi="Times New Roman" w:cs="David"/>
          <w:sz w:val="20"/>
          <w:szCs w:val="24"/>
          <w:rtl/>
          <w:lang w:eastAsia="he-IL"/>
        </w:rPr>
        <w:lastRenderedPageBreak/>
        <w:t xml:space="preserve">פי שיקול דעתו </w:t>
      </w:r>
      <w:r w:rsidRPr="00217E81">
        <w:rPr>
          <w:rFonts w:ascii="Times New Roman" w:eastAsia="Times New Roman" w:hAnsi="Times New Roman" w:cs="David" w:hint="cs"/>
          <w:sz w:val="20"/>
          <w:szCs w:val="24"/>
          <w:rtl/>
          <w:lang w:eastAsia="he-IL"/>
        </w:rPr>
        <w:t xml:space="preserve">המוחלט </w:t>
      </w:r>
      <w:r w:rsidRPr="00217E81">
        <w:rPr>
          <w:rFonts w:ascii="Times New Roman" w:eastAsia="Times New Roman" w:hAnsi="Times New Roman" w:cs="David"/>
          <w:sz w:val="20"/>
          <w:szCs w:val="24"/>
          <w:rtl/>
          <w:lang w:eastAsia="he-IL"/>
        </w:rPr>
        <w:t>- להורות למתכנן מ</w:t>
      </w:r>
      <w:r w:rsidRPr="00217E81">
        <w:rPr>
          <w:rFonts w:ascii="Times New Roman" w:eastAsia="Times New Roman" w:hAnsi="Times New Roman" w:cs="David" w:hint="cs"/>
          <w:sz w:val="20"/>
          <w:szCs w:val="24"/>
          <w:rtl/>
          <w:lang w:eastAsia="he-IL"/>
        </w:rPr>
        <w:t>עת לעת,</w:t>
      </w:r>
      <w:r w:rsidRPr="00217E81">
        <w:rPr>
          <w:rFonts w:ascii="Times New Roman" w:eastAsia="Times New Roman" w:hAnsi="Times New Roman" w:cs="David"/>
          <w:sz w:val="20"/>
          <w:szCs w:val="24"/>
          <w:rtl/>
          <w:lang w:eastAsia="he-IL"/>
        </w:rPr>
        <w:t xml:space="preserve"> להגדיל את צוות עובדיו, על חשבונו ואחריותו של המתכנן, במספר, לתקופה ובמקומות אותם יציין המנהל בהוראותיו.</w:t>
      </w:r>
    </w:p>
    <w:p w14:paraId="4CE6A93B"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מוסכם בזה</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כי במשך כל תקופת החוזה יהיה האדריכל ו/או המהנדס ו/או היועץ הנקוב בנספח </w:t>
      </w:r>
      <w:r w:rsidRPr="00217E81">
        <w:rPr>
          <w:rFonts w:ascii="Times New Roman" w:eastAsia="Times New Roman" w:hAnsi="Times New Roman" w:cs="David"/>
          <w:bCs/>
          <w:sz w:val="20"/>
          <w:szCs w:val="24"/>
          <w:rtl/>
          <w:lang w:eastAsia="he-IL"/>
        </w:rPr>
        <w:t>א'</w:t>
      </w:r>
      <w:r w:rsidRPr="00217E81">
        <w:rPr>
          <w:rFonts w:ascii="Times New Roman" w:eastAsia="Times New Roman" w:hAnsi="Times New Roman" w:cs="David"/>
          <w:sz w:val="20"/>
          <w:szCs w:val="24"/>
          <w:rtl/>
          <w:lang w:eastAsia="he-IL"/>
        </w:rPr>
        <w:t xml:space="preserve"> </w:t>
      </w:r>
      <w:r w:rsidRPr="00217E81">
        <w:rPr>
          <w:rFonts w:ascii="Times New Roman" w:eastAsia="Times New Roman" w:hAnsi="Times New Roman" w:cs="David" w:hint="cs"/>
          <w:sz w:val="20"/>
          <w:szCs w:val="24"/>
          <w:rtl/>
          <w:lang w:eastAsia="he-IL"/>
        </w:rPr>
        <w:t>המצ"ב</w:t>
      </w:r>
      <w:r w:rsidRPr="00217E81">
        <w:rPr>
          <w:rFonts w:ascii="Times New Roman" w:eastAsia="Times New Roman" w:hAnsi="Times New Roman" w:cs="David"/>
          <w:sz w:val="20"/>
          <w:szCs w:val="24"/>
          <w:rtl/>
          <w:lang w:eastAsia="he-IL"/>
        </w:rPr>
        <w:t>, מנהלו הראשי של המתכנן למטרת 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צוע חוזה</w:t>
      </w:r>
      <w:r w:rsidRPr="00217E81">
        <w:rPr>
          <w:rFonts w:ascii="Times New Roman" w:eastAsia="Times New Roman" w:hAnsi="Times New Roman" w:cs="David" w:hint="cs"/>
          <w:sz w:val="20"/>
          <w:szCs w:val="24"/>
          <w:rtl/>
          <w:lang w:eastAsia="he-IL"/>
        </w:rPr>
        <w:t xml:space="preserve"> זה</w:t>
      </w:r>
      <w:r w:rsidRPr="00217E81">
        <w:rPr>
          <w:rFonts w:ascii="Times New Roman" w:eastAsia="Times New Roman" w:hAnsi="Times New Roman" w:cs="David"/>
          <w:sz w:val="20"/>
          <w:szCs w:val="24"/>
          <w:rtl/>
          <w:lang w:eastAsia="he-IL"/>
        </w:rPr>
        <w:t xml:space="preserve"> (להלן: "</w:t>
      </w:r>
      <w:r w:rsidRPr="00217E81">
        <w:rPr>
          <w:rFonts w:ascii="Times New Roman" w:eastAsia="Times New Roman" w:hAnsi="Times New Roman" w:cs="David"/>
          <w:b/>
          <w:bCs/>
          <w:sz w:val="20"/>
          <w:szCs w:val="24"/>
          <w:rtl/>
          <w:lang w:eastAsia="he-IL"/>
        </w:rPr>
        <w:t>המנהל הראשי</w:t>
      </w:r>
      <w:r w:rsidRPr="00217E81">
        <w:rPr>
          <w:rFonts w:ascii="Times New Roman" w:eastAsia="Times New Roman" w:hAnsi="Times New Roman" w:cs="David"/>
          <w:sz w:val="20"/>
          <w:szCs w:val="24"/>
          <w:rtl/>
          <w:lang w:eastAsia="he-IL"/>
        </w:rPr>
        <w:t>"). החלפת המנהל הראשי בממלא מקום מתאים ולתקופה מוגדרת, תיעשה לאחר אישורו של המזמין</w:t>
      </w:r>
      <w:r w:rsidRPr="00217E81">
        <w:rPr>
          <w:rFonts w:ascii="Times New Roman" w:eastAsia="Times New Roman" w:hAnsi="Times New Roman" w:cs="David" w:hint="cs"/>
          <w:sz w:val="20"/>
          <w:szCs w:val="24"/>
          <w:rtl/>
          <w:lang w:eastAsia="he-IL"/>
        </w:rPr>
        <w:t xml:space="preserve"> מראש ובכתב</w:t>
      </w:r>
      <w:r w:rsidRPr="00217E81">
        <w:rPr>
          <w:rFonts w:ascii="Times New Roman" w:eastAsia="Times New Roman" w:hAnsi="Times New Roman" w:cs="David"/>
          <w:sz w:val="20"/>
          <w:szCs w:val="24"/>
          <w:rtl/>
          <w:lang w:eastAsia="he-IL"/>
        </w:rPr>
        <w:t>.</w:t>
      </w:r>
    </w:p>
    <w:p w14:paraId="47F71EE4" w14:textId="77777777" w:rsidR="00217E81" w:rsidRPr="00217E81" w:rsidRDefault="00217E81" w:rsidP="00217E81">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המתכנן מ</w:t>
      </w:r>
      <w:r w:rsidRPr="00217E81">
        <w:rPr>
          <w:rFonts w:ascii="Times New Roman" w:eastAsia="Times New Roman" w:hAnsi="Times New Roman" w:cs="David" w:hint="cs"/>
          <w:sz w:val="20"/>
          <w:szCs w:val="24"/>
          <w:rtl/>
          <w:lang w:eastAsia="he-IL"/>
        </w:rPr>
        <w:t>צהיר, כי ידוע לו, ש</w:t>
      </w:r>
      <w:r w:rsidRPr="00217E81">
        <w:rPr>
          <w:rFonts w:ascii="Times New Roman" w:eastAsia="Times New Roman" w:hAnsi="Times New Roman" w:cs="David"/>
          <w:sz w:val="20"/>
          <w:szCs w:val="24"/>
          <w:rtl/>
          <w:lang w:eastAsia="he-IL"/>
        </w:rPr>
        <w:t>במשך כל ת</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קפ</w:t>
      </w:r>
      <w:r w:rsidRPr="00217E81">
        <w:rPr>
          <w:rFonts w:ascii="Times New Roman" w:eastAsia="Times New Roman" w:hAnsi="Times New Roman" w:cs="David" w:hint="cs"/>
          <w:sz w:val="20"/>
          <w:szCs w:val="24"/>
          <w:rtl/>
          <w:lang w:eastAsia="he-IL"/>
        </w:rPr>
        <w:t>ו של</w:t>
      </w:r>
      <w:r w:rsidRPr="00217E81">
        <w:rPr>
          <w:rFonts w:ascii="Times New Roman" w:eastAsia="Times New Roman" w:hAnsi="Times New Roman" w:cs="David"/>
          <w:sz w:val="20"/>
          <w:szCs w:val="24"/>
          <w:rtl/>
          <w:lang w:eastAsia="he-IL"/>
        </w:rPr>
        <w:t xml:space="preserve"> חוזה</w:t>
      </w:r>
      <w:r w:rsidRPr="00217E81">
        <w:rPr>
          <w:rFonts w:ascii="Times New Roman" w:eastAsia="Times New Roman" w:hAnsi="Times New Roman" w:cs="David" w:hint="cs"/>
          <w:sz w:val="20"/>
          <w:szCs w:val="24"/>
          <w:rtl/>
          <w:lang w:eastAsia="he-IL"/>
        </w:rPr>
        <w:t xml:space="preserve"> זה</w:t>
      </w:r>
      <w:r w:rsidRPr="00217E81">
        <w:rPr>
          <w:rFonts w:ascii="Times New Roman" w:eastAsia="Times New Roman" w:hAnsi="Times New Roman" w:cs="David"/>
          <w:sz w:val="20"/>
          <w:szCs w:val="24"/>
          <w:rtl/>
          <w:lang w:eastAsia="he-IL"/>
        </w:rPr>
        <w:t xml:space="preserve"> יעמוד המנהל הראשי בראשו, יהיה מעורב אישית בב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צוע החוזה, יקדיש למטרה זו את כל הזמן הנדרש, ויעמוד לרשות המזמין כל אימת שיוזמן על ידו להשתתף בישיבות ודיונים למטרות הפרויקט ויפקח על הצוות המקצועי של המתכנן שיעסוק בב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צוע ש</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רותי התכנון. מבלי לגרוע מהתחייבויות המתכנן כמתחייב מ</w:t>
      </w:r>
      <w:r w:rsidRPr="00217E81">
        <w:rPr>
          <w:rFonts w:ascii="Times New Roman" w:eastAsia="Times New Roman" w:hAnsi="Times New Roman" w:cs="David" w:hint="cs"/>
          <w:sz w:val="20"/>
          <w:szCs w:val="24"/>
          <w:rtl/>
          <w:lang w:eastAsia="he-IL"/>
        </w:rPr>
        <w:t>חוזה זה,</w:t>
      </w:r>
      <w:r w:rsidRPr="00217E81">
        <w:rPr>
          <w:rFonts w:ascii="Times New Roman" w:eastAsia="Times New Roman" w:hAnsi="Times New Roman" w:cs="David"/>
          <w:sz w:val="20"/>
          <w:szCs w:val="24"/>
          <w:rtl/>
          <w:lang w:eastAsia="he-IL"/>
        </w:rPr>
        <w:t xml:space="preserve"> הרי בכל מקרה שהשירותים לא יינתנו ע"י המנהל הראשי כאמור מכל סיבה שהיא, יהיה המזמין זכאי לבטל את החוזה ויחולו הוראות סעיפים 12.3.2 ו - 12.3.3 להלן.</w:t>
      </w:r>
    </w:p>
    <w:p w14:paraId="6E68DE3A" w14:textId="77777777" w:rsidR="00217E81" w:rsidRPr="00217E81" w:rsidRDefault="00217E81" w:rsidP="00217E81">
      <w:pPr>
        <w:widowControl w:val="0"/>
        <w:numPr>
          <w:ilvl w:val="1"/>
          <w:numId w:val="32"/>
        </w:numPr>
        <w:spacing w:before="0" w:beforeAutospacing="0" w:after="200" w:afterAutospacing="0" w:line="240" w:lineRule="auto"/>
        <w:ind w:left="788" w:hanging="431"/>
        <w:jc w:val="both"/>
        <w:rPr>
          <w:rFonts w:ascii="Times New Roman" w:eastAsia="Times New Roman" w:hAnsi="Times New Roman" w:cs="David"/>
          <w:sz w:val="20"/>
          <w:szCs w:val="24"/>
          <w:lang w:eastAsia="he-IL"/>
        </w:rPr>
      </w:pPr>
    </w:p>
    <w:p w14:paraId="48224943" w14:textId="77777777" w:rsidR="00217E81" w:rsidRPr="00217E81" w:rsidRDefault="00217E81" w:rsidP="00217E81">
      <w:pPr>
        <w:widowControl w:val="0"/>
        <w:numPr>
          <w:ilvl w:val="2"/>
          <w:numId w:val="32"/>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217E81">
        <w:rPr>
          <w:rFonts w:ascii="Times New Roman" w:eastAsia="Times New Roman" w:hAnsi="Times New Roman" w:cs="David" w:hint="cs"/>
          <w:sz w:val="20"/>
          <w:szCs w:val="24"/>
          <w:rtl/>
          <w:lang w:eastAsia="he-IL"/>
        </w:rPr>
        <w:t xml:space="preserve">המזמין רשאי </w:t>
      </w:r>
      <w:r w:rsidRPr="00217E81">
        <w:rPr>
          <w:rFonts w:ascii="Times New Roman" w:eastAsia="Times New Roman" w:hAnsi="Times New Roman" w:cs="David"/>
          <w:sz w:val="20"/>
          <w:szCs w:val="24"/>
          <w:rtl/>
          <w:lang w:eastAsia="he-IL"/>
        </w:rPr>
        <w:t xml:space="preserve">לדרוש מהמתכנן להחליף כל עובד מעובדיו של המתכנן שלדעת המזמין אינו מתאים לתפקידו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 xml:space="preserve">או אינו מבצעו להנחת דעתו, אף אם אושר תחילה ע"י המזמין וכן לדרוש תגבור צוות המתכנן, ועל המתכנן למלא </w:t>
      </w:r>
      <w:r w:rsidRPr="00217E81">
        <w:rPr>
          <w:rFonts w:ascii="Times New Roman" w:eastAsia="Times New Roman" w:hAnsi="Times New Roman" w:cs="David" w:hint="cs"/>
          <w:sz w:val="20"/>
          <w:szCs w:val="24"/>
          <w:rtl/>
          <w:lang w:eastAsia="he-IL"/>
        </w:rPr>
        <w:t xml:space="preserve">אחר </w:t>
      </w:r>
      <w:r w:rsidRPr="00217E81">
        <w:rPr>
          <w:rFonts w:ascii="Times New Roman" w:eastAsia="Times New Roman" w:hAnsi="Times New Roman" w:cs="David"/>
          <w:sz w:val="20"/>
          <w:szCs w:val="24"/>
          <w:rtl/>
          <w:lang w:eastAsia="he-IL"/>
        </w:rPr>
        <w:t>דרישת המזמין לאלתר.</w:t>
      </w:r>
    </w:p>
    <w:p w14:paraId="66616249" w14:textId="77777777" w:rsidR="00217E81" w:rsidRPr="00217E81" w:rsidRDefault="00217E81" w:rsidP="00217E81">
      <w:pPr>
        <w:widowControl w:val="0"/>
        <w:numPr>
          <w:ilvl w:val="2"/>
          <w:numId w:val="32"/>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החלטות המזמין בדבר א</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שור ו/או החלפת עובד מעובדי המתכנן תינתנה לפי ש</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 xml:space="preserve">קול דעתו </w:t>
      </w:r>
      <w:r w:rsidRPr="00217E81">
        <w:rPr>
          <w:rFonts w:ascii="Times New Roman" w:eastAsia="Times New Roman" w:hAnsi="Times New Roman" w:cs="David"/>
          <w:sz w:val="20"/>
          <w:szCs w:val="24"/>
          <w:rtl/>
          <w:lang w:eastAsia="he-IL"/>
        </w:rPr>
        <w:lastRenderedPageBreak/>
        <w:t>המוחלט</w:t>
      </w:r>
      <w:r w:rsidRPr="00217E81">
        <w:rPr>
          <w:rFonts w:ascii="Times New Roman" w:eastAsia="Times New Roman" w:hAnsi="Times New Roman" w:cs="David" w:hint="cs"/>
          <w:sz w:val="20"/>
          <w:szCs w:val="24"/>
          <w:rtl/>
          <w:lang w:eastAsia="he-IL"/>
        </w:rPr>
        <w:t xml:space="preserve"> של המזמין</w:t>
      </w:r>
      <w:r w:rsidRPr="00217E81">
        <w:rPr>
          <w:rFonts w:ascii="Times New Roman" w:eastAsia="Times New Roman" w:hAnsi="Times New Roman" w:cs="David"/>
          <w:sz w:val="20"/>
          <w:szCs w:val="24"/>
          <w:rtl/>
          <w:lang w:eastAsia="he-IL"/>
        </w:rPr>
        <w:t xml:space="preserve"> וללא צורך במתן נימוקים</w:t>
      </w:r>
      <w:r w:rsidRPr="00217E81">
        <w:rPr>
          <w:rFonts w:ascii="Times New Roman" w:eastAsia="Times New Roman" w:hAnsi="Times New Roman" w:cs="David" w:hint="cs"/>
          <w:sz w:val="20"/>
          <w:szCs w:val="24"/>
          <w:rtl/>
          <w:lang w:eastAsia="he-IL"/>
        </w:rPr>
        <w:t xml:space="preserve"> כאלה ואחרים</w:t>
      </w:r>
      <w:r w:rsidRPr="00217E81">
        <w:rPr>
          <w:rFonts w:ascii="Times New Roman" w:eastAsia="Times New Roman" w:hAnsi="Times New Roman" w:cs="David"/>
          <w:sz w:val="20"/>
          <w:szCs w:val="24"/>
          <w:rtl/>
          <w:lang w:eastAsia="he-IL"/>
        </w:rPr>
        <w:t>. אין בהחלטות אלה</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כדי לשחרר את המתכנן מאי</w:t>
      </w:r>
      <w:r w:rsidRPr="00217E81">
        <w:rPr>
          <w:rFonts w:ascii="Times New Roman" w:eastAsia="Times New Roman" w:hAnsi="Times New Roman" w:cs="David" w:hint="cs"/>
          <w:sz w:val="20"/>
          <w:szCs w:val="24"/>
          <w:rtl/>
          <w:lang w:eastAsia="he-IL"/>
        </w:rPr>
        <w:t>לו</w:t>
      </w:r>
      <w:r w:rsidRPr="00217E81">
        <w:rPr>
          <w:rFonts w:ascii="Times New Roman" w:eastAsia="Times New Roman" w:hAnsi="Times New Roman" w:cs="David"/>
          <w:sz w:val="20"/>
          <w:szCs w:val="24"/>
          <w:rtl/>
          <w:lang w:eastAsia="he-IL"/>
        </w:rPr>
        <w:t xml:space="preserve"> מהתחייבויותיו לפי חוזה זה ואין בהן כדי להטיל על המזמין כל אחריות</w:t>
      </w:r>
      <w:r w:rsidRPr="00217E81">
        <w:rPr>
          <w:rFonts w:ascii="Times New Roman" w:eastAsia="Times New Roman" w:hAnsi="Times New Roman" w:cs="David" w:hint="cs"/>
          <w:sz w:val="20"/>
          <w:szCs w:val="24"/>
          <w:rtl/>
          <w:lang w:eastAsia="he-IL"/>
        </w:rPr>
        <w:t xml:space="preserve"> ו/או חבות</w:t>
      </w:r>
      <w:r w:rsidRPr="00217E81">
        <w:rPr>
          <w:rFonts w:ascii="Times New Roman" w:eastAsia="Times New Roman" w:hAnsi="Times New Roman" w:cs="David"/>
          <w:sz w:val="20"/>
          <w:szCs w:val="24"/>
          <w:rtl/>
          <w:lang w:eastAsia="he-IL"/>
        </w:rPr>
        <w:t xml:space="preserve"> שהיא.</w:t>
      </w:r>
    </w:p>
    <w:p w14:paraId="41046748" w14:textId="77777777" w:rsidR="00217E81" w:rsidRPr="00217E81" w:rsidRDefault="00217E81" w:rsidP="00217E81">
      <w:pPr>
        <w:widowControl w:val="0"/>
        <w:numPr>
          <w:ilvl w:val="1"/>
          <w:numId w:val="32"/>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המתכנן מתחייב</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לצייד על חשבונו את צוות עובדיו בכל הציוד הדרוש לב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 xml:space="preserve">צוע שרותי המתכנן. </w:t>
      </w:r>
      <w:r w:rsidRPr="00217E81">
        <w:rPr>
          <w:rFonts w:ascii="Times New Roman" w:eastAsia="Times New Roman" w:hAnsi="Times New Roman" w:cs="David" w:hint="cs"/>
          <w:sz w:val="20"/>
          <w:szCs w:val="24"/>
          <w:rtl/>
          <w:lang w:eastAsia="he-IL"/>
        </w:rPr>
        <w:t>האחריות בגין אחזקת</w:t>
      </w:r>
      <w:r w:rsidRPr="00217E81">
        <w:rPr>
          <w:rFonts w:ascii="Times New Roman" w:eastAsia="Times New Roman" w:hAnsi="Times New Roman" w:cs="David"/>
          <w:sz w:val="20"/>
          <w:szCs w:val="24"/>
          <w:rtl/>
          <w:lang w:eastAsia="he-IL"/>
        </w:rPr>
        <w:t xml:space="preserve"> ושמיר</w:t>
      </w:r>
      <w:r w:rsidRPr="00217E81">
        <w:rPr>
          <w:rFonts w:ascii="Times New Roman" w:eastAsia="Times New Roman" w:hAnsi="Times New Roman" w:cs="David" w:hint="cs"/>
          <w:sz w:val="20"/>
          <w:szCs w:val="24"/>
          <w:rtl/>
          <w:lang w:eastAsia="he-IL"/>
        </w:rPr>
        <w:t>ת</w:t>
      </w:r>
      <w:r w:rsidRPr="00217E81">
        <w:rPr>
          <w:rFonts w:ascii="Times New Roman" w:eastAsia="Times New Roman" w:hAnsi="Times New Roman" w:cs="David"/>
          <w:sz w:val="20"/>
          <w:szCs w:val="24"/>
          <w:rtl/>
          <w:lang w:eastAsia="he-IL"/>
        </w:rPr>
        <w:t xml:space="preserve"> </w:t>
      </w:r>
      <w:r w:rsidRPr="00217E81">
        <w:rPr>
          <w:rFonts w:ascii="Times New Roman" w:eastAsia="Times New Roman" w:hAnsi="Times New Roman" w:cs="David" w:hint="cs"/>
          <w:sz w:val="20"/>
          <w:szCs w:val="24"/>
          <w:rtl/>
          <w:lang w:eastAsia="he-IL"/>
        </w:rPr>
        <w:t>ה</w:t>
      </w:r>
      <w:r w:rsidRPr="00217E81">
        <w:rPr>
          <w:rFonts w:ascii="Times New Roman" w:eastAsia="Times New Roman" w:hAnsi="Times New Roman" w:cs="David"/>
          <w:sz w:val="20"/>
          <w:szCs w:val="24"/>
          <w:rtl/>
          <w:lang w:eastAsia="he-IL"/>
        </w:rPr>
        <w:t>ציוד</w:t>
      </w:r>
      <w:r w:rsidRPr="00217E81">
        <w:rPr>
          <w:rFonts w:ascii="Times New Roman" w:eastAsia="Times New Roman" w:hAnsi="Times New Roman" w:cs="David" w:hint="cs"/>
          <w:sz w:val="20"/>
          <w:szCs w:val="24"/>
          <w:rtl/>
          <w:lang w:eastAsia="he-IL"/>
        </w:rPr>
        <w:t xml:space="preserve"> כאמור,</w:t>
      </w:r>
      <w:r w:rsidRPr="00217E81">
        <w:rPr>
          <w:rFonts w:ascii="Times New Roman" w:eastAsia="Times New Roman" w:hAnsi="Times New Roman" w:cs="David"/>
          <w:sz w:val="20"/>
          <w:szCs w:val="24"/>
          <w:rtl/>
          <w:lang w:eastAsia="he-IL"/>
        </w:rPr>
        <w:t xml:space="preserve"> תהיה בידי המתכנן ועל חשבונו, והמזמין לא </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 xml:space="preserve">ישא בכל אחריות </w:t>
      </w:r>
      <w:r w:rsidRPr="00217E81">
        <w:rPr>
          <w:rFonts w:ascii="Times New Roman" w:eastAsia="Times New Roman" w:hAnsi="Times New Roman" w:cs="David" w:hint="cs"/>
          <w:sz w:val="20"/>
          <w:szCs w:val="24"/>
          <w:rtl/>
          <w:lang w:eastAsia="he-IL"/>
        </w:rPr>
        <w:t xml:space="preserve">ו/או חבות </w:t>
      </w:r>
      <w:r w:rsidRPr="00217E81">
        <w:rPr>
          <w:rFonts w:ascii="Times New Roman" w:eastAsia="Times New Roman" w:hAnsi="Times New Roman" w:cs="David"/>
          <w:sz w:val="20"/>
          <w:szCs w:val="24"/>
          <w:rtl/>
          <w:lang w:eastAsia="he-IL"/>
        </w:rPr>
        <w:t>בגין א</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 xml:space="preserve">בדן </w:t>
      </w:r>
      <w:r w:rsidRPr="00217E81">
        <w:rPr>
          <w:rFonts w:ascii="Times New Roman" w:eastAsia="Times New Roman" w:hAnsi="Times New Roman" w:cs="David" w:hint="cs"/>
          <w:sz w:val="20"/>
          <w:szCs w:val="24"/>
          <w:rtl/>
          <w:lang w:eastAsia="he-IL"/>
        </w:rPr>
        <w:t>ן/</w:t>
      </w:r>
      <w:r w:rsidRPr="00217E81">
        <w:rPr>
          <w:rFonts w:ascii="Times New Roman" w:eastAsia="Times New Roman" w:hAnsi="Times New Roman" w:cs="David"/>
          <w:sz w:val="20"/>
          <w:szCs w:val="24"/>
          <w:rtl/>
          <w:lang w:eastAsia="he-IL"/>
        </w:rPr>
        <w:t>או נזק</w:t>
      </w:r>
      <w:r w:rsidRPr="00217E81">
        <w:rPr>
          <w:rFonts w:ascii="Times New Roman" w:eastAsia="Times New Roman" w:hAnsi="Times New Roman" w:cs="David" w:hint="cs"/>
          <w:sz w:val="20"/>
          <w:szCs w:val="24"/>
          <w:rtl/>
          <w:lang w:eastAsia="he-IL"/>
        </w:rPr>
        <w:t xml:space="preserve"> ו/או קלקול</w:t>
      </w:r>
      <w:r w:rsidRPr="00217E81">
        <w:rPr>
          <w:rFonts w:ascii="Times New Roman" w:eastAsia="Times New Roman" w:hAnsi="Times New Roman" w:cs="David"/>
          <w:sz w:val="20"/>
          <w:szCs w:val="24"/>
          <w:rtl/>
          <w:lang w:eastAsia="he-IL"/>
        </w:rPr>
        <w:t xml:space="preserve"> כלשהו לציוד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או לכל חלק ממנו מכל סיבה שהיא.</w:t>
      </w:r>
    </w:p>
    <w:p w14:paraId="60FB0A0C" w14:textId="77777777" w:rsidR="00217E81" w:rsidRPr="00217E81" w:rsidRDefault="00217E81" w:rsidP="00217E81">
      <w:pPr>
        <w:widowControl w:val="0"/>
        <w:numPr>
          <w:ilvl w:val="0"/>
          <w:numId w:val="32"/>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217E81">
        <w:rPr>
          <w:rFonts w:ascii="Times New Roman" w:eastAsia="Times New Roman" w:hAnsi="Times New Roman" w:cs="David"/>
          <w:bCs/>
          <w:sz w:val="20"/>
          <w:szCs w:val="24"/>
          <w:u w:val="single"/>
          <w:rtl/>
          <w:lang w:eastAsia="he-IL"/>
        </w:rPr>
        <w:t>סמכויות המתכנן</w:t>
      </w:r>
    </w:p>
    <w:p w14:paraId="19BD66D9"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במגעים עם רשויות מוסמכות</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לרבות עם הרשות המקומית</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בכל הנוגע לש</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רותי המתכנן וכל הכרוך בכך</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יפעל המתכנן בתור בא-כוחו הטכני של המזמין והמזמין מסמיכו לכך</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ובלבד:</w:t>
      </w:r>
    </w:p>
    <w:p w14:paraId="121F494F" w14:textId="77777777" w:rsidR="00217E81" w:rsidRPr="00217E81" w:rsidRDefault="00217E81" w:rsidP="00217E81">
      <w:pPr>
        <w:widowControl w:val="0"/>
        <w:numPr>
          <w:ilvl w:val="2"/>
          <w:numId w:val="32"/>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 xml:space="preserve">שהמתכנן לא יגיש תכניות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או תיקונים לתכניות לא</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שור הרשויות המוסמכות</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אלא אם כן אושרו קודם לכן</w:t>
      </w:r>
      <w:r w:rsidRPr="00217E81">
        <w:rPr>
          <w:rFonts w:ascii="Times New Roman" w:eastAsia="Times New Roman" w:hAnsi="Times New Roman" w:cs="David" w:hint="cs"/>
          <w:sz w:val="20"/>
          <w:szCs w:val="24"/>
          <w:rtl/>
          <w:lang w:eastAsia="he-IL"/>
        </w:rPr>
        <w:t>, מראש ובכתב,</w:t>
      </w:r>
      <w:r w:rsidRPr="00217E81">
        <w:rPr>
          <w:rFonts w:ascii="Times New Roman" w:eastAsia="Times New Roman" w:hAnsi="Times New Roman" w:cs="David"/>
          <w:sz w:val="20"/>
          <w:szCs w:val="24"/>
          <w:rtl/>
          <w:lang w:eastAsia="he-IL"/>
        </w:rPr>
        <w:t xml:space="preserve"> ע"י המזמין.</w:t>
      </w:r>
    </w:p>
    <w:p w14:paraId="554C1132" w14:textId="77777777" w:rsidR="00217E81" w:rsidRPr="00217E81" w:rsidRDefault="00217E81" w:rsidP="00217E81">
      <w:pPr>
        <w:widowControl w:val="0"/>
        <w:numPr>
          <w:ilvl w:val="2"/>
          <w:numId w:val="32"/>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שהמתכנן לא יקבל כל החלטה ולא יפעל ולא יחייב את המזמין בכל עניין</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הכרוך בהתחייבות חוקית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או כספית</w:t>
      </w:r>
      <w:r w:rsidRPr="00217E81">
        <w:rPr>
          <w:rFonts w:ascii="Times New Roman" w:eastAsia="Times New Roman" w:hAnsi="Times New Roman" w:cs="David" w:hint="cs"/>
          <w:sz w:val="20"/>
          <w:szCs w:val="24"/>
          <w:rtl/>
          <w:lang w:eastAsia="he-IL"/>
        </w:rPr>
        <w:t xml:space="preserve"> ו/או אחרת,</w:t>
      </w:r>
      <w:r w:rsidRPr="00217E81">
        <w:rPr>
          <w:rFonts w:ascii="Times New Roman" w:eastAsia="Times New Roman" w:hAnsi="Times New Roman" w:cs="David"/>
          <w:sz w:val="20"/>
          <w:szCs w:val="24"/>
          <w:rtl/>
          <w:lang w:eastAsia="he-IL"/>
        </w:rPr>
        <w:t xml:space="preserve"> אלא בא</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שורו של המזמין</w:t>
      </w:r>
      <w:r w:rsidRPr="00217E81">
        <w:rPr>
          <w:rFonts w:ascii="Times New Roman" w:eastAsia="Times New Roman" w:hAnsi="Times New Roman" w:cs="David" w:hint="cs"/>
          <w:sz w:val="20"/>
          <w:szCs w:val="24"/>
          <w:rtl/>
          <w:lang w:eastAsia="he-IL"/>
        </w:rPr>
        <w:t xml:space="preserve"> מראש ובכתב</w:t>
      </w:r>
      <w:r w:rsidRPr="00217E81">
        <w:rPr>
          <w:rFonts w:ascii="Times New Roman" w:eastAsia="Times New Roman" w:hAnsi="Times New Roman" w:cs="David"/>
          <w:sz w:val="20"/>
          <w:szCs w:val="24"/>
          <w:rtl/>
          <w:lang w:eastAsia="he-IL"/>
        </w:rPr>
        <w:t>.</w:t>
      </w:r>
    </w:p>
    <w:p w14:paraId="623C9F87" w14:textId="77777777" w:rsidR="00217E81" w:rsidRPr="00217E81" w:rsidRDefault="00217E81" w:rsidP="00217E81">
      <w:pPr>
        <w:widowControl w:val="0"/>
        <w:numPr>
          <w:ilvl w:val="1"/>
          <w:numId w:val="32"/>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217E81">
        <w:rPr>
          <w:rFonts w:ascii="Times New Roman" w:eastAsia="Times New Roman" w:hAnsi="Times New Roman" w:cs="David" w:hint="cs"/>
          <w:sz w:val="20"/>
          <w:szCs w:val="24"/>
          <w:rtl/>
          <w:lang w:eastAsia="he-IL"/>
        </w:rPr>
        <w:t>זולת אם</w:t>
      </w:r>
      <w:r w:rsidRPr="00217E81">
        <w:rPr>
          <w:rFonts w:ascii="Times New Roman" w:eastAsia="Times New Roman" w:hAnsi="Times New Roman" w:cs="David"/>
          <w:sz w:val="20"/>
          <w:szCs w:val="24"/>
          <w:rtl/>
          <w:lang w:eastAsia="he-IL"/>
        </w:rPr>
        <w:t xml:space="preserve"> יוסמך לכך ע"י המזמין </w:t>
      </w:r>
      <w:r w:rsidRPr="00217E81">
        <w:rPr>
          <w:rFonts w:ascii="Times New Roman" w:eastAsia="Times New Roman" w:hAnsi="Times New Roman" w:cs="David" w:hint="cs"/>
          <w:sz w:val="20"/>
          <w:szCs w:val="24"/>
          <w:rtl/>
          <w:lang w:eastAsia="he-IL"/>
        </w:rPr>
        <w:t>מראש ו</w:t>
      </w:r>
      <w:r w:rsidRPr="00217E81">
        <w:rPr>
          <w:rFonts w:ascii="Times New Roman" w:eastAsia="Times New Roman" w:hAnsi="Times New Roman" w:cs="David"/>
          <w:sz w:val="20"/>
          <w:szCs w:val="24"/>
          <w:rtl/>
          <w:lang w:eastAsia="he-IL"/>
        </w:rPr>
        <w:t>בכתב</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לא יהיה המתכנן רשאי ליתן הוראות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או הנחיות</w:t>
      </w:r>
      <w:r w:rsidRPr="00217E81">
        <w:rPr>
          <w:rFonts w:ascii="Times New Roman" w:eastAsia="Times New Roman" w:hAnsi="Times New Roman" w:cs="David" w:hint="cs"/>
          <w:sz w:val="20"/>
          <w:szCs w:val="24"/>
          <w:rtl/>
          <w:lang w:eastAsia="he-IL"/>
        </w:rPr>
        <w:t>, בין</w:t>
      </w:r>
      <w:r w:rsidRPr="00217E81">
        <w:rPr>
          <w:rFonts w:ascii="Times New Roman" w:eastAsia="Times New Roman" w:hAnsi="Times New Roman" w:cs="David"/>
          <w:sz w:val="20"/>
          <w:szCs w:val="24"/>
          <w:rtl/>
          <w:lang w:eastAsia="he-IL"/>
        </w:rPr>
        <w:t xml:space="preserve"> במישרין</w:t>
      </w:r>
      <w:r w:rsidRPr="00217E81">
        <w:rPr>
          <w:rFonts w:ascii="Times New Roman" w:eastAsia="Times New Roman" w:hAnsi="Times New Roman" w:cs="David" w:hint="cs"/>
          <w:sz w:val="20"/>
          <w:szCs w:val="24"/>
          <w:rtl/>
          <w:lang w:eastAsia="he-IL"/>
        </w:rPr>
        <w:t xml:space="preserve"> ובין בעקיפין,</w:t>
      </w:r>
      <w:r w:rsidRPr="00217E81">
        <w:rPr>
          <w:rFonts w:ascii="Times New Roman" w:eastAsia="Times New Roman" w:hAnsi="Times New Roman" w:cs="David"/>
          <w:sz w:val="20"/>
          <w:szCs w:val="24"/>
          <w:rtl/>
          <w:lang w:eastAsia="he-IL"/>
        </w:rPr>
        <w:t xml:space="preserve"> לקבלן הראשי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 xml:space="preserve">או לקבלן העבודות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 xml:space="preserve">או לנהל עמם מו"מ </w:t>
      </w:r>
      <w:r w:rsidRPr="00217E81">
        <w:rPr>
          <w:rFonts w:ascii="Times New Roman" w:eastAsia="Times New Roman" w:hAnsi="Times New Roman" w:cs="David"/>
          <w:sz w:val="20"/>
          <w:szCs w:val="24"/>
          <w:rtl/>
          <w:lang w:eastAsia="he-IL"/>
        </w:rPr>
        <w:lastRenderedPageBreak/>
        <w:t xml:space="preserve">ביחס למחירים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 xml:space="preserve">או </w:t>
      </w:r>
      <w:r w:rsidRPr="00217E81">
        <w:rPr>
          <w:rFonts w:ascii="Times New Roman" w:eastAsia="Times New Roman" w:hAnsi="Times New Roman" w:cs="David" w:hint="cs"/>
          <w:sz w:val="20"/>
          <w:szCs w:val="24"/>
          <w:rtl/>
          <w:lang w:eastAsia="he-IL"/>
        </w:rPr>
        <w:t>ל</w:t>
      </w:r>
      <w:r w:rsidRPr="00217E81">
        <w:rPr>
          <w:rFonts w:ascii="Times New Roman" w:eastAsia="Times New Roman" w:hAnsi="Times New Roman" w:cs="David"/>
          <w:sz w:val="20"/>
          <w:szCs w:val="24"/>
          <w:rtl/>
          <w:lang w:eastAsia="he-IL"/>
        </w:rPr>
        <w:t>דרכי ביצוע הכרוכים בש</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נוי מחירים</w:t>
      </w:r>
      <w:r w:rsidRPr="00217E81">
        <w:rPr>
          <w:rFonts w:ascii="Times New Roman" w:eastAsia="Times New Roman" w:hAnsi="Times New Roman" w:cs="David" w:hint="cs"/>
          <w:sz w:val="20"/>
          <w:szCs w:val="24"/>
          <w:rtl/>
          <w:lang w:eastAsia="he-IL"/>
        </w:rPr>
        <w:t xml:space="preserve"> ו/או כמויות</w:t>
      </w:r>
      <w:r w:rsidRPr="00217E81">
        <w:rPr>
          <w:rFonts w:ascii="Times New Roman" w:eastAsia="Times New Roman" w:hAnsi="Times New Roman" w:cs="David"/>
          <w:sz w:val="20"/>
          <w:szCs w:val="24"/>
          <w:rtl/>
          <w:lang w:eastAsia="he-IL"/>
        </w:rPr>
        <w:t>, אלא באמצעות המזמין או המנהל.</w:t>
      </w:r>
    </w:p>
    <w:p w14:paraId="4AC0DB41" w14:textId="77777777" w:rsidR="00217E81" w:rsidRPr="00217E81" w:rsidRDefault="00217E81" w:rsidP="00217E81">
      <w:pPr>
        <w:widowControl w:val="0"/>
        <w:numPr>
          <w:ilvl w:val="0"/>
          <w:numId w:val="32"/>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217E81">
        <w:rPr>
          <w:rFonts w:ascii="Times New Roman" w:eastAsia="Times New Roman" w:hAnsi="Times New Roman" w:cs="David"/>
          <w:bCs/>
          <w:sz w:val="20"/>
          <w:szCs w:val="24"/>
          <w:u w:val="single"/>
          <w:rtl/>
          <w:lang w:eastAsia="he-IL"/>
        </w:rPr>
        <w:t>סמכויות המנהל</w:t>
      </w:r>
    </w:p>
    <w:p w14:paraId="63A824F4"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המנהל רשאי לבדוק</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בכל עת</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את שרותי המתכנן כולם או </w:t>
      </w:r>
      <w:r w:rsidRPr="00217E81">
        <w:rPr>
          <w:rFonts w:ascii="Times New Roman" w:eastAsia="Times New Roman" w:hAnsi="Times New Roman" w:cs="David" w:hint="cs"/>
          <w:sz w:val="20"/>
          <w:szCs w:val="24"/>
          <w:rtl/>
          <w:lang w:eastAsia="he-IL"/>
        </w:rPr>
        <w:t>מקצתם</w:t>
      </w:r>
      <w:r w:rsidRPr="00217E81">
        <w:rPr>
          <w:rFonts w:ascii="Times New Roman" w:eastAsia="Times New Roman" w:hAnsi="Times New Roman" w:cs="David"/>
          <w:sz w:val="20"/>
          <w:szCs w:val="24"/>
          <w:rtl/>
          <w:lang w:eastAsia="he-IL"/>
        </w:rPr>
        <w:t xml:space="preserve">, להשגיח על ביצוע שרותי המתכנן וכן לבדוק את טיב שירותי המתכנן הנעשים על ידי המתכנן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 xml:space="preserve">או </w:t>
      </w:r>
      <w:r w:rsidRPr="00217E81">
        <w:rPr>
          <w:rFonts w:ascii="Times New Roman" w:eastAsia="Times New Roman" w:hAnsi="Times New Roman" w:cs="David" w:hint="cs"/>
          <w:sz w:val="20"/>
          <w:szCs w:val="24"/>
          <w:rtl/>
          <w:lang w:eastAsia="he-IL"/>
        </w:rPr>
        <w:t xml:space="preserve">על ידי מי </w:t>
      </w:r>
      <w:r w:rsidRPr="00217E81">
        <w:rPr>
          <w:rFonts w:ascii="Times New Roman" w:eastAsia="Times New Roman" w:hAnsi="Times New Roman" w:cs="David"/>
          <w:sz w:val="20"/>
          <w:szCs w:val="24"/>
          <w:rtl/>
          <w:lang w:eastAsia="he-IL"/>
        </w:rPr>
        <w:t>מטעמו. כן רשאי המנהל</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לבדוק אם המתכנן מבצע כהלכה את הוראות חוזה זה, את הוראות המזמין ואת הוראותיו.</w:t>
      </w:r>
    </w:p>
    <w:p w14:paraId="449E8466"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 xml:space="preserve">המתכנן ימסור למנהל על פי דרישתו דין וחשבון על התקדמות ביצוע שרותי המתכנן וכן ימסור למנהל מיד בתום כל שלב משלבי ביצוע העבודה דו"ח המסכם את אותו שלב. הדוחות הנ"ל יכללו את הנושאים והפרטים כפי שייקבעו על ידי המזמין מעת לעת, וכל עוד לא נקבעו, יכללו הם את הנושאים המפורטים בנספח </w:t>
      </w:r>
      <w:r w:rsidRPr="00217E81">
        <w:rPr>
          <w:rFonts w:ascii="Times New Roman" w:eastAsia="Times New Roman" w:hAnsi="Times New Roman" w:cs="David"/>
          <w:bCs/>
          <w:sz w:val="20"/>
          <w:szCs w:val="24"/>
          <w:rtl/>
          <w:lang w:eastAsia="he-IL"/>
        </w:rPr>
        <w:t>א'</w:t>
      </w:r>
      <w:r w:rsidRPr="00217E81">
        <w:rPr>
          <w:rFonts w:ascii="Times New Roman" w:eastAsia="Times New Roman" w:hAnsi="Times New Roman" w:cs="David" w:hint="cs"/>
          <w:b/>
          <w:sz w:val="20"/>
          <w:szCs w:val="24"/>
          <w:rtl/>
          <w:lang w:eastAsia="he-IL"/>
        </w:rPr>
        <w:t xml:space="preserve"> המצ"ב</w:t>
      </w:r>
      <w:r w:rsidRPr="00217E81">
        <w:rPr>
          <w:rFonts w:ascii="Times New Roman" w:eastAsia="Times New Roman" w:hAnsi="Times New Roman" w:cs="David"/>
          <w:sz w:val="20"/>
          <w:szCs w:val="24"/>
          <w:rtl/>
          <w:lang w:eastAsia="he-IL"/>
        </w:rPr>
        <w:t>.</w:t>
      </w:r>
    </w:p>
    <w:p w14:paraId="104A1C24"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לצורך הפעלת סמכויותיו</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רשאי המנהל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 xml:space="preserve">או מי מטעמו לבקר במשרד המתכנן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או בכל מקום אחר</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בו מבוצעים שירותי המתכנן והמתכנן מתחייב למסור כל הסבר שיידרש על יד</w:t>
      </w:r>
      <w:r w:rsidRPr="00217E81">
        <w:rPr>
          <w:rFonts w:ascii="Times New Roman" w:eastAsia="Times New Roman" w:hAnsi="Times New Roman" w:cs="David" w:hint="cs"/>
          <w:sz w:val="20"/>
          <w:szCs w:val="24"/>
          <w:rtl/>
          <w:lang w:eastAsia="he-IL"/>
        </w:rPr>
        <w:t>י המנהל ו/</w:t>
      </w:r>
      <w:r w:rsidRPr="00217E81">
        <w:rPr>
          <w:rFonts w:ascii="Times New Roman" w:eastAsia="Times New Roman" w:hAnsi="Times New Roman" w:cs="David"/>
          <w:sz w:val="20"/>
          <w:szCs w:val="24"/>
          <w:rtl/>
          <w:lang w:eastAsia="he-IL"/>
        </w:rPr>
        <w:t xml:space="preserve">או </w:t>
      </w:r>
      <w:r w:rsidRPr="00217E81">
        <w:rPr>
          <w:rFonts w:ascii="Times New Roman" w:eastAsia="Times New Roman" w:hAnsi="Times New Roman" w:cs="David" w:hint="cs"/>
          <w:sz w:val="20"/>
          <w:szCs w:val="24"/>
          <w:rtl/>
          <w:lang w:eastAsia="he-IL"/>
        </w:rPr>
        <w:t xml:space="preserve">על ידי מי </w:t>
      </w:r>
      <w:r w:rsidRPr="00217E81">
        <w:rPr>
          <w:rFonts w:ascii="Times New Roman" w:eastAsia="Times New Roman" w:hAnsi="Times New Roman" w:cs="David"/>
          <w:sz w:val="20"/>
          <w:szCs w:val="24"/>
          <w:rtl/>
          <w:lang w:eastAsia="he-IL"/>
        </w:rPr>
        <w:t>מטעמו.</w:t>
      </w:r>
    </w:p>
    <w:p w14:paraId="062657D0"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אין בהפעלת סמכויות המנהל על פי חוזה זה</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כדי לגרוע </w:t>
      </w:r>
      <w:r w:rsidRPr="00217E81">
        <w:rPr>
          <w:rFonts w:ascii="Times New Roman" w:eastAsia="Times New Roman" w:hAnsi="Times New Roman" w:cs="David" w:hint="cs"/>
          <w:sz w:val="20"/>
          <w:szCs w:val="24"/>
          <w:rtl/>
          <w:lang w:eastAsia="he-IL"/>
        </w:rPr>
        <w:t xml:space="preserve">ו/או לשחרר </w:t>
      </w:r>
      <w:r w:rsidRPr="00217E81">
        <w:rPr>
          <w:rFonts w:ascii="Times New Roman" w:eastAsia="Times New Roman" w:hAnsi="Times New Roman" w:cs="David"/>
          <w:sz w:val="20"/>
          <w:szCs w:val="24"/>
          <w:rtl/>
          <w:lang w:eastAsia="he-IL"/>
        </w:rPr>
        <w:t xml:space="preserve">מאחריות </w:t>
      </w:r>
      <w:r w:rsidRPr="00217E81">
        <w:rPr>
          <w:rFonts w:ascii="Times New Roman" w:eastAsia="Times New Roman" w:hAnsi="Times New Roman" w:cs="David" w:hint="cs"/>
          <w:sz w:val="20"/>
          <w:szCs w:val="24"/>
          <w:rtl/>
          <w:lang w:eastAsia="he-IL"/>
        </w:rPr>
        <w:t>המתכנן על פי חוזה זה ו/או על פי כל דין.</w:t>
      </w:r>
      <w:r w:rsidRPr="00217E81">
        <w:rPr>
          <w:rFonts w:ascii="Times New Roman" w:eastAsia="Times New Roman" w:hAnsi="Times New Roman" w:cs="David"/>
          <w:sz w:val="20"/>
          <w:szCs w:val="24"/>
          <w:rtl/>
          <w:lang w:eastAsia="he-IL"/>
        </w:rPr>
        <w:t xml:space="preserve"> בהקשר זה מובהר</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כי אישור המנהל לתכניות, בין לתכנון מוקדם ובין לתכנון סופי, לא יפטור את המתכנן מחובת ביצוע שינויים ו/או התאמות ו/או תכנון מחדש </w:t>
      </w:r>
      <w:r w:rsidRPr="00217E81">
        <w:rPr>
          <w:rFonts w:ascii="Times New Roman" w:eastAsia="Times New Roman" w:hAnsi="Times New Roman" w:cs="David"/>
          <w:sz w:val="20"/>
          <w:szCs w:val="24"/>
          <w:rtl/>
          <w:lang w:eastAsia="he-IL"/>
        </w:rPr>
        <w:lastRenderedPageBreak/>
        <w:t>של התכניות, ככל שהדבר יידרש.</w:t>
      </w:r>
    </w:p>
    <w:p w14:paraId="08038C06" w14:textId="77777777" w:rsidR="00217E81" w:rsidRPr="00217E81" w:rsidRDefault="00217E81" w:rsidP="00217E81">
      <w:pPr>
        <w:widowControl w:val="0"/>
        <w:numPr>
          <w:ilvl w:val="1"/>
          <w:numId w:val="32"/>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 xml:space="preserve">אישר המנהל תכניות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או מסמכים אחרים הקשורים בשרותי המתכנן על פי חוזה זה או שדרש המנהל מהמתכנן להכינם בהתאם ל</w:t>
      </w:r>
      <w:r w:rsidRPr="00217E81">
        <w:rPr>
          <w:rFonts w:ascii="Times New Roman" w:eastAsia="Times New Roman" w:hAnsi="Times New Roman" w:cs="David" w:hint="cs"/>
          <w:sz w:val="20"/>
          <w:szCs w:val="24"/>
          <w:rtl/>
          <w:lang w:eastAsia="he-IL"/>
        </w:rPr>
        <w:t>חוזה</w:t>
      </w:r>
      <w:r w:rsidRPr="00217E81">
        <w:rPr>
          <w:rFonts w:ascii="Times New Roman" w:eastAsia="Times New Roman" w:hAnsi="Times New Roman" w:cs="David"/>
          <w:sz w:val="20"/>
          <w:szCs w:val="24"/>
          <w:rtl/>
          <w:lang w:eastAsia="he-IL"/>
        </w:rPr>
        <w:t xml:space="preserve"> זה, </w:t>
      </w:r>
      <w:r w:rsidRPr="00217E81">
        <w:rPr>
          <w:rFonts w:ascii="Times New Roman" w:eastAsia="Times New Roman" w:hAnsi="Times New Roman" w:cs="David" w:hint="cs"/>
          <w:sz w:val="20"/>
          <w:szCs w:val="24"/>
          <w:rtl/>
          <w:lang w:eastAsia="he-IL"/>
        </w:rPr>
        <w:t>לא יהא</w:t>
      </w:r>
      <w:r w:rsidRPr="00217E81">
        <w:rPr>
          <w:rFonts w:ascii="Times New Roman" w:eastAsia="Times New Roman" w:hAnsi="Times New Roman" w:cs="David"/>
          <w:sz w:val="20"/>
          <w:szCs w:val="24"/>
          <w:rtl/>
          <w:lang w:eastAsia="he-IL"/>
        </w:rPr>
        <w:t xml:space="preserve"> בכך כדי לשחרר את המתכנן מאחריותו המקצועית המלאה ו</w:t>
      </w:r>
      <w:r w:rsidRPr="00217E81">
        <w:rPr>
          <w:rFonts w:ascii="Times New Roman" w:eastAsia="Times New Roman" w:hAnsi="Times New Roman" w:cs="David" w:hint="cs"/>
          <w:sz w:val="20"/>
          <w:szCs w:val="24"/>
          <w:rtl/>
          <w:lang w:eastAsia="he-IL"/>
        </w:rPr>
        <w:t>לא יהא</w:t>
      </w:r>
      <w:r w:rsidRPr="00217E81">
        <w:rPr>
          <w:rFonts w:ascii="Times New Roman" w:eastAsia="Times New Roman" w:hAnsi="Times New Roman" w:cs="David"/>
          <w:sz w:val="20"/>
          <w:szCs w:val="24"/>
          <w:rtl/>
          <w:lang w:eastAsia="he-IL"/>
        </w:rPr>
        <w:t xml:space="preserve"> בכך כדי להטיל על המנהל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 xml:space="preserve">או על המזמין אחריות כלשהי לטיב התכניות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או המסמכים האמורים.</w:t>
      </w:r>
    </w:p>
    <w:p w14:paraId="0B1F8445" w14:textId="77777777" w:rsidR="00217E81" w:rsidRPr="00217E81" w:rsidRDefault="00217E81" w:rsidP="00217E81">
      <w:pPr>
        <w:widowControl w:val="0"/>
        <w:numPr>
          <w:ilvl w:val="0"/>
          <w:numId w:val="32"/>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217E81">
        <w:rPr>
          <w:rFonts w:ascii="Times New Roman" w:eastAsia="Times New Roman" w:hAnsi="Times New Roman" w:cs="David"/>
          <w:bCs/>
          <w:sz w:val="20"/>
          <w:szCs w:val="24"/>
          <w:u w:val="single"/>
          <w:rtl/>
          <w:lang w:eastAsia="he-IL"/>
        </w:rPr>
        <w:t>לוח זמנים ושלבי ב</w:t>
      </w:r>
      <w:r w:rsidRPr="00217E81">
        <w:rPr>
          <w:rFonts w:ascii="Times New Roman" w:eastAsia="Times New Roman" w:hAnsi="Times New Roman" w:cs="David" w:hint="cs"/>
          <w:bCs/>
          <w:sz w:val="20"/>
          <w:szCs w:val="24"/>
          <w:u w:val="single"/>
          <w:rtl/>
          <w:lang w:eastAsia="he-IL"/>
        </w:rPr>
        <w:t>י</w:t>
      </w:r>
      <w:r w:rsidRPr="00217E81">
        <w:rPr>
          <w:rFonts w:ascii="Times New Roman" w:eastAsia="Times New Roman" w:hAnsi="Times New Roman" w:cs="David"/>
          <w:bCs/>
          <w:sz w:val="20"/>
          <w:szCs w:val="24"/>
          <w:u w:val="single"/>
          <w:rtl/>
          <w:lang w:eastAsia="he-IL"/>
        </w:rPr>
        <w:t>צוע</w:t>
      </w:r>
    </w:p>
    <w:p w14:paraId="5322067C"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 xml:space="preserve">המתכנן יבצע את שרותי המתכנן בשלבים ובמועדים כמפורט בנספח </w:t>
      </w:r>
      <w:r w:rsidRPr="00217E81">
        <w:rPr>
          <w:rFonts w:ascii="Times New Roman" w:eastAsia="Times New Roman" w:hAnsi="Times New Roman" w:cs="David"/>
          <w:b/>
          <w:bCs/>
          <w:sz w:val="20"/>
          <w:szCs w:val="24"/>
          <w:rtl/>
          <w:lang w:eastAsia="he-IL"/>
        </w:rPr>
        <w:t>ג'</w:t>
      </w:r>
      <w:r w:rsidRPr="00217E81">
        <w:rPr>
          <w:rFonts w:ascii="Times New Roman" w:eastAsia="Times New Roman" w:hAnsi="Times New Roman" w:cs="David" w:hint="cs"/>
          <w:sz w:val="20"/>
          <w:szCs w:val="24"/>
          <w:rtl/>
          <w:lang w:eastAsia="he-IL"/>
        </w:rPr>
        <w:t xml:space="preserve"> המצ"ב</w:t>
      </w:r>
      <w:r w:rsidRPr="00217E81">
        <w:rPr>
          <w:rFonts w:ascii="Times New Roman" w:eastAsia="Times New Roman" w:hAnsi="Times New Roman" w:cs="David"/>
          <w:sz w:val="20"/>
          <w:szCs w:val="24"/>
          <w:rtl/>
          <w:lang w:eastAsia="he-IL"/>
        </w:rPr>
        <w:t xml:space="preserve"> (להלן: "</w:t>
      </w:r>
      <w:r w:rsidRPr="00217E81">
        <w:rPr>
          <w:rFonts w:ascii="Times New Roman" w:eastAsia="Times New Roman" w:hAnsi="Times New Roman" w:cs="David"/>
          <w:b/>
          <w:bCs/>
          <w:sz w:val="20"/>
          <w:szCs w:val="24"/>
          <w:rtl/>
          <w:lang w:eastAsia="he-IL"/>
        </w:rPr>
        <w:t>לוח הזמנים</w:t>
      </w:r>
      <w:r w:rsidRPr="00217E81">
        <w:rPr>
          <w:rFonts w:ascii="Times New Roman" w:eastAsia="Times New Roman" w:hAnsi="Times New Roman" w:cs="David"/>
          <w:sz w:val="20"/>
          <w:szCs w:val="24"/>
          <w:rtl/>
          <w:lang w:eastAsia="he-IL"/>
        </w:rPr>
        <w:t>"). כל ש</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רות הכלול בשרותי המתכנן</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אשר לא נקבע לו מועד בלוח הזמנים</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יבוצע על ידי המתכנן במועד שיהיה דרוש על מנת להבטיח</w:t>
      </w:r>
      <w:r w:rsidRPr="00217E81">
        <w:rPr>
          <w:rFonts w:ascii="Times New Roman" w:eastAsia="Times New Roman" w:hAnsi="Times New Roman" w:cs="David" w:hint="cs"/>
          <w:sz w:val="20"/>
          <w:szCs w:val="24"/>
          <w:rtl/>
          <w:lang w:eastAsia="he-IL"/>
        </w:rPr>
        <w:t xml:space="preserve"> את</w:t>
      </w:r>
      <w:r w:rsidRPr="00217E81">
        <w:rPr>
          <w:rFonts w:ascii="Times New Roman" w:eastAsia="Times New Roman" w:hAnsi="Times New Roman" w:cs="David"/>
          <w:sz w:val="20"/>
          <w:szCs w:val="24"/>
          <w:rtl/>
          <w:lang w:eastAsia="he-IL"/>
        </w:rPr>
        <w:t xml:space="preserve"> 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 xml:space="preserve">צוע שרותי המתכנן בהתאם ללוח הזמנים ובאופן שיאפשר את גמר ביצוע הפרויקט על ידי הקבלן הראשי וגמר ביצוע עבודות </w:t>
      </w:r>
      <w:r w:rsidRPr="00217E81">
        <w:rPr>
          <w:rFonts w:ascii="Times New Roman" w:eastAsia="Times New Roman" w:hAnsi="Times New Roman" w:cs="David" w:hint="cs"/>
          <w:sz w:val="20"/>
          <w:szCs w:val="24"/>
          <w:rtl/>
          <w:lang w:eastAsia="he-IL"/>
        </w:rPr>
        <w:t>ה</w:t>
      </w:r>
      <w:r w:rsidRPr="00217E81">
        <w:rPr>
          <w:rFonts w:ascii="Times New Roman" w:eastAsia="Times New Roman" w:hAnsi="Times New Roman" w:cs="David"/>
          <w:sz w:val="20"/>
          <w:szCs w:val="24"/>
          <w:rtl/>
          <w:lang w:eastAsia="he-IL"/>
        </w:rPr>
        <w:t xml:space="preserve">קבלנים </w:t>
      </w:r>
      <w:r w:rsidRPr="00217E81">
        <w:rPr>
          <w:rFonts w:ascii="Times New Roman" w:eastAsia="Times New Roman" w:hAnsi="Times New Roman" w:cs="David" w:hint="cs"/>
          <w:sz w:val="20"/>
          <w:szCs w:val="24"/>
          <w:rtl/>
          <w:lang w:eastAsia="he-IL"/>
        </w:rPr>
        <w:t>ה</w:t>
      </w:r>
      <w:r w:rsidRPr="00217E81">
        <w:rPr>
          <w:rFonts w:ascii="Times New Roman" w:eastAsia="Times New Roman" w:hAnsi="Times New Roman" w:cs="David"/>
          <w:sz w:val="20"/>
          <w:szCs w:val="24"/>
          <w:rtl/>
          <w:lang w:eastAsia="he-IL"/>
        </w:rPr>
        <w:t>אחרים בהתאם ללוח הזמנים המוסכם ע</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מם.</w:t>
      </w:r>
    </w:p>
    <w:p w14:paraId="5B5F9E75"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לא יתחיל המתכנן בב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 xml:space="preserve">צוע קטע מהפרויקט ו/או שלב משלבי העבודה כמפורט בנספח </w:t>
      </w:r>
      <w:r w:rsidRPr="00217E81">
        <w:rPr>
          <w:rFonts w:ascii="Times New Roman" w:eastAsia="Times New Roman" w:hAnsi="Times New Roman" w:cs="David"/>
          <w:bCs/>
          <w:sz w:val="20"/>
          <w:szCs w:val="24"/>
          <w:rtl/>
          <w:lang w:eastAsia="he-IL"/>
        </w:rPr>
        <w:t>ב'</w:t>
      </w:r>
      <w:r w:rsidRPr="00217E81">
        <w:rPr>
          <w:rFonts w:ascii="Times New Roman" w:eastAsia="Times New Roman" w:hAnsi="Times New Roman" w:cs="David"/>
          <w:sz w:val="20"/>
          <w:szCs w:val="24"/>
          <w:rtl/>
          <w:lang w:eastAsia="he-IL"/>
        </w:rPr>
        <w:t xml:space="preserve"> או </w:t>
      </w:r>
      <w:r w:rsidRPr="00217E81">
        <w:rPr>
          <w:rFonts w:ascii="Times New Roman" w:eastAsia="Times New Roman" w:hAnsi="Times New Roman" w:cs="David"/>
          <w:b/>
          <w:bCs/>
          <w:sz w:val="20"/>
          <w:szCs w:val="24"/>
          <w:rtl/>
          <w:lang w:eastAsia="he-IL"/>
        </w:rPr>
        <w:t xml:space="preserve">ג' </w:t>
      </w:r>
      <w:r w:rsidRPr="00217E81">
        <w:rPr>
          <w:rFonts w:ascii="Times New Roman" w:eastAsia="Times New Roman" w:hAnsi="Times New Roman" w:cs="David" w:hint="cs"/>
          <w:sz w:val="20"/>
          <w:szCs w:val="24"/>
          <w:rtl/>
          <w:lang w:eastAsia="he-IL"/>
        </w:rPr>
        <w:t xml:space="preserve">המצ"ב, </w:t>
      </w:r>
      <w:r w:rsidRPr="00217E81">
        <w:rPr>
          <w:rFonts w:ascii="Times New Roman" w:eastAsia="Times New Roman" w:hAnsi="Times New Roman" w:cs="David"/>
          <w:sz w:val="20"/>
          <w:szCs w:val="24"/>
          <w:rtl/>
          <w:lang w:eastAsia="he-IL"/>
        </w:rPr>
        <w:t>אלא אם כן הודיע למזמין תחילה</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כי הגיע לדעתו מועד 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צוע שלב זה וק</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בל מהמזמין א</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שור בכתב לביצועו.</w:t>
      </w:r>
    </w:p>
    <w:p w14:paraId="7E4EDF6B"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 xml:space="preserve">יש לראות </w:t>
      </w:r>
      <w:r w:rsidRPr="00217E81">
        <w:rPr>
          <w:rFonts w:ascii="Times New Roman" w:eastAsia="Times New Roman" w:hAnsi="Times New Roman" w:cs="David" w:hint="cs"/>
          <w:sz w:val="20"/>
          <w:szCs w:val="24"/>
          <w:rtl/>
          <w:lang w:eastAsia="he-IL"/>
        </w:rPr>
        <w:t>ב</w:t>
      </w:r>
      <w:r w:rsidRPr="00217E81">
        <w:rPr>
          <w:rFonts w:ascii="Times New Roman" w:eastAsia="Times New Roman" w:hAnsi="Times New Roman" w:cs="David"/>
          <w:sz w:val="20"/>
          <w:szCs w:val="24"/>
          <w:rtl/>
          <w:lang w:eastAsia="he-IL"/>
        </w:rPr>
        <w:t xml:space="preserve">חוזה זה כהתקשרות בין המזמין לבין המתכנן לגבי כל קטעי הפרויקט או לגבי כל קטע שלו בנפרד ולגבי כל שרותי המתכנן או לגבי כל שלב שלהם בנפרד, לפי בחירת המזמין. המזמין יהיה זכאי אפוא להפסיק את שרותי המתכנן עם השלמת כל קטע ואף במהלכו ועם </w:t>
      </w:r>
      <w:r w:rsidRPr="00217E81">
        <w:rPr>
          <w:rFonts w:ascii="Times New Roman" w:eastAsia="Times New Roman" w:hAnsi="Times New Roman" w:cs="David"/>
          <w:sz w:val="20"/>
          <w:szCs w:val="24"/>
          <w:rtl/>
          <w:lang w:eastAsia="he-IL"/>
        </w:rPr>
        <w:lastRenderedPageBreak/>
        <w:t>השלמת כל שלב ואף במהלכו ויחולו הוראות סעיף 12 להלן.</w:t>
      </w:r>
    </w:p>
    <w:p w14:paraId="32DE01CF" w14:textId="77777777" w:rsidR="00217E81" w:rsidRPr="00217E81" w:rsidRDefault="00217E81" w:rsidP="00217E81">
      <w:pPr>
        <w:widowControl w:val="0"/>
        <w:numPr>
          <w:ilvl w:val="1"/>
          <w:numId w:val="32"/>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ידוע למתכנן</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כי התחייבויות היועצים</w:t>
      </w:r>
      <w:r w:rsidRPr="00217E81">
        <w:rPr>
          <w:rFonts w:ascii="Times New Roman" w:eastAsia="Times New Roman" w:hAnsi="Times New Roman" w:cs="David" w:hint="cs"/>
          <w:sz w:val="20"/>
          <w:szCs w:val="24"/>
          <w:rtl/>
          <w:lang w:eastAsia="he-IL"/>
        </w:rPr>
        <w:t xml:space="preserve"> ו/או</w:t>
      </w:r>
      <w:r w:rsidRPr="00217E81">
        <w:rPr>
          <w:rFonts w:ascii="Times New Roman" w:eastAsia="Times New Roman" w:hAnsi="Times New Roman" w:cs="David"/>
          <w:sz w:val="20"/>
          <w:szCs w:val="24"/>
          <w:rtl/>
          <w:lang w:eastAsia="he-IL"/>
        </w:rPr>
        <w:t xml:space="preserve"> הקבלנים ו</w:t>
      </w:r>
      <w:r w:rsidRPr="00217E81">
        <w:rPr>
          <w:rFonts w:ascii="Times New Roman" w:eastAsia="Times New Roman" w:hAnsi="Times New Roman" w:cs="David" w:hint="cs"/>
          <w:sz w:val="20"/>
          <w:szCs w:val="24"/>
          <w:rtl/>
          <w:lang w:eastAsia="he-IL"/>
        </w:rPr>
        <w:t xml:space="preserve">/או </w:t>
      </w:r>
      <w:r w:rsidRPr="00217E81">
        <w:rPr>
          <w:rFonts w:ascii="Times New Roman" w:eastAsia="Times New Roman" w:hAnsi="Times New Roman" w:cs="David"/>
          <w:sz w:val="20"/>
          <w:szCs w:val="24"/>
          <w:rtl/>
          <w:lang w:eastAsia="he-IL"/>
        </w:rPr>
        <w:t>יתר הגורמים, מותנות בכך שיסופקו להם כל התכניות</w:t>
      </w:r>
      <w:r w:rsidRPr="00217E81">
        <w:rPr>
          <w:rFonts w:ascii="Times New Roman" w:eastAsia="Times New Roman" w:hAnsi="Times New Roman" w:cs="David" w:hint="cs"/>
          <w:sz w:val="20"/>
          <w:szCs w:val="24"/>
          <w:rtl/>
          <w:lang w:eastAsia="he-IL"/>
        </w:rPr>
        <w:t xml:space="preserve"> ו/או</w:t>
      </w:r>
      <w:r w:rsidRPr="00217E81">
        <w:rPr>
          <w:rFonts w:ascii="Times New Roman" w:eastAsia="Times New Roman" w:hAnsi="Times New Roman" w:cs="David"/>
          <w:sz w:val="20"/>
          <w:szCs w:val="24"/>
          <w:rtl/>
          <w:lang w:eastAsia="he-IL"/>
        </w:rPr>
        <w:t xml:space="preserve"> ההנחיות</w:t>
      </w:r>
      <w:r w:rsidRPr="00217E81">
        <w:rPr>
          <w:rFonts w:ascii="Times New Roman" w:eastAsia="Times New Roman" w:hAnsi="Times New Roman" w:cs="David" w:hint="cs"/>
          <w:sz w:val="20"/>
          <w:szCs w:val="24"/>
          <w:rtl/>
          <w:lang w:eastAsia="he-IL"/>
        </w:rPr>
        <w:t xml:space="preserve"> ו/או</w:t>
      </w:r>
      <w:r w:rsidRPr="00217E81">
        <w:rPr>
          <w:rFonts w:ascii="Times New Roman" w:eastAsia="Times New Roman" w:hAnsi="Times New Roman" w:cs="David"/>
          <w:sz w:val="20"/>
          <w:szCs w:val="24"/>
          <w:rtl/>
          <w:lang w:eastAsia="he-IL"/>
        </w:rPr>
        <w:t xml:space="preserve"> ההוראות</w:t>
      </w:r>
      <w:r w:rsidRPr="00217E81">
        <w:rPr>
          <w:rFonts w:ascii="Times New Roman" w:eastAsia="Times New Roman" w:hAnsi="Times New Roman" w:cs="David" w:hint="cs"/>
          <w:sz w:val="20"/>
          <w:szCs w:val="24"/>
          <w:rtl/>
          <w:lang w:eastAsia="he-IL"/>
        </w:rPr>
        <w:t xml:space="preserve"> ו/או</w:t>
      </w:r>
      <w:r w:rsidRPr="00217E81">
        <w:rPr>
          <w:rFonts w:ascii="Times New Roman" w:eastAsia="Times New Roman" w:hAnsi="Times New Roman" w:cs="David"/>
          <w:sz w:val="20"/>
          <w:szCs w:val="24"/>
          <w:rtl/>
          <w:lang w:eastAsia="he-IL"/>
        </w:rPr>
        <w:t xml:space="preserve"> הפרטים ו</w:t>
      </w:r>
      <w:r w:rsidRPr="00217E81">
        <w:rPr>
          <w:rFonts w:ascii="Times New Roman" w:eastAsia="Times New Roman" w:hAnsi="Times New Roman" w:cs="David" w:hint="cs"/>
          <w:sz w:val="20"/>
          <w:szCs w:val="24"/>
          <w:rtl/>
          <w:lang w:eastAsia="he-IL"/>
        </w:rPr>
        <w:t xml:space="preserve">/או </w:t>
      </w:r>
      <w:r w:rsidRPr="00217E81">
        <w:rPr>
          <w:rFonts w:ascii="Times New Roman" w:eastAsia="Times New Roman" w:hAnsi="Times New Roman" w:cs="David"/>
          <w:sz w:val="20"/>
          <w:szCs w:val="24"/>
          <w:rtl/>
          <w:lang w:eastAsia="he-IL"/>
        </w:rPr>
        <w:t>הביאורים שידרשו לב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צוע עבודותיהם ושרותיהם במהירות ובקצב שימנעו כל עיכוב בביצועם וברציפותם. המתכנן מתחייב לבצע את שרותי המתכנן באופן שימנע כל עילה מהיועצים ו</w:t>
      </w:r>
      <w:r w:rsidRPr="00217E81">
        <w:rPr>
          <w:rFonts w:ascii="Times New Roman" w:eastAsia="Times New Roman" w:hAnsi="Times New Roman" w:cs="David" w:hint="cs"/>
          <w:sz w:val="20"/>
          <w:szCs w:val="24"/>
          <w:rtl/>
          <w:lang w:eastAsia="he-IL"/>
        </w:rPr>
        <w:t xml:space="preserve">/או </w:t>
      </w:r>
      <w:r w:rsidRPr="00217E81">
        <w:rPr>
          <w:rFonts w:ascii="Times New Roman" w:eastAsia="Times New Roman" w:hAnsi="Times New Roman" w:cs="David"/>
          <w:sz w:val="20"/>
          <w:szCs w:val="24"/>
          <w:rtl/>
          <w:lang w:eastAsia="he-IL"/>
        </w:rPr>
        <w:t>מהקבלנים מלטעון לעיכוב מוצדק בב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צוע עבודותיהם ובאופן שיבטיח ביצועם בהתאם ללוחות הזמנים שיהיו רצופים לחוזים שיחתמו עמם.</w:t>
      </w:r>
    </w:p>
    <w:p w14:paraId="09F83872" w14:textId="77777777" w:rsidR="00217E81" w:rsidRPr="00217E81" w:rsidRDefault="00217E81" w:rsidP="00217E81">
      <w:pPr>
        <w:widowControl w:val="0"/>
        <w:numPr>
          <w:ilvl w:val="1"/>
          <w:numId w:val="32"/>
        </w:numPr>
        <w:spacing w:before="0" w:beforeAutospacing="0" w:after="200" w:afterAutospacing="0" w:line="240" w:lineRule="auto"/>
        <w:ind w:left="788" w:hanging="431"/>
        <w:jc w:val="both"/>
        <w:rPr>
          <w:rFonts w:ascii="Times New Roman" w:eastAsia="Times New Roman" w:hAnsi="Times New Roman" w:cs="David"/>
          <w:sz w:val="20"/>
          <w:szCs w:val="24"/>
          <w:lang w:eastAsia="he-IL"/>
        </w:rPr>
      </w:pPr>
      <w:r w:rsidRPr="00217E81">
        <w:rPr>
          <w:rFonts w:ascii="Times New Roman" w:eastAsia="Times New Roman" w:hAnsi="Times New Roman" w:cs="David"/>
          <w:sz w:val="20"/>
          <w:szCs w:val="24"/>
          <w:rtl/>
          <w:lang w:eastAsia="he-IL"/>
        </w:rPr>
        <w:t>עיכוב בב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צוע שירותי המתכנן יוכר כמוצדק</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w:t>
      </w:r>
      <w:r w:rsidRPr="00217E81">
        <w:rPr>
          <w:rFonts w:ascii="Times New Roman" w:eastAsia="Times New Roman" w:hAnsi="Times New Roman" w:cs="David" w:hint="cs"/>
          <w:sz w:val="20"/>
          <w:szCs w:val="24"/>
          <w:rtl/>
          <w:lang w:eastAsia="he-IL"/>
        </w:rPr>
        <w:t>אך ו</w:t>
      </w:r>
      <w:r w:rsidRPr="00217E81">
        <w:rPr>
          <w:rFonts w:ascii="Times New Roman" w:eastAsia="Times New Roman" w:hAnsi="Times New Roman" w:cs="David"/>
          <w:sz w:val="20"/>
          <w:szCs w:val="24"/>
          <w:rtl/>
          <w:lang w:eastAsia="he-IL"/>
        </w:rPr>
        <w:t>רק בהימלא כל התנאים המצטברים הבאים ולמשך הזמן שהמנהל יקבע, דהיינו:</w:t>
      </w:r>
    </w:p>
    <w:p w14:paraId="129A2384" w14:textId="77777777" w:rsidR="00217E81" w:rsidRPr="00217E81" w:rsidRDefault="00217E81" w:rsidP="00217E81">
      <w:pPr>
        <w:widowControl w:val="0"/>
        <w:numPr>
          <w:ilvl w:val="2"/>
          <w:numId w:val="32"/>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הוא נובע מכ</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ח עליון או גורם אחר (להלן יחדיו: "</w:t>
      </w:r>
      <w:r w:rsidRPr="00217E81">
        <w:rPr>
          <w:rFonts w:ascii="Times New Roman" w:eastAsia="Times New Roman" w:hAnsi="Times New Roman" w:cs="David"/>
          <w:b/>
          <w:bCs/>
          <w:sz w:val="20"/>
          <w:szCs w:val="24"/>
          <w:rtl/>
          <w:lang w:eastAsia="he-IL"/>
        </w:rPr>
        <w:t>אירוע דוחה</w:t>
      </w:r>
      <w:r w:rsidRPr="00217E81">
        <w:rPr>
          <w:rFonts w:ascii="Times New Roman" w:eastAsia="Times New Roman" w:hAnsi="Times New Roman" w:cs="David"/>
          <w:sz w:val="20"/>
          <w:szCs w:val="24"/>
          <w:rtl/>
          <w:lang w:eastAsia="he-IL"/>
        </w:rPr>
        <w:t>") שלדעת המנהל לא הייתה למתכנן שליטה עליו.</w:t>
      </w:r>
    </w:p>
    <w:p w14:paraId="3E5137F9" w14:textId="77777777" w:rsidR="00217E81" w:rsidRPr="00217E81" w:rsidRDefault="00217E81" w:rsidP="00217E81">
      <w:pPr>
        <w:widowControl w:val="0"/>
        <w:numPr>
          <w:ilvl w:val="2"/>
          <w:numId w:val="32"/>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מיד משהתרחש אירוע דוחה הודיע המתכנן למנהל על קיומו ועל משך העיכוב הצפוי.</w:t>
      </w:r>
    </w:p>
    <w:p w14:paraId="4CDD2E10" w14:textId="77777777" w:rsidR="00217E81" w:rsidRPr="00217E81" w:rsidRDefault="00217E81" w:rsidP="00217E81">
      <w:pPr>
        <w:widowControl w:val="0"/>
        <w:numPr>
          <w:ilvl w:val="2"/>
          <w:numId w:val="32"/>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המתכנן לא קיבל תכניות, הנחיות, הוראות, פרטים וב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אורים שנדרשו על ידו ונדרשים לביצוע התכנון מהמזמין או היועצים במועד שסוכם עימם.</w:t>
      </w:r>
    </w:p>
    <w:p w14:paraId="5C3CF726" w14:textId="77777777" w:rsidR="00217E81" w:rsidRPr="00217E81" w:rsidRDefault="00217E81" w:rsidP="00217E81">
      <w:pPr>
        <w:widowControl w:val="0"/>
        <w:numPr>
          <w:ilvl w:val="2"/>
          <w:numId w:val="32"/>
        </w:numPr>
        <w:tabs>
          <w:tab w:val="num" w:pos="1507"/>
        </w:tabs>
        <w:spacing w:before="0" w:beforeAutospacing="0" w:after="200" w:afterAutospacing="0" w:line="240" w:lineRule="auto"/>
        <w:ind w:left="1508" w:hanging="425"/>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המנהל אישר</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כי האירוע הדוחה אכן מצדיק עיכוב בב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צוע השירות ואת משך הדחייה.</w:t>
      </w:r>
    </w:p>
    <w:p w14:paraId="29E256C1" w14:textId="77777777" w:rsidR="00217E81" w:rsidRPr="00217E81" w:rsidRDefault="00217E81" w:rsidP="00217E81">
      <w:pPr>
        <w:widowControl w:val="0"/>
        <w:spacing w:before="0" w:beforeAutospacing="0" w:after="200" w:afterAutospacing="0" w:line="240" w:lineRule="auto"/>
        <w:ind w:left="1440"/>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מבלי לגרוע מ</w:t>
      </w:r>
      <w:r w:rsidRPr="00217E81">
        <w:rPr>
          <w:rFonts w:ascii="Times New Roman" w:eastAsia="Times New Roman" w:hAnsi="Times New Roman" w:cs="David" w:hint="cs"/>
          <w:sz w:val="20"/>
          <w:szCs w:val="24"/>
          <w:rtl/>
          <w:lang w:eastAsia="he-IL"/>
        </w:rPr>
        <w:t xml:space="preserve">כלליות </w:t>
      </w:r>
      <w:r w:rsidRPr="00217E81">
        <w:rPr>
          <w:rFonts w:ascii="Times New Roman" w:eastAsia="Times New Roman" w:hAnsi="Times New Roman" w:cs="David"/>
          <w:sz w:val="20"/>
          <w:szCs w:val="24"/>
          <w:rtl/>
          <w:lang w:eastAsia="he-IL"/>
        </w:rPr>
        <w:t>האמור לעיל</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מותנה בזה</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כי א</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חור בב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 xml:space="preserve">צוע עבודות תכנון ע"י אחרים </w:t>
      </w:r>
      <w:r w:rsidRPr="00217E81">
        <w:rPr>
          <w:rFonts w:ascii="Times New Roman" w:eastAsia="Times New Roman" w:hAnsi="Times New Roman" w:cs="David"/>
          <w:sz w:val="20"/>
          <w:szCs w:val="24"/>
          <w:rtl/>
          <w:lang w:eastAsia="he-IL"/>
        </w:rPr>
        <w:lastRenderedPageBreak/>
        <w:t>לא יהווה עילה לעיכוב בב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צוע שירותי המתכנן</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אלא בא</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 xml:space="preserve">שור המנהל </w:t>
      </w:r>
      <w:r w:rsidRPr="00217E81">
        <w:rPr>
          <w:rFonts w:ascii="Times New Roman" w:eastAsia="Times New Roman" w:hAnsi="Times New Roman" w:cs="David" w:hint="cs"/>
          <w:sz w:val="20"/>
          <w:szCs w:val="24"/>
          <w:rtl/>
          <w:lang w:eastAsia="he-IL"/>
        </w:rPr>
        <w:t>מראש ו</w:t>
      </w:r>
      <w:r w:rsidRPr="00217E81">
        <w:rPr>
          <w:rFonts w:ascii="Times New Roman" w:eastAsia="Times New Roman" w:hAnsi="Times New Roman" w:cs="David"/>
          <w:sz w:val="20"/>
          <w:szCs w:val="24"/>
          <w:rtl/>
          <w:lang w:eastAsia="he-IL"/>
        </w:rPr>
        <w:t>בכתב.</w:t>
      </w:r>
    </w:p>
    <w:p w14:paraId="6B26FDCE"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המתכנן מתחייב להודיע למנהל מידית, על כל עיכוב</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אשר לפי הערכתו עלול לגרום לאיחור בקיום לוח הזמנים.</w:t>
      </w:r>
    </w:p>
    <w:p w14:paraId="51E3C3EB"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ב- 1 לכל חודש גרגוריאני וכן בכל מועד שיידרש על ידי המזמין, ימסור המתכנן למזמין דו"ח על התקדמות ביצוע שרותי המתכנן ועם תחילת ביצוע העבודות באתר גם דו"ח פיקוח על ביצוען.</w:t>
      </w:r>
    </w:p>
    <w:p w14:paraId="29DFE06B" w14:textId="77777777" w:rsidR="00217E81" w:rsidRPr="00217E81" w:rsidRDefault="00217E81" w:rsidP="00217E81">
      <w:pPr>
        <w:widowControl w:val="0"/>
        <w:numPr>
          <w:ilvl w:val="1"/>
          <w:numId w:val="32"/>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המנהל רשאי לבקר במשרד המתכנן ולעיין בהתקדמות ובאופן 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 xml:space="preserve">צוע שרותי המתכנן, והמתכנן ימסור למנהל כל הסבר </w:t>
      </w:r>
      <w:r w:rsidRPr="00217E81">
        <w:rPr>
          <w:rFonts w:ascii="Times New Roman" w:eastAsia="Times New Roman" w:hAnsi="Times New Roman" w:cs="David" w:hint="cs"/>
          <w:sz w:val="20"/>
          <w:szCs w:val="24"/>
          <w:rtl/>
          <w:lang w:eastAsia="he-IL"/>
        </w:rPr>
        <w:t xml:space="preserve">ו/או </w:t>
      </w:r>
      <w:r w:rsidRPr="00217E81">
        <w:rPr>
          <w:rFonts w:ascii="Times New Roman" w:eastAsia="Times New Roman" w:hAnsi="Times New Roman" w:cs="David"/>
          <w:sz w:val="20"/>
          <w:szCs w:val="24"/>
          <w:rtl/>
          <w:lang w:eastAsia="he-IL"/>
        </w:rPr>
        <w:t>פרט ו</w:t>
      </w:r>
      <w:r w:rsidRPr="00217E81">
        <w:rPr>
          <w:rFonts w:ascii="Times New Roman" w:eastAsia="Times New Roman" w:hAnsi="Times New Roman" w:cs="David" w:hint="cs"/>
          <w:sz w:val="20"/>
          <w:szCs w:val="24"/>
          <w:rtl/>
          <w:lang w:eastAsia="he-IL"/>
        </w:rPr>
        <w:t xml:space="preserve">/או </w:t>
      </w:r>
      <w:r w:rsidRPr="00217E81">
        <w:rPr>
          <w:rFonts w:ascii="Times New Roman" w:eastAsia="Times New Roman" w:hAnsi="Times New Roman" w:cs="David"/>
          <w:sz w:val="20"/>
          <w:szCs w:val="24"/>
          <w:rtl/>
          <w:lang w:eastAsia="he-IL"/>
        </w:rPr>
        <w:t>דיווח</w:t>
      </w:r>
      <w:r w:rsidRPr="00217E81">
        <w:rPr>
          <w:rFonts w:ascii="Times New Roman" w:eastAsia="Times New Roman" w:hAnsi="Times New Roman" w:cs="David" w:hint="cs"/>
          <w:sz w:val="20"/>
          <w:szCs w:val="24"/>
          <w:rtl/>
          <w:lang w:eastAsia="he-IL"/>
        </w:rPr>
        <w:t>, מיד</w:t>
      </w:r>
      <w:r w:rsidRPr="00217E81">
        <w:rPr>
          <w:rFonts w:ascii="Times New Roman" w:eastAsia="Times New Roman" w:hAnsi="Times New Roman" w:cs="David"/>
          <w:sz w:val="20"/>
          <w:szCs w:val="24"/>
          <w:rtl/>
          <w:lang w:eastAsia="he-IL"/>
        </w:rPr>
        <w:t xml:space="preserve"> לפי בקשתו. אין בסעיף זה כדי לגרוע מהתחייבויות המתכנן לפי חוזה</w:t>
      </w:r>
      <w:r w:rsidRPr="00217E81">
        <w:rPr>
          <w:rFonts w:ascii="Times New Roman" w:eastAsia="Times New Roman" w:hAnsi="Times New Roman" w:cs="David" w:hint="cs"/>
          <w:sz w:val="20"/>
          <w:szCs w:val="24"/>
          <w:rtl/>
          <w:lang w:eastAsia="he-IL"/>
        </w:rPr>
        <w:t xml:space="preserve"> זה ו/או לפי כל דין</w:t>
      </w:r>
      <w:r w:rsidRPr="00217E81">
        <w:rPr>
          <w:rFonts w:ascii="Times New Roman" w:eastAsia="Times New Roman" w:hAnsi="Times New Roman" w:cs="David"/>
          <w:sz w:val="20"/>
          <w:szCs w:val="24"/>
          <w:rtl/>
          <w:lang w:eastAsia="he-IL"/>
        </w:rPr>
        <w:t>.</w:t>
      </w:r>
    </w:p>
    <w:p w14:paraId="0CB13EBE" w14:textId="77777777" w:rsidR="00217E81" w:rsidRPr="00217E81" w:rsidRDefault="00217E81" w:rsidP="00217E81">
      <w:pPr>
        <w:widowControl w:val="0"/>
        <w:spacing w:before="0" w:beforeAutospacing="0" w:after="240" w:afterAutospacing="0" w:line="240" w:lineRule="auto"/>
        <w:ind w:left="788"/>
        <w:jc w:val="both"/>
        <w:rPr>
          <w:rFonts w:ascii="Times New Roman" w:eastAsia="Times New Roman" w:hAnsi="Times New Roman" w:cs="David"/>
          <w:sz w:val="20"/>
          <w:szCs w:val="24"/>
          <w:rtl/>
          <w:lang w:eastAsia="he-IL"/>
        </w:rPr>
      </w:pPr>
    </w:p>
    <w:p w14:paraId="06C0B8A6" w14:textId="77777777" w:rsidR="00217E81" w:rsidRPr="00217E81" w:rsidRDefault="00217E81" w:rsidP="00217E81">
      <w:pPr>
        <w:widowControl w:val="0"/>
        <w:numPr>
          <w:ilvl w:val="0"/>
          <w:numId w:val="32"/>
        </w:numPr>
        <w:spacing w:before="0" w:beforeAutospacing="0" w:after="240" w:afterAutospacing="0" w:line="240" w:lineRule="auto"/>
        <w:ind w:left="363" w:hanging="272"/>
        <w:jc w:val="both"/>
        <w:rPr>
          <w:rFonts w:ascii="Times New Roman" w:eastAsia="Times New Roman" w:hAnsi="Times New Roman" w:cs="David"/>
          <w:bCs/>
          <w:sz w:val="20"/>
          <w:szCs w:val="24"/>
          <w:u w:val="single"/>
          <w:rtl/>
          <w:lang w:eastAsia="he-IL"/>
        </w:rPr>
      </w:pPr>
      <w:r w:rsidRPr="00217E81">
        <w:rPr>
          <w:rFonts w:ascii="Times New Roman" w:eastAsia="Times New Roman" w:hAnsi="Times New Roman" w:cs="David"/>
          <w:bCs/>
          <w:sz w:val="20"/>
          <w:szCs w:val="24"/>
          <w:u w:val="single"/>
          <w:rtl/>
          <w:lang w:eastAsia="he-IL"/>
        </w:rPr>
        <w:t>שכר המתכנן</w:t>
      </w:r>
    </w:p>
    <w:p w14:paraId="2A785F92" w14:textId="77777777" w:rsidR="00217E81" w:rsidRPr="00217E81" w:rsidRDefault="00217E81" w:rsidP="00217E81">
      <w:pPr>
        <w:widowControl w:val="0"/>
        <w:numPr>
          <w:ilvl w:val="1"/>
          <w:numId w:val="32"/>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תמורת שרותי המתכנן וכל יתר התחייבויותיו לפי חוזה זה</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ישלם המזמין למתכנן שכר כמפורט בנספח </w:t>
      </w:r>
      <w:r w:rsidRPr="00217E81">
        <w:rPr>
          <w:rFonts w:ascii="Times New Roman" w:eastAsia="Times New Roman" w:hAnsi="Times New Roman" w:cs="David"/>
          <w:bCs/>
          <w:sz w:val="20"/>
          <w:szCs w:val="24"/>
          <w:rtl/>
          <w:lang w:eastAsia="he-IL"/>
        </w:rPr>
        <w:t xml:space="preserve">ד' </w:t>
      </w:r>
      <w:r w:rsidRPr="00217E81">
        <w:rPr>
          <w:rFonts w:ascii="Times New Roman" w:eastAsia="Times New Roman" w:hAnsi="Times New Roman" w:cs="David" w:hint="cs"/>
          <w:b/>
          <w:sz w:val="20"/>
          <w:szCs w:val="24"/>
          <w:rtl/>
          <w:lang w:eastAsia="he-IL"/>
        </w:rPr>
        <w:t xml:space="preserve">המצ"ב </w:t>
      </w:r>
      <w:r w:rsidRPr="00217E81">
        <w:rPr>
          <w:rFonts w:ascii="Times New Roman" w:eastAsia="Times New Roman" w:hAnsi="Times New Roman" w:cs="David"/>
          <w:sz w:val="20"/>
          <w:szCs w:val="24"/>
          <w:rtl/>
          <w:lang w:eastAsia="he-IL"/>
        </w:rPr>
        <w:t>(להלן: "</w:t>
      </w:r>
      <w:r w:rsidRPr="00217E81">
        <w:rPr>
          <w:rFonts w:ascii="Times New Roman" w:eastAsia="Times New Roman" w:hAnsi="Times New Roman" w:cs="David"/>
          <w:b/>
          <w:bCs/>
          <w:sz w:val="20"/>
          <w:szCs w:val="24"/>
          <w:rtl/>
          <w:lang w:eastAsia="he-IL"/>
        </w:rPr>
        <w:t>שכר המתכנן</w:t>
      </w:r>
      <w:r w:rsidRPr="00217E81">
        <w:rPr>
          <w:rFonts w:ascii="Times New Roman" w:eastAsia="Times New Roman" w:hAnsi="Times New Roman" w:cs="David"/>
          <w:sz w:val="20"/>
          <w:szCs w:val="24"/>
          <w:rtl/>
          <w:lang w:eastAsia="he-IL"/>
        </w:rPr>
        <w:t>").</w:t>
      </w:r>
    </w:p>
    <w:p w14:paraId="66F71E68" w14:textId="77777777" w:rsidR="00217E81" w:rsidRPr="00217E81" w:rsidRDefault="00217E81" w:rsidP="00217E81">
      <w:pPr>
        <w:widowControl w:val="0"/>
        <w:numPr>
          <w:ilvl w:val="1"/>
          <w:numId w:val="32"/>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בהוצאות הממשיות בשרותי העזר המפורטים להלן</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י</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שא המזמין:</w:t>
      </w:r>
    </w:p>
    <w:p w14:paraId="315668BA" w14:textId="77777777" w:rsidR="00217E81" w:rsidRPr="00EB38F9" w:rsidRDefault="00217E81" w:rsidP="00EB38F9">
      <w:pPr>
        <w:widowControl w:val="0"/>
        <w:numPr>
          <w:ilvl w:val="2"/>
          <w:numId w:val="32"/>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הדפסות בתוויין המיועדות להפצה לאחרים</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למעט הדפסות שיפיק המתכנן במשרדו. להסרת ספקות, יובהר כי בגין הוצאות הדפסות בתוויין</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אשר מיועדות למתכנן בהליך </w:t>
      </w:r>
      <w:r w:rsidRPr="00217E81">
        <w:rPr>
          <w:rFonts w:ascii="Times New Roman" w:eastAsia="Times New Roman" w:hAnsi="Times New Roman" w:cs="David"/>
          <w:sz w:val="20"/>
          <w:szCs w:val="24"/>
          <w:rtl/>
          <w:lang w:eastAsia="he-IL"/>
        </w:rPr>
        <w:lastRenderedPageBreak/>
        <w:t>עבודתו, לא יהיה המתכנן זכאי לקבל</w:t>
      </w:r>
      <w:r w:rsidRPr="00217E81">
        <w:rPr>
          <w:rFonts w:ascii="Times New Roman" w:eastAsia="Times New Roman" w:hAnsi="Times New Roman" w:cs="David" w:hint="cs"/>
          <w:sz w:val="20"/>
          <w:szCs w:val="24"/>
          <w:rtl/>
          <w:lang w:eastAsia="he-IL"/>
        </w:rPr>
        <w:t>ת</w:t>
      </w:r>
      <w:r w:rsidRPr="00217E81">
        <w:rPr>
          <w:rFonts w:ascii="Times New Roman" w:eastAsia="Times New Roman" w:hAnsi="Times New Roman" w:cs="David"/>
          <w:sz w:val="20"/>
          <w:szCs w:val="24"/>
          <w:rtl/>
          <w:lang w:eastAsia="he-IL"/>
        </w:rPr>
        <w:t xml:space="preserve"> החזר.</w:t>
      </w:r>
    </w:p>
    <w:p w14:paraId="5AFC8574" w14:textId="77777777" w:rsidR="00217E81" w:rsidRPr="00217E81" w:rsidRDefault="00217E81" w:rsidP="00217E81">
      <w:pPr>
        <w:widowControl w:val="0"/>
        <w:spacing w:before="0" w:beforeAutospacing="0" w:after="0" w:afterAutospacing="0" w:line="240" w:lineRule="auto"/>
        <w:rPr>
          <w:rFonts w:ascii="Times New Roman" w:eastAsia="Times New Roman" w:hAnsi="Times New Roman" w:cs="David"/>
          <w:sz w:val="20"/>
          <w:szCs w:val="24"/>
          <w:rtl/>
          <w:lang w:eastAsia="he-IL"/>
        </w:rPr>
      </w:pPr>
    </w:p>
    <w:p w14:paraId="2498A3D6" w14:textId="77777777" w:rsidR="00217E81" w:rsidRPr="00217E81" w:rsidRDefault="00217E81" w:rsidP="00217E81">
      <w:pPr>
        <w:widowControl w:val="0"/>
        <w:numPr>
          <w:ilvl w:val="2"/>
          <w:numId w:val="32"/>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העתקות שנמסרו ע"י המתכנן למזמין</w:t>
      </w:r>
      <w:r w:rsidRPr="00217E81">
        <w:rPr>
          <w:rFonts w:ascii="Times New Roman" w:eastAsia="Times New Roman" w:hAnsi="Times New Roman" w:cs="David" w:hint="cs"/>
          <w:sz w:val="20"/>
          <w:szCs w:val="24"/>
          <w:rtl/>
          <w:lang w:eastAsia="he-IL"/>
        </w:rPr>
        <w:t xml:space="preserve"> ו/או</w:t>
      </w:r>
      <w:r w:rsidRPr="00217E81">
        <w:rPr>
          <w:rFonts w:ascii="Times New Roman" w:eastAsia="Times New Roman" w:hAnsi="Times New Roman" w:cs="David"/>
          <w:sz w:val="20"/>
          <w:szCs w:val="24"/>
          <w:rtl/>
          <w:lang w:eastAsia="he-IL"/>
        </w:rPr>
        <w:t xml:space="preserve"> לרשויות המוסמכות</w:t>
      </w:r>
      <w:r w:rsidRPr="00217E81">
        <w:rPr>
          <w:rFonts w:ascii="Times New Roman" w:eastAsia="Times New Roman" w:hAnsi="Times New Roman" w:cs="David" w:hint="cs"/>
          <w:sz w:val="20"/>
          <w:szCs w:val="24"/>
          <w:rtl/>
          <w:lang w:eastAsia="he-IL"/>
        </w:rPr>
        <w:t xml:space="preserve"> ו/או</w:t>
      </w:r>
      <w:r w:rsidRPr="00217E81">
        <w:rPr>
          <w:rFonts w:ascii="Times New Roman" w:eastAsia="Times New Roman" w:hAnsi="Times New Roman" w:cs="David"/>
          <w:sz w:val="20"/>
          <w:szCs w:val="24"/>
          <w:rtl/>
          <w:lang w:eastAsia="he-IL"/>
        </w:rPr>
        <w:t xml:space="preserve"> ליועצים, למעט העתקות וצילומים שיפיק המתכנן במשרדו.</w:t>
      </w:r>
    </w:p>
    <w:p w14:paraId="0ED2036A" w14:textId="77777777" w:rsidR="00217E81" w:rsidRPr="00217E81" w:rsidRDefault="00217E81" w:rsidP="00217E81">
      <w:pPr>
        <w:widowControl w:val="0"/>
        <w:numPr>
          <w:ilvl w:val="2"/>
          <w:numId w:val="32"/>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שכפול מסמכים.</w:t>
      </w:r>
    </w:p>
    <w:p w14:paraId="29D9B59A" w14:textId="77777777" w:rsidR="00217E81" w:rsidRPr="00217E81" w:rsidRDefault="00217E81" w:rsidP="00217E81">
      <w:pPr>
        <w:widowControl w:val="0"/>
        <w:numPr>
          <w:ilvl w:val="2"/>
          <w:numId w:val="32"/>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מודלים, פרוספקטים ופרספקטיבות, המוזמנים לצורכי שיווק (למעט מודלים ופרספקטיבות לצורכי עבודה והחלטה).</w:t>
      </w:r>
    </w:p>
    <w:p w14:paraId="2018A259" w14:textId="77777777" w:rsidR="00217E81" w:rsidRPr="00217E81" w:rsidRDefault="00217E81" w:rsidP="00217E81">
      <w:pPr>
        <w:widowControl w:val="0"/>
        <w:numPr>
          <w:ilvl w:val="2"/>
          <w:numId w:val="32"/>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מדידות וצילומי אויר.</w:t>
      </w:r>
    </w:p>
    <w:p w14:paraId="6C18FC28" w14:textId="77777777" w:rsidR="00217E81" w:rsidRPr="00217E81" w:rsidRDefault="00217E81" w:rsidP="00217E81">
      <w:pPr>
        <w:widowControl w:val="0"/>
        <w:numPr>
          <w:ilvl w:val="2"/>
          <w:numId w:val="32"/>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קידוחים ובדיקות קרקע.</w:t>
      </w:r>
    </w:p>
    <w:p w14:paraId="158E83D8" w14:textId="77777777" w:rsidR="00217E81" w:rsidRPr="00217E81" w:rsidRDefault="00217E81" w:rsidP="00217E81">
      <w:pPr>
        <w:widowControl w:val="0"/>
        <w:numPr>
          <w:ilvl w:val="2"/>
          <w:numId w:val="32"/>
        </w:numPr>
        <w:tabs>
          <w:tab w:val="num" w:pos="1507"/>
        </w:tabs>
        <w:spacing w:before="0" w:beforeAutospacing="0" w:after="200" w:afterAutospacing="0" w:line="240" w:lineRule="auto"/>
        <w:ind w:left="1508" w:hanging="425"/>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שליחויות.</w:t>
      </w:r>
    </w:p>
    <w:p w14:paraId="1764ABF2" w14:textId="77777777" w:rsidR="00217E81" w:rsidRPr="00217E81" w:rsidRDefault="00217E81" w:rsidP="00217E81">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ש</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רותי העזר המפורטים בסעיפים 7.2.1 עד 7.2.3 לעיל</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יוזמנו על ידי המתכנן באמצעות מערכת ניהול פרויקטים </w:t>
      </w:r>
      <w:r w:rsidRPr="00217E81">
        <w:rPr>
          <w:rFonts w:ascii="Times New Roman" w:eastAsia="Times New Roman" w:hAnsi="Times New Roman" w:cs="David"/>
          <w:sz w:val="20"/>
          <w:szCs w:val="24"/>
          <w:lang w:eastAsia="he-IL"/>
        </w:rPr>
        <w:t>VIEW</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 מערכת רמדורנט מודול ניהול מסמכים (</w:t>
      </w:r>
      <w:r w:rsidRPr="00217E81">
        <w:rPr>
          <w:rFonts w:ascii="Times New Roman" w:eastAsia="Times New Roman" w:hAnsi="Times New Roman" w:cs="David"/>
          <w:sz w:val="20"/>
          <w:szCs w:val="24"/>
          <w:lang w:eastAsia="he-IL"/>
        </w:rPr>
        <w:t>DM</w:t>
      </w:r>
      <w:r w:rsidRPr="00217E81">
        <w:rPr>
          <w:rFonts w:ascii="Times New Roman" w:eastAsia="Times New Roman" w:hAnsi="Times New Roman" w:cs="David"/>
          <w:sz w:val="20"/>
          <w:szCs w:val="24"/>
          <w:rtl/>
          <w:lang w:eastAsia="he-IL"/>
        </w:rPr>
        <w:t>) רק ממכונים המאושרים ע"י המזמין לבצע עבודות עבורו</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הוצאות לפי סעיפים 7.2.4 עד 7.2.7 ועבור הדפסות והעתקות צבעוניות יוצאו רק אם אושרו תחילה בכתב, טרם הזמנתם ע"י המנהל.</w:t>
      </w:r>
    </w:p>
    <w:p w14:paraId="0C25186B"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על חשבון שכר המתכנן ישולמו למתכנן תשלומי ביניים בש</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עורים ובמועדים המפורטים בנספח</w:t>
      </w:r>
      <w:r w:rsidRPr="00217E81">
        <w:rPr>
          <w:rFonts w:ascii="Times New Roman" w:eastAsia="Times New Roman" w:hAnsi="Times New Roman" w:cs="David"/>
          <w:bCs/>
          <w:sz w:val="20"/>
          <w:szCs w:val="24"/>
          <w:rtl/>
          <w:lang w:eastAsia="he-IL"/>
        </w:rPr>
        <w:t xml:space="preserve"> ה'</w:t>
      </w:r>
      <w:r w:rsidRPr="00217E81">
        <w:rPr>
          <w:rFonts w:ascii="Times New Roman" w:eastAsia="Times New Roman" w:hAnsi="Times New Roman" w:cs="David" w:hint="cs"/>
          <w:sz w:val="20"/>
          <w:szCs w:val="24"/>
          <w:rtl/>
          <w:lang w:eastAsia="he-IL"/>
        </w:rPr>
        <w:t xml:space="preserve"> המצ"ב,</w:t>
      </w:r>
      <w:r w:rsidRPr="00217E81">
        <w:rPr>
          <w:rFonts w:ascii="Times New Roman" w:eastAsia="Times New Roman" w:hAnsi="Times New Roman" w:cs="David"/>
          <w:sz w:val="20"/>
          <w:szCs w:val="24"/>
          <w:rtl/>
          <w:lang w:eastAsia="he-IL"/>
        </w:rPr>
        <w:t xml:space="preserve"> וכן כל תשלומי ביניים נוספים במידה והמזמין יחליט לשלמם לפי ש</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 xml:space="preserve">קול דעתו </w:t>
      </w:r>
      <w:r w:rsidRPr="00217E81">
        <w:rPr>
          <w:rFonts w:ascii="Times New Roman" w:eastAsia="Times New Roman" w:hAnsi="Times New Roman" w:cs="David"/>
          <w:sz w:val="20"/>
          <w:szCs w:val="24"/>
          <w:rtl/>
          <w:lang w:eastAsia="he-IL"/>
        </w:rPr>
        <w:lastRenderedPageBreak/>
        <w:t>הבלעדי.</w:t>
      </w:r>
    </w:p>
    <w:p w14:paraId="06266883" w14:textId="77777777" w:rsidR="00217E81" w:rsidRPr="00217E81" w:rsidRDefault="00217E81" w:rsidP="00217E81">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כל תשלומי הביניים לפי פסקה זו</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הינם מקדמות על חשבון שכר המתכנן ואין באישורם ו/או בתשלומם משום אישור כלשהו מצד המזמין לגבי 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צוע שלב משלבי שירותי המתכנן ו/או טיב הש</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 xml:space="preserve">רות ו/או הסכום המגיע למתכנן. במקרה של הפסקת עבודתו של המתכנן כאמור בסעיף 6.3 לעיל, יחולו הוראות סעיף 12.1.2 להלן. </w:t>
      </w:r>
    </w:p>
    <w:p w14:paraId="0A842071"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trike/>
          <w:sz w:val="20"/>
          <w:szCs w:val="24"/>
          <w:rtl/>
          <w:lang w:eastAsia="he-IL"/>
        </w:rPr>
      </w:pPr>
      <w:r w:rsidRPr="00217E81">
        <w:rPr>
          <w:rFonts w:ascii="Times New Roman" w:eastAsia="Times New Roman" w:hAnsi="Times New Roman" w:cs="David"/>
          <w:sz w:val="20"/>
          <w:szCs w:val="24"/>
          <w:rtl/>
          <w:lang w:eastAsia="he-IL"/>
        </w:rPr>
        <w:t>מוסכם במפורש</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כי השכר האמור בנספח </w:t>
      </w:r>
      <w:r w:rsidRPr="00217E81">
        <w:rPr>
          <w:rFonts w:ascii="Times New Roman" w:eastAsia="Times New Roman" w:hAnsi="Times New Roman" w:cs="David"/>
          <w:b/>
          <w:bCs/>
          <w:sz w:val="20"/>
          <w:szCs w:val="24"/>
          <w:rtl/>
          <w:lang w:eastAsia="he-IL"/>
        </w:rPr>
        <w:t xml:space="preserve">ד' </w:t>
      </w:r>
      <w:r w:rsidRPr="00217E81">
        <w:rPr>
          <w:rFonts w:ascii="Times New Roman" w:eastAsia="Times New Roman" w:hAnsi="Times New Roman" w:cs="David" w:hint="cs"/>
          <w:sz w:val="20"/>
          <w:szCs w:val="24"/>
          <w:rtl/>
          <w:lang w:eastAsia="he-IL"/>
        </w:rPr>
        <w:t xml:space="preserve">המצ"ב, </w:t>
      </w:r>
      <w:r w:rsidRPr="00217E81">
        <w:rPr>
          <w:rFonts w:ascii="Times New Roman" w:eastAsia="Times New Roman" w:hAnsi="Times New Roman" w:cs="David"/>
          <w:sz w:val="20"/>
          <w:szCs w:val="24"/>
          <w:rtl/>
          <w:lang w:eastAsia="he-IL"/>
        </w:rPr>
        <w:t>ה</w:t>
      </w:r>
      <w:r w:rsidRPr="00217E81">
        <w:rPr>
          <w:rFonts w:ascii="Times New Roman" w:eastAsia="Times New Roman" w:hAnsi="Times New Roman" w:cs="David" w:hint="cs"/>
          <w:sz w:val="20"/>
          <w:szCs w:val="24"/>
          <w:rtl/>
          <w:lang w:eastAsia="he-IL"/>
        </w:rPr>
        <w:t xml:space="preserve">ינו </w:t>
      </w:r>
      <w:r w:rsidRPr="00217E81">
        <w:rPr>
          <w:rFonts w:ascii="Times New Roman" w:eastAsia="Times New Roman" w:hAnsi="Times New Roman" w:cs="David"/>
          <w:sz w:val="20"/>
          <w:szCs w:val="24"/>
          <w:rtl/>
          <w:lang w:eastAsia="he-IL"/>
        </w:rPr>
        <w:t xml:space="preserve">סופי ומוחלט, והמתכנן לא יהיה זכאי לשום תוספת מסיבת הימשכות עבודות הפרויקט מעל למצופה, הקטנת היקף היחידות בפרויקט, קצב הבניה, מידת השינויים שידרשו ע"י המזמין, ו/או צורת ביצוע הבניה או מכל עילה אחרת איזו שהיא, אלא אם נאמר בחוזה </w:t>
      </w:r>
      <w:r w:rsidRPr="00217E81">
        <w:rPr>
          <w:rFonts w:ascii="Times New Roman" w:eastAsia="Times New Roman" w:hAnsi="Times New Roman" w:cs="David" w:hint="cs"/>
          <w:sz w:val="20"/>
          <w:szCs w:val="24"/>
          <w:rtl/>
          <w:lang w:eastAsia="he-IL"/>
        </w:rPr>
        <w:t xml:space="preserve">זה </w:t>
      </w:r>
      <w:r w:rsidRPr="00217E81">
        <w:rPr>
          <w:rFonts w:ascii="Times New Roman" w:eastAsia="Times New Roman" w:hAnsi="Times New Roman" w:cs="David"/>
          <w:sz w:val="20"/>
          <w:szCs w:val="24"/>
          <w:rtl/>
          <w:lang w:eastAsia="he-IL"/>
        </w:rPr>
        <w:t>במפורש אחרת. תנאי לתשלום שכר המתכנן במלואו</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הינו המצאת הצהרה</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לפיה בדק המתכנן את העבודות ומצא אותן תואמות לתכניותיו ולתקנים המחייבים וכי הן בוצעו לשביעות רצונו בנוסח המצורף כנספח </w:t>
      </w:r>
      <w:r w:rsidRPr="00217E81">
        <w:rPr>
          <w:rFonts w:ascii="Times New Roman" w:eastAsia="Times New Roman" w:hAnsi="Times New Roman" w:cs="David"/>
          <w:b/>
          <w:bCs/>
          <w:sz w:val="20"/>
          <w:szCs w:val="24"/>
          <w:rtl/>
          <w:lang w:eastAsia="he-IL"/>
        </w:rPr>
        <w:t>ט'</w:t>
      </w:r>
      <w:r w:rsidRPr="00217E81">
        <w:rPr>
          <w:rFonts w:ascii="Times New Roman" w:eastAsia="Times New Roman" w:hAnsi="Times New Roman" w:cs="David"/>
          <w:sz w:val="20"/>
          <w:szCs w:val="24"/>
          <w:rtl/>
          <w:lang w:eastAsia="he-IL"/>
        </w:rPr>
        <w:t xml:space="preserve"> לחוזה זה וכתב היעדר תביעות המצורף כנספח</w:t>
      </w:r>
      <w:r w:rsidRPr="00217E81">
        <w:rPr>
          <w:rFonts w:ascii="Times New Roman" w:eastAsia="Times New Roman" w:hAnsi="Times New Roman" w:cs="David"/>
          <w:b/>
          <w:bCs/>
          <w:sz w:val="20"/>
          <w:szCs w:val="24"/>
          <w:rtl/>
          <w:lang w:eastAsia="he-IL"/>
        </w:rPr>
        <w:t xml:space="preserve"> י'</w:t>
      </w:r>
      <w:r w:rsidRPr="00217E81">
        <w:rPr>
          <w:rFonts w:ascii="Times New Roman" w:eastAsia="Times New Roman" w:hAnsi="Times New Roman" w:cs="David"/>
          <w:sz w:val="20"/>
          <w:szCs w:val="24"/>
          <w:rtl/>
          <w:lang w:eastAsia="he-IL"/>
        </w:rPr>
        <w:t xml:space="preserve"> לחוזה זה למזמין, חתום ע"י המתכנן ומאומת כנדרש בו.</w:t>
      </w:r>
    </w:p>
    <w:p w14:paraId="09DD4108"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lang w:eastAsia="he-IL"/>
        </w:rPr>
      </w:pPr>
      <w:r w:rsidRPr="00217E81">
        <w:rPr>
          <w:rFonts w:ascii="Times New Roman" w:eastAsia="Times New Roman" w:hAnsi="Times New Roman" w:cs="David"/>
          <w:sz w:val="20"/>
          <w:szCs w:val="24"/>
          <w:rtl/>
          <w:lang w:eastAsia="he-IL"/>
        </w:rPr>
        <w:t xml:space="preserve">מבלי לפגוע בכלליות האמור בסעיף </w:t>
      </w:r>
      <w:r w:rsidRPr="00217E81">
        <w:rPr>
          <w:rFonts w:ascii="Times New Roman" w:eastAsia="Times New Roman" w:hAnsi="Times New Roman" w:cs="David" w:hint="cs"/>
          <w:sz w:val="20"/>
          <w:szCs w:val="24"/>
          <w:rtl/>
          <w:lang w:eastAsia="he-IL"/>
        </w:rPr>
        <w:t>7 לעיל</w:t>
      </w:r>
      <w:r w:rsidRPr="00217E81">
        <w:rPr>
          <w:rFonts w:ascii="Times New Roman" w:eastAsia="Times New Roman" w:hAnsi="Times New Roman" w:cs="David"/>
          <w:sz w:val="20"/>
          <w:szCs w:val="24"/>
          <w:rtl/>
          <w:lang w:eastAsia="he-IL"/>
        </w:rPr>
        <w:t>, מוסכם בזה</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כי המתכנן לא יהיה זכאי, בשום מקרה, לקבל תמורה ו/או שכר ו/או טובות הנאה כלשהן מכל צד שלישי אחר, לרבות מהיועצים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או מהקבלן, וכל סכום שיתקבל על ידו כאמור, בין במישרין ובין בעקיפין</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יהיה רכוש ה</w:t>
      </w:r>
      <w:r w:rsidRPr="00217E81">
        <w:rPr>
          <w:rFonts w:ascii="Times New Roman" w:eastAsia="Times New Roman" w:hAnsi="Times New Roman" w:cs="David" w:hint="cs"/>
          <w:sz w:val="20"/>
          <w:szCs w:val="24"/>
          <w:rtl/>
          <w:lang w:eastAsia="he-IL"/>
        </w:rPr>
        <w:t>מזמין</w:t>
      </w:r>
      <w:r w:rsidRPr="00217E81">
        <w:rPr>
          <w:rFonts w:ascii="Times New Roman" w:eastAsia="Times New Roman" w:hAnsi="Times New Roman" w:cs="David"/>
          <w:sz w:val="20"/>
          <w:szCs w:val="24"/>
          <w:rtl/>
          <w:lang w:eastAsia="he-IL"/>
        </w:rPr>
        <w:t>. מובהר בזה</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כי הפרת סעיף זה על ידי המתכנן תה</w:t>
      </w:r>
      <w:r w:rsidRPr="00217E81">
        <w:rPr>
          <w:rFonts w:ascii="Times New Roman" w:eastAsia="Times New Roman" w:hAnsi="Times New Roman" w:cs="David" w:hint="cs"/>
          <w:sz w:val="20"/>
          <w:szCs w:val="24"/>
          <w:rtl/>
          <w:lang w:eastAsia="he-IL"/>
        </w:rPr>
        <w:t>ווה</w:t>
      </w:r>
      <w:r w:rsidRPr="00217E81">
        <w:rPr>
          <w:rFonts w:ascii="Times New Roman" w:eastAsia="Times New Roman" w:hAnsi="Times New Roman" w:cs="David"/>
          <w:sz w:val="20"/>
          <w:szCs w:val="24"/>
          <w:rtl/>
          <w:lang w:eastAsia="he-IL"/>
        </w:rPr>
        <w:t xml:space="preserve"> הפרה יסודית של חוזה</w:t>
      </w:r>
      <w:r w:rsidRPr="00217E81">
        <w:rPr>
          <w:rFonts w:ascii="Times New Roman" w:eastAsia="Times New Roman" w:hAnsi="Times New Roman" w:cs="David" w:hint="cs"/>
          <w:sz w:val="20"/>
          <w:szCs w:val="24"/>
          <w:rtl/>
          <w:lang w:eastAsia="he-IL"/>
        </w:rPr>
        <w:t xml:space="preserve"> זה. </w:t>
      </w:r>
    </w:p>
    <w:p w14:paraId="0814894E" w14:textId="77777777" w:rsidR="00217E81" w:rsidRPr="00217E81" w:rsidRDefault="00217E81" w:rsidP="00217E81">
      <w:pPr>
        <w:widowControl w:val="0"/>
        <w:numPr>
          <w:ilvl w:val="1"/>
          <w:numId w:val="32"/>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תנאים מקדמיים לביצוע תשלום כלשהו ע"ח שכר המתכנן</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הינם הצגת ר</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 xml:space="preserve">שיון המתכנן כאמור בסעיף 2.2 לעיל והמצאת אישור בדבר ניהול ספרי המתכנן כדין, חתום ע"י רו"ח או רשויות </w:t>
      </w:r>
      <w:r w:rsidRPr="00217E81">
        <w:rPr>
          <w:rFonts w:ascii="Times New Roman" w:eastAsia="Times New Roman" w:hAnsi="Times New Roman" w:cs="David"/>
          <w:sz w:val="20"/>
          <w:szCs w:val="24"/>
          <w:rtl/>
          <w:lang w:eastAsia="he-IL"/>
        </w:rPr>
        <w:lastRenderedPageBreak/>
        <w:t>המס, כנדרש. כמו כן</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ככל שהמתכנן לא ימציא למזמין אישור תקף בדבר פטור מניכוי מס במקור, </w:t>
      </w:r>
      <w:r w:rsidRPr="00217E81">
        <w:rPr>
          <w:rFonts w:ascii="Times New Roman" w:eastAsia="Times New Roman" w:hAnsi="Times New Roman" w:cs="David" w:hint="cs"/>
          <w:sz w:val="20"/>
          <w:szCs w:val="24"/>
          <w:rtl/>
          <w:lang w:eastAsia="he-IL"/>
        </w:rPr>
        <w:t>עובר</w:t>
      </w:r>
      <w:r w:rsidRPr="00217E81">
        <w:rPr>
          <w:rFonts w:ascii="Times New Roman" w:eastAsia="Times New Roman" w:hAnsi="Times New Roman" w:cs="David"/>
          <w:sz w:val="20"/>
          <w:szCs w:val="24"/>
          <w:rtl/>
          <w:lang w:eastAsia="he-IL"/>
        </w:rPr>
        <w:t xml:space="preserve"> לביצוע כל תשלום ע"ח שכר המתכנן, ינוכה מס במקור כדין, מכל סכום ע"ח שכר המתכנן שישולם ע"י המזמין. למען הסר ספק מובהר ומוסכם</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כי המצאת אישור בדבר ניכוי המס במקור, תיחשב כביצוע תשלום של המזמין ע"ח שכר המתכנן בגובה הסכום הנקוב באישור.  </w:t>
      </w:r>
    </w:p>
    <w:p w14:paraId="16E42E0F" w14:textId="77777777" w:rsidR="00217E81" w:rsidRPr="00217E81" w:rsidRDefault="00217E81" w:rsidP="00217E81">
      <w:pPr>
        <w:widowControl w:val="0"/>
        <w:spacing w:before="0" w:beforeAutospacing="0" w:after="240" w:afterAutospacing="0" w:line="240" w:lineRule="auto"/>
        <w:ind w:left="788"/>
        <w:jc w:val="both"/>
        <w:rPr>
          <w:rFonts w:ascii="Times New Roman" w:eastAsia="Times New Roman" w:hAnsi="Times New Roman" w:cs="David"/>
          <w:sz w:val="20"/>
          <w:szCs w:val="24"/>
          <w:rtl/>
          <w:lang w:eastAsia="he-IL"/>
        </w:rPr>
      </w:pPr>
    </w:p>
    <w:p w14:paraId="4AC7BC2E" w14:textId="77777777" w:rsidR="00217E81" w:rsidRPr="00217E81" w:rsidRDefault="00217E81" w:rsidP="00217E81">
      <w:pPr>
        <w:widowControl w:val="0"/>
        <w:numPr>
          <w:ilvl w:val="0"/>
          <w:numId w:val="32"/>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217E81">
        <w:rPr>
          <w:rFonts w:ascii="Times New Roman" w:eastAsia="Times New Roman" w:hAnsi="Times New Roman" w:cs="David"/>
          <w:bCs/>
          <w:sz w:val="20"/>
          <w:szCs w:val="24"/>
          <w:u w:val="single"/>
          <w:rtl/>
          <w:lang w:eastAsia="he-IL"/>
        </w:rPr>
        <w:t>שנויים בתכנון</w:t>
      </w:r>
    </w:p>
    <w:p w14:paraId="6B8B1C88"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המתכנן מתחייב</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לפי דרישת המנהל</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לערוך בכל קטע מקטעי הפרויקט ו/או בכל שלב משלבי התכנון או העבודה את כל השינויים בתכניות שיידרשו מבלי שיהיה זכאי לכל תשלום נוסף בעד עבודות אלו, אלא כפי שנקבע בסעיף 8.2 להלן.</w:t>
      </w:r>
    </w:p>
    <w:p w14:paraId="52D275DB" w14:textId="77777777" w:rsidR="00217E81" w:rsidRPr="00027EF2"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027EF2">
        <w:rPr>
          <w:rFonts w:ascii="Times New Roman" w:eastAsia="Times New Roman" w:hAnsi="Times New Roman" w:cs="David"/>
          <w:sz w:val="20"/>
          <w:szCs w:val="24"/>
          <w:rtl/>
          <w:lang w:eastAsia="he-IL"/>
        </w:rPr>
        <w:t>נדרשו השינויים לאחר שלב התכנון המפורט שהוזמן ע"י המזמין כמפורט בנספח</w:t>
      </w:r>
      <w:r w:rsidRPr="00027EF2">
        <w:rPr>
          <w:rFonts w:ascii="Times New Roman" w:eastAsia="Times New Roman" w:hAnsi="Times New Roman" w:cs="David" w:hint="cs"/>
          <w:sz w:val="20"/>
          <w:szCs w:val="24"/>
          <w:rtl/>
          <w:lang w:eastAsia="he-IL"/>
        </w:rPr>
        <w:t>ים</w:t>
      </w:r>
      <w:r w:rsidRPr="00027EF2">
        <w:rPr>
          <w:rFonts w:ascii="Times New Roman" w:eastAsia="Times New Roman" w:hAnsi="Times New Roman" w:cs="David"/>
          <w:sz w:val="20"/>
          <w:szCs w:val="24"/>
          <w:rtl/>
          <w:lang w:eastAsia="he-IL"/>
        </w:rPr>
        <w:t xml:space="preserve"> </w:t>
      </w:r>
      <w:r w:rsidRPr="00027EF2">
        <w:rPr>
          <w:rFonts w:ascii="Times New Roman" w:eastAsia="Times New Roman" w:hAnsi="Times New Roman" w:cs="David"/>
          <w:bCs/>
          <w:sz w:val="20"/>
          <w:szCs w:val="24"/>
          <w:rtl/>
          <w:lang w:eastAsia="he-IL"/>
        </w:rPr>
        <w:t>ב' או ג'</w:t>
      </w:r>
      <w:r w:rsidRPr="00027EF2">
        <w:rPr>
          <w:rFonts w:ascii="Times New Roman" w:eastAsia="Times New Roman" w:hAnsi="Times New Roman" w:cs="David" w:hint="cs"/>
          <w:b/>
          <w:sz w:val="20"/>
          <w:szCs w:val="24"/>
          <w:rtl/>
          <w:lang w:eastAsia="he-IL"/>
        </w:rPr>
        <w:t xml:space="preserve"> המצ"ב</w:t>
      </w:r>
      <w:r w:rsidRPr="00027EF2">
        <w:rPr>
          <w:rFonts w:ascii="Times New Roman" w:eastAsia="Times New Roman" w:hAnsi="Times New Roman" w:cs="David"/>
          <w:sz w:val="20"/>
          <w:szCs w:val="24"/>
          <w:rtl/>
          <w:lang w:eastAsia="he-IL"/>
        </w:rPr>
        <w:t>, וב</w:t>
      </w:r>
      <w:r w:rsidRPr="00027EF2">
        <w:rPr>
          <w:rFonts w:ascii="Times New Roman" w:eastAsia="Times New Roman" w:hAnsi="Times New Roman" w:cs="David" w:hint="cs"/>
          <w:sz w:val="20"/>
          <w:szCs w:val="24"/>
          <w:rtl/>
          <w:lang w:eastAsia="he-IL"/>
        </w:rPr>
        <w:t>י</w:t>
      </w:r>
      <w:r w:rsidRPr="00027EF2">
        <w:rPr>
          <w:rFonts w:ascii="Times New Roman" w:eastAsia="Times New Roman" w:hAnsi="Times New Roman" w:cs="David"/>
          <w:sz w:val="20"/>
          <w:szCs w:val="24"/>
          <w:rtl/>
          <w:lang w:eastAsia="he-IL"/>
        </w:rPr>
        <w:t>צוע השינויים מחייב את המתכנן בעבודה העולה במידה רבה ובאופן יסודי על ש</w:t>
      </w:r>
      <w:r w:rsidRPr="00027EF2">
        <w:rPr>
          <w:rFonts w:ascii="Times New Roman" w:eastAsia="Times New Roman" w:hAnsi="Times New Roman" w:cs="David" w:hint="cs"/>
          <w:sz w:val="20"/>
          <w:szCs w:val="24"/>
          <w:rtl/>
          <w:lang w:eastAsia="he-IL"/>
        </w:rPr>
        <w:t>י</w:t>
      </w:r>
      <w:r w:rsidRPr="00027EF2">
        <w:rPr>
          <w:rFonts w:ascii="Times New Roman" w:eastAsia="Times New Roman" w:hAnsi="Times New Roman" w:cs="David"/>
          <w:sz w:val="20"/>
          <w:szCs w:val="24"/>
          <w:rtl/>
          <w:lang w:eastAsia="he-IL"/>
        </w:rPr>
        <w:t>רותי המתכנן</w:t>
      </w:r>
      <w:r w:rsidRPr="00027EF2">
        <w:rPr>
          <w:rFonts w:ascii="Times New Roman" w:eastAsia="Times New Roman" w:hAnsi="Times New Roman" w:cs="David" w:hint="cs"/>
          <w:sz w:val="20"/>
          <w:szCs w:val="24"/>
          <w:rtl/>
          <w:lang w:eastAsia="he-IL"/>
        </w:rPr>
        <w:t>,</w:t>
      </w:r>
      <w:r w:rsidRPr="00027EF2">
        <w:rPr>
          <w:rFonts w:ascii="Times New Roman" w:eastAsia="Times New Roman" w:hAnsi="Times New Roman" w:cs="David"/>
          <w:sz w:val="20"/>
          <w:szCs w:val="24"/>
          <w:rtl/>
          <w:lang w:eastAsia="he-IL"/>
        </w:rPr>
        <w:t xml:space="preserve"> אלמלא השנויים</w:t>
      </w:r>
      <w:r w:rsidRPr="00027EF2">
        <w:rPr>
          <w:rFonts w:ascii="Times New Roman" w:eastAsia="Times New Roman" w:hAnsi="Times New Roman" w:cs="David" w:hint="cs"/>
          <w:sz w:val="20"/>
          <w:szCs w:val="24"/>
          <w:rtl/>
          <w:lang w:eastAsia="he-IL"/>
        </w:rPr>
        <w:t xml:space="preserve"> כאמור</w:t>
      </w:r>
      <w:r w:rsidRPr="00027EF2">
        <w:rPr>
          <w:rFonts w:ascii="Times New Roman" w:eastAsia="Times New Roman" w:hAnsi="Times New Roman" w:cs="David"/>
          <w:sz w:val="20"/>
          <w:szCs w:val="24"/>
          <w:rtl/>
          <w:lang w:eastAsia="he-IL"/>
        </w:rPr>
        <w:t>, יהיה</w:t>
      </w:r>
      <w:r w:rsidRPr="00027EF2">
        <w:rPr>
          <w:rFonts w:ascii="Times New Roman" w:eastAsia="Times New Roman" w:hAnsi="Times New Roman" w:cs="David" w:hint="cs"/>
          <w:sz w:val="20"/>
          <w:szCs w:val="24"/>
          <w:rtl/>
          <w:lang w:eastAsia="he-IL"/>
        </w:rPr>
        <w:t xml:space="preserve"> </w:t>
      </w:r>
      <w:r w:rsidRPr="00027EF2">
        <w:rPr>
          <w:rFonts w:ascii="Times New Roman" w:eastAsia="Times New Roman" w:hAnsi="Times New Roman" w:cs="David"/>
          <w:sz w:val="20"/>
          <w:szCs w:val="24"/>
          <w:rtl/>
          <w:lang w:eastAsia="he-IL"/>
        </w:rPr>
        <w:t>זכאי לפיצוי בעד העבודה הנוספת שב</w:t>
      </w:r>
      <w:r w:rsidRPr="00027EF2">
        <w:rPr>
          <w:rFonts w:ascii="Times New Roman" w:eastAsia="Times New Roman" w:hAnsi="Times New Roman" w:cs="David" w:hint="cs"/>
          <w:sz w:val="20"/>
          <w:szCs w:val="24"/>
          <w:rtl/>
          <w:lang w:eastAsia="he-IL"/>
        </w:rPr>
        <w:t>י</w:t>
      </w:r>
      <w:r w:rsidRPr="00027EF2">
        <w:rPr>
          <w:rFonts w:ascii="Times New Roman" w:eastAsia="Times New Roman" w:hAnsi="Times New Roman" w:cs="David"/>
          <w:sz w:val="20"/>
          <w:szCs w:val="24"/>
          <w:rtl/>
          <w:lang w:eastAsia="he-IL"/>
        </w:rPr>
        <w:t>צע עקב השנויים</w:t>
      </w:r>
      <w:r w:rsidRPr="00027EF2">
        <w:rPr>
          <w:rFonts w:ascii="Times New Roman" w:eastAsia="Times New Roman" w:hAnsi="Times New Roman" w:cs="David" w:hint="cs"/>
          <w:sz w:val="20"/>
          <w:szCs w:val="24"/>
          <w:rtl/>
          <w:lang w:eastAsia="he-IL"/>
        </w:rPr>
        <w:t>,</w:t>
      </w:r>
      <w:r w:rsidRPr="00027EF2">
        <w:rPr>
          <w:rFonts w:ascii="Times New Roman" w:eastAsia="Times New Roman" w:hAnsi="Times New Roman" w:cs="David"/>
          <w:sz w:val="20"/>
          <w:szCs w:val="24"/>
          <w:rtl/>
          <w:lang w:eastAsia="he-IL"/>
        </w:rPr>
        <w:t xml:space="preserve"> </w:t>
      </w:r>
      <w:r w:rsidRPr="00027EF2">
        <w:rPr>
          <w:rFonts w:ascii="Times New Roman" w:eastAsia="Times New Roman" w:hAnsi="Times New Roman" w:cs="David" w:hint="cs"/>
          <w:sz w:val="20"/>
          <w:szCs w:val="24"/>
          <w:rtl/>
          <w:lang w:eastAsia="he-IL"/>
        </w:rPr>
        <w:t>כאמור</w:t>
      </w:r>
      <w:r w:rsidRPr="00027EF2">
        <w:rPr>
          <w:rFonts w:ascii="Times New Roman" w:eastAsia="Times New Roman" w:hAnsi="Times New Roman" w:cs="David"/>
          <w:sz w:val="20"/>
          <w:szCs w:val="24"/>
          <w:rtl/>
          <w:lang w:eastAsia="he-IL"/>
        </w:rPr>
        <w:t>. הפיצוי ישולם בגין העבודה הנוספת שהמתכנן ב</w:t>
      </w:r>
      <w:r w:rsidRPr="00027EF2">
        <w:rPr>
          <w:rFonts w:ascii="Times New Roman" w:eastAsia="Times New Roman" w:hAnsi="Times New Roman" w:cs="David" w:hint="cs"/>
          <w:sz w:val="20"/>
          <w:szCs w:val="24"/>
          <w:rtl/>
          <w:lang w:eastAsia="he-IL"/>
        </w:rPr>
        <w:t>י</w:t>
      </w:r>
      <w:r w:rsidRPr="00027EF2">
        <w:rPr>
          <w:rFonts w:ascii="Times New Roman" w:eastAsia="Times New Roman" w:hAnsi="Times New Roman" w:cs="David"/>
          <w:sz w:val="20"/>
          <w:szCs w:val="24"/>
          <w:rtl/>
          <w:lang w:eastAsia="he-IL"/>
        </w:rPr>
        <w:t>צע לעומת העבודה שהיה עליו לבצע אלמלא השנויים, כפי שיקבע ע"י המנהל בהתאם לחלקו של התכנון החוזר כפי שיקבע ע"י המנהל מתוך סך שרותי</w:t>
      </w:r>
      <w:r w:rsidRPr="00027EF2">
        <w:rPr>
          <w:rFonts w:ascii="Times New Roman" w:eastAsia="Times New Roman" w:hAnsi="Times New Roman" w:cs="David" w:hint="cs"/>
          <w:sz w:val="20"/>
          <w:szCs w:val="24"/>
          <w:rtl/>
          <w:lang w:eastAsia="he-IL"/>
        </w:rPr>
        <w:t xml:space="preserve"> </w:t>
      </w:r>
      <w:r w:rsidRPr="00027EF2">
        <w:rPr>
          <w:rFonts w:ascii="Times New Roman" w:eastAsia="Times New Roman" w:hAnsi="Times New Roman" w:cs="David"/>
          <w:sz w:val="20"/>
          <w:szCs w:val="24"/>
          <w:rtl/>
          <w:lang w:eastAsia="he-IL"/>
        </w:rPr>
        <w:t xml:space="preserve"> המתכנן ושכר המתכנן. בכל מקרה</w:t>
      </w:r>
      <w:r w:rsidRPr="00027EF2">
        <w:rPr>
          <w:rFonts w:ascii="Times New Roman" w:eastAsia="Times New Roman" w:hAnsi="Times New Roman" w:cs="David" w:hint="cs"/>
          <w:sz w:val="20"/>
          <w:szCs w:val="24"/>
          <w:rtl/>
          <w:lang w:eastAsia="he-IL"/>
        </w:rPr>
        <w:t>,</w:t>
      </w:r>
      <w:r w:rsidRPr="00027EF2">
        <w:rPr>
          <w:rFonts w:ascii="Times New Roman" w:eastAsia="Times New Roman" w:hAnsi="Times New Roman" w:cs="David"/>
          <w:sz w:val="20"/>
          <w:szCs w:val="24"/>
          <w:rtl/>
          <w:lang w:eastAsia="he-IL"/>
        </w:rPr>
        <w:t xml:space="preserve"> </w:t>
      </w:r>
      <w:r w:rsidRPr="00027EF2">
        <w:rPr>
          <w:rFonts w:ascii="Times New Roman" w:eastAsia="Times New Roman" w:hAnsi="Times New Roman" w:cs="David" w:hint="cs"/>
          <w:sz w:val="20"/>
          <w:szCs w:val="24"/>
          <w:rtl/>
          <w:lang w:eastAsia="he-IL"/>
        </w:rPr>
        <w:t>ה</w:t>
      </w:r>
      <w:r w:rsidRPr="00027EF2">
        <w:rPr>
          <w:rFonts w:ascii="Times New Roman" w:eastAsia="Times New Roman" w:hAnsi="Times New Roman" w:cs="David"/>
          <w:sz w:val="20"/>
          <w:szCs w:val="24"/>
          <w:rtl/>
          <w:lang w:eastAsia="he-IL"/>
        </w:rPr>
        <w:t>שנויים</w:t>
      </w:r>
      <w:r w:rsidRPr="00027EF2">
        <w:rPr>
          <w:rFonts w:ascii="Times New Roman" w:eastAsia="Times New Roman" w:hAnsi="Times New Roman" w:cs="David" w:hint="cs"/>
          <w:sz w:val="20"/>
          <w:szCs w:val="24"/>
          <w:rtl/>
          <w:lang w:eastAsia="he-IL"/>
        </w:rPr>
        <w:t xml:space="preserve"> כאמור, לא יהוו</w:t>
      </w:r>
      <w:r w:rsidRPr="00027EF2">
        <w:rPr>
          <w:rFonts w:ascii="Times New Roman" w:eastAsia="Times New Roman" w:hAnsi="Times New Roman" w:cs="David"/>
          <w:sz w:val="20"/>
          <w:szCs w:val="24"/>
          <w:rtl/>
          <w:lang w:eastAsia="he-IL"/>
        </w:rPr>
        <w:t xml:space="preserve"> עילה לש</w:t>
      </w:r>
      <w:r w:rsidRPr="00027EF2">
        <w:rPr>
          <w:rFonts w:ascii="Times New Roman" w:eastAsia="Times New Roman" w:hAnsi="Times New Roman" w:cs="David" w:hint="cs"/>
          <w:sz w:val="20"/>
          <w:szCs w:val="24"/>
          <w:rtl/>
          <w:lang w:eastAsia="he-IL"/>
        </w:rPr>
        <w:t>י</w:t>
      </w:r>
      <w:r w:rsidRPr="00027EF2">
        <w:rPr>
          <w:rFonts w:ascii="Times New Roman" w:eastAsia="Times New Roman" w:hAnsi="Times New Roman" w:cs="David"/>
          <w:sz w:val="20"/>
          <w:szCs w:val="24"/>
          <w:rtl/>
          <w:lang w:eastAsia="he-IL"/>
        </w:rPr>
        <w:t>נוי בלוח הזמנים</w:t>
      </w:r>
      <w:r w:rsidRPr="00027EF2">
        <w:rPr>
          <w:rFonts w:ascii="Times New Roman" w:eastAsia="Times New Roman" w:hAnsi="Times New Roman" w:cs="David" w:hint="cs"/>
          <w:sz w:val="20"/>
          <w:szCs w:val="24"/>
          <w:rtl/>
          <w:lang w:eastAsia="he-IL"/>
        </w:rPr>
        <w:t>,</w:t>
      </w:r>
      <w:r w:rsidRPr="00027EF2">
        <w:rPr>
          <w:rFonts w:ascii="Times New Roman" w:eastAsia="Times New Roman" w:hAnsi="Times New Roman" w:cs="David"/>
          <w:sz w:val="20"/>
          <w:szCs w:val="24"/>
          <w:rtl/>
          <w:lang w:eastAsia="he-IL"/>
        </w:rPr>
        <w:t xml:space="preserve"> אלא בא</w:t>
      </w:r>
      <w:r w:rsidRPr="00027EF2">
        <w:rPr>
          <w:rFonts w:ascii="Times New Roman" w:eastAsia="Times New Roman" w:hAnsi="Times New Roman" w:cs="David" w:hint="cs"/>
          <w:sz w:val="20"/>
          <w:szCs w:val="24"/>
          <w:rtl/>
          <w:lang w:eastAsia="he-IL"/>
        </w:rPr>
        <w:t>י</w:t>
      </w:r>
      <w:r w:rsidRPr="00027EF2">
        <w:rPr>
          <w:rFonts w:ascii="Times New Roman" w:eastAsia="Times New Roman" w:hAnsi="Times New Roman" w:cs="David"/>
          <w:sz w:val="20"/>
          <w:szCs w:val="24"/>
          <w:rtl/>
          <w:lang w:eastAsia="he-IL"/>
        </w:rPr>
        <w:t xml:space="preserve">שור המנהל </w:t>
      </w:r>
      <w:r w:rsidRPr="00027EF2">
        <w:rPr>
          <w:rFonts w:ascii="Times New Roman" w:eastAsia="Times New Roman" w:hAnsi="Times New Roman" w:cs="David" w:hint="cs"/>
          <w:sz w:val="20"/>
          <w:szCs w:val="24"/>
          <w:rtl/>
          <w:lang w:eastAsia="he-IL"/>
        </w:rPr>
        <w:t>מראש ו</w:t>
      </w:r>
      <w:r w:rsidRPr="00027EF2">
        <w:rPr>
          <w:rFonts w:ascii="Times New Roman" w:eastAsia="Times New Roman" w:hAnsi="Times New Roman" w:cs="David"/>
          <w:sz w:val="20"/>
          <w:szCs w:val="24"/>
          <w:rtl/>
          <w:lang w:eastAsia="he-IL"/>
        </w:rPr>
        <w:t>בכתב.</w:t>
      </w:r>
    </w:p>
    <w:p w14:paraId="6F00347D"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hint="cs"/>
          <w:sz w:val="20"/>
          <w:szCs w:val="24"/>
          <w:rtl/>
          <w:lang w:eastAsia="he-IL"/>
        </w:rPr>
        <w:t>על אף</w:t>
      </w:r>
      <w:r w:rsidRPr="00217E81">
        <w:rPr>
          <w:rFonts w:ascii="Times New Roman" w:eastAsia="Times New Roman" w:hAnsi="Times New Roman" w:cs="David"/>
          <w:sz w:val="20"/>
          <w:szCs w:val="24"/>
          <w:rtl/>
          <w:lang w:eastAsia="he-IL"/>
        </w:rPr>
        <w:t xml:space="preserve"> האמור בסעיף 8.2 לעיל</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לא יגיע למתכנן דבר בגין שינויים הנובעים מ:</w:t>
      </w:r>
    </w:p>
    <w:p w14:paraId="75EA88C2" w14:textId="77777777" w:rsidR="00217E81" w:rsidRPr="00217E81" w:rsidRDefault="00217E81" w:rsidP="00217E81">
      <w:pPr>
        <w:widowControl w:val="0"/>
        <w:numPr>
          <w:ilvl w:val="2"/>
          <w:numId w:val="32"/>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lastRenderedPageBreak/>
        <w:t xml:space="preserve">טעות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או ל</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 xml:space="preserve">קוי בתכנון ו/או באומדן של המתכנן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או של היועצים.</w:t>
      </w:r>
    </w:p>
    <w:p w14:paraId="418D634D" w14:textId="77777777" w:rsidR="00217E81" w:rsidRPr="00217E81" w:rsidRDefault="00217E81" w:rsidP="00217E81">
      <w:pPr>
        <w:widowControl w:val="0"/>
        <w:numPr>
          <w:ilvl w:val="2"/>
          <w:numId w:val="32"/>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התכנון אינו התכנון היעיל ביותר.</w:t>
      </w:r>
    </w:p>
    <w:p w14:paraId="68275F4E" w14:textId="77777777" w:rsidR="00217E81" w:rsidRPr="00217E81" w:rsidRDefault="00217E81" w:rsidP="00217E81">
      <w:pPr>
        <w:widowControl w:val="0"/>
        <w:numPr>
          <w:ilvl w:val="2"/>
          <w:numId w:val="32"/>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השינוי מתחייב במישרין או בעקיפין מהפרת איזה מהוראות חוזה זה ע"י המתכנן.</w:t>
      </w:r>
    </w:p>
    <w:p w14:paraId="49802779" w14:textId="77777777" w:rsidR="00217E81" w:rsidRPr="00217E81" w:rsidRDefault="00217E81" w:rsidP="00217E81">
      <w:pPr>
        <w:widowControl w:val="0"/>
        <w:numPr>
          <w:ilvl w:val="2"/>
          <w:numId w:val="32"/>
        </w:numPr>
        <w:tabs>
          <w:tab w:val="num" w:pos="1507"/>
        </w:tabs>
        <w:spacing w:before="0" w:beforeAutospacing="0" w:after="200" w:afterAutospacing="0" w:line="240" w:lineRule="auto"/>
        <w:ind w:left="1508" w:hanging="425"/>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 xml:space="preserve">השינויים מתחייבים מדרישת רשויות מוסמכות. </w:t>
      </w:r>
    </w:p>
    <w:p w14:paraId="54773BA0"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המתכנן מתחייב להכין</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עבור רוכשים שיבקשו זאת</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תכנית שינויים בדירות שאינם עומדים בסתירה להיתרי הבניה ולכל דין. </w:t>
      </w:r>
    </w:p>
    <w:p w14:paraId="7D374DD3" w14:textId="77777777" w:rsidR="00217E81" w:rsidRPr="00217E81" w:rsidRDefault="00217E81" w:rsidP="00217E81">
      <w:pPr>
        <w:widowControl w:val="0"/>
        <w:spacing w:before="0" w:beforeAutospacing="0" w:after="240" w:afterAutospacing="0" w:line="240" w:lineRule="auto"/>
        <w:ind w:left="794"/>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 xml:space="preserve">מחיר השינויים ותנאי התשלום בגין תכנון השינויים </w:t>
      </w:r>
      <w:r w:rsidRPr="00217E81">
        <w:rPr>
          <w:rFonts w:ascii="Times New Roman" w:eastAsia="Times New Roman" w:hAnsi="Times New Roman" w:cs="David" w:hint="cs"/>
          <w:sz w:val="20"/>
          <w:szCs w:val="24"/>
          <w:rtl/>
          <w:lang w:eastAsia="he-IL"/>
        </w:rPr>
        <w:t xml:space="preserve">כאמור, </w:t>
      </w:r>
      <w:r w:rsidRPr="00217E81">
        <w:rPr>
          <w:rFonts w:ascii="Times New Roman" w:eastAsia="Times New Roman" w:hAnsi="Times New Roman" w:cs="David"/>
          <w:sz w:val="20"/>
          <w:szCs w:val="24"/>
          <w:rtl/>
          <w:lang w:eastAsia="he-IL"/>
        </w:rPr>
        <w:t>יסוכמו בין המתכנן לרוכשים. המתכנן יתקשר עם הרוכש</w:t>
      </w:r>
      <w:r w:rsidRPr="00217E81">
        <w:rPr>
          <w:rFonts w:ascii="Times New Roman" w:eastAsia="Times New Roman" w:hAnsi="Times New Roman" w:cs="David" w:hint="cs"/>
          <w:sz w:val="20"/>
          <w:szCs w:val="24"/>
          <w:rtl/>
          <w:lang w:eastAsia="he-IL"/>
        </w:rPr>
        <w:t>ים</w:t>
      </w:r>
      <w:r w:rsidRPr="00217E81">
        <w:rPr>
          <w:rFonts w:ascii="Times New Roman" w:eastAsia="Times New Roman" w:hAnsi="Times New Roman" w:cs="David"/>
          <w:sz w:val="20"/>
          <w:szCs w:val="24"/>
          <w:rtl/>
          <w:lang w:eastAsia="he-IL"/>
        </w:rPr>
        <w:t xml:space="preserve"> בהסכם נפרד לתכנון השינויים. כל מחלוקת שתתעורר בין המתכנן לבין </w:t>
      </w:r>
      <w:r w:rsidRPr="00217E81">
        <w:rPr>
          <w:rFonts w:ascii="Times New Roman" w:eastAsia="Times New Roman" w:hAnsi="Times New Roman" w:cs="David" w:hint="cs"/>
          <w:sz w:val="20"/>
          <w:szCs w:val="24"/>
          <w:rtl/>
          <w:lang w:eastAsia="he-IL"/>
        </w:rPr>
        <w:t>ה</w:t>
      </w:r>
      <w:r w:rsidRPr="00217E81">
        <w:rPr>
          <w:rFonts w:ascii="Times New Roman" w:eastAsia="Times New Roman" w:hAnsi="Times New Roman" w:cs="David"/>
          <w:sz w:val="20"/>
          <w:szCs w:val="24"/>
          <w:rtl/>
          <w:lang w:eastAsia="he-IL"/>
        </w:rPr>
        <w:t>רוכש</w:t>
      </w:r>
      <w:r w:rsidRPr="00217E81">
        <w:rPr>
          <w:rFonts w:ascii="Times New Roman" w:eastAsia="Times New Roman" w:hAnsi="Times New Roman" w:cs="David" w:hint="cs"/>
          <w:sz w:val="20"/>
          <w:szCs w:val="24"/>
          <w:rtl/>
          <w:lang w:eastAsia="he-IL"/>
        </w:rPr>
        <w:t>ים</w:t>
      </w:r>
      <w:r w:rsidRPr="00217E81">
        <w:rPr>
          <w:rFonts w:ascii="Times New Roman" w:eastAsia="Times New Roman" w:hAnsi="Times New Roman" w:cs="David"/>
          <w:sz w:val="20"/>
          <w:szCs w:val="24"/>
          <w:rtl/>
          <w:lang w:eastAsia="he-IL"/>
        </w:rPr>
        <w:t xml:space="preserve"> בענ</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ין קביעת מחיר השינויים</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תובא בפני המנהל והוא יהיה המוסמך להכריע בה.</w:t>
      </w:r>
    </w:p>
    <w:p w14:paraId="4DB19CA6" w14:textId="77777777" w:rsidR="00217E81" w:rsidRPr="00217E81" w:rsidRDefault="00217E81" w:rsidP="00217E81">
      <w:pPr>
        <w:widowControl w:val="0"/>
        <w:numPr>
          <w:ilvl w:val="0"/>
          <w:numId w:val="32"/>
        </w:numPr>
        <w:spacing w:before="0" w:beforeAutospacing="0" w:after="240" w:afterAutospacing="0" w:line="240" w:lineRule="auto"/>
        <w:ind w:left="363" w:hanging="272"/>
        <w:jc w:val="both"/>
        <w:rPr>
          <w:rFonts w:ascii="Times New Roman" w:eastAsia="Times New Roman" w:hAnsi="Times New Roman" w:cs="David"/>
          <w:sz w:val="20"/>
          <w:szCs w:val="24"/>
          <w:lang w:eastAsia="he-IL"/>
        </w:rPr>
      </w:pPr>
      <w:r w:rsidRPr="00217E81">
        <w:rPr>
          <w:rFonts w:ascii="Times New Roman" w:eastAsia="Times New Roman" w:hAnsi="Times New Roman" w:cs="David"/>
          <w:bCs/>
          <w:sz w:val="20"/>
          <w:szCs w:val="24"/>
          <w:u w:val="single"/>
          <w:rtl/>
          <w:lang w:eastAsia="he-IL"/>
        </w:rPr>
        <w:t>אחריות וביטוח</w:t>
      </w:r>
    </w:p>
    <w:p w14:paraId="31D37608" w14:textId="77777777" w:rsidR="00B955C3" w:rsidRPr="00013687" w:rsidRDefault="00B955C3" w:rsidP="00B955C3">
      <w:pPr>
        <w:widowControl w:val="0"/>
        <w:spacing w:before="0" w:beforeAutospacing="0" w:after="240" w:afterAutospacing="0" w:line="240" w:lineRule="auto"/>
        <w:ind w:left="363" w:firstLine="430"/>
        <w:jc w:val="both"/>
        <w:rPr>
          <w:rFonts w:ascii="Times New Roman" w:eastAsia="Times New Roman" w:hAnsi="Times New Roman" w:cs="David"/>
          <w:b/>
          <w:bCs/>
          <w:sz w:val="20"/>
          <w:szCs w:val="24"/>
          <w:u w:val="single"/>
          <w:lang w:eastAsia="he-IL"/>
        </w:rPr>
      </w:pPr>
      <w:r w:rsidRPr="00013687">
        <w:rPr>
          <w:rFonts w:ascii="Times New Roman" w:eastAsia="Times New Roman" w:hAnsi="Times New Roman" w:cs="David" w:hint="cs"/>
          <w:b/>
          <w:bCs/>
          <w:sz w:val="20"/>
          <w:szCs w:val="24"/>
          <w:u w:val="single"/>
          <w:rtl/>
          <w:lang w:eastAsia="he-IL"/>
        </w:rPr>
        <w:t>אחריות</w:t>
      </w:r>
    </w:p>
    <w:p w14:paraId="1863CFB3" w14:textId="77777777" w:rsidR="00B955C3" w:rsidRPr="00013687" w:rsidRDefault="00B955C3" w:rsidP="00B955C3">
      <w:pPr>
        <w:pStyle w:val="af9"/>
        <w:numPr>
          <w:ilvl w:val="1"/>
          <w:numId w:val="32"/>
        </w:numPr>
        <w:ind w:right="0"/>
        <w:rPr>
          <w:rFonts w:eastAsia="Times New Roman" w:cs="David"/>
          <w:color w:val="auto"/>
          <w:szCs w:val="24"/>
        </w:rPr>
      </w:pPr>
      <w:r w:rsidRPr="00013687">
        <w:rPr>
          <w:rFonts w:eastAsia="Times New Roman" w:cs="David" w:hint="cs"/>
          <w:color w:val="auto"/>
          <w:szCs w:val="24"/>
          <w:rtl/>
        </w:rPr>
        <w:t xml:space="preserve">המתכנן מתחייב לבצע את שירותי המתכנן בהתאם להוראות חוזה זה בנאמנות, במועדים על פי חוזה זה, במומחיות, בזהירות וברמה מקצועית מעולה, והוא יהא אחראי אחריות מלאה לכל פגיעה, נזק, הפסד, הוצאה, חבות, עלויות, תביעות, הליכים (אזרחיים או פליליים), דרישות, אישומים, פס"ד, צווים, עונשים, קנסות, פיצויים שייגרמו ו/או יוטלו על המזמין ו/או עובדיו </w:t>
      </w:r>
      <w:r w:rsidRPr="00013687">
        <w:rPr>
          <w:rFonts w:eastAsia="Times New Roman" w:cs="David" w:hint="cs"/>
          <w:color w:val="auto"/>
          <w:szCs w:val="24"/>
          <w:rtl/>
        </w:rPr>
        <w:lastRenderedPageBreak/>
        <w:t>ו/או שלוחיו ו/או מי מטעמו ו/או למתכנן ו/או לעובדיו ו/או לאדם אחר כלשהו, לגוף או לרכוש, בשל מעשה או מחדל של המתכנן ו/או עובדיו ו/או שלוחיו ו/או כל מי מטעמו בקשר עם ביצוע התחייבויותיו על פי חוזה זה. המתכנן פוטר את המזמין מכל אחריות בגין נזקים שייגרמו כאמור לעיל.</w:t>
      </w:r>
    </w:p>
    <w:p w14:paraId="4823C1BF" w14:textId="77777777" w:rsidR="00B955C3" w:rsidRPr="00013687" w:rsidRDefault="00B955C3" w:rsidP="00B955C3">
      <w:pPr>
        <w:pStyle w:val="af9"/>
        <w:ind w:left="792" w:right="0" w:firstLine="0"/>
        <w:rPr>
          <w:rFonts w:eastAsia="Times New Roman" w:cs="David"/>
          <w:color w:val="auto"/>
          <w:szCs w:val="24"/>
          <w:rtl/>
        </w:rPr>
      </w:pPr>
      <w:r w:rsidRPr="00013687">
        <w:rPr>
          <w:rFonts w:eastAsia="Times New Roman" w:cs="David" w:hint="cs"/>
          <w:color w:val="auto"/>
          <w:szCs w:val="24"/>
          <w:rtl/>
        </w:rPr>
        <w:t>המתכנן מתחייב לפצות ולשפות את המזמין באופן מלא בגין כל פגיעה, נזק, הפסד, הוצאה, חבות, עלויות, תביעות, הליכים (אזרחיים או פליליים), דרישות, אישומים, פס"ד, צווים, עונשים, קנסות, פיצויים כאמור לעיל, וכן בגין כל העלויות וההוצאות הנובעות מהאמור לעיל, לרבות שכר טרחת עו"ד והוצאות משפטיות שתהיינה כרוכות בכך, מיד עם דרישתו הראשונה של המזמין. הסכומים הנ"ל ייחשבו חוב המגיע למזמין מאת המתכנן על פי הוראות חוזה זה, אשר המזמין רשאי לקזז בגינו סכומים ע"ח התמורה המגיעה למתכנן.</w:t>
      </w:r>
    </w:p>
    <w:p w14:paraId="1ECC8D50" w14:textId="77777777" w:rsidR="00B955C3" w:rsidRPr="00013687" w:rsidRDefault="00B955C3" w:rsidP="00B955C3">
      <w:pPr>
        <w:pStyle w:val="af9"/>
        <w:numPr>
          <w:ilvl w:val="1"/>
          <w:numId w:val="32"/>
        </w:numPr>
        <w:ind w:right="0"/>
        <w:rPr>
          <w:rFonts w:eastAsia="Times New Roman" w:cs="David"/>
          <w:color w:val="auto"/>
          <w:szCs w:val="24"/>
        </w:rPr>
      </w:pPr>
      <w:r w:rsidRPr="00013687">
        <w:rPr>
          <w:rFonts w:eastAsia="Times New Roman" w:cs="David"/>
          <w:color w:val="auto"/>
          <w:szCs w:val="24"/>
          <w:rtl/>
        </w:rPr>
        <w:t>אשור המזמין למסמכים ו/או כל גורמים אחרים הקשורים בשירותי המתכנן ו/או מתן הוראות למתכנן אינו משחרר את המתכנן מאחריותו המלאה, ואין בו כדי להטיל על המזמין אחריות כלשהי.</w:t>
      </w:r>
    </w:p>
    <w:p w14:paraId="2855F022" w14:textId="77777777" w:rsidR="00B955C3" w:rsidRDefault="00B955C3" w:rsidP="00B955C3">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rtl/>
          <w:lang w:eastAsia="he-IL"/>
        </w:rPr>
      </w:pPr>
    </w:p>
    <w:p w14:paraId="03EA196E" w14:textId="77777777" w:rsidR="00B955C3" w:rsidRPr="00013687" w:rsidRDefault="00B955C3" w:rsidP="00B955C3">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lang w:eastAsia="he-IL"/>
        </w:rPr>
      </w:pPr>
      <w:r w:rsidRPr="00013687">
        <w:rPr>
          <w:rFonts w:ascii="Times New Roman" w:eastAsia="Times New Roman" w:hAnsi="Times New Roman" w:cs="David" w:hint="cs"/>
          <w:b/>
          <w:bCs/>
          <w:sz w:val="20"/>
          <w:szCs w:val="24"/>
          <w:u w:val="single"/>
          <w:rtl/>
          <w:lang w:eastAsia="he-IL"/>
        </w:rPr>
        <w:t>ביטוח</w:t>
      </w:r>
    </w:p>
    <w:p w14:paraId="46DE329B" w14:textId="77777777" w:rsidR="00B955C3" w:rsidRPr="00B27B4C" w:rsidRDefault="00B955C3" w:rsidP="00B955C3">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 xml:space="preserve">מבלי לגרוע מאחריות המתכנן על פי הסכם זה ו/או על פי כל דין, מתחייב המתכנן לערוך ולקיים, על חשבונו, למשך כל תקופת ההסכם וכל עוד אחריותו מכוחו קיימת, את הביטוחים בהתאם לתנאים ולסכומים כמפורט באישור עריכת הביטוח המצורף להסכם זה כנספח </w:t>
      </w:r>
      <w:r>
        <w:rPr>
          <w:rFonts w:ascii="Times New Roman" w:eastAsia="Times New Roman" w:hAnsi="Times New Roman" w:cs="David" w:hint="cs"/>
          <w:sz w:val="20"/>
          <w:szCs w:val="24"/>
          <w:rtl/>
          <w:lang w:eastAsia="he-IL"/>
        </w:rPr>
        <w:t>ז'</w:t>
      </w:r>
      <w:r w:rsidRPr="00B27B4C">
        <w:rPr>
          <w:rFonts w:ascii="Times New Roman" w:eastAsia="Times New Roman" w:hAnsi="Times New Roman" w:cs="David"/>
          <w:sz w:val="20"/>
          <w:szCs w:val="24"/>
          <w:rtl/>
          <w:lang w:eastAsia="he-IL"/>
        </w:rPr>
        <w:t xml:space="preserve">, והמהווה חלק </w:t>
      </w:r>
      <w:r w:rsidRPr="00B27B4C">
        <w:rPr>
          <w:rFonts w:ascii="Times New Roman" w:eastAsia="Times New Roman" w:hAnsi="Times New Roman" w:cs="David"/>
          <w:sz w:val="20"/>
          <w:szCs w:val="24"/>
          <w:rtl/>
          <w:lang w:eastAsia="he-IL"/>
        </w:rPr>
        <w:lastRenderedPageBreak/>
        <w:t xml:space="preserve">בלתי נפרד ממנו (להלן: </w:t>
      </w:r>
      <w:r w:rsidRPr="00013687">
        <w:rPr>
          <w:rFonts w:ascii="Times New Roman" w:eastAsia="Times New Roman" w:hAnsi="Times New Roman" w:cs="David"/>
          <w:b/>
          <w:bCs/>
          <w:sz w:val="20"/>
          <w:szCs w:val="24"/>
          <w:rtl/>
          <w:lang w:eastAsia="he-IL"/>
        </w:rPr>
        <w:t>"ביטוחי המתכנן"</w:t>
      </w:r>
      <w:r w:rsidRPr="00B27B4C">
        <w:rPr>
          <w:rFonts w:ascii="Times New Roman" w:eastAsia="Times New Roman" w:hAnsi="Times New Roman" w:cs="David"/>
          <w:sz w:val="20"/>
          <w:szCs w:val="24"/>
          <w:rtl/>
          <w:lang w:eastAsia="he-IL"/>
        </w:rPr>
        <w:t xml:space="preserve"> ו/או </w:t>
      </w:r>
      <w:r w:rsidRPr="00013687">
        <w:rPr>
          <w:rFonts w:ascii="Times New Roman" w:eastAsia="Times New Roman" w:hAnsi="Times New Roman" w:cs="David"/>
          <w:b/>
          <w:bCs/>
          <w:sz w:val="20"/>
          <w:szCs w:val="24"/>
          <w:rtl/>
          <w:lang w:eastAsia="he-IL"/>
        </w:rPr>
        <w:t>"אישור עריכת הביטוח"</w:t>
      </w:r>
      <w:r w:rsidRPr="00B27B4C">
        <w:rPr>
          <w:rFonts w:ascii="Times New Roman" w:eastAsia="Times New Roman" w:hAnsi="Times New Roman" w:cs="David"/>
          <w:sz w:val="20"/>
          <w:szCs w:val="24"/>
          <w:rtl/>
          <w:lang w:eastAsia="he-IL"/>
        </w:rPr>
        <w:t>, לפי העניין), אצל חברת ביטוח מורשית כדין בישראל</w:t>
      </w:r>
      <w:r w:rsidRPr="00B27B4C">
        <w:rPr>
          <w:rFonts w:ascii="Times New Roman" w:eastAsia="Times New Roman" w:hAnsi="Times New Roman" w:cs="David"/>
          <w:sz w:val="20"/>
          <w:szCs w:val="24"/>
          <w:lang w:eastAsia="he-IL"/>
        </w:rPr>
        <w:t>.</w:t>
      </w:r>
    </w:p>
    <w:p w14:paraId="55482D23" w14:textId="77777777" w:rsidR="00B955C3" w:rsidRPr="00B27B4C" w:rsidRDefault="00B955C3" w:rsidP="00B955C3">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 xml:space="preserve">מובהר כי גבולות האחריות הנדרשים במסגרת ביטוחי המתכנן כמפורט באישור עריכת הביטוח הינם בבחינת דרישה מזערית המוטלת על המתכנן. המתכנן מצהיר ומאשר כי יהיה מנוע מלהעלות כל טענה כלפי </w:t>
      </w:r>
      <w:r>
        <w:rPr>
          <w:rFonts w:ascii="Times New Roman" w:eastAsia="Times New Roman" w:hAnsi="Times New Roman" w:cs="David" w:hint="cs"/>
          <w:sz w:val="20"/>
          <w:szCs w:val="24"/>
          <w:rtl/>
          <w:lang w:eastAsia="he-IL"/>
        </w:rPr>
        <w:t xml:space="preserve">המזמין </w:t>
      </w:r>
      <w:r w:rsidRPr="00B27B4C">
        <w:rPr>
          <w:rFonts w:ascii="Times New Roman" w:eastAsia="Times New Roman" w:hAnsi="Times New Roman" w:cs="David"/>
          <w:sz w:val="20"/>
          <w:szCs w:val="24"/>
          <w:rtl/>
          <w:lang w:eastAsia="he-IL"/>
        </w:rPr>
        <w:t>ו/או מי מטעמ</w:t>
      </w:r>
      <w:r>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 xml:space="preserve"> בכל הקשור לגבולות האחריות כאמור</w:t>
      </w:r>
      <w:r w:rsidRPr="00B27B4C">
        <w:rPr>
          <w:rFonts w:ascii="Times New Roman" w:eastAsia="Times New Roman" w:hAnsi="Times New Roman" w:cs="David"/>
          <w:sz w:val="20"/>
          <w:szCs w:val="24"/>
          <w:lang w:eastAsia="he-IL"/>
        </w:rPr>
        <w:t>.</w:t>
      </w:r>
    </w:p>
    <w:p w14:paraId="4CF886D5" w14:textId="77777777" w:rsidR="00B955C3" w:rsidRPr="00B27B4C" w:rsidRDefault="00B955C3" w:rsidP="00B955C3">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 xml:space="preserve">ביטוחי המתכנן יהיו קודמים לכל ביטוח הנערך על ידי </w:t>
      </w:r>
      <w:r>
        <w:rPr>
          <w:rFonts w:ascii="Times New Roman" w:eastAsia="Times New Roman" w:hAnsi="Times New Roman" w:cs="David" w:hint="cs"/>
          <w:sz w:val="20"/>
          <w:szCs w:val="24"/>
          <w:rtl/>
          <w:lang w:eastAsia="he-IL"/>
        </w:rPr>
        <w:t xml:space="preserve">המזמין </w:t>
      </w:r>
      <w:r w:rsidRPr="00B27B4C">
        <w:rPr>
          <w:rFonts w:ascii="Times New Roman" w:eastAsia="Times New Roman" w:hAnsi="Times New Roman" w:cs="David"/>
          <w:sz w:val="20"/>
          <w:szCs w:val="24"/>
          <w:rtl/>
          <w:lang w:eastAsia="he-IL"/>
        </w:rPr>
        <w:t xml:space="preserve">ויכללו סעיף לפיו מוותרים המבטחים על כל טענה ו/או דרישה ו/או תביעה בדבר שיתוף בביטוחי </w:t>
      </w:r>
      <w:r>
        <w:rPr>
          <w:rFonts w:ascii="Times New Roman" w:eastAsia="Times New Roman" w:hAnsi="Times New Roman" w:cs="David" w:hint="cs"/>
          <w:sz w:val="20"/>
          <w:szCs w:val="24"/>
          <w:rtl/>
          <w:lang w:eastAsia="he-IL"/>
        </w:rPr>
        <w:t>המזמין</w:t>
      </w:r>
      <w:r w:rsidRPr="00B27B4C">
        <w:rPr>
          <w:rFonts w:ascii="Times New Roman" w:eastAsia="Times New Roman" w:hAnsi="Times New Roman" w:cs="David"/>
          <w:sz w:val="20"/>
          <w:szCs w:val="24"/>
          <w:rtl/>
          <w:lang w:eastAsia="he-IL"/>
        </w:rPr>
        <w:t>. כן יכללו הביטוחים כאמור הוראה לפיה לא יבוטלו ולא יצומצמו במשך תקופת הביטוח, אלא בהודעה ל</w:t>
      </w:r>
      <w:r>
        <w:rPr>
          <w:rFonts w:ascii="Times New Roman" w:eastAsia="Times New Roman" w:hAnsi="Times New Roman" w:cs="David" w:hint="cs"/>
          <w:sz w:val="20"/>
          <w:szCs w:val="24"/>
          <w:rtl/>
          <w:lang w:eastAsia="he-IL"/>
        </w:rPr>
        <w:t xml:space="preserve">מזמין </w:t>
      </w:r>
      <w:r w:rsidRPr="00B27B4C">
        <w:rPr>
          <w:rFonts w:ascii="Times New Roman" w:eastAsia="Times New Roman" w:hAnsi="Times New Roman" w:cs="David"/>
          <w:sz w:val="20"/>
          <w:szCs w:val="24"/>
          <w:rtl/>
          <w:lang w:eastAsia="he-IL"/>
        </w:rPr>
        <w:t>60 יום מראש ובכתב (בדואר רשום</w:t>
      </w:r>
      <w:r>
        <w:rPr>
          <w:rFonts w:ascii="Times New Roman" w:eastAsia="Times New Roman" w:hAnsi="Times New Roman" w:cs="David" w:hint="cs"/>
          <w:sz w:val="20"/>
          <w:szCs w:val="24"/>
          <w:rtl/>
          <w:lang w:eastAsia="he-IL"/>
        </w:rPr>
        <w:t>).</w:t>
      </w:r>
    </w:p>
    <w:p w14:paraId="75598187" w14:textId="77777777" w:rsidR="00B955C3" w:rsidRPr="00B27B4C" w:rsidRDefault="00B955C3" w:rsidP="00B955C3">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 xml:space="preserve">ללא צורך בכל דרישה מצד </w:t>
      </w:r>
      <w:r>
        <w:rPr>
          <w:rFonts w:ascii="Times New Roman" w:eastAsia="Times New Roman" w:hAnsi="Times New Roman" w:cs="David" w:hint="cs"/>
          <w:sz w:val="20"/>
          <w:szCs w:val="24"/>
          <w:rtl/>
          <w:lang w:eastAsia="he-IL"/>
        </w:rPr>
        <w:t>המזמין</w:t>
      </w:r>
      <w:r w:rsidRPr="00B27B4C">
        <w:rPr>
          <w:rFonts w:ascii="Times New Roman" w:eastAsia="Times New Roman" w:hAnsi="Times New Roman" w:cs="David"/>
          <w:sz w:val="20"/>
          <w:szCs w:val="24"/>
          <w:rtl/>
          <w:lang w:eastAsia="he-IL"/>
        </w:rPr>
        <w:t xml:space="preserve">, מתחייב המתכנן להמציא לידי </w:t>
      </w:r>
      <w:r>
        <w:rPr>
          <w:rFonts w:ascii="Times New Roman" w:eastAsia="Times New Roman" w:hAnsi="Times New Roman" w:cs="David" w:hint="cs"/>
          <w:sz w:val="20"/>
          <w:szCs w:val="24"/>
          <w:rtl/>
          <w:lang w:eastAsia="he-IL"/>
        </w:rPr>
        <w:t>המזמין</w:t>
      </w:r>
      <w:r w:rsidRPr="00B27B4C">
        <w:rPr>
          <w:rFonts w:ascii="Times New Roman" w:eastAsia="Times New Roman" w:hAnsi="Times New Roman" w:cs="David"/>
          <w:sz w:val="20"/>
          <w:szCs w:val="24"/>
          <w:rtl/>
          <w:lang w:eastAsia="he-IL"/>
        </w:rPr>
        <w:t>, לפני תחילת מתן השירותים נשוא הסכם זה וכתנאי מוקדם להתקשרות ו/או לכל תשלום על חשבון התמורה, את אישור עריכת הביטוח, כשהוא חתום בידי מבטחיו</w:t>
      </w:r>
      <w:r w:rsidRPr="00B27B4C">
        <w:rPr>
          <w:rFonts w:ascii="Times New Roman" w:eastAsia="Times New Roman" w:hAnsi="Times New Roman" w:cs="David"/>
          <w:sz w:val="20"/>
          <w:szCs w:val="24"/>
          <w:lang w:eastAsia="he-IL"/>
        </w:rPr>
        <w:t xml:space="preserve">. </w:t>
      </w:r>
    </w:p>
    <w:p w14:paraId="05CB0451" w14:textId="77777777" w:rsidR="00B955C3" w:rsidRPr="00B27B4C" w:rsidRDefault="00B955C3" w:rsidP="00B955C3">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 xml:space="preserve">מיד בתום תקופת הביטוח, מתחייב המתכנן להמציא לידי </w:t>
      </w:r>
      <w:r>
        <w:rPr>
          <w:rFonts w:ascii="Times New Roman" w:eastAsia="Times New Roman" w:hAnsi="Times New Roman" w:cs="David" w:hint="cs"/>
          <w:sz w:val="20"/>
          <w:szCs w:val="24"/>
          <w:rtl/>
          <w:lang w:eastAsia="he-IL"/>
        </w:rPr>
        <w:t>המזמין</w:t>
      </w:r>
      <w:r w:rsidRPr="00B27B4C">
        <w:rPr>
          <w:rFonts w:ascii="Times New Roman" w:eastAsia="Times New Roman" w:hAnsi="Times New Roman" w:cs="David"/>
          <w:sz w:val="20"/>
          <w:szCs w:val="24"/>
          <w:rtl/>
          <w:lang w:eastAsia="he-IL"/>
        </w:rPr>
        <w:t xml:space="preserve"> אישור עריכת ביטוח מעודכן בגין חידוש תוקף ביטוחי המתכנן לתקופת ביטוח נוספת, ומידי תקופת ביטוח, כל עוד הסכם זה בתוקף</w:t>
      </w:r>
      <w:r w:rsidRPr="00B27B4C">
        <w:rPr>
          <w:rFonts w:ascii="Times New Roman" w:eastAsia="Times New Roman" w:hAnsi="Times New Roman" w:cs="David"/>
          <w:sz w:val="20"/>
          <w:szCs w:val="24"/>
          <w:lang w:eastAsia="he-IL"/>
        </w:rPr>
        <w:t>.</w:t>
      </w:r>
    </w:p>
    <w:p w14:paraId="58715D08" w14:textId="77777777" w:rsidR="00B955C3" w:rsidRPr="00B27B4C" w:rsidRDefault="00B955C3" w:rsidP="00B955C3">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 xml:space="preserve">מבלי לגרוע מהאמור לעיל, ובכל הנוגע לביטוח המפורט בסעיף 1 לאישור עריכת הביטוח (ביטוח אחריות מקצועית), מתחייב המתכנן להמשיך ולהחזיק ביטוח זה בתוקף ולהציג בפני </w:t>
      </w:r>
      <w:r>
        <w:rPr>
          <w:rFonts w:ascii="Times New Roman" w:eastAsia="Times New Roman" w:hAnsi="Times New Roman" w:cs="David" w:hint="cs"/>
          <w:sz w:val="20"/>
          <w:szCs w:val="24"/>
          <w:rtl/>
          <w:lang w:eastAsia="he-IL"/>
        </w:rPr>
        <w:t>המזמין</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sz w:val="20"/>
          <w:szCs w:val="24"/>
          <w:rtl/>
          <w:lang w:eastAsia="he-IL"/>
        </w:rPr>
        <w:lastRenderedPageBreak/>
        <w:t>אישור עריכת ביטוח בגינו, במועדים כאמור ולמשך 7 (שבע) שנים נוספות לפחות ממועד תום מתן השירותים על פי ההסכם</w:t>
      </w:r>
      <w:r w:rsidRPr="00B27B4C">
        <w:rPr>
          <w:rFonts w:ascii="Times New Roman" w:eastAsia="Times New Roman" w:hAnsi="Times New Roman" w:cs="David"/>
          <w:sz w:val="20"/>
          <w:szCs w:val="24"/>
          <w:lang w:eastAsia="he-IL"/>
        </w:rPr>
        <w:t>.</w:t>
      </w:r>
    </w:p>
    <w:p w14:paraId="100AF24C" w14:textId="77777777" w:rsidR="00B955C3" w:rsidRPr="00B27B4C" w:rsidRDefault="00B955C3" w:rsidP="00B955C3">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 xml:space="preserve">המתכנן פוטר את </w:t>
      </w:r>
      <w:r>
        <w:rPr>
          <w:rFonts w:ascii="Times New Roman" w:eastAsia="Times New Roman" w:hAnsi="Times New Roman" w:cs="David" w:hint="cs"/>
          <w:sz w:val="20"/>
          <w:szCs w:val="24"/>
          <w:rtl/>
          <w:lang w:eastAsia="he-IL"/>
        </w:rPr>
        <w:t>המזמין</w:t>
      </w:r>
      <w:r w:rsidRPr="00B27B4C">
        <w:rPr>
          <w:rFonts w:ascii="Times New Roman" w:eastAsia="Times New Roman" w:hAnsi="Times New Roman" w:cs="David"/>
          <w:sz w:val="20"/>
          <w:szCs w:val="24"/>
          <w:rtl/>
          <w:lang w:eastAsia="he-IL"/>
        </w:rPr>
        <w:t xml:space="preserve"> ו/או מי מטעמ</w:t>
      </w:r>
      <w:r>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 xml:space="preserve"> מאחריות לכל אובדן ו/או נזק לרכוש המובא על ידו ו/או על-ידי מי מטעמו לחצרי </w:t>
      </w:r>
      <w:r>
        <w:rPr>
          <w:rFonts w:ascii="Times New Roman" w:eastAsia="Times New Roman" w:hAnsi="Times New Roman" w:cs="David" w:hint="cs"/>
          <w:sz w:val="20"/>
          <w:szCs w:val="24"/>
          <w:rtl/>
          <w:lang w:eastAsia="he-IL"/>
        </w:rPr>
        <w:t>המזמין</w:t>
      </w:r>
      <w:r w:rsidRPr="00B27B4C">
        <w:rPr>
          <w:rFonts w:ascii="Times New Roman" w:eastAsia="Times New Roman" w:hAnsi="Times New Roman" w:cs="David"/>
          <w:sz w:val="20"/>
          <w:szCs w:val="24"/>
          <w:rtl/>
          <w:lang w:eastAsia="he-IL"/>
        </w:rPr>
        <w:t xml:space="preserve"> ו/או המשמש לצורך מתן השירותים, ולא תהיה לו כל טענה ו/או דרישה ו/או תביעה כלפי </w:t>
      </w:r>
      <w:r>
        <w:rPr>
          <w:rFonts w:ascii="Times New Roman" w:eastAsia="Times New Roman" w:hAnsi="Times New Roman" w:cs="David" w:hint="cs"/>
          <w:sz w:val="20"/>
          <w:szCs w:val="24"/>
          <w:rtl/>
          <w:lang w:eastAsia="he-IL"/>
        </w:rPr>
        <w:t>המזמין</w:t>
      </w:r>
      <w:r w:rsidRPr="00B27B4C">
        <w:rPr>
          <w:rFonts w:ascii="Times New Roman" w:eastAsia="Times New Roman" w:hAnsi="Times New Roman" w:cs="David"/>
          <w:sz w:val="20"/>
          <w:szCs w:val="24"/>
          <w:rtl/>
          <w:lang w:eastAsia="he-IL"/>
        </w:rPr>
        <w:t xml:space="preserve"> ו/או מי מטעמה בגין אובדן ו/או נזק כאמור; הפטור כאמור לא יחול לטובת אדם שגרם לנזק בזדון</w:t>
      </w:r>
      <w:r w:rsidRPr="00B27B4C">
        <w:rPr>
          <w:rFonts w:ascii="Times New Roman" w:eastAsia="Times New Roman" w:hAnsi="Times New Roman" w:cs="David"/>
          <w:sz w:val="20"/>
          <w:szCs w:val="24"/>
          <w:lang w:eastAsia="he-IL"/>
        </w:rPr>
        <w:t>.</w:t>
      </w:r>
    </w:p>
    <w:p w14:paraId="0EFE00CA" w14:textId="77777777" w:rsidR="00B955C3" w:rsidRPr="00B27B4C" w:rsidRDefault="00B955C3" w:rsidP="00B955C3">
      <w:pPr>
        <w:widowControl w:val="0"/>
        <w:spacing w:before="0" w:beforeAutospacing="0" w:after="240" w:afterAutospacing="0" w:line="240" w:lineRule="auto"/>
        <w:ind w:firstLine="226"/>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9.10    </w:t>
      </w:r>
      <w:r w:rsidRPr="00B27B4C">
        <w:rPr>
          <w:rFonts w:ascii="Times New Roman" w:eastAsia="Times New Roman" w:hAnsi="Times New Roman" w:cs="David"/>
          <w:sz w:val="20"/>
          <w:szCs w:val="24"/>
          <w:rtl/>
          <w:lang w:eastAsia="he-IL"/>
        </w:rPr>
        <w:t>הפרת סעיף זה על כל תנאיו תיחשב להפרה יסודית של ההסכם.</w:t>
      </w:r>
    </w:p>
    <w:p w14:paraId="4170FB2E" w14:textId="77777777" w:rsidR="00B955C3" w:rsidRPr="00B955C3" w:rsidRDefault="00B955C3" w:rsidP="00B955C3">
      <w:pPr>
        <w:widowControl w:val="0"/>
        <w:spacing w:before="0" w:beforeAutospacing="0" w:after="240" w:afterAutospacing="0" w:line="240" w:lineRule="auto"/>
        <w:ind w:left="363"/>
        <w:jc w:val="both"/>
        <w:rPr>
          <w:rFonts w:ascii="Times New Roman" w:eastAsia="Times New Roman" w:hAnsi="Times New Roman" w:cs="David"/>
          <w:sz w:val="20"/>
          <w:szCs w:val="24"/>
          <w:lang w:eastAsia="he-IL"/>
        </w:rPr>
      </w:pPr>
    </w:p>
    <w:p w14:paraId="2660FD96" w14:textId="77777777" w:rsidR="00217E81" w:rsidRPr="00217E81" w:rsidRDefault="00217E81" w:rsidP="00217E81">
      <w:pPr>
        <w:widowControl w:val="0"/>
        <w:numPr>
          <w:ilvl w:val="0"/>
          <w:numId w:val="32"/>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217E81">
        <w:rPr>
          <w:rFonts w:ascii="Times New Roman" w:eastAsia="Times New Roman" w:hAnsi="Times New Roman" w:cs="David"/>
          <w:bCs/>
          <w:sz w:val="20"/>
          <w:szCs w:val="24"/>
          <w:u w:val="single"/>
          <w:rtl/>
          <w:lang w:eastAsia="he-IL"/>
        </w:rPr>
        <w:t>אספקת תכניות</w:t>
      </w:r>
    </w:p>
    <w:p w14:paraId="71ED3037"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בכל עת במהלך 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צוע ש</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רותי המתכנן וכן בתקופת הבדק של העבודות</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ימסור המתכנן למזמין מיד לפי דרישתו כל תכניות, ובכללן, תכניות ומסמכים המנויים ברשימה המצ"ב כנספח </w:t>
      </w:r>
      <w:r w:rsidRPr="00217E81">
        <w:rPr>
          <w:rFonts w:ascii="Times New Roman" w:eastAsia="Times New Roman" w:hAnsi="Times New Roman" w:cs="David"/>
          <w:b/>
          <w:bCs/>
          <w:sz w:val="20"/>
          <w:szCs w:val="24"/>
          <w:rtl/>
          <w:lang w:eastAsia="he-IL"/>
        </w:rPr>
        <w:t>ח'</w:t>
      </w:r>
      <w:r w:rsidRPr="00217E81">
        <w:rPr>
          <w:rFonts w:ascii="Times New Roman" w:eastAsia="Times New Roman" w:hAnsi="Times New Roman" w:cs="David"/>
          <w:sz w:val="20"/>
          <w:szCs w:val="24"/>
          <w:rtl/>
          <w:lang w:eastAsia="he-IL"/>
        </w:rPr>
        <w:t xml:space="preserve"> לחוזה זה, ובמידה והדרישה מתייחסת לתכניות שאינ</w:t>
      </w:r>
      <w:r w:rsidRPr="00217E81">
        <w:rPr>
          <w:rFonts w:ascii="Times New Roman" w:eastAsia="Times New Roman" w:hAnsi="Times New Roman" w:cs="David" w:hint="cs"/>
          <w:sz w:val="20"/>
          <w:szCs w:val="24"/>
          <w:rtl/>
          <w:lang w:eastAsia="he-IL"/>
        </w:rPr>
        <w:t>ן</w:t>
      </w:r>
      <w:r w:rsidRPr="00217E81">
        <w:rPr>
          <w:rFonts w:ascii="Times New Roman" w:eastAsia="Times New Roman" w:hAnsi="Times New Roman" w:cs="David"/>
          <w:sz w:val="20"/>
          <w:szCs w:val="24"/>
          <w:rtl/>
          <w:lang w:eastAsia="he-IL"/>
        </w:rPr>
        <w:t xml:space="preserve"> בידו</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יערכ</w:t>
      </w:r>
      <w:r w:rsidRPr="00217E81">
        <w:rPr>
          <w:rFonts w:ascii="Times New Roman" w:eastAsia="Times New Roman" w:hAnsi="Times New Roman" w:cs="David" w:hint="cs"/>
          <w:sz w:val="20"/>
          <w:szCs w:val="24"/>
          <w:rtl/>
          <w:lang w:eastAsia="he-IL"/>
        </w:rPr>
        <w:t>ן</w:t>
      </w:r>
      <w:r w:rsidRPr="00217E81">
        <w:rPr>
          <w:rFonts w:ascii="Times New Roman" w:eastAsia="Times New Roman" w:hAnsi="Times New Roman" w:cs="David"/>
          <w:sz w:val="20"/>
          <w:szCs w:val="24"/>
          <w:rtl/>
          <w:lang w:eastAsia="he-IL"/>
        </w:rPr>
        <w:t xml:space="preserve"> המתכנן בהקדם האפשרי וימסר</w:t>
      </w:r>
      <w:r w:rsidRPr="00217E81">
        <w:rPr>
          <w:rFonts w:ascii="Times New Roman" w:eastAsia="Times New Roman" w:hAnsi="Times New Roman" w:cs="David" w:hint="cs"/>
          <w:sz w:val="20"/>
          <w:szCs w:val="24"/>
          <w:rtl/>
          <w:lang w:eastAsia="he-IL"/>
        </w:rPr>
        <w:t>ן</w:t>
      </w:r>
      <w:r w:rsidRPr="00217E81">
        <w:rPr>
          <w:rFonts w:ascii="Times New Roman" w:eastAsia="Times New Roman" w:hAnsi="Times New Roman" w:cs="David"/>
          <w:sz w:val="20"/>
          <w:szCs w:val="24"/>
          <w:rtl/>
          <w:lang w:eastAsia="he-IL"/>
        </w:rPr>
        <w:t xml:space="preserve"> למזמין.</w:t>
      </w:r>
    </w:p>
    <w:p w14:paraId="335FAE2F"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 xml:space="preserve">עם גמר שרותי </w:t>
      </w:r>
      <w:r w:rsidRPr="00217E81">
        <w:rPr>
          <w:rFonts w:ascii="Times New Roman" w:eastAsia="Times New Roman" w:hAnsi="Times New Roman" w:cs="David" w:hint="cs"/>
          <w:sz w:val="20"/>
          <w:szCs w:val="24"/>
          <w:rtl/>
          <w:lang w:eastAsia="he-IL"/>
        </w:rPr>
        <w:t>המתכנן,</w:t>
      </w:r>
      <w:r w:rsidRPr="00217E81">
        <w:rPr>
          <w:rFonts w:ascii="Times New Roman" w:eastAsia="Times New Roman" w:hAnsi="Times New Roman" w:cs="David"/>
          <w:sz w:val="20"/>
          <w:szCs w:val="24"/>
          <w:rtl/>
          <w:lang w:eastAsia="he-IL"/>
        </w:rPr>
        <w:t xml:space="preserve"> ימסור המתכנן למזמין סדרה אחת של העתקי התכניות כשהן מעודכנות, ומשקפות את התכנון והב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 xml:space="preserve">צוע הסופי בשטח </w:t>
      </w:r>
      <w:r w:rsidRPr="00217E81">
        <w:rPr>
          <w:rFonts w:ascii="Times New Roman" w:eastAsia="Times New Roman" w:hAnsi="Times New Roman" w:cs="David"/>
          <w:color w:val="000000"/>
          <w:sz w:val="20"/>
          <w:szCs w:val="24"/>
          <w:lang w:eastAsia="he-IL"/>
        </w:rPr>
        <w:t>(AS MADE)</w:t>
      </w:r>
      <w:r w:rsidRPr="00217E81">
        <w:rPr>
          <w:rFonts w:ascii="Times New Roman" w:eastAsia="Times New Roman" w:hAnsi="Times New Roman" w:cs="David"/>
          <w:sz w:val="20"/>
          <w:szCs w:val="24"/>
          <w:rtl/>
          <w:lang w:eastAsia="he-IL"/>
        </w:rPr>
        <w:t xml:space="preserve">, למעט שינויי דיירים, </w:t>
      </w:r>
      <w:r w:rsidRPr="00217E81">
        <w:rPr>
          <w:rFonts w:ascii="Times New Roman" w:eastAsia="Times New Roman" w:hAnsi="Times New Roman" w:cs="David" w:hint="cs"/>
          <w:sz w:val="20"/>
          <w:szCs w:val="24"/>
          <w:rtl/>
          <w:lang w:eastAsia="he-IL"/>
        </w:rPr>
        <w:t xml:space="preserve">וקבצים </w:t>
      </w:r>
      <w:r w:rsidRPr="00217E81">
        <w:rPr>
          <w:rFonts w:ascii="Times New Roman" w:eastAsia="Times New Roman" w:hAnsi="Times New Roman" w:cs="David"/>
          <w:sz w:val="20"/>
          <w:szCs w:val="24"/>
          <w:rtl/>
          <w:lang w:eastAsia="he-IL"/>
        </w:rPr>
        <w:t>המכילים את התכנון במדיה ממוחשבת.</w:t>
      </w:r>
    </w:p>
    <w:p w14:paraId="78AA12D1"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lastRenderedPageBreak/>
        <w:t>הובא החוזה לידי גמר או בוטל לפי סעיף 12 להלן, ימסור המתכנן למזמין סדרה אחת של העתקי התכניות ו</w:t>
      </w:r>
      <w:r w:rsidRPr="00217E81">
        <w:rPr>
          <w:rFonts w:ascii="Times New Roman" w:eastAsia="Times New Roman" w:hAnsi="Times New Roman" w:cs="David" w:hint="cs"/>
          <w:sz w:val="20"/>
          <w:szCs w:val="24"/>
          <w:rtl/>
          <w:lang w:eastAsia="he-IL"/>
        </w:rPr>
        <w:t>הקבצים</w:t>
      </w:r>
      <w:r w:rsidRPr="00217E81">
        <w:rPr>
          <w:rFonts w:ascii="Times New Roman" w:eastAsia="Times New Roman" w:hAnsi="Times New Roman" w:cs="David"/>
          <w:sz w:val="20"/>
          <w:szCs w:val="24"/>
          <w:rtl/>
          <w:lang w:eastAsia="he-IL"/>
        </w:rPr>
        <w:t xml:space="preserve"> כשה</w:t>
      </w:r>
      <w:r w:rsidRPr="00217E81">
        <w:rPr>
          <w:rFonts w:ascii="Times New Roman" w:eastAsia="Times New Roman" w:hAnsi="Times New Roman" w:cs="David" w:hint="cs"/>
          <w:sz w:val="20"/>
          <w:szCs w:val="24"/>
          <w:rtl/>
          <w:lang w:eastAsia="he-IL"/>
        </w:rPr>
        <w:t>ם</w:t>
      </w:r>
      <w:r w:rsidRPr="00217E81">
        <w:rPr>
          <w:rFonts w:ascii="Times New Roman" w:eastAsia="Times New Roman" w:hAnsi="Times New Roman" w:cs="David"/>
          <w:sz w:val="20"/>
          <w:szCs w:val="24"/>
          <w:rtl/>
          <w:lang w:eastAsia="he-IL"/>
        </w:rPr>
        <w:t xml:space="preserve"> מעודכנ</w:t>
      </w:r>
      <w:r w:rsidRPr="00217E81">
        <w:rPr>
          <w:rFonts w:ascii="Times New Roman" w:eastAsia="Times New Roman" w:hAnsi="Times New Roman" w:cs="David" w:hint="cs"/>
          <w:sz w:val="20"/>
          <w:szCs w:val="24"/>
          <w:rtl/>
          <w:lang w:eastAsia="he-IL"/>
        </w:rPr>
        <w:t>ים</w:t>
      </w:r>
      <w:r w:rsidRPr="00217E81">
        <w:rPr>
          <w:rFonts w:ascii="Times New Roman" w:eastAsia="Times New Roman" w:hAnsi="Times New Roman" w:cs="David"/>
          <w:sz w:val="20"/>
          <w:szCs w:val="24"/>
          <w:rtl/>
          <w:lang w:eastAsia="he-IL"/>
        </w:rPr>
        <w:t xml:space="preserve"> עד לתאריך הבאת החוזה לידי גמר, או עד לתאריך ביטולו, הכל לפי העניין.</w:t>
      </w:r>
    </w:p>
    <w:p w14:paraId="2FA0E2A6" w14:textId="77777777" w:rsidR="00217E81" w:rsidRPr="00217E81" w:rsidRDefault="00217E81" w:rsidP="00217E81">
      <w:pPr>
        <w:widowControl w:val="0"/>
        <w:numPr>
          <w:ilvl w:val="1"/>
          <w:numId w:val="32"/>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כמו כן</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חייב המתכנן לשמור אצלו למשך תקופה של 7 שנים לפחות את התכניות בקבצי מחשב ובתדפיסים ולספק למזמין לפי דרישתו העתקים מהן בכל עת שיידרש לכך.</w:t>
      </w:r>
    </w:p>
    <w:p w14:paraId="4A23C48F" w14:textId="77777777" w:rsidR="00217E81" w:rsidRPr="00217E81" w:rsidRDefault="00217E81" w:rsidP="00217E81">
      <w:pPr>
        <w:widowControl w:val="0"/>
        <w:numPr>
          <w:ilvl w:val="1"/>
          <w:numId w:val="32"/>
        </w:numPr>
        <w:spacing w:before="0" w:beforeAutospacing="0" w:after="200" w:afterAutospacing="0" w:line="240" w:lineRule="auto"/>
        <w:ind w:left="788" w:hanging="431"/>
        <w:jc w:val="both"/>
        <w:rPr>
          <w:rFonts w:ascii="Times New Roman" w:eastAsia="Times New Roman" w:hAnsi="Times New Roman" w:cs="David"/>
          <w:sz w:val="20"/>
          <w:szCs w:val="24"/>
          <w:lang w:eastAsia="he-IL"/>
        </w:rPr>
      </w:pPr>
      <w:r w:rsidRPr="00217E81">
        <w:rPr>
          <w:rFonts w:ascii="Times New Roman" w:eastAsia="Times New Roman" w:hAnsi="Times New Roman" w:cs="David"/>
          <w:sz w:val="20"/>
          <w:szCs w:val="24"/>
          <w:rtl/>
          <w:lang w:eastAsia="he-IL"/>
        </w:rPr>
        <w:t>המתכנן לא יהיה זכאי לכל תשלום נוסף בעד תכניות שימסור למזמין ע</w:t>
      </w:r>
      <w:r w:rsidRPr="00217E81">
        <w:rPr>
          <w:rFonts w:ascii="Times New Roman" w:eastAsia="Times New Roman" w:hAnsi="Times New Roman" w:cs="David" w:hint="cs"/>
          <w:sz w:val="20"/>
          <w:szCs w:val="24"/>
          <w:rtl/>
          <w:lang w:eastAsia="he-IL"/>
        </w:rPr>
        <w:t>ל פי</w:t>
      </w:r>
      <w:r w:rsidRPr="00217E81">
        <w:rPr>
          <w:rFonts w:ascii="Times New Roman" w:eastAsia="Times New Roman" w:hAnsi="Times New Roman" w:cs="David"/>
          <w:sz w:val="20"/>
          <w:szCs w:val="24"/>
          <w:rtl/>
          <w:lang w:eastAsia="he-IL"/>
        </w:rPr>
        <w:t xml:space="preserve"> סעיף 10 זה.</w:t>
      </w:r>
    </w:p>
    <w:p w14:paraId="59387C03" w14:textId="77777777" w:rsidR="00217E81" w:rsidRPr="00217E81" w:rsidRDefault="00217E81" w:rsidP="00217E81">
      <w:pPr>
        <w:widowControl w:val="0"/>
        <w:numPr>
          <w:ilvl w:val="1"/>
          <w:numId w:val="32"/>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זכות הקניין בכל התכניות שייכת למזמין</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ובלבד ששולם שכר המתכנן בהתאם להוראות חוזה</w:t>
      </w:r>
      <w:r w:rsidRPr="00217E81">
        <w:rPr>
          <w:rFonts w:ascii="Times New Roman" w:eastAsia="Times New Roman" w:hAnsi="Times New Roman" w:cs="David" w:hint="cs"/>
          <w:sz w:val="20"/>
          <w:szCs w:val="24"/>
          <w:rtl/>
          <w:lang w:eastAsia="he-IL"/>
        </w:rPr>
        <w:t xml:space="preserve"> זה</w:t>
      </w:r>
      <w:r w:rsidRPr="00217E81">
        <w:rPr>
          <w:rFonts w:ascii="Times New Roman" w:eastAsia="Times New Roman" w:hAnsi="Times New Roman" w:cs="David"/>
          <w:sz w:val="20"/>
          <w:szCs w:val="24"/>
          <w:rtl/>
          <w:lang w:eastAsia="he-IL"/>
        </w:rPr>
        <w:t>. בתוקף זכות הקניין הנ"ל זכאי המזמין לעשות כל שימוש בתכניות, לרבות להשתמש בהן באמצעות יועצים אחרים ואף לשנותן בלא שיגיע למתכנן דבר בגין זאת, ובלבד שהשימוש בתכניות יוגבל לאתר ולפרויקט שחוזה זה חל לגביו. האמור לעיל לגבי זכות הקניין בתכניות</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חל גם לגבי זכות היוצרים, במידה וקיימת, בכל עבודות שבוצעו ע</w:t>
      </w:r>
      <w:r w:rsidRPr="00217E81">
        <w:rPr>
          <w:rFonts w:ascii="Times New Roman" w:eastAsia="Times New Roman" w:hAnsi="Times New Roman" w:cs="David" w:hint="cs"/>
          <w:sz w:val="20"/>
          <w:szCs w:val="24"/>
          <w:rtl/>
          <w:lang w:eastAsia="he-IL"/>
        </w:rPr>
        <w:t>ל פי</w:t>
      </w:r>
      <w:r w:rsidRPr="00217E81">
        <w:rPr>
          <w:rFonts w:ascii="Times New Roman" w:eastAsia="Times New Roman" w:hAnsi="Times New Roman" w:cs="David"/>
          <w:sz w:val="20"/>
          <w:szCs w:val="24"/>
          <w:rtl/>
          <w:lang w:eastAsia="he-IL"/>
        </w:rPr>
        <w:t xml:space="preserve"> התכניות. המתכנן אינו רשאי להשתמש בתכניות לצורך תכנון ובניה של פרויקט אחר  שלא בהסכמת המזמין.</w:t>
      </w:r>
    </w:p>
    <w:p w14:paraId="66FA65AA" w14:textId="77777777" w:rsidR="00217E81" w:rsidRPr="00217E81" w:rsidRDefault="00217E81" w:rsidP="00217E81">
      <w:pPr>
        <w:widowControl w:val="0"/>
        <w:numPr>
          <w:ilvl w:val="0"/>
          <w:numId w:val="32"/>
        </w:numPr>
        <w:spacing w:before="0" w:beforeAutospacing="0" w:after="240" w:afterAutospacing="0" w:line="240" w:lineRule="auto"/>
        <w:ind w:left="363" w:hanging="414"/>
        <w:jc w:val="both"/>
        <w:rPr>
          <w:rFonts w:ascii="Times New Roman" w:eastAsia="Times New Roman" w:hAnsi="Times New Roman" w:cs="David"/>
          <w:sz w:val="20"/>
          <w:szCs w:val="24"/>
          <w:rtl/>
          <w:lang w:eastAsia="he-IL"/>
        </w:rPr>
      </w:pPr>
      <w:r w:rsidRPr="00217E81">
        <w:rPr>
          <w:rFonts w:ascii="Times New Roman" w:eastAsia="Times New Roman" w:hAnsi="Times New Roman" w:cs="David"/>
          <w:bCs/>
          <w:sz w:val="20"/>
          <w:szCs w:val="24"/>
          <w:u w:val="single"/>
          <w:rtl/>
          <w:lang w:eastAsia="he-IL"/>
        </w:rPr>
        <w:t>מעמד המתכנן</w:t>
      </w:r>
    </w:p>
    <w:p w14:paraId="2F1B1E26"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color w:val="000000"/>
          <w:sz w:val="24"/>
          <w:szCs w:val="24"/>
          <w:rtl/>
          <w:lang w:eastAsia="he-IL"/>
        </w:rPr>
        <w:t>מוסכם ומובהר על ידי הצדדים לחוזה זה</w:t>
      </w:r>
      <w:r w:rsidRPr="00217E81">
        <w:rPr>
          <w:rFonts w:ascii="Times New Roman" w:eastAsia="Times New Roman" w:hAnsi="Times New Roman" w:cs="David" w:hint="cs"/>
          <w:color w:val="000000"/>
          <w:sz w:val="24"/>
          <w:szCs w:val="24"/>
          <w:rtl/>
          <w:lang w:eastAsia="he-IL"/>
        </w:rPr>
        <w:t>,</w:t>
      </w:r>
      <w:r w:rsidRPr="00217E81">
        <w:rPr>
          <w:rFonts w:ascii="Times New Roman" w:eastAsia="Times New Roman" w:hAnsi="Times New Roman" w:cs="David"/>
          <w:color w:val="000000"/>
          <w:sz w:val="24"/>
          <w:szCs w:val="24"/>
          <w:rtl/>
          <w:lang w:eastAsia="he-IL"/>
        </w:rPr>
        <w:t xml:space="preserve"> כי מעמדו של המתכנן כנותן השירותים למזמין הינו של קבלן עצמאי וכל הפעולות שיעשו על ידו על פי חוזה זה נעשות על ידו, עבורו ועל חשבונו</w:t>
      </w:r>
      <w:r w:rsidRPr="00217E81">
        <w:rPr>
          <w:rFonts w:ascii="Times New Roman" w:eastAsia="Times New Roman" w:hAnsi="Times New Roman" w:cs="David" w:hint="cs"/>
          <w:sz w:val="20"/>
          <w:szCs w:val="24"/>
          <w:rtl/>
          <w:lang w:eastAsia="he-IL"/>
        </w:rPr>
        <w:t xml:space="preserve"> של המתכנן</w:t>
      </w:r>
      <w:r w:rsidRPr="00217E81">
        <w:rPr>
          <w:rFonts w:ascii="Times New Roman" w:eastAsia="Times New Roman" w:hAnsi="Times New Roman" w:cs="David"/>
          <w:sz w:val="20"/>
          <w:szCs w:val="24"/>
          <w:rtl/>
          <w:lang w:eastAsia="he-IL"/>
        </w:rPr>
        <w:t>.</w:t>
      </w:r>
    </w:p>
    <w:p w14:paraId="3E606727"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lang w:eastAsia="he-IL"/>
        </w:rPr>
      </w:pPr>
      <w:r w:rsidRPr="00217E81">
        <w:rPr>
          <w:rFonts w:ascii="Times New Roman" w:eastAsia="Times New Roman" w:hAnsi="Times New Roman" w:cs="David"/>
          <w:sz w:val="20"/>
          <w:szCs w:val="24"/>
          <w:rtl/>
          <w:lang w:eastAsia="he-IL"/>
        </w:rPr>
        <w:lastRenderedPageBreak/>
        <w:t xml:space="preserve">אין ולא יהיו יחסי עובד-מעביד בין המזמין ובין </w:t>
      </w:r>
      <w:r w:rsidRPr="00217E81">
        <w:rPr>
          <w:rFonts w:ascii="Times New Roman" w:eastAsia="Times New Roman" w:hAnsi="Times New Roman" w:cs="David"/>
          <w:color w:val="000000"/>
          <w:sz w:val="24"/>
          <w:szCs w:val="24"/>
          <w:rtl/>
          <w:lang w:eastAsia="he-IL"/>
        </w:rPr>
        <w:t xml:space="preserve">המתכנן ו/או </w:t>
      </w:r>
      <w:r w:rsidRPr="00217E81">
        <w:rPr>
          <w:rFonts w:ascii="Times New Roman" w:eastAsia="Times New Roman" w:hAnsi="Times New Roman" w:cs="David" w:hint="cs"/>
          <w:color w:val="000000"/>
          <w:sz w:val="24"/>
          <w:szCs w:val="24"/>
          <w:rtl/>
          <w:lang w:eastAsia="he-IL"/>
        </w:rPr>
        <w:t>מי מטעמו ו</w:t>
      </w:r>
      <w:r w:rsidRPr="00217E81">
        <w:rPr>
          <w:rFonts w:ascii="Times New Roman" w:eastAsia="Times New Roman" w:hAnsi="Times New Roman" w:cs="David"/>
          <w:color w:val="000000"/>
          <w:sz w:val="24"/>
          <w:szCs w:val="24"/>
          <w:rtl/>
          <w:lang w:eastAsia="he-IL"/>
        </w:rPr>
        <w:t xml:space="preserve">בין המזמין לבין עובדי </w:t>
      </w:r>
      <w:r w:rsidRPr="00217E81">
        <w:rPr>
          <w:rFonts w:ascii="Times New Roman" w:eastAsia="Times New Roman" w:hAnsi="Times New Roman" w:cs="David" w:hint="cs"/>
          <w:color w:val="000000"/>
          <w:sz w:val="24"/>
          <w:szCs w:val="24"/>
          <w:rtl/>
          <w:lang w:eastAsia="he-IL"/>
        </w:rPr>
        <w:t xml:space="preserve"> המתכנן ו/או מי מטעמיהם</w:t>
      </w:r>
      <w:r w:rsidRPr="00217E81">
        <w:rPr>
          <w:rFonts w:ascii="Times New Roman" w:eastAsia="Times New Roman" w:hAnsi="Times New Roman" w:cs="David"/>
          <w:color w:val="000000"/>
          <w:sz w:val="24"/>
          <w:szCs w:val="24"/>
          <w:rtl/>
          <w:lang w:eastAsia="he-IL"/>
        </w:rPr>
        <w:t xml:space="preserve"> </w:t>
      </w:r>
      <w:r w:rsidRPr="00217E81">
        <w:rPr>
          <w:rFonts w:ascii="Times New Roman" w:eastAsia="Times New Roman" w:hAnsi="Times New Roman" w:cs="David"/>
          <w:sz w:val="20"/>
          <w:szCs w:val="24"/>
          <w:rtl/>
          <w:lang w:eastAsia="he-IL"/>
        </w:rPr>
        <w:t>ואין בהוראות חוזה זה</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כדי ליצור בין המתכנן ו/או מי מעובדיו</w:t>
      </w:r>
      <w:r w:rsidRPr="00217E81">
        <w:rPr>
          <w:rFonts w:ascii="Times New Roman" w:eastAsia="Times New Roman" w:hAnsi="Times New Roman" w:cs="David" w:hint="cs"/>
          <w:sz w:val="20"/>
          <w:szCs w:val="24"/>
          <w:rtl/>
          <w:lang w:eastAsia="he-IL"/>
        </w:rPr>
        <w:t xml:space="preserve"> ו/או מי מטעמו</w:t>
      </w:r>
      <w:r w:rsidRPr="00217E81">
        <w:rPr>
          <w:rFonts w:ascii="Times New Roman" w:eastAsia="Times New Roman" w:hAnsi="Times New Roman" w:cs="David"/>
          <w:sz w:val="20"/>
          <w:szCs w:val="24"/>
          <w:rtl/>
          <w:lang w:eastAsia="he-IL"/>
        </w:rPr>
        <w:t xml:space="preserve"> לבין המזמין ו/או המנהל ו/או מי מטעמו יחסי עובד מעביד</w:t>
      </w:r>
      <w:r w:rsidRPr="00217E81">
        <w:rPr>
          <w:rFonts w:ascii="Times New Roman" w:eastAsia="Times New Roman" w:hAnsi="Times New Roman" w:cs="David"/>
          <w:color w:val="000000"/>
          <w:sz w:val="24"/>
          <w:szCs w:val="24"/>
          <w:rtl/>
          <w:lang w:eastAsia="he-IL"/>
        </w:rPr>
        <w:t>, לכל ענין ודבר. בכלל זה</w:t>
      </w:r>
      <w:r w:rsidRPr="00217E81">
        <w:rPr>
          <w:rFonts w:ascii="Times New Roman" w:eastAsia="Times New Roman" w:hAnsi="Times New Roman" w:cs="David" w:hint="cs"/>
          <w:color w:val="000000"/>
          <w:sz w:val="24"/>
          <w:szCs w:val="24"/>
          <w:rtl/>
          <w:lang w:eastAsia="he-IL"/>
        </w:rPr>
        <w:t>,</w:t>
      </w:r>
      <w:r w:rsidRPr="00217E81">
        <w:rPr>
          <w:rFonts w:ascii="Times New Roman" w:eastAsia="Times New Roman" w:hAnsi="Times New Roman" w:cs="David"/>
          <w:color w:val="000000"/>
          <w:sz w:val="24"/>
          <w:szCs w:val="24"/>
          <w:rtl/>
          <w:lang w:eastAsia="he-IL"/>
        </w:rPr>
        <w:t xml:space="preserve"> מוסכם ומובהר בין הצדדים</w:t>
      </w:r>
      <w:r w:rsidRPr="00217E81">
        <w:rPr>
          <w:rFonts w:ascii="Times New Roman" w:eastAsia="Times New Roman" w:hAnsi="Times New Roman" w:cs="David" w:hint="cs"/>
          <w:color w:val="000000"/>
          <w:sz w:val="24"/>
          <w:szCs w:val="24"/>
          <w:rtl/>
          <w:lang w:eastAsia="he-IL"/>
        </w:rPr>
        <w:t>,</w:t>
      </w:r>
      <w:r w:rsidRPr="00217E81">
        <w:rPr>
          <w:rFonts w:ascii="Times New Roman" w:eastAsia="Times New Roman" w:hAnsi="Times New Roman" w:cs="David"/>
          <w:color w:val="000000"/>
          <w:sz w:val="24"/>
          <w:szCs w:val="24"/>
          <w:rtl/>
          <w:lang w:eastAsia="he-IL"/>
        </w:rPr>
        <w:t xml:space="preserve"> כי המתכנן ו/או עובדיו לא יהיו זכאים כלפי המזמין לכל זכות החלה ע</w:t>
      </w:r>
      <w:r w:rsidRPr="00217E81">
        <w:rPr>
          <w:rFonts w:ascii="Times New Roman" w:eastAsia="Times New Roman" w:hAnsi="Times New Roman" w:cs="David" w:hint="cs"/>
          <w:color w:val="000000"/>
          <w:sz w:val="24"/>
          <w:szCs w:val="24"/>
          <w:rtl/>
          <w:lang w:eastAsia="he-IL"/>
        </w:rPr>
        <w:t>ל פ</w:t>
      </w:r>
      <w:r w:rsidRPr="00217E81">
        <w:rPr>
          <w:rFonts w:ascii="Times New Roman" w:eastAsia="Times New Roman" w:hAnsi="Times New Roman" w:cs="David"/>
          <w:color w:val="000000"/>
          <w:sz w:val="24"/>
          <w:szCs w:val="24"/>
          <w:rtl/>
          <w:lang w:eastAsia="he-IL"/>
        </w:rPr>
        <w:t>י הדין ו/או מכח צו הרחבה ו/או מכח הסכם כלשהו על עובד</w:t>
      </w:r>
      <w:r w:rsidRPr="00217E81">
        <w:rPr>
          <w:rFonts w:ascii="Times New Roman" w:eastAsia="Times New Roman" w:hAnsi="Times New Roman" w:cs="David" w:hint="cs"/>
          <w:sz w:val="20"/>
          <w:szCs w:val="24"/>
          <w:rtl/>
          <w:lang w:eastAsia="he-IL"/>
        </w:rPr>
        <w:t>.</w:t>
      </w:r>
    </w:p>
    <w:p w14:paraId="13622AB9"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color w:val="000000"/>
          <w:sz w:val="24"/>
          <w:szCs w:val="24"/>
          <w:rtl/>
          <w:lang w:eastAsia="he-IL"/>
        </w:rPr>
        <w:t>מוסכם בזה</w:t>
      </w:r>
      <w:r w:rsidRPr="00217E81">
        <w:rPr>
          <w:rFonts w:ascii="Times New Roman" w:eastAsia="Times New Roman" w:hAnsi="Times New Roman" w:cs="David" w:hint="cs"/>
          <w:color w:val="000000"/>
          <w:sz w:val="24"/>
          <w:szCs w:val="24"/>
          <w:rtl/>
          <w:lang w:eastAsia="he-IL"/>
        </w:rPr>
        <w:t>,</w:t>
      </w:r>
      <w:r w:rsidRPr="00217E81">
        <w:rPr>
          <w:rFonts w:ascii="Times New Roman" w:eastAsia="Times New Roman" w:hAnsi="Times New Roman" w:cs="David"/>
          <w:color w:val="000000"/>
          <w:sz w:val="24"/>
          <w:szCs w:val="24"/>
          <w:rtl/>
          <w:lang w:eastAsia="he-IL"/>
        </w:rPr>
        <w:t xml:space="preserve"> כי המתכנן ו/או עובדיו</w:t>
      </w:r>
      <w:r w:rsidRPr="00217E81">
        <w:rPr>
          <w:rFonts w:ascii="Times New Roman" w:eastAsia="Times New Roman" w:hAnsi="Times New Roman" w:cs="David" w:hint="cs"/>
          <w:color w:val="000000"/>
          <w:sz w:val="24"/>
          <w:szCs w:val="24"/>
          <w:rtl/>
          <w:lang w:eastAsia="he-IL"/>
        </w:rPr>
        <w:t xml:space="preserve"> ו/או שלוחיו ו/או אחר מטעמו או מטעמם של אלו</w:t>
      </w:r>
      <w:r w:rsidRPr="00217E81">
        <w:rPr>
          <w:rFonts w:ascii="Times New Roman" w:eastAsia="Times New Roman" w:hAnsi="Times New Roman" w:cs="David"/>
          <w:color w:val="000000"/>
          <w:sz w:val="24"/>
          <w:szCs w:val="24"/>
          <w:rtl/>
          <w:lang w:eastAsia="he-IL"/>
        </w:rPr>
        <w:t xml:space="preserve"> מוותרים על כל טענות ו/או</w:t>
      </w:r>
      <w:r w:rsidRPr="00217E81">
        <w:rPr>
          <w:rFonts w:ascii="Times New Roman" w:eastAsia="Times New Roman" w:hAnsi="Times New Roman" w:cs="David" w:hint="cs"/>
          <w:color w:val="000000"/>
          <w:sz w:val="24"/>
          <w:szCs w:val="24"/>
          <w:rtl/>
          <w:lang w:eastAsia="he-IL"/>
        </w:rPr>
        <w:t xml:space="preserve"> דרישות ו/או תלונות ו/או</w:t>
      </w:r>
      <w:r w:rsidRPr="00217E81">
        <w:rPr>
          <w:rFonts w:ascii="Times New Roman" w:eastAsia="Times New Roman" w:hAnsi="Times New Roman" w:cs="David"/>
          <w:color w:val="000000"/>
          <w:sz w:val="24"/>
          <w:szCs w:val="24"/>
          <w:rtl/>
          <w:lang w:eastAsia="he-IL"/>
        </w:rPr>
        <w:t xml:space="preserve"> תביעות כלפי המזמין ו/או כלפי מי מטעמו, שעילתן ביחסי עובד ומעביד ו/או בסיומם והם יהיו מנועים מהגשת כל תביעה שהיא כאמור כנגד המזמין.</w:t>
      </w:r>
    </w:p>
    <w:p w14:paraId="380DAFBC"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המתכנן מצהיר ומתחייב</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כי ישא לבדו </w:t>
      </w:r>
      <w:r w:rsidRPr="00217E81">
        <w:rPr>
          <w:rFonts w:ascii="Times New Roman" w:eastAsia="Times New Roman" w:hAnsi="Times New Roman" w:cs="David"/>
          <w:color w:val="000000"/>
          <w:sz w:val="24"/>
          <w:szCs w:val="24"/>
          <w:rtl/>
          <w:lang w:eastAsia="he-IL"/>
        </w:rPr>
        <w:t>בכל התשלומים ו/או המסים ו/או תשלומי חובה אחרים, החלים ו/או שיחולו על המתכנן ו/או עובדי המתכנן בגין מתן השירותים ו/או בגין התקבולים שיקבל ע</w:t>
      </w:r>
      <w:r w:rsidRPr="00217E81">
        <w:rPr>
          <w:rFonts w:ascii="Times New Roman" w:eastAsia="Times New Roman" w:hAnsi="Times New Roman" w:cs="David" w:hint="cs"/>
          <w:color w:val="000000"/>
          <w:sz w:val="24"/>
          <w:szCs w:val="24"/>
          <w:rtl/>
          <w:lang w:eastAsia="he-IL"/>
        </w:rPr>
        <w:t>ל פי</w:t>
      </w:r>
      <w:r w:rsidRPr="00217E81">
        <w:rPr>
          <w:rFonts w:ascii="Times New Roman" w:eastAsia="Times New Roman" w:hAnsi="Times New Roman" w:cs="David"/>
          <w:color w:val="000000"/>
          <w:sz w:val="24"/>
          <w:szCs w:val="24"/>
          <w:rtl/>
          <w:lang w:eastAsia="he-IL"/>
        </w:rPr>
        <w:t xml:space="preserve"> חוזה זה</w:t>
      </w:r>
      <w:r w:rsidRPr="00217E81">
        <w:rPr>
          <w:rFonts w:ascii="Times New Roman" w:eastAsia="Times New Roman" w:hAnsi="Times New Roman" w:cs="David" w:hint="cs"/>
          <w:color w:val="000000"/>
          <w:sz w:val="24"/>
          <w:szCs w:val="24"/>
          <w:rtl/>
          <w:lang w:eastAsia="he-IL"/>
        </w:rPr>
        <w:t>,</w:t>
      </w:r>
      <w:r w:rsidRPr="00217E81">
        <w:rPr>
          <w:rFonts w:ascii="Times New Roman" w:eastAsia="Times New Roman" w:hAnsi="Times New Roman" w:cs="David"/>
          <w:color w:val="000000"/>
          <w:sz w:val="24"/>
          <w:szCs w:val="24"/>
          <w:rtl/>
          <w:lang w:eastAsia="he-IL"/>
        </w:rPr>
        <w:t xml:space="preserve"> ובכלל זה</w:t>
      </w:r>
      <w:r w:rsidRPr="00217E81">
        <w:rPr>
          <w:rFonts w:ascii="Times New Roman" w:eastAsia="Times New Roman" w:hAnsi="Times New Roman" w:cs="David" w:hint="cs"/>
          <w:color w:val="000000"/>
          <w:sz w:val="24"/>
          <w:szCs w:val="24"/>
          <w:rtl/>
          <w:lang w:eastAsia="he-IL"/>
        </w:rPr>
        <w:t>,</w:t>
      </w:r>
      <w:r w:rsidRPr="00217E81">
        <w:rPr>
          <w:rFonts w:ascii="Times New Roman" w:eastAsia="Times New Roman" w:hAnsi="Times New Roman" w:cs="David"/>
          <w:sz w:val="20"/>
          <w:szCs w:val="24"/>
          <w:rtl/>
          <w:lang w:eastAsia="he-IL"/>
        </w:rPr>
        <w:t xml:space="preserve"> תשלומי מס הכנסה והב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טוח הלאומי שהוא חב בגין מתן שרותי המתכנן.</w:t>
      </w:r>
    </w:p>
    <w:p w14:paraId="001B7F71"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 xml:space="preserve">המתכנן </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ישא לבדו באחריות לכל הזכויות הסוציאליות של עובדיו (כגון - ניכויי מס הכנסה וב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טוח לאומי, תשלומים לקרנות איגודים מקצוע</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ים ותשלומים סוציאליים אחרים) ולכל החובות החלות על פי דין על מעביד כלפי עובדיו.</w:t>
      </w:r>
    </w:p>
    <w:p w14:paraId="39F4B1BF"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color w:val="000000"/>
          <w:sz w:val="24"/>
          <w:szCs w:val="24"/>
          <w:rtl/>
          <w:lang w:eastAsia="he-IL"/>
        </w:rPr>
      </w:pPr>
      <w:r w:rsidRPr="00217E81">
        <w:rPr>
          <w:rFonts w:ascii="Times New Roman" w:eastAsia="Times New Roman" w:hAnsi="Times New Roman" w:cs="David"/>
          <w:color w:val="000000"/>
          <w:sz w:val="24"/>
          <w:szCs w:val="24"/>
          <w:rtl/>
          <w:lang w:eastAsia="he-IL"/>
        </w:rPr>
        <w:t>מבלי לגרוע מ</w:t>
      </w:r>
      <w:r w:rsidRPr="00217E81">
        <w:rPr>
          <w:rFonts w:ascii="Times New Roman" w:eastAsia="Times New Roman" w:hAnsi="Times New Roman" w:cs="David" w:hint="cs"/>
          <w:color w:val="000000"/>
          <w:sz w:val="24"/>
          <w:szCs w:val="24"/>
          <w:rtl/>
          <w:lang w:eastAsia="he-IL"/>
        </w:rPr>
        <w:t xml:space="preserve">כלליות </w:t>
      </w:r>
      <w:r w:rsidRPr="00217E81">
        <w:rPr>
          <w:rFonts w:ascii="Times New Roman" w:eastAsia="Times New Roman" w:hAnsi="Times New Roman" w:cs="David"/>
          <w:color w:val="000000"/>
          <w:sz w:val="24"/>
          <w:szCs w:val="24"/>
          <w:rtl/>
          <w:lang w:eastAsia="he-IL"/>
        </w:rPr>
        <w:t>האמור לעיל, המתכנן מצהיר ומתחייב</w:t>
      </w:r>
      <w:r w:rsidRPr="00217E81">
        <w:rPr>
          <w:rFonts w:ascii="Times New Roman" w:eastAsia="Times New Roman" w:hAnsi="Times New Roman" w:cs="David" w:hint="cs"/>
          <w:color w:val="000000"/>
          <w:sz w:val="24"/>
          <w:szCs w:val="24"/>
          <w:rtl/>
          <w:lang w:eastAsia="he-IL"/>
        </w:rPr>
        <w:t>,</w:t>
      </w:r>
      <w:r w:rsidRPr="00217E81">
        <w:rPr>
          <w:rFonts w:ascii="Times New Roman" w:eastAsia="Times New Roman" w:hAnsi="Times New Roman" w:cs="David"/>
          <w:color w:val="000000"/>
          <w:sz w:val="24"/>
          <w:szCs w:val="24"/>
          <w:rtl/>
          <w:lang w:eastAsia="he-IL"/>
        </w:rPr>
        <w:t xml:space="preserve"> כי אם י</w:t>
      </w:r>
      <w:r w:rsidRPr="00217E81">
        <w:rPr>
          <w:rFonts w:ascii="Times New Roman" w:eastAsia="Times New Roman" w:hAnsi="Times New Roman" w:cs="David" w:hint="cs"/>
          <w:color w:val="000000"/>
          <w:sz w:val="24"/>
          <w:szCs w:val="24"/>
          <w:rtl/>
          <w:lang w:eastAsia="he-IL"/>
        </w:rPr>
        <w:t>י</w:t>
      </w:r>
      <w:r w:rsidRPr="00217E81">
        <w:rPr>
          <w:rFonts w:ascii="Times New Roman" w:eastAsia="Times New Roman" w:hAnsi="Times New Roman" w:cs="David"/>
          <w:color w:val="000000"/>
          <w:sz w:val="24"/>
          <w:szCs w:val="24"/>
          <w:rtl/>
          <w:lang w:eastAsia="he-IL"/>
        </w:rPr>
        <w:t xml:space="preserve">דרש המזמין על ידי </w:t>
      </w:r>
      <w:r w:rsidRPr="00217E81">
        <w:rPr>
          <w:rFonts w:ascii="Times New Roman" w:eastAsia="Times New Roman" w:hAnsi="Times New Roman" w:cs="David"/>
          <w:color w:val="000000"/>
          <w:sz w:val="24"/>
          <w:szCs w:val="24"/>
          <w:rtl/>
          <w:lang w:eastAsia="he-IL"/>
        </w:rPr>
        <w:lastRenderedPageBreak/>
        <w:t>המתכנן ו/או על ידי מי מ</w:t>
      </w:r>
      <w:r w:rsidRPr="00217E81">
        <w:rPr>
          <w:rFonts w:ascii="Times New Roman" w:eastAsia="Times New Roman" w:hAnsi="Times New Roman" w:cs="David" w:hint="cs"/>
          <w:color w:val="000000"/>
          <w:sz w:val="24"/>
          <w:szCs w:val="24"/>
          <w:rtl/>
          <w:lang w:eastAsia="he-IL"/>
        </w:rPr>
        <w:t>שלוחיו ו/או עובדיו</w:t>
      </w:r>
      <w:r w:rsidRPr="00217E81">
        <w:rPr>
          <w:rFonts w:ascii="Times New Roman" w:eastAsia="Times New Roman" w:hAnsi="Times New Roman" w:cs="David"/>
          <w:color w:val="000000"/>
          <w:sz w:val="24"/>
          <w:szCs w:val="24"/>
          <w:rtl/>
          <w:lang w:eastAsia="he-IL"/>
        </w:rPr>
        <w:t xml:space="preserve"> ו/או</w:t>
      </w:r>
      <w:r w:rsidRPr="00217E81">
        <w:rPr>
          <w:rFonts w:ascii="Times New Roman" w:eastAsia="Times New Roman" w:hAnsi="Times New Roman" w:cs="David" w:hint="cs"/>
          <w:color w:val="000000"/>
          <w:sz w:val="24"/>
          <w:szCs w:val="24"/>
          <w:rtl/>
          <w:lang w:eastAsia="he-IL"/>
        </w:rPr>
        <w:t xml:space="preserve"> אחר מטעמו ו/או</w:t>
      </w:r>
      <w:r w:rsidRPr="00217E81">
        <w:rPr>
          <w:rFonts w:ascii="Times New Roman" w:eastAsia="Times New Roman" w:hAnsi="Times New Roman" w:cs="David"/>
          <w:color w:val="000000"/>
          <w:sz w:val="24"/>
          <w:szCs w:val="24"/>
          <w:rtl/>
          <w:lang w:eastAsia="he-IL"/>
        </w:rPr>
        <w:t xml:space="preserve"> על ידי כל צד ג' לשאת בתשלום ו/או הוצאה ו/או עלות</w:t>
      </w:r>
      <w:r w:rsidRPr="00217E81">
        <w:rPr>
          <w:rFonts w:ascii="Times New Roman" w:eastAsia="Times New Roman" w:hAnsi="Times New Roman" w:cs="David" w:hint="cs"/>
          <w:color w:val="000000"/>
          <w:sz w:val="24"/>
          <w:szCs w:val="24"/>
          <w:rtl/>
          <w:lang w:eastAsia="he-IL"/>
        </w:rPr>
        <w:t xml:space="preserve"> ו/או פיצוי ו/או שיפוי</w:t>
      </w:r>
      <w:r w:rsidRPr="00217E81">
        <w:rPr>
          <w:rFonts w:ascii="Times New Roman" w:eastAsia="Times New Roman" w:hAnsi="Times New Roman" w:cs="David"/>
          <w:color w:val="000000"/>
          <w:sz w:val="24"/>
          <w:szCs w:val="24"/>
          <w:rtl/>
          <w:lang w:eastAsia="he-IL"/>
        </w:rPr>
        <w:t xml:space="preserve"> כלשהם, בגין עילות הנובעות מיחסי עובד ומעביד ו/או מהפסקתם ו/או אם יחולו על המזמין תשלום ו/או הוצאה ו/או עלות</w:t>
      </w:r>
      <w:r w:rsidRPr="00217E81">
        <w:rPr>
          <w:rFonts w:ascii="Times New Roman" w:eastAsia="Times New Roman" w:hAnsi="Times New Roman" w:cs="David" w:hint="cs"/>
          <w:color w:val="000000"/>
          <w:sz w:val="24"/>
          <w:szCs w:val="24"/>
          <w:rtl/>
          <w:lang w:eastAsia="he-IL"/>
        </w:rPr>
        <w:t xml:space="preserve"> ו/או פיצוי ו/או שיפוי</w:t>
      </w:r>
      <w:r w:rsidRPr="00217E81">
        <w:rPr>
          <w:rFonts w:ascii="Times New Roman" w:eastAsia="Times New Roman" w:hAnsi="Times New Roman" w:cs="David"/>
          <w:color w:val="000000"/>
          <w:sz w:val="24"/>
          <w:szCs w:val="24"/>
          <w:rtl/>
          <w:lang w:eastAsia="he-IL"/>
        </w:rPr>
        <w:t xml:space="preserve"> כלשהם כאמור, אזי ישפה המתכנן את המזמין מיד עם דרישתו הראשונה של המזמין, בגין כל תשלום ו/או הוצאה ו/או עלות</w:t>
      </w:r>
      <w:r w:rsidRPr="00217E81">
        <w:rPr>
          <w:rFonts w:ascii="Times New Roman" w:eastAsia="Times New Roman" w:hAnsi="Times New Roman" w:cs="David" w:hint="cs"/>
          <w:color w:val="000000"/>
          <w:sz w:val="24"/>
          <w:szCs w:val="24"/>
          <w:rtl/>
          <w:lang w:eastAsia="he-IL"/>
        </w:rPr>
        <w:t xml:space="preserve"> ו/או פיצוי ו/או שיפוי</w:t>
      </w:r>
      <w:r w:rsidRPr="00217E81">
        <w:rPr>
          <w:rFonts w:ascii="Times New Roman" w:eastAsia="Times New Roman" w:hAnsi="Times New Roman" w:cs="David"/>
          <w:color w:val="000000"/>
          <w:sz w:val="24"/>
          <w:szCs w:val="24"/>
          <w:rtl/>
          <w:lang w:eastAsia="he-IL"/>
        </w:rPr>
        <w:t xml:space="preserve"> שיחולו על המזמין ו/או ידרשו ממנו כאמור ו/או בגין כל נזק שיגרם למזמין בשל דרישה או תביעה כאמור, לרבות הוצאות משפט ושכ"ט עו"ד. סכום השיפוי כאמור</w:t>
      </w:r>
      <w:r w:rsidRPr="00217E81">
        <w:rPr>
          <w:rFonts w:ascii="Times New Roman" w:eastAsia="Times New Roman" w:hAnsi="Times New Roman" w:cs="David" w:hint="cs"/>
          <w:color w:val="000000"/>
          <w:sz w:val="24"/>
          <w:szCs w:val="24"/>
          <w:rtl/>
          <w:lang w:eastAsia="he-IL"/>
        </w:rPr>
        <w:t>,</w:t>
      </w:r>
      <w:r w:rsidRPr="00217E81">
        <w:rPr>
          <w:rFonts w:ascii="Times New Roman" w:eastAsia="Times New Roman" w:hAnsi="Times New Roman" w:cs="David"/>
          <w:color w:val="000000"/>
          <w:sz w:val="24"/>
          <w:szCs w:val="24"/>
          <w:rtl/>
          <w:lang w:eastAsia="he-IL"/>
        </w:rPr>
        <w:t xml:space="preserve"> ייחשב </w:t>
      </w:r>
      <w:r w:rsidRPr="00217E81">
        <w:rPr>
          <w:rFonts w:ascii="Times New Roman" w:eastAsia="Times New Roman" w:hAnsi="Times New Roman" w:cs="David" w:hint="cs"/>
          <w:color w:val="000000"/>
          <w:sz w:val="24"/>
          <w:szCs w:val="24"/>
          <w:rtl/>
          <w:lang w:eastAsia="he-IL"/>
        </w:rPr>
        <w:t>כ</w:t>
      </w:r>
      <w:r w:rsidRPr="00217E81">
        <w:rPr>
          <w:rFonts w:ascii="Times New Roman" w:eastAsia="Times New Roman" w:hAnsi="Times New Roman" w:cs="David"/>
          <w:color w:val="000000"/>
          <w:sz w:val="24"/>
          <w:szCs w:val="24"/>
          <w:rtl/>
          <w:lang w:eastAsia="he-IL"/>
        </w:rPr>
        <w:t>חוב המגיע למזמין מאת המתכנן על פי הוראות חוזה זה, אשר המזמין רשאי לקזז בגינו סכומים ע"ח התמורה המגיעה למתכנן.</w:t>
      </w:r>
    </w:p>
    <w:p w14:paraId="7B53BFDB" w14:textId="77777777" w:rsidR="00217E81" w:rsidRPr="00217E81" w:rsidRDefault="00217E81" w:rsidP="00217E81">
      <w:pPr>
        <w:widowControl w:val="0"/>
        <w:numPr>
          <w:ilvl w:val="1"/>
          <w:numId w:val="32"/>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217E81">
        <w:rPr>
          <w:rFonts w:ascii="Times New Roman" w:eastAsia="Times New Roman" w:hAnsi="Times New Roman" w:cs="David"/>
          <w:color w:val="000000"/>
          <w:sz w:val="24"/>
          <w:szCs w:val="24"/>
          <w:rtl/>
          <w:lang w:eastAsia="he-IL"/>
        </w:rPr>
        <w:t>בשים לב לאמור לעיל, אם יקבע פורום מוסמך כלשהו</w:t>
      </w:r>
      <w:r w:rsidRPr="00217E81">
        <w:rPr>
          <w:rFonts w:ascii="Times New Roman" w:eastAsia="Times New Roman" w:hAnsi="Times New Roman" w:cs="David" w:hint="cs"/>
          <w:color w:val="000000"/>
          <w:sz w:val="24"/>
          <w:szCs w:val="24"/>
          <w:rtl/>
          <w:lang w:eastAsia="he-IL"/>
        </w:rPr>
        <w:t>,</w:t>
      </w:r>
      <w:r w:rsidRPr="00217E81">
        <w:rPr>
          <w:rFonts w:ascii="Times New Roman" w:eastAsia="Times New Roman" w:hAnsi="Times New Roman" w:cs="David"/>
          <w:color w:val="000000"/>
          <w:sz w:val="24"/>
          <w:szCs w:val="24"/>
          <w:rtl/>
          <w:lang w:eastAsia="he-IL"/>
        </w:rPr>
        <w:t xml:space="preserve"> כי נתקיימו יחסי עובד ומעביד בין המתכנן ו/או מי מעובדיו</w:t>
      </w:r>
      <w:r w:rsidRPr="00217E81">
        <w:rPr>
          <w:rFonts w:ascii="Times New Roman" w:eastAsia="Times New Roman" w:hAnsi="Times New Roman" w:cs="David" w:hint="cs"/>
          <w:color w:val="000000"/>
          <w:sz w:val="24"/>
          <w:szCs w:val="24"/>
          <w:rtl/>
          <w:lang w:eastAsia="he-IL"/>
        </w:rPr>
        <w:t xml:space="preserve"> ו/או מי משלוחיו ו/או אחר מטעמו</w:t>
      </w:r>
      <w:r w:rsidRPr="00217E81">
        <w:rPr>
          <w:rFonts w:ascii="Times New Roman" w:eastAsia="Times New Roman" w:hAnsi="Times New Roman" w:cs="David"/>
          <w:color w:val="000000"/>
          <w:sz w:val="24"/>
          <w:szCs w:val="24"/>
          <w:rtl/>
          <w:lang w:eastAsia="he-IL"/>
        </w:rPr>
        <w:t xml:space="preserve"> לבין המזמין מכל סיבה שהיא, אזי מוסכם בזה במפורש, כי כל תשלום ששולם על ידי המזמין כאמור בסעיף 7 לעיל, יחשב ככולל כל הטבה, פיצוי ותשלום הנובעים מיחסי עובד ומעביד</w:t>
      </w:r>
      <w:r w:rsidRPr="00217E81">
        <w:rPr>
          <w:rFonts w:ascii="Times New Roman" w:eastAsia="Times New Roman" w:hAnsi="Times New Roman" w:cs="David" w:hint="cs"/>
          <w:color w:val="000000"/>
          <w:sz w:val="24"/>
          <w:szCs w:val="24"/>
          <w:rtl/>
          <w:lang w:eastAsia="he-IL"/>
        </w:rPr>
        <w:t>.</w:t>
      </w:r>
    </w:p>
    <w:p w14:paraId="56F42A1F" w14:textId="77777777" w:rsidR="00217E81" w:rsidRPr="00217E81" w:rsidRDefault="00217E81" w:rsidP="00217E81">
      <w:pPr>
        <w:widowControl w:val="0"/>
        <w:numPr>
          <w:ilvl w:val="0"/>
          <w:numId w:val="32"/>
        </w:numPr>
        <w:spacing w:before="0" w:beforeAutospacing="0" w:after="240" w:afterAutospacing="0" w:line="240" w:lineRule="auto"/>
        <w:ind w:left="363" w:hanging="74"/>
        <w:jc w:val="both"/>
        <w:rPr>
          <w:rFonts w:ascii="Times New Roman" w:eastAsia="Times New Roman" w:hAnsi="Times New Roman" w:cs="David"/>
          <w:bCs/>
          <w:sz w:val="20"/>
          <w:szCs w:val="24"/>
          <w:u w:val="single"/>
          <w:rtl/>
          <w:lang w:eastAsia="he-IL"/>
        </w:rPr>
      </w:pPr>
      <w:r w:rsidRPr="00217E81">
        <w:rPr>
          <w:rFonts w:ascii="Times New Roman" w:eastAsia="Times New Roman" w:hAnsi="Times New Roman" w:cs="David"/>
          <w:bCs/>
          <w:sz w:val="20"/>
          <w:szCs w:val="24"/>
          <w:u w:val="single"/>
          <w:rtl/>
          <w:lang w:eastAsia="he-IL"/>
        </w:rPr>
        <w:t>הבאת החוזה לגמר או ביטולו</w:t>
      </w:r>
    </w:p>
    <w:p w14:paraId="7000C0F3"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lang w:eastAsia="he-IL"/>
        </w:rPr>
      </w:pPr>
    </w:p>
    <w:p w14:paraId="67F71460" w14:textId="77777777" w:rsidR="00217E81" w:rsidRPr="00217E81" w:rsidRDefault="00217E81" w:rsidP="00217E81">
      <w:pPr>
        <w:widowControl w:val="0"/>
        <w:numPr>
          <w:ilvl w:val="2"/>
          <w:numId w:val="32"/>
        </w:numPr>
        <w:spacing w:before="0" w:beforeAutospacing="0" w:after="200" w:afterAutospacing="0" w:line="240" w:lineRule="auto"/>
        <w:ind w:left="1507" w:hanging="373"/>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 xml:space="preserve">על אף האמור בכל מקום אחר בחוזה </w:t>
      </w:r>
      <w:r w:rsidRPr="00217E81">
        <w:rPr>
          <w:rFonts w:ascii="Times New Roman" w:eastAsia="Times New Roman" w:hAnsi="Times New Roman" w:cs="David" w:hint="cs"/>
          <w:sz w:val="20"/>
          <w:szCs w:val="24"/>
          <w:rtl/>
          <w:lang w:eastAsia="he-IL"/>
        </w:rPr>
        <w:t xml:space="preserve">זה על נספחיו, </w:t>
      </w:r>
      <w:r w:rsidRPr="00217E81">
        <w:rPr>
          <w:rFonts w:ascii="Times New Roman" w:eastAsia="Times New Roman" w:hAnsi="Times New Roman" w:cs="David"/>
          <w:sz w:val="20"/>
          <w:szCs w:val="24"/>
          <w:rtl/>
          <w:lang w:eastAsia="he-IL"/>
        </w:rPr>
        <w:t>רשאי המזמין, לפי ש</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קול דעתו הבלעדי, בכל עת ומסיבה כלשהי, להביא חוזה זה, כולו או מקצתו, לידי גמר על ידי מתן הודעה בכתב על כך למתכנן. ניתנה הודעה כאמור</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יבוא החוזה לידי גמר בתאריך הנקוב </w:t>
      </w:r>
      <w:r w:rsidRPr="00217E81">
        <w:rPr>
          <w:rFonts w:ascii="Times New Roman" w:eastAsia="Times New Roman" w:hAnsi="Times New Roman" w:cs="David"/>
          <w:sz w:val="20"/>
          <w:szCs w:val="24"/>
          <w:rtl/>
          <w:lang w:eastAsia="he-IL"/>
        </w:rPr>
        <w:lastRenderedPageBreak/>
        <w:t>בהודעה אשר לא יהיה פחות מ</w:t>
      </w:r>
      <w:r w:rsidRPr="00217E81">
        <w:rPr>
          <w:rFonts w:ascii="Times New Roman" w:eastAsia="Times New Roman" w:hAnsi="Times New Roman" w:cs="David" w:hint="cs"/>
          <w:sz w:val="20"/>
          <w:szCs w:val="24"/>
          <w:rtl/>
          <w:lang w:eastAsia="he-IL"/>
        </w:rPr>
        <w:t>-7</w:t>
      </w:r>
      <w:r w:rsidRPr="00217E81">
        <w:rPr>
          <w:rFonts w:ascii="Times New Roman" w:eastAsia="Times New Roman" w:hAnsi="Times New Roman" w:cs="David"/>
          <w:sz w:val="20"/>
          <w:szCs w:val="24"/>
          <w:rtl/>
          <w:lang w:eastAsia="he-IL"/>
        </w:rPr>
        <w:t xml:space="preserve"> י</w:t>
      </w:r>
      <w:r w:rsidRPr="00217E81">
        <w:rPr>
          <w:rFonts w:ascii="Times New Roman" w:eastAsia="Times New Roman" w:hAnsi="Times New Roman" w:cs="David" w:hint="cs"/>
          <w:sz w:val="20"/>
          <w:szCs w:val="24"/>
          <w:rtl/>
          <w:lang w:eastAsia="he-IL"/>
        </w:rPr>
        <w:t>מים</w:t>
      </w:r>
      <w:r w:rsidRPr="00217E81">
        <w:rPr>
          <w:rFonts w:ascii="Times New Roman" w:eastAsia="Times New Roman" w:hAnsi="Times New Roman" w:cs="David"/>
          <w:sz w:val="20"/>
          <w:szCs w:val="24"/>
          <w:rtl/>
          <w:lang w:eastAsia="he-IL"/>
        </w:rPr>
        <w:t xml:space="preserve"> מיום משלוחה (להלן: "</w:t>
      </w:r>
      <w:r w:rsidRPr="00217E81">
        <w:rPr>
          <w:rFonts w:ascii="Times New Roman" w:eastAsia="Times New Roman" w:hAnsi="Times New Roman" w:cs="David"/>
          <w:b/>
          <w:bCs/>
          <w:sz w:val="20"/>
          <w:szCs w:val="24"/>
          <w:rtl/>
          <w:lang w:eastAsia="he-IL"/>
        </w:rPr>
        <w:t>תאריך הפסקת השרות</w:t>
      </w:r>
      <w:r w:rsidRPr="00217E81">
        <w:rPr>
          <w:rFonts w:ascii="Times New Roman" w:eastAsia="Times New Roman" w:hAnsi="Times New Roman" w:cs="David"/>
          <w:sz w:val="20"/>
          <w:szCs w:val="24"/>
          <w:rtl/>
          <w:lang w:eastAsia="he-IL"/>
        </w:rPr>
        <w:t>").</w:t>
      </w:r>
    </w:p>
    <w:p w14:paraId="0CD58883" w14:textId="77777777" w:rsidR="00217E81" w:rsidRPr="00217E81" w:rsidRDefault="00217E81" w:rsidP="00217E81">
      <w:pPr>
        <w:widowControl w:val="0"/>
        <w:numPr>
          <w:ilvl w:val="2"/>
          <w:numId w:val="32"/>
        </w:numPr>
        <w:spacing w:before="0" w:beforeAutospacing="0" w:after="200" w:afterAutospacing="0" w:line="240" w:lineRule="auto"/>
        <w:ind w:left="1507" w:hanging="373"/>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הובא החוזה לידי גמר כאמור בסעיף 12.1.1 לעיל, ישלם המזמין למתכנן שכר ע</w:t>
      </w:r>
      <w:r w:rsidRPr="00217E81">
        <w:rPr>
          <w:rFonts w:ascii="Times New Roman" w:eastAsia="Times New Roman" w:hAnsi="Times New Roman" w:cs="David" w:hint="cs"/>
          <w:sz w:val="20"/>
          <w:szCs w:val="24"/>
          <w:rtl/>
          <w:lang w:eastAsia="he-IL"/>
        </w:rPr>
        <w:t>ל פי</w:t>
      </w:r>
      <w:r w:rsidRPr="00217E81">
        <w:rPr>
          <w:rFonts w:ascii="Times New Roman" w:eastAsia="Times New Roman" w:hAnsi="Times New Roman" w:cs="David"/>
          <w:sz w:val="20"/>
          <w:szCs w:val="24"/>
          <w:rtl/>
          <w:lang w:eastAsia="he-IL"/>
        </w:rPr>
        <w:t xml:space="preserve"> קביעתו הבלעדית של המנהל, בעד אותו קטע מקטעי הפרויקט ו/או שלב משרותי המתכנן שב</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צע עד לתאריך הפסקת הש</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רות</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וזאת לפי השיעור המפורט בנספחים </w:t>
      </w:r>
      <w:r w:rsidRPr="00217E81">
        <w:rPr>
          <w:rFonts w:ascii="Times New Roman" w:eastAsia="Times New Roman" w:hAnsi="Times New Roman" w:cs="David"/>
          <w:bCs/>
          <w:sz w:val="20"/>
          <w:szCs w:val="24"/>
          <w:rtl/>
          <w:lang w:eastAsia="he-IL"/>
        </w:rPr>
        <w:t>ד' ו - ה'</w:t>
      </w:r>
      <w:r w:rsidRPr="00217E81">
        <w:rPr>
          <w:rFonts w:ascii="Times New Roman" w:eastAsia="Times New Roman" w:hAnsi="Times New Roman" w:cs="David"/>
          <w:sz w:val="20"/>
          <w:szCs w:val="24"/>
          <w:rtl/>
          <w:lang w:eastAsia="he-IL"/>
        </w:rPr>
        <w:t>. במקרה שבוצע חלק של קטע ו/או שלב</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ישולם חלק יחסי מתאים מהשכר הקבוע בנספחים </w:t>
      </w:r>
      <w:r w:rsidRPr="00217E81">
        <w:rPr>
          <w:rFonts w:ascii="Times New Roman" w:eastAsia="Times New Roman" w:hAnsi="Times New Roman" w:cs="David"/>
          <w:bCs/>
          <w:sz w:val="20"/>
          <w:szCs w:val="24"/>
          <w:rtl/>
          <w:lang w:eastAsia="he-IL"/>
        </w:rPr>
        <w:t xml:space="preserve">ד' ו-ה' </w:t>
      </w:r>
      <w:r w:rsidRPr="00217E81">
        <w:rPr>
          <w:rFonts w:ascii="Times New Roman" w:eastAsia="Times New Roman" w:hAnsi="Times New Roman" w:cs="David"/>
          <w:sz w:val="20"/>
          <w:szCs w:val="24"/>
          <w:rtl/>
          <w:lang w:eastAsia="he-IL"/>
        </w:rPr>
        <w:t>לאותו שלב</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כפי שיקבע המנהל.</w:t>
      </w:r>
    </w:p>
    <w:p w14:paraId="76E2B0B3" w14:textId="77777777" w:rsidR="00217E81" w:rsidRPr="00217E81" w:rsidRDefault="00217E81" w:rsidP="00217E81">
      <w:pPr>
        <w:widowControl w:val="0"/>
        <w:numPr>
          <w:ilvl w:val="2"/>
          <w:numId w:val="32"/>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הודעה בדבר הבאת החוזה לידי גמר כאמור בסעיף 12.1.1 לעיל לא תשמש עילה למתכנן לתביעת פיצויים כלשהם</w:t>
      </w:r>
      <w:r w:rsidRPr="00217E81">
        <w:rPr>
          <w:rFonts w:ascii="Times New Roman" w:eastAsia="Times New Roman" w:hAnsi="Times New Roman" w:cs="David" w:hint="cs"/>
          <w:sz w:val="20"/>
          <w:szCs w:val="24"/>
          <w:rtl/>
          <w:lang w:eastAsia="he-IL"/>
        </w:rPr>
        <w:t xml:space="preserve"> ו/או</w:t>
      </w:r>
      <w:r w:rsidRPr="00217E81">
        <w:rPr>
          <w:rFonts w:ascii="Times New Roman" w:eastAsia="Times New Roman" w:hAnsi="Times New Roman" w:cs="David"/>
          <w:sz w:val="20"/>
          <w:szCs w:val="24"/>
          <w:rtl/>
          <w:lang w:eastAsia="he-IL"/>
        </w:rPr>
        <w:t xml:space="preserve"> לטענה </w:t>
      </w:r>
      <w:r w:rsidRPr="00217E81">
        <w:rPr>
          <w:rFonts w:ascii="Times New Roman" w:eastAsia="Times New Roman" w:hAnsi="Times New Roman" w:cs="David" w:hint="cs"/>
          <w:sz w:val="20"/>
          <w:szCs w:val="24"/>
          <w:rtl/>
          <w:lang w:eastAsia="he-IL"/>
        </w:rPr>
        <w:t>ו/או דרישה ו/או תלונה ו/</w:t>
      </w:r>
      <w:r w:rsidRPr="00217E81">
        <w:rPr>
          <w:rFonts w:ascii="Times New Roman" w:eastAsia="Times New Roman" w:hAnsi="Times New Roman" w:cs="David"/>
          <w:sz w:val="20"/>
          <w:szCs w:val="24"/>
          <w:rtl/>
          <w:lang w:eastAsia="he-IL"/>
        </w:rPr>
        <w:t>או תביעה כלשהי, פרט לאמור בסעיף 12.1.2 לעיל</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והשכר שישולם לפי סעיף 12.1.2 לעיל</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יהיה לסילוק כל המגיע למתכנן מהמזמין לפי חוזה</w:t>
      </w:r>
      <w:r w:rsidRPr="00217E81">
        <w:rPr>
          <w:rFonts w:ascii="Times New Roman" w:eastAsia="Times New Roman" w:hAnsi="Times New Roman" w:cs="David" w:hint="cs"/>
          <w:sz w:val="20"/>
          <w:szCs w:val="24"/>
          <w:rtl/>
          <w:lang w:eastAsia="he-IL"/>
        </w:rPr>
        <w:t xml:space="preserve"> זה</w:t>
      </w:r>
      <w:r w:rsidRPr="00217E81">
        <w:rPr>
          <w:rFonts w:ascii="Times New Roman" w:eastAsia="Times New Roman" w:hAnsi="Times New Roman" w:cs="David"/>
          <w:sz w:val="20"/>
          <w:szCs w:val="24"/>
          <w:rtl/>
          <w:lang w:eastAsia="he-IL"/>
        </w:rPr>
        <w:t xml:space="preserve"> ו/או עקב הבאתו לידי גמר כאמור, בין ע</w:t>
      </w:r>
      <w:r w:rsidRPr="00217E81">
        <w:rPr>
          <w:rFonts w:ascii="Times New Roman" w:eastAsia="Times New Roman" w:hAnsi="Times New Roman" w:cs="David" w:hint="cs"/>
          <w:sz w:val="20"/>
          <w:szCs w:val="24"/>
          <w:rtl/>
          <w:lang w:eastAsia="he-IL"/>
        </w:rPr>
        <w:t>ל פי</w:t>
      </w:r>
      <w:r w:rsidRPr="00217E81">
        <w:rPr>
          <w:rFonts w:ascii="Times New Roman" w:eastAsia="Times New Roman" w:hAnsi="Times New Roman" w:cs="David"/>
          <w:sz w:val="20"/>
          <w:szCs w:val="24"/>
          <w:rtl/>
          <w:lang w:eastAsia="he-IL"/>
        </w:rPr>
        <w:t xml:space="preserve"> חוזה</w:t>
      </w:r>
      <w:r w:rsidRPr="00217E81">
        <w:rPr>
          <w:rFonts w:ascii="Times New Roman" w:eastAsia="Times New Roman" w:hAnsi="Times New Roman" w:cs="David" w:hint="cs"/>
          <w:sz w:val="20"/>
          <w:szCs w:val="24"/>
          <w:rtl/>
          <w:lang w:eastAsia="he-IL"/>
        </w:rPr>
        <w:t xml:space="preserve"> זה</w:t>
      </w:r>
      <w:r w:rsidRPr="00217E81">
        <w:rPr>
          <w:rFonts w:ascii="Times New Roman" w:eastAsia="Times New Roman" w:hAnsi="Times New Roman" w:cs="David"/>
          <w:sz w:val="20"/>
          <w:szCs w:val="24"/>
          <w:rtl/>
          <w:lang w:eastAsia="he-IL"/>
        </w:rPr>
        <w:t xml:space="preserve"> ובין מכוח עילה כלשהי ע</w:t>
      </w:r>
      <w:r w:rsidRPr="00217E81">
        <w:rPr>
          <w:rFonts w:ascii="Times New Roman" w:eastAsia="Times New Roman" w:hAnsi="Times New Roman" w:cs="David" w:hint="cs"/>
          <w:sz w:val="20"/>
          <w:szCs w:val="24"/>
          <w:rtl/>
          <w:lang w:eastAsia="he-IL"/>
        </w:rPr>
        <w:t>ל פי</w:t>
      </w:r>
      <w:r w:rsidRPr="00217E81">
        <w:rPr>
          <w:rFonts w:ascii="Times New Roman" w:eastAsia="Times New Roman" w:hAnsi="Times New Roman" w:cs="David"/>
          <w:sz w:val="20"/>
          <w:szCs w:val="24"/>
          <w:rtl/>
          <w:lang w:eastAsia="he-IL"/>
        </w:rPr>
        <w:t xml:space="preserve"> הדין.</w:t>
      </w:r>
    </w:p>
    <w:p w14:paraId="71A1BC2F" w14:textId="77777777" w:rsidR="00217E81" w:rsidRPr="00217E81" w:rsidRDefault="00217E81" w:rsidP="00217E81">
      <w:pPr>
        <w:widowControl w:val="0"/>
        <w:numPr>
          <w:ilvl w:val="2"/>
          <w:numId w:val="32"/>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תוך 12 חודש</w:t>
      </w:r>
      <w:r w:rsidRPr="00217E81">
        <w:rPr>
          <w:rFonts w:ascii="Times New Roman" w:eastAsia="Times New Roman" w:hAnsi="Times New Roman" w:cs="David" w:hint="cs"/>
          <w:sz w:val="20"/>
          <w:szCs w:val="24"/>
          <w:rtl/>
          <w:lang w:eastAsia="he-IL"/>
        </w:rPr>
        <w:t>ים</w:t>
      </w:r>
      <w:r w:rsidRPr="00217E81">
        <w:rPr>
          <w:rFonts w:ascii="Times New Roman" w:eastAsia="Times New Roman" w:hAnsi="Times New Roman" w:cs="David"/>
          <w:sz w:val="20"/>
          <w:szCs w:val="24"/>
          <w:rtl/>
          <w:lang w:eastAsia="he-IL"/>
        </w:rPr>
        <w:t xml:space="preserve"> מהבאת חוזה</w:t>
      </w:r>
      <w:r w:rsidRPr="00217E81">
        <w:rPr>
          <w:rFonts w:ascii="Times New Roman" w:eastAsia="Times New Roman" w:hAnsi="Times New Roman" w:cs="David" w:hint="cs"/>
          <w:sz w:val="20"/>
          <w:szCs w:val="24"/>
          <w:rtl/>
          <w:lang w:eastAsia="he-IL"/>
        </w:rPr>
        <w:t xml:space="preserve"> זה לידי</w:t>
      </w:r>
      <w:r w:rsidRPr="00217E81">
        <w:rPr>
          <w:rFonts w:ascii="Times New Roman" w:eastAsia="Times New Roman" w:hAnsi="Times New Roman" w:cs="David"/>
          <w:sz w:val="20"/>
          <w:szCs w:val="24"/>
          <w:rtl/>
          <w:lang w:eastAsia="he-IL"/>
        </w:rPr>
        <w:t xml:space="preserve"> גמר כאמור</w:t>
      </w:r>
      <w:r w:rsidRPr="00217E81">
        <w:rPr>
          <w:rFonts w:ascii="Times New Roman" w:eastAsia="Times New Roman" w:hAnsi="Times New Roman" w:cs="David" w:hint="cs"/>
          <w:sz w:val="20"/>
          <w:szCs w:val="24"/>
          <w:rtl/>
          <w:lang w:eastAsia="he-IL"/>
        </w:rPr>
        <w:t>, רשאי המזמין</w:t>
      </w:r>
      <w:r w:rsidRPr="00217E81">
        <w:rPr>
          <w:rFonts w:ascii="Times New Roman" w:eastAsia="Times New Roman" w:hAnsi="Times New Roman" w:cs="David"/>
          <w:sz w:val="20"/>
          <w:szCs w:val="24"/>
          <w:rtl/>
          <w:lang w:eastAsia="he-IL"/>
        </w:rPr>
        <w:t xml:space="preserve"> לחדשו</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במקרה זה</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יהיה המתכנן חייב</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לפי דרישת המזמין</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לחדש את ש</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רותי המתכנן ע</w:t>
      </w:r>
      <w:r w:rsidRPr="00217E81">
        <w:rPr>
          <w:rFonts w:ascii="Times New Roman" w:eastAsia="Times New Roman" w:hAnsi="Times New Roman" w:cs="David" w:hint="cs"/>
          <w:sz w:val="20"/>
          <w:szCs w:val="24"/>
          <w:rtl/>
          <w:lang w:eastAsia="he-IL"/>
        </w:rPr>
        <w:t>ל פי</w:t>
      </w:r>
      <w:r w:rsidRPr="00217E81">
        <w:rPr>
          <w:rFonts w:ascii="Times New Roman" w:eastAsia="Times New Roman" w:hAnsi="Times New Roman" w:cs="David"/>
          <w:sz w:val="20"/>
          <w:szCs w:val="24"/>
          <w:rtl/>
          <w:lang w:eastAsia="he-IL"/>
        </w:rPr>
        <w:t xml:space="preserve"> תנאי חוזה</w:t>
      </w:r>
      <w:r w:rsidRPr="00217E81">
        <w:rPr>
          <w:rFonts w:ascii="Times New Roman" w:eastAsia="Times New Roman" w:hAnsi="Times New Roman" w:cs="David" w:hint="cs"/>
          <w:sz w:val="20"/>
          <w:szCs w:val="24"/>
          <w:rtl/>
          <w:lang w:eastAsia="he-IL"/>
        </w:rPr>
        <w:t xml:space="preserve"> זה</w:t>
      </w:r>
      <w:r w:rsidRPr="00217E81">
        <w:rPr>
          <w:rFonts w:ascii="Times New Roman" w:eastAsia="Times New Roman" w:hAnsi="Times New Roman" w:cs="David"/>
          <w:sz w:val="20"/>
          <w:szCs w:val="24"/>
          <w:rtl/>
          <w:lang w:eastAsia="he-IL"/>
        </w:rPr>
        <w:t>.</w:t>
      </w:r>
    </w:p>
    <w:p w14:paraId="64BD4C56" w14:textId="77777777" w:rsidR="00217E81" w:rsidRPr="00217E81" w:rsidRDefault="00217E81" w:rsidP="00217E81">
      <w:pPr>
        <w:widowControl w:val="0"/>
        <w:numPr>
          <w:ilvl w:val="1"/>
          <w:numId w:val="32"/>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במקרה שחוזה</w:t>
      </w:r>
      <w:r w:rsidRPr="00217E81">
        <w:rPr>
          <w:rFonts w:ascii="Times New Roman" w:eastAsia="Times New Roman" w:hAnsi="Times New Roman" w:cs="David" w:hint="cs"/>
          <w:sz w:val="20"/>
          <w:szCs w:val="24"/>
          <w:rtl/>
          <w:lang w:eastAsia="he-IL"/>
        </w:rPr>
        <w:t xml:space="preserve"> זה</w:t>
      </w:r>
      <w:r w:rsidRPr="00217E81">
        <w:rPr>
          <w:rFonts w:ascii="Times New Roman" w:eastAsia="Times New Roman" w:hAnsi="Times New Roman" w:cs="David"/>
          <w:sz w:val="20"/>
          <w:szCs w:val="24"/>
          <w:rtl/>
          <w:lang w:eastAsia="he-IL"/>
        </w:rPr>
        <w:t xml:space="preserve"> יבוא לידי גמר עקב הפסקת עבודות הפרויקט מחמת כוח עליון (לרבות ע</w:t>
      </w:r>
      <w:r w:rsidRPr="00217E81">
        <w:rPr>
          <w:rFonts w:ascii="Times New Roman" w:eastAsia="Times New Roman" w:hAnsi="Times New Roman" w:cs="David" w:hint="cs"/>
          <w:sz w:val="20"/>
          <w:szCs w:val="24"/>
          <w:rtl/>
          <w:lang w:eastAsia="he-IL"/>
        </w:rPr>
        <w:t>ל פי</w:t>
      </w:r>
      <w:r w:rsidRPr="00217E81">
        <w:rPr>
          <w:rFonts w:ascii="Times New Roman" w:eastAsia="Times New Roman" w:hAnsi="Times New Roman" w:cs="David"/>
          <w:sz w:val="20"/>
          <w:szCs w:val="24"/>
          <w:rtl/>
          <w:lang w:eastAsia="he-IL"/>
        </w:rPr>
        <w:t xml:space="preserve"> מצוות הדין)</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יהיה המתכנן זכאי לתשלום כמוגדר בסעיף 12.3.2 להלן</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ויחולו הסעיפים 12.1.3 ו- 12.1.4 לעיל.</w:t>
      </w:r>
    </w:p>
    <w:p w14:paraId="4D26636C"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p>
    <w:p w14:paraId="54C0FA74" w14:textId="77777777" w:rsidR="00217E81" w:rsidRPr="00217E81" w:rsidRDefault="00217E81" w:rsidP="00217E81">
      <w:pPr>
        <w:widowControl w:val="0"/>
        <w:numPr>
          <w:ilvl w:val="2"/>
          <w:numId w:val="32"/>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lastRenderedPageBreak/>
        <w:t>מבלי לגרוע מזכויות מזמין לפי סעיף 12.1 לעיל</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זכאי המזמין לבטל חוזה</w:t>
      </w:r>
      <w:r w:rsidRPr="00217E81">
        <w:rPr>
          <w:rFonts w:ascii="Times New Roman" w:eastAsia="Times New Roman" w:hAnsi="Times New Roman" w:cs="David" w:hint="cs"/>
          <w:sz w:val="20"/>
          <w:szCs w:val="24"/>
          <w:rtl/>
          <w:lang w:eastAsia="he-IL"/>
        </w:rPr>
        <w:t xml:space="preserve"> זה</w:t>
      </w:r>
      <w:r w:rsidRPr="00217E81">
        <w:rPr>
          <w:rFonts w:ascii="Times New Roman" w:eastAsia="Times New Roman" w:hAnsi="Times New Roman" w:cs="David"/>
          <w:sz w:val="20"/>
          <w:szCs w:val="24"/>
          <w:rtl/>
          <w:lang w:eastAsia="he-IL"/>
        </w:rPr>
        <w:t>, לפי ש</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קול דעתו הבלעדי</w:t>
      </w:r>
      <w:r w:rsidRPr="00217E81">
        <w:rPr>
          <w:rFonts w:ascii="Times New Roman" w:eastAsia="Times New Roman" w:hAnsi="Times New Roman" w:cs="David" w:hint="cs"/>
          <w:sz w:val="20"/>
          <w:szCs w:val="24"/>
          <w:rtl/>
          <w:lang w:eastAsia="he-IL"/>
        </w:rPr>
        <w:t xml:space="preserve">, </w:t>
      </w:r>
      <w:r w:rsidRPr="00217E81">
        <w:rPr>
          <w:rFonts w:ascii="Times New Roman" w:eastAsia="Times New Roman" w:hAnsi="Times New Roman" w:cs="David"/>
          <w:sz w:val="20"/>
          <w:szCs w:val="24"/>
          <w:rtl/>
          <w:lang w:eastAsia="he-IL"/>
        </w:rPr>
        <w:t>בלא צורך בהודעה מוקדמת</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בכל אחד מהמקרים הבאים:</w:t>
      </w:r>
    </w:p>
    <w:p w14:paraId="0A551447" w14:textId="77777777" w:rsidR="00217E81" w:rsidRPr="00217E81" w:rsidRDefault="00217E81" w:rsidP="00217E81">
      <w:pPr>
        <w:widowControl w:val="0"/>
        <w:numPr>
          <w:ilvl w:val="3"/>
          <w:numId w:val="32"/>
        </w:numPr>
        <w:tabs>
          <w:tab w:val="left" w:pos="2357"/>
        </w:tabs>
        <w:spacing w:before="0" w:beforeAutospacing="0" w:after="200" w:afterAutospacing="0" w:line="240" w:lineRule="auto"/>
        <w:ind w:left="2359" w:hanging="142"/>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המתכנן הפר ו/או לא קיים איזה מהוראות החוזה ולא ת</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 xml:space="preserve">קן </w:t>
      </w:r>
      <w:r w:rsidRPr="00217E81">
        <w:rPr>
          <w:rFonts w:ascii="Times New Roman" w:eastAsia="Times New Roman" w:hAnsi="Times New Roman" w:cs="David" w:hint="cs"/>
          <w:sz w:val="20"/>
          <w:szCs w:val="24"/>
          <w:rtl/>
          <w:lang w:eastAsia="he-IL"/>
        </w:rPr>
        <w:t>את ה</w:t>
      </w:r>
      <w:r w:rsidRPr="00217E81">
        <w:rPr>
          <w:rFonts w:ascii="Times New Roman" w:eastAsia="Times New Roman" w:hAnsi="Times New Roman" w:cs="David"/>
          <w:sz w:val="20"/>
          <w:szCs w:val="24"/>
          <w:rtl/>
          <w:lang w:eastAsia="he-IL"/>
        </w:rPr>
        <w:t>הפרה</w:t>
      </w:r>
      <w:r w:rsidRPr="00217E81">
        <w:rPr>
          <w:rFonts w:ascii="Times New Roman" w:eastAsia="Times New Roman" w:hAnsi="Times New Roman" w:cs="David" w:hint="cs"/>
          <w:sz w:val="20"/>
          <w:szCs w:val="24"/>
          <w:rtl/>
          <w:lang w:eastAsia="he-IL"/>
        </w:rPr>
        <w:t xml:space="preserve"> כאמור,</w:t>
      </w:r>
      <w:r w:rsidRPr="00217E81">
        <w:rPr>
          <w:rFonts w:ascii="Times New Roman" w:eastAsia="Times New Roman" w:hAnsi="Times New Roman" w:cs="David"/>
          <w:sz w:val="20"/>
          <w:szCs w:val="24"/>
          <w:rtl/>
          <w:lang w:eastAsia="he-IL"/>
        </w:rPr>
        <w:t xml:space="preserve"> לאחר שק</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בל התראה על כך מהמזמין בתוך הזמן הנקוב בהתראה.</w:t>
      </w:r>
    </w:p>
    <w:p w14:paraId="7CF79CFD" w14:textId="77777777" w:rsidR="00217E81" w:rsidRPr="00217E81" w:rsidRDefault="00217E81" w:rsidP="00217E81">
      <w:pPr>
        <w:widowControl w:val="0"/>
        <w:numPr>
          <w:ilvl w:val="3"/>
          <w:numId w:val="32"/>
        </w:numPr>
        <w:tabs>
          <w:tab w:val="left" w:pos="2357"/>
        </w:tabs>
        <w:spacing w:before="0" w:beforeAutospacing="0" w:after="200" w:afterAutospacing="0" w:line="240" w:lineRule="auto"/>
        <w:ind w:left="2359" w:hanging="142"/>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המזמין התרה במתכנן</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שאין הוא מבצע את עבודתו בצורה המבטיחה את 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צועה התקין ו/או התקדמותה וסיומה לפי לוח הזמנים, והמתכנן לא נקט בצעדים המבטיחים לדעת המזמין את 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צועה התקין ו/או התקדמותה וסיומה לפי לוח הזמנים.</w:t>
      </w:r>
    </w:p>
    <w:p w14:paraId="424E94C4" w14:textId="77777777" w:rsidR="00217E81" w:rsidRPr="00217E81" w:rsidRDefault="00217E81" w:rsidP="00217E81">
      <w:pPr>
        <w:widowControl w:val="0"/>
        <w:numPr>
          <w:ilvl w:val="3"/>
          <w:numId w:val="32"/>
        </w:numPr>
        <w:tabs>
          <w:tab w:val="left" w:pos="2357"/>
        </w:tabs>
        <w:spacing w:before="0" w:beforeAutospacing="0" w:after="200" w:afterAutospacing="0" w:line="240" w:lineRule="auto"/>
        <w:ind w:left="2359" w:hanging="142"/>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המתכנן הפר את הוראת סעיף 7.5 לעיל.</w:t>
      </w:r>
    </w:p>
    <w:p w14:paraId="5BADEA9C" w14:textId="77777777" w:rsidR="00217E81" w:rsidRPr="00217E81" w:rsidRDefault="00217E81" w:rsidP="00217E81">
      <w:pPr>
        <w:widowControl w:val="0"/>
        <w:numPr>
          <w:ilvl w:val="3"/>
          <w:numId w:val="32"/>
        </w:numPr>
        <w:tabs>
          <w:tab w:val="left" w:pos="2357"/>
        </w:tabs>
        <w:spacing w:before="0" w:beforeAutospacing="0" w:after="200" w:afterAutospacing="0" w:line="240" w:lineRule="auto"/>
        <w:ind w:left="2359" w:hanging="142"/>
        <w:jc w:val="both"/>
        <w:rPr>
          <w:rFonts w:ascii="Times New Roman" w:eastAsia="Times New Roman" w:hAnsi="Times New Roman" w:cs="David"/>
          <w:sz w:val="20"/>
          <w:szCs w:val="24"/>
          <w:lang w:eastAsia="he-IL"/>
        </w:rPr>
      </w:pPr>
      <w:r w:rsidRPr="00217E81">
        <w:rPr>
          <w:rFonts w:ascii="Times New Roman" w:eastAsia="Times New Roman" w:hAnsi="Times New Roman" w:cs="David"/>
          <w:sz w:val="20"/>
          <w:szCs w:val="24"/>
          <w:rtl/>
          <w:lang w:eastAsia="he-IL"/>
        </w:rPr>
        <w:t>נבצר מהמתכנן או מהמנהל הראשי לקיים את ה</w:t>
      </w:r>
      <w:r w:rsidRPr="00217E81">
        <w:rPr>
          <w:rFonts w:ascii="Times New Roman" w:eastAsia="Times New Roman" w:hAnsi="Times New Roman" w:cs="David" w:hint="cs"/>
          <w:sz w:val="20"/>
          <w:szCs w:val="24"/>
          <w:rtl/>
          <w:lang w:eastAsia="he-IL"/>
        </w:rPr>
        <w:t xml:space="preserve">וראות </w:t>
      </w:r>
      <w:r w:rsidRPr="00217E81">
        <w:rPr>
          <w:rFonts w:ascii="Times New Roman" w:eastAsia="Times New Roman" w:hAnsi="Times New Roman" w:cs="David"/>
          <w:sz w:val="20"/>
          <w:szCs w:val="24"/>
          <w:rtl/>
          <w:lang w:eastAsia="he-IL"/>
        </w:rPr>
        <w:t>חוזה</w:t>
      </w:r>
      <w:r w:rsidRPr="00217E81">
        <w:rPr>
          <w:rFonts w:ascii="Times New Roman" w:eastAsia="Times New Roman" w:hAnsi="Times New Roman" w:cs="David" w:hint="cs"/>
          <w:sz w:val="20"/>
          <w:szCs w:val="24"/>
          <w:rtl/>
          <w:lang w:eastAsia="he-IL"/>
        </w:rPr>
        <w:t xml:space="preserve"> זה,</w:t>
      </w:r>
      <w:r w:rsidRPr="00217E81">
        <w:rPr>
          <w:rFonts w:ascii="Times New Roman" w:eastAsia="Times New Roman" w:hAnsi="Times New Roman" w:cs="David"/>
          <w:sz w:val="20"/>
          <w:szCs w:val="24"/>
          <w:rtl/>
          <w:lang w:eastAsia="he-IL"/>
        </w:rPr>
        <w:t xml:space="preserve"> מסיבת מחלה או מכל סיבה אחרת שהיא. מבלי לפגוע בכלליות האמור לעיל</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יחול הסעיף אם המנהל הראשי במשרד המתכנן נפטר, המתכנן פשט רגל, או נעשה בלתי כש</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ר לפעולה משפטית או בלתי כש</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ר למתן שירותי המתכנן או אם ארע אירוע דומה.</w:t>
      </w:r>
    </w:p>
    <w:p w14:paraId="3A0E407C" w14:textId="77777777" w:rsidR="00217E81" w:rsidRPr="00217E81" w:rsidRDefault="00217E81" w:rsidP="00217E81">
      <w:pPr>
        <w:widowControl w:val="0"/>
        <w:numPr>
          <w:ilvl w:val="3"/>
          <w:numId w:val="32"/>
        </w:numPr>
        <w:tabs>
          <w:tab w:val="left" w:pos="2357"/>
        </w:tabs>
        <w:spacing w:before="0" w:beforeAutospacing="0" w:after="200" w:afterAutospacing="0" w:line="240" w:lineRule="auto"/>
        <w:ind w:left="2359" w:hanging="142"/>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חל שינוי בהחזקת המניות ו/או בהרכב המנהלים של המתכנן.</w:t>
      </w:r>
    </w:p>
    <w:p w14:paraId="4FCC9868" w14:textId="77777777" w:rsidR="00217E81" w:rsidRPr="00217E81" w:rsidRDefault="00217E81" w:rsidP="00217E81">
      <w:pPr>
        <w:widowControl w:val="0"/>
        <w:numPr>
          <w:ilvl w:val="2"/>
          <w:numId w:val="32"/>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בוטל החוזה כאמור בסעיף 12.3.1 לעיל</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ישלם המזמין למתכנן שכר בעד אותו קטע מקטעי הפרויקט ו/או שלב משרותי המתכנן שהוא 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צע עד לב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טול החוזה</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וזאת לפי השיעור המפורט בנספחים </w:t>
      </w:r>
      <w:r w:rsidRPr="00217E81">
        <w:rPr>
          <w:rFonts w:ascii="Times New Roman" w:eastAsia="Times New Roman" w:hAnsi="Times New Roman" w:cs="David"/>
          <w:bCs/>
          <w:sz w:val="20"/>
          <w:szCs w:val="24"/>
          <w:rtl/>
          <w:lang w:eastAsia="he-IL"/>
        </w:rPr>
        <w:t>ד'</w:t>
      </w:r>
      <w:r w:rsidRPr="00217E81">
        <w:rPr>
          <w:rFonts w:ascii="Times New Roman" w:eastAsia="Times New Roman" w:hAnsi="Times New Roman" w:cs="David" w:hint="cs"/>
          <w:bCs/>
          <w:sz w:val="20"/>
          <w:szCs w:val="24"/>
          <w:rtl/>
          <w:lang w:eastAsia="he-IL"/>
        </w:rPr>
        <w:t xml:space="preserve"> </w:t>
      </w:r>
      <w:r w:rsidRPr="00217E81">
        <w:rPr>
          <w:rFonts w:ascii="Times New Roman" w:eastAsia="Times New Roman" w:hAnsi="Times New Roman" w:cs="David"/>
          <w:bCs/>
          <w:sz w:val="20"/>
          <w:szCs w:val="24"/>
          <w:rtl/>
          <w:lang w:eastAsia="he-IL"/>
        </w:rPr>
        <w:t xml:space="preserve">ו -ה' </w:t>
      </w:r>
      <w:r w:rsidRPr="00217E81">
        <w:rPr>
          <w:rFonts w:ascii="Times New Roman" w:eastAsia="Times New Roman" w:hAnsi="Times New Roman" w:cs="David"/>
          <w:sz w:val="20"/>
          <w:szCs w:val="24"/>
          <w:rtl/>
          <w:lang w:eastAsia="he-IL"/>
        </w:rPr>
        <w:t xml:space="preserve">לגבי כל שלב שבוצע, ובמקרה שבוצע חלק של שלב - חלק יחסי מתאים </w:t>
      </w:r>
      <w:r w:rsidRPr="00217E81">
        <w:rPr>
          <w:rFonts w:ascii="Times New Roman" w:eastAsia="Times New Roman" w:hAnsi="Times New Roman" w:cs="David"/>
          <w:sz w:val="20"/>
          <w:szCs w:val="24"/>
          <w:rtl/>
          <w:lang w:eastAsia="he-IL"/>
        </w:rPr>
        <w:lastRenderedPageBreak/>
        <w:t xml:space="preserve">מהשכר הקבוע בנספחים </w:t>
      </w:r>
      <w:r w:rsidRPr="00217E81">
        <w:rPr>
          <w:rFonts w:ascii="Times New Roman" w:eastAsia="Times New Roman" w:hAnsi="Times New Roman" w:cs="David"/>
          <w:bCs/>
          <w:sz w:val="20"/>
          <w:szCs w:val="24"/>
          <w:rtl/>
          <w:lang w:eastAsia="he-IL"/>
        </w:rPr>
        <w:t xml:space="preserve">ד' ו-ה' </w:t>
      </w:r>
      <w:r w:rsidRPr="00217E81">
        <w:rPr>
          <w:rFonts w:ascii="Times New Roman" w:eastAsia="Times New Roman" w:hAnsi="Times New Roman" w:cs="David"/>
          <w:sz w:val="20"/>
          <w:szCs w:val="24"/>
          <w:rtl/>
          <w:lang w:eastAsia="he-IL"/>
        </w:rPr>
        <w:t>לאותו שלב כפי שיקבע המנהל, וזאת לסילוק כל המגיע למתכנן מהמזמין.</w:t>
      </w:r>
    </w:p>
    <w:p w14:paraId="76FFB2EE" w14:textId="77777777" w:rsidR="00217E81" w:rsidRPr="00217E81" w:rsidRDefault="00217E81" w:rsidP="00217E81">
      <w:pPr>
        <w:widowControl w:val="0"/>
        <w:numPr>
          <w:ilvl w:val="2"/>
          <w:numId w:val="32"/>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הודעה בדבר הבאת החוזה לידי גמר כאמור בסעיף 12.3.1 לעיל</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לא תשמש עילה למתכנן לתביעת פיצויים כלשהם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או לטענה</w:t>
      </w:r>
      <w:r w:rsidRPr="00217E81">
        <w:rPr>
          <w:rFonts w:ascii="Times New Roman" w:eastAsia="Times New Roman" w:hAnsi="Times New Roman" w:cs="David" w:hint="cs"/>
          <w:sz w:val="20"/>
          <w:szCs w:val="24"/>
          <w:rtl/>
          <w:lang w:eastAsia="he-IL"/>
        </w:rPr>
        <w:t xml:space="preserve"> ו/או לדרישה ו/או לתלונה</w:t>
      </w:r>
      <w:r w:rsidRPr="00217E81">
        <w:rPr>
          <w:rFonts w:ascii="Times New Roman" w:eastAsia="Times New Roman" w:hAnsi="Times New Roman" w:cs="David"/>
          <w:sz w:val="20"/>
          <w:szCs w:val="24"/>
          <w:rtl/>
          <w:lang w:eastAsia="he-IL"/>
        </w:rPr>
        <w:t xml:space="preserve">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 xml:space="preserve">או </w:t>
      </w:r>
      <w:r w:rsidRPr="00217E81">
        <w:rPr>
          <w:rFonts w:ascii="Times New Roman" w:eastAsia="Times New Roman" w:hAnsi="Times New Roman" w:cs="David" w:hint="cs"/>
          <w:sz w:val="20"/>
          <w:szCs w:val="24"/>
          <w:rtl/>
          <w:lang w:eastAsia="he-IL"/>
        </w:rPr>
        <w:t>ל</w:t>
      </w:r>
      <w:r w:rsidRPr="00217E81">
        <w:rPr>
          <w:rFonts w:ascii="Times New Roman" w:eastAsia="Times New Roman" w:hAnsi="Times New Roman" w:cs="David"/>
          <w:sz w:val="20"/>
          <w:szCs w:val="24"/>
          <w:rtl/>
          <w:lang w:eastAsia="he-IL"/>
        </w:rPr>
        <w:t>תביעה כלשהי, פרט לאמור בסעיף 12.3.2 לעיל, והשכר שישולם לפי סעיף 12.3.2</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יהיה לסילוק כל המגיע למתכנן מהמזמין לפי החוזה ו/או עקב הבאתו לידי גמר כאמור, בין ע</w:t>
      </w:r>
      <w:r w:rsidRPr="00217E81">
        <w:rPr>
          <w:rFonts w:ascii="Times New Roman" w:eastAsia="Times New Roman" w:hAnsi="Times New Roman" w:cs="David" w:hint="cs"/>
          <w:sz w:val="20"/>
          <w:szCs w:val="24"/>
          <w:rtl/>
          <w:lang w:eastAsia="he-IL"/>
        </w:rPr>
        <w:t>ל פי</w:t>
      </w:r>
      <w:r w:rsidRPr="00217E81">
        <w:rPr>
          <w:rFonts w:ascii="Times New Roman" w:eastAsia="Times New Roman" w:hAnsi="Times New Roman" w:cs="David"/>
          <w:sz w:val="20"/>
          <w:szCs w:val="24"/>
          <w:rtl/>
          <w:lang w:eastAsia="he-IL"/>
        </w:rPr>
        <w:t xml:space="preserve"> חוזה</w:t>
      </w:r>
      <w:r w:rsidRPr="00217E81">
        <w:rPr>
          <w:rFonts w:ascii="Times New Roman" w:eastAsia="Times New Roman" w:hAnsi="Times New Roman" w:cs="David" w:hint="cs"/>
          <w:sz w:val="20"/>
          <w:szCs w:val="24"/>
          <w:rtl/>
          <w:lang w:eastAsia="he-IL"/>
        </w:rPr>
        <w:t xml:space="preserve"> זה</w:t>
      </w:r>
      <w:r w:rsidRPr="00217E81">
        <w:rPr>
          <w:rFonts w:ascii="Times New Roman" w:eastAsia="Times New Roman" w:hAnsi="Times New Roman" w:cs="David"/>
          <w:sz w:val="20"/>
          <w:szCs w:val="24"/>
          <w:rtl/>
          <w:lang w:eastAsia="he-IL"/>
        </w:rPr>
        <w:t xml:space="preserve"> ובין מכוח עילה כלשהי ע</w:t>
      </w:r>
      <w:r w:rsidRPr="00217E81">
        <w:rPr>
          <w:rFonts w:ascii="Times New Roman" w:eastAsia="Times New Roman" w:hAnsi="Times New Roman" w:cs="David" w:hint="cs"/>
          <w:sz w:val="20"/>
          <w:szCs w:val="24"/>
          <w:rtl/>
          <w:lang w:eastAsia="he-IL"/>
        </w:rPr>
        <w:t>ל פי</w:t>
      </w:r>
      <w:r w:rsidRPr="00217E81">
        <w:rPr>
          <w:rFonts w:ascii="Times New Roman" w:eastAsia="Times New Roman" w:hAnsi="Times New Roman" w:cs="David"/>
          <w:sz w:val="20"/>
          <w:szCs w:val="24"/>
          <w:rtl/>
          <w:lang w:eastAsia="he-IL"/>
        </w:rPr>
        <w:t xml:space="preserve"> הדין.</w:t>
      </w:r>
    </w:p>
    <w:p w14:paraId="4A805CE8"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אם המנהל הראשי במשרד המתכנן ו/או המתכנן נפטר, פשט רגל, או נעשה בלתי כש</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ר למתן השירותים ע</w:t>
      </w:r>
      <w:r w:rsidRPr="00217E81">
        <w:rPr>
          <w:rFonts w:ascii="Times New Roman" w:eastAsia="Times New Roman" w:hAnsi="Times New Roman" w:cs="David" w:hint="cs"/>
          <w:sz w:val="20"/>
          <w:szCs w:val="24"/>
          <w:rtl/>
          <w:lang w:eastAsia="he-IL"/>
        </w:rPr>
        <w:t>ל פ</w:t>
      </w:r>
      <w:r w:rsidRPr="00217E81">
        <w:rPr>
          <w:rFonts w:ascii="Times New Roman" w:eastAsia="Times New Roman" w:hAnsi="Times New Roman" w:cs="David"/>
          <w:sz w:val="20"/>
          <w:szCs w:val="24"/>
          <w:rtl/>
          <w:lang w:eastAsia="he-IL"/>
        </w:rPr>
        <w:t>י חוזה זה או אם אירע אירוע דומה למתכנן</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יהיה המזמין זכאי לבטל </w:t>
      </w:r>
      <w:r w:rsidRPr="00217E81">
        <w:rPr>
          <w:rFonts w:ascii="Times New Roman" w:eastAsia="Times New Roman" w:hAnsi="Times New Roman" w:cs="David" w:hint="cs"/>
          <w:sz w:val="20"/>
          <w:szCs w:val="24"/>
          <w:rtl/>
          <w:lang w:eastAsia="he-IL"/>
        </w:rPr>
        <w:t xml:space="preserve">את </w:t>
      </w:r>
      <w:r w:rsidRPr="00217E81">
        <w:rPr>
          <w:rFonts w:ascii="Times New Roman" w:eastAsia="Times New Roman" w:hAnsi="Times New Roman" w:cs="David"/>
          <w:sz w:val="20"/>
          <w:szCs w:val="24"/>
          <w:rtl/>
          <w:lang w:eastAsia="he-IL"/>
        </w:rPr>
        <w:t>החוזה ויחולו הוראות סעיפים 12.3.2 ו - 12.3.3 לעיל.</w:t>
      </w:r>
    </w:p>
    <w:p w14:paraId="39790148"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התשלום ע</w:t>
      </w:r>
      <w:r w:rsidRPr="00217E81">
        <w:rPr>
          <w:rFonts w:ascii="Times New Roman" w:eastAsia="Times New Roman" w:hAnsi="Times New Roman" w:cs="David" w:hint="cs"/>
          <w:sz w:val="20"/>
          <w:szCs w:val="24"/>
          <w:rtl/>
          <w:lang w:eastAsia="he-IL"/>
        </w:rPr>
        <w:t>ל פי</w:t>
      </w:r>
      <w:r w:rsidRPr="00217E81">
        <w:rPr>
          <w:rFonts w:ascii="Times New Roman" w:eastAsia="Times New Roman" w:hAnsi="Times New Roman" w:cs="David"/>
          <w:sz w:val="20"/>
          <w:szCs w:val="24"/>
          <w:rtl/>
          <w:lang w:eastAsia="he-IL"/>
        </w:rPr>
        <w:t xml:space="preserve"> סעיפים 12.1, 12.2 ו-12.3 לעיל</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מותנה בכך שהמזמין קיבל לידיו את כל התכניות ועד לקבלתן לא יהיה עליו לבצע תשלום ע</w:t>
      </w:r>
      <w:r w:rsidRPr="00217E81">
        <w:rPr>
          <w:rFonts w:ascii="Times New Roman" w:eastAsia="Times New Roman" w:hAnsi="Times New Roman" w:cs="David" w:hint="cs"/>
          <w:sz w:val="20"/>
          <w:szCs w:val="24"/>
          <w:rtl/>
          <w:lang w:eastAsia="he-IL"/>
        </w:rPr>
        <w:t>ל פי</w:t>
      </w:r>
      <w:r w:rsidRPr="00217E81">
        <w:rPr>
          <w:rFonts w:ascii="Times New Roman" w:eastAsia="Times New Roman" w:hAnsi="Times New Roman" w:cs="David"/>
          <w:sz w:val="20"/>
          <w:szCs w:val="24"/>
          <w:rtl/>
          <w:lang w:eastAsia="he-IL"/>
        </w:rPr>
        <w:t xml:space="preserve"> הסעיפים הנ"ל.</w:t>
      </w:r>
    </w:p>
    <w:p w14:paraId="7232E831"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בכל מקרה של הבאת חוזה</w:t>
      </w:r>
      <w:r w:rsidRPr="00217E81">
        <w:rPr>
          <w:rFonts w:ascii="Times New Roman" w:eastAsia="Times New Roman" w:hAnsi="Times New Roman" w:cs="David" w:hint="cs"/>
          <w:sz w:val="20"/>
          <w:szCs w:val="24"/>
          <w:rtl/>
          <w:lang w:eastAsia="he-IL"/>
        </w:rPr>
        <w:t xml:space="preserve"> זה לידי</w:t>
      </w:r>
      <w:r w:rsidRPr="00217E81">
        <w:rPr>
          <w:rFonts w:ascii="Times New Roman" w:eastAsia="Times New Roman" w:hAnsi="Times New Roman" w:cs="David"/>
          <w:sz w:val="20"/>
          <w:szCs w:val="24"/>
          <w:rtl/>
          <w:lang w:eastAsia="he-IL"/>
        </w:rPr>
        <w:t xml:space="preserve"> גמר או ביטולו</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יהיה המזמין זכאי למסור את 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צוע המשך ש</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רותי המתכנן לאחר ולהשתמש ללא הגבלה בשרותי המתכנן שבוצעו עד לאותו מועד, והמתכנן מסכים לכך ולא יהיה זכאי לדבר בגין זאת.</w:t>
      </w:r>
    </w:p>
    <w:p w14:paraId="2602931E"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כל אימת שהמתכנן לא יקיים איזו מהתחייבויותיו לפי חוזה</w:t>
      </w:r>
      <w:r w:rsidRPr="00217E81">
        <w:rPr>
          <w:rFonts w:ascii="Times New Roman" w:eastAsia="Times New Roman" w:hAnsi="Times New Roman" w:cs="David" w:hint="cs"/>
          <w:sz w:val="20"/>
          <w:szCs w:val="24"/>
          <w:rtl/>
          <w:lang w:eastAsia="he-IL"/>
        </w:rPr>
        <w:t xml:space="preserve"> זה</w:t>
      </w:r>
      <w:r w:rsidRPr="00217E81">
        <w:rPr>
          <w:rFonts w:ascii="Times New Roman" w:eastAsia="Times New Roman" w:hAnsi="Times New Roman" w:cs="David"/>
          <w:sz w:val="20"/>
          <w:szCs w:val="24"/>
          <w:rtl/>
          <w:lang w:eastAsia="he-IL"/>
        </w:rPr>
        <w:t xml:space="preserve">, ולאחר שקיבל מהמזמין התראה בכתב בגין כך, יהיה המזמין זכאי לבצע התחייבות זאת באמצעות בעל מקצוע אחר </w:t>
      </w:r>
      <w:r w:rsidRPr="00217E81">
        <w:rPr>
          <w:rFonts w:ascii="Times New Roman" w:eastAsia="Times New Roman" w:hAnsi="Times New Roman" w:cs="David"/>
          <w:sz w:val="20"/>
          <w:szCs w:val="24"/>
          <w:rtl/>
          <w:lang w:eastAsia="he-IL"/>
        </w:rPr>
        <w:lastRenderedPageBreak/>
        <w:t>וזאת מבלי לגרוע מאיזה מזכויותיו של המזמין לפי החוזה.</w:t>
      </w:r>
    </w:p>
    <w:p w14:paraId="4BD2AE5B"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lang w:eastAsia="he-IL"/>
        </w:rPr>
      </w:pPr>
      <w:r w:rsidRPr="00217E81">
        <w:rPr>
          <w:rFonts w:ascii="Times New Roman" w:eastAsia="Times New Roman" w:hAnsi="Times New Roman" w:cs="David"/>
          <w:sz w:val="20"/>
          <w:szCs w:val="24"/>
          <w:rtl/>
          <w:lang w:eastAsia="he-IL"/>
        </w:rPr>
        <w:t xml:space="preserve">השתמש המזמין בזכותו על פי סעיף 12.7 לעיל, יהיה הוא רשאי לגבות מאת המתכנן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או לנכות מכל סכום שיגיע לו את הסכומים שהמזמין נשא בהם בשל כך, בתוספת 15% לכ</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סוי הוצאותיו הכלליות, וזאת מבלי שיהיה עליו להוכיח את הסכומים הנ"ל.</w:t>
      </w:r>
    </w:p>
    <w:p w14:paraId="6C77A555" w14:textId="77777777" w:rsidR="00217E81" w:rsidRPr="00217E81" w:rsidRDefault="00217E81" w:rsidP="00217E81">
      <w:pPr>
        <w:widowControl w:val="0"/>
        <w:spacing w:before="0" w:beforeAutospacing="0" w:after="200" w:afterAutospacing="0" w:line="240" w:lineRule="auto"/>
        <w:ind w:left="792"/>
        <w:jc w:val="both"/>
        <w:rPr>
          <w:rFonts w:ascii="Times New Roman" w:eastAsia="Times New Roman" w:hAnsi="Times New Roman" w:cs="David"/>
          <w:sz w:val="20"/>
          <w:szCs w:val="24"/>
          <w:lang w:eastAsia="he-IL"/>
        </w:rPr>
      </w:pPr>
    </w:p>
    <w:p w14:paraId="450EAAA2" w14:textId="77777777" w:rsidR="00217E81" w:rsidRPr="00217E81" w:rsidRDefault="00217E81" w:rsidP="00217E81">
      <w:pPr>
        <w:widowControl w:val="0"/>
        <w:spacing w:before="0" w:beforeAutospacing="0" w:after="200" w:afterAutospacing="0" w:line="240" w:lineRule="auto"/>
        <w:jc w:val="both"/>
        <w:rPr>
          <w:rFonts w:ascii="Times New Roman" w:eastAsia="Times New Roman" w:hAnsi="Times New Roman" w:cs="David"/>
          <w:sz w:val="20"/>
          <w:szCs w:val="24"/>
          <w:rtl/>
          <w:lang w:eastAsia="he-IL"/>
        </w:rPr>
      </w:pPr>
    </w:p>
    <w:p w14:paraId="5EB4F353" w14:textId="77777777" w:rsidR="00217E81" w:rsidRPr="00217E81" w:rsidRDefault="00217E81" w:rsidP="00217E81">
      <w:pPr>
        <w:widowControl w:val="0"/>
        <w:numPr>
          <w:ilvl w:val="0"/>
          <w:numId w:val="32"/>
        </w:numPr>
        <w:spacing w:before="0" w:beforeAutospacing="0" w:after="240" w:afterAutospacing="0" w:line="240" w:lineRule="auto"/>
        <w:ind w:left="363" w:hanging="414"/>
        <w:jc w:val="both"/>
        <w:rPr>
          <w:rFonts w:ascii="Times New Roman" w:eastAsia="Times New Roman" w:hAnsi="Times New Roman" w:cs="David"/>
          <w:sz w:val="20"/>
          <w:szCs w:val="24"/>
          <w:rtl/>
          <w:lang w:eastAsia="he-IL"/>
        </w:rPr>
      </w:pPr>
      <w:r w:rsidRPr="00217E81">
        <w:rPr>
          <w:rFonts w:ascii="Times New Roman" w:eastAsia="Times New Roman" w:hAnsi="Times New Roman" w:cs="David"/>
          <w:bCs/>
          <w:sz w:val="20"/>
          <w:szCs w:val="24"/>
          <w:u w:val="single"/>
          <w:rtl/>
          <w:lang w:eastAsia="he-IL"/>
        </w:rPr>
        <w:t>העברת זכויות</w:t>
      </w:r>
    </w:p>
    <w:p w14:paraId="5EE79543"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 xml:space="preserve">אין המתכנן רשאי להסב לאחר את החוזה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 xml:space="preserve">או כל חלק ממנו, וכן אין הוא רשאי להעביר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 xml:space="preserve">או להסב לאחר כל זכות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או חובה לפי חוזה</w:t>
      </w:r>
      <w:r w:rsidRPr="00217E81">
        <w:rPr>
          <w:rFonts w:ascii="Times New Roman" w:eastAsia="Times New Roman" w:hAnsi="Times New Roman" w:cs="David" w:hint="cs"/>
          <w:sz w:val="20"/>
          <w:szCs w:val="24"/>
          <w:rtl/>
          <w:lang w:eastAsia="he-IL"/>
        </w:rPr>
        <w:t xml:space="preserve"> זה</w:t>
      </w:r>
      <w:r w:rsidRPr="00217E81">
        <w:rPr>
          <w:rFonts w:ascii="Times New Roman" w:eastAsia="Times New Roman" w:hAnsi="Times New Roman" w:cs="David"/>
          <w:sz w:val="20"/>
          <w:szCs w:val="24"/>
          <w:rtl/>
          <w:lang w:eastAsia="he-IL"/>
        </w:rPr>
        <w:t>, אלא בהסכמת המזמין בכתב ומראש.</w:t>
      </w:r>
    </w:p>
    <w:p w14:paraId="75560A92"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אין המתכנן רשאי למסור לאחר את 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צוע שרותי המתכנן, כולם או מקצתם, אלא בהסכמת המזמין בכתב ומראש.</w:t>
      </w:r>
    </w:p>
    <w:p w14:paraId="00E07E13"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 xml:space="preserve">ניתנה הסכמת המזמין לפי סעיפים 13.1 או 13.2 לעיל, הרי </w:t>
      </w:r>
      <w:r w:rsidRPr="00217E81">
        <w:rPr>
          <w:rFonts w:ascii="Times New Roman" w:eastAsia="Times New Roman" w:hAnsi="Times New Roman" w:cs="David" w:hint="cs"/>
          <w:sz w:val="20"/>
          <w:szCs w:val="24"/>
          <w:rtl/>
          <w:lang w:eastAsia="he-IL"/>
        </w:rPr>
        <w:t>ש</w:t>
      </w:r>
      <w:r w:rsidRPr="00217E81">
        <w:rPr>
          <w:rFonts w:ascii="Times New Roman" w:eastAsia="Times New Roman" w:hAnsi="Times New Roman" w:cs="David"/>
          <w:sz w:val="20"/>
          <w:szCs w:val="24"/>
          <w:rtl/>
          <w:lang w:eastAsia="he-IL"/>
        </w:rPr>
        <w:t>אין בכך כדי לפטור את המתכנן מאחריותו והתחייבויותיו לפי חוזה</w:t>
      </w:r>
      <w:r w:rsidRPr="00217E81">
        <w:rPr>
          <w:rFonts w:ascii="Times New Roman" w:eastAsia="Times New Roman" w:hAnsi="Times New Roman" w:cs="David" w:hint="cs"/>
          <w:sz w:val="20"/>
          <w:szCs w:val="24"/>
          <w:rtl/>
          <w:lang w:eastAsia="he-IL"/>
        </w:rPr>
        <w:t xml:space="preserve"> זה על נספחיו</w:t>
      </w:r>
      <w:r w:rsidRPr="00217E81">
        <w:rPr>
          <w:rFonts w:ascii="Times New Roman" w:eastAsia="Times New Roman" w:hAnsi="Times New Roman" w:cs="David"/>
          <w:sz w:val="20"/>
          <w:szCs w:val="24"/>
          <w:rtl/>
          <w:lang w:eastAsia="he-IL"/>
        </w:rPr>
        <w:t xml:space="preserve"> ומזכויות המזמין על פיו, והמתכנן </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 xml:space="preserve">ישא באחריות מלאה, כלפי המזמין וכלפי </w:t>
      </w:r>
      <w:r w:rsidRPr="00217E81">
        <w:rPr>
          <w:rFonts w:ascii="Times New Roman" w:eastAsia="Times New Roman" w:hAnsi="Times New Roman" w:cs="David" w:hint="cs"/>
          <w:sz w:val="20"/>
          <w:szCs w:val="24"/>
          <w:rtl/>
          <w:lang w:eastAsia="he-IL"/>
        </w:rPr>
        <w:t xml:space="preserve">כל </w:t>
      </w:r>
      <w:r w:rsidRPr="00217E81">
        <w:rPr>
          <w:rFonts w:ascii="Times New Roman" w:eastAsia="Times New Roman" w:hAnsi="Times New Roman" w:cs="David"/>
          <w:sz w:val="20"/>
          <w:szCs w:val="24"/>
          <w:rtl/>
          <w:lang w:eastAsia="he-IL"/>
        </w:rPr>
        <w:t xml:space="preserve">צד שלישי שהוא, גם לכל מעשה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או מחדל של אלה שיבצעו עבודה כלשהי מכוח הוראות סעיפים 13.1 או/וגם 13.2 לעיל</w:t>
      </w:r>
      <w:r w:rsidRPr="00217E81">
        <w:rPr>
          <w:rFonts w:ascii="Times New Roman" w:eastAsia="Times New Roman" w:hAnsi="Times New Roman" w:cs="David" w:hint="cs"/>
          <w:sz w:val="20"/>
          <w:szCs w:val="24"/>
          <w:rtl/>
          <w:lang w:eastAsia="he-IL"/>
        </w:rPr>
        <w:t xml:space="preserve"> ו/או</w:t>
      </w:r>
      <w:r w:rsidRPr="00217E81">
        <w:rPr>
          <w:rFonts w:ascii="Times New Roman" w:eastAsia="Times New Roman" w:hAnsi="Times New Roman" w:cs="David"/>
          <w:sz w:val="20"/>
          <w:szCs w:val="24"/>
          <w:rtl/>
          <w:lang w:eastAsia="he-IL"/>
        </w:rPr>
        <w:t xml:space="preserve"> באי כחם ו</w:t>
      </w:r>
      <w:r w:rsidRPr="00217E81">
        <w:rPr>
          <w:rFonts w:ascii="Times New Roman" w:eastAsia="Times New Roman" w:hAnsi="Times New Roman" w:cs="David" w:hint="cs"/>
          <w:sz w:val="20"/>
          <w:szCs w:val="24"/>
          <w:rtl/>
          <w:lang w:eastAsia="he-IL"/>
        </w:rPr>
        <w:t xml:space="preserve">/או </w:t>
      </w:r>
      <w:r w:rsidRPr="00217E81">
        <w:rPr>
          <w:rFonts w:ascii="Times New Roman" w:eastAsia="Times New Roman" w:hAnsi="Times New Roman" w:cs="David"/>
          <w:sz w:val="20"/>
          <w:szCs w:val="24"/>
          <w:rtl/>
          <w:lang w:eastAsia="he-IL"/>
        </w:rPr>
        <w:t>עובדיהם</w:t>
      </w:r>
      <w:r w:rsidRPr="00217E81">
        <w:rPr>
          <w:rFonts w:ascii="Times New Roman" w:eastAsia="Times New Roman" w:hAnsi="Times New Roman" w:cs="David" w:hint="cs"/>
          <w:sz w:val="20"/>
          <w:szCs w:val="24"/>
          <w:rtl/>
          <w:lang w:eastAsia="he-IL"/>
        </w:rPr>
        <w:t xml:space="preserve"> ו/או מי מטעמם</w:t>
      </w:r>
      <w:r w:rsidRPr="00217E81">
        <w:rPr>
          <w:rFonts w:ascii="Times New Roman" w:eastAsia="Times New Roman" w:hAnsi="Times New Roman" w:cs="David"/>
          <w:sz w:val="20"/>
          <w:szCs w:val="24"/>
          <w:rtl/>
          <w:lang w:eastAsia="he-IL"/>
        </w:rPr>
        <w:t>, ואילו למזמין ישמרו כל זכויותיו כלפי המתכנן.</w:t>
      </w:r>
    </w:p>
    <w:p w14:paraId="3F515C45"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lastRenderedPageBreak/>
        <w:t>ש</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רותי המתכנן יינתנו באמצעות המנהל הראשי אישית ובאמצעות צוות עובדיו של המתכנן בפיקוחו הישיר של המנהל הראשי. מבלי לגרוע מהתחי</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בות המתכנן כמתחייב מהאמור</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הרי בכל מקרה שהשירותים לא יינתנו ע"י המנהל הראשי מכל סיבה שהיא יהיה המזמין זכאי לבטל </w:t>
      </w:r>
      <w:r w:rsidRPr="00217E81">
        <w:rPr>
          <w:rFonts w:ascii="Times New Roman" w:eastAsia="Times New Roman" w:hAnsi="Times New Roman" w:cs="David" w:hint="cs"/>
          <w:sz w:val="20"/>
          <w:szCs w:val="24"/>
          <w:rtl/>
          <w:lang w:eastAsia="he-IL"/>
        </w:rPr>
        <w:t xml:space="preserve">את </w:t>
      </w:r>
      <w:r w:rsidRPr="00217E81">
        <w:rPr>
          <w:rFonts w:ascii="Times New Roman" w:eastAsia="Times New Roman" w:hAnsi="Times New Roman" w:cs="David"/>
          <w:sz w:val="20"/>
          <w:szCs w:val="24"/>
          <w:rtl/>
          <w:lang w:eastAsia="he-IL"/>
        </w:rPr>
        <w:t>החוזה ויחולו הוראות סעיף 12.3.2 ו-12.3.3 לעיל.</w:t>
      </w:r>
    </w:p>
    <w:p w14:paraId="2F4D93D7" w14:textId="77777777" w:rsidR="00217E81" w:rsidRPr="00217E81" w:rsidRDefault="00217E81" w:rsidP="00217E81">
      <w:pPr>
        <w:widowControl w:val="0"/>
        <w:numPr>
          <w:ilvl w:val="1"/>
          <w:numId w:val="32"/>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המזמין רשאי להעביר, בכל עת, כל זכות מזכויותיו וכל חובה מחובותיו לפי חוזה זה, כפי שיראה בעיניו, בלא צורך בהסכמה כלשהי מצד המתכנן.</w:t>
      </w:r>
    </w:p>
    <w:p w14:paraId="4E2D7D11" w14:textId="77777777" w:rsidR="00217E81" w:rsidRPr="00217E81" w:rsidRDefault="00217E81" w:rsidP="00217E81">
      <w:pPr>
        <w:widowControl w:val="0"/>
        <w:numPr>
          <w:ilvl w:val="0"/>
          <w:numId w:val="32"/>
        </w:numPr>
        <w:spacing w:before="0" w:beforeAutospacing="0" w:after="200" w:afterAutospacing="0" w:line="240" w:lineRule="auto"/>
        <w:ind w:left="363" w:hanging="272"/>
        <w:jc w:val="both"/>
        <w:rPr>
          <w:rFonts w:ascii="Times New Roman" w:eastAsia="Times New Roman" w:hAnsi="Times New Roman" w:cs="David"/>
          <w:sz w:val="20"/>
          <w:szCs w:val="24"/>
          <w:lang w:eastAsia="he-IL"/>
        </w:rPr>
      </w:pPr>
      <w:r w:rsidRPr="00217E81">
        <w:rPr>
          <w:rFonts w:ascii="Times New Roman" w:eastAsia="Times New Roman" w:hAnsi="Times New Roman" w:cs="David"/>
          <w:bCs/>
          <w:sz w:val="20"/>
          <w:szCs w:val="24"/>
          <w:u w:val="single"/>
          <w:rtl/>
          <w:lang w:eastAsia="he-IL"/>
        </w:rPr>
        <w:t>סיום שרותי המתכנן</w:t>
      </w:r>
    </w:p>
    <w:p w14:paraId="4223C679" w14:textId="77777777" w:rsidR="00217E81" w:rsidRPr="00217E81" w:rsidRDefault="00217E81" w:rsidP="00217E81">
      <w:pPr>
        <w:widowControl w:val="0"/>
        <w:numPr>
          <w:ilvl w:val="1"/>
          <w:numId w:val="32"/>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ש</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רותי המתכנן יחושבו כבאים לסיום בכל אחד מהמקרים הבאים:</w:t>
      </w:r>
    </w:p>
    <w:p w14:paraId="7181ECDE" w14:textId="77777777" w:rsidR="00217E81" w:rsidRPr="00217E81" w:rsidRDefault="00217E81" w:rsidP="00217E81">
      <w:pPr>
        <w:widowControl w:val="0"/>
        <w:numPr>
          <w:ilvl w:val="2"/>
          <w:numId w:val="32"/>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חוזה</w:t>
      </w:r>
      <w:r w:rsidRPr="00217E81">
        <w:rPr>
          <w:rFonts w:ascii="Times New Roman" w:eastAsia="Times New Roman" w:hAnsi="Times New Roman" w:cs="David" w:hint="cs"/>
          <w:sz w:val="20"/>
          <w:szCs w:val="24"/>
          <w:rtl/>
          <w:lang w:eastAsia="he-IL"/>
        </w:rPr>
        <w:t xml:space="preserve"> זה</w:t>
      </w:r>
      <w:r w:rsidRPr="00217E81">
        <w:rPr>
          <w:rFonts w:ascii="Times New Roman" w:eastAsia="Times New Roman" w:hAnsi="Times New Roman" w:cs="David"/>
          <w:sz w:val="20"/>
          <w:szCs w:val="24"/>
          <w:rtl/>
          <w:lang w:eastAsia="he-IL"/>
        </w:rPr>
        <w:t xml:space="preserve"> הובא לידי </w:t>
      </w:r>
      <w:r w:rsidRPr="00217E81">
        <w:rPr>
          <w:rFonts w:ascii="Times New Roman" w:eastAsia="Times New Roman" w:hAnsi="Times New Roman" w:cs="David" w:hint="cs"/>
          <w:sz w:val="20"/>
          <w:szCs w:val="24"/>
          <w:rtl/>
          <w:lang w:eastAsia="he-IL"/>
        </w:rPr>
        <w:t>גמר</w:t>
      </w:r>
      <w:r w:rsidRPr="00217E81">
        <w:rPr>
          <w:rFonts w:ascii="Times New Roman" w:eastAsia="Times New Roman" w:hAnsi="Times New Roman" w:cs="David"/>
          <w:sz w:val="20"/>
          <w:szCs w:val="24"/>
          <w:rtl/>
          <w:lang w:eastAsia="he-IL"/>
        </w:rPr>
        <w:t xml:space="preserve"> או בוטל כאמור בסעיף 12 לעיל, והחל במועד הנקוב בהודעה שניתנה ע"י המזמין למתכנן במסגרת הוראות אותו סעיף.</w:t>
      </w:r>
    </w:p>
    <w:p w14:paraId="2068E37B" w14:textId="77777777" w:rsidR="00217E81" w:rsidRPr="00217E81" w:rsidRDefault="00217E81" w:rsidP="00217E81">
      <w:pPr>
        <w:widowControl w:val="0"/>
        <w:numPr>
          <w:ilvl w:val="2"/>
          <w:numId w:val="32"/>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עם מתן א</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שור בכתב ע"י המזמין למתכנן</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כי הושלם מתן שרותי המתכנן ע</w:t>
      </w:r>
      <w:r w:rsidRPr="00217E81">
        <w:rPr>
          <w:rFonts w:ascii="Times New Roman" w:eastAsia="Times New Roman" w:hAnsi="Times New Roman" w:cs="David" w:hint="cs"/>
          <w:sz w:val="20"/>
          <w:szCs w:val="24"/>
          <w:rtl/>
          <w:lang w:eastAsia="he-IL"/>
        </w:rPr>
        <w:t>ל פי</w:t>
      </w:r>
      <w:r w:rsidRPr="00217E81">
        <w:rPr>
          <w:rFonts w:ascii="Times New Roman" w:eastAsia="Times New Roman" w:hAnsi="Times New Roman" w:cs="David"/>
          <w:sz w:val="20"/>
          <w:szCs w:val="24"/>
          <w:rtl/>
          <w:lang w:eastAsia="he-IL"/>
        </w:rPr>
        <w:t xml:space="preserve"> חוזה</w:t>
      </w:r>
      <w:r w:rsidRPr="00217E81">
        <w:rPr>
          <w:rFonts w:ascii="Times New Roman" w:eastAsia="Times New Roman" w:hAnsi="Times New Roman" w:cs="David" w:hint="cs"/>
          <w:sz w:val="20"/>
          <w:szCs w:val="24"/>
          <w:rtl/>
          <w:lang w:eastAsia="he-IL"/>
        </w:rPr>
        <w:t xml:space="preserve"> זה</w:t>
      </w:r>
      <w:r w:rsidRPr="00217E81">
        <w:rPr>
          <w:rFonts w:ascii="Times New Roman" w:eastAsia="Times New Roman" w:hAnsi="Times New Roman" w:cs="David"/>
          <w:sz w:val="20"/>
          <w:szCs w:val="24"/>
          <w:rtl/>
          <w:lang w:eastAsia="he-IL"/>
        </w:rPr>
        <w:t>.</w:t>
      </w:r>
    </w:p>
    <w:p w14:paraId="72EBAFA3" w14:textId="77777777" w:rsidR="00217E81" w:rsidRPr="00217E81" w:rsidRDefault="00217E81" w:rsidP="00217E81">
      <w:pPr>
        <w:widowControl w:val="0"/>
        <w:numPr>
          <w:ilvl w:val="0"/>
          <w:numId w:val="32"/>
        </w:numPr>
        <w:spacing w:before="0" w:beforeAutospacing="0" w:after="240" w:afterAutospacing="0" w:line="240" w:lineRule="auto"/>
        <w:ind w:left="363" w:hanging="272"/>
        <w:jc w:val="both"/>
        <w:rPr>
          <w:rFonts w:ascii="Times New Roman" w:eastAsia="Times New Roman" w:hAnsi="Times New Roman" w:cs="David"/>
          <w:b/>
          <w:sz w:val="20"/>
          <w:szCs w:val="24"/>
          <w:rtl/>
          <w:lang w:eastAsia="he-IL"/>
        </w:rPr>
      </w:pPr>
      <w:r w:rsidRPr="00217E81">
        <w:rPr>
          <w:rFonts w:ascii="Times New Roman" w:eastAsia="Times New Roman" w:hAnsi="Times New Roman" w:cs="David"/>
          <w:bCs/>
          <w:sz w:val="20"/>
          <w:szCs w:val="24"/>
          <w:u w:val="single"/>
          <w:rtl/>
          <w:lang w:eastAsia="he-IL"/>
        </w:rPr>
        <w:t>סודיות והמצאת מסמכים</w:t>
      </w:r>
    </w:p>
    <w:p w14:paraId="56BDE4C4"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המתכנן מתחייב לשמור על סודיות התכניות, השרטוטים, המפרטים וכל יתר המפרטים וכל יתר המסמכים המתייחסים לש</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רותי המתכנן</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לרבות העתקים וניירות עבודה, בין שהוכנו על ידי המתכנן </w:t>
      </w:r>
      <w:r w:rsidRPr="00217E81">
        <w:rPr>
          <w:rFonts w:ascii="Times New Roman" w:eastAsia="Times New Roman" w:hAnsi="Times New Roman" w:cs="David" w:hint="cs"/>
          <w:sz w:val="20"/>
          <w:szCs w:val="24"/>
          <w:rtl/>
          <w:lang w:eastAsia="he-IL"/>
        </w:rPr>
        <w:t>ו/או על ידי</w:t>
      </w:r>
      <w:r w:rsidRPr="00217E81">
        <w:rPr>
          <w:rFonts w:ascii="Times New Roman" w:eastAsia="Times New Roman" w:hAnsi="Times New Roman" w:cs="David"/>
          <w:sz w:val="20"/>
          <w:szCs w:val="24"/>
          <w:rtl/>
          <w:lang w:eastAsia="he-IL"/>
        </w:rPr>
        <w:t xml:space="preserve"> מ</w:t>
      </w:r>
      <w:r w:rsidRPr="00217E81">
        <w:rPr>
          <w:rFonts w:ascii="Times New Roman" w:eastAsia="Times New Roman" w:hAnsi="Times New Roman" w:cs="David" w:hint="cs"/>
          <w:sz w:val="20"/>
          <w:szCs w:val="24"/>
          <w:rtl/>
          <w:lang w:eastAsia="he-IL"/>
        </w:rPr>
        <w:t>י מ</w:t>
      </w:r>
      <w:r w:rsidRPr="00217E81">
        <w:rPr>
          <w:rFonts w:ascii="Times New Roman" w:eastAsia="Times New Roman" w:hAnsi="Times New Roman" w:cs="David"/>
          <w:sz w:val="20"/>
          <w:szCs w:val="24"/>
          <w:rtl/>
          <w:lang w:eastAsia="he-IL"/>
        </w:rPr>
        <w:t xml:space="preserve">טעמו ובין שהוכנו על ידי המזמין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 xml:space="preserve">או המנהל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 xml:space="preserve">או </w:t>
      </w:r>
      <w:r w:rsidRPr="00217E81">
        <w:rPr>
          <w:rFonts w:ascii="Times New Roman" w:eastAsia="Times New Roman" w:hAnsi="Times New Roman" w:cs="David" w:hint="cs"/>
          <w:sz w:val="20"/>
          <w:szCs w:val="24"/>
          <w:rtl/>
          <w:lang w:eastAsia="he-IL"/>
        </w:rPr>
        <w:t xml:space="preserve">מי </w:t>
      </w:r>
      <w:r w:rsidRPr="00217E81">
        <w:rPr>
          <w:rFonts w:ascii="Times New Roman" w:eastAsia="Times New Roman" w:hAnsi="Times New Roman" w:cs="David"/>
          <w:sz w:val="20"/>
          <w:szCs w:val="24"/>
          <w:rtl/>
          <w:lang w:eastAsia="he-IL"/>
        </w:rPr>
        <w:t xml:space="preserve">מטעמם, וכן לשמור בסוד כל ידיעה שהגיעה אליו עקב ביצוע חוזה זה ולא למסור כל ידיעה כאמור לאדם </w:t>
      </w:r>
      <w:r w:rsidRPr="00217E81">
        <w:rPr>
          <w:rFonts w:ascii="Times New Roman" w:eastAsia="Times New Roman" w:hAnsi="Times New Roman" w:cs="David"/>
          <w:sz w:val="20"/>
          <w:szCs w:val="24"/>
          <w:rtl/>
          <w:lang w:eastAsia="he-IL"/>
        </w:rPr>
        <w:lastRenderedPageBreak/>
        <w:t>שלא הוסמך לקבלה על ידי המזמין.</w:t>
      </w:r>
    </w:p>
    <w:p w14:paraId="4DFE2A6A"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 xml:space="preserve">מבלי לגרוע מאחריותו </w:t>
      </w:r>
      <w:r w:rsidRPr="00217E81">
        <w:rPr>
          <w:rFonts w:ascii="Times New Roman" w:eastAsia="Times New Roman" w:hAnsi="Times New Roman" w:cs="David" w:hint="cs"/>
          <w:sz w:val="20"/>
          <w:szCs w:val="24"/>
          <w:rtl/>
          <w:lang w:eastAsia="he-IL"/>
        </w:rPr>
        <w:t xml:space="preserve">של המתכנן </w:t>
      </w:r>
      <w:r w:rsidRPr="00217E81">
        <w:rPr>
          <w:rFonts w:ascii="Times New Roman" w:eastAsia="Times New Roman" w:hAnsi="Times New Roman" w:cs="David"/>
          <w:sz w:val="20"/>
          <w:szCs w:val="24"/>
          <w:rtl/>
          <w:lang w:eastAsia="he-IL"/>
        </w:rPr>
        <w:t>על פי כל דין, ינקוט המתכנן בכל אמצעי סביר כדי לשמור שמירה מעולה על כל מסמך המוחזק על ידיו בקשר לש</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רותי המתכנן כדי למנוע עיון בו מכל אדם שהמנהל לא התיר לו זאת. כמו כן</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יציית המתכנן לכל דרישה של המנהל בדבר נקיטת אמצעי 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טחון נוספים לאלה שננקטו על ידיו. במקרה של תקלה כלשהי למסמכים כאמור לעיל, יודיע המתכנן למנהל מיד עם אירועה.</w:t>
      </w:r>
    </w:p>
    <w:p w14:paraId="2AADFDF9"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המתכנן יחתים את עובדיו</w:t>
      </w:r>
      <w:r w:rsidRPr="00217E81">
        <w:rPr>
          <w:rFonts w:ascii="Times New Roman" w:eastAsia="Times New Roman" w:hAnsi="Times New Roman" w:cs="David" w:hint="cs"/>
          <w:sz w:val="20"/>
          <w:szCs w:val="24"/>
          <w:rtl/>
          <w:lang w:eastAsia="he-IL"/>
        </w:rPr>
        <w:t xml:space="preserve"> ו/או שלוחיו ו/או אחר מטעמו</w:t>
      </w:r>
      <w:r w:rsidRPr="00217E81">
        <w:rPr>
          <w:rFonts w:ascii="Times New Roman" w:eastAsia="Times New Roman" w:hAnsi="Times New Roman" w:cs="David"/>
          <w:sz w:val="20"/>
          <w:szCs w:val="24"/>
          <w:rtl/>
          <w:lang w:eastAsia="he-IL"/>
        </w:rPr>
        <w:t xml:space="preserve"> בקשר עם ביצוע הסכם זה</w:t>
      </w:r>
      <w:r w:rsidRPr="00217E81">
        <w:rPr>
          <w:rFonts w:ascii="Times New Roman" w:eastAsia="Times New Roman" w:hAnsi="Times New Roman" w:cs="David" w:hint="cs"/>
          <w:sz w:val="20"/>
          <w:szCs w:val="24"/>
          <w:rtl/>
          <w:lang w:eastAsia="he-IL"/>
        </w:rPr>
        <w:t xml:space="preserve"> על נספחיו,</w:t>
      </w:r>
      <w:r w:rsidRPr="00217E81">
        <w:rPr>
          <w:rFonts w:ascii="Times New Roman" w:eastAsia="Times New Roman" w:hAnsi="Times New Roman" w:cs="David"/>
          <w:sz w:val="20"/>
          <w:szCs w:val="24"/>
          <w:rtl/>
          <w:lang w:eastAsia="he-IL"/>
        </w:rPr>
        <w:t xml:space="preserve"> על כתב התחייבות לשמירת סודיות על פי הנוסח המפורט בנספח </w:t>
      </w:r>
      <w:r w:rsidRPr="00217E81">
        <w:rPr>
          <w:rFonts w:ascii="Times New Roman" w:eastAsia="Times New Roman" w:hAnsi="Times New Roman" w:cs="David"/>
          <w:bCs/>
          <w:sz w:val="20"/>
          <w:szCs w:val="24"/>
          <w:rtl/>
          <w:lang w:eastAsia="he-IL"/>
        </w:rPr>
        <w:t>ו'</w:t>
      </w:r>
      <w:r w:rsidRPr="00217E81">
        <w:rPr>
          <w:rFonts w:ascii="Times New Roman" w:eastAsia="Times New Roman" w:hAnsi="Times New Roman" w:cs="David"/>
          <w:sz w:val="20"/>
          <w:szCs w:val="24"/>
          <w:rtl/>
          <w:lang w:eastAsia="he-IL"/>
        </w:rPr>
        <w:t>,.</w:t>
      </w:r>
    </w:p>
    <w:p w14:paraId="6FF50EA6" w14:textId="77777777" w:rsidR="00217E81" w:rsidRPr="00217E81" w:rsidRDefault="00217E81" w:rsidP="00217E81">
      <w:pPr>
        <w:widowControl w:val="0"/>
        <w:numPr>
          <w:ilvl w:val="1"/>
          <w:numId w:val="32"/>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לפי דרישת המזמין ועם סיום שרותי המתכנן</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ימסור המתכנן לידי המזמין כל חומר בכתב ו/או במדיה ממוחשבת המצוי בידו והמתייחס לפרויקט, אשר נערך על ידו</w:t>
      </w:r>
      <w:r w:rsidRPr="00217E81">
        <w:rPr>
          <w:rFonts w:ascii="Times New Roman" w:eastAsia="Times New Roman" w:hAnsi="Times New Roman" w:cs="David" w:hint="cs"/>
          <w:sz w:val="20"/>
          <w:szCs w:val="24"/>
          <w:rtl/>
          <w:lang w:eastAsia="he-IL"/>
        </w:rPr>
        <w:t>.</w:t>
      </w:r>
    </w:p>
    <w:p w14:paraId="273FE44D" w14:textId="77777777" w:rsidR="00217E81" w:rsidRPr="00217E81" w:rsidRDefault="00217E81" w:rsidP="00217E81">
      <w:pPr>
        <w:widowControl w:val="0"/>
        <w:numPr>
          <w:ilvl w:val="0"/>
          <w:numId w:val="32"/>
        </w:numPr>
        <w:spacing w:before="0" w:beforeAutospacing="0" w:after="240" w:afterAutospacing="0" w:line="240" w:lineRule="auto"/>
        <w:ind w:left="363" w:hanging="272"/>
        <w:jc w:val="both"/>
        <w:rPr>
          <w:rFonts w:ascii="Times New Roman" w:eastAsia="Times New Roman" w:hAnsi="Times New Roman" w:cs="David"/>
          <w:b/>
          <w:sz w:val="20"/>
          <w:szCs w:val="24"/>
          <w:rtl/>
          <w:lang w:eastAsia="he-IL"/>
        </w:rPr>
      </w:pPr>
      <w:r w:rsidRPr="00217E81">
        <w:rPr>
          <w:rFonts w:ascii="Times New Roman" w:eastAsia="Times New Roman" w:hAnsi="Times New Roman" w:cs="David"/>
          <w:bCs/>
          <w:sz w:val="20"/>
          <w:szCs w:val="24"/>
          <w:u w:val="single"/>
          <w:rtl/>
          <w:lang w:eastAsia="he-IL"/>
        </w:rPr>
        <w:t>ויתור על זכויות מצד המתכנן</w:t>
      </w:r>
    </w:p>
    <w:p w14:paraId="59262A53" w14:textId="77777777" w:rsidR="00217E81" w:rsidRPr="00217E81" w:rsidRDefault="00217E81" w:rsidP="00217E81">
      <w:pPr>
        <w:widowControl w:val="0"/>
        <w:numPr>
          <w:ilvl w:val="1"/>
          <w:numId w:val="32"/>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 xml:space="preserve">השתמש המזמין כדין בסמכות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או בזכות כלשהי הנתונה לו על פי חוזה זה והביא את החוזה לידי גמר, או ביטל את החוזה כולו או מקצתו, או הפסיק את ביצועו, כולו או מקצתו, לא תהיה ל</w:t>
      </w:r>
      <w:r w:rsidRPr="00217E81">
        <w:rPr>
          <w:rFonts w:ascii="Times New Roman" w:eastAsia="Times New Roman" w:hAnsi="Times New Roman" w:cs="David" w:hint="cs"/>
          <w:sz w:val="20"/>
          <w:szCs w:val="24"/>
          <w:rtl/>
          <w:lang w:eastAsia="he-IL"/>
        </w:rPr>
        <w:t>מתכנן כל טענה ו/או דרישה ו/או תלונה ו/או</w:t>
      </w:r>
      <w:r w:rsidRPr="00217E81">
        <w:rPr>
          <w:rFonts w:ascii="Times New Roman" w:eastAsia="Times New Roman" w:hAnsi="Times New Roman" w:cs="David"/>
          <w:sz w:val="20"/>
          <w:szCs w:val="24"/>
          <w:rtl/>
          <w:lang w:eastAsia="he-IL"/>
        </w:rPr>
        <w:t xml:space="preserve"> עילת תביעה כלשהי נגד המזמין בגין פעולת המזמין כאמור או בשל כל סיבה אחרת, והמתכנן לא יהיה זכאי לתבוע פיצוי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או</w:t>
      </w:r>
      <w:r w:rsidRPr="00217E81">
        <w:rPr>
          <w:rFonts w:ascii="Times New Roman" w:eastAsia="Times New Roman" w:hAnsi="Times New Roman" w:cs="David" w:hint="cs"/>
          <w:sz w:val="20"/>
          <w:szCs w:val="24"/>
          <w:rtl/>
          <w:lang w:eastAsia="he-IL"/>
        </w:rPr>
        <w:t xml:space="preserve"> שיפוי ו/או</w:t>
      </w:r>
      <w:r w:rsidRPr="00217E81">
        <w:rPr>
          <w:rFonts w:ascii="Times New Roman" w:eastAsia="Times New Roman" w:hAnsi="Times New Roman" w:cs="David"/>
          <w:sz w:val="20"/>
          <w:szCs w:val="24"/>
          <w:rtl/>
          <w:lang w:eastAsia="he-IL"/>
        </w:rPr>
        <w:t xml:space="preserve"> תשלום כלשהו בעד נזק (לרבות נזק עקיף ו/או הפסד הזדמנויות)</w:t>
      </w:r>
      <w:r w:rsidRPr="00217E81">
        <w:rPr>
          <w:rFonts w:ascii="Times New Roman" w:eastAsia="Times New Roman" w:hAnsi="Times New Roman" w:cs="David" w:hint="cs"/>
          <w:sz w:val="20"/>
          <w:szCs w:val="24"/>
          <w:rtl/>
          <w:lang w:eastAsia="he-IL"/>
        </w:rPr>
        <w:t xml:space="preserve"> ו/או</w:t>
      </w:r>
      <w:r w:rsidRPr="00217E81">
        <w:rPr>
          <w:rFonts w:ascii="Times New Roman" w:eastAsia="Times New Roman" w:hAnsi="Times New Roman" w:cs="David"/>
          <w:sz w:val="20"/>
          <w:szCs w:val="24"/>
          <w:rtl/>
          <w:lang w:eastAsia="he-IL"/>
        </w:rPr>
        <w:t xml:space="preserve"> פגיעה במוניטין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או הפסד</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לרבות הפסד רווח העלולים להיגרם לו עקב הביטול</w:t>
      </w:r>
      <w:r w:rsidRPr="00217E81">
        <w:rPr>
          <w:rFonts w:ascii="Times New Roman" w:eastAsia="Times New Roman" w:hAnsi="Times New Roman" w:cs="David" w:hint="cs"/>
          <w:sz w:val="20"/>
          <w:szCs w:val="24"/>
          <w:rtl/>
          <w:lang w:eastAsia="he-IL"/>
        </w:rPr>
        <w:t xml:space="preserve"> או</w:t>
      </w:r>
      <w:r w:rsidRPr="00217E81">
        <w:rPr>
          <w:rFonts w:ascii="Times New Roman" w:eastAsia="Times New Roman" w:hAnsi="Times New Roman" w:cs="David"/>
          <w:sz w:val="20"/>
          <w:szCs w:val="24"/>
          <w:rtl/>
          <w:lang w:eastAsia="he-IL"/>
        </w:rPr>
        <w:t xml:space="preserve"> ההפסקה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או מכל סיבה אחרת.</w:t>
      </w:r>
    </w:p>
    <w:p w14:paraId="28328F84" w14:textId="77777777" w:rsidR="00217E81" w:rsidRPr="00217E81" w:rsidRDefault="00217E81" w:rsidP="00217E81">
      <w:pPr>
        <w:widowControl w:val="0"/>
        <w:spacing w:before="0" w:beforeAutospacing="0" w:after="200" w:afterAutospacing="0" w:line="240" w:lineRule="auto"/>
        <w:ind w:left="794"/>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lastRenderedPageBreak/>
        <w:t>מבלי לגרוע מזכויות המזמין על פי חוזה זה, יהא המזמין רשאי עם ביטול החוזה או הבאתו לידי גמר או הפסקת ביצועו, למסור את המשך ביצוע שרותי המתכנן לאחר ולהשתמש ללא הגבלה בשרותי המתכנן</w:t>
      </w:r>
      <w:r w:rsidRPr="00217E81">
        <w:rPr>
          <w:rFonts w:ascii="Times New Roman" w:eastAsia="Times New Roman" w:hAnsi="Times New Roman" w:cs="David" w:hint="cs"/>
          <w:sz w:val="20"/>
          <w:szCs w:val="24"/>
          <w:rtl/>
          <w:lang w:eastAsia="he-IL"/>
        </w:rPr>
        <w:t xml:space="preserve">, </w:t>
      </w:r>
      <w:r w:rsidRPr="00217E81">
        <w:rPr>
          <w:rFonts w:ascii="Times New Roman" w:eastAsia="Times New Roman" w:hAnsi="Times New Roman" w:cs="David"/>
          <w:sz w:val="20"/>
          <w:szCs w:val="24"/>
          <w:rtl/>
          <w:lang w:eastAsia="he-IL"/>
        </w:rPr>
        <w:t>שביצע המתכנן על פי חוזה זה.</w:t>
      </w:r>
    </w:p>
    <w:p w14:paraId="36B87ADE" w14:textId="77777777" w:rsidR="00217E81" w:rsidRPr="00217E81" w:rsidRDefault="00217E81" w:rsidP="00217E81">
      <w:pPr>
        <w:widowControl w:val="0"/>
        <w:numPr>
          <w:ilvl w:val="1"/>
          <w:numId w:val="32"/>
        </w:numPr>
        <w:spacing w:before="0" w:beforeAutospacing="0" w:after="240" w:afterAutospacing="0" w:line="240" w:lineRule="auto"/>
        <w:ind w:left="788" w:hanging="431"/>
        <w:jc w:val="both"/>
        <w:rPr>
          <w:rFonts w:ascii="Times New Roman" w:eastAsia="Times New Roman" w:hAnsi="Times New Roman" w:cs="David"/>
          <w:sz w:val="20"/>
          <w:szCs w:val="24"/>
          <w:lang w:eastAsia="he-IL"/>
        </w:rPr>
      </w:pPr>
      <w:r w:rsidRPr="00217E81">
        <w:rPr>
          <w:rFonts w:ascii="Times New Roman" w:eastAsia="Times New Roman" w:hAnsi="Times New Roman" w:cs="David"/>
          <w:sz w:val="20"/>
          <w:szCs w:val="24"/>
          <w:rtl/>
          <w:lang w:eastAsia="he-IL"/>
        </w:rPr>
        <w:t xml:space="preserve">המתכנן מתחייב שלא לנקוט בכל צעדים מכל סוג שהוא שיהיה בהם כדי לסכל </w:t>
      </w:r>
      <w:r w:rsidRPr="00217E81">
        <w:rPr>
          <w:rFonts w:ascii="Times New Roman" w:eastAsia="Times New Roman" w:hAnsi="Times New Roman" w:cs="David" w:hint="cs"/>
          <w:sz w:val="20"/>
          <w:szCs w:val="24"/>
          <w:rtl/>
          <w:lang w:eastAsia="he-IL"/>
        </w:rPr>
        <w:t xml:space="preserve">את </w:t>
      </w:r>
      <w:r w:rsidRPr="00217E81">
        <w:rPr>
          <w:rFonts w:ascii="Times New Roman" w:eastAsia="Times New Roman" w:hAnsi="Times New Roman" w:cs="David"/>
          <w:sz w:val="20"/>
          <w:szCs w:val="24"/>
          <w:rtl/>
          <w:lang w:eastAsia="he-IL"/>
        </w:rPr>
        <w:t>המשך ביצוע ש</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 xml:space="preserve">רותי המתכנן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או מסירתם לידי מתכנן אחר, והינו מתחייב</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כי על פי דרישת המזמין ישתף המתכנן פעולה עם המזמין ו/או עם המתכנן החליפי בכל הקשור להעברת האינפורמציה לגבי מהלך הפרויקט עד להפסקת עבודתו וחפיפה נאותה של המתכנן החליפי.</w:t>
      </w:r>
    </w:p>
    <w:p w14:paraId="5E4E6E2A" w14:textId="77777777" w:rsidR="00217E81" w:rsidRPr="00217E81" w:rsidRDefault="00217E81" w:rsidP="00217E81">
      <w:pPr>
        <w:widowControl w:val="0"/>
        <w:numPr>
          <w:ilvl w:val="0"/>
          <w:numId w:val="32"/>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217E81">
        <w:rPr>
          <w:rFonts w:ascii="Times New Roman" w:eastAsia="Times New Roman" w:hAnsi="Times New Roman" w:cs="David"/>
          <w:bCs/>
          <w:sz w:val="20"/>
          <w:szCs w:val="24"/>
          <w:u w:val="single"/>
          <w:rtl/>
          <w:lang w:eastAsia="he-IL"/>
        </w:rPr>
        <w:t>שונות</w:t>
      </w:r>
    </w:p>
    <w:p w14:paraId="01E52118"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המנהל הראשי במשרד המתכנן</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מתחייב לבצע את השירותים שעליו לבצע אישית ע</w:t>
      </w:r>
      <w:r w:rsidRPr="00217E81">
        <w:rPr>
          <w:rFonts w:ascii="Times New Roman" w:eastAsia="Times New Roman" w:hAnsi="Times New Roman" w:cs="David" w:hint="cs"/>
          <w:sz w:val="20"/>
          <w:szCs w:val="24"/>
          <w:rtl/>
          <w:lang w:eastAsia="he-IL"/>
        </w:rPr>
        <w:t>ל פ</w:t>
      </w:r>
      <w:r w:rsidRPr="00217E81">
        <w:rPr>
          <w:rFonts w:ascii="Times New Roman" w:eastAsia="Times New Roman" w:hAnsi="Times New Roman" w:cs="David"/>
          <w:sz w:val="20"/>
          <w:szCs w:val="24"/>
          <w:rtl/>
          <w:lang w:eastAsia="he-IL"/>
        </w:rPr>
        <w:t>י חוזה</w:t>
      </w:r>
      <w:r w:rsidRPr="00217E81">
        <w:rPr>
          <w:rFonts w:ascii="Times New Roman" w:eastAsia="Times New Roman" w:hAnsi="Times New Roman" w:cs="David" w:hint="cs"/>
          <w:sz w:val="20"/>
          <w:szCs w:val="24"/>
          <w:rtl/>
          <w:lang w:eastAsia="he-IL"/>
        </w:rPr>
        <w:t xml:space="preserve"> זה והינו</w:t>
      </w:r>
      <w:r w:rsidRPr="00217E81">
        <w:rPr>
          <w:rFonts w:ascii="Times New Roman" w:eastAsia="Times New Roman" w:hAnsi="Times New Roman" w:cs="David"/>
          <w:sz w:val="20"/>
          <w:szCs w:val="24"/>
          <w:rtl/>
          <w:lang w:eastAsia="he-IL"/>
        </w:rPr>
        <w:t xml:space="preserve"> אחראי וערב כלפי המזמין לב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צוע התחייבויות המתכנן לפי חוזה</w:t>
      </w:r>
      <w:r w:rsidRPr="00217E81">
        <w:rPr>
          <w:rFonts w:ascii="Times New Roman" w:eastAsia="Times New Roman" w:hAnsi="Times New Roman" w:cs="David" w:hint="cs"/>
          <w:sz w:val="20"/>
          <w:szCs w:val="24"/>
          <w:rtl/>
          <w:lang w:eastAsia="he-IL"/>
        </w:rPr>
        <w:t xml:space="preserve"> זה על נספחיו</w:t>
      </w:r>
      <w:r w:rsidRPr="00217E81">
        <w:rPr>
          <w:rFonts w:ascii="Times New Roman" w:eastAsia="Times New Roman" w:hAnsi="Times New Roman" w:cs="David"/>
          <w:sz w:val="20"/>
          <w:szCs w:val="24"/>
          <w:rtl/>
          <w:lang w:eastAsia="he-IL"/>
        </w:rPr>
        <w:t>.</w:t>
      </w:r>
    </w:p>
    <w:p w14:paraId="4E335568"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כל צד אשר יפר או לא יקיים איזו מהתחייבויותיו ע</w:t>
      </w:r>
      <w:r w:rsidRPr="00217E81">
        <w:rPr>
          <w:rFonts w:ascii="Times New Roman" w:eastAsia="Times New Roman" w:hAnsi="Times New Roman" w:cs="David" w:hint="cs"/>
          <w:sz w:val="20"/>
          <w:szCs w:val="24"/>
          <w:rtl/>
          <w:lang w:eastAsia="he-IL"/>
        </w:rPr>
        <w:t>ל פי</w:t>
      </w:r>
      <w:r w:rsidRPr="00217E81">
        <w:rPr>
          <w:rFonts w:ascii="Times New Roman" w:eastAsia="Times New Roman" w:hAnsi="Times New Roman" w:cs="David"/>
          <w:sz w:val="20"/>
          <w:szCs w:val="24"/>
          <w:rtl/>
          <w:lang w:eastAsia="he-IL"/>
        </w:rPr>
        <w:t xml:space="preserve"> חוזה</w:t>
      </w:r>
      <w:r w:rsidRPr="00217E81">
        <w:rPr>
          <w:rFonts w:ascii="Times New Roman" w:eastAsia="Times New Roman" w:hAnsi="Times New Roman" w:cs="David" w:hint="cs"/>
          <w:sz w:val="20"/>
          <w:szCs w:val="24"/>
          <w:rtl/>
          <w:lang w:eastAsia="he-IL"/>
        </w:rPr>
        <w:t xml:space="preserve"> זה,</w:t>
      </w:r>
      <w:r w:rsidRPr="00217E81">
        <w:rPr>
          <w:rFonts w:ascii="Times New Roman" w:eastAsia="Times New Roman" w:hAnsi="Times New Roman" w:cs="David"/>
          <w:sz w:val="20"/>
          <w:szCs w:val="24"/>
          <w:rtl/>
          <w:lang w:eastAsia="he-IL"/>
        </w:rPr>
        <w:t xml:space="preserve"> יהיה חייב לפצות את הצד המקיים על כל הנזקים ו</w:t>
      </w:r>
      <w:r w:rsidRPr="00217E81">
        <w:rPr>
          <w:rFonts w:ascii="Times New Roman" w:eastAsia="Times New Roman" w:hAnsi="Times New Roman" w:cs="David" w:hint="cs"/>
          <w:sz w:val="20"/>
          <w:szCs w:val="24"/>
          <w:rtl/>
          <w:lang w:eastAsia="he-IL"/>
        </w:rPr>
        <w:t xml:space="preserve">/או </w:t>
      </w:r>
      <w:r w:rsidRPr="00217E81">
        <w:rPr>
          <w:rFonts w:ascii="Times New Roman" w:eastAsia="Times New Roman" w:hAnsi="Times New Roman" w:cs="David"/>
          <w:sz w:val="20"/>
          <w:szCs w:val="24"/>
          <w:rtl/>
          <w:lang w:eastAsia="he-IL"/>
        </w:rPr>
        <w:t>ההפסדים שיגרמו לו עקב כך</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וזאת מבלי לגרוע מזכות הצד המקיים לכל סעד ו</w:t>
      </w:r>
      <w:r w:rsidRPr="00217E81">
        <w:rPr>
          <w:rFonts w:ascii="Times New Roman" w:eastAsia="Times New Roman" w:hAnsi="Times New Roman" w:cs="David" w:hint="cs"/>
          <w:sz w:val="20"/>
          <w:szCs w:val="24"/>
          <w:rtl/>
          <w:lang w:eastAsia="he-IL"/>
        </w:rPr>
        <w:t xml:space="preserve">/או </w:t>
      </w:r>
      <w:r w:rsidRPr="00217E81">
        <w:rPr>
          <w:rFonts w:ascii="Times New Roman" w:eastAsia="Times New Roman" w:hAnsi="Times New Roman" w:cs="David"/>
          <w:sz w:val="20"/>
          <w:szCs w:val="24"/>
          <w:rtl/>
          <w:lang w:eastAsia="he-IL"/>
        </w:rPr>
        <w:t>תרופה אחרים ו/או נוספים.</w:t>
      </w:r>
    </w:p>
    <w:p w14:paraId="22605FC3" w14:textId="77777777" w:rsidR="00217E81" w:rsidRPr="00217E81" w:rsidRDefault="00217E81" w:rsidP="00217E81">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למניעת ספקות מוצהר במפורש</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כי עיכוב בהשלמת עבודות תכנון הפרויקט עלול להביא להתייקרות הקמתו וכן עלול להביא להפרת התחייבויות המזמין כלפי צד ג'.</w:t>
      </w:r>
    </w:p>
    <w:p w14:paraId="66467250" w14:textId="77777777" w:rsidR="00217E81" w:rsidRPr="00217E81" w:rsidRDefault="00217E81" w:rsidP="00217E81">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המתכנן מצהיר</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כי הוא מודע לכל אלה ולהשלכות אחרות העלולות לנבוע מעיכוב בהשלמת הפרויקט ויהיה אחראי להם במידה והעיכוב בהשלמת הפרויקט י</w:t>
      </w:r>
      <w:r w:rsidRPr="00217E81">
        <w:rPr>
          <w:rFonts w:ascii="Times New Roman" w:eastAsia="Times New Roman" w:hAnsi="Times New Roman" w:cs="David" w:hint="cs"/>
          <w:sz w:val="20"/>
          <w:szCs w:val="24"/>
          <w:rtl/>
          <w:lang w:eastAsia="he-IL"/>
        </w:rPr>
        <w:t>נבע</w:t>
      </w:r>
      <w:r w:rsidRPr="00217E81">
        <w:rPr>
          <w:rFonts w:ascii="Times New Roman" w:eastAsia="Times New Roman" w:hAnsi="Times New Roman" w:cs="David"/>
          <w:sz w:val="20"/>
          <w:szCs w:val="24"/>
          <w:rtl/>
          <w:lang w:eastAsia="he-IL"/>
        </w:rPr>
        <w:t xml:space="preserve"> מאי עמידתו </w:t>
      </w:r>
      <w:r w:rsidRPr="00217E81">
        <w:rPr>
          <w:rFonts w:ascii="Times New Roman" w:eastAsia="Times New Roman" w:hAnsi="Times New Roman" w:cs="David"/>
          <w:sz w:val="20"/>
          <w:szCs w:val="24"/>
          <w:rtl/>
          <w:lang w:eastAsia="he-IL"/>
        </w:rPr>
        <w:lastRenderedPageBreak/>
        <w:t>בהתחייבויותיו ע</w:t>
      </w:r>
      <w:r w:rsidRPr="00217E81">
        <w:rPr>
          <w:rFonts w:ascii="Times New Roman" w:eastAsia="Times New Roman" w:hAnsi="Times New Roman" w:cs="David" w:hint="cs"/>
          <w:sz w:val="20"/>
          <w:szCs w:val="24"/>
          <w:rtl/>
          <w:lang w:eastAsia="he-IL"/>
        </w:rPr>
        <w:t>ל פי</w:t>
      </w:r>
      <w:r w:rsidRPr="00217E81">
        <w:rPr>
          <w:rFonts w:ascii="Times New Roman" w:eastAsia="Times New Roman" w:hAnsi="Times New Roman" w:cs="David"/>
          <w:sz w:val="20"/>
          <w:szCs w:val="24"/>
          <w:rtl/>
          <w:lang w:eastAsia="he-IL"/>
        </w:rPr>
        <w:t xml:space="preserve"> חוזה זה.</w:t>
      </w:r>
    </w:p>
    <w:p w14:paraId="379C42ED"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המזמין זכאי לקזז כנגד כל סכום המגיע למתכנן מאת המזמין לפי חוזה</w:t>
      </w:r>
      <w:r w:rsidRPr="00217E81">
        <w:rPr>
          <w:rFonts w:ascii="Times New Roman" w:eastAsia="Times New Roman" w:hAnsi="Times New Roman" w:cs="David" w:hint="cs"/>
          <w:sz w:val="20"/>
          <w:szCs w:val="24"/>
          <w:rtl/>
          <w:lang w:eastAsia="he-IL"/>
        </w:rPr>
        <w:t xml:space="preserve"> זה,</w:t>
      </w:r>
      <w:r w:rsidRPr="00217E81">
        <w:rPr>
          <w:rFonts w:ascii="Times New Roman" w:eastAsia="Times New Roman" w:hAnsi="Times New Roman" w:cs="David"/>
          <w:sz w:val="20"/>
          <w:szCs w:val="24"/>
          <w:rtl/>
          <w:lang w:eastAsia="he-IL"/>
        </w:rPr>
        <w:t xml:space="preserve"> כל סכום שלפי טענתו מגיע לו מהמתכנן, וכל זכות של המתכנן לתשלום מהמזמין כפופה לזכות הקיזוז הנ"ל.</w:t>
      </w:r>
    </w:p>
    <w:p w14:paraId="00C04C1A"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מוסכם במפורש</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כי 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 xml:space="preserve">צוע כל </w:t>
      </w:r>
      <w:r w:rsidRPr="00217E81">
        <w:rPr>
          <w:rFonts w:ascii="Times New Roman" w:eastAsia="Times New Roman" w:hAnsi="Times New Roman" w:cs="David" w:hint="cs"/>
          <w:sz w:val="20"/>
          <w:szCs w:val="24"/>
          <w:rtl/>
          <w:lang w:eastAsia="he-IL"/>
        </w:rPr>
        <w:t>אחת</w:t>
      </w:r>
      <w:r w:rsidRPr="00217E81">
        <w:rPr>
          <w:rFonts w:ascii="Times New Roman" w:eastAsia="Times New Roman" w:hAnsi="Times New Roman" w:cs="David"/>
          <w:sz w:val="20"/>
          <w:szCs w:val="24"/>
          <w:rtl/>
          <w:lang w:eastAsia="he-IL"/>
        </w:rPr>
        <w:t xml:space="preserve">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אחת מהתחייבויות המזמין ע</w:t>
      </w:r>
      <w:r w:rsidRPr="00217E81">
        <w:rPr>
          <w:rFonts w:ascii="Times New Roman" w:eastAsia="Times New Roman" w:hAnsi="Times New Roman" w:cs="David" w:hint="cs"/>
          <w:sz w:val="20"/>
          <w:szCs w:val="24"/>
          <w:rtl/>
          <w:lang w:eastAsia="he-IL"/>
        </w:rPr>
        <w:t>ל פ</w:t>
      </w:r>
      <w:r w:rsidRPr="00217E81">
        <w:rPr>
          <w:rFonts w:ascii="Times New Roman" w:eastAsia="Times New Roman" w:hAnsi="Times New Roman" w:cs="David"/>
          <w:sz w:val="20"/>
          <w:szCs w:val="24"/>
          <w:rtl/>
          <w:lang w:eastAsia="he-IL"/>
        </w:rPr>
        <w:t>י</w:t>
      </w:r>
      <w:r w:rsidRPr="00217E81">
        <w:rPr>
          <w:rFonts w:ascii="Times New Roman" w:eastAsia="Times New Roman" w:hAnsi="Times New Roman" w:cs="David" w:hint="cs"/>
          <w:sz w:val="20"/>
          <w:szCs w:val="24"/>
          <w:rtl/>
          <w:lang w:eastAsia="he-IL"/>
        </w:rPr>
        <w:t xml:space="preserve"> </w:t>
      </w:r>
      <w:r w:rsidRPr="00217E81">
        <w:rPr>
          <w:rFonts w:ascii="Times New Roman" w:eastAsia="Times New Roman" w:hAnsi="Times New Roman" w:cs="David"/>
          <w:sz w:val="20"/>
          <w:szCs w:val="24"/>
          <w:rtl/>
          <w:lang w:eastAsia="he-IL"/>
        </w:rPr>
        <w:t>חוזה</w:t>
      </w:r>
      <w:r w:rsidRPr="00217E81">
        <w:rPr>
          <w:rFonts w:ascii="Times New Roman" w:eastAsia="Times New Roman" w:hAnsi="Times New Roman" w:cs="David" w:hint="cs"/>
          <w:sz w:val="20"/>
          <w:szCs w:val="24"/>
          <w:rtl/>
          <w:lang w:eastAsia="he-IL"/>
        </w:rPr>
        <w:t xml:space="preserve"> זה,</w:t>
      </w:r>
      <w:r w:rsidRPr="00217E81">
        <w:rPr>
          <w:rFonts w:ascii="Times New Roman" w:eastAsia="Times New Roman" w:hAnsi="Times New Roman" w:cs="David"/>
          <w:sz w:val="20"/>
          <w:szCs w:val="24"/>
          <w:rtl/>
          <w:lang w:eastAsia="he-IL"/>
        </w:rPr>
        <w:t xml:space="preserve"> מותנה בכך שהמתכנן יקיים תחילה את התחייבויותיו ע</w:t>
      </w:r>
      <w:r w:rsidRPr="00217E81">
        <w:rPr>
          <w:rFonts w:ascii="Times New Roman" w:eastAsia="Times New Roman" w:hAnsi="Times New Roman" w:cs="David" w:hint="cs"/>
          <w:sz w:val="20"/>
          <w:szCs w:val="24"/>
          <w:rtl/>
          <w:lang w:eastAsia="he-IL"/>
        </w:rPr>
        <w:t>ל פי</w:t>
      </w:r>
      <w:r w:rsidRPr="00217E81">
        <w:rPr>
          <w:rFonts w:ascii="Times New Roman" w:eastAsia="Times New Roman" w:hAnsi="Times New Roman" w:cs="David"/>
          <w:sz w:val="20"/>
          <w:szCs w:val="24"/>
          <w:rtl/>
          <w:lang w:eastAsia="he-IL"/>
        </w:rPr>
        <w:t xml:space="preserve"> חוזה</w:t>
      </w:r>
      <w:r w:rsidRPr="00217E81">
        <w:rPr>
          <w:rFonts w:ascii="Times New Roman" w:eastAsia="Times New Roman" w:hAnsi="Times New Roman" w:cs="David" w:hint="cs"/>
          <w:sz w:val="20"/>
          <w:szCs w:val="24"/>
          <w:rtl/>
          <w:lang w:eastAsia="he-IL"/>
        </w:rPr>
        <w:t xml:space="preserve"> זה,</w:t>
      </w:r>
      <w:r w:rsidRPr="00217E81">
        <w:rPr>
          <w:rFonts w:ascii="Times New Roman" w:eastAsia="Times New Roman" w:hAnsi="Times New Roman" w:cs="David"/>
          <w:sz w:val="20"/>
          <w:szCs w:val="24"/>
          <w:rtl/>
          <w:lang w:eastAsia="he-IL"/>
        </w:rPr>
        <w:t xml:space="preserve"> עד לאותו מועד. המזמין זכאי, מבלי לפגוע </w:t>
      </w:r>
      <w:r w:rsidRPr="00217E81">
        <w:rPr>
          <w:rFonts w:ascii="Times New Roman" w:eastAsia="Times New Roman" w:hAnsi="Times New Roman" w:cs="David" w:hint="cs"/>
          <w:sz w:val="20"/>
          <w:szCs w:val="24"/>
          <w:rtl/>
          <w:lang w:eastAsia="he-IL"/>
        </w:rPr>
        <w:t>מכלליות ה</w:t>
      </w:r>
      <w:r w:rsidRPr="00217E81">
        <w:rPr>
          <w:rFonts w:ascii="Times New Roman" w:eastAsia="Times New Roman" w:hAnsi="Times New Roman" w:cs="David"/>
          <w:sz w:val="20"/>
          <w:szCs w:val="24"/>
          <w:rtl/>
          <w:lang w:eastAsia="he-IL"/>
        </w:rPr>
        <w:t>אמור בכל מקום אחר בחוזה</w:t>
      </w:r>
      <w:r w:rsidRPr="00217E81">
        <w:rPr>
          <w:rFonts w:ascii="Times New Roman" w:eastAsia="Times New Roman" w:hAnsi="Times New Roman" w:cs="David" w:hint="cs"/>
          <w:sz w:val="20"/>
          <w:szCs w:val="24"/>
          <w:rtl/>
          <w:lang w:eastAsia="he-IL"/>
        </w:rPr>
        <w:t xml:space="preserve"> זה</w:t>
      </w:r>
      <w:r w:rsidRPr="00217E81">
        <w:rPr>
          <w:rFonts w:ascii="Times New Roman" w:eastAsia="Times New Roman" w:hAnsi="Times New Roman" w:cs="David"/>
          <w:sz w:val="20"/>
          <w:szCs w:val="24"/>
          <w:rtl/>
          <w:lang w:eastAsia="he-IL"/>
        </w:rPr>
        <w:t>, לעכב 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צוע התחי</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בות כלשהי מהתחייבויותיו עד לאחר שהמתכנן קיים את התחייבויותיו כאמור.</w:t>
      </w:r>
    </w:p>
    <w:p w14:paraId="6C34384A"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שום התנהגות מצד</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 xml:space="preserve"> </w:t>
      </w:r>
      <w:r w:rsidRPr="00217E81">
        <w:rPr>
          <w:rFonts w:ascii="Times New Roman" w:eastAsia="Times New Roman" w:hAnsi="Times New Roman" w:cs="David" w:hint="cs"/>
          <w:sz w:val="20"/>
          <w:szCs w:val="24"/>
          <w:rtl/>
          <w:lang w:eastAsia="he-IL"/>
        </w:rPr>
        <w:t>של מי</w:t>
      </w:r>
      <w:r w:rsidRPr="00217E81">
        <w:rPr>
          <w:rFonts w:ascii="Times New Roman" w:eastAsia="Times New Roman" w:hAnsi="Times New Roman" w:cs="David"/>
          <w:sz w:val="20"/>
          <w:szCs w:val="24"/>
          <w:rtl/>
          <w:lang w:eastAsia="he-IL"/>
        </w:rPr>
        <w:t xml:space="preserve"> מהצדדים לא תחשב כויתור על איזה מזכויותיו ע</w:t>
      </w:r>
      <w:r w:rsidRPr="00217E81">
        <w:rPr>
          <w:rFonts w:ascii="Times New Roman" w:eastAsia="Times New Roman" w:hAnsi="Times New Roman" w:cs="David" w:hint="cs"/>
          <w:sz w:val="20"/>
          <w:szCs w:val="24"/>
          <w:rtl/>
          <w:lang w:eastAsia="he-IL"/>
        </w:rPr>
        <w:t>ל פי</w:t>
      </w:r>
      <w:r w:rsidRPr="00217E81">
        <w:rPr>
          <w:rFonts w:ascii="Times New Roman" w:eastAsia="Times New Roman" w:hAnsi="Times New Roman" w:cs="David"/>
          <w:sz w:val="20"/>
          <w:szCs w:val="24"/>
          <w:rtl/>
          <w:lang w:eastAsia="he-IL"/>
        </w:rPr>
        <w:t xml:space="preserve"> חוזה</w:t>
      </w:r>
      <w:r w:rsidRPr="00217E81">
        <w:rPr>
          <w:rFonts w:ascii="Times New Roman" w:eastAsia="Times New Roman" w:hAnsi="Times New Roman" w:cs="David" w:hint="cs"/>
          <w:sz w:val="20"/>
          <w:szCs w:val="24"/>
          <w:rtl/>
          <w:lang w:eastAsia="he-IL"/>
        </w:rPr>
        <w:t xml:space="preserve"> זה</w:t>
      </w:r>
      <w:r w:rsidRPr="00217E81">
        <w:rPr>
          <w:rFonts w:ascii="Times New Roman" w:eastAsia="Times New Roman" w:hAnsi="Times New Roman" w:cs="David"/>
          <w:sz w:val="20"/>
          <w:szCs w:val="24"/>
          <w:rtl/>
          <w:lang w:eastAsia="he-IL"/>
        </w:rPr>
        <w:t xml:space="preserve"> </w:t>
      </w:r>
      <w:r w:rsidRPr="00217E81">
        <w:rPr>
          <w:rFonts w:ascii="Times New Roman" w:eastAsia="Times New Roman" w:hAnsi="Times New Roman" w:cs="David" w:hint="cs"/>
          <w:sz w:val="20"/>
          <w:szCs w:val="24"/>
          <w:rtl/>
          <w:lang w:eastAsia="he-IL"/>
        </w:rPr>
        <w:t>ו/או</w:t>
      </w:r>
      <w:r w:rsidRPr="00217E81">
        <w:rPr>
          <w:rFonts w:ascii="Times New Roman" w:eastAsia="Times New Roman" w:hAnsi="Times New Roman" w:cs="David"/>
          <w:sz w:val="20"/>
          <w:szCs w:val="24"/>
          <w:rtl/>
          <w:lang w:eastAsia="he-IL"/>
        </w:rPr>
        <w:t xml:space="preserve"> ע</w:t>
      </w:r>
      <w:r w:rsidRPr="00217E81">
        <w:rPr>
          <w:rFonts w:ascii="Times New Roman" w:eastAsia="Times New Roman" w:hAnsi="Times New Roman" w:cs="David" w:hint="cs"/>
          <w:sz w:val="20"/>
          <w:szCs w:val="24"/>
          <w:rtl/>
          <w:lang w:eastAsia="he-IL"/>
        </w:rPr>
        <w:t>ל פי כל</w:t>
      </w:r>
      <w:r w:rsidRPr="00217E81">
        <w:rPr>
          <w:rFonts w:ascii="Times New Roman" w:eastAsia="Times New Roman" w:hAnsi="Times New Roman" w:cs="David"/>
          <w:sz w:val="20"/>
          <w:szCs w:val="24"/>
          <w:rtl/>
          <w:lang w:eastAsia="he-IL"/>
        </w:rPr>
        <w:t xml:space="preserve"> דין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 xml:space="preserve">או כויתור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 xml:space="preserve">או כהסכמה מצדו לאיזה הפרה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או אי קיום של תנאי מתנאי חוזה</w:t>
      </w:r>
      <w:r w:rsidRPr="00217E81">
        <w:rPr>
          <w:rFonts w:ascii="Times New Roman" w:eastAsia="Times New Roman" w:hAnsi="Times New Roman" w:cs="David" w:hint="cs"/>
          <w:sz w:val="20"/>
          <w:szCs w:val="24"/>
          <w:rtl/>
          <w:lang w:eastAsia="he-IL"/>
        </w:rPr>
        <w:t xml:space="preserve"> זה ו/</w:t>
      </w:r>
      <w:r w:rsidRPr="00217E81">
        <w:rPr>
          <w:rFonts w:ascii="Times New Roman" w:eastAsia="Times New Roman" w:hAnsi="Times New Roman" w:cs="David"/>
          <w:sz w:val="20"/>
          <w:szCs w:val="24"/>
          <w:rtl/>
          <w:lang w:eastAsia="he-IL"/>
        </w:rPr>
        <w:t xml:space="preserve"> או כנותנת דחייה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או ארכה לב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צוע כל פעולה</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w:t>
      </w:r>
      <w:r w:rsidRPr="00217E81">
        <w:rPr>
          <w:rFonts w:ascii="Times New Roman" w:eastAsia="Times New Roman" w:hAnsi="Times New Roman" w:cs="David" w:hint="cs"/>
          <w:sz w:val="20"/>
          <w:szCs w:val="24"/>
          <w:rtl/>
          <w:lang w:eastAsia="he-IL"/>
        </w:rPr>
        <w:t>ש</w:t>
      </w:r>
      <w:r w:rsidRPr="00217E81">
        <w:rPr>
          <w:rFonts w:ascii="Times New Roman" w:eastAsia="Times New Roman" w:hAnsi="Times New Roman" w:cs="David"/>
          <w:sz w:val="20"/>
          <w:szCs w:val="24"/>
          <w:rtl/>
          <w:lang w:eastAsia="he-IL"/>
        </w:rPr>
        <w:t>יש לעשותה ע</w:t>
      </w:r>
      <w:r w:rsidRPr="00217E81">
        <w:rPr>
          <w:rFonts w:ascii="Times New Roman" w:eastAsia="Times New Roman" w:hAnsi="Times New Roman" w:cs="David" w:hint="cs"/>
          <w:sz w:val="20"/>
          <w:szCs w:val="24"/>
          <w:rtl/>
          <w:lang w:eastAsia="he-IL"/>
        </w:rPr>
        <w:t>ל פי</w:t>
      </w:r>
      <w:r w:rsidRPr="00217E81">
        <w:rPr>
          <w:rFonts w:ascii="Times New Roman" w:eastAsia="Times New Roman" w:hAnsi="Times New Roman" w:cs="David"/>
          <w:sz w:val="20"/>
          <w:szCs w:val="24"/>
          <w:rtl/>
          <w:lang w:eastAsia="he-IL"/>
        </w:rPr>
        <w:t xml:space="preserve"> חוזה</w:t>
      </w:r>
      <w:r w:rsidRPr="00217E81">
        <w:rPr>
          <w:rFonts w:ascii="Times New Roman" w:eastAsia="Times New Roman" w:hAnsi="Times New Roman" w:cs="David" w:hint="cs"/>
          <w:sz w:val="20"/>
          <w:szCs w:val="24"/>
          <w:rtl/>
          <w:lang w:eastAsia="he-IL"/>
        </w:rPr>
        <w:t xml:space="preserve"> זה</w:t>
      </w:r>
      <w:r w:rsidRPr="00217E81">
        <w:rPr>
          <w:rFonts w:ascii="Times New Roman" w:eastAsia="Times New Roman" w:hAnsi="Times New Roman" w:cs="David"/>
          <w:sz w:val="20"/>
          <w:szCs w:val="24"/>
          <w:rtl/>
          <w:lang w:eastAsia="he-IL"/>
        </w:rPr>
        <w:t xml:space="preserve">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או כש</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נוי</w:t>
      </w:r>
      <w:r w:rsidRPr="00217E81">
        <w:rPr>
          <w:rFonts w:ascii="Times New Roman" w:eastAsia="Times New Roman" w:hAnsi="Times New Roman" w:cs="David" w:hint="cs"/>
          <w:sz w:val="20"/>
          <w:szCs w:val="24"/>
          <w:rtl/>
          <w:lang w:eastAsia="he-IL"/>
        </w:rPr>
        <w:t xml:space="preserve"> ו/או</w:t>
      </w:r>
      <w:r w:rsidRPr="00217E81">
        <w:rPr>
          <w:rFonts w:ascii="Times New Roman" w:eastAsia="Times New Roman" w:hAnsi="Times New Roman" w:cs="David"/>
          <w:sz w:val="20"/>
          <w:szCs w:val="24"/>
          <w:rtl/>
          <w:lang w:eastAsia="he-IL"/>
        </w:rPr>
        <w:t xml:space="preserve"> 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 xml:space="preserve">טול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 xml:space="preserve">או תוספת של תנאי </w:t>
      </w:r>
      <w:r w:rsidRPr="00217E81">
        <w:rPr>
          <w:rFonts w:ascii="Times New Roman" w:eastAsia="Times New Roman" w:hAnsi="Times New Roman" w:cs="David" w:hint="cs"/>
          <w:sz w:val="20"/>
          <w:szCs w:val="24"/>
          <w:rtl/>
          <w:lang w:eastAsia="he-IL"/>
        </w:rPr>
        <w:t>כלשהו</w:t>
      </w:r>
      <w:r w:rsidRPr="00217E81">
        <w:rPr>
          <w:rFonts w:ascii="Times New Roman" w:eastAsia="Times New Roman" w:hAnsi="Times New Roman" w:cs="David"/>
          <w:sz w:val="20"/>
          <w:szCs w:val="24"/>
          <w:rtl/>
          <w:lang w:eastAsia="he-IL"/>
        </w:rPr>
        <w:t>, אלא אם נעשו במפורש ובכתב.</w:t>
      </w:r>
    </w:p>
    <w:p w14:paraId="2A606D97" w14:textId="77777777" w:rsidR="00217E81" w:rsidRPr="00217E81" w:rsidRDefault="00217E81" w:rsidP="00217E81">
      <w:pPr>
        <w:widowControl w:val="0"/>
        <w:spacing w:before="0" w:beforeAutospacing="0" w:after="200" w:afterAutospacing="0" w:line="240" w:lineRule="auto"/>
        <w:ind w:left="794"/>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מבלי לגרוע מכלליות האמור לעיל -</w:t>
      </w:r>
    </w:p>
    <w:p w14:paraId="5058FEDD" w14:textId="77777777" w:rsidR="00217E81" w:rsidRPr="00217E81" w:rsidRDefault="00217E81" w:rsidP="00217E81">
      <w:pPr>
        <w:widowControl w:val="0"/>
        <w:numPr>
          <w:ilvl w:val="2"/>
          <w:numId w:val="32"/>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הסכמה מצד המזמין או המנהל או המתכנן לסטות מתנאי החוזה במקרה מסוים לא תהווה תקדים ולא ילמדו ממנה גזירה שווה למקרה אחר.</w:t>
      </w:r>
    </w:p>
    <w:p w14:paraId="0136494B" w14:textId="77777777" w:rsidR="00217E81" w:rsidRPr="00217E81" w:rsidRDefault="00217E81" w:rsidP="00217E81">
      <w:pPr>
        <w:widowControl w:val="0"/>
        <w:numPr>
          <w:ilvl w:val="2"/>
          <w:numId w:val="32"/>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לא השתמשו המזמין או המנהל או המתכנן בזכויות הניתנות להם לפי החוזה במקרה מסוים, אין לראות בכך ויתור על אותן זכויות במקרה אחר ואין ללמוד מהתנהגות זו ו</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תור כלשהו על זכויות וחובות לפי החוזה.</w:t>
      </w:r>
    </w:p>
    <w:p w14:paraId="1AA67008" w14:textId="77777777" w:rsidR="00217E81" w:rsidRPr="00217E81" w:rsidRDefault="00217E81" w:rsidP="00217E81">
      <w:pPr>
        <w:widowControl w:val="0"/>
        <w:numPr>
          <w:ilvl w:val="1"/>
          <w:numId w:val="32"/>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lastRenderedPageBreak/>
        <w:t>במידה והמתכנן כולל מספר גופים או יחידים</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יהיו הם אחראים ביחד ולחוד כלפי המזמין למילוי התחייבויות המתכנן לפי חוזה זה.</w:t>
      </w:r>
    </w:p>
    <w:p w14:paraId="7E2495B5"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4"/>
          <w:szCs w:val="24"/>
          <w:lang w:eastAsia="he-IL"/>
        </w:rPr>
      </w:pPr>
      <w:r w:rsidRPr="00217E81">
        <w:rPr>
          <w:rFonts w:ascii="Times New Roman" w:eastAsia="Times New Roman" w:hAnsi="Times New Roman" w:cs="David"/>
          <w:sz w:val="24"/>
          <w:szCs w:val="24"/>
          <w:rtl/>
          <w:lang w:eastAsia="he-IL"/>
        </w:rPr>
        <w:t>על אף האמור בכל הוראה אחרת בחוזה זה ו/או בכל מסמך אחר בין יחידי המזמין ו/או בכל דין, מובהר ומוסכם</w:t>
      </w:r>
      <w:r w:rsidRPr="00217E81">
        <w:rPr>
          <w:rFonts w:ascii="Times New Roman" w:eastAsia="Times New Roman" w:hAnsi="Times New Roman" w:cs="David" w:hint="cs"/>
          <w:sz w:val="24"/>
          <w:szCs w:val="24"/>
          <w:rtl/>
          <w:lang w:eastAsia="he-IL"/>
        </w:rPr>
        <w:t>,</w:t>
      </w:r>
      <w:r w:rsidRPr="00217E81">
        <w:rPr>
          <w:rFonts w:ascii="Times New Roman" w:eastAsia="Times New Roman" w:hAnsi="Times New Roman" w:cs="David"/>
          <w:sz w:val="24"/>
          <w:szCs w:val="24"/>
          <w:rtl/>
          <w:lang w:eastAsia="he-IL"/>
        </w:rPr>
        <w:t xml:space="preserve"> כי יחידי המזמין אחראים ביחד למלוא התחייבויות המזמין המפורטות בחוזה זה ואולם כל אחד מיחידי המזמין אחראי בנפרד כלפי המתכנן רק כפי חלקו המפורט בנספח </w:t>
      </w:r>
      <w:r w:rsidRPr="00217E81">
        <w:rPr>
          <w:rFonts w:ascii="Times New Roman" w:eastAsia="Times New Roman" w:hAnsi="Times New Roman" w:cs="David" w:hint="cs"/>
          <w:b/>
          <w:bCs/>
          <w:sz w:val="24"/>
          <w:szCs w:val="24"/>
          <w:rtl/>
          <w:lang w:eastAsia="he-IL"/>
        </w:rPr>
        <w:t>א</w:t>
      </w:r>
      <w:r w:rsidRPr="00217E81">
        <w:rPr>
          <w:rFonts w:ascii="Times New Roman" w:eastAsia="Times New Roman" w:hAnsi="Times New Roman" w:cs="David" w:hint="cs"/>
          <w:sz w:val="24"/>
          <w:szCs w:val="24"/>
          <w:rtl/>
          <w:lang w:eastAsia="he-IL"/>
        </w:rPr>
        <w:t>'</w:t>
      </w:r>
      <w:r w:rsidRPr="00217E81">
        <w:rPr>
          <w:rFonts w:ascii="Times New Roman" w:eastAsia="Times New Roman" w:hAnsi="Times New Roman" w:cs="David"/>
          <w:sz w:val="24"/>
          <w:szCs w:val="24"/>
          <w:rtl/>
          <w:lang w:eastAsia="he-IL"/>
        </w:rPr>
        <w:t xml:space="preserve"> בגין כל חיוב מחיובי המזמין </w:t>
      </w:r>
      <w:r w:rsidRPr="00217E81">
        <w:rPr>
          <w:rFonts w:ascii="Times New Roman" w:eastAsia="Times New Roman" w:hAnsi="Times New Roman" w:cs="David" w:hint="cs"/>
          <w:sz w:val="24"/>
          <w:szCs w:val="24"/>
          <w:rtl/>
          <w:lang w:eastAsia="he-IL"/>
        </w:rPr>
        <w:t>על פי</w:t>
      </w:r>
      <w:r w:rsidRPr="00217E81">
        <w:rPr>
          <w:rFonts w:ascii="Times New Roman" w:eastAsia="Times New Roman" w:hAnsi="Times New Roman" w:cs="David"/>
          <w:sz w:val="24"/>
          <w:szCs w:val="24"/>
          <w:rtl/>
          <w:lang w:eastAsia="he-IL"/>
        </w:rPr>
        <w:t xml:space="preserve"> חוזה זה, ככל שיחולו, ובכל מקרה כל אחד מיחידי המזמין אינו אחראי, ביחד ולחוד, למלוא חיובי המזמין כלפי המתכנן </w:t>
      </w:r>
      <w:r w:rsidRPr="00217E81">
        <w:rPr>
          <w:rFonts w:ascii="Times New Roman" w:eastAsia="Times New Roman" w:hAnsi="Times New Roman" w:cs="David" w:hint="cs"/>
          <w:sz w:val="24"/>
          <w:szCs w:val="24"/>
          <w:rtl/>
          <w:lang w:eastAsia="he-IL"/>
        </w:rPr>
        <w:t>על פ</w:t>
      </w:r>
      <w:r w:rsidRPr="00217E81">
        <w:rPr>
          <w:rFonts w:ascii="Times New Roman" w:eastAsia="Times New Roman" w:hAnsi="Times New Roman" w:cs="David"/>
          <w:sz w:val="24"/>
          <w:szCs w:val="24"/>
          <w:rtl/>
          <w:lang w:eastAsia="he-IL"/>
        </w:rPr>
        <w:t>י חוזה זה. וזאת מבלי לגרוע מהאמור להלן בסיפא לס"ק זה.</w:t>
      </w:r>
    </w:p>
    <w:p w14:paraId="5C902BF0" w14:textId="77777777" w:rsidR="00217E81" w:rsidRPr="00217E81" w:rsidRDefault="00217E81" w:rsidP="00217E81">
      <w:pPr>
        <w:keepNext/>
        <w:spacing w:before="0" w:beforeAutospacing="0" w:after="200" w:afterAutospacing="0" w:line="240" w:lineRule="auto"/>
        <w:ind w:left="798"/>
        <w:jc w:val="both"/>
        <w:outlineLvl w:val="1"/>
        <w:rPr>
          <w:rFonts w:ascii="Times New Roman" w:eastAsia="Times New Roman" w:hAnsi="Times New Roman" w:cs="David"/>
          <w:b/>
          <w:bCs/>
          <w:sz w:val="24"/>
          <w:szCs w:val="24"/>
          <w:u w:val="single"/>
          <w:rtl/>
          <w:lang w:eastAsia="he-IL"/>
        </w:rPr>
      </w:pPr>
      <w:r w:rsidRPr="00217E81">
        <w:rPr>
          <w:rFonts w:ascii="Times New Roman" w:eastAsia="Times New Roman" w:hAnsi="Times New Roman" w:cs="David"/>
          <w:sz w:val="24"/>
          <w:szCs w:val="24"/>
          <w:rtl/>
          <w:lang w:eastAsia="he-IL"/>
        </w:rPr>
        <w:t>המתכנן מתחייב בזה</w:t>
      </w:r>
      <w:r w:rsidRPr="00217E81">
        <w:rPr>
          <w:rFonts w:ascii="Times New Roman" w:eastAsia="Times New Roman" w:hAnsi="Times New Roman" w:cs="David" w:hint="cs"/>
          <w:sz w:val="24"/>
          <w:szCs w:val="24"/>
          <w:rtl/>
          <w:lang w:eastAsia="he-IL"/>
        </w:rPr>
        <w:t>,</w:t>
      </w:r>
      <w:r w:rsidRPr="00217E81">
        <w:rPr>
          <w:rFonts w:ascii="Times New Roman" w:eastAsia="Times New Roman" w:hAnsi="Times New Roman" w:cs="David"/>
          <w:sz w:val="24"/>
          <w:szCs w:val="24"/>
          <w:rtl/>
          <w:lang w:eastAsia="he-IL"/>
        </w:rPr>
        <w:t xml:space="preserve"> כי כל דרישה</w:t>
      </w:r>
      <w:r w:rsidRPr="00217E81">
        <w:rPr>
          <w:rFonts w:ascii="Times New Roman" w:eastAsia="Times New Roman" w:hAnsi="Times New Roman" w:cs="David" w:hint="cs"/>
          <w:sz w:val="24"/>
          <w:szCs w:val="24"/>
          <w:rtl/>
          <w:lang w:eastAsia="he-IL"/>
        </w:rPr>
        <w:t xml:space="preserve"> ו/או תלונה</w:t>
      </w:r>
      <w:r w:rsidRPr="00217E81">
        <w:rPr>
          <w:rFonts w:ascii="Times New Roman" w:eastAsia="Times New Roman" w:hAnsi="Times New Roman" w:cs="David"/>
          <w:sz w:val="24"/>
          <w:szCs w:val="24"/>
          <w:rtl/>
          <w:lang w:eastAsia="he-IL"/>
        </w:rPr>
        <w:t xml:space="preserve"> </w:t>
      </w:r>
      <w:r w:rsidRPr="00217E81">
        <w:rPr>
          <w:rFonts w:ascii="Times New Roman" w:eastAsia="Times New Roman" w:hAnsi="Times New Roman" w:cs="David" w:hint="cs"/>
          <w:sz w:val="24"/>
          <w:szCs w:val="24"/>
          <w:rtl/>
          <w:lang w:eastAsia="he-IL"/>
        </w:rPr>
        <w:t xml:space="preserve">ו/או </w:t>
      </w:r>
      <w:r w:rsidRPr="00217E81">
        <w:rPr>
          <w:rFonts w:ascii="Times New Roman" w:eastAsia="Times New Roman" w:hAnsi="Times New Roman" w:cs="David"/>
          <w:sz w:val="24"/>
          <w:szCs w:val="24"/>
          <w:rtl/>
          <w:lang w:eastAsia="he-IL"/>
        </w:rPr>
        <w:t>טענה ו/או תביעה, ככל שתהיינה לו כנגד המזמין בגין חיובי המזמין ע</w:t>
      </w:r>
      <w:r w:rsidRPr="00217E81">
        <w:rPr>
          <w:rFonts w:ascii="Times New Roman" w:eastAsia="Times New Roman" w:hAnsi="Times New Roman" w:cs="David" w:hint="cs"/>
          <w:sz w:val="24"/>
          <w:szCs w:val="24"/>
          <w:rtl/>
          <w:lang w:eastAsia="he-IL"/>
        </w:rPr>
        <w:t>ל פי</w:t>
      </w:r>
      <w:r w:rsidRPr="00217E81">
        <w:rPr>
          <w:rFonts w:ascii="Times New Roman" w:eastAsia="Times New Roman" w:hAnsi="Times New Roman" w:cs="David"/>
          <w:sz w:val="24"/>
          <w:szCs w:val="24"/>
          <w:rtl/>
          <w:lang w:eastAsia="he-IL"/>
        </w:rPr>
        <w:t xml:space="preserve"> חוזה זה, תוגבל עד לגובה חלקו היחסי של כל אחד מיחידי המזמין כמפורט בנספח </w:t>
      </w:r>
      <w:r w:rsidRPr="00217E81">
        <w:rPr>
          <w:rFonts w:ascii="Times New Roman" w:eastAsia="Times New Roman" w:hAnsi="Times New Roman" w:cs="David" w:hint="cs"/>
          <w:b/>
          <w:bCs/>
          <w:sz w:val="24"/>
          <w:szCs w:val="24"/>
          <w:rtl/>
          <w:lang w:eastAsia="he-IL"/>
        </w:rPr>
        <w:t>א</w:t>
      </w:r>
      <w:r w:rsidRPr="00217E81">
        <w:rPr>
          <w:rFonts w:ascii="Times New Roman" w:eastAsia="Times New Roman" w:hAnsi="Times New Roman" w:cs="David" w:hint="cs"/>
          <w:sz w:val="24"/>
          <w:szCs w:val="24"/>
          <w:rtl/>
          <w:lang w:eastAsia="he-IL"/>
        </w:rPr>
        <w:t>'</w:t>
      </w:r>
      <w:r w:rsidRPr="00217E81">
        <w:rPr>
          <w:rFonts w:ascii="Times New Roman" w:eastAsia="Times New Roman" w:hAnsi="Times New Roman" w:cs="David"/>
          <w:sz w:val="24"/>
          <w:szCs w:val="24"/>
          <w:rtl/>
          <w:lang w:eastAsia="he-IL"/>
        </w:rPr>
        <w:t>. אותו דין</w:t>
      </w:r>
      <w:r w:rsidRPr="00217E81">
        <w:rPr>
          <w:rFonts w:ascii="Times New Roman" w:eastAsia="Times New Roman" w:hAnsi="Times New Roman" w:cs="David" w:hint="cs"/>
          <w:sz w:val="24"/>
          <w:szCs w:val="24"/>
          <w:rtl/>
          <w:lang w:eastAsia="he-IL"/>
        </w:rPr>
        <w:t>,</w:t>
      </w:r>
      <w:r w:rsidRPr="00217E81">
        <w:rPr>
          <w:rFonts w:ascii="Times New Roman" w:eastAsia="Times New Roman" w:hAnsi="Times New Roman" w:cs="David"/>
          <w:sz w:val="24"/>
          <w:szCs w:val="24"/>
          <w:rtl/>
          <w:lang w:eastAsia="he-IL"/>
        </w:rPr>
        <w:t xml:space="preserve"> יחול לגבי תביעה של מי מיחידי המזמין כנגד המתכנן</w:t>
      </w:r>
      <w:r w:rsidRPr="00217E81">
        <w:rPr>
          <w:rFonts w:ascii="Times New Roman" w:eastAsia="Times New Roman" w:hAnsi="Times New Roman" w:cs="David" w:hint="cs"/>
          <w:sz w:val="24"/>
          <w:szCs w:val="24"/>
          <w:rtl/>
          <w:lang w:eastAsia="he-IL"/>
        </w:rPr>
        <w:t>.</w:t>
      </w:r>
      <w:r w:rsidRPr="00217E81">
        <w:rPr>
          <w:rFonts w:ascii="Times New Roman" w:eastAsia="Times New Roman" w:hAnsi="Times New Roman" w:cs="David"/>
          <w:sz w:val="24"/>
          <w:szCs w:val="24"/>
          <w:rtl/>
          <w:lang w:eastAsia="he-IL"/>
        </w:rPr>
        <w:t xml:space="preserve"> קרי</w:t>
      </w:r>
      <w:r w:rsidRPr="00217E81">
        <w:rPr>
          <w:rFonts w:ascii="Times New Roman" w:eastAsia="Times New Roman" w:hAnsi="Times New Roman" w:cs="David" w:hint="cs"/>
          <w:sz w:val="24"/>
          <w:szCs w:val="24"/>
          <w:rtl/>
          <w:lang w:eastAsia="he-IL"/>
        </w:rPr>
        <w:t>,</w:t>
      </w:r>
      <w:r w:rsidRPr="00217E81">
        <w:rPr>
          <w:rFonts w:ascii="Times New Roman" w:eastAsia="Times New Roman" w:hAnsi="Times New Roman" w:cs="David"/>
          <w:sz w:val="24"/>
          <w:szCs w:val="24"/>
          <w:rtl/>
          <w:lang w:eastAsia="he-IL"/>
        </w:rPr>
        <w:t xml:space="preserve"> תביעה כאמור</w:t>
      </w:r>
      <w:r w:rsidRPr="00217E81">
        <w:rPr>
          <w:rFonts w:ascii="Times New Roman" w:eastAsia="Times New Roman" w:hAnsi="Times New Roman" w:cs="David" w:hint="cs"/>
          <w:sz w:val="24"/>
          <w:szCs w:val="24"/>
          <w:rtl/>
          <w:lang w:eastAsia="he-IL"/>
        </w:rPr>
        <w:t>,</w:t>
      </w:r>
      <w:r w:rsidRPr="00217E81">
        <w:rPr>
          <w:rFonts w:ascii="Times New Roman" w:eastAsia="Times New Roman" w:hAnsi="Times New Roman" w:cs="David"/>
          <w:sz w:val="24"/>
          <w:szCs w:val="24"/>
          <w:rtl/>
          <w:lang w:eastAsia="he-IL"/>
        </w:rPr>
        <w:t xml:space="preserve"> תוגבל עד לגובה חלקו היחסי של התובע במזמין  כמפורט בנספח </w:t>
      </w:r>
      <w:r w:rsidRPr="00217E81">
        <w:rPr>
          <w:rFonts w:ascii="Times New Roman" w:eastAsia="Times New Roman" w:hAnsi="Times New Roman" w:cs="David" w:hint="cs"/>
          <w:b/>
          <w:bCs/>
          <w:sz w:val="24"/>
          <w:szCs w:val="24"/>
          <w:rtl/>
          <w:lang w:eastAsia="he-IL"/>
        </w:rPr>
        <w:t>א</w:t>
      </w:r>
      <w:r w:rsidRPr="00217E81">
        <w:rPr>
          <w:rFonts w:ascii="Times New Roman" w:eastAsia="Times New Roman" w:hAnsi="Times New Roman" w:cs="David" w:hint="cs"/>
          <w:sz w:val="24"/>
          <w:szCs w:val="24"/>
          <w:rtl/>
          <w:lang w:eastAsia="he-IL"/>
        </w:rPr>
        <w:t>'</w:t>
      </w:r>
      <w:r w:rsidRPr="00217E81">
        <w:rPr>
          <w:rFonts w:ascii="Times New Roman" w:eastAsia="Times New Roman" w:hAnsi="Times New Roman" w:cs="David"/>
          <w:sz w:val="24"/>
          <w:szCs w:val="24"/>
          <w:rtl/>
          <w:lang w:eastAsia="he-IL"/>
        </w:rPr>
        <w:t>.</w:t>
      </w:r>
    </w:p>
    <w:p w14:paraId="21F27D11"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סמכות השיפוט בכל נושא הקשור לחוזה זה ו/או ביצועו תהא מוקנית לבתי המשפט המוסמכים בתל-אביב-יפו.</w:t>
      </w:r>
    </w:p>
    <w:p w14:paraId="6EB4B7B6" w14:textId="77777777" w:rsidR="00217E81" w:rsidRPr="00217E81" w:rsidRDefault="00217E81" w:rsidP="00217E81">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למען הסר ספק</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מוסכם ומוצהר</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כי המתכנן לא יהיה זכאי, בכל מקרה ובכל נסיבות, להפסיק את שירותי המתכנן, מכל סיבה שהיא וכל תובענה כאמור תוגש, באם תוגש, רק לאחר השלמת שירותי המתכנן ו/או עם סיום חוזה זה, לפי העניין.</w:t>
      </w:r>
    </w:p>
    <w:p w14:paraId="25F8A659"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4"/>
          <w:szCs w:val="24"/>
          <w:rtl/>
          <w:lang w:eastAsia="he-IL"/>
        </w:rPr>
        <w:lastRenderedPageBreak/>
        <w:t>כל ההוצאות ומס הבולים בגין החוזה ובגין כל המסמכים, החשבונות והערבויות שיערכו על פיו ובקשר אליו, חלות על המתכנן ותשולמנה על ידו.</w:t>
      </w:r>
    </w:p>
    <w:p w14:paraId="4F126718"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חוזה זה על נספחיו</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יחייב את המזמין אך ורק בכפוף לחתימתו כדין ע"י מורשי החתימה של המזמין.</w:t>
      </w:r>
    </w:p>
    <w:p w14:paraId="1009D77E" w14:textId="77777777" w:rsidR="00217E81" w:rsidRPr="00217E81" w:rsidRDefault="00217E81" w:rsidP="00217E81">
      <w:pPr>
        <w:widowControl w:val="0"/>
        <w:numPr>
          <w:ilvl w:val="1"/>
          <w:numId w:val="32"/>
        </w:numPr>
        <w:spacing w:before="0" w:beforeAutospacing="0" w:after="720" w:afterAutospacing="0" w:line="240" w:lineRule="auto"/>
        <w:ind w:left="788" w:hanging="431"/>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 xml:space="preserve">כתובות הצדדים הן כמפורט בכותרת לחוזה זה, וכל הודעה שתימסר למי מהצדדים לחוזה לפי הכתובת דלעיל תחשב כנמסרת לידו בתום 72 שעות מעת מסירתה בדואר </w:t>
      </w:r>
      <w:r w:rsidRPr="00217E81">
        <w:rPr>
          <w:rFonts w:ascii="Times New Roman" w:eastAsia="Times New Roman" w:hAnsi="Times New Roman" w:cs="David" w:hint="cs"/>
          <w:sz w:val="20"/>
          <w:szCs w:val="24"/>
          <w:rtl/>
          <w:lang w:eastAsia="he-IL"/>
        </w:rPr>
        <w:t>רשום</w:t>
      </w:r>
      <w:r w:rsidRPr="00217E81">
        <w:rPr>
          <w:rFonts w:ascii="Times New Roman" w:eastAsia="Times New Roman" w:hAnsi="Times New Roman" w:cs="David"/>
          <w:sz w:val="20"/>
          <w:szCs w:val="24"/>
          <w:rtl/>
          <w:lang w:eastAsia="he-IL"/>
        </w:rPr>
        <w:t>, ואם נשלחה ההודעה בפקסימיליה ביום עסקים בשעות העבודה או נמסרה ביד</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תחשב היא כמתקבלת ביום משלוח או מסירתה כאמור.</w:t>
      </w:r>
    </w:p>
    <w:p w14:paraId="649CB318"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6A8F9401"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20"/>
          <w:szCs w:val="24"/>
          <w:rtl/>
          <w:lang w:eastAsia="he-IL"/>
        </w:rPr>
      </w:pPr>
      <w:r w:rsidRPr="00217E81">
        <w:rPr>
          <w:rFonts w:ascii="Times New Roman" w:eastAsia="Times New Roman" w:hAnsi="Times New Roman" w:cs="David"/>
          <w:bCs/>
          <w:sz w:val="20"/>
          <w:szCs w:val="24"/>
          <w:rtl/>
          <w:lang w:eastAsia="he-IL"/>
        </w:rPr>
        <w:t>ולראיה באו הצדדים על החתום:</w:t>
      </w:r>
    </w:p>
    <w:p w14:paraId="212DE6F9" w14:textId="77777777" w:rsidR="00217E81" w:rsidRPr="00217E81" w:rsidRDefault="00217E81" w:rsidP="00217E81">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p>
    <w:p w14:paraId="7902948D" w14:textId="77777777" w:rsidR="00217E81" w:rsidRPr="00217E81" w:rsidRDefault="00217E81" w:rsidP="00217E81">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p>
    <w:p w14:paraId="7309EAF8" w14:textId="77777777" w:rsidR="00217E81" w:rsidRPr="00217E81" w:rsidRDefault="00217E81" w:rsidP="00217E81">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p>
    <w:p w14:paraId="5E880EC6" w14:textId="76865779" w:rsidR="00217E81" w:rsidRPr="00217E81" w:rsidRDefault="00217E81">
      <w:pPr>
        <w:widowControl w:val="0"/>
        <w:tabs>
          <w:tab w:val="center" w:pos="1649"/>
          <w:tab w:val="center" w:pos="7177"/>
        </w:tabs>
        <w:spacing w:before="0" w:beforeAutospacing="0" w:after="0" w:afterAutospacing="0" w:line="240" w:lineRule="auto"/>
        <w:jc w:val="right"/>
        <w:rPr>
          <w:rFonts w:ascii="Times New Roman" w:eastAsia="Times New Roman" w:hAnsi="Times New Roman" w:cs="David"/>
          <w:sz w:val="20"/>
          <w:szCs w:val="24"/>
          <w:rtl/>
          <w:lang w:eastAsia="he-IL"/>
        </w:rPr>
        <w:pPrChange w:id="9" w:author="רינת הראל" w:date="2019-11-13T16:57:00Z">
          <w:pPr>
            <w:widowControl w:val="0"/>
            <w:tabs>
              <w:tab w:val="center" w:pos="1649"/>
              <w:tab w:val="center" w:pos="7177"/>
            </w:tabs>
            <w:spacing w:before="0" w:beforeAutospacing="0" w:after="0" w:afterAutospacing="0" w:line="240" w:lineRule="auto"/>
            <w:jc w:val="both"/>
          </w:pPr>
        </w:pPrChange>
      </w:pPr>
      <w:r w:rsidRPr="00217E81">
        <w:rPr>
          <w:rFonts w:ascii="Times New Roman" w:eastAsia="Times New Roman" w:hAnsi="Times New Roman" w:cs="David"/>
          <w:sz w:val="20"/>
          <w:szCs w:val="24"/>
          <w:rtl/>
          <w:lang w:eastAsia="he-IL"/>
        </w:rPr>
        <w:tab/>
      </w:r>
      <w:sdt>
        <w:sdtPr>
          <w:rPr>
            <w:rFonts w:ascii="Times New Roman" w:eastAsia="Times New Roman" w:hAnsi="Times New Roman" w:cs="David"/>
            <w:sz w:val="20"/>
            <w:szCs w:val="24"/>
            <w:rtl/>
            <w:lang w:eastAsia="he-IL"/>
          </w:rPr>
          <w:alias w:val="שם ספק"/>
          <w:tag w:val="cntSupllierName"/>
          <w:id w:val="-1615893775"/>
          <w:placeholder>
            <w:docPart w:val="8DADE1D46F9B4EEBAB100E43DDCF4C8B"/>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002910A0" w:rsidRPr="002910A0">
            <w:rPr>
              <w:rStyle w:val="a7"/>
              <w:color w:val="00B0F0"/>
              <w:u w:val="single"/>
              <w:rtl/>
            </w:rPr>
            <w:t>[שם ספק]</w:t>
          </w:r>
        </w:sdtContent>
      </w:sdt>
      <w:r w:rsidRPr="00217E81">
        <w:rPr>
          <w:rFonts w:ascii="Times New Roman" w:eastAsia="Times New Roman" w:hAnsi="Times New Roman" w:cs="David"/>
          <w:sz w:val="20"/>
          <w:szCs w:val="24"/>
          <w:rtl/>
          <w:lang w:eastAsia="he-IL"/>
        </w:rPr>
        <w:tab/>
      </w:r>
      <w:customXmlDelRangeStart w:id="10" w:author="רינת הראל" w:date="2019-11-13T16:56:00Z"/>
      <w:sdt>
        <w:sdtPr>
          <w:rPr>
            <w:rStyle w:val="a7"/>
            <w:color w:val="00B0F0"/>
            <w:u w:val="single"/>
            <w:rtl/>
          </w:rPr>
          <w:alias w:val="שם צד א"/>
          <w:tag w:val="cmtTzadAName"/>
          <w:id w:val="-1960099713"/>
          <w:placeholder>
            <w:docPart w:val="DDC6C1AFE1904EB48F1721802CBC280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Name[1]" w:storeItemID="{81709D4C-33DC-48CC-AC7E-130A245806EE}"/>
          <w:text/>
        </w:sdtPr>
        <w:sdtEndPr>
          <w:rPr>
            <w:rStyle w:val="a0"/>
            <w:rFonts w:ascii="Times New Roman" w:eastAsia="Times New Roman" w:hAnsi="Times New Roman" w:cs="David"/>
            <w:color w:val="auto"/>
            <w:sz w:val="20"/>
            <w:szCs w:val="24"/>
            <w:lang w:eastAsia="he-IL"/>
          </w:rPr>
        </w:sdtEndPr>
        <w:sdtContent>
          <w:customXmlDelRangeEnd w:id="10"/>
          <w:customXmlDelRangeStart w:id="11" w:author="רינת הראל" w:date="2019-11-13T16:56:00Z"/>
        </w:sdtContent>
      </w:sdt>
      <w:customXmlDelRangeEnd w:id="11"/>
      <w:customXmlInsRangeStart w:id="12" w:author="רינת הראל" w:date="2019-11-13T16:56:00Z"/>
      <w:sdt>
        <w:sdtPr>
          <w:rPr>
            <w:rFonts w:ascii="Times New Roman" w:eastAsia="Times New Roman" w:hAnsi="Times New Roman" w:cs="David"/>
            <w:sz w:val="20"/>
            <w:szCs w:val="24"/>
            <w:rtl/>
            <w:lang w:eastAsia="he-IL"/>
          </w:rPr>
          <w:alias w:val="צד א בחוזה"/>
          <w:tag w:val="cntTzadA"/>
          <w:id w:val="-1338302518"/>
          <w:placeholder>
            <w:docPart w:val="FB58797264074481BECCF33C96A86B31"/>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customXmlInsRangeEnd w:id="12"/>
          <w:ins w:id="13" w:author="רינת הראל" w:date="2019-11-13T16:59:00Z">
            <w:r w:rsidR="009E50B7">
              <w:rPr>
                <w:rFonts w:ascii="Times New Roman" w:eastAsia="Times New Roman" w:hAnsi="Times New Roman" w:cs="David"/>
                <w:sz w:val="20"/>
                <w:szCs w:val="24"/>
                <w:rtl/>
                <w:lang w:eastAsia="he-IL"/>
              </w:rPr>
              <w:br/>
              <w:t>אפריקה ישראל מגורים בע"מ</w:t>
            </w:r>
            <w:r w:rsidR="009E50B7">
              <w:rPr>
                <w:rFonts w:ascii="Times New Roman" w:eastAsia="Times New Roman" w:hAnsi="Times New Roman" w:cs="David"/>
                <w:sz w:val="20"/>
                <w:szCs w:val="24"/>
                <w:rtl/>
                <w:lang w:eastAsia="he-IL"/>
              </w:rPr>
              <w:br/>
              <w:t>יוני נתניהו 1 ג' אור יהודה</w:t>
            </w:r>
            <w:r w:rsidR="009E50B7">
              <w:rPr>
                <w:rFonts w:ascii="Times New Roman" w:eastAsia="Times New Roman" w:hAnsi="Times New Roman" w:cs="David"/>
                <w:sz w:val="20"/>
                <w:szCs w:val="24"/>
                <w:rtl/>
                <w:lang w:eastAsia="he-IL"/>
              </w:rPr>
              <w:br/>
              <w:t>מ.ז 52-003476-0</w:t>
            </w:r>
            <w:r w:rsidR="009E50B7">
              <w:rPr>
                <w:rFonts w:ascii="Times New Roman" w:eastAsia="Times New Roman" w:hAnsi="Times New Roman" w:cs="David"/>
                <w:sz w:val="20"/>
                <w:szCs w:val="24"/>
                <w:rtl/>
                <w:lang w:eastAsia="he-IL"/>
              </w:rPr>
              <w:br/>
            </w:r>
            <w:r w:rsidR="009E50B7">
              <w:rPr>
                <w:rFonts w:ascii="Times New Roman" w:eastAsia="Times New Roman" w:hAnsi="Times New Roman" w:cs="David"/>
                <w:sz w:val="20"/>
                <w:szCs w:val="24"/>
                <w:rtl/>
                <w:lang w:eastAsia="he-IL"/>
              </w:rPr>
              <w:lastRenderedPageBreak/>
              <w:t>מגדלי סומייל בע"מ</w:t>
            </w:r>
            <w:r w:rsidR="009E50B7">
              <w:rPr>
                <w:rFonts w:ascii="Times New Roman" w:eastAsia="Times New Roman" w:hAnsi="Times New Roman" w:cs="David"/>
                <w:sz w:val="20"/>
                <w:szCs w:val="24"/>
                <w:rtl/>
                <w:lang w:eastAsia="he-IL"/>
              </w:rPr>
              <w:br/>
              <w:t>51-273707-3</w:t>
            </w:r>
            <w:r w:rsidR="009E50B7">
              <w:rPr>
                <w:rFonts w:ascii="Times New Roman" w:eastAsia="Times New Roman" w:hAnsi="Times New Roman" w:cs="David"/>
                <w:sz w:val="20"/>
                <w:szCs w:val="24"/>
                <w:rtl/>
                <w:lang w:eastAsia="he-IL"/>
              </w:rPr>
              <w:br/>
              <w:t>אפרירם בע"מ</w:t>
            </w:r>
            <w:r w:rsidR="009E50B7">
              <w:rPr>
                <w:rFonts w:ascii="Times New Roman" w:eastAsia="Times New Roman" w:hAnsi="Times New Roman" w:cs="David"/>
                <w:sz w:val="20"/>
                <w:szCs w:val="24"/>
                <w:rtl/>
                <w:lang w:eastAsia="he-IL"/>
              </w:rPr>
              <w:br/>
              <w:t>51-256212-5</w:t>
            </w:r>
            <w:r w:rsidR="009E50B7">
              <w:rPr>
                <w:rFonts w:ascii="Times New Roman" w:eastAsia="Times New Roman" w:hAnsi="Times New Roman" w:cs="David"/>
                <w:sz w:val="20"/>
                <w:szCs w:val="24"/>
                <w:rtl/>
                <w:lang w:eastAsia="he-IL"/>
              </w:rPr>
              <w:br/>
            </w:r>
          </w:ins>
          <w:customXmlInsRangeStart w:id="14" w:author="רינת הראל" w:date="2019-11-13T16:56:00Z"/>
        </w:sdtContent>
      </w:sdt>
      <w:customXmlInsRangeEnd w:id="14"/>
    </w:p>
    <w:p w14:paraId="24ABA450" w14:textId="77777777" w:rsidR="00217E81" w:rsidRPr="00217E81" w:rsidRDefault="00217E81" w:rsidP="00217E81">
      <w:pPr>
        <w:widowControl w:val="0"/>
        <w:tabs>
          <w:tab w:val="center" w:pos="1649"/>
          <w:tab w:val="center" w:pos="7177"/>
        </w:tabs>
        <w:spacing w:before="0" w:beforeAutospacing="0" w:after="48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ab/>
        <w:t>המתכנן</w:t>
      </w:r>
      <w:r w:rsidRPr="00217E81">
        <w:rPr>
          <w:rFonts w:ascii="Times New Roman" w:eastAsia="Times New Roman" w:hAnsi="Times New Roman" w:cs="David"/>
          <w:sz w:val="20"/>
          <w:szCs w:val="24"/>
          <w:lang w:eastAsia="he-IL"/>
        </w:rPr>
        <w:t xml:space="preserve"> </w:t>
      </w:r>
      <w:r w:rsidRPr="00217E81">
        <w:rPr>
          <w:rFonts w:ascii="Times New Roman" w:eastAsia="Times New Roman" w:hAnsi="Times New Roman" w:cs="David"/>
          <w:sz w:val="20"/>
          <w:szCs w:val="24"/>
          <w:rtl/>
          <w:lang w:eastAsia="he-IL"/>
        </w:rPr>
        <w:tab/>
      </w:r>
      <w:r w:rsidRPr="00217E81">
        <w:rPr>
          <w:rFonts w:ascii="Times New Roman" w:eastAsia="Times New Roman" w:hAnsi="Times New Roman" w:cs="David"/>
          <w:sz w:val="20"/>
          <w:szCs w:val="24"/>
          <w:lang w:eastAsia="he-IL"/>
        </w:rPr>
        <w:t xml:space="preserve"> </w:t>
      </w:r>
      <w:r w:rsidRPr="00217E81">
        <w:rPr>
          <w:rFonts w:ascii="Times New Roman" w:eastAsia="Times New Roman" w:hAnsi="Times New Roman" w:cs="David"/>
          <w:sz w:val="20"/>
          <w:szCs w:val="24"/>
          <w:rtl/>
          <w:lang w:eastAsia="he-IL"/>
        </w:rPr>
        <w:t>המזמין</w:t>
      </w:r>
      <w:r w:rsidRPr="00217E81">
        <w:rPr>
          <w:rFonts w:ascii="Times New Roman" w:eastAsia="Times New Roman" w:hAnsi="Times New Roman" w:cs="David"/>
          <w:sz w:val="20"/>
          <w:szCs w:val="24"/>
          <w:lang w:eastAsia="he-IL"/>
        </w:rPr>
        <w:t xml:space="preserve"> </w:t>
      </w:r>
    </w:p>
    <w:p w14:paraId="67CB577E"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7EE87315"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3693E590"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אני הח"מ, ______________ עו"ד/ רו"ח מרח' __________ מאשר כי ה"ה __________ הם שחתמו בשם המתכנן על החוזה דלעיל וכי חתימתם המשותפת בצירוף חותמת החברה מחייבת את המתכנן לעני</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 xml:space="preserve">ן זה. </w:t>
      </w:r>
    </w:p>
    <w:p w14:paraId="62DAA5BE"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79156175" w14:textId="77777777" w:rsidR="00EB38F9" w:rsidRDefault="00217E81" w:rsidP="00217E81">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תאריך :  _______________</w:t>
      </w:r>
      <w:r w:rsidRPr="00217E81">
        <w:rPr>
          <w:rFonts w:ascii="Times New Roman" w:eastAsia="Times New Roman" w:hAnsi="Times New Roman" w:cs="David"/>
          <w:sz w:val="20"/>
          <w:szCs w:val="24"/>
          <w:rtl/>
          <w:lang w:eastAsia="he-IL"/>
        </w:rPr>
        <w:tab/>
      </w:r>
      <w:r w:rsidRPr="00217E81">
        <w:rPr>
          <w:rFonts w:ascii="Times New Roman" w:eastAsia="Times New Roman" w:hAnsi="Times New Roman" w:cs="David"/>
          <w:sz w:val="20"/>
          <w:szCs w:val="24"/>
          <w:rtl/>
          <w:lang w:eastAsia="he-IL"/>
        </w:rPr>
        <w:tab/>
      </w:r>
      <w:r w:rsidRPr="00217E81">
        <w:rPr>
          <w:rFonts w:ascii="Times New Roman" w:eastAsia="Times New Roman" w:hAnsi="Times New Roman" w:cs="David"/>
          <w:sz w:val="20"/>
          <w:szCs w:val="24"/>
          <w:rtl/>
          <w:lang w:eastAsia="he-IL"/>
        </w:rPr>
        <w:tab/>
      </w:r>
    </w:p>
    <w:p w14:paraId="4448B3E0"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חתימה וחותמת עו"ד/ רו"ח : ________________</w:t>
      </w:r>
    </w:p>
    <w:p w14:paraId="34296148"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3285D6E2" w14:textId="409E19AA" w:rsidR="00217E81" w:rsidRPr="00217E81" w:rsidDel="009E50B7" w:rsidRDefault="00217E81" w:rsidP="00217E81">
      <w:pPr>
        <w:widowControl w:val="0"/>
        <w:spacing w:before="0" w:beforeAutospacing="0" w:after="0" w:afterAutospacing="0" w:line="240" w:lineRule="auto"/>
        <w:jc w:val="center"/>
        <w:rPr>
          <w:del w:id="15" w:author="רינת הראל" w:date="2019-11-13T16:57:00Z"/>
          <w:rFonts w:ascii="Times New Roman" w:eastAsia="Times New Roman" w:hAnsi="Times New Roman" w:cs="David"/>
          <w:b/>
          <w:bCs/>
          <w:sz w:val="24"/>
          <w:szCs w:val="24"/>
          <w:rtl/>
          <w:lang w:eastAsia="he-IL"/>
        </w:rPr>
      </w:pPr>
    </w:p>
    <w:p w14:paraId="4E282207" w14:textId="77777777" w:rsidR="009E50B7" w:rsidRDefault="009E50B7" w:rsidP="00EB38F9">
      <w:pPr>
        <w:widowControl w:val="0"/>
        <w:spacing w:before="0" w:beforeAutospacing="0" w:after="0" w:afterAutospacing="0" w:line="240" w:lineRule="auto"/>
        <w:jc w:val="center"/>
        <w:outlineLvl w:val="3"/>
        <w:rPr>
          <w:ins w:id="16" w:author="רינת הראל" w:date="2019-11-13T16:57:00Z"/>
          <w:rFonts w:ascii="Times New Roman" w:eastAsia="Times New Roman" w:hAnsi="Times New Roman" w:cs="David"/>
          <w:b/>
          <w:bCs/>
          <w:sz w:val="24"/>
          <w:szCs w:val="24"/>
          <w:rtl/>
          <w:lang w:eastAsia="he-IL"/>
        </w:rPr>
      </w:pPr>
    </w:p>
    <w:p w14:paraId="75096703" w14:textId="77777777" w:rsidR="009E50B7" w:rsidRDefault="009E50B7" w:rsidP="00EB38F9">
      <w:pPr>
        <w:widowControl w:val="0"/>
        <w:spacing w:before="0" w:beforeAutospacing="0" w:after="0" w:afterAutospacing="0" w:line="240" w:lineRule="auto"/>
        <w:jc w:val="center"/>
        <w:outlineLvl w:val="3"/>
        <w:rPr>
          <w:ins w:id="17" w:author="רינת הראל" w:date="2019-11-13T16:57:00Z"/>
          <w:rFonts w:ascii="Times New Roman" w:eastAsia="Times New Roman" w:hAnsi="Times New Roman" w:cs="David"/>
          <w:b/>
          <w:bCs/>
          <w:sz w:val="24"/>
          <w:szCs w:val="24"/>
          <w:rtl/>
          <w:lang w:eastAsia="he-IL"/>
        </w:rPr>
      </w:pPr>
    </w:p>
    <w:p w14:paraId="04C1DE12" w14:textId="77777777" w:rsidR="009E50B7" w:rsidRDefault="009E50B7" w:rsidP="00EB38F9">
      <w:pPr>
        <w:widowControl w:val="0"/>
        <w:spacing w:before="0" w:beforeAutospacing="0" w:after="0" w:afterAutospacing="0" w:line="240" w:lineRule="auto"/>
        <w:jc w:val="center"/>
        <w:outlineLvl w:val="3"/>
        <w:rPr>
          <w:ins w:id="18" w:author="רינת הראל" w:date="2019-11-13T16:57:00Z"/>
          <w:rFonts w:ascii="Times New Roman" w:eastAsia="Times New Roman" w:hAnsi="Times New Roman" w:cs="David"/>
          <w:b/>
          <w:bCs/>
          <w:sz w:val="24"/>
          <w:szCs w:val="24"/>
          <w:rtl/>
          <w:lang w:eastAsia="he-IL"/>
        </w:rPr>
      </w:pPr>
    </w:p>
    <w:p w14:paraId="1C71154F" w14:textId="77777777" w:rsidR="009E50B7" w:rsidRDefault="009E50B7" w:rsidP="00EB38F9">
      <w:pPr>
        <w:widowControl w:val="0"/>
        <w:spacing w:before="0" w:beforeAutospacing="0" w:after="0" w:afterAutospacing="0" w:line="240" w:lineRule="auto"/>
        <w:jc w:val="center"/>
        <w:outlineLvl w:val="3"/>
        <w:rPr>
          <w:ins w:id="19" w:author="רינת הראל" w:date="2019-11-13T16:57:00Z"/>
          <w:rFonts w:ascii="Times New Roman" w:eastAsia="Times New Roman" w:hAnsi="Times New Roman" w:cs="David"/>
          <w:b/>
          <w:bCs/>
          <w:sz w:val="24"/>
          <w:szCs w:val="24"/>
          <w:rtl/>
          <w:lang w:eastAsia="he-IL"/>
        </w:rPr>
      </w:pPr>
    </w:p>
    <w:p w14:paraId="394B3717" w14:textId="77777777" w:rsidR="009E50B7" w:rsidRDefault="009E50B7" w:rsidP="00EB38F9">
      <w:pPr>
        <w:widowControl w:val="0"/>
        <w:spacing w:before="0" w:beforeAutospacing="0" w:after="0" w:afterAutospacing="0" w:line="240" w:lineRule="auto"/>
        <w:jc w:val="center"/>
        <w:outlineLvl w:val="3"/>
        <w:rPr>
          <w:ins w:id="20" w:author="רינת הראל" w:date="2019-11-13T16:57:00Z"/>
          <w:rFonts w:ascii="Times New Roman" w:eastAsia="Times New Roman" w:hAnsi="Times New Roman" w:cs="David"/>
          <w:b/>
          <w:bCs/>
          <w:sz w:val="24"/>
          <w:szCs w:val="24"/>
          <w:rtl/>
          <w:lang w:eastAsia="he-IL"/>
        </w:rPr>
      </w:pPr>
    </w:p>
    <w:p w14:paraId="158D3A76" w14:textId="77777777" w:rsidR="009E50B7" w:rsidRDefault="009E50B7" w:rsidP="00EB38F9">
      <w:pPr>
        <w:widowControl w:val="0"/>
        <w:spacing w:before="0" w:beforeAutospacing="0" w:after="0" w:afterAutospacing="0" w:line="240" w:lineRule="auto"/>
        <w:jc w:val="center"/>
        <w:outlineLvl w:val="3"/>
        <w:rPr>
          <w:ins w:id="21" w:author="רינת הראל" w:date="2019-11-13T16:57:00Z"/>
          <w:rFonts w:ascii="Times New Roman" w:eastAsia="Times New Roman" w:hAnsi="Times New Roman" w:cs="David"/>
          <w:b/>
          <w:bCs/>
          <w:sz w:val="24"/>
          <w:szCs w:val="24"/>
          <w:rtl/>
          <w:lang w:eastAsia="he-IL"/>
        </w:rPr>
      </w:pPr>
    </w:p>
    <w:p w14:paraId="660870D2" w14:textId="77777777" w:rsidR="009E50B7" w:rsidRDefault="009E50B7" w:rsidP="00EB38F9">
      <w:pPr>
        <w:widowControl w:val="0"/>
        <w:spacing w:before="0" w:beforeAutospacing="0" w:after="0" w:afterAutospacing="0" w:line="240" w:lineRule="auto"/>
        <w:jc w:val="center"/>
        <w:outlineLvl w:val="3"/>
        <w:rPr>
          <w:ins w:id="22" w:author="רינת הראל" w:date="2019-11-13T16:57:00Z"/>
          <w:rFonts w:ascii="Times New Roman" w:eastAsia="Times New Roman" w:hAnsi="Times New Roman" w:cs="David"/>
          <w:b/>
          <w:bCs/>
          <w:sz w:val="24"/>
          <w:szCs w:val="24"/>
          <w:rtl/>
          <w:lang w:eastAsia="he-IL"/>
        </w:rPr>
      </w:pPr>
    </w:p>
    <w:p w14:paraId="6CDD0BB7" w14:textId="77777777" w:rsidR="009E50B7" w:rsidRDefault="009E50B7" w:rsidP="00EB38F9">
      <w:pPr>
        <w:widowControl w:val="0"/>
        <w:spacing w:before="0" w:beforeAutospacing="0" w:after="0" w:afterAutospacing="0" w:line="240" w:lineRule="auto"/>
        <w:jc w:val="center"/>
        <w:outlineLvl w:val="3"/>
        <w:rPr>
          <w:ins w:id="23" w:author="רינת הראל" w:date="2019-11-13T16:57:00Z"/>
          <w:rFonts w:ascii="Times New Roman" w:eastAsia="Times New Roman" w:hAnsi="Times New Roman" w:cs="David"/>
          <w:b/>
          <w:bCs/>
          <w:sz w:val="24"/>
          <w:szCs w:val="24"/>
          <w:rtl/>
          <w:lang w:eastAsia="he-IL"/>
        </w:rPr>
      </w:pPr>
    </w:p>
    <w:p w14:paraId="77176D1A" w14:textId="77777777" w:rsidR="009E50B7" w:rsidRDefault="009E50B7" w:rsidP="00EB38F9">
      <w:pPr>
        <w:widowControl w:val="0"/>
        <w:spacing w:before="0" w:beforeAutospacing="0" w:after="0" w:afterAutospacing="0" w:line="240" w:lineRule="auto"/>
        <w:jc w:val="center"/>
        <w:outlineLvl w:val="3"/>
        <w:rPr>
          <w:ins w:id="24" w:author="רינת הראל" w:date="2019-11-13T16:57:00Z"/>
          <w:rFonts w:ascii="Times New Roman" w:eastAsia="Times New Roman" w:hAnsi="Times New Roman" w:cs="David"/>
          <w:b/>
          <w:bCs/>
          <w:sz w:val="24"/>
          <w:szCs w:val="24"/>
          <w:rtl/>
          <w:lang w:eastAsia="he-IL"/>
        </w:rPr>
      </w:pPr>
    </w:p>
    <w:p w14:paraId="58C187F0" w14:textId="77777777" w:rsidR="009E50B7" w:rsidRDefault="009E50B7" w:rsidP="00EB38F9">
      <w:pPr>
        <w:widowControl w:val="0"/>
        <w:spacing w:before="0" w:beforeAutospacing="0" w:after="0" w:afterAutospacing="0" w:line="240" w:lineRule="auto"/>
        <w:jc w:val="center"/>
        <w:outlineLvl w:val="3"/>
        <w:rPr>
          <w:ins w:id="25" w:author="רינת הראל" w:date="2019-11-13T16:57:00Z"/>
          <w:rFonts w:ascii="Times New Roman" w:eastAsia="Times New Roman" w:hAnsi="Times New Roman" w:cs="David"/>
          <w:b/>
          <w:bCs/>
          <w:sz w:val="24"/>
          <w:szCs w:val="24"/>
          <w:rtl/>
          <w:lang w:eastAsia="he-IL"/>
        </w:rPr>
      </w:pPr>
    </w:p>
    <w:p w14:paraId="1388E805" w14:textId="77777777" w:rsidR="009E50B7" w:rsidRDefault="009E50B7" w:rsidP="00EB38F9">
      <w:pPr>
        <w:widowControl w:val="0"/>
        <w:spacing w:before="0" w:beforeAutospacing="0" w:after="0" w:afterAutospacing="0" w:line="240" w:lineRule="auto"/>
        <w:jc w:val="center"/>
        <w:outlineLvl w:val="3"/>
        <w:rPr>
          <w:ins w:id="26" w:author="רינת הראל" w:date="2019-11-13T16:57:00Z"/>
          <w:rFonts w:ascii="Times New Roman" w:eastAsia="Times New Roman" w:hAnsi="Times New Roman" w:cs="David"/>
          <w:b/>
          <w:bCs/>
          <w:sz w:val="24"/>
          <w:szCs w:val="24"/>
          <w:rtl/>
          <w:lang w:eastAsia="he-IL"/>
        </w:rPr>
      </w:pPr>
    </w:p>
    <w:p w14:paraId="539159C4" w14:textId="77777777" w:rsidR="00EB38F9" w:rsidRPr="00EB38F9" w:rsidRDefault="00EB38F9" w:rsidP="00EB38F9">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r w:rsidRPr="00EB38F9">
        <w:rPr>
          <w:rFonts w:ascii="Times New Roman" w:eastAsia="Times New Roman" w:hAnsi="Times New Roman" w:cs="David" w:hint="cs"/>
          <w:bCs/>
          <w:sz w:val="20"/>
          <w:szCs w:val="24"/>
          <w:u w:val="single"/>
          <w:rtl/>
          <w:lang w:eastAsia="he-IL"/>
        </w:rPr>
        <w:t>נספח ''א''</w:t>
      </w:r>
    </w:p>
    <w:p w14:paraId="0A2DA0DA" w14:textId="77777777" w:rsidR="00EB38F9" w:rsidRPr="00EB38F9" w:rsidRDefault="00EB38F9" w:rsidP="00EB38F9">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lang w:eastAsia="he-IL"/>
        </w:rPr>
      </w:pPr>
      <w:r w:rsidRPr="00EB38F9">
        <w:rPr>
          <w:rFonts w:ascii="Times New Roman" w:eastAsia="Times New Roman" w:hAnsi="Times New Roman" w:cs="David" w:hint="cs"/>
          <w:bCs/>
          <w:sz w:val="20"/>
          <w:szCs w:val="24"/>
          <w:u w:val="single"/>
          <w:rtl/>
          <w:lang w:eastAsia="he-IL"/>
        </w:rPr>
        <w:t>נספח כללי</w:t>
      </w:r>
    </w:p>
    <w:p w14:paraId="13808D36" w14:textId="77777777" w:rsidR="00EB38F9" w:rsidRPr="00EB38F9" w:rsidRDefault="00EB38F9" w:rsidP="00EB38F9">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EB38F9">
        <w:rPr>
          <w:rFonts w:ascii="Times New Roman" w:eastAsia="Times New Roman" w:hAnsi="Times New Roman" w:cs="David" w:hint="cs"/>
          <w:sz w:val="24"/>
          <w:szCs w:val="24"/>
          <w:rtl/>
          <w:lang w:eastAsia="he-IL"/>
        </w:rPr>
        <w:t>1.1</w:t>
      </w:r>
      <w:r w:rsidRPr="00EB38F9">
        <w:rPr>
          <w:rFonts w:ascii="Times New Roman" w:eastAsia="Times New Roman" w:hAnsi="Times New Roman" w:cs="David" w:hint="cs"/>
          <w:sz w:val="24"/>
          <w:szCs w:val="24"/>
          <w:rtl/>
          <w:lang w:eastAsia="he-IL"/>
        </w:rPr>
        <w:tab/>
        <w:t>הגדרות -</w:t>
      </w:r>
    </w:p>
    <w:p w14:paraId="45B60511" w14:textId="77777777" w:rsidR="00EB38F9" w:rsidRPr="00EB38F9" w:rsidRDefault="00EB38F9" w:rsidP="00EB38F9">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72ED3CB5" w14:textId="6168C780" w:rsidR="00EB38F9" w:rsidRPr="00EB38F9" w:rsidRDefault="00EB38F9" w:rsidP="00EB38F9">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EB38F9">
        <w:rPr>
          <w:rFonts w:ascii="Times New Roman" w:eastAsia="Times New Roman" w:hAnsi="Times New Roman" w:cs="David" w:hint="cs"/>
          <w:sz w:val="24"/>
          <w:szCs w:val="24"/>
          <w:rtl/>
          <w:lang w:eastAsia="he-IL"/>
        </w:rPr>
        <w:t>"</w:t>
      </w:r>
      <w:r w:rsidRPr="00EB38F9">
        <w:rPr>
          <w:rFonts w:ascii="Times New Roman" w:eastAsia="Times New Roman" w:hAnsi="Times New Roman" w:cs="David" w:hint="cs"/>
          <w:b/>
          <w:bCs/>
          <w:sz w:val="24"/>
          <w:szCs w:val="24"/>
          <w:rtl/>
          <w:lang w:eastAsia="he-IL"/>
        </w:rPr>
        <w:t>הפרויקט</w:t>
      </w:r>
      <w:r w:rsidRPr="00EB38F9">
        <w:rPr>
          <w:rFonts w:ascii="Times New Roman" w:eastAsia="Times New Roman" w:hAnsi="Times New Roman" w:cs="David" w:hint="cs"/>
          <w:sz w:val="24"/>
          <w:szCs w:val="24"/>
          <w:rtl/>
          <w:lang w:eastAsia="he-IL"/>
        </w:rPr>
        <w:t>" -</w:t>
      </w:r>
      <w:r w:rsidRPr="00EB38F9">
        <w:rPr>
          <w:rFonts w:ascii="Times New Roman" w:eastAsia="Times New Roman" w:hAnsi="Times New Roman" w:cs="David" w:hint="cs"/>
          <w:sz w:val="24"/>
          <w:szCs w:val="24"/>
          <w:lang w:eastAsia="he-IL"/>
        </w:rPr>
        <w:t xml:space="preserve"> </w:t>
      </w:r>
      <w:r w:rsidRPr="00EB38F9">
        <w:rPr>
          <w:rFonts w:ascii="Times New Roman" w:eastAsia="Times New Roman" w:hAnsi="Times New Roman" w:cs="David" w:hint="cs"/>
          <w:sz w:val="24"/>
          <w:szCs w:val="24"/>
          <w:rtl/>
          <w:lang w:eastAsia="he-IL"/>
        </w:rPr>
        <w:t>פרויקט לבניית יחידות דיור, שטחי מסחר ומשרדים, חניונים ועבודות פיתוח ב</w:t>
      </w:r>
      <w:sdt>
        <w:sdtPr>
          <w:rPr>
            <w:rFonts w:ascii="Times New Roman" w:eastAsia="Times New Roman" w:hAnsi="Times New Roman" w:cs="David" w:hint="cs"/>
            <w:color w:val="00B0F0"/>
            <w:sz w:val="24"/>
            <w:szCs w:val="24"/>
            <w:rtl/>
            <w:lang w:eastAsia="he-IL"/>
          </w:rPr>
          <w:alias w:val="רשות מקומית"/>
          <w:tag w:val="cntLocalAuth"/>
          <w:id w:val="1782831239"/>
          <w:placeholder>
            <w:docPart w:val="0EF05558CE4548D8B533A3E926D91DD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EndPr/>
        <w:sdtContent>
          <w:ins w:id="27" w:author="רינת הראל" w:date="2019-11-13T16:51:00Z">
            <w:r w:rsidR="00BA4B11">
              <w:rPr>
                <w:rFonts w:ascii="Times New Roman" w:eastAsia="Times New Roman" w:hAnsi="Times New Roman" w:cs="David" w:hint="cs"/>
                <w:color w:val="00B0F0"/>
                <w:sz w:val="24"/>
                <w:szCs w:val="24"/>
                <w:rtl/>
                <w:lang w:eastAsia="he-IL"/>
              </w:rPr>
              <w:t>תל אביב-יפו</w:t>
            </w:r>
          </w:ins>
        </w:sdtContent>
      </w:sdt>
      <w:r w:rsidRPr="00EB38F9">
        <w:rPr>
          <w:rFonts w:ascii="Times New Roman" w:eastAsia="Times New Roman" w:hAnsi="Times New Roman" w:cs="David" w:hint="cs"/>
          <w:color w:val="00B0F0"/>
          <w:sz w:val="24"/>
          <w:szCs w:val="24"/>
          <w:rtl/>
          <w:lang w:eastAsia="he-IL"/>
        </w:rPr>
        <w:t xml:space="preserve"> - </w:t>
      </w:r>
      <w:sdt>
        <w:sdtPr>
          <w:rPr>
            <w:rFonts w:ascii="Times New Roman" w:eastAsia="Times New Roman" w:hAnsi="Times New Roman" w:cs="David" w:hint="cs"/>
            <w:color w:val="00B0F0"/>
            <w:sz w:val="24"/>
            <w:szCs w:val="24"/>
            <w:rtl/>
          </w:rPr>
          <w:alias w:val="שם אתר"/>
          <w:tag w:val="cntSite"/>
          <w:id w:val="-1682512962"/>
          <w:placeholder>
            <w:docPart w:val="BE9BA9880FD048E38CE55C7E2A706112"/>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ins w:id="28" w:author="רינת הראל" w:date="2019-11-13T16:58:00Z">
            <w:r w:rsidR="009E50B7" w:rsidRPr="003059F5">
              <w:rPr>
                <w:rStyle w:val="a7"/>
                <w:rtl/>
              </w:rPr>
              <w:t>[שם אתר]</w:t>
            </w:r>
          </w:ins>
        </w:sdtContent>
      </w:sdt>
      <w:r w:rsidRPr="00EB38F9">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hint="cs"/>
            <w:color w:val="00B0F0"/>
            <w:sz w:val="24"/>
            <w:szCs w:val="24"/>
            <w:rtl/>
          </w:rPr>
          <w:alias w:val="שם הפרויקט"/>
          <w:tag w:val="cntProjectName"/>
          <w:id w:val="-1647974920"/>
          <w:placeholder>
            <w:docPart w:val="026D0EEF8E88461B893F14678DCC9B6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ins w:id="29" w:author="רינת הראל" w:date="2019-11-19T11:46:00Z">
            <w:r w:rsidR="006B7EBB">
              <w:rPr>
                <w:rFonts w:ascii="Times New Roman" w:eastAsia="Times New Roman" w:hAnsi="Times New Roman" w:cs="David" w:hint="cs"/>
                <w:color w:val="00B0F0"/>
                <w:sz w:val="24"/>
                <w:szCs w:val="24"/>
                <w:rtl/>
              </w:rPr>
              <w:t>סמל צפון מגרש 123</w:t>
            </w:r>
          </w:ins>
        </w:sdtContent>
      </w:sdt>
      <w:r w:rsidRPr="00EB38F9">
        <w:rPr>
          <w:rFonts w:ascii="Times New Roman" w:eastAsia="Times New Roman" w:hAnsi="Times New Roman" w:cs="David" w:hint="cs"/>
          <w:sz w:val="24"/>
          <w:szCs w:val="24"/>
          <w:rtl/>
          <w:lang w:eastAsia="he-IL"/>
        </w:rPr>
        <w:t xml:space="preserve"> לרבות עבודות פיתוח על, אשר יתוכנן ו/או יבוצע עבור המזמין באתר בקטעים ובשלבים לפי שיקול דעתו.</w:t>
      </w:r>
    </w:p>
    <w:p w14:paraId="123EDC4D" w14:textId="77777777" w:rsidR="00EB38F9" w:rsidRPr="00EB38F9" w:rsidRDefault="00EB38F9" w:rsidP="00EB38F9">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09622DC" w14:textId="77777777" w:rsidR="00EB38F9" w:rsidRPr="00EB38F9" w:rsidRDefault="00EB38F9" w:rsidP="00EB38F9">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EB38F9">
        <w:rPr>
          <w:rFonts w:ascii="Times New Roman" w:eastAsia="Times New Roman" w:hAnsi="Times New Roman" w:cs="David" w:hint="cs"/>
          <w:sz w:val="24"/>
          <w:szCs w:val="24"/>
          <w:rtl/>
          <w:lang w:eastAsia="he-IL"/>
        </w:rPr>
        <w:t>"</w:t>
      </w:r>
      <w:r w:rsidRPr="00EB38F9">
        <w:rPr>
          <w:rFonts w:ascii="Times New Roman" w:eastAsia="Times New Roman" w:hAnsi="Times New Roman" w:cs="David" w:hint="cs"/>
          <w:b/>
          <w:bCs/>
          <w:sz w:val="24"/>
          <w:szCs w:val="24"/>
          <w:rtl/>
          <w:lang w:eastAsia="he-IL"/>
        </w:rPr>
        <w:t>התכנית</w:t>
      </w:r>
      <w:r w:rsidRPr="00EB38F9">
        <w:rPr>
          <w:rFonts w:ascii="Times New Roman" w:eastAsia="Times New Roman" w:hAnsi="Times New Roman" w:cs="David" w:hint="cs"/>
          <w:sz w:val="24"/>
          <w:szCs w:val="24"/>
          <w:rtl/>
          <w:lang w:eastAsia="he-IL"/>
        </w:rPr>
        <w:t xml:space="preserve">" או </w:t>
      </w:r>
      <w:r w:rsidRPr="00EB38F9">
        <w:rPr>
          <w:rFonts w:ascii="Times New Roman" w:eastAsia="Times New Roman" w:hAnsi="Times New Roman" w:cs="David" w:hint="cs"/>
          <w:b/>
          <w:bCs/>
          <w:sz w:val="24"/>
          <w:szCs w:val="24"/>
          <w:rtl/>
          <w:lang w:eastAsia="he-IL"/>
        </w:rPr>
        <w:t xml:space="preserve">"המקרקעין" </w:t>
      </w:r>
      <w:r w:rsidRPr="00EB38F9">
        <w:rPr>
          <w:rFonts w:ascii="Times New Roman" w:eastAsia="Times New Roman" w:hAnsi="Times New Roman" w:cs="David"/>
          <w:sz w:val="24"/>
          <w:szCs w:val="24"/>
          <w:lang w:eastAsia="he-IL"/>
        </w:rPr>
        <w:t>–</w:t>
      </w:r>
      <w:r w:rsidRPr="00EB38F9">
        <w:rPr>
          <w:rFonts w:ascii="Times New Roman" w:eastAsia="Times New Roman" w:hAnsi="Times New Roman" w:cs="David" w:hint="cs"/>
          <w:sz w:val="24"/>
          <w:szCs w:val="24"/>
          <w:rtl/>
          <w:lang w:eastAsia="he-IL"/>
        </w:rPr>
        <w:t xml:space="preserve"> תכנית בנין עיר מס' </w:t>
      </w:r>
      <w:sdt>
        <w:sdtPr>
          <w:rPr>
            <w:rFonts w:ascii="Times New Roman" w:eastAsia="Times New Roman" w:hAnsi="Times New Roman" w:cs="David" w:hint="cs"/>
            <w:color w:val="008000"/>
            <w:sz w:val="24"/>
            <w:szCs w:val="24"/>
            <w:rtl/>
          </w:rPr>
          <w:alias w:val="שדה נוסף 2"/>
          <w:tag w:val="cntCustomField2"/>
          <w:id w:val="1880663104"/>
          <w:placeholder>
            <w:docPart w:val="99B7B92A58534A06A723D61F836E977D"/>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2[1]" w:storeItemID="{81709D4C-33DC-48CC-AC7E-130A245806EE}"/>
          <w:text/>
        </w:sdtPr>
        <w:sdtEndPr/>
        <w:sdtContent>
          <w:r w:rsidRPr="00EB38F9">
            <w:rPr>
              <w:color w:val="00B0F0"/>
              <w:rtl/>
            </w:rPr>
            <w:t>[שדה נוסף 2]</w:t>
          </w:r>
        </w:sdtContent>
      </w:sdt>
      <w:r w:rsidRPr="00EB38F9">
        <w:rPr>
          <w:rFonts w:ascii="Times New Roman" w:eastAsia="Times New Roman" w:hAnsi="Times New Roman" w:cs="David" w:hint="cs"/>
          <w:sz w:val="24"/>
          <w:szCs w:val="24"/>
          <w:rtl/>
          <w:lang w:eastAsia="he-IL"/>
        </w:rPr>
        <w:t xml:space="preserve"> על שינוייה מעת לעת וכן כל תכנית נוספת החלה על מקרקעי הפרויקט ו/או המקרקעין הידועים כ-</w:t>
      </w:r>
      <w:sdt>
        <w:sdtPr>
          <w:rPr>
            <w:rFonts w:ascii="Times New Roman" w:eastAsia="Times New Roman" w:hAnsi="Times New Roman" w:cs="David" w:hint="cs"/>
            <w:sz w:val="24"/>
            <w:szCs w:val="24"/>
            <w:rtl/>
            <w:lang w:eastAsia="he-IL"/>
          </w:rPr>
          <w:alias w:val="שדה נוסף 1"/>
          <w:tag w:val="cntCustomField1"/>
          <w:id w:val="-452094098"/>
          <w:placeholder>
            <w:docPart w:val="456F6F2E172C431C91A4FDE1DDAA3D7E"/>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1[1]" w:storeItemID="{81709D4C-33DC-48CC-AC7E-130A245806EE}"/>
          <w:text/>
        </w:sdtPr>
        <w:sdtEndPr/>
        <w:sdtContent>
          <w:r w:rsidRPr="00EB38F9">
            <w:rPr>
              <w:color w:val="00B0F0"/>
              <w:rtl/>
            </w:rPr>
            <w:t>[שדה נוסף 1]</w:t>
          </w:r>
        </w:sdtContent>
      </w:sdt>
      <w:r w:rsidRPr="00EB38F9">
        <w:rPr>
          <w:rFonts w:ascii="Times New Roman" w:eastAsia="Times New Roman" w:hAnsi="Times New Roman" w:cs="David" w:hint="cs"/>
          <w:sz w:val="24"/>
          <w:szCs w:val="24"/>
          <w:rtl/>
          <w:lang w:eastAsia="he-IL"/>
        </w:rPr>
        <w:t>.</w:t>
      </w:r>
    </w:p>
    <w:p w14:paraId="6AC3FDD4" w14:textId="77777777" w:rsidR="00EB38F9" w:rsidRPr="00EB38F9" w:rsidRDefault="00EB38F9" w:rsidP="00EB38F9">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EB38F9">
        <w:rPr>
          <w:rFonts w:ascii="Times New Roman" w:eastAsia="Times New Roman" w:hAnsi="Times New Roman" w:cs="David" w:hint="cs"/>
          <w:sz w:val="24"/>
          <w:szCs w:val="24"/>
          <w:rtl/>
          <w:lang w:eastAsia="he-IL"/>
        </w:rPr>
        <w:t xml:space="preserve">המזמין שומר לעצמו הזכות לערוך שינויים בתב"ע ממתכונתה היום והשירותים המוזמנים מן המתכנן הינם בהתאם לתכנית התקפה בעת הזמנת כל שלב. המתכנן מתחייב להתעדכן בתב"ע </w:t>
      </w:r>
      <w:r w:rsidRPr="00EB38F9">
        <w:rPr>
          <w:rFonts w:ascii="Times New Roman" w:eastAsia="Times New Roman" w:hAnsi="Times New Roman" w:cs="David" w:hint="cs"/>
          <w:sz w:val="24"/>
          <w:szCs w:val="24"/>
          <w:rtl/>
          <w:lang w:eastAsia="he-IL"/>
        </w:rPr>
        <w:lastRenderedPageBreak/>
        <w:t>ובתכניות הבינוי על תיקוניהם ולספק את השירותים כנדרש לשם בניית הפרויקט עפ"י התב"ע ותכניות הבינוי במתכונת שתאושר ובהתאם להוראות המזמין.</w:t>
      </w:r>
    </w:p>
    <w:p w14:paraId="7BED98C9" w14:textId="77777777" w:rsidR="00EB38F9" w:rsidRPr="00EB38F9" w:rsidRDefault="00EB38F9" w:rsidP="00EB38F9">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650B5100" w14:textId="77777777" w:rsidR="00EB38F9" w:rsidRPr="00EB38F9" w:rsidRDefault="00EB38F9" w:rsidP="00EB38F9">
      <w:pPr>
        <w:spacing w:before="0" w:beforeAutospacing="0" w:after="0" w:afterAutospacing="0" w:line="240" w:lineRule="auto"/>
        <w:ind w:left="720"/>
        <w:rPr>
          <w:rFonts w:ascii="Times New Roman" w:eastAsia="Times New Roman" w:hAnsi="Times New Roman" w:cs="David"/>
          <w:color w:val="008000"/>
          <w:sz w:val="24"/>
          <w:szCs w:val="24"/>
          <w:rtl/>
        </w:rPr>
      </w:pPr>
      <w:r w:rsidRPr="00EB38F9">
        <w:rPr>
          <w:rFonts w:ascii="Times New Roman" w:eastAsia="Times New Roman" w:hAnsi="Times New Roman" w:cs="David" w:hint="cs"/>
          <w:sz w:val="24"/>
          <w:szCs w:val="24"/>
          <w:rtl/>
          <w:lang w:eastAsia="he-IL"/>
        </w:rPr>
        <w:t xml:space="preserve">"הרשות המקומית" - </w:t>
      </w:r>
      <w:sdt>
        <w:sdtPr>
          <w:rPr>
            <w:rFonts w:ascii="Times New Roman" w:eastAsia="Times New Roman" w:hAnsi="Times New Roman" w:cs="David" w:hint="cs"/>
            <w:color w:val="008000"/>
            <w:sz w:val="24"/>
            <w:szCs w:val="24"/>
            <w:rtl/>
          </w:rPr>
          <w:alias w:val="רשות מקומית"/>
          <w:tag w:val="cntLocalAuth"/>
          <w:id w:val="1088732537"/>
          <w:placeholder>
            <w:docPart w:val="DE56E4D427C246AD958ED7303D0F0D8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EndPr/>
        <w:sdtContent>
          <w:ins w:id="30" w:author="רינת הראל" w:date="2019-11-13T16:51:00Z">
            <w:r w:rsidR="00BA4B11">
              <w:rPr>
                <w:rFonts w:ascii="Times New Roman" w:eastAsia="Times New Roman" w:hAnsi="Times New Roman" w:cs="David" w:hint="cs"/>
                <w:color w:val="008000"/>
                <w:sz w:val="24"/>
                <w:szCs w:val="24"/>
                <w:rtl/>
              </w:rPr>
              <w:t>תל אביב-יפו</w:t>
            </w:r>
          </w:ins>
        </w:sdtContent>
      </w:sdt>
      <w:r w:rsidRPr="00EB38F9">
        <w:rPr>
          <w:rFonts w:ascii="Times New Roman" w:eastAsia="Times New Roman" w:hAnsi="Times New Roman" w:cs="David" w:hint="cs"/>
          <w:color w:val="008000"/>
          <w:sz w:val="24"/>
          <w:szCs w:val="24"/>
          <w:rtl/>
        </w:rPr>
        <w:t>.</w:t>
      </w:r>
    </w:p>
    <w:p w14:paraId="7E2F621C" w14:textId="77777777" w:rsidR="00EB38F9" w:rsidRPr="00EB38F9" w:rsidRDefault="00EB38F9" w:rsidP="00EB38F9">
      <w:pPr>
        <w:spacing w:before="0" w:beforeAutospacing="0" w:after="0" w:afterAutospacing="0" w:line="240" w:lineRule="auto"/>
        <w:ind w:left="720"/>
        <w:rPr>
          <w:rFonts w:ascii="Times New Roman" w:eastAsia="Times New Roman" w:hAnsi="Times New Roman" w:cs="David"/>
          <w:color w:val="FF0000"/>
          <w:sz w:val="24"/>
          <w:szCs w:val="24"/>
          <w:rtl/>
        </w:rPr>
      </w:pPr>
    </w:p>
    <w:p w14:paraId="7AD3C8B3" w14:textId="77777777" w:rsidR="00EB38F9" w:rsidRPr="00EB38F9" w:rsidRDefault="00EB38F9" w:rsidP="00EB38F9">
      <w:pPr>
        <w:spacing w:before="0" w:beforeAutospacing="0" w:after="0" w:afterAutospacing="0" w:line="240" w:lineRule="auto"/>
        <w:ind w:left="720"/>
        <w:rPr>
          <w:rFonts w:ascii="Times New Roman" w:eastAsia="Times New Roman" w:hAnsi="Times New Roman" w:cs="David"/>
          <w:sz w:val="24"/>
          <w:szCs w:val="24"/>
          <w:rtl/>
          <w:lang w:eastAsia="he-IL"/>
        </w:rPr>
      </w:pPr>
      <w:r w:rsidRPr="00EB38F9">
        <w:rPr>
          <w:rFonts w:ascii="Times New Roman" w:eastAsia="Times New Roman" w:hAnsi="Times New Roman" w:cs="David" w:hint="cs"/>
          <w:sz w:val="24"/>
          <w:szCs w:val="24"/>
          <w:rtl/>
        </w:rPr>
        <w:t xml:space="preserve">"חוזה הפיתוח" </w:t>
      </w:r>
      <w:r w:rsidRPr="00EB38F9">
        <w:rPr>
          <w:rFonts w:ascii="Times New Roman" w:eastAsia="Times New Roman" w:hAnsi="Times New Roman" w:cs="David"/>
          <w:sz w:val="24"/>
          <w:szCs w:val="24"/>
        </w:rPr>
        <w:t>–</w:t>
      </w:r>
      <w:r w:rsidRPr="00EB38F9">
        <w:rPr>
          <w:rFonts w:ascii="Times New Roman" w:eastAsia="Times New Roman" w:hAnsi="Times New Roman" w:cs="David" w:hint="cs"/>
          <w:sz w:val="24"/>
          <w:szCs w:val="24"/>
          <w:rtl/>
        </w:rPr>
        <w:t xml:space="preserve"> חוזה הפיתוח אשר נחתם בין המזמין לבין הרשות המקומית.</w:t>
      </w:r>
    </w:p>
    <w:p w14:paraId="29C77709" w14:textId="77777777" w:rsidR="00EB38F9" w:rsidRPr="00EB38F9" w:rsidRDefault="00EB38F9" w:rsidP="00EB38F9">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42E5F6C" w14:textId="77777777" w:rsidR="00EB38F9" w:rsidRPr="00EB38F9" w:rsidRDefault="00EB38F9" w:rsidP="00EB38F9">
      <w:pPr>
        <w:widowControl w:val="0"/>
        <w:spacing w:before="0" w:beforeAutospacing="0" w:after="0" w:afterAutospacing="0" w:line="240" w:lineRule="auto"/>
        <w:jc w:val="both"/>
        <w:rPr>
          <w:rFonts w:ascii="Times New Roman" w:eastAsia="Times New Roman" w:hAnsi="Times New Roman" w:cs="David"/>
          <w:bCs/>
          <w:color w:val="FF0000"/>
          <w:sz w:val="24"/>
          <w:szCs w:val="24"/>
          <w:rtl/>
          <w:lang w:eastAsia="he-IL"/>
        </w:rPr>
      </w:pPr>
      <w:r w:rsidRPr="00EB38F9">
        <w:rPr>
          <w:rFonts w:ascii="Times New Roman" w:eastAsia="Times New Roman" w:hAnsi="Times New Roman" w:cs="David" w:hint="cs"/>
          <w:sz w:val="24"/>
          <w:szCs w:val="24"/>
          <w:rtl/>
          <w:lang w:eastAsia="he-IL"/>
        </w:rPr>
        <w:t>2.8</w:t>
      </w:r>
      <w:r w:rsidRPr="00EB38F9">
        <w:rPr>
          <w:rFonts w:ascii="Times New Roman" w:eastAsia="Times New Roman" w:hAnsi="Times New Roman" w:cs="David" w:hint="cs"/>
          <w:sz w:val="24"/>
          <w:szCs w:val="24"/>
          <w:rtl/>
          <w:lang w:eastAsia="he-IL"/>
        </w:rPr>
        <w:tab/>
        <w:t xml:space="preserve">המנהל הוא: </w:t>
      </w:r>
      <w:sdt>
        <w:sdtPr>
          <w:rPr>
            <w:rFonts w:ascii="Times New Roman" w:eastAsia="Times New Roman" w:hAnsi="Times New Roman" w:cs="David" w:hint="cs"/>
            <w:sz w:val="24"/>
            <w:szCs w:val="24"/>
            <w:rtl/>
            <w:lang w:eastAsia="he-IL"/>
          </w:rPr>
          <w:alias w:val="שדה נוסף 3"/>
          <w:tag w:val="cntCustomField3"/>
          <w:id w:val="405040135"/>
          <w:placeholder>
            <w:docPart w:val="61BBC20B61004E19B90006BC0C07A9FA"/>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3[1]" w:storeItemID="{81709D4C-33DC-48CC-AC7E-130A245806EE}"/>
          <w:text/>
        </w:sdtPr>
        <w:sdtEndPr>
          <w:rPr>
            <w:rFonts w:hint="default"/>
          </w:rPr>
        </w:sdtEndPr>
        <w:sdtContent>
          <w:r w:rsidRPr="00EB38F9">
            <w:rPr>
              <w:color w:val="00B0F0"/>
              <w:rtl/>
            </w:rPr>
            <w:t>[שדה נוסף 3]</w:t>
          </w:r>
        </w:sdtContent>
      </w:sdt>
    </w:p>
    <w:p w14:paraId="620F9331" w14:textId="77777777" w:rsidR="00EB38F9" w:rsidRPr="00EB38F9" w:rsidRDefault="00EB38F9" w:rsidP="00EB38F9">
      <w:pPr>
        <w:widowControl w:val="0"/>
        <w:spacing w:before="0" w:beforeAutospacing="0" w:after="0" w:afterAutospacing="0" w:line="240" w:lineRule="auto"/>
        <w:jc w:val="both"/>
        <w:rPr>
          <w:rFonts w:ascii="Times New Roman" w:eastAsia="Times New Roman" w:hAnsi="Times New Roman" w:cs="David"/>
          <w:bCs/>
          <w:sz w:val="24"/>
          <w:szCs w:val="24"/>
          <w:rtl/>
          <w:lang w:eastAsia="he-IL"/>
        </w:rPr>
      </w:pPr>
    </w:p>
    <w:p w14:paraId="0A8E9A4B" w14:textId="77777777" w:rsidR="00EB38F9" w:rsidRPr="00EB38F9" w:rsidRDefault="00EB38F9" w:rsidP="00EB38F9">
      <w:pPr>
        <w:widowControl w:val="0"/>
        <w:spacing w:before="0" w:beforeAutospacing="0" w:after="0" w:afterAutospacing="0" w:line="240" w:lineRule="auto"/>
        <w:ind w:left="720" w:right="720" w:hanging="720"/>
        <w:jc w:val="both"/>
        <w:rPr>
          <w:rFonts w:ascii="Times New Roman" w:eastAsia="Times New Roman" w:hAnsi="Times New Roman" w:cs="David"/>
          <w:sz w:val="24"/>
          <w:szCs w:val="24"/>
          <w:rtl/>
          <w:lang w:eastAsia="he-IL"/>
        </w:rPr>
      </w:pPr>
      <w:r w:rsidRPr="00EB38F9">
        <w:rPr>
          <w:rFonts w:ascii="Times New Roman" w:eastAsia="Times New Roman" w:hAnsi="Times New Roman" w:cs="David" w:hint="cs"/>
          <w:sz w:val="24"/>
          <w:szCs w:val="24"/>
          <w:rtl/>
          <w:lang w:eastAsia="he-IL"/>
        </w:rPr>
        <w:t>2.10</w:t>
      </w:r>
      <w:r w:rsidRPr="00EB38F9">
        <w:rPr>
          <w:rFonts w:ascii="Times New Roman" w:eastAsia="Times New Roman" w:hAnsi="Times New Roman" w:cs="David" w:hint="cs"/>
          <w:sz w:val="24"/>
          <w:szCs w:val="24"/>
          <w:rtl/>
          <w:lang w:eastAsia="he-IL"/>
        </w:rPr>
        <w:tab/>
        <w:t xml:space="preserve">התכנון יתבצע בסביבת תוכנת </w:t>
      </w:r>
      <w:r w:rsidRPr="00EB38F9">
        <w:rPr>
          <w:rFonts w:ascii="Times New Roman" w:eastAsia="Times New Roman" w:hAnsi="Times New Roman" w:cs="David"/>
          <w:sz w:val="24"/>
          <w:szCs w:val="24"/>
          <w:lang w:eastAsia="he-IL"/>
        </w:rPr>
        <w:t>REVIT</w:t>
      </w:r>
      <w:r w:rsidRPr="00EB38F9">
        <w:rPr>
          <w:rFonts w:ascii="Times New Roman" w:eastAsia="Times New Roman" w:hAnsi="Times New Roman" w:cs="David" w:hint="cs"/>
          <w:sz w:val="24"/>
          <w:szCs w:val="24"/>
          <w:rtl/>
          <w:lang w:eastAsia="he-IL"/>
        </w:rPr>
        <w:t xml:space="preserve"> בתלת-מימד, תוך שיתוף, תיאום וקליטת הקבצים ממתכננים ויועצים אחרים באמצעות תוכנה כדוגמת - </w:t>
      </w:r>
      <w:r w:rsidRPr="00EB38F9">
        <w:rPr>
          <w:rFonts w:ascii="Times New Roman" w:eastAsia="Times New Roman" w:hAnsi="Times New Roman" w:cs="David"/>
          <w:sz w:val="24"/>
          <w:szCs w:val="24"/>
          <w:lang w:eastAsia="he-IL"/>
        </w:rPr>
        <w:t>@view</w:t>
      </w:r>
      <w:r w:rsidRPr="00EB38F9">
        <w:rPr>
          <w:rFonts w:ascii="Times New Roman" w:eastAsia="Times New Roman" w:hAnsi="Times New Roman" w:cs="David" w:hint="cs"/>
          <w:sz w:val="24"/>
          <w:szCs w:val="24"/>
          <w:rtl/>
          <w:lang w:eastAsia="he-IL"/>
        </w:rPr>
        <w:t xml:space="preserve">. </w:t>
      </w:r>
      <w:r w:rsidRPr="00EB38F9">
        <w:rPr>
          <w:rFonts w:ascii="Times New Roman" w:eastAsia="Times New Roman" w:hAnsi="Times New Roman" w:cs="David"/>
          <w:sz w:val="24"/>
          <w:szCs w:val="24"/>
          <w:rtl/>
          <w:lang w:eastAsia="he-IL"/>
        </w:rPr>
        <w:t>כל תעבורת הקבצים תבוצע באמצע</w:t>
      </w:r>
      <w:r w:rsidRPr="00EB38F9">
        <w:rPr>
          <w:rFonts w:ascii="Times New Roman" w:eastAsia="Times New Roman" w:hAnsi="Times New Roman" w:cs="David" w:hint="cs"/>
          <w:sz w:val="24"/>
          <w:szCs w:val="24"/>
          <w:rtl/>
          <w:lang w:eastAsia="he-IL"/>
        </w:rPr>
        <w:t>ות התוכנה בלבד או תוכנה אחרת לפי החלטת המזמין.</w:t>
      </w:r>
    </w:p>
    <w:p w14:paraId="1BC1DA68" w14:textId="77777777" w:rsidR="00EB38F9" w:rsidRPr="00EB38F9" w:rsidRDefault="00EB38F9" w:rsidP="00EB38F9">
      <w:pPr>
        <w:widowControl w:val="0"/>
        <w:spacing w:before="0" w:beforeAutospacing="0" w:after="0" w:afterAutospacing="0" w:line="240" w:lineRule="auto"/>
        <w:ind w:left="720" w:right="720" w:hanging="720"/>
        <w:jc w:val="both"/>
        <w:rPr>
          <w:rFonts w:ascii="Times New Roman" w:eastAsia="Times New Roman" w:hAnsi="Times New Roman" w:cs="David"/>
          <w:color w:val="FF0000"/>
          <w:sz w:val="24"/>
          <w:szCs w:val="24"/>
          <w:rtl/>
          <w:lang w:eastAsia="he-IL"/>
        </w:rPr>
      </w:pPr>
    </w:p>
    <w:p w14:paraId="76E4933B" w14:textId="77777777" w:rsidR="00EB38F9" w:rsidRPr="00EB38F9" w:rsidRDefault="00EB38F9" w:rsidP="00EB38F9">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EB38F9">
        <w:rPr>
          <w:rFonts w:ascii="Times New Roman" w:eastAsia="Times New Roman" w:hAnsi="Times New Roman" w:cs="David" w:hint="cs"/>
          <w:sz w:val="24"/>
          <w:szCs w:val="24"/>
          <w:rtl/>
          <w:lang w:eastAsia="he-IL"/>
        </w:rPr>
        <w:t>3.2</w:t>
      </w:r>
      <w:r w:rsidRPr="00EB38F9">
        <w:rPr>
          <w:rFonts w:ascii="Times New Roman" w:eastAsia="Times New Roman" w:hAnsi="Times New Roman" w:cs="David" w:hint="cs"/>
          <w:sz w:val="24"/>
          <w:szCs w:val="24"/>
          <w:rtl/>
          <w:lang w:eastAsia="he-IL"/>
        </w:rPr>
        <w:tab/>
        <w:t>בעלי המקצוע במשרד המתכנן הם:</w:t>
      </w:r>
    </w:p>
    <w:p w14:paraId="39F13B44" w14:textId="77777777" w:rsidR="00EB38F9" w:rsidRPr="00EB38F9" w:rsidRDefault="00EB38F9" w:rsidP="00EB38F9">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767B6ADA" w14:textId="77777777" w:rsidR="00EB38F9" w:rsidRPr="00EB38F9" w:rsidRDefault="00EB38F9" w:rsidP="00EB38F9">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EB38F9">
        <w:rPr>
          <w:rFonts w:ascii="Times New Roman" w:eastAsia="Times New Roman" w:hAnsi="Times New Roman" w:cs="David" w:hint="cs"/>
          <w:sz w:val="24"/>
          <w:szCs w:val="24"/>
          <w:rtl/>
          <w:lang w:eastAsia="he-IL"/>
        </w:rPr>
        <w:t>א.</w:t>
      </w:r>
      <w:r w:rsidRPr="00EB38F9">
        <w:rPr>
          <w:rFonts w:ascii="Times New Roman" w:eastAsia="Times New Roman" w:hAnsi="Times New Roman" w:cs="David" w:hint="cs"/>
          <w:sz w:val="24"/>
          <w:szCs w:val="24"/>
          <w:rtl/>
          <w:lang w:eastAsia="he-IL"/>
        </w:rPr>
        <w:tab/>
        <w:t xml:space="preserve">ראש צוות: </w:t>
      </w:r>
      <w:sdt>
        <w:sdtPr>
          <w:rPr>
            <w:rFonts w:ascii="Times New Roman" w:eastAsia="Times New Roman" w:hAnsi="Times New Roman" w:cs="David"/>
            <w:color w:val="008000"/>
            <w:sz w:val="24"/>
            <w:szCs w:val="24"/>
            <w:rtl/>
            <w:lang w:eastAsia="he-IL"/>
          </w:rPr>
          <w:alias w:val="שדה נוסף 4"/>
          <w:tag w:val="cntCustomField4"/>
          <w:id w:val="-571968739"/>
          <w:placeholder>
            <w:docPart w:val="B3A828DD39CF440B872E1BC340E8F0C7"/>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4[1]" w:storeItemID="{81709D4C-33DC-48CC-AC7E-130A245806EE}"/>
          <w:text/>
        </w:sdtPr>
        <w:sdtEndPr/>
        <w:sdtContent>
          <w:r w:rsidRPr="00EB38F9">
            <w:rPr>
              <w:color w:val="00B0F0"/>
              <w:rtl/>
            </w:rPr>
            <w:t>[שדה נוסף 4]</w:t>
          </w:r>
        </w:sdtContent>
      </w:sdt>
    </w:p>
    <w:p w14:paraId="77BF3483" w14:textId="77777777" w:rsidR="00EB38F9" w:rsidRPr="00EB38F9" w:rsidRDefault="00EB38F9" w:rsidP="00EB38F9">
      <w:pPr>
        <w:keepNext/>
        <w:widowControl w:val="0"/>
        <w:spacing w:before="0" w:beforeAutospacing="0" w:after="0" w:afterAutospacing="0" w:line="240" w:lineRule="auto"/>
        <w:ind w:left="1440" w:right="1440" w:hanging="720"/>
        <w:jc w:val="both"/>
        <w:outlineLvl w:val="7"/>
        <w:rPr>
          <w:rFonts w:ascii="Times New Roman" w:eastAsia="Times New Roman" w:hAnsi="Times New Roman" w:cs="David"/>
          <w:sz w:val="24"/>
          <w:szCs w:val="24"/>
          <w:rtl/>
          <w:lang w:eastAsia="he-IL"/>
        </w:rPr>
      </w:pPr>
      <w:r w:rsidRPr="00EB38F9">
        <w:rPr>
          <w:rFonts w:ascii="Times New Roman" w:eastAsia="Times New Roman" w:hAnsi="Times New Roman" w:cs="David" w:hint="cs"/>
          <w:sz w:val="24"/>
          <w:szCs w:val="24"/>
          <w:rtl/>
          <w:lang w:eastAsia="he-IL"/>
        </w:rPr>
        <w:t xml:space="preserve">ב. </w:t>
      </w:r>
      <w:r w:rsidRPr="00EB38F9">
        <w:rPr>
          <w:rFonts w:ascii="Times New Roman" w:eastAsia="Times New Roman" w:hAnsi="Times New Roman" w:cs="David" w:hint="cs"/>
          <w:sz w:val="24"/>
          <w:szCs w:val="24"/>
          <w:rtl/>
          <w:lang w:eastAsia="he-IL"/>
        </w:rPr>
        <w:tab/>
        <w:t xml:space="preserve">מספר העובדים המקצועיים במשרד המתכנן לצורך מתן שירותי המתכנן ע"פ חוזה זה: </w:t>
      </w:r>
      <w:sdt>
        <w:sdtPr>
          <w:rPr>
            <w:rFonts w:ascii="Times New Roman" w:eastAsia="Times New Roman" w:hAnsi="Times New Roman" w:cs="David"/>
            <w:color w:val="008000"/>
            <w:sz w:val="24"/>
            <w:szCs w:val="24"/>
            <w:rtl/>
            <w:lang w:eastAsia="he-IL"/>
          </w:rPr>
          <w:alias w:val="שדה נוסף 5"/>
          <w:tag w:val="cntCustomField5"/>
          <w:id w:val="670996116"/>
          <w:placeholder>
            <w:docPart w:val="204245C9C9344AAF84FEADA3EB34AF6D"/>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5[1]" w:storeItemID="{81709D4C-33DC-48CC-AC7E-130A245806EE}"/>
          <w:text/>
        </w:sdtPr>
        <w:sdtEndPr/>
        <w:sdtContent>
          <w:r w:rsidRPr="00EB38F9">
            <w:rPr>
              <w:color w:val="00B0F0"/>
              <w:rtl/>
            </w:rPr>
            <w:t>[שדה נוסף 5]</w:t>
          </w:r>
        </w:sdtContent>
      </w:sdt>
    </w:p>
    <w:p w14:paraId="7D4E8796" w14:textId="77777777" w:rsidR="00EB38F9" w:rsidRPr="00EB38F9" w:rsidRDefault="00EB38F9" w:rsidP="00EB38F9">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8B48B64" w14:textId="77777777" w:rsidR="00EB38F9" w:rsidRPr="00EB38F9" w:rsidRDefault="00EB38F9" w:rsidP="00EB38F9">
      <w:pPr>
        <w:widowControl w:val="0"/>
        <w:spacing w:before="0" w:beforeAutospacing="0" w:after="0" w:afterAutospacing="0" w:line="240" w:lineRule="auto"/>
        <w:jc w:val="both"/>
        <w:rPr>
          <w:rFonts w:ascii="Times New Roman" w:eastAsia="Times New Roman" w:hAnsi="Times New Roman" w:cs="David"/>
          <w:color w:val="FF0000"/>
          <w:sz w:val="24"/>
          <w:szCs w:val="24"/>
          <w:rtl/>
          <w:lang w:eastAsia="he-IL"/>
        </w:rPr>
      </w:pPr>
      <w:r w:rsidRPr="00EB38F9">
        <w:rPr>
          <w:rFonts w:ascii="Times New Roman" w:eastAsia="Times New Roman" w:hAnsi="Times New Roman" w:cs="David" w:hint="cs"/>
          <w:sz w:val="24"/>
          <w:szCs w:val="24"/>
          <w:rtl/>
          <w:lang w:eastAsia="he-IL"/>
        </w:rPr>
        <w:t>3.4</w:t>
      </w:r>
      <w:r w:rsidRPr="00EB38F9">
        <w:rPr>
          <w:rFonts w:ascii="Times New Roman" w:eastAsia="Times New Roman" w:hAnsi="Times New Roman" w:cs="David" w:hint="cs"/>
          <w:sz w:val="24"/>
          <w:szCs w:val="24"/>
          <w:rtl/>
          <w:lang w:eastAsia="he-IL"/>
        </w:rPr>
        <w:tab/>
        <w:t xml:space="preserve">המנהל הראשי במשרד המתכנן הוא אדריכל/מהנדס: </w:t>
      </w:r>
      <w:sdt>
        <w:sdtPr>
          <w:rPr>
            <w:rFonts w:ascii="Times New Roman" w:eastAsia="Times New Roman" w:hAnsi="Times New Roman" w:cs="David"/>
            <w:color w:val="008000"/>
            <w:sz w:val="24"/>
            <w:szCs w:val="24"/>
            <w:rtl/>
            <w:lang w:eastAsia="he-IL"/>
          </w:rPr>
          <w:alias w:val="שדה נוסף 6"/>
          <w:tag w:val="cntCustomField6"/>
          <w:id w:val="-1464726949"/>
          <w:placeholder>
            <w:docPart w:val="C54B377C84EC46D7ACA8D090723DFBA2"/>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6[1]" w:storeItemID="{81709D4C-33DC-48CC-AC7E-130A245806EE}"/>
          <w:text/>
        </w:sdtPr>
        <w:sdtEndPr/>
        <w:sdtContent>
          <w:r w:rsidRPr="00EB38F9">
            <w:rPr>
              <w:color w:val="00B0F0"/>
              <w:rtl/>
            </w:rPr>
            <w:t>[שדה נוסף 6]</w:t>
          </w:r>
        </w:sdtContent>
      </w:sdt>
    </w:p>
    <w:p w14:paraId="51544595" w14:textId="77777777" w:rsidR="00EB38F9" w:rsidRPr="00EB38F9" w:rsidRDefault="00EB38F9" w:rsidP="00EB38F9">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8FE3F32" w14:textId="77777777" w:rsidR="00EB38F9" w:rsidRPr="00EB38F9" w:rsidRDefault="00EB38F9" w:rsidP="00EB38F9">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EB38F9">
        <w:rPr>
          <w:rFonts w:ascii="Times New Roman" w:eastAsia="Times New Roman" w:hAnsi="Times New Roman" w:cs="David" w:hint="cs"/>
          <w:sz w:val="24"/>
          <w:szCs w:val="24"/>
          <w:rtl/>
          <w:lang w:eastAsia="he-IL"/>
        </w:rPr>
        <w:t>5.2</w:t>
      </w:r>
      <w:r w:rsidRPr="00EB38F9">
        <w:rPr>
          <w:rFonts w:ascii="Times New Roman" w:eastAsia="Times New Roman" w:hAnsi="Times New Roman" w:cs="David" w:hint="cs"/>
          <w:sz w:val="24"/>
          <w:szCs w:val="24"/>
          <w:rtl/>
          <w:lang w:eastAsia="he-IL"/>
        </w:rPr>
        <w:tab/>
        <w:t>הנושאים הם:</w:t>
      </w:r>
    </w:p>
    <w:p w14:paraId="3CCB2161" w14:textId="77777777" w:rsidR="00EB38F9" w:rsidRPr="00EB38F9" w:rsidRDefault="00EB38F9" w:rsidP="00EB38F9">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7CC5343" w14:textId="77777777" w:rsidR="00EB38F9" w:rsidRPr="00EB38F9" w:rsidRDefault="00EB38F9" w:rsidP="00EB38F9">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EB38F9">
        <w:rPr>
          <w:rFonts w:ascii="Times New Roman" w:eastAsia="Times New Roman" w:hAnsi="Times New Roman" w:cs="David" w:hint="cs"/>
          <w:sz w:val="24"/>
          <w:szCs w:val="24"/>
          <w:rtl/>
          <w:lang w:eastAsia="he-IL"/>
        </w:rPr>
        <w:t>א.</w:t>
      </w:r>
      <w:r w:rsidRPr="00EB38F9">
        <w:rPr>
          <w:rFonts w:ascii="Times New Roman" w:eastAsia="Times New Roman" w:hAnsi="Times New Roman" w:cs="David" w:hint="cs"/>
          <w:sz w:val="24"/>
          <w:szCs w:val="24"/>
          <w:rtl/>
          <w:lang w:eastAsia="he-IL"/>
        </w:rPr>
        <w:tab/>
        <w:t>התקדמות שרותי המתכנן.</w:t>
      </w:r>
    </w:p>
    <w:p w14:paraId="54A3270D" w14:textId="77777777" w:rsidR="00EB38F9" w:rsidRPr="00EB38F9" w:rsidRDefault="00EB38F9" w:rsidP="00EB38F9">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EB38F9">
        <w:rPr>
          <w:rFonts w:ascii="Times New Roman" w:eastAsia="Times New Roman" w:hAnsi="Times New Roman" w:cs="David" w:hint="cs"/>
          <w:sz w:val="24"/>
          <w:szCs w:val="24"/>
          <w:rtl/>
          <w:lang w:eastAsia="he-IL"/>
        </w:rPr>
        <w:t>ב.</w:t>
      </w:r>
      <w:r w:rsidRPr="00EB38F9">
        <w:rPr>
          <w:rFonts w:ascii="Times New Roman" w:eastAsia="Times New Roman" w:hAnsi="Times New Roman" w:cs="David" w:hint="cs"/>
          <w:sz w:val="24"/>
          <w:szCs w:val="24"/>
          <w:rtl/>
          <w:lang w:eastAsia="he-IL"/>
        </w:rPr>
        <w:tab/>
        <w:t>סטיות מלוח הזמנים לרבות סיבת הסטייה.</w:t>
      </w:r>
    </w:p>
    <w:p w14:paraId="121E0547" w14:textId="77777777" w:rsidR="00EB38F9" w:rsidRPr="00EB38F9" w:rsidRDefault="00EB38F9" w:rsidP="00EB38F9">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EB38F9">
        <w:rPr>
          <w:rFonts w:ascii="Times New Roman" w:eastAsia="Times New Roman" w:hAnsi="Times New Roman" w:cs="David" w:hint="cs"/>
          <w:sz w:val="24"/>
          <w:szCs w:val="24"/>
          <w:rtl/>
          <w:lang w:eastAsia="he-IL"/>
        </w:rPr>
        <w:t>ג.</w:t>
      </w:r>
      <w:r w:rsidRPr="00EB38F9">
        <w:rPr>
          <w:rFonts w:ascii="Times New Roman" w:eastAsia="Times New Roman" w:hAnsi="Times New Roman" w:cs="David" w:hint="cs"/>
          <w:sz w:val="24"/>
          <w:szCs w:val="24"/>
          <w:rtl/>
          <w:lang w:eastAsia="he-IL"/>
        </w:rPr>
        <w:tab/>
        <w:t>תאום לוח הזמנים המתחייב מסטיות לרבות תיאור השלכות התאום על הפרויקט.</w:t>
      </w:r>
    </w:p>
    <w:p w14:paraId="24BD2952" w14:textId="77777777" w:rsidR="00EB38F9" w:rsidRPr="00EB38F9" w:rsidRDefault="00EB38F9" w:rsidP="00EB38F9">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EB38F9">
        <w:rPr>
          <w:rFonts w:ascii="Times New Roman" w:eastAsia="Times New Roman" w:hAnsi="Times New Roman" w:cs="David" w:hint="cs"/>
          <w:sz w:val="24"/>
          <w:szCs w:val="24"/>
          <w:rtl/>
          <w:lang w:eastAsia="he-IL"/>
        </w:rPr>
        <w:t>ד.</w:t>
      </w:r>
      <w:r w:rsidRPr="00EB38F9">
        <w:rPr>
          <w:rFonts w:ascii="Times New Roman" w:eastAsia="Times New Roman" w:hAnsi="Times New Roman" w:cs="David" w:hint="cs"/>
          <w:sz w:val="24"/>
          <w:szCs w:val="24"/>
          <w:rtl/>
          <w:lang w:eastAsia="he-IL"/>
        </w:rPr>
        <w:tab/>
        <w:t>סטיות מהערכות ו/או תחזיות תקציביות והשלכותיהן.</w:t>
      </w:r>
    </w:p>
    <w:p w14:paraId="07E6EEEE" w14:textId="77777777" w:rsidR="00EB38F9" w:rsidRPr="00EB38F9" w:rsidRDefault="00EB38F9" w:rsidP="00EB38F9">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EB38F9">
        <w:rPr>
          <w:rFonts w:ascii="Times New Roman" w:eastAsia="Times New Roman" w:hAnsi="Times New Roman" w:cs="David" w:hint="cs"/>
          <w:sz w:val="24"/>
          <w:szCs w:val="24"/>
          <w:rtl/>
          <w:lang w:eastAsia="he-IL"/>
        </w:rPr>
        <w:t>ה.</w:t>
      </w:r>
      <w:r w:rsidRPr="00EB38F9">
        <w:rPr>
          <w:rFonts w:ascii="Times New Roman" w:eastAsia="Times New Roman" w:hAnsi="Times New Roman" w:cs="David" w:hint="cs"/>
          <w:sz w:val="24"/>
          <w:szCs w:val="24"/>
          <w:rtl/>
          <w:lang w:eastAsia="he-IL"/>
        </w:rPr>
        <w:tab/>
        <w:t>ריכוז הוראות שנויים.</w:t>
      </w:r>
    </w:p>
    <w:p w14:paraId="4168E685" w14:textId="77777777" w:rsidR="00EB38F9" w:rsidRPr="00EB38F9" w:rsidRDefault="00EB38F9" w:rsidP="00EB38F9">
      <w:pPr>
        <w:widowControl w:val="0"/>
        <w:spacing w:before="0" w:beforeAutospacing="0" w:after="0" w:afterAutospacing="0" w:line="240" w:lineRule="auto"/>
        <w:ind w:left="679" w:hanging="709"/>
        <w:outlineLvl w:val="2"/>
        <w:rPr>
          <w:rFonts w:ascii="Times New Roman" w:eastAsia="Times New Roman" w:hAnsi="Times New Roman" w:cs="David"/>
          <w:b/>
          <w:bCs/>
          <w:sz w:val="24"/>
          <w:szCs w:val="24"/>
          <w:u w:val="single"/>
          <w:rtl/>
        </w:rPr>
      </w:pPr>
    </w:p>
    <w:p w14:paraId="70604FC9" w14:textId="77777777" w:rsidR="00EB38F9" w:rsidRPr="00EB38F9" w:rsidRDefault="00EB38F9" w:rsidP="00EB38F9">
      <w:pPr>
        <w:widowControl w:val="0"/>
        <w:spacing w:before="0" w:beforeAutospacing="0" w:after="0" w:afterAutospacing="0" w:line="240" w:lineRule="auto"/>
        <w:ind w:left="-30"/>
        <w:outlineLvl w:val="2"/>
        <w:rPr>
          <w:rFonts w:ascii="Times New Roman" w:eastAsia="Times New Roman" w:hAnsi="Times New Roman" w:cs="David"/>
          <w:sz w:val="24"/>
          <w:szCs w:val="24"/>
          <w:rtl/>
          <w:lang w:eastAsia="he-IL"/>
        </w:rPr>
      </w:pPr>
      <w:r w:rsidRPr="00EB38F9">
        <w:rPr>
          <w:rFonts w:ascii="Times New Roman" w:eastAsia="Times New Roman" w:hAnsi="Times New Roman" w:cs="David" w:hint="cs"/>
          <w:sz w:val="24"/>
          <w:szCs w:val="24"/>
          <w:rtl/>
          <w:lang w:eastAsia="he-IL"/>
        </w:rPr>
        <w:t xml:space="preserve">17.7 </w:t>
      </w:r>
      <w:r w:rsidRPr="00EB38F9">
        <w:rPr>
          <w:rFonts w:ascii="Times New Roman" w:eastAsia="Times New Roman" w:hAnsi="Times New Roman" w:cs="David" w:hint="cs"/>
          <w:sz w:val="24"/>
          <w:szCs w:val="24"/>
          <w:rtl/>
          <w:lang w:eastAsia="he-IL"/>
        </w:rPr>
        <w:tab/>
        <w:t>שיעור חלקו היחסי של כל אחד מיחידי המזמין הינו כדלקמן :</w:t>
      </w:r>
    </w:p>
    <w:tbl>
      <w:tblPr>
        <w:tblStyle w:val="13"/>
        <w:bidiVisual/>
        <w:tblW w:w="0" w:type="auto"/>
        <w:tblInd w:w="7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66"/>
        <w:gridCol w:w="2163"/>
      </w:tblGrid>
      <w:tr w:rsidR="00EB38F9" w:rsidRPr="00EB38F9" w14:paraId="56593131" w14:textId="77777777" w:rsidTr="00EB38F9">
        <w:tc>
          <w:tcPr>
            <w:tcW w:w="3366" w:type="dxa"/>
          </w:tcPr>
          <w:p w14:paraId="39E1B932" w14:textId="77777777" w:rsidR="00EB38F9" w:rsidRPr="00EB38F9" w:rsidRDefault="006B7EBB" w:rsidP="00EB38F9">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sdt>
              <w:sdtPr>
                <w:rPr>
                  <w:rFonts w:ascii="Times New Roman" w:eastAsia="Times New Roman" w:hAnsi="Times New Roman" w:cs="David" w:hint="cs"/>
                  <w:color w:val="008000"/>
                  <w:sz w:val="24"/>
                  <w:szCs w:val="24"/>
                  <w:rtl/>
                  <w:lang w:eastAsia="he-IL"/>
                </w:rPr>
                <w:alias w:val="אחוז השתתפות צד א"/>
                <w:tag w:val="cmtTzadAPercent"/>
                <w:id w:val="160592806"/>
                <w:placeholder>
                  <w:docPart w:val="220D7DA3E5CA42519122E7A1C3275BC8"/>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Percent[1]" w:storeItemID="{81709D4C-33DC-48CC-AC7E-130A245806EE}"/>
                <w:text/>
              </w:sdtPr>
              <w:sdtEndPr>
                <w:rPr>
                  <w:rFonts w:hint="default"/>
                </w:rPr>
              </w:sdtEndPr>
              <w:sdtContent>
                <w:r w:rsidR="00EB38F9" w:rsidRPr="00EB38F9">
                  <w:rPr>
                    <w:color w:val="00B0F0"/>
                    <w:rtl/>
                  </w:rPr>
                  <w:t>[אחוז השתתפות צד א]</w:t>
                </w:r>
              </w:sdtContent>
            </w:sdt>
          </w:p>
          <w:p w14:paraId="238A91A7" w14:textId="77777777" w:rsidR="00EB38F9" w:rsidRPr="00EB38F9" w:rsidRDefault="00EB38F9" w:rsidP="00EB38F9">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r w:rsidRPr="00EB38F9">
              <w:rPr>
                <w:rFonts w:ascii="Times New Roman" w:eastAsia="Times New Roman" w:hAnsi="Times New Roman" w:cs="David" w:hint="cs"/>
                <w:sz w:val="24"/>
                <w:szCs w:val="24"/>
                <w:rtl/>
                <w:lang w:eastAsia="he-IL"/>
              </w:rPr>
              <w:t xml:space="preserve">             </w:t>
            </w:r>
          </w:p>
        </w:tc>
        <w:tc>
          <w:tcPr>
            <w:tcW w:w="2163" w:type="dxa"/>
          </w:tcPr>
          <w:p w14:paraId="16026905" w14:textId="77777777" w:rsidR="00EB38F9" w:rsidRPr="00EB38F9" w:rsidRDefault="00EB38F9" w:rsidP="00EB38F9">
            <w:pPr>
              <w:widowControl w:val="0"/>
              <w:spacing w:before="0" w:beforeAutospacing="0" w:after="0" w:afterAutospacing="0" w:line="240" w:lineRule="auto"/>
              <w:ind w:left="720"/>
              <w:outlineLvl w:val="2"/>
            </w:pPr>
          </w:p>
          <w:p w14:paraId="7583A4E1" w14:textId="77777777" w:rsidR="00EB38F9" w:rsidRPr="00EB38F9" w:rsidRDefault="00EB38F9" w:rsidP="00EB38F9">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p>
        </w:tc>
      </w:tr>
    </w:tbl>
    <w:p w14:paraId="36C0FC8B" w14:textId="77777777" w:rsidR="00EB38F9" w:rsidRPr="00EB38F9" w:rsidRDefault="00EB38F9" w:rsidP="00EB38F9">
      <w:pPr>
        <w:widowControl w:val="0"/>
        <w:spacing w:before="0" w:beforeAutospacing="0" w:after="0" w:afterAutospacing="0" w:line="240" w:lineRule="auto"/>
        <w:ind w:left="-30"/>
        <w:outlineLvl w:val="2"/>
        <w:rPr>
          <w:rFonts w:ascii="Times New Roman" w:eastAsia="Times New Roman" w:hAnsi="Times New Roman" w:cs="David"/>
          <w:sz w:val="24"/>
          <w:szCs w:val="24"/>
          <w:rtl/>
          <w:lang w:eastAsia="he-IL"/>
        </w:rPr>
      </w:pPr>
    </w:p>
    <w:p w14:paraId="24A52EE0" w14:textId="77777777" w:rsidR="00EB38F9" w:rsidRDefault="00EB38F9" w:rsidP="00027EF2">
      <w:pPr>
        <w:keepNext/>
        <w:widowControl w:val="0"/>
        <w:spacing w:before="0" w:beforeAutospacing="0" w:after="0" w:afterAutospacing="0" w:line="240" w:lineRule="auto"/>
        <w:jc w:val="center"/>
        <w:outlineLvl w:val="2"/>
        <w:rPr>
          <w:rFonts w:ascii="Times New Roman" w:eastAsia="Times New Roman" w:hAnsi="Times New Roman" w:cs="David"/>
          <w:b/>
          <w:bCs/>
          <w:sz w:val="24"/>
          <w:szCs w:val="24"/>
          <w:u w:val="single"/>
          <w:rtl/>
          <w:lang w:eastAsia="he-IL"/>
        </w:rPr>
      </w:pPr>
    </w:p>
    <w:p w14:paraId="7003FAB3" w14:textId="77777777" w:rsidR="00EB38F9" w:rsidRDefault="00EB38F9" w:rsidP="00027EF2">
      <w:pPr>
        <w:keepNext/>
        <w:widowControl w:val="0"/>
        <w:spacing w:before="0" w:beforeAutospacing="0" w:after="0" w:afterAutospacing="0" w:line="240" w:lineRule="auto"/>
        <w:jc w:val="center"/>
        <w:outlineLvl w:val="2"/>
        <w:rPr>
          <w:rFonts w:ascii="Times New Roman" w:eastAsia="Times New Roman" w:hAnsi="Times New Roman" w:cs="David"/>
          <w:b/>
          <w:bCs/>
          <w:sz w:val="24"/>
          <w:szCs w:val="24"/>
          <w:u w:val="single"/>
          <w:rtl/>
          <w:lang w:eastAsia="he-IL"/>
        </w:rPr>
      </w:pPr>
    </w:p>
    <w:p w14:paraId="63B58F20" w14:textId="77777777" w:rsidR="00EB38F9" w:rsidRDefault="00EB38F9" w:rsidP="00027EF2">
      <w:pPr>
        <w:keepNext/>
        <w:widowControl w:val="0"/>
        <w:spacing w:before="0" w:beforeAutospacing="0" w:after="0" w:afterAutospacing="0" w:line="240" w:lineRule="auto"/>
        <w:jc w:val="center"/>
        <w:outlineLvl w:val="2"/>
        <w:rPr>
          <w:rFonts w:ascii="Times New Roman" w:eastAsia="Times New Roman" w:hAnsi="Times New Roman" w:cs="David"/>
          <w:b/>
          <w:bCs/>
          <w:sz w:val="24"/>
          <w:szCs w:val="24"/>
          <w:u w:val="single"/>
          <w:rtl/>
          <w:lang w:eastAsia="he-IL"/>
        </w:rPr>
      </w:pPr>
    </w:p>
    <w:p w14:paraId="4740A042" w14:textId="77777777" w:rsidR="00EB38F9" w:rsidRDefault="00EB38F9" w:rsidP="00027EF2">
      <w:pPr>
        <w:keepNext/>
        <w:widowControl w:val="0"/>
        <w:spacing w:before="0" w:beforeAutospacing="0" w:after="0" w:afterAutospacing="0" w:line="240" w:lineRule="auto"/>
        <w:jc w:val="center"/>
        <w:outlineLvl w:val="2"/>
        <w:rPr>
          <w:rFonts w:ascii="Times New Roman" w:eastAsia="Times New Roman" w:hAnsi="Times New Roman" w:cs="David"/>
          <w:b/>
          <w:bCs/>
          <w:sz w:val="24"/>
          <w:szCs w:val="24"/>
          <w:u w:val="single"/>
          <w:rtl/>
          <w:lang w:eastAsia="he-IL"/>
        </w:rPr>
      </w:pPr>
    </w:p>
    <w:p w14:paraId="1550D175" w14:textId="77777777" w:rsidR="00EB38F9" w:rsidRDefault="00EB38F9" w:rsidP="00027EF2">
      <w:pPr>
        <w:keepNext/>
        <w:widowControl w:val="0"/>
        <w:spacing w:before="0" w:beforeAutospacing="0" w:after="0" w:afterAutospacing="0" w:line="240" w:lineRule="auto"/>
        <w:jc w:val="center"/>
        <w:outlineLvl w:val="2"/>
        <w:rPr>
          <w:rFonts w:ascii="Times New Roman" w:eastAsia="Times New Roman" w:hAnsi="Times New Roman" w:cs="David"/>
          <w:b/>
          <w:bCs/>
          <w:sz w:val="24"/>
          <w:szCs w:val="24"/>
          <w:u w:val="single"/>
          <w:rtl/>
          <w:lang w:eastAsia="he-IL"/>
        </w:rPr>
      </w:pPr>
    </w:p>
    <w:p w14:paraId="588021EF" w14:textId="77777777" w:rsidR="00EB38F9" w:rsidRDefault="00EB38F9" w:rsidP="00027EF2">
      <w:pPr>
        <w:keepNext/>
        <w:widowControl w:val="0"/>
        <w:spacing w:before="0" w:beforeAutospacing="0" w:after="0" w:afterAutospacing="0" w:line="240" w:lineRule="auto"/>
        <w:jc w:val="center"/>
        <w:outlineLvl w:val="2"/>
        <w:rPr>
          <w:rFonts w:ascii="Times New Roman" w:eastAsia="Times New Roman" w:hAnsi="Times New Roman" w:cs="David"/>
          <w:b/>
          <w:bCs/>
          <w:sz w:val="24"/>
          <w:szCs w:val="24"/>
          <w:u w:val="single"/>
          <w:rtl/>
          <w:lang w:eastAsia="he-IL"/>
        </w:rPr>
      </w:pPr>
    </w:p>
    <w:p w14:paraId="46A2C303" w14:textId="77777777" w:rsidR="00AA7633" w:rsidRDefault="00AA7633" w:rsidP="00027EF2">
      <w:pPr>
        <w:keepNext/>
        <w:widowControl w:val="0"/>
        <w:spacing w:before="0" w:beforeAutospacing="0" w:after="0" w:afterAutospacing="0" w:line="240" w:lineRule="auto"/>
        <w:jc w:val="center"/>
        <w:outlineLvl w:val="2"/>
        <w:rPr>
          <w:rFonts w:ascii="Times New Roman" w:eastAsia="Times New Roman" w:hAnsi="Times New Roman" w:cs="David"/>
          <w:b/>
          <w:bCs/>
          <w:sz w:val="24"/>
          <w:szCs w:val="24"/>
          <w:u w:val="single"/>
          <w:rtl/>
          <w:lang w:eastAsia="he-IL"/>
        </w:rPr>
      </w:pPr>
      <w:r>
        <w:rPr>
          <w:rFonts w:ascii="Times New Roman" w:eastAsia="Times New Roman" w:hAnsi="Times New Roman" w:cs="David"/>
          <w:b/>
          <w:bCs/>
          <w:sz w:val="24"/>
          <w:szCs w:val="24"/>
          <w:u w:val="single"/>
          <w:rtl/>
          <w:lang w:eastAsia="he-IL"/>
        </w:rPr>
        <w:br w:type="page"/>
      </w:r>
    </w:p>
    <w:p w14:paraId="6D202739" w14:textId="77777777" w:rsidR="00217E81" w:rsidRPr="00217E81" w:rsidRDefault="00217E81" w:rsidP="00027EF2">
      <w:pPr>
        <w:keepNext/>
        <w:widowControl w:val="0"/>
        <w:spacing w:before="0" w:beforeAutospacing="0" w:after="0" w:afterAutospacing="0" w:line="240" w:lineRule="auto"/>
        <w:jc w:val="center"/>
        <w:outlineLvl w:val="2"/>
        <w:rPr>
          <w:rFonts w:ascii="Times New Roman" w:eastAsia="Times New Roman" w:hAnsi="Times New Roman" w:cs="David"/>
          <w:b/>
          <w:bCs/>
          <w:sz w:val="24"/>
          <w:szCs w:val="24"/>
          <w:u w:val="single"/>
          <w:lang w:eastAsia="he-IL"/>
        </w:rPr>
      </w:pPr>
      <w:r w:rsidRPr="00217E81">
        <w:rPr>
          <w:rFonts w:ascii="Times New Roman" w:eastAsia="Times New Roman" w:hAnsi="Times New Roman" w:cs="David"/>
          <w:b/>
          <w:bCs/>
          <w:sz w:val="24"/>
          <w:szCs w:val="24"/>
          <w:u w:val="single"/>
          <w:rtl/>
          <w:lang w:eastAsia="he-IL"/>
        </w:rPr>
        <w:lastRenderedPageBreak/>
        <w:t xml:space="preserve">נספח </w:t>
      </w:r>
      <w:r w:rsidR="00EB38F9">
        <w:rPr>
          <w:rFonts w:ascii="Times New Roman" w:eastAsia="Times New Roman" w:hAnsi="Times New Roman" w:cs="David" w:hint="cs"/>
          <w:b/>
          <w:bCs/>
          <w:sz w:val="24"/>
          <w:szCs w:val="24"/>
          <w:u w:val="single"/>
          <w:rtl/>
          <w:lang w:eastAsia="he-IL"/>
        </w:rPr>
        <w:t>"</w:t>
      </w:r>
      <w:r w:rsidRPr="00217E81">
        <w:rPr>
          <w:rFonts w:ascii="Times New Roman" w:eastAsia="Times New Roman" w:hAnsi="Times New Roman" w:cs="David"/>
          <w:b/>
          <w:bCs/>
          <w:sz w:val="24"/>
          <w:szCs w:val="24"/>
          <w:u w:val="single"/>
          <w:rtl/>
          <w:lang w:eastAsia="he-IL"/>
        </w:rPr>
        <w:t>ב</w:t>
      </w:r>
      <w:r w:rsidR="00EB38F9">
        <w:rPr>
          <w:rFonts w:ascii="Times New Roman" w:eastAsia="Times New Roman" w:hAnsi="Times New Roman" w:cs="David" w:hint="cs"/>
          <w:b/>
          <w:bCs/>
          <w:sz w:val="24"/>
          <w:szCs w:val="24"/>
          <w:u w:val="single"/>
          <w:rtl/>
          <w:lang w:eastAsia="he-IL"/>
        </w:rPr>
        <w:t>'</w:t>
      </w:r>
      <w:r w:rsidRPr="00217E81">
        <w:rPr>
          <w:rFonts w:ascii="Times New Roman" w:eastAsia="Times New Roman" w:hAnsi="Times New Roman" w:cs="David"/>
          <w:b/>
          <w:bCs/>
          <w:sz w:val="24"/>
          <w:szCs w:val="24"/>
          <w:u w:val="single"/>
          <w:rtl/>
          <w:lang w:eastAsia="he-IL"/>
        </w:rPr>
        <w:t>'</w:t>
      </w:r>
    </w:p>
    <w:p w14:paraId="058DAD72" w14:textId="77777777" w:rsidR="00217E81" w:rsidRPr="00217E81" w:rsidRDefault="00217E81" w:rsidP="00217E81">
      <w:pPr>
        <w:widowControl w:val="0"/>
        <w:spacing w:before="0" w:beforeAutospacing="0" w:after="0" w:afterAutospacing="0" w:line="240" w:lineRule="auto"/>
        <w:rPr>
          <w:rFonts w:ascii="Times New Roman" w:eastAsia="Times New Roman" w:hAnsi="Times New Roman" w:cs="David"/>
          <w:sz w:val="24"/>
          <w:szCs w:val="24"/>
          <w:rtl/>
          <w:lang w:eastAsia="he-IL"/>
        </w:rPr>
      </w:pPr>
    </w:p>
    <w:p w14:paraId="2743AC15" w14:textId="77777777" w:rsidR="00217E81" w:rsidRPr="00217E81" w:rsidRDefault="00217E81" w:rsidP="00217E81">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r w:rsidRPr="00217E81">
        <w:rPr>
          <w:rFonts w:ascii="Times New Roman" w:eastAsia="Times New Roman" w:hAnsi="Times New Roman" w:cs="David"/>
          <w:bCs/>
          <w:sz w:val="24"/>
          <w:szCs w:val="24"/>
          <w:u w:val="single"/>
          <w:rtl/>
          <w:lang w:eastAsia="he-IL"/>
        </w:rPr>
        <w:t>ש</w:t>
      </w:r>
      <w:r w:rsidRPr="00217E81">
        <w:rPr>
          <w:rFonts w:ascii="Times New Roman" w:eastAsia="Times New Roman" w:hAnsi="Times New Roman" w:cs="David" w:hint="cs"/>
          <w:bCs/>
          <w:sz w:val="24"/>
          <w:szCs w:val="24"/>
          <w:u w:val="single"/>
          <w:rtl/>
          <w:lang w:eastAsia="he-IL"/>
        </w:rPr>
        <w:t>י</w:t>
      </w:r>
      <w:r w:rsidRPr="00217E81">
        <w:rPr>
          <w:rFonts w:ascii="Times New Roman" w:eastAsia="Times New Roman" w:hAnsi="Times New Roman" w:cs="David"/>
          <w:bCs/>
          <w:sz w:val="24"/>
          <w:szCs w:val="24"/>
          <w:u w:val="single"/>
          <w:rtl/>
          <w:lang w:eastAsia="he-IL"/>
        </w:rPr>
        <w:t xml:space="preserve">רותי </w:t>
      </w:r>
      <w:r w:rsidRPr="00217E81">
        <w:rPr>
          <w:rFonts w:ascii="Times New Roman" w:eastAsia="Times New Roman" w:hAnsi="Times New Roman" w:cs="David" w:hint="cs"/>
          <w:bCs/>
          <w:sz w:val="24"/>
          <w:szCs w:val="24"/>
          <w:u w:val="single"/>
          <w:rtl/>
          <w:lang w:eastAsia="he-IL"/>
        </w:rPr>
        <w:t>המתכנן</w:t>
      </w:r>
    </w:p>
    <w:p w14:paraId="6A2D67E9"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6AF83E04" w14:textId="77777777" w:rsidR="00217E81" w:rsidRPr="00217E81" w:rsidRDefault="00217E81" w:rsidP="00217E81">
      <w:pPr>
        <w:widowControl w:val="0"/>
        <w:spacing w:before="0" w:beforeAutospacing="0" w:after="0" w:afterAutospacing="0" w:line="240" w:lineRule="auto"/>
        <w:rPr>
          <w:rFonts w:ascii="Times New Roman" w:eastAsia="Times New Roman" w:hAnsi="Times New Roman" w:cs="David"/>
          <w:b/>
          <w:bCs/>
          <w:sz w:val="24"/>
          <w:szCs w:val="24"/>
          <w:u w:val="single"/>
          <w:rtl/>
          <w:lang w:eastAsia="he-IL"/>
        </w:rPr>
      </w:pPr>
      <w:r w:rsidRPr="00217E81">
        <w:rPr>
          <w:rFonts w:ascii="Times New Roman" w:eastAsia="Times New Roman" w:hAnsi="Times New Roman" w:cs="David"/>
          <w:sz w:val="24"/>
          <w:szCs w:val="24"/>
          <w:rtl/>
          <w:lang w:eastAsia="he-IL"/>
        </w:rPr>
        <w:t>1.</w:t>
      </w:r>
      <w:r w:rsidRPr="00217E81">
        <w:rPr>
          <w:rFonts w:ascii="Times New Roman" w:eastAsia="Times New Roman" w:hAnsi="Times New Roman" w:cs="David"/>
          <w:sz w:val="24"/>
          <w:szCs w:val="24"/>
          <w:rtl/>
          <w:lang w:eastAsia="he-IL"/>
        </w:rPr>
        <w:tab/>
      </w:r>
      <w:r w:rsidRPr="00217E81">
        <w:rPr>
          <w:rFonts w:ascii="Times New Roman" w:eastAsia="Times New Roman" w:hAnsi="Times New Roman" w:cs="David"/>
          <w:b/>
          <w:bCs/>
          <w:sz w:val="24"/>
          <w:szCs w:val="24"/>
          <w:u w:val="single"/>
          <w:rtl/>
          <w:lang w:eastAsia="he-IL"/>
        </w:rPr>
        <w:t>כללי</w:t>
      </w:r>
      <w:r w:rsidRPr="00217E81">
        <w:rPr>
          <w:rFonts w:ascii="Times New Roman" w:eastAsia="Times New Roman" w:hAnsi="Times New Roman" w:cs="David"/>
          <w:b/>
          <w:bCs/>
          <w:sz w:val="24"/>
          <w:szCs w:val="24"/>
          <w:rtl/>
          <w:lang w:eastAsia="he-IL"/>
        </w:rPr>
        <w:t>:</w:t>
      </w:r>
    </w:p>
    <w:p w14:paraId="507020A1" w14:textId="77777777" w:rsidR="00217E81" w:rsidRPr="00217E81" w:rsidRDefault="00217E81" w:rsidP="00217E81">
      <w:pPr>
        <w:widowControl w:val="0"/>
        <w:spacing w:before="0" w:beforeAutospacing="0" w:after="0" w:afterAutospacing="0" w:line="240" w:lineRule="auto"/>
        <w:rPr>
          <w:rFonts w:ascii="Times New Roman" w:eastAsia="Times New Roman" w:hAnsi="Times New Roman" w:cs="David"/>
          <w:b/>
          <w:bCs/>
          <w:sz w:val="24"/>
          <w:szCs w:val="24"/>
          <w:u w:val="single"/>
          <w:rtl/>
          <w:lang w:eastAsia="he-IL"/>
        </w:rPr>
      </w:pPr>
    </w:p>
    <w:p w14:paraId="78A0A005" w14:textId="77777777" w:rsidR="00217E81" w:rsidRPr="00217E81" w:rsidRDefault="00217E81" w:rsidP="00217E81">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1.1</w:t>
      </w:r>
      <w:r w:rsidRPr="00217E81">
        <w:rPr>
          <w:rFonts w:ascii="Times New Roman" w:eastAsia="Times New Roman" w:hAnsi="Times New Roman" w:cs="David"/>
          <w:sz w:val="24"/>
          <w:szCs w:val="24"/>
          <w:rtl/>
          <w:lang w:eastAsia="he-IL"/>
        </w:rPr>
        <w:tab/>
      </w:r>
      <w:r w:rsidRPr="00217E81">
        <w:rPr>
          <w:rFonts w:ascii="Times New Roman" w:eastAsia="Times New Roman" w:hAnsi="Times New Roman" w:cs="David"/>
          <w:sz w:val="24"/>
          <w:szCs w:val="24"/>
          <w:u w:val="single"/>
          <w:rtl/>
          <w:lang w:eastAsia="he-IL"/>
        </w:rPr>
        <w:t xml:space="preserve">שרותי </w:t>
      </w:r>
      <w:r w:rsidRPr="00217E81">
        <w:rPr>
          <w:rFonts w:ascii="Times New Roman" w:eastAsia="Times New Roman" w:hAnsi="Times New Roman" w:cs="David" w:hint="cs"/>
          <w:sz w:val="24"/>
          <w:szCs w:val="24"/>
          <w:u w:val="single"/>
          <w:rtl/>
          <w:lang w:eastAsia="he-IL"/>
        </w:rPr>
        <w:t>המתכנן</w:t>
      </w:r>
      <w:r w:rsidRPr="00217E81">
        <w:rPr>
          <w:rFonts w:ascii="Times New Roman" w:eastAsia="Times New Roman" w:hAnsi="Times New Roman" w:cs="David"/>
          <w:sz w:val="24"/>
          <w:szCs w:val="24"/>
          <w:u w:val="single"/>
          <w:rtl/>
          <w:lang w:eastAsia="he-IL"/>
        </w:rPr>
        <w:t xml:space="preserve"> יכללו</w:t>
      </w:r>
      <w:r w:rsidRPr="00217E81">
        <w:rPr>
          <w:rFonts w:ascii="Times New Roman" w:eastAsia="Times New Roman" w:hAnsi="Times New Roman" w:cs="David"/>
          <w:sz w:val="24"/>
          <w:szCs w:val="24"/>
          <w:rtl/>
          <w:lang w:eastAsia="he-IL"/>
        </w:rPr>
        <w:t>:</w:t>
      </w:r>
      <w:r w:rsidRPr="00217E81">
        <w:rPr>
          <w:rFonts w:ascii="Times New Roman" w:eastAsia="Times New Roman" w:hAnsi="Times New Roman" w:cs="David"/>
          <w:sz w:val="24"/>
          <w:szCs w:val="24"/>
          <w:rtl/>
          <w:lang w:eastAsia="he-IL"/>
        </w:rPr>
        <w:tab/>
      </w:r>
      <w:r w:rsidRPr="00217E81">
        <w:rPr>
          <w:rFonts w:ascii="Times New Roman" w:eastAsia="Times New Roman" w:hAnsi="Times New Roman" w:cs="David"/>
          <w:sz w:val="24"/>
          <w:szCs w:val="24"/>
          <w:rtl/>
          <w:lang w:eastAsia="he-IL"/>
        </w:rPr>
        <w:tab/>
      </w:r>
    </w:p>
    <w:p w14:paraId="4527D05C" w14:textId="77777777" w:rsidR="00217E81" w:rsidRPr="00217E81" w:rsidRDefault="00217E81" w:rsidP="00217E81">
      <w:pPr>
        <w:widowControl w:val="0"/>
        <w:numPr>
          <w:ilvl w:val="0"/>
          <w:numId w:val="18"/>
        </w:numPr>
        <w:spacing w:before="240" w:beforeAutospacing="0" w:after="0" w:afterAutospacing="0" w:line="360" w:lineRule="auto"/>
        <w:jc w:val="both"/>
        <w:rPr>
          <w:rFonts w:ascii="Times New Roman" w:eastAsia="Times New Roman" w:hAnsi="Times New Roman" w:cs="David"/>
          <w:sz w:val="26"/>
          <w:szCs w:val="24"/>
          <w:lang w:val="x-none" w:eastAsia="x-none"/>
        </w:rPr>
      </w:pPr>
      <w:r w:rsidRPr="00217E81">
        <w:rPr>
          <w:rFonts w:ascii="Times New Roman" w:eastAsia="Times New Roman" w:hAnsi="Times New Roman" w:cs="David" w:hint="cs"/>
          <w:sz w:val="26"/>
          <w:szCs w:val="24"/>
          <w:rtl/>
          <w:lang w:val="x-none" w:eastAsia="x-none"/>
        </w:rPr>
        <w:t>הכנת פרוגרמת מיגון ומ</w:t>
      </w:r>
      <w:r w:rsidR="00EB38F9">
        <w:rPr>
          <w:rFonts w:ascii="Times New Roman" w:eastAsia="Times New Roman" w:hAnsi="Times New Roman" w:cs="David" w:hint="cs"/>
          <w:sz w:val="26"/>
          <w:szCs w:val="24"/>
          <w:rtl/>
          <w:lang w:val="x-none" w:eastAsia="x-none"/>
        </w:rPr>
        <w:t>קלוט במבנים, מתן הנחיות והכנת ת</w:t>
      </w:r>
      <w:r w:rsidRPr="00217E81">
        <w:rPr>
          <w:rFonts w:ascii="Times New Roman" w:eastAsia="Times New Roman" w:hAnsi="Times New Roman" w:cs="David" w:hint="cs"/>
          <w:sz w:val="26"/>
          <w:szCs w:val="24"/>
          <w:rtl/>
          <w:lang w:val="x-none" w:eastAsia="x-none"/>
        </w:rPr>
        <w:t>כניות ומפרטים טכניים, אשר יכללו בין היתר את הפרטים הבאים:</w:t>
      </w:r>
    </w:p>
    <w:p w14:paraId="23712CAB" w14:textId="77777777" w:rsidR="00217E81" w:rsidRPr="00217E81" w:rsidRDefault="00217E81" w:rsidP="00217E81">
      <w:pPr>
        <w:widowControl w:val="0"/>
        <w:numPr>
          <w:ilvl w:val="0"/>
          <w:numId w:val="2"/>
        </w:numPr>
        <w:tabs>
          <w:tab w:val="num" w:pos="2522"/>
        </w:tabs>
        <w:spacing w:before="0" w:beforeAutospacing="0" w:after="0" w:afterAutospacing="0" w:line="360" w:lineRule="auto"/>
        <w:ind w:left="2522" w:hanging="362"/>
        <w:jc w:val="both"/>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מרחבים מוגנים.</w:t>
      </w:r>
    </w:p>
    <w:p w14:paraId="47CB6E64" w14:textId="77777777" w:rsidR="00217E81" w:rsidRPr="00217E81" w:rsidRDefault="00217E81" w:rsidP="00217E81">
      <w:pPr>
        <w:widowControl w:val="0"/>
        <w:numPr>
          <w:ilvl w:val="0"/>
          <w:numId w:val="2"/>
        </w:numPr>
        <w:tabs>
          <w:tab w:val="num" w:pos="2522"/>
        </w:tabs>
        <w:spacing w:before="0" w:beforeAutospacing="0" w:after="0" w:afterAutospacing="0" w:line="360" w:lineRule="auto"/>
        <w:ind w:left="2522" w:hanging="362"/>
        <w:jc w:val="both"/>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מרחקי מילוט למרחבים מוגנים.</w:t>
      </w:r>
    </w:p>
    <w:p w14:paraId="6256DD19" w14:textId="77777777" w:rsidR="00217E81" w:rsidRPr="00217E81" w:rsidRDefault="00217E81" w:rsidP="00217E81">
      <w:pPr>
        <w:widowControl w:val="0"/>
        <w:numPr>
          <w:ilvl w:val="0"/>
          <w:numId w:val="2"/>
        </w:numPr>
        <w:tabs>
          <w:tab w:val="num" w:pos="2522"/>
        </w:tabs>
        <w:spacing w:before="0" w:beforeAutospacing="0" w:after="0" w:afterAutospacing="0" w:line="360" w:lineRule="auto"/>
        <w:ind w:left="2522" w:hanging="362"/>
        <w:jc w:val="both"/>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מערכות סינון אב"כ.</w:t>
      </w:r>
    </w:p>
    <w:p w14:paraId="396D0211" w14:textId="77777777" w:rsidR="00217E81" w:rsidRPr="00217E81" w:rsidRDefault="00217E81" w:rsidP="00217E81">
      <w:pPr>
        <w:widowControl w:val="0"/>
        <w:numPr>
          <w:ilvl w:val="0"/>
          <w:numId w:val="2"/>
        </w:numPr>
        <w:tabs>
          <w:tab w:val="num" w:pos="2522"/>
        </w:tabs>
        <w:spacing w:before="0" w:beforeAutospacing="0" w:after="0" w:afterAutospacing="0" w:line="360" w:lineRule="auto"/>
        <w:ind w:left="2522" w:hanging="362"/>
        <w:jc w:val="both"/>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מקלטים.</w:t>
      </w:r>
    </w:p>
    <w:p w14:paraId="25F514ED" w14:textId="77777777" w:rsidR="00217E81" w:rsidRPr="00217E81" w:rsidRDefault="00217E81" w:rsidP="00217E81">
      <w:pPr>
        <w:widowControl w:val="0"/>
        <w:numPr>
          <w:ilvl w:val="0"/>
          <w:numId w:val="2"/>
        </w:numPr>
        <w:tabs>
          <w:tab w:val="num" w:pos="2522"/>
        </w:tabs>
        <w:spacing w:before="0" w:beforeAutospacing="0" w:after="0" w:afterAutospacing="0" w:line="360" w:lineRule="auto"/>
        <w:ind w:left="2522" w:hanging="362"/>
        <w:jc w:val="both"/>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אמצעי מיגון וסימון.</w:t>
      </w:r>
    </w:p>
    <w:p w14:paraId="46309E44" w14:textId="77777777" w:rsidR="00217E81" w:rsidRPr="00217E81" w:rsidRDefault="00217E81" w:rsidP="00217E81">
      <w:pPr>
        <w:widowControl w:val="0"/>
        <w:numPr>
          <w:ilvl w:val="0"/>
          <w:numId w:val="2"/>
        </w:numPr>
        <w:tabs>
          <w:tab w:val="num" w:pos="2522"/>
        </w:tabs>
        <w:spacing w:before="0" w:beforeAutospacing="0" w:after="0" w:afterAutospacing="0" w:line="360" w:lineRule="auto"/>
        <w:ind w:left="2522" w:hanging="362"/>
        <w:jc w:val="both"/>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lastRenderedPageBreak/>
        <w:t>אישור פקע"ר, הרשויות, וכל הגורמים הרלוונטיים להיתרי הבניה ואישור האכלוס.</w:t>
      </w:r>
    </w:p>
    <w:p w14:paraId="52346C32" w14:textId="77777777" w:rsidR="00217E81" w:rsidRPr="00217E81" w:rsidRDefault="00217E81" w:rsidP="00217E81">
      <w:pPr>
        <w:widowControl w:val="0"/>
        <w:numPr>
          <w:ilvl w:val="0"/>
          <w:numId w:val="18"/>
        </w:numPr>
        <w:spacing w:before="0" w:beforeAutospacing="0" w:after="0" w:afterAutospacing="0" w:line="360" w:lineRule="auto"/>
        <w:jc w:val="both"/>
        <w:rPr>
          <w:rFonts w:ascii="Times New Roman" w:eastAsia="Times New Roman" w:hAnsi="Times New Roman" w:cs="David"/>
          <w:sz w:val="24"/>
          <w:szCs w:val="24"/>
          <w:lang w:eastAsia="he-IL"/>
        </w:rPr>
      </w:pPr>
      <w:r w:rsidRPr="00217E81">
        <w:rPr>
          <w:rFonts w:ascii="Times New Roman" w:eastAsia="Times New Roman" w:hAnsi="Times New Roman" w:cs="David" w:hint="cs"/>
          <w:sz w:val="24"/>
          <w:szCs w:val="24"/>
          <w:rtl/>
          <w:lang w:eastAsia="he-IL"/>
        </w:rPr>
        <w:t>ייעוץ לתכנון האדריכלי והקונסטרוקטיבי של המרחבים המוגנים.</w:t>
      </w:r>
    </w:p>
    <w:p w14:paraId="40279DAB" w14:textId="77777777" w:rsidR="00217E81" w:rsidRPr="00217E81" w:rsidRDefault="00217E81" w:rsidP="00217E81">
      <w:pPr>
        <w:widowControl w:val="0"/>
        <w:numPr>
          <w:ilvl w:val="0"/>
          <w:numId w:val="18"/>
        </w:numPr>
        <w:spacing w:before="0" w:beforeAutospacing="0" w:after="0" w:afterAutospacing="0" w:line="360" w:lineRule="auto"/>
        <w:jc w:val="both"/>
        <w:rPr>
          <w:rFonts w:ascii="Times New Roman" w:eastAsia="Times New Roman" w:hAnsi="Times New Roman" w:cs="David"/>
          <w:sz w:val="24"/>
          <w:szCs w:val="24"/>
          <w:lang w:eastAsia="he-IL"/>
        </w:rPr>
      </w:pPr>
      <w:r w:rsidRPr="00217E81">
        <w:rPr>
          <w:rFonts w:ascii="Times New Roman" w:eastAsia="Times New Roman" w:hAnsi="Times New Roman" w:cs="David" w:hint="cs"/>
          <w:sz w:val="24"/>
          <w:szCs w:val="24"/>
          <w:rtl/>
          <w:lang w:eastAsia="he-IL"/>
        </w:rPr>
        <w:t>תיאום עם מהנדסי פיקוד העורף לקביעת פתרונות המקלוט.</w:t>
      </w:r>
    </w:p>
    <w:p w14:paraId="4AD88B5A" w14:textId="77777777" w:rsidR="00217E81" w:rsidRPr="00217E81" w:rsidRDefault="00217E81" w:rsidP="00217E81">
      <w:pPr>
        <w:widowControl w:val="0"/>
        <w:numPr>
          <w:ilvl w:val="0"/>
          <w:numId w:val="18"/>
        </w:numPr>
        <w:spacing w:before="0" w:beforeAutospacing="0" w:after="0" w:afterAutospacing="0" w:line="360" w:lineRule="auto"/>
        <w:jc w:val="both"/>
        <w:rPr>
          <w:rFonts w:ascii="Times New Roman" w:eastAsia="Times New Roman" w:hAnsi="Times New Roman" w:cs="David"/>
          <w:sz w:val="24"/>
          <w:szCs w:val="24"/>
          <w:lang w:eastAsia="he-IL"/>
        </w:rPr>
      </w:pPr>
      <w:r w:rsidRPr="00217E81">
        <w:rPr>
          <w:rFonts w:ascii="Times New Roman" w:eastAsia="Times New Roman" w:hAnsi="Times New Roman" w:cs="David" w:hint="cs"/>
          <w:sz w:val="24"/>
          <w:szCs w:val="24"/>
          <w:rtl/>
          <w:lang w:eastAsia="he-IL"/>
        </w:rPr>
        <w:t>קבלת אישור סופי מפיקוד העורף לצורך היתרי בניה.</w:t>
      </w:r>
    </w:p>
    <w:p w14:paraId="7066DA8D" w14:textId="77777777" w:rsidR="00217E81" w:rsidRPr="00217E81" w:rsidRDefault="00217E81" w:rsidP="00217E81">
      <w:pPr>
        <w:widowControl w:val="0"/>
        <w:numPr>
          <w:ilvl w:val="0"/>
          <w:numId w:val="18"/>
        </w:numPr>
        <w:spacing w:before="0" w:beforeAutospacing="0" w:after="0" w:afterAutospacing="0" w:line="360" w:lineRule="auto"/>
        <w:jc w:val="both"/>
        <w:rPr>
          <w:rFonts w:ascii="Times New Roman" w:eastAsia="Times New Roman" w:hAnsi="Times New Roman" w:cs="David"/>
          <w:sz w:val="24"/>
          <w:szCs w:val="24"/>
          <w:lang w:eastAsia="he-IL"/>
        </w:rPr>
      </w:pPr>
      <w:r w:rsidRPr="00217E81">
        <w:rPr>
          <w:rFonts w:ascii="Times New Roman" w:eastAsia="Times New Roman" w:hAnsi="Times New Roman" w:cs="David" w:hint="cs"/>
          <w:sz w:val="24"/>
          <w:szCs w:val="24"/>
          <w:rtl/>
          <w:lang w:eastAsia="he-IL"/>
        </w:rPr>
        <w:t>קבלה סופית של המרחבים המוגנים בגמר הביצוע כולל אישור פיקוד העורף לטופס 4 ותעודת גמר של המבנה.</w:t>
      </w:r>
    </w:p>
    <w:p w14:paraId="34DB51C7" w14:textId="77777777" w:rsidR="00217E81" w:rsidRPr="00217E81" w:rsidRDefault="00217E81" w:rsidP="00217E81">
      <w:pPr>
        <w:widowControl w:val="0"/>
        <w:numPr>
          <w:ilvl w:val="0"/>
          <w:numId w:val="18"/>
        </w:numPr>
        <w:spacing w:before="0" w:beforeAutospacing="0" w:after="0" w:afterAutospacing="0" w:line="360" w:lineRule="auto"/>
        <w:jc w:val="both"/>
        <w:rPr>
          <w:rFonts w:ascii="Times New Roman" w:eastAsia="Times New Roman" w:hAnsi="Times New Roman" w:cs="David"/>
          <w:sz w:val="24"/>
          <w:szCs w:val="24"/>
          <w:lang w:eastAsia="he-IL"/>
        </w:rPr>
      </w:pPr>
      <w:r w:rsidRPr="00217E81">
        <w:rPr>
          <w:rFonts w:ascii="Times New Roman" w:eastAsia="Times New Roman" w:hAnsi="Times New Roman" w:cs="David" w:hint="cs"/>
          <w:sz w:val="24"/>
          <w:szCs w:val="24"/>
          <w:rtl/>
          <w:lang w:eastAsia="he-IL"/>
        </w:rPr>
        <w:t>סיוע</w:t>
      </w:r>
      <w:r w:rsidRPr="00217E81">
        <w:rPr>
          <w:rFonts w:ascii="Times New Roman" w:eastAsia="Times New Roman" w:hAnsi="Times New Roman" w:cs="David"/>
          <w:sz w:val="24"/>
          <w:szCs w:val="24"/>
          <w:rtl/>
          <w:lang w:eastAsia="he-IL"/>
        </w:rPr>
        <w:t xml:space="preserve"> לאדריכל הפרויקט ו/או לאדריכל מטעם רוכש דירה בפרויקט בעריכת שינויים בדירה, בפתרונות </w:t>
      </w:r>
      <w:r w:rsidRPr="00217E81">
        <w:rPr>
          <w:rFonts w:ascii="Times New Roman" w:eastAsia="Times New Roman" w:hAnsi="Times New Roman" w:cs="David" w:hint="cs"/>
          <w:sz w:val="24"/>
          <w:szCs w:val="24"/>
          <w:rtl/>
          <w:lang w:eastAsia="he-IL"/>
        </w:rPr>
        <w:t>למיגון הדירה בפרט</w:t>
      </w:r>
      <w:r w:rsidRPr="00217E81">
        <w:rPr>
          <w:rFonts w:ascii="Times New Roman" w:eastAsia="Times New Roman" w:hAnsi="Times New Roman" w:cs="David"/>
          <w:sz w:val="24"/>
          <w:szCs w:val="24"/>
          <w:rtl/>
          <w:lang w:eastAsia="he-IL"/>
        </w:rPr>
        <w:t xml:space="preserve"> ות</w:t>
      </w:r>
      <w:r w:rsidRPr="00217E81">
        <w:rPr>
          <w:rFonts w:ascii="Times New Roman" w:eastAsia="Times New Roman" w:hAnsi="Times New Roman" w:cs="David" w:hint="cs"/>
          <w:sz w:val="24"/>
          <w:szCs w:val="24"/>
          <w:rtl/>
          <w:lang w:eastAsia="he-IL"/>
        </w:rPr>
        <w:t>י</w:t>
      </w:r>
      <w:r w:rsidRPr="00217E81">
        <w:rPr>
          <w:rFonts w:ascii="Times New Roman" w:eastAsia="Times New Roman" w:hAnsi="Times New Roman" w:cs="David"/>
          <w:sz w:val="24"/>
          <w:szCs w:val="24"/>
          <w:rtl/>
          <w:lang w:eastAsia="he-IL"/>
        </w:rPr>
        <w:t>אום מול פיקוד העורף, לרבות מתן הנחיות לאדריכל לתכנון מפורט של חלופת המיגון בהתאם לתקנות העדכניות. סיוע לאדריכל בקבלת אישור פיקוד העורף לפתרון המיגון לאחר השינויים.</w:t>
      </w:r>
    </w:p>
    <w:p w14:paraId="5CDD1130" w14:textId="77777777" w:rsidR="00217E81" w:rsidRPr="00217E81" w:rsidRDefault="00217E81" w:rsidP="00217E81">
      <w:pPr>
        <w:widowControl w:val="0"/>
        <w:numPr>
          <w:ilvl w:val="0"/>
          <w:numId w:val="18"/>
        </w:numPr>
        <w:spacing w:before="0" w:beforeAutospacing="0" w:after="0" w:afterAutospacing="0" w:line="360" w:lineRule="auto"/>
        <w:jc w:val="both"/>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 xml:space="preserve">תכנון המיגון והמקלוט יתבצע בסביבת תוכנת </w:t>
      </w:r>
      <w:r w:rsidRPr="00217E81">
        <w:rPr>
          <w:rFonts w:ascii="Times New Roman" w:eastAsia="Times New Roman" w:hAnsi="Times New Roman" w:cs="David"/>
          <w:sz w:val="24"/>
          <w:szCs w:val="24"/>
          <w:lang w:eastAsia="he-IL"/>
        </w:rPr>
        <w:t>REVIT</w:t>
      </w:r>
      <w:r w:rsidRPr="00217E81">
        <w:rPr>
          <w:rFonts w:ascii="Times New Roman" w:eastAsia="Times New Roman" w:hAnsi="Times New Roman" w:cs="David" w:hint="cs"/>
          <w:sz w:val="24"/>
          <w:szCs w:val="24"/>
          <w:rtl/>
          <w:lang w:eastAsia="he-IL"/>
        </w:rPr>
        <w:t xml:space="preserve"> בתלת-מימד, תוך שיתוף, תיאום וקליטת הקבצים מן האדריכלים והיועצים האחרים באמצעות תוכנת </w:t>
      </w:r>
      <w:r w:rsidRPr="00217E81">
        <w:rPr>
          <w:rFonts w:ascii="Times New Roman" w:eastAsia="Times New Roman" w:hAnsi="Times New Roman" w:cs="David"/>
          <w:sz w:val="24"/>
          <w:szCs w:val="24"/>
          <w:lang w:eastAsia="he-IL"/>
        </w:rPr>
        <w:t>@view</w:t>
      </w:r>
      <w:r w:rsidRPr="00217E81">
        <w:rPr>
          <w:rFonts w:ascii="Times New Roman" w:eastAsia="Times New Roman" w:hAnsi="Times New Roman" w:cs="David" w:hint="cs"/>
          <w:sz w:val="24"/>
          <w:szCs w:val="24"/>
          <w:rtl/>
          <w:lang w:eastAsia="he-IL"/>
        </w:rPr>
        <w:t xml:space="preserve">. </w:t>
      </w:r>
      <w:r w:rsidRPr="00217E81">
        <w:rPr>
          <w:rFonts w:ascii="Times New Roman" w:eastAsia="Times New Roman" w:hAnsi="Times New Roman" w:cs="David"/>
          <w:sz w:val="24"/>
          <w:szCs w:val="24"/>
          <w:rtl/>
          <w:lang w:eastAsia="he-IL"/>
        </w:rPr>
        <w:t xml:space="preserve">כל </w:t>
      </w:r>
      <w:r w:rsidRPr="00217E81">
        <w:rPr>
          <w:rFonts w:ascii="Times New Roman" w:eastAsia="Times New Roman" w:hAnsi="Times New Roman" w:cs="David"/>
          <w:sz w:val="24"/>
          <w:szCs w:val="24"/>
          <w:rtl/>
          <w:lang w:eastAsia="he-IL"/>
        </w:rPr>
        <w:lastRenderedPageBreak/>
        <w:t xml:space="preserve">תעבורת הקבצים תבוצע באמצעות מערכת </w:t>
      </w:r>
      <w:r w:rsidRPr="00217E81">
        <w:rPr>
          <w:rFonts w:ascii="Times New Roman" w:eastAsia="Times New Roman" w:hAnsi="Times New Roman" w:cs="David"/>
          <w:sz w:val="24"/>
          <w:szCs w:val="24"/>
          <w:lang w:eastAsia="he-IL"/>
        </w:rPr>
        <w:t>@view</w:t>
      </w:r>
      <w:r w:rsidRPr="00217E81">
        <w:rPr>
          <w:rFonts w:ascii="Times New Roman" w:eastAsia="Times New Roman" w:hAnsi="Times New Roman" w:cs="David"/>
          <w:sz w:val="24"/>
          <w:szCs w:val="24"/>
          <w:rtl/>
          <w:lang w:eastAsia="he-IL"/>
        </w:rPr>
        <w:t xml:space="preserve"> בלבד.</w:t>
      </w:r>
    </w:p>
    <w:p w14:paraId="27E94CBC" w14:textId="77777777" w:rsidR="00217E81" w:rsidRDefault="00217E81" w:rsidP="00217E81">
      <w:pPr>
        <w:spacing w:before="0" w:beforeAutospacing="0" w:after="0" w:afterAutospacing="0" w:line="276" w:lineRule="auto"/>
        <w:ind w:left="2160" w:hanging="720"/>
        <w:jc w:val="both"/>
        <w:rPr>
          <w:rFonts w:ascii="Times New Roman" w:eastAsia="Times New Roman" w:hAnsi="Times New Roman" w:cs="David"/>
          <w:sz w:val="24"/>
          <w:szCs w:val="24"/>
          <w:rtl/>
          <w:lang w:eastAsia="he-IL"/>
        </w:rPr>
      </w:pPr>
    </w:p>
    <w:p w14:paraId="3C318A29" w14:textId="77777777" w:rsidR="00EB38F9" w:rsidRDefault="00EB38F9" w:rsidP="00217E81">
      <w:pPr>
        <w:spacing w:before="0" w:beforeAutospacing="0" w:after="0" w:afterAutospacing="0" w:line="276" w:lineRule="auto"/>
        <w:ind w:left="2160" w:hanging="720"/>
        <w:jc w:val="both"/>
        <w:rPr>
          <w:rFonts w:ascii="Times New Roman" w:eastAsia="Times New Roman" w:hAnsi="Times New Roman" w:cs="David"/>
          <w:sz w:val="24"/>
          <w:szCs w:val="24"/>
          <w:rtl/>
          <w:lang w:eastAsia="he-IL"/>
        </w:rPr>
      </w:pPr>
    </w:p>
    <w:p w14:paraId="538E13C5" w14:textId="77777777" w:rsidR="00EB38F9" w:rsidRDefault="00EB38F9" w:rsidP="00217E81">
      <w:pPr>
        <w:spacing w:before="0" w:beforeAutospacing="0" w:after="0" w:afterAutospacing="0" w:line="276" w:lineRule="auto"/>
        <w:ind w:left="2160" w:hanging="720"/>
        <w:jc w:val="both"/>
        <w:rPr>
          <w:rFonts w:ascii="Times New Roman" w:eastAsia="Times New Roman" w:hAnsi="Times New Roman" w:cs="David"/>
          <w:sz w:val="24"/>
          <w:szCs w:val="24"/>
          <w:rtl/>
          <w:lang w:eastAsia="he-IL"/>
        </w:rPr>
      </w:pPr>
    </w:p>
    <w:p w14:paraId="0C995458" w14:textId="77777777" w:rsidR="00EB38F9" w:rsidRPr="00217E81" w:rsidRDefault="00EB38F9" w:rsidP="00217E81">
      <w:pPr>
        <w:spacing w:before="0" w:beforeAutospacing="0" w:after="0" w:afterAutospacing="0" w:line="276" w:lineRule="auto"/>
        <w:ind w:left="2160" w:hanging="720"/>
        <w:jc w:val="both"/>
        <w:rPr>
          <w:rFonts w:ascii="Times New Roman" w:eastAsia="Times New Roman" w:hAnsi="Times New Roman" w:cs="David"/>
          <w:sz w:val="24"/>
          <w:szCs w:val="24"/>
          <w:rtl/>
          <w:lang w:eastAsia="he-IL"/>
        </w:rPr>
      </w:pPr>
    </w:p>
    <w:p w14:paraId="71457D65" w14:textId="77777777" w:rsidR="00217E81" w:rsidRPr="00217E81" w:rsidRDefault="00217E81" w:rsidP="00217E81">
      <w:pPr>
        <w:spacing w:before="0" w:beforeAutospacing="0" w:after="0" w:afterAutospacing="0" w:line="276" w:lineRule="auto"/>
        <w:ind w:left="1388" w:hanging="709"/>
        <w:jc w:val="both"/>
        <w:rPr>
          <w:rFonts w:ascii="Times New Roman" w:eastAsia="Times New Roman" w:hAnsi="Times New Roman" w:cs="David"/>
          <w:sz w:val="24"/>
          <w:szCs w:val="24"/>
          <w:rtl/>
          <w:lang w:eastAsia="he-IL"/>
        </w:rPr>
      </w:pPr>
      <w:bookmarkStart w:id="31" w:name="OLE_LINK5"/>
      <w:bookmarkStart w:id="32" w:name="OLE_LINK6"/>
      <w:r w:rsidRPr="00217E81">
        <w:rPr>
          <w:rFonts w:ascii="Times New Roman" w:eastAsia="Times New Roman" w:hAnsi="Times New Roman" w:cs="David"/>
          <w:sz w:val="24"/>
          <w:szCs w:val="24"/>
          <w:rtl/>
          <w:lang w:eastAsia="he-IL"/>
        </w:rPr>
        <w:t>1.</w:t>
      </w:r>
      <w:r w:rsidRPr="00217E81">
        <w:rPr>
          <w:rFonts w:ascii="Times New Roman" w:eastAsia="Times New Roman" w:hAnsi="Times New Roman" w:cs="David" w:hint="cs"/>
          <w:sz w:val="24"/>
          <w:szCs w:val="24"/>
          <w:rtl/>
          <w:lang w:eastAsia="he-IL"/>
        </w:rPr>
        <w:t>2</w:t>
      </w:r>
      <w:r w:rsidRPr="00217E81">
        <w:rPr>
          <w:rFonts w:ascii="Times New Roman" w:eastAsia="Times New Roman" w:hAnsi="Times New Roman" w:cs="David"/>
          <w:sz w:val="24"/>
          <w:szCs w:val="24"/>
          <w:rtl/>
          <w:lang w:eastAsia="he-IL"/>
        </w:rPr>
        <w:tab/>
      </w:r>
      <w:bookmarkStart w:id="33" w:name="OLE_LINK7"/>
      <w:bookmarkStart w:id="34" w:name="OLE_LINK8"/>
      <w:r w:rsidRPr="00217E81">
        <w:rPr>
          <w:rFonts w:ascii="Times New Roman" w:eastAsia="Times New Roman" w:hAnsi="Times New Roman" w:cs="David"/>
          <w:sz w:val="24"/>
          <w:szCs w:val="24"/>
          <w:u w:val="single"/>
          <w:rtl/>
        </w:rPr>
        <w:t>המהנדס, צוות עובדים ואמצעים</w:t>
      </w:r>
      <w:r w:rsidRPr="00217E81">
        <w:rPr>
          <w:rFonts w:ascii="Times New Roman" w:eastAsia="Times New Roman" w:hAnsi="Times New Roman" w:cs="David" w:hint="cs"/>
          <w:sz w:val="24"/>
          <w:szCs w:val="24"/>
          <w:u w:val="single"/>
          <w:rtl/>
          <w:lang w:eastAsia="he-IL"/>
        </w:rPr>
        <w:t xml:space="preserve"> של המתכנן</w:t>
      </w:r>
      <w:r w:rsidRPr="00217E81">
        <w:rPr>
          <w:rFonts w:ascii="Times New Roman" w:eastAsia="Times New Roman" w:hAnsi="Times New Roman" w:cs="David" w:hint="cs"/>
          <w:sz w:val="24"/>
          <w:szCs w:val="24"/>
          <w:rtl/>
          <w:lang w:eastAsia="he-IL"/>
        </w:rPr>
        <w:t>:</w:t>
      </w:r>
    </w:p>
    <w:p w14:paraId="11E88C32" w14:textId="77777777" w:rsidR="00217E81" w:rsidRPr="00217E81" w:rsidRDefault="00217E81" w:rsidP="00217E81">
      <w:pPr>
        <w:spacing w:before="0" w:beforeAutospacing="0" w:after="0" w:afterAutospacing="0" w:line="276" w:lineRule="auto"/>
        <w:ind w:left="2160" w:hanging="720"/>
        <w:jc w:val="both"/>
        <w:rPr>
          <w:rFonts w:ascii="Times New Roman" w:eastAsia="Times New Roman" w:hAnsi="Times New Roman" w:cs="David"/>
          <w:sz w:val="24"/>
          <w:szCs w:val="24"/>
          <w:rtl/>
          <w:lang w:eastAsia="he-IL"/>
        </w:rPr>
      </w:pPr>
    </w:p>
    <w:p w14:paraId="2157216C" w14:textId="77777777" w:rsidR="00217E81" w:rsidRPr="00217E81" w:rsidRDefault="00217E81" w:rsidP="00217E81">
      <w:pPr>
        <w:spacing w:before="0" w:beforeAutospacing="0" w:after="0" w:afterAutospacing="0" w:line="360" w:lineRule="auto"/>
        <w:ind w:left="2160" w:hanging="720"/>
        <w:jc w:val="both"/>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א</w:t>
      </w:r>
      <w:r w:rsidRPr="00217E81">
        <w:rPr>
          <w:rFonts w:ascii="Times New Roman" w:eastAsia="Times New Roman" w:hAnsi="Times New Roman" w:cs="David"/>
          <w:sz w:val="24"/>
          <w:szCs w:val="24"/>
          <w:rtl/>
          <w:lang w:eastAsia="he-IL"/>
        </w:rPr>
        <w:t>.</w:t>
      </w:r>
      <w:r w:rsidRPr="00217E81">
        <w:rPr>
          <w:rFonts w:ascii="Times New Roman" w:eastAsia="Times New Roman" w:hAnsi="Times New Roman" w:cs="David"/>
          <w:sz w:val="24"/>
          <w:szCs w:val="24"/>
          <w:rtl/>
          <w:lang w:eastAsia="he-IL"/>
        </w:rPr>
        <w:tab/>
        <w:t>המהנדס הבכיר יהיה בעל המשרד, אשר יהיה אחראי, מעורב וישתתף באופן אישי בכל ישיבות התכנון שיזומן אליהן ללא עוררין.</w:t>
      </w:r>
    </w:p>
    <w:p w14:paraId="26A9FC1C" w14:textId="77777777" w:rsidR="00217E81" w:rsidRPr="00217E81" w:rsidRDefault="00217E81" w:rsidP="00217E81">
      <w:pPr>
        <w:spacing w:before="0" w:beforeAutospacing="0" w:after="0" w:afterAutospacing="0" w:line="360" w:lineRule="auto"/>
        <w:ind w:left="2160" w:hanging="720"/>
        <w:jc w:val="both"/>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ב</w:t>
      </w:r>
      <w:r w:rsidRPr="00217E81">
        <w:rPr>
          <w:rFonts w:ascii="Times New Roman" w:eastAsia="Times New Roman" w:hAnsi="Times New Roman" w:cs="David"/>
          <w:sz w:val="24"/>
          <w:szCs w:val="24"/>
          <w:rtl/>
          <w:lang w:eastAsia="he-IL"/>
        </w:rPr>
        <w:t>.</w:t>
      </w:r>
      <w:r w:rsidRPr="00217E81">
        <w:rPr>
          <w:rFonts w:ascii="Times New Roman" w:eastAsia="Times New Roman" w:hAnsi="Times New Roman" w:cs="David"/>
          <w:sz w:val="24"/>
          <w:szCs w:val="24"/>
          <w:rtl/>
          <w:lang w:eastAsia="he-IL"/>
        </w:rPr>
        <w:tab/>
        <w:t xml:space="preserve">המהנדס הבכיר ישתתף בכל ישיבות התכנון שיזומן אליהן ללא הגבלה. </w:t>
      </w:r>
    </w:p>
    <w:p w14:paraId="623989C6" w14:textId="77777777" w:rsidR="00217E81" w:rsidRPr="00217E81" w:rsidRDefault="00217E81" w:rsidP="00217E81">
      <w:pPr>
        <w:spacing w:before="0" w:beforeAutospacing="0" w:after="0" w:afterAutospacing="0" w:line="360" w:lineRule="auto"/>
        <w:ind w:left="2160" w:hanging="720"/>
        <w:jc w:val="both"/>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ג</w:t>
      </w:r>
      <w:r w:rsidRPr="00217E81">
        <w:rPr>
          <w:rFonts w:ascii="Times New Roman" w:eastAsia="Times New Roman" w:hAnsi="Times New Roman" w:cs="David"/>
          <w:sz w:val="24"/>
          <w:szCs w:val="24"/>
          <w:rtl/>
          <w:lang w:eastAsia="he-IL"/>
        </w:rPr>
        <w:t>.</w:t>
      </w:r>
      <w:r w:rsidRPr="00217E81">
        <w:rPr>
          <w:rFonts w:ascii="Times New Roman" w:eastAsia="Times New Roman" w:hAnsi="Times New Roman" w:cs="David"/>
          <w:sz w:val="24"/>
          <w:szCs w:val="24"/>
          <w:rtl/>
          <w:lang w:eastAsia="he-IL"/>
        </w:rPr>
        <w:tab/>
        <w:t>המהנדס הבכיר יקדיש את כל הזמן הדרוש לתאומים עם האדריכלים והיועצים, כולל בישיבות פרטניות שיוזמן אליהן, מבלי לדחות את השתתפותו.</w:t>
      </w:r>
    </w:p>
    <w:bookmarkEnd w:id="31"/>
    <w:bookmarkEnd w:id="32"/>
    <w:bookmarkEnd w:id="33"/>
    <w:bookmarkEnd w:id="34"/>
    <w:p w14:paraId="54675555" w14:textId="77777777" w:rsidR="00217E81" w:rsidRPr="00217E81" w:rsidRDefault="00217E81" w:rsidP="00217E81">
      <w:pPr>
        <w:widowControl w:val="0"/>
        <w:bidi w:val="0"/>
        <w:spacing w:before="0" w:beforeAutospacing="0" w:after="0" w:afterAutospacing="0" w:line="240" w:lineRule="auto"/>
        <w:rPr>
          <w:rFonts w:ascii="Times New Roman" w:eastAsia="Times New Roman" w:hAnsi="Times New Roman" w:cs="David"/>
          <w:sz w:val="20"/>
          <w:szCs w:val="20"/>
          <w:lang w:eastAsia="he-IL"/>
        </w:rPr>
      </w:pPr>
    </w:p>
    <w:p w14:paraId="1B418702" w14:textId="77777777" w:rsidR="00217E81" w:rsidRPr="00217E81" w:rsidRDefault="00217E81" w:rsidP="00217E81">
      <w:pPr>
        <w:widowControl w:val="0"/>
        <w:spacing w:before="0" w:beforeAutospacing="0" w:after="0" w:afterAutospacing="0" w:line="276" w:lineRule="auto"/>
        <w:ind w:left="1440" w:hanging="720"/>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1.</w:t>
      </w:r>
      <w:r w:rsidRPr="00217E81">
        <w:rPr>
          <w:rFonts w:ascii="Times New Roman" w:eastAsia="Times New Roman" w:hAnsi="Times New Roman" w:cs="David" w:hint="cs"/>
          <w:sz w:val="24"/>
          <w:szCs w:val="24"/>
          <w:rtl/>
          <w:lang w:eastAsia="he-IL"/>
        </w:rPr>
        <w:t>3</w:t>
      </w:r>
      <w:r w:rsidRPr="00217E81">
        <w:rPr>
          <w:rFonts w:ascii="Times New Roman" w:eastAsia="Times New Roman" w:hAnsi="Times New Roman" w:cs="David"/>
          <w:sz w:val="24"/>
          <w:szCs w:val="24"/>
          <w:rtl/>
          <w:lang w:eastAsia="he-IL"/>
        </w:rPr>
        <w:tab/>
        <w:t xml:space="preserve">על </w:t>
      </w:r>
      <w:r w:rsidRPr="00217E81">
        <w:rPr>
          <w:rFonts w:ascii="Times New Roman" w:eastAsia="Times New Roman" w:hAnsi="Times New Roman" w:cs="David" w:hint="cs"/>
          <w:sz w:val="24"/>
          <w:szCs w:val="24"/>
          <w:rtl/>
          <w:lang w:eastAsia="he-IL"/>
        </w:rPr>
        <w:t>המתכנן</w:t>
      </w:r>
      <w:r w:rsidRPr="00217E81">
        <w:rPr>
          <w:rFonts w:ascii="Times New Roman" w:eastAsia="Times New Roman" w:hAnsi="Times New Roman" w:cs="David"/>
          <w:sz w:val="24"/>
          <w:szCs w:val="24"/>
          <w:rtl/>
          <w:lang w:eastAsia="he-IL"/>
        </w:rPr>
        <w:t xml:space="preserve"> לקבל א</w:t>
      </w:r>
      <w:r w:rsidRPr="00217E81">
        <w:rPr>
          <w:rFonts w:ascii="Times New Roman" w:eastAsia="Times New Roman" w:hAnsi="Times New Roman" w:cs="David" w:hint="cs"/>
          <w:sz w:val="24"/>
          <w:szCs w:val="24"/>
          <w:rtl/>
          <w:lang w:eastAsia="he-IL"/>
        </w:rPr>
        <w:t>י</w:t>
      </w:r>
      <w:r w:rsidRPr="00217E81">
        <w:rPr>
          <w:rFonts w:ascii="Times New Roman" w:eastAsia="Times New Roman" w:hAnsi="Times New Roman" w:cs="David"/>
          <w:sz w:val="24"/>
          <w:szCs w:val="24"/>
          <w:rtl/>
          <w:lang w:eastAsia="he-IL"/>
        </w:rPr>
        <w:t>שור בכתב מאת המנהל לפני התחלת כל קטע וכל שלב ולפני כל ש</w:t>
      </w:r>
      <w:r w:rsidRPr="00217E81">
        <w:rPr>
          <w:rFonts w:ascii="Times New Roman" w:eastAsia="Times New Roman" w:hAnsi="Times New Roman" w:cs="David" w:hint="cs"/>
          <w:sz w:val="24"/>
          <w:szCs w:val="24"/>
          <w:rtl/>
          <w:lang w:eastAsia="he-IL"/>
        </w:rPr>
        <w:t>י</w:t>
      </w:r>
      <w:r w:rsidRPr="00217E81">
        <w:rPr>
          <w:rFonts w:ascii="Times New Roman" w:eastAsia="Times New Roman" w:hAnsi="Times New Roman" w:cs="David"/>
          <w:sz w:val="24"/>
          <w:szCs w:val="24"/>
          <w:rtl/>
          <w:lang w:eastAsia="he-IL"/>
        </w:rPr>
        <w:t>רות חלקי.</w:t>
      </w:r>
      <w:r w:rsidRPr="00217E81">
        <w:rPr>
          <w:rFonts w:ascii="Times New Roman" w:eastAsia="Times New Roman" w:hAnsi="Times New Roman" w:cs="David" w:hint="cs"/>
          <w:sz w:val="24"/>
          <w:szCs w:val="24"/>
          <w:rtl/>
          <w:lang w:eastAsia="he-IL"/>
        </w:rPr>
        <w:t xml:space="preserve"> אישור כאמור לא יהווה אישור לשכר נוסף במקרה של בדיקות נוספות או עבודה נוספת </w:t>
      </w:r>
      <w:r w:rsidRPr="00217E81">
        <w:rPr>
          <w:rFonts w:ascii="Times New Roman" w:eastAsia="Times New Roman" w:hAnsi="Times New Roman" w:cs="David" w:hint="cs"/>
          <w:sz w:val="24"/>
          <w:szCs w:val="24"/>
          <w:rtl/>
          <w:lang w:eastAsia="he-IL"/>
        </w:rPr>
        <w:lastRenderedPageBreak/>
        <w:t xml:space="preserve">שיידרשו לאחר התקדמות התכנון לשלב הבא. </w:t>
      </w:r>
    </w:p>
    <w:p w14:paraId="3BE50522" w14:textId="77777777" w:rsidR="00217E81" w:rsidRPr="00217E81" w:rsidRDefault="00217E81" w:rsidP="00217E81">
      <w:pPr>
        <w:widowControl w:val="0"/>
        <w:spacing w:before="0" w:beforeAutospacing="0" w:after="0" w:afterAutospacing="0" w:line="276" w:lineRule="auto"/>
        <w:ind w:left="1440" w:hanging="720"/>
        <w:jc w:val="both"/>
        <w:rPr>
          <w:rFonts w:ascii="Times New Roman" w:eastAsia="Times New Roman" w:hAnsi="Times New Roman" w:cs="David"/>
          <w:sz w:val="24"/>
          <w:szCs w:val="24"/>
          <w:rtl/>
          <w:lang w:eastAsia="he-IL"/>
        </w:rPr>
      </w:pPr>
    </w:p>
    <w:p w14:paraId="5C02C609" w14:textId="77777777" w:rsidR="00217E81" w:rsidRPr="00217E81" w:rsidRDefault="00217E81" w:rsidP="00217E81">
      <w:pPr>
        <w:widowControl w:val="0"/>
        <w:tabs>
          <w:tab w:val="left" w:pos="720"/>
          <w:tab w:val="center" w:pos="4153"/>
          <w:tab w:val="right" w:pos="8306"/>
        </w:tabs>
        <w:spacing w:before="0" w:beforeAutospacing="0" w:after="0" w:afterAutospacing="0" w:line="276" w:lineRule="auto"/>
        <w:ind w:left="1431" w:hanging="700"/>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1.</w:t>
      </w:r>
      <w:r w:rsidRPr="00217E81">
        <w:rPr>
          <w:rFonts w:ascii="Times New Roman" w:eastAsia="Times New Roman" w:hAnsi="Times New Roman" w:cs="David" w:hint="cs"/>
          <w:sz w:val="24"/>
          <w:szCs w:val="24"/>
          <w:rtl/>
          <w:lang w:eastAsia="he-IL"/>
        </w:rPr>
        <w:t>4</w:t>
      </w:r>
      <w:r w:rsidRPr="00217E81">
        <w:rPr>
          <w:rFonts w:ascii="Times New Roman" w:eastAsia="Times New Roman" w:hAnsi="Times New Roman" w:cs="David"/>
          <w:sz w:val="24"/>
          <w:szCs w:val="24"/>
          <w:rtl/>
          <w:lang w:eastAsia="he-IL"/>
        </w:rPr>
        <w:tab/>
      </w:r>
      <w:r w:rsidRPr="00217E81">
        <w:rPr>
          <w:rFonts w:ascii="Times New Roman" w:eastAsia="Times New Roman" w:hAnsi="Times New Roman" w:cs="David"/>
          <w:sz w:val="24"/>
          <w:szCs w:val="24"/>
          <w:lang w:eastAsia="he-IL"/>
        </w:rPr>
        <w:tab/>
      </w:r>
      <w:r w:rsidRPr="00217E81">
        <w:rPr>
          <w:rFonts w:ascii="Times New Roman" w:eastAsia="Times New Roman" w:hAnsi="Times New Roman" w:cs="David" w:hint="cs"/>
          <w:sz w:val="24"/>
          <w:szCs w:val="24"/>
          <w:rtl/>
          <w:lang w:eastAsia="he-IL"/>
        </w:rPr>
        <w:t>המתכנן</w:t>
      </w:r>
      <w:r w:rsidRPr="00217E81">
        <w:rPr>
          <w:rFonts w:ascii="Times New Roman" w:eastAsia="Times New Roman" w:hAnsi="Times New Roman" w:cs="David"/>
          <w:sz w:val="24"/>
          <w:szCs w:val="24"/>
          <w:rtl/>
          <w:lang w:eastAsia="he-IL"/>
        </w:rPr>
        <w:t xml:space="preserve"> יידרש לבצע את </w:t>
      </w:r>
      <w:r w:rsidRPr="00217E81">
        <w:rPr>
          <w:rFonts w:ascii="Times New Roman" w:eastAsia="Times New Roman" w:hAnsi="Times New Roman" w:cs="David" w:hint="cs"/>
          <w:sz w:val="24"/>
          <w:szCs w:val="24"/>
          <w:rtl/>
          <w:lang w:eastAsia="he-IL"/>
        </w:rPr>
        <w:t>ייעוץ</w:t>
      </w:r>
      <w:r w:rsidRPr="00217E81">
        <w:rPr>
          <w:rFonts w:ascii="Times New Roman" w:eastAsia="Times New Roman" w:hAnsi="Times New Roman" w:cs="David"/>
          <w:sz w:val="24"/>
          <w:szCs w:val="24"/>
          <w:rtl/>
          <w:lang w:eastAsia="he-IL"/>
        </w:rPr>
        <w:t xml:space="preserve"> </w:t>
      </w:r>
      <w:r w:rsidRPr="00217E81">
        <w:rPr>
          <w:rFonts w:ascii="Times New Roman" w:eastAsia="Times New Roman" w:hAnsi="Times New Roman" w:cs="David" w:hint="cs"/>
          <w:sz w:val="24"/>
          <w:szCs w:val="24"/>
          <w:rtl/>
          <w:lang w:eastAsia="he-IL"/>
        </w:rPr>
        <w:t xml:space="preserve">המיגון והמקלוט </w:t>
      </w:r>
      <w:r w:rsidRPr="00217E81">
        <w:rPr>
          <w:rFonts w:ascii="Times New Roman" w:eastAsia="Times New Roman" w:hAnsi="Times New Roman" w:cs="David"/>
          <w:sz w:val="24"/>
          <w:szCs w:val="24"/>
          <w:rtl/>
          <w:lang w:eastAsia="he-IL"/>
        </w:rPr>
        <w:t>גם על סקיצות אדריכליות, גם על תכנון מוקדם וגם על תכנון לא סופי, וזאת לרמה שתידרש ותוגדר ע"י האדריכל ו/או מנהל הפרויקט</w:t>
      </w:r>
      <w:r w:rsidRPr="00217E81">
        <w:rPr>
          <w:rFonts w:ascii="Times New Roman" w:eastAsia="Times New Roman" w:hAnsi="Times New Roman" w:cs="David" w:hint="cs"/>
          <w:sz w:val="24"/>
          <w:szCs w:val="24"/>
          <w:rtl/>
          <w:lang w:eastAsia="he-IL"/>
        </w:rPr>
        <w:t>.</w:t>
      </w:r>
    </w:p>
    <w:p w14:paraId="71743B8E" w14:textId="77777777" w:rsidR="00217E81" w:rsidRPr="00217E81" w:rsidRDefault="00217E81" w:rsidP="00217E81">
      <w:pPr>
        <w:widowControl w:val="0"/>
        <w:tabs>
          <w:tab w:val="left" w:pos="720"/>
          <w:tab w:val="center" w:pos="4153"/>
          <w:tab w:val="right" w:pos="8306"/>
        </w:tabs>
        <w:spacing w:before="0" w:beforeAutospacing="0" w:after="0" w:afterAutospacing="0" w:line="276" w:lineRule="auto"/>
        <w:ind w:left="1431" w:hanging="700"/>
        <w:jc w:val="both"/>
        <w:rPr>
          <w:rFonts w:ascii="Times New Roman" w:eastAsia="Times New Roman" w:hAnsi="Times New Roman" w:cs="David"/>
          <w:sz w:val="24"/>
          <w:szCs w:val="24"/>
          <w:rtl/>
          <w:lang w:eastAsia="he-IL"/>
        </w:rPr>
      </w:pPr>
    </w:p>
    <w:p w14:paraId="131DB332" w14:textId="77777777" w:rsidR="00217E81" w:rsidRPr="00217E81" w:rsidRDefault="00217E81" w:rsidP="00217E81">
      <w:pPr>
        <w:widowControl w:val="0"/>
        <w:tabs>
          <w:tab w:val="left" w:pos="720"/>
          <w:tab w:val="center" w:pos="4153"/>
          <w:tab w:val="right" w:pos="8306"/>
        </w:tabs>
        <w:spacing w:before="0" w:beforeAutospacing="0" w:after="0" w:afterAutospacing="0" w:line="276" w:lineRule="auto"/>
        <w:ind w:left="1431" w:hanging="700"/>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1.</w:t>
      </w:r>
      <w:r w:rsidRPr="00217E81">
        <w:rPr>
          <w:rFonts w:ascii="Times New Roman" w:eastAsia="Times New Roman" w:hAnsi="Times New Roman" w:cs="David" w:hint="cs"/>
          <w:sz w:val="24"/>
          <w:szCs w:val="24"/>
          <w:rtl/>
          <w:lang w:eastAsia="he-IL"/>
        </w:rPr>
        <w:t>5</w:t>
      </w:r>
      <w:r w:rsidRPr="00217E81">
        <w:rPr>
          <w:rFonts w:ascii="Times New Roman" w:eastAsia="Times New Roman" w:hAnsi="Times New Roman" w:cs="David"/>
          <w:sz w:val="24"/>
          <w:szCs w:val="24"/>
          <w:rtl/>
          <w:lang w:eastAsia="he-IL"/>
        </w:rPr>
        <w:tab/>
      </w:r>
      <w:r w:rsidRPr="00217E81">
        <w:rPr>
          <w:rFonts w:ascii="Times New Roman" w:eastAsia="Times New Roman" w:hAnsi="Times New Roman" w:cs="David"/>
          <w:sz w:val="24"/>
          <w:szCs w:val="24"/>
          <w:lang w:eastAsia="he-IL"/>
        </w:rPr>
        <w:tab/>
      </w:r>
      <w:r w:rsidRPr="00217E81">
        <w:rPr>
          <w:rFonts w:ascii="Times New Roman" w:eastAsia="Times New Roman" w:hAnsi="Times New Roman" w:cs="David" w:hint="cs"/>
          <w:sz w:val="24"/>
          <w:szCs w:val="24"/>
          <w:rtl/>
          <w:lang w:eastAsia="he-IL"/>
        </w:rPr>
        <w:t>יועץ המיגון</w:t>
      </w:r>
      <w:r w:rsidRPr="00217E81">
        <w:rPr>
          <w:rFonts w:ascii="Times New Roman" w:eastAsia="Times New Roman" w:hAnsi="Times New Roman" w:cs="David"/>
          <w:sz w:val="24"/>
          <w:szCs w:val="24"/>
          <w:rtl/>
          <w:lang w:eastAsia="he-IL"/>
        </w:rPr>
        <w:t xml:space="preserve"> יציג תכנון אלטרנטיבות קונסטרוקטיביות ואומדנים לקבלת החלטות על חלופות</w:t>
      </w:r>
      <w:r w:rsidRPr="00217E81">
        <w:rPr>
          <w:rFonts w:ascii="Times New Roman" w:eastAsia="Times New Roman" w:hAnsi="Times New Roman" w:cs="David" w:hint="cs"/>
          <w:sz w:val="24"/>
          <w:szCs w:val="24"/>
          <w:rtl/>
          <w:lang w:eastAsia="he-IL"/>
        </w:rPr>
        <w:t xml:space="preserve"> לתכנון המרחבים המוגנים.</w:t>
      </w:r>
    </w:p>
    <w:p w14:paraId="75703B56" w14:textId="77777777" w:rsidR="00217E81" w:rsidRPr="00217E81" w:rsidRDefault="00217E81" w:rsidP="00217E81">
      <w:pPr>
        <w:widowControl w:val="0"/>
        <w:tabs>
          <w:tab w:val="left" w:pos="720"/>
          <w:tab w:val="center" w:pos="4153"/>
          <w:tab w:val="right" w:pos="8306"/>
        </w:tabs>
        <w:spacing w:before="0" w:beforeAutospacing="0" w:after="0" w:afterAutospacing="0" w:line="276" w:lineRule="auto"/>
        <w:ind w:left="1431" w:hanging="700"/>
        <w:jc w:val="both"/>
        <w:rPr>
          <w:rFonts w:ascii="Times New Roman" w:eastAsia="Times New Roman" w:hAnsi="Times New Roman" w:cs="David"/>
          <w:sz w:val="24"/>
          <w:szCs w:val="24"/>
          <w:rtl/>
          <w:lang w:eastAsia="he-IL"/>
        </w:rPr>
      </w:pPr>
    </w:p>
    <w:p w14:paraId="6DA13897" w14:textId="77777777" w:rsidR="00217E81" w:rsidRPr="00217E81" w:rsidRDefault="00217E81" w:rsidP="00217E81">
      <w:pPr>
        <w:widowControl w:val="0"/>
        <w:tabs>
          <w:tab w:val="left" w:pos="720"/>
          <w:tab w:val="center" w:pos="4153"/>
          <w:tab w:val="right" w:pos="8306"/>
        </w:tabs>
        <w:spacing w:before="0" w:beforeAutospacing="0" w:after="0" w:afterAutospacing="0" w:line="276" w:lineRule="auto"/>
        <w:ind w:left="1431" w:hanging="700"/>
        <w:jc w:val="both"/>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1.12</w:t>
      </w:r>
      <w:r w:rsidRPr="00217E81">
        <w:rPr>
          <w:rFonts w:ascii="Times New Roman" w:eastAsia="Times New Roman" w:hAnsi="Times New Roman" w:cs="David" w:hint="cs"/>
          <w:sz w:val="24"/>
          <w:szCs w:val="24"/>
          <w:rtl/>
          <w:lang w:eastAsia="he-IL"/>
        </w:rPr>
        <w:tab/>
      </w:r>
      <w:r w:rsidRPr="00217E81">
        <w:rPr>
          <w:rFonts w:ascii="Times New Roman" w:eastAsia="Times New Roman" w:hAnsi="Times New Roman" w:cs="David"/>
          <w:sz w:val="24"/>
          <w:szCs w:val="24"/>
          <w:rtl/>
          <w:lang w:eastAsia="he-IL"/>
        </w:rPr>
        <w:t xml:space="preserve">זכותו המלאה של המזמין להחליף את המתכנן במקרה של אי עמידה בתנאים </w:t>
      </w:r>
      <w:r w:rsidRPr="00217E81">
        <w:rPr>
          <w:rFonts w:ascii="Times New Roman" w:eastAsia="Times New Roman" w:hAnsi="Times New Roman" w:cs="David" w:hint="cs"/>
          <w:sz w:val="24"/>
          <w:szCs w:val="24"/>
          <w:rtl/>
          <w:lang w:eastAsia="he-IL"/>
        </w:rPr>
        <w:t>המפורטים בנספחים א'-ח', ללא כל זכות לטענה ו/או דרישת פיצוי ע"י המתכנן.</w:t>
      </w:r>
    </w:p>
    <w:p w14:paraId="5D04FDDA" w14:textId="77777777" w:rsidR="00217E81" w:rsidRPr="00217E81" w:rsidRDefault="00217E81" w:rsidP="00217E81">
      <w:pPr>
        <w:widowControl w:val="0"/>
        <w:tabs>
          <w:tab w:val="left" w:pos="720"/>
          <w:tab w:val="center" w:pos="4153"/>
          <w:tab w:val="right" w:pos="8306"/>
        </w:tabs>
        <w:spacing w:before="0" w:beforeAutospacing="0" w:after="0" w:afterAutospacing="0" w:line="276" w:lineRule="auto"/>
        <w:ind w:left="1431" w:hanging="700"/>
        <w:jc w:val="both"/>
        <w:rPr>
          <w:rFonts w:ascii="Times New Roman" w:eastAsia="Times New Roman" w:hAnsi="Times New Roman" w:cs="David"/>
          <w:sz w:val="24"/>
          <w:szCs w:val="24"/>
          <w:rtl/>
          <w:lang w:eastAsia="he-IL"/>
        </w:rPr>
      </w:pPr>
    </w:p>
    <w:p w14:paraId="238B7DEC" w14:textId="77777777" w:rsidR="00217E81" w:rsidRPr="00217E81" w:rsidRDefault="00217E81" w:rsidP="00217E81">
      <w:pPr>
        <w:widowControl w:val="0"/>
        <w:tabs>
          <w:tab w:val="left" w:pos="720"/>
          <w:tab w:val="center" w:pos="4153"/>
          <w:tab w:val="right" w:pos="8306"/>
        </w:tabs>
        <w:spacing w:before="0" w:beforeAutospacing="0" w:after="0" w:afterAutospacing="0" w:line="276" w:lineRule="auto"/>
        <w:ind w:left="1431" w:hanging="700"/>
        <w:jc w:val="both"/>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1.13</w:t>
      </w:r>
      <w:r w:rsidRPr="00217E81">
        <w:rPr>
          <w:rFonts w:ascii="Times New Roman" w:eastAsia="Times New Roman" w:hAnsi="Times New Roman" w:cs="David" w:hint="cs"/>
          <w:sz w:val="24"/>
          <w:szCs w:val="24"/>
          <w:rtl/>
          <w:lang w:eastAsia="he-IL"/>
        </w:rPr>
        <w:tab/>
      </w:r>
      <w:r w:rsidRPr="00217E81">
        <w:rPr>
          <w:rFonts w:ascii="Times New Roman" w:eastAsia="Times New Roman" w:hAnsi="Times New Roman" w:cs="David"/>
          <w:sz w:val="24"/>
          <w:szCs w:val="24"/>
          <w:rtl/>
          <w:lang w:eastAsia="he-IL"/>
        </w:rPr>
        <w:t xml:space="preserve">קיימת אפשרות למזמין לקיזוז / מתן קנסות עקב עי עמידה בתנאים </w:t>
      </w:r>
      <w:r w:rsidRPr="00217E81">
        <w:rPr>
          <w:rFonts w:ascii="Times New Roman" w:eastAsia="Times New Roman" w:hAnsi="Times New Roman" w:cs="David" w:hint="cs"/>
          <w:sz w:val="24"/>
          <w:szCs w:val="24"/>
          <w:rtl/>
          <w:lang w:eastAsia="he-IL"/>
        </w:rPr>
        <w:t>המפורטים בנספחים א'-ח'.</w:t>
      </w:r>
    </w:p>
    <w:p w14:paraId="396A8586" w14:textId="77777777" w:rsidR="00217E81" w:rsidRPr="00217E81" w:rsidRDefault="00217E81" w:rsidP="00217E81">
      <w:pPr>
        <w:widowControl w:val="0"/>
        <w:tabs>
          <w:tab w:val="left" w:pos="720"/>
          <w:tab w:val="center" w:pos="4153"/>
          <w:tab w:val="right" w:pos="8306"/>
        </w:tabs>
        <w:spacing w:before="0" w:beforeAutospacing="0" w:after="0" w:afterAutospacing="0" w:line="240" w:lineRule="auto"/>
        <w:jc w:val="both"/>
        <w:rPr>
          <w:rFonts w:ascii="Times New Roman" w:eastAsia="Times New Roman" w:hAnsi="Times New Roman" w:cs="David"/>
          <w:sz w:val="24"/>
          <w:szCs w:val="24"/>
          <w:rtl/>
          <w:lang w:eastAsia="he-IL"/>
        </w:rPr>
      </w:pPr>
    </w:p>
    <w:p w14:paraId="469147C3"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sz w:val="24"/>
          <w:szCs w:val="24"/>
          <w:u w:val="single"/>
          <w:rtl/>
          <w:lang w:eastAsia="he-IL"/>
        </w:rPr>
      </w:pPr>
      <w:r w:rsidRPr="00217E81">
        <w:rPr>
          <w:rFonts w:ascii="Times New Roman" w:eastAsia="Times New Roman" w:hAnsi="Times New Roman" w:cs="David"/>
          <w:sz w:val="24"/>
          <w:szCs w:val="24"/>
          <w:rtl/>
          <w:lang w:eastAsia="he-IL"/>
        </w:rPr>
        <w:t>2.</w:t>
      </w:r>
      <w:r w:rsidRPr="00217E81">
        <w:rPr>
          <w:rFonts w:ascii="Times New Roman" w:eastAsia="Times New Roman" w:hAnsi="Times New Roman" w:cs="David"/>
          <w:sz w:val="24"/>
          <w:szCs w:val="24"/>
          <w:rtl/>
          <w:lang w:eastAsia="he-IL"/>
        </w:rPr>
        <w:tab/>
      </w:r>
      <w:r w:rsidRPr="00217E81">
        <w:rPr>
          <w:rFonts w:ascii="Times New Roman" w:eastAsia="Times New Roman" w:hAnsi="Times New Roman" w:cs="David"/>
          <w:b/>
          <w:bCs/>
          <w:sz w:val="24"/>
          <w:szCs w:val="24"/>
          <w:u w:val="single"/>
          <w:rtl/>
          <w:lang w:eastAsia="he-IL"/>
        </w:rPr>
        <w:t>הגדרות</w:t>
      </w:r>
      <w:r w:rsidRPr="00217E81">
        <w:rPr>
          <w:rFonts w:ascii="Times New Roman" w:eastAsia="Times New Roman" w:hAnsi="Times New Roman" w:cs="David"/>
          <w:b/>
          <w:bCs/>
          <w:sz w:val="24"/>
          <w:szCs w:val="24"/>
          <w:rtl/>
          <w:lang w:eastAsia="he-IL"/>
        </w:rPr>
        <w:t>:</w:t>
      </w:r>
    </w:p>
    <w:p w14:paraId="4E7AD4C3" w14:textId="77777777" w:rsidR="00217E81" w:rsidRPr="00217E81" w:rsidRDefault="00217E81" w:rsidP="00217E81">
      <w:pPr>
        <w:widowControl w:val="0"/>
        <w:spacing w:before="0" w:beforeAutospacing="0" w:after="0" w:afterAutospacing="0" w:line="240" w:lineRule="auto"/>
        <w:ind w:left="720"/>
        <w:jc w:val="both"/>
        <w:rPr>
          <w:rFonts w:ascii="Times New Roman" w:eastAsia="Times New Roman" w:hAnsi="Times New Roman" w:cs="David"/>
          <w:sz w:val="24"/>
          <w:szCs w:val="24"/>
          <w:u w:val="single"/>
          <w:rtl/>
          <w:lang w:eastAsia="he-IL"/>
        </w:rPr>
      </w:pPr>
    </w:p>
    <w:p w14:paraId="59411D45" w14:textId="77777777" w:rsidR="00217E81" w:rsidRPr="00217E81" w:rsidRDefault="00217E81" w:rsidP="00217E81">
      <w:pPr>
        <w:widowControl w:val="0"/>
        <w:spacing w:before="0" w:beforeAutospacing="0" w:after="0" w:afterAutospacing="0" w:line="276" w:lineRule="auto"/>
        <w:ind w:left="1440" w:hanging="720"/>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lastRenderedPageBreak/>
        <w:t>2.1</w:t>
      </w:r>
      <w:r w:rsidRPr="00217E81">
        <w:rPr>
          <w:rFonts w:ascii="Times New Roman" w:eastAsia="Times New Roman" w:hAnsi="Times New Roman" w:cs="David"/>
          <w:sz w:val="24"/>
          <w:szCs w:val="24"/>
          <w:rtl/>
          <w:lang w:eastAsia="he-IL"/>
        </w:rPr>
        <w:tab/>
      </w:r>
      <w:r w:rsidRPr="00217E81">
        <w:rPr>
          <w:rFonts w:ascii="Times New Roman" w:eastAsia="Times New Roman" w:hAnsi="Times New Roman" w:cs="David" w:hint="cs"/>
          <w:sz w:val="24"/>
          <w:szCs w:val="24"/>
          <w:rtl/>
          <w:lang w:eastAsia="he-IL"/>
        </w:rPr>
        <w:t>"ייעוץ</w:t>
      </w:r>
      <w:r w:rsidRPr="00217E81">
        <w:rPr>
          <w:rFonts w:ascii="Times New Roman" w:eastAsia="Times New Roman" w:hAnsi="Times New Roman" w:cs="David"/>
          <w:sz w:val="24"/>
          <w:szCs w:val="24"/>
          <w:rtl/>
          <w:lang w:eastAsia="he-IL"/>
        </w:rPr>
        <w:t xml:space="preserve"> מוקדם</w:t>
      </w:r>
      <w:r w:rsidRPr="00217E81">
        <w:rPr>
          <w:rFonts w:ascii="Times New Roman" w:eastAsia="Times New Roman" w:hAnsi="Times New Roman" w:cs="David" w:hint="cs"/>
          <w:sz w:val="24"/>
          <w:szCs w:val="24"/>
          <w:rtl/>
          <w:lang w:eastAsia="he-IL"/>
        </w:rPr>
        <w:t>"</w:t>
      </w:r>
      <w:r w:rsidRPr="00217E81">
        <w:rPr>
          <w:rFonts w:ascii="Times New Roman" w:eastAsia="Times New Roman" w:hAnsi="Times New Roman" w:cs="David"/>
          <w:sz w:val="24"/>
          <w:szCs w:val="24"/>
          <w:rtl/>
          <w:lang w:eastAsia="he-IL"/>
        </w:rPr>
        <w:t xml:space="preserve"> </w:t>
      </w:r>
      <w:r w:rsidRPr="00217E81">
        <w:rPr>
          <w:rFonts w:ascii="Times New Roman" w:eastAsia="Times New Roman" w:hAnsi="Times New Roman" w:cs="David"/>
          <w:sz w:val="24"/>
          <w:szCs w:val="24"/>
          <w:lang w:eastAsia="he-IL"/>
        </w:rPr>
        <w:t>–</w:t>
      </w:r>
      <w:r w:rsidRPr="00217E81">
        <w:rPr>
          <w:rFonts w:ascii="Times New Roman" w:eastAsia="Times New Roman" w:hAnsi="Times New Roman" w:cs="David"/>
          <w:sz w:val="24"/>
          <w:szCs w:val="24"/>
          <w:rtl/>
          <w:lang w:eastAsia="he-IL"/>
        </w:rPr>
        <w:t xml:space="preserve"> סכמה המתארת את המערכת הקונסטרוקטיבית של המבנה ואת חומרי הבניה של חלקי השלד.</w:t>
      </w:r>
    </w:p>
    <w:p w14:paraId="320CD781" w14:textId="77777777" w:rsidR="00217E81" w:rsidRPr="00217E81" w:rsidRDefault="00217E81" w:rsidP="00217E81">
      <w:pPr>
        <w:widowControl w:val="0"/>
        <w:spacing w:before="0" w:beforeAutospacing="0" w:after="0" w:afterAutospacing="0" w:line="276" w:lineRule="auto"/>
        <w:ind w:left="720"/>
        <w:jc w:val="both"/>
        <w:rPr>
          <w:rFonts w:ascii="Times New Roman" w:eastAsia="Times New Roman" w:hAnsi="Times New Roman" w:cs="David"/>
          <w:sz w:val="24"/>
          <w:szCs w:val="24"/>
          <w:rtl/>
          <w:lang w:eastAsia="he-IL"/>
        </w:rPr>
      </w:pPr>
    </w:p>
    <w:p w14:paraId="31B437DF" w14:textId="77777777" w:rsidR="00217E81" w:rsidRPr="00217E81" w:rsidRDefault="00217E81" w:rsidP="00217E81">
      <w:pPr>
        <w:widowControl w:val="0"/>
        <w:spacing w:before="0" w:beforeAutospacing="0" w:after="0" w:afterAutospacing="0" w:line="276" w:lineRule="auto"/>
        <w:ind w:left="1440" w:hanging="720"/>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2.2</w:t>
      </w:r>
      <w:r w:rsidRPr="00217E81">
        <w:rPr>
          <w:rFonts w:ascii="Times New Roman" w:eastAsia="Times New Roman" w:hAnsi="Times New Roman" w:cs="David"/>
          <w:sz w:val="24"/>
          <w:szCs w:val="24"/>
          <w:rtl/>
          <w:lang w:eastAsia="he-IL"/>
        </w:rPr>
        <w:tab/>
      </w:r>
      <w:r w:rsidRPr="00217E81">
        <w:rPr>
          <w:rFonts w:ascii="Times New Roman" w:eastAsia="Times New Roman" w:hAnsi="Times New Roman" w:cs="David" w:hint="cs"/>
          <w:sz w:val="24"/>
          <w:szCs w:val="24"/>
          <w:rtl/>
          <w:lang w:eastAsia="he-IL"/>
        </w:rPr>
        <w:t>"ייעוץ</w:t>
      </w:r>
      <w:r w:rsidRPr="00217E81">
        <w:rPr>
          <w:rFonts w:ascii="Times New Roman" w:eastAsia="Times New Roman" w:hAnsi="Times New Roman" w:cs="David"/>
          <w:sz w:val="24"/>
          <w:szCs w:val="24"/>
          <w:rtl/>
          <w:lang w:eastAsia="he-IL"/>
        </w:rPr>
        <w:t xml:space="preserve"> סופי</w:t>
      </w:r>
      <w:r w:rsidRPr="00217E81">
        <w:rPr>
          <w:rFonts w:ascii="Times New Roman" w:eastAsia="Times New Roman" w:hAnsi="Times New Roman" w:cs="David" w:hint="cs"/>
          <w:sz w:val="24"/>
          <w:szCs w:val="24"/>
          <w:rtl/>
          <w:lang w:eastAsia="he-IL"/>
        </w:rPr>
        <w:t>" -</w:t>
      </w:r>
      <w:r w:rsidRPr="00217E81">
        <w:rPr>
          <w:rFonts w:ascii="Times New Roman" w:eastAsia="Times New Roman" w:hAnsi="Times New Roman" w:cs="David"/>
          <w:sz w:val="24"/>
          <w:szCs w:val="24"/>
          <w:rtl/>
          <w:lang w:eastAsia="he-IL"/>
        </w:rPr>
        <w:t xml:space="preserve"> חלופות לפי סוגי הבניה השונים ערוך בהתאם לחוק התכנון והבניה, בהתאם לתקנים הישראליים ובינלאומיים ובהתאם להנחיות והוראות המזמין. הכנת חישוב </w:t>
      </w:r>
      <w:r w:rsidRPr="00217E81">
        <w:rPr>
          <w:rFonts w:ascii="Times New Roman" w:eastAsia="Times New Roman" w:hAnsi="Times New Roman" w:cs="David" w:hint="cs"/>
          <w:sz w:val="24"/>
          <w:szCs w:val="24"/>
          <w:rtl/>
          <w:lang w:eastAsia="he-IL"/>
        </w:rPr>
        <w:t>המיגון</w:t>
      </w:r>
      <w:r w:rsidRPr="00217E81">
        <w:rPr>
          <w:rFonts w:ascii="Times New Roman" w:eastAsia="Times New Roman" w:hAnsi="Times New Roman" w:cs="David"/>
          <w:sz w:val="24"/>
          <w:szCs w:val="24"/>
          <w:rtl/>
          <w:lang w:eastAsia="he-IL"/>
        </w:rPr>
        <w:t xml:space="preserve"> ל</w:t>
      </w:r>
      <w:r w:rsidRPr="00217E81">
        <w:rPr>
          <w:rFonts w:ascii="Times New Roman" w:eastAsia="Times New Roman" w:hAnsi="Times New Roman" w:cs="David" w:hint="cs"/>
          <w:sz w:val="24"/>
          <w:szCs w:val="24"/>
          <w:rtl/>
          <w:lang w:eastAsia="he-IL"/>
        </w:rPr>
        <w:t>פיקוד העורף</w:t>
      </w:r>
      <w:r w:rsidRPr="00217E81">
        <w:rPr>
          <w:rFonts w:ascii="Times New Roman" w:eastAsia="Times New Roman" w:hAnsi="Times New Roman" w:cs="David"/>
          <w:sz w:val="24"/>
          <w:szCs w:val="24"/>
          <w:rtl/>
          <w:lang w:eastAsia="he-IL"/>
        </w:rPr>
        <w:t xml:space="preserve"> תידרש לפי חוקי התכנון והבניה כולל חתימת המתכנן על החישובים הנ"ל.</w:t>
      </w:r>
    </w:p>
    <w:p w14:paraId="69D02ED7" w14:textId="77777777" w:rsidR="00217E81" w:rsidRPr="00217E81" w:rsidRDefault="00217E81" w:rsidP="00217E81">
      <w:pPr>
        <w:widowControl w:val="0"/>
        <w:spacing w:before="0" w:beforeAutospacing="0" w:after="0" w:afterAutospacing="0" w:line="276" w:lineRule="auto"/>
        <w:jc w:val="both"/>
        <w:rPr>
          <w:rFonts w:ascii="Times New Roman" w:eastAsia="Times New Roman" w:hAnsi="Times New Roman" w:cs="David"/>
          <w:sz w:val="24"/>
          <w:szCs w:val="24"/>
          <w:rtl/>
          <w:lang w:eastAsia="he-IL"/>
        </w:rPr>
      </w:pPr>
    </w:p>
    <w:p w14:paraId="72A1DD39" w14:textId="77777777" w:rsidR="00217E81" w:rsidRPr="00217E81" w:rsidRDefault="00217E81" w:rsidP="00217E81">
      <w:pPr>
        <w:widowControl w:val="0"/>
        <w:spacing w:before="0" w:beforeAutospacing="0" w:after="0" w:afterAutospacing="0" w:line="276" w:lineRule="auto"/>
        <w:ind w:left="1440" w:hanging="720"/>
        <w:jc w:val="both"/>
        <w:rPr>
          <w:rFonts w:ascii="Times New Roman" w:eastAsia="Times New Roman" w:hAnsi="Times New Roman" w:cs="David"/>
          <w:sz w:val="24"/>
          <w:szCs w:val="24"/>
          <w:lang w:eastAsia="he-IL"/>
        </w:rPr>
      </w:pPr>
      <w:r w:rsidRPr="00217E81">
        <w:rPr>
          <w:rFonts w:ascii="Times New Roman" w:eastAsia="Times New Roman" w:hAnsi="Times New Roman" w:cs="David"/>
          <w:sz w:val="24"/>
          <w:szCs w:val="24"/>
          <w:rtl/>
          <w:lang w:eastAsia="he-IL"/>
        </w:rPr>
        <w:t>2.3</w:t>
      </w:r>
      <w:r w:rsidRPr="00217E81">
        <w:rPr>
          <w:rFonts w:ascii="Times New Roman" w:eastAsia="Times New Roman" w:hAnsi="Times New Roman" w:cs="David"/>
          <w:sz w:val="24"/>
          <w:szCs w:val="24"/>
          <w:rtl/>
          <w:lang w:eastAsia="he-IL"/>
        </w:rPr>
        <w:tab/>
        <w:t xml:space="preserve">"תכניות סופיות" </w:t>
      </w:r>
      <w:r w:rsidRPr="00217E81">
        <w:rPr>
          <w:rFonts w:ascii="Times New Roman" w:eastAsia="Times New Roman" w:hAnsi="Times New Roman" w:cs="David"/>
          <w:sz w:val="24"/>
          <w:szCs w:val="24"/>
          <w:lang w:eastAsia="he-IL"/>
        </w:rPr>
        <w:t>–</w:t>
      </w:r>
      <w:r w:rsidRPr="00217E81">
        <w:rPr>
          <w:rFonts w:ascii="Times New Roman" w:eastAsia="Times New Roman" w:hAnsi="Times New Roman" w:cs="David"/>
          <w:sz w:val="24"/>
          <w:szCs w:val="24"/>
          <w:rtl/>
          <w:lang w:eastAsia="he-IL"/>
        </w:rPr>
        <w:t xml:space="preserve"> תכניות שלאחר אישורן ניתן יהיה לעבד את המסמכים הטכניים לביצוע המבנה.</w:t>
      </w:r>
    </w:p>
    <w:p w14:paraId="46B0BBDB" w14:textId="77777777" w:rsidR="00217E81" w:rsidRPr="00217E81" w:rsidRDefault="00217E81" w:rsidP="00217E81">
      <w:pPr>
        <w:widowControl w:val="0"/>
        <w:spacing w:before="0" w:beforeAutospacing="0" w:after="0" w:afterAutospacing="0" w:line="276" w:lineRule="auto"/>
        <w:jc w:val="both"/>
        <w:rPr>
          <w:rFonts w:ascii="Times New Roman" w:eastAsia="Times New Roman" w:hAnsi="Times New Roman" w:cs="David"/>
          <w:sz w:val="24"/>
          <w:szCs w:val="24"/>
          <w:rtl/>
          <w:lang w:eastAsia="he-IL"/>
        </w:rPr>
      </w:pPr>
    </w:p>
    <w:p w14:paraId="0523ACFC" w14:textId="77777777" w:rsidR="00217E81" w:rsidRPr="00217E81" w:rsidRDefault="00217E81" w:rsidP="00217E81">
      <w:pPr>
        <w:widowControl w:val="0"/>
        <w:spacing w:before="0" w:beforeAutospacing="0" w:after="0" w:afterAutospacing="0" w:line="276" w:lineRule="auto"/>
        <w:ind w:left="1440" w:hanging="720"/>
        <w:jc w:val="both"/>
        <w:rPr>
          <w:rFonts w:ascii="Times New Roman" w:eastAsia="Times New Roman" w:hAnsi="Times New Roman" w:cs="David"/>
          <w:sz w:val="24"/>
          <w:szCs w:val="24"/>
          <w:lang w:eastAsia="he-IL"/>
        </w:rPr>
      </w:pPr>
      <w:r w:rsidRPr="00217E81">
        <w:rPr>
          <w:rFonts w:ascii="Times New Roman" w:eastAsia="Times New Roman" w:hAnsi="Times New Roman" w:cs="David"/>
          <w:sz w:val="24"/>
          <w:szCs w:val="24"/>
          <w:rtl/>
          <w:lang w:eastAsia="he-IL"/>
        </w:rPr>
        <w:t>2.4</w:t>
      </w:r>
      <w:r w:rsidRPr="00217E81">
        <w:rPr>
          <w:rFonts w:ascii="Times New Roman" w:eastAsia="Times New Roman" w:hAnsi="Times New Roman" w:cs="David"/>
          <w:sz w:val="24"/>
          <w:szCs w:val="24"/>
          <w:rtl/>
          <w:lang w:eastAsia="he-IL"/>
        </w:rPr>
        <w:tab/>
        <w:t>"</w:t>
      </w:r>
      <w:r w:rsidRPr="00217E81">
        <w:rPr>
          <w:rFonts w:ascii="Times New Roman" w:eastAsia="Times New Roman" w:hAnsi="Times New Roman" w:cs="David" w:hint="cs"/>
          <w:sz w:val="24"/>
          <w:szCs w:val="24"/>
          <w:rtl/>
          <w:lang w:eastAsia="he-IL"/>
        </w:rPr>
        <w:t>ייעוץ</w:t>
      </w:r>
      <w:r w:rsidRPr="00217E81">
        <w:rPr>
          <w:rFonts w:ascii="Times New Roman" w:eastAsia="Times New Roman" w:hAnsi="Times New Roman" w:cs="David"/>
          <w:sz w:val="24"/>
          <w:szCs w:val="24"/>
          <w:rtl/>
          <w:lang w:eastAsia="he-IL"/>
        </w:rPr>
        <w:t xml:space="preserve"> מפורט" </w:t>
      </w:r>
      <w:r w:rsidRPr="00217E81">
        <w:rPr>
          <w:rFonts w:ascii="Times New Roman" w:eastAsia="Times New Roman" w:hAnsi="Times New Roman" w:cs="David"/>
          <w:sz w:val="24"/>
          <w:szCs w:val="24"/>
          <w:lang w:eastAsia="he-IL"/>
        </w:rPr>
        <w:t>–</w:t>
      </w:r>
      <w:r w:rsidRPr="00217E81">
        <w:rPr>
          <w:rFonts w:ascii="Times New Roman" w:eastAsia="Times New Roman" w:hAnsi="Times New Roman" w:cs="David"/>
          <w:sz w:val="24"/>
          <w:szCs w:val="24"/>
          <w:rtl/>
          <w:lang w:eastAsia="he-IL"/>
        </w:rPr>
        <w:t xml:space="preserve"> תכניות מפורטות, פרטים, מפרטים, כתבי כמויות והמסמכים וכל הדרוש לביצוע מכרזים בין הקבלנים ו/או לביצוע המבנים בשטח.</w:t>
      </w:r>
    </w:p>
    <w:p w14:paraId="44AFECA7" w14:textId="77777777" w:rsidR="00217E81" w:rsidRPr="00217E81" w:rsidRDefault="00217E81" w:rsidP="00217E81">
      <w:pPr>
        <w:widowControl w:val="0"/>
        <w:spacing w:before="0" w:beforeAutospacing="0" w:after="0" w:afterAutospacing="0" w:line="276" w:lineRule="auto"/>
        <w:jc w:val="both"/>
        <w:rPr>
          <w:rFonts w:ascii="Times New Roman" w:eastAsia="Times New Roman" w:hAnsi="Times New Roman" w:cs="David"/>
          <w:sz w:val="24"/>
          <w:szCs w:val="24"/>
          <w:rtl/>
          <w:lang w:eastAsia="he-IL"/>
        </w:rPr>
      </w:pPr>
    </w:p>
    <w:p w14:paraId="2C16A9D9" w14:textId="77777777" w:rsidR="00217E81" w:rsidRPr="00217E81" w:rsidRDefault="00217E81" w:rsidP="00217E81">
      <w:pPr>
        <w:widowControl w:val="0"/>
        <w:spacing w:before="0" w:beforeAutospacing="0" w:after="0" w:afterAutospacing="0" w:line="276" w:lineRule="auto"/>
        <w:ind w:left="1440" w:hanging="720"/>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2.5</w:t>
      </w:r>
      <w:r w:rsidRPr="00217E81">
        <w:rPr>
          <w:rFonts w:ascii="Times New Roman" w:eastAsia="Times New Roman" w:hAnsi="Times New Roman" w:cs="David"/>
          <w:sz w:val="24"/>
          <w:szCs w:val="24"/>
          <w:rtl/>
          <w:lang w:eastAsia="he-IL"/>
        </w:rPr>
        <w:tab/>
        <w:t xml:space="preserve">"פיקוח עליון" </w:t>
      </w:r>
      <w:r w:rsidRPr="00217E81">
        <w:rPr>
          <w:rFonts w:ascii="Times New Roman" w:eastAsia="Times New Roman" w:hAnsi="Times New Roman" w:cs="David"/>
          <w:sz w:val="24"/>
          <w:szCs w:val="24"/>
          <w:lang w:eastAsia="he-IL"/>
        </w:rPr>
        <w:t>–</w:t>
      </w:r>
      <w:r w:rsidRPr="00217E81">
        <w:rPr>
          <w:rFonts w:ascii="Times New Roman" w:eastAsia="Times New Roman" w:hAnsi="Times New Roman" w:cs="David"/>
          <w:sz w:val="24"/>
          <w:szCs w:val="24"/>
          <w:rtl/>
          <w:lang w:eastAsia="he-IL"/>
        </w:rPr>
        <w:t xml:space="preserve"> פיקוח עליון על הקמת וסימון היסודות, שלד המבנים והאלמנטים הקונסטרוקטיביים.</w:t>
      </w:r>
    </w:p>
    <w:p w14:paraId="7C7EA1E0" w14:textId="77777777" w:rsidR="00217E81" w:rsidRPr="00217E81" w:rsidRDefault="00217E81" w:rsidP="00217E81">
      <w:pPr>
        <w:widowControl w:val="0"/>
        <w:spacing w:before="0" w:beforeAutospacing="0" w:after="0" w:afterAutospacing="0" w:line="276" w:lineRule="auto"/>
        <w:ind w:left="1440" w:hanging="720"/>
        <w:jc w:val="both"/>
        <w:rPr>
          <w:rFonts w:ascii="Times New Roman" w:eastAsia="Times New Roman" w:hAnsi="Times New Roman" w:cs="David"/>
          <w:sz w:val="24"/>
          <w:szCs w:val="24"/>
          <w:lang w:eastAsia="he-IL"/>
        </w:rPr>
      </w:pPr>
    </w:p>
    <w:p w14:paraId="2115097C" w14:textId="77777777" w:rsidR="00217E81" w:rsidRPr="00217E81" w:rsidRDefault="00217E81" w:rsidP="00217E81">
      <w:pPr>
        <w:widowControl w:val="0"/>
        <w:spacing w:before="0" w:beforeAutospacing="0" w:after="0" w:afterAutospacing="0" w:line="240" w:lineRule="auto"/>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3.</w:t>
      </w:r>
      <w:r w:rsidRPr="00217E81">
        <w:rPr>
          <w:rFonts w:ascii="Times New Roman" w:eastAsia="Times New Roman" w:hAnsi="Times New Roman" w:cs="David"/>
          <w:sz w:val="24"/>
          <w:szCs w:val="24"/>
          <w:rtl/>
          <w:lang w:eastAsia="he-IL"/>
        </w:rPr>
        <w:tab/>
      </w:r>
      <w:r w:rsidRPr="00217E81">
        <w:rPr>
          <w:rFonts w:ascii="Times New Roman" w:eastAsia="Times New Roman" w:hAnsi="Times New Roman" w:cs="David"/>
          <w:b/>
          <w:bCs/>
          <w:sz w:val="24"/>
          <w:szCs w:val="24"/>
          <w:u w:val="single"/>
          <w:rtl/>
          <w:lang w:eastAsia="he-IL"/>
        </w:rPr>
        <w:t>שלבי העבודה ההנדסית ופ</w:t>
      </w:r>
      <w:r w:rsidRPr="00217E81">
        <w:rPr>
          <w:rFonts w:ascii="Times New Roman" w:eastAsia="Times New Roman" w:hAnsi="Times New Roman" w:cs="David" w:hint="cs"/>
          <w:b/>
          <w:bCs/>
          <w:sz w:val="24"/>
          <w:szCs w:val="24"/>
          <w:u w:val="single"/>
          <w:rtl/>
          <w:lang w:eastAsia="he-IL"/>
        </w:rPr>
        <w:t>י</w:t>
      </w:r>
      <w:r w:rsidRPr="00217E81">
        <w:rPr>
          <w:rFonts w:ascii="Times New Roman" w:eastAsia="Times New Roman" w:hAnsi="Times New Roman" w:cs="David"/>
          <w:b/>
          <w:bCs/>
          <w:sz w:val="24"/>
          <w:szCs w:val="24"/>
          <w:u w:val="single"/>
          <w:rtl/>
          <w:lang w:eastAsia="he-IL"/>
        </w:rPr>
        <w:t>רוט הש</w:t>
      </w:r>
      <w:r w:rsidRPr="00217E81">
        <w:rPr>
          <w:rFonts w:ascii="Times New Roman" w:eastAsia="Times New Roman" w:hAnsi="Times New Roman" w:cs="David" w:hint="cs"/>
          <w:b/>
          <w:bCs/>
          <w:sz w:val="24"/>
          <w:szCs w:val="24"/>
          <w:u w:val="single"/>
          <w:rtl/>
          <w:lang w:eastAsia="he-IL"/>
        </w:rPr>
        <w:t>י</w:t>
      </w:r>
      <w:r w:rsidRPr="00217E81">
        <w:rPr>
          <w:rFonts w:ascii="Times New Roman" w:eastAsia="Times New Roman" w:hAnsi="Times New Roman" w:cs="David"/>
          <w:b/>
          <w:bCs/>
          <w:sz w:val="24"/>
          <w:szCs w:val="24"/>
          <w:u w:val="single"/>
          <w:rtl/>
          <w:lang w:eastAsia="he-IL"/>
        </w:rPr>
        <w:t>רותים</w:t>
      </w:r>
      <w:r w:rsidRPr="00217E81">
        <w:rPr>
          <w:rFonts w:ascii="Times New Roman" w:eastAsia="Times New Roman" w:hAnsi="Times New Roman" w:cs="David"/>
          <w:sz w:val="24"/>
          <w:szCs w:val="24"/>
          <w:rtl/>
          <w:lang w:eastAsia="he-IL"/>
        </w:rPr>
        <w:t>:</w:t>
      </w:r>
      <w:r w:rsidRPr="00217E81">
        <w:rPr>
          <w:rFonts w:ascii="Times New Roman" w:eastAsia="Times New Roman" w:hAnsi="Times New Roman" w:cs="David"/>
          <w:sz w:val="24"/>
          <w:szCs w:val="24"/>
          <w:rtl/>
          <w:lang w:eastAsia="he-IL"/>
        </w:rPr>
        <w:tab/>
      </w:r>
    </w:p>
    <w:p w14:paraId="3F199E4F" w14:textId="77777777" w:rsidR="00217E81" w:rsidRPr="00217E81" w:rsidRDefault="00217E81" w:rsidP="00217E81">
      <w:pPr>
        <w:widowControl w:val="0"/>
        <w:spacing w:before="0" w:beforeAutospacing="0" w:after="0" w:afterAutospacing="0" w:line="240" w:lineRule="auto"/>
        <w:rPr>
          <w:rFonts w:ascii="Times New Roman" w:eastAsia="Times New Roman" w:hAnsi="Times New Roman" w:cs="David"/>
          <w:sz w:val="24"/>
          <w:szCs w:val="24"/>
          <w:rtl/>
          <w:lang w:eastAsia="he-IL"/>
        </w:rPr>
      </w:pPr>
    </w:p>
    <w:p w14:paraId="54DB0262" w14:textId="77777777" w:rsidR="00217E81" w:rsidRPr="00217E81" w:rsidRDefault="00217E81" w:rsidP="00217E81">
      <w:pPr>
        <w:widowControl w:val="0"/>
        <w:spacing w:before="0" w:beforeAutospacing="0" w:after="0" w:afterAutospacing="0" w:line="360" w:lineRule="auto"/>
        <w:ind w:left="720"/>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 xml:space="preserve">העבודה תבוצע בקטעים לפי התקדמות הפרויקט והנחיות המנהל, לרבות להסדרי ביניים לבניה ואכלוס בשלבים. </w:t>
      </w:r>
    </w:p>
    <w:p w14:paraId="70F74097" w14:textId="77777777" w:rsidR="00217E81" w:rsidRPr="00217E81" w:rsidRDefault="00217E81" w:rsidP="00217E81">
      <w:pPr>
        <w:widowControl w:val="0"/>
        <w:spacing w:before="0" w:beforeAutospacing="0" w:after="0" w:afterAutospacing="0" w:line="360" w:lineRule="auto"/>
        <w:ind w:firstLine="720"/>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העבודה תבוצע בשלבים הכוללים את הש</w:t>
      </w:r>
      <w:r w:rsidRPr="00217E81">
        <w:rPr>
          <w:rFonts w:ascii="Times New Roman" w:eastAsia="Times New Roman" w:hAnsi="Times New Roman" w:cs="David" w:hint="cs"/>
          <w:sz w:val="24"/>
          <w:szCs w:val="24"/>
          <w:rtl/>
          <w:lang w:eastAsia="he-IL"/>
        </w:rPr>
        <w:t>י</w:t>
      </w:r>
      <w:r w:rsidRPr="00217E81">
        <w:rPr>
          <w:rFonts w:ascii="Times New Roman" w:eastAsia="Times New Roman" w:hAnsi="Times New Roman" w:cs="David"/>
          <w:sz w:val="24"/>
          <w:szCs w:val="24"/>
          <w:rtl/>
          <w:lang w:eastAsia="he-IL"/>
        </w:rPr>
        <w:t>רותים כלהלן:</w:t>
      </w:r>
    </w:p>
    <w:p w14:paraId="5875DCA3" w14:textId="77777777" w:rsidR="00217E81" w:rsidRPr="00217E81" w:rsidRDefault="00217E81" w:rsidP="00217E81">
      <w:pPr>
        <w:widowControl w:val="0"/>
        <w:spacing w:before="0" w:beforeAutospacing="0" w:after="0" w:afterAutospacing="0" w:line="240" w:lineRule="auto"/>
        <w:rPr>
          <w:rFonts w:ascii="Times New Roman" w:eastAsia="Times New Roman" w:hAnsi="Times New Roman" w:cs="David"/>
          <w:sz w:val="24"/>
          <w:szCs w:val="24"/>
          <w:rtl/>
          <w:lang w:eastAsia="he-IL"/>
        </w:rPr>
      </w:pPr>
    </w:p>
    <w:p w14:paraId="3C9E35C0" w14:textId="77777777" w:rsidR="00217E81" w:rsidRPr="00217E81" w:rsidRDefault="00217E81" w:rsidP="00217E81">
      <w:pPr>
        <w:widowControl w:val="0"/>
        <w:spacing w:before="0" w:beforeAutospacing="0" w:after="0" w:afterAutospacing="0" w:line="240" w:lineRule="auto"/>
        <w:ind w:left="720"/>
        <w:rPr>
          <w:rFonts w:ascii="Times New Roman" w:eastAsia="Times New Roman" w:hAnsi="Times New Roman" w:cs="David"/>
          <w:sz w:val="24"/>
          <w:szCs w:val="24"/>
          <w:u w:val="single"/>
          <w:rtl/>
          <w:lang w:eastAsia="he-IL"/>
        </w:rPr>
      </w:pPr>
      <w:r w:rsidRPr="00217E81">
        <w:rPr>
          <w:rFonts w:ascii="Times New Roman" w:eastAsia="Times New Roman" w:hAnsi="Times New Roman" w:cs="David"/>
          <w:sz w:val="24"/>
          <w:szCs w:val="24"/>
          <w:rtl/>
          <w:lang w:eastAsia="he-IL"/>
        </w:rPr>
        <w:t>3.1</w:t>
      </w:r>
      <w:r w:rsidRPr="00217E81">
        <w:rPr>
          <w:rFonts w:ascii="Times New Roman" w:eastAsia="Times New Roman" w:hAnsi="Times New Roman" w:cs="David"/>
          <w:sz w:val="24"/>
          <w:szCs w:val="24"/>
          <w:rtl/>
          <w:lang w:eastAsia="he-IL"/>
        </w:rPr>
        <w:tab/>
      </w:r>
      <w:r w:rsidRPr="00217E81">
        <w:rPr>
          <w:rFonts w:ascii="Times New Roman" w:eastAsia="Times New Roman" w:hAnsi="Times New Roman" w:cs="David" w:hint="cs"/>
          <w:sz w:val="24"/>
          <w:szCs w:val="24"/>
          <w:u w:val="single"/>
          <w:rtl/>
          <w:lang w:eastAsia="he-IL"/>
        </w:rPr>
        <w:t>ייעוץ</w:t>
      </w:r>
      <w:r w:rsidRPr="00217E81">
        <w:rPr>
          <w:rFonts w:ascii="Times New Roman" w:eastAsia="Times New Roman" w:hAnsi="Times New Roman" w:cs="David"/>
          <w:sz w:val="24"/>
          <w:szCs w:val="24"/>
          <w:u w:val="single"/>
          <w:rtl/>
          <w:lang w:eastAsia="he-IL"/>
        </w:rPr>
        <w:t xml:space="preserve"> מוקדם</w:t>
      </w:r>
      <w:r w:rsidRPr="00217E81">
        <w:rPr>
          <w:rFonts w:ascii="Times New Roman" w:eastAsia="Times New Roman" w:hAnsi="Times New Roman" w:cs="David"/>
          <w:sz w:val="24"/>
          <w:szCs w:val="24"/>
          <w:rtl/>
          <w:lang w:eastAsia="he-IL"/>
        </w:rPr>
        <w:t>:</w:t>
      </w:r>
    </w:p>
    <w:p w14:paraId="1C80ED1B" w14:textId="77777777" w:rsidR="00217E81" w:rsidRPr="00217E81" w:rsidRDefault="00217E81" w:rsidP="00217E81">
      <w:pPr>
        <w:widowControl w:val="0"/>
        <w:spacing w:before="0" w:beforeAutospacing="0" w:after="0" w:afterAutospacing="0" w:line="240" w:lineRule="auto"/>
        <w:rPr>
          <w:rFonts w:ascii="Times New Roman" w:eastAsia="Times New Roman" w:hAnsi="Times New Roman" w:cs="David"/>
          <w:sz w:val="24"/>
          <w:szCs w:val="24"/>
          <w:u w:val="single"/>
          <w:rtl/>
          <w:lang w:eastAsia="he-IL"/>
        </w:rPr>
      </w:pPr>
    </w:p>
    <w:p w14:paraId="1914DCEF" w14:textId="77777777" w:rsidR="00217E81" w:rsidRPr="00217E81" w:rsidRDefault="00217E81" w:rsidP="00217E81">
      <w:pPr>
        <w:widowControl w:val="0"/>
        <w:numPr>
          <w:ilvl w:val="0"/>
          <w:numId w:val="1"/>
        </w:numPr>
        <w:spacing w:before="0" w:beforeAutospacing="0" w:after="0" w:afterAutospacing="0" w:line="240" w:lineRule="auto"/>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קבלת תדריך תכנון מנציג המזמין.</w:t>
      </w:r>
    </w:p>
    <w:p w14:paraId="506C722C" w14:textId="77777777" w:rsidR="00217E81" w:rsidRPr="00217E81" w:rsidRDefault="00217E81" w:rsidP="00217E81">
      <w:pPr>
        <w:widowControl w:val="0"/>
        <w:spacing w:before="0" w:beforeAutospacing="0" w:after="0" w:afterAutospacing="0" w:line="240" w:lineRule="auto"/>
        <w:ind w:left="1440"/>
        <w:rPr>
          <w:rFonts w:ascii="Times New Roman" w:eastAsia="Times New Roman" w:hAnsi="Times New Roman" w:cs="David"/>
          <w:sz w:val="24"/>
          <w:szCs w:val="24"/>
          <w:rtl/>
          <w:lang w:eastAsia="he-IL"/>
        </w:rPr>
      </w:pPr>
    </w:p>
    <w:p w14:paraId="6B64E869" w14:textId="77777777" w:rsidR="00217E81" w:rsidRPr="00217E81" w:rsidRDefault="00217E81" w:rsidP="00217E81">
      <w:pPr>
        <w:widowControl w:val="0"/>
        <w:numPr>
          <w:ilvl w:val="0"/>
          <w:numId w:val="1"/>
        </w:numPr>
        <w:spacing w:before="0" w:beforeAutospacing="0" w:after="0" w:afterAutospacing="0" w:line="240" w:lineRule="auto"/>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ב</w:t>
      </w:r>
      <w:r w:rsidRPr="00217E81">
        <w:rPr>
          <w:rFonts w:ascii="Times New Roman" w:eastAsia="Times New Roman" w:hAnsi="Times New Roman" w:cs="David" w:hint="cs"/>
          <w:sz w:val="24"/>
          <w:szCs w:val="24"/>
          <w:rtl/>
          <w:lang w:eastAsia="he-IL"/>
        </w:rPr>
        <w:t>י</w:t>
      </w:r>
      <w:r w:rsidRPr="00217E81">
        <w:rPr>
          <w:rFonts w:ascii="Times New Roman" w:eastAsia="Times New Roman" w:hAnsi="Times New Roman" w:cs="David"/>
          <w:sz w:val="24"/>
          <w:szCs w:val="24"/>
          <w:rtl/>
          <w:lang w:eastAsia="he-IL"/>
        </w:rPr>
        <w:t>רור</w:t>
      </w:r>
      <w:r w:rsidRPr="00217E81">
        <w:rPr>
          <w:rFonts w:ascii="Times New Roman" w:eastAsia="Times New Roman" w:hAnsi="Times New Roman" w:cs="David" w:hint="cs"/>
          <w:sz w:val="24"/>
          <w:szCs w:val="24"/>
          <w:rtl/>
          <w:lang w:eastAsia="he-IL"/>
        </w:rPr>
        <w:t xml:space="preserve"> הפרוגרמה</w:t>
      </w:r>
      <w:r w:rsidRPr="00217E81">
        <w:rPr>
          <w:rFonts w:ascii="Times New Roman" w:eastAsia="Times New Roman" w:hAnsi="Times New Roman" w:cs="David"/>
          <w:sz w:val="24"/>
          <w:szCs w:val="24"/>
          <w:rtl/>
          <w:lang w:eastAsia="he-IL"/>
        </w:rPr>
        <w:t xml:space="preserve"> עם נציג המזמין והאדריכל בכל הקשור למערכת הקונסטרוקטיבית</w:t>
      </w:r>
      <w:r w:rsidRPr="00217E81">
        <w:rPr>
          <w:rFonts w:ascii="Times New Roman" w:eastAsia="Times New Roman" w:hAnsi="Times New Roman" w:cs="David" w:hint="cs"/>
          <w:sz w:val="24"/>
          <w:szCs w:val="24"/>
          <w:rtl/>
          <w:lang w:eastAsia="he-IL"/>
        </w:rPr>
        <w:t xml:space="preserve"> </w:t>
      </w:r>
      <w:r w:rsidRPr="00217E81">
        <w:rPr>
          <w:rFonts w:ascii="Times New Roman" w:eastAsia="Times New Roman" w:hAnsi="Times New Roman" w:cs="David"/>
          <w:sz w:val="24"/>
          <w:szCs w:val="24"/>
          <w:rtl/>
          <w:lang w:eastAsia="he-IL"/>
        </w:rPr>
        <w:t>של המבנה</w:t>
      </w:r>
      <w:r w:rsidRPr="00217E81">
        <w:rPr>
          <w:rFonts w:ascii="Times New Roman" w:eastAsia="Times New Roman" w:hAnsi="Times New Roman" w:cs="David" w:hint="cs"/>
          <w:sz w:val="24"/>
          <w:szCs w:val="24"/>
          <w:rtl/>
          <w:lang w:eastAsia="he-IL"/>
        </w:rPr>
        <w:t xml:space="preserve"> עם הקונסטרוקטור</w:t>
      </w:r>
      <w:r w:rsidRPr="00217E81">
        <w:rPr>
          <w:rFonts w:ascii="Times New Roman" w:eastAsia="Times New Roman" w:hAnsi="Times New Roman" w:cs="David"/>
          <w:sz w:val="24"/>
          <w:szCs w:val="24"/>
          <w:rtl/>
          <w:lang w:eastAsia="he-IL"/>
        </w:rPr>
        <w:t>, בירורים באתר במידת הצורך, חקירות מוקדמות, התייעצות ותיאום עם היועצים האחרים.</w:t>
      </w:r>
    </w:p>
    <w:p w14:paraId="1934E99A" w14:textId="77777777" w:rsidR="00217E81" w:rsidRPr="00217E81" w:rsidRDefault="00217E81" w:rsidP="00217E81">
      <w:pPr>
        <w:widowControl w:val="0"/>
        <w:bidi w:val="0"/>
        <w:spacing w:before="0" w:beforeAutospacing="0" w:after="0" w:afterAutospacing="0" w:line="240" w:lineRule="auto"/>
        <w:ind w:left="720"/>
        <w:rPr>
          <w:rFonts w:ascii="Times New Roman" w:eastAsia="Times New Roman" w:hAnsi="Times New Roman" w:cs="David"/>
          <w:sz w:val="24"/>
          <w:szCs w:val="24"/>
          <w:lang w:eastAsia="he-IL"/>
        </w:rPr>
      </w:pPr>
    </w:p>
    <w:p w14:paraId="1DF26A53" w14:textId="77777777" w:rsidR="00217E81" w:rsidRPr="00217E81" w:rsidRDefault="00217E81" w:rsidP="00217E81">
      <w:pPr>
        <w:widowControl w:val="0"/>
        <w:numPr>
          <w:ilvl w:val="0"/>
          <w:numId w:val="1"/>
        </w:numPr>
        <w:spacing w:before="0" w:beforeAutospacing="0" w:after="0" w:afterAutospacing="0" w:line="240" w:lineRule="auto"/>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ב</w:t>
      </w:r>
      <w:r w:rsidRPr="00217E81">
        <w:rPr>
          <w:rFonts w:ascii="Times New Roman" w:eastAsia="Times New Roman" w:hAnsi="Times New Roman" w:cs="David" w:hint="cs"/>
          <w:sz w:val="24"/>
          <w:szCs w:val="24"/>
          <w:rtl/>
          <w:lang w:eastAsia="he-IL"/>
        </w:rPr>
        <w:t>י</w:t>
      </w:r>
      <w:r w:rsidRPr="00217E81">
        <w:rPr>
          <w:rFonts w:ascii="Times New Roman" w:eastAsia="Times New Roman" w:hAnsi="Times New Roman" w:cs="David"/>
          <w:sz w:val="24"/>
          <w:szCs w:val="24"/>
          <w:rtl/>
          <w:lang w:eastAsia="he-IL"/>
        </w:rPr>
        <w:t xml:space="preserve">רורים </w:t>
      </w:r>
      <w:r w:rsidRPr="00217E81">
        <w:rPr>
          <w:rFonts w:ascii="Times New Roman" w:eastAsia="Times New Roman" w:hAnsi="Times New Roman" w:cs="David" w:hint="cs"/>
          <w:sz w:val="24"/>
          <w:szCs w:val="24"/>
          <w:rtl/>
          <w:lang w:eastAsia="he-IL"/>
        </w:rPr>
        <w:t xml:space="preserve">בפיקוד העורף </w:t>
      </w:r>
      <w:r w:rsidRPr="00217E81">
        <w:rPr>
          <w:rFonts w:ascii="Times New Roman" w:eastAsia="Times New Roman" w:hAnsi="Times New Roman" w:cs="David"/>
          <w:sz w:val="24"/>
          <w:szCs w:val="24"/>
          <w:rtl/>
          <w:lang w:eastAsia="he-IL"/>
        </w:rPr>
        <w:t xml:space="preserve">ו/או גורמים אחרים בקשר לבעיות </w:t>
      </w:r>
      <w:r w:rsidRPr="00217E81">
        <w:rPr>
          <w:rFonts w:ascii="Times New Roman" w:eastAsia="Times New Roman" w:hAnsi="Times New Roman" w:cs="David" w:hint="cs"/>
          <w:sz w:val="24"/>
          <w:szCs w:val="24"/>
          <w:rtl/>
          <w:lang w:eastAsia="he-IL"/>
        </w:rPr>
        <w:t xml:space="preserve">טכניות, </w:t>
      </w:r>
      <w:r w:rsidRPr="00217E81">
        <w:rPr>
          <w:rFonts w:ascii="Times New Roman" w:eastAsia="Times New Roman" w:hAnsi="Times New Roman" w:cs="David"/>
          <w:sz w:val="24"/>
          <w:szCs w:val="24"/>
          <w:rtl/>
          <w:lang w:eastAsia="he-IL"/>
        </w:rPr>
        <w:t xml:space="preserve">חוקיות ואחרות הכרוכות בתכנון העבודה ההנדסית ו/או בקבלת אשור </w:t>
      </w:r>
      <w:r w:rsidRPr="00217E81">
        <w:rPr>
          <w:rFonts w:ascii="Times New Roman" w:eastAsia="Times New Roman" w:hAnsi="Times New Roman" w:cs="David" w:hint="cs"/>
          <w:sz w:val="24"/>
          <w:szCs w:val="24"/>
          <w:rtl/>
          <w:lang w:eastAsia="he-IL"/>
        </w:rPr>
        <w:t>פיקוד העורף</w:t>
      </w:r>
      <w:r w:rsidRPr="00217E81">
        <w:rPr>
          <w:rFonts w:ascii="Times New Roman" w:eastAsia="Times New Roman" w:hAnsi="Times New Roman" w:cs="David"/>
          <w:sz w:val="24"/>
          <w:szCs w:val="24"/>
          <w:rtl/>
          <w:lang w:eastAsia="he-IL"/>
        </w:rPr>
        <w:t xml:space="preserve"> הנ"ל לביצועה</w:t>
      </w:r>
      <w:r w:rsidRPr="00217E81">
        <w:rPr>
          <w:rFonts w:ascii="Times New Roman" w:eastAsia="Times New Roman" w:hAnsi="Times New Roman" w:cs="David" w:hint="cs"/>
          <w:sz w:val="24"/>
          <w:szCs w:val="24"/>
          <w:rtl/>
          <w:lang w:eastAsia="he-IL"/>
        </w:rPr>
        <w:t>, הכולל קבלת אישורים עקרוניים לתכנון המרחבים המוגנים</w:t>
      </w:r>
      <w:r w:rsidRPr="00217E81">
        <w:rPr>
          <w:rFonts w:ascii="Times New Roman" w:eastAsia="Times New Roman" w:hAnsi="Times New Roman" w:cs="David"/>
          <w:sz w:val="24"/>
          <w:szCs w:val="24"/>
          <w:rtl/>
          <w:lang w:eastAsia="he-IL"/>
        </w:rPr>
        <w:t>.</w:t>
      </w:r>
    </w:p>
    <w:p w14:paraId="77E5C086"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417D4BB" w14:textId="77777777" w:rsidR="00217E81" w:rsidRPr="00217E81" w:rsidRDefault="00217E81" w:rsidP="00217E81">
      <w:pPr>
        <w:widowControl w:val="0"/>
        <w:numPr>
          <w:ilvl w:val="0"/>
          <w:numId w:val="1"/>
        </w:numPr>
        <w:spacing w:before="0" w:beforeAutospacing="0" w:after="0" w:afterAutospacing="0" w:line="240" w:lineRule="auto"/>
        <w:jc w:val="both"/>
        <w:rPr>
          <w:rFonts w:ascii="Times New Roman" w:eastAsia="Times New Roman" w:hAnsi="Times New Roman" w:cs="David"/>
          <w:sz w:val="24"/>
          <w:szCs w:val="24"/>
          <w:lang w:eastAsia="he-IL"/>
        </w:rPr>
      </w:pPr>
      <w:r w:rsidRPr="00217E81">
        <w:rPr>
          <w:rFonts w:ascii="Times New Roman" w:eastAsia="Times New Roman" w:hAnsi="Times New Roman" w:cs="David"/>
          <w:sz w:val="24"/>
          <w:szCs w:val="24"/>
          <w:rtl/>
          <w:lang w:eastAsia="he-IL"/>
        </w:rPr>
        <w:t>קביעת עקרונות המיגון והמרחבים המוגנים בתיאום עם האדריכל והקונסטרוקטור</w:t>
      </w:r>
      <w:r w:rsidRPr="00217E81" w:rsidDel="00C27211">
        <w:rPr>
          <w:rFonts w:ascii="Times New Roman" w:eastAsia="Times New Roman" w:hAnsi="Times New Roman" w:cs="David"/>
          <w:sz w:val="24"/>
          <w:szCs w:val="24"/>
          <w:rtl/>
          <w:lang w:eastAsia="he-IL"/>
        </w:rPr>
        <w:t xml:space="preserve"> </w:t>
      </w:r>
      <w:r w:rsidRPr="00217E81">
        <w:rPr>
          <w:rFonts w:ascii="Times New Roman" w:eastAsia="Times New Roman" w:hAnsi="Times New Roman" w:cs="David"/>
          <w:sz w:val="24"/>
          <w:szCs w:val="24"/>
          <w:rtl/>
          <w:lang w:eastAsia="he-IL"/>
        </w:rPr>
        <w:t>ובמספר חלופות לפי דרישת נציג המזמין והכנסת ש</w:t>
      </w:r>
      <w:r w:rsidRPr="00217E81">
        <w:rPr>
          <w:rFonts w:ascii="Times New Roman" w:eastAsia="Times New Roman" w:hAnsi="Times New Roman" w:cs="David" w:hint="cs"/>
          <w:sz w:val="24"/>
          <w:szCs w:val="24"/>
          <w:rtl/>
          <w:lang w:eastAsia="he-IL"/>
        </w:rPr>
        <w:t>י</w:t>
      </w:r>
      <w:r w:rsidRPr="00217E81">
        <w:rPr>
          <w:rFonts w:ascii="Times New Roman" w:eastAsia="Times New Roman" w:hAnsi="Times New Roman" w:cs="David"/>
          <w:sz w:val="24"/>
          <w:szCs w:val="24"/>
          <w:rtl/>
          <w:lang w:eastAsia="he-IL"/>
        </w:rPr>
        <w:t xml:space="preserve">נויים בהם בהתאם לדרישות המזמין ו/או לפי דרישת הרשויות המוסמכות, באישור המזמין, לרבות הצגת אומדנים. </w:t>
      </w:r>
    </w:p>
    <w:p w14:paraId="6148F41B"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6C99869" w14:textId="77777777" w:rsidR="00217E81" w:rsidRPr="00217E81" w:rsidRDefault="00217E81" w:rsidP="00217E81">
      <w:pPr>
        <w:widowControl w:val="0"/>
        <w:numPr>
          <w:ilvl w:val="0"/>
          <w:numId w:val="1"/>
        </w:numPr>
        <w:spacing w:before="0" w:beforeAutospacing="0" w:after="0" w:afterAutospacing="0" w:line="240" w:lineRule="auto"/>
        <w:jc w:val="both"/>
        <w:rPr>
          <w:rFonts w:ascii="Times New Roman" w:eastAsia="Times New Roman" w:hAnsi="Times New Roman" w:cs="David"/>
          <w:sz w:val="24"/>
          <w:szCs w:val="24"/>
          <w:lang w:eastAsia="he-IL"/>
        </w:rPr>
      </w:pPr>
      <w:r w:rsidRPr="00217E81">
        <w:rPr>
          <w:rFonts w:ascii="Times New Roman" w:eastAsia="Times New Roman" w:hAnsi="Times New Roman" w:cs="David" w:hint="cs"/>
          <w:sz w:val="24"/>
          <w:szCs w:val="24"/>
          <w:rtl/>
          <w:lang w:eastAsia="he-IL"/>
        </w:rPr>
        <w:t>הכנת אומדנים תקציביים כולל כתבי כמויות, לצורך בדיקת חלופות תכנון, בהתאם לדרישת המזמין ונציגיו. עריכת אומדן ראשוני של המרחבים המוגנים.</w:t>
      </w:r>
    </w:p>
    <w:p w14:paraId="3EE8BD80" w14:textId="77777777" w:rsidR="00217E81" w:rsidRPr="00217E81" w:rsidRDefault="00217E81" w:rsidP="00217E81">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01BAAAAD" w14:textId="77777777" w:rsidR="00217E81" w:rsidRPr="00217E81" w:rsidRDefault="00217E81" w:rsidP="00217E81">
      <w:pPr>
        <w:widowControl w:val="0"/>
        <w:numPr>
          <w:ilvl w:val="0"/>
          <w:numId w:val="1"/>
        </w:numPr>
        <w:spacing w:before="0" w:beforeAutospacing="0" w:after="0" w:afterAutospacing="0" w:line="240" w:lineRule="auto"/>
        <w:jc w:val="both"/>
        <w:rPr>
          <w:rFonts w:ascii="Times New Roman" w:eastAsia="Times New Roman" w:hAnsi="Times New Roman" w:cs="David"/>
          <w:sz w:val="24"/>
          <w:szCs w:val="24"/>
          <w:lang w:eastAsia="he-IL"/>
        </w:rPr>
      </w:pPr>
      <w:r w:rsidRPr="00217E81">
        <w:rPr>
          <w:rFonts w:ascii="Times New Roman" w:eastAsia="Times New Roman" w:hAnsi="Times New Roman" w:cs="David" w:hint="cs"/>
          <w:sz w:val="24"/>
          <w:szCs w:val="24"/>
          <w:rtl/>
          <w:lang w:eastAsia="he-IL"/>
        </w:rPr>
        <w:t>הכנת פרוגראמה של האלטרנטיבות השונות, המצאת דו"ח הכולל תיאור השיטות, יתרונות וחסרונות, עלויות הקמה, עלויות תפעול והיבטי תפעול ותחזוקה וכיו"ב.</w:t>
      </w:r>
    </w:p>
    <w:p w14:paraId="713253C9" w14:textId="77777777" w:rsidR="00217E81" w:rsidRPr="00217E81" w:rsidRDefault="00217E81" w:rsidP="00217E81">
      <w:pPr>
        <w:widowControl w:val="0"/>
        <w:bidi w:val="0"/>
        <w:spacing w:before="0" w:beforeAutospacing="0" w:after="0" w:afterAutospacing="0" w:line="240" w:lineRule="auto"/>
        <w:ind w:left="720"/>
        <w:rPr>
          <w:rFonts w:ascii="Times New Roman" w:eastAsia="Times New Roman" w:hAnsi="Times New Roman" w:cs="David"/>
          <w:sz w:val="24"/>
          <w:szCs w:val="24"/>
          <w:rtl/>
          <w:lang w:eastAsia="he-IL"/>
        </w:rPr>
      </w:pPr>
    </w:p>
    <w:p w14:paraId="32C534EB" w14:textId="77777777" w:rsidR="00217E81" w:rsidRPr="00217E81" w:rsidRDefault="00217E81" w:rsidP="00217E81">
      <w:pPr>
        <w:widowControl w:val="0"/>
        <w:numPr>
          <w:ilvl w:val="0"/>
          <w:numId w:val="1"/>
        </w:numPr>
        <w:spacing w:before="0" w:beforeAutospacing="0" w:after="0" w:afterAutospacing="0" w:line="240" w:lineRule="auto"/>
        <w:jc w:val="both"/>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מסירת הנתונים, הפרוגראמה וחוות הדעת למזמין, למתכנן וכן ליועצים ולמתכננים ולכל גורם אחר שייקבע על ידי המזמין.</w:t>
      </w:r>
    </w:p>
    <w:p w14:paraId="528BDF55" w14:textId="77777777" w:rsidR="00217E81" w:rsidRPr="00217E81" w:rsidRDefault="00217E81" w:rsidP="00217E81">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5B03900D" w14:textId="77777777" w:rsidR="00217E81" w:rsidRPr="00217E81" w:rsidRDefault="00217E81" w:rsidP="00217E81">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ab/>
      </w:r>
    </w:p>
    <w:p w14:paraId="32BA2A33" w14:textId="77777777" w:rsidR="00217E81" w:rsidRPr="00217E81" w:rsidRDefault="00217E81" w:rsidP="00217E81">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3.2</w:t>
      </w:r>
      <w:r w:rsidRPr="00217E81">
        <w:rPr>
          <w:rFonts w:ascii="Times New Roman" w:eastAsia="Times New Roman" w:hAnsi="Times New Roman" w:cs="David"/>
          <w:sz w:val="24"/>
          <w:szCs w:val="24"/>
          <w:rtl/>
          <w:lang w:eastAsia="he-IL"/>
        </w:rPr>
        <w:tab/>
      </w:r>
      <w:r w:rsidRPr="00217E81">
        <w:rPr>
          <w:rFonts w:ascii="Times New Roman" w:eastAsia="Times New Roman" w:hAnsi="Times New Roman" w:cs="David" w:hint="cs"/>
          <w:sz w:val="24"/>
          <w:szCs w:val="24"/>
          <w:u w:val="single"/>
          <w:rtl/>
          <w:lang w:eastAsia="he-IL"/>
        </w:rPr>
        <w:t>ייעוץ</w:t>
      </w:r>
      <w:r w:rsidRPr="00217E81">
        <w:rPr>
          <w:rFonts w:ascii="Times New Roman" w:eastAsia="Times New Roman" w:hAnsi="Times New Roman" w:cs="David"/>
          <w:sz w:val="24"/>
          <w:szCs w:val="24"/>
          <w:u w:val="single"/>
          <w:rtl/>
          <w:lang w:eastAsia="he-IL"/>
        </w:rPr>
        <w:t xml:space="preserve"> סופי</w:t>
      </w:r>
      <w:r w:rsidRPr="00217E81">
        <w:rPr>
          <w:rFonts w:ascii="Times New Roman" w:eastAsia="Times New Roman" w:hAnsi="Times New Roman" w:cs="David"/>
          <w:sz w:val="24"/>
          <w:szCs w:val="24"/>
          <w:rtl/>
          <w:lang w:eastAsia="he-IL"/>
        </w:rPr>
        <w:t>:</w:t>
      </w:r>
    </w:p>
    <w:p w14:paraId="2AF1BA73" w14:textId="77777777" w:rsidR="00217E81" w:rsidRPr="00217E81" w:rsidRDefault="00217E81" w:rsidP="00217E81">
      <w:pPr>
        <w:widowControl w:val="0"/>
        <w:numPr>
          <w:ilvl w:val="0"/>
          <w:numId w:val="19"/>
        </w:numPr>
        <w:spacing w:before="240" w:beforeAutospacing="0" w:after="0" w:afterAutospacing="0" w:line="240" w:lineRule="auto"/>
        <w:jc w:val="both"/>
        <w:rPr>
          <w:rFonts w:ascii="Times New Roman" w:eastAsia="Times New Roman" w:hAnsi="Times New Roman" w:cs="David"/>
          <w:sz w:val="26"/>
          <w:szCs w:val="24"/>
          <w:lang w:val="x-none" w:eastAsia="x-none"/>
        </w:rPr>
      </w:pPr>
      <w:r w:rsidRPr="00217E81">
        <w:rPr>
          <w:rFonts w:ascii="Times New Roman" w:eastAsia="Times New Roman" w:hAnsi="Times New Roman" w:cs="David" w:hint="cs"/>
          <w:sz w:val="26"/>
          <w:szCs w:val="24"/>
          <w:rtl/>
          <w:lang w:val="x-none" w:eastAsia="x-none"/>
        </w:rPr>
        <w:t>ייעוץ לאדריכל ולקונסטרוקטור בכל הנוגע למרחבים המוגנים בשלב התכנון הסופי. ייעוץ לתכנון המרחבים המוגנים בהתאם לאלטרנטיבה שתיבחר על ידי המזמין בתיאום עם המזמין, המתכננים וכל יתר היועצים של המזמין.</w:t>
      </w:r>
    </w:p>
    <w:p w14:paraId="168A920A" w14:textId="77777777" w:rsidR="00217E81" w:rsidRPr="00217E81" w:rsidRDefault="00217E81" w:rsidP="00217E81">
      <w:pPr>
        <w:widowControl w:val="0"/>
        <w:numPr>
          <w:ilvl w:val="0"/>
          <w:numId w:val="19"/>
        </w:numPr>
        <w:spacing w:before="240" w:beforeAutospacing="0" w:after="0" w:afterAutospacing="0" w:line="240" w:lineRule="auto"/>
        <w:jc w:val="both"/>
        <w:rPr>
          <w:rFonts w:ascii="Times New Roman" w:eastAsia="Times New Roman" w:hAnsi="Times New Roman" w:cs="David"/>
          <w:sz w:val="26"/>
          <w:szCs w:val="24"/>
          <w:lang w:val="x-none" w:eastAsia="x-none"/>
        </w:rPr>
      </w:pPr>
      <w:r w:rsidRPr="00217E81">
        <w:rPr>
          <w:rFonts w:ascii="Times New Roman" w:eastAsia="Times New Roman" w:hAnsi="Times New Roman" w:cs="David" w:hint="cs"/>
          <w:sz w:val="26"/>
          <w:szCs w:val="24"/>
          <w:rtl/>
          <w:lang w:val="x-none" w:eastAsia="x-none"/>
        </w:rPr>
        <w:t>מתן המלצות לאדריכל ולקונסטרוקטור לתכנון המרחבים המוגנים למזמין ולמתכננים בכתב ו/או על ידי שרטוטים, כולל פתרון פרטים ייעודיים.</w:t>
      </w:r>
    </w:p>
    <w:p w14:paraId="5D114F51" w14:textId="77777777" w:rsidR="00217E81" w:rsidRPr="00217E81" w:rsidRDefault="00217E81" w:rsidP="00217E81">
      <w:pPr>
        <w:widowControl w:val="0"/>
        <w:numPr>
          <w:ilvl w:val="0"/>
          <w:numId w:val="19"/>
        </w:numPr>
        <w:spacing w:before="240" w:beforeAutospacing="0" w:after="0" w:afterAutospacing="0" w:line="240" w:lineRule="auto"/>
        <w:jc w:val="both"/>
        <w:rPr>
          <w:rFonts w:ascii="Times New Roman" w:eastAsia="Times New Roman" w:hAnsi="Times New Roman" w:cs="David"/>
          <w:sz w:val="24"/>
          <w:szCs w:val="24"/>
          <w:lang w:val="x-none" w:eastAsia="x-none"/>
        </w:rPr>
      </w:pPr>
      <w:r w:rsidRPr="00217E81">
        <w:rPr>
          <w:rFonts w:ascii="Times New Roman" w:eastAsia="Times New Roman" w:hAnsi="Times New Roman" w:cs="David"/>
          <w:sz w:val="24"/>
          <w:szCs w:val="24"/>
          <w:rtl/>
          <w:lang w:val="x-none" w:eastAsia="x-none"/>
        </w:rPr>
        <w:t xml:space="preserve">החישובים הנ"ל יוגשו עפ"י דרישות </w:t>
      </w:r>
      <w:r w:rsidRPr="00217E81">
        <w:rPr>
          <w:rFonts w:ascii="Times New Roman" w:eastAsia="Times New Roman" w:hAnsi="Times New Roman" w:cs="David" w:hint="cs"/>
          <w:sz w:val="24"/>
          <w:szCs w:val="24"/>
          <w:rtl/>
          <w:lang w:val="x-none" w:eastAsia="x-none"/>
        </w:rPr>
        <w:t>פיקוד העורף</w:t>
      </w:r>
      <w:r w:rsidRPr="00217E81">
        <w:rPr>
          <w:rFonts w:ascii="Times New Roman" w:eastAsia="Times New Roman" w:hAnsi="Times New Roman" w:cs="David"/>
          <w:sz w:val="24"/>
          <w:szCs w:val="24"/>
          <w:rtl/>
          <w:lang w:val="x-none" w:eastAsia="x-none"/>
        </w:rPr>
        <w:t>.</w:t>
      </w:r>
    </w:p>
    <w:p w14:paraId="7C1CAD6A" w14:textId="77777777" w:rsidR="00217E81" w:rsidRPr="00217E81" w:rsidRDefault="00217E81" w:rsidP="00217E81">
      <w:pPr>
        <w:widowControl w:val="0"/>
        <w:numPr>
          <w:ilvl w:val="0"/>
          <w:numId w:val="19"/>
        </w:numPr>
        <w:spacing w:before="240" w:beforeAutospacing="0" w:after="0" w:afterAutospacing="0" w:line="240" w:lineRule="auto"/>
        <w:jc w:val="both"/>
        <w:rPr>
          <w:rFonts w:ascii="Times New Roman" w:eastAsia="Times New Roman" w:hAnsi="Times New Roman" w:cs="David"/>
          <w:sz w:val="26"/>
          <w:szCs w:val="24"/>
          <w:rtl/>
          <w:lang w:val="x-none" w:eastAsia="x-none"/>
        </w:rPr>
      </w:pPr>
      <w:r w:rsidRPr="00217E81">
        <w:rPr>
          <w:rFonts w:ascii="Times New Roman" w:eastAsia="Times New Roman" w:hAnsi="Times New Roman" w:cs="David" w:hint="cs"/>
          <w:sz w:val="26"/>
          <w:szCs w:val="24"/>
          <w:rtl/>
          <w:lang w:val="x-none" w:eastAsia="x-none"/>
        </w:rPr>
        <w:t>טיפול בהנפקת אישורי פקע"ר לכל תכניות ההגשה והפקת כל האישורים הנדרשים למתחם כולו.</w:t>
      </w:r>
    </w:p>
    <w:p w14:paraId="7335B749" w14:textId="77777777" w:rsidR="00217E81" w:rsidRPr="00217E81" w:rsidRDefault="00217E81" w:rsidP="00217E81">
      <w:pPr>
        <w:widowControl w:val="0"/>
        <w:numPr>
          <w:ilvl w:val="0"/>
          <w:numId w:val="19"/>
        </w:numPr>
        <w:spacing w:before="240" w:beforeAutospacing="0" w:after="0" w:afterAutospacing="0" w:line="240" w:lineRule="auto"/>
        <w:jc w:val="both"/>
        <w:rPr>
          <w:rFonts w:ascii="Times New Roman" w:eastAsia="Times New Roman" w:hAnsi="Times New Roman" w:cs="David"/>
          <w:sz w:val="24"/>
          <w:szCs w:val="24"/>
          <w:rtl/>
          <w:lang w:val="x-none" w:eastAsia="x-none"/>
        </w:rPr>
      </w:pPr>
      <w:r w:rsidRPr="00217E81">
        <w:rPr>
          <w:rFonts w:ascii="Times New Roman" w:eastAsia="Times New Roman" w:hAnsi="Times New Roman" w:cs="David"/>
          <w:sz w:val="24"/>
          <w:szCs w:val="24"/>
          <w:rtl/>
          <w:lang w:val="x-none" w:eastAsia="x-none"/>
        </w:rPr>
        <w:t>חתימה על בקשות להוצאת היתרי בניה כאחראי לתכנון, לפ</w:t>
      </w:r>
      <w:r w:rsidRPr="00217E81">
        <w:rPr>
          <w:rFonts w:ascii="Times New Roman" w:eastAsia="Times New Roman" w:hAnsi="Times New Roman" w:cs="David" w:hint="cs"/>
          <w:sz w:val="24"/>
          <w:szCs w:val="24"/>
          <w:rtl/>
          <w:lang w:val="x-none" w:eastAsia="x-none"/>
        </w:rPr>
        <w:t>י</w:t>
      </w:r>
      <w:r w:rsidRPr="00217E81">
        <w:rPr>
          <w:rFonts w:ascii="Times New Roman" w:eastAsia="Times New Roman" w:hAnsi="Times New Roman" w:cs="David"/>
          <w:sz w:val="24"/>
          <w:szCs w:val="24"/>
          <w:rtl/>
          <w:lang w:val="x-none" w:eastAsia="x-none"/>
        </w:rPr>
        <w:t xml:space="preserve">קוח העליון ולביקורת בתחום </w:t>
      </w:r>
      <w:r w:rsidRPr="00217E81">
        <w:rPr>
          <w:rFonts w:ascii="Times New Roman" w:eastAsia="Times New Roman" w:hAnsi="Times New Roman" w:cs="David" w:hint="cs"/>
          <w:sz w:val="24"/>
          <w:szCs w:val="24"/>
          <w:rtl/>
          <w:lang w:val="x-none" w:eastAsia="x-none"/>
        </w:rPr>
        <w:t>המרחבים המוגנים</w:t>
      </w:r>
      <w:r w:rsidRPr="00217E81">
        <w:rPr>
          <w:rFonts w:ascii="Times New Roman" w:eastAsia="Times New Roman" w:hAnsi="Times New Roman" w:cs="David"/>
          <w:sz w:val="24"/>
          <w:szCs w:val="24"/>
          <w:rtl/>
          <w:lang w:val="x-none" w:eastAsia="x-none"/>
        </w:rPr>
        <w:t xml:space="preserve">. כמו כן </w:t>
      </w:r>
      <w:r w:rsidRPr="00217E81">
        <w:rPr>
          <w:rFonts w:ascii="Times New Roman" w:eastAsia="Times New Roman" w:hAnsi="Times New Roman" w:cs="David" w:hint="cs"/>
          <w:sz w:val="24"/>
          <w:szCs w:val="24"/>
          <w:rtl/>
          <w:lang w:val="x-none" w:eastAsia="x-none"/>
        </w:rPr>
        <w:t>קבלת אישור סופי מפיקוד העורף,</w:t>
      </w:r>
      <w:r w:rsidRPr="00217E81">
        <w:rPr>
          <w:rFonts w:ascii="Times New Roman" w:eastAsia="Times New Roman" w:hAnsi="Times New Roman" w:cs="David"/>
          <w:sz w:val="24"/>
          <w:szCs w:val="24"/>
          <w:rtl/>
          <w:lang w:val="x-none" w:eastAsia="x-none"/>
        </w:rPr>
        <w:t xml:space="preserve"> יכין ויחתום המתכנן על כל מסמך שי</w:t>
      </w:r>
      <w:r w:rsidRPr="00217E81">
        <w:rPr>
          <w:rFonts w:ascii="Times New Roman" w:eastAsia="Times New Roman" w:hAnsi="Times New Roman" w:cs="David" w:hint="cs"/>
          <w:sz w:val="24"/>
          <w:szCs w:val="24"/>
          <w:rtl/>
          <w:lang w:val="x-none" w:eastAsia="x-none"/>
        </w:rPr>
        <w:t>י</w:t>
      </w:r>
      <w:r w:rsidRPr="00217E81">
        <w:rPr>
          <w:rFonts w:ascii="Times New Roman" w:eastAsia="Times New Roman" w:hAnsi="Times New Roman" w:cs="David"/>
          <w:sz w:val="24"/>
          <w:szCs w:val="24"/>
          <w:rtl/>
          <w:lang w:val="x-none" w:eastAsia="x-none"/>
        </w:rPr>
        <w:t xml:space="preserve">דרש ע"י </w:t>
      </w:r>
      <w:r w:rsidRPr="00217E81">
        <w:rPr>
          <w:rFonts w:ascii="Times New Roman" w:eastAsia="Times New Roman" w:hAnsi="Times New Roman" w:cs="David" w:hint="cs"/>
          <w:sz w:val="24"/>
          <w:szCs w:val="24"/>
          <w:rtl/>
          <w:lang w:val="x-none" w:eastAsia="x-none"/>
        </w:rPr>
        <w:t>פיקוד העורף</w:t>
      </w:r>
      <w:r w:rsidRPr="00217E81">
        <w:rPr>
          <w:rFonts w:ascii="Times New Roman" w:eastAsia="Times New Roman" w:hAnsi="Times New Roman" w:cs="David"/>
          <w:sz w:val="24"/>
          <w:szCs w:val="24"/>
          <w:rtl/>
          <w:lang w:val="x-none" w:eastAsia="x-none"/>
        </w:rPr>
        <w:t xml:space="preserve"> מהמתכנן בתהליך הבקשה להיתר, במהלך הב</w:t>
      </w:r>
      <w:r w:rsidRPr="00217E81">
        <w:rPr>
          <w:rFonts w:ascii="Times New Roman" w:eastAsia="Times New Roman" w:hAnsi="Times New Roman" w:cs="David" w:hint="cs"/>
          <w:sz w:val="24"/>
          <w:szCs w:val="24"/>
          <w:rtl/>
          <w:lang w:val="x-none" w:eastAsia="x-none"/>
        </w:rPr>
        <w:t>י</w:t>
      </w:r>
      <w:r w:rsidRPr="00217E81">
        <w:rPr>
          <w:rFonts w:ascii="Times New Roman" w:eastAsia="Times New Roman" w:hAnsi="Times New Roman" w:cs="David"/>
          <w:sz w:val="24"/>
          <w:szCs w:val="24"/>
          <w:rtl/>
          <w:lang w:val="x-none" w:eastAsia="x-none"/>
        </w:rPr>
        <w:t>צוע ועד לקבלת תעודת גמר.</w:t>
      </w:r>
    </w:p>
    <w:p w14:paraId="6EC56E6B" w14:textId="77777777" w:rsidR="00217E81" w:rsidRPr="00217E81" w:rsidRDefault="00217E81" w:rsidP="00217E81">
      <w:pPr>
        <w:widowControl w:val="0"/>
        <w:numPr>
          <w:ilvl w:val="0"/>
          <w:numId w:val="19"/>
        </w:numPr>
        <w:spacing w:before="240" w:beforeAutospacing="0" w:after="0" w:afterAutospacing="0" w:line="240" w:lineRule="auto"/>
        <w:jc w:val="both"/>
        <w:rPr>
          <w:rFonts w:ascii="Times New Roman" w:eastAsia="Times New Roman" w:hAnsi="Times New Roman" w:cs="David"/>
          <w:sz w:val="24"/>
          <w:szCs w:val="24"/>
          <w:rtl/>
          <w:lang w:val="x-none" w:eastAsia="x-none"/>
        </w:rPr>
      </w:pPr>
      <w:r w:rsidRPr="00217E81">
        <w:rPr>
          <w:rFonts w:ascii="Times New Roman" w:eastAsia="Times New Roman" w:hAnsi="Times New Roman" w:cs="David"/>
          <w:sz w:val="24"/>
          <w:szCs w:val="24"/>
          <w:rtl/>
          <w:lang w:val="x-none" w:eastAsia="x-none"/>
        </w:rPr>
        <w:t>הכנסת תיקונים ושינויים בתוכניות ובמסמכים האחרים</w:t>
      </w:r>
      <w:r w:rsidRPr="00217E81">
        <w:rPr>
          <w:rFonts w:ascii="Times New Roman" w:eastAsia="Times New Roman" w:hAnsi="Times New Roman" w:cs="David" w:hint="cs"/>
          <w:sz w:val="24"/>
          <w:szCs w:val="24"/>
          <w:rtl/>
          <w:lang w:val="x-none" w:eastAsia="x-none"/>
        </w:rPr>
        <w:t xml:space="preserve"> של המרחבים המוגנים</w:t>
      </w:r>
      <w:r w:rsidRPr="00217E81">
        <w:rPr>
          <w:rFonts w:ascii="Times New Roman" w:eastAsia="Times New Roman" w:hAnsi="Times New Roman" w:cs="David"/>
          <w:sz w:val="24"/>
          <w:szCs w:val="24"/>
          <w:rtl/>
          <w:lang w:val="x-none" w:eastAsia="x-none"/>
        </w:rPr>
        <w:t xml:space="preserve"> לפי דרישות המזמין ו/או לפי דרישת הרשויות המוסמכות, בהסכמת המנהל, וטיפול באישורן כולל קבלת היתרי בניה מתוקנים.</w:t>
      </w:r>
    </w:p>
    <w:p w14:paraId="2729E54D" w14:textId="77777777" w:rsidR="00217E81" w:rsidRPr="00217E81" w:rsidRDefault="00217E81" w:rsidP="00217E81">
      <w:pPr>
        <w:widowControl w:val="0"/>
        <w:numPr>
          <w:ilvl w:val="0"/>
          <w:numId w:val="19"/>
        </w:numPr>
        <w:spacing w:before="240" w:beforeAutospacing="0" w:after="0" w:afterAutospacing="0" w:line="240" w:lineRule="auto"/>
        <w:jc w:val="both"/>
        <w:rPr>
          <w:rFonts w:ascii="Times New Roman" w:eastAsia="Times New Roman" w:hAnsi="Times New Roman" w:cs="David"/>
          <w:sz w:val="24"/>
          <w:szCs w:val="24"/>
          <w:rtl/>
          <w:lang w:val="x-none" w:eastAsia="x-none"/>
        </w:rPr>
      </w:pPr>
      <w:r w:rsidRPr="00217E81">
        <w:rPr>
          <w:rFonts w:ascii="Times New Roman" w:eastAsia="Times New Roman" w:hAnsi="Times New Roman" w:cs="David" w:hint="cs"/>
          <w:sz w:val="24"/>
          <w:szCs w:val="24"/>
          <w:rtl/>
          <w:lang w:val="x-none" w:eastAsia="x-none"/>
        </w:rPr>
        <w:t>ייעוץ להכנת</w:t>
      </w:r>
      <w:r w:rsidRPr="00217E81">
        <w:rPr>
          <w:rFonts w:ascii="Times New Roman" w:eastAsia="Times New Roman" w:hAnsi="Times New Roman" w:cs="David"/>
          <w:sz w:val="24"/>
          <w:szCs w:val="24"/>
          <w:rtl/>
          <w:lang w:val="x-none" w:eastAsia="x-none"/>
        </w:rPr>
        <w:t xml:space="preserve"> תכניות לאשור סופי של היועצים והמזמין לפני התחלת שלב תכניות עבודה.</w:t>
      </w:r>
    </w:p>
    <w:p w14:paraId="0D4E7A24" w14:textId="77777777" w:rsidR="00217E81" w:rsidRPr="00217E81" w:rsidRDefault="00217E81" w:rsidP="00217E81">
      <w:pPr>
        <w:widowControl w:val="0"/>
        <w:numPr>
          <w:ilvl w:val="0"/>
          <w:numId w:val="19"/>
        </w:numPr>
        <w:spacing w:before="240" w:beforeAutospacing="0" w:after="0" w:afterAutospacing="0" w:line="240" w:lineRule="auto"/>
        <w:jc w:val="both"/>
        <w:rPr>
          <w:rFonts w:ascii="Times New Roman" w:eastAsia="Times New Roman" w:hAnsi="Times New Roman" w:cs="David"/>
          <w:sz w:val="24"/>
          <w:szCs w:val="24"/>
          <w:rtl/>
          <w:lang w:val="x-none" w:eastAsia="x-none"/>
        </w:rPr>
      </w:pPr>
      <w:r w:rsidRPr="00217E81">
        <w:rPr>
          <w:rFonts w:ascii="Times New Roman" w:eastAsia="Times New Roman" w:hAnsi="Times New Roman" w:cs="David"/>
          <w:sz w:val="24"/>
          <w:szCs w:val="24"/>
          <w:rtl/>
          <w:lang w:val="x-none" w:eastAsia="x-none"/>
        </w:rPr>
        <w:t>א</w:t>
      </w:r>
      <w:r w:rsidRPr="00217E81">
        <w:rPr>
          <w:rFonts w:ascii="Times New Roman" w:eastAsia="Times New Roman" w:hAnsi="Times New Roman" w:cs="David" w:hint="cs"/>
          <w:sz w:val="24"/>
          <w:szCs w:val="24"/>
          <w:rtl/>
          <w:lang w:val="x-none" w:eastAsia="x-none"/>
        </w:rPr>
        <w:t>י</w:t>
      </w:r>
      <w:r w:rsidRPr="00217E81">
        <w:rPr>
          <w:rFonts w:ascii="Times New Roman" w:eastAsia="Times New Roman" w:hAnsi="Times New Roman" w:cs="David"/>
          <w:sz w:val="24"/>
          <w:szCs w:val="24"/>
          <w:rtl/>
          <w:lang w:val="x-none" w:eastAsia="x-none"/>
        </w:rPr>
        <w:t>שור התכנון הסופי של היועצים.</w:t>
      </w:r>
    </w:p>
    <w:p w14:paraId="16B06F47" w14:textId="77777777" w:rsidR="00217E81" w:rsidRPr="00217E81" w:rsidRDefault="00217E81" w:rsidP="00217E81">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09A9B31D" w14:textId="77777777" w:rsidR="00217E81" w:rsidRPr="00217E81" w:rsidRDefault="00217E81" w:rsidP="00217E81">
      <w:pPr>
        <w:widowControl w:val="0"/>
        <w:numPr>
          <w:ilvl w:val="0"/>
          <w:numId w:val="19"/>
        </w:numPr>
        <w:spacing w:before="0" w:beforeAutospacing="0" w:after="0" w:afterAutospacing="0" w:line="240" w:lineRule="auto"/>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 xml:space="preserve">עדכון האומדן </w:t>
      </w:r>
      <w:r w:rsidRPr="00217E81">
        <w:rPr>
          <w:rFonts w:ascii="Times New Roman" w:eastAsia="Times New Roman" w:hAnsi="Times New Roman" w:cs="David" w:hint="cs"/>
          <w:sz w:val="24"/>
          <w:szCs w:val="24"/>
          <w:rtl/>
          <w:lang w:eastAsia="he-IL"/>
        </w:rPr>
        <w:t xml:space="preserve">הראשוני </w:t>
      </w:r>
      <w:r w:rsidRPr="00217E81">
        <w:rPr>
          <w:rFonts w:ascii="Times New Roman" w:eastAsia="Times New Roman" w:hAnsi="Times New Roman" w:cs="David"/>
          <w:sz w:val="24"/>
          <w:szCs w:val="24"/>
          <w:rtl/>
          <w:lang w:eastAsia="he-IL"/>
        </w:rPr>
        <w:t xml:space="preserve">המשוער של </w:t>
      </w:r>
      <w:r w:rsidRPr="00217E81">
        <w:rPr>
          <w:rFonts w:ascii="Times New Roman" w:eastAsia="Times New Roman" w:hAnsi="Times New Roman" w:cs="David" w:hint="cs"/>
          <w:sz w:val="24"/>
          <w:szCs w:val="24"/>
          <w:rtl/>
          <w:lang w:eastAsia="he-IL"/>
        </w:rPr>
        <w:t>המרחבים המוגנים השונים והעבודות הנלוות</w:t>
      </w:r>
      <w:r w:rsidRPr="00217E81">
        <w:rPr>
          <w:rFonts w:ascii="Times New Roman" w:eastAsia="Times New Roman" w:hAnsi="Times New Roman" w:cs="David"/>
          <w:sz w:val="24"/>
          <w:szCs w:val="24"/>
          <w:rtl/>
          <w:lang w:eastAsia="he-IL"/>
        </w:rPr>
        <w:t>.</w:t>
      </w:r>
    </w:p>
    <w:p w14:paraId="4E491B7A" w14:textId="77777777" w:rsidR="00217E81" w:rsidRPr="00217E81" w:rsidRDefault="00217E81" w:rsidP="00217E81">
      <w:pPr>
        <w:widowControl w:val="0"/>
        <w:spacing w:before="0" w:beforeAutospacing="0" w:after="0" w:afterAutospacing="0" w:line="240" w:lineRule="auto"/>
        <w:ind w:left="1440"/>
        <w:jc w:val="both"/>
        <w:rPr>
          <w:rFonts w:ascii="Times New Roman" w:eastAsia="Times New Roman" w:hAnsi="Times New Roman" w:cs="David"/>
          <w:sz w:val="24"/>
          <w:szCs w:val="24"/>
          <w:lang w:eastAsia="he-IL"/>
        </w:rPr>
      </w:pPr>
      <w:r w:rsidRPr="00217E81">
        <w:rPr>
          <w:rFonts w:ascii="Times New Roman" w:eastAsia="Times New Roman" w:hAnsi="Times New Roman" w:cs="David" w:hint="cs"/>
          <w:sz w:val="24"/>
          <w:szCs w:val="24"/>
          <w:rtl/>
          <w:lang w:eastAsia="he-IL"/>
        </w:rPr>
        <w:t xml:space="preserve"> </w:t>
      </w:r>
    </w:p>
    <w:p w14:paraId="65AFFD25" w14:textId="77777777" w:rsidR="00217E81" w:rsidRPr="00217E81" w:rsidRDefault="00217E81" w:rsidP="00217E81">
      <w:pPr>
        <w:widowControl w:val="0"/>
        <w:numPr>
          <w:ilvl w:val="0"/>
          <w:numId w:val="19"/>
        </w:numPr>
        <w:spacing w:before="0" w:beforeAutospacing="0" w:after="0" w:afterAutospacing="0" w:line="240" w:lineRule="auto"/>
        <w:jc w:val="both"/>
        <w:rPr>
          <w:rFonts w:ascii="Times New Roman" w:eastAsia="Times New Roman" w:hAnsi="Times New Roman" w:cs="David"/>
          <w:sz w:val="24"/>
          <w:szCs w:val="24"/>
          <w:lang w:eastAsia="he-IL"/>
        </w:rPr>
      </w:pPr>
      <w:r w:rsidRPr="00217E81">
        <w:rPr>
          <w:rFonts w:ascii="Times New Roman" w:eastAsia="Times New Roman" w:hAnsi="Times New Roman" w:cs="David"/>
          <w:sz w:val="24"/>
          <w:szCs w:val="24"/>
          <w:rtl/>
          <w:lang w:eastAsia="he-IL"/>
        </w:rPr>
        <w:t>כל יתר הדרוש לתכנון סופי.</w:t>
      </w:r>
    </w:p>
    <w:p w14:paraId="2B8F6EE0" w14:textId="77777777" w:rsidR="00217E81" w:rsidRPr="00217E81" w:rsidRDefault="00217E81" w:rsidP="00217E81">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389D5992" w14:textId="77777777" w:rsidR="00217E81" w:rsidRPr="00217E81" w:rsidRDefault="00217E81" w:rsidP="00217E81">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3.3</w:t>
      </w:r>
      <w:r w:rsidRPr="00217E81">
        <w:rPr>
          <w:rFonts w:ascii="Times New Roman" w:eastAsia="Times New Roman" w:hAnsi="Times New Roman" w:cs="David"/>
          <w:sz w:val="24"/>
          <w:szCs w:val="24"/>
          <w:rtl/>
          <w:lang w:eastAsia="he-IL"/>
        </w:rPr>
        <w:tab/>
      </w:r>
      <w:r w:rsidRPr="00217E81">
        <w:rPr>
          <w:rFonts w:ascii="Times New Roman" w:eastAsia="Times New Roman" w:hAnsi="Times New Roman" w:cs="David"/>
          <w:sz w:val="24"/>
          <w:szCs w:val="24"/>
          <w:u w:val="single"/>
          <w:rtl/>
          <w:lang w:eastAsia="he-IL"/>
        </w:rPr>
        <w:t>תכנון מפורט</w:t>
      </w:r>
      <w:r w:rsidRPr="00217E81">
        <w:rPr>
          <w:rFonts w:ascii="Times New Roman" w:eastAsia="Times New Roman" w:hAnsi="Times New Roman" w:cs="David"/>
          <w:sz w:val="24"/>
          <w:szCs w:val="24"/>
          <w:rtl/>
          <w:lang w:eastAsia="he-IL"/>
        </w:rPr>
        <w:t>:</w:t>
      </w:r>
    </w:p>
    <w:p w14:paraId="078219D9" w14:textId="77777777" w:rsidR="00217E81" w:rsidRPr="00217E81" w:rsidRDefault="00217E81" w:rsidP="00217E81">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25264B36" w14:textId="77777777" w:rsidR="00217E81" w:rsidRPr="00217E81" w:rsidRDefault="00217E81" w:rsidP="00217E81">
      <w:pPr>
        <w:widowControl w:val="0"/>
        <w:numPr>
          <w:ilvl w:val="0"/>
          <w:numId w:val="20"/>
        </w:numPr>
        <w:spacing w:before="0" w:beforeAutospacing="0" w:after="0" w:afterAutospacing="0" w:line="240" w:lineRule="auto"/>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u w:val="single"/>
          <w:rtl/>
          <w:lang w:eastAsia="he-IL"/>
        </w:rPr>
        <w:t>כללי</w:t>
      </w:r>
      <w:r w:rsidRPr="00217E81">
        <w:rPr>
          <w:rFonts w:ascii="Times New Roman" w:eastAsia="Times New Roman" w:hAnsi="Times New Roman" w:cs="David"/>
          <w:sz w:val="24"/>
          <w:szCs w:val="24"/>
          <w:rtl/>
          <w:lang w:eastAsia="he-IL"/>
        </w:rPr>
        <w:t>:</w:t>
      </w:r>
    </w:p>
    <w:p w14:paraId="492024FE" w14:textId="77777777" w:rsidR="00217E81" w:rsidRPr="00217E81" w:rsidRDefault="00217E81" w:rsidP="00217E81">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p>
    <w:p w14:paraId="7137FDF6" w14:textId="77777777" w:rsidR="00217E81" w:rsidRPr="00217E81" w:rsidRDefault="00217E81" w:rsidP="00217E81">
      <w:pPr>
        <w:widowControl w:val="0"/>
        <w:numPr>
          <w:ilvl w:val="0"/>
          <w:numId w:val="2"/>
        </w:numPr>
        <w:tabs>
          <w:tab w:val="num" w:pos="2522"/>
        </w:tabs>
        <w:spacing w:before="0" w:beforeAutospacing="0" w:after="0" w:afterAutospacing="0" w:line="240" w:lineRule="auto"/>
        <w:ind w:left="2522" w:hanging="362"/>
        <w:jc w:val="both"/>
        <w:rPr>
          <w:rFonts w:ascii="Times New Roman" w:eastAsia="Times New Roman" w:hAnsi="Times New Roman" w:cs="David"/>
          <w:sz w:val="24"/>
          <w:szCs w:val="24"/>
          <w:lang w:eastAsia="he-IL"/>
        </w:rPr>
      </w:pPr>
      <w:r w:rsidRPr="00217E81">
        <w:rPr>
          <w:rFonts w:ascii="Times New Roman" w:eastAsia="Times New Roman" w:hAnsi="Times New Roman" w:cs="David"/>
          <w:sz w:val="24"/>
          <w:szCs w:val="24"/>
          <w:rtl/>
          <w:lang w:eastAsia="he-IL"/>
        </w:rPr>
        <w:t>התכנון המפורט יתאים לסוג הבנייה שתיבחר ע"י המזמין.</w:t>
      </w:r>
    </w:p>
    <w:p w14:paraId="0C16B078" w14:textId="77777777" w:rsidR="00217E81" w:rsidRPr="00217E81" w:rsidRDefault="00217E81" w:rsidP="00217E81">
      <w:pPr>
        <w:widowControl w:val="0"/>
        <w:numPr>
          <w:ilvl w:val="0"/>
          <w:numId w:val="2"/>
        </w:numPr>
        <w:tabs>
          <w:tab w:val="num" w:pos="2522"/>
        </w:tabs>
        <w:spacing w:before="0" w:beforeAutospacing="0" w:after="0" w:afterAutospacing="0" w:line="240" w:lineRule="auto"/>
        <w:ind w:left="2522" w:hanging="362"/>
        <w:jc w:val="both"/>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 xml:space="preserve">בדיקת תכניות </w:t>
      </w:r>
      <w:r w:rsidRPr="00217E81">
        <w:rPr>
          <w:rFonts w:ascii="Times New Roman" w:eastAsia="Times New Roman" w:hAnsi="Times New Roman" w:cs="David"/>
          <w:sz w:val="24"/>
          <w:szCs w:val="24"/>
          <w:rtl/>
          <w:lang w:eastAsia="he-IL"/>
        </w:rPr>
        <w:t>פירוט הזיון בכל תכניות הקונסטרוקציה</w:t>
      </w:r>
      <w:r w:rsidRPr="00217E81">
        <w:rPr>
          <w:rFonts w:ascii="Times New Roman" w:eastAsia="Times New Roman" w:hAnsi="Times New Roman" w:cs="David" w:hint="cs"/>
          <w:sz w:val="24"/>
          <w:szCs w:val="24"/>
          <w:rtl/>
          <w:lang w:eastAsia="he-IL"/>
        </w:rPr>
        <w:t xml:space="preserve"> של המרחבים המוגנים והקירות היורדים</w:t>
      </w:r>
      <w:r w:rsidRPr="00217E81">
        <w:rPr>
          <w:rFonts w:ascii="Times New Roman" w:eastAsia="Times New Roman" w:hAnsi="Times New Roman" w:cs="David"/>
          <w:sz w:val="24"/>
          <w:szCs w:val="24"/>
          <w:rtl/>
          <w:lang w:eastAsia="he-IL"/>
        </w:rPr>
        <w:t xml:space="preserve">, </w:t>
      </w:r>
    </w:p>
    <w:p w14:paraId="5D7CA6DC" w14:textId="77777777" w:rsidR="00217E81" w:rsidRPr="00217E81" w:rsidRDefault="00217E81" w:rsidP="00217E81">
      <w:pPr>
        <w:widowControl w:val="0"/>
        <w:spacing w:before="0" w:beforeAutospacing="0" w:after="0" w:afterAutospacing="0" w:line="240" w:lineRule="auto"/>
        <w:ind w:left="2160" w:hanging="720"/>
        <w:rPr>
          <w:rFonts w:ascii="Times New Roman" w:eastAsia="Times New Roman" w:hAnsi="Times New Roman" w:cs="David"/>
          <w:sz w:val="24"/>
          <w:szCs w:val="24"/>
          <w:rtl/>
          <w:lang w:eastAsia="he-IL"/>
        </w:rPr>
      </w:pPr>
    </w:p>
    <w:p w14:paraId="121A39C4" w14:textId="77777777" w:rsidR="00217E81" w:rsidRPr="00217E81" w:rsidRDefault="00217E81" w:rsidP="00217E81">
      <w:pPr>
        <w:widowControl w:val="0"/>
        <w:numPr>
          <w:ilvl w:val="0"/>
          <w:numId w:val="20"/>
        </w:numPr>
        <w:spacing w:before="0" w:beforeAutospacing="0" w:after="0" w:afterAutospacing="0" w:line="240" w:lineRule="auto"/>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u w:val="single"/>
          <w:rtl/>
          <w:lang w:eastAsia="he-IL"/>
        </w:rPr>
        <w:t>תכנית המרחבים המוגנים (בכל מקום שרשום מקלט הכוונה למקלט ו/או מרחב מוגן)</w:t>
      </w:r>
      <w:r w:rsidRPr="00217E81">
        <w:rPr>
          <w:rFonts w:ascii="Times New Roman" w:eastAsia="Times New Roman" w:hAnsi="Times New Roman" w:cs="David"/>
          <w:sz w:val="24"/>
          <w:szCs w:val="24"/>
          <w:rtl/>
          <w:lang w:eastAsia="he-IL"/>
        </w:rPr>
        <w:t>:</w:t>
      </w:r>
    </w:p>
    <w:p w14:paraId="1326C0A3" w14:textId="77777777" w:rsidR="00217E81" w:rsidRPr="00217E81" w:rsidRDefault="00217E81" w:rsidP="00217E81">
      <w:pPr>
        <w:widowControl w:val="0"/>
        <w:spacing w:before="0" w:beforeAutospacing="0" w:after="0" w:afterAutospacing="0" w:line="240" w:lineRule="auto"/>
        <w:ind w:left="1440"/>
        <w:rPr>
          <w:rFonts w:ascii="Times New Roman" w:eastAsia="Times New Roman" w:hAnsi="Times New Roman" w:cs="David"/>
          <w:sz w:val="24"/>
          <w:szCs w:val="24"/>
          <w:rtl/>
          <w:lang w:eastAsia="he-IL"/>
        </w:rPr>
      </w:pPr>
    </w:p>
    <w:p w14:paraId="50B8FC0A" w14:textId="77777777" w:rsidR="00217E81" w:rsidRPr="00217E81" w:rsidRDefault="00217E81" w:rsidP="00217E81">
      <w:pPr>
        <w:widowControl w:val="0"/>
        <w:numPr>
          <w:ilvl w:val="0"/>
          <w:numId w:val="2"/>
        </w:numPr>
        <w:tabs>
          <w:tab w:val="num" w:pos="2522"/>
        </w:tabs>
        <w:spacing w:before="0" w:beforeAutospacing="0" w:after="0" w:afterAutospacing="0" w:line="240" w:lineRule="auto"/>
        <w:ind w:left="2522" w:hanging="362"/>
        <w:jc w:val="both"/>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 xml:space="preserve">ייעוץ מפורט ליועצים להכנת </w:t>
      </w:r>
      <w:r w:rsidRPr="00217E81">
        <w:rPr>
          <w:rFonts w:ascii="Times New Roman" w:eastAsia="Times New Roman" w:hAnsi="Times New Roman" w:cs="David"/>
          <w:sz w:val="24"/>
          <w:szCs w:val="24"/>
          <w:rtl/>
          <w:lang w:eastAsia="he-IL"/>
        </w:rPr>
        <w:t>תרשים רצפת המקלט ותקרת המקלט;</w:t>
      </w:r>
    </w:p>
    <w:p w14:paraId="63A9E8C4" w14:textId="77777777" w:rsidR="00217E81" w:rsidRPr="00217E81" w:rsidRDefault="00217E81" w:rsidP="00217E81">
      <w:pPr>
        <w:widowControl w:val="0"/>
        <w:numPr>
          <w:ilvl w:val="0"/>
          <w:numId w:val="2"/>
        </w:numPr>
        <w:tabs>
          <w:tab w:val="num" w:pos="2522"/>
        </w:tabs>
        <w:spacing w:before="0" w:beforeAutospacing="0" w:after="0" w:afterAutospacing="0" w:line="240" w:lineRule="auto"/>
        <w:ind w:left="2522" w:hanging="362"/>
        <w:jc w:val="both"/>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 xml:space="preserve">ייעוץ מפורט ליועצים להכנת </w:t>
      </w:r>
      <w:r w:rsidRPr="00217E81">
        <w:rPr>
          <w:rFonts w:ascii="Times New Roman" w:eastAsia="Times New Roman" w:hAnsi="Times New Roman" w:cs="David"/>
          <w:sz w:val="24"/>
          <w:szCs w:val="24"/>
          <w:rtl/>
          <w:lang w:eastAsia="he-IL"/>
        </w:rPr>
        <w:t>מבט על כל אחד מקירות המקלט, תוך פירוט מלא של הזיון בכל אחד מהאלמנטים;</w:t>
      </w:r>
    </w:p>
    <w:p w14:paraId="08539EF1" w14:textId="77777777" w:rsidR="00217E81" w:rsidRPr="00217E81" w:rsidRDefault="00217E81" w:rsidP="00217E81">
      <w:pPr>
        <w:widowControl w:val="0"/>
        <w:numPr>
          <w:ilvl w:val="0"/>
          <w:numId w:val="2"/>
        </w:numPr>
        <w:tabs>
          <w:tab w:val="num" w:pos="2522"/>
        </w:tabs>
        <w:spacing w:before="0" w:beforeAutospacing="0" w:after="0" w:afterAutospacing="0" w:line="240" w:lineRule="auto"/>
        <w:ind w:left="2522" w:hanging="362"/>
        <w:jc w:val="both"/>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 xml:space="preserve">העברת </w:t>
      </w:r>
      <w:r w:rsidRPr="00217E81">
        <w:rPr>
          <w:rFonts w:ascii="Times New Roman" w:eastAsia="Times New Roman" w:hAnsi="Times New Roman" w:cs="David"/>
          <w:sz w:val="24"/>
          <w:szCs w:val="24"/>
          <w:rtl/>
          <w:lang w:eastAsia="he-IL"/>
        </w:rPr>
        <w:t xml:space="preserve">הוראות מיוחדות לגבי איטום המקלט, הפסקות יציקה וחיבור אלמנטים כגון: דלתות הדף, סולמות, צינורות אוורור ותאי </w:t>
      </w:r>
      <w:r w:rsidRPr="00217E81">
        <w:rPr>
          <w:rFonts w:ascii="Times New Roman" w:eastAsia="Times New Roman" w:hAnsi="Times New Roman" w:cs="David" w:hint="cs"/>
          <w:sz w:val="24"/>
          <w:szCs w:val="24"/>
          <w:rtl/>
          <w:lang w:eastAsia="he-IL"/>
        </w:rPr>
        <w:t xml:space="preserve">ומערכות </w:t>
      </w:r>
      <w:r w:rsidRPr="00217E81">
        <w:rPr>
          <w:rFonts w:ascii="Times New Roman" w:eastAsia="Times New Roman" w:hAnsi="Times New Roman" w:cs="David"/>
          <w:sz w:val="24"/>
          <w:szCs w:val="24"/>
          <w:rtl/>
          <w:lang w:eastAsia="he-IL"/>
        </w:rPr>
        <w:t>סינון</w:t>
      </w:r>
      <w:r w:rsidRPr="00217E81">
        <w:rPr>
          <w:rFonts w:ascii="Times New Roman" w:eastAsia="Times New Roman" w:hAnsi="Times New Roman" w:cs="David" w:hint="cs"/>
          <w:sz w:val="24"/>
          <w:szCs w:val="24"/>
          <w:rtl/>
          <w:lang w:eastAsia="he-IL"/>
        </w:rPr>
        <w:t xml:space="preserve"> גזים</w:t>
      </w:r>
      <w:r w:rsidRPr="00217E81">
        <w:rPr>
          <w:rFonts w:ascii="Times New Roman" w:eastAsia="Times New Roman" w:hAnsi="Times New Roman" w:cs="David"/>
          <w:sz w:val="24"/>
          <w:szCs w:val="24"/>
          <w:rtl/>
          <w:lang w:eastAsia="he-IL"/>
        </w:rPr>
        <w:t xml:space="preserve"> הקשורים במקלט.</w:t>
      </w:r>
    </w:p>
    <w:p w14:paraId="0B054112" w14:textId="77777777" w:rsidR="00217E81" w:rsidRPr="00217E81" w:rsidRDefault="00217E81" w:rsidP="00217E81">
      <w:pPr>
        <w:widowControl w:val="0"/>
        <w:spacing w:before="0" w:beforeAutospacing="0" w:after="0" w:afterAutospacing="0" w:line="240" w:lineRule="auto"/>
        <w:ind w:left="2522"/>
        <w:jc w:val="both"/>
        <w:rPr>
          <w:rFonts w:ascii="Times New Roman" w:eastAsia="Times New Roman" w:hAnsi="Times New Roman" w:cs="David"/>
          <w:sz w:val="24"/>
          <w:szCs w:val="24"/>
          <w:rtl/>
          <w:lang w:eastAsia="he-IL"/>
        </w:rPr>
      </w:pPr>
    </w:p>
    <w:p w14:paraId="639E07E2" w14:textId="77777777" w:rsidR="00217E81" w:rsidRPr="00217E81" w:rsidRDefault="00217E81" w:rsidP="00217E81">
      <w:pPr>
        <w:widowControl w:val="0"/>
        <w:numPr>
          <w:ilvl w:val="0"/>
          <w:numId w:val="20"/>
        </w:numPr>
        <w:spacing w:before="0" w:beforeAutospacing="0" w:after="0" w:afterAutospacing="0" w:line="240" w:lineRule="auto"/>
        <w:jc w:val="both"/>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בדיקת ההתאמה של תכניות הפרויקט המוגשות לכל הרשויות והגופים הרלבנטיים לצורך קבלת אישור סופי, לאישורים שניתנו על ידי כל הרשויות והגופים הרלבנטיים בנושאי המרחבים המוגנים.</w:t>
      </w:r>
    </w:p>
    <w:p w14:paraId="40A159B8" w14:textId="77777777" w:rsidR="00217E81" w:rsidRPr="00217E81" w:rsidRDefault="00217E81" w:rsidP="00217E81">
      <w:pPr>
        <w:widowControl w:val="0"/>
        <w:spacing w:before="0" w:beforeAutospacing="0" w:after="0" w:afterAutospacing="0" w:line="240" w:lineRule="auto"/>
        <w:ind w:left="2160"/>
        <w:jc w:val="both"/>
        <w:rPr>
          <w:rFonts w:ascii="Times New Roman" w:eastAsia="Times New Roman" w:hAnsi="Times New Roman" w:cs="David"/>
          <w:sz w:val="24"/>
          <w:szCs w:val="24"/>
          <w:lang w:eastAsia="he-IL"/>
        </w:rPr>
      </w:pPr>
    </w:p>
    <w:p w14:paraId="08FBC1E9" w14:textId="77777777" w:rsidR="00217E81" w:rsidRPr="00217E81" w:rsidRDefault="00217E81" w:rsidP="00217E81">
      <w:pPr>
        <w:widowControl w:val="0"/>
        <w:numPr>
          <w:ilvl w:val="0"/>
          <w:numId w:val="20"/>
        </w:numPr>
        <w:spacing w:before="0" w:beforeAutospacing="0" w:after="0" w:afterAutospacing="0" w:line="240" w:lineRule="auto"/>
        <w:jc w:val="both"/>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ביקורת על כל התכניות והמפרטים של האדריכל, הקונסטרוקטור והיועצים השונים כדי לוודא שהתכנון המפורט תואם את דרישות פיקוד העורף. בדיקת תכניות כל המתכננים והיועצים האחרים בפרויקט לבחינה ואישור בכל התחומים. באחריות המתכנן לקיים ישיבות ייעודיות להסבר התכנון ומתן חוות דעתו בכל תחומי התכנון בפרויקט הנוגעים למרחבים המוגנים. באחריות המתכנן להעביר התייחסות בכתב ו/או על גבי התכניות של כל אחד מן היועצים ו/או המתכננים.</w:t>
      </w:r>
    </w:p>
    <w:p w14:paraId="3D4AC7DC" w14:textId="77777777" w:rsidR="00217E81" w:rsidRPr="00217E81" w:rsidRDefault="00217E81" w:rsidP="00217E81">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78E20FF2" w14:textId="77777777" w:rsidR="00217E81" w:rsidRPr="00217E81" w:rsidRDefault="00217E81" w:rsidP="00217E81">
      <w:pPr>
        <w:widowControl w:val="0"/>
        <w:numPr>
          <w:ilvl w:val="0"/>
          <w:numId w:val="20"/>
        </w:numPr>
        <w:spacing w:before="0" w:beforeAutospacing="0" w:after="0" w:afterAutospacing="0" w:line="240" w:lineRule="auto"/>
        <w:jc w:val="both"/>
        <w:rPr>
          <w:rFonts w:ascii="Times New Roman" w:eastAsia="Times New Roman" w:hAnsi="Times New Roman" w:cs="David"/>
          <w:sz w:val="24"/>
          <w:szCs w:val="24"/>
          <w:lang w:eastAsia="he-IL"/>
        </w:rPr>
      </w:pPr>
      <w:r w:rsidRPr="00217E81">
        <w:rPr>
          <w:rFonts w:ascii="Times New Roman" w:eastAsia="Times New Roman" w:hAnsi="Times New Roman" w:cs="David"/>
          <w:sz w:val="24"/>
          <w:szCs w:val="24"/>
          <w:rtl/>
          <w:lang w:eastAsia="he-IL"/>
        </w:rPr>
        <w:t>עיבוד הפתרונות המפורטים באופן ובקנ"מ ברור וערוך לביצוע, עפ"י קביעת המזמין ונציגיו.</w:t>
      </w:r>
    </w:p>
    <w:p w14:paraId="138AACA1"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A0D5DC0" w14:textId="77777777" w:rsidR="00217E81" w:rsidRPr="00217E81" w:rsidRDefault="00217E81" w:rsidP="00217E81">
      <w:pPr>
        <w:widowControl w:val="0"/>
        <w:numPr>
          <w:ilvl w:val="0"/>
          <w:numId w:val="20"/>
        </w:numPr>
        <w:spacing w:before="0" w:beforeAutospacing="0" w:after="0" w:afterAutospacing="0" w:line="240" w:lineRule="auto"/>
        <w:jc w:val="both"/>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 xml:space="preserve">בדיקת </w:t>
      </w:r>
      <w:r w:rsidRPr="00217E81">
        <w:rPr>
          <w:rFonts w:ascii="Times New Roman" w:eastAsia="Times New Roman" w:hAnsi="Times New Roman" w:cs="David"/>
          <w:sz w:val="24"/>
          <w:szCs w:val="24"/>
          <w:rtl/>
          <w:lang w:eastAsia="he-IL"/>
        </w:rPr>
        <w:t xml:space="preserve">מפרטים טכניים, כתבי כמויות ורשימות ברזל המתאימות למפרטים הכלליים ולכתבי הכמויות </w:t>
      </w:r>
      <w:r w:rsidRPr="00217E81">
        <w:rPr>
          <w:rFonts w:ascii="Times New Roman" w:eastAsia="Times New Roman" w:hAnsi="Times New Roman" w:cs="David" w:hint="cs"/>
          <w:sz w:val="24"/>
          <w:szCs w:val="24"/>
          <w:rtl/>
          <w:lang w:eastAsia="he-IL"/>
        </w:rPr>
        <w:t>הנדרשים ע"י פיקוד העורף,</w:t>
      </w:r>
      <w:r w:rsidRPr="00217E81">
        <w:rPr>
          <w:rFonts w:ascii="Times New Roman" w:eastAsia="Times New Roman" w:hAnsi="Times New Roman" w:cs="David"/>
          <w:sz w:val="24"/>
          <w:szCs w:val="24"/>
          <w:rtl/>
          <w:lang w:eastAsia="he-IL"/>
        </w:rPr>
        <w:t xml:space="preserve"> בצורה שיכללו את כל העבודות המתוכננות ע"י המתכנן והאדריכל תוך בדיקה של העדר כפילות עם מפרט מלאכה אחר בבניין או אי כיסוי מערכות הנופלות בין המתכננים השונים.</w:t>
      </w:r>
    </w:p>
    <w:p w14:paraId="7DD2709A" w14:textId="77777777" w:rsidR="00217E81" w:rsidRPr="00217E81" w:rsidRDefault="00217E81" w:rsidP="00217E81">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p>
    <w:p w14:paraId="0D36CCB1" w14:textId="77777777" w:rsidR="00217E81" w:rsidRPr="00217E81" w:rsidRDefault="00217E81" w:rsidP="00217E81">
      <w:pPr>
        <w:widowControl w:val="0"/>
        <w:numPr>
          <w:ilvl w:val="0"/>
          <w:numId w:val="20"/>
        </w:numPr>
        <w:spacing w:before="0" w:beforeAutospacing="0" w:after="0" w:afterAutospacing="0" w:line="240" w:lineRule="auto"/>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 xml:space="preserve">המפרטים יודפסו באמצעות מעבד תמלילים והם יוצאו בקבצי "אסקי", כך שניתן יהיה להעתיקם לכל מעבד תמלילים אחר, ע"ג דיסקט ובתדפיס. </w:t>
      </w:r>
    </w:p>
    <w:p w14:paraId="0A5768D0" w14:textId="77777777" w:rsidR="00217E81" w:rsidRPr="00217E81" w:rsidRDefault="00217E81" w:rsidP="00217E81">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p>
    <w:p w14:paraId="565CA41D" w14:textId="77777777" w:rsidR="00217E81" w:rsidRPr="00217E81" w:rsidRDefault="00217E81" w:rsidP="00217E81">
      <w:pPr>
        <w:widowControl w:val="0"/>
        <w:numPr>
          <w:ilvl w:val="0"/>
          <w:numId w:val="20"/>
        </w:numPr>
        <w:spacing w:before="0" w:beforeAutospacing="0" w:after="0" w:afterAutospacing="0" w:line="240" w:lineRule="auto"/>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כתבי הכמויות יוכנו באמצעות תוכנה לכתבי כמויות "סופר מכרז" והניתנת להמרה גם לתוכנות אחרות לכתבי כמויות ע"ג דיסקט ובתדפיס.</w:t>
      </w:r>
    </w:p>
    <w:p w14:paraId="3B10E159"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1A1F3FE" w14:textId="77777777" w:rsidR="00217E81" w:rsidRPr="00217E81" w:rsidRDefault="00217E81" w:rsidP="00217E81">
      <w:pPr>
        <w:widowControl w:val="0"/>
        <w:numPr>
          <w:ilvl w:val="0"/>
          <w:numId w:val="20"/>
        </w:numPr>
        <w:spacing w:before="0" w:beforeAutospacing="0" w:after="0" w:afterAutospacing="0" w:line="240" w:lineRule="auto"/>
        <w:jc w:val="both"/>
        <w:rPr>
          <w:rFonts w:ascii="Times New Roman" w:eastAsia="Times New Roman" w:hAnsi="Times New Roman" w:cs="David"/>
          <w:sz w:val="24"/>
          <w:szCs w:val="24"/>
          <w:lang w:eastAsia="he-IL"/>
        </w:rPr>
      </w:pPr>
      <w:r w:rsidRPr="00217E81">
        <w:rPr>
          <w:rFonts w:ascii="Times New Roman" w:eastAsia="Times New Roman" w:hAnsi="Times New Roman" w:cs="David"/>
          <w:sz w:val="24"/>
          <w:szCs w:val="24"/>
          <w:rtl/>
          <w:lang w:eastAsia="he-IL"/>
        </w:rPr>
        <w:t xml:space="preserve">עדכון האומדן לביצועו של </w:t>
      </w:r>
      <w:r w:rsidRPr="00217E81">
        <w:rPr>
          <w:rFonts w:ascii="Times New Roman" w:eastAsia="Times New Roman" w:hAnsi="Times New Roman" w:cs="David" w:hint="cs"/>
          <w:sz w:val="24"/>
          <w:szCs w:val="24"/>
          <w:rtl/>
          <w:lang w:eastAsia="he-IL"/>
        </w:rPr>
        <w:t>המרחבים המוגנים</w:t>
      </w:r>
      <w:r w:rsidRPr="00217E81">
        <w:rPr>
          <w:rFonts w:ascii="Times New Roman" w:eastAsia="Times New Roman" w:hAnsi="Times New Roman" w:cs="David"/>
          <w:sz w:val="24"/>
          <w:szCs w:val="24"/>
          <w:rtl/>
          <w:lang w:eastAsia="he-IL"/>
        </w:rPr>
        <w:t>, שיהיה מבוסס על המפרטים וכתבי הכמויות, תוך ציון המדד התקף במועד הכנת האומדן.</w:t>
      </w:r>
    </w:p>
    <w:p w14:paraId="0D1A16E4"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CECE479" w14:textId="77777777" w:rsidR="00217E81" w:rsidRPr="00217E81" w:rsidRDefault="00217E81" w:rsidP="00217E81">
      <w:pPr>
        <w:widowControl w:val="0"/>
        <w:numPr>
          <w:ilvl w:val="0"/>
          <w:numId w:val="20"/>
        </w:numPr>
        <w:spacing w:before="0" w:beforeAutospacing="0" w:after="0" w:afterAutospacing="0" w:line="240" w:lineRule="auto"/>
        <w:jc w:val="both"/>
        <w:rPr>
          <w:rFonts w:ascii="Times New Roman" w:eastAsia="Times New Roman" w:hAnsi="Times New Roman" w:cs="David"/>
          <w:sz w:val="24"/>
          <w:szCs w:val="24"/>
          <w:lang w:eastAsia="he-IL"/>
        </w:rPr>
      </w:pPr>
      <w:r w:rsidRPr="00217E81">
        <w:rPr>
          <w:rFonts w:ascii="Times New Roman" w:eastAsia="Times New Roman" w:hAnsi="Times New Roman" w:cs="David" w:hint="cs"/>
          <w:sz w:val="24"/>
          <w:szCs w:val="24"/>
          <w:rtl/>
          <w:lang w:eastAsia="he-IL"/>
        </w:rPr>
        <w:t>בדיקת</w:t>
      </w:r>
      <w:r w:rsidRPr="00217E81">
        <w:rPr>
          <w:rFonts w:ascii="Times New Roman" w:eastAsia="Times New Roman" w:hAnsi="Times New Roman" w:cs="David"/>
          <w:sz w:val="24"/>
          <w:szCs w:val="24"/>
          <w:rtl/>
          <w:lang w:eastAsia="he-IL"/>
        </w:rPr>
        <w:t xml:space="preserve"> </w:t>
      </w:r>
      <w:r w:rsidRPr="00217E81">
        <w:rPr>
          <w:rFonts w:ascii="Times New Roman" w:eastAsia="Times New Roman" w:hAnsi="Times New Roman" w:cs="David" w:hint="cs"/>
          <w:sz w:val="24"/>
          <w:szCs w:val="24"/>
          <w:rtl/>
          <w:lang w:eastAsia="he-IL"/>
        </w:rPr>
        <w:t>ה</w:t>
      </w:r>
      <w:r w:rsidRPr="00217E81">
        <w:rPr>
          <w:rFonts w:ascii="Times New Roman" w:eastAsia="Times New Roman" w:hAnsi="Times New Roman" w:cs="David"/>
          <w:sz w:val="24"/>
          <w:szCs w:val="24"/>
          <w:rtl/>
          <w:lang w:eastAsia="he-IL"/>
        </w:rPr>
        <w:t>שינויים בתוכניות ככל שיתחייב להתאמת הפרויקט למסגרת התקציבית כפי שיקבע ע"י המזמין.</w:t>
      </w:r>
    </w:p>
    <w:p w14:paraId="6705BFE9" w14:textId="77777777" w:rsidR="00217E81" w:rsidRPr="00217E81" w:rsidRDefault="00217E81" w:rsidP="00217E81">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62A03232" w14:textId="77777777" w:rsidR="00217E81" w:rsidRPr="00217E81" w:rsidRDefault="00217E81" w:rsidP="00217E81">
      <w:pPr>
        <w:widowControl w:val="0"/>
        <w:numPr>
          <w:ilvl w:val="0"/>
          <w:numId w:val="20"/>
        </w:numPr>
        <w:spacing w:before="0" w:beforeAutospacing="0" w:after="0" w:afterAutospacing="0" w:line="240" w:lineRule="auto"/>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מתן חוות דעת טכנית וי</w:t>
      </w:r>
      <w:r w:rsidRPr="00217E81">
        <w:rPr>
          <w:rFonts w:ascii="Times New Roman" w:eastAsia="Times New Roman" w:hAnsi="Times New Roman" w:cs="David" w:hint="cs"/>
          <w:sz w:val="24"/>
          <w:szCs w:val="24"/>
          <w:rtl/>
          <w:lang w:eastAsia="he-IL"/>
        </w:rPr>
        <w:t>י</w:t>
      </w:r>
      <w:r w:rsidRPr="00217E81">
        <w:rPr>
          <w:rFonts w:ascii="Times New Roman" w:eastAsia="Times New Roman" w:hAnsi="Times New Roman" w:cs="David"/>
          <w:sz w:val="24"/>
          <w:szCs w:val="24"/>
          <w:rtl/>
          <w:lang w:eastAsia="he-IL"/>
        </w:rPr>
        <w:t>עוץ בכל הקשור בהכנת המכרזים ופרסומם.</w:t>
      </w:r>
    </w:p>
    <w:p w14:paraId="36B29F3A"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7D933F98" w14:textId="77777777" w:rsidR="00217E81" w:rsidRPr="00217E81" w:rsidRDefault="00217E81" w:rsidP="00217E81">
      <w:pPr>
        <w:widowControl w:val="0"/>
        <w:numPr>
          <w:ilvl w:val="0"/>
          <w:numId w:val="20"/>
        </w:numPr>
        <w:spacing w:before="0" w:beforeAutospacing="0" w:after="0" w:afterAutospacing="0" w:line="240" w:lineRule="auto"/>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השתתפות בסיורי קבלנים. הכנת תשובות לשאלות הקבלנים והגשתן למנהל.</w:t>
      </w:r>
    </w:p>
    <w:p w14:paraId="14FBAE05"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64FBCC7" w14:textId="77777777" w:rsidR="00217E81" w:rsidRPr="00217E81" w:rsidRDefault="00217E81" w:rsidP="00217E81">
      <w:pPr>
        <w:widowControl w:val="0"/>
        <w:numPr>
          <w:ilvl w:val="0"/>
          <w:numId w:val="20"/>
        </w:numPr>
        <w:spacing w:before="0" w:beforeAutospacing="0" w:after="0" w:afterAutospacing="0" w:line="240" w:lineRule="auto"/>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מתן חוות דעת טכנית, בכל הקשור להצעות הקבלנים.</w:t>
      </w:r>
    </w:p>
    <w:p w14:paraId="0C09D24C"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FD56355" w14:textId="77777777" w:rsidR="00217E81" w:rsidRPr="00217E81" w:rsidRDefault="00217E81" w:rsidP="00217E81">
      <w:pPr>
        <w:widowControl w:val="0"/>
        <w:numPr>
          <w:ilvl w:val="0"/>
          <w:numId w:val="20"/>
        </w:numPr>
        <w:spacing w:before="0" w:beforeAutospacing="0" w:after="0" w:afterAutospacing="0" w:line="240" w:lineRule="auto"/>
        <w:jc w:val="both"/>
        <w:rPr>
          <w:rFonts w:ascii="Times New Roman" w:eastAsia="Times New Roman" w:hAnsi="Times New Roman" w:cs="David"/>
          <w:sz w:val="24"/>
          <w:szCs w:val="24"/>
          <w:lang w:eastAsia="he-IL"/>
        </w:rPr>
      </w:pPr>
      <w:r w:rsidRPr="00217E81">
        <w:rPr>
          <w:rFonts w:ascii="Times New Roman" w:eastAsia="Times New Roman" w:hAnsi="Times New Roman" w:cs="David"/>
          <w:sz w:val="24"/>
          <w:szCs w:val="24"/>
          <w:rtl/>
          <w:lang w:eastAsia="he-IL"/>
        </w:rPr>
        <w:t>הכנת תכניות עבודה, פרטים ומפרטים משלימים ככל שי</w:t>
      </w:r>
      <w:r w:rsidRPr="00217E81">
        <w:rPr>
          <w:rFonts w:ascii="Times New Roman" w:eastAsia="Times New Roman" w:hAnsi="Times New Roman" w:cs="David" w:hint="cs"/>
          <w:sz w:val="24"/>
          <w:szCs w:val="24"/>
          <w:rtl/>
          <w:lang w:eastAsia="he-IL"/>
        </w:rPr>
        <w:t>י</w:t>
      </w:r>
      <w:r w:rsidRPr="00217E81">
        <w:rPr>
          <w:rFonts w:ascii="Times New Roman" w:eastAsia="Times New Roman" w:hAnsi="Times New Roman" w:cs="David"/>
          <w:sz w:val="24"/>
          <w:szCs w:val="24"/>
          <w:rtl/>
          <w:lang w:eastAsia="he-IL"/>
        </w:rPr>
        <w:t>דרש לבצוע העבודות.</w:t>
      </w:r>
    </w:p>
    <w:p w14:paraId="685096C8" w14:textId="77777777" w:rsidR="00217E81" w:rsidRPr="00217E81" w:rsidRDefault="00217E81" w:rsidP="00217E81">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p>
    <w:p w14:paraId="76B56DDD" w14:textId="77777777" w:rsidR="00217E81" w:rsidRPr="00217E81" w:rsidRDefault="00217E81" w:rsidP="00217E81">
      <w:pPr>
        <w:widowControl w:val="0"/>
        <w:numPr>
          <w:ilvl w:val="0"/>
          <w:numId w:val="20"/>
        </w:numPr>
        <w:spacing w:before="0" w:beforeAutospacing="0" w:after="0" w:afterAutospacing="0" w:line="240" w:lineRule="auto"/>
        <w:jc w:val="both"/>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הכנת רשימה מומלצת לבדיקות מעבדה או בדיקות שבכוונתו לערוך באתר הבניה או בבתי המלאכה, תוך ציון החלק שבבדיקות אלו שהם חובה עפ"י החוק, התקנות, התקנים או כל דין.</w:t>
      </w:r>
    </w:p>
    <w:p w14:paraId="2944B71D" w14:textId="77777777" w:rsidR="00217E81" w:rsidRPr="00217E81" w:rsidRDefault="00217E81" w:rsidP="00217E81">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p>
    <w:p w14:paraId="4C31A8E1" w14:textId="77777777" w:rsidR="00217E81" w:rsidRPr="00217E81" w:rsidRDefault="00217E81" w:rsidP="00217E81">
      <w:pPr>
        <w:widowControl w:val="0"/>
        <w:spacing w:before="0" w:beforeAutospacing="0" w:after="120" w:afterAutospacing="0" w:line="240" w:lineRule="auto"/>
        <w:ind w:left="1440"/>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מובהר בזאת שהמתכנן יכין, באם י</w:t>
      </w:r>
      <w:r w:rsidRPr="00217E81">
        <w:rPr>
          <w:rFonts w:ascii="Times New Roman" w:eastAsia="Times New Roman" w:hAnsi="Times New Roman" w:cs="David" w:hint="cs"/>
          <w:sz w:val="24"/>
          <w:szCs w:val="24"/>
          <w:rtl/>
          <w:lang w:eastAsia="he-IL"/>
        </w:rPr>
        <w:t>י</w:t>
      </w:r>
      <w:r w:rsidRPr="00217E81">
        <w:rPr>
          <w:rFonts w:ascii="Times New Roman" w:eastAsia="Times New Roman" w:hAnsi="Times New Roman" w:cs="David"/>
          <w:sz w:val="24"/>
          <w:szCs w:val="24"/>
          <w:rtl/>
          <w:lang w:eastAsia="he-IL"/>
        </w:rPr>
        <w:t>דרש מסמכים למכרזים, עוד לפני השלמת המסמכים המפורטים לב</w:t>
      </w:r>
      <w:r w:rsidRPr="00217E81">
        <w:rPr>
          <w:rFonts w:ascii="Times New Roman" w:eastAsia="Times New Roman" w:hAnsi="Times New Roman" w:cs="David" w:hint="cs"/>
          <w:sz w:val="24"/>
          <w:szCs w:val="24"/>
          <w:rtl/>
          <w:lang w:eastAsia="he-IL"/>
        </w:rPr>
        <w:t>י</w:t>
      </w:r>
      <w:r w:rsidRPr="00217E81">
        <w:rPr>
          <w:rFonts w:ascii="Times New Roman" w:eastAsia="Times New Roman" w:hAnsi="Times New Roman" w:cs="David"/>
          <w:sz w:val="24"/>
          <w:szCs w:val="24"/>
          <w:rtl/>
          <w:lang w:eastAsia="he-IL"/>
        </w:rPr>
        <w:t>צוע.</w:t>
      </w:r>
    </w:p>
    <w:p w14:paraId="2828954F" w14:textId="77777777" w:rsidR="00217E81" w:rsidRPr="00217E81" w:rsidRDefault="00217E81" w:rsidP="00217E81">
      <w:pPr>
        <w:widowControl w:val="0"/>
        <w:spacing w:before="0" w:beforeAutospacing="0" w:after="0" w:afterAutospacing="0" w:line="240" w:lineRule="auto"/>
        <w:rPr>
          <w:rFonts w:ascii="Times New Roman" w:eastAsia="Times New Roman" w:hAnsi="Times New Roman" w:cs="David"/>
          <w:sz w:val="24"/>
          <w:szCs w:val="24"/>
          <w:rtl/>
          <w:lang w:eastAsia="he-IL"/>
        </w:rPr>
      </w:pPr>
    </w:p>
    <w:p w14:paraId="37F4BBCF" w14:textId="77777777" w:rsidR="00217E81" w:rsidRPr="00217E81" w:rsidRDefault="00217E81" w:rsidP="00217E81">
      <w:pPr>
        <w:widowControl w:val="0"/>
        <w:spacing w:before="0" w:beforeAutospacing="0" w:after="0" w:afterAutospacing="0" w:line="240" w:lineRule="auto"/>
        <w:ind w:left="1440" w:hanging="720"/>
        <w:jc w:val="both"/>
        <w:rPr>
          <w:rFonts w:ascii="Times New Roman" w:eastAsia="Times New Roman" w:hAnsi="Times New Roman" w:cs="David"/>
          <w:b/>
          <w:bCs/>
          <w:sz w:val="24"/>
          <w:szCs w:val="24"/>
          <w:u w:val="single"/>
          <w:rtl/>
          <w:lang w:eastAsia="he-IL"/>
        </w:rPr>
      </w:pPr>
      <w:r w:rsidRPr="00217E81">
        <w:rPr>
          <w:rFonts w:ascii="Times New Roman" w:eastAsia="Times New Roman" w:hAnsi="Times New Roman" w:cs="David"/>
          <w:sz w:val="24"/>
          <w:szCs w:val="24"/>
          <w:rtl/>
          <w:lang w:eastAsia="he-IL"/>
        </w:rPr>
        <w:t>3.4</w:t>
      </w:r>
      <w:r w:rsidRPr="00217E81">
        <w:rPr>
          <w:rFonts w:ascii="Times New Roman" w:eastAsia="Times New Roman" w:hAnsi="Times New Roman" w:cs="David"/>
          <w:sz w:val="24"/>
          <w:szCs w:val="24"/>
          <w:rtl/>
          <w:lang w:eastAsia="he-IL"/>
        </w:rPr>
        <w:tab/>
      </w:r>
      <w:r w:rsidRPr="00217E81">
        <w:rPr>
          <w:rFonts w:ascii="Times New Roman" w:eastAsia="Times New Roman" w:hAnsi="Times New Roman" w:cs="David"/>
          <w:sz w:val="24"/>
          <w:szCs w:val="24"/>
          <w:u w:val="single"/>
          <w:rtl/>
          <w:lang w:eastAsia="he-IL"/>
        </w:rPr>
        <w:t>פיקוח עליון</w:t>
      </w:r>
      <w:r w:rsidRPr="00217E81">
        <w:rPr>
          <w:rFonts w:ascii="Times New Roman" w:eastAsia="Times New Roman" w:hAnsi="Times New Roman" w:cs="David"/>
          <w:sz w:val="24"/>
          <w:szCs w:val="24"/>
          <w:rtl/>
          <w:lang w:eastAsia="he-IL"/>
        </w:rPr>
        <w:t>:</w:t>
      </w:r>
    </w:p>
    <w:p w14:paraId="42D5D24F" w14:textId="77777777" w:rsidR="00217E81" w:rsidRPr="00217E81" w:rsidRDefault="00217E81" w:rsidP="00217E81">
      <w:pPr>
        <w:widowControl w:val="0"/>
        <w:spacing w:before="0" w:beforeAutospacing="0" w:after="0" w:afterAutospacing="0" w:line="240" w:lineRule="auto"/>
        <w:ind w:left="720" w:hanging="720"/>
        <w:jc w:val="both"/>
        <w:rPr>
          <w:rFonts w:ascii="Times New Roman" w:eastAsia="Times New Roman" w:hAnsi="Times New Roman" w:cs="David"/>
          <w:b/>
          <w:bCs/>
          <w:sz w:val="24"/>
          <w:szCs w:val="24"/>
          <w:u w:val="single"/>
          <w:rtl/>
          <w:lang w:eastAsia="he-IL"/>
        </w:rPr>
      </w:pPr>
    </w:p>
    <w:p w14:paraId="1FF1FFEF" w14:textId="77777777" w:rsidR="00217E81" w:rsidRPr="00217E81" w:rsidRDefault="00217E81" w:rsidP="00217E81">
      <w:pPr>
        <w:widowControl w:val="0"/>
        <w:spacing w:before="0" w:beforeAutospacing="0" w:after="0" w:afterAutospacing="0" w:line="240" w:lineRule="auto"/>
        <w:ind w:left="2096" w:hanging="720"/>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א.</w:t>
      </w:r>
      <w:r w:rsidRPr="00217E81">
        <w:rPr>
          <w:rFonts w:ascii="Times New Roman" w:eastAsia="Times New Roman" w:hAnsi="Times New Roman" w:cs="David"/>
          <w:sz w:val="24"/>
          <w:szCs w:val="24"/>
          <w:rtl/>
          <w:lang w:eastAsia="he-IL"/>
        </w:rPr>
        <w:tab/>
        <w:t>הפ</w:t>
      </w:r>
      <w:r w:rsidRPr="00217E81">
        <w:rPr>
          <w:rFonts w:ascii="Times New Roman" w:eastAsia="Times New Roman" w:hAnsi="Times New Roman" w:cs="David" w:hint="cs"/>
          <w:sz w:val="24"/>
          <w:szCs w:val="24"/>
          <w:rtl/>
          <w:lang w:eastAsia="he-IL"/>
        </w:rPr>
        <w:t>י</w:t>
      </w:r>
      <w:r w:rsidRPr="00217E81">
        <w:rPr>
          <w:rFonts w:ascii="Times New Roman" w:eastAsia="Times New Roman" w:hAnsi="Times New Roman" w:cs="David"/>
          <w:sz w:val="24"/>
          <w:szCs w:val="24"/>
          <w:rtl/>
          <w:lang w:eastAsia="he-IL"/>
        </w:rPr>
        <w:t>קוח העליון של המתכנן על בצוע העבודות יכלול:</w:t>
      </w:r>
    </w:p>
    <w:p w14:paraId="21F4487F" w14:textId="77777777" w:rsidR="00217E81" w:rsidRPr="00217E81" w:rsidRDefault="00217E81" w:rsidP="00217E81">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p>
    <w:p w14:paraId="338DED5B" w14:textId="77777777" w:rsidR="00217E81" w:rsidRPr="00217E81" w:rsidRDefault="00217E81" w:rsidP="00217E81">
      <w:pPr>
        <w:widowControl w:val="0"/>
        <w:numPr>
          <w:ilvl w:val="0"/>
          <w:numId w:val="2"/>
        </w:numPr>
        <w:tabs>
          <w:tab w:val="num" w:pos="2522"/>
        </w:tabs>
        <w:spacing w:before="0" w:beforeAutospacing="0" w:after="0" w:afterAutospacing="0" w:line="240" w:lineRule="auto"/>
        <w:ind w:left="2522" w:hanging="362"/>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פיקוח עליון על ביצוע העבודות בהתאם לתכניות ולמסמכים האחרים המאושרים ע"י המנהל, לרבות על ביצוע התיקונים שקבלני העבודות חייבים בהם, הן לפני מסירת העבודות והן בתקופת הבדק, כל אלה הן באתר והן בבתי מלאכה מחוץ לאתר.</w:t>
      </w:r>
    </w:p>
    <w:p w14:paraId="66D77EE5" w14:textId="77777777" w:rsidR="00217E81" w:rsidRPr="00217E81" w:rsidRDefault="00217E81" w:rsidP="00217E81">
      <w:pPr>
        <w:widowControl w:val="0"/>
        <w:spacing w:before="0" w:beforeAutospacing="0" w:after="0" w:afterAutospacing="0" w:line="240" w:lineRule="auto"/>
        <w:ind w:left="2522"/>
        <w:jc w:val="both"/>
        <w:rPr>
          <w:rFonts w:ascii="Times New Roman" w:eastAsia="Times New Roman" w:hAnsi="Times New Roman" w:cs="David"/>
          <w:sz w:val="24"/>
          <w:szCs w:val="24"/>
          <w:rtl/>
          <w:lang w:eastAsia="he-IL"/>
        </w:rPr>
      </w:pPr>
    </w:p>
    <w:p w14:paraId="742BF1ED" w14:textId="77777777" w:rsidR="00217E81" w:rsidRPr="00217E81" w:rsidRDefault="00217E81" w:rsidP="00217E81">
      <w:pPr>
        <w:widowControl w:val="0"/>
        <w:numPr>
          <w:ilvl w:val="0"/>
          <w:numId w:val="2"/>
        </w:numPr>
        <w:tabs>
          <w:tab w:val="num" w:pos="2522"/>
        </w:tabs>
        <w:spacing w:before="0" w:beforeAutospacing="0" w:after="0" w:afterAutospacing="0" w:line="240" w:lineRule="auto"/>
        <w:ind w:left="2522" w:hanging="362"/>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 xml:space="preserve">פיקוח עליון על טיב ביצוע הפרויקט וביצוע </w:t>
      </w:r>
      <w:r w:rsidRPr="00217E81">
        <w:rPr>
          <w:rFonts w:ascii="Times New Roman" w:eastAsia="Times New Roman" w:hAnsi="Times New Roman" w:cs="David" w:hint="cs"/>
          <w:sz w:val="24"/>
          <w:szCs w:val="24"/>
          <w:rtl/>
          <w:lang w:eastAsia="he-IL"/>
        </w:rPr>
        <w:t>התחייבויו</w:t>
      </w:r>
      <w:r w:rsidRPr="00217E81">
        <w:rPr>
          <w:rFonts w:ascii="Times New Roman" w:eastAsia="Times New Roman" w:hAnsi="Times New Roman" w:cs="David" w:hint="eastAsia"/>
          <w:sz w:val="24"/>
          <w:szCs w:val="24"/>
          <w:rtl/>
          <w:lang w:eastAsia="he-IL"/>
        </w:rPr>
        <w:t>ת</w:t>
      </w:r>
      <w:r w:rsidRPr="00217E81">
        <w:rPr>
          <w:rFonts w:ascii="Times New Roman" w:eastAsia="Times New Roman" w:hAnsi="Times New Roman" w:cs="David"/>
          <w:sz w:val="24"/>
          <w:szCs w:val="24"/>
          <w:rtl/>
          <w:lang w:eastAsia="he-IL"/>
        </w:rPr>
        <w:t xml:space="preserve"> קבלני העבודות.</w:t>
      </w:r>
    </w:p>
    <w:p w14:paraId="54ED1006" w14:textId="77777777" w:rsidR="00217E81" w:rsidRPr="00217E81" w:rsidRDefault="00217E81" w:rsidP="00217E81">
      <w:pPr>
        <w:widowControl w:val="0"/>
        <w:spacing w:before="0" w:beforeAutospacing="0" w:after="0" w:afterAutospacing="0" w:line="240" w:lineRule="auto"/>
        <w:ind w:left="2522"/>
        <w:jc w:val="both"/>
        <w:rPr>
          <w:rFonts w:ascii="Times New Roman" w:eastAsia="Times New Roman" w:hAnsi="Times New Roman" w:cs="David"/>
          <w:sz w:val="24"/>
          <w:szCs w:val="24"/>
          <w:rtl/>
          <w:lang w:eastAsia="he-IL"/>
        </w:rPr>
      </w:pPr>
    </w:p>
    <w:p w14:paraId="258CAAFF" w14:textId="77777777" w:rsidR="00217E81" w:rsidRPr="00217E81" w:rsidRDefault="00217E81" w:rsidP="00217E81">
      <w:pPr>
        <w:widowControl w:val="0"/>
        <w:numPr>
          <w:ilvl w:val="0"/>
          <w:numId w:val="2"/>
        </w:numPr>
        <w:tabs>
          <w:tab w:val="num" w:pos="2522"/>
        </w:tabs>
        <w:spacing w:before="0" w:beforeAutospacing="0" w:after="0" w:afterAutospacing="0" w:line="240" w:lineRule="auto"/>
        <w:ind w:left="2522" w:hanging="362"/>
        <w:jc w:val="both"/>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י</w:t>
      </w:r>
      <w:r w:rsidRPr="00217E81">
        <w:rPr>
          <w:rFonts w:ascii="Times New Roman" w:eastAsia="Times New Roman" w:hAnsi="Times New Roman" w:cs="David"/>
          <w:sz w:val="24"/>
          <w:szCs w:val="24"/>
          <w:rtl/>
          <w:lang w:eastAsia="he-IL"/>
        </w:rPr>
        <w:t>יעוץ והמלצה לגבי בחירה, בדיקה ואישור של חומרים וציוד.</w:t>
      </w:r>
    </w:p>
    <w:p w14:paraId="2088B2EF" w14:textId="77777777" w:rsidR="00217E81" w:rsidRPr="00217E81" w:rsidRDefault="00217E81" w:rsidP="00217E81">
      <w:pPr>
        <w:widowControl w:val="0"/>
        <w:spacing w:before="0" w:beforeAutospacing="0" w:after="0" w:afterAutospacing="0" w:line="240" w:lineRule="auto"/>
        <w:ind w:left="2522"/>
        <w:jc w:val="both"/>
        <w:rPr>
          <w:rFonts w:ascii="Times New Roman" w:eastAsia="Times New Roman" w:hAnsi="Times New Roman" w:cs="David"/>
          <w:sz w:val="24"/>
          <w:szCs w:val="24"/>
          <w:rtl/>
          <w:lang w:eastAsia="he-IL"/>
        </w:rPr>
      </w:pPr>
    </w:p>
    <w:p w14:paraId="37453A70" w14:textId="77777777" w:rsidR="00217E81" w:rsidRPr="00217E81" w:rsidRDefault="00217E81" w:rsidP="00217E81">
      <w:pPr>
        <w:widowControl w:val="0"/>
        <w:numPr>
          <w:ilvl w:val="0"/>
          <w:numId w:val="2"/>
        </w:numPr>
        <w:tabs>
          <w:tab w:val="num" w:pos="2522"/>
        </w:tabs>
        <w:spacing w:before="0" w:beforeAutospacing="0" w:after="0" w:afterAutospacing="0" w:line="240" w:lineRule="auto"/>
        <w:ind w:left="2522" w:hanging="362"/>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בדיקה באתר ומחוצה</w:t>
      </w:r>
      <w:r w:rsidR="00EB38F9">
        <w:rPr>
          <w:rFonts w:ascii="Times New Roman" w:eastAsia="Times New Roman" w:hAnsi="Times New Roman" w:cs="David"/>
          <w:sz w:val="24"/>
          <w:szCs w:val="24"/>
          <w:rtl/>
          <w:lang w:eastAsia="he-IL"/>
        </w:rPr>
        <w:t xml:space="preserve"> לו באם הקבלן והמפקח הבינו את ת</w:t>
      </w:r>
      <w:r w:rsidRPr="00217E81">
        <w:rPr>
          <w:rFonts w:ascii="Times New Roman" w:eastAsia="Times New Roman" w:hAnsi="Times New Roman" w:cs="David"/>
          <w:sz w:val="24"/>
          <w:szCs w:val="24"/>
          <w:rtl/>
          <w:lang w:eastAsia="he-IL"/>
        </w:rPr>
        <w:t>כניות המתכנן ואת הוראותיו.</w:t>
      </w:r>
    </w:p>
    <w:p w14:paraId="75DFBCB1" w14:textId="77777777" w:rsidR="00217E81" w:rsidRPr="00217E81" w:rsidRDefault="00217E81" w:rsidP="00217E81">
      <w:pPr>
        <w:widowControl w:val="0"/>
        <w:spacing w:before="0" w:beforeAutospacing="0" w:after="0" w:afterAutospacing="0" w:line="240" w:lineRule="auto"/>
        <w:ind w:left="2522"/>
        <w:jc w:val="both"/>
        <w:rPr>
          <w:rFonts w:ascii="Times New Roman" w:eastAsia="Times New Roman" w:hAnsi="Times New Roman" w:cs="David"/>
          <w:sz w:val="24"/>
          <w:szCs w:val="24"/>
          <w:rtl/>
          <w:lang w:eastAsia="he-IL"/>
        </w:rPr>
      </w:pPr>
    </w:p>
    <w:p w14:paraId="2356C29F" w14:textId="77777777" w:rsidR="00217E81" w:rsidRPr="00217E81" w:rsidRDefault="00217E81" w:rsidP="00217E81">
      <w:pPr>
        <w:widowControl w:val="0"/>
        <w:numPr>
          <w:ilvl w:val="0"/>
          <w:numId w:val="2"/>
        </w:numPr>
        <w:tabs>
          <w:tab w:val="num" w:pos="2522"/>
        </w:tabs>
        <w:spacing w:before="0" w:beforeAutospacing="0" w:after="0" w:afterAutospacing="0" w:line="240" w:lineRule="auto"/>
        <w:ind w:left="2522" w:hanging="362"/>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הדרכה ומתן הסברים למפקח, במידה ונתמנה כזה לפקוח על העבודות,</w:t>
      </w:r>
      <w:r w:rsidRPr="00217E81">
        <w:rPr>
          <w:rFonts w:ascii="Times New Roman" w:eastAsia="Times New Roman" w:hAnsi="Times New Roman" w:cs="David" w:hint="cs"/>
          <w:sz w:val="24"/>
          <w:szCs w:val="24"/>
          <w:rtl/>
          <w:lang w:eastAsia="he-IL"/>
        </w:rPr>
        <w:t xml:space="preserve"> פרטים אופייניי</w:t>
      </w:r>
      <w:r w:rsidRPr="00217E81">
        <w:rPr>
          <w:rFonts w:ascii="Times New Roman" w:eastAsia="Times New Roman" w:hAnsi="Times New Roman" w:cs="David" w:hint="eastAsia"/>
          <w:sz w:val="24"/>
          <w:szCs w:val="24"/>
          <w:rtl/>
          <w:lang w:eastAsia="he-IL"/>
        </w:rPr>
        <w:t>ם</w:t>
      </w:r>
      <w:r w:rsidRPr="00217E81">
        <w:rPr>
          <w:rFonts w:ascii="Times New Roman" w:eastAsia="Times New Roman" w:hAnsi="Times New Roman" w:cs="David" w:hint="cs"/>
          <w:sz w:val="24"/>
          <w:szCs w:val="24"/>
          <w:rtl/>
          <w:lang w:eastAsia="he-IL"/>
        </w:rPr>
        <w:t xml:space="preserve"> והכנת דוגמאות לאישור ולבדיקות התאמה לת"י</w:t>
      </w:r>
      <w:r w:rsidRPr="00217E81">
        <w:rPr>
          <w:rFonts w:ascii="Times New Roman" w:eastAsia="Times New Roman" w:hAnsi="Times New Roman" w:cs="David"/>
          <w:sz w:val="24"/>
          <w:szCs w:val="24"/>
          <w:rtl/>
          <w:lang w:eastAsia="he-IL"/>
        </w:rPr>
        <w:t xml:space="preserve"> הדרכה ומתן הסברים לקבלני העבודות באתר ומחוצה לו.</w:t>
      </w:r>
    </w:p>
    <w:p w14:paraId="52750C07" w14:textId="77777777" w:rsidR="00217E81" w:rsidRPr="00217E81" w:rsidRDefault="00217E81" w:rsidP="00217E81">
      <w:pPr>
        <w:widowControl w:val="0"/>
        <w:spacing w:before="0" w:beforeAutospacing="0" w:after="0" w:afterAutospacing="0" w:line="240" w:lineRule="auto"/>
        <w:ind w:left="2522"/>
        <w:jc w:val="both"/>
        <w:rPr>
          <w:rFonts w:ascii="Times New Roman" w:eastAsia="Times New Roman" w:hAnsi="Times New Roman" w:cs="David"/>
          <w:sz w:val="24"/>
          <w:szCs w:val="24"/>
          <w:rtl/>
          <w:lang w:eastAsia="he-IL"/>
        </w:rPr>
      </w:pPr>
    </w:p>
    <w:p w14:paraId="6F5B4035" w14:textId="77777777" w:rsidR="00217E81" w:rsidRPr="00217E81" w:rsidRDefault="00217E81" w:rsidP="00217E81">
      <w:pPr>
        <w:widowControl w:val="0"/>
        <w:numPr>
          <w:ilvl w:val="0"/>
          <w:numId w:val="2"/>
        </w:numPr>
        <w:tabs>
          <w:tab w:val="num" w:pos="2522"/>
        </w:tabs>
        <w:spacing w:before="0" w:beforeAutospacing="0" w:after="0" w:afterAutospacing="0" w:line="240" w:lineRule="auto"/>
        <w:ind w:left="2522" w:hanging="362"/>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דיווח למנהל על התקדמות ביצוע העבודות לאחר כל ביקור באתר ו/או בבית המלאכה.</w:t>
      </w:r>
    </w:p>
    <w:p w14:paraId="1ABB1F07" w14:textId="77777777" w:rsidR="00217E81" w:rsidRPr="00217E81" w:rsidRDefault="00217E81" w:rsidP="00217E81">
      <w:pPr>
        <w:widowControl w:val="0"/>
        <w:spacing w:before="0" w:beforeAutospacing="0" w:after="0" w:afterAutospacing="0" w:line="240" w:lineRule="auto"/>
        <w:ind w:left="2522"/>
        <w:jc w:val="both"/>
        <w:rPr>
          <w:rFonts w:ascii="Times New Roman" w:eastAsia="Times New Roman" w:hAnsi="Times New Roman" w:cs="David"/>
          <w:sz w:val="24"/>
          <w:szCs w:val="24"/>
          <w:rtl/>
          <w:lang w:eastAsia="he-IL"/>
        </w:rPr>
      </w:pPr>
    </w:p>
    <w:p w14:paraId="17A20711" w14:textId="77777777" w:rsidR="00217E81" w:rsidRPr="00217E81" w:rsidRDefault="00217E81" w:rsidP="00217E81">
      <w:pPr>
        <w:widowControl w:val="0"/>
        <w:numPr>
          <w:ilvl w:val="0"/>
          <w:numId w:val="2"/>
        </w:numPr>
        <w:tabs>
          <w:tab w:val="num" w:pos="2522"/>
        </w:tabs>
        <w:spacing w:before="0" w:beforeAutospacing="0" w:after="0" w:afterAutospacing="0" w:line="240" w:lineRule="auto"/>
        <w:ind w:left="2522" w:hanging="362"/>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עדכון התכניות והפרטים בהתאם לשינויים שיתחייבו מדרישת הרשויות ומבעיות שיופיעו במהלך בצוע העבודות. כל עדכון יבוצע בתאום עם המנהל בכתב.</w:t>
      </w:r>
    </w:p>
    <w:p w14:paraId="3DF5E181" w14:textId="77777777" w:rsidR="00217E81" w:rsidRPr="00217E81" w:rsidRDefault="00217E81" w:rsidP="00217E81">
      <w:pPr>
        <w:widowControl w:val="0"/>
        <w:spacing w:before="0" w:beforeAutospacing="0" w:after="0" w:afterAutospacing="0" w:line="240" w:lineRule="auto"/>
        <w:ind w:left="2522"/>
        <w:jc w:val="both"/>
        <w:rPr>
          <w:rFonts w:ascii="Times New Roman" w:eastAsia="Times New Roman" w:hAnsi="Times New Roman" w:cs="David"/>
          <w:sz w:val="24"/>
          <w:szCs w:val="24"/>
          <w:rtl/>
          <w:lang w:eastAsia="he-IL"/>
        </w:rPr>
      </w:pPr>
    </w:p>
    <w:p w14:paraId="1CD8F2E6" w14:textId="77777777" w:rsidR="00217E81" w:rsidRPr="00217E81" w:rsidRDefault="00217E81" w:rsidP="00217E81">
      <w:pPr>
        <w:widowControl w:val="0"/>
        <w:numPr>
          <w:ilvl w:val="0"/>
          <w:numId w:val="2"/>
        </w:numPr>
        <w:tabs>
          <w:tab w:val="num" w:pos="2522"/>
        </w:tabs>
        <w:spacing w:before="0" w:beforeAutospacing="0" w:after="0" w:afterAutospacing="0" w:line="240" w:lineRule="auto"/>
        <w:ind w:left="2522" w:hanging="362"/>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השתתפות בקבלת העבודות ואישור גמר ביצוע העבודות, בתאום עם היועצים. העברת רשימות ליקויים לתיקון.</w:t>
      </w:r>
    </w:p>
    <w:p w14:paraId="49EB1DA6" w14:textId="77777777" w:rsidR="00217E81" w:rsidRPr="00217E81" w:rsidRDefault="00217E81" w:rsidP="00217E81">
      <w:pPr>
        <w:widowControl w:val="0"/>
        <w:spacing w:before="0" w:beforeAutospacing="0" w:after="0" w:afterAutospacing="0" w:line="240" w:lineRule="auto"/>
        <w:ind w:left="2522"/>
        <w:jc w:val="both"/>
        <w:rPr>
          <w:rFonts w:ascii="Times New Roman" w:eastAsia="Times New Roman" w:hAnsi="Times New Roman" w:cs="David"/>
          <w:sz w:val="24"/>
          <w:szCs w:val="24"/>
          <w:rtl/>
          <w:lang w:eastAsia="he-IL"/>
        </w:rPr>
      </w:pPr>
    </w:p>
    <w:p w14:paraId="5BDD36B4" w14:textId="77777777" w:rsidR="00217E81" w:rsidRPr="00217E81" w:rsidRDefault="00217E81" w:rsidP="00217E81">
      <w:pPr>
        <w:widowControl w:val="0"/>
        <w:numPr>
          <w:ilvl w:val="0"/>
          <w:numId w:val="2"/>
        </w:numPr>
        <w:tabs>
          <w:tab w:val="num" w:pos="2522"/>
        </w:tabs>
        <w:spacing w:before="0" w:beforeAutospacing="0" w:after="0" w:afterAutospacing="0" w:line="240" w:lineRule="auto"/>
        <w:ind w:left="2522" w:hanging="362"/>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ייעוץ למנהל והשתתפות בדיונים ובברורים עם הקבלנים בקשר עם ביצוע העבודות ובפיקוח העליון עליהן ועל התאמתן לתנאי החוזים עם קבלני העבודות, הן לפני מסירת העבודה והן בתקופת הבדק.</w:t>
      </w:r>
    </w:p>
    <w:p w14:paraId="50888995" w14:textId="77777777" w:rsidR="00217E81" w:rsidRPr="00217E81" w:rsidRDefault="00217E81" w:rsidP="00217E81">
      <w:pPr>
        <w:widowControl w:val="0"/>
        <w:spacing w:before="0" w:beforeAutospacing="0" w:after="0" w:afterAutospacing="0" w:line="240" w:lineRule="auto"/>
        <w:ind w:left="2522"/>
        <w:jc w:val="both"/>
        <w:rPr>
          <w:rFonts w:ascii="Times New Roman" w:eastAsia="Times New Roman" w:hAnsi="Times New Roman" w:cs="David"/>
          <w:sz w:val="24"/>
          <w:szCs w:val="24"/>
          <w:rtl/>
          <w:lang w:eastAsia="he-IL"/>
        </w:rPr>
      </w:pPr>
    </w:p>
    <w:p w14:paraId="2112EC14" w14:textId="77777777" w:rsidR="00217E81" w:rsidRPr="00217E81" w:rsidRDefault="00217E81" w:rsidP="00217E81">
      <w:pPr>
        <w:widowControl w:val="0"/>
        <w:numPr>
          <w:ilvl w:val="0"/>
          <w:numId w:val="2"/>
        </w:numPr>
        <w:tabs>
          <w:tab w:val="num" w:pos="2522"/>
        </w:tabs>
        <w:spacing w:before="0" w:beforeAutospacing="0" w:after="0" w:afterAutospacing="0" w:line="240" w:lineRule="auto"/>
        <w:ind w:left="2522" w:hanging="362"/>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מתן י</w:t>
      </w:r>
      <w:r w:rsidRPr="00217E81">
        <w:rPr>
          <w:rFonts w:ascii="Times New Roman" w:eastAsia="Times New Roman" w:hAnsi="Times New Roman" w:cs="David" w:hint="cs"/>
          <w:sz w:val="24"/>
          <w:szCs w:val="24"/>
          <w:rtl/>
          <w:lang w:eastAsia="he-IL"/>
        </w:rPr>
        <w:t>י</w:t>
      </w:r>
      <w:r w:rsidRPr="00217E81">
        <w:rPr>
          <w:rFonts w:ascii="Times New Roman" w:eastAsia="Times New Roman" w:hAnsi="Times New Roman" w:cs="David"/>
          <w:sz w:val="24"/>
          <w:szCs w:val="24"/>
          <w:rtl/>
          <w:lang w:eastAsia="he-IL"/>
        </w:rPr>
        <w:t>עוץ לפתרונות במקרים של כשלים בבצוע העבודות לעומת התכנון.</w:t>
      </w:r>
    </w:p>
    <w:p w14:paraId="6DF771A9" w14:textId="77777777" w:rsidR="00217E81" w:rsidRPr="00217E81" w:rsidRDefault="00217E81" w:rsidP="00217E81">
      <w:pPr>
        <w:widowControl w:val="0"/>
        <w:spacing w:before="0" w:beforeAutospacing="0" w:after="0" w:afterAutospacing="0" w:line="240" w:lineRule="auto"/>
        <w:ind w:left="2522"/>
        <w:jc w:val="both"/>
        <w:rPr>
          <w:rFonts w:ascii="Times New Roman" w:eastAsia="Times New Roman" w:hAnsi="Times New Roman" w:cs="David"/>
          <w:sz w:val="24"/>
          <w:szCs w:val="24"/>
          <w:rtl/>
          <w:lang w:eastAsia="he-IL"/>
        </w:rPr>
      </w:pPr>
    </w:p>
    <w:p w14:paraId="48D05BA7" w14:textId="77777777" w:rsidR="00217E81" w:rsidRPr="00217E81" w:rsidRDefault="00217E81" w:rsidP="00217E81">
      <w:pPr>
        <w:widowControl w:val="0"/>
        <w:numPr>
          <w:ilvl w:val="0"/>
          <w:numId w:val="2"/>
        </w:numPr>
        <w:tabs>
          <w:tab w:val="num" w:pos="2522"/>
        </w:tabs>
        <w:spacing w:before="0" w:beforeAutospacing="0" w:after="0" w:afterAutospacing="0" w:line="240" w:lineRule="auto"/>
        <w:ind w:left="2522" w:hanging="362"/>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ייעוץ למפקח בבדיקה ואישור מקצועי של מרכיבי חשבונות חלקיים והחשבונות הסופיים של קבלני העבודות, בהסתמך על ההסכמים הקיימים עימם, ולאחר אישור הכמויות ע"י המפקח.</w:t>
      </w:r>
    </w:p>
    <w:p w14:paraId="7C58E7DC" w14:textId="77777777" w:rsidR="00217E81" w:rsidRPr="00217E81" w:rsidRDefault="00217E81" w:rsidP="00217E81">
      <w:pPr>
        <w:widowControl w:val="0"/>
        <w:spacing w:before="0" w:beforeAutospacing="0" w:after="0" w:afterAutospacing="0" w:line="240" w:lineRule="auto"/>
        <w:ind w:left="2522"/>
        <w:jc w:val="both"/>
        <w:rPr>
          <w:rFonts w:ascii="Times New Roman" w:eastAsia="Times New Roman" w:hAnsi="Times New Roman" w:cs="David"/>
          <w:sz w:val="24"/>
          <w:szCs w:val="24"/>
          <w:rtl/>
          <w:lang w:eastAsia="he-IL"/>
        </w:rPr>
      </w:pPr>
    </w:p>
    <w:p w14:paraId="79C3ED16" w14:textId="77777777" w:rsidR="00217E81" w:rsidRPr="00217E81" w:rsidRDefault="00217E81" w:rsidP="00217E81">
      <w:pPr>
        <w:widowControl w:val="0"/>
        <w:numPr>
          <w:ilvl w:val="0"/>
          <w:numId w:val="2"/>
        </w:numPr>
        <w:tabs>
          <w:tab w:val="num" w:pos="2522"/>
        </w:tabs>
        <w:spacing w:before="0" w:beforeAutospacing="0" w:after="0" w:afterAutospacing="0" w:line="240" w:lineRule="auto"/>
        <w:ind w:left="2522" w:hanging="362"/>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ייעוץ למזמין והשתתפות בברורים עם קבלני העבודות בין במהלך ביצוע העבודות ובין לאחר מכן, לתביעות בגין שינויים ולגמר חשבון סופי, לגבי מחירים חריגים ו/או הבהרת כוונות המפרט וכתב הכמויות, לרבות סיוע ככל הנדרש בכל בוררות או הליך משפטי בין המזמין לבין קבלני העבודות.</w:t>
      </w:r>
    </w:p>
    <w:p w14:paraId="6C6B6318" w14:textId="77777777" w:rsidR="00217E81" w:rsidRPr="00217E81" w:rsidRDefault="00217E81" w:rsidP="00217E81">
      <w:pPr>
        <w:widowControl w:val="0"/>
        <w:spacing w:before="0" w:beforeAutospacing="0" w:after="0" w:afterAutospacing="0" w:line="240" w:lineRule="auto"/>
        <w:ind w:left="2522"/>
        <w:jc w:val="both"/>
        <w:rPr>
          <w:rFonts w:ascii="Times New Roman" w:eastAsia="Times New Roman" w:hAnsi="Times New Roman" w:cs="David"/>
          <w:sz w:val="24"/>
          <w:szCs w:val="24"/>
          <w:rtl/>
          <w:lang w:eastAsia="he-IL"/>
        </w:rPr>
      </w:pPr>
    </w:p>
    <w:p w14:paraId="6EC58488" w14:textId="77777777" w:rsidR="00217E81" w:rsidRPr="00217E81" w:rsidRDefault="00217E81" w:rsidP="00217E81">
      <w:pPr>
        <w:widowControl w:val="0"/>
        <w:numPr>
          <w:ilvl w:val="0"/>
          <w:numId w:val="2"/>
        </w:numPr>
        <w:tabs>
          <w:tab w:val="num" w:pos="2522"/>
        </w:tabs>
        <w:spacing w:before="0" w:beforeAutospacing="0" w:after="0" w:afterAutospacing="0" w:line="240" w:lineRule="auto"/>
        <w:ind w:left="2522" w:hanging="362"/>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הכנה וחתימה על כל מסמך שי</w:t>
      </w:r>
      <w:r w:rsidRPr="00217E81">
        <w:rPr>
          <w:rFonts w:ascii="Times New Roman" w:eastAsia="Times New Roman" w:hAnsi="Times New Roman" w:cs="David" w:hint="cs"/>
          <w:sz w:val="24"/>
          <w:szCs w:val="24"/>
          <w:rtl/>
          <w:lang w:eastAsia="he-IL"/>
        </w:rPr>
        <w:t>י</w:t>
      </w:r>
      <w:r w:rsidRPr="00217E81">
        <w:rPr>
          <w:rFonts w:ascii="Times New Roman" w:eastAsia="Times New Roman" w:hAnsi="Times New Roman" w:cs="David"/>
          <w:sz w:val="24"/>
          <w:szCs w:val="24"/>
          <w:rtl/>
          <w:lang w:eastAsia="he-IL"/>
        </w:rPr>
        <w:t>דרש ע"י הרשויות מהמתכנן במהלך הבניה, על אישור לחיבור הפרויקט למערכות, ועל אישור לאכלוס ולתעודת גמר.</w:t>
      </w:r>
    </w:p>
    <w:p w14:paraId="2A7A3624" w14:textId="77777777" w:rsidR="00217E81" w:rsidRPr="00217E81" w:rsidRDefault="00217E81" w:rsidP="00217E81">
      <w:pPr>
        <w:widowControl w:val="0"/>
        <w:spacing w:before="0" w:beforeAutospacing="0" w:after="0" w:afterAutospacing="0" w:line="240" w:lineRule="auto"/>
        <w:ind w:left="2522"/>
        <w:jc w:val="both"/>
        <w:rPr>
          <w:rFonts w:ascii="Times New Roman" w:eastAsia="Times New Roman" w:hAnsi="Times New Roman" w:cs="David"/>
          <w:sz w:val="24"/>
          <w:szCs w:val="24"/>
          <w:rtl/>
          <w:lang w:eastAsia="he-IL"/>
        </w:rPr>
      </w:pPr>
    </w:p>
    <w:p w14:paraId="2D7BC9BD" w14:textId="77777777" w:rsidR="00217E81" w:rsidRPr="00217E81" w:rsidRDefault="00217E81" w:rsidP="00217E81">
      <w:pPr>
        <w:widowControl w:val="0"/>
        <w:numPr>
          <w:ilvl w:val="0"/>
          <w:numId w:val="2"/>
        </w:numPr>
        <w:tabs>
          <w:tab w:val="num" w:pos="2522"/>
        </w:tabs>
        <w:spacing w:before="0" w:beforeAutospacing="0" w:after="0" w:afterAutospacing="0" w:line="240" w:lineRule="auto"/>
        <w:ind w:left="2522" w:hanging="362"/>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בדיקת ביצוע עבודות הבדק וקבלה סופית של העבודות בגמר אחריות קבלני העבודות.</w:t>
      </w:r>
    </w:p>
    <w:p w14:paraId="00F71628" w14:textId="77777777" w:rsidR="00217E81" w:rsidRPr="00217E81" w:rsidRDefault="00217E81" w:rsidP="00217E81">
      <w:pPr>
        <w:widowControl w:val="0"/>
        <w:spacing w:before="0" w:beforeAutospacing="0" w:after="0" w:afterAutospacing="0" w:line="240" w:lineRule="auto"/>
        <w:ind w:left="2522"/>
        <w:jc w:val="both"/>
        <w:rPr>
          <w:rFonts w:ascii="Times New Roman" w:eastAsia="Times New Roman" w:hAnsi="Times New Roman" w:cs="David"/>
          <w:sz w:val="24"/>
          <w:szCs w:val="24"/>
          <w:rtl/>
          <w:lang w:eastAsia="he-IL"/>
        </w:rPr>
      </w:pPr>
    </w:p>
    <w:p w14:paraId="22199C61" w14:textId="77777777" w:rsidR="00217E81" w:rsidRPr="00217E81" w:rsidRDefault="00217E81" w:rsidP="00217E81">
      <w:pPr>
        <w:widowControl w:val="0"/>
        <w:numPr>
          <w:ilvl w:val="0"/>
          <w:numId w:val="2"/>
        </w:numPr>
        <w:tabs>
          <w:tab w:val="num" w:pos="2522"/>
        </w:tabs>
        <w:spacing w:before="0" w:beforeAutospacing="0" w:after="0" w:afterAutospacing="0" w:line="240" w:lineRule="auto"/>
        <w:ind w:left="2522" w:hanging="362"/>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סיוע ככל הנדרש לשם אישור הרשויות להשלמת העבודות ולקבלת תעודת גמר.</w:t>
      </w:r>
    </w:p>
    <w:p w14:paraId="4B90F048" w14:textId="77777777" w:rsidR="00217E81" w:rsidRPr="00217E81" w:rsidRDefault="00217E81" w:rsidP="00217E81">
      <w:pPr>
        <w:widowControl w:val="0"/>
        <w:spacing w:before="0" w:beforeAutospacing="0" w:after="0" w:afterAutospacing="0" w:line="240" w:lineRule="auto"/>
        <w:ind w:left="2522"/>
        <w:jc w:val="both"/>
        <w:rPr>
          <w:rFonts w:ascii="Times New Roman" w:eastAsia="Times New Roman" w:hAnsi="Times New Roman" w:cs="David"/>
          <w:sz w:val="24"/>
          <w:szCs w:val="24"/>
          <w:rtl/>
          <w:lang w:eastAsia="he-IL"/>
        </w:rPr>
      </w:pPr>
    </w:p>
    <w:p w14:paraId="125EE498" w14:textId="77777777" w:rsidR="00217E81" w:rsidRPr="00217E81" w:rsidRDefault="00217E81" w:rsidP="00217E81">
      <w:pPr>
        <w:widowControl w:val="0"/>
        <w:numPr>
          <w:ilvl w:val="0"/>
          <w:numId w:val="2"/>
        </w:numPr>
        <w:tabs>
          <w:tab w:val="num" w:pos="2522"/>
        </w:tabs>
        <w:spacing w:before="0" w:beforeAutospacing="0" w:after="0" w:afterAutospacing="0" w:line="240" w:lineRule="auto"/>
        <w:ind w:left="2522" w:hanging="362"/>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 xml:space="preserve">סיוע למזמין במתן מענה לפניות אליו בקשר לתכנון ובצוע העבודות. </w:t>
      </w:r>
    </w:p>
    <w:p w14:paraId="5D7462B3" w14:textId="77777777" w:rsidR="00217E81" w:rsidRPr="00217E81" w:rsidRDefault="00217E81" w:rsidP="00217E81">
      <w:pPr>
        <w:widowControl w:val="0"/>
        <w:spacing w:before="0" w:beforeAutospacing="0" w:after="0" w:afterAutospacing="0" w:line="240" w:lineRule="auto"/>
        <w:ind w:left="2522"/>
        <w:jc w:val="both"/>
        <w:rPr>
          <w:rFonts w:ascii="Times New Roman" w:eastAsia="Times New Roman" w:hAnsi="Times New Roman" w:cs="David"/>
          <w:sz w:val="24"/>
          <w:szCs w:val="24"/>
          <w:rtl/>
          <w:lang w:eastAsia="he-IL"/>
        </w:rPr>
      </w:pPr>
    </w:p>
    <w:p w14:paraId="54FB51CE" w14:textId="77777777" w:rsidR="00217E81" w:rsidRPr="00217E81" w:rsidRDefault="00217E81" w:rsidP="00217E81">
      <w:pPr>
        <w:widowControl w:val="0"/>
        <w:numPr>
          <w:ilvl w:val="0"/>
          <w:numId w:val="2"/>
        </w:numPr>
        <w:tabs>
          <w:tab w:val="num" w:pos="2522"/>
        </w:tabs>
        <w:spacing w:before="0" w:beforeAutospacing="0" w:after="0" w:afterAutospacing="0" w:line="240" w:lineRule="auto"/>
        <w:ind w:left="2522" w:hanging="362"/>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השתתפות עם המזמין בהגנה בפני תביעות בקשר עם תכנון ובצוע העבודות</w:t>
      </w:r>
      <w:r w:rsidRPr="00217E81">
        <w:rPr>
          <w:rFonts w:ascii="Times New Roman" w:eastAsia="Times New Roman" w:hAnsi="Times New Roman" w:cs="David" w:hint="cs"/>
          <w:sz w:val="24"/>
          <w:szCs w:val="24"/>
          <w:rtl/>
          <w:lang w:eastAsia="he-IL"/>
        </w:rPr>
        <w:t xml:space="preserve"> ומתן חוות דעת מקצועית במסגרת תביעות משפטיות שיוגשו, אם יוגשו, נגד המזמין בקשר לפרויקט ולאתר</w:t>
      </w:r>
      <w:r w:rsidRPr="00217E81">
        <w:rPr>
          <w:rFonts w:ascii="Times New Roman" w:eastAsia="Times New Roman" w:hAnsi="Times New Roman" w:cs="David"/>
          <w:sz w:val="24"/>
          <w:szCs w:val="24"/>
          <w:rtl/>
          <w:lang w:eastAsia="he-IL"/>
        </w:rPr>
        <w:t>.</w:t>
      </w:r>
    </w:p>
    <w:p w14:paraId="487E3170" w14:textId="77777777" w:rsidR="00217E81" w:rsidRPr="00217E81" w:rsidRDefault="00217E81" w:rsidP="00217E81">
      <w:pPr>
        <w:widowControl w:val="0"/>
        <w:spacing w:before="0" w:beforeAutospacing="0" w:after="0" w:afterAutospacing="0" w:line="240" w:lineRule="auto"/>
        <w:ind w:left="2522"/>
        <w:jc w:val="both"/>
        <w:rPr>
          <w:rFonts w:ascii="Times New Roman" w:eastAsia="Times New Roman" w:hAnsi="Times New Roman" w:cs="David"/>
          <w:sz w:val="24"/>
          <w:szCs w:val="24"/>
          <w:rtl/>
          <w:lang w:eastAsia="he-IL"/>
        </w:rPr>
      </w:pPr>
    </w:p>
    <w:p w14:paraId="2C3B7B38" w14:textId="77777777" w:rsidR="00217E81" w:rsidRPr="00217E81" w:rsidRDefault="00217E81" w:rsidP="00217E81">
      <w:pPr>
        <w:widowControl w:val="0"/>
        <w:numPr>
          <w:ilvl w:val="0"/>
          <w:numId w:val="2"/>
        </w:numPr>
        <w:tabs>
          <w:tab w:val="num" w:pos="2522"/>
        </w:tabs>
        <w:spacing w:before="0" w:beforeAutospacing="0" w:after="0" w:afterAutospacing="0" w:line="240" w:lineRule="auto"/>
        <w:ind w:left="2522" w:hanging="362"/>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כל יתר הדרוש לפיקוח עליון, ולביקורת על הבניה.</w:t>
      </w:r>
    </w:p>
    <w:p w14:paraId="00F2CB8B" w14:textId="77777777" w:rsidR="00217E81" w:rsidRPr="00217E81" w:rsidRDefault="00217E81" w:rsidP="00217E81">
      <w:pPr>
        <w:widowControl w:val="0"/>
        <w:spacing w:before="0" w:beforeAutospacing="0" w:after="0" w:afterAutospacing="0" w:line="240" w:lineRule="auto"/>
        <w:ind w:left="2522"/>
        <w:jc w:val="both"/>
        <w:rPr>
          <w:rFonts w:ascii="Times New Roman" w:eastAsia="Times New Roman" w:hAnsi="Times New Roman" w:cs="David"/>
          <w:sz w:val="24"/>
          <w:szCs w:val="24"/>
          <w:rtl/>
          <w:lang w:eastAsia="he-IL"/>
        </w:rPr>
      </w:pPr>
    </w:p>
    <w:p w14:paraId="7D774FCF" w14:textId="77777777" w:rsidR="00217E81" w:rsidRPr="00217E81" w:rsidRDefault="00217E81" w:rsidP="00217E81">
      <w:pPr>
        <w:widowControl w:val="0"/>
        <w:numPr>
          <w:ilvl w:val="0"/>
          <w:numId w:val="2"/>
        </w:numPr>
        <w:tabs>
          <w:tab w:val="num" w:pos="2522"/>
        </w:tabs>
        <w:spacing w:before="0" w:beforeAutospacing="0" w:after="0" w:afterAutospacing="0" w:line="240" w:lineRule="auto"/>
        <w:ind w:left="2522" w:hanging="362"/>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עיבוד תכניות הפרויקט כפי שבוצעו למעשה (</w:t>
      </w:r>
      <w:r w:rsidRPr="00217E81">
        <w:rPr>
          <w:rFonts w:ascii="Times New Roman" w:eastAsia="Times New Roman" w:hAnsi="Times New Roman" w:cs="David"/>
          <w:sz w:val="24"/>
          <w:szCs w:val="24"/>
          <w:lang w:eastAsia="he-IL"/>
        </w:rPr>
        <w:t>AS-MADE</w:t>
      </w:r>
      <w:r w:rsidRPr="00217E81">
        <w:rPr>
          <w:rFonts w:ascii="Times New Roman" w:eastAsia="Times New Roman" w:hAnsi="Times New Roman" w:cs="David"/>
          <w:sz w:val="24"/>
          <w:szCs w:val="24"/>
          <w:rtl/>
          <w:lang w:eastAsia="he-IL"/>
        </w:rPr>
        <w:t xml:space="preserve">) על בסיס תכניות </w:t>
      </w:r>
      <w:r w:rsidRPr="00217E81">
        <w:rPr>
          <w:rFonts w:ascii="Times New Roman" w:eastAsia="Times New Roman" w:hAnsi="Times New Roman" w:cs="David"/>
          <w:sz w:val="24"/>
          <w:szCs w:val="24"/>
          <w:lang w:eastAsia="he-IL"/>
        </w:rPr>
        <w:t>AS-MADE</w:t>
      </w:r>
      <w:r w:rsidRPr="00217E81">
        <w:rPr>
          <w:rFonts w:ascii="Times New Roman" w:eastAsia="Times New Roman" w:hAnsi="Times New Roman" w:cs="David"/>
          <w:sz w:val="24"/>
          <w:szCs w:val="24"/>
          <w:rtl/>
          <w:lang w:eastAsia="he-IL"/>
        </w:rPr>
        <w:t xml:space="preserve"> שימסור הקבלן תוך ציון כל השינויים שחלו בזמן הביצוע, ומסירתם למזמין ע"ג דיסקט.</w:t>
      </w:r>
    </w:p>
    <w:p w14:paraId="653DC0DE" w14:textId="77777777" w:rsidR="00217E81" w:rsidRPr="00217E81" w:rsidRDefault="00217E81" w:rsidP="00217E81">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0D1CF605" w14:textId="77777777" w:rsidR="00217E81" w:rsidRPr="00217E81" w:rsidRDefault="00217E81" w:rsidP="00217E81">
      <w:pPr>
        <w:widowControl w:val="0"/>
        <w:spacing w:before="0" w:beforeAutospacing="0" w:after="0" w:afterAutospacing="0" w:line="276" w:lineRule="auto"/>
        <w:ind w:left="2160"/>
        <w:jc w:val="both"/>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מובהר שעל המתכנן לאשר בכתב ביומן העבודה ו/או בדרך אחרת שתיקבע על ידי המפקח את המוכנות לפני ביצוע/ יציקה של כל הנושאים הנ"ל.</w:t>
      </w:r>
    </w:p>
    <w:p w14:paraId="2B16CA7A" w14:textId="77777777" w:rsidR="00217E81" w:rsidRPr="00217E81" w:rsidRDefault="00217E81" w:rsidP="00217E81">
      <w:pPr>
        <w:widowControl w:val="0"/>
        <w:numPr>
          <w:ilvl w:val="0"/>
          <w:numId w:val="2"/>
        </w:numPr>
        <w:tabs>
          <w:tab w:val="num" w:pos="2522"/>
        </w:tabs>
        <w:spacing w:before="0" w:beforeAutospacing="0" w:after="0" w:afterAutospacing="0" w:line="276" w:lineRule="auto"/>
        <w:ind w:left="2522" w:hanging="362"/>
        <w:jc w:val="both"/>
        <w:rPr>
          <w:rFonts w:ascii="Times New Roman" w:eastAsia="Times New Roman" w:hAnsi="Times New Roman" w:cs="David"/>
          <w:sz w:val="24"/>
          <w:szCs w:val="24"/>
          <w:lang w:eastAsia="he-IL"/>
        </w:rPr>
      </w:pPr>
      <w:r w:rsidRPr="00217E81">
        <w:rPr>
          <w:rFonts w:ascii="Times New Roman" w:eastAsia="Times New Roman" w:hAnsi="Times New Roman" w:cs="David"/>
          <w:sz w:val="24"/>
          <w:szCs w:val="24"/>
          <w:rtl/>
          <w:lang w:eastAsia="he-IL"/>
        </w:rPr>
        <w:t>בישיבות ת</w:t>
      </w:r>
      <w:r w:rsidRPr="00217E81">
        <w:rPr>
          <w:rFonts w:ascii="Times New Roman" w:eastAsia="Times New Roman" w:hAnsi="Times New Roman" w:cs="David" w:hint="cs"/>
          <w:sz w:val="24"/>
          <w:szCs w:val="24"/>
          <w:rtl/>
          <w:lang w:eastAsia="he-IL"/>
        </w:rPr>
        <w:t>י</w:t>
      </w:r>
      <w:r w:rsidRPr="00217E81">
        <w:rPr>
          <w:rFonts w:ascii="Times New Roman" w:eastAsia="Times New Roman" w:hAnsi="Times New Roman" w:cs="David"/>
          <w:sz w:val="24"/>
          <w:szCs w:val="24"/>
          <w:rtl/>
          <w:lang w:eastAsia="he-IL"/>
        </w:rPr>
        <w:t>אום תקופ</w:t>
      </w:r>
      <w:r w:rsidRPr="00217E81">
        <w:rPr>
          <w:rFonts w:ascii="Times New Roman" w:eastAsia="Times New Roman" w:hAnsi="Times New Roman" w:cs="David" w:hint="cs"/>
          <w:sz w:val="24"/>
          <w:szCs w:val="24"/>
          <w:rtl/>
          <w:lang w:eastAsia="he-IL"/>
        </w:rPr>
        <w:t>ת</w:t>
      </w:r>
      <w:r w:rsidRPr="00217E81">
        <w:rPr>
          <w:rFonts w:ascii="Times New Roman" w:eastAsia="Times New Roman" w:hAnsi="Times New Roman" w:cs="David"/>
          <w:sz w:val="24"/>
          <w:szCs w:val="24"/>
          <w:rtl/>
          <w:lang w:eastAsia="he-IL"/>
        </w:rPr>
        <w:t xml:space="preserve">יות. </w:t>
      </w:r>
    </w:p>
    <w:p w14:paraId="246267B0" w14:textId="77777777" w:rsidR="00217E81" w:rsidRPr="00217E81" w:rsidRDefault="00217E81" w:rsidP="00217E81">
      <w:pPr>
        <w:widowControl w:val="0"/>
        <w:numPr>
          <w:ilvl w:val="0"/>
          <w:numId w:val="2"/>
        </w:numPr>
        <w:tabs>
          <w:tab w:val="num" w:pos="2522"/>
        </w:tabs>
        <w:spacing w:before="0" w:beforeAutospacing="0" w:after="0" w:afterAutospacing="0" w:line="276" w:lineRule="auto"/>
        <w:ind w:left="2522" w:hanging="362"/>
        <w:jc w:val="both"/>
        <w:rPr>
          <w:rFonts w:ascii="Times New Roman" w:eastAsia="Times New Roman" w:hAnsi="Times New Roman" w:cs="David"/>
          <w:sz w:val="24"/>
          <w:szCs w:val="24"/>
          <w:lang w:eastAsia="he-IL"/>
        </w:rPr>
      </w:pPr>
      <w:r w:rsidRPr="00217E81">
        <w:rPr>
          <w:rFonts w:ascii="Times New Roman" w:eastAsia="Times New Roman" w:hAnsi="Times New Roman" w:cs="David"/>
          <w:sz w:val="24"/>
          <w:szCs w:val="24"/>
          <w:rtl/>
          <w:lang w:eastAsia="he-IL"/>
        </w:rPr>
        <w:t xml:space="preserve">בתקופת הבדק. </w:t>
      </w:r>
    </w:p>
    <w:p w14:paraId="6E309BB5" w14:textId="77777777" w:rsidR="00217E81" w:rsidRPr="00217E81" w:rsidRDefault="00217E81" w:rsidP="00217E81">
      <w:pPr>
        <w:widowControl w:val="0"/>
        <w:spacing w:before="0" w:beforeAutospacing="0" w:after="0" w:afterAutospacing="0" w:line="276" w:lineRule="auto"/>
        <w:ind w:left="2522"/>
        <w:jc w:val="both"/>
        <w:rPr>
          <w:rFonts w:ascii="Times New Roman" w:eastAsia="Times New Roman" w:hAnsi="Times New Roman" w:cs="David"/>
          <w:sz w:val="24"/>
          <w:szCs w:val="24"/>
          <w:rtl/>
          <w:lang w:eastAsia="he-IL"/>
        </w:rPr>
      </w:pPr>
    </w:p>
    <w:p w14:paraId="59D2679D" w14:textId="77777777" w:rsidR="00217E81" w:rsidRPr="00217E81" w:rsidRDefault="00217E81" w:rsidP="00217E81">
      <w:pPr>
        <w:widowControl w:val="0"/>
        <w:spacing w:before="0" w:beforeAutospacing="0" w:after="0" w:afterAutospacing="0" w:line="360" w:lineRule="auto"/>
        <w:ind w:left="2160" w:hanging="720"/>
        <w:jc w:val="both"/>
        <w:rPr>
          <w:rFonts w:ascii="Times New Roman" w:eastAsia="Times New Roman" w:hAnsi="Times New Roman" w:cs="David"/>
          <w:sz w:val="24"/>
          <w:szCs w:val="24"/>
          <w:lang w:eastAsia="he-IL"/>
        </w:rPr>
      </w:pPr>
      <w:r w:rsidRPr="00217E81">
        <w:rPr>
          <w:rFonts w:ascii="Times New Roman" w:eastAsia="Times New Roman" w:hAnsi="Times New Roman" w:cs="David"/>
          <w:sz w:val="24"/>
          <w:szCs w:val="24"/>
          <w:rtl/>
          <w:lang w:eastAsia="he-IL"/>
        </w:rPr>
        <w:t>ג.</w:t>
      </w:r>
      <w:r w:rsidRPr="00217E81">
        <w:rPr>
          <w:rFonts w:ascii="Times New Roman" w:eastAsia="Times New Roman" w:hAnsi="Times New Roman" w:cs="David"/>
          <w:sz w:val="24"/>
          <w:szCs w:val="24"/>
          <w:rtl/>
          <w:lang w:eastAsia="he-IL"/>
        </w:rPr>
        <w:tab/>
        <w:t>אין המתכנן רשאי לתת הוראות במישרין לקבלנים או לנהל משא ומתן עם הקבלנים ביחס למחירים או לדרכי ביצוע אלא באמצעות נציג המזמין.</w:t>
      </w:r>
    </w:p>
    <w:p w14:paraId="77DDCB6C" w14:textId="77777777" w:rsidR="00217E81" w:rsidRPr="00217E81" w:rsidRDefault="00217E81" w:rsidP="00217E81">
      <w:pPr>
        <w:widowControl w:val="0"/>
        <w:spacing w:before="0" w:beforeAutospacing="0" w:after="0" w:afterAutospacing="0" w:line="276" w:lineRule="auto"/>
        <w:ind w:left="2160" w:hanging="720"/>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ab/>
        <w:t xml:space="preserve">ללא דו"חות והצהרה אלה לא תשולם למתכנן יתרת שכרו עבור פיקוח עליון. </w:t>
      </w:r>
    </w:p>
    <w:p w14:paraId="12D1E2D3" w14:textId="77777777" w:rsidR="00217E81" w:rsidRPr="00217E81" w:rsidRDefault="00217E81" w:rsidP="00217E81">
      <w:pPr>
        <w:widowControl w:val="0"/>
        <w:spacing w:before="0" w:beforeAutospacing="0" w:after="0" w:afterAutospacing="0" w:line="276" w:lineRule="auto"/>
        <w:ind w:left="2160" w:hanging="720"/>
        <w:jc w:val="both"/>
        <w:rPr>
          <w:rFonts w:ascii="Times New Roman" w:eastAsia="Times New Roman" w:hAnsi="Times New Roman" w:cs="David"/>
          <w:sz w:val="24"/>
          <w:szCs w:val="24"/>
          <w:rtl/>
          <w:lang w:eastAsia="he-IL"/>
        </w:rPr>
      </w:pPr>
    </w:p>
    <w:p w14:paraId="18F78468" w14:textId="77777777" w:rsidR="00217E81" w:rsidRPr="00217E81" w:rsidRDefault="00217E81" w:rsidP="00217E81">
      <w:pPr>
        <w:widowControl w:val="0"/>
        <w:spacing w:before="0" w:beforeAutospacing="0" w:after="0" w:afterAutospacing="0" w:line="276" w:lineRule="auto"/>
        <w:ind w:left="2160" w:hanging="720"/>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ה.</w:t>
      </w:r>
      <w:r w:rsidRPr="00217E81">
        <w:rPr>
          <w:rFonts w:ascii="Times New Roman" w:eastAsia="Times New Roman" w:hAnsi="Times New Roman" w:cs="David"/>
          <w:sz w:val="24"/>
          <w:szCs w:val="24"/>
          <w:rtl/>
          <w:lang w:eastAsia="he-IL"/>
        </w:rPr>
        <w:tab/>
        <w:t>י</w:t>
      </w:r>
      <w:r w:rsidRPr="00217E81">
        <w:rPr>
          <w:rFonts w:ascii="Times New Roman" w:eastAsia="Times New Roman" w:hAnsi="Times New Roman" w:cs="David" w:hint="cs"/>
          <w:sz w:val="24"/>
          <w:szCs w:val="24"/>
          <w:rtl/>
          <w:lang w:eastAsia="he-IL"/>
        </w:rPr>
        <w:t>י</w:t>
      </w:r>
      <w:r w:rsidRPr="00217E81">
        <w:rPr>
          <w:rFonts w:ascii="Times New Roman" w:eastAsia="Times New Roman" w:hAnsi="Times New Roman" w:cs="David"/>
          <w:sz w:val="24"/>
          <w:szCs w:val="24"/>
          <w:rtl/>
          <w:lang w:eastAsia="he-IL"/>
        </w:rPr>
        <w:t>עוץ למזמין בדבר אחזקת המתקן.</w:t>
      </w:r>
    </w:p>
    <w:p w14:paraId="6A9F55C2" w14:textId="77777777" w:rsidR="00217E81" w:rsidRPr="00217E81" w:rsidRDefault="00217E81" w:rsidP="00217E81">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p>
    <w:p w14:paraId="7DA9D45B" w14:textId="77777777" w:rsidR="00217E81" w:rsidRPr="00217E81" w:rsidRDefault="00217E81" w:rsidP="00217E81">
      <w:pPr>
        <w:widowControl w:val="0"/>
        <w:spacing w:before="0" w:beforeAutospacing="0" w:after="0" w:afterAutospacing="0" w:line="360" w:lineRule="auto"/>
        <w:ind w:left="720" w:hanging="720"/>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4.</w:t>
      </w:r>
      <w:r w:rsidRPr="00217E81">
        <w:rPr>
          <w:rFonts w:ascii="Times New Roman" w:eastAsia="Times New Roman" w:hAnsi="Times New Roman" w:cs="David"/>
          <w:sz w:val="24"/>
          <w:szCs w:val="24"/>
          <w:rtl/>
          <w:lang w:eastAsia="he-IL"/>
        </w:rPr>
        <w:tab/>
      </w:r>
      <w:r w:rsidRPr="00217E81">
        <w:rPr>
          <w:rFonts w:ascii="Times New Roman" w:eastAsia="Times New Roman" w:hAnsi="Times New Roman" w:cs="David"/>
          <w:b/>
          <w:bCs/>
          <w:sz w:val="24"/>
          <w:szCs w:val="24"/>
          <w:u w:val="single"/>
          <w:rtl/>
          <w:lang w:eastAsia="he-IL"/>
        </w:rPr>
        <w:t>אופציה לבחירת המזמין</w:t>
      </w:r>
      <w:r w:rsidRPr="00217E81">
        <w:rPr>
          <w:rFonts w:ascii="Times New Roman" w:eastAsia="Times New Roman" w:hAnsi="Times New Roman" w:cs="David"/>
          <w:b/>
          <w:bCs/>
          <w:sz w:val="24"/>
          <w:szCs w:val="24"/>
          <w:rtl/>
          <w:lang w:eastAsia="he-IL"/>
        </w:rPr>
        <w:t>:</w:t>
      </w:r>
    </w:p>
    <w:p w14:paraId="7744A1F0" w14:textId="77777777" w:rsidR="00217E81" w:rsidRPr="00217E81" w:rsidRDefault="00217E81" w:rsidP="00217E81">
      <w:pPr>
        <w:widowControl w:val="0"/>
        <w:spacing w:before="0" w:beforeAutospacing="0" w:after="0" w:afterAutospacing="0" w:line="240" w:lineRule="auto"/>
        <w:ind w:left="-58" w:firstLine="142"/>
        <w:jc w:val="both"/>
        <w:rPr>
          <w:rFonts w:ascii="Times New Roman" w:eastAsia="Times New Roman" w:hAnsi="Times New Roman" w:cs="David"/>
          <w:sz w:val="24"/>
          <w:szCs w:val="24"/>
          <w:rtl/>
          <w:lang w:eastAsia="he-IL"/>
        </w:rPr>
      </w:pPr>
    </w:p>
    <w:p w14:paraId="1F057032" w14:textId="77777777" w:rsidR="00217E81" w:rsidRPr="00217E81" w:rsidRDefault="00217E81" w:rsidP="00217E81">
      <w:pPr>
        <w:widowControl w:val="0"/>
        <w:tabs>
          <w:tab w:val="left" w:pos="2096"/>
        </w:tabs>
        <w:spacing w:before="0" w:beforeAutospacing="0" w:after="0" w:afterAutospacing="0" w:line="360" w:lineRule="auto"/>
        <w:ind w:left="2096" w:hanging="708"/>
        <w:jc w:val="both"/>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 xml:space="preserve">א. </w:t>
      </w:r>
      <w:r w:rsidRPr="00217E81">
        <w:rPr>
          <w:rFonts w:ascii="Times New Roman" w:eastAsia="Times New Roman" w:hAnsi="Times New Roman" w:cs="David" w:hint="cs"/>
          <w:sz w:val="24"/>
          <w:szCs w:val="24"/>
          <w:rtl/>
          <w:lang w:eastAsia="he-IL"/>
        </w:rPr>
        <w:tab/>
      </w:r>
      <w:r w:rsidRPr="00217E81">
        <w:rPr>
          <w:rFonts w:ascii="Times New Roman" w:eastAsia="Times New Roman" w:hAnsi="Times New Roman" w:cs="David"/>
          <w:sz w:val="24"/>
          <w:szCs w:val="24"/>
          <w:rtl/>
          <w:lang w:eastAsia="he-IL"/>
        </w:rPr>
        <w:t>במקרה בו יחליט המזמין להוציא מכרזים לב</w:t>
      </w:r>
      <w:r w:rsidRPr="00217E81">
        <w:rPr>
          <w:rFonts w:ascii="Times New Roman" w:eastAsia="Times New Roman" w:hAnsi="Times New Roman" w:cs="David" w:hint="cs"/>
          <w:sz w:val="24"/>
          <w:szCs w:val="24"/>
          <w:rtl/>
          <w:lang w:eastAsia="he-IL"/>
        </w:rPr>
        <w:t>י</w:t>
      </w:r>
      <w:r w:rsidRPr="00217E81">
        <w:rPr>
          <w:rFonts w:ascii="Times New Roman" w:eastAsia="Times New Roman" w:hAnsi="Times New Roman" w:cs="David"/>
          <w:sz w:val="24"/>
          <w:szCs w:val="24"/>
          <w:rtl/>
          <w:lang w:eastAsia="he-IL"/>
        </w:rPr>
        <w:t>צוע העבודות ללא תכנון מפורט ולהטיל את התכנון המפורט על הקבלן - י</w:t>
      </w:r>
      <w:r w:rsidRPr="00217E81">
        <w:rPr>
          <w:rFonts w:ascii="Times New Roman" w:eastAsia="Times New Roman" w:hAnsi="Times New Roman" w:cs="David" w:hint="cs"/>
          <w:sz w:val="24"/>
          <w:szCs w:val="24"/>
          <w:rtl/>
          <w:lang w:eastAsia="he-IL"/>
        </w:rPr>
        <w:t>י</w:t>
      </w:r>
      <w:r w:rsidRPr="00217E81">
        <w:rPr>
          <w:rFonts w:ascii="Times New Roman" w:eastAsia="Times New Roman" w:hAnsi="Times New Roman" w:cs="David"/>
          <w:sz w:val="24"/>
          <w:szCs w:val="24"/>
          <w:rtl/>
          <w:lang w:eastAsia="he-IL"/>
        </w:rPr>
        <w:t xml:space="preserve">דרש המתכנן </w:t>
      </w:r>
      <w:r w:rsidRPr="00217E81">
        <w:rPr>
          <w:rFonts w:ascii="Times New Roman" w:eastAsia="Times New Roman" w:hAnsi="Times New Roman" w:cs="David" w:hint="cs"/>
          <w:sz w:val="24"/>
          <w:szCs w:val="24"/>
          <w:rtl/>
          <w:lang w:eastAsia="he-IL"/>
        </w:rPr>
        <w:t>להתאים את</w:t>
      </w:r>
      <w:r w:rsidRPr="00217E81">
        <w:rPr>
          <w:rFonts w:ascii="Times New Roman" w:eastAsia="Times New Roman" w:hAnsi="Times New Roman" w:cs="David"/>
          <w:sz w:val="24"/>
          <w:szCs w:val="24"/>
          <w:rtl/>
          <w:lang w:eastAsia="he-IL"/>
        </w:rPr>
        <w:t xml:space="preserve"> </w:t>
      </w:r>
      <w:r w:rsidRPr="00217E81">
        <w:rPr>
          <w:rFonts w:ascii="Times New Roman" w:eastAsia="Times New Roman" w:hAnsi="Times New Roman" w:cs="David" w:hint="cs"/>
          <w:sz w:val="24"/>
          <w:szCs w:val="24"/>
          <w:rtl/>
          <w:lang w:eastAsia="he-IL"/>
        </w:rPr>
        <w:t>ה</w:t>
      </w:r>
      <w:r w:rsidRPr="00217E81">
        <w:rPr>
          <w:rFonts w:ascii="Times New Roman" w:eastAsia="Times New Roman" w:hAnsi="Times New Roman" w:cs="David"/>
          <w:sz w:val="24"/>
          <w:szCs w:val="24"/>
          <w:rtl/>
          <w:lang w:eastAsia="he-IL"/>
        </w:rPr>
        <w:t xml:space="preserve">תכנון </w:t>
      </w:r>
      <w:r w:rsidRPr="00217E81">
        <w:rPr>
          <w:rFonts w:ascii="Times New Roman" w:eastAsia="Times New Roman" w:hAnsi="Times New Roman" w:cs="David" w:hint="cs"/>
          <w:sz w:val="24"/>
          <w:szCs w:val="24"/>
          <w:rtl/>
          <w:lang w:eastAsia="he-IL"/>
        </w:rPr>
        <w:t>ה</w:t>
      </w:r>
      <w:r w:rsidRPr="00217E81">
        <w:rPr>
          <w:rFonts w:ascii="Times New Roman" w:eastAsia="Times New Roman" w:hAnsi="Times New Roman" w:cs="David"/>
          <w:sz w:val="24"/>
          <w:szCs w:val="24"/>
          <w:rtl/>
          <w:lang w:eastAsia="he-IL"/>
        </w:rPr>
        <w:t>מוקדם ו</w:t>
      </w:r>
      <w:r w:rsidRPr="00217E81">
        <w:rPr>
          <w:rFonts w:ascii="Times New Roman" w:eastAsia="Times New Roman" w:hAnsi="Times New Roman" w:cs="David" w:hint="cs"/>
          <w:sz w:val="24"/>
          <w:szCs w:val="24"/>
          <w:rtl/>
          <w:lang w:eastAsia="he-IL"/>
        </w:rPr>
        <w:t>ה</w:t>
      </w:r>
      <w:r w:rsidRPr="00217E81">
        <w:rPr>
          <w:rFonts w:ascii="Times New Roman" w:eastAsia="Times New Roman" w:hAnsi="Times New Roman" w:cs="David"/>
          <w:sz w:val="24"/>
          <w:szCs w:val="24"/>
          <w:rtl/>
          <w:lang w:eastAsia="he-IL"/>
        </w:rPr>
        <w:t>סופי כהגדרתו לעיל וכן מסמכים למכרזים בין קבלנים במתכונת זו.</w:t>
      </w:r>
    </w:p>
    <w:p w14:paraId="2EADF952" w14:textId="77777777" w:rsidR="00217E81" w:rsidRPr="00217E81" w:rsidRDefault="00217E81" w:rsidP="00217E81">
      <w:pPr>
        <w:widowControl w:val="0"/>
        <w:spacing w:before="0" w:beforeAutospacing="0" w:after="0" w:afterAutospacing="0" w:line="360" w:lineRule="auto"/>
        <w:ind w:left="2096" w:hanging="708"/>
        <w:jc w:val="both"/>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 xml:space="preserve">ב. </w:t>
      </w:r>
      <w:r w:rsidRPr="00217E81">
        <w:rPr>
          <w:rFonts w:ascii="Times New Roman" w:eastAsia="Times New Roman" w:hAnsi="Times New Roman" w:cs="David" w:hint="cs"/>
          <w:sz w:val="24"/>
          <w:szCs w:val="24"/>
          <w:rtl/>
          <w:lang w:eastAsia="he-IL"/>
        </w:rPr>
        <w:tab/>
      </w:r>
      <w:r w:rsidRPr="00217E81">
        <w:rPr>
          <w:rFonts w:ascii="Times New Roman" w:eastAsia="Times New Roman" w:hAnsi="Times New Roman" w:cs="David"/>
          <w:sz w:val="24"/>
          <w:szCs w:val="24"/>
          <w:rtl/>
          <w:lang w:eastAsia="he-IL"/>
        </w:rPr>
        <w:t>הקבלנים יהיו רשאים להציע פתרונות אדריכליים וקונסטרוקטיביים, ופתרונות א</w:t>
      </w:r>
      <w:r w:rsidRPr="00217E81">
        <w:rPr>
          <w:rFonts w:ascii="Times New Roman" w:eastAsia="Times New Roman" w:hAnsi="Times New Roman" w:cs="David" w:hint="cs"/>
          <w:sz w:val="24"/>
          <w:szCs w:val="24"/>
          <w:rtl/>
          <w:lang w:eastAsia="he-IL"/>
        </w:rPr>
        <w:t>י</w:t>
      </w:r>
      <w:r w:rsidRPr="00217E81">
        <w:rPr>
          <w:rFonts w:ascii="Times New Roman" w:eastAsia="Times New Roman" w:hAnsi="Times New Roman" w:cs="David"/>
          <w:sz w:val="24"/>
          <w:szCs w:val="24"/>
          <w:rtl/>
          <w:lang w:eastAsia="he-IL"/>
        </w:rPr>
        <w:t>טום וב</w:t>
      </w:r>
      <w:r w:rsidRPr="00217E81">
        <w:rPr>
          <w:rFonts w:ascii="Times New Roman" w:eastAsia="Times New Roman" w:hAnsi="Times New Roman" w:cs="David" w:hint="cs"/>
          <w:sz w:val="24"/>
          <w:szCs w:val="24"/>
          <w:rtl/>
          <w:lang w:eastAsia="he-IL"/>
        </w:rPr>
        <w:t>י</w:t>
      </w:r>
      <w:r w:rsidRPr="00217E81">
        <w:rPr>
          <w:rFonts w:ascii="Times New Roman" w:eastAsia="Times New Roman" w:hAnsi="Times New Roman" w:cs="David"/>
          <w:sz w:val="24"/>
          <w:szCs w:val="24"/>
          <w:rtl/>
          <w:lang w:eastAsia="he-IL"/>
        </w:rPr>
        <w:t>דוד שונים מהפתרונות שהוצעו ע"י המתכנן. המתכנן ייעץ למזמין בבחינת הצעות הקבלנים ולאחר בחירת הקבלנים יסייע למזמין באשור התכנון שיוגש ע"י מהנדס מטעם הקבלן ובפקוח על הבצוע. לצורך כך ישתתף המתכנן בפגישות, יבדוק תכניות ומסמכים אחרים שיוגשו ע"י הקבלן, יעביר את המלצותיו לדחייתם/לא</w:t>
      </w:r>
      <w:r w:rsidR="00F9121E">
        <w:rPr>
          <w:rFonts w:ascii="Times New Roman" w:eastAsia="Times New Roman" w:hAnsi="Times New Roman" w:cs="David" w:hint="cs"/>
          <w:sz w:val="24"/>
          <w:szCs w:val="24"/>
          <w:rtl/>
          <w:lang w:eastAsia="he-IL"/>
        </w:rPr>
        <w:t>י</w:t>
      </w:r>
      <w:r w:rsidRPr="00217E81">
        <w:rPr>
          <w:rFonts w:ascii="Times New Roman" w:eastAsia="Times New Roman" w:hAnsi="Times New Roman" w:cs="David"/>
          <w:sz w:val="24"/>
          <w:szCs w:val="24"/>
          <w:rtl/>
          <w:lang w:eastAsia="he-IL"/>
        </w:rPr>
        <w:t>שורם ו/או את הערותיו לתכנון המוצע,</w:t>
      </w:r>
      <w:r w:rsidRPr="00217E81">
        <w:rPr>
          <w:rFonts w:ascii="Times New Roman" w:eastAsia="Times New Roman" w:hAnsi="Times New Roman" w:cs="David" w:hint="cs"/>
          <w:sz w:val="24"/>
          <w:szCs w:val="24"/>
          <w:rtl/>
          <w:lang w:eastAsia="he-IL"/>
        </w:rPr>
        <w:t xml:space="preserve"> </w:t>
      </w:r>
      <w:r w:rsidRPr="00217E81">
        <w:rPr>
          <w:rFonts w:ascii="Times New Roman" w:eastAsia="Times New Roman" w:hAnsi="Times New Roman" w:cs="David"/>
          <w:sz w:val="24"/>
          <w:szCs w:val="24"/>
          <w:rtl/>
          <w:lang w:eastAsia="he-IL"/>
        </w:rPr>
        <w:t>ויבצע פ</w:t>
      </w:r>
      <w:r w:rsidRPr="00217E81">
        <w:rPr>
          <w:rFonts w:ascii="Times New Roman" w:eastAsia="Times New Roman" w:hAnsi="Times New Roman" w:cs="David" w:hint="cs"/>
          <w:sz w:val="24"/>
          <w:szCs w:val="24"/>
          <w:rtl/>
          <w:lang w:eastAsia="he-IL"/>
        </w:rPr>
        <w:t>י</w:t>
      </w:r>
      <w:r w:rsidRPr="00217E81">
        <w:rPr>
          <w:rFonts w:ascii="Times New Roman" w:eastAsia="Times New Roman" w:hAnsi="Times New Roman" w:cs="David"/>
          <w:sz w:val="24"/>
          <w:szCs w:val="24"/>
          <w:rtl/>
          <w:lang w:eastAsia="he-IL"/>
        </w:rPr>
        <w:t>קוח עליון.</w:t>
      </w:r>
    </w:p>
    <w:p w14:paraId="63427962" w14:textId="77777777" w:rsidR="00217E81" w:rsidRPr="00217E81" w:rsidRDefault="00217E81" w:rsidP="00217E81">
      <w:pPr>
        <w:widowControl w:val="0"/>
        <w:spacing w:before="0" w:beforeAutospacing="0" w:after="0" w:afterAutospacing="0" w:line="360" w:lineRule="auto"/>
        <w:ind w:left="720" w:hanging="720"/>
        <w:jc w:val="both"/>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5</w:t>
      </w:r>
      <w:r w:rsidRPr="00217E81">
        <w:rPr>
          <w:rFonts w:ascii="Times New Roman" w:eastAsia="Times New Roman" w:hAnsi="Times New Roman" w:cs="David"/>
          <w:sz w:val="24"/>
          <w:szCs w:val="24"/>
          <w:rtl/>
          <w:lang w:eastAsia="he-IL"/>
        </w:rPr>
        <w:t>.</w:t>
      </w:r>
      <w:r w:rsidRPr="00217E81">
        <w:rPr>
          <w:rFonts w:ascii="Times New Roman" w:eastAsia="Times New Roman" w:hAnsi="Times New Roman" w:cs="David"/>
          <w:sz w:val="24"/>
          <w:szCs w:val="24"/>
          <w:rtl/>
          <w:lang w:eastAsia="he-IL"/>
        </w:rPr>
        <w:tab/>
        <w:t xml:space="preserve">המתכנן מתחייב לשמור על דיסקט ואוריגינלים של התוכניות עד לאחר סיום הביצוע בשטח של העבודות נשוא התכנון, כך שניתן יהיה לבצע מהם העתקות, צילומים וכו' וכן ניתן יהיה לבצע בהם תיקונים ושינויים. </w:t>
      </w:r>
    </w:p>
    <w:p w14:paraId="08378018" w14:textId="77777777" w:rsidR="00217E81" w:rsidRPr="00217E81" w:rsidRDefault="00217E81" w:rsidP="00217E81">
      <w:pPr>
        <w:widowControl w:val="0"/>
        <w:spacing w:before="0" w:beforeAutospacing="0" w:after="0" w:afterAutospacing="0" w:line="360" w:lineRule="auto"/>
        <w:ind w:left="720" w:hanging="720"/>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 xml:space="preserve"> </w:t>
      </w:r>
      <w:r w:rsidRPr="00217E81">
        <w:rPr>
          <w:rFonts w:ascii="Times New Roman" w:eastAsia="Times New Roman" w:hAnsi="Times New Roman" w:cs="David" w:hint="cs"/>
          <w:sz w:val="24"/>
          <w:szCs w:val="24"/>
          <w:rtl/>
          <w:lang w:eastAsia="he-IL"/>
        </w:rPr>
        <w:t>6</w:t>
      </w:r>
      <w:r w:rsidRPr="00217E81">
        <w:rPr>
          <w:rFonts w:ascii="Times New Roman" w:eastAsia="Times New Roman" w:hAnsi="Times New Roman" w:cs="David"/>
          <w:sz w:val="24"/>
          <w:szCs w:val="24"/>
          <w:rtl/>
          <w:lang w:eastAsia="he-IL"/>
        </w:rPr>
        <w:t>.</w:t>
      </w:r>
      <w:r w:rsidRPr="00217E81">
        <w:rPr>
          <w:rFonts w:ascii="Times New Roman" w:eastAsia="Times New Roman" w:hAnsi="Times New Roman" w:cs="David"/>
          <w:sz w:val="24"/>
          <w:szCs w:val="24"/>
          <w:rtl/>
          <w:lang w:eastAsia="he-IL"/>
        </w:rPr>
        <w:tab/>
        <w:t>נציג המזמין רשאי להזמין מהמתכנן את כל שלבי העבודות המפורטות בנספח זה ו/או חלק מהן  ו/או עבודות נוספות להן, הכל כפי שיפורט בנספח ד'.</w:t>
      </w:r>
    </w:p>
    <w:p w14:paraId="5439C3E0" w14:textId="77777777" w:rsidR="00217E81" w:rsidRPr="00217E81" w:rsidRDefault="00217E81" w:rsidP="00217E81">
      <w:pPr>
        <w:widowControl w:val="0"/>
        <w:spacing w:before="0" w:beforeAutospacing="0" w:after="0" w:afterAutospacing="0" w:line="360" w:lineRule="auto"/>
        <w:ind w:left="720" w:hanging="720"/>
        <w:jc w:val="both"/>
        <w:rPr>
          <w:rFonts w:ascii="Times New Roman" w:eastAsia="Times New Roman" w:hAnsi="Times New Roman" w:cs="David"/>
          <w:bCs/>
          <w:sz w:val="20"/>
          <w:szCs w:val="24"/>
          <w:u w:val="single"/>
          <w:rtl/>
          <w:lang w:eastAsia="he-IL"/>
        </w:rPr>
      </w:pPr>
    </w:p>
    <w:p w14:paraId="471C5A31"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25BCE045"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59F48212"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142EBF90"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6077B4AD"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6B5B47FB"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27E5610B"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25C8BC63"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20EFF031"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2FDE538E"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7F383A8F" w14:textId="77777777" w:rsidR="00CD5A24" w:rsidRDefault="00CD5A24" w:rsidP="00217E81">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Pr>
          <w:rFonts w:ascii="Times New Roman" w:eastAsia="Times New Roman" w:hAnsi="Times New Roman" w:cs="David"/>
          <w:bCs/>
          <w:sz w:val="20"/>
          <w:szCs w:val="24"/>
          <w:u w:val="single"/>
          <w:rtl/>
          <w:lang w:eastAsia="he-IL"/>
        </w:rPr>
        <w:br w:type="page"/>
      </w:r>
    </w:p>
    <w:p w14:paraId="2B2B8732"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217E81">
        <w:rPr>
          <w:rFonts w:ascii="Times New Roman" w:eastAsia="Times New Roman" w:hAnsi="Times New Roman" w:cs="David"/>
          <w:bCs/>
          <w:sz w:val="20"/>
          <w:szCs w:val="24"/>
          <w:u w:val="single"/>
          <w:rtl/>
          <w:lang w:eastAsia="he-IL"/>
        </w:rPr>
        <w:t xml:space="preserve">נספח </w:t>
      </w:r>
      <w:r w:rsidR="00EB38F9">
        <w:rPr>
          <w:rFonts w:ascii="Times New Roman" w:eastAsia="Times New Roman" w:hAnsi="Times New Roman" w:cs="David" w:hint="cs"/>
          <w:bCs/>
          <w:sz w:val="20"/>
          <w:szCs w:val="24"/>
          <w:u w:val="single"/>
          <w:rtl/>
          <w:lang w:eastAsia="he-IL"/>
        </w:rPr>
        <w:t>"</w:t>
      </w:r>
      <w:r w:rsidRPr="00217E81">
        <w:rPr>
          <w:rFonts w:ascii="Times New Roman" w:eastAsia="Times New Roman" w:hAnsi="Times New Roman" w:cs="David"/>
          <w:bCs/>
          <w:sz w:val="20"/>
          <w:szCs w:val="24"/>
          <w:u w:val="single"/>
          <w:rtl/>
          <w:lang w:eastAsia="he-IL"/>
        </w:rPr>
        <w:t>ג</w:t>
      </w:r>
      <w:r w:rsidR="00EB38F9">
        <w:rPr>
          <w:rFonts w:ascii="Times New Roman" w:eastAsia="Times New Roman" w:hAnsi="Times New Roman" w:cs="David" w:hint="cs"/>
          <w:bCs/>
          <w:sz w:val="20"/>
          <w:szCs w:val="24"/>
          <w:u w:val="single"/>
          <w:rtl/>
          <w:lang w:eastAsia="he-IL"/>
        </w:rPr>
        <w:t>'</w:t>
      </w:r>
      <w:r w:rsidRPr="00217E81">
        <w:rPr>
          <w:rFonts w:ascii="Times New Roman" w:eastAsia="Times New Roman" w:hAnsi="Times New Roman" w:cs="David"/>
          <w:bCs/>
          <w:sz w:val="20"/>
          <w:szCs w:val="24"/>
          <w:u w:val="single"/>
          <w:rtl/>
          <w:lang w:eastAsia="he-IL"/>
        </w:rPr>
        <w:t>'</w:t>
      </w:r>
    </w:p>
    <w:p w14:paraId="3FEE5DC2"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368FB817"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217E81">
        <w:rPr>
          <w:rFonts w:ascii="Times New Roman" w:eastAsia="Times New Roman" w:hAnsi="Times New Roman" w:cs="David"/>
          <w:bCs/>
          <w:sz w:val="20"/>
          <w:szCs w:val="24"/>
          <w:u w:val="single"/>
          <w:rtl/>
          <w:lang w:eastAsia="he-IL"/>
        </w:rPr>
        <w:t>לוח זמנים ושלבי עבודה</w:t>
      </w:r>
    </w:p>
    <w:p w14:paraId="42961150"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1223046E"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bCs/>
          <w:sz w:val="20"/>
          <w:szCs w:val="24"/>
          <w:u w:val="single"/>
          <w:rtl/>
          <w:lang w:eastAsia="he-IL"/>
        </w:rPr>
      </w:pPr>
    </w:p>
    <w:p w14:paraId="646DA5AF" w14:textId="77777777" w:rsidR="00217E81" w:rsidRPr="00217E81" w:rsidRDefault="00217E81" w:rsidP="00217E81">
      <w:pPr>
        <w:widowControl w:val="0"/>
        <w:numPr>
          <w:ilvl w:val="0"/>
          <w:numId w:val="14"/>
        </w:numPr>
        <w:spacing w:before="0" w:beforeAutospacing="0" w:after="0" w:afterAutospacing="0" w:line="240" w:lineRule="auto"/>
        <w:ind w:hanging="608"/>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 xml:space="preserve">לוח הזמנים לתכנון כל אחד מהשלבים של הפרויקט יהיה כפי שייקבע מעת לעת ע"י המנהל. לוח הזמנים לפיקוח העליון </w:t>
      </w:r>
      <w:r w:rsidRPr="00217E81">
        <w:rPr>
          <w:rFonts w:ascii="Times New Roman" w:eastAsia="Times New Roman" w:hAnsi="Times New Roman" w:cs="David"/>
          <w:sz w:val="20"/>
          <w:szCs w:val="24"/>
          <w:lang w:eastAsia="he-IL"/>
        </w:rPr>
        <w:t>–</w:t>
      </w:r>
      <w:r w:rsidRPr="00217E81">
        <w:rPr>
          <w:rFonts w:ascii="Times New Roman" w:eastAsia="Times New Roman" w:hAnsi="Times New Roman" w:cs="David"/>
          <w:sz w:val="20"/>
          <w:szCs w:val="24"/>
          <w:rtl/>
          <w:lang w:eastAsia="he-IL"/>
        </w:rPr>
        <w:t xml:space="preserve"> ברציפות מתחילת ביצוע העבודות ועד להשלמתן כולל תקופת הבדק, ככל שיידרש ע"י המנהל.</w:t>
      </w:r>
    </w:p>
    <w:p w14:paraId="5D7A0D7A"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2E63F888" w14:textId="77777777" w:rsidR="00217E81" w:rsidRPr="00217E81" w:rsidRDefault="00217E81" w:rsidP="00217E81">
      <w:pPr>
        <w:widowControl w:val="0"/>
        <w:numPr>
          <w:ilvl w:val="0"/>
          <w:numId w:val="14"/>
        </w:numPr>
        <w:spacing w:before="0" w:beforeAutospacing="0" w:after="0" w:afterAutospacing="0" w:line="240" w:lineRule="auto"/>
        <w:ind w:hanging="608"/>
        <w:jc w:val="both"/>
        <w:rPr>
          <w:rFonts w:ascii="Times New Roman" w:eastAsia="Times New Roman" w:hAnsi="Times New Roman" w:cs="David"/>
          <w:sz w:val="20"/>
          <w:szCs w:val="24"/>
          <w:lang w:eastAsia="he-IL"/>
        </w:rPr>
      </w:pPr>
      <w:r w:rsidRPr="00217E81">
        <w:rPr>
          <w:rFonts w:ascii="Times New Roman" w:eastAsia="Times New Roman" w:hAnsi="Times New Roman" w:cs="David"/>
          <w:sz w:val="20"/>
          <w:szCs w:val="24"/>
          <w:rtl/>
          <w:lang w:eastAsia="he-IL"/>
        </w:rPr>
        <w:t>המהנדס וצוותו יעסקו בפרויקט לפי הצורך וללא הגבלת זמן.</w:t>
      </w:r>
    </w:p>
    <w:p w14:paraId="4C4252DF"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sz w:val="20"/>
          <w:szCs w:val="24"/>
          <w:lang w:eastAsia="he-IL"/>
        </w:rPr>
      </w:pPr>
    </w:p>
    <w:p w14:paraId="27720A35" w14:textId="77777777" w:rsidR="00217E81" w:rsidRPr="00217E81" w:rsidRDefault="00217E81" w:rsidP="00217E81">
      <w:pPr>
        <w:widowControl w:val="0"/>
        <w:numPr>
          <w:ilvl w:val="0"/>
          <w:numId w:val="14"/>
        </w:numPr>
        <w:spacing w:before="0" w:beforeAutospacing="0" w:after="0" w:afterAutospacing="0" w:line="240" w:lineRule="auto"/>
        <w:ind w:hanging="608"/>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המתכנן ימסור את התכניות לאישור המזמין בהתאם ללוח הזמנים והתכניות לא תיחשבנה כמושלמות עד לקבלת אישור המזמין.</w:t>
      </w:r>
    </w:p>
    <w:p w14:paraId="5CFE5AE2"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24F182D2" w14:textId="77777777" w:rsidR="00217E81" w:rsidRPr="00217E81" w:rsidRDefault="00217E81" w:rsidP="00217E81">
      <w:pPr>
        <w:widowControl w:val="0"/>
        <w:numPr>
          <w:ilvl w:val="0"/>
          <w:numId w:val="14"/>
        </w:numPr>
        <w:spacing w:before="0" w:beforeAutospacing="0" w:after="0" w:afterAutospacing="0" w:line="240" w:lineRule="auto"/>
        <w:ind w:hanging="608"/>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העביר המזמין למתכנן הערות או הנחיות נוספות לגבי התכניות, יתכנן המתכנן את התכניות תוך פרק זמן סביר שיוסכם בינו ל</w:t>
      </w:r>
      <w:r w:rsidRPr="00217E81">
        <w:rPr>
          <w:rFonts w:ascii="Times New Roman" w:eastAsia="Times New Roman" w:hAnsi="Times New Roman" w:cs="David" w:hint="cs"/>
          <w:sz w:val="20"/>
          <w:szCs w:val="24"/>
          <w:rtl/>
          <w:lang w:eastAsia="he-IL"/>
        </w:rPr>
        <w:t>ב</w:t>
      </w:r>
      <w:r w:rsidRPr="00217E81">
        <w:rPr>
          <w:rFonts w:ascii="Times New Roman" w:eastAsia="Times New Roman" w:hAnsi="Times New Roman" w:cs="David"/>
          <w:sz w:val="20"/>
          <w:szCs w:val="24"/>
          <w:rtl/>
          <w:lang w:eastAsia="he-IL"/>
        </w:rPr>
        <w:t>ין המזמין, ואולם בכל מקרה לא יעלה על פרק הזמן הנקוב עובר אותו שלב בלוח הזמנים. האמור לעיל מותנה בכך שהמזמין ימציא למתכנן הערותיו ו/או הנחיותיו לגבי תכניות שהוגשו לו ע"י המתכנן בתוך 30 יום ממועד הגשתן למזמין.</w:t>
      </w:r>
    </w:p>
    <w:p w14:paraId="60346949"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55B7FBCC" w14:textId="77777777" w:rsidR="00217E81" w:rsidRPr="00217E81" w:rsidRDefault="00217E81" w:rsidP="00217E81">
      <w:pPr>
        <w:widowControl w:val="0"/>
        <w:numPr>
          <w:ilvl w:val="0"/>
          <w:numId w:val="14"/>
        </w:numPr>
        <w:spacing w:before="0" w:beforeAutospacing="0" w:after="0" w:afterAutospacing="0" w:line="240" w:lineRule="auto"/>
        <w:ind w:hanging="608"/>
        <w:jc w:val="both"/>
        <w:rPr>
          <w:rFonts w:ascii="Times New Roman" w:eastAsia="Times New Roman" w:hAnsi="Times New Roman" w:cs="David"/>
          <w:sz w:val="20"/>
          <w:szCs w:val="24"/>
          <w:lang w:eastAsia="he-IL"/>
        </w:rPr>
      </w:pPr>
      <w:r w:rsidRPr="00217E81">
        <w:rPr>
          <w:rFonts w:ascii="Times New Roman" w:eastAsia="Times New Roman" w:hAnsi="Times New Roman" w:cs="David"/>
          <w:sz w:val="20"/>
          <w:szCs w:val="24"/>
          <w:rtl/>
          <w:lang w:eastAsia="he-IL"/>
        </w:rPr>
        <w:t>אם לא יקבע לוח זמנים במעמד חתימת ההסכם יעביר המתכנן לוח זמנים ראשוני לאישור המנהל תוך 7 ימים ממועד החתימה.</w:t>
      </w:r>
    </w:p>
    <w:p w14:paraId="0E4398A1"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524311F5" w14:textId="77777777" w:rsidR="00217E81" w:rsidRPr="00217E81" w:rsidRDefault="00217E81" w:rsidP="00217E81">
      <w:pPr>
        <w:widowControl w:val="0"/>
        <w:numPr>
          <w:ilvl w:val="0"/>
          <w:numId w:val="14"/>
        </w:numPr>
        <w:spacing w:before="0" w:beforeAutospacing="0" w:after="0" w:afterAutospacing="0" w:line="240" w:lineRule="auto"/>
        <w:ind w:hanging="608"/>
        <w:jc w:val="both"/>
        <w:rPr>
          <w:rFonts w:ascii="Times New Roman" w:eastAsia="Times New Roman" w:hAnsi="Times New Roman" w:cs="David"/>
          <w:sz w:val="20"/>
          <w:szCs w:val="24"/>
          <w:lang w:eastAsia="he-IL"/>
        </w:rPr>
      </w:pPr>
      <w:r w:rsidRPr="00217E81">
        <w:rPr>
          <w:rFonts w:ascii="Times New Roman" w:eastAsia="Times New Roman" w:hAnsi="Times New Roman" w:cs="David"/>
          <w:sz w:val="20"/>
          <w:szCs w:val="24"/>
          <w:rtl/>
          <w:lang w:eastAsia="he-IL"/>
        </w:rPr>
        <w:t xml:space="preserve">התקדמות תכנון </w:t>
      </w:r>
      <w:r w:rsidRPr="00217E81">
        <w:rPr>
          <w:rFonts w:ascii="Times New Roman" w:eastAsia="Times New Roman" w:hAnsi="Times New Roman" w:cs="David" w:hint="cs"/>
          <w:sz w:val="20"/>
          <w:szCs w:val="24"/>
          <w:rtl/>
          <w:lang w:eastAsia="he-IL"/>
        </w:rPr>
        <w:t>המרחבים המוגנים</w:t>
      </w:r>
      <w:r w:rsidRPr="00217E81">
        <w:rPr>
          <w:rFonts w:ascii="Times New Roman" w:eastAsia="Times New Roman" w:hAnsi="Times New Roman" w:cs="David"/>
          <w:sz w:val="20"/>
          <w:szCs w:val="24"/>
          <w:rtl/>
          <w:lang w:eastAsia="he-IL"/>
        </w:rPr>
        <w:t xml:space="preserve"> תעשה לפי שלבי הפרויקט ועל פי שינויי תכנון של האדריכל והיועצים, ללא זכות לתוספות שכר.</w:t>
      </w:r>
    </w:p>
    <w:p w14:paraId="7214CA0E" w14:textId="77777777" w:rsidR="00217E81" w:rsidRPr="00217E81" w:rsidRDefault="00217E81" w:rsidP="00217E81">
      <w:pPr>
        <w:widowControl w:val="0"/>
        <w:bidi w:val="0"/>
        <w:spacing w:before="0" w:beforeAutospacing="0" w:after="0" w:afterAutospacing="0" w:line="240" w:lineRule="auto"/>
        <w:ind w:left="720"/>
        <w:rPr>
          <w:rFonts w:ascii="Times New Roman" w:eastAsia="Times New Roman" w:hAnsi="Times New Roman" w:cs="David"/>
          <w:sz w:val="20"/>
          <w:szCs w:val="24"/>
          <w:rtl/>
          <w:lang w:eastAsia="he-IL"/>
        </w:rPr>
      </w:pPr>
    </w:p>
    <w:p w14:paraId="22986410" w14:textId="77777777" w:rsidR="00217E81" w:rsidRPr="00217E81" w:rsidRDefault="00217E81" w:rsidP="00217E81">
      <w:pPr>
        <w:widowControl w:val="0"/>
        <w:numPr>
          <w:ilvl w:val="0"/>
          <w:numId w:val="14"/>
        </w:numPr>
        <w:spacing w:before="0" w:beforeAutospacing="0" w:after="0" w:afterAutospacing="0" w:line="240" w:lineRule="auto"/>
        <w:ind w:hanging="608"/>
        <w:jc w:val="both"/>
        <w:rPr>
          <w:rFonts w:ascii="Times New Roman" w:eastAsia="Times New Roman" w:hAnsi="Times New Roman" w:cs="David"/>
          <w:sz w:val="20"/>
          <w:szCs w:val="24"/>
          <w:lang w:eastAsia="he-IL"/>
        </w:rPr>
      </w:pPr>
      <w:r w:rsidRPr="00217E81">
        <w:rPr>
          <w:rFonts w:ascii="Times New Roman" w:eastAsia="Times New Roman" w:hAnsi="Times New Roman" w:cs="David" w:hint="cs"/>
          <w:sz w:val="20"/>
          <w:szCs w:val="24"/>
          <w:u w:val="single"/>
          <w:rtl/>
          <w:lang w:eastAsia="he-IL"/>
        </w:rPr>
        <w:t>לו"ז עקרוני</w:t>
      </w:r>
      <w:r w:rsidRPr="00217E81">
        <w:rPr>
          <w:rFonts w:ascii="Times New Roman" w:eastAsia="Times New Roman" w:hAnsi="Times New Roman" w:cs="David" w:hint="cs"/>
          <w:sz w:val="20"/>
          <w:szCs w:val="24"/>
          <w:rtl/>
          <w:lang w:eastAsia="he-IL"/>
        </w:rPr>
        <w:t>:</w:t>
      </w:r>
    </w:p>
    <w:p w14:paraId="4B437FB8" w14:textId="77777777" w:rsidR="00217E81" w:rsidRPr="00217E81" w:rsidRDefault="00217E81" w:rsidP="00217E81">
      <w:pPr>
        <w:widowControl w:val="0"/>
        <w:bidi w:val="0"/>
        <w:spacing w:before="0" w:beforeAutospacing="0" w:after="0" w:afterAutospacing="0" w:line="240" w:lineRule="auto"/>
        <w:ind w:left="720"/>
        <w:rPr>
          <w:rFonts w:ascii="Times New Roman" w:eastAsia="Times New Roman" w:hAnsi="Times New Roman" w:cs="David"/>
          <w:sz w:val="20"/>
          <w:szCs w:val="24"/>
          <w:rtl/>
          <w:lang w:eastAsia="he-IL"/>
        </w:rPr>
      </w:pPr>
    </w:p>
    <w:p w14:paraId="7787A1BD" w14:textId="77777777" w:rsidR="00217E81" w:rsidRPr="00217E81" w:rsidRDefault="00217E81" w:rsidP="00217E81">
      <w:pPr>
        <w:widowControl w:val="0"/>
        <w:numPr>
          <w:ilvl w:val="1"/>
          <w:numId w:val="14"/>
        </w:numPr>
        <w:spacing w:before="0" w:beforeAutospacing="0" w:after="0" w:afterAutospacing="0" w:line="240" w:lineRule="auto"/>
        <w:jc w:val="both"/>
        <w:rPr>
          <w:rFonts w:ascii="Times New Roman" w:eastAsia="Times New Roman" w:hAnsi="Times New Roman" w:cs="David"/>
          <w:sz w:val="20"/>
          <w:szCs w:val="24"/>
          <w:lang w:eastAsia="he-IL"/>
        </w:rPr>
      </w:pPr>
      <w:r w:rsidRPr="00217E81">
        <w:rPr>
          <w:rFonts w:ascii="Times New Roman" w:eastAsia="Times New Roman" w:hAnsi="Times New Roman" w:cs="David" w:hint="cs"/>
          <w:sz w:val="20"/>
          <w:szCs w:val="24"/>
          <w:rtl/>
          <w:lang w:eastAsia="he-IL"/>
        </w:rPr>
        <w:t xml:space="preserve">השלמת תכנון מוקדם </w:t>
      </w:r>
      <w:r w:rsidRPr="00217E81">
        <w:rPr>
          <w:rFonts w:ascii="Times New Roman" w:eastAsia="Times New Roman" w:hAnsi="Times New Roman" w:cs="David"/>
          <w:sz w:val="20"/>
          <w:szCs w:val="24"/>
          <w:rtl/>
          <w:lang w:eastAsia="he-IL"/>
        </w:rPr>
        <w:t>–</w:t>
      </w:r>
      <w:r w:rsidRPr="00217E81">
        <w:rPr>
          <w:rFonts w:ascii="Times New Roman" w:eastAsia="Times New Roman" w:hAnsi="Times New Roman" w:cs="David" w:hint="cs"/>
          <w:sz w:val="20"/>
          <w:szCs w:val="24"/>
          <w:rtl/>
          <w:lang w:eastAsia="he-IL"/>
        </w:rPr>
        <w:tab/>
      </w:r>
      <w:r w:rsidRPr="00217E81">
        <w:rPr>
          <w:rFonts w:ascii="Times New Roman" w:eastAsia="Times New Roman" w:hAnsi="Times New Roman" w:cs="David" w:hint="cs"/>
          <w:sz w:val="20"/>
          <w:szCs w:val="24"/>
          <w:rtl/>
          <w:lang w:eastAsia="he-IL"/>
        </w:rPr>
        <w:tab/>
      </w:r>
      <w:r w:rsidRPr="00217E81">
        <w:rPr>
          <w:rFonts w:ascii="Times New Roman" w:eastAsia="Times New Roman" w:hAnsi="Times New Roman" w:cs="David" w:hint="cs"/>
          <w:sz w:val="20"/>
          <w:szCs w:val="24"/>
          <w:lang w:eastAsia="he-IL"/>
        </w:rPr>
        <w:t>XX</w:t>
      </w:r>
      <w:r w:rsidRPr="00217E81">
        <w:rPr>
          <w:rFonts w:ascii="Times New Roman" w:eastAsia="Times New Roman" w:hAnsi="Times New Roman" w:cs="David"/>
          <w:sz w:val="20"/>
          <w:szCs w:val="24"/>
          <w:lang w:eastAsia="he-IL"/>
        </w:rPr>
        <w:t>/XXXX</w:t>
      </w:r>
      <w:r w:rsidRPr="00217E81">
        <w:rPr>
          <w:rFonts w:ascii="Times New Roman" w:eastAsia="Times New Roman" w:hAnsi="Times New Roman" w:cs="David" w:hint="cs"/>
          <w:sz w:val="20"/>
          <w:szCs w:val="24"/>
          <w:rtl/>
          <w:lang w:eastAsia="he-IL"/>
        </w:rPr>
        <w:tab/>
      </w:r>
    </w:p>
    <w:p w14:paraId="2954BF15" w14:textId="77777777" w:rsidR="00217E81" w:rsidRPr="00217E81" w:rsidRDefault="00217E81" w:rsidP="00217E81">
      <w:pPr>
        <w:widowControl w:val="0"/>
        <w:numPr>
          <w:ilvl w:val="1"/>
          <w:numId w:val="14"/>
        </w:numPr>
        <w:spacing w:before="0" w:beforeAutospacing="0" w:after="0" w:afterAutospacing="0" w:line="240" w:lineRule="auto"/>
        <w:jc w:val="both"/>
        <w:rPr>
          <w:rFonts w:ascii="Times New Roman" w:eastAsia="Times New Roman" w:hAnsi="Times New Roman" w:cs="David"/>
          <w:sz w:val="20"/>
          <w:szCs w:val="24"/>
          <w:lang w:eastAsia="he-IL"/>
        </w:rPr>
      </w:pPr>
      <w:r w:rsidRPr="00217E81">
        <w:rPr>
          <w:rFonts w:ascii="Times New Roman" w:eastAsia="Times New Roman" w:hAnsi="Times New Roman" w:cs="David" w:hint="cs"/>
          <w:sz w:val="20"/>
          <w:szCs w:val="24"/>
          <w:rtl/>
          <w:lang w:eastAsia="he-IL"/>
        </w:rPr>
        <w:t xml:space="preserve">השלמת תכנון סופי להיתרים </w:t>
      </w:r>
      <w:r w:rsidRPr="00217E81">
        <w:rPr>
          <w:rFonts w:ascii="Times New Roman" w:eastAsia="Times New Roman" w:hAnsi="Times New Roman" w:cs="David"/>
          <w:sz w:val="20"/>
          <w:szCs w:val="24"/>
          <w:rtl/>
          <w:lang w:eastAsia="he-IL"/>
        </w:rPr>
        <w:t>–</w:t>
      </w:r>
      <w:r w:rsidRPr="00217E81">
        <w:rPr>
          <w:rFonts w:ascii="Times New Roman" w:eastAsia="Times New Roman" w:hAnsi="Times New Roman" w:cs="David" w:hint="cs"/>
          <w:sz w:val="20"/>
          <w:szCs w:val="24"/>
          <w:rtl/>
          <w:lang w:eastAsia="he-IL"/>
        </w:rPr>
        <w:tab/>
      </w:r>
      <w:r w:rsidRPr="00217E81">
        <w:rPr>
          <w:rFonts w:ascii="Times New Roman" w:eastAsia="Times New Roman" w:hAnsi="Times New Roman" w:cs="David" w:hint="cs"/>
          <w:sz w:val="20"/>
          <w:szCs w:val="24"/>
          <w:lang w:eastAsia="he-IL"/>
        </w:rPr>
        <w:t>XX</w:t>
      </w:r>
      <w:r w:rsidRPr="00217E81">
        <w:rPr>
          <w:rFonts w:ascii="Times New Roman" w:eastAsia="Times New Roman" w:hAnsi="Times New Roman" w:cs="David"/>
          <w:sz w:val="20"/>
          <w:szCs w:val="24"/>
          <w:lang w:eastAsia="he-IL"/>
        </w:rPr>
        <w:t>/XXXX</w:t>
      </w:r>
    </w:p>
    <w:p w14:paraId="33334001" w14:textId="77777777" w:rsidR="00217E81" w:rsidRPr="00217E81" w:rsidRDefault="00217E81" w:rsidP="00217E81">
      <w:pPr>
        <w:widowControl w:val="0"/>
        <w:numPr>
          <w:ilvl w:val="1"/>
          <w:numId w:val="14"/>
        </w:numPr>
        <w:spacing w:before="0" w:beforeAutospacing="0" w:after="0" w:afterAutospacing="0" w:line="240" w:lineRule="auto"/>
        <w:jc w:val="both"/>
        <w:rPr>
          <w:rFonts w:ascii="Times New Roman" w:eastAsia="Times New Roman" w:hAnsi="Times New Roman" w:cs="David"/>
          <w:sz w:val="20"/>
          <w:szCs w:val="24"/>
          <w:lang w:eastAsia="he-IL"/>
        </w:rPr>
      </w:pPr>
      <w:r w:rsidRPr="00217E81">
        <w:rPr>
          <w:rFonts w:ascii="Times New Roman" w:eastAsia="Times New Roman" w:hAnsi="Times New Roman" w:cs="David" w:hint="cs"/>
          <w:sz w:val="20"/>
          <w:szCs w:val="24"/>
          <w:rtl/>
          <w:lang w:eastAsia="he-IL"/>
        </w:rPr>
        <w:t xml:space="preserve">השלמת תכנון מפורט למכרזים </w:t>
      </w:r>
      <w:r w:rsidRPr="00217E81">
        <w:rPr>
          <w:rFonts w:ascii="Times New Roman" w:eastAsia="Times New Roman" w:hAnsi="Times New Roman" w:cs="David"/>
          <w:sz w:val="20"/>
          <w:szCs w:val="24"/>
          <w:rtl/>
          <w:lang w:eastAsia="he-IL"/>
        </w:rPr>
        <w:t>–</w:t>
      </w:r>
      <w:r w:rsidRPr="00217E81">
        <w:rPr>
          <w:rFonts w:ascii="Times New Roman" w:eastAsia="Times New Roman" w:hAnsi="Times New Roman" w:cs="David" w:hint="cs"/>
          <w:sz w:val="20"/>
          <w:szCs w:val="24"/>
          <w:rtl/>
          <w:lang w:eastAsia="he-IL"/>
        </w:rPr>
        <w:tab/>
      </w:r>
      <w:r w:rsidRPr="00217E81">
        <w:rPr>
          <w:rFonts w:ascii="Times New Roman" w:eastAsia="Times New Roman" w:hAnsi="Times New Roman" w:cs="David" w:hint="cs"/>
          <w:sz w:val="20"/>
          <w:szCs w:val="24"/>
          <w:lang w:eastAsia="he-IL"/>
        </w:rPr>
        <w:t>XX/XXXX</w:t>
      </w:r>
      <w:r w:rsidRPr="00217E81">
        <w:rPr>
          <w:rFonts w:ascii="Times New Roman" w:eastAsia="Times New Roman" w:hAnsi="Times New Roman" w:cs="David" w:hint="cs"/>
          <w:sz w:val="20"/>
          <w:szCs w:val="24"/>
          <w:rtl/>
          <w:lang w:eastAsia="he-IL"/>
        </w:rPr>
        <w:tab/>
      </w:r>
    </w:p>
    <w:p w14:paraId="502B22C1" w14:textId="77777777" w:rsidR="00217E81" w:rsidRPr="00217E81" w:rsidRDefault="00217E81" w:rsidP="00217E81">
      <w:pPr>
        <w:widowControl w:val="0"/>
        <w:numPr>
          <w:ilvl w:val="1"/>
          <w:numId w:val="14"/>
        </w:numPr>
        <w:spacing w:before="0" w:beforeAutospacing="0" w:after="0" w:afterAutospacing="0" w:line="240" w:lineRule="auto"/>
        <w:jc w:val="both"/>
        <w:rPr>
          <w:rFonts w:ascii="Times New Roman" w:eastAsia="Times New Roman" w:hAnsi="Times New Roman" w:cs="David"/>
          <w:sz w:val="20"/>
          <w:szCs w:val="24"/>
          <w:lang w:eastAsia="he-IL"/>
        </w:rPr>
      </w:pPr>
      <w:r w:rsidRPr="00217E81">
        <w:rPr>
          <w:rFonts w:ascii="Times New Roman" w:eastAsia="Times New Roman" w:hAnsi="Times New Roman" w:cs="David" w:hint="cs"/>
          <w:sz w:val="20"/>
          <w:szCs w:val="24"/>
          <w:rtl/>
          <w:lang w:eastAsia="he-IL"/>
        </w:rPr>
        <w:t xml:space="preserve">יציאה למכרזים </w:t>
      </w:r>
      <w:r w:rsidRPr="00217E81">
        <w:rPr>
          <w:rFonts w:ascii="Times New Roman" w:eastAsia="Times New Roman" w:hAnsi="Times New Roman" w:cs="David"/>
          <w:sz w:val="20"/>
          <w:szCs w:val="24"/>
          <w:rtl/>
          <w:lang w:eastAsia="he-IL"/>
        </w:rPr>
        <w:t>–</w:t>
      </w:r>
      <w:r w:rsidRPr="00217E81">
        <w:rPr>
          <w:rFonts w:ascii="Times New Roman" w:eastAsia="Times New Roman" w:hAnsi="Times New Roman" w:cs="David" w:hint="cs"/>
          <w:sz w:val="20"/>
          <w:szCs w:val="24"/>
          <w:rtl/>
          <w:lang w:eastAsia="he-IL"/>
        </w:rPr>
        <w:t xml:space="preserve"> </w:t>
      </w:r>
      <w:r w:rsidRPr="00217E81">
        <w:rPr>
          <w:rFonts w:ascii="Times New Roman" w:eastAsia="Times New Roman" w:hAnsi="Times New Roman" w:cs="David" w:hint="cs"/>
          <w:sz w:val="20"/>
          <w:szCs w:val="24"/>
          <w:rtl/>
          <w:lang w:eastAsia="he-IL"/>
        </w:rPr>
        <w:tab/>
      </w:r>
      <w:r w:rsidRPr="00217E81">
        <w:rPr>
          <w:rFonts w:ascii="Times New Roman" w:eastAsia="Times New Roman" w:hAnsi="Times New Roman" w:cs="David" w:hint="cs"/>
          <w:sz w:val="20"/>
          <w:szCs w:val="24"/>
          <w:rtl/>
          <w:lang w:eastAsia="he-IL"/>
        </w:rPr>
        <w:tab/>
      </w:r>
      <w:r w:rsidRPr="00217E81">
        <w:rPr>
          <w:rFonts w:ascii="Times New Roman" w:eastAsia="Times New Roman" w:hAnsi="Times New Roman" w:cs="David" w:hint="cs"/>
          <w:sz w:val="20"/>
          <w:szCs w:val="24"/>
          <w:lang w:eastAsia="he-IL"/>
        </w:rPr>
        <w:t>XX/XXXX</w:t>
      </w:r>
      <w:r w:rsidRPr="00217E81">
        <w:rPr>
          <w:rFonts w:ascii="Times New Roman" w:eastAsia="Times New Roman" w:hAnsi="Times New Roman" w:cs="David" w:hint="cs"/>
          <w:sz w:val="20"/>
          <w:szCs w:val="24"/>
          <w:rtl/>
          <w:lang w:eastAsia="he-IL"/>
        </w:rPr>
        <w:tab/>
      </w:r>
    </w:p>
    <w:p w14:paraId="21E12F64" w14:textId="77777777" w:rsidR="00217E81" w:rsidRPr="00217E81" w:rsidRDefault="00217E81" w:rsidP="00217E81">
      <w:pPr>
        <w:widowControl w:val="0"/>
        <w:numPr>
          <w:ilvl w:val="1"/>
          <w:numId w:val="14"/>
        </w:numPr>
        <w:spacing w:before="0" w:beforeAutospacing="0" w:after="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hint="cs"/>
          <w:sz w:val="20"/>
          <w:szCs w:val="24"/>
          <w:rtl/>
          <w:lang w:eastAsia="he-IL"/>
        </w:rPr>
        <w:t xml:space="preserve">השלמת תכנון לביצוע </w:t>
      </w:r>
      <w:r w:rsidRPr="00217E81">
        <w:rPr>
          <w:rFonts w:ascii="Times New Roman" w:eastAsia="Times New Roman" w:hAnsi="Times New Roman" w:cs="David"/>
          <w:sz w:val="20"/>
          <w:szCs w:val="24"/>
          <w:rtl/>
          <w:lang w:eastAsia="he-IL"/>
        </w:rPr>
        <w:t>–</w:t>
      </w:r>
      <w:r w:rsidRPr="00217E81">
        <w:rPr>
          <w:rFonts w:ascii="Times New Roman" w:eastAsia="Times New Roman" w:hAnsi="Times New Roman" w:cs="David" w:hint="cs"/>
          <w:sz w:val="20"/>
          <w:szCs w:val="24"/>
          <w:rtl/>
          <w:lang w:eastAsia="he-IL"/>
        </w:rPr>
        <w:t xml:space="preserve"> </w:t>
      </w:r>
      <w:r w:rsidRPr="00217E81">
        <w:rPr>
          <w:rFonts w:ascii="Times New Roman" w:eastAsia="Times New Roman" w:hAnsi="Times New Roman" w:cs="David" w:hint="cs"/>
          <w:sz w:val="20"/>
          <w:szCs w:val="24"/>
          <w:rtl/>
          <w:lang w:eastAsia="he-IL"/>
        </w:rPr>
        <w:tab/>
      </w:r>
      <w:r w:rsidRPr="00217E81">
        <w:rPr>
          <w:rFonts w:ascii="Times New Roman" w:eastAsia="Times New Roman" w:hAnsi="Times New Roman" w:cs="David" w:hint="cs"/>
          <w:sz w:val="20"/>
          <w:szCs w:val="24"/>
          <w:rtl/>
          <w:lang w:eastAsia="he-IL"/>
        </w:rPr>
        <w:tab/>
      </w:r>
      <w:r w:rsidRPr="00217E81">
        <w:rPr>
          <w:rFonts w:ascii="Times New Roman" w:eastAsia="Times New Roman" w:hAnsi="Times New Roman" w:cs="David" w:hint="cs"/>
          <w:sz w:val="20"/>
          <w:szCs w:val="24"/>
          <w:lang w:eastAsia="he-IL"/>
        </w:rPr>
        <w:t>XX/XXXX</w:t>
      </w:r>
      <w:r w:rsidRPr="00217E81">
        <w:rPr>
          <w:rFonts w:ascii="Times New Roman" w:eastAsia="Times New Roman" w:hAnsi="Times New Roman" w:cs="David" w:hint="cs"/>
          <w:sz w:val="20"/>
          <w:szCs w:val="24"/>
          <w:rtl/>
          <w:lang w:eastAsia="he-IL"/>
        </w:rPr>
        <w:tab/>
      </w:r>
    </w:p>
    <w:p w14:paraId="56E3CAAC" w14:textId="77777777" w:rsidR="00217E81" w:rsidRPr="00217E81" w:rsidRDefault="00217E81" w:rsidP="00217E81">
      <w:pPr>
        <w:widowControl w:val="0"/>
        <w:spacing w:before="0" w:beforeAutospacing="0" w:after="0" w:afterAutospacing="0" w:line="240" w:lineRule="auto"/>
        <w:ind w:left="112"/>
        <w:jc w:val="both"/>
        <w:rPr>
          <w:rFonts w:ascii="Times New Roman" w:eastAsia="Times New Roman" w:hAnsi="Times New Roman" w:cs="David"/>
          <w:sz w:val="20"/>
          <w:szCs w:val="24"/>
          <w:rtl/>
          <w:lang w:eastAsia="he-IL"/>
        </w:rPr>
      </w:pPr>
    </w:p>
    <w:p w14:paraId="7BE2FCED"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4E0E0523"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0AE7DF11"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7C65505C" w14:textId="77777777" w:rsidR="00217E81" w:rsidRPr="00217E81" w:rsidRDefault="00217E81" w:rsidP="00217E81">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r w:rsidRPr="00217E81">
        <w:rPr>
          <w:rFonts w:ascii="Times New Roman" w:eastAsia="Times New Roman" w:hAnsi="Times New Roman" w:cs="David"/>
          <w:bCs/>
          <w:sz w:val="20"/>
          <w:szCs w:val="24"/>
          <w:u w:val="single"/>
          <w:rtl/>
          <w:lang w:eastAsia="he-IL"/>
        </w:rPr>
        <w:br w:type="page"/>
      </w:r>
      <w:r w:rsidRPr="00217E81">
        <w:rPr>
          <w:rFonts w:ascii="Times New Roman" w:eastAsia="Times New Roman" w:hAnsi="Times New Roman" w:cs="David"/>
          <w:bCs/>
          <w:sz w:val="24"/>
          <w:szCs w:val="24"/>
          <w:u w:val="single"/>
          <w:rtl/>
          <w:lang w:eastAsia="he-IL"/>
        </w:rPr>
        <w:t>נספח ד'</w:t>
      </w:r>
    </w:p>
    <w:p w14:paraId="55C8DAAC" w14:textId="77777777" w:rsidR="00217E81" w:rsidRPr="00217E81" w:rsidRDefault="00217E81" w:rsidP="00217E81">
      <w:pPr>
        <w:widowControl w:val="0"/>
        <w:spacing w:before="0" w:beforeAutospacing="0" w:after="0" w:afterAutospacing="0" w:line="240" w:lineRule="auto"/>
        <w:rPr>
          <w:rFonts w:ascii="Times New Roman" w:eastAsia="Times New Roman" w:hAnsi="Times New Roman" w:cs="David"/>
          <w:sz w:val="24"/>
          <w:szCs w:val="24"/>
          <w:rtl/>
          <w:lang w:eastAsia="he-IL"/>
        </w:rPr>
      </w:pPr>
    </w:p>
    <w:p w14:paraId="1579DF10" w14:textId="77777777" w:rsidR="00217E81" w:rsidRPr="00217E81" w:rsidRDefault="00217E81" w:rsidP="00217E81">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r w:rsidRPr="00217E81">
        <w:rPr>
          <w:rFonts w:ascii="Times New Roman" w:eastAsia="Times New Roman" w:hAnsi="Times New Roman" w:cs="David"/>
          <w:bCs/>
          <w:sz w:val="24"/>
          <w:szCs w:val="24"/>
          <w:u w:val="single"/>
          <w:rtl/>
          <w:lang w:eastAsia="he-IL"/>
        </w:rPr>
        <w:t xml:space="preserve">שכר </w:t>
      </w:r>
      <w:r w:rsidRPr="00217E81">
        <w:rPr>
          <w:rFonts w:ascii="Times New Roman" w:eastAsia="Times New Roman" w:hAnsi="Times New Roman" w:cs="David" w:hint="cs"/>
          <w:bCs/>
          <w:sz w:val="24"/>
          <w:szCs w:val="24"/>
          <w:u w:val="single"/>
          <w:rtl/>
          <w:lang w:eastAsia="he-IL"/>
        </w:rPr>
        <w:t>המתכנן</w:t>
      </w:r>
    </w:p>
    <w:p w14:paraId="7F6F35D6"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68714874" w14:textId="77777777" w:rsidR="00217E81" w:rsidRPr="00217E81" w:rsidRDefault="00217E81" w:rsidP="00217E81">
      <w:pPr>
        <w:widowControl w:val="0"/>
        <w:numPr>
          <w:ilvl w:val="0"/>
          <w:numId w:val="4"/>
        </w:numPr>
        <w:spacing w:before="0" w:beforeAutospacing="0" w:after="0" w:afterAutospacing="0" w:line="240" w:lineRule="auto"/>
        <w:rPr>
          <w:rFonts w:ascii="Times New Roman" w:eastAsia="Times New Roman" w:hAnsi="Times New Roman" w:cs="David"/>
          <w:sz w:val="24"/>
          <w:szCs w:val="24"/>
          <w:lang w:eastAsia="he-IL"/>
        </w:rPr>
      </w:pPr>
      <w:r w:rsidRPr="00217E81">
        <w:rPr>
          <w:rFonts w:ascii="Times New Roman" w:eastAsia="Times New Roman" w:hAnsi="Times New Roman" w:cs="David"/>
          <w:sz w:val="24"/>
          <w:szCs w:val="24"/>
          <w:rtl/>
          <w:lang w:eastAsia="he-IL"/>
        </w:rPr>
        <w:t>תמורת ביצוע מלוא ש</w:t>
      </w:r>
      <w:r w:rsidRPr="00217E81">
        <w:rPr>
          <w:rFonts w:ascii="Times New Roman" w:eastAsia="Times New Roman" w:hAnsi="Times New Roman" w:cs="David" w:hint="cs"/>
          <w:sz w:val="24"/>
          <w:szCs w:val="24"/>
          <w:rtl/>
          <w:lang w:eastAsia="he-IL"/>
        </w:rPr>
        <w:t>י</w:t>
      </w:r>
      <w:r w:rsidRPr="00217E81">
        <w:rPr>
          <w:rFonts w:ascii="Times New Roman" w:eastAsia="Times New Roman" w:hAnsi="Times New Roman" w:cs="David"/>
          <w:sz w:val="24"/>
          <w:szCs w:val="24"/>
          <w:rtl/>
          <w:lang w:eastAsia="he-IL"/>
        </w:rPr>
        <w:t xml:space="preserve">רותי </w:t>
      </w:r>
      <w:r w:rsidRPr="00217E81">
        <w:rPr>
          <w:rFonts w:ascii="Times New Roman" w:eastAsia="Times New Roman" w:hAnsi="Times New Roman" w:cs="David" w:hint="cs"/>
          <w:sz w:val="24"/>
          <w:szCs w:val="24"/>
          <w:rtl/>
          <w:lang w:eastAsia="he-IL"/>
        </w:rPr>
        <w:t>המתכנן</w:t>
      </w:r>
      <w:r w:rsidRPr="00217E81">
        <w:rPr>
          <w:rFonts w:ascii="Times New Roman" w:eastAsia="Times New Roman" w:hAnsi="Times New Roman" w:cs="David"/>
          <w:sz w:val="24"/>
          <w:szCs w:val="24"/>
          <w:rtl/>
          <w:lang w:eastAsia="he-IL"/>
        </w:rPr>
        <w:t>, כמפורט בנספח ב'</w:t>
      </w:r>
      <w:r w:rsidRPr="00217E81">
        <w:rPr>
          <w:rFonts w:ascii="Times New Roman" w:eastAsia="Times New Roman" w:hAnsi="Times New Roman" w:cs="David" w:hint="cs"/>
          <w:sz w:val="24"/>
          <w:szCs w:val="24"/>
          <w:rtl/>
          <w:lang w:eastAsia="he-IL"/>
        </w:rPr>
        <w:t xml:space="preserve"> ונספח ח'</w:t>
      </w:r>
      <w:r w:rsidRPr="00217E81">
        <w:rPr>
          <w:rFonts w:ascii="Times New Roman" w:eastAsia="Times New Roman" w:hAnsi="Times New Roman" w:cs="David"/>
          <w:sz w:val="24"/>
          <w:szCs w:val="24"/>
          <w:rtl/>
          <w:lang w:eastAsia="he-IL"/>
        </w:rPr>
        <w:t xml:space="preserve">, ישלם המזמין למתכנן </w:t>
      </w:r>
      <w:r w:rsidRPr="00217E81">
        <w:rPr>
          <w:rFonts w:ascii="Times New Roman" w:eastAsia="Times New Roman" w:hAnsi="Times New Roman" w:cs="David" w:hint="cs"/>
          <w:sz w:val="24"/>
          <w:szCs w:val="24"/>
          <w:rtl/>
          <w:lang w:eastAsia="he-IL"/>
        </w:rPr>
        <w:t xml:space="preserve">סך כולל    שלֹ ___________________________ש"ח (במילים: ________________________שקלים חדשים).ֹֹֹֹֹֹֹֹֹֹֹֹֹֹֹֹֹֹֹֹֹֹֹֹֹ </w:t>
      </w:r>
    </w:p>
    <w:p w14:paraId="5CF571C4" w14:textId="77777777" w:rsidR="00217E81" w:rsidRPr="00217E81" w:rsidRDefault="00217E81" w:rsidP="00217E81">
      <w:pPr>
        <w:widowControl w:val="0"/>
        <w:numPr>
          <w:ilvl w:val="0"/>
          <w:numId w:val="4"/>
        </w:numPr>
        <w:spacing w:before="0" w:beforeAutospacing="0" w:after="0" w:afterAutospacing="0" w:line="240" w:lineRule="auto"/>
        <w:jc w:val="both"/>
        <w:rPr>
          <w:rFonts w:ascii="Times New Roman" w:eastAsia="Times New Roman" w:hAnsi="Times New Roman" w:cs="David"/>
          <w:sz w:val="24"/>
          <w:szCs w:val="24"/>
          <w:lang w:eastAsia="he-IL"/>
        </w:rPr>
      </w:pPr>
      <w:r w:rsidRPr="00217E81">
        <w:rPr>
          <w:rFonts w:ascii="Times New Roman" w:eastAsia="Times New Roman" w:hAnsi="Times New Roman" w:cs="David" w:hint="cs"/>
          <w:sz w:val="24"/>
          <w:szCs w:val="24"/>
          <w:rtl/>
          <w:lang w:eastAsia="he-IL"/>
        </w:rPr>
        <w:t>הפרויקט והתכנון יכלול _____יח"ד בהיקף שטחים כמפורט להלן:</w:t>
      </w:r>
    </w:p>
    <w:p w14:paraId="4F1A4E0F" w14:textId="77777777" w:rsidR="00217E81" w:rsidRPr="00217E81" w:rsidRDefault="00217E81" w:rsidP="00217E81">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3F3177D5" w14:textId="77777777" w:rsidR="00217E81" w:rsidRPr="00217E81" w:rsidRDefault="00217E81" w:rsidP="00217E81">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2.1</w:t>
      </w:r>
      <w:r w:rsidRPr="00217E81">
        <w:rPr>
          <w:rFonts w:ascii="Times New Roman" w:eastAsia="Times New Roman" w:hAnsi="Times New Roman" w:cs="David" w:hint="cs"/>
          <w:sz w:val="24"/>
          <w:szCs w:val="24"/>
          <w:rtl/>
          <w:lang w:eastAsia="he-IL"/>
        </w:rPr>
        <w:tab/>
        <w:t xml:space="preserve">שטחי מגורים כ </w:t>
      </w:r>
      <w:r w:rsidRPr="00217E81">
        <w:rPr>
          <w:rFonts w:ascii="Times New Roman" w:eastAsia="Times New Roman" w:hAnsi="Times New Roman" w:cs="David"/>
          <w:sz w:val="24"/>
          <w:szCs w:val="24"/>
          <w:rtl/>
          <w:lang w:eastAsia="he-IL"/>
        </w:rPr>
        <w:t>–</w:t>
      </w:r>
      <w:r w:rsidRPr="00217E81">
        <w:rPr>
          <w:rFonts w:ascii="Times New Roman" w:eastAsia="Times New Roman" w:hAnsi="Times New Roman" w:cs="David" w:hint="cs"/>
          <w:sz w:val="24"/>
          <w:szCs w:val="24"/>
          <w:rtl/>
          <w:lang w:eastAsia="he-IL"/>
        </w:rPr>
        <w:t xml:space="preserve"> __________</w:t>
      </w:r>
    </w:p>
    <w:p w14:paraId="67CEECCF" w14:textId="77777777" w:rsidR="00217E81" w:rsidRPr="00217E81" w:rsidRDefault="00217E81" w:rsidP="00217E81">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2.2</w:t>
      </w:r>
      <w:r w:rsidRPr="00217E81">
        <w:rPr>
          <w:rFonts w:ascii="Times New Roman" w:eastAsia="Times New Roman" w:hAnsi="Times New Roman" w:cs="David" w:hint="cs"/>
          <w:sz w:val="24"/>
          <w:szCs w:val="24"/>
          <w:rtl/>
          <w:lang w:eastAsia="he-IL"/>
        </w:rPr>
        <w:tab/>
        <w:t>שטחי מסחר כ</w:t>
      </w:r>
      <w:r w:rsidRPr="00217E81">
        <w:rPr>
          <w:rFonts w:ascii="Times New Roman" w:eastAsia="Times New Roman" w:hAnsi="Times New Roman" w:cs="David"/>
          <w:sz w:val="24"/>
          <w:szCs w:val="24"/>
          <w:rtl/>
          <w:lang w:eastAsia="he-IL"/>
        </w:rPr>
        <w:t>–</w:t>
      </w:r>
      <w:r w:rsidRPr="00217E81">
        <w:rPr>
          <w:rFonts w:ascii="Times New Roman" w:eastAsia="Times New Roman" w:hAnsi="Times New Roman" w:cs="David" w:hint="cs"/>
          <w:sz w:val="24"/>
          <w:szCs w:val="24"/>
          <w:rtl/>
          <w:lang w:eastAsia="he-IL"/>
        </w:rPr>
        <w:t>___________</w:t>
      </w:r>
    </w:p>
    <w:p w14:paraId="085FB784" w14:textId="77777777" w:rsidR="00217E81" w:rsidRPr="00217E81" w:rsidRDefault="00217E81" w:rsidP="00217E81">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2.3</w:t>
      </w:r>
      <w:r w:rsidRPr="00217E81">
        <w:rPr>
          <w:rFonts w:ascii="Times New Roman" w:eastAsia="Times New Roman" w:hAnsi="Times New Roman" w:cs="David" w:hint="cs"/>
          <w:sz w:val="24"/>
          <w:szCs w:val="24"/>
          <w:rtl/>
          <w:lang w:eastAsia="he-IL"/>
        </w:rPr>
        <w:tab/>
        <w:t>מרתפים כ</w:t>
      </w:r>
      <w:r w:rsidRPr="00217E81">
        <w:rPr>
          <w:rFonts w:ascii="Times New Roman" w:eastAsia="Times New Roman" w:hAnsi="Times New Roman" w:cs="David"/>
          <w:sz w:val="24"/>
          <w:szCs w:val="24"/>
          <w:rtl/>
          <w:lang w:eastAsia="he-IL"/>
        </w:rPr>
        <w:t>–</w:t>
      </w:r>
      <w:r w:rsidRPr="00217E81">
        <w:rPr>
          <w:rFonts w:ascii="Times New Roman" w:eastAsia="Times New Roman" w:hAnsi="Times New Roman" w:cs="David" w:hint="cs"/>
          <w:sz w:val="24"/>
          <w:szCs w:val="24"/>
          <w:rtl/>
          <w:lang w:eastAsia="he-IL"/>
        </w:rPr>
        <w:t>______________</w:t>
      </w:r>
    </w:p>
    <w:p w14:paraId="5B0FEF29" w14:textId="77777777" w:rsidR="00217E81" w:rsidRPr="00217E81" w:rsidRDefault="00217E81" w:rsidP="00217E81">
      <w:pPr>
        <w:widowControl w:val="0"/>
        <w:spacing w:before="0" w:beforeAutospacing="0" w:after="0" w:afterAutospacing="0" w:line="240" w:lineRule="auto"/>
        <w:ind w:left="720"/>
        <w:rPr>
          <w:rFonts w:ascii="Times New Roman" w:eastAsia="Times New Roman" w:hAnsi="Times New Roman" w:cs="David"/>
          <w:sz w:val="24"/>
          <w:szCs w:val="24"/>
          <w:rtl/>
          <w:lang w:eastAsia="he-IL"/>
        </w:rPr>
      </w:pPr>
    </w:p>
    <w:p w14:paraId="0D56D82E" w14:textId="77777777" w:rsidR="00217E81" w:rsidRPr="00217E81" w:rsidRDefault="00217E81" w:rsidP="00217E81">
      <w:pPr>
        <w:widowControl w:val="0"/>
        <w:numPr>
          <w:ilvl w:val="0"/>
          <w:numId w:val="4"/>
        </w:numPr>
        <w:spacing w:before="0" w:beforeAutospacing="0" w:after="0" w:afterAutospacing="0" w:line="240" w:lineRule="auto"/>
        <w:ind w:right="360"/>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למען הסר ספק:</w:t>
      </w:r>
    </w:p>
    <w:p w14:paraId="57B01FD8" w14:textId="77777777" w:rsidR="00217E81" w:rsidRPr="00217E81" w:rsidRDefault="00217E81" w:rsidP="00217E81">
      <w:pPr>
        <w:widowControl w:val="0"/>
        <w:spacing w:before="0" w:beforeAutospacing="0" w:after="0" w:afterAutospacing="0" w:line="240" w:lineRule="auto"/>
        <w:rPr>
          <w:rFonts w:ascii="Times New Roman" w:eastAsia="Times New Roman" w:hAnsi="Times New Roman" w:cs="David"/>
          <w:sz w:val="24"/>
          <w:szCs w:val="24"/>
          <w:rtl/>
          <w:lang w:eastAsia="he-IL"/>
        </w:rPr>
      </w:pPr>
    </w:p>
    <w:p w14:paraId="1AC29815" w14:textId="77777777" w:rsidR="00217E81" w:rsidRPr="00217E81" w:rsidRDefault="00217E81" w:rsidP="00217E81">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3.1</w:t>
      </w:r>
      <w:r w:rsidRPr="00217E81">
        <w:rPr>
          <w:rFonts w:ascii="Times New Roman" w:eastAsia="Times New Roman" w:hAnsi="Times New Roman" w:cs="David"/>
          <w:sz w:val="24"/>
          <w:szCs w:val="24"/>
          <w:rtl/>
          <w:lang w:eastAsia="he-IL"/>
        </w:rPr>
        <w:tab/>
        <w:t>מובהר כי שכר המתכנן ומועדי התשלום הינם סופיים ומוחלטים, והם לא ישתנו מכל גורם שהו</w:t>
      </w:r>
      <w:r w:rsidRPr="00217E81">
        <w:rPr>
          <w:rFonts w:ascii="Times New Roman" w:eastAsia="Times New Roman" w:hAnsi="Times New Roman" w:cs="David" w:hint="cs"/>
          <w:sz w:val="24"/>
          <w:szCs w:val="24"/>
          <w:rtl/>
          <w:lang w:eastAsia="he-IL"/>
        </w:rPr>
        <w:t xml:space="preserve">א כמפורט בסעיף 7 לחוזה. </w:t>
      </w:r>
    </w:p>
    <w:p w14:paraId="365125B6"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sz w:val="24"/>
          <w:szCs w:val="24"/>
          <w:lang w:eastAsia="he-IL"/>
        </w:rPr>
      </w:pPr>
    </w:p>
    <w:p w14:paraId="622086EA" w14:textId="77777777" w:rsidR="00217E81" w:rsidRPr="00217E81" w:rsidRDefault="00217E81" w:rsidP="00217E81">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3.</w:t>
      </w:r>
      <w:r w:rsidRPr="00217E81">
        <w:rPr>
          <w:rFonts w:ascii="Times New Roman" w:eastAsia="Times New Roman" w:hAnsi="Times New Roman" w:cs="David" w:hint="cs"/>
          <w:sz w:val="24"/>
          <w:szCs w:val="24"/>
          <w:rtl/>
          <w:lang w:eastAsia="he-IL"/>
        </w:rPr>
        <w:t>2</w:t>
      </w:r>
      <w:r w:rsidRPr="00217E81">
        <w:rPr>
          <w:rFonts w:ascii="Times New Roman" w:eastAsia="Times New Roman" w:hAnsi="Times New Roman" w:cs="David"/>
          <w:sz w:val="24"/>
          <w:szCs w:val="24"/>
          <w:rtl/>
          <w:lang w:eastAsia="he-IL"/>
        </w:rPr>
        <w:tab/>
        <w:t>שכר המתכנן כולל את כל המפורט בחוזה על כל נספחיו, לרבות נספח ב'</w:t>
      </w:r>
      <w:r w:rsidRPr="00217E81">
        <w:rPr>
          <w:rFonts w:ascii="Times New Roman" w:eastAsia="Times New Roman" w:hAnsi="Times New Roman" w:cs="David" w:hint="cs"/>
          <w:sz w:val="24"/>
          <w:szCs w:val="24"/>
          <w:rtl/>
          <w:lang w:eastAsia="he-IL"/>
        </w:rPr>
        <w:t xml:space="preserve"> ונספח ח'</w:t>
      </w:r>
      <w:r w:rsidRPr="00217E81">
        <w:rPr>
          <w:rFonts w:ascii="Times New Roman" w:eastAsia="Times New Roman" w:hAnsi="Times New Roman" w:cs="David"/>
          <w:sz w:val="24"/>
          <w:szCs w:val="24"/>
          <w:rtl/>
          <w:lang w:eastAsia="he-IL"/>
        </w:rPr>
        <w:t>.</w:t>
      </w:r>
    </w:p>
    <w:p w14:paraId="14E4AA02" w14:textId="77777777" w:rsidR="00217E81" w:rsidRPr="00217E81" w:rsidRDefault="00217E81" w:rsidP="00217E81">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235AD0E4" w14:textId="77777777" w:rsidR="00217E81" w:rsidRPr="00217E81" w:rsidRDefault="00217E81" w:rsidP="00217E81">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3.3</w:t>
      </w:r>
      <w:r w:rsidRPr="00217E81">
        <w:rPr>
          <w:rFonts w:ascii="Times New Roman" w:eastAsia="Times New Roman" w:hAnsi="Times New Roman" w:cs="David" w:hint="cs"/>
          <w:sz w:val="24"/>
          <w:szCs w:val="24"/>
          <w:rtl/>
          <w:lang w:eastAsia="he-IL"/>
        </w:rPr>
        <w:tab/>
      </w:r>
      <w:r w:rsidRPr="00217E81">
        <w:rPr>
          <w:rFonts w:ascii="Times New Roman" w:eastAsia="Times New Roman" w:hAnsi="Times New Roman" w:cs="David"/>
          <w:sz w:val="24"/>
          <w:szCs w:val="24"/>
          <w:rtl/>
          <w:lang w:eastAsia="he-IL"/>
        </w:rPr>
        <w:t>התמורה הינה סופית ולא תאושרנה תוספות שכר עקב שינויי תכנון בגלל התקדמות התכנון של שאר היועצים</w:t>
      </w:r>
      <w:r w:rsidRPr="00217E81">
        <w:rPr>
          <w:rFonts w:ascii="Times New Roman" w:eastAsia="Times New Roman" w:hAnsi="Times New Roman" w:cs="David" w:hint="cs"/>
          <w:sz w:val="24"/>
          <w:szCs w:val="24"/>
          <w:rtl/>
          <w:lang w:eastAsia="he-IL"/>
        </w:rPr>
        <w:t>.</w:t>
      </w:r>
    </w:p>
    <w:p w14:paraId="6E0C7D36" w14:textId="77777777" w:rsidR="00217E81" w:rsidRPr="00217E81" w:rsidRDefault="00217E81" w:rsidP="00217E81">
      <w:pPr>
        <w:widowControl w:val="0"/>
        <w:spacing w:before="0" w:beforeAutospacing="0" w:after="0" w:afterAutospacing="0" w:line="240" w:lineRule="auto"/>
        <w:ind w:left="1440" w:hanging="720"/>
        <w:rPr>
          <w:rFonts w:ascii="Times New Roman" w:eastAsia="Times New Roman" w:hAnsi="Times New Roman" w:cs="David"/>
          <w:sz w:val="24"/>
          <w:szCs w:val="24"/>
          <w:rtl/>
          <w:lang w:eastAsia="he-IL"/>
        </w:rPr>
      </w:pPr>
    </w:p>
    <w:p w14:paraId="702C7E45" w14:textId="77777777" w:rsidR="00217E81" w:rsidRPr="00217E81" w:rsidRDefault="00217E81" w:rsidP="00217E81">
      <w:pPr>
        <w:widowControl w:val="0"/>
        <w:spacing w:before="0" w:beforeAutospacing="0" w:after="0" w:afterAutospacing="0" w:line="240" w:lineRule="auto"/>
        <w:ind w:left="1388" w:hanging="709"/>
        <w:jc w:val="both"/>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3.4</w:t>
      </w:r>
      <w:r w:rsidRPr="00217E81">
        <w:rPr>
          <w:rFonts w:ascii="Times New Roman" w:eastAsia="Times New Roman" w:hAnsi="Times New Roman" w:cs="David" w:hint="cs"/>
          <w:sz w:val="24"/>
          <w:szCs w:val="24"/>
          <w:rtl/>
          <w:lang w:eastAsia="he-IL"/>
        </w:rPr>
        <w:tab/>
        <w:t xml:space="preserve">על אף האמור בסעיף 3.1 לעיל, </w:t>
      </w:r>
      <w:r w:rsidRPr="00217E81">
        <w:rPr>
          <w:rFonts w:ascii="Times New Roman" w:eastAsia="Times New Roman" w:hAnsi="Times New Roman" w:cs="David"/>
          <w:sz w:val="24"/>
          <w:szCs w:val="24"/>
          <w:rtl/>
          <w:lang w:eastAsia="he-IL"/>
        </w:rPr>
        <w:t xml:space="preserve">בקשות לתוספת שכר </w:t>
      </w:r>
      <w:r w:rsidRPr="00217E81">
        <w:rPr>
          <w:rFonts w:ascii="Times New Roman" w:eastAsia="Times New Roman" w:hAnsi="Times New Roman" w:cs="David" w:hint="cs"/>
          <w:sz w:val="24"/>
          <w:szCs w:val="24"/>
          <w:rtl/>
          <w:lang w:eastAsia="he-IL"/>
        </w:rPr>
        <w:t>ידונו בתנאים כמפורט בסעיף 8 לחוזה בלבד.</w:t>
      </w:r>
    </w:p>
    <w:p w14:paraId="75F50E6E"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5378B6B" w14:textId="77777777" w:rsidR="00217E81" w:rsidRPr="00217E81" w:rsidRDefault="00217E81" w:rsidP="00217E81">
      <w:pPr>
        <w:widowControl w:val="0"/>
        <w:spacing w:before="0" w:beforeAutospacing="0" w:after="0" w:afterAutospacing="0" w:line="240" w:lineRule="auto"/>
        <w:ind w:left="1388" w:hanging="709"/>
        <w:jc w:val="both"/>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3.5</w:t>
      </w:r>
      <w:r w:rsidRPr="00217E81">
        <w:rPr>
          <w:rFonts w:ascii="Times New Roman" w:eastAsia="Times New Roman" w:hAnsi="Times New Roman" w:cs="David" w:hint="cs"/>
          <w:sz w:val="24"/>
          <w:szCs w:val="24"/>
          <w:rtl/>
          <w:lang w:eastAsia="he-IL"/>
        </w:rPr>
        <w:tab/>
        <w:t xml:space="preserve">תוספות שכר ככל שיתקבלו על פי סעיף 8.2.2 לחוזה יחושבו בשיעורים כדלקמן ובלבד שהגדלת מספר יחידות הדיור, מהווה חריגה מהיקף השטחים, המפורט בסעיף 2 לעיל: </w:t>
      </w:r>
    </w:p>
    <w:p w14:paraId="4EEC72A5"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FF6F78F" w14:textId="77777777" w:rsidR="00217E81" w:rsidRPr="00217E81" w:rsidRDefault="00217E81" w:rsidP="00217E81">
      <w:pPr>
        <w:widowControl w:val="0"/>
        <w:spacing w:before="0" w:beforeAutospacing="0" w:after="0" w:afterAutospacing="0" w:line="276" w:lineRule="auto"/>
        <w:ind w:left="1388" w:hanging="709"/>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ab/>
      </w:r>
      <w:r w:rsidRPr="00217E81">
        <w:rPr>
          <w:rFonts w:ascii="Times New Roman" w:eastAsia="Times New Roman" w:hAnsi="Times New Roman" w:cs="David" w:hint="cs"/>
          <w:sz w:val="24"/>
          <w:szCs w:val="24"/>
          <w:rtl/>
          <w:lang w:eastAsia="he-IL"/>
        </w:rPr>
        <w:t>3.5.1</w:t>
      </w:r>
      <w:r w:rsidRPr="00217E81">
        <w:rPr>
          <w:rFonts w:ascii="Times New Roman" w:eastAsia="Times New Roman" w:hAnsi="Times New Roman" w:cs="David" w:hint="cs"/>
          <w:sz w:val="24"/>
          <w:szCs w:val="24"/>
          <w:rtl/>
          <w:lang w:eastAsia="he-IL"/>
        </w:rPr>
        <w:tab/>
        <w:t>____</w:t>
      </w:r>
      <w:r w:rsidRPr="00217E81">
        <w:rPr>
          <w:rFonts w:ascii="Times New Roman" w:eastAsia="Times New Roman" w:hAnsi="Times New Roman" w:cs="David"/>
          <w:sz w:val="24"/>
          <w:szCs w:val="24"/>
          <w:rtl/>
          <w:lang w:eastAsia="he-IL"/>
        </w:rPr>
        <w:t xml:space="preserve"> ש"ח לכל</w:t>
      </w:r>
      <w:r w:rsidRPr="00217E81">
        <w:rPr>
          <w:rFonts w:ascii="Times New Roman" w:eastAsia="Times New Roman" w:hAnsi="Times New Roman" w:cs="David" w:hint="cs"/>
          <w:sz w:val="24"/>
          <w:szCs w:val="24"/>
          <w:rtl/>
          <w:lang w:eastAsia="he-IL"/>
        </w:rPr>
        <w:t xml:space="preserve"> </w:t>
      </w:r>
      <w:r w:rsidRPr="00217E81">
        <w:rPr>
          <w:rFonts w:ascii="Times New Roman" w:eastAsia="Times New Roman" w:hAnsi="Times New Roman" w:cs="David"/>
          <w:sz w:val="24"/>
          <w:szCs w:val="24"/>
          <w:rtl/>
          <w:lang w:eastAsia="he-IL"/>
        </w:rPr>
        <w:t>יחידת דיור</w:t>
      </w:r>
      <w:r w:rsidRPr="00217E81">
        <w:rPr>
          <w:rFonts w:ascii="Times New Roman" w:eastAsia="Times New Roman" w:hAnsi="Times New Roman" w:cs="David" w:hint="cs"/>
          <w:sz w:val="24"/>
          <w:szCs w:val="24"/>
          <w:rtl/>
          <w:lang w:eastAsia="he-IL"/>
        </w:rPr>
        <w:t>.</w:t>
      </w:r>
    </w:p>
    <w:p w14:paraId="20841E10" w14:textId="77777777" w:rsidR="00217E81" w:rsidRPr="00217E81" w:rsidRDefault="00217E81" w:rsidP="00217E81">
      <w:pPr>
        <w:widowControl w:val="0"/>
        <w:spacing w:before="0" w:beforeAutospacing="0" w:after="0" w:afterAutospacing="0" w:line="276" w:lineRule="auto"/>
        <w:ind w:left="1388" w:hanging="709"/>
        <w:jc w:val="both"/>
        <w:rPr>
          <w:rFonts w:ascii="Times New Roman" w:eastAsia="Times New Roman" w:hAnsi="Times New Roman" w:cs="David"/>
          <w:sz w:val="24"/>
          <w:szCs w:val="24"/>
          <w:rtl/>
          <w:lang w:eastAsia="he-IL"/>
        </w:rPr>
      </w:pPr>
    </w:p>
    <w:p w14:paraId="078221FC" w14:textId="77777777" w:rsidR="00217E81" w:rsidRPr="00217E81" w:rsidRDefault="00217E81" w:rsidP="00217E81">
      <w:pPr>
        <w:widowControl w:val="0"/>
        <w:spacing w:before="0" w:beforeAutospacing="0" w:after="0" w:afterAutospacing="0" w:line="276" w:lineRule="auto"/>
        <w:ind w:left="1388" w:hanging="709"/>
        <w:jc w:val="both"/>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ab/>
        <w:t>3.5.2</w:t>
      </w:r>
      <w:r w:rsidRPr="00217E81">
        <w:rPr>
          <w:rFonts w:ascii="Times New Roman" w:eastAsia="Times New Roman" w:hAnsi="Times New Roman" w:cs="David" w:hint="cs"/>
          <w:sz w:val="24"/>
          <w:szCs w:val="24"/>
          <w:rtl/>
          <w:lang w:eastAsia="he-IL"/>
        </w:rPr>
        <w:tab/>
        <w:t xml:space="preserve">_____ ש"ח </w:t>
      </w:r>
      <w:r w:rsidRPr="00217E81">
        <w:rPr>
          <w:rFonts w:ascii="Times New Roman" w:eastAsia="Times New Roman" w:hAnsi="Times New Roman" w:cs="David"/>
          <w:sz w:val="24"/>
          <w:szCs w:val="24"/>
          <w:rtl/>
          <w:lang w:eastAsia="he-IL"/>
        </w:rPr>
        <w:t xml:space="preserve">כל מ"ר בנוי ומקורה </w:t>
      </w:r>
      <w:r w:rsidRPr="00217E81">
        <w:rPr>
          <w:rFonts w:ascii="Times New Roman" w:eastAsia="Times New Roman" w:hAnsi="Times New Roman" w:cs="David" w:hint="cs"/>
          <w:sz w:val="24"/>
          <w:szCs w:val="24"/>
          <w:rtl/>
          <w:lang w:eastAsia="he-IL"/>
        </w:rPr>
        <w:t>של המסחר (עילי ותת קרקעי)</w:t>
      </w:r>
      <w:r w:rsidRPr="00217E81">
        <w:rPr>
          <w:rFonts w:ascii="Times New Roman" w:eastAsia="Times New Roman" w:hAnsi="Times New Roman" w:cs="David"/>
          <w:sz w:val="24"/>
          <w:szCs w:val="24"/>
          <w:rtl/>
          <w:lang w:eastAsia="he-IL"/>
        </w:rPr>
        <w:t>.</w:t>
      </w:r>
    </w:p>
    <w:p w14:paraId="265E6FAE" w14:textId="77777777" w:rsidR="00217E81" w:rsidRPr="00217E81" w:rsidRDefault="00217E81" w:rsidP="00217E81">
      <w:pPr>
        <w:widowControl w:val="0"/>
        <w:spacing w:before="0" w:beforeAutospacing="0" w:after="0" w:afterAutospacing="0" w:line="276" w:lineRule="auto"/>
        <w:ind w:left="1388" w:hanging="709"/>
        <w:jc w:val="both"/>
        <w:rPr>
          <w:rFonts w:ascii="Times New Roman" w:eastAsia="Times New Roman" w:hAnsi="Times New Roman" w:cs="David"/>
          <w:sz w:val="24"/>
          <w:szCs w:val="24"/>
          <w:rtl/>
          <w:lang w:eastAsia="he-IL"/>
        </w:rPr>
      </w:pPr>
    </w:p>
    <w:p w14:paraId="0FEF235B" w14:textId="77777777" w:rsidR="00217E81" w:rsidRPr="00217E81" w:rsidRDefault="00217E81" w:rsidP="00217E81">
      <w:pPr>
        <w:widowControl w:val="0"/>
        <w:spacing w:before="0" w:beforeAutospacing="0" w:after="0" w:afterAutospacing="0" w:line="276" w:lineRule="auto"/>
        <w:ind w:left="1388" w:hanging="709"/>
        <w:jc w:val="both"/>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ab/>
        <w:t>3.5.3</w:t>
      </w:r>
      <w:r w:rsidRPr="00217E81">
        <w:rPr>
          <w:rFonts w:ascii="Times New Roman" w:eastAsia="Times New Roman" w:hAnsi="Times New Roman" w:cs="David" w:hint="cs"/>
          <w:sz w:val="24"/>
          <w:szCs w:val="24"/>
          <w:rtl/>
          <w:lang w:eastAsia="he-IL"/>
        </w:rPr>
        <w:tab/>
        <w:t>______</w:t>
      </w:r>
      <w:r w:rsidRPr="00217E81">
        <w:rPr>
          <w:rFonts w:ascii="Times New Roman" w:eastAsia="Times New Roman" w:hAnsi="Times New Roman" w:cs="David"/>
          <w:sz w:val="24"/>
          <w:szCs w:val="24"/>
          <w:rtl/>
          <w:lang w:eastAsia="he-IL"/>
        </w:rPr>
        <w:t xml:space="preserve"> ש"ח לכל מ"ר </w:t>
      </w:r>
      <w:r w:rsidRPr="00217E81">
        <w:rPr>
          <w:rFonts w:ascii="Times New Roman" w:eastAsia="Times New Roman" w:hAnsi="Times New Roman" w:cs="David" w:hint="cs"/>
          <w:sz w:val="24"/>
          <w:szCs w:val="24"/>
          <w:rtl/>
          <w:lang w:eastAsia="he-IL"/>
        </w:rPr>
        <w:t>ב</w:t>
      </w:r>
      <w:r w:rsidRPr="00217E81">
        <w:rPr>
          <w:rFonts w:ascii="Times New Roman" w:eastAsia="Times New Roman" w:hAnsi="Times New Roman" w:cs="David"/>
          <w:sz w:val="24"/>
          <w:szCs w:val="24"/>
          <w:rtl/>
          <w:lang w:eastAsia="he-IL"/>
        </w:rPr>
        <w:t xml:space="preserve">נוי ומקורה </w:t>
      </w:r>
      <w:r w:rsidRPr="00217E81">
        <w:rPr>
          <w:rFonts w:ascii="Times New Roman" w:eastAsia="Times New Roman" w:hAnsi="Times New Roman" w:cs="David" w:hint="cs"/>
          <w:sz w:val="24"/>
          <w:szCs w:val="24"/>
          <w:rtl/>
          <w:lang w:eastAsia="he-IL"/>
        </w:rPr>
        <w:t>של המרתפים</w:t>
      </w:r>
      <w:r w:rsidRPr="00217E81">
        <w:rPr>
          <w:rFonts w:ascii="Times New Roman" w:eastAsia="Times New Roman" w:hAnsi="Times New Roman" w:cs="David"/>
          <w:sz w:val="24"/>
          <w:szCs w:val="24"/>
          <w:rtl/>
          <w:lang w:eastAsia="he-IL"/>
        </w:rPr>
        <w:t>.</w:t>
      </w:r>
      <w:r w:rsidRPr="00217E81">
        <w:rPr>
          <w:rFonts w:ascii="Times New Roman" w:eastAsia="Times New Roman" w:hAnsi="Times New Roman" w:cs="David" w:hint="cs"/>
          <w:sz w:val="24"/>
          <w:szCs w:val="24"/>
          <w:rtl/>
          <w:lang w:eastAsia="he-IL"/>
        </w:rPr>
        <w:tab/>
      </w:r>
      <w:r w:rsidRPr="00217E81">
        <w:rPr>
          <w:rFonts w:ascii="Times New Roman" w:eastAsia="Times New Roman" w:hAnsi="Times New Roman" w:cs="David" w:hint="cs"/>
          <w:sz w:val="24"/>
          <w:szCs w:val="24"/>
          <w:rtl/>
          <w:lang w:eastAsia="he-IL"/>
        </w:rPr>
        <w:tab/>
      </w:r>
      <w:r w:rsidRPr="00217E81">
        <w:rPr>
          <w:rFonts w:ascii="Times New Roman" w:eastAsia="Times New Roman" w:hAnsi="Times New Roman" w:cs="David" w:hint="cs"/>
          <w:sz w:val="24"/>
          <w:szCs w:val="24"/>
          <w:rtl/>
          <w:lang w:eastAsia="he-IL"/>
        </w:rPr>
        <w:tab/>
      </w:r>
      <w:r w:rsidRPr="00217E81">
        <w:rPr>
          <w:rFonts w:ascii="Times New Roman" w:eastAsia="Times New Roman" w:hAnsi="Times New Roman" w:cs="David" w:hint="cs"/>
          <w:sz w:val="24"/>
          <w:szCs w:val="24"/>
          <w:rtl/>
          <w:lang w:eastAsia="he-IL"/>
        </w:rPr>
        <w:tab/>
      </w:r>
    </w:p>
    <w:p w14:paraId="642C15ED"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sz w:val="24"/>
          <w:szCs w:val="24"/>
          <w:lang w:eastAsia="he-IL"/>
        </w:rPr>
      </w:pPr>
    </w:p>
    <w:p w14:paraId="0A5203F6" w14:textId="77777777" w:rsidR="00217E81" w:rsidRPr="00EB38F9" w:rsidRDefault="00217E81" w:rsidP="00217E81">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4.</w:t>
      </w:r>
      <w:r w:rsidRPr="00217E81">
        <w:rPr>
          <w:rFonts w:ascii="Times New Roman" w:eastAsia="Times New Roman" w:hAnsi="Times New Roman" w:cs="David"/>
          <w:sz w:val="24"/>
          <w:szCs w:val="24"/>
          <w:rtl/>
          <w:lang w:eastAsia="he-IL"/>
        </w:rPr>
        <w:tab/>
      </w:r>
      <w:r w:rsidRPr="00EB38F9">
        <w:rPr>
          <w:rFonts w:ascii="Times New Roman" w:eastAsia="Times New Roman" w:hAnsi="Times New Roman" w:cs="David"/>
          <w:sz w:val="24"/>
          <w:szCs w:val="24"/>
          <w:rtl/>
          <w:lang w:eastAsia="he-IL"/>
        </w:rPr>
        <w:t>הסכומים המפורטים בסעי</w:t>
      </w:r>
      <w:r w:rsidRPr="00EB38F9">
        <w:rPr>
          <w:rFonts w:ascii="Times New Roman" w:eastAsia="Times New Roman" w:hAnsi="Times New Roman" w:cs="David" w:hint="cs"/>
          <w:sz w:val="24"/>
          <w:szCs w:val="24"/>
          <w:rtl/>
          <w:lang w:eastAsia="he-IL"/>
        </w:rPr>
        <w:t xml:space="preserve">פים 1-3 </w:t>
      </w:r>
      <w:r w:rsidRPr="00EB38F9">
        <w:rPr>
          <w:rFonts w:ascii="Times New Roman" w:eastAsia="Times New Roman" w:hAnsi="Times New Roman" w:cs="David"/>
          <w:sz w:val="24"/>
          <w:szCs w:val="24"/>
          <w:rtl/>
          <w:lang w:eastAsia="he-IL"/>
        </w:rPr>
        <w:t>לעיל יהיו צמודים ל</w:t>
      </w:r>
      <w:sdt>
        <w:sdtPr>
          <w:rPr>
            <w:rFonts w:ascii="Times New Roman" w:eastAsia="Times New Roman" w:hAnsi="Times New Roman" w:cs="David"/>
            <w:color w:val="008000"/>
            <w:sz w:val="24"/>
            <w:szCs w:val="24"/>
            <w:rtl/>
          </w:rPr>
          <w:alias w:val="סוג מדד כותרת"/>
          <w:tag w:val="cntMadadTypeTitle"/>
          <w:id w:val="-44753284"/>
          <w:placeholder>
            <w:docPart w:val="267CB14C3C6941FABF8A3DF143138DF2"/>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TypeTitle[1]" w:storeItemID="{81709D4C-33DC-48CC-AC7E-130A245806EE}"/>
          <w:text/>
        </w:sdtPr>
        <w:sdtEndPr/>
        <w:sdtContent>
          <w:r w:rsidRPr="00EB38F9">
            <w:rPr>
              <w:rStyle w:val="AutoFieldsChar"/>
              <w:color w:val="00B0F0"/>
              <w:sz w:val="24"/>
              <w:rtl/>
            </w:rPr>
            <w:t>[סוג מדד כותרת]</w:t>
          </w:r>
        </w:sdtContent>
      </w:sdt>
      <w:r w:rsidRPr="00EB38F9">
        <w:rPr>
          <w:rFonts w:ascii="Times New Roman" w:eastAsia="Times New Roman" w:hAnsi="Times New Roman" w:cs="David"/>
          <w:color w:val="008000"/>
          <w:sz w:val="24"/>
          <w:szCs w:val="24"/>
          <w:rtl/>
        </w:rPr>
        <w:t xml:space="preserve"> </w:t>
      </w:r>
      <w:sdt>
        <w:sdtPr>
          <w:rPr>
            <w:rFonts w:ascii="Times New Roman" w:eastAsia="Times New Roman" w:hAnsi="Times New Roman" w:cs="David"/>
            <w:color w:val="008000"/>
            <w:sz w:val="24"/>
            <w:szCs w:val="24"/>
            <w:rtl/>
          </w:rPr>
          <w:alias w:val="מדד בגין/ידוע - כותרת"/>
          <w:tag w:val="cntIsKnownTitle"/>
          <w:id w:val="1209063217"/>
          <w:placeholder>
            <w:docPart w:val="2D852CF2F8B54BC8AF1C3ED675FBF257"/>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IsKnownTitle[1]" w:storeItemID="{81709D4C-33DC-48CC-AC7E-130A245806EE}"/>
          <w:text/>
        </w:sdtPr>
        <w:sdtEndPr/>
        <w:sdtContent>
          <w:r w:rsidRPr="00EB38F9">
            <w:rPr>
              <w:rStyle w:val="AutoFieldsChar"/>
              <w:color w:val="00B0F0"/>
              <w:sz w:val="24"/>
              <w:rtl/>
            </w:rPr>
            <w:t>[מדד בגין/ידוע - כותרת]</w:t>
          </w:r>
        </w:sdtContent>
      </w:sdt>
      <w:r w:rsidRPr="00EB38F9">
        <w:rPr>
          <w:rFonts w:ascii="Times New Roman" w:eastAsia="Times New Roman" w:hAnsi="Times New Roman" w:cs="David"/>
          <w:color w:val="008000"/>
          <w:sz w:val="24"/>
          <w:szCs w:val="24"/>
          <w:rtl/>
        </w:rPr>
        <w:t xml:space="preserve"> </w:t>
      </w:r>
      <w:sdt>
        <w:sdtPr>
          <w:rPr>
            <w:rFonts w:ascii="Times New Roman" w:eastAsia="Times New Roman" w:hAnsi="Times New Roman" w:cs="David"/>
            <w:color w:val="008000"/>
            <w:sz w:val="24"/>
            <w:szCs w:val="24"/>
            <w:rtl/>
          </w:rPr>
          <w:alias w:val="מדד בסיס"/>
          <w:tag w:val="cntMadadBase"/>
          <w:id w:val="-672956043"/>
          <w:placeholder>
            <w:docPart w:val="436159D6813A489297A272C127B9B4AE"/>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Base[1]" w:storeItemID="{81709D4C-33DC-48CC-AC7E-130A245806EE}"/>
          <w:date>
            <w:dateFormat w:val="dd/MM/yyyy"/>
            <w:lid w:val="he-IL"/>
            <w:storeMappedDataAs w:val="dateTime"/>
            <w:calendar w:val="gregorian"/>
          </w:date>
        </w:sdtPr>
        <w:sdtEndPr/>
        <w:sdtContent>
          <w:r w:rsidRPr="00EB38F9">
            <w:rPr>
              <w:rStyle w:val="AutoFieldsChar"/>
              <w:color w:val="00B0F0"/>
              <w:sz w:val="24"/>
              <w:rtl/>
            </w:rPr>
            <w:t>[מדד בסיס]</w:t>
          </w:r>
        </w:sdtContent>
      </w:sdt>
      <w:r w:rsidRPr="00EB38F9">
        <w:rPr>
          <w:rFonts w:ascii="Times New Roman" w:eastAsia="Times New Roman" w:hAnsi="Times New Roman" w:cs="David"/>
          <w:sz w:val="24"/>
          <w:szCs w:val="24"/>
          <w:rtl/>
        </w:rPr>
        <w:t xml:space="preserve"> העומד על </w:t>
      </w:r>
      <w:sdt>
        <w:sdtPr>
          <w:rPr>
            <w:rFonts w:ascii="Times New Roman" w:eastAsia="Times New Roman" w:hAnsi="Times New Roman" w:cs="David"/>
            <w:color w:val="008000"/>
            <w:sz w:val="24"/>
            <w:szCs w:val="24"/>
            <w:rtl/>
          </w:rPr>
          <w:alias w:val="נקודות מדד"/>
          <w:tag w:val="cntMadadPoints"/>
          <w:id w:val="-1795517717"/>
          <w:placeholder>
            <w:docPart w:val="8FD8B380CC39498DBFACDD4E6A451437"/>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Points[1]" w:storeItemID="{81709D4C-33DC-48CC-AC7E-130A245806EE}"/>
          <w:text/>
        </w:sdtPr>
        <w:sdtEndPr/>
        <w:sdtContent>
          <w:r w:rsidRPr="00EB38F9">
            <w:rPr>
              <w:rStyle w:val="AutoFieldsChar"/>
              <w:color w:val="00B0F0"/>
              <w:sz w:val="24"/>
              <w:rtl/>
            </w:rPr>
            <w:t>[נקודות מדד]</w:t>
          </w:r>
        </w:sdtContent>
      </w:sdt>
      <w:r w:rsidRPr="00EB38F9">
        <w:rPr>
          <w:rFonts w:ascii="Times New Roman" w:eastAsia="Times New Roman" w:hAnsi="Times New Roman" w:cs="David"/>
          <w:sz w:val="24"/>
          <w:szCs w:val="24"/>
          <w:rtl/>
        </w:rPr>
        <w:t xml:space="preserve"> נקודות </w:t>
      </w:r>
      <w:r w:rsidRPr="00EB38F9">
        <w:rPr>
          <w:rFonts w:ascii="Times New Roman" w:eastAsia="Times New Roman" w:hAnsi="Times New Roman" w:cs="David"/>
          <w:sz w:val="24"/>
          <w:szCs w:val="24"/>
          <w:rtl/>
          <w:lang w:eastAsia="he-IL"/>
        </w:rPr>
        <w:t xml:space="preserve"> עד למדד הידוע ביום הגשת כל חשבון.</w:t>
      </w:r>
    </w:p>
    <w:p w14:paraId="076EA633" w14:textId="77777777" w:rsidR="00217E81" w:rsidRPr="00217E81" w:rsidRDefault="00217E81" w:rsidP="00217E81">
      <w:pPr>
        <w:widowControl w:val="0"/>
        <w:spacing w:before="0" w:beforeAutospacing="0" w:after="0" w:afterAutospacing="0" w:line="240" w:lineRule="auto"/>
        <w:ind w:left="1388" w:hanging="709"/>
        <w:rPr>
          <w:rFonts w:ascii="Times New Roman" w:eastAsia="Times New Roman" w:hAnsi="Times New Roman" w:cs="David"/>
          <w:sz w:val="24"/>
          <w:szCs w:val="24"/>
          <w:rtl/>
          <w:lang w:eastAsia="he-IL"/>
        </w:rPr>
      </w:pPr>
    </w:p>
    <w:p w14:paraId="3AEA9DFD" w14:textId="77777777" w:rsidR="00217E81" w:rsidRPr="00217E81" w:rsidRDefault="00217E81" w:rsidP="00217E81">
      <w:pPr>
        <w:widowControl w:val="0"/>
        <w:spacing w:before="0" w:beforeAutospacing="0" w:after="0" w:afterAutospacing="0" w:line="240" w:lineRule="auto"/>
        <w:ind w:left="720" w:hanging="720"/>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5</w:t>
      </w:r>
      <w:r w:rsidRPr="00217E81">
        <w:rPr>
          <w:rFonts w:ascii="Times New Roman" w:eastAsia="Times New Roman" w:hAnsi="Times New Roman" w:cs="David"/>
          <w:sz w:val="24"/>
          <w:szCs w:val="24"/>
          <w:rtl/>
          <w:lang w:eastAsia="he-IL"/>
        </w:rPr>
        <w:t>.</w:t>
      </w:r>
      <w:r w:rsidRPr="00217E81">
        <w:rPr>
          <w:rFonts w:ascii="Times New Roman" w:eastAsia="Times New Roman" w:hAnsi="Times New Roman" w:cs="David"/>
          <w:sz w:val="24"/>
          <w:szCs w:val="24"/>
          <w:rtl/>
          <w:lang w:eastAsia="he-IL"/>
        </w:rPr>
        <w:tab/>
        <w:t xml:space="preserve">בנוסף לכל תשלום ישולם למתכנן מע"מ כשיעורו בחוק וזאת כנגד המצאת חשבונית מס כדין, למועד תשלום המע"מ ע"י המתכנן והמצאת כל אישור נוסף ע"פ </w:t>
      </w:r>
      <w:r w:rsidRPr="00217E81">
        <w:rPr>
          <w:rFonts w:ascii="Times New Roman" w:eastAsia="Times New Roman" w:hAnsi="Times New Roman" w:cs="David" w:hint="cs"/>
          <w:sz w:val="24"/>
          <w:szCs w:val="24"/>
          <w:rtl/>
          <w:lang w:eastAsia="he-IL"/>
        </w:rPr>
        <w:t xml:space="preserve">כל </w:t>
      </w:r>
      <w:r w:rsidRPr="00217E81">
        <w:rPr>
          <w:rFonts w:ascii="Times New Roman" w:eastAsia="Times New Roman" w:hAnsi="Times New Roman" w:cs="David"/>
          <w:sz w:val="24"/>
          <w:szCs w:val="24"/>
          <w:rtl/>
          <w:lang w:eastAsia="he-IL"/>
        </w:rPr>
        <w:t>דין</w:t>
      </w:r>
      <w:r w:rsidRPr="00217E81">
        <w:rPr>
          <w:rFonts w:ascii="Times New Roman" w:eastAsia="Times New Roman" w:hAnsi="Times New Roman" w:cs="David" w:hint="cs"/>
          <w:sz w:val="24"/>
          <w:szCs w:val="24"/>
          <w:rtl/>
          <w:lang w:eastAsia="he-IL"/>
        </w:rPr>
        <w:t xml:space="preserve">, </w:t>
      </w:r>
      <w:r w:rsidRPr="00217E81">
        <w:rPr>
          <w:rFonts w:ascii="Times New Roman" w:eastAsia="Times New Roman" w:hAnsi="Times New Roman" w:cs="David"/>
          <w:sz w:val="24"/>
          <w:szCs w:val="24"/>
          <w:rtl/>
          <w:lang w:eastAsia="he-IL"/>
        </w:rPr>
        <w:t>לרבות אשור על נ</w:t>
      </w:r>
      <w:r w:rsidRPr="00217E81">
        <w:rPr>
          <w:rFonts w:ascii="Times New Roman" w:eastAsia="Times New Roman" w:hAnsi="Times New Roman" w:cs="David" w:hint="cs"/>
          <w:sz w:val="24"/>
          <w:szCs w:val="24"/>
          <w:rtl/>
          <w:lang w:eastAsia="he-IL"/>
        </w:rPr>
        <w:t>י</w:t>
      </w:r>
      <w:r w:rsidRPr="00217E81">
        <w:rPr>
          <w:rFonts w:ascii="Times New Roman" w:eastAsia="Times New Roman" w:hAnsi="Times New Roman" w:cs="David"/>
          <w:sz w:val="24"/>
          <w:szCs w:val="24"/>
          <w:rtl/>
          <w:lang w:eastAsia="he-IL"/>
        </w:rPr>
        <w:t>הול ספרים ואשור על ניכוי מס במקור</w:t>
      </w:r>
      <w:r w:rsidRPr="00217E81">
        <w:rPr>
          <w:rFonts w:ascii="Times New Roman" w:eastAsia="Times New Roman" w:hAnsi="Times New Roman" w:cs="David" w:hint="cs"/>
          <w:sz w:val="24"/>
          <w:szCs w:val="24"/>
          <w:rtl/>
          <w:lang w:eastAsia="he-IL"/>
        </w:rPr>
        <w:t>.</w:t>
      </w:r>
    </w:p>
    <w:p w14:paraId="55BBB3DF" w14:textId="77777777" w:rsidR="00217E81" w:rsidRPr="00217E81" w:rsidRDefault="00217E81" w:rsidP="00217E81">
      <w:pPr>
        <w:widowControl w:val="0"/>
        <w:spacing w:before="0" w:beforeAutospacing="0" w:after="0" w:afterAutospacing="0" w:line="240" w:lineRule="auto"/>
        <w:ind w:left="720" w:hanging="720"/>
        <w:rPr>
          <w:rFonts w:ascii="Times New Roman" w:eastAsia="Times New Roman" w:hAnsi="Times New Roman" w:cs="David"/>
          <w:sz w:val="24"/>
          <w:szCs w:val="24"/>
          <w:rtl/>
          <w:lang w:eastAsia="he-IL"/>
        </w:rPr>
      </w:pPr>
    </w:p>
    <w:p w14:paraId="1CF05E5C" w14:textId="77777777" w:rsidR="00217E81" w:rsidRPr="00217E81" w:rsidRDefault="00217E81" w:rsidP="00217E81">
      <w:pPr>
        <w:widowControl w:val="0"/>
        <w:spacing w:before="0" w:beforeAutospacing="0" w:after="0" w:afterAutospacing="0" w:line="240" w:lineRule="auto"/>
        <w:ind w:left="720" w:hanging="720"/>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6</w:t>
      </w:r>
      <w:r w:rsidRPr="00217E81">
        <w:rPr>
          <w:rFonts w:ascii="Times New Roman" w:eastAsia="Times New Roman" w:hAnsi="Times New Roman" w:cs="David"/>
          <w:sz w:val="24"/>
          <w:szCs w:val="24"/>
          <w:rtl/>
          <w:lang w:eastAsia="he-IL"/>
        </w:rPr>
        <w:t>.</w:t>
      </w:r>
      <w:r w:rsidRPr="00217E81">
        <w:rPr>
          <w:rFonts w:ascii="Times New Roman" w:eastAsia="Times New Roman" w:hAnsi="Times New Roman" w:cs="David"/>
          <w:sz w:val="24"/>
          <w:szCs w:val="24"/>
          <w:rtl/>
          <w:lang w:eastAsia="he-IL"/>
        </w:rPr>
        <w:tab/>
        <w:t>תנאי מוקדם לביצוע התשלומים לפי נספח זה הוא קיום כל התחייבויות המתכנן על פי חוזה זה, השלמת כל עבודות התכנון הכלולות בשכר המתכנן, כמפורט בנספח ב', ומסירת כל המסמכים והתכניות למזמין.</w:t>
      </w:r>
    </w:p>
    <w:p w14:paraId="4C60BBEC" w14:textId="77777777" w:rsidR="00217E81" w:rsidRPr="00217E81" w:rsidRDefault="00217E81" w:rsidP="00217E81">
      <w:pPr>
        <w:widowControl w:val="0"/>
        <w:spacing w:before="0" w:beforeAutospacing="0" w:after="0" w:afterAutospacing="0" w:line="240" w:lineRule="auto"/>
        <w:rPr>
          <w:rFonts w:ascii="Times New Roman" w:eastAsia="Times New Roman" w:hAnsi="Times New Roman" w:cs="David"/>
          <w:sz w:val="20"/>
          <w:szCs w:val="20"/>
          <w:rtl/>
          <w:lang w:eastAsia="he-IL"/>
        </w:rPr>
      </w:pPr>
      <w:r w:rsidRPr="00217E81">
        <w:rPr>
          <w:rFonts w:ascii="Times New Roman" w:eastAsia="Times New Roman" w:hAnsi="Times New Roman" w:cs="David"/>
          <w:sz w:val="20"/>
          <w:szCs w:val="20"/>
          <w:rtl/>
          <w:lang w:eastAsia="he-IL"/>
        </w:rPr>
        <w:br w:type="page"/>
      </w:r>
    </w:p>
    <w:p w14:paraId="36163808" w14:textId="77777777" w:rsidR="00217E81" w:rsidRPr="00217E81" w:rsidRDefault="00217E81" w:rsidP="00217E81">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r w:rsidRPr="00217E81">
        <w:rPr>
          <w:rFonts w:ascii="Times New Roman" w:eastAsia="Times New Roman" w:hAnsi="Times New Roman" w:cs="David"/>
          <w:bCs/>
          <w:sz w:val="24"/>
          <w:szCs w:val="24"/>
          <w:u w:val="single"/>
          <w:rtl/>
          <w:lang w:eastAsia="he-IL"/>
        </w:rPr>
        <w:t xml:space="preserve">נספח </w:t>
      </w:r>
      <w:r w:rsidR="00EB38F9">
        <w:rPr>
          <w:rFonts w:ascii="Times New Roman" w:eastAsia="Times New Roman" w:hAnsi="Times New Roman" w:cs="David" w:hint="cs"/>
          <w:bCs/>
          <w:sz w:val="24"/>
          <w:szCs w:val="24"/>
          <w:u w:val="single"/>
          <w:rtl/>
          <w:lang w:eastAsia="he-IL"/>
        </w:rPr>
        <w:t>"</w:t>
      </w:r>
      <w:r w:rsidRPr="00217E81">
        <w:rPr>
          <w:rFonts w:ascii="Times New Roman" w:eastAsia="Times New Roman" w:hAnsi="Times New Roman" w:cs="David"/>
          <w:bCs/>
          <w:sz w:val="24"/>
          <w:szCs w:val="24"/>
          <w:u w:val="single"/>
          <w:rtl/>
          <w:lang w:eastAsia="he-IL"/>
        </w:rPr>
        <w:t>ה</w:t>
      </w:r>
      <w:r w:rsidR="00EB38F9">
        <w:rPr>
          <w:rFonts w:ascii="Times New Roman" w:eastAsia="Times New Roman" w:hAnsi="Times New Roman" w:cs="David" w:hint="cs"/>
          <w:bCs/>
          <w:sz w:val="24"/>
          <w:szCs w:val="24"/>
          <w:u w:val="single"/>
          <w:rtl/>
          <w:lang w:eastAsia="he-IL"/>
        </w:rPr>
        <w:t>'</w:t>
      </w:r>
      <w:r w:rsidRPr="00217E81">
        <w:rPr>
          <w:rFonts w:ascii="Times New Roman" w:eastAsia="Times New Roman" w:hAnsi="Times New Roman" w:cs="David"/>
          <w:bCs/>
          <w:sz w:val="24"/>
          <w:szCs w:val="24"/>
          <w:u w:val="single"/>
          <w:rtl/>
          <w:lang w:eastAsia="he-IL"/>
        </w:rPr>
        <w:t>'</w:t>
      </w:r>
    </w:p>
    <w:p w14:paraId="0D7068F2" w14:textId="77777777" w:rsidR="00217E81" w:rsidRPr="00217E81" w:rsidRDefault="00217E81" w:rsidP="00217E81">
      <w:pPr>
        <w:widowControl w:val="0"/>
        <w:spacing w:before="0" w:beforeAutospacing="0" w:after="0" w:afterAutospacing="0" w:line="240" w:lineRule="auto"/>
        <w:rPr>
          <w:rFonts w:ascii="Times New Roman" w:eastAsia="Times New Roman" w:hAnsi="Times New Roman" w:cs="David"/>
          <w:sz w:val="24"/>
          <w:szCs w:val="24"/>
          <w:rtl/>
          <w:lang w:eastAsia="he-IL"/>
        </w:rPr>
      </w:pPr>
    </w:p>
    <w:p w14:paraId="2C76BDD1" w14:textId="77777777" w:rsidR="00217E81" w:rsidRPr="00217E81" w:rsidRDefault="00217E81" w:rsidP="00217E81">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r w:rsidRPr="00217E81">
        <w:rPr>
          <w:rFonts w:ascii="Times New Roman" w:eastAsia="Times New Roman" w:hAnsi="Times New Roman" w:cs="David"/>
          <w:bCs/>
          <w:sz w:val="24"/>
          <w:szCs w:val="24"/>
          <w:u w:val="single"/>
          <w:rtl/>
          <w:lang w:eastAsia="he-IL"/>
        </w:rPr>
        <w:t xml:space="preserve">תשלומי שכר </w:t>
      </w:r>
      <w:r w:rsidRPr="00217E81">
        <w:rPr>
          <w:rFonts w:ascii="Times New Roman" w:eastAsia="Times New Roman" w:hAnsi="Times New Roman" w:cs="David" w:hint="cs"/>
          <w:bCs/>
          <w:sz w:val="24"/>
          <w:szCs w:val="24"/>
          <w:u w:val="single"/>
          <w:rtl/>
          <w:lang w:eastAsia="he-IL"/>
        </w:rPr>
        <w:t>המתכנן</w:t>
      </w:r>
    </w:p>
    <w:p w14:paraId="625CD3B7" w14:textId="77777777" w:rsidR="00217E81" w:rsidRPr="00217E81" w:rsidRDefault="00217E81" w:rsidP="00217E81">
      <w:pPr>
        <w:widowControl w:val="0"/>
        <w:spacing w:before="0" w:beforeAutospacing="0" w:after="0" w:afterAutospacing="0" w:line="240" w:lineRule="auto"/>
        <w:ind w:left="720"/>
        <w:rPr>
          <w:rFonts w:ascii="Times New Roman" w:eastAsia="Times New Roman" w:hAnsi="Times New Roman" w:cs="David"/>
          <w:sz w:val="24"/>
          <w:szCs w:val="24"/>
          <w:u w:val="single"/>
          <w:rtl/>
          <w:lang w:eastAsia="he-IL"/>
        </w:rPr>
      </w:pPr>
    </w:p>
    <w:p w14:paraId="1E32F6B0" w14:textId="77777777" w:rsidR="00217E81" w:rsidRPr="00217E81" w:rsidRDefault="00217E81" w:rsidP="00217E81">
      <w:pPr>
        <w:widowControl w:val="0"/>
        <w:spacing w:before="0" w:beforeAutospacing="0" w:after="0" w:afterAutospacing="0" w:line="240" w:lineRule="auto"/>
        <w:ind w:left="720"/>
        <w:rPr>
          <w:rFonts w:ascii="Times New Roman" w:eastAsia="Times New Roman" w:hAnsi="Times New Roman" w:cs="David"/>
          <w:sz w:val="24"/>
          <w:szCs w:val="24"/>
          <w:rtl/>
          <w:lang w:eastAsia="he-IL"/>
        </w:rPr>
      </w:pPr>
    </w:p>
    <w:p w14:paraId="242E844C" w14:textId="77777777" w:rsidR="00217E81" w:rsidRPr="00217E81" w:rsidRDefault="00217E81" w:rsidP="00217E81">
      <w:pPr>
        <w:widowControl w:val="0"/>
        <w:numPr>
          <w:ilvl w:val="0"/>
          <w:numId w:val="5"/>
        </w:numPr>
        <w:spacing w:before="0" w:beforeAutospacing="0" w:after="0" w:afterAutospacing="0" w:line="240" w:lineRule="auto"/>
        <w:ind w:right="360"/>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שכר המתכנן ישולם לשיעורין כנגד גמר כל שלב ושלב של שרותי המתכנן כמוגדר בחוזה לרבות בנספחים ב' ו- ח' כדלקמן:</w:t>
      </w:r>
      <w:r w:rsidRPr="00217E81">
        <w:rPr>
          <w:rFonts w:ascii="Times New Roman" w:eastAsia="Times New Roman" w:hAnsi="Times New Roman" w:cs="David"/>
          <w:sz w:val="24"/>
          <w:szCs w:val="24"/>
          <w:rtl/>
          <w:lang w:eastAsia="he-IL"/>
        </w:rPr>
        <w:br/>
      </w:r>
    </w:p>
    <w:tbl>
      <w:tblPr>
        <w:tblW w:w="9236" w:type="dxa"/>
        <w:tblInd w:w="108" w:type="dxa"/>
        <w:tblLook w:val="00A0" w:firstRow="1" w:lastRow="0" w:firstColumn="1" w:lastColumn="0" w:noHBand="0" w:noVBand="0"/>
      </w:tblPr>
      <w:tblGrid>
        <w:gridCol w:w="1586"/>
        <w:gridCol w:w="6117"/>
        <w:gridCol w:w="1533"/>
      </w:tblGrid>
      <w:tr w:rsidR="00217E81" w:rsidRPr="00217E81" w14:paraId="32748D3A" w14:textId="77777777" w:rsidTr="00217E81">
        <w:tc>
          <w:tcPr>
            <w:tcW w:w="1586" w:type="dxa"/>
            <w:vAlign w:val="bottom"/>
          </w:tcPr>
          <w:p w14:paraId="27962097" w14:textId="77777777" w:rsidR="00217E81" w:rsidRPr="00217E81" w:rsidRDefault="00217E81" w:rsidP="00217E81">
            <w:pPr>
              <w:widowControl w:val="0"/>
              <w:spacing w:before="0" w:beforeAutospacing="0" w:after="0" w:afterAutospacing="0" w:line="240" w:lineRule="auto"/>
              <w:ind w:right="360"/>
              <w:jc w:val="center"/>
              <w:rPr>
                <w:rFonts w:ascii="Times New Roman" w:eastAsia="Times New Roman" w:hAnsi="Times New Roman" w:cs="David"/>
                <w:sz w:val="24"/>
                <w:szCs w:val="24"/>
                <w:rtl/>
              </w:rPr>
            </w:pPr>
          </w:p>
        </w:tc>
        <w:tc>
          <w:tcPr>
            <w:tcW w:w="6117" w:type="dxa"/>
          </w:tcPr>
          <w:p w14:paraId="456D178C" w14:textId="77777777" w:rsidR="00217E81" w:rsidRPr="00217E81" w:rsidRDefault="00217E81" w:rsidP="00217E81">
            <w:pPr>
              <w:widowControl w:val="0"/>
              <w:spacing w:before="0" w:beforeAutospacing="0" w:after="0" w:afterAutospacing="0" w:line="240" w:lineRule="auto"/>
              <w:ind w:left="397" w:right="360"/>
              <w:rPr>
                <w:rFonts w:ascii="Times New Roman" w:eastAsia="Times New Roman" w:hAnsi="Times New Roman" w:cs="David"/>
                <w:sz w:val="24"/>
                <w:szCs w:val="24"/>
                <w:rtl/>
              </w:rPr>
            </w:pPr>
          </w:p>
        </w:tc>
        <w:tc>
          <w:tcPr>
            <w:tcW w:w="1533" w:type="dxa"/>
          </w:tcPr>
          <w:p w14:paraId="052D35C6" w14:textId="77777777" w:rsidR="00217E81" w:rsidRPr="00217E81" w:rsidRDefault="00217E81" w:rsidP="00217E81">
            <w:pPr>
              <w:widowControl w:val="0"/>
              <w:spacing w:before="0" w:beforeAutospacing="0" w:after="0" w:afterAutospacing="0" w:line="240" w:lineRule="auto"/>
              <w:jc w:val="right"/>
              <w:rPr>
                <w:rFonts w:ascii="Times New Roman" w:eastAsia="Times New Roman" w:hAnsi="Times New Roman" w:cs="David"/>
                <w:sz w:val="24"/>
                <w:szCs w:val="24"/>
                <w:rtl/>
              </w:rPr>
            </w:pPr>
          </w:p>
        </w:tc>
      </w:tr>
      <w:tr w:rsidR="00217E81" w:rsidRPr="00217E81" w14:paraId="1E3DBD25" w14:textId="77777777" w:rsidTr="00217E81">
        <w:trPr>
          <w:trHeight w:val="340"/>
        </w:trPr>
        <w:tc>
          <w:tcPr>
            <w:tcW w:w="1586" w:type="dxa"/>
          </w:tcPr>
          <w:p w14:paraId="3C5AA890" w14:textId="77777777" w:rsidR="00217E81" w:rsidRPr="00217E81" w:rsidRDefault="00217E81" w:rsidP="00AA7633">
            <w:pPr>
              <w:widowControl w:val="0"/>
              <w:spacing w:before="0" w:beforeAutospacing="0" w:after="0" w:afterAutospacing="0" w:line="240" w:lineRule="auto"/>
              <w:ind w:right="360"/>
              <w:jc w:val="center"/>
              <w:rPr>
                <w:rFonts w:ascii="Times New Roman" w:eastAsia="Times New Roman" w:hAnsi="Times New Roman" w:cs="David"/>
                <w:sz w:val="24"/>
                <w:szCs w:val="24"/>
              </w:rPr>
            </w:pPr>
            <w:r w:rsidRPr="00217E81">
              <w:rPr>
                <w:rFonts w:ascii="Times New Roman" w:eastAsia="Times New Roman" w:hAnsi="Times New Roman" w:cs="David" w:hint="cs"/>
                <w:sz w:val="24"/>
                <w:szCs w:val="24"/>
                <w:rtl/>
                <w:lang w:eastAsia="he-IL"/>
              </w:rPr>
              <w:t>20%</w:t>
            </w:r>
          </w:p>
        </w:tc>
        <w:tc>
          <w:tcPr>
            <w:tcW w:w="6117" w:type="dxa"/>
          </w:tcPr>
          <w:p w14:paraId="7D016284" w14:textId="77777777" w:rsidR="00217E81" w:rsidRPr="00217E81" w:rsidRDefault="00AA7633" w:rsidP="00AA7633">
            <w:pPr>
              <w:widowControl w:val="0"/>
              <w:spacing w:before="0" w:beforeAutospacing="0" w:after="0" w:afterAutospacing="0" w:line="240" w:lineRule="auto"/>
              <w:ind w:right="360"/>
              <w:rPr>
                <w:rFonts w:ascii="Times New Roman" w:eastAsia="Times New Roman" w:hAnsi="Times New Roman" w:cs="David"/>
                <w:sz w:val="24"/>
                <w:szCs w:val="24"/>
              </w:rPr>
            </w:pPr>
            <w:r>
              <w:rPr>
                <w:rFonts w:ascii="Times New Roman" w:eastAsia="Times New Roman" w:hAnsi="Times New Roman" w:cs="David" w:hint="cs"/>
                <w:sz w:val="24"/>
                <w:szCs w:val="24"/>
                <w:rtl/>
                <w:lang w:eastAsia="he-IL"/>
              </w:rPr>
              <w:t xml:space="preserve">       </w:t>
            </w:r>
            <w:r w:rsidR="00217E81" w:rsidRPr="00217E81">
              <w:rPr>
                <w:rFonts w:ascii="Times New Roman" w:eastAsia="Times New Roman" w:hAnsi="Times New Roman" w:cs="David"/>
                <w:sz w:val="24"/>
                <w:szCs w:val="24"/>
                <w:rtl/>
                <w:lang w:eastAsia="he-IL"/>
              </w:rPr>
              <w:t>לאחר גמר הי</w:t>
            </w:r>
            <w:r w:rsidR="00217E81" w:rsidRPr="00217E81">
              <w:rPr>
                <w:rFonts w:ascii="Times New Roman" w:eastAsia="Times New Roman" w:hAnsi="Times New Roman" w:cs="David" w:hint="cs"/>
                <w:sz w:val="24"/>
                <w:szCs w:val="24"/>
                <w:rtl/>
                <w:lang w:eastAsia="he-IL"/>
              </w:rPr>
              <w:t>י</w:t>
            </w:r>
            <w:r w:rsidR="00217E81" w:rsidRPr="00217E81">
              <w:rPr>
                <w:rFonts w:ascii="Times New Roman" w:eastAsia="Times New Roman" w:hAnsi="Times New Roman" w:cs="David"/>
                <w:sz w:val="24"/>
                <w:szCs w:val="24"/>
                <w:rtl/>
                <w:lang w:eastAsia="he-IL"/>
              </w:rPr>
              <w:t>עוץ המוקדם</w:t>
            </w:r>
          </w:p>
        </w:tc>
        <w:tc>
          <w:tcPr>
            <w:tcW w:w="1533" w:type="dxa"/>
          </w:tcPr>
          <w:p w14:paraId="392D69B9" w14:textId="77777777" w:rsidR="00217E81" w:rsidRPr="00217E81" w:rsidRDefault="00217E81" w:rsidP="00217E81">
            <w:pPr>
              <w:widowControl w:val="0"/>
              <w:tabs>
                <w:tab w:val="left" w:pos="764"/>
              </w:tabs>
              <w:spacing w:before="0" w:beforeAutospacing="0" w:after="0" w:afterAutospacing="0" w:line="240" w:lineRule="auto"/>
              <w:ind w:left="481"/>
              <w:jc w:val="right"/>
              <w:rPr>
                <w:rFonts w:ascii="Times New Roman" w:eastAsia="Times New Roman" w:hAnsi="Times New Roman" w:cs="David"/>
                <w:sz w:val="24"/>
                <w:szCs w:val="24"/>
              </w:rPr>
            </w:pPr>
            <w:r w:rsidRPr="00217E81">
              <w:rPr>
                <w:rFonts w:ascii="Times New Roman" w:eastAsia="Times New Roman" w:hAnsi="Times New Roman" w:cs="David"/>
                <w:sz w:val="24"/>
                <w:szCs w:val="24"/>
                <w:rtl/>
              </w:rPr>
              <w:t>1.1</w:t>
            </w:r>
          </w:p>
        </w:tc>
      </w:tr>
      <w:tr w:rsidR="00217E81" w:rsidRPr="00217E81" w14:paraId="0FFD9997" w14:textId="77777777" w:rsidTr="00217E81">
        <w:trPr>
          <w:trHeight w:val="340"/>
        </w:trPr>
        <w:tc>
          <w:tcPr>
            <w:tcW w:w="1586" w:type="dxa"/>
          </w:tcPr>
          <w:p w14:paraId="418DED3D" w14:textId="77777777" w:rsidR="00217E81" w:rsidRPr="00217E81" w:rsidRDefault="00217E81" w:rsidP="00217E81">
            <w:pPr>
              <w:widowControl w:val="0"/>
              <w:spacing w:before="0" w:beforeAutospacing="0" w:after="0" w:afterAutospacing="0" w:line="240" w:lineRule="auto"/>
              <w:ind w:right="360"/>
              <w:jc w:val="center"/>
              <w:rPr>
                <w:rFonts w:ascii="Times New Roman" w:eastAsia="Times New Roman" w:hAnsi="Times New Roman" w:cs="David"/>
                <w:sz w:val="24"/>
                <w:szCs w:val="24"/>
              </w:rPr>
            </w:pPr>
            <w:r w:rsidRPr="00217E81">
              <w:rPr>
                <w:rFonts w:ascii="Times New Roman" w:eastAsia="Times New Roman" w:hAnsi="Times New Roman" w:cs="David" w:hint="cs"/>
                <w:sz w:val="24"/>
                <w:szCs w:val="24"/>
                <w:rtl/>
                <w:lang w:eastAsia="he-IL"/>
              </w:rPr>
              <w:t>20%</w:t>
            </w:r>
          </w:p>
        </w:tc>
        <w:tc>
          <w:tcPr>
            <w:tcW w:w="6117" w:type="dxa"/>
          </w:tcPr>
          <w:p w14:paraId="7CD30ADB" w14:textId="77777777" w:rsidR="00217E81" w:rsidRPr="00217E81" w:rsidRDefault="00217E81" w:rsidP="00217E81">
            <w:pPr>
              <w:widowControl w:val="0"/>
              <w:spacing w:before="0" w:beforeAutospacing="0" w:after="0" w:afterAutospacing="0" w:line="240" w:lineRule="auto"/>
              <w:ind w:left="397" w:right="360"/>
              <w:rPr>
                <w:rFonts w:ascii="Times New Roman" w:eastAsia="Times New Roman" w:hAnsi="Times New Roman" w:cs="David"/>
                <w:sz w:val="24"/>
                <w:szCs w:val="24"/>
              </w:rPr>
            </w:pPr>
            <w:r w:rsidRPr="00217E81">
              <w:rPr>
                <w:rFonts w:ascii="Times New Roman" w:eastAsia="Times New Roman" w:hAnsi="Times New Roman" w:cs="David"/>
                <w:sz w:val="24"/>
                <w:szCs w:val="24"/>
                <w:rtl/>
                <w:lang w:eastAsia="he-IL"/>
              </w:rPr>
              <w:t>לאחר גמר הי</w:t>
            </w:r>
            <w:r w:rsidRPr="00217E81">
              <w:rPr>
                <w:rFonts w:ascii="Times New Roman" w:eastAsia="Times New Roman" w:hAnsi="Times New Roman" w:cs="David" w:hint="cs"/>
                <w:sz w:val="24"/>
                <w:szCs w:val="24"/>
                <w:rtl/>
                <w:lang w:eastAsia="he-IL"/>
              </w:rPr>
              <w:t>י</w:t>
            </w:r>
            <w:r w:rsidRPr="00217E81">
              <w:rPr>
                <w:rFonts w:ascii="Times New Roman" w:eastAsia="Times New Roman" w:hAnsi="Times New Roman" w:cs="David"/>
                <w:sz w:val="24"/>
                <w:szCs w:val="24"/>
                <w:rtl/>
                <w:lang w:eastAsia="he-IL"/>
              </w:rPr>
              <w:t>עוץ הסופי</w:t>
            </w:r>
          </w:p>
        </w:tc>
        <w:tc>
          <w:tcPr>
            <w:tcW w:w="1533" w:type="dxa"/>
          </w:tcPr>
          <w:p w14:paraId="4754819F" w14:textId="77777777" w:rsidR="00217E81" w:rsidRPr="00217E81" w:rsidRDefault="00217E81" w:rsidP="00217E81">
            <w:pPr>
              <w:widowControl w:val="0"/>
              <w:tabs>
                <w:tab w:val="left" w:pos="764"/>
              </w:tabs>
              <w:spacing w:before="0" w:beforeAutospacing="0" w:after="0" w:afterAutospacing="0" w:line="240" w:lineRule="auto"/>
              <w:ind w:left="481"/>
              <w:jc w:val="right"/>
              <w:rPr>
                <w:rFonts w:ascii="Times New Roman" w:eastAsia="Times New Roman" w:hAnsi="Times New Roman" w:cs="David"/>
                <w:sz w:val="24"/>
                <w:szCs w:val="24"/>
              </w:rPr>
            </w:pPr>
            <w:r w:rsidRPr="00217E81">
              <w:rPr>
                <w:rFonts w:ascii="Times New Roman" w:eastAsia="Times New Roman" w:hAnsi="Times New Roman" w:cs="David"/>
                <w:sz w:val="24"/>
                <w:szCs w:val="24"/>
                <w:rtl/>
              </w:rPr>
              <w:t>1.</w:t>
            </w:r>
            <w:r w:rsidRPr="00217E81">
              <w:rPr>
                <w:rFonts w:ascii="Times New Roman" w:eastAsia="Times New Roman" w:hAnsi="Times New Roman" w:cs="David" w:hint="cs"/>
                <w:sz w:val="24"/>
                <w:szCs w:val="24"/>
                <w:rtl/>
              </w:rPr>
              <w:t>2</w:t>
            </w:r>
          </w:p>
        </w:tc>
      </w:tr>
      <w:tr w:rsidR="00217E81" w:rsidRPr="00217E81" w14:paraId="6EFEAE39" w14:textId="77777777" w:rsidTr="00217E81">
        <w:trPr>
          <w:trHeight w:val="340"/>
        </w:trPr>
        <w:tc>
          <w:tcPr>
            <w:tcW w:w="1586" w:type="dxa"/>
          </w:tcPr>
          <w:p w14:paraId="0EF9EDC1" w14:textId="77777777" w:rsidR="00217E81" w:rsidRPr="00217E81" w:rsidRDefault="00217E81" w:rsidP="00217E81">
            <w:pPr>
              <w:widowControl w:val="0"/>
              <w:spacing w:before="0" w:beforeAutospacing="0" w:after="0" w:afterAutospacing="0" w:line="240" w:lineRule="auto"/>
              <w:ind w:right="360"/>
              <w:jc w:val="center"/>
              <w:rPr>
                <w:rFonts w:ascii="Times New Roman" w:eastAsia="Times New Roman" w:hAnsi="Times New Roman" w:cs="David"/>
                <w:sz w:val="24"/>
                <w:szCs w:val="24"/>
              </w:rPr>
            </w:pPr>
            <w:r w:rsidRPr="00217E81">
              <w:rPr>
                <w:rFonts w:ascii="Times New Roman" w:eastAsia="Times New Roman" w:hAnsi="Times New Roman" w:cs="David" w:hint="cs"/>
                <w:sz w:val="24"/>
                <w:szCs w:val="24"/>
                <w:rtl/>
                <w:lang w:eastAsia="he-IL"/>
              </w:rPr>
              <w:t>25%</w:t>
            </w:r>
          </w:p>
        </w:tc>
        <w:tc>
          <w:tcPr>
            <w:tcW w:w="6117" w:type="dxa"/>
          </w:tcPr>
          <w:p w14:paraId="2522CBEC" w14:textId="77777777" w:rsidR="00217E81" w:rsidRPr="00217E81" w:rsidRDefault="00217E81" w:rsidP="00217E81">
            <w:pPr>
              <w:widowControl w:val="0"/>
              <w:spacing w:before="0" w:beforeAutospacing="0" w:after="0" w:afterAutospacing="0" w:line="240" w:lineRule="auto"/>
              <w:ind w:left="397" w:right="360"/>
              <w:rPr>
                <w:rFonts w:ascii="Times New Roman" w:eastAsia="Times New Roman" w:hAnsi="Times New Roman" w:cs="David"/>
                <w:sz w:val="24"/>
                <w:szCs w:val="24"/>
              </w:rPr>
            </w:pPr>
            <w:r w:rsidRPr="00217E81">
              <w:rPr>
                <w:rFonts w:ascii="Times New Roman" w:eastAsia="Times New Roman" w:hAnsi="Times New Roman" w:cs="David"/>
                <w:sz w:val="24"/>
                <w:szCs w:val="24"/>
                <w:rtl/>
                <w:lang w:eastAsia="he-IL"/>
              </w:rPr>
              <w:t>לאחר גמר הי</w:t>
            </w:r>
            <w:r w:rsidRPr="00217E81">
              <w:rPr>
                <w:rFonts w:ascii="Times New Roman" w:eastAsia="Times New Roman" w:hAnsi="Times New Roman" w:cs="David" w:hint="cs"/>
                <w:sz w:val="24"/>
                <w:szCs w:val="24"/>
                <w:rtl/>
                <w:lang w:eastAsia="he-IL"/>
              </w:rPr>
              <w:t>י</w:t>
            </w:r>
            <w:r w:rsidRPr="00217E81">
              <w:rPr>
                <w:rFonts w:ascii="Times New Roman" w:eastAsia="Times New Roman" w:hAnsi="Times New Roman" w:cs="David"/>
                <w:sz w:val="24"/>
                <w:szCs w:val="24"/>
                <w:rtl/>
                <w:lang w:eastAsia="he-IL"/>
              </w:rPr>
              <w:t>עוץ בשלבי התכנון המפורט של המבנה</w:t>
            </w:r>
          </w:p>
        </w:tc>
        <w:tc>
          <w:tcPr>
            <w:tcW w:w="1533" w:type="dxa"/>
          </w:tcPr>
          <w:p w14:paraId="42F5E929" w14:textId="77777777" w:rsidR="00217E81" w:rsidRPr="00217E81" w:rsidRDefault="00217E81" w:rsidP="00217E81">
            <w:pPr>
              <w:widowControl w:val="0"/>
              <w:tabs>
                <w:tab w:val="left" w:pos="764"/>
              </w:tabs>
              <w:spacing w:before="0" w:beforeAutospacing="0" w:after="0" w:afterAutospacing="0" w:line="240" w:lineRule="auto"/>
              <w:ind w:left="481"/>
              <w:jc w:val="right"/>
              <w:rPr>
                <w:rFonts w:ascii="Times New Roman" w:eastAsia="Times New Roman" w:hAnsi="Times New Roman" w:cs="David"/>
                <w:sz w:val="24"/>
                <w:szCs w:val="24"/>
              </w:rPr>
            </w:pPr>
            <w:r w:rsidRPr="00217E81">
              <w:rPr>
                <w:rFonts w:ascii="Times New Roman" w:eastAsia="Times New Roman" w:hAnsi="Times New Roman" w:cs="David"/>
                <w:sz w:val="24"/>
                <w:szCs w:val="24"/>
                <w:rtl/>
              </w:rPr>
              <w:t>1.</w:t>
            </w:r>
            <w:r w:rsidRPr="00217E81">
              <w:rPr>
                <w:rFonts w:ascii="Times New Roman" w:eastAsia="Times New Roman" w:hAnsi="Times New Roman" w:cs="David" w:hint="cs"/>
                <w:sz w:val="24"/>
                <w:szCs w:val="24"/>
                <w:rtl/>
              </w:rPr>
              <w:t>3</w:t>
            </w:r>
          </w:p>
        </w:tc>
      </w:tr>
      <w:tr w:rsidR="00217E81" w:rsidRPr="00217E81" w14:paraId="241B3AA0" w14:textId="77777777" w:rsidTr="00217E81">
        <w:trPr>
          <w:trHeight w:val="340"/>
        </w:trPr>
        <w:tc>
          <w:tcPr>
            <w:tcW w:w="1586" w:type="dxa"/>
          </w:tcPr>
          <w:p w14:paraId="3B6EA2DD" w14:textId="77777777" w:rsidR="00217E81" w:rsidRPr="00217E81" w:rsidRDefault="00217E81" w:rsidP="00217E81">
            <w:pPr>
              <w:widowControl w:val="0"/>
              <w:spacing w:before="0" w:beforeAutospacing="0" w:after="0" w:afterAutospacing="0" w:line="240" w:lineRule="auto"/>
              <w:ind w:right="360"/>
              <w:jc w:val="center"/>
              <w:rPr>
                <w:rFonts w:ascii="Times New Roman" w:eastAsia="Times New Roman" w:hAnsi="Times New Roman" w:cs="David"/>
                <w:sz w:val="24"/>
                <w:szCs w:val="24"/>
              </w:rPr>
            </w:pPr>
            <w:r w:rsidRPr="00217E81">
              <w:rPr>
                <w:rFonts w:ascii="Times New Roman" w:eastAsia="Times New Roman" w:hAnsi="Times New Roman" w:cs="David" w:hint="cs"/>
                <w:sz w:val="24"/>
                <w:szCs w:val="24"/>
                <w:rtl/>
                <w:lang w:eastAsia="he-IL"/>
              </w:rPr>
              <w:t>15%</w:t>
            </w:r>
          </w:p>
        </w:tc>
        <w:tc>
          <w:tcPr>
            <w:tcW w:w="6117" w:type="dxa"/>
          </w:tcPr>
          <w:p w14:paraId="1E6AD054" w14:textId="77777777" w:rsidR="00217E81" w:rsidRPr="00217E81" w:rsidRDefault="00217E81" w:rsidP="00217E81">
            <w:pPr>
              <w:widowControl w:val="0"/>
              <w:spacing w:before="0" w:beforeAutospacing="0" w:after="0" w:afterAutospacing="0" w:line="240" w:lineRule="auto"/>
              <w:ind w:left="397" w:right="360"/>
              <w:rPr>
                <w:rFonts w:ascii="Times New Roman" w:eastAsia="Times New Roman" w:hAnsi="Times New Roman" w:cs="David"/>
                <w:sz w:val="24"/>
                <w:szCs w:val="24"/>
              </w:rPr>
            </w:pPr>
            <w:r w:rsidRPr="00217E81">
              <w:rPr>
                <w:rFonts w:ascii="Times New Roman" w:eastAsia="Times New Roman" w:hAnsi="Times New Roman" w:cs="David"/>
                <w:sz w:val="24"/>
                <w:szCs w:val="24"/>
                <w:rtl/>
                <w:lang w:eastAsia="he-IL"/>
              </w:rPr>
              <w:t>במהלך הפיקוח העליון</w:t>
            </w:r>
          </w:p>
        </w:tc>
        <w:tc>
          <w:tcPr>
            <w:tcW w:w="1533" w:type="dxa"/>
          </w:tcPr>
          <w:p w14:paraId="02C6EA68" w14:textId="77777777" w:rsidR="00217E81" w:rsidRPr="00217E81" w:rsidRDefault="00217E81" w:rsidP="00217E81">
            <w:pPr>
              <w:widowControl w:val="0"/>
              <w:tabs>
                <w:tab w:val="left" w:pos="764"/>
              </w:tabs>
              <w:spacing w:before="0" w:beforeAutospacing="0" w:after="0" w:afterAutospacing="0" w:line="240" w:lineRule="auto"/>
              <w:ind w:left="481"/>
              <w:jc w:val="right"/>
              <w:rPr>
                <w:rFonts w:ascii="Times New Roman" w:eastAsia="Times New Roman" w:hAnsi="Times New Roman" w:cs="David"/>
                <w:sz w:val="24"/>
                <w:szCs w:val="24"/>
              </w:rPr>
            </w:pPr>
            <w:r w:rsidRPr="00217E81">
              <w:rPr>
                <w:rFonts w:ascii="Times New Roman" w:eastAsia="Times New Roman" w:hAnsi="Times New Roman" w:cs="David"/>
                <w:sz w:val="24"/>
                <w:szCs w:val="24"/>
                <w:rtl/>
              </w:rPr>
              <w:t>1.</w:t>
            </w:r>
            <w:r w:rsidRPr="00217E81">
              <w:rPr>
                <w:rFonts w:ascii="Times New Roman" w:eastAsia="Times New Roman" w:hAnsi="Times New Roman" w:cs="David" w:hint="cs"/>
                <w:sz w:val="24"/>
                <w:szCs w:val="24"/>
                <w:rtl/>
              </w:rPr>
              <w:t>4</w:t>
            </w:r>
          </w:p>
        </w:tc>
      </w:tr>
      <w:tr w:rsidR="00217E81" w:rsidRPr="00217E81" w14:paraId="4E1A8619" w14:textId="77777777" w:rsidTr="00217E81">
        <w:trPr>
          <w:trHeight w:val="340"/>
        </w:trPr>
        <w:tc>
          <w:tcPr>
            <w:tcW w:w="1586" w:type="dxa"/>
          </w:tcPr>
          <w:p w14:paraId="43A4D15C" w14:textId="77777777" w:rsidR="00217E81" w:rsidRPr="00217E81" w:rsidRDefault="00217E81" w:rsidP="00217E81">
            <w:pPr>
              <w:widowControl w:val="0"/>
              <w:spacing w:before="0" w:beforeAutospacing="0" w:after="0" w:afterAutospacing="0" w:line="240" w:lineRule="auto"/>
              <w:ind w:right="360"/>
              <w:jc w:val="center"/>
              <w:rPr>
                <w:rFonts w:ascii="Times New Roman" w:eastAsia="Times New Roman" w:hAnsi="Times New Roman" w:cs="David"/>
                <w:sz w:val="24"/>
                <w:szCs w:val="24"/>
              </w:rPr>
            </w:pPr>
            <w:r w:rsidRPr="00217E81">
              <w:rPr>
                <w:rFonts w:ascii="Times New Roman" w:eastAsia="Times New Roman" w:hAnsi="Times New Roman" w:cs="David" w:hint="cs"/>
                <w:sz w:val="24"/>
                <w:szCs w:val="24"/>
                <w:rtl/>
                <w:lang w:eastAsia="he-IL"/>
              </w:rPr>
              <w:t>10%</w:t>
            </w:r>
          </w:p>
        </w:tc>
        <w:tc>
          <w:tcPr>
            <w:tcW w:w="6117" w:type="dxa"/>
          </w:tcPr>
          <w:p w14:paraId="2500A0F9" w14:textId="77777777" w:rsidR="00217E81" w:rsidRPr="00217E81" w:rsidRDefault="00217E81" w:rsidP="00217E81">
            <w:pPr>
              <w:widowControl w:val="0"/>
              <w:spacing w:before="0" w:beforeAutospacing="0" w:after="0" w:afterAutospacing="0" w:line="240" w:lineRule="auto"/>
              <w:ind w:left="397" w:right="360"/>
              <w:rPr>
                <w:rFonts w:ascii="Times New Roman" w:eastAsia="Times New Roman" w:hAnsi="Times New Roman" w:cs="David"/>
                <w:sz w:val="24"/>
                <w:szCs w:val="24"/>
              </w:rPr>
            </w:pPr>
            <w:r w:rsidRPr="00217E81">
              <w:rPr>
                <w:rFonts w:ascii="Times New Roman" w:eastAsia="Times New Roman" w:hAnsi="Times New Roman" w:cs="David"/>
                <w:sz w:val="24"/>
                <w:szCs w:val="24"/>
                <w:rtl/>
                <w:lang w:eastAsia="he-IL"/>
              </w:rPr>
              <w:t xml:space="preserve">לאחר השתתפות בסיורי בקורת של גורמי </w:t>
            </w:r>
            <w:r w:rsidRPr="00217E81">
              <w:rPr>
                <w:rFonts w:ascii="Times New Roman" w:eastAsia="Times New Roman" w:hAnsi="Times New Roman" w:cs="David" w:hint="cs"/>
                <w:sz w:val="24"/>
                <w:szCs w:val="24"/>
                <w:rtl/>
                <w:lang w:eastAsia="he-IL"/>
              </w:rPr>
              <w:t>פיקוד העורף</w:t>
            </w:r>
            <w:r w:rsidRPr="00217E81">
              <w:rPr>
                <w:rFonts w:ascii="Times New Roman" w:eastAsia="Times New Roman" w:hAnsi="Times New Roman" w:cs="David"/>
                <w:sz w:val="24"/>
                <w:szCs w:val="24"/>
                <w:rtl/>
                <w:lang w:eastAsia="he-IL"/>
              </w:rPr>
              <w:t xml:space="preserve"> ו/או </w:t>
            </w:r>
          </w:p>
        </w:tc>
        <w:tc>
          <w:tcPr>
            <w:tcW w:w="1533" w:type="dxa"/>
          </w:tcPr>
          <w:p w14:paraId="242C2F2D" w14:textId="77777777" w:rsidR="00217E81" w:rsidRPr="00217E81" w:rsidRDefault="00217E81" w:rsidP="00217E81">
            <w:pPr>
              <w:widowControl w:val="0"/>
              <w:spacing w:before="0" w:beforeAutospacing="0" w:after="0" w:afterAutospacing="0" w:line="240" w:lineRule="auto"/>
              <w:jc w:val="right"/>
              <w:rPr>
                <w:rFonts w:ascii="Times New Roman" w:eastAsia="Times New Roman" w:hAnsi="Times New Roman" w:cs="David"/>
                <w:sz w:val="24"/>
                <w:szCs w:val="24"/>
              </w:rPr>
            </w:pPr>
            <w:r w:rsidRPr="00217E81">
              <w:rPr>
                <w:rFonts w:ascii="Times New Roman" w:eastAsia="Times New Roman" w:hAnsi="Times New Roman" w:cs="David"/>
                <w:sz w:val="24"/>
                <w:szCs w:val="24"/>
                <w:rtl/>
              </w:rPr>
              <w:t>1.</w:t>
            </w:r>
            <w:r w:rsidRPr="00217E81">
              <w:rPr>
                <w:rFonts w:ascii="Times New Roman" w:eastAsia="Times New Roman" w:hAnsi="Times New Roman" w:cs="David" w:hint="cs"/>
                <w:sz w:val="24"/>
                <w:szCs w:val="24"/>
                <w:rtl/>
              </w:rPr>
              <w:t>5</w:t>
            </w:r>
          </w:p>
        </w:tc>
      </w:tr>
      <w:tr w:rsidR="00217E81" w:rsidRPr="00217E81" w14:paraId="4BF9F13B" w14:textId="77777777" w:rsidTr="00217E81">
        <w:trPr>
          <w:trHeight w:val="340"/>
        </w:trPr>
        <w:tc>
          <w:tcPr>
            <w:tcW w:w="1586" w:type="dxa"/>
          </w:tcPr>
          <w:p w14:paraId="6A974220" w14:textId="77777777" w:rsidR="00217E81" w:rsidRPr="00217E81" w:rsidRDefault="00217E81" w:rsidP="00217E81">
            <w:pPr>
              <w:widowControl w:val="0"/>
              <w:spacing w:before="0" w:beforeAutospacing="0" w:after="0" w:afterAutospacing="0" w:line="240" w:lineRule="auto"/>
              <w:ind w:right="360"/>
              <w:jc w:val="center"/>
              <w:rPr>
                <w:rFonts w:ascii="Times New Roman" w:eastAsia="Times New Roman" w:hAnsi="Times New Roman" w:cs="David"/>
                <w:sz w:val="24"/>
                <w:szCs w:val="24"/>
              </w:rPr>
            </w:pPr>
          </w:p>
        </w:tc>
        <w:tc>
          <w:tcPr>
            <w:tcW w:w="6117" w:type="dxa"/>
          </w:tcPr>
          <w:p w14:paraId="47D0A5AF" w14:textId="77777777" w:rsidR="00217E81" w:rsidRPr="00217E81" w:rsidRDefault="00217E81" w:rsidP="00217E81">
            <w:pPr>
              <w:widowControl w:val="0"/>
              <w:spacing w:before="0" w:beforeAutospacing="0" w:after="0" w:afterAutospacing="0" w:line="240" w:lineRule="auto"/>
              <w:ind w:left="397" w:right="360"/>
              <w:rPr>
                <w:rFonts w:ascii="Times New Roman" w:eastAsia="Times New Roman" w:hAnsi="Times New Roman" w:cs="David"/>
                <w:sz w:val="24"/>
                <w:szCs w:val="24"/>
              </w:rPr>
            </w:pPr>
            <w:r w:rsidRPr="00217E81">
              <w:rPr>
                <w:rFonts w:ascii="Times New Roman" w:eastAsia="Times New Roman" w:hAnsi="Times New Roman" w:cs="David"/>
                <w:sz w:val="24"/>
                <w:szCs w:val="24"/>
                <w:rtl/>
                <w:lang w:eastAsia="he-IL"/>
              </w:rPr>
              <w:t>רשויות אחרות למתן אישור אכלוס, והסדרת אישור זה</w:t>
            </w:r>
          </w:p>
        </w:tc>
        <w:tc>
          <w:tcPr>
            <w:tcW w:w="1533" w:type="dxa"/>
          </w:tcPr>
          <w:p w14:paraId="2A70FF2B" w14:textId="77777777" w:rsidR="00217E81" w:rsidRPr="00217E81" w:rsidRDefault="00217E81" w:rsidP="00217E81">
            <w:pPr>
              <w:widowControl w:val="0"/>
              <w:spacing w:before="0" w:beforeAutospacing="0" w:after="0" w:afterAutospacing="0" w:line="240" w:lineRule="auto"/>
              <w:jc w:val="right"/>
              <w:rPr>
                <w:rFonts w:ascii="Times New Roman" w:eastAsia="Times New Roman" w:hAnsi="Times New Roman" w:cs="David"/>
                <w:sz w:val="24"/>
                <w:szCs w:val="24"/>
              </w:rPr>
            </w:pPr>
          </w:p>
        </w:tc>
      </w:tr>
      <w:tr w:rsidR="00217E81" w:rsidRPr="00217E81" w14:paraId="455097B0" w14:textId="77777777" w:rsidTr="00217E81">
        <w:trPr>
          <w:trHeight w:val="340"/>
        </w:trPr>
        <w:tc>
          <w:tcPr>
            <w:tcW w:w="1586" w:type="dxa"/>
          </w:tcPr>
          <w:p w14:paraId="4EA851C1" w14:textId="77777777" w:rsidR="00217E81" w:rsidRPr="00217E81" w:rsidRDefault="00217E81" w:rsidP="00217E81">
            <w:pPr>
              <w:widowControl w:val="0"/>
              <w:spacing w:before="0" w:beforeAutospacing="0" w:after="0" w:afterAutospacing="0" w:line="240" w:lineRule="auto"/>
              <w:ind w:right="360"/>
              <w:jc w:val="center"/>
              <w:rPr>
                <w:rFonts w:ascii="Times New Roman" w:eastAsia="Times New Roman" w:hAnsi="Times New Roman" w:cs="David"/>
                <w:sz w:val="24"/>
                <w:szCs w:val="24"/>
              </w:rPr>
            </w:pPr>
            <w:r w:rsidRPr="00217E81">
              <w:rPr>
                <w:rFonts w:ascii="Times New Roman" w:eastAsia="Times New Roman" w:hAnsi="Times New Roman" w:cs="David" w:hint="cs"/>
                <w:sz w:val="24"/>
                <w:szCs w:val="24"/>
                <w:rtl/>
                <w:lang w:eastAsia="he-IL"/>
              </w:rPr>
              <w:t>5%</w:t>
            </w:r>
          </w:p>
        </w:tc>
        <w:tc>
          <w:tcPr>
            <w:tcW w:w="6117" w:type="dxa"/>
          </w:tcPr>
          <w:p w14:paraId="2A55337A" w14:textId="77777777" w:rsidR="00217E81" w:rsidRPr="00217E81" w:rsidRDefault="00217E81" w:rsidP="00217E81">
            <w:pPr>
              <w:widowControl w:val="0"/>
              <w:spacing w:before="0" w:beforeAutospacing="0" w:after="0" w:afterAutospacing="0" w:line="240" w:lineRule="auto"/>
              <w:ind w:left="397" w:right="360"/>
              <w:rPr>
                <w:rFonts w:ascii="Times New Roman" w:eastAsia="Times New Roman" w:hAnsi="Times New Roman" w:cs="David"/>
                <w:sz w:val="24"/>
                <w:szCs w:val="24"/>
              </w:rPr>
            </w:pPr>
            <w:r w:rsidRPr="00217E81">
              <w:rPr>
                <w:rFonts w:ascii="Times New Roman" w:eastAsia="Times New Roman" w:hAnsi="Times New Roman" w:cs="David"/>
                <w:sz w:val="24"/>
                <w:szCs w:val="24"/>
                <w:rtl/>
                <w:lang w:eastAsia="he-IL"/>
              </w:rPr>
              <w:t>לאחר סיום התחייבויות המתכנן לפי הסכם זה, השתתפות</w:t>
            </w:r>
          </w:p>
        </w:tc>
        <w:tc>
          <w:tcPr>
            <w:tcW w:w="1533" w:type="dxa"/>
          </w:tcPr>
          <w:p w14:paraId="21A4AB69" w14:textId="77777777" w:rsidR="00217E81" w:rsidRPr="00217E81" w:rsidRDefault="00217E81" w:rsidP="00217E81">
            <w:pPr>
              <w:widowControl w:val="0"/>
              <w:spacing w:before="0" w:beforeAutospacing="0" w:after="0" w:afterAutospacing="0" w:line="240" w:lineRule="auto"/>
              <w:jc w:val="right"/>
              <w:rPr>
                <w:rFonts w:ascii="Times New Roman" w:eastAsia="Times New Roman" w:hAnsi="Times New Roman" w:cs="David"/>
                <w:sz w:val="24"/>
                <w:szCs w:val="24"/>
              </w:rPr>
            </w:pPr>
            <w:r w:rsidRPr="00217E81">
              <w:rPr>
                <w:rFonts w:ascii="Times New Roman" w:eastAsia="Times New Roman" w:hAnsi="Times New Roman" w:cs="David"/>
                <w:sz w:val="24"/>
                <w:szCs w:val="24"/>
                <w:rtl/>
              </w:rPr>
              <w:t>1.</w:t>
            </w:r>
            <w:r w:rsidRPr="00217E81">
              <w:rPr>
                <w:rFonts w:ascii="Times New Roman" w:eastAsia="Times New Roman" w:hAnsi="Times New Roman" w:cs="David" w:hint="cs"/>
                <w:sz w:val="24"/>
                <w:szCs w:val="24"/>
                <w:rtl/>
              </w:rPr>
              <w:t>6</w:t>
            </w:r>
          </w:p>
        </w:tc>
      </w:tr>
      <w:tr w:rsidR="00217E81" w:rsidRPr="00217E81" w14:paraId="4DE08328" w14:textId="77777777" w:rsidTr="00217E81">
        <w:trPr>
          <w:trHeight w:val="340"/>
        </w:trPr>
        <w:tc>
          <w:tcPr>
            <w:tcW w:w="1586" w:type="dxa"/>
          </w:tcPr>
          <w:p w14:paraId="3FD80BC9" w14:textId="77777777" w:rsidR="00217E81" w:rsidRPr="00217E81" w:rsidRDefault="00217E81" w:rsidP="00217E81">
            <w:pPr>
              <w:widowControl w:val="0"/>
              <w:spacing w:before="0" w:beforeAutospacing="0" w:after="0" w:afterAutospacing="0" w:line="240" w:lineRule="auto"/>
              <w:ind w:right="360"/>
              <w:jc w:val="center"/>
              <w:rPr>
                <w:rFonts w:ascii="Times New Roman" w:eastAsia="Times New Roman" w:hAnsi="Times New Roman" w:cs="David"/>
                <w:sz w:val="24"/>
                <w:szCs w:val="24"/>
              </w:rPr>
            </w:pPr>
          </w:p>
        </w:tc>
        <w:tc>
          <w:tcPr>
            <w:tcW w:w="6117" w:type="dxa"/>
          </w:tcPr>
          <w:p w14:paraId="5E48F77B" w14:textId="77777777" w:rsidR="00217E81" w:rsidRPr="00217E81" w:rsidRDefault="00217E81" w:rsidP="00217E81">
            <w:pPr>
              <w:widowControl w:val="0"/>
              <w:spacing w:before="0" w:beforeAutospacing="0" w:after="0" w:afterAutospacing="0" w:line="240" w:lineRule="auto"/>
              <w:ind w:left="397" w:right="360"/>
              <w:rPr>
                <w:rFonts w:ascii="Times New Roman" w:eastAsia="Times New Roman" w:hAnsi="Times New Roman" w:cs="David"/>
                <w:sz w:val="24"/>
                <w:szCs w:val="24"/>
              </w:rPr>
            </w:pPr>
            <w:r w:rsidRPr="00217E81">
              <w:rPr>
                <w:rFonts w:ascii="Times New Roman" w:eastAsia="Times New Roman" w:hAnsi="Times New Roman" w:cs="David"/>
                <w:sz w:val="24"/>
                <w:szCs w:val="24"/>
                <w:rtl/>
                <w:lang w:eastAsia="he-IL"/>
              </w:rPr>
              <w:t xml:space="preserve">בסיור ביקורת של גורמי </w:t>
            </w:r>
            <w:r w:rsidRPr="00217E81">
              <w:rPr>
                <w:rFonts w:ascii="Times New Roman" w:eastAsia="Times New Roman" w:hAnsi="Times New Roman" w:cs="David" w:hint="cs"/>
                <w:sz w:val="24"/>
                <w:szCs w:val="24"/>
                <w:rtl/>
                <w:lang w:eastAsia="he-IL"/>
              </w:rPr>
              <w:t xml:space="preserve">פיקוד העורף </w:t>
            </w:r>
            <w:r w:rsidRPr="00217E81">
              <w:rPr>
                <w:rFonts w:ascii="Times New Roman" w:eastAsia="Times New Roman" w:hAnsi="Times New Roman" w:cs="David"/>
                <w:sz w:val="24"/>
                <w:szCs w:val="24"/>
                <w:rtl/>
                <w:lang w:eastAsia="he-IL"/>
              </w:rPr>
              <w:t xml:space="preserve">ו/או רשויות אחרות </w:t>
            </w:r>
          </w:p>
        </w:tc>
        <w:tc>
          <w:tcPr>
            <w:tcW w:w="1533" w:type="dxa"/>
          </w:tcPr>
          <w:p w14:paraId="304B253E" w14:textId="77777777" w:rsidR="00217E81" w:rsidRPr="00217E81" w:rsidRDefault="00217E81" w:rsidP="00217E81">
            <w:pPr>
              <w:widowControl w:val="0"/>
              <w:spacing w:before="0" w:beforeAutospacing="0" w:after="0" w:afterAutospacing="0" w:line="240" w:lineRule="auto"/>
              <w:jc w:val="right"/>
              <w:rPr>
                <w:rFonts w:ascii="Times New Roman" w:eastAsia="Times New Roman" w:hAnsi="Times New Roman" w:cs="David"/>
                <w:sz w:val="24"/>
                <w:szCs w:val="24"/>
              </w:rPr>
            </w:pPr>
          </w:p>
        </w:tc>
      </w:tr>
      <w:tr w:rsidR="00217E81" w:rsidRPr="00217E81" w14:paraId="583A3BF5" w14:textId="77777777" w:rsidTr="00217E81">
        <w:trPr>
          <w:trHeight w:val="340"/>
        </w:trPr>
        <w:tc>
          <w:tcPr>
            <w:tcW w:w="1586" w:type="dxa"/>
          </w:tcPr>
          <w:p w14:paraId="391461E2" w14:textId="77777777" w:rsidR="00217E81" w:rsidRPr="00217E81" w:rsidRDefault="00217E81" w:rsidP="00217E81">
            <w:pPr>
              <w:widowControl w:val="0"/>
              <w:spacing w:before="0" w:beforeAutospacing="0" w:after="0" w:afterAutospacing="0" w:line="240" w:lineRule="auto"/>
              <w:ind w:right="360"/>
              <w:jc w:val="center"/>
              <w:rPr>
                <w:rFonts w:ascii="Times New Roman" w:eastAsia="Times New Roman" w:hAnsi="Times New Roman" w:cs="David"/>
                <w:sz w:val="24"/>
                <w:szCs w:val="24"/>
                <w:rtl/>
              </w:rPr>
            </w:pPr>
          </w:p>
        </w:tc>
        <w:tc>
          <w:tcPr>
            <w:tcW w:w="6117" w:type="dxa"/>
          </w:tcPr>
          <w:p w14:paraId="5DFBF876" w14:textId="77777777" w:rsidR="00217E81" w:rsidRPr="00217E81" w:rsidRDefault="00217E81" w:rsidP="00217E81">
            <w:pPr>
              <w:widowControl w:val="0"/>
              <w:spacing w:before="0" w:beforeAutospacing="0" w:after="0" w:afterAutospacing="0" w:line="240" w:lineRule="auto"/>
              <w:ind w:left="397" w:right="360"/>
              <w:rPr>
                <w:rFonts w:ascii="Times New Roman" w:eastAsia="Times New Roman" w:hAnsi="Times New Roman" w:cs="David"/>
                <w:sz w:val="24"/>
                <w:szCs w:val="24"/>
              </w:rPr>
            </w:pPr>
            <w:r w:rsidRPr="00217E81">
              <w:rPr>
                <w:rFonts w:ascii="Times New Roman" w:eastAsia="Times New Roman" w:hAnsi="Times New Roman" w:cs="David"/>
                <w:sz w:val="24"/>
                <w:szCs w:val="24"/>
                <w:rtl/>
                <w:lang w:eastAsia="he-IL"/>
              </w:rPr>
              <w:t>למתן תעודת גמר, הסדרת אישו</w:t>
            </w:r>
            <w:r w:rsidRPr="00217E81">
              <w:rPr>
                <w:rFonts w:ascii="Times New Roman" w:eastAsia="Times New Roman" w:hAnsi="Times New Roman" w:cs="David" w:hint="cs"/>
                <w:sz w:val="24"/>
                <w:szCs w:val="24"/>
                <w:rtl/>
                <w:lang w:eastAsia="he-IL"/>
              </w:rPr>
              <w:t>ר</w:t>
            </w:r>
            <w:r w:rsidRPr="00217E81">
              <w:rPr>
                <w:rFonts w:ascii="Times New Roman" w:eastAsia="Times New Roman" w:hAnsi="Times New Roman" w:cs="David"/>
                <w:sz w:val="24"/>
                <w:szCs w:val="24"/>
                <w:rtl/>
                <w:lang w:eastAsia="he-IL"/>
              </w:rPr>
              <w:t xml:space="preserve"> זה ואישור המתכנן בכתב</w:t>
            </w:r>
          </w:p>
        </w:tc>
        <w:tc>
          <w:tcPr>
            <w:tcW w:w="1533" w:type="dxa"/>
          </w:tcPr>
          <w:p w14:paraId="2677AD25" w14:textId="77777777" w:rsidR="00217E81" w:rsidRPr="00217E81" w:rsidRDefault="00217E81" w:rsidP="00217E81">
            <w:pPr>
              <w:widowControl w:val="0"/>
              <w:spacing w:before="0" w:beforeAutospacing="0" w:after="0" w:afterAutospacing="0" w:line="240" w:lineRule="auto"/>
              <w:jc w:val="right"/>
              <w:rPr>
                <w:rFonts w:ascii="Times New Roman" w:eastAsia="Times New Roman" w:hAnsi="Times New Roman" w:cs="David"/>
                <w:sz w:val="24"/>
                <w:szCs w:val="24"/>
              </w:rPr>
            </w:pPr>
          </w:p>
        </w:tc>
      </w:tr>
      <w:tr w:rsidR="00217E81" w:rsidRPr="00217E81" w14:paraId="76760B0A" w14:textId="77777777" w:rsidTr="00217E81">
        <w:trPr>
          <w:trHeight w:val="340"/>
        </w:trPr>
        <w:tc>
          <w:tcPr>
            <w:tcW w:w="1586" w:type="dxa"/>
          </w:tcPr>
          <w:p w14:paraId="4D1B05D6" w14:textId="77777777" w:rsidR="00217E81" w:rsidRPr="00217E81" w:rsidRDefault="00217E81" w:rsidP="00217E81">
            <w:pPr>
              <w:widowControl w:val="0"/>
              <w:spacing w:before="0" w:beforeAutospacing="0" w:after="0" w:afterAutospacing="0" w:line="240" w:lineRule="auto"/>
              <w:ind w:right="360"/>
              <w:jc w:val="center"/>
              <w:rPr>
                <w:rFonts w:ascii="Times New Roman" w:eastAsia="Times New Roman" w:hAnsi="Times New Roman" w:cs="David"/>
                <w:sz w:val="24"/>
                <w:szCs w:val="24"/>
                <w:rtl/>
              </w:rPr>
            </w:pPr>
          </w:p>
        </w:tc>
        <w:tc>
          <w:tcPr>
            <w:tcW w:w="6117" w:type="dxa"/>
          </w:tcPr>
          <w:p w14:paraId="20BBC8CC" w14:textId="77777777" w:rsidR="00217E81" w:rsidRPr="00217E81" w:rsidRDefault="00217E81" w:rsidP="00217E81">
            <w:pPr>
              <w:widowControl w:val="0"/>
              <w:spacing w:before="0" w:beforeAutospacing="0" w:after="0" w:afterAutospacing="0" w:line="240" w:lineRule="auto"/>
              <w:ind w:left="397" w:right="360"/>
              <w:rPr>
                <w:rFonts w:ascii="Times New Roman" w:eastAsia="Times New Roman" w:hAnsi="Times New Roman" w:cs="David"/>
                <w:sz w:val="24"/>
                <w:szCs w:val="24"/>
                <w:rtl/>
              </w:rPr>
            </w:pPr>
            <w:r w:rsidRPr="00217E81">
              <w:rPr>
                <w:rFonts w:ascii="Times New Roman" w:eastAsia="Times New Roman" w:hAnsi="Times New Roman" w:cs="David"/>
                <w:sz w:val="24"/>
                <w:szCs w:val="24"/>
                <w:rtl/>
                <w:lang w:eastAsia="he-IL"/>
              </w:rPr>
              <w:t>לביצוע העבודות בהתאם לתכניותיו, הנחיותיו, תקנים</w:t>
            </w:r>
            <w:r w:rsidRPr="00217E81">
              <w:rPr>
                <w:rFonts w:ascii="Times New Roman" w:eastAsia="Times New Roman" w:hAnsi="Times New Roman" w:cs="David" w:hint="cs"/>
                <w:sz w:val="24"/>
                <w:szCs w:val="24"/>
                <w:rtl/>
              </w:rPr>
              <w:t xml:space="preserve"> רלוונטיים ולשביעות רצונו</w:t>
            </w:r>
          </w:p>
        </w:tc>
        <w:tc>
          <w:tcPr>
            <w:tcW w:w="1533" w:type="dxa"/>
          </w:tcPr>
          <w:p w14:paraId="5F12FCB8" w14:textId="77777777" w:rsidR="00217E81" w:rsidRPr="00217E81" w:rsidRDefault="00217E81" w:rsidP="00217E81">
            <w:pPr>
              <w:widowControl w:val="0"/>
              <w:spacing w:before="0" w:beforeAutospacing="0" w:after="0" w:afterAutospacing="0" w:line="240" w:lineRule="auto"/>
              <w:jc w:val="right"/>
              <w:rPr>
                <w:rFonts w:ascii="Times New Roman" w:eastAsia="Times New Roman" w:hAnsi="Times New Roman" w:cs="David"/>
                <w:sz w:val="24"/>
                <w:szCs w:val="24"/>
                <w:rtl/>
              </w:rPr>
            </w:pPr>
          </w:p>
        </w:tc>
      </w:tr>
      <w:tr w:rsidR="00217E81" w:rsidRPr="00217E81" w14:paraId="6C5B1253" w14:textId="77777777" w:rsidTr="00217E81">
        <w:trPr>
          <w:trHeight w:val="340"/>
        </w:trPr>
        <w:tc>
          <w:tcPr>
            <w:tcW w:w="1586" w:type="dxa"/>
          </w:tcPr>
          <w:p w14:paraId="29926390" w14:textId="77777777" w:rsidR="00217E81" w:rsidRPr="00217E81" w:rsidRDefault="00217E81" w:rsidP="00217E81">
            <w:pPr>
              <w:widowControl w:val="0"/>
              <w:spacing w:before="0" w:beforeAutospacing="0" w:after="0" w:afterAutospacing="0" w:line="240" w:lineRule="auto"/>
              <w:ind w:right="360"/>
              <w:jc w:val="center"/>
              <w:rPr>
                <w:rFonts w:ascii="Times New Roman" w:eastAsia="Times New Roman" w:hAnsi="Times New Roman" w:cs="David"/>
                <w:sz w:val="14"/>
                <w:szCs w:val="14"/>
                <w:rtl/>
              </w:rPr>
            </w:pPr>
          </w:p>
          <w:p w14:paraId="70025890" w14:textId="77777777" w:rsidR="00217E81" w:rsidRPr="00217E81" w:rsidDel="00023262" w:rsidRDefault="00217E81" w:rsidP="00217E81">
            <w:pPr>
              <w:widowControl w:val="0"/>
              <w:spacing w:before="0" w:beforeAutospacing="0" w:after="0" w:afterAutospacing="0" w:line="240" w:lineRule="auto"/>
              <w:ind w:right="360"/>
              <w:jc w:val="center"/>
              <w:rPr>
                <w:rFonts w:ascii="Times New Roman" w:eastAsia="Times New Roman" w:hAnsi="Times New Roman" w:cs="David"/>
                <w:sz w:val="24"/>
                <w:szCs w:val="24"/>
                <w:rtl/>
              </w:rPr>
            </w:pPr>
            <w:r w:rsidRPr="00217E81">
              <w:rPr>
                <w:rFonts w:ascii="Times New Roman" w:eastAsia="Times New Roman" w:hAnsi="Times New Roman" w:cs="David" w:hint="cs"/>
                <w:sz w:val="24"/>
                <w:szCs w:val="24"/>
                <w:rtl/>
              </w:rPr>
              <w:t>5%</w:t>
            </w:r>
          </w:p>
        </w:tc>
        <w:tc>
          <w:tcPr>
            <w:tcW w:w="6117" w:type="dxa"/>
          </w:tcPr>
          <w:p w14:paraId="250C7092" w14:textId="77777777" w:rsidR="00217E81" w:rsidRPr="00217E81" w:rsidRDefault="00217E81" w:rsidP="00217E81">
            <w:pPr>
              <w:widowControl w:val="0"/>
              <w:spacing w:before="0" w:beforeAutospacing="0" w:after="0" w:afterAutospacing="0" w:line="240" w:lineRule="auto"/>
              <w:ind w:left="397" w:right="360"/>
              <w:rPr>
                <w:rFonts w:ascii="Times New Roman" w:eastAsia="Times New Roman" w:hAnsi="Times New Roman" w:cs="David"/>
                <w:sz w:val="14"/>
                <w:szCs w:val="14"/>
                <w:rtl/>
                <w:lang w:eastAsia="he-IL"/>
              </w:rPr>
            </w:pPr>
          </w:p>
          <w:p w14:paraId="69474603" w14:textId="77777777" w:rsidR="00217E81" w:rsidRPr="00217E81" w:rsidRDefault="00217E81" w:rsidP="00217E81">
            <w:pPr>
              <w:widowControl w:val="0"/>
              <w:spacing w:before="0" w:beforeAutospacing="0" w:after="0" w:afterAutospacing="0" w:line="240" w:lineRule="auto"/>
              <w:ind w:left="397" w:right="360"/>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בתום שנת הבדק</w:t>
            </w:r>
          </w:p>
        </w:tc>
        <w:tc>
          <w:tcPr>
            <w:tcW w:w="1533" w:type="dxa"/>
          </w:tcPr>
          <w:p w14:paraId="6E55CB09" w14:textId="77777777" w:rsidR="00217E81" w:rsidRPr="00217E81" w:rsidDel="00023262" w:rsidRDefault="00217E81" w:rsidP="00217E81">
            <w:pPr>
              <w:widowControl w:val="0"/>
              <w:spacing w:before="0" w:beforeAutospacing="0" w:after="0" w:afterAutospacing="0" w:line="240" w:lineRule="auto"/>
              <w:jc w:val="right"/>
              <w:rPr>
                <w:rFonts w:ascii="Times New Roman" w:eastAsia="Times New Roman" w:hAnsi="Times New Roman" w:cs="David"/>
                <w:sz w:val="24"/>
                <w:szCs w:val="24"/>
                <w:rtl/>
              </w:rPr>
            </w:pPr>
            <w:r w:rsidRPr="00217E81">
              <w:rPr>
                <w:rFonts w:ascii="Times New Roman" w:eastAsia="Times New Roman" w:hAnsi="Times New Roman" w:cs="David"/>
                <w:sz w:val="24"/>
                <w:szCs w:val="24"/>
                <w:rtl/>
              </w:rPr>
              <w:t>1.</w:t>
            </w:r>
            <w:r w:rsidRPr="00217E81">
              <w:rPr>
                <w:rFonts w:ascii="Times New Roman" w:eastAsia="Times New Roman" w:hAnsi="Times New Roman" w:cs="David" w:hint="cs"/>
                <w:sz w:val="24"/>
                <w:szCs w:val="24"/>
                <w:rtl/>
              </w:rPr>
              <w:t>7</w:t>
            </w:r>
          </w:p>
        </w:tc>
      </w:tr>
      <w:tr w:rsidR="00217E81" w:rsidRPr="00217E81" w14:paraId="333C9644" w14:textId="77777777" w:rsidTr="00217E81">
        <w:tc>
          <w:tcPr>
            <w:tcW w:w="1586" w:type="dxa"/>
          </w:tcPr>
          <w:p w14:paraId="7CDAF64E" w14:textId="77777777" w:rsidR="00217E81" w:rsidRPr="00217E81" w:rsidRDefault="00217E81" w:rsidP="00217E81">
            <w:pPr>
              <w:widowControl w:val="0"/>
              <w:spacing w:before="0" w:beforeAutospacing="0" w:after="0" w:afterAutospacing="0" w:line="240" w:lineRule="auto"/>
              <w:ind w:right="360"/>
              <w:rPr>
                <w:rFonts w:ascii="Times New Roman" w:eastAsia="Times New Roman" w:hAnsi="Times New Roman" w:cs="David"/>
                <w:sz w:val="24"/>
                <w:szCs w:val="24"/>
              </w:rPr>
            </w:pPr>
          </w:p>
        </w:tc>
        <w:tc>
          <w:tcPr>
            <w:tcW w:w="6117" w:type="dxa"/>
          </w:tcPr>
          <w:p w14:paraId="77280DC9" w14:textId="77777777" w:rsidR="00217E81" w:rsidRPr="00217E81" w:rsidRDefault="00217E81" w:rsidP="00217E81">
            <w:pPr>
              <w:widowControl w:val="0"/>
              <w:spacing w:before="0" w:beforeAutospacing="0" w:after="0" w:afterAutospacing="0" w:line="240" w:lineRule="auto"/>
              <w:ind w:right="360"/>
              <w:rPr>
                <w:rFonts w:ascii="Times New Roman" w:eastAsia="Times New Roman" w:hAnsi="Times New Roman" w:cs="David"/>
                <w:sz w:val="24"/>
                <w:szCs w:val="24"/>
              </w:rPr>
            </w:pPr>
          </w:p>
        </w:tc>
        <w:tc>
          <w:tcPr>
            <w:tcW w:w="1533" w:type="dxa"/>
          </w:tcPr>
          <w:p w14:paraId="56A5D72C" w14:textId="77777777" w:rsidR="00217E81" w:rsidRPr="00217E81" w:rsidRDefault="00217E81" w:rsidP="00217E81">
            <w:pPr>
              <w:widowControl w:val="0"/>
              <w:spacing w:before="0" w:beforeAutospacing="0" w:after="0" w:afterAutospacing="0" w:line="240" w:lineRule="auto"/>
              <w:jc w:val="right"/>
              <w:rPr>
                <w:rFonts w:ascii="Times New Roman" w:eastAsia="Times New Roman" w:hAnsi="Times New Roman" w:cs="David"/>
                <w:sz w:val="24"/>
                <w:szCs w:val="24"/>
              </w:rPr>
            </w:pPr>
          </w:p>
        </w:tc>
      </w:tr>
    </w:tbl>
    <w:p w14:paraId="365D7C08" w14:textId="77777777" w:rsidR="00217E81" w:rsidRPr="00217E81" w:rsidRDefault="00217E81" w:rsidP="00217E81">
      <w:pPr>
        <w:widowControl w:val="0"/>
        <w:spacing w:before="0" w:beforeAutospacing="0" w:after="0" w:afterAutospacing="0" w:line="240" w:lineRule="auto"/>
        <w:ind w:left="720" w:right="360"/>
        <w:rPr>
          <w:rFonts w:ascii="Times New Roman" w:eastAsia="Times New Roman" w:hAnsi="Times New Roman" w:cs="David"/>
          <w:color w:val="008000"/>
          <w:sz w:val="24"/>
          <w:szCs w:val="24"/>
          <w:rtl/>
          <w:lang w:eastAsia="he-IL"/>
        </w:rPr>
      </w:pPr>
    </w:p>
    <w:p w14:paraId="3B6C03C4" w14:textId="77777777" w:rsidR="00217E81" w:rsidRPr="00217E81" w:rsidRDefault="00217E81" w:rsidP="00217E81">
      <w:pPr>
        <w:widowControl w:val="0"/>
        <w:numPr>
          <w:ilvl w:val="0"/>
          <w:numId w:val="5"/>
        </w:numPr>
        <w:spacing w:before="0" w:beforeAutospacing="0" w:after="0" w:afterAutospacing="0" w:line="240" w:lineRule="auto"/>
        <w:ind w:right="360"/>
        <w:rPr>
          <w:rFonts w:ascii="Times New Roman" w:eastAsia="Times New Roman" w:hAnsi="Times New Roman" w:cs="David"/>
          <w:sz w:val="24"/>
          <w:szCs w:val="24"/>
          <w:lang w:eastAsia="he-IL"/>
        </w:rPr>
      </w:pPr>
      <w:r w:rsidRPr="00217E81">
        <w:rPr>
          <w:rFonts w:ascii="Times New Roman" w:eastAsia="Times New Roman" w:hAnsi="Times New Roman" w:cs="David"/>
          <w:sz w:val="24"/>
          <w:szCs w:val="24"/>
          <w:rtl/>
          <w:lang w:eastAsia="he-IL"/>
        </w:rPr>
        <w:t>למרות האמור בסעיף 1 לעיל רשאי המזמין לשלם למתכנן מקדמות בגין קידום התכנון אשר יקוזזו משלבי התשלום עפ"י קביעתו.</w:t>
      </w:r>
    </w:p>
    <w:p w14:paraId="39D94D45" w14:textId="77777777" w:rsidR="00217E81" w:rsidRPr="00217E81" w:rsidRDefault="00217E81" w:rsidP="00217E81">
      <w:pPr>
        <w:widowControl w:val="0"/>
        <w:spacing w:before="0" w:beforeAutospacing="0" w:after="0" w:afterAutospacing="0" w:line="240" w:lineRule="auto"/>
        <w:rPr>
          <w:rFonts w:ascii="Times New Roman" w:eastAsia="Times New Roman" w:hAnsi="Times New Roman" w:cs="David"/>
          <w:sz w:val="24"/>
          <w:szCs w:val="24"/>
          <w:rtl/>
          <w:lang w:eastAsia="he-IL"/>
        </w:rPr>
      </w:pPr>
    </w:p>
    <w:p w14:paraId="60762C74" w14:textId="77777777" w:rsidR="00217E81" w:rsidRPr="00217E81" w:rsidRDefault="00217E81" w:rsidP="00217E81">
      <w:pPr>
        <w:widowControl w:val="0"/>
        <w:numPr>
          <w:ilvl w:val="0"/>
          <w:numId w:val="5"/>
        </w:numPr>
        <w:spacing w:before="0" w:beforeAutospacing="0" w:after="0" w:afterAutospacing="0" w:line="240" w:lineRule="auto"/>
        <w:ind w:right="360"/>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המתכנן יגיש חשבון לא יותר מאשר פעם בחודש.</w:t>
      </w:r>
    </w:p>
    <w:p w14:paraId="3094368F" w14:textId="77777777" w:rsidR="00217E81" w:rsidRPr="00217E81" w:rsidRDefault="00217E81" w:rsidP="00217E81">
      <w:pPr>
        <w:widowControl w:val="0"/>
        <w:spacing w:before="0" w:beforeAutospacing="0" w:after="0" w:afterAutospacing="0" w:line="240" w:lineRule="auto"/>
        <w:ind w:left="720"/>
        <w:rPr>
          <w:rFonts w:ascii="Times New Roman" w:eastAsia="Times New Roman" w:hAnsi="Times New Roman" w:cs="David"/>
          <w:sz w:val="24"/>
          <w:szCs w:val="24"/>
          <w:rtl/>
          <w:lang w:eastAsia="he-IL"/>
        </w:rPr>
      </w:pPr>
    </w:p>
    <w:p w14:paraId="40FDCC50" w14:textId="77777777" w:rsidR="00217E81" w:rsidRPr="00217E81" w:rsidRDefault="00217E81" w:rsidP="00217E81">
      <w:pPr>
        <w:widowControl w:val="0"/>
        <w:numPr>
          <w:ilvl w:val="0"/>
          <w:numId w:val="5"/>
        </w:numPr>
        <w:spacing w:before="0" w:beforeAutospacing="0" w:after="0" w:afterAutospacing="0" w:line="240" w:lineRule="auto"/>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המזמין ישלם את שכר המתכנן תוך 60 יום מתאריך אישור החשבון ע"י המנהל.</w:t>
      </w:r>
    </w:p>
    <w:p w14:paraId="6393F406" w14:textId="77777777" w:rsidR="00217E81" w:rsidRPr="00217E81" w:rsidRDefault="00217E81" w:rsidP="00217E81">
      <w:pPr>
        <w:widowControl w:val="0"/>
        <w:bidi w:val="0"/>
        <w:spacing w:before="0" w:beforeAutospacing="0" w:after="0" w:afterAutospacing="0" w:line="240" w:lineRule="auto"/>
        <w:ind w:left="720"/>
        <w:rPr>
          <w:rFonts w:ascii="Times New Roman" w:eastAsia="Times New Roman" w:hAnsi="Times New Roman" w:cs="David"/>
          <w:sz w:val="24"/>
          <w:szCs w:val="24"/>
          <w:rtl/>
          <w:lang w:eastAsia="he-IL"/>
        </w:rPr>
      </w:pPr>
    </w:p>
    <w:p w14:paraId="3E0577A6" w14:textId="77777777" w:rsidR="00217E81" w:rsidRPr="00217E81" w:rsidRDefault="00217E81" w:rsidP="00AA7633">
      <w:pPr>
        <w:widowControl w:val="0"/>
        <w:numPr>
          <w:ilvl w:val="0"/>
          <w:numId w:val="5"/>
        </w:numPr>
        <w:spacing w:before="0" w:beforeAutospacing="0" w:after="0" w:afterAutospacing="0" w:line="240" w:lineRule="auto"/>
        <w:ind w:right="709"/>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הגשת החשבונות תתבצע תוך הטענתם לתיקיית "חשבונות מוגשים" במערכת ה-</w:t>
      </w:r>
      <w:r w:rsidRPr="00217E81">
        <w:rPr>
          <w:rFonts w:ascii="Times New Roman" w:eastAsia="Times New Roman" w:hAnsi="Times New Roman" w:cs="David" w:hint="cs"/>
          <w:sz w:val="24"/>
          <w:szCs w:val="24"/>
          <w:rtl/>
          <w:lang w:eastAsia="he-IL"/>
        </w:rPr>
        <w:t xml:space="preserve"> </w:t>
      </w:r>
      <w:r w:rsidRPr="00217E81">
        <w:rPr>
          <w:rFonts w:ascii="Times New Roman" w:eastAsia="Times New Roman" w:hAnsi="Times New Roman" w:cs="David"/>
          <w:sz w:val="24"/>
          <w:szCs w:val="24"/>
          <w:lang w:eastAsia="he-IL"/>
        </w:rPr>
        <w:t>view</w:t>
      </w:r>
      <w:r w:rsidRPr="00217E81">
        <w:rPr>
          <w:rFonts w:ascii="Times New Roman" w:eastAsia="Times New Roman" w:hAnsi="Times New Roman" w:cs="David"/>
          <w:sz w:val="24"/>
          <w:szCs w:val="24"/>
          <w:rtl/>
          <w:lang w:eastAsia="he-IL"/>
        </w:rPr>
        <w:t>@ ויידוע המנהל בהתאם. מובהר כי הטענת החשבון למערכת מהווה תנאי לטיפול בו.</w:t>
      </w:r>
    </w:p>
    <w:p w14:paraId="72CC039A" w14:textId="77777777" w:rsidR="00217E81" w:rsidRPr="00217E81" w:rsidRDefault="00217E81" w:rsidP="00217E81">
      <w:pPr>
        <w:widowControl w:val="0"/>
        <w:spacing w:before="0" w:beforeAutospacing="0" w:after="0" w:afterAutospacing="0" w:line="240" w:lineRule="auto"/>
        <w:rPr>
          <w:rFonts w:ascii="Times New Roman" w:eastAsia="Times New Roman" w:hAnsi="Times New Roman" w:cs="David"/>
          <w:sz w:val="24"/>
          <w:szCs w:val="24"/>
          <w:rtl/>
          <w:lang w:eastAsia="he-IL"/>
        </w:rPr>
      </w:pPr>
    </w:p>
    <w:p w14:paraId="17B32528" w14:textId="77777777" w:rsidR="00217E81" w:rsidRPr="00217E81" w:rsidRDefault="00217E81" w:rsidP="00217E81">
      <w:pPr>
        <w:widowControl w:val="0"/>
        <w:spacing w:before="0" w:beforeAutospacing="0" w:after="0" w:afterAutospacing="0" w:line="240" w:lineRule="auto"/>
        <w:rPr>
          <w:rFonts w:ascii="Times New Roman" w:eastAsia="Times New Roman" w:hAnsi="Times New Roman" w:cs="David"/>
          <w:sz w:val="24"/>
          <w:szCs w:val="24"/>
          <w:lang w:eastAsia="he-IL"/>
        </w:rPr>
      </w:pPr>
    </w:p>
    <w:p w14:paraId="4EA52CE6" w14:textId="77777777" w:rsidR="00217E81" w:rsidRPr="00217E81" w:rsidRDefault="00217E81" w:rsidP="00217E81">
      <w:pPr>
        <w:widowControl w:val="0"/>
        <w:spacing w:before="0" w:beforeAutospacing="0" w:after="0" w:afterAutospacing="0" w:line="240" w:lineRule="auto"/>
        <w:ind w:left="84" w:firstLine="1356"/>
        <w:jc w:val="center"/>
        <w:rPr>
          <w:rFonts w:ascii="Times New Roman" w:eastAsia="Times New Roman" w:hAnsi="Times New Roman" w:cs="David"/>
          <w:b/>
          <w:bCs/>
          <w:sz w:val="24"/>
          <w:szCs w:val="24"/>
          <w:u w:val="single"/>
          <w:rtl/>
          <w:lang w:eastAsia="he-IL"/>
        </w:rPr>
      </w:pPr>
    </w:p>
    <w:p w14:paraId="31B84454" w14:textId="77777777" w:rsidR="00217E81" w:rsidRPr="00217E81" w:rsidRDefault="00217E81" w:rsidP="00217E81">
      <w:pPr>
        <w:widowControl w:val="0"/>
        <w:spacing w:before="0" w:beforeAutospacing="0" w:after="0" w:afterAutospacing="0" w:line="240" w:lineRule="auto"/>
        <w:ind w:left="84" w:firstLine="1356"/>
        <w:jc w:val="center"/>
        <w:rPr>
          <w:rFonts w:ascii="Times New Roman" w:eastAsia="Times New Roman" w:hAnsi="Times New Roman" w:cs="David"/>
          <w:b/>
          <w:bCs/>
          <w:sz w:val="24"/>
          <w:szCs w:val="24"/>
          <w:u w:val="single"/>
          <w:rtl/>
          <w:lang w:eastAsia="he-IL"/>
        </w:rPr>
      </w:pPr>
    </w:p>
    <w:p w14:paraId="05221D04"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p>
    <w:p w14:paraId="08BFD568" w14:textId="77777777" w:rsidR="00AA7633" w:rsidRPr="00AA7633" w:rsidRDefault="00217E81" w:rsidP="00AA7633">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r w:rsidRPr="00217E81">
        <w:rPr>
          <w:rFonts w:ascii="Times New Roman" w:eastAsia="Times New Roman" w:hAnsi="Times New Roman" w:cs="David"/>
          <w:bCs/>
          <w:sz w:val="20"/>
          <w:szCs w:val="24"/>
          <w:u w:val="single"/>
          <w:rtl/>
          <w:lang w:eastAsia="he-IL"/>
        </w:rPr>
        <w:br w:type="page"/>
      </w:r>
      <w:r w:rsidR="00AA7633" w:rsidRPr="00AA7633">
        <w:rPr>
          <w:rFonts w:ascii="Times New Roman" w:eastAsia="Times New Roman" w:hAnsi="Times New Roman" w:cs="David" w:hint="cs"/>
          <w:bCs/>
          <w:sz w:val="20"/>
          <w:szCs w:val="24"/>
          <w:u w:val="single"/>
          <w:rtl/>
          <w:lang w:eastAsia="he-IL"/>
        </w:rPr>
        <w:t>נספח "ו''</w:t>
      </w:r>
    </w:p>
    <w:p w14:paraId="426ABE0A" w14:textId="77777777" w:rsidR="00AA7633" w:rsidRPr="00AA7633" w:rsidRDefault="00AA7633" w:rsidP="00AA7633">
      <w:pPr>
        <w:widowControl w:val="0"/>
        <w:spacing w:before="0" w:beforeAutospacing="0" w:after="0" w:afterAutospacing="0" w:line="240" w:lineRule="auto"/>
        <w:jc w:val="right"/>
        <w:outlineLvl w:val="4"/>
        <w:rPr>
          <w:rFonts w:ascii="Times New Roman" w:eastAsia="Times New Roman" w:hAnsi="Times New Roman" w:cs="David"/>
          <w:sz w:val="24"/>
          <w:szCs w:val="24"/>
          <w:rtl/>
          <w:lang w:eastAsia="he-IL"/>
        </w:rPr>
      </w:pPr>
      <w:r w:rsidRPr="00AA7633">
        <w:rPr>
          <w:rFonts w:ascii="Times New Roman" w:eastAsia="Times New Roman" w:hAnsi="Times New Roman" w:cs="David" w:hint="cs"/>
          <w:sz w:val="24"/>
          <w:szCs w:val="24"/>
          <w:rtl/>
          <w:lang w:eastAsia="he-IL"/>
        </w:rPr>
        <w:t xml:space="preserve">תאריך : </w:t>
      </w:r>
      <w:sdt>
        <w:sdtPr>
          <w:rPr>
            <w:rFonts w:ascii="Times New Roman" w:eastAsia="Times New Roman" w:hAnsi="Times New Roman" w:cs="David"/>
            <w:color w:val="008000"/>
            <w:sz w:val="24"/>
            <w:szCs w:val="24"/>
            <w:rtl/>
            <w:lang w:eastAsia="he-IL"/>
          </w:rPr>
          <w:alias w:val="תאריך חתימת חוזה"/>
          <w:tag w:val="cntSignDate"/>
          <w:id w:val="94216678"/>
          <w:placeholder>
            <w:docPart w:val="0B4CB4676FDA4B36A6B6352386454010"/>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rPr>
            <w:rFonts w:hint="cs"/>
          </w:rPr>
        </w:sdtEndPr>
        <w:sdtContent>
          <w:r w:rsidRPr="00AA7633">
            <w:rPr>
              <w:color w:val="00B0F0"/>
              <w:rtl/>
            </w:rPr>
            <w:t>[תאריך חתימת חוזה]</w:t>
          </w:r>
        </w:sdtContent>
      </w:sdt>
      <w:r w:rsidRPr="00AA7633">
        <w:rPr>
          <w:rFonts w:ascii="Times New Roman" w:eastAsia="Times New Roman" w:hAnsi="Times New Roman" w:cs="David" w:hint="cs"/>
          <w:bCs/>
          <w:color w:val="FF0000"/>
          <w:sz w:val="24"/>
          <w:szCs w:val="24"/>
          <w:rtl/>
          <w:lang w:eastAsia="he-IL"/>
        </w:rPr>
        <w:br/>
      </w:r>
    </w:p>
    <w:p w14:paraId="14095582" w14:textId="77777777" w:rsidR="00AA7633" w:rsidRPr="00AA7633" w:rsidRDefault="00AA7633" w:rsidP="00AA7633">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AA7633">
        <w:rPr>
          <w:rFonts w:ascii="Times New Roman" w:eastAsia="Times New Roman" w:hAnsi="Times New Roman" w:cs="David" w:hint="cs"/>
          <w:sz w:val="24"/>
          <w:szCs w:val="24"/>
          <w:rtl/>
          <w:lang w:eastAsia="he-IL"/>
        </w:rPr>
        <w:t>לכבוד</w:t>
      </w:r>
      <w:r w:rsidRPr="00AA7633">
        <w:rPr>
          <w:rFonts w:ascii="Times New Roman" w:eastAsia="Times New Roman" w:hAnsi="Times New Roman" w:cs="David" w:hint="cs"/>
          <w:sz w:val="24"/>
          <w:szCs w:val="24"/>
          <w:lang w:eastAsia="he-IL"/>
        </w:rPr>
        <w:t xml:space="preserve"> </w:t>
      </w:r>
    </w:p>
    <w:sdt>
      <w:sdtPr>
        <w:rPr>
          <w:rFonts w:ascii="Times New Roman" w:eastAsia="Times New Roman" w:hAnsi="Times New Roman" w:cs="David"/>
          <w:color w:val="008000"/>
          <w:sz w:val="24"/>
          <w:szCs w:val="24"/>
          <w:rtl/>
          <w:lang w:eastAsia="he-IL"/>
        </w:rPr>
        <w:alias w:val="צד א בחוזה"/>
        <w:tag w:val="cntTzadA"/>
        <w:id w:val="362561165"/>
        <w:placeholder>
          <w:docPart w:val="4D8749E3859F4E3484F41F4A1985EE3F"/>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p w14:paraId="452227D4" w14:textId="5FE34F66" w:rsidR="00AA7633" w:rsidRPr="00AA7633" w:rsidRDefault="009E50B7">
          <w:pPr>
            <w:widowControl w:val="0"/>
            <w:spacing w:before="0" w:beforeAutospacing="0" w:after="0" w:afterAutospacing="0" w:line="240" w:lineRule="auto"/>
            <w:rPr>
              <w:rFonts w:ascii="Times New Roman" w:eastAsia="Times New Roman" w:hAnsi="Times New Roman" w:cs="David"/>
              <w:color w:val="008000"/>
              <w:sz w:val="24"/>
              <w:szCs w:val="24"/>
              <w:rtl/>
              <w:lang w:eastAsia="he-IL"/>
            </w:rPr>
            <w:pPrChange w:id="35" w:author="רינת הראל" w:date="2019-11-13T16:59:00Z">
              <w:pPr>
                <w:widowControl w:val="0"/>
                <w:spacing w:before="0" w:beforeAutospacing="0" w:after="0" w:afterAutospacing="0" w:line="240" w:lineRule="auto"/>
                <w:jc w:val="both"/>
              </w:pPr>
            </w:pPrChange>
          </w:pPr>
          <w:ins w:id="36" w:author="רינת הראל" w:date="2019-11-13T16:55:00Z">
            <w:r>
              <w:rPr>
                <w:rFonts w:ascii="Times New Roman" w:eastAsia="Times New Roman" w:hAnsi="Times New Roman" w:cs="David"/>
                <w:color w:val="008000"/>
                <w:sz w:val="24"/>
                <w:szCs w:val="24"/>
                <w:rtl/>
                <w:lang w:eastAsia="he-IL"/>
              </w:rPr>
              <w:br/>
              <w:t>אפריקה ישראל מגורים בע"מ</w:t>
            </w:r>
            <w:r>
              <w:rPr>
                <w:rFonts w:ascii="Times New Roman" w:eastAsia="Times New Roman" w:hAnsi="Times New Roman" w:cs="David"/>
                <w:color w:val="008000"/>
                <w:sz w:val="24"/>
                <w:szCs w:val="24"/>
                <w:rtl/>
                <w:lang w:eastAsia="he-IL"/>
              </w:rPr>
              <w:br/>
              <w:t>יוני נתניהו 1 ג' אור יהודה</w:t>
            </w:r>
            <w:r>
              <w:rPr>
                <w:rFonts w:ascii="Times New Roman" w:eastAsia="Times New Roman" w:hAnsi="Times New Roman" w:cs="David"/>
                <w:color w:val="008000"/>
                <w:sz w:val="24"/>
                <w:szCs w:val="24"/>
                <w:rtl/>
                <w:lang w:eastAsia="he-IL"/>
              </w:rPr>
              <w:br/>
              <w:t>מ.ז 52-003476-0</w:t>
            </w:r>
            <w:r>
              <w:rPr>
                <w:rFonts w:ascii="Times New Roman" w:eastAsia="Times New Roman" w:hAnsi="Times New Roman" w:cs="David"/>
                <w:color w:val="008000"/>
                <w:sz w:val="24"/>
                <w:szCs w:val="24"/>
                <w:rtl/>
                <w:lang w:eastAsia="he-IL"/>
              </w:rPr>
              <w:br/>
              <w:t>מגדלי סומייל בע"מ</w:t>
            </w:r>
            <w:r>
              <w:rPr>
                <w:rFonts w:ascii="Times New Roman" w:eastAsia="Times New Roman" w:hAnsi="Times New Roman" w:cs="David"/>
                <w:color w:val="008000"/>
                <w:sz w:val="24"/>
                <w:szCs w:val="24"/>
                <w:rtl/>
                <w:lang w:eastAsia="he-IL"/>
              </w:rPr>
              <w:br/>
              <w:t>51-273707-3</w:t>
            </w:r>
            <w:r>
              <w:rPr>
                <w:rFonts w:ascii="Times New Roman" w:eastAsia="Times New Roman" w:hAnsi="Times New Roman" w:cs="David"/>
                <w:color w:val="008000"/>
                <w:sz w:val="24"/>
                <w:szCs w:val="24"/>
                <w:rtl/>
                <w:lang w:eastAsia="he-IL"/>
              </w:rPr>
              <w:br/>
              <w:t>אפרירם בע"מ</w:t>
            </w:r>
            <w:r>
              <w:rPr>
                <w:rFonts w:ascii="Times New Roman" w:eastAsia="Times New Roman" w:hAnsi="Times New Roman" w:cs="David"/>
                <w:color w:val="008000"/>
                <w:sz w:val="24"/>
                <w:szCs w:val="24"/>
                <w:rtl/>
                <w:lang w:eastAsia="he-IL"/>
              </w:rPr>
              <w:br/>
              <w:t>51-256212-5</w:t>
            </w:r>
            <w:r>
              <w:rPr>
                <w:rFonts w:ascii="Times New Roman" w:eastAsia="Times New Roman" w:hAnsi="Times New Roman" w:cs="David"/>
                <w:color w:val="008000"/>
                <w:sz w:val="24"/>
                <w:szCs w:val="24"/>
                <w:rtl/>
                <w:lang w:eastAsia="he-IL"/>
              </w:rPr>
              <w:br/>
            </w:r>
          </w:ins>
        </w:p>
      </w:sdtContent>
    </w:sdt>
    <w:p w14:paraId="4A5ED46B" w14:textId="77777777" w:rsidR="00AA7633" w:rsidRPr="00AA7633" w:rsidRDefault="00AA7633" w:rsidP="00AA7633">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AA7633">
        <w:rPr>
          <w:rFonts w:ascii="Times New Roman" w:eastAsia="Times New Roman" w:hAnsi="Times New Roman" w:cs="David" w:hint="cs"/>
          <w:sz w:val="24"/>
          <w:szCs w:val="24"/>
          <w:rtl/>
          <w:lang w:eastAsia="he-IL"/>
        </w:rPr>
        <w:t>א.נ.,</w:t>
      </w:r>
    </w:p>
    <w:p w14:paraId="3307F5FF" w14:textId="77777777" w:rsidR="00AA7633" w:rsidRPr="00AA7633" w:rsidRDefault="00AA7633" w:rsidP="00AA7633">
      <w:pPr>
        <w:widowControl w:val="0"/>
        <w:spacing w:before="0" w:beforeAutospacing="0" w:after="0" w:afterAutospacing="0" w:line="240" w:lineRule="auto"/>
        <w:jc w:val="both"/>
        <w:rPr>
          <w:rFonts w:ascii="Times New Roman" w:eastAsia="Times New Roman" w:hAnsi="Times New Roman" w:cs="David"/>
          <w:bCs/>
          <w:sz w:val="24"/>
          <w:szCs w:val="24"/>
          <w:u w:val="single"/>
          <w:rtl/>
          <w:lang w:eastAsia="he-IL"/>
        </w:rPr>
      </w:pPr>
    </w:p>
    <w:p w14:paraId="53750B68" w14:textId="77777777" w:rsidR="00AA7633" w:rsidRPr="00AA7633" w:rsidRDefault="00AA7633" w:rsidP="00AA7633">
      <w:pPr>
        <w:widowControl w:val="0"/>
        <w:spacing w:before="0" w:beforeAutospacing="0" w:after="0" w:afterAutospacing="0" w:line="240" w:lineRule="auto"/>
        <w:jc w:val="center"/>
        <w:outlineLvl w:val="3"/>
        <w:rPr>
          <w:rFonts w:ascii="Times New Roman" w:eastAsia="Times New Roman" w:hAnsi="Times New Roman" w:cs="David"/>
          <w:bCs/>
          <w:sz w:val="24"/>
          <w:szCs w:val="24"/>
          <w:u w:val="single"/>
          <w:rtl/>
          <w:lang w:eastAsia="he-IL"/>
        </w:rPr>
      </w:pPr>
      <w:r w:rsidRPr="00AA7633">
        <w:rPr>
          <w:rFonts w:ascii="Times New Roman" w:eastAsia="Times New Roman" w:hAnsi="Times New Roman" w:cs="David" w:hint="cs"/>
          <w:bCs/>
          <w:sz w:val="24"/>
          <w:szCs w:val="24"/>
          <w:u w:val="single"/>
          <w:rtl/>
          <w:lang w:eastAsia="he-IL"/>
        </w:rPr>
        <w:t>הצהרה והתחייבות לשמירת סודיות</w:t>
      </w:r>
    </w:p>
    <w:p w14:paraId="4C437178" w14:textId="77777777" w:rsidR="00AA7633" w:rsidRPr="00AA7633" w:rsidRDefault="00AA7633" w:rsidP="00AA7633">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264D685" w14:textId="77777777" w:rsidR="00AA7633" w:rsidRPr="00AA7633" w:rsidRDefault="00AA7633" w:rsidP="00AA7633">
      <w:pPr>
        <w:widowControl w:val="0"/>
        <w:spacing w:before="0" w:beforeAutospacing="0" w:after="0" w:afterAutospacing="0" w:line="360" w:lineRule="auto"/>
        <w:jc w:val="both"/>
        <w:rPr>
          <w:rFonts w:ascii="Times New Roman" w:eastAsia="Times New Roman" w:hAnsi="Times New Roman" w:cs="David"/>
          <w:sz w:val="24"/>
          <w:szCs w:val="24"/>
          <w:rtl/>
          <w:lang w:eastAsia="he-IL"/>
        </w:rPr>
      </w:pPr>
      <w:r w:rsidRPr="00AA7633">
        <w:rPr>
          <w:rFonts w:ascii="Times New Roman" w:eastAsia="Times New Roman" w:hAnsi="Times New Roman" w:cs="David" w:hint="cs"/>
          <w:sz w:val="24"/>
          <w:szCs w:val="24"/>
          <w:rtl/>
          <w:lang w:eastAsia="he-IL"/>
        </w:rPr>
        <w:t xml:space="preserve">אני הח"מ עובד חברת  </w:t>
      </w:r>
      <w:sdt>
        <w:sdtPr>
          <w:rPr>
            <w:rFonts w:ascii="Times New Roman" w:eastAsia="Times New Roman" w:hAnsi="Times New Roman" w:cs="David"/>
            <w:color w:val="008000"/>
            <w:sz w:val="24"/>
            <w:szCs w:val="24"/>
            <w:rtl/>
            <w:lang w:eastAsia="he-IL"/>
          </w:rPr>
          <w:alias w:val="שם ספק"/>
          <w:tag w:val="cntSupllierName"/>
          <w:id w:val="-1468043177"/>
          <w:placeholder>
            <w:docPart w:val="159131DFF1404594AAC8DCDA42328207"/>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Pr="00AA7633">
            <w:rPr>
              <w:color w:val="00B0F0"/>
              <w:rtl/>
            </w:rPr>
            <w:t>[שם ספק]</w:t>
          </w:r>
        </w:sdtContent>
      </w:sdt>
      <w:r w:rsidRPr="00AA7633">
        <w:rPr>
          <w:rFonts w:ascii="Times New Roman" w:eastAsia="Times New Roman" w:hAnsi="Times New Roman" w:cs="David" w:hint="cs"/>
          <w:sz w:val="24"/>
          <w:szCs w:val="24"/>
          <w:rtl/>
          <w:lang w:eastAsia="he-IL"/>
        </w:rPr>
        <w:t xml:space="preserve"> / הפועל בשם חברת </w:t>
      </w:r>
      <w:r w:rsidRPr="00AA7633">
        <w:rPr>
          <w:rFonts w:ascii="Times New Roman" w:eastAsia="Times New Roman" w:hAnsi="Times New Roman" w:cs="David" w:hint="cs"/>
          <w:sz w:val="24"/>
          <w:szCs w:val="24"/>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582374609"/>
          <w:placeholder>
            <w:docPart w:val="6830AE0E268949828CA765A071571AF4"/>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Pr="00AA7633">
            <w:rPr>
              <w:color w:val="00B0F0"/>
              <w:rtl/>
            </w:rPr>
            <w:t>[שם ספק]</w:t>
          </w:r>
        </w:sdtContent>
      </w:sdt>
      <w:r w:rsidRPr="00AA7633">
        <w:rPr>
          <w:rFonts w:ascii="Times New Roman" w:eastAsia="Times New Roman" w:hAnsi="Times New Roman" w:cs="David" w:hint="cs"/>
          <w:bCs/>
          <w:sz w:val="24"/>
          <w:szCs w:val="24"/>
          <w:rtl/>
          <w:lang w:eastAsia="he-IL"/>
        </w:rPr>
        <w:t xml:space="preserve"> /</w:t>
      </w:r>
      <w:r w:rsidRPr="00AA7633">
        <w:rPr>
          <w:rFonts w:ascii="Times New Roman" w:eastAsia="Times New Roman" w:hAnsi="Times New Roman" w:cs="David" w:hint="cs"/>
          <w:sz w:val="24"/>
          <w:szCs w:val="24"/>
          <w:rtl/>
          <w:lang w:eastAsia="he-IL"/>
        </w:rPr>
        <w:t xml:space="preserve"> המספק שירותים לחברת </w:t>
      </w:r>
      <w:r w:rsidRPr="00AA7633">
        <w:rPr>
          <w:rFonts w:ascii="Times New Roman" w:eastAsia="Times New Roman" w:hAnsi="Times New Roman" w:cs="David"/>
          <w:color w:val="008000"/>
          <w:sz w:val="24"/>
          <w:szCs w:val="24"/>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637914054"/>
          <w:placeholder>
            <w:docPart w:val="2CB6E90BB37E40A49FD404E536A82CB5"/>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Pr="00AA7633">
            <w:rPr>
              <w:color w:val="00B0F0"/>
              <w:rtl/>
            </w:rPr>
            <w:t>[שם ספק]</w:t>
          </w:r>
        </w:sdtContent>
      </w:sdt>
      <w:r w:rsidRPr="00AA7633">
        <w:rPr>
          <w:rFonts w:ascii="Times New Roman" w:eastAsia="Times New Roman" w:hAnsi="Times New Roman" w:cs="David" w:hint="cs"/>
          <w:sz w:val="24"/>
          <w:szCs w:val="24"/>
          <w:rtl/>
          <w:lang w:eastAsia="he-IL"/>
        </w:rPr>
        <w:t xml:space="preserve"> *,מצהיר בזאת ומתחייב כלפיכם כדלקמן:</w:t>
      </w:r>
    </w:p>
    <w:p w14:paraId="01868290" w14:textId="77777777" w:rsidR="00AA7633" w:rsidRPr="00AA7633" w:rsidRDefault="00AA7633" w:rsidP="00AA7633">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204B846A" w14:textId="0B6AA128" w:rsidR="00AA7633" w:rsidRPr="00AA7633" w:rsidRDefault="00AA7633" w:rsidP="00AA7633">
      <w:pPr>
        <w:widowControl w:val="0"/>
        <w:numPr>
          <w:ilvl w:val="0"/>
          <w:numId w:val="6"/>
        </w:numPr>
        <w:tabs>
          <w:tab w:val="num" w:pos="515"/>
        </w:tabs>
        <w:spacing w:before="0" w:beforeAutospacing="0" w:after="0" w:afterAutospacing="0" w:line="360" w:lineRule="auto"/>
        <w:ind w:left="515" w:right="-993" w:hanging="515"/>
        <w:jc w:val="both"/>
        <w:rPr>
          <w:rFonts w:ascii="Times New Roman" w:eastAsia="Times New Roman" w:hAnsi="Times New Roman" w:cs="David"/>
          <w:sz w:val="24"/>
          <w:szCs w:val="24"/>
          <w:rtl/>
          <w:lang w:eastAsia="he-IL"/>
        </w:rPr>
      </w:pPr>
      <w:r w:rsidRPr="00AA7633">
        <w:rPr>
          <w:rFonts w:ascii="Times New Roman" w:eastAsia="Times New Roman" w:hAnsi="Times New Roman" w:cs="David" w:hint="cs"/>
          <w:sz w:val="24"/>
          <w:szCs w:val="24"/>
          <w:rtl/>
          <w:lang w:eastAsia="he-IL"/>
        </w:rPr>
        <w:t xml:space="preserve">אני מועסק על ידי </w:t>
      </w:r>
      <w:sdt>
        <w:sdtPr>
          <w:rPr>
            <w:rFonts w:ascii="Times New Roman" w:eastAsia="Times New Roman" w:hAnsi="Times New Roman" w:cs="David"/>
            <w:color w:val="008000"/>
            <w:sz w:val="24"/>
            <w:szCs w:val="24"/>
            <w:rtl/>
            <w:lang w:eastAsia="he-IL"/>
          </w:rPr>
          <w:alias w:val="שם ספק"/>
          <w:tag w:val="cntSupllierName"/>
          <w:id w:val="1282378856"/>
          <w:placeholder>
            <w:docPart w:val="83FAFB976E3A472488020B512B85AF4C"/>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Pr="00AA7633">
            <w:rPr>
              <w:color w:val="00B0F0"/>
              <w:rtl/>
            </w:rPr>
            <w:t>[שם ספק]</w:t>
          </w:r>
        </w:sdtContent>
      </w:sdt>
      <w:r w:rsidRPr="00AA7633">
        <w:rPr>
          <w:rFonts w:ascii="Times New Roman" w:eastAsia="Times New Roman" w:hAnsi="Times New Roman" w:cs="David" w:hint="cs"/>
          <w:sz w:val="24"/>
          <w:szCs w:val="24"/>
          <w:rtl/>
          <w:lang w:eastAsia="he-IL"/>
        </w:rPr>
        <w:t xml:space="preserve"> , המבצעת עבורכם תכנון </w:t>
      </w:r>
      <w:sdt>
        <w:sdtPr>
          <w:rPr>
            <w:rFonts w:ascii="Times New Roman" w:eastAsia="Times New Roman" w:hAnsi="Times New Roman" w:cs="David" w:hint="cs"/>
            <w:bCs/>
            <w:color w:val="00B0F0"/>
            <w:sz w:val="24"/>
            <w:szCs w:val="24"/>
            <w:rtl/>
            <w:lang w:eastAsia="he-IL"/>
          </w:rPr>
          <w:alias w:val="תבנית חוזה"/>
          <w:tag w:val="cntContractType"/>
          <w:id w:val="235442509"/>
          <w:placeholder>
            <w:docPart w:val="287C6FCC752F46EAAD6E53AFA2BDD0D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EndPr/>
        <w:sdtContent>
          <w:r>
            <w:rPr>
              <w:rFonts w:ascii="Times New Roman" w:eastAsia="Times New Roman" w:hAnsi="Times New Roman" w:cs="David" w:hint="cs"/>
              <w:bCs/>
              <w:color w:val="00B0F0"/>
              <w:sz w:val="24"/>
              <w:szCs w:val="24"/>
              <w:rtl/>
              <w:lang w:eastAsia="he-IL"/>
            </w:rPr>
            <w:t>חוזה מיגון ומיקלוט</w:t>
          </w:r>
        </w:sdtContent>
      </w:sdt>
      <w:r w:rsidRPr="00AA7633">
        <w:rPr>
          <w:rFonts w:ascii="Times New Roman" w:eastAsia="Times New Roman" w:hAnsi="Times New Roman" w:cs="David" w:hint="cs"/>
          <w:bCs/>
          <w:color w:val="008000"/>
          <w:sz w:val="24"/>
          <w:szCs w:val="24"/>
          <w:rtl/>
          <w:lang w:eastAsia="he-IL"/>
        </w:rPr>
        <w:t xml:space="preserve"> </w:t>
      </w:r>
      <w:r w:rsidRPr="00AA7633">
        <w:rPr>
          <w:rFonts w:ascii="Times New Roman" w:eastAsia="Times New Roman" w:hAnsi="Times New Roman" w:cs="David" w:hint="cs"/>
          <w:sz w:val="24"/>
          <w:szCs w:val="24"/>
          <w:rtl/>
          <w:lang w:eastAsia="he-IL"/>
        </w:rPr>
        <w:t xml:space="preserve">פרויקט  </w:t>
      </w:r>
      <w:sdt>
        <w:sdtPr>
          <w:rPr>
            <w:rFonts w:ascii="Times New Roman" w:eastAsia="Times New Roman" w:hAnsi="Times New Roman" w:cs="David" w:hint="cs"/>
            <w:bCs/>
            <w:color w:val="008000"/>
            <w:sz w:val="24"/>
            <w:szCs w:val="24"/>
            <w:rtl/>
            <w:lang w:eastAsia="he-IL"/>
          </w:rPr>
          <w:alias w:val="שם הפרויקט"/>
          <w:tag w:val="cntProjectName"/>
          <w:id w:val="2072999419"/>
          <w:placeholder>
            <w:docPart w:val="2E261690FF8140A384A939171E133CF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ins w:id="37" w:author="רינת הראל" w:date="2019-11-19T11:46:00Z">
            <w:r w:rsidR="006B7EBB">
              <w:rPr>
                <w:rFonts w:ascii="Times New Roman" w:eastAsia="Times New Roman" w:hAnsi="Times New Roman" w:cs="David" w:hint="cs"/>
                <w:bCs/>
                <w:color w:val="008000"/>
                <w:sz w:val="24"/>
                <w:szCs w:val="24"/>
                <w:rtl/>
                <w:lang w:eastAsia="he-IL"/>
              </w:rPr>
              <w:t>סמל צפון מגרש 123</w:t>
            </w:r>
          </w:ins>
        </w:sdtContent>
      </w:sdt>
      <w:r w:rsidRPr="00AA7633">
        <w:rPr>
          <w:rFonts w:ascii="Times New Roman" w:eastAsia="Times New Roman" w:hAnsi="Times New Roman" w:cs="David" w:hint="cs"/>
          <w:color w:val="008000"/>
          <w:sz w:val="24"/>
          <w:szCs w:val="24"/>
          <w:rtl/>
          <w:lang w:eastAsia="he-IL"/>
        </w:rPr>
        <w:t>.</w:t>
      </w:r>
    </w:p>
    <w:p w14:paraId="0C238F88" w14:textId="7B6271D0" w:rsidR="00AA7633" w:rsidRPr="00AA7633" w:rsidDel="009E50B7" w:rsidRDefault="00AA7633" w:rsidP="00AA7633">
      <w:pPr>
        <w:widowControl w:val="0"/>
        <w:spacing w:before="0" w:beforeAutospacing="0" w:after="0" w:afterAutospacing="0" w:line="360" w:lineRule="auto"/>
        <w:jc w:val="both"/>
        <w:rPr>
          <w:del w:id="38" w:author="רינת הראל" w:date="2019-11-13T17:00:00Z"/>
          <w:rFonts w:ascii="Times New Roman" w:eastAsia="Times New Roman" w:hAnsi="Times New Roman" w:cs="David"/>
          <w:sz w:val="24"/>
          <w:szCs w:val="24"/>
          <w:rtl/>
          <w:lang w:eastAsia="he-IL"/>
        </w:rPr>
      </w:pPr>
    </w:p>
    <w:p w14:paraId="4B461C26" w14:textId="77777777" w:rsidR="00AA7633" w:rsidRPr="00AA7633" w:rsidRDefault="00AA7633" w:rsidP="00AA7633">
      <w:pPr>
        <w:widowControl w:val="0"/>
        <w:numPr>
          <w:ilvl w:val="0"/>
          <w:numId w:val="6"/>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AA7633">
        <w:rPr>
          <w:rFonts w:ascii="Times New Roman" w:eastAsia="Times New Roman" w:hAnsi="Times New Roman" w:cs="David" w:hint="cs"/>
          <w:sz w:val="24"/>
          <w:szCs w:val="24"/>
          <w:rtl/>
          <w:lang w:eastAsia="he-IL"/>
        </w:rPr>
        <w:t xml:space="preserve">ידוע לי כי במהלך ביצוע עבודתי אצל </w:t>
      </w:r>
      <w:sdt>
        <w:sdtPr>
          <w:rPr>
            <w:rFonts w:ascii="Times New Roman" w:eastAsia="Times New Roman" w:hAnsi="Times New Roman" w:cs="David"/>
            <w:color w:val="008000"/>
            <w:sz w:val="24"/>
            <w:szCs w:val="24"/>
            <w:rtl/>
            <w:lang w:eastAsia="he-IL"/>
          </w:rPr>
          <w:alias w:val="שם ספק"/>
          <w:tag w:val="cntSupllierName"/>
          <w:id w:val="40961436"/>
          <w:placeholder>
            <w:docPart w:val="517FC91B9EE24B40867EC627572312DE"/>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Pr="00AA7633">
            <w:rPr>
              <w:color w:val="00B0F0"/>
              <w:rtl/>
            </w:rPr>
            <w:t>[שם ספק]</w:t>
          </w:r>
        </w:sdtContent>
      </w:sdt>
      <w:r w:rsidRPr="00AA7633">
        <w:rPr>
          <w:rFonts w:ascii="Times New Roman" w:eastAsia="Times New Roman" w:hAnsi="Times New Roman" w:cs="David" w:hint="cs"/>
          <w:bCs/>
          <w:color w:val="008000"/>
          <w:sz w:val="24"/>
          <w:szCs w:val="24"/>
          <w:rtl/>
          <w:lang w:eastAsia="he-IL"/>
        </w:rPr>
        <w:t xml:space="preserve"> </w:t>
      </w:r>
      <w:r w:rsidRPr="00AA7633">
        <w:rPr>
          <w:rFonts w:ascii="Times New Roman" w:eastAsia="Times New Roman" w:hAnsi="Times New Roman" w:cs="David" w:hint="cs"/>
          <w:sz w:val="24"/>
          <w:szCs w:val="24"/>
          <w:rtl/>
          <w:lang w:eastAsia="he-IL"/>
        </w:rPr>
        <w:t>עשוי להגיע לרשותי מידע חסוי כמוגדר להלן:</w:t>
      </w:r>
    </w:p>
    <w:p w14:paraId="5BB2C7CA" w14:textId="0034EC1E" w:rsidR="00AA7633" w:rsidRPr="00AA7633" w:rsidDel="009E50B7" w:rsidRDefault="00AA7633" w:rsidP="00AA7633">
      <w:pPr>
        <w:widowControl w:val="0"/>
        <w:tabs>
          <w:tab w:val="right" w:pos="2216"/>
        </w:tabs>
        <w:spacing w:before="0" w:beforeAutospacing="0" w:after="0" w:afterAutospacing="0" w:line="360" w:lineRule="auto"/>
        <w:jc w:val="both"/>
        <w:rPr>
          <w:del w:id="39" w:author="רינת הראל" w:date="2019-11-13T17:00:00Z"/>
          <w:rFonts w:ascii="Times New Roman" w:eastAsia="Times New Roman" w:hAnsi="Times New Roman" w:cs="David"/>
          <w:sz w:val="24"/>
          <w:szCs w:val="24"/>
          <w:rtl/>
          <w:lang w:eastAsia="he-IL"/>
        </w:rPr>
      </w:pPr>
    </w:p>
    <w:p w14:paraId="74A77AC7" w14:textId="77777777" w:rsidR="00AA7633" w:rsidRPr="00AA7633" w:rsidRDefault="00AA7633" w:rsidP="00AA7633">
      <w:pPr>
        <w:widowControl w:val="0"/>
        <w:tabs>
          <w:tab w:val="left" w:pos="515"/>
        </w:tabs>
        <w:spacing w:before="0" w:beforeAutospacing="0" w:after="0" w:afterAutospacing="0" w:line="360" w:lineRule="auto"/>
        <w:ind w:left="1790" w:hanging="1790"/>
        <w:jc w:val="both"/>
        <w:rPr>
          <w:rFonts w:ascii="Times New Roman" w:eastAsia="Times New Roman" w:hAnsi="Times New Roman" w:cs="David"/>
          <w:sz w:val="24"/>
          <w:szCs w:val="24"/>
          <w:rtl/>
          <w:lang w:eastAsia="he-IL"/>
        </w:rPr>
      </w:pPr>
      <w:r w:rsidRPr="00AA7633">
        <w:rPr>
          <w:rFonts w:ascii="Times New Roman" w:eastAsia="Times New Roman" w:hAnsi="Times New Roman" w:cs="David" w:hint="cs"/>
          <w:sz w:val="24"/>
          <w:szCs w:val="24"/>
          <w:rtl/>
          <w:lang w:eastAsia="he-IL"/>
        </w:rPr>
        <w:tab/>
        <w:t>"</w:t>
      </w:r>
      <w:r w:rsidRPr="00AA7633">
        <w:rPr>
          <w:rFonts w:ascii="Times New Roman" w:eastAsia="Times New Roman" w:hAnsi="Times New Roman" w:cs="David" w:hint="cs"/>
          <w:b/>
          <w:bCs/>
          <w:sz w:val="24"/>
          <w:szCs w:val="24"/>
          <w:rtl/>
          <w:lang w:eastAsia="he-IL"/>
        </w:rPr>
        <w:t>מידע חסוי</w:t>
      </w:r>
      <w:r w:rsidRPr="00AA7633">
        <w:rPr>
          <w:rFonts w:ascii="Times New Roman" w:eastAsia="Times New Roman" w:hAnsi="Times New Roman" w:cs="David" w:hint="cs"/>
          <w:sz w:val="24"/>
          <w:szCs w:val="24"/>
          <w:rtl/>
          <w:lang w:eastAsia="he-IL"/>
        </w:rPr>
        <w:t>"-</w:t>
      </w:r>
      <w:r w:rsidRPr="00AA7633">
        <w:rPr>
          <w:rFonts w:ascii="Times New Roman" w:eastAsia="Times New Roman" w:hAnsi="Times New Roman" w:cs="David" w:hint="cs"/>
          <w:sz w:val="24"/>
          <w:szCs w:val="24"/>
          <w:rtl/>
          <w:lang w:eastAsia="he-IL"/>
        </w:rPr>
        <w:tab/>
        <w:t xml:space="preserve">מידע בכתב, בצילום, בתעתיק, בעל-פה, בסרט מגנטי, בדיסקט מחשב, במחשב ו/או בכל כלי ו/או אמצעי אחר, אשר עשוי לאצור מידע, המתייחס במישרין או בעקיפין לחברתכם ו/או לפרויקט הנ"ל ו/או לשירותים הניתנים לכם ע"י  </w:t>
      </w:r>
      <w:sdt>
        <w:sdtPr>
          <w:rPr>
            <w:rFonts w:ascii="Times New Roman" w:eastAsia="Times New Roman" w:hAnsi="Times New Roman" w:cs="David"/>
            <w:color w:val="008000"/>
            <w:sz w:val="24"/>
            <w:szCs w:val="24"/>
            <w:rtl/>
            <w:lang w:eastAsia="he-IL"/>
          </w:rPr>
          <w:alias w:val="שם ספק"/>
          <w:tag w:val="cntSupllierName"/>
          <w:id w:val="845366929"/>
          <w:placeholder>
            <w:docPart w:val="FB099383A74844C3B3E4C70931AB7B48"/>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Pr="00AA7633">
            <w:rPr>
              <w:color w:val="00B0F0"/>
              <w:rtl/>
            </w:rPr>
            <w:t>[שם ספק]</w:t>
          </w:r>
        </w:sdtContent>
      </w:sdt>
      <w:r w:rsidRPr="00AA7633">
        <w:rPr>
          <w:rFonts w:ascii="Times New Roman" w:eastAsia="Times New Roman" w:hAnsi="Times New Roman" w:cs="David"/>
          <w:bCs/>
          <w:color w:val="008000"/>
          <w:sz w:val="24"/>
          <w:szCs w:val="24"/>
          <w:lang w:eastAsia="he-IL"/>
        </w:rPr>
        <w:t xml:space="preserve"> </w:t>
      </w:r>
      <w:r w:rsidRPr="00AA7633">
        <w:rPr>
          <w:rFonts w:ascii="Times New Roman" w:eastAsia="Times New Roman" w:hAnsi="Times New Roman" w:cs="David" w:hint="cs"/>
          <w:bCs/>
          <w:color w:val="008000"/>
          <w:sz w:val="24"/>
          <w:szCs w:val="24"/>
          <w:rtl/>
          <w:lang w:eastAsia="he-IL"/>
        </w:rPr>
        <w:t xml:space="preserve"> </w:t>
      </w:r>
      <w:r w:rsidRPr="00AA7633">
        <w:rPr>
          <w:rFonts w:ascii="Times New Roman" w:eastAsia="Times New Roman" w:hAnsi="Times New Roman" w:cs="David" w:hint="cs"/>
          <w:color w:val="008000"/>
          <w:sz w:val="24"/>
          <w:szCs w:val="24"/>
          <w:rtl/>
          <w:lang w:eastAsia="he-IL"/>
        </w:rPr>
        <w:t>.</w:t>
      </w:r>
    </w:p>
    <w:p w14:paraId="581E21CC" w14:textId="6FB78D2D" w:rsidR="00AA7633" w:rsidRPr="00AA7633" w:rsidDel="009E50B7" w:rsidRDefault="00AA7633" w:rsidP="00AA7633">
      <w:pPr>
        <w:widowControl w:val="0"/>
        <w:tabs>
          <w:tab w:val="right" w:pos="2216"/>
        </w:tabs>
        <w:spacing w:before="0" w:beforeAutospacing="0" w:after="0" w:afterAutospacing="0" w:line="360" w:lineRule="auto"/>
        <w:jc w:val="both"/>
        <w:rPr>
          <w:del w:id="40" w:author="רינת הראל" w:date="2019-11-13T17:01:00Z"/>
          <w:rFonts w:ascii="Times New Roman" w:eastAsia="Times New Roman" w:hAnsi="Times New Roman" w:cs="David"/>
          <w:sz w:val="24"/>
          <w:szCs w:val="24"/>
          <w:rtl/>
          <w:lang w:eastAsia="he-IL"/>
        </w:rPr>
      </w:pPr>
    </w:p>
    <w:p w14:paraId="1703728B" w14:textId="77777777" w:rsidR="00AA7633" w:rsidRPr="00AA7633" w:rsidRDefault="00AA7633" w:rsidP="00AA7633">
      <w:pPr>
        <w:widowControl w:val="0"/>
        <w:numPr>
          <w:ilvl w:val="0"/>
          <w:numId w:val="6"/>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AA7633">
        <w:rPr>
          <w:rFonts w:ascii="Times New Roman" w:eastAsia="Times New Roman" w:hAnsi="Times New Roman" w:cs="David" w:hint="cs"/>
          <w:sz w:val="24"/>
          <w:szCs w:val="24"/>
          <w:rtl/>
          <w:lang w:eastAsia="he-IL"/>
        </w:rPr>
        <w:t>אני מתחייב לשמור בסודיות מלאה כל מידע חסוי ולא למסרו או להעבירו לידי מי שלא הוסמך לכך בכתב על ידכם.</w:t>
      </w:r>
    </w:p>
    <w:p w14:paraId="7A4DF364" w14:textId="01FC9B57" w:rsidR="00AA7633" w:rsidRPr="00AA7633" w:rsidDel="009E50B7" w:rsidRDefault="00AA7633" w:rsidP="00AA7633">
      <w:pPr>
        <w:widowControl w:val="0"/>
        <w:spacing w:before="0" w:beforeAutospacing="0" w:after="0" w:afterAutospacing="0" w:line="360" w:lineRule="auto"/>
        <w:jc w:val="both"/>
        <w:rPr>
          <w:del w:id="41" w:author="רינת הראל" w:date="2019-11-13T17:01:00Z"/>
          <w:rFonts w:ascii="Times New Roman" w:eastAsia="Times New Roman" w:hAnsi="Times New Roman" w:cs="David"/>
          <w:sz w:val="24"/>
          <w:szCs w:val="24"/>
          <w:rtl/>
          <w:lang w:eastAsia="he-IL"/>
        </w:rPr>
      </w:pPr>
    </w:p>
    <w:p w14:paraId="1B7F4CAD" w14:textId="77777777" w:rsidR="00AA7633" w:rsidRPr="00AA7633" w:rsidRDefault="00AA7633" w:rsidP="00AA7633">
      <w:pPr>
        <w:widowControl w:val="0"/>
        <w:numPr>
          <w:ilvl w:val="0"/>
          <w:numId w:val="6"/>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AA7633">
        <w:rPr>
          <w:rFonts w:ascii="Times New Roman" w:eastAsia="Times New Roman" w:hAnsi="Times New Roman" w:cs="David" w:hint="cs"/>
          <w:sz w:val="24"/>
          <w:szCs w:val="24"/>
          <w:rtl/>
          <w:lang w:eastAsia="he-IL"/>
        </w:rPr>
        <w:t>אני מתחייב לנקוט בכל אמצעי הזהירות כדי למנוע אפשרות כי מידע חסוי יצא מרשותכם ו/או מרשותי ויגיע למי שלא הוסמך על ידכם בכתב.</w:t>
      </w:r>
    </w:p>
    <w:p w14:paraId="7DAD3A5F" w14:textId="21BB3F9E" w:rsidR="00AA7633" w:rsidRPr="00AA7633" w:rsidDel="009E50B7" w:rsidRDefault="00AA7633" w:rsidP="00AA7633">
      <w:pPr>
        <w:widowControl w:val="0"/>
        <w:spacing w:before="0" w:beforeAutospacing="0" w:after="0" w:afterAutospacing="0" w:line="360" w:lineRule="auto"/>
        <w:jc w:val="both"/>
        <w:rPr>
          <w:del w:id="42" w:author="רינת הראל" w:date="2019-11-13T17:01:00Z"/>
          <w:rFonts w:ascii="Times New Roman" w:eastAsia="Times New Roman" w:hAnsi="Times New Roman" w:cs="David"/>
          <w:sz w:val="24"/>
          <w:szCs w:val="24"/>
          <w:rtl/>
          <w:lang w:eastAsia="he-IL"/>
        </w:rPr>
      </w:pPr>
    </w:p>
    <w:p w14:paraId="79A5512F" w14:textId="77777777" w:rsidR="00AA7633" w:rsidRPr="00AA7633" w:rsidRDefault="00AA7633" w:rsidP="00AA7633">
      <w:pPr>
        <w:widowControl w:val="0"/>
        <w:numPr>
          <w:ilvl w:val="0"/>
          <w:numId w:val="6"/>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AA7633">
        <w:rPr>
          <w:rFonts w:ascii="Times New Roman" w:eastAsia="Times New Roman" w:hAnsi="Times New Roman" w:cs="David" w:hint="cs"/>
          <w:sz w:val="24"/>
          <w:szCs w:val="24"/>
          <w:rtl/>
          <w:lang w:eastAsia="he-IL"/>
        </w:rPr>
        <w:t>הנני מאשר כי התחייבויותיי הנ"ל תחולנה הן במהלך ביצוע הפרויקט והן לאחריו.</w:t>
      </w:r>
    </w:p>
    <w:p w14:paraId="56286FE2" w14:textId="1AD6B84B" w:rsidR="00AA7633" w:rsidRPr="00AA7633" w:rsidDel="009E50B7" w:rsidRDefault="00AA7633" w:rsidP="00AA7633">
      <w:pPr>
        <w:widowControl w:val="0"/>
        <w:spacing w:before="0" w:beforeAutospacing="0" w:after="0" w:afterAutospacing="0" w:line="360" w:lineRule="auto"/>
        <w:jc w:val="both"/>
        <w:rPr>
          <w:del w:id="43" w:author="רינת הראל" w:date="2019-11-13T17:00:00Z"/>
          <w:rFonts w:ascii="Times New Roman" w:eastAsia="Times New Roman" w:hAnsi="Times New Roman" w:cs="David"/>
          <w:sz w:val="24"/>
          <w:szCs w:val="24"/>
          <w:rtl/>
          <w:lang w:eastAsia="he-IL"/>
        </w:rPr>
      </w:pPr>
    </w:p>
    <w:p w14:paraId="68591C06" w14:textId="77777777" w:rsidR="00AA7633" w:rsidRPr="00AA7633" w:rsidRDefault="00AA7633" w:rsidP="00AA7633">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AA7633">
        <w:rPr>
          <w:rFonts w:ascii="Times New Roman" w:eastAsia="Times New Roman" w:hAnsi="Times New Roman" w:cs="David" w:hint="cs"/>
          <w:sz w:val="24"/>
          <w:szCs w:val="24"/>
          <w:rtl/>
          <w:lang w:eastAsia="he-IL"/>
        </w:rPr>
        <w:t>בכבוד רב,</w:t>
      </w:r>
    </w:p>
    <w:p w14:paraId="3D94F3BD" w14:textId="77777777" w:rsidR="00AA7633" w:rsidRPr="00AA7633" w:rsidRDefault="00AA7633" w:rsidP="00AA7633">
      <w:pPr>
        <w:widowControl w:val="0"/>
        <w:spacing w:before="0" w:beforeAutospacing="0" w:after="0" w:afterAutospacing="0" w:line="360" w:lineRule="auto"/>
        <w:ind w:left="5040"/>
        <w:jc w:val="both"/>
        <w:rPr>
          <w:rFonts w:ascii="Times New Roman" w:eastAsia="Times New Roman" w:hAnsi="Times New Roman" w:cs="David"/>
          <w:sz w:val="24"/>
          <w:szCs w:val="24"/>
          <w:rtl/>
          <w:lang w:eastAsia="he-IL"/>
        </w:rPr>
      </w:pPr>
    </w:p>
    <w:p w14:paraId="1657602C" w14:textId="77777777" w:rsidR="00AA7633" w:rsidRPr="00AA7633" w:rsidRDefault="00AA7633" w:rsidP="00AA7633">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AA7633">
        <w:rPr>
          <w:rFonts w:ascii="Times New Roman" w:eastAsia="Times New Roman" w:hAnsi="Times New Roman" w:cs="David" w:hint="cs"/>
          <w:sz w:val="24"/>
          <w:szCs w:val="24"/>
          <w:rtl/>
          <w:lang w:eastAsia="he-IL"/>
        </w:rPr>
        <w:t xml:space="preserve">_______________________ </w:t>
      </w:r>
    </w:p>
    <w:p w14:paraId="3111288A" w14:textId="77777777" w:rsidR="00AA7633" w:rsidRPr="00AA7633" w:rsidRDefault="00AA7633" w:rsidP="002910A0">
      <w:pPr>
        <w:widowControl w:val="0"/>
        <w:spacing w:before="0" w:beforeAutospacing="0" w:after="0" w:afterAutospacing="0" w:line="240" w:lineRule="auto"/>
        <w:ind w:left="4435" w:hanging="71"/>
        <w:rPr>
          <w:rFonts w:ascii="Times New Roman" w:eastAsia="Times New Roman" w:hAnsi="Times New Roman" w:cs="David"/>
          <w:color w:val="00B0F0"/>
          <w:sz w:val="24"/>
          <w:szCs w:val="24"/>
          <w:rtl/>
          <w:lang w:eastAsia="he-IL"/>
        </w:rPr>
      </w:pPr>
      <w:r w:rsidRPr="00AA7633">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1492523285"/>
          <w:placeholder>
            <w:docPart w:val="1A04D5113DED46D2B7BF839BB6CB848B"/>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002910A0" w:rsidRPr="00AA7633">
            <w:rPr>
              <w:color w:val="00B0F0"/>
              <w:rtl/>
            </w:rPr>
            <w:t>[שם ספק]</w:t>
          </w:r>
        </w:sdtContent>
      </w:sdt>
    </w:p>
    <w:p w14:paraId="7A4D0494" w14:textId="77777777" w:rsidR="00AA7633" w:rsidRPr="00AA7633" w:rsidRDefault="00AA7633" w:rsidP="00AA7633">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p>
    <w:p w14:paraId="77B5A8C9" w14:textId="77777777" w:rsidR="00AA7633" w:rsidRPr="00AA7633" w:rsidRDefault="00AA7633" w:rsidP="00AA7633">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AA7633">
        <w:rPr>
          <w:rFonts w:ascii="Times New Roman" w:eastAsia="Times New Roman" w:hAnsi="Times New Roman" w:cs="David" w:hint="cs"/>
          <w:sz w:val="24"/>
          <w:szCs w:val="24"/>
          <w:rtl/>
          <w:lang w:eastAsia="he-IL"/>
        </w:rPr>
        <w:t>שם:____________</w:t>
      </w:r>
    </w:p>
    <w:p w14:paraId="0F190D26" w14:textId="77777777" w:rsidR="00AA7633" w:rsidRPr="00AA7633" w:rsidRDefault="00AA7633" w:rsidP="00AA7633">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AA7633">
        <w:rPr>
          <w:rFonts w:ascii="Times New Roman" w:eastAsia="Times New Roman" w:hAnsi="Times New Roman" w:cs="David" w:hint="cs"/>
          <w:sz w:val="24"/>
          <w:szCs w:val="24"/>
          <w:rtl/>
          <w:lang w:eastAsia="he-IL"/>
        </w:rPr>
        <w:t>ת.ז:____________</w:t>
      </w:r>
    </w:p>
    <w:p w14:paraId="4F1A3475" w14:textId="77777777" w:rsidR="00AA7633" w:rsidRPr="00AA7633" w:rsidRDefault="00AA7633" w:rsidP="00AA7633">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AA7633">
        <w:rPr>
          <w:rFonts w:ascii="Times New Roman" w:eastAsia="Times New Roman" w:hAnsi="Times New Roman" w:cs="David" w:hint="cs"/>
          <w:sz w:val="24"/>
          <w:szCs w:val="24"/>
          <w:rtl/>
          <w:lang w:eastAsia="he-IL"/>
        </w:rPr>
        <w:t>כתובת:__________</w:t>
      </w:r>
    </w:p>
    <w:p w14:paraId="3B5B5B8C" w14:textId="77777777" w:rsidR="00AA7633" w:rsidRPr="00AA7633" w:rsidRDefault="00AA7633" w:rsidP="00AA7633">
      <w:pPr>
        <w:widowControl w:val="0"/>
        <w:spacing w:before="0" w:beforeAutospacing="0" w:after="0" w:afterAutospacing="0" w:line="240" w:lineRule="auto"/>
        <w:ind w:left="1151" w:hanging="1151"/>
        <w:jc w:val="both"/>
        <w:rPr>
          <w:rFonts w:ascii="Times New Roman" w:eastAsia="Times New Roman" w:hAnsi="Times New Roman" w:cs="David"/>
          <w:bCs/>
          <w:sz w:val="24"/>
          <w:szCs w:val="24"/>
          <w:u w:val="single"/>
          <w:rtl/>
          <w:lang w:eastAsia="he-IL"/>
        </w:rPr>
      </w:pPr>
      <w:r w:rsidRPr="00AA7633">
        <w:rPr>
          <w:rFonts w:ascii="Times New Roman" w:eastAsia="Times New Roman" w:hAnsi="Times New Roman" w:cs="David" w:hint="cs"/>
          <w:sz w:val="24"/>
          <w:szCs w:val="24"/>
          <w:highlight w:val="yellow"/>
          <w:rtl/>
          <w:lang w:eastAsia="he-IL"/>
        </w:rPr>
        <w:t>*מחק את המיותר</w:t>
      </w:r>
    </w:p>
    <w:p w14:paraId="3AD3EB0B" w14:textId="77777777" w:rsidR="00AA7633" w:rsidRPr="00AA7633" w:rsidRDefault="00AA7633" w:rsidP="00AA7633">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6EECCF06" w14:textId="77777777" w:rsidR="00AA7633" w:rsidRDefault="00AA7633" w:rsidP="00AA7633">
      <w:pPr>
        <w:widowControl w:val="0"/>
        <w:spacing w:before="120" w:beforeAutospacing="0" w:after="60" w:afterAutospacing="0" w:line="240" w:lineRule="auto"/>
        <w:rPr>
          <w:ins w:id="44" w:author="רינת הראל" w:date="2019-11-13T17:01:00Z"/>
          <w:rFonts w:ascii="Times New Roman" w:eastAsia="Times New Roman" w:hAnsi="Times New Roman" w:cs="David"/>
          <w:sz w:val="24"/>
          <w:szCs w:val="24"/>
          <w:rtl/>
          <w:lang w:eastAsia="he-IL"/>
        </w:rPr>
      </w:pPr>
    </w:p>
    <w:p w14:paraId="25D4ED33" w14:textId="77777777" w:rsidR="009E50B7" w:rsidRPr="00AA7633" w:rsidRDefault="009E50B7" w:rsidP="00AA7633">
      <w:pPr>
        <w:widowControl w:val="0"/>
        <w:spacing w:before="120" w:beforeAutospacing="0" w:after="60" w:afterAutospacing="0" w:line="240" w:lineRule="auto"/>
        <w:rPr>
          <w:rFonts w:ascii="Times New Roman" w:eastAsia="Times New Roman" w:hAnsi="Times New Roman" w:cs="David"/>
          <w:sz w:val="24"/>
          <w:szCs w:val="24"/>
          <w:rtl/>
          <w:lang w:eastAsia="he-IL"/>
        </w:rPr>
      </w:pPr>
    </w:p>
    <w:p w14:paraId="0DCF04B5" w14:textId="77777777" w:rsidR="00AA7633" w:rsidRPr="00AA7633" w:rsidRDefault="00AA7633" w:rsidP="00AA7633">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r w:rsidRPr="00AA7633">
        <w:rPr>
          <w:rFonts w:ascii="Times New Roman" w:eastAsia="Times New Roman" w:hAnsi="Times New Roman" w:cs="David" w:hint="cs"/>
          <w:bCs/>
          <w:sz w:val="20"/>
          <w:szCs w:val="24"/>
          <w:u w:val="single"/>
          <w:rtl/>
          <w:lang w:eastAsia="he-IL"/>
        </w:rPr>
        <w:t>נספח "ז"</w:t>
      </w:r>
    </w:p>
    <w:p w14:paraId="59F43A0A" w14:textId="77777777" w:rsidR="00AA7633" w:rsidRPr="00AA7633" w:rsidRDefault="00AA7633" w:rsidP="00AA7633">
      <w:pPr>
        <w:widowControl w:val="0"/>
        <w:spacing w:before="240" w:beforeAutospacing="0" w:after="60" w:afterAutospacing="0" w:line="240" w:lineRule="auto"/>
        <w:jc w:val="center"/>
        <w:outlineLvl w:val="4"/>
        <w:rPr>
          <w:rFonts w:ascii="Times New Roman" w:eastAsia="Times New Roman" w:hAnsi="Times New Roman" w:cs="David"/>
          <w:b/>
          <w:bCs/>
          <w:sz w:val="24"/>
          <w:szCs w:val="24"/>
          <w:u w:val="single"/>
          <w:rtl/>
          <w:lang w:eastAsia="he-IL"/>
        </w:rPr>
      </w:pPr>
      <w:r w:rsidRPr="00AA7633">
        <w:rPr>
          <w:rFonts w:ascii="Times New Roman" w:eastAsia="Times New Roman" w:hAnsi="Times New Roman" w:cs="David" w:hint="cs"/>
          <w:b/>
          <w:bCs/>
          <w:sz w:val="24"/>
          <w:szCs w:val="24"/>
          <w:u w:val="single"/>
          <w:rtl/>
          <w:lang w:eastAsia="he-IL"/>
        </w:rPr>
        <w:t>אישור עריכת ביטוח</w:t>
      </w:r>
    </w:p>
    <w:p w14:paraId="09638ADF" w14:textId="77777777" w:rsidR="00AA7633" w:rsidRPr="00AA7633" w:rsidRDefault="00AA7633" w:rsidP="00AA7633">
      <w:pPr>
        <w:widowControl w:val="0"/>
        <w:spacing w:before="0" w:beforeAutospacing="0" w:after="0" w:afterAutospacing="0" w:line="240" w:lineRule="auto"/>
        <w:rPr>
          <w:rFonts w:ascii="Times New Roman" w:eastAsia="Times New Roman" w:hAnsi="Times New Roman" w:cs="David"/>
          <w:sz w:val="24"/>
          <w:szCs w:val="24"/>
          <w:rtl/>
          <w:lang w:eastAsia="he-IL"/>
        </w:rPr>
      </w:pPr>
    </w:p>
    <w:p w14:paraId="4AD33C71" w14:textId="77777777" w:rsidR="00AA7633" w:rsidRPr="00AA7633" w:rsidRDefault="00AA7633" w:rsidP="00AA7633">
      <w:pPr>
        <w:widowControl w:val="0"/>
        <w:spacing w:before="0" w:beforeAutospacing="0" w:after="0" w:afterAutospacing="0" w:line="240" w:lineRule="auto"/>
        <w:jc w:val="right"/>
        <w:rPr>
          <w:rFonts w:ascii="Times New Roman" w:eastAsia="Times New Roman" w:hAnsi="Times New Roman" w:cs="David"/>
          <w:sz w:val="24"/>
          <w:szCs w:val="24"/>
          <w:rtl/>
          <w:lang w:eastAsia="he-IL"/>
        </w:rPr>
      </w:pPr>
      <w:r w:rsidRPr="00AA7633">
        <w:rPr>
          <w:rFonts w:ascii="Times New Roman" w:eastAsia="Times New Roman" w:hAnsi="Times New Roman" w:cs="David" w:hint="eastAsia"/>
          <w:sz w:val="24"/>
          <w:szCs w:val="24"/>
          <w:rtl/>
          <w:lang w:eastAsia="he-IL"/>
        </w:rPr>
        <w:t>תאריך</w:t>
      </w:r>
      <w:r w:rsidRPr="00AA7633">
        <w:rPr>
          <w:rFonts w:ascii="Times New Roman" w:eastAsia="Times New Roman" w:hAnsi="Times New Roman" w:cs="David"/>
          <w:sz w:val="24"/>
          <w:szCs w:val="24"/>
          <w:rtl/>
          <w:lang w:eastAsia="he-IL"/>
        </w:rPr>
        <w:t>: ________________</w:t>
      </w:r>
    </w:p>
    <w:p w14:paraId="24C29411" w14:textId="77777777" w:rsidR="00AA7633" w:rsidRPr="00AA7633" w:rsidRDefault="00AA7633" w:rsidP="00AA7633">
      <w:pPr>
        <w:widowControl w:val="0"/>
        <w:spacing w:before="0" w:beforeAutospacing="0" w:after="0" w:afterAutospacing="0" w:line="240" w:lineRule="auto"/>
        <w:rPr>
          <w:rFonts w:ascii="Times New Roman" w:eastAsia="Times New Roman" w:hAnsi="Times New Roman" w:cs="David"/>
          <w:sz w:val="24"/>
          <w:szCs w:val="24"/>
          <w:rtl/>
          <w:lang w:eastAsia="he-IL"/>
        </w:rPr>
      </w:pPr>
      <w:r w:rsidRPr="00AA7633">
        <w:rPr>
          <w:rFonts w:ascii="Times New Roman" w:eastAsia="Times New Roman" w:hAnsi="Times New Roman" w:cs="David" w:hint="eastAsia"/>
          <w:sz w:val="24"/>
          <w:szCs w:val="24"/>
          <w:rtl/>
          <w:lang w:eastAsia="he-IL"/>
        </w:rPr>
        <w:t>לכבוד</w:t>
      </w:r>
    </w:p>
    <w:sdt>
      <w:sdtPr>
        <w:rPr>
          <w:rFonts w:ascii="Times New Roman" w:eastAsia="Times New Roman" w:hAnsi="Times New Roman" w:cs="David" w:hint="cs"/>
          <w:sz w:val="24"/>
          <w:szCs w:val="24"/>
          <w:u w:val="single"/>
          <w:rtl/>
          <w:lang w:eastAsia="he-IL"/>
        </w:rPr>
        <w:alias w:val="צד א בחוזה"/>
        <w:tag w:val="cntTzadA"/>
        <w:id w:val="-1564100711"/>
        <w:placeholder>
          <w:docPart w:val="FAA6809F7A6B4AE69C3CF89062A47873"/>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rPr>
          <w:rFonts w:hint="default"/>
        </w:rPr>
      </w:sdtEndPr>
      <w:sdtContent>
        <w:p w14:paraId="57B721EC" w14:textId="014A4707" w:rsidR="00AA7633" w:rsidRPr="00AA7633" w:rsidRDefault="009E50B7" w:rsidP="00AA7633">
          <w:pPr>
            <w:widowControl w:val="0"/>
            <w:spacing w:before="0" w:beforeAutospacing="0" w:after="0" w:afterAutospacing="0" w:line="240" w:lineRule="auto"/>
            <w:rPr>
              <w:rFonts w:ascii="Times New Roman" w:eastAsia="Times New Roman" w:hAnsi="Times New Roman" w:cs="David"/>
              <w:sz w:val="24"/>
              <w:szCs w:val="24"/>
              <w:u w:val="single"/>
              <w:rtl/>
              <w:lang w:eastAsia="he-IL"/>
            </w:rPr>
          </w:pPr>
          <w:ins w:id="45" w:author="רינת הראל" w:date="2019-11-13T16:59:00Z">
            <w:r>
              <w:rPr>
                <w:rFonts w:ascii="Times New Roman" w:eastAsia="Times New Roman" w:hAnsi="Times New Roman" w:cs="David" w:hint="cs"/>
                <w:sz w:val="24"/>
                <w:szCs w:val="24"/>
                <w:u w:val="single"/>
                <w:rtl/>
                <w:lang w:eastAsia="he-IL"/>
              </w:rPr>
              <w:br/>
              <w:t>אפריקה ישראל מגורים בע"מ</w:t>
            </w:r>
            <w:r>
              <w:rPr>
                <w:rFonts w:ascii="Times New Roman" w:eastAsia="Times New Roman" w:hAnsi="Times New Roman" w:cs="David" w:hint="cs"/>
                <w:sz w:val="24"/>
                <w:szCs w:val="24"/>
                <w:u w:val="single"/>
                <w:rtl/>
                <w:lang w:eastAsia="he-IL"/>
              </w:rPr>
              <w:br/>
              <w:t>יוני נתניהו 1 ג' אור יהודה</w:t>
            </w:r>
            <w:r>
              <w:rPr>
                <w:rFonts w:ascii="Times New Roman" w:eastAsia="Times New Roman" w:hAnsi="Times New Roman" w:cs="David" w:hint="cs"/>
                <w:sz w:val="24"/>
                <w:szCs w:val="24"/>
                <w:u w:val="single"/>
                <w:rtl/>
                <w:lang w:eastAsia="he-IL"/>
              </w:rPr>
              <w:br/>
              <w:t>מ.ז 52-003476-0</w:t>
            </w:r>
            <w:r>
              <w:rPr>
                <w:rFonts w:ascii="Times New Roman" w:eastAsia="Times New Roman" w:hAnsi="Times New Roman" w:cs="David" w:hint="cs"/>
                <w:sz w:val="24"/>
                <w:szCs w:val="24"/>
                <w:u w:val="single"/>
                <w:rtl/>
                <w:lang w:eastAsia="he-IL"/>
              </w:rPr>
              <w:br/>
              <w:t>מגדלי סומייל בע"מ</w:t>
            </w:r>
            <w:r>
              <w:rPr>
                <w:rFonts w:ascii="Times New Roman" w:eastAsia="Times New Roman" w:hAnsi="Times New Roman" w:cs="David" w:hint="cs"/>
                <w:sz w:val="24"/>
                <w:szCs w:val="24"/>
                <w:u w:val="single"/>
                <w:rtl/>
                <w:lang w:eastAsia="he-IL"/>
              </w:rPr>
              <w:br/>
              <w:t>51-273707-3</w:t>
            </w:r>
            <w:r>
              <w:rPr>
                <w:rFonts w:ascii="Times New Roman" w:eastAsia="Times New Roman" w:hAnsi="Times New Roman" w:cs="David" w:hint="cs"/>
                <w:sz w:val="24"/>
                <w:szCs w:val="24"/>
                <w:u w:val="single"/>
                <w:rtl/>
                <w:lang w:eastAsia="he-IL"/>
              </w:rPr>
              <w:br/>
              <w:t>אפרירם בע"מ</w:t>
            </w:r>
            <w:r>
              <w:rPr>
                <w:rFonts w:ascii="Times New Roman" w:eastAsia="Times New Roman" w:hAnsi="Times New Roman" w:cs="David" w:hint="cs"/>
                <w:sz w:val="24"/>
                <w:szCs w:val="24"/>
                <w:u w:val="single"/>
                <w:rtl/>
                <w:lang w:eastAsia="he-IL"/>
              </w:rPr>
              <w:br/>
              <w:t>51-256212-5</w:t>
            </w:r>
            <w:r>
              <w:rPr>
                <w:rFonts w:ascii="Times New Roman" w:eastAsia="Times New Roman" w:hAnsi="Times New Roman" w:cs="David" w:hint="cs"/>
                <w:sz w:val="24"/>
                <w:szCs w:val="24"/>
                <w:u w:val="single"/>
                <w:rtl/>
                <w:lang w:eastAsia="he-IL"/>
              </w:rPr>
              <w:br/>
            </w:r>
          </w:ins>
        </w:p>
      </w:sdtContent>
    </w:sdt>
    <w:p w14:paraId="279D3B18" w14:textId="77777777" w:rsidR="00AA7633" w:rsidRPr="00AA7633" w:rsidRDefault="00AA7633" w:rsidP="00AA7633">
      <w:pPr>
        <w:keepNext/>
        <w:widowControl w:val="0"/>
        <w:spacing w:before="240" w:beforeAutospacing="0" w:after="60" w:afterAutospacing="0" w:line="240" w:lineRule="auto"/>
        <w:outlineLvl w:val="3"/>
        <w:rPr>
          <w:rFonts w:ascii="Calibri" w:eastAsia="Times New Roman" w:hAnsi="Calibri" w:cs="David"/>
          <w:sz w:val="24"/>
          <w:szCs w:val="24"/>
          <w:rtl/>
          <w:lang w:eastAsia="he-IL"/>
        </w:rPr>
      </w:pPr>
      <w:r w:rsidRPr="00AA7633">
        <w:rPr>
          <w:rFonts w:ascii="Calibri" w:eastAsia="Times New Roman" w:hAnsi="Calibri" w:cs="David"/>
          <w:sz w:val="24"/>
          <w:szCs w:val="24"/>
          <w:rtl/>
          <w:lang w:eastAsia="he-IL"/>
        </w:rPr>
        <w:t xml:space="preserve">(להלן: </w:t>
      </w:r>
      <w:r w:rsidRPr="00AA7633">
        <w:rPr>
          <w:rFonts w:ascii="Calibri" w:eastAsia="Times New Roman" w:hAnsi="Calibri" w:cs="David"/>
          <w:b/>
          <w:bCs/>
          <w:sz w:val="24"/>
          <w:szCs w:val="24"/>
          <w:rtl/>
          <w:lang w:eastAsia="he-IL"/>
        </w:rPr>
        <w:t>"</w:t>
      </w:r>
      <w:r w:rsidRPr="00AA7633">
        <w:rPr>
          <w:rFonts w:ascii="Calibri" w:eastAsia="Times New Roman" w:hAnsi="Calibri" w:cs="David" w:hint="cs"/>
          <w:b/>
          <w:bCs/>
          <w:sz w:val="24"/>
          <w:szCs w:val="24"/>
          <w:rtl/>
          <w:lang w:eastAsia="he-IL"/>
        </w:rPr>
        <w:t>החברה</w:t>
      </w:r>
      <w:r w:rsidRPr="00AA7633">
        <w:rPr>
          <w:rFonts w:ascii="Calibri" w:eastAsia="Times New Roman" w:hAnsi="Calibri" w:cs="David"/>
          <w:b/>
          <w:bCs/>
          <w:sz w:val="24"/>
          <w:szCs w:val="24"/>
          <w:rtl/>
          <w:lang w:eastAsia="he-IL"/>
        </w:rPr>
        <w:t>"</w:t>
      </w:r>
      <w:r w:rsidRPr="00AA7633">
        <w:rPr>
          <w:rFonts w:ascii="Calibri" w:eastAsia="Times New Roman" w:hAnsi="Calibri" w:cs="David"/>
          <w:sz w:val="24"/>
          <w:szCs w:val="24"/>
          <w:rtl/>
          <w:lang w:eastAsia="he-IL"/>
        </w:rPr>
        <w:t>)</w:t>
      </w:r>
    </w:p>
    <w:p w14:paraId="55F0D1D2" w14:textId="77777777" w:rsidR="00AA7633" w:rsidRPr="00AA7633" w:rsidRDefault="00AA7633" w:rsidP="00AA7633">
      <w:pPr>
        <w:widowControl w:val="0"/>
        <w:spacing w:before="0" w:beforeAutospacing="0" w:after="0" w:afterAutospacing="0" w:line="240" w:lineRule="auto"/>
        <w:rPr>
          <w:rFonts w:ascii="Times New Roman" w:eastAsia="Times New Roman" w:hAnsi="Times New Roman" w:cs="David"/>
          <w:sz w:val="24"/>
          <w:szCs w:val="24"/>
          <w:rtl/>
          <w:lang w:eastAsia="he-IL"/>
        </w:rPr>
      </w:pPr>
    </w:p>
    <w:p w14:paraId="12AE57C8" w14:textId="77777777" w:rsidR="00AA7633" w:rsidRPr="00AA7633" w:rsidRDefault="00AA7633" w:rsidP="00AA7633">
      <w:pPr>
        <w:widowControl w:val="0"/>
        <w:spacing w:before="0" w:beforeAutospacing="0" w:after="0" w:afterAutospacing="0" w:line="240" w:lineRule="auto"/>
        <w:rPr>
          <w:rFonts w:ascii="Times New Roman" w:eastAsia="Times New Roman" w:hAnsi="Times New Roman" w:cs="David"/>
          <w:sz w:val="24"/>
          <w:szCs w:val="24"/>
          <w:rtl/>
          <w:lang w:eastAsia="he-IL"/>
        </w:rPr>
      </w:pPr>
      <w:r w:rsidRPr="00AA7633">
        <w:rPr>
          <w:rFonts w:ascii="Times New Roman" w:eastAsia="Times New Roman" w:hAnsi="Times New Roman" w:cs="David" w:hint="eastAsia"/>
          <w:sz w:val="24"/>
          <w:szCs w:val="24"/>
          <w:rtl/>
          <w:lang w:eastAsia="he-IL"/>
        </w:rPr>
        <w:t>א</w:t>
      </w:r>
      <w:r w:rsidRPr="00AA7633">
        <w:rPr>
          <w:rFonts w:ascii="Times New Roman" w:eastAsia="Times New Roman" w:hAnsi="Times New Roman" w:cs="David"/>
          <w:sz w:val="24"/>
          <w:szCs w:val="24"/>
          <w:rtl/>
          <w:lang w:eastAsia="he-IL"/>
        </w:rPr>
        <w:t>.ג.נ.,</w:t>
      </w:r>
    </w:p>
    <w:p w14:paraId="456A5C1D" w14:textId="77777777" w:rsidR="00AA7633" w:rsidRPr="00AA7633" w:rsidRDefault="00AA7633" w:rsidP="00AA7633">
      <w:pPr>
        <w:widowControl w:val="0"/>
        <w:spacing w:before="0" w:beforeAutospacing="0" w:after="0" w:afterAutospacing="0" w:line="240" w:lineRule="auto"/>
        <w:ind w:left="720"/>
        <w:rPr>
          <w:rFonts w:ascii="Times New Roman" w:eastAsia="Times New Roman" w:hAnsi="Times New Roman" w:cs="David"/>
          <w:sz w:val="24"/>
          <w:szCs w:val="24"/>
          <w:rtl/>
          <w:lang w:eastAsia="he-IL"/>
        </w:rPr>
      </w:pPr>
    </w:p>
    <w:p w14:paraId="1C5C90D1" w14:textId="77777777" w:rsidR="00AA7633" w:rsidRPr="00AA7633" w:rsidRDefault="00AA7633" w:rsidP="002910A0">
      <w:pPr>
        <w:widowControl w:val="0"/>
        <w:spacing w:before="0" w:beforeAutospacing="0" w:after="0" w:afterAutospacing="0" w:line="240" w:lineRule="auto"/>
        <w:ind w:left="720"/>
        <w:rPr>
          <w:rFonts w:ascii="Times New Roman" w:eastAsia="Times New Roman" w:hAnsi="Times New Roman" w:cs="David"/>
          <w:sz w:val="24"/>
          <w:szCs w:val="24"/>
          <w:rtl/>
          <w:lang w:eastAsia="he-IL"/>
        </w:rPr>
      </w:pPr>
      <w:r w:rsidRPr="00AA7633">
        <w:rPr>
          <w:rFonts w:ascii="Times New Roman" w:eastAsia="Times New Roman" w:hAnsi="Times New Roman" w:cs="David" w:hint="eastAsia"/>
          <w:sz w:val="24"/>
          <w:szCs w:val="24"/>
          <w:rtl/>
          <w:lang w:eastAsia="he-IL"/>
        </w:rPr>
        <w:t>הנדון</w:t>
      </w:r>
      <w:r w:rsidRPr="00AA7633">
        <w:rPr>
          <w:rFonts w:ascii="Times New Roman" w:eastAsia="Times New Roman" w:hAnsi="Times New Roman" w:cs="David"/>
          <w:sz w:val="24"/>
          <w:szCs w:val="24"/>
          <w:rtl/>
          <w:lang w:eastAsia="he-IL"/>
        </w:rPr>
        <w:t>:</w:t>
      </w:r>
      <w:r w:rsidRPr="00AA7633">
        <w:rPr>
          <w:rFonts w:ascii="Times New Roman" w:eastAsia="Times New Roman" w:hAnsi="Times New Roman" w:cs="David"/>
          <w:sz w:val="24"/>
          <w:szCs w:val="24"/>
          <w:rtl/>
          <w:lang w:eastAsia="he-IL"/>
        </w:rPr>
        <w:tab/>
      </w:r>
      <w:r w:rsidRPr="00AA7633">
        <w:rPr>
          <w:rFonts w:ascii="Times New Roman" w:eastAsia="Times New Roman" w:hAnsi="Times New Roman" w:cs="David" w:hint="eastAsia"/>
          <w:sz w:val="24"/>
          <w:szCs w:val="24"/>
          <w:rtl/>
          <w:lang w:eastAsia="he-IL"/>
        </w:rPr>
        <w:t>מבוטחנו</w:t>
      </w:r>
      <w:r w:rsidRPr="00AA7633">
        <w:rPr>
          <w:rFonts w:ascii="Times New Roman" w:eastAsia="Times New Roman" w:hAnsi="Times New Roman" w:cs="David"/>
          <w:sz w:val="24"/>
          <w:szCs w:val="24"/>
          <w:rtl/>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1814639050"/>
          <w:placeholder>
            <w:docPart w:val="55009917B4AB4E07ADF985C5E05DEBF2"/>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002910A0" w:rsidRPr="00AA7633">
            <w:rPr>
              <w:color w:val="00B0F0"/>
              <w:rtl/>
            </w:rPr>
            <w:t>[שם ספק]</w:t>
          </w:r>
        </w:sdtContent>
      </w:sdt>
      <w:r w:rsidR="002910A0" w:rsidRPr="00AA7633">
        <w:rPr>
          <w:rFonts w:ascii="Times New Roman" w:eastAsia="Times New Roman" w:hAnsi="Times New Roman" w:cs="David"/>
          <w:sz w:val="24"/>
          <w:szCs w:val="24"/>
          <w:rtl/>
          <w:lang w:eastAsia="he-IL"/>
        </w:rPr>
        <w:t xml:space="preserve"> </w:t>
      </w:r>
      <w:r w:rsidRPr="00AA7633">
        <w:rPr>
          <w:rFonts w:ascii="Times New Roman" w:eastAsia="Times New Roman" w:hAnsi="Times New Roman" w:cs="David"/>
          <w:sz w:val="24"/>
          <w:szCs w:val="24"/>
          <w:rtl/>
          <w:lang w:eastAsia="he-IL"/>
        </w:rPr>
        <w:t xml:space="preserve">(להלן: </w:t>
      </w:r>
      <w:r w:rsidRPr="00AA7633">
        <w:rPr>
          <w:rFonts w:ascii="Times New Roman" w:eastAsia="Times New Roman" w:hAnsi="Times New Roman" w:cs="David"/>
          <w:b/>
          <w:bCs/>
          <w:sz w:val="24"/>
          <w:szCs w:val="24"/>
          <w:rtl/>
          <w:lang w:eastAsia="he-IL"/>
        </w:rPr>
        <w:t>"</w:t>
      </w:r>
      <w:r w:rsidRPr="00AA7633">
        <w:rPr>
          <w:rFonts w:ascii="Times New Roman" w:eastAsia="Times New Roman" w:hAnsi="Times New Roman" w:cs="David" w:hint="eastAsia"/>
          <w:b/>
          <w:bCs/>
          <w:sz w:val="24"/>
          <w:szCs w:val="24"/>
          <w:rtl/>
          <w:lang w:eastAsia="he-IL"/>
        </w:rPr>
        <w:t>היועץ</w:t>
      </w:r>
      <w:r w:rsidRPr="00AA7633">
        <w:rPr>
          <w:rFonts w:ascii="Times New Roman" w:eastAsia="Times New Roman" w:hAnsi="Times New Roman" w:cs="David"/>
          <w:b/>
          <w:bCs/>
          <w:sz w:val="24"/>
          <w:szCs w:val="24"/>
          <w:rtl/>
          <w:lang w:eastAsia="he-IL"/>
        </w:rPr>
        <w:t>"</w:t>
      </w:r>
      <w:r w:rsidRPr="00AA7633">
        <w:rPr>
          <w:rFonts w:ascii="Times New Roman" w:eastAsia="Times New Roman" w:hAnsi="Times New Roman" w:cs="David"/>
          <w:sz w:val="24"/>
          <w:szCs w:val="24"/>
          <w:rtl/>
          <w:lang w:eastAsia="he-IL"/>
        </w:rPr>
        <w:t>)</w:t>
      </w:r>
    </w:p>
    <w:p w14:paraId="262C51F5" w14:textId="77777777" w:rsidR="00AA7633" w:rsidRPr="00AA7633" w:rsidRDefault="00AA7633" w:rsidP="00AA7633">
      <w:pPr>
        <w:widowControl w:val="0"/>
        <w:spacing w:before="0" w:beforeAutospacing="0" w:after="0" w:afterAutospacing="0" w:line="240" w:lineRule="auto"/>
        <w:ind w:left="720"/>
        <w:rPr>
          <w:rFonts w:ascii="Times New Roman" w:eastAsia="Times New Roman" w:hAnsi="Times New Roman" w:cs="David"/>
          <w:sz w:val="24"/>
          <w:szCs w:val="24"/>
          <w:rtl/>
          <w:lang w:eastAsia="he-IL"/>
        </w:rPr>
      </w:pPr>
      <w:r w:rsidRPr="00AA7633">
        <w:rPr>
          <w:rFonts w:ascii="Times New Roman" w:eastAsia="Times New Roman" w:hAnsi="Times New Roman" w:cs="David"/>
          <w:sz w:val="24"/>
          <w:szCs w:val="24"/>
          <w:rtl/>
          <w:lang w:eastAsia="he-IL"/>
        </w:rPr>
        <w:tab/>
      </w:r>
      <w:r w:rsidRPr="00AA7633">
        <w:rPr>
          <w:rFonts w:ascii="Times New Roman" w:eastAsia="Times New Roman" w:hAnsi="Times New Roman" w:cs="David" w:hint="eastAsia"/>
          <w:sz w:val="24"/>
          <w:szCs w:val="24"/>
          <w:rtl/>
          <w:lang w:eastAsia="he-IL"/>
        </w:rPr>
        <w:t>אישור</w:t>
      </w:r>
      <w:r w:rsidRPr="00AA7633">
        <w:rPr>
          <w:rFonts w:ascii="Times New Roman" w:eastAsia="Times New Roman" w:hAnsi="Times New Roman" w:cs="David"/>
          <w:sz w:val="24"/>
          <w:szCs w:val="24"/>
          <w:rtl/>
          <w:lang w:eastAsia="he-IL"/>
        </w:rPr>
        <w:t xml:space="preserve"> עריכת פוליסות ביטוח בקשר להסכם מיום </w:t>
      </w:r>
      <w:sdt>
        <w:sdtPr>
          <w:rPr>
            <w:rFonts w:ascii="Times New Roman" w:eastAsia="Times New Roman" w:hAnsi="Times New Roman" w:cs="David"/>
            <w:sz w:val="24"/>
            <w:szCs w:val="24"/>
            <w:rtl/>
            <w:lang w:eastAsia="he-IL"/>
          </w:rPr>
          <w:alias w:val="תאריך חתימת חוזה"/>
          <w:tag w:val="cntSignDate"/>
          <w:id w:val="-795063597"/>
          <w:placeholder>
            <w:docPart w:val="A61B3F83F80F45A38539933BFA281E7E"/>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sdtContent>
          <w:r w:rsidRPr="00AA7633">
            <w:rPr>
              <w:color w:val="00B0F0"/>
              <w:rtl/>
            </w:rPr>
            <w:t>[תאריך חתימת חוזה]</w:t>
          </w:r>
        </w:sdtContent>
      </w:sdt>
    </w:p>
    <w:p w14:paraId="0D50E80B" w14:textId="77777777" w:rsidR="00AA7633" w:rsidRPr="00AA7633" w:rsidRDefault="00AA7633" w:rsidP="00AA7633">
      <w:pPr>
        <w:widowControl w:val="0"/>
        <w:spacing w:before="0" w:beforeAutospacing="0" w:after="0" w:afterAutospacing="0" w:line="240" w:lineRule="auto"/>
        <w:ind w:left="1440"/>
        <w:rPr>
          <w:rFonts w:ascii="Times New Roman" w:eastAsia="Times New Roman" w:hAnsi="Times New Roman" w:cs="David"/>
          <w:sz w:val="24"/>
          <w:szCs w:val="24"/>
          <w:rtl/>
          <w:lang w:eastAsia="he-IL"/>
        </w:rPr>
      </w:pPr>
      <w:r w:rsidRPr="00AA7633">
        <w:rPr>
          <w:rFonts w:ascii="Times New Roman" w:eastAsia="Times New Roman" w:hAnsi="Times New Roman" w:cs="David" w:hint="eastAsia"/>
          <w:sz w:val="24"/>
          <w:szCs w:val="24"/>
          <w:rtl/>
          <w:lang w:eastAsia="he-IL"/>
        </w:rPr>
        <w:t>בין</w:t>
      </w:r>
      <w:r w:rsidRPr="00AA7633">
        <w:rPr>
          <w:rFonts w:ascii="Times New Roman" w:eastAsia="Times New Roman" w:hAnsi="Times New Roman" w:cs="David"/>
          <w:sz w:val="24"/>
          <w:szCs w:val="24"/>
          <w:rtl/>
          <w:lang w:eastAsia="he-IL"/>
        </w:rPr>
        <w:t xml:space="preserve"> </w:t>
      </w:r>
      <w:r w:rsidRPr="00AA7633">
        <w:rPr>
          <w:rFonts w:ascii="Times New Roman" w:eastAsia="Times New Roman" w:hAnsi="Times New Roman" w:cs="David" w:hint="cs"/>
          <w:b/>
          <w:bCs/>
          <w:sz w:val="24"/>
          <w:szCs w:val="24"/>
          <w:rtl/>
          <w:lang w:eastAsia="he-IL"/>
        </w:rPr>
        <w:t>החברה</w:t>
      </w:r>
      <w:r w:rsidRPr="00AA7633">
        <w:rPr>
          <w:rFonts w:ascii="Times New Roman" w:eastAsia="Times New Roman" w:hAnsi="Times New Roman" w:cs="David" w:hint="cs"/>
          <w:sz w:val="24"/>
          <w:szCs w:val="24"/>
          <w:rtl/>
          <w:lang w:eastAsia="he-IL"/>
        </w:rPr>
        <w:t xml:space="preserve">  </w:t>
      </w:r>
      <w:r w:rsidRPr="00AA7633">
        <w:rPr>
          <w:rFonts w:ascii="Times New Roman" w:eastAsia="Times New Roman" w:hAnsi="Times New Roman" w:cs="David"/>
          <w:sz w:val="24"/>
          <w:szCs w:val="24"/>
          <w:rtl/>
          <w:lang w:eastAsia="he-IL"/>
        </w:rPr>
        <w:t>לבין היועץ</w:t>
      </w:r>
      <w:r w:rsidRPr="00AA7633">
        <w:rPr>
          <w:rFonts w:ascii="Times New Roman" w:eastAsia="Times New Roman" w:hAnsi="Times New Roman" w:cs="David" w:hint="cs"/>
          <w:sz w:val="24"/>
          <w:szCs w:val="24"/>
          <w:rtl/>
          <w:lang w:eastAsia="he-IL"/>
        </w:rPr>
        <w:t>,</w:t>
      </w:r>
      <w:r w:rsidRPr="00AA7633">
        <w:rPr>
          <w:rFonts w:ascii="Times New Roman" w:eastAsia="Times New Roman" w:hAnsi="Times New Roman" w:cs="David"/>
          <w:sz w:val="24"/>
          <w:szCs w:val="24"/>
          <w:rtl/>
          <w:lang w:eastAsia="he-IL"/>
        </w:rPr>
        <w:t xml:space="preserve"> ל</w:t>
      </w:r>
      <w:r w:rsidRPr="00AA7633">
        <w:rPr>
          <w:rFonts w:ascii="Times New Roman" w:eastAsia="Times New Roman" w:hAnsi="Times New Roman" w:cs="David" w:hint="cs"/>
          <w:sz w:val="24"/>
          <w:szCs w:val="24"/>
          <w:rtl/>
          <w:lang w:eastAsia="he-IL"/>
        </w:rPr>
        <w:t xml:space="preserve">מתן שירותי </w:t>
      </w:r>
      <w:sdt>
        <w:sdtPr>
          <w:rPr>
            <w:rFonts w:ascii="Times New Roman" w:eastAsia="Times New Roman" w:hAnsi="Times New Roman" w:cs="David" w:hint="cs"/>
            <w:sz w:val="24"/>
            <w:szCs w:val="24"/>
            <w:rtl/>
            <w:lang w:eastAsia="he-IL"/>
          </w:rPr>
          <w:alias w:val="תיאור עבודה"/>
          <w:tag w:val="cntJobDesc"/>
          <w:id w:val="996229344"/>
          <w:placeholder>
            <w:docPart w:val="CFF5C388459E412CA79D0201AA39CC1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JobDesc[1]" w:storeItemID="{81709D4C-33DC-48CC-AC7E-130A245806EE}"/>
          <w:text/>
        </w:sdtPr>
        <w:sdtEndPr/>
        <w:sdtContent>
          <w:ins w:id="46" w:author="רינת הראל" w:date="2019-11-13T16:51:00Z">
            <w:r w:rsidR="00BA4B11">
              <w:rPr>
                <w:rFonts w:ascii="Times New Roman" w:eastAsia="Times New Roman" w:hAnsi="Times New Roman" w:cs="David" w:hint="cs"/>
                <w:sz w:val="24"/>
                <w:szCs w:val="24"/>
                <w:rtl/>
                <w:lang w:eastAsia="he-IL"/>
              </w:rPr>
              <w:t>תכנון מיגון ומקלוט</w:t>
            </w:r>
          </w:ins>
        </w:sdtContent>
      </w:sdt>
      <w:r w:rsidRPr="00AA7633">
        <w:rPr>
          <w:rFonts w:ascii="Times New Roman" w:eastAsia="Times New Roman" w:hAnsi="Times New Roman" w:cs="David" w:hint="cs"/>
          <w:sz w:val="24"/>
          <w:szCs w:val="24"/>
          <w:rtl/>
          <w:lang w:eastAsia="he-IL"/>
        </w:rPr>
        <w:t xml:space="preserve"> </w:t>
      </w:r>
    </w:p>
    <w:p w14:paraId="73E29EC6" w14:textId="77777777" w:rsidR="00AA7633" w:rsidRPr="00AA7633" w:rsidRDefault="00AA7633" w:rsidP="00AA7633">
      <w:pPr>
        <w:widowControl w:val="0"/>
        <w:spacing w:before="0" w:beforeAutospacing="0" w:after="0" w:afterAutospacing="0" w:line="240" w:lineRule="auto"/>
        <w:ind w:left="720" w:firstLine="720"/>
        <w:rPr>
          <w:rFonts w:ascii="Times New Roman" w:eastAsia="Times New Roman" w:hAnsi="Times New Roman" w:cs="David"/>
          <w:sz w:val="24"/>
          <w:szCs w:val="24"/>
          <w:rtl/>
          <w:lang w:eastAsia="he-IL"/>
        </w:rPr>
      </w:pPr>
      <w:r w:rsidRPr="00AA7633">
        <w:rPr>
          <w:rFonts w:ascii="Times New Roman" w:eastAsia="Times New Roman" w:hAnsi="Times New Roman" w:cs="David"/>
          <w:sz w:val="24"/>
          <w:szCs w:val="24"/>
          <w:rtl/>
          <w:lang w:eastAsia="he-IL"/>
        </w:rPr>
        <w:t xml:space="preserve"> (להלן: </w:t>
      </w:r>
      <w:r w:rsidRPr="00AA7633">
        <w:rPr>
          <w:rFonts w:ascii="Times New Roman" w:eastAsia="Times New Roman" w:hAnsi="Times New Roman" w:cs="David"/>
          <w:b/>
          <w:bCs/>
          <w:sz w:val="24"/>
          <w:szCs w:val="24"/>
          <w:rtl/>
          <w:lang w:eastAsia="he-IL"/>
        </w:rPr>
        <w:t>"</w:t>
      </w:r>
      <w:r w:rsidRPr="00AA7633">
        <w:rPr>
          <w:rFonts w:ascii="Times New Roman" w:eastAsia="Times New Roman" w:hAnsi="Times New Roman" w:cs="David" w:hint="eastAsia"/>
          <w:b/>
          <w:bCs/>
          <w:sz w:val="24"/>
          <w:szCs w:val="24"/>
          <w:rtl/>
          <w:lang w:eastAsia="he-IL"/>
        </w:rPr>
        <w:t>ה</w:t>
      </w:r>
      <w:r w:rsidRPr="00AA7633">
        <w:rPr>
          <w:rFonts w:ascii="Times New Roman" w:eastAsia="Times New Roman" w:hAnsi="Times New Roman" w:cs="David" w:hint="cs"/>
          <w:b/>
          <w:bCs/>
          <w:sz w:val="24"/>
          <w:szCs w:val="24"/>
          <w:rtl/>
          <w:lang w:eastAsia="he-IL"/>
        </w:rPr>
        <w:t>שירותים</w:t>
      </w:r>
      <w:r w:rsidRPr="00AA7633">
        <w:rPr>
          <w:rFonts w:ascii="Times New Roman" w:eastAsia="Times New Roman" w:hAnsi="Times New Roman" w:cs="David"/>
          <w:b/>
          <w:bCs/>
          <w:sz w:val="24"/>
          <w:szCs w:val="24"/>
          <w:rtl/>
          <w:lang w:eastAsia="he-IL"/>
        </w:rPr>
        <w:t xml:space="preserve">" </w:t>
      </w:r>
      <w:r w:rsidRPr="00AA7633">
        <w:rPr>
          <w:rFonts w:ascii="Times New Roman" w:eastAsia="Times New Roman" w:hAnsi="Times New Roman" w:cs="David" w:hint="eastAsia"/>
          <w:sz w:val="24"/>
          <w:szCs w:val="24"/>
          <w:rtl/>
          <w:lang w:eastAsia="he-IL"/>
        </w:rPr>
        <w:t>ו</w:t>
      </w:r>
      <w:r w:rsidRPr="00AA7633">
        <w:rPr>
          <w:rFonts w:ascii="Times New Roman" w:eastAsia="Times New Roman" w:hAnsi="Times New Roman" w:cs="David"/>
          <w:sz w:val="24"/>
          <w:szCs w:val="24"/>
          <w:rtl/>
          <w:lang w:eastAsia="he-IL"/>
        </w:rPr>
        <w:t xml:space="preserve">/או </w:t>
      </w:r>
      <w:r w:rsidRPr="00AA7633">
        <w:rPr>
          <w:rFonts w:ascii="Times New Roman" w:eastAsia="Times New Roman" w:hAnsi="Times New Roman" w:cs="David"/>
          <w:b/>
          <w:bCs/>
          <w:sz w:val="24"/>
          <w:szCs w:val="24"/>
          <w:rtl/>
          <w:lang w:eastAsia="he-IL"/>
        </w:rPr>
        <w:t>"</w:t>
      </w:r>
      <w:r w:rsidRPr="00AA7633">
        <w:rPr>
          <w:rFonts w:ascii="Times New Roman" w:eastAsia="Times New Roman" w:hAnsi="Times New Roman" w:cs="David" w:hint="eastAsia"/>
          <w:b/>
          <w:bCs/>
          <w:sz w:val="24"/>
          <w:szCs w:val="24"/>
          <w:rtl/>
          <w:lang w:eastAsia="he-IL"/>
        </w:rPr>
        <w:t>ההסכם</w:t>
      </w:r>
      <w:r w:rsidRPr="00AA7633">
        <w:rPr>
          <w:rFonts w:ascii="Times New Roman" w:eastAsia="Times New Roman" w:hAnsi="Times New Roman" w:cs="David"/>
          <w:b/>
          <w:bCs/>
          <w:sz w:val="24"/>
          <w:szCs w:val="24"/>
          <w:rtl/>
          <w:lang w:eastAsia="he-IL"/>
        </w:rPr>
        <w:t>"</w:t>
      </w:r>
      <w:r w:rsidRPr="00AA7633">
        <w:rPr>
          <w:rFonts w:ascii="Times New Roman" w:eastAsia="Times New Roman" w:hAnsi="Times New Roman" w:cs="David"/>
          <w:sz w:val="24"/>
          <w:szCs w:val="24"/>
          <w:rtl/>
          <w:lang w:eastAsia="he-IL"/>
        </w:rPr>
        <w:t xml:space="preserve">, </w:t>
      </w:r>
      <w:r w:rsidRPr="00AA7633">
        <w:rPr>
          <w:rFonts w:ascii="Times New Roman" w:eastAsia="Times New Roman" w:hAnsi="Times New Roman" w:cs="David" w:hint="eastAsia"/>
          <w:sz w:val="24"/>
          <w:szCs w:val="24"/>
          <w:rtl/>
          <w:lang w:eastAsia="he-IL"/>
        </w:rPr>
        <w:t>לפי</w:t>
      </w:r>
      <w:r w:rsidRPr="00AA7633">
        <w:rPr>
          <w:rFonts w:ascii="Times New Roman" w:eastAsia="Times New Roman" w:hAnsi="Times New Roman" w:cs="David"/>
          <w:sz w:val="24"/>
          <w:szCs w:val="24"/>
          <w:rtl/>
          <w:lang w:eastAsia="he-IL"/>
        </w:rPr>
        <w:t xml:space="preserve"> העניין)</w:t>
      </w:r>
    </w:p>
    <w:p w14:paraId="57F1F549" w14:textId="77777777" w:rsidR="00AA7633" w:rsidRPr="00AA7633" w:rsidRDefault="00AA7633" w:rsidP="00AA7633">
      <w:pPr>
        <w:widowControl w:val="0"/>
        <w:spacing w:before="0" w:beforeAutospacing="0" w:after="0" w:afterAutospacing="0" w:line="240" w:lineRule="auto"/>
        <w:rPr>
          <w:rFonts w:ascii="Times New Roman" w:eastAsia="Times New Roman" w:hAnsi="Times New Roman" w:cs="David"/>
          <w:sz w:val="24"/>
          <w:szCs w:val="24"/>
          <w:rtl/>
          <w:lang w:eastAsia="he-IL"/>
        </w:rPr>
      </w:pPr>
    </w:p>
    <w:p w14:paraId="785BC5F6" w14:textId="77777777" w:rsidR="00AA7633" w:rsidRPr="00AA7633" w:rsidRDefault="00AA7633" w:rsidP="00AA7633">
      <w:pPr>
        <w:widowControl w:val="0"/>
        <w:spacing w:before="0" w:beforeAutospacing="0" w:after="0" w:afterAutospacing="0" w:line="240" w:lineRule="auto"/>
        <w:rPr>
          <w:rFonts w:ascii="Times New Roman" w:eastAsia="Times New Roman" w:hAnsi="Times New Roman" w:cs="David"/>
          <w:sz w:val="24"/>
          <w:szCs w:val="24"/>
          <w:lang w:eastAsia="he-IL"/>
        </w:rPr>
      </w:pPr>
    </w:p>
    <w:p w14:paraId="73C66367" w14:textId="77777777" w:rsidR="00AA7633" w:rsidRPr="00AA7633" w:rsidRDefault="00AA7633" w:rsidP="00AA7633">
      <w:pPr>
        <w:widowControl w:val="0"/>
        <w:spacing w:before="0" w:beforeAutospacing="0" w:after="0" w:afterAutospacing="0" w:line="240" w:lineRule="auto"/>
        <w:rPr>
          <w:rFonts w:ascii="Times New Roman" w:eastAsia="Times New Roman" w:hAnsi="Times New Roman" w:cs="David"/>
          <w:sz w:val="24"/>
          <w:szCs w:val="24"/>
          <w:rtl/>
          <w:lang w:eastAsia="he-IL"/>
        </w:rPr>
      </w:pPr>
      <w:r w:rsidRPr="00AA7633">
        <w:rPr>
          <w:rFonts w:ascii="Times New Roman" w:eastAsia="Times New Roman" w:hAnsi="Times New Roman" w:cs="David" w:hint="eastAsia"/>
          <w:sz w:val="24"/>
          <w:szCs w:val="24"/>
          <w:rtl/>
          <w:lang w:eastAsia="he-IL"/>
        </w:rPr>
        <w:t>הננו</w:t>
      </w:r>
      <w:r w:rsidRPr="00AA7633">
        <w:rPr>
          <w:rFonts w:ascii="Times New Roman" w:eastAsia="Times New Roman" w:hAnsi="Times New Roman" w:cs="David"/>
          <w:sz w:val="24"/>
          <w:szCs w:val="24"/>
          <w:rtl/>
          <w:lang w:eastAsia="he-IL"/>
        </w:rPr>
        <w:t xml:space="preserve"> מאשרים בזאת כי החל מיום ________ ועד ליום ________ ערכנו את הביטוחים המפורטים להלן בגין פעילות ה</w:t>
      </w:r>
      <w:r w:rsidRPr="00AA7633">
        <w:rPr>
          <w:rFonts w:ascii="Times New Roman" w:eastAsia="Times New Roman" w:hAnsi="Times New Roman" w:cs="David" w:hint="cs"/>
          <w:sz w:val="24"/>
          <w:szCs w:val="24"/>
          <w:rtl/>
          <w:lang w:eastAsia="he-IL"/>
        </w:rPr>
        <w:t>יועץ</w:t>
      </w:r>
      <w:r w:rsidRPr="00AA7633">
        <w:rPr>
          <w:rFonts w:ascii="Times New Roman" w:eastAsia="Times New Roman" w:hAnsi="Times New Roman" w:cs="David"/>
          <w:sz w:val="24"/>
          <w:szCs w:val="24"/>
          <w:rtl/>
          <w:lang w:eastAsia="he-IL"/>
        </w:rPr>
        <w:t xml:space="preserve">, </w:t>
      </w:r>
      <w:r w:rsidRPr="00AA7633">
        <w:rPr>
          <w:rFonts w:ascii="Times New Roman" w:eastAsia="Times New Roman" w:hAnsi="Times New Roman" w:cs="David" w:hint="eastAsia"/>
          <w:sz w:val="24"/>
          <w:szCs w:val="24"/>
          <w:rtl/>
          <w:lang w:eastAsia="he-IL"/>
        </w:rPr>
        <w:t>לרבות</w:t>
      </w:r>
      <w:r w:rsidRPr="00AA7633">
        <w:rPr>
          <w:rFonts w:ascii="Times New Roman" w:eastAsia="Times New Roman" w:hAnsi="Times New Roman" w:cs="David"/>
          <w:sz w:val="24"/>
          <w:szCs w:val="24"/>
          <w:rtl/>
          <w:lang w:eastAsia="he-IL"/>
        </w:rPr>
        <w:t xml:space="preserve"> ב</w:t>
      </w:r>
      <w:r w:rsidRPr="00AA7633">
        <w:rPr>
          <w:rFonts w:ascii="Times New Roman" w:eastAsia="Times New Roman" w:hAnsi="Times New Roman" w:cs="David" w:hint="cs"/>
          <w:sz w:val="24"/>
          <w:szCs w:val="24"/>
          <w:rtl/>
          <w:lang w:eastAsia="he-IL"/>
        </w:rPr>
        <w:t xml:space="preserve">גין השירותים </w:t>
      </w:r>
      <w:r w:rsidRPr="00AA7633">
        <w:rPr>
          <w:rFonts w:ascii="Times New Roman" w:eastAsia="Times New Roman" w:hAnsi="Times New Roman" w:cs="David" w:hint="cs"/>
          <w:b/>
          <w:bCs/>
          <w:sz w:val="24"/>
          <w:szCs w:val="24"/>
          <w:rtl/>
          <w:lang w:eastAsia="he-IL"/>
        </w:rPr>
        <w:t>לחברה</w:t>
      </w:r>
      <w:r w:rsidRPr="00AA7633">
        <w:rPr>
          <w:rFonts w:ascii="Times New Roman" w:eastAsia="Times New Roman" w:hAnsi="Times New Roman" w:cs="David"/>
          <w:sz w:val="24"/>
          <w:szCs w:val="24"/>
          <w:rtl/>
          <w:lang w:eastAsia="he-IL"/>
        </w:rPr>
        <w:t>:-</w:t>
      </w:r>
    </w:p>
    <w:p w14:paraId="1CE05C22" w14:textId="77777777" w:rsidR="00AA7633" w:rsidRPr="00AA7633" w:rsidRDefault="00AA7633" w:rsidP="00AA7633">
      <w:pPr>
        <w:widowControl w:val="0"/>
        <w:spacing w:before="0" w:beforeAutospacing="0" w:after="0" w:afterAutospacing="0" w:line="240" w:lineRule="auto"/>
        <w:rPr>
          <w:rFonts w:ascii="Times New Roman" w:eastAsia="Times New Roman" w:hAnsi="Times New Roman" w:cs="David"/>
          <w:sz w:val="24"/>
          <w:szCs w:val="24"/>
          <w:rtl/>
          <w:lang w:eastAsia="he-IL"/>
        </w:rPr>
      </w:pPr>
    </w:p>
    <w:p w14:paraId="663B459D" w14:textId="77777777" w:rsidR="00AA7633" w:rsidRPr="00AA7633" w:rsidRDefault="00AA7633" w:rsidP="00AA7633">
      <w:pPr>
        <w:widowControl w:val="0"/>
        <w:spacing w:before="0" w:beforeAutospacing="0" w:after="0" w:afterAutospacing="0" w:line="240" w:lineRule="auto"/>
        <w:rPr>
          <w:rFonts w:ascii="Times New Roman" w:eastAsia="Times New Roman" w:hAnsi="Times New Roman" w:cs="David"/>
          <w:sz w:val="24"/>
          <w:szCs w:val="24"/>
          <w:rtl/>
          <w:lang w:eastAsia="he-IL"/>
        </w:rPr>
      </w:pPr>
    </w:p>
    <w:p w14:paraId="0AEA79E5" w14:textId="77777777" w:rsidR="00AA7633" w:rsidRPr="00AA7633" w:rsidRDefault="00AA7633" w:rsidP="00AA7633">
      <w:pPr>
        <w:keepNext/>
        <w:widowControl w:val="0"/>
        <w:numPr>
          <w:ilvl w:val="0"/>
          <w:numId w:val="47"/>
        </w:numPr>
        <w:spacing w:before="0" w:beforeAutospacing="0" w:after="0" w:afterAutospacing="0" w:line="240" w:lineRule="auto"/>
        <w:outlineLvl w:val="0"/>
        <w:rPr>
          <w:rFonts w:ascii="Calibri Light" w:eastAsia="Times New Roman" w:hAnsi="Calibri Light" w:cs="David"/>
          <w:kern w:val="32"/>
          <w:sz w:val="24"/>
          <w:szCs w:val="24"/>
          <w:rtl/>
          <w:lang w:eastAsia="he-IL"/>
        </w:rPr>
      </w:pPr>
      <w:r w:rsidRPr="00AA7633">
        <w:rPr>
          <w:rFonts w:ascii="Calibri Light" w:eastAsia="Times New Roman" w:hAnsi="Calibri Light" w:cs="David" w:hint="eastAsia"/>
          <w:kern w:val="32"/>
          <w:sz w:val="24"/>
          <w:szCs w:val="24"/>
          <w:u w:val="single"/>
          <w:rtl/>
          <w:lang w:eastAsia="he-IL"/>
        </w:rPr>
        <w:t>ביטוח</w:t>
      </w:r>
      <w:r w:rsidRPr="00AA7633">
        <w:rPr>
          <w:rFonts w:ascii="Calibri Light" w:eastAsia="Times New Roman" w:hAnsi="Calibri Light" w:cs="David"/>
          <w:kern w:val="32"/>
          <w:sz w:val="24"/>
          <w:szCs w:val="24"/>
          <w:u w:val="single"/>
          <w:rtl/>
          <w:lang w:eastAsia="he-IL"/>
        </w:rPr>
        <w:t xml:space="preserve"> אחריות מקצועית</w:t>
      </w:r>
      <w:r w:rsidRPr="00AA7633">
        <w:rPr>
          <w:rFonts w:ascii="Calibri Light" w:eastAsia="Times New Roman" w:hAnsi="Calibri Light" w:cs="David" w:hint="cs"/>
          <w:kern w:val="32"/>
          <w:sz w:val="24"/>
          <w:szCs w:val="24"/>
          <w:rtl/>
          <w:lang w:eastAsia="he-IL"/>
        </w:rPr>
        <w:t xml:space="preserve">  - מ.פ. ______________________</w:t>
      </w:r>
    </w:p>
    <w:p w14:paraId="60530235" w14:textId="77777777" w:rsidR="00AA7633" w:rsidRPr="00AA7633" w:rsidRDefault="00AA7633" w:rsidP="00AA7633">
      <w:pPr>
        <w:keepNext/>
        <w:widowControl w:val="0"/>
        <w:spacing w:before="240" w:beforeAutospacing="0" w:after="60" w:afterAutospacing="0" w:line="240" w:lineRule="auto"/>
        <w:ind w:left="720"/>
        <w:outlineLvl w:val="0"/>
        <w:rPr>
          <w:rFonts w:ascii="Calibri Light" w:eastAsia="Arial Unicode MS" w:hAnsi="Calibri Light" w:cs="David"/>
          <w:kern w:val="32"/>
          <w:sz w:val="24"/>
          <w:szCs w:val="24"/>
          <w:rtl/>
          <w:lang w:eastAsia="he-IL"/>
        </w:rPr>
      </w:pPr>
      <w:r w:rsidRPr="00AA7633">
        <w:rPr>
          <w:rFonts w:ascii="Calibri Light" w:eastAsia="Times New Roman" w:hAnsi="Calibri Light" w:cs="David" w:hint="eastAsia"/>
          <w:kern w:val="32"/>
          <w:sz w:val="24"/>
          <w:szCs w:val="24"/>
          <w:rtl/>
          <w:lang w:eastAsia="he-IL"/>
        </w:rPr>
        <w:t>לכיסוי</w:t>
      </w:r>
      <w:r w:rsidRPr="00AA7633">
        <w:rPr>
          <w:rFonts w:ascii="Calibri Light" w:eastAsia="Times New Roman" w:hAnsi="Calibri Light" w:cs="David"/>
          <w:kern w:val="32"/>
          <w:sz w:val="24"/>
          <w:szCs w:val="24"/>
          <w:rtl/>
          <w:lang w:eastAsia="he-IL"/>
        </w:rPr>
        <w:t xml:space="preserve"> אחריותו ש</w:t>
      </w:r>
      <w:r w:rsidRPr="00AA7633">
        <w:rPr>
          <w:rFonts w:ascii="Calibri Light" w:eastAsia="Times New Roman" w:hAnsi="Calibri Light" w:cs="David" w:hint="eastAsia"/>
          <w:kern w:val="32"/>
          <w:sz w:val="24"/>
          <w:szCs w:val="24"/>
          <w:rtl/>
          <w:lang w:eastAsia="he-IL"/>
        </w:rPr>
        <w:t>ל</w:t>
      </w:r>
      <w:r w:rsidRPr="00AA7633">
        <w:rPr>
          <w:rFonts w:ascii="Calibri Light" w:eastAsia="Times New Roman" w:hAnsi="Calibri Light" w:cs="David"/>
          <w:kern w:val="32"/>
          <w:sz w:val="24"/>
          <w:szCs w:val="24"/>
          <w:rtl/>
          <w:lang w:eastAsia="he-IL"/>
        </w:rPr>
        <w:t xml:space="preserve"> היועץ </w:t>
      </w:r>
      <w:r w:rsidRPr="00AA7633">
        <w:rPr>
          <w:rFonts w:ascii="Calibri Light" w:eastAsia="Times New Roman" w:hAnsi="Calibri Light" w:cs="David" w:hint="eastAsia"/>
          <w:kern w:val="32"/>
          <w:sz w:val="24"/>
          <w:szCs w:val="24"/>
          <w:rtl/>
          <w:lang w:eastAsia="he-IL"/>
        </w:rPr>
        <w:t>על</w:t>
      </w:r>
      <w:r w:rsidRPr="00AA7633">
        <w:rPr>
          <w:rFonts w:ascii="Calibri Light" w:eastAsia="Times New Roman" w:hAnsi="Calibri Light" w:cs="David"/>
          <w:kern w:val="32"/>
          <w:sz w:val="24"/>
          <w:szCs w:val="24"/>
          <w:rtl/>
          <w:lang w:eastAsia="he-IL"/>
        </w:rPr>
        <w:t xml:space="preserve"> פי דין בגין אובדן ו/או נזק העלולים להיגרם לכל אדם ו/או גוף כלשהו </w:t>
      </w:r>
      <w:r w:rsidRPr="00AA7633">
        <w:rPr>
          <w:rFonts w:ascii="Calibri Light" w:eastAsia="Times New Roman" w:hAnsi="Calibri Light" w:cs="David" w:hint="cs"/>
          <w:kern w:val="32"/>
          <w:sz w:val="24"/>
          <w:szCs w:val="24"/>
          <w:rtl/>
          <w:lang w:eastAsia="he-IL"/>
        </w:rPr>
        <w:t>(</w:t>
      </w:r>
      <w:r w:rsidRPr="00AA7633">
        <w:rPr>
          <w:rFonts w:ascii="Calibri Light" w:eastAsia="Times New Roman" w:hAnsi="Calibri Light" w:cs="David"/>
          <w:kern w:val="32"/>
          <w:sz w:val="24"/>
          <w:szCs w:val="24"/>
          <w:rtl/>
          <w:lang w:eastAsia="he-IL"/>
        </w:rPr>
        <w:t xml:space="preserve">לרבות </w:t>
      </w:r>
      <w:r w:rsidRPr="00AA7633">
        <w:rPr>
          <w:rFonts w:ascii="Calibri Light" w:eastAsia="Times New Roman" w:hAnsi="Calibri Light" w:cs="David" w:hint="cs"/>
          <w:kern w:val="32"/>
          <w:sz w:val="24"/>
          <w:szCs w:val="24"/>
          <w:rtl/>
          <w:lang w:eastAsia="he-IL"/>
        </w:rPr>
        <w:t>במפורש</w:t>
      </w:r>
      <w:r w:rsidRPr="00AA7633">
        <w:rPr>
          <w:rFonts w:ascii="Calibri Light" w:eastAsia="Times New Roman" w:hAnsi="Calibri Light" w:cs="David"/>
          <w:kern w:val="32"/>
          <w:sz w:val="24"/>
          <w:szCs w:val="24"/>
          <w:rtl/>
          <w:lang w:eastAsia="he-IL"/>
        </w:rPr>
        <w:t xml:space="preserve"> </w:t>
      </w:r>
      <w:r w:rsidRPr="00AA7633">
        <w:rPr>
          <w:rFonts w:ascii="Calibri Light" w:eastAsia="Times New Roman" w:hAnsi="Calibri Light" w:cs="David" w:hint="cs"/>
          <w:kern w:val="32"/>
          <w:sz w:val="24"/>
          <w:szCs w:val="24"/>
          <w:rtl/>
          <w:lang w:eastAsia="he-IL"/>
        </w:rPr>
        <w:t>החברה</w:t>
      </w:r>
      <w:r w:rsidRPr="00AA7633">
        <w:rPr>
          <w:rFonts w:ascii="Calibri Light" w:eastAsia="Times New Roman" w:hAnsi="Calibri Light" w:cs="David"/>
          <w:kern w:val="32"/>
          <w:sz w:val="24"/>
          <w:szCs w:val="24"/>
          <w:rtl/>
          <w:lang w:eastAsia="he-IL"/>
        </w:rPr>
        <w:t xml:space="preserve"> </w:t>
      </w:r>
      <w:r w:rsidRPr="00AA7633">
        <w:rPr>
          <w:rFonts w:ascii="Calibri Light" w:eastAsia="Times New Roman" w:hAnsi="Calibri Light" w:cs="David" w:hint="cs"/>
          <w:kern w:val="32"/>
          <w:sz w:val="24"/>
          <w:szCs w:val="24"/>
          <w:rtl/>
          <w:lang w:eastAsia="he-IL"/>
        </w:rPr>
        <w:t>)</w:t>
      </w:r>
      <w:r w:rsidRPr="00AA7633">
        <w:rPr>
          <w:rFonts w:ascii="Calibri Light" w:eastAsia="Times New Roman" w:hAnsi="Calibri Light" w:cs="David"/>
          <w:kern w:val="32"/>
          <w:sz w:val="24"/>
          <w:szCs w:val="24"/>
          <w:rtl/>
          <w:lang w:eastAsia="he-IL"/>
        </w:rPr>
        <w:t xml:space="preserve">, כתוצאה ממעשה ו/או מחדל מקצועי של </w:t>
      </w:r>
      <w:r w:rsidRPr="00AA7633">
        <w:rPr>
          <w:rFonts w:ascii="Calibri Light" w:eastAsia="Times New Roman" w:hAnsi="Calibri Light" w:cs="David" w:hint="eastAsia"/>
          <w:kern w:val="32"/>
          <w:sz w:val="24"/>
          <w:szCs w:val="24"/>
          <w:rtl/>
          <w:lang w:eastAsia="he-IL"/>
        </w:rPr>
        <w:t>היועץ</w:t>
      </w:r>
      <w:r w:rsidRPr="00AA7633">
        <w:rPr>
          <w:rFonts w:ascii="Calibri Light" w:eastAsia="Times New Roman" w:hAnsi="Calibri Light" w:cs="David"/>
          <w:kern w:val="32"/>
          <w:sz w:val="24"/>
          <w:szCs w:val="24"/>
          <w:rtl/>
          <w:lang w:eastAsia="he-IL"/>
        </w:rPr>
        <w:t xml:space="preserve"> ו/או עובדיו ו/או מי מטעמו לרבות טעות ו/או השמטה בקשר עם מתן השירותים, </w:t>
      </w:r>
      <w:r w:rsidRPr="00AA7633">
        <w:rPr>
          <w:rFonts w:ascii="Calibri Light" w:eastAsia="Times New Roman" w:hAnsi="Calibri Light" w:cs="David" w:hint="eastAsia"/>
          <w:kern w:val="32"/>
          <w:sz w:val="24"/>
          <w:szCs w:val="24"/>
          <w:rtl/>
          <w:lang w:eastAsia="he-IL"/>
        </w:rPr>
        <w:t>בגבולות</w:t>
      </w:r>
      <w:r w:rsidRPr="00AA7633">
        <w:rPr>
          <w:rFonts w:ascii="Calibri Light" w:eastAsia="Times New Roman" w:hAnsi="Calibri Light" w:cs="David"/>
          <w:kern w:val="32"/>
          <w:sz w:val="24"/>
          <w:szCs w:val="24"/>
          <w:rtl/>
          <w:lang w:eastAsia="he-IL"/>
        </w:rPr>
        <w:t xml:space="preserve"> אחריות בסך של </w:t>
      </w:r>
      <w:r w:rsidRPr="00AA7633">
        <w:rPr>
          <w:rFonts w:ascii="Calibri Light" w:eastAsia="Times New Roman" w:hAnsi="Calibri Light" w:cs="David" w:hint="cs"/>
          <w:kern w:val="32"/>
          <w:sz w:val="24"/>
          <w:szCs w:val="24"/>
          <w:rtl/>
          <w:lang w:eastAsia="he-IL"/>
        </w:rPr>
        <w:t xml:space="preserve">___________ ₪ </w:t>
      </w:r>
      <w:r w:rsidRPr="00AA7633">
        <w:rPr>
          <w:rFonts w:ascii="Calibri Light" w:eastAsia="Times New Roman" w:hAnsi="Calibri Light" w:cs="David"/>
          <w:kern w:val="32"/>
          <w:sz w:val="24"/>
          <w:szCs w:val="24"/>
          <w:rtl/>
          <w:lang w:eastAsia="he-IL"/>
        </w:rPr>
        <w:t xml:space="preserve">למקרה ובמצטבר לתקופת </w:t>
      </w:r>
      <w:r w:rsidRPr="00AA7633">
        <w:rPr>
          <w:rFonts w:ascii="Calibri Light" w:eastAsia="Times New Roman" w:hAnsi="Calibri Light" w:cs="David" w:hint="cs"/>
          <w:kern w:val="32"/>
          <w:sz w:val="24"/>
          <w:szCs w:val="24"/>
          <w:rtl/>
          <w:lang w:eastAsia="he-IL"/>
        </w:rPr>
        <w:t>ה</w:t>
      </w:r>
      <w:r w:rsidRPr="00AA7633">
        <w:rPr>
          <w:rFonts w:ascii="Calibri Light" w:eastAsia="Times New Roman" w:hAnsi="Calibri Light" w:cs="David"/>
          <w:kern w:val="32"/>
          <w:sz w:val="24"/>
          <w:szCs w:val="24"/>
          <w:rtl/>
          <w:lang w:eastAsia="he-IL"/>
        </w:rPr>
        <w:t xml:space="preserve">ביטוח. הביטוח אינו </w:t>
      </w:r>
      <w:r w:rsidRPr="00AA7633">
        <w:rPr>
          <w:rFonts w:ascii="Calibri Light" w:eastAsia="Times New Roman" w:hAnsi="Calibri Light" w:cs="David" w:hint="eastAsia"/>
          <w:kern w:val="32"/>
          <w:sz w:val="24"/>
          <w:szCs w:val="24"/>
          <w:rtl/>
          <w:lang w:eastAsia="he-IL"/>
        </w:rPr>
        <w:t>כולל</w:t>
      </w:r>
      <w:r w:rsidRPr="00AA7633">
        <w:rPr>
          <w:rFonts w:ascii="Calibri Light" w:eastAsia="Times New Roman" w:hAnsi="Calibri Light" w:cs="David"/>
          <w:kern w:val="32"/>
          <w:sz w:val="24"/>
          <w:szCs w:val="24"/>
          <w:rtl/>
          <w:lang w:eastAsia="he-IL"/>
        </w:rPr>
        <w:t xml:space="preserve"> כל סייג בדבר אובדן שימוש ו/או עיכוב בעקבות מקרה ביטוח, אובדן </w:t>
      </w:r>
      <w:r w:rsidRPr="00AA7633">
        <w:rPr>
          <w:rFonts w:ascii="Calibri Light" w:eastAsia="Times New Roman" w:hAnsi="Calibri Light" w:cs="David" w:hint="eastAsia"/>
          <w:kern w:val="32"/>
          <w:sz w:val="24"/>
          <w:szCs w:val="24"/>
          <w:rtl/>
          <w:lang w:eastAsia="he-IL"/>
        </w:rPr>
        <w:t>מסמכים</w:t>
      </w:r>
      <w:r w:rsidRPr="00AA7633">
        <w:rPr>
          <w:rFonts w:ascii="Calibri Light" w:eastAsia="Times New Roman" w:hAnsi="Calibri Light" w:cs="David"/>
          <w:kern w:val="32"/>
          <w:sz w:val="24"/>
          <w:szCs w:val="24"/>
          <w:rtl/>
          <w:lang w:eastAsia="he-IL"/>
        </w:rPr>
        <w:t xml:space="preserve">, הפרת סודיות ואי יושר של עובדים. </w:t>
      </w:r>
    </w:p>
    <w:p w14:paraId="6B88980C" w14:textId="77777777" w:rsidR="00AA7633" w:rsidRPr="00AA7633" w:rsidRDefault="00AA7633" w:rsidP="00AA7633">
      <w:pPr>
        <w:widowControl w:val="0"/>
        <w:tabs>
          <w:tab w:val="left" w:pos="8306"/>
        </w:tabs>
        <w:spacing w:before="0" w:beforeAutospacing="0" w:after="0" w:afterAutospacing="0" w:line="240" w:lineRule="auto"/>
        <w:ind w:left="720" w:hanging="720"/>
        <w:rPr>
          <w:rFonts w:ascii="Times New Roman" w:eastAsia="Times New Roman" w:hAnsi="Times New Roman" w:cs="David"/>
          <w:sz w:val="24"/>
          <w:szCs w:val="24"/>
          <w:rtl/>
          <w:lang w:eastAsia="he-IL"/>
        </w:rPr>
      </w:pPr>
      <w:r w:rsidRPr="00AA7633">
        <w:rPr>
          <w:rFonts w:ascii="Times New Roman" w:eastAsia="Times New Roman" w:hAnsi="Times New Roman" w:cs="David" w:hint="eastAsia"/>
          <w:sz w:val="24"/>
          <w:szCs w:val="24"/>
          <w:rtl/>
          <w:lang w:eastAsia="he-IL"/>
        </w:rPr>
        <w:t>הביטוח</w:t>
      </w:r>
      <w:r w:rsidRPr="00AA7633">
        <w:rPr>
          <w:rFonts w:ascii="Times New Roman" w:eastAsia="Times New Roman" w:hAnsi="Times New Roman" w:cs="David"/>
          <w:sz w:val="24"/>
          <w:szCs w:val="24"/>
          <w:rtl/>
          <w:lang w:eastAsia="he-IL"/>
        </w:rPr>
        <w:t xml:space="preserve"> הינו בעל תחולה רטרואקטיבית </w:t>
      </w:r>
      <w:r w:rsidRPr="00AA7633">
        <w:rPr>
          <w:rFonts w:ascii="Times New Roman" w:eastAsia="Times New Roman" w:hAnsi="Times New Roman" w:cs="David" w:hint="eastAsia"/>
          <w:sz w:val="24"/>
          <w:szCs w:val="24"/>
          <w:rtl/>
          <w:lang w:eastAsia="he-IL"/>
        </w:rPr>
        <w:t>מיום</w:t>
      </w:r>
      <w:r w:rsidRPr="00AA7633">
        <w:rPr>
          <w:rFonts w:ascii="Times New Roman" w:eastAsia="Times New Roman" w:hAnsi="Times New Roman" w:cs="David"/>
          <w:sz w:val="24"/>
          <w:szCs w:val="24"/>
          <w:rtl/>
          <w:lang w:eastAsia="he-IL"/>
        </w:rPr>
        <w:t xml:space="preserve"> תחילת מתן השירותים, אף אם ניתנו בטרם נחתם ההסכם אך לא לפני התאריך _________ (להלן: </w:t>
      </w:r>
      <w:r w:rsidRPr="00AA7633">
        <w:rPr>
          <w:rFonts w:ascii="Times New Roman" w:eastAsia="Times New Roman" w:hAnsi="Times New Roman" w:cs="David"/>
          <w:b/>
          <w:bCs/>
          <w:sz w:val="24"/>
          <w:szCs w:val="24"/>
          <w:rtl/>
          <w:lang w:eastAsia="he-IL"/>
        </w:rPr>
        <w:t>"</w:t>
      </w:r>
      <w:r w:rsidRPr="00AA7633">
        <w:rPr>
          <w:rFonts w:ascii="Times New Roman" w:eastAsia="Times New Roman" w:hAnsi="Times New Roman" w:cs="David" w:hint="eastAsia"/>
          <w:b/>
          <w:bCs/>
          <w:sz w:val="24"/>
          <w:szCs w:val="24"/>
          <w:rtl/>
          <w:lang w:eastAsia="he-IL"/>
        </w:rPr>
        <w:t>התאריך</w:t>
      </w:r>
      <w:r w:rsidRPr="00AA7633">
        <w:rPr>
          <w:rFonts w:ascii="Times New Roman" w:eastAsia="Times New Roman" w:hAnsi="Times New Roman" w:cs="David"/>
          <w:b/>
          <w:bCs/>
          <w:sz w:val="24"/>
          <w:szCs w:val="24"/>
          <w:rtl/>
          <w:lang w:eastAsia="he-IL"/>
        </w:rPr>
        <w:t xml:space="preserve"> הרטרואקטיבי"</w:t>
      </w:r>
      <w:r w:rsidRPr="00AA7633">
        <w:rPr>
          <w:rFonts w:ascii="Times New Roman" w:eastAsia="Times New Roman" w:hAnsi="Times New Roman" w:cs="David"/>
          <w:sz w:val="24"/>
          <w:szCs w:val="24"/>
          <w:rtl/>
          <w:lang w:eastAsia="he-IL"/>
        </w:rPr>
        <w:t xml:space="preserve">), וכולל תקופת גילוי </w:t>
      </w:r>
      <w:r w:rsidRPr="00AA7633">
        <w:rPr>
          <w:rFonts w:ascii="Times New Roman" w:eastAsia="Times New Roman" w:hAnsi="Times New Roman" w:cs="David" w:hint="eastAsia"/>
          <w:sz w:val="24"/>
          <w:szCs w:val="24"/>
          <w:rtl/>
          <w:lang w:eastAsia="he-IL"/>
        </w:rPr>
        <w:t>מורחבת</w:t>
      </w:r>
      <w:r w:rsidRPr="00AA7633">
        <w:rPr>
          <w:rFonts w:ascii="Times New Roman" w:eastAsia="Times New Roman" w:hAnsi="Times New Roman" w:cs="David"/>
          <w:sz w:val="24"/>
          <w:szCs w:val="24"/>
          <w:rtl/>
          <w:lang w:eastAsia="he-IL"/>
        </w:rPr>
        <w:t xml:space="preserve"> של </w:t>
      </w:r>
      <w:r w:rsidRPr="00AA7633">
        <w:rPr>
          <w:rFonts w:ascii="Times New Roman" w:eastAsia="Times New Roman" w:hAnsi="Times New Roman" w:cs="David" w:hint="cs"/>
          <w:sz w:val="24"/>
          <w:szCs w:val="24"/>
          <w:rtl/>
          <w:lang w:eastAsia="he-IL"/>
        </w:rPr>
        <w:t>6</w:t>
      </w:r>
      <w:r w:rsidRPr="00AA7633">
        <w:rPr>
          <w:rFonts w:ascii="Times New Roman" w:eastAsia="Times New Roman" w:hAnsi="Times New Roman" w:cs="David"/>
          <w:sz w:val="24"/>
          <w:szCs w:val="24"/>
          <w:rtl/>
          <w:lang w:eastAsia="he-IL"/>
        </w:rPr>
        <w:t xml:space="preserve"> חודשים לפחות.</w:t>
      </w:r>
    </w:p>
    <w:p w14:paraId="723DFAAB" w14:textId="77777777" w:rsidR="00AA7633" w:rsidRPr="00AA7633" w:rsidRDefault="00AA7633" w:rsidP="00AA7633">
      <w:pPr>
        <w:widowControl w:val="0"/>
        <w:tabs>
          <w:tab w:val="left" w:pos="8306"/>
        </w:tabs>
        <w:spacing w:before="0" w:beforeAutospacing="0" w:after="0" w:afterAutospacing="0" w:line="240" w:lineRule="auto"/>
        <w:ind w:left="720" w:hanging="720"/>
        <w:rPr>
          <w:rFonts w:ascii="Times New Roman" w:eastAsia="Times New Roman" w:hAnsi="Times New Roman" w:cs="David"/>
          <w:sz w:val="24"/>
          <w:szCs w:val="24"/>
          <w:rtl/>
          <w:lang w:eastAsia="he-IL"/>
        </w:rPr>
      </w:pPr>
      <w:r w:rsidRPr="00AA7633">
        <w:rPr>
          <w:rFonts w:ascii="Times New Roman" w:eastAsia="Times New Roman" w:hAnsi="Times New Roman" w:cs="David" w:hint="eastAsia"/>
          <w:sz w:val="24"/>
          <w:szCs w:val="24"/>
          <w:rtl/>
          <w:lang w:eastAsia="he-IL"/>
        </w:rPr>
        <w:t>הביטוח</w:t>
      </w:r>
      <w:r w:rsidRPr="00AA7633">
        <w:rPr>
          <w:rFonts w:ascii="Times New Roman" w:eastAsia="Times New Roman" w:hAnsi="Times New Roman" w:cs="David"/>
          <w:sz w:val="24"/>
          <w:szCs w:val="24"/>
          <w:rtl/>
          <w:lang w:eastAsia="he-IL"/>
        </w:rPr>
        <w:t xml:space="preserve"> כאמור הורחב </w:t>
      </w:r>
      <w:r w:rsidRPr="00AA7633">
        <w:rPr>
          <w:rFonts w:ascii="Times New Roman" w:eastAsia="Times New Roman" w:hAnsi="Times New Roman" w:cs="David" w:hint="cs"/>
          <w:sz w:val="24"/>
          <w:szCs w:val="24"/>
          <w:rtl/>
          <w:lang w:eastAsia="he-IL"/>
        </w:rPr>
        <w:t>לשפות את</w:t>
      </w:r>
      <w:r w:rsidRPr="00AA7633">
        <w:rPr>
          <w:rFonts w:ascii="Times New Roman" w:eastAsia="Times New Roman" w:hAnsi="Times New Roman" w:cs="David"/>
          <w:sz w:val="24"/>
          <w:szCs w:val="24"/>
          <w:rtl/>
          <w:lang w:eastAsia="he-IL"/>
        </w:rPr>
        <w:t xml:space="preserve"> </w:t>
      </w:r>
      <w:r w:rsidRPr="00AA7633">
        <w:rPr>
          <w:rFonts w:ascii="Times New Roman" w:eastAsia="Times New Roman" w:hAnsi="Times New Roman" w:cs="David" w:hint="cs"/>
          <w:sz w:val="24"/>
          <w:szCs w:val="24"/>
          <w:rtl/>
          <w:lang w:eastAsia="he-IL"/>
        </w:rPr>
        <w:t>החברה</w:t>
      </w:r>
      <w:r w:rsidRPr="00AA7633">
        <w:rPr>
          <w:rFonts w:ascii="Times New Roman" w:eastAsia="Times New Roman" w:hAnsi="Times New Roman" w:cs="David" w:hint="eastAsia"/>
          <w:sz w:val="24"/>
          <w:szCs w:val="24"/>
          <w:rtl/>
          <w:lang w:eastAsia="he-IL"/>
        </w:rPr>
        <w:t xml:space="preserve"> </w:t>
      </w:r>
      <w:r w:rsidRPr="00AA7633">
        <w:rPr>
          <w:rFonts w:ascii="Times New Roman" w:eastAsia="Times New Roman" w:hAnsi="Times New Roman" w:cs="David" w:hint="cs"/>
          <w:sz w:val="24"/>
          <w:szCs w:val="24"/>
          <w:rtl/>
          <w:lang w:eastAsia="he-IL"/>
        </w:rPr>
        <w:t>בגין</w:t>
      </w:r>
      <w:r w:rsidRPr="00AA7633">
        <w:rPr>
          <w:rFonts w:ascii="Times New Roman" w:eastAsia="Times New Roman" w:hAnsi="Times New Roman" w:cs="David"/>
          <w:sz w:val="24"/>
          <w:szCs w:val="24"/>
          <w:rtl/>
          <w:lang w:eastAsia="he-IL"/>
        </w:rPr>
        <w:t xml:space="preserve"> אחריותה למעשי ו/או מחדלי היועץ ו/או עובדיו ו/או מי </w:t>
      </w:r>
      <w:r w:rsidRPr="00AA7633">
        <w:rPr>
          <w:rFonts w:ascii="Times New Roman" w:eastAsia="Times New Roman" w:hAnsi="Times New Roman" w:cs="David" w:hint="eastAsia"/>
          <w:sz w:val="24"/>
          <w:szCs w:val="24"/>
          <w:rtl/>
          <w:lang w:eastAsia="he-IL"/>
        </w:rPr>
        <w:t>מטעמו</w:t>
      </w:r>
      <w:r w:rsidRPr="00AA7633">
        <w:rPr>
          <w:rFonts w:ascii="Times New Roman" w:eastAsia="Times New Roman" w:hAnsi="Times New Roman" w:cs="David"/>
          <w:sz w:val="24"/>
          <w:szCs w:val="24"/>
          <w:rtl/>
          <w:lang w:eastAsia="he-IL"/>
        </w:rPr>
        <w:t xml:space="preserve">, בכפוף לסעיף אחריות צולבת לפיו ייחשב הביטוח כאילו נערך בנפרד עבור כל אחד </w:t>
      </w:r>
      <w:r w:rsidRPr="00AA7633">
        <w:rPr>
          <w:rFonts w:ascii="Times New Roman" w:eastAsia="Times New Roman" w:hAnsi="Times New Roman" w:cs="David" w:hint="eastAsia"/>
          <w:sz w:val="24"/>
          <w:szCs w:val="24"/>
          <w:rtl/>
          <w:lang w:eastAsia="he-IL"/>
        </w:rPr>
        <w:t>מיחידי</w:t>
      </w:r>
      <w:r w:rsidRPr="00AA7633">
        <w:rPr>
          <w:rFonts w:ascii="Times New Roman" w:eastAsia="Times New Roman" w:hAnsi="Times New Roman" w:cs="David"/>
          <w:sz w:val="24"/>
          <w:szCs w:val="24"/>
          <w:rtl/>
          <w:lang w:eastAsia="he-IL"/>
        </w:rPr>
        <w:t xml:space="preserve"> המבוטח. ואולם, מובהר כי הפוליסה אינה מכסה את אחריותה המקצועית של </w:t>
      </w:r>
      <w:r w:rsidRPr="00AA7633">
        <w:rPr>
          <w:rFonts w:ascii="Times New Roman" w:eastAsia="Times New Roman" w:hAnsi="Times New Roman" w:cs="David" w:hint="cs"/>
          <w:sz w:val="24"/>
          <w:szCs w:val="24"/>
          <w:rtl/>
          <w:lang w:eastAsia="he-IL"/>
        </w:rPr>
        <w:t>החברה</w:t>
      </w:r>
      <w:r w:rsidRPr="00AA7633">
        <w:rPr>
          <w:rFonts w:ascii="Times New Roman" w:eastAsia="Times New Roman" w:hAnsi="Times New Roman" w:cs="David"/>
          <w:sz w:val="24"/>
          <w:szCs w:val="24"/>
          <w:rtl/>
          <w:lang w:eastAsia="he-IL"/>
        </w:rPr>
        <w:t xml:space="preserve"> </w:t>
      </w:r>
      <w:r w:rsidRPr="00AA7633">
        <w:rPr>
          <w:rFonts w:ascii="Times New Roman" w:eastAsia="Times New Roman" w:hAnsi="Times New Roman" w:cs="David" w:hint="eastAsia"/>
          <w:sz w:val="24"/>
          <w:szCs w:val="24"/>
          <w:rtl/>
          <w:lang w:eastAsia="he-IL"/>
        </w:rPr>
        <w:t>כלפי</w:t>
      </w:r>
      <w:r w:rsidRPr="00AA7633">
        <w:rPr>
          <w:rFonts w:ascii="Times New Roman" w:eastAsia="Times New Roman" w:hAnsi="Times New Roman" w:cs="David"/>
          <w:sz w:val="24"/>
          <w:szCs w:val="24"/>
          <w:rtl/>
          <w:lang w:eastAsia="he-IL"/>
        </w:rPr>
        <w:t xml:space="preserve"> היועץ.</w:t>
      </w:r>
    </w:p>
    <w:p w14:paraId="4EC66B21" w14:textId="77777777" w:rsidR="00AA7633" w:rsidRPr="00AA7633" w:rsidRDefault="00AA7633" w:rsidP="00AA7633">
      <w:pPr>
        <w:widowControl w:val="0"/>
        <w:spacing w:before="0" w:beforeAutospacing="0" w:after="0" w:afterAutospacing="0" w:line="240" w:lineRule="auto"/>
        <w:ind w:left="720"/>
        <w:rPr>
          <w:rFonts w:ascii="Times New Roman" w:eastAsia="Times New Roman" w:hAnsi="Times New Roman" w:cs="David"/>
          <w:sz w:val="24"/>
          <w:szCs w:val="24"/>
          <w:rtl/>
          <w:lang w:eastAsia="he-IL"/>
        </w:rPr>
      </w:pPr>
      <w:r w:rsidRPr="00AA7633">
        <w:rPr>
          <w:rFonts w:ascii="Times New Roman" w:eastAsia="Times New Roman" w:hAnsi="Times New Roman" w:cs="David" w:hint="cs"/>
          <w:sz w:val="24"/>
          <w:szCs w:val="24"/>
          <w:rtl/>
          <w:lang w:eastAsia="he-IL"/>
        </w:rPr>
        <w:t>נוסח הפוליסה לא יפחת מהנוסח הידוע כ- "שפי</w:t>
      </w:r>
      <w:r w:rsidRPr="00AA7633">
        <w:rPr>
          <w:rFonts w:ascii="Times New Roman" w:eastAsia="Times New Roman" w:hAnsi="Times New Roman" w:cs="David"/>
          <w:sz w:val="24"/>
          <w:szCs w:val="24"/>
          <w:rtl/>
          <w:lang w:eastAsia="he-IL"/>
        </w:rPr>
        <w:t>–</w:t>
      </w:r>
      <w:r w:rsidRPr="00AA7633">
        <w:rPr>
          <w:rFonts w:ascii="Times New Roman" w:eastAsia="Times New Roman" w:hAnsi="Times New Roman" w:cs="David" w:hint="cs"/>
          <w:sz w:val="24"/>
          <w:szCs w:val="24"/>
          <w:rtl/>
          <w:lang w:eastAsia="he-IL"/>
        </w:rPr>
        <w:t xml:space="preserve"> ב.ר. 2011". </w:t>
      </w:r>
    </w:p>
    <w:p w14:paraId="2D08B851" w14:textId="77777777" w:rsidR="00AA7633" w:rsidRPr="00AA7633" w:rsidRDefault="00AA7633" w:rsidP="00AA7633">
      <w:pPr>
        <w:widowControl w:val="0"/>
        <w:tabs>
          <w:tab w:val="left" w:pos="8306"/>
        </w:tabs>
        <w:spacing w:before="0" w:beforeAutospacing="0" w:after="0" w:afterAutospacing="0" w:line="240" w:lineRule="auto"/>
        <w:ind w:left="720" w:hanging="720"/>
        <w:rPr>
          <w:rFonts w:ascii="Times New Roman" w:eastAsia="Times New Roman" w:hAnsi="Times New Roman" w:cs="David"/>
          <w:sz w:val="24"/>
          <w:szCs w:val="24"/>
          <w:rtl/>
          <w:lang w:eastAsia="he-IL"/>
        </w:rPr>
      </w:pPr>
    </w:p>
    <w:p w14:paraId="4293C169" w14:textId="77777777" w:rsidR="00AA7633" w:rsidRPr="00AA7633" w:rsidRDefault="00AA7633" w:rsidP="00AA7633">
      <w:pPr>
        <w:widowControl w:val="0"/>
        <w:spacing w:before="0" w:beforeAutospacing="0" w:after="0" w:afterAutospacing="0" w:line="240" w:lineRule="auto"/>
        <w:rPr>
          <w:rFonts w:ascii="Times New Roman" w:eastAsia="Times New Roman" w:hAnsi="Times New Roman" w:cs="David"/>
          <w:sz w:val="24"/>
          <w:szCs w:val="24"/>
          <w:rtl/>
          <w:lang w:eastAsia="he-IL"/>
        </w:rPr>
      </w:pPr>
    </w:p>
    <w:p w14:paraId="396FA5A6" w14:textId="77777777" w:rsidR="00AA7633" w:rsidRPr="00AA7633" w:rsidRDefault="00AA7633" w:rsidP="00AA7633">
      <w:pPr>
        <w:widowControl w:val="0"/>
        <w:numPr>
          <w:ilvl w:val="0"/>
          <w:numId w:val="47"/>
        </w:numPr>
        <w:spacing w:before="0" w:beforeAutospacing="0" w:after="0" w:afterAutospacing="0" w:line="240" w:lineRule="auto"/>
        <w:rPr>
          <w:rFonts w:ascii="Times New Roman" w:eastAsia="Times New Roman" w:hAnsi="Times New Roman" w:cs="David"/>
          <w:sz w:val="24"/>
          <w:szCs w:val="24"/>
          <w:rtl/>
          <w:lang w:eastAsia="he-IL"/>
        </w:rPr>
      </w:pPr>
      <w:r w:rsidRPr="00AA7633">
        <w:rPr>
          <w:rFonts w:ascii="Times New Roman" w:eastAsia="Times New Roman" w:hAnsi="Times New Roman" w:cs="David" w:hint="eastAsia"/>
          <w:sz w:val="24"/>
          <w:szCs w:val="24"/>
          <w:u w:val="single"/>
          <w:rtl/>
          <w:lang w:eastAsia="he-IL"/>
        </w:rPr>
        <w:t>ביטוח</w:t>
      </w:r>
      <w:r w:rsidRPr="00AA7633">
        <w:rPr>
          <w:rFonts w:ascii="Times New Roman" w:eastAsia="Times New Roman" w:hAnsi="Times New Roman" w:cs="David"/>
          <w:sz w:val="24"/>
          <w:szCs w:val="24"/>
          <w:u w:val="single"/>
          <w:rtl/>
          <w:lang w:eastAsia="he-IL"/>
        </w:rPr>
        <w:t xml:space="preserve"> אחריות מעבידים</w:t>
      </w:r>
      <w:r w:rsidRPr="00AA7633">
        <w:rPr>
          <w:rFonts w:ascii="Times New Roman" w:eastAsia="Times New Roman" w:hAnsi="Times New Roman" w:cs="David"/>
          <w:sz w:val="24"/>
          <w:szCs w:val="24"/>
          <w:rtl/>
          <w:lang w:eastAsia="he-IL"/>
        </w:rPr>
        <w:t xml:space="preserve"> </w:t>
      </w:r>
      <w:r w:rsidRPr="00AA7633">
        <w:rPr>
          <w:rFonts w:ascii="Times New Roman" w:eastAsia="Times New Roman" w:hAnsi="Times New Roman" w:cs="David" w:hint="cs"/>
          <w:sz w:val="24"/>
          <w:szCs w:val="24"/>
          <w:rtl/>
          <w:lang w:eastAsia="he-IL"/>
        </w:rPr>
        <w:t xml:space="preserve"> - מ.פ. __________________________</w:t>
      </w:r>
    </w:p>
    <w:p w14:paraId="0B32963E" w14:textId="77777777" w:rsidR="00AA7633" w:rsidRPr="00AA7633" w:rsidRDefault="00AA7633" w:rsidP="00AA7633">
      <w:pPr>
        <w:widowControl w:val="0"/>
        <w:spacing w:before="0" w:beforeAutospacing="0" w:after="0" w:afterAutospacing="0" w:line="240" w:lineRule="auto"/>
        <w:ind w:left="720"/>
        <w:rPr>
          <w:rFonts w:ascii="Times New Roman" w:eastAsia="Times New Roman" w:hAnsi="Times New Roman" w:cs="David"/>
          <w:sz w:val="24"/>
          <w:szCs w:val="24"/>
          <w:rtl/>
          <w:lang w:eastAsia="he-IL"/>
        </w:rPr>
      </w:pPr>
      <w:r w:rsidRPr="00AA7633">
        <w:rPr>
          <w:rFonts w:ascii="Times New Roman" w:eastAsia="Times New Roman" w:hAnsi="Times New Roman" w:cs="David" w:hint="eastAsia"/>
          <w:sz w:val="24"/>
          <w:szCs w:val="24"/>
          <w:rtl/>
          <w:lang w:eastAsia="he-IL"/>
        </w:rPr>
        <w:t>לכיסוי</w:t>
      </w:r>
      <w:r w:rsidRPr="00AA7633">
        <w:rPr>
          <w:rFonts w:ascii="Times New Roman" w:eastAsia="Times New Roman" w:hAnsi="Times New Roman" w:cs="David"/>
          <w:sz w:val="24"/>
          <w:szCs w:val="24"/>
          <w:rtl/>
          <w:lang w:eastAsia="he-IL"/>
        </w:rPr>
        <w:t xml:space="preserve"> </w:t>
      </w:r>
      <w:r w:rsidRPr="00AA7633">
        <w:rPr>
          <w:rFonts w:ascii="Times New Roman" w:eastAsia="Times New Roman" w:hAnsi="Times New Roman" w:cs="David" w:hint="eastAsia"/>
          <w:sz w:val="24"/>
          <w:szCs w:val="24"/>
          <w:rtl/>
          <w:lang w:eastAsia="he-IL"/>
        </w:rPr>
        <w:t>חבותו</w:t>
      </w:r>
      <w:r w:rsidRPr="00AA7633">
        <w:rPr>
          <w:rFonts w:ascii="Times New Roman" w:eastAsia="Times New Roman" w:hAnsi="Times New Roman" w:cs="David"/>
          <w:sz w:val="24"/>
          <w:szCs w:val="24"/>
          <w:rtl/>
          <w:lang w:eastAsia="he-IL"/>
        </w:rPr>
        <w:t xml:space="preserve"> של היועץ על פי פקודת הנזיקין [נוסח חדש] ו/או חוק האחריות למוצרים פגומים, התש"</w:t>
      </w:r>
      <w:r w:rsidRPr="00AA7633">
        <w:rPr>
          <w:rFonts w:ascii="Times New Roman" w:eastAsia="Times New Roman" w:hAnsi="Times New Roman" w:cs="David" w:hint="eastAsia"/>
          <w:sz w:val="24"/>
          <w:szCs w:val="24"/>
          <w:rtl/>
          <w:lang w:eastAsia="he-IL"/>
        </w:rPr>
        <w:t>ם</w:t>
      </w:r>
      <w:r w:rsidRPr="00AA7633">
        <w:rPr>
          <w:rFonts w:ascii="Times New Roman" w:eastAsia="Times New Roman" w:hAnsi="Times New Roman" w:cs="David"/>
          <w:sz w:val="24"/>
          <w:szCs w:val="24"/>
          <w:rtl/>
          <w:lang w:eastAsia="he-IL"/>
        </w:rPr>
        <w:t xml:space="preserve">-1980 </w:t>
      </w:r>
      <w:r w:rsidRPr="00AA7633">
        <w:rPr>
          <w:rFonts w:ascii="Times New Roman" w:eastAsia="Times New Roman" w:hAnsi="Times New Roman" w:cs="David" w:hint="eastAsia"/>
          <w:sz w:val="24"/>
          <w:szCs w:val="24"/>
          <w:rtl/>
          <w:lang w:eastAsia="he-IL"/>
        </w:rPr>
        <w:t>כלפי</w:t>
      </w:r>
      <w:r w:rsidRPr="00AA7633">
        <w:rPr>
          <w:rFonts w:ascii="Times New Roman" w:eastAsia="Times New Roman" w:hAnsi="Times New Roman" w:cs="David"/>
          <w:sz w:val="24"/>
          <w:szCs w:val="24"/>
          <w:rtl/>
          <w:lang w:eastAsia="he-IL"/>
        </w:rPr>
        <w:t xml:space="preserve"> </w:t>
      </w:r>
      <w:r w:rsidRPr="00AA7633">
        <w:rPr>
          <w:rFonts w:ascii="Times New Roman" w:eastAsia="Times New Roman" w:hAnsi="Times New Roman" w:cs="David" w:hint="cs"/>
          <w:sz w:val="24"/>
          <w:szCs w:val="24"/>
          <w:rtl/>
          <w:lang w:eastAsia="he-IL"/>
        </w:rPr>
        <w:t xml:space="preserve">עובדיו המועסקים לצורך מתן השירותים, בגין פגיעה גופנית ו/או מחלה העלולים להיגרם להם תוך כדי ו/או עקב עבודתם, </w:t>
      </w:r>
      <w:r w:rsidRPr="00AA7633">
        <w:rPr>
          <w:rFonts w:ascii="Times New Roman" w:eastAsia="Times New Roman" w:hAnsi="Times New Roman" w:cs="David"/>
          <w:sz w:val="24"/>
          <w:szCs w:val="24"/>
          <w:rtl/>
          <w:lang w:eastAsia="he-IL"/>
        </w:rPr>
        <w:t>בגבולות אחריות של</w:t>
      </w:r>
      <w:r w:rsidRPr="00AA7633">
        <w:rPr>
          <w:rFonts w:ascii="Times New Roman" w:eastAsia="Times New Roman" w:hAnsi="Times New Roman" w:cs="David" w:hint="cs"/>
          <w:sz w:val="24"/>
          <w:szCs w:val="24"/>
          <w:rtl/>
          <w:lang w:eastAsia="he-IL"/>
        </w:rPr>
        <w:t xml:space="preserve"> 20,000,000 ₪ לתובע, </w:t>
      </w:r>
      <w:r w:rsidRPr="00AA7633">
        <w:rPr>
          <w:rFonts w:ascii="Times New Roman" w:eastAsia="Times New Roman" w:hAnsi="Times New Roman" w:cs="David" w:hint="eastAsia"/>
          <w:sz w:val="24"/>
          <w:szCs w:val="24"/>
          <w:rtl/>
          <w:lang w:eastAsia="he-IL"/>
        </w:rPr>
        <w:t>למקרה</w:t>
      </w:r>
      <w:r w:rsidRPr="00AA7633">
        <w:rPr>
          <w:rFonts w:ascii="Times New Roman" w:eastAsia="Times New Roman" w:hAnsi="Times New Roman" w:cs="David"/>
          <w:sz w:val="24"/>
          <w:szCs w:val="24"/>
          <w:rtl/>
          <w:lang w:eastAsia="he-IL"/>
        </w:rPr>
        <w:t xml:space="preserve"> ובמצטבר ל</w:t>
      </w:r>
      <w:r w:rsidRPr="00AA7633">
        <w:rPr>
          <w:rFonts w:ascii="Times New Roman" w:eastAsia="Times New Roman" w:hAnsi="Times New Roman" w:cs="David" w:hint="cs"/>
          <w:sz w:val="24"/>
          <w:szCs w:val="24"/>
          <w:rtl/>
          <w:lang w:eastAsia="he-IL"/>
        </w:rPr>
        <w:t>תקופת הביטוח</w:t>
      </w:r>
      <w:r w:rsidRPr="00AA7633">
        <w:rPr>
          <w:rFonts w:ascii="Times New Roman" w:eastAsia="Times New Roman" w:hAnsi="Times New Roman" w:cs="David"/>
          <w:sz w:val="24"/>
          <w:szCs w:val="24"/>
          <w:rtl/>
          <w:lang w:eastAsia="he-IL"/>
        </w:rPr>
        <w:t xml:space="preserve">. הביטוח אינו כולל כל סייג בדבר </w:t>
      </w:r>
      <w:r w:rsidRPr="00AA7633">
        <w:rPr>
          <w:rFonts w:ascii="Times New Roman" w:eastAsia="Times New Roman" w:hAnsi="Times New Roman" w:cs="David" w:hint="cs"/>
          <w:sz w:val="24"/>
          <w:szCs w:val="24"/>
          <w:rtl/>
          <w:lang w:eastAsia="he-IL"/>
        </w:rPr>
        <w:t xml:space="preserve">שעות עבודה, העסקת נוער וכן בדבר </w:t>
      </w:r>
      <w:r w:rsidRPr="00AA7633">
        <w:rPr>
          <w:rFonts w:ascii="Times New Roman" w:eastAsia="Times New Roman" w:hAnsi="Times New Roman" w:cs="David"/>
          <w:sz w:val="24"/>
          <w:szCs w:val="24"/>
          <w:rtl/>
          <w:lang w:eastAsia="he-IL"/>
        </w:rPr>
        <w:t xml:space="preserve">חבות היועץ כלפי קבלנים, </w:t>
      </w:r>
      <w:r w:rsidRPr="00AA7633">
        <w:rPr>
          <w:rFonts w:ascii="Times New Roman" w:eastAsia="Times New Roman" w:hAnsi="Times New Roman" w:cs="David" w:hint="eastAsia"/>
          <w:sz w:val="24"/>
          <w:szCs w:val="24"/>
          <w:rtl/>
          <w:lang w:eastAsia="he-IL"/>
        </w:rPr>
        <w:t>קבלני</w:t>
      </w:r>
      <w:r w:rsidRPr="00AA7633">
        <w:rPr>
          <w:rFonts w:ascii="Times New Roman" w:eastAsia="Times New Roman" w:hAnsi="Times New Roman" w:cs="David"/>
          <w:sz w:val="24"/>
          <w:szCs w:val="24"/>
          <w:rtl/>
          <w:lang w:eastAsia="he-IL"/>
        </w:rPr>
        <w:t xml:space="preserve"> משנה ועובדיהם</w:t>
      </w:r>
      <w:r w:rsidRPr="00AA7633">
        <w:rPr>
          <w:rFonts w:ascii="Times New Roman" w:eastAsia="Times New Roman" w:hAnsi="Times New Roman" w:cs="David" w:hint="cs"/>
          <w:sz w:val="24"/>
          <w:szCs w:val="24"/>
          <w:rtl/>
          <w:lang w:eastAsia="he-IL"/>
        </w:rPr>
        <w:t xml:space="preserve"> היה ויחשבו לעובדי היועץ</w:t>
      </w:r>
      <w:r w:rsidRPr="00AA7633">
        <w:rPr>
          <w:rFonts w:ascii="Times New Roman" w:eastAsia="Times New Roman" w:hAnsi="Times New Roman" w:cs="David"/>
          <w:sz w:val="24"/>
          <w:szCs w:val="24"/>
          <w:rtl/>
          <w:lang w:eastAsia="he-IL"/>
        </w:rPr>
        <w:t>. הביטוח מורחב ל</w:t>
      </w:r>
      <w:r w:rsidRPr="00AA7633">
        <w:rPr>
          <w:rFonts w:ascii="Times New Roman" w:eastAsia="Times New Roman" w:hAnsi="Times New Roman" w:cs="David" w:hint="cs"/>
          <w:sz w:val="24"/>
          <w:szCs w:val="24"/>
          <w:rtl/>
          <w:lang w:eastAsia="he-IL"/>
        </w:rPr>
        <w:t xml:space="preserve">שפות את החברה </w:t>
      </w:r>
      <w:r w:rsidRPr="00AA7633">
        <w:rPr>
          <w:rFonts w:ascii="Times New Roman" w:eastAsia="Times New Roman" w:hAnsi="Times New Roman" w:cs="David"/>
          <w:sz w:val="24"/>
          <w:szCs w:val="24"/>
          <w:rtl/>
          <w:lang w:eastAsia="he-IL"/>
        </w:rPr>
        <w:t xml:space="preserve">היה ותיחשב למעביד של </w:t>
      </w:r>
      <w:r w:rsidRPr="00AA7633">
        <w:rPr>
          <w:rFonts w:ascii="Times New Roman" w:eastAsia="Times New Roman" w:hAnsi="Times New Roman" w:cs="David" w:hint="eastAsia"/>
          <w:sz w:val="24"/>
          <w:szCs w:val="24"/>
          <w:rtl/>
          <w:lang w:eastAsia="he-IL"/>
        </w:rPr>
        <w:t>מי</w:t>
      </w:r>
      <w:r w:rsidRPr="00AA7633">
        <w:rPr>
          <w:rFonts w:ascii="Times New Roman" w:eastAsia="Times New Roman" w:hAnsi="Times New Roman" w:cs="David"/>
          <w:sz w:val="24"/>
          <w:szCs w:val="24"/>
          <w:rtl/>
          <w:lang w:eastAsia="he-IL"/>
        </w:rPr>
        <w:t xml:space="preserve"> מ</w:t>
      </w:r>
      <w:r w:rsidRPr="00AA7633">
        <w:rPr>
          <w:rFonts w:ascii="Times New Roman" w:eastAsia="Times New Roman" w:hAnsi="Times New Roman" w:cs="David" w:hint="cs"/>
          <w:sz w:val="24"/>
          <w:szCs w:val="24"/>
          <w:rtl/>
          <w:lang w:eastAsia="he-IL"/>
        </w:rPr>
        <w:t>עובדי</w:t>
      </w:r>
      <w:r w:rsidRPr="00AA7633">
        <w:rPr>
          <w:rFonts w:ascii="Times New Roman" w:eastAsia="Times New Roman" w:hAnsi="Times New Roman" w:cs="David"/>
          <w:sz w:val="24"/>
          <w:szCs w:val="24"/>
          <w:rtl/>
          <w:lang w:eastAsia="he-IL"/>
        </w:rPr>
        <w:t xml:space="preserve"> היועץ או אם ייקבע כי היא נושאת באחריות שילוחית לעניין חבות היועץ כלפי </w:t>
      </w:r>
      <w:r w:rsidRPr="00AA7633">
        <w:rPr>
          <w:rFonts w:ascii="Times New Roman" w:eastAsia="Times New Roman" w:hAnsi="Times New Roman" w:cs="David" w:hint="eastAsia"/>
          <w:sz w:val="24"/>
          <w:szCs w:val="24"/>
          <w:rtl/>
          <w:lang w:eastAsia="he-IL"/>
        </w:rPr>
        <w:t>מי</w:t>
      </w:r>
      <w:r w:rsidRPr="00AA7633">
        <w:rPr>
          <w:rFonts w:ascii="Times New Roman" w:eastAsia="Times New Roman" w:hAnsi="Times New Roman" w:cs="David"/>
          <w:sz w:val="24"/>
          <w:szCs w:val="24"/>
          <w:rtl/>
          <w:lang w:eastAsia="he-IL"/>
        </w:rPr>
        <w:t xml:space="preserve"> מ</w:t>
      </w:r>
      <w:r w:rsidRPr="00AA7633">
        <w:rPr>
          <w:rFonts w:ascii="Times New Roman" w:eastAsia="Times New Roman" w:hAnsi="Times New Roman" w:cs="David" w:hint="cs"/>
          <w:sz w:val="24"/>
          <w:szCs w:val="24"/>
          <w:rtl/>
          <w:lang w:eastAsia="he-IL"/>
        </w:rPr>
        <w:t>עובדיו</w:t>
      </w:r>
      <w:r w:rsidRPr="00AA7633">
        <w:rPr>
          <w:rFonts w:ascii="Times New Roman" w:eastAsia="Times New Roman" w:hAnsi="Times New Roman" w:cs="David"/>
          <w:sz w:val="24"/>
          <w:szCs w:val="24"/>
          <w:rtl/>
          <w:lang w:eastAsia="he-IL"/>
        </w:rPr>
        <w:t>.</w:t>
      </w:r>
    </w:p>
    <w:p w14:paraId="2EBA8032" w14:textId="77777777" w:rsidR="00AA7633" w:rsidRPr="00AA7633" w:rsidRDefault="00AA7633" w:rsidP="00AA7633">
      <w:pPr>
        <w:widowControl w:val="0"/>
        <w:spacing w:before="0" w:beforeAutospacing="0" w:after="0" w:afterAutospacing="0" w:line="240" w:lineRule="auto"/>
        <w:rPr>
          <w:rFonts w:ascii="Times New Roman" w:eastAsia="Times New Roman" w:hAnsi="Times New Roman" w:cs="David"/>
          <w:sz w:val="24"/>
          <w:szCs w:val="24"/>
          <w:rtl/>
          <w:lang w:eastAsia="he-IL"/>
        </w:rPr>
      </w:pPr>
    </w:p>
    <w:p w14:paraId="43D4D66E" w14:textId="77777777" w:rsidR="00AA7633" w:rsidRPr="00AA7633" w:rsidRDefault="00AA7633" w:rsidP="00AA7633">
      <w:pPr>
        <w:widowControl w:val="0"/>
        <w:numPr>
          <w:ilvl w:val="0"/>
          <w:numId w:val="47"/>
        </w:numPr>
        <w:spacing w:before="0" w:beforeAutospacing="0" w:after="0" w:afterAutospacing="0" w:line="240" w:lineRule="exact"/>
        <w:rPr>
          <w:rFonts w:ascii="Times New Roman" w:eastAsia="Times New Roman" w:hAnsi="Times New Roman" w:cs="David"/>
          <w:sz w:val="24"/>
          <w:szCs w:val="24"/>
          <w:rtl/>
          <w:lang w:eastAsia="he-IL"/>
        </w:rPr>
      </w:pPr>
      <w:r w:rsidRPr="00AA7633">
        <w:rPr>
          <w:rFonts w:ascii="Times New Roman" w:eastAsia="Times New Roman" w:hAnsi="Times New Roman" w:cs="David" w:hint="eastAsia"/>
          <w:sz w:val="24"/>
          <w:szCs w:val="24"/>
          <w:u w:val="single"/>
          <w:rtl/>
          <w:lang w:eastAsia="he-IL"/>
        </w:rPr>
        <w:t>ביטוח</w:t>
      </w:r>
      <w:r w:rsidRPr="00AA7633">
        <w:rPr>
          <w:rFonts w:ascii="Times New Roman" w:eastAsia="Times New Roman" w:hAnsi="Times New Roman" w:cs="David"/>
          <w:sz w:val="24"/>
          <w:szCs w:val="24"/>
          <w:u w:val="single"/>
          <w:rtl/>
          <w:lang w:eastAsia="he-IL"/>
        </w:rPr>
        <w:t xml:space="preserve"> אחריות כלפי צד שלישי</w:t>
      </w:r>
      <w:r w:rsidRPr="00AA7633">
        <w:rPr>
          <w:rFonts w:ascii="Times New Roman" w:eastAsia="Times New Roman" w:hAnsi="Times New Roman" w:cs="David"/>
          <w:sz w:val="24"/>
          <w:szCs w:val="24"/>
          <w:rtl/>
          <w:lang w:eastAsia="he-IL"/>
        </w:rPr>
        <w:t xml:space="preserve"> –</w:t>
      </w:r>
      <w:r w:rsidRPr="00AA7633">
        <w:rPr>
          <w:rFonts w:ascii="Times New Roman" w:eastAsia="Times New Roman" w:hAnsi="Times New Roman" w:cs="David" w:hint="cs"/>
          <w:sz w:val="24"/>
          <w:szCs w:val="24"/>
          <w:rtl/>
          <w:lang w:eastAsia="he-IL"/>
        </w:rPr>
        <w:t xml:space="preserve"> מ.פ. _______________________</w:t>
      </w:r>
    </w:p>
    <w:p w14:paraId="573312C0" w14:textId="77777777" w:rsidR="00AA7633" w:rsidRPr="00AA7633" w:rsidRDefault="00AA7633" w:rsidP="00AA7633">
      <w:pPr>
        <w:widowControl w:val="0"/>
        <w:spacing w:before="0" w:beforeAutospacing="0" w:after="0" w:afterAutospacing="0" w:line="240" w:lineRule="exact"/>
        <w:ind w:left="720"/>
        <w:rPr>
          <w:rFonts w:ascii="Times New Roman" w:eastAsia="Times New Roman" w:hAnsi="Times New Roman" w:cs="David"/>
          <w:sz w:val="24"/>
          <w:szCs w:val="24"/>
          <w:rtl/>
          <w:lang w:eastAsia="he-IL"/>
        </w:rPr>
      </w:pPr>
      <w:r w:rsidRPr="00AA7633">
        <w:rPr>
          <w:rFonts w:ascii="Times New Roman" w:eastAsia="Times New Roman" w:hAnsi="Times New Roman" w:cs="David" w:hint="eastAsia"/>
          <w:sz w:val="24"/>
          <w:szCs w:val="24"/>
          <w:rtl/>
          <w:lang w:eastAsia="he-IL"/>
        </w:rPr>
        <w:t>לכיסוי</w:t>
      </w:r>
      <w:r w:rsidRPr="00AA7633">
        <w:rPr>
          <w:rFonts w:ascii="Times New Roman" w:eastAsia="Times New Roman" w:hAnsi="Times New Roman" w:cs="David"/>
          <w:sz w:val="24"/>
          <w:szCs w:val="24"/>
          <w:rtl/>
          <w:lang w:eastAsia="he-IL"/>
        </w:rPr>
        <w:t xml:space="preserve"> אחריות היועץ על פי דין </w:t>
      </w:r>
      <w:r w:rsidRPr="00AA7633">
        <w:rPr>
          <w:rFonts w:ascii="Times New Roman" w:eastAsia="Times New Roman" w:hAnsi="Times New Roman" w:cs="David" w:hint="eastAsia"/>
          <w:sz w:val="24"/>
          <w:szCs w:val="24"/>
          <w:rtl/>
          <w:lang w:eastAsia="he-IL"/>
        </w:rPr>
        <w:t>בגין</w:t>
      </w:r>
      <w:r w:rsidRPr="00AA7633">
        <w:rPr>
          <w:rFonts w:ascii="Times New Roman" w:eastAsia="Times New Roman" w:hAnsi="Times New Roman" w:cs="David"/>
          <w:sz w:val="24"/>
          <w:szCs w:val="24"/>
          <w:rtl/>
          <w:lang w:eastAsia="he-IL"/>
        </w:rPr>
        <w:t xml:space="preserve"> פגיעה ו/או נזק העלולים להיגרם לגופו ו/או לרכושו של כל אדם ו/או גוף כלשהו </w:t>
      </w:r>
      <w:r w:rsidRPr="00AA7633">
        <w:rPr>
          <w:rFonts w:ascii="Times New Roman" w:eastAsia="Times New Roman" w:hAnsi="Times New Roman" w:cs="David" w:hint="cs"/>
          <w:sz w:val="24"/>
          <w:szCs w:val="24"/>
          <w:rtl/>
          <w:lang w:eastAsia="he-IL"/>
        </w:rPr>
        <w:t>(</w:t>
      </w:r>
      <w:r w:rsidRPr="00AA7633">
        <w:rPr>
          <w:rFonts w:ascii="Times New Roman" w:eastAsia="Times New Roman" w:hAnsi="Times New Roman" w:cs="David" w:hint="eastAsia"/>
          <w:sz w:val="24"/>
          <w:szCs w:val="24"/>
          <w:rtl/>
          <w:lang w:eastAsia="he-IL"/>
        </w:rPr>
        <w:t>לרבות</w:t>
      </w:r>
      <w:r w:rsidRPr="00AA7633">
        <w:rPr>
          <w:rFonts w:ascii="Times New Roman" w:eastAsia="Times New Roman" w:hAnsi="Times New Roman" w:cs="David"/>
          <w:sz w:val="24"/>
          <w:szCs w:val="24"/>
          <w:rtl/>
          <w:lang w:eastAsia="he-IL"/>
        </w:rPr>
        <w:t xml:space="preserve"> </w:t>
      </w:r>
      <w:r w:rsidRPr="00AA7633">
        <w:rPr>
          <w:rFonts w:ascii="Times New Roman" w:eastAsia="Times New Roman" w:hAnsi="Times New Roman" w:cs="David" w:hint="cs"/>
          <w:sz w:val="24"/>
          <w:szCs w:val="24"/>
          <w:rtl/>
          <w:lang w:eastAsia="he-IL"/>
        </w:rPr>
        <w:t>במפורש החברה)</w:t>
      </w:r>
      <w:r w:rsidRPr="00AA7633">
        <w:rPr>
          <w:rFonts w:ascii="Times New Roman" w:eastAsia="Times New Roman" w:hAnsi="Times New Roman" w:cs="David"/>
          <w:sz w:val="24"/>
          <w:szCs w:val="24"/>
          <w:rtl/>
          <w:lang w:eastAsia="he-IL"/>
        </w:rPr>
        <w:t>, בג</w:t>
      </w:r>
      <w:r w:rsidRPr="00AA7633">
        <w:rPr>
          <w:rFonts w:ascii="Times New Roman" w:eastAsia="Times New Roman" w:hAnsi="Times New Roman" w:cs="David" w:hint="eastAsia"/>
          <w:sz w:val="24"/>
          <w:szCs w:val="24"/>
          <w:rtl/>
          <w:lang w:eastAsia="he-IL"/>
        </w:rPr>
        <w:t>בולות</w:t>
      </w:r>
      <w:r w:rsidRPr="00AA7633">
        <w:rPr>
          <w:rFonts w:ascii="Times New Roman" w:eastAsia="Times New Roman" w:hAnsi="Times New Roman" w:cs="David"/>
          <w:sz w:val="24"/>
          <w:szCs w:val="24"/>
          <w:rtl/>
          <w:lang w:eastAsia="he-IL"/>
        </w:rPr>
        <w:t xml:space="preserve"> אחריות בסך של </w:t>
      </w:r>
      <w:r w:rsidRPr="00AA7633">
        <w:rPr>
          <w:rFonts w:ascii="Times New Roman" w:eastAsia="Times New Roman" w:hAnsi="Times New Roman" w:cs="David" w:hint="cs"/>
          <w:sz w:val="24"/>
          <w:szCs w:val="24"/>
          <w:rtl/>
          <w:lang w:eastAsia="he-IL"/>
        </w:rPr>
        <w:t>4</w:t>
      </w:r>
      <w:r w:rsidRPr="00AA7633">
        <w:rPr>
          <w:rFonts w:ascii="Times New Roman" w:eastAsia="Times New Roman" w:hAnsi="Times New Roman" w:cs="David"/>
          <w:sz w:val="24"/>
          <w:szCs w:val="24"/>
          <w:rtl/>
          <w:lang w:eastAsia="he-IL"/>
        </w:rPr>
        <w:t>,000,000</w:t>
      </w:r>
      <w:r w:rsidRPr="00AA7633">
        <w:rPr>
          <w:rFonts w:ascii="Times New Roman" w:eastAsia="Times New Roman" w:hAnsi="Times New Roman" w:cs="David" w:hint="cs"/>
          <w:sz w:val="24"/>
          <w:szCs w:val="24"/>
          <w:rtl/>
          <w:lang w:eastAsia="he-IL"/>
        </w:rPr>
        <w:t xml:space="preserve"> ₪ </w:t>
      </w:r>
      <w:r w:rsidRPr="00AA7633">
        <w:rPr>
          <w:rFonts w:ascii="Times New Roman" w:eastAsia="Times New Roman" w:hAnsi="Times New Roman" w:cs="David"/>
          <w:sz w:val="24"/>
          <w:szCs w:val="24"/>
          <w:rtl/>
          <w:lang w:eastAsia="he-IL"/>
        </w:rPr>
        <w:t xml:space="preserve">למקרה ובמצטבר לתקופת </w:t>
      </w:r>
      <w:r w:rsidRPr="00AA7633">
        <w:rPr>
          <w:rFonts w:ascii="Times New Roman" w:eastAsia="Times New Roman" w:hAnsi="Times New Roman" w:cs="David" w:hint="cs"/>
          <w:sz w:val="24"/>
          <w:szCs w:val="24"/>
          <w:rtl/>
          <w:lang w:eastAsia="he-IL"/>
        </w:rPr>
        <w:t>ה</w:t>
      </w:r>
      <w:r w:rsidRPr="00AA7633">
        <w:rPr>
          <w:rFonts w:ascii="Times New Roman" w:eastAsia="Times New Roman" w:hAnsi="Times New Roman" w:cs="David" w:hint="eastAsia"/>
          <w:sz w:val="24"/>
          <w:szCs w:val="24"/>
          <w:rtl/>
          <w:lang w:eastAsia="he-IL"/>
        </w:rPr>
        <w:t>ביטוח</w:t>
      </w:r>
      <w:r w:rsidRPr="00AA7633">
        <w:rPr>
          <w:rFonts w:ascii="Times New Roman" w:eastAsia="Times New Roman" w:hAnsi="Times New Roman" w:cs="David"/>
          <w:sz w:val="24"/>
          <w:szCs w:val="24"/>
          <w:rtl/>
          <w:lang w:eastAsia="he-IL"/>
        </w:rPr>
        <w:t xml:space="preserve">. </w:t>
      </w:r>
      <w:r w:rsidRPr="00AA7633">
        <w:rPr>
          <w:rFonts w:ascii="Times New Roman" w:eastAsia="Times New Roman" w:hAnsi="Times New Roman" w:cs="David" w:hint="eastAsia"/>
          <w:sz w:val="24"/>
          <w:szCs w:val="24"/>
          <w:rtl/>
          <w:lang w:eastAsia="he-IL"/>
        </w:rPr>
        <w:t>הביטוח</w:t>
      </w:r>
      <w:r w:rsidRPr="00AA7633">
        <w:rPr>
          <w:rFonts w:ascii="Times New Roman" w:eastAsia="Times New Roman" w:hAnsi="Times New Roman" w:cs="David"/>
          <w:sz w:val="24"/>
          <w:szCs w:val="24"/>
          <w:rtl/>
          <w:lang w:eastAsia="he-IL"/>
        </w:rPr>
        <w:t xml:space="preserve"> אינו כולל כל סייג בדבר חבות בגין וכלפי קבלנים, </w:t>
      </w:r>
      <w:r w:rsidRPr="00AA7633">
        <w:rPr>
          <w:rFonts w:ascii="Times New Roman" w:eastAsia="Times New Roman" w:hAnsi="Times New Roman" w:cs="David" w:hint="eastAsia"/>
          <w:sz w:val="24"/>
          <w:szCs w:val="24"/>
          <w:rtl/>
          <w:lang w:eastAsia="he-IL"/>
        </w:rPr>
        <w:t>קבלני</w:t>
      </w:r>
      <w:r w:rsidRPr="00AA7633">
        <w:rPr>
          <w:rFonts w:ascii="Times New Roman" w:eastAsia="Times New Roman" w:hAnsi="Times New Roman" w:cs="David"/>
          <w:sz w:val="24"/>
          <w:szCs w:val="24"/>
          <w:rtl/>
          <w:lang w:eastAsia="he-IL"/>
        </w:rPr>
        <w:t xml:space="preserve"> משנה ועובדיהם וכן תביעות תחלוף מצד המוסד לביטוח לאומי. הביטוח מורחב ל</w:t>
      </w:r>
      <w:r w:rsidRPr="00AA7633">
        <w:rPr>
          <w:rFonts w:ascii="Times New Roman" w:eastAsia="Times New Roman" w:hAnsi="Times New Roman" w:cs="David" w:hint="cs"/>
          <w:sz w:val="24"/>
          <w:szCs w:val="24"/>
          <w:rtl/>
          <w:lang w:eastAsia="he-IL"/>
        </w:rPr>
        <w:t xml:space="preserve">שפות את החברה בגין </w:t>
      </w:r>
      <w:r w:rsidRPr="00AA7633">
        <w:rPr>
          <w:rFonts w:ascii="Times New Roman" w:eastAsia="Times New Roman" w:hAnsi="Times New Roman" w:cs="David"/>
          <w:sz w:val="24"/>
          <w:szCs w:val="24"/>
          <w:rtl/>
          <w:lang w:eastAsia="he-IL"/>
        </w:rPr>
        <w:t xml:space="preserve">אחריותה למעשי ו/או מחדלי היועץ ו/או מי מטעמו, בכפוף </w:t>
      </w:r>
      <w:r w:rsidRPr="00AA7633">
        <w:rPr>
          <w:rFonts w:ascii="Times New Roman" w:eastAsia="Times New Roman" w:hAnsi="Times New Roman" w:cs="David" w:hint="eastAsia"/>
          <w:sz w:val="24"/>
          <w:szCs w:val="24"/>
          <w:rtl/>
          <w:lang w:eastAsia="he-IL"/>
        </w:rPr>
        <w:t>לסעיף</w:t>
      </w:r>
      <w:r w:rsidRPr="00AA7633">
        <w:rPr>
          <w:rFonts w:ascii="Times New Roman" w:eastAsia="Times New Roman" w:hAnsi="Times New Roman" w:cs="David"/>
          <w:sz w:val="24"/>
          <w:szCs w:val="24"/>
          <w:rtl/>
          <w:lang w:eastAsia="he-IL"/>
        </w:rPr>
        <w:t xml:space="preserve"> אחריות צולבת.</w:t>
      </w:r>
    </w:p>
    <w:p w14:paraId="5D6332F4" w14:textId="77777777" w:rsidR="00AA7633" w:rsidRPr="00AA7633" w:rsidRDefault="00AA7633" w:rsidP="00AA7633">
      <w:pPr>
        <w:widowControl w:val="0"/>
        <w:spacing w:before="0" w:beforeAutospacing="0" w:after="0" w:afterAutospacing="0" w:line="240" w:lineRule="auto"/>
        <w:ind w:left="709" w:hanging="720"/>
        <w:rPr>
          <w:rFonts w:ascii="Times New Roman" w:eastAsia="Times New Roman" w:hAnsi="Times New Roman" w:cs="David"/>
          <w:sz w:val="24"/>
          <w:szCs w:val="24"/>
          <w:rtl/>
          <w:lang w:eastAsia="he-IL"/>
        </w:rPr>
      </w:pPr>
    </w:p>
    <w:p w14:paraId="41A6A75D" w14:textId="77777777" w:rsidR="00AA7633" w:rsidRPr="00AA7633" w:rsidRDefault="00AA7633" w:rsidP="00AA7633">
      <w:pPr>
        <w:widowControl w:val="0"/>
        <w:spacing w:before="0" w:beforeAutospacing="0" w:after="0" w:afterAutospacing="0" w:line="240" w:lineRule="auto"/>
        <w:ind w:left="709" w:hanging="720"/>
        <w:rPr>
          <w:rFonts w:ascii="Times New Roman" w:eastAsia="Times New Roman" w:hAnsi="Times New Roman" w:cs="David"/>
          <w:sz w:val="24"/>
          <w:szCs w:val="24"/>
          <w:rtl/>
          <w:lang w:eastAsia="he-IL"/>
        </w:rPr>
      </w:pPr>
    </w:p>
    <w:p w14:paraId="316F63C4" w14:textId="77777777" w:rsidR="00AA7633" w:rsidRPr="00AA7633" w:rsidRDefault="00AA7633" w:rsidP="00AA7633">
      <w:pPr>
        <w:widowControl w:val="0"/>
        <w:spacing w:before="0" w:beforeAutospacing="0" w:after="0" w:afterAutospacing="0" w:line="240" w:lineRule="auto"/>
        <w:rPr>
          <w:rFonts w:ascii="Times New Roman" w:eastAsia="Times New Roman" w:hAnsi="Times New Roman" w:cs="David"/>
          <w:b/>
          <w:bCs/>
          <w:sz w:val="24"/>
          <w:szCs w:val="24"/>
          <w:u w:val="single"/>
          <w:rtl/>
          <w:lang w:eastAsia="he-IL"/>
        </w:rPr>
      </w:pPr>
    </w:p>
    <w:p w14:paraId="19532CE6" w14:textId="77777777" w:rsidR="00AA7633" w:rsidRPr="00AA7633" w:rsidRDefault="00AA7633" w:rsidP="00AA7633">
      <w:pPr>
        <w:widowControl w:val="0"/>
        <w:spacing w:before="0" w:beforeAutospacing="0" w:after="0" w:afterAutospacing="0" w:line="240" w:lineRule="auto"/>
        <w:rPr>
          <w:rFonts w:ascii="Times New Roman" w:eastAsia="Times New Roman" w:hAnsi="Times New Roman" w:cs="David"/>
          <w:b/>
          <w:bCs/>
          <w:sz w:val="24"/>
          <w:szCs w:val="24"/>
          <w:rtl/>
          <w:lang w:eastAsia="he-IL"/>
        </w:rPr>
      </w:pPr>
      <w:r w:rsidRPr="00AA7633">
        <w:rPr>
          <w:rFonts w:ascii="Times New Roman" w:eastAsia="Times New Roman" w:hAnsi="Times New Roman" w:cs="David" w:hint="eastAsia"/>
          <w:b/>
          <w:bCs/>
          <w:sz w:val="24"/>
          <w:szCs w:val="24"/>
          <w:u w:val="single"/>
          <w:rtl/>
          <w:lang w:eastAsia="he-IL"/>
        </w:rPr>
        <w:t>כללי</w:t>
      </w:r>
      <w:r w:rsidRPr="00AA7633">
        <w:rPr>
          <w:rFonts w:ascii="Times New Roman" w:eastAsia="Times New Roman" w:hAnsi="Times New Roman" w:cs="David"/>
          <w:b/>
          <w:bCs/>
          <w:sz w:val="24"/>
          <w:szCs w:val="24"/>
          <w:u w:val="single"/>
          <w:rtl/>
          <w:lang w:eastAsia="he-IL"/>
        </w:rPr>
        <w:t xml:space="preserve"> לכל הפוליסות</w:t>
      </w:r>
      <w:r w:rsidRPr="00AA7633">
        <w:rPr>
          <w:rFonts w:ascii="Times New Roman" w:eastAsia="Times New Roman" w:hAnsi="Times New Roman" w:cs="David"/>
          <w:b/>
          <w:bCs/>
          <w:sz w:val="24"/>
          <w:szCs w:val="24"/>
          <w:rtl/>
          <w:lang w:eastAsia="he-IL"/>
        </w:rPr>
        <w:t xml:space="preserve"> </w:t>
      </w:r>
      <w:r w:rsidRPr="00AA7633">
        <w:rPr>
          <w:rFonts w:ascii="Times New Roman" w:eastAsia="Times New Roman" w:hAnsi="Times New Roman" w:cs="David" w:hint="eastAsia"/>
          <w:b/>
          <w:bCs/>
          <w:sz w:val="24"/>
          <w:szCs w:val="24"/>
          <w:rtl/>
          <w:lang w:eastAsia="he-IL"/>
        </w:rPr>
        <w:t>–</w:t>
      </w:r>
      <w:r w:rsidRPr="00AA7633">
        <w:rPr>
          <w:rFonts w:ascii="Times New Roman" w:eastAsia="Times New Roman" w:hAnsi="Times New Roman" w:cs="David"/>
          <w:b/>
          <w:bCs/>
          <w:sz w:val="24"/>
          <w:szCs w:val="24"/>
          <w:rtl/>
          <w:lang w:eastAsia="he-IL"/>
        </w:rPr>
        <w:t xml:space="preserve"> </w:t>
      </w:r>
    </w:p>
    <w:p w14:paraId="26EE2D1A" w14:textId="77777777" w:rsidR="00AA7633" w:rsidRPr="00AA7633" w:rsidRDefault="00AA7633" w:rsidP="00AA7633">
      <w:pPr>
        <w:widowControl w:val="0"/>
        <w:spacing w:before="0" w:beforeAutospacing="0" w:after="0" w:afterAutospacing="0" w:line="240" w:lineRule="auto"/>
        <w:rPr>
          <w:rFonts w:ascii="Times New Roman" w:eastAsia="Times New Roman" w:hAnsi="Times New Roman" w:cs="David"/>
          <w:sz w:val="24"/>
          <w:szCs w:val="24"/>
          <w:rtl/>
          <w:lang w:eastAsia="he-IL"/>
        </w:rPr>
      </w:pPr>
    </w:p>
    <w:p w14:paraId="1A45051B" w14:textId="77777777" w:rsidR="00AA7633" w:rsidRPr="00AA7633" w:rsidRDefault="00AA7633" w:rsidP="00AA7633">
      <w:pPr>
        <w:widowControl w:val="0"/>
        <w:numPr>
          <w:ilvl w:val="0"/>
          <w:numId w:val="46"/>
        </w:numPr>
        <w:spacing w:before="0" w:beforeAutospacing="0" w:after="0" w:afterAutospacing="0" w:line="240" w:lineRule="auto"/>
        <w:rPr>
          <w:rFonts w:ascii="Times New Roman" w:eastAsia="Times New Roman" w:hAnsi="Times New Roman" w:cs="David"/>
          <w:sz w:val="24"/>
          <w:szCs w:val="24"/>
          <w:lang w:eastAsia="he-IL"/>
        </w:rPr>
      </w:pPr>
      <w:r w:rsidRPr="00AA7633">
        <w:rPr>
          <w:rFonts w:ascii="Times New Roman" w:eastAsia="Times New Roman" w:hAnsi="Times New Roman" w:cs="David"/>
          <w:b/>
          <w:bCs/>
          <w:sz w:val="24"/>
          <w:szCs w:val="24"/>
          <w:rtl/>
          <w:lang w:eastAsia="he-IL"/>
        </w:rPr>
        <w:t>"</w:t>
      </w:r>
      <w:r w:rsidRPr="00AA7633">
        <w:rPr>
          <w:rFonts w:ascii="Times New Roman" w:eastAsia="Times New Roman" w:hAnsi="Times New Roman" w:cs="David" w:hint="cs"/>
          <w:b/>
          <w:bCs/>
          <w:sz w:val="24"/>
          <w:szCs w:val="24"/>
          <w:rtl/>
          <w:lang w:eastAsia="he-IL"/>
        </w:rPr>
        <w:t>החברה</w:t>
      </w:r>
      <w:r w:rsidRPr="00AA7633">
        <w:rPr>
          <w:rFonts w:ascii="Times New Roman" w:eastAsia="Times New Roman" w:hAnsi="Times New Roman" w:cs="David"/>
          <w:b/>
          <w:bCs/>
          <w:sz w:val="24"/>
          <w:szCs w:val="24"/>
          <w:rtl/>
          <w:lang w:eastAsia="he-IL"/>
        </w:rPr>
        <w:t>"</w:t>
      </w:r>
      <w:r w:rsidRPr="00AA7633">
        <w:rPr>
          <w:rFonts w:ascii="Times New Roman" w:eastAsia="Times New Roman" w:hAnsi="Times New Roman" w:cs="David"/>
          <w:sz w:val="24"/>
          <w:szCs w:val="24"/>
          <w:rtl/>
          <w:lang w:eastAsia="he-IL"/>
        </w:rPr>
        <w:t xml:space="preserve"> </w:t>
      </w:r>
      <w:r w:rsidRPr="00AA7633">
        <w:rPr>
          <w:rFonts w:ascii="Times New Roman" w:eastAsia="Times New Roman" w:hAnsi="Times New Roman" w:cs="David" w:hint="eastAsia"/>
          <w:sz w:val="24"/>
          <w:szCs w:val="24"/>
          <w:rtl/>
          <w:lang w:eastAsia="he-IL"/>
        </w:rPr>
        <w:t>לצורך</w:t>
      </w:r>
      <w:r w:rsidRPr="00AA7633">
        <w:rPr>
          <w:rFonts w:ascii="Times New Roman" w:eastAsia="Times New Roman" w:hAnsi="Times New Roman" w:cs="David"/>
          <w:sz w:val="24"/>
          <w:szCs w:val="24"/>
          <w:rtl/>
          <w:lang w:eastAsia="he-IL"/>
        </w:rPr>
        <w:t xml:space="preserve"> הביטוחים הנ"</w:t>
      </w:r>
      <w:r w:rsidRPr="00AA7633">
        <w:rPr>
          <w:rFonts w:ascii="Times New Roman" w:eastAsia="Times New Roman" w:hAnsi="Times New Roman" w:cs="David" w:hint="eastAsia"/>
          <w:sz w:val="24"/>
          <w:szCs w:val="24"/>
          <w:rtl/>
          <w:lang w:eastAsia="he-IL"/>
        </w:rPr>
        <w:t>ל</w:t>
      </w:r>
      <w:r w:rsidRPr="00AA7633">
        <w:rPr>
          <w:rFonts w:ascii="Times New Roman" w:eastAsia="Times New Roman" w:hAnsi="Times New Roman" w:cs="David"/>
          <w:sz w:val="24"/>
          <w:szCs w:val="24"/>
          <w:rtl/>
          <w:lang w:eastAsia="he-IL"/>
        </w:rPr>
        <w:t xml:space="preserve"> </w:t>
      </w:r>
      <w:r w:rsidRPr="00AA7633">
        <w:rPr>
          <w:rFonts w:ascii="Times New Roman" w:eastAsia="Times New Roman" w:hAnsi="Times New Roman" w:cs="David" w:hint="eastAsia"/>
          <w:sz w:val="24"/>
          <w:szCs w:val="24"/>
          <w:rtl/>
          <w:lang w:eastAsia="he-IL"/>
        </w:rPr>
        <w:t>ו</w:t>
      </w:r>
      <w:r w:rsidRPr="00AA7633">
        <w:rPr>
          <w:rFonts w:ascii="Times New Roman" w:eastAsia="Times New Roman" w:hAnsi="Times New Roman" w:cs="David"/>
          <w:sz w:val="24"/>
          <w:szCs w:val="24"/>
          <w:rtl/>
          <w:lang w:eastAsia="he-IL"/>
        </w:rPr>
        <w:t>/או אישור זה הינ</w:t>
      </w:r>
      <w:r w:rsidRPr="00AA7633">
        <w:rPr>
          <w:rFonts w:ascii="Times New Roman" w:eastAsia="Times New Roman" w:hAnsi="Times New Roman" w:cs="David" w:hint="cs"/>
          <w:sz w:val="24"/>
          <w:szCs w:val="24"/>
          <w:rtl/>
          <w:lang w:eastAsia="he-IL"/>
        </w:rPr>
        <w:t>ה</w:t>
      </w:r>
      <w:r w:rsidRPr="00AA7633">
        <w:rPr>
          <w:rFonts w:ascii="Times New Roman" w:eastAsia="Times New Roman" w:hAnsi="Times New Roman" w:cs="David"/>
          <w:sz w:val="24"/>
          <w:szCs w:val="24"/>
          <w:rtl/>
          <w:lang w:eastAsia="he-IL"/>
        </w:rPr>
        <w:t xml:space="preserve"> לרבות חברת אם ו/או חברות בנות ו/או חברות שלובות</w:t>
      </w:r>
      <w:r w:rsidRPr="00AA7633">
        <w:rPr>
          <w:rFonts w:ascii="Times New Roman" w:eastAsia="Times New Roman" w:hAnsi="Times New Roman" w:cs="David" w:hint="cs"/>
          <w:sz w:val="24"/>
          <w:szCs w:val="24"/>
          <w:rtl/>
          <w:lang w:eastAsia="he-IL"/>
        </w:rPr>
        <w:t xml:space="preserve"> ו/או עובדיהן ו/או מנהליהן</w:t>
      </w:r>
      <w:r w:rsidRPr="00AA7633">
        <w:rPr>
          <w:rFonts w:ascii="Times New Roman" w:eastAsia="Times New Roman" w:hAnsi="Times New Roman" w:cs="David"/>
          <w:sz w:val="24"/>
          <w:szCs w:val="24"/>
          <w:rtl/>
          <w:lang w:eastAsia="he-IL"/>
        </w:rPr>
        <w:t>.</w:t>
      </w:r>
    </w:p>
    <w:p w14:paraId="64E19B4C" w14:textId="77777777" w:rsidR="00AA7633" w:rsidRPr="00AA7633" w:rsidRDefault="00AA7633" w:rsidP="00AA7633">
      <w:pPr>
        <w:widowControl w:val="0"/>
        <w:spacing w:before="0" w:beforeAutospacing="0" w:after="0" w:afterAutospacing="0" w:line="240" w:lineRule="auto"/>
        <w:ind w:right="720"/>
        <w:rPr>
          <w:rFonts w:ascii="Times New Roman" w:eastAsia="Times New Roman" w:hAnsi="Times New Roman" w:cs="David"/>
          <w:sz w:val="24"/>
          <w:szCs w:val="24"/>
          <w:lang w:eastAsia="he-IL"/>
        </w:rPr>
      </w:pPr>
    </w:p>
    <w:p w14:paraId="3E0F9F2E" w14:textId="77777777" w:rsidR="00AA7633" w:rsidRPr="00AA7633" w:rsidRDefault="00AA7633" w:rsidP="00AA7633">
      <w:pPr>
        <w:widowControl w:val="0"/>
        <w:numPr>
          <w:ilvl w:val="0"/>
          <w:numId w:val="46"/>
        </w:numPr>
        <w:spacing w:before="0" w:beforeAutospacing="0" w:after="0" w:afterAutospacing="0" w:line="240" w:lineRule="auto"/>
        <w:rPr>
          <w:rFonts w:ascii="Times New Roman" w:eastAsia="Times New Roman" w:hAnsi="Times New Roman" w:cs="David"/>
          <w:sz w:val="24"/>
          <w:szCs w:val="24"/>
          <w:rtl/>
          <w:lang w:eastAsia="he-IL"/>
        </w:rPr>
      </w:pPr>
      <w:r w:rsidRPr="00AA7633">
        <w:rPr>
          <w:rFonts w:ascii="Times New Roman" w:eastAsia="Times New Roman" w:hAnsi="Times New Roman" w:cs="David" w:hint="cs"/>
          <w:sz w:val="24"/>
          <w:szCs w:val="24"/>
          <w:rtl/>
          <w:lang w:eastAsia="he-IL"/>
        </w:rPr>
        <w:t>נוסח הפוליסות (למעט אחריות מקצועית) לא יפחת מהנוסח הידוע כביט במהדורה הרלוונטית לעת עריכת הביטוח.</w:t>
      </w:r>
    </w:p>
    <w:p w14:paraId="785A891D" w14:textId="77777777" w:rsidR="00AA7633" w:rsidRPr="00AA7633" w:rsidRDefault="00AA7633" w:rsidP="00AA7633">
      <w:pPr>
        <w:widowControl w:val="0"/>
        <w:spacing w:before="0" w:beforeAutospacing="0" w:after="0" w:afterAutospacing="0" w:line="240" w:lineRule="auto"/>
        <w:ind w:right="720"/>
        <w:rPr>
          <w:rFonts w:ascii="Times New Roman" w:eastAsia="Times New Roman" w:hAnsi="Times New Roman" w:cs="David"/>
          <w:sz w:val="24"/>
          <w:szCs w:val="24"/>
          <w:rtl/>
          <w:lang w:eastAsia="he-IL"/>
        </w:rPr>
      </w:pPr>
    </w:p>
    <w:p w14:paraId="444B22D5" w14:textId="77777777" w:rsidR="00AA7633" w:rsidRPr="00AA7633" w:rsidRDefault="00AA7633" w:rsidP="00AA7633">
      <w:pPr>
        <w:widowControl w:val="0"/>
        <w:numPr>
          <w:ilvl w:val="0"/>
          <w:numId w:val="46"/>
        </w:numPr>
        <w:spacing w:before="0" w:beforeAutospacing="0" w:after="0" w:afterAutospacing="0" w:line="240" w:lineRule="auto"/>
        <w:rPr>
          <w:rFonts w:ascii="Times New Roman" w:eastAsia="Times New Roman" w:hAnsi="Times New Roman" w:cs="David"/>
          <w:sz w:val="24"/>
          <w:szCs w:val="24"/>
          <w:rtl/>
          <w:lang w:eastAsia="he-IL"/>
        </w:rPr>
      </w:pPr>
      <w:r w:rsidRPr="00AA7633">
        <w:rPr>
          <w:rFonts w:ascii="Times New Roman" w:eastAsia="Times New Roman" w:hAnsi="Times New Roman" w:cs="David" w:hint="eastAsia"/>
          <w:sz w:val="24"/>
          <w:szCs w:val="24"/>
          <w:rtl/>
          <w:lang w:eastAsia="he-IL"/>
        </w:rPr>
        <w:t>הננו</w:t>
      </w:r>
      <w:r w:rsidRPr="00AA7633">
        <w:rPr>
          <w:rFonts w:ascii="Times New Roman" w:eastAsia="Times New Roman" w:hAnsi="Times New Roman" w:cs="David"/>
          <w:sz w:val="24"/>
          <w:szCs w:val="24"/>
          <w:rtl/>
          <w:lang w:eastAsia="he-IL"/>
        </w:rPr>
        <w:t xml:space="preserve"> מאשרים כי ידוע לנו שהאחריות </w:t>
      </w:r>
      <w:r w:rsidRPr="00AA7633">
        <w:rPr>
          <w:rFonts w:ascii="Times New Roman" w:eastAsia="Times New Roman" w:hAnsi="Times New Roman" w:cs="David" w:hint="eastAsia"/>
          <w:sz w:val="24"/>
          <w:szCs w:val="24"/>
          <w:rtl/>
          <w:lang w:eastAsia="he-IL"/>
        </w:rPr>
        <w:t>לתשלום</w:t>
      </w:r>
      <w:r w:rsidRPr="00AA7633">
        <w:rPr>
          <w:rFonts w:ascii="Times New Roman" w:eastAsia="Times New Roman" w:hAnsi="Times New Roman" w:cs="David"/>
          <w:sz w:val="24"/>
          <w:szCs w:val="24"/>
          <w:rtl/>
          <w:lang w:eastAsia="he-IL"/>
        </w:rPr>
        <w:t xml:space="preserve"> פרמיות הביטוח והשתתפות עצמית חלה על היועץ בלבד</w:t>
      </w:r>
      <w:r w:rsidRPr="00AA7633">
        <w:rPr>
          <w:rFonts w:ascii="Times New Roman" w:eastAsia="Times New Roman" w:hAnsi="Times New Roman" w:cs="David" w:hint="cs"/>
          <w:sz w:val="24"/>
          <w:szCs w:val="24"/>
          <w:rtl/>
          <w:lang w:eastAsia="he-IL"/>
        </w:rPr>
        <w:t>, ובשום מקרה לא על החברה</w:t>
      </w:r>
      <w:r w:rsidRPr="00AA7633">
        <w:rPr>
          <w:rFonts w:ascii="Times New Roman" w:eastAsia="Times New Roman" w:hAnsi="Times New Roman" w:cs="David"/>
          <w:sz w:val="24"/>
          <w:szCs w:val="24"/>
          <w:rtl/>
          <w:lang w:eastAsia="he-IL"/>
        </w:rPr>
        <w:t>.</w:t>
      </w:r>
    </w:p>
    <w:p w14:paraId="1184249E" w14:textId="77777777" w:rsidR="00AA7633" w:rsidRPr="00AA7633" w:rsidRDefault="00AA7633" w:rsidP="00AA7633">
      <w:pPr>
        <w:widowControl w:val="0"/>
        <w:spacing w:before="0" w:beforeAutospacing="0" w:after="0" w:afterAutospacing="0" w:line="240" w:lineRule="auto"/>
        <w:rPr>
          <w:rFonts w:ascii="Times New Roman" w:eastAsia="Times New Roman" w:hAnsi="Times New Roman" w:cs="David"/>
          <w:sz w:val="24"/>
          <w:szCs w:val="24"/>
          <w:rtl/>
          <w:lang w:eastAsia="he-IL"/>
        </w:rPr>
      </w:pPr>
    </w:p>
    <w:p w14:paraId="157D6FB5" w14:textId="77777777" w:rsidR="00AA7633" w:rsidRPr="00AA7633" w:rsidRDefault="00AA7633" w:rsidP="00AA7633">
      <w:pPr>
        <w:widowControl w:val="0"/>
        <w:numPr>
          <w:ilvl w:val="0"/>
          <w:numId w:val="46"/>
        </w:numPr>
        <w:spacing w:before="0" w:beforeAutospacing="0" w:after="0" w:afterAutospacing="0" w:line="240" w:lineRule="auto"/>
        <w:rPr>
          <w:rFonts w:ascii="Times New Roman" w:eastAsia="Times New Roman" w:hAnsi="Times New Roman" w:cs="David"/>
          <w:sz w:val="24"/>
          <w:szCs w:val="24"/>
          <w:lang w:eastAsia="he-IL"/>
        </w:rPr>
      </w:pPr>
      <w:r w:rsidRPr="00AA7633">
        <w:rPr>
          <w:rFonts w:ascii="Times New Roman" w:eastAsia="Times New Roman" w:hAnsi="Times New Roman" w:cs="David" w:hint="eastAsia"/>
          <w:sz w:val="24"/>
          <w:szCs w:val="24"/>
          <w:rtl/>
          <w:lang w:eastAsia="he-IL"/>
        </w:rPr>
        <w:t>הננו</w:t>
      </w:r>
      <w:r w:rsidRPr="00AA7633">
        <w:rPr>
          <w:rFonts w:ascii="Times New Roman" w:eastAsia="Times New Roman" w:hAnsi="Times New Roman" w:cs="David"/>
          <w:sz w:val="24"/>
          <w:szCs w:val="24"/>
          <w:rtl/>
          <w:lang w:eastAsia="he-IL"/>
        </w:rPr>
        <w:t xml:space="preserve"> מאשרים כי כל הביטוחים הנ"</w:t>
      </w:r>
      <w:r w:rsidRPr="00AA7633">
        <w:rPr>
          <w:rFonts w:ascii="Times New Roman" w:eastAsia="Times New Roman" w:hAnsi="Times New Roman" w:cs="David" w:hint="eastAsia"/>
          <w:sz w:val="24"/>
          <w:szCs w:val="24"/>
          <w:rtl/>
          <w:lang w:eastAsia="he-IL"/>
        </w:rPr>
        <w:t>ל</w:t>
      </w:r>
      <w:r w:rsidRPr="00AA7633">
        <w:rPr>
          <w:rFonts w:ascii="Times New Roman" w:eastAsia="Times New Roman" w:hAnsi="Times New Roman" w:cs="David"/>
          <w:sz w:val="24"/>
          <w:szCs w:val="24"/>
          <w:rtl/>
          <w:lang w:eastAsia="he-IL"/>
        </w:rPr>
        <w:t xml:space="preserve"> </w:t>
      </w:r>
      <w:r w:rsidRPr="00AA7633">
        <w:rPr>
          <w:rFonts w:ascii="Times New Roman" w:eastAsia="Times New Roman" w:hAnsi="Times New Roman" w:cs="David" w:hint="eastAsia"/>
          <w:sz w:val="24"/>
          <w:szCs w:val="24"/>
          <w:rtl/>
          <w:lang w:eastAsia="he-IL"/>
        </w:rPr>
        <w:t>הינם</w:t>
      </w:r>
      <w:r w:rsidRPr="00AA7633">
        <w:rPr>
          <w:rFonts w:ascii="Times New Roman" w:eastAsia="Times New Roman" w:hAnsi="Times New Roman" w:cs="David"/>
          <w:sz w:val="24"/>
          <w:szCs w:val="24"/>
          <w:rtl/>
          <w:lang w:eastAsia="he-IL"/>
        </w:rPr>
        <w:t xml:space="preserve"> ראשוניים וקודמים לכל ביטוח הנערך על ידי </w:t>
      </w:r>
      <w:r w:rsidRPr="00AA7633">
        <w:rPr>
          <w:rFonts w:ascii="Times New Roman" w:eastAsia="Times New Roman" w:hAnsi="Times New Roman" w:cs="David" w:hint="cs"/>
          <w:sz w:val="24"/>
          <w:szCs w:val="24"/>
          <w:rtl/>
          <w:lang w:eastAsia="he-IL"/>
        </w:rPr>
        <w:t>החברה</w:t>
      </w:r>
      <w:r w:rsidRPr="00AA7633">
        <w:rPr>
          <w:rFonts w:ascii="Times New Roman" w:eastAsia="Times New Roman" w:hAnsi="Times New Roman" w:cs="David"/>
          <w:sz w:val="24"/>
          <w:szCs w:val="24"/>
          <w:rtl/>
          <w:lang w:eastAsia="he-IL"/>
        </w:rPr>
        <w:t xml:space="preserve"> ו/או לטובתה, ואנו מוותרים על </w:t>
      </w:r>
      <w:r w:rsidRPr="00AA7633">
        <w:rPr>
          <w:rFonts w:ascii="Times New Roman" w:eastAsia="Times New Roman" w:hAnsi="Times New Roman" w:cs="David" w:hint="eastAsia"/>
          <w:sz w:val="24"/>
          <w:szCs w:val="24"/>
          <w:rtl/>
          <w:lang w:eastAsia="he-IL"/>
        </w:rPr>
        <w:t>כל</w:t>
      </w:r>
      <w:r w:rsidRPr="00AA7633">
        <w:rPr>
          <w:rFonts w:ascii="Times New Roman" w:eastAsia="Times New Roman" w:hAnsi="Times New Roman" w:cs="David"/>
          <w:sz w:val="24"/>
          <w:szCs w:val="24"/>
          <w:rtl/>
          <w:lang w:eastAsia="he-IL"/>
        </w:rPr>
        <w:t xml:space="preserve"> טענה ו/או דרישה ו/או תביעה בדבר שיתוף ביטוחי </w:t>
      </w:r>
      <w:r w:rsidRPr="00AA7633">
        <w:rPr>
          <w:rFonts w:ascii="Times New Roman" w:eastAsia="Times New Roman" w:hAnsi="Times New Roman" w:cs="David" w:hint="cs"/>
          <w:sz w:val="24"/>
          <w:szCs w:val="24"/>
          <w:rtl/>
          <w:lang w:eastAsia="he-IL"/>
        </w:rPr>
        <w:t>החברה</w:t>
      </w:r>
      <w:r w:rsidRPr="00AA7633">
        <w:rPr>
          <w:rFonts w:ascii="Times New Roman" w:eastAsia="Times New Roman" w:hAnsi="Times New Roman" w:cs="David"/>
          <w:sz w:val="24"/>
          <w:szCs w:val="24"/>
          <w:rtl/>
          <w:lang w:eastAsia="he-IL"/>
        </w:rPr>
        <w:t>.</w:t>
      </w:r>
    </w:p>
    <w:p w14:paraId="08332FF9" w14:textId="77777777" w:rsidR="00AA7633" w:rsidRPr="00AA7633" w:rsidRDefault="00AA7633" w:rsidP="00AA7633">
      <w:pPr>
        <w:spacing w:before="0" w:beforeAutospacing="0" w:after="0" w:afterAutospacing="0" w:line="360" w:lineRule="auto"/>
        <w:ind w:left="720"/>
        <w:rPr>
          <w:rFonts w:ascii="Times New Roman" w:eastAsia="Times New Roman" w:hAnsi="Times New Roman" w:cs="David"/>
          <w:sz w:val="24"/>
          <w:szCs w:val="24"/>
          <w:rtl/>
        </w:rPr>
      </w:pPr>
    </w:p>
    <w:p w14:paraId="2EC4264B" w14:textId="77777777" w:rsidR="00AA7633" w:rsidRPr="00AA7633" w:rsidRDefault="00AA7633" w:rsidP="00AA7633">
      <w:pPr>
        <w:widowControl w:val="0"/>
        <w:numPr>
          <w:ilvl w:val="0"/>
          <w:numId w:val="46"/>
        </w:numPr>
        <w:spacing w:before="0" w:beforeAutospacing="0" w:after="0" w:afterAutospacing="0" w:line="240" w:lineRule="auto"/>
        <w:rPr>
          <w:rFonts w:ascii="Times New Roman" w:eastAsia="Times New Roman" w:hAnsi="Times New Roman" w:cs="David"/>
          <w:sz w:val="24"/>
          <w:szCs w:val="24"/>
          <w:lang w:eastAsia="he-IL"/>
        </w:rPr>
      </w:pPr>
      <w:r w:rsidRPr="00AA7633">
        <w:rPr>
          <w:rFonts w:ascii="Times New Roman" w:eastAsia="Times New Roman" w:hAnsi="Times New Roman" w:cs="David" w:hint="cs"/>
          <w:sz w:val="24"/>
          <w:szCs w:val="24"/>
          <w:rtl/>
          <w:lang w:eastAsia="he-IL"/>
        </w:rPr>
        <w:t>הפוליסות כוללות ויתור על זכות התחלוף כלפי החברה, עובדיה ומנהליה, ובלבד שהויתור על זכות התחלוף כאמור לא יחול לטובת מי שגרם לנזק בזדון.</w:t>
      </w:r>
    </w:p>
    <w:p w14:paraId="35FDE5FC" w14:textId="77777777" w:rsidR="00AA7633" w:rsidRPr="00AA7633" w:rsidRDefault="00AA7633" w:rsidP="00AA7633">
      <w:pPr>
        <w:widowControl w:val="0"/>
        <w:spacing w:before="0" w:beforeAutospacing="0" w:after="0" w:afterAutospacing="0" w:line="240" w:lineRule="auto"/>
        <w:rPr>
          <w:rFonts w:ascii="Times New Roman" w:eastAsia="Times New Roman" w:hAnsi="Times New Roman" w:cs="David"/>
          <w:sz w:val="24"/>
          <w:szCs w:val="24"/>
          <w:rtl/>
          <w:lang w:eastAsia="he-IL"/>
        </w:rPr>
      </w:pPr>
    </w:p>
    <w:p w14:paraId="686CCD1C" w14:textId="77777777" w:rsidR="00AA7633" w:rsidRPr="00AA7633" w:rsidRDefault="00AA7633" w:rsidP="00AA7633">
      <w:pPr>
        <w:widowControl w:val="0"/>
        <w:numPr>
          <w:ilvl w:val="0"/>
          <w:numId w:val="46"/>
        </w:numPr>
        <w:spacing w:before="0" w:beforeAutospacing="0" w:after="0" w:afterAutospacing="0" w:line="240" w:lineRule="auto"/>
        <w:rPr>
          <w:rFonts w:ascii="Times New Roman" w:eastAsia="Times New Roman" w:hAnsi="Times New Roman" w:cs="David"/>
          <w:sz w:val="24"/>
          <w:szCs w:val="24"/>
          <w:rtl/>
          <w:lang w:eastAsia="he-IL"/>
        </w:rPr>
      </w:pPr>
      <w:r w:rsidRPr="00AA7633">
        <w:rPr>
          <w:rFonts w:ascii="Times New Roman" w:eastAsia="Times New Roman" w:hAnsi="Times New Roman" w:cs="David" w:hint="eastAsia"/>
          <w:sz w:val="24"/>
          <w:szCs w:val="24"/>
          <w:rtl/>
          <w:lang w:eastAsia="he-IL"/>
        </w:rPr>
        <w:t>הננו</w:t>
      </w:r>
      <w:r w:rsidRPr="00AA7633">
        <w:rPr>
          <w:rFonts w:ascii="Times New Roman" w:eastAsia="Times New Roman" w:hAnsi="Times New Roman" w:cs="David"/>
          <w:sz w:val="24"/>
          <w:szCs w:val="24"/>
          <w:rtl/>
          <w:lang w:eastAsia="he-IL"/>
        </w:rPr>
        <w:t xml:space="preserve"> מתחייבים כי הביטוחים הנ"</w:t>
      </w:r>
      <w:r w:rsidRPr="00AA7633">
        <w:rPr>
          <w:rFonts w:ascii="Times New Roman" w:eastAsia="Times New Roman" w:hAnsi="Times New Roman" w:cs="David" w:hint="eastAsia"/>
          <w:sz w:val="24"/>
          <w:szCs w:val="24"/>
          <w:rtl/>
          <w:lang w:eastAsia="he-IL"/>
        </w:rPr>
        <w:t>ל</w:t>
      </w:r>
      <w:r w:rsidRPr="00AA7633">
        <w:rPr>
          <w:rFonts w:ascii="Times New Roman" w:eastAsia="Times New Roman" w:hAnsi="Times New Roman" w:cs="David"/>
          <w:sz w:val="24"/>
          <w:szCs w:val="24"/>
          <w:rtl/>
          <w:lang w:eastAsia="he-IL"/>
        </w:rPr>
        <w:t xml:space="preserve"> </w:t>
      </w:r>
      <w:r w:rsidRPr="00AA7633">
        <w:rPr>
          <w:rFonts w:ascii="Times New Roman" w:eastAsia="Times New Roman" w:hAnsi="Times New Roman" w:cs="David" w:hint="eastAsia"/>
          <w:sz w:val="24"/>
          <w:szCs w:val="24"/>
          <w:rtl/>
          <w:lang w:eastAsia="he-IL"/>
        </w:rPr>
        <w:t>לא</w:t>
      </w:r>
      <w:r w:rsidRPr="00AA7633">
        <w:rPr>
          <w:rFonts w:ascii="Times New Roman" w:eastAsia="Times New Roman" w:hAnsi="Times New Roman" w:cs="David"/>
          <w:sz w:val="24"/>
          <w:szCs w:val="24"/>
          <w:rtl/>
          <w:lang w:eastAsia="he-IL"/>
        </w:rPr>
        <w:t xml:space="preserve"> יבוטלו ולא יצומצמו במשך תקופת הביטוח, אלא בהודעה מראש של 60 יום </w:t>
      </w:r>
      <w:r w:rsidRPr="00AA7633">
        <w:rPr>
          <w:rFonts w:ascii="Times New Roman" w:eastAsia="Times New Roman" w:hAnsi="Times New Roman" w:cs="David" w:hint="cs"/>
          <w:sz w:val="24"/>
          <w:szCs w:val="24"/>
          <w:rtl/>
          <w:lang w:eastAsia="he-IL"/>
        </w:rPr>
        <w:t>לחברה</w:t>
      </w:r>
      <w:r w:rsidRPr="00AA7633">
        <w:rPr>
          <w:rFonts w:ascii="Times New Roman" w:eastAsia="Times New Roman" w:hAnsi="Times New Roman" w:cs="David"/>
          <w:sz w:val="24"/>
          <w:szCs w:val="24"/>
          <w:rtl/>
          <w:lang w:eastAsia="he-IL"/>
        </w:rPr>
        <w:t xml:space="preserve">, בכתב, </w:t>
      </w:r>
      <w:r w:rsidRPr="00AA7633">
        <w:rPr>
          <w:rFonts w:ascii="Times New Roman" w:eastAsia="Times New Roman" w:hAnsi="Times New Roman" w:cs="David" w:hint="eastAsia"/>
          <w:sz w:val="24"/>
          <w:szCs w:val="24"/>
          <w:rtl/>
          <w:lang w:eastAsia="he-IL"/>
        </w:rPr>
        <w:t>בדואר</w:t>
      </w:r>
      <w:r w:rsidRPr="00AA7633">
        <w:rPr>
          <w:rFonts w:ascii="Times New Roman" w:eastAsia="Times New Roman" w:hAnsi="Times New Roman" w:cs="David"/>
          <w:sz w:val="24"/>
          <w:szCs w:val="24"/>
          <w:rtl/>
          <w:lang w:eastAsia="he-IL"/>
        </w:rPr>
        <w:t xml:space="preserve"> רשום.</w:t>
      </w:r>
    </w:p>
    <w:p w14:paraId="31059FD6" w14:textId="77777777" w:rsidR="00AA7633" w:rsidRPr="00AA7633" w:rsidRDefault="00AA7633" w:rsidP="00AA7633">
      <w:pPr>
        <w:widowControl w:val="0"/>
        <w:spacing w:before="0" w:beforeAutospacing="0" w:after="0" w:afterAutospacing="0" w:line="240" w:lineRule="auto"/>
        <w:rPr>
          <w:rFonts w:ascii="Times New Roman" w:eastAsia="Times New Roman" w:hAnsi="Times New Roman" w:cs="David"/>
          <w:sz w:val="24"/>
          <w:szCs w:val="24"/>
          <w:rtl/>
          <w:lang w:eastAsia="he-IL"/>
        </w:rPr>
      </w:pPr>
    </w:p>
    <w:p w14:paraId="3FD1A777" w14:textId="77777777" w:rsidR="00AA7633" w:rsidRPr="00AA7633" w:rsidRDefault="00AA7633" w:rsidP="00AA7633">
      <w:pPr>
        <w:widowControl w:val="0"/>
        <w:spacing w:before="0" w:beforeAutospacing="0" w:after="0" w:afterAutospacing="0" w:line="240" w:lineRule="auto"/>
        <w:rPr>
          <w:rFonts w:ascii="Times New Roman" w:eastAsia="Times New Roman" w:hAnsi="Times New Roman" w:cs="David"/>
          <w:sz w:val="24"/>
          <w:szCs w:val="24"/>
          <w:rtl/>
          <w:lang w:eastAsia="he-IL"/>
        </w:rPr>
      </w:pPr>
    </w:p>
    <w:p w14:paraId="69124816" w14:textId="77777777" w:rsidR="00AA7633" w:rsidRPr="00AA7633" w:rsidRDefault="00AA7633" w:rsidP="00AA7633">
      <w:pPr>
        <w:widowControl w:val="0"/>
        <w:spacing w:before="0" w:beforeAutospacing="0" w:after="0" w:afterAutospacing="0" w:line="240" w:lineRule="auto"/>
        <w:rPr>
          <w:rFonts w:ascii="Times New Roman" w:eastAsia="Times New Roman" w:hAnsi="Times New Roman" w:cs="David"/>
          <w:sz w:val="24"/>
          <w:szCs w:val="24"/>
          <w:rtl/>
          <w:lang w:eastAsia="he-IL"/>
        </w:rPr>
      </w:pPr>
      <w:r w:rsidRPr="00AA7633">
        <w:rPr>
          <w:rFonts w:ascii="Times New Roman" w:eastAsia="Times New Roman" w:hAnsi="Times New Roman" w:cs="David" w:hint="eastAsia"/>
          <w:bCs/>
          <w:sz w:val="24"/>
          <w:szCs w:val="24"/>
          <w:rtl/>
          <w:lang w:eastAsia="he-IL"/>
        </w:rPr>
        <w:t>אישורנו</w:t>
      </w:r>
      <w:r w:rsidRPr="00AA7633">
        <w:rPr>
          <w:rFonts w:ascii="Times New Roman" w:eastAsia="Times New Roman" w:hAnsi="Times New Roman" w:cs="David"/>
          <w:bCs/>
          <w:sz w:val="24"/>
          <w:szCs w:val="24"/>
          <w:rtl/>
          <w:lang w:eastAsia="he-IL"/>
        </w:rPr>
        <w:t xml:space="preserve"> זה הינו בכפוף לתנאי </w:t>
      </w:r>
      <w:r w:rsidRPr="00AA7633">
        <w:rPr>
          <w:rFonts w:ascii="Times New Roman" w:eastAsia="Times New Roman" w:hAnsi="Times New Roman" w:cs="David" w:hint="eastAsia"/>
          <w:bCs/>
          <w:sz w:val="24"/>
          <w:szCs w:val="24"/>
          <w:rtl/>
          <w:lang w:eastAsia="he-IL"/>
        </w:rPr>
        <w:t>פוליסות</w:t>
      </w:r>
      <w:r w:rsidRPr="00AA7633">
        <w:rPr>
          <w:rFonts w:ascii="Times New Roman" w:eastAsia="Times New Roman" w:hAnsi="Times New Roman" w:cs="David"/>
          <w:bCs/>
          <w:sz w:val="24"/>
          <w:szCs w:val="24"/>
          <w:rtl/>
          <w:lang w:eastAsia="he-IL"/>
        </w:rPr>
        <w:t xml:space="preserve"> הביטוח המקוריות ולסייגיהן, עד כמה שלא שונו על פי האמור באישור זה.</w:t>
      </w:r>
    </w:p>
    <w:p w14:paraId="7D64553F" w14:textId="77777777" w:rsidR="00AA7633" w:rsidRPr="00AA7633" w:rsidRDefault="00AA7633" w:rsidP="00AA7633">
      <w:pPr>
        <w:widowControl w:val="0"/>
        <w:spacing w:before="0" w:beforeAutospacing="0" w:after="0" w:afterAutospacing="0" w:line="240" w:lineRule="auto"/>
        <w:rPr>
          <w:rFonts w:ascii="Times New Roman" w:eastAsia="Times New Roman" w:hAnsi="Times New Roman" w:cs="David"/>
          <w:sz w:val="24"/>
          <w:szCs w:val="24"/>
          <w:rtl/>
          <w:lang w:eastAsia="he-IL"/>
        </w:rPr>
      </w:pPr>
    </w:p>
    <w:p w14:paraId="0D274940" w14:textId="77777777" w:rsidR="00AA7633" w:rsidRPr="00AA7633" w:rsidRDefault="00AA7633" w:rsidP="00AA7633">
      <w:pPr>
        <w:widowControl w:val="0"/>
        <w:spacing w:before="0" w:beforeAutospacing="0" w:after="0" w:afterAutospacing="0" w:line="240" w:lineRule="auto"/>
        <w:rPr>
          <w:rFonts w:ascii="Times New Roman" w:eastAsia="Times New Roman" w:hAnsi="Times New Roman" w:cs="David"/>
          <w:sz w:val="24"/>
          <w:szCs w:val="24"/>
          <w:rtl/>
          <w:lang w:eastAsia="he-IL"/>
        </w:rPr>
      </w:pPr>
    </w:p>
    <w:p w14:paraId="3731DD5D" w14:textId="77777777" w:rsidR="00AA7633" w:rsidRPr="00AA7633" w:rsidRDefault="00AA7633" w:rsidP="00AA7633">
      <w:pPr>
        <w:widowControl w:val="0"/>
        <w:spacing w:before="0" w:beforeAutospacing="0" w:after="0" w:afterAutospacing="0" w:line="240" w:lineRule="auto"/>
        <w:rPr>
          <w:rFonts w:ascii="Times New Roman" w:eastAsia="Times New Roman" w:hAnsi="Times New Roman" w:cs="David"/>
          <w:sz w:val="24"/>
          <w:szCs w:val="24"/>
          <w:rtl/>
          <w:lang w:eastAsia="he-IL"/>
        </w:rPr>
      </w:pPr>
    </w:p>
    <w:p w14:paraId="0F060CB5" w14:textId="77777777" w:rsidR="00AA7633" w:rsidRPr="00AA7633" w:rsidRDefault="00AA7633" w:rsidP="00AA7633">
      <w:pPr>
        <w:widowControl w:val="0"/>
        <w:spacing w:before="0" w:beforeAutospacing="0" w:after="0" w:afterAutospacing="0" w:line="240" w:lineRule="auto"/>
        <w:rPr>
          <w:rFonts w:ascii="Times New Roman" w:eastAsia="Times New Roman" w:hAnsi="Times New Roman" w:cs="David"/>
          <w:sz w:val="24"/>
          <w:szCs w:val="24"/>
          <w:rtl/>
          <w:lang w:eastAsia="he-IL"/>
        </w:rPr>
      </w:pPr>
    </w:p>
    <w:p w14:paraId="76224003" w14:textId="77777777" w:rsidR="00AA7633" w:rsidRPr="00AA7633" w:rsidRDefault="00AA7633" w:rsidP="00AA7633">
      <w:pPr>
        <w:widowControl w:val="0"/>
        <w:spacing w:before="0" w:beforeAutospacing="0" w:after="0" w:afterAutospacing="0" w:line="240" w:lineRule="auto"/>
        <w:rPr>
          <w:rFonts w:ascii="Times New Roman" w:eastAsia="Times New Roman" w:hAnsi="Times New Roman" w:cs="David"/>
          <w:sz w:val="24"/>
          <w:szCs w:val="24"/>
          <w:rtl/>
          <w:lang w:eastAsia="he-IL"/>
        </w:rPr>
      </w:pPr>
    </w:p>
    <w:p w14:paraId="1AFE9F24" w14:textId="77777777" w:rsidR="00AA7633" w:rsidRPr="00AA7633" w:rsidRDefault="00AA7633" w:rsidP="00AA7633">
      <w:pPr>
        <w:widowControl w:val="0"/>
        <w:spacing w:before="0" w:beforeAutospacing="0" w:after="0" w:afterAutospacing="0" w:line="240" w:lineRule="auto"/>
        <w:rPr>
          <w:rFonts w:ascii="Times New Roman" w:eastAsia="Times New Roman" w:hAnsi="Times New Roman" w:cs="David"/>
          <w:sz w:val="24"/>
          <w:szCs w:val="24"/>
          <w:rtl/>
          <w:lang w:eastAsia="he-IL"/>
        </w:rPr>
      </w:pPr>
    </w:p>
    <w:p w14:paraId="352BD8DC" w14:textId="77777777" w:rsidR="00AA7633" w:rsidRPr="00AA7633" w:rsidRDefault="00AA7633" w:rsidP="00AA7633">
      <w:pPr>
        <w:widowControl w:val="0"/>
        <w:spacing w:before="0" w:beforeAutospacing="0" w:after="0" w:afterAutospacing="0" w:line="240" w:lineRule="auto"/>
        <w:rPr>
          <w:rFonts w:ascii="Times New Roman" w:eastAsia="Times New Roman" w:hAnsi="Times New Roman" w:cs="David"/>
          <w:sz w:val="24"/>
          <w:szCs w:val="24"/>
          <w:rtl/>
          <w:lang w:eastAsia="he-IL"/>
        </w:rPr>
      </w:pPr>
    </w:p>
    <w:p w14:paraId="6E2B2CE9" w14:textId="77777777" w:rsidR="00AA7633" w:rsidRPr="00AA7633" w:rsidRDefault="00AA7633" w:rsidP="00AA7633">
      <w:pPr>
        <w:widowControl w:val="0"/>
        <w:spacing w:before="0" w:beforeAutospacing="0" w:after="0" w:afterAutospacing="0" w:line="240" w:lineRule="auto"/>
        <w:rPr>
          <w:rFonts w:ascii="Times New Roman" w:eastAsia="Times New Roman" w:hAnsi="Times New Roman" w:cs="David"/>
          <w:sz w:val="24"/>
          <w:szCs w:val="24"/>
          <w:rtl/>
          <w:lang w:eastAsia="he-IL"/>
        </w:rPr>
      </w:pPr>
    </w:p>
    <w:p w14:paraId="0966E14E" w14:textId="77777777" w:rsidR="00AA7633" w:rsidRPr="00AA7633" w:rsidRDefault="00AA7633" w:rsidP="00AA7633">
      <w:pPr>
        <w:widowControl w:val="0"/>
        <w:spacing w:before="0" w:beforeAutospacing="0" w:after="0" w:afterAutospacing="0" w:line="240" w:lineRule="auto"/>
        <w:rPr>
          <w:rFonts w:ascii="Times New Roman" w:eastAsia="Times New Roman" w:hAnsi="Times New Roman" w:cs="David"/>
          <w:sz w:val="24"/>
          <w:szCs w:val="24"/>
          <w:rtl/>
          <w:lang w:eastAsia="he-IL"/>
        </w:rPr>
      </w:pPr>
    </w:p>
    <w:p w14:paraId="4ADE2E26" w14:textId="77777777" w:rsidR="00AA7633" w:rsidRPr="00AA7633" w:rsidRDefault="00AA7633" w:rsidP="00AA7633">
      <w:pPr>
        <w:widowControl w:val="0"/>
        <w:spacing w:before="0" w:beforeAutospacing="0" w:after="0" w:afterAutospacing="0" w:line="240" w:lineRule="auto"/>
        <w:rPr>
          <w:rFonts w:ascii="Times New Roman" w:eastAsia="Times New Roman" w:hAnsi="Times New Roman" w:cs="David"/>
          <w:sz w:val="24"/>
          <w:szCs w:val="24"/>
          <w:rtl/>
          <w:lang w:eastAsia="he-IL"/>
        </w:rPr>
      </w:pPr>
    </w:p>
    <w:p w14:paraId="489D4637" w14:textId="77777777" w:rsidR="00AA7633" w:rsidRPr="00AA7633" w:rsidRDefault="00AA7633" w:rsidP="00AA7633">
      <w:pPr>
        <w:widowControl w:val="0"/>
        <w:spacing w:before="0" w:beforeAutospacing="0" w:after="0" w:afterAutospacing="0" w:line="240" w:lineRule="auto"/>
        <w:rPr>
          <w:rFonts w:ascii="Times New Roman" w:eastAsia="Times New Roman" w:hAnsi="Times New Roman" w:cs="David"/>
          <w:sz w:val="24"/>
          <w:szCs w:val="24"/>
          <w:rtl/>
          <w:lang w:eastAsia="he-IL"/>
        </w:rPr>
      </w:pPr>
    </w:p>
    <w:p w14:paraId="549B80B9" w14:textId="77777777" w:rsidR="00AA7633" w:rsidRPr="00AA7633" w:rsidRDefault="00AA7633" w:rsidP="00AA7633">
      <w:pPr>
        <w:widowControl w:val="0"/>
        <w:spacing w:before="0" w:beforeAutospacing="0" w:after="0" w:afterAutospacing="0" w:line="240" w:lineRule="auto"/>
        <w:rPr>
          <w:rFonts w:ascii="Times New Roman" w:eastAsia="Times New Roman" w:hAnsi="Times New Roman" w:cs="David"/>
          <w:sz w:val="24"/>
          <w:szCs w:val="24"/>
          <w:rtl/>
          <w:lang w:eastAsia="he-IL"/>
        </w:rPr>
      </w:pPr>
    </w:p>
    <w:p w14:paraId="6CA623C1" w14:textId="77777777" w:rsidR="00AA7633" w:rsidRPr="00AA7633" w:rsidRDefault="00AA7633" w:rsidP="00AA7633">
      <w:pPr>
        <w:widowControl w:val="0"/>
        <w:spacing w:before="0" w:beforeAutospacing="0" w:after="0" w:afterAutospacing="0" w:line="240" w:lineRule="auto"/>
        <w:rPr>
          <w:rFonts w:ascii="Times New Roman" w:eastAsia="Times New Roman" w:hAnsi="Times New Roman" w:cs="David"/>
          <w:sz w:val="24"/>
          <w:szCs w:val="24"/>
          <w:lang w:eastAsia="he-IL"/>
        </w:rPr>
      </w:pPr>
    </w:p>
    <w:p w14:paraId="3CB68831" w14:textId="77777777" w:rsidR="00AA7633" w:rsidRPr="00AA7633" w:rsidRDefault="00AA7633" w:rsidP="00AA7633">
      <w:pPr>
        <w:widowControl w:val="0"/>
        <w:spacing w:before="0" w:beforeAutospacing="0" w:after="0" w:afterAutospacing="0" w:line="240" w:lineRule="auto"/>
        <w:rPr>
          <w:rFonts w:ascii="Times New Roman" w:eastAsia="Times New Roman" w:hAnsi="Times New Roman" w:cs="David"/>
          <w:sz w:val="24"/>
          <w:szCs w:val="24"/>
          <w:lang w:eastAsia="he-IL"/>
        </w:rPr>
      </w:pPr>
      <w:r w:rsidRPr="00AA7633">
        <w:rPr>
          <w:rFonts w:ascii="Times New Roman" w:eastAsia="Times New Roman" w:hAnsi="Times New Roman" w:cs="David"/>
          <w:sz w:val="24"/>
          <w:szCs w:val="24"/>
          <w:rtl/>
          <w:lang w:eastAsia="he-IL"/>
        </w:rPr>
        <w:t>______________</w:t>
      </w:r>
      <w:r w:rsidRPr="00AA7633">
        <w:rPr>
          <w:rFonts w:ascii="Times New Roman" w:eastAsia="Times New Roman" w:hAnsi="Times New Roman" w:cs="David"/>
          <w:sz w:val="24"/>
          <w:szCs w:val="24"/>
          <w:rtl/>
          <w:lang w:eastAsia="he-IL"/>
        </w:rPr>
        <w:tab/>
        <w:t>______________</w:t>
      </w:r>
      <w:r w:rsidRPr="00AA7633">
        <w:rPr>
          <w:rFonts w:ascii="Times New Roman" w:eastAsia="Times New Roman" w:hAnsi="Times New Roman" w:cs="David"/>
          <w:sz w:val="24"/>
          <w:szCs w:val="24"/>
          <w:rtl/>
          <w:lang w:eastAsia="he-IL"/>
        </w:rPr>
        <w:tab/>
        <w:t>______________</w:t>
      </w:r>
      <w:r w:rsidRPr="00AA7633">
        <w:rPr>
          <w:rFonts w:ascii="Times New Roman" w:eastAsia="Times New Roman" w:hAnsi="Times New Roman" w:cs="David"/>
          <w:sz w:val="24"/>
          <w:szCs w:val="24"/>
          <w:rtl/>
          <w:lang w:eastAsia="he-IL"/>
        </w:rPr>
        <w:tab/>
        <w:t>______________</w:t>
      </w:r>
    </w:p>
    <w:p w14:paraId="41939AFD" w14:textId="77777777" w:rsidR="00AA7633" w:rsidRPr="00AA7633" w:rsidRDefault="00AA7633" w:rsidP="00AA7633">
      <w:pPr>
        <w:widowControl w:val="0"/>
        <w:spacing w:before="0" w:beforeAutospacing="0" w:after="0" w:afterAutospacing="0" w:line="240" w:lineRule="auto"/>
        <w:rPr>
          <w:rFonts w:ascii="Times New Roman" w:eastAsia="Times New Roman" w:hAnsi="Times New Roman" w:cs="David"/>
          <w:sz w:val="24"/>
          <w:szCs w:val="24"/>
          <w:rtl/>
          <w:lang w:eastAsia="he-IL"/>
        </w:rPr>
      </w:pPr>
      <w:r w:rsidRPr="00AA7633">
        <w:rPr>
          <w:rFonts w:ascii="Times New Roman" w:eastAsia="Times New Roman" w:hAnsi="Times New Roman" w:cs="David"/>
          <w:sz w:val="24"/>
          <w:szCs w:val="24"/>
          <w:rtl/>
          <w:lang w:eastAsia="he-IL"/>
        </w:rPr>
        <w:t xml:space="preserve">(חותמת </w:t>
      </w:r>
      <w:r w:rsidRPr="00AA7633">
        <w:rPr>
          <w:rFonts w:ascii="Times New Roman" w:eastAsia="Times New Roman" w:hAnsi="Times New Roman" w:cs="David" w:hint="eastAsia"/>
          <w:sz w:val="24"/>
          <w:szCs w:val="24"/>
          <w:rtl/>
          <w:lang w:eastAsia="he-IL"/>
        </w:rPr>
        <w:t>המבטח</w:t>
      </w:r>
      <w:r w:rsidRPr="00AA7633">
        <w:rPr>
          <w:rFonts w:ascii="Times New Roman" w:eastAsia="Times New Roman" w:hAnsi="Times New Roman" w:cs="David"/>
          <w:sz w:val="24"/>
          <w:szCs w:val="24"/>
          <w:rtl/>
          <w:lang w:eastAsia="he-IL"/>
        </w:rPr>
        <w:t>)</w:t>
      </w:r>
      <w:r w:rsidRPr="00AA7633">
        <w:rPr>
          <w:rFonts w:ascii="Times New Roman" w:eastAsia="Times New Roman" w:hAnsi="Times New Roman" w:cs="David"/>
          <w:sz w:val="24"/>
          <w:szCs w:val="24"/>
          <w:rtl/>
          <w:lang w:eastAsia="he-IL"/>
        </w:rPr>
        <w:tab/>
        <w:t>(חתימת המבטח)</w:t>
      </w:r>
      <w:r w:rsidRPr="00AA7633">
        <w:rPr>
          <w:rFonts w:ascii="Times New Roman" w:eastAsia="Times New Roman" w:hAnsi="Times New Roman" w:cs="David"/>
          <w:sz w:val="24"/>
          <w:szCs w:val="24"/>
          <w:rtl/>
          <w:lang w:eastAsia="he-IL"/>
        </w:rPr>
        <w:tab/>
        <w:t>(שם החותם)</w:t>
      </w:r>
      <w:r w:rsidRPr="00AA7633">
        <w:rPr>
          <w:rFonts w:ascii="Times New Roman" w:eastAsia="Times New Roman" w:hAnsi="Times New Roman" w:cs="David"/>
          <w:sz w:val="24"/>
          <w:szCs w:val="24"/>
          <w:rtl/>
          <w:lang w:eastAsia="he-IL"/>
        </w:rPr>
        <w:tab/>
      </w:r>
      <w:r w:rsidRPr="00AA7633">
        <w:rPr>
          <w:rFonts w:ascii="Times New Roman" w:eastAsia="Times New Roman" w:hAnsi="Times New Roman" w:cs="David"/>
          <w:sz w:val="24"/>
          <w:szCs w:val="24"/>
          <w:rtl/>
          <w:lang w:eastAsia="he-IL"/>
        </w:rPr>
        <w:tab/>
        <w:t xml:space="preserve">(תפקיד החותם) </w:t>
      </w:r>
    </w:p>
    <w:p w14:paraId="56ADB7EC" w14:textId="77777777" w:rsidR="00AA7633" w:rsidRPr="00AA7633" w:rsidRDefault="00AA7633" w:rsidP="00AA7633">
      <w:pPr>
        <w:widowControl w:val="0"/>
        <w:spacing w:before="0" w:beforeAutospacing="0" w:after="0" w:afterAutospacing="0" w:line="240" w:lineRule="auto"/>
        <w:rPr>
          <w:rFonts w:ascii="Times New Roman" w:eastAsia="Times New Roman" w:hAnsi="Times New Roman" w:cs="David"/>
          <w:sz w:val="24"/>
          <w:szCs w:val="24"/>
          <w:u w:val="single"/>
          <w:rtl/>
          <w:lang w:eastAsia="he-IL"/>
        </w:rPr>
      </w:pPr>
    </w:p>
    <w:p w14:paraId="6175B4AB" w14:textId="77777777" w:rsidR="00AA7633" w:rsidRPr="00AA7633" w:rsidRDefault="00AA7633" w:rsidP="00AA7633">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7BA0FF73" w14:textId="77777777" w:rsidR="00AA7633" w:rsidRPr="00AA7633" w:rsidRDefault="00AA7633" w:rsidP="00AA7633">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6A74DE3A" w14:textId="77777777" w:rsidR="00AA7633" w:rsidRPr="00AA7633" w:rsidRDefault="00AA7633" w:rsidP="00AA7633">
      <w:pPr>
        <w:widowControl w:val="0"/>
        <w:spacing w:before="0" w:beforeAutospacing="0" w:after="0" w:afterAutospacing="0" w:line="240" w:lineRule="auto"/>
        <w:rPr>
          <w:rFonts w:ascii="Times New Roman" w:eastAsia="Times New Roman" w:hAnsi="Times New Roman" w:cs="David"/>
          <w:sz w:val="24"/>
          <w:szCs w:val="24"/>
          <w:rtl/>
          <w:lang w:eastAsia="he-IL"/>
        </w:rPr>
      </w:pPr>
    </w:p>
    <w:p w14:paraId="207E563A" w14:textId="77777777" w:rsidR="00AA7633" w:rsidRPr="00AA7633" w:rsidRDefault="00AA7633" w:rsidP="00AA7633">
      <w:pPr>
        <w:widowControl w:val="0"/>
        <w:spacing w:before="0" w:beforeAutospacing="0" w:after="0" w:afterAutospacing="0" w:line="240" w:lineRule="auto"/>
        <w:rPr>
          <w:rFonts w:ascii="Times New Roman" w:eastAsia="Times New Roman" w:hAnsi="Times New Roman" w:cs="David"/>
          <w:sz w:val="24"/>
          <w:szCs w:val="24"/>
          <w:rtl/>
          <w:lang w:eastAsia="he-IL"/>
        </w:rPr>
      </w:pPr>
    </w:p>
    <w:p w14:paraId="29BEABEA" w14:textId="77777777" w:rsidR="00AA7633" w:rsidRPr="00AA7633" w:rsidRDefault="00AA7633" w:rsidP="00AA7633">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12D5F65E" w14:textId="77777777" w:rsidR="00AA7633" w:rsidRPr="00AA7633" w:rsidRDefault="00AA7633" w:rsidP="00AA7633">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35593D21" w14:textId="77777777" w:rsidR="00217E81" w:rsidRPr="00217E81" w:rsidRDefault="00217E81" w:rsidP="00AA7633">
      <w:pPr>
        <w:widowControl w:val="0"/>
        <w:spacing w:before="0" w:beforeAutospacing="0" w:after="0" w:afterAutospacing="0" w:line="240" w:lineRule="auto"/>
        <w:jc w:val="center"/>
        <w:outlineLvl w:val="3"/>
        <w:rPr>
          <w:rFonts w:ascii="Times New Roman" w:eastAsia="Times New Roman" w:hAnsi="Times New Roman" w:cs="David"/>
          <w:sz w:val="26"/>
          <w:szCs w:val="26"/>
          <w:rtl/>
          <w:lang w:eastAsia="he-IL"/>
        </w:rPr>
      </w:pPr>
    </w:p>
    <w:p w14:paraId="3B8AF1AE"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
          <w:bCs/>
          <w:sz w:val="24"/>
          <w:szCs w:val="24"/>
          <w:rtl/>
          <w:lang w:eastAsia="he-IL"/>
        </w:rPr>
      </w:pPr>
    </w:p>
    <w:p w14:paraId="5C66801E" w14:textId="7521E1E3" w:rsidR="00217E81" w:rsidRPr="00217E81" w:rsidDel="009E50B7" w:rsidRDefault="00217E81" w:rsidP="00217E81">
      <w:pPr>
        <w:widowControl w:val="0"/>
        <w:spacing w:before="0" w:beforeAutospacing="0" w:after="0" w:afterAutospacing="0" w:line="240" w:lineRule="auto"/>
        <w:jc w:val="center"/>
        <w:rPr>
          <w:del w:id="47" w:author="רינת הראל" w:date="2019-11-13T17:01:00Z"/>
          <w:rFonts w:ascii="Times New Roman" w:eastAsia="Times New Roman" w:hAnsi="Times New Roman" w:cs="David"/>
          <w:b/>
          <w:bCs/>
          <w:sz w:val="24"/>
          <w:szCs w:val="24"/>
          <w:rtl/>
          <w:lang w:eastAsia="he-IL"/>
        </w:rPr>
      </w:pPr>
    </w:p>
    <w:p w14:paraId="634DEBEB" w14:textId="4E5BBC85" w:rsidR="00135869" w:rsidDel="009E50B7" w:rsidRDefault="00135869" w:rsidP="00F9121E">
      <w:pPr>
        <w:widowControl w:val="0"/>
        <w:spacing w:before="0" w:beforeAutospacing="0" w:after="0" w:afterAutospacing="0" w:line="240" w:lineRule="auto"/>
        <w:jc w:val="center"/>
        <w:rPr>
          <w:del w:id="48" w:author="רינת הראל" w:date="2019-11-13T17:01:00Z"/>
          <w:rFonts w:ascii="Times New Roman" w:eastAsia="Times New Roman" w:hAnsi="Times New Roman" w:cs="David"/>
          <w:bCs/>
          <w:sz w:val="20"/>
          <w:szCs w:val="24"/>
          <w:u w:val="single"/>
          <w:rtl/>
          <w:lang w:eastAsia="he-IL"/>
        </w:rPr>
      </w:pPr>
      <w:del w:id="49" w:author="רינת הראל" w:date="2019-11-13T17:01:00Z">
        <w:r w:rsidDel="009E50B7">
          <w:rPr>
            <w:rFonts w:ascii="Times New Roman" w:eastAsia="Times New Roman" w:hAnsi="Times New Roman" w:cs="David"/>
            <w:bCs/>
            <w:sz w:val="20"/>
            <w:szCs w:val="24"/>
            <w:u w:val="single"/>
            <w:rtl/>
            <w:lang w:eastAsia="he-IL"/>
          </w:rPr>
          <w:br w:type="page"/>
        </w:r>
      </w:del>
    </w:p>
    <w:p w14:paraId="3F607B3A" w14:textId="77777777" w:rsidR="00217E81" w:rsidRPr="00217E81" w:rsidRDefault="00217E81" w:rsidP="00F9121E">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217E81">
        <w:rPr>
          <w:rFonts w:ascii="Times New Roman" w:eastAsia="Times New Roman" w:hAnsi="Times New Roman" w:cs="David"/>
          <w:bCs/>
          <w:sz w:val="20"/>
          <w:szCs w:val="24"/>
          <w:u w:val="single"/>
          <w:rtl/>
          <w:lang w:eastAsia="he-IL"/>
        </w:rPr>
        <w:t xml:space="preserve">נספח </w:t>
      </w:r>
      <w:r w:rsidR="00AA7633">
        <w:rPr>
          <w:rFonts w:ascii="Times New Roman" w:eastAsia="Times New Roman" w:hAnsi="Times New Roman" w:cs="David" w:hint="cs"/>
          <w:bCs/>
          <w:sz w:val="20"/>
          <w:szCs w:val="24"/>
          <w:u w:val="single"/>
          <w:rtl/>
          <w:lang w:eastAsia="he-IL"/>
        </w:rPr>
        <w:t>"</w:t>
      </w:r>
      <w:r w:rsidRPr="00217E81">
        <w:rPr>
          <w:rFonts w:ascii="Times New Roman" w:eastAsia="Times New Roman" w:hAnsi="Times New Roman" w:cs="David"/>
          <w:bCs/>
          <w:sz w:val="20"/>
          <w:szCs w:val="24"/>
          <w:u w:val="single"/>
          <w:rtl/>
          <w:lang w:eastAsia="he-IL"/>
        </w:rPr>
        <w:t>ח'</w:t>
      </w:r>
      <w:r w:rsidR="00AA7633">
        <w:rPr>
          <w:rFonts w:ascii="Times New Roman" w:eastAsia="Times New Roman" w:hAnsi="Times New Roman" w:cs="David" w:hint="cs"/>
          <w:bCs/>
          <w:sz w:val="20"/>
          <w:szCs w:val="24"/>
          <w:u w:val="single"/>
          <w:rtl/>
          <w:lang w:eastAsia="he-IL"/>
        </w:rPr>
        <w:t>'</w:t>
      </w:r>
    </w:p>
    <w:p w14:paraId="73642646"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641D5333"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217E81">
        <w:rPr>
          <w:rFonts w:ascii="Times New Roman" w:eastAsia="Times New Roman" w:hAnsi="Times New Roman" w:cs="David"/>
          <w:b/>
          <w:bCs/>
          <w:sz w:val="24"/>
          <w:szCs w:val="24"/>
          <w:u w:val="single"/>
          <w:rtl/>
          <w:lang w:eastAsia="he-IL"/>
        </w:rPr>
        <w:t>רשימת התוכניות והמסמכים שעל המתכנן להנפיק</w:t>
      </w:r>
    </w:p>
    <w:p w14:paraId="540DAA76"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B515007"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מסמך זה מהווה השלמה לנספח ב' ואינו גורע ממנו</w:t>
      </w:r>
    </w:p>
    <w:p w14:paraId="6977EA3E"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3862343A"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A7A5789" w14:textId="77777777" w:rsidR="00217E81" w:rsidRPr="00217E81" w:rsidRDefault="00217E81" w:rsidP="00217E81">
      <w:pPr>
        <w:widowControl w:val="0"/>
        <w:numPr>
          <w:ilvl w:val="0"/>
          <w:numId w:val="7"/>
        </w:numPr>
        <w:spacing w:before="0" w:beforeAutospacing="0" w:after="0" w:afterAutospacing="0" w:line="240" w:lineRule="auto"/>
        <w:ind w:right="720"/>
        <w:jc w:val="both"/>
        <w:rPr>
          <w:rFonts w:ascii="Times New Roman" w:eastAsia="Times New Roman" w:hAnsi="Times New Roman" w:cs="David"/>
          <w:sz w:val="24"/>
          <w:szCs w:val="24"/>
          <w:lang w:eastAsia="he-IL"/>
        </w:rPr>
      </w:pPr>
      <w:r w:rsidRPr="00217E81">
        <w:rPr>
          <w:rFonts w:ascii="Times New Roman" w:eastAsia="Times New Roman" w:hAnsi="Times New Roman" w:cs="David" w:hint="cs"/>
          <w:sz w:val="24"/>
          <w:szCs w:val="24"/>
          <w:rtl/>
          <w:lang w:eastAsia="he-IL"/>
        </w:rPr>
        <w:t>מסמך הנחיות מיגון ראשוניות למרחבים המוגנים למתכננים: אדריכל, קונסטרוקטור, יועץ מיזוג אוויר, יועץ אינסטלציה, יועץ חשמל וכו'.</w:t>
      </w:r>
    </w:p>
    <w:p w14:paraId="327CDAAB" w14:textId="77777777" w:rsidR="00217E81" w:rsidRPr="00217E81" w:rsidRDefault="00217E81" w:rsidP="00217E81">
      <w:pPr>
        <w:widowControl w:val="0"/>
        <w:spacing w:before="0" w:beforeAutospacing="0" w:after="0" w:afterAutospacing="0" w:line="240" w:lineRule="auto"/>
        <w:ind w:left="720" w:right="720"/>
        <w:jc w:val="both"/>
        <w:rPr>
          <w:rFonts w:ascii="Times New Roman" w:eastAsia="Times New Roman" w:hAnsi="Times New Roman" w:cs="David"/>
          <w:sz w:val="24"/>
          <w:szCs w:val="24"/>
          <w:lang w:eastAsia="he-IL"/>
        </w:rPr>
      </w:pPr>
    </w:p>
    <w:p w14:paraId="7ADD98ED" w14:textId="77777777" w:rsidR="00217E81" w:rsidRPr="00217E81" w:rsidRDefault="00217E81" w:rsidP="00217E81">
      <w:pPr>
        <w:widowControl w:val="0"/>
        <w:numPr>
          <w:ilvl w:val="0"/>
          <w:numId w:val="7"/>
        </w:numPr>
        <w:spacing w:before="0" w:beforeAutospacing="0" w:after="0" w:afterAutospacing="0" w:line="240" w:lineRule="auto"/>
        <w:ind w:right="720"/>
        <w:jc w:val="both"/>
        <w:rPr>
          <w:rFonts w:ascii="Times New Roman" w:eastAsia="Times New Roman" w:hAnsi="Times New Roman" w:cs="David"/>
          <w:sz w:val="24"/>
          <w:szCs w:val="24"/>
          <w:lang w:eastAsia="he-IL"/>
        </w:rPr>
      </w:pPr>
      <w:r w:rsidRPr="00217E81">
        <w:rPr>
          <w:rFonts w:ascii="Times New Roman" w:eastAsia="Times New Roman" w:hAnsi="Times New Roman" w:cs="David"/>
          <w:sz w:val="24"/>
          <w:szCs w:val="24"/>
          <w:rtl/>
          <w:lang w:eastAsia="he-IL"/>
        </w:rPr>
        <w:t>מובהר בזאת שהתוכניות יוכנו לפי בצוע בקטעים של הפרויקט ויכללו פתרונות לקטעי הביניים.</w:t>
      </w:r>
    </w:p>
    <w:p w14:paraId="2240AEE4" w14:textId="77777777" w:rsidR="00217E81" w:rsidRPr="00217E81" w:rsidRDefault="00217E81" w:rsidP="00217E81">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p>
    <w:p w14:paraId="26821ECC" w14:textId="77777777" w:rsidR="00217E81" w:rsidRPr="00217E81" w:rsidRDefault="00217E81" w:rsidP="00217E81">
      <w:pPr>
        <w:widowControl w:val="0"/>
        <w:numPr>
          <w:ilvl w:val="0"/>
          <w:numId w:val="7"/>
        </w:numPr>
        <w:spacing w:before="0" w:beforeAutospacing="0" w:after="0" w:afterAutospacing="0" w:line="240" w:lineRule="auto"/>
        <w:ind w:right="720"/>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כל שאר תכניות הביצוע המתחייבות מכל תקן ודין, לרבות אך לא רק מחלקיו השונים של ת"י 1547 - "תכניות ביצוע לבניינים ולעבודות פיתוח סביבתי".</w:t>
      </w:r>
    </w:p>
    <w:p w14:paraId="68E433E6"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5A7FCD0" w14:textId="77777777" w:rsidR="00217E81" w:rsidRPr="00217E81" w:rsidRDefault="00217E81" w:rsidP="00AA7633">
      <w:pPr>
        <w:widowControl w:val="0"/>
        <w:spacing w:before="0" w:beforeAutospacing="0" w:after="0" w:afterAutospacing="0" w:line="240" w:lineRule="auto"/>
        <w:ind w:left="720"/>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4"/>
          <w:szCs w:val="24"/>
          <w:rtl/>
          <w:lang w:eastAsia="he-IL"/>
        </w:rPr>
        <w:t>כל המסמכים והתכניות יערכו בשפה העברית.</w:t>
      </w:r>
    </w:p>
    <w:p w14:paraId="689A6D82" w14:textId="77777777" w:rsidR="00AA7633" w:rsidRPr="00AA7633" w:rsidRDefault="00217E81" w:rsidP="00AA7633">
      <w:pPr>
        <w:widowControl w:val="0"/>
        <w:spacing w:before="0" w:beforeAutospacing="0" w:after="0" w:afterAutospacing="0" w:line="240" w:lineRule="auto"/>
        <w:jc w:val="center"/>
        <w:outlineLvl w:val="7"/>
        <w:rPr>
          <w:rFonts w:ascii="Times New Roman" w:eastAsia="Times New Roman" w:hAnsi="Times New Roman" w:cs="David"/>
          <w:b/>
          <w:bCs/>
          <w:sz w:val="20"/>
          <w:szCs w:val="24"/>
          <w:u w:val="single"/>
          <w:rtl/>
          <w:lang w:eastAsia="he-IL"/>
        </w:rPr>
      </w:pPr>
      <w:r w:rsidRPr="00217E81">
        <w:rPr>
          <w:rFonts w:ascii="Times New Roman" w:eastAsia="Times New Roman" w:hAnsi="Times New Roman" w:cs="David"/>
          <w:b/>
          <w:bCs/>
          <w:sz w:val="20"/>
          <w:szCs w:val="24"/>
          <w:u w:val="single"/>
          <w:rtl/>
          <w:lang w:eastAsia="he-IL"/>
        </w:rPr>
        <w:br w:type="page"/>
      </w:r>
      <w:r w:rsidR="00AA7633" w:rsidRPr="00AA7633">
        <w:rPr>
          <w:rFonts w:ascii="Times New Roman" w:eastAsia="Times New Roman" w:hAnsi="Times New Roman" w:cs="David" w:hint="cs"/>
          <w:b/>
          <w:bCs/>
          <w:sz w:val="20"/>
          <w:szCs w:val="24"/>
          <w:u w:val="single"/>
          <w:rtl/>
          <w:lang w:eastAsia="he-IL"/>
        </w:rPr>
        <w:t>נספח "ט"</w:t>
      </w:r>
    </w:p>
    <w:p w14:paraId="07680C0A" w14:textId="77777777" w:rsidR="00AA7633" w:rsidRPr="00AA7633" w:rsidRDefault="00AA7633" w:rsidP="00AA7633">
      <w:pPr>
        <w:widowControl w:val="0"/>
        <w:bidi w:val="0"/>
        <w:spacing w:before="0" w:beforeAutospacing="0" w:after="0" w:afterAutospacing="0" w:line="240" w:lineRule="auto"/>
        <w:jc w:val="center"/>
        <w:rPr>
          <w:rFonts w:ascii="Times New Roman" w:eastAsia="Times New Roman" w:hAnsi="Times New Roman" w:cs="David"/>
          <w:b/>
          <w:bCs/>
          <w:sz w:val="20"/>
          <w:szCs w:val="24"/>
          <w:rtl/>
          <w:lang w:eastAsia="he-IL"/>
        </w:rPr>
      </w:pPr>
    </w:p>
    <w:p w14:paraId="3DA2A01E" w14:textId="77777777" w:rsidR="00AA7633" w:rsidRPr="00AA7633" w:rsidRDefault="00AA7633" w:rsidP="00AA7633">
      <w:pPr>
        <w:widowControl w:val="0"/>
        <w:bidi w:val="0"/>
        <w:spacing w:before="0" w:beforeAutospacing="0" w:after="0" w:afterAutospacing="0" w:line="240" w:lineRule="auto"/>
        <w:jc w:val="center"/>
        <w:rPr>
          <w:rFonts w:ascii="Times New Roman" w:eastAsia="Times New Roman" w:hAnsi="Times New Roman" w:cs="David"/>
          <w:b/>
          <w:bCs/>
          <w:sz w:val="20"/>
          <w:szCs w:val="24"/>
          <w:u w:val="single"/>
          <w:lang w:eastAsia="he-IL"/>
        </w:rPr>
      </w:pPr>
      <w:r w:rsidRPr="00AA7633">
        <w:rPr>
          <w:rFonts w:ascii="Times New Roman" w:eastAsia="Times New Roman" w:hAnsi="Times New Roman" w:cs="David" w:hint="cs"/>
          <w:b/>
          <w:bCs/>
          <w:sz w:val="20"/>
          <w:szCs w:val="24"/>
          <w:u w:val="single"/>
          <w:rtl/>
          <w:lang w:eastAsia="he-IL"/>
        </w:rPr>
        <w:t>דוגמא לנוסח אישור השלמת הפרויקט/קטע מהפרויקט</w:t>
      </w:r>
    </w:p>
    <w:p w14:paraId="22E5797D" w14:textId="77777777" w:rsidR="00AA7633" w:rsidRPr="00AA7633" w:rsidRDefault="00AA7633" w:rsidP="00AA7633">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58727B0A" w14:textId="77777777" w:rsidR="00AA7633" w:rsidRPr="00AA7633" w:rsidRDefault="00AA7633" w:rsidP="00AA7633">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3AE7052D" w14:textId="77777777" w:rsidR="00AA7633" w:rsidRPr="00AA7633" w:rsidRDefault="00AA7633" w:rsidP="00AA7633">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4BBE6152" w14:textId="77777777" w:rsidR="00AA7633" w:rsidRPr="00AA7633" w:rsidRDefault="00AA7633" w:rsidP="00AA7633">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r w:rsidRPr="00AA7633">
        <w:rPr>
          <w:rFonts w:ascii="Times New Roman" w:eastAsia="Times New Roman" w:hAnsi="Times New Roman" w:cs="David" w:hint="cs"/>
          <w:sz w:val="20"/>
          <w:szCs w:val="24"/>
          <w:rtl/>
          <w:lang w:eastAsia="he-IL"/>
        </w:rPr>
        <w:t>לכבוד :</w:t>
      </w:r>
    </w:p>
    <w:p w14:paraId="61A855B0" w14:textId="678B23B0" w:rsidR="00AA7633" w:rsidRPr="00AA7633" w:rsidRDefault="006B7EBB" w:rsidP="00AA7633">
      <w:pPr>
        <w:widowControl w:val="0"/>
        <w:spacing w:before="0" w:beforeAutospacing="0" w:after="0" w:afterAutospacing="0" w:line="240" w:lineRule="auto"/>
        <w:ind w:left="84" w:right="84" w:firstLine="5"/>
        <w:rPr>
          <w:rFonts w:ascii="Times New Roman" w:eastAsia="Times New Roman" w:hAnsi="Times New Roman" w:cs="David"/>
          <w:sz w:val="24"/>
          <w:szCs w:val="24"/>
          <w:rtl/>
          <w:lang w:eastAsia="he-IL"/>
        </w:rPr>
      </w:pPr>
      <w:sdt>
        <w:sdtPr>
          <w:rPr>
            <w:rFonts w:ascii="Times New Roman" w:eastAsia="Times New Roman" w:hAnsi="Times New Roman" w:cs="David" w:hint="cs"/>
            <w:color w:val="008000"/>
            <w:sz w:val="24"/>
            <w:szCs w:val="24"/>
            <w:rtl/>
            <w:lang w:eastAsia="he-IL"/>
          </w:rPr>
          <w:alias w:val="צד א בחוזה"/>
          <w:tag w:val="cntTzadA"/>
          <w:id w:val="-1560314012"/>
          <w:placeholder>
            <w:docPart w:val="B3AD2A1386DC47EAB469D5B8AAA67B3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ins w:id="50" w:author="רינת הראל" w:date="2019-11-13T16:59:00Z">
            <w:r w:rsidR="009E50B7">
              <w:rPr>
                <w:rFonts w:ascii="Times New Roman" w:eastAsia="Times New Roman" w:hAnsi="Times New Roman" w:cs="David" w:hint="cs"/>
                <w:color w:val="008000"/>
                <w:sz w:val="24"/>
                <w:szCs w:val="24"/>
                <w:rtl/>
                <w:lang w:eastAsia="he-IL"/>
              </w:rPr>
              <w:br/>
              <w:t>אפריקה ישראל מגורים בע"מ</w:t>
            </w:r>
            <w:r w:rsidR="009E50B7">
              <w:rPr>
                <w:rFonts w:ascii="Times New Roman" w:eastAsia="Times New Roman" w:hAnsi="Times New Roman" w:cs="David" w:hint="cs"/>
                <w:color w:val="008000"/>
                <w:sz w:val="24"/>
                <w:szCs w:val="24"/>
                <w:rtl/>
                <w:lang w:eastAsia="he-IL"/>
              </w:rPr>
              <w:br/>
              <w:t>יוני נתניהו 1 ג' אור יהודה</w:t>
            </w:r>
            <w:r w:rsidR="009E50B7">
              <w:rPr>
                <w:rFonts w:ascii="Times New Roman" w:eastAsia="Times New Roman" w:hAnsi="Times New Roman" w:cs="David" w:hint="cs"/>
                <w:color w:val="008000"/>
                <w:sz w:val="24"/>
                <w:szCs w:val="24"/>
                <w:rtl/>
                <w:lang w:eastAsia="he-IL"/>
              </w:rPr>
              <w:br/>
              <w:t>מ.ז 52-003476-0</w:t>
            </w:r>
            <w:r w:rsidR="009E50B7">
              <w:rPr>
                <w:rFonts w:ascii="Times New Roman" w:eastAsia="Times New Roman" w:hAnsi="Times New Roman" w:cs="David" w:hint="cs"/>
                <w:color w:val="008000"/>
                <w:sz w:val="24"/>
                <w:szCs w:val="24"/>
                <w:rtl/>
                <w:lang w:eastAsia="he-IL"/>
              </w:rPr>
              <w:br/>
              <w:t>מגדלי סומייל בע"מ</w:t>
            </w:r>
            <w:r w:rsidR="009E50B7">
              <w:rPr>
                <w:rFonts w:ascii="Times New Roman" w:eastAsia="Times New Roman" w:hAnsi="Times New Roman" w:cs="David" w:hint="cs"/>
                <w:color w:val="008000"/>
                <w:sz w:val="24"/>
                <w:szCs w:val="24"/>
                <w:rtl/>
                <w:lang w:eastAsia="he-IL"/>
              </w:rPr>
              <w:br/>
              <w:t>51-273707-3</w:t>
            </w:r>
            <w:r w:rsidR="009E50B7">
              <w:rPr>
                <w:rFonts w:ascii="Times New Roman" w:eastAsia="Times New Roman" w:hAnsi="Times New Roman" w:cs="David" w:hint="cs"/>
                <w:color w:val="008000"/>
                <w:sz w:val="24"/>
                <w:szCs w:val="24"/>
                <w:rtl/>
                <w:lang w:eastAsia="he-IL"/>
              </w:rPr>
              <w:br/>
              <w:t>אפרירם בע"מ</w:t>
            </w:r>
            <w:r w:rsidR="009E50B7">
              <w:rPr>
                <w:rFonts w:ascii="Times New Roman" w:eastAsia="Times New Roman" w:hAnsi="Times New Roman" w:cs="David" w:hint="cs"/>
                <w:color w:val="008000"/>
                <w:sz w:val="24"/>
                <w:szCs w:val="24"/>
                <w:rtl/>
                <w:lang w:eastAsia="he-IL"/>
              </w:rPr>
              <w:br/>
              <w:t>51-256212-5</w:t>
            </w:r>
            <w:r w:rsidR="009E50B7">
              <w:rPr>
                <w:rFonts w:ascii="Times New Roman" w:eastAsia="Times New Roman" w:hAnsi="Times New Roman" w:cs="David" w:hint="cs"/>
                <w:color w:val="008000"/>
                <w:sz w:val="24"/>
                <w:szCs w:val="24"/>
                <w:rtl/>
                <w:lang w:eastAsia="he-IL"/>
              </w:rPr>
              <w:br/>
            </w:r>
          </w:ins>
        </w:sdtContent>
      </w:sdt>
      <w:r w:rsidR="00AA7633" w:rsidRPr="00AA7633">
        <w:rPr>
          <w:rFonts w:ascii="Times New Roman" w:eastAsia="Times New Roman" w:hAnsi="Times New Roman" w:cs="David" w:hint="cs"/>
          <w:color w:val="008000"/>
          <w:sz w:val="24"/>
          <w:szCs w:val="24"/>
          <w:rtl/>
          <w:lang w:eastAsia="he-IL"/>
        </w:rPr>
        <w:br/>
      </w:r>
      <w:r w:rsidR="00AA7633" w:rsidRPr="00AA7633">
        <w:rPr>
          <w:rFonts w:ascii="Times New Roman" w:eastAsia="Times New Roman" w:hAnsi="Times New Roman" w:cs="David" w:hint="cs"/>
          <w:sz w:val="24"/>
          <w:szCs w:val="24"/>
          <w:rtl/>
          <w:lang w:eastAsia="he-IL"/>
        </w:rPr>
        <w:t>(המזמין)</w:t>
      </w:r>
    </w:p>
    <w:p w14:paraId="11EC250B" w14:textId="77777777" w:rsidR="00AA7633" w:rsidRPr="00AA7633" w:rsidRDefault="00AA7633" w:rsidP="00AA7633">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2B55E440" w14:textId="77777777" w:rsidR="00AA7633" w:rsidRPr="00AA7633" w:rsidRDefault="00AA7633" w:rsidP="00AA7633">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19222925" w14:textId="77777777" w:rsidR="00AA7633" w:rsidRPr="00AA7633" w:rsidRDefault="00AA7633" w:rsidP="00AA7633">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4E912544" w14:textId="77777777" w:rsidR="00AA7633" w:rsidRPr="00AA7633" w:rsidRDefault="00AA7633" w:rsidP="00AA7633">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314F7DB7" w14:textId="1D0E9879" w:rsidR="00AA7633" w:rsidRPr="00AA7633" w:rsidRDefault="00AA7633" w:rsidP="006B7EBB">
      <w:pPr>
        <w:widowControl w:val="0"/>
        <w:spacing w:before="0" w:beforeAutospacing="0" w:after="0" w:afterAutospacing="0" w:line="480" w:lineRule="auto"/>
        <w:ind w:left="85" w:right="85" w:firstLine="6"/>
        <w:rPr>
          <w:rFonts w:ascii="Times New Roman" w:eastAsia="Times New Roman" w:hAnsi="Times New Roman" w:cs="David"/>
          <w:sz w:val="20"/>
          <w:szCs w:val="24"/>
          <w:rtl/>
          <w:lang w:eastAsia="he-IL"/>
        </w:rPr>
      </w:pPr>
      <w:r w:rsidRPr="00AA7633">
        <w:rPr>
          <w:rFonts w:ascii="Times New Roman" w:eastAsia="Times New Roman" w:hAnsi="Times New Roman" w:cs="David" w:hint="cs"/>
          <w:sz w:val="24"/>
          <w:szCs w:val="24"/>
          <w:rtl/>
          <w:lang w:eastAsia="he-IL"/>
        </w:rPr>
        <w:t xml:space="preserve">אני הח"מ </w:t>
      </w:r>
      <w:sdt>
        <w:sdtPr>
          <w:rPr>
            <w:rFonts w:ascii="Times New Roman" w:eastAsia="Times New Roman" w:hAnsi="Times New Roman" w:cs="David"/>
            <w:color w:val="008000"/>
            <w:sz w:val="24"/>
            <w:szCs w:val="24"/>
            <w:rtl/>
            <w:lang w:eastAsia="he-IL"/>
          </w:rPr>
          <w:alias w:val="שם ספק"/>
          <w:tag w:val="cntSupllierName"/>
          <w:id w:val="-2065089673"/>
          <w:placeholder>
            <w:docPart w:val="AA270EE55FAD485BB958D1045ABB27EE"/>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Pr="00AA7633">
            <w:rPr>
              <w:color w:val="00B0F0"/>
              <w:rtl/>
            </w:rPr>
            <w:t>[שם ספק]</w:t>
          </w:r>
        </w:sdtContent>
      </w:sdt>
      <w:r w:rsidRPr="00AA7633">
        <w:rPr>
          <w:rFonts w:ascii="Times New Roman" w:eastAsia="Times New Roman" w:hAnsi="Times New Roman" w:cs="David" w:hint="cs"/>
          <w:bCs/>
          <w:color w:val="008000"/>
          <w:sz w:val="24"/>
          <w:szCs w:val="24"/>
          <w:rtl/>
          <w:lang w:eastAsia="he-IL"/>
        </w:rPr>
        <w:t xml:space="preserve"> </w:t>
      </w:r>
      <w:r w:rsidRPr="00AA7633">
        <w:rPr>
          <w:rFonts w:ascii="Times New Roman" w:eastAsia="Times New Roman" w:hAnsi="Times New Roman" w:cs="David" w:hint="cs"/>
          <w:sz w:val="24"/>
          <w:szCs w:val="24"/>
          <w:rtl/>
          <w:lang w:eastAsia="he-IL"/>
        </w:rPr>
        <w:t xml:space="preserve">לאחר שבדקתי את העבודות שבוצעו ב- </w:t>
      </w:r>
      <w:customXmlDelRangeStart w:id="51" w:author="רינת הראל" w:date="2019-11-13T17:03:00Z"/>
      <w:sdt>
        <w:sdtPr>
          <w:rPr>
            <w:rFonts w:ascii="Times New Roman" w:eastAsia="Times New Roman" w:hAnsi="Times New Roman" w:cs="David"/>
            <w:color w:val="008000"/>
            <w:sz w:val="24"/>
            <w:szCs w:val="24"/>
            <w:rtl/>
            <w:lang w:eastAsia="he-IL"/>
          </w:rPr>
          <w:alias w:val="שם אתר"/>
          <w:tag w:val="cntSite"/>
          <w:id w:val="-2078888936"/>
          <w:placeholder>
            <w:docPart w:val="19EC5663B816425DBA4C715313CF506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rPr>
            <w:rFonts w:hint="cs"/>
          </w:rPr>
        </w:sdtEndPr>
        <w:sdtContent>
          <w:customXmlDelRangeEnd w:id="51"/>
          <w:customXmlDelRangeStart w:id="52" w:author="רינת הראל" w:date="2019-11-13T17:03:00Z"/>
        </w:sdtContent>
      </w:sdt>
      <w:customXmlDelRangeEnd w:id="52"/>
      <w:customXmlInsRangeStart w:id="53" w:author="רינת הראל" w:date="2019-11-13T17:03:00Z"/>
      <w:sdt>
        <w:sdtPr>
          <w:rPr>
            <w:rFonts w:ascii="Times New Roman" w:eastAsia="Times New Roman" w:hAnsi="Times New Roman" w:cs="David" w:hint="cs"/>
            <w:sz w:val="24"/>
            <w:szCs w:val="24"/>
            <w:rtl/>
            <w:lang w:eastAsia="he-IL"/>
          </w:rPr>
          <w:alias w:val="שם הפרויקט"/>
          <w:tag w:val="cntProjectName"/>
          <w:id w:val="-2081976189"/>
          <w:placeholder>
            <w:docPart w:val="4396D892BCF042D68EFC85C0D4A4CA6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customXmlInsRangeEnd w:id="53"/>
          <w:ins w:id="54" w:author="רינת הראל" w:date="2019-11-19T11:46:00Z">
            <w:r w:rsidR="006B7EBB">
              <w:rPr>
                <w:rFonts w:ascii="Times New Roman" w:eastAsia="Times New Roman" w:hAnsi="Times New Roman" w:cs="David" w:hint="cs"/>
                <w:sz w:val="24"/>
                <w:szCs w:val="24"/>
                <w:rtl/>
                <w:lang w:eastAsia="he-IL"/>
              </w:rPr>
              <w:t>סמל צפון מגרש 123</w:t>
            </w:r>
          </w:ins>
          <w:customXmlInsRangeStart w:id="55" w:author="רינת הראל" w:date="2019-11-13T17:03:00Z"/>
        </w:sdtContent>
      </w:sdt>
      <w:customXmlInsRangeEnd w:id="55"/>
      <w:r w:rsidRPr="00AA7633">
        <w:rPr>
          <w:rFonts w:ascii="Times New Roman" w:eastAsia="Times New Roman" w:hAnsi="Times New Roman" w:cs="David" w:hint="cs"/>
          <w:sz w:val="24"/>
          <w:szCs w:val="24"/>
          <w:rtl/>
          <w:lang w:eastAsia="he-IL"/>
        </w:rPr>
        <w:t xml:space="preserve"> בקשר עם</w:t>
      </w:r>
      <w:r w:rsidRPr="00AA7633">
        <w:rPr>
          <w:rFonts w:ascii="Times New Roman" w:eastAsia="Times New Roman" w:hAnsi="Times New Roman" w:cs="David" w:hint="cs"/>
          <w:color w:val="008000"/>
          <w:sz w:val="24"/>
          <w:szCs w:val="24"/>
          <w:rtl/>
          <w:lang w:eastAsia="he-IL"/>
        </w:rPr>
        <w:t xml:space="preserve"> </w:t>
      </w:r>
      <w:sdt>
        <w:sdtPr>
          <w:rPr>
            <w:rFonts w:ascii="Times New Roman" w:eastAsia="Times New Roman" w:hAnsi="Times New Roman" w:cs="David" w:hint="cs"/>
            <w:color w:val="008000"/>
            <w:sz w:val="24"/>
            <w:szCs w:val="24"/>
            <w:rtl/>
          </w:rPr>
          <w:alias w:val="תיאור עבודה"/>
          <w:tag w:val="cntJobDesc"/>
          <w:id w:val="-1278952023"/>
          <w:placeholder>
            <w:docPart w:val="CCBFBFD0D0F14EBCA4122A18D24A901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JobDesc[1]" w:storeItemID="{81709D4C-33DC-48CC-AC7E-130A245806EE}"/>
          <w:text/>
        </w:sdtPr>
        <w:sdtEndPr/>
        <w:sdtContent>
          <w:ins w:id="56" w:author="רינת הראל" w:date="2019-11-13T16:51:00Z">
            <w:r w:rsidR="00BA4B11">
              <w:rPr>
                <w:rFonts w:ascii="Times New Roman" w:eastAsia="Times New Roman" w:hAnsi="Times New Roman" w:cs="David" w:hint="cs"/>
                <w:color w:val="008000"/>
                <w:sz w:val="24"/>
                <w:szCs w:val="24"/>
                <w:rtl/>
              </w:rPr>
              <w:t>תכנון מיגון ומקלוט</w:t>
            </w:r>
          </w:ins>
        </w:sdtContent>
      </w:sdt>
      <w:r w:rsidRPr="00AA7633">
        <w:rPr>
          <w:rFonts w:ascii="Times New Roman" w:eastAsia="Times New Roman" w:hAnsi="Times New Roman" w:cs="David" w:hint="cs"/>
          <w:sz w:val="24"/>
          <w:szCs w:val="24"/>
          <w:rtl/>
          <w:lang w:eastAsia="he-IL"/>
        </w:rPr>
        <w:t>, מאשר בזאת שהעבודות הנ"ל בוצעו והושלמו בהתאם להנחיותי</w:t>
      </w:r>
      <w:r w:rsidRPr="00AA7633">
        <w:rPr>
          <w:rFonts w:ascii="Times New Roman" w:eastAsia="Times New Roman" w:hAnsi="Times New Roman" w:cs="David" w:hint="eastAsia"/>
          <w:sz w:val="24"/>
          <w:szCs w:val="24"/>
          <w:rtl/>
          <w:lang w:eastAsia="he-IL"/>
        </w:rPr>
        <w:t>י</w:t>
      </w:r>
      <w:r w:rsidRPr="00AA7633">
        <w:rPr>
          <w:rFonts w:ascii="Times New Roman" w:eastAsia="Times New Roman" w:hAnsi="Times New Roman" w:cs="David" w:hint="cs"/>
          <w:sz w:val="24"/>
          <w:szCs w:val="24"/>
          <w:rtl/>
          <w:lang w:eastAsia="he-IL"/>
        </w:rPr>
        <w:t>, לתכניותי</w:t>
      </w:r>
      <w:r w:rsidRPr="00AA7633">
        <w:rPr>
          <w:rFonts w:ascii="Times New Roman" w:eastAsia="Times New Roman" w:hAnsi="Times New Roman" w:cs="David" w:hint="eastAsia"/>
          <w:sz w:val="24"/>
          <w:szCs w:val="24"/>
          <w:rtl/>
          <w:lang w:eastAsia="he-IL"/>
        </w:rPr>
        <w:t>י</w:t>
      </w:r>
      <w:r w:rsidRPr="00AA7633">
        <w:rPr>
          <w:rFonts w:ascii="Times New Roman" w:eastAsia="Times New Roman" w:hAnsi="Times New Roman" w:cs="David" w:hint="cs"/>
          <w:sz w:val="24"/>
          <w:szCs w:val="24"/>
          <w:rtl/>
          <w:lang w:eastAsia="he-IL"/>
        </w:rPr>
        <w:t>, בהתאם</w:t>
      </w:r>
      <w:r w:rsidRPr="00AA7633">
        <w:rPr>
          <w:rFonts w:ascii="Times New Roman" w:eastAsia="Times New Roman" w:hAnsi="Times New Roman" w:cs="David" w:hint="cs"/>
          <w:sz w:val="20"/>
          <w:szCs w:val="24"/>
          <w:rtl/>
          <w:lang w:eastAsia="he-IL"/>
        </w:rPr>
        <w:t xml:space="preserve"> לתקנים מחייבים ולשביעות רצוני.</w:t>
      </w:r>
    </w:p>
    <w:p w14:paraId="5196B16B" w14:textId="77777777" w:rsidR="00AA7633" w:rsidRPr="00AA7633" w:rsidRDefault="00AA7633" w:rsidP="00AA7633">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1D212AD8" w14:textId="77777777" w:rsidR="00AA7633" w:rsidRPr="00AA7633" w:rsidRDefault="00AA7633" w:rsidP="00AA7633">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1C755333" w14:textId="77777777" w:rsidR="00AA7633" w:rsidRPr="00AA7633" w:rsidRDefault="00AA7633" w:rsidP="00AA7633">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5C057DE1" w14:textId="77777777" w:rsidR="00AA7633" w:rsidRPr="00AA7633" w:rsidRDefault="00AA7633" w:rsidP="00AA7633">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59BAFCF9" w14:textId="77777777" w:rsidR="00AA7633" w:rsidRPr="00AA7633" w:rsidRDefault="00AA7633" w:rsidP="00AA7633">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7587CD4C" w14:textId="77777777" w:rsidR="00AA7633" w:rsidRPr="00AA7633" w:rsidRDefault="00AA7633" w:rsidP="00AA7633">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r w:rsidRPr="00AA7633">
        <w:rPr>
          <w:rFonts w:ascii="Times New Roman" w:eastAsia="Times New Roman" w:hAnsi="Times New Roman" w:cs="David" w:hint="cs"/>
          <w:sz w:val="20"/>
          <w:szCs w:val="24"/>
          <w:rtl/>
          <w:lang w:eastAsia="he-IL"/>
        </w:rPr>
        <w:t xml:space="preserve">                                                                                      בכבוד רב,</w:t>
      </w:r>
    </w:p>
    <w:p w14:paraId="75DBCB93" w14:textId="77777777" w:rsidR="00AA7633" w:rsidRPr="00AA7633" w:rsidRDefault="00AA7633" w:rsidP="00AA7633">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0C1DC70F" w14:textId="77777777" w:rsidR="00AA7633" w:rsidRPr="00AA7633" w:rsidRDefault="00AA7633" w:rsidP="00AA7633">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6D6A3947" w14:textId="77777777" w:rsidR="00AA7633" w:rsidRPr="00AA7633" w:rsidRDefault="00AA7633" w:rsidP="00AA7633">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r w:rsidRPr="00AA7633">
        <w:rPr>
          <w:rFonts w:ascii="Times New Roman" w:eastAsia="Times New Roman" w:hAnsi="Times New Roman" w:cs="David" w:hint="cs"/>
          <w:sz w:val="20"/>
          <w:szCs w:val="24"/>
          <w:rtl/>
          <w:lang w:eastAsia="he-IL"/>
        </w:rPr>
        <w:t xml:space="preserve">                                                                                                             ___________________</w:t>
      </w:r>
    </w:p>
    <w:p w14:paraId="1F2446CA" w14:textId="77777777" w:rsidR="00AA7633" w:rsidRPr="00AA7633" w:rsidRDefault="006B7EBB" w:rsidP="002910A0">
      <w:pPr>
        <w:widowControl w:val="0"/>
        <w:tabs>
          <w:tab w:val="center" w:pos="6920"/>
        </w:tabs>
        <w:spacing w:before="0" w:beforeAutospacing="0" w:after="0" w:afterAutospacing="0" w:line="240" w:lineRule="auto"/>
        <w:ind w:left="5040" w:right="84" w:hanging="720"/>
        <w:jc w:val="center"/>
        <w:rPr>
          <w:rFonts w:ascii="Times New Roman" w:eastAsia="Times New Roman" w:hAnsi="Times New Roman" w:cs="David"/>
          <w:sz w:val="24"/>
          <w:szCs w:val="24"/>
          <w:rtl/>
          <w:lang w:eastAsia="he-IL"/>
        </w:rPr>
      </w:pPr>
      <w:sdt>
        <w:sdtPr>
          <w:rPr>
            <w:rFonts w:ascii="Times New Roman" w:eastAsia="Times New Roman" w:hAnsi="Times New Roman" w:cs="David"/>
            <w:color w:val="008000"/>
            <w:sz w:val="24"/>
            <w:szCs w:val="24"/>
            <w:rtl/>
            <w:lang w:eastAsia="he-IL"/>
          </w:rPr>
          <w:alias w:val="שם ספק"/>
          <w:tag w:val="cntSupllierName"/>
          <w:id w:val="-75210557"/>
          <w:placeholder>
            <w:docPart w:val="6A1F5DD1F3FA4D039667C369CD1A7550"/>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002910A0" w:rsidRPr="00AA7633">
            <w:rPr>
              <w:color w:val="00B0F0"/>
              <w:rtl/>
            </w:rPr>
            <w:t>[שם ספק]</w:t>
          </w:r>
        </w:sdtContent>
      </w:sdt>
    </w:p>
    <w:p w14:paraId="4DBC7FBC" w14:textId="77777777" w:rsidR="00AA7633" w:rsidRPr="00AA7633" w:rsidRDefault="00AA7633" w:rsidP="00AA7633">
      <w:pPr>
        <w:widowControl w:val="0"/>
        <w:bidi w:val="0"/>
        <w:spacing w:before="0" w:beforeAutospacing="0" w:after="0" w:afterAutospacing="0" w:line="240" w:lineRule="auto"/>
        <w:jc w:val="center"/>
        <w:rPr>
          <w:rFonts w:ascii="Times New Roman" w:eastAsia="Times New Roman" w:hAnsi="Times New Roman" w:cs="David"/>
          <w:b/>
          <w:bCs/>
          <w:sz w:val="20"/>
          <w:szCs w:val="24"/>
          <w:rtl/>
          <w:lang w:eastAsia="he-IL"/>
        </w:rPr>
      </w:pPr>
      <w:r w:rsidRPr="00AA7633">
        <w:rPr>
          <w:rFonts w:ascii="Times New Roman" w:eastAsia="Times New Roman" w:hAnsi="Times New Roman" w:cs="David" w:hint="cs"/>
          <w:sz w:val="20"/>
          <w:szCs w:val="20"/>
          <w:rtl/>
          <w:lang w:eastAsia="he-IL"/>
        </w:rPr>
        <w:t xml:space="preserve">                </w:t>
      </w:r>
      <w:r w:rsidRPr="00AA7633">
        <w:rPr>
          <w:rFonts w:ascii="Times New Roman" w:eastAsia="Times New Roman" w:hAnsi="Times New Roman" w:cs="David" w:hint="cs"/>
          <w:sz w:val="20"/>
          <w:szCs w:val="20"/>
          <w:rtl/>
          <w:lang w:eastAsia="he-IL"/>
        </w:rPr>
        <w:tab/>
      </w:r>
      <w:r w:rsidRPr="00AA7633">
        <w:rPr>
          <w:rFonts w:ascii="Times New Roman" w:eastAsia="Times New Roman" w:hAnsi="Times New Roman" w:cs="David" w:hint="cs"/>
          <w:sz w:val="20"/>
          <w:szCs w:val="20"/>
          <w:rtl/>
          <w:lang w:eastAsia="he-IL"/>
        </w:rPr>
        <w:tab/>
      </w:r>
      <w:r w:rsidRPr="00AA7633">
        <w:rPr>
          <w:rFonts w:ascii="Times New Roman" w:eastAsia="Times New Roman" w:hAnsi="Times New Roman" w:cs="David" w:hint="cs"/>
          <w:sz w:val="20"/>
          <w:szCs w:val="20"/>
          <w:rtl/>
          <w:lang w:eastAsia="he-IL"/>
        </w:rPr>
        <w:tab/>
      </w:r>
      <w:r w:rsidRPr="00AA7633">
        <w:rPr>
          <w:rFonts w:ascii="Times New Roman" w:eastAsia="Times New Roman" w:hAnsi="Times New Roman" w:cs="David" w:hint="cs"/>
          <w:sz w:val="20"/>
          <w:szCs w:val="20"/>
          <w:rtl/>
          <w:lang w:eastAsia="he-IL"/>
        </w:rPr>
        <w:tab/>
      </w:r>
      <w:r w:rsidRPr="00AA7633">
        <w:rPr>
          <w:rFonts w:ascii="Times New Roman" w:eastAsia="Times New Roman" w:hAnsi="Times New Roman" w:cs="David" w:hint="cs"/>
          <w:sz w:val="20"/>
          <w:szCs w:val="20"/>
          <w:rtl/>
          <w:lang w:eastAsia="he-IL"/>
        </w:rPr>
        <w:tab/>
        <w:t xml:space="preserve">   </w:t>
      </w:r>
    </w:p>
    <w:p w14:paraId="537D2CA8" w14:textId="77777777" w:rsidR="00AA7633" w:rsidRPr="00AA7633" w:rsidRDefault="00AA7633" w:rsidP="00AA7633">
      <w:pPr>
        <w:widowControl w:val="0"/>
        <w:bidi w:val="0"/>
        <w:spacing w:before="0" w:beforeAutospacing="0" w:after="0" w:afterAutospacing="0" w:line="240" w:lineRule="auto"/>
        <w:jc w:val="center"/>
        <w:rPr>
          <w:rFonts w:ascii="Times New Roman" w:eastAsia="Times New Roman" w:hAnsi="Times New Roman" w:cs="David"/>
          <w:b/>
          <w:bCs/>
          <w:sz w:val="20"/>
          <w:szCs w:val="24"/>
          <w:lang w:eastAsia="he-IL"/>
        </w:rPr>
      </w:pPr>
    </w:p>
    <w:p w14:paraId="04270F50" w14:textId="77777777" w:rsidR="00AA7633" w:rsidRPr="00AA7633" w:rsidRDefault="00AA7633" w:rsidP="00AA7633">
      <w:pPr>
        <w:widowControl w:val="0"/>
        <w:bidi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AA7633">
        <w:rPr>
          <w:rFonts w:ascii="Times New Roman" w:eastAsia="Times New Roman" w:hAnsi="Times New Roman" w:cs="David" w:hint="cs"/>
          <w:sz w:val="20"/>
          <w:szCs w:val="20"/>
          <w:rtl/>
          <w:lang w:eastAsia="he-IL"/>
        </w:rPr>
        <w:br w:type="page"/>
      </w:r>
      <w:r w:rsidRPr="00AA7633">
        <w:rPr>
          <w:rFonts w:ascii="Times New Roman" w:eastAsia="Times New Roman" w:hAnsi="Times New Roman" w:cs="David" w:hint="cs"/>
          <w:b/>
          <w:bCs/>
          <w:sz w:val="24"/>
          <w:szCs w:val="24"/>
          <w:u w:val="single"/>
          <w:rtl/>
          <w:lang w:eastAsia="he-IL"/>
        </w:rPr>
        <w:t xml:space="preserve">נספח "י" </w:t>
      </w:r>
    </w:p>
    <w:p w14:paraId="69832137" w14:textId="77777777" w:rsidR="00AA7633" w:rsidRPr="00AA7633" w:rsidRDefault="00AA7633" w:rsidP="00AA7633">
      <w:pPr>
        <w:widowControl w:val="0"/>
        <w:bidi w:val="0"/>
        <w:spacing w:before="0" w:beforeAutospacing="0" w:after="0" w:afterAutospacing="0" w:line="240" w:lineRule="auto"/>
        <w:jc w:val="center"/>
        <w:rPr>
          <w:rFonts w:ascii="Times New Roman" w:eastAsia="Times New Roman" w:hAnsi="Times New Roman" w:cs="David"/>
          <w:b/>
          <w:bCs/>
          <w:sz w:val="24"/>
          <w:szCs w:val="24"/>
          <w:u w:val="single"/>
          <w:lang w:eastAsia="he-IL"/>
        </w:rPr>
      </w:pPr>
    </w:p>
    <w:p w14:paraId="669E1AD0" w14:textId="77777777" w:rsidR="00AA7633" w:rsidRPr="00AA7633" w:rsidRDefault="00AA7633" w:rsidP="00AA7633">
      <w:pPr>
        <w:widowControl w:val="0"/>
        <w:spacing w:before="0" w:beforeAutospacing="0" w:after="0" w:afterAutospacing="0" w:line="240" w:lineRule="auto"/>
        <w:jc w:val="center"/>
        <w:rPr>
          <w:rFonts w:ascii="Times New Roman" w:eastAsia="Times New Roman" w:hAnsi="Times New Roman" w:cs="David"/>
          <w:b/>
          <w:bCs/>
          <w:sz w:val="24"/>
          <w:szCs w:val="24"/>
          <w:u w:val="single"/>
          <w:lang w:eastAsia="he-IL"/>
        </w:rPr>
      </w:pPr>
      <w:r w:rsidRPr="00AA7633">
        <w:rPr>
          <w:rFonts w:ascii="Times New Roman" w:eastAsia="Times New Roman" w:hAnsi="Times New Roman" w:cs="David" w:hint="cs"/>
          <w:b/>
          <w:bCs/>
          <w:sz w:val="24"/>
          <w:szCs w:val="24"/>
          <w:u w:val="single"/>
          <w:rtl/>
          <w:lang w:eastAsia="he-IL"/>
        </w:rPr>
        <w:t>דוגמא לנוסח הצהרת יועץ בדבר היעדר תביעות</w:t>
      </w:r>
    </w:p>
    <w:p w14:paraId="5A77839D" w14:textId="77777777" w:rsidR="00AA7633" w:rsidRPr="00AA7633" w:rsidRDefault="00AA7633" w:rsidP="00AA7633">
      <w:pPr>
        <w:widowControl w:val="0"/>
        <w:bidi w:val="0"/>
        <w:spacing w:before="0" w:beforeAutospacing="0" w:after="0" w:afterAutospacing="0" w:line="240" w:lineRule="auto"/>
        <w:ind w:left="180"/>
        <w:rPr>
          <w:rFonts w:ascii="Times New Roman" w:eastAsia="Times New Roman" w:hAnsi="Times New Roman" w:cs="David"/>
          <w:sz w:val="24"/>
          <w:szCs w:val="24"/>
          <w:lang w:eastAsia="he-IL"/>
        </w:rPr>
      </w:pPr>
    </w:p>
    <w:p w14:paraId="36010703" w14:textId="3D9F0F06" w:rsidR="00AA7633" w:rsidRPr="00AA7633" w:rsidRDefault="00AA7633" w:rsidP="00AA7633">
      <w:pPr>
        <w:widowControl w:val="0"/>
        <w:spacing w:before="0" w:beforeAutospacing="0" w:after="0" w:afterAutospacing="0" w:line="240" w:lineRule="auto"/>
        <w:ind w:left="180"/>
        <w:rPr>
          <w:rFonts w:ascii="Times New Roman" w:eastAsia="Times New Roman" w:hAnsi="Times New Roman" w:cs="David"/>
          <w:color w:val="008000"/>
          <w:sz w:val="24"/>
          <w:szCs w:val="24"/>
          <w:rtl/>
          <w:lang w:eastAsia="he-IL"/>
        </w:rPr>
      </w:pPr>
      <w:r w:rsidRPr="00AA7633">
        <w:rPr>
          <w:rFonts w:ascii="Times New Roman" w:eastAsia="Times New Roman" w:hAnsi="Times New Roman" w:cs="David" w:hint="cs"/>
          <w:sz w:val="24"/>
          <w:szCs w:val="24"/>
          <w:rtl/>
          <w:lang w:eastAsia="he-IL"/>
        </w:rPr>
        <w:t>לכבוד</w:t>
      </w:r>
      <w:r w:rsidRPr="00AA7633">
        <w:rPr>
          <w:rFonts w:ascii="Times New Roman" w:eastAsia="Times New Roman" w:hAnsi="Times New Roman" w:cs="David" w:hint="cs"/>
          <w:color w:val="000000"/>
          <w:sz w:val="24"/>
          <w:szCs w:val="24"/>
          <w:rtl/>
          <w:lang w:eastAsia="he-IL"/>
        </w:rPr>
        <w:tab/>
      </w:r>
      <w:r w:rsidRPr="00AA7633">
        <w:rPr>
          <w:rFonts w:ascii="Times New Roman" w:eastAsia="Times New Roman" w:hAnsi="Times New Roman" w:cs="David" w:hint="cs"/>
          <w:color w:val="000000"/>
          <w:sz w:val="24"/>
          <w:szCs w:val="24"/>
          <w:rtl/>
          <w:lang w:eastAsia="he-IL"/>
        </w:rPr>
        <w:br/>
      </w:r>
      <w:sdt>
        <w:sdtPr>
          <w:rPr>
            <w:rFonts w:ascii="Times New Roman" w:eastAsia="Times New Roman" w:hAnsi="Times New Roman" w:cs="David"/>
            <w:color w:val="00B0F0"/>
            <w:sz w:val="24"/>
            <w:szCs w:val="24"/>
            <w:rtl/>
            <w:lang w:eastAsia="he-IL"/>
          </w:rPr>
          <w:alias w:val="צד א בחוזה"/>
          <w:tag w:val="cntTzadA"/>
          <w:id w:val="-329221123"/>
          <w:placeholder>
            <w:docPart w:val="B1414C4ACA2E43D0B9E54184A91F91E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ins w:id="57" w:author="רינת הראל" w:date="2019-11-13T16:59:00Z">
            <w:r w:rsidR="009E50B7">
              <w:rPr>
                <w:rFonts w:ascii="Times New Roman" w:eastAsia="Times New Roman" w:hAnsi="Times New Roman" w:cs="David"/>
                <w:color w:val="00B0F0"/>
                <w:sz w:val="24"/>
                <w:szCs w:val="24"/>
                <w:rtl/>
                <w:lang w:eastAsia="he-IL"/>
              </w:rPr>
              <w:br/>
              <w:t>אפריקה ישראל מגורים בע"מ</w:t>
            </w:r>
            <w:r w:rsidR="009E50B7">
              <w:rPr>
                <w:rFonts w:ascii="Times New Roman" w:eastAsia="Times New Roman" w:hAnsi="Times New Roman" w:cs="David"/>
                <w:color w:val="00B0F0"/>
                <w:sz w:val="24"/>
                <w:szCs w:val="24"/>
                <w:rtl/>
                <w:lang w:eastAsia="he-IL"/>
              </w:rPr>
              <w:br/>
              <w:t>יוני נתניהו 1 ג' אור יהודה</w:t>
            </w:r>
            <w:r w:rsidR="009E50B7">
              <w:rPr>
                <w:rFonts w:ascii="Times New Roman" w:eastAsia="Times New Roman" w:hAnsi="Times New Roman" w:cs="David"/>
                <w:color w:val="00B0F0"/>
                <w:sz w:val="24"/>
                <w:szCs w:val="24"/>
                <w:rtl/>
                <w:lang w:eastAsia="he-IL"/>
              </w:rPr>
              <w:br/>
              <w:t>מ.ז 52-003476-0</w:t>
            </w:r>
            <w:r w:rsidR="009E50B7">
              <w:rPr>
                <w:rFonts w:ascii="Times New Roman" w:eastAsia="Times New Roman" w:hAnsi="Times New Roman" w:cs="David"/>
                <w:color w:val="00B0F0"/>
                <w:sz w:val="24"/>
                <w:szCs w:val="24"/>
                <w:rtl/>
                <w:lang w:eastAsia="he-IL"/>
              </w:rPr>
              <w:br/>
              <w:t>מגדלי סומייל בע"מ</w:t>
            </w:r>
            <w:r w:rsidR="009E50B7">
              <w:rPr>
                <w:rFonts w:ascii="Times New Roman" w:eastAsia="Times New Roman" w:hAnsi="Times New Roman" w:cs="David"/>
                <w:color w:val="00B0F0"/>
                <w:sz w:val="24"/>
                <w:szCs w:val="24"/>
                <w:rtl/>
                <w:lang w:eastAsia="he-IL"/>
              </w:rPr>
              <w:br/>
              <w:t>51-273707-3</w:t>
            </w:r>
            <w:r w:rsidR="009E50B7">
              <w:rPr>
                <w:rFonts w:ascii="Times New Roman" w:eastAsia="Times New Roman" w:hAnsi="Times New Roman" w:cs="David"/>
                <w:color w:val="00B0F0"/>
                <w:sz w:val="24"/>
                <w:szCs w:val="24"/>
                <w:rtl/>
                <w:lang w:eastAsia="he-IL"/>
              </w:rPr>
              <w:br/>
              <w:t>אפרירם בע"מ</w:t>
            </w:r>
            <w:r w:rsidR="009E50B7">
              <w:rPr>
                <w:rFonts w:ascii="Times New Roman" w:eastAsia="Times New Roman" w:hAnsi="Times New Roman" w:cs="David"/>
                <w:color w:val="00B0F0"/>
                <w:sz w:val="24"/>
                <w:szCs w:val="24"/>
                <w:rtl/>
                <w:lang w:eastAsia="he-IL"/>
              </w:rPr>
              <w:br/>
              <w:t>51-256212-5</w:t>
            </w:r>
            <w:r w:rsidR="009E50B7">
              <w:rPr>
                <w:rFonts w:ascii="Times New Roman" w:eastAsia="Times New Roman" w:hAnsi="Times New Roman" w:cs="David"/>
                <w:color w:val="00B0F0"/>
                <w:sz w:val="24"/>
                <w:szCs w:val="24"/>
                <w:rtl/>
                <w:lang w:eastAsia="he-IL"/>
              </w:rPr>
              <w:br/>
            </w:r>
          </w:ins>
        </w:sdtContent>
      </w:sdt>
    </w:p>
    <w:p w14:paraId="6076C3EC" w14:textId="77777777" w:rsidR="00AA7633" w:rsidRPr="00AA7633" w:rsidRDefault="00AA7633" w:rsidP="00AA763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474719AA" w14:textId="77777777" w:rsidR="00AA7633" w:rsidRPr="00AA7633" w:rsidRDefault="00AA7633" w:rsidP="00AA763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AA7633">
        <w:rPr>
          <w:rFonts w:ascii="Times New Roman" w:eastAsia="Times New Roman" w:hAnsi="Times New Roman" w:cs="David" w:hint="cs"/>
          <w:sz w:val="24"/>
          <w:szCs w:val="24"/>
          <w:rtl/>
          <w:lang w:eastAsia="he-IL"/>
        </w:rPr>
        <w:t>ג.א.נ.,</w:t>
      </w:r>
    </w:p>
    <w:p w14:paraId="0DB05BF0" w14:textId="77777777" w:rsidR="00AA7633" w:rsidRPr="00AA7633" w:rsidRDefault="00AA7633" w:rsidP="00AA763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41C3BD1C" w14:textId="02586B08" w:rsidR="00AA7633" w:rsidRPr="00AA7633" w:rsidRDefault="00AA7633" w:rsidP="00AA763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AA7633">
        <w:rPr>
          <w:rFonts w:ascii="Times New Roman" w:eastAsia="Times New Roman" w:hAnsi="Times New Roman" w:cs="David" w:hint="cs"/>
          <w:sz w:val="24"/>
          <w:szCs w:val="24"/>
          <w:rtl/>
          <w:lang w:eastAsia="he-IL"/>
        </w:rPr>
        <w:t xml:space="preserve">אנו הח"מ מצהירים בזאת שעם קבלת סך של </w:t>
      </w:r>
      <w:r w:rsidRPr="00AA7633">
        <w:rPr>
          <w:rFonts w:ascii="Times New Roman" w:eastAsia="Times New Roman" w:hAnsi="Times New Roman" w:cs="David" w:hint="cs"/>
          <w:sz w:val="24"/>
          <w:szCs w:val="24"/>
          <w:u w:val="single"/>
          <w:rtl/>
          <w:lang w:eastAsia="he-IL"/>
        </w:rPr>
        <w:t xml:space="preserve">                </w:t>
      </w:r>
      <w:r w:rsidRPr="00AA7633">
        <w:rPr>
          <w:rFonts w:ascii="Times New Roman" w:eastAsia="Times New Roman" w:hAnsi="Times New Roman" w:cs="David" w:hint="cs"/>
          <w:sz w:val="24"/>
          <w:szCs w:val="24"/>
          <w:rtl/>
          <w:lang w:eastAsia="he-IL"/>
        </w:rPr>
        <w:t xml:space="preserve"> ש"ח (להלן:"</w:t>
      </w:r>
      <w:r w:rsidRPr="00AA7633">
        <w:rPr>
          <w:rFonts w:ascii="Times New Roman" w:eastAsia="Times New Roman" w:hAnsi="Times New Roman" w:cs="David" w:hint="cs"/>
          <w:b/>
          <w:bCs/>
          <w:sz w:val="24"/>
          <w:szCs w:val="24"/>
          <w:rtl/>
          <w:lang w:eastAsia="he-IL"/>
        </w:rPr>
        <w:t>היתרה הסופית</w:t>
      </w:r>
      <w:r w:rsidRPr="00AA7633">
        <w:rPr>
          <w:rFonts w:ascii="Times New Roman" w:eastAsia="Times New Roman" w:hAnsi="Times New Roman" w:cs="David" w:hint="cs"/>
          <w:sz w:val="24"/>
          <w:szCs w:val="24"/>
          <w:rtl/>
          <w:lang w:eastAsia="he-IL"/>
        </w:rPr>
        <w:t xml:space="preserve">"), בניכוי מס במקור ובתוספת מע"מ כדין, המהווה תשלום אחרון של החשבון הסופי הכולל התייקרויות, קיבלנו את מלוא התמורה עבור כל העבודות שביצענו עבורכם באתר </w:t>
      </w:r>
      <w:sdt>
        <w:sdtPr>
          <w:rPr>
            <w:rFonts w:ascii="Times New Roman" w:eastAsia="Times New Roman" w:hAnsi="Times New Roman" w:cs="David" w:hint="cs"/>
            <w:color w:val="008000"/>
            <w:sz w:val="24"/>
            <w:szCs w:val="24"/>
            <w:rtl/>
            <w:lang w:eastAsia="he-IL"/>
          </w:rPr>
          <w:alias w:val="שם אתר"/>
          <w:tag w:val="cntSite"/>
          <w:id w:val="-1398045152"/>
          <w:placeholder>
            <w:docPart w:val="0351E2A7EDBC4126834B910405728DAD"/>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ins w:id="58" w:author="רינת הראל" w:date="2019-11-13T16:58:00Z">
            <w:r w:rsidR="009E50B7" w:rsidRPr="003059F5">
              <w:rPr>
                <w:rStyle w:val="a7"/>
                <w:rtl/>
              </w:rPr>
              <w:t>[שם אתר]</w:t>
            </w:r>
          </w:ins>
        </w:sdtContent>
      </w:sdt>
      <w:r w:rsidRPr="00AA7633">
        <w:rPr>
          <w:rFonts w:ascii="Times New Roman" w:eastAsia="Times New Roman" w:hAnsi="Times New Roman" w:cs="David" w:hint="cs"/>
          <w:sz w:val="24"/>
          <w:szCs w:val="24"/>
          <w:rtl/>
          <w:lang w:eastAsia="he-IL"/>
        </w:rPr>
        <w:t xml:space="preserve"> עפ"י חוזה מיום </w:t>
      </w:r>
      <w:r w:rsidRPr="00AA7633">
        <w:rPr>
          <w:rFonts w:ascii="Times New Roman" w:eastAsia="Times New Roman" w:hAnsi="Times New Roman" w:cs="David"/>
          <w:color w:val="008000"/>
          <w:sz w:val="24"/>
          <w:szCs w:val="24"/>
          <w:lang w:eastAsia="he-IL"/>
        </w:rPr>
        <w:t xml:space="preserve"> </w:t>
      </w:r>
      <w:sdt>
        <w:sdtPr>
          <w:rPr>
            <w:rFonts w:ascii="Times New Roman" w:eastAsia="Times New Roman" w:hAnsi="Times New Roman" w:cs="David"/>
            <w:color w:val="008000"/>
            <w:sz w:val="24"/>
            <w:szCs w:val="24"/>
            <w:rtl/>
            <w:lang w:eastAsia="he-IL"/>
          </w:rPr>
          <w:alias w:val="תאריך חתימת חוזה"/>
          <w:tag w:val="cntSignDate"/>
          <w:id w:val="-125693541"/>
          <w:placeholder>
            <w:docPart w:val="B1ABEB1147264283B4AE42531D9CFCE7"/>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rPr>
            <w:rFonts w:hint="cs"/>
          </w:rPr>
        </w:sdtEndPr>
        <w:sdtContent>
          <w:r w:rsidRPr="00AA7633">
            <w:rPr>
              <w:color w:val="00B0F0"/>
              <w:rtl/>
            </w:rPr>
            <w:t>[תאריך חתימת חוזה]</w:t>
          </w:r>
        </w:sdtContent>
      </w:sdt>
      <w:r w:rsidRPr="00AA7633">
        <w:rPr>
          <w:rFonts w:ascii="Times New Roman" w:eastAsia="Times New Roman" w:hAnsi="Times New Roman" w:cs="David" w:hint="cs"/>
          <w:sz w:val="24"/>
          <w:szCs w:val="24"/>
          <w:rtl/>
          <w:lang w:eastAsia="he-IL"/>
        </w:rPr>
        <w:t xml:space="preserve"> או עבור חלקן כמפורט להלן:</w:t>
      </w:r>
    </w:p>
    <w:p w14:paraId="0D3ABA7C" w14:textId="77777777" w:rsidR="00AA7633" w:rsidRPr="00AA7633" w:rsidRDefault="00AA7633" w:rsidP="00AA763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AA7633">
        <w:rPr>
          <w:rFonts w:ascii="Times New Roman" w:eastAsia="Times New Roman" w:hAnsi="Times New Roman" w:cs="David" w:hint="cs"/>
          <w:sz w:val="24"/>
          <w:szCs w:val="24"/>
          <w:rtl/>
          <w:lang w:eastAsia="he-IL"/>
        </w:rPr>
        <w:t>______________________________________________________________________________________________________________________________________________________</w:t>
      </w:r>
    </w:p>
    <w:p w14:paraId="2110DC53" w14:textId="77777777" w:rsidR="00AA7633" w:rsidRPr="00AA7633" w:rsidRDefault="00AA7633" w:rsidP="00AA763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1EE11540" w14:textId="77777777" w:rsidR="00AA7633" w:rsidRPr="00AA7633" w:rsidRDefault="00AA7633" w:rsidP="00AA763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AA7633">
        <w:rPr>
          <w:rFonts w:ascii="Times New Roman" w:eastAsia="Times New Roman" w:hAnsi="Times New Roman" w:cs="David" w:hint="cs"/>
          <w:sz w:val="24"/>
          <w:szCs w:val="24"/>
          <w:rtl/>
          <w:lang w:eastAsia="he-IL"/>
        </w:rPr>
        <w:t xml:space="preserve">ידוע לנו כי בכפוף להצהרתנו זו לעיל ולהלן, נמנעתם מלקזז מסכום היתרה הסופית, סכומים שלטענתכם, הייתם זכאים לקזז עפ"י החוזה הנ"ל. </w:t>
      </w:r>
    </w:p>
    <w:p w14:paraId="3BF8FB76" w14:textId="77777777" w:rsidR="00AA7633" w:rsidRPr="00AA7633" w:rsidRDefault="00AA7633" w:rsidP="00AA763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AA7633">
        <w:rPr>
          <w:rFonts w:ascii="Times New Roman" w:eastAsia="Times New Roman" w:hAnsi="Times New Roman" w:cs="David" w:hint="cs"/>
          <w:sz w:val="24"/>
          <w:szCs w:val="24"/>
          <w:rtl/>
          <w:lang w:eastAsia="he-IL"/>
        </w:rPr>
        <w:t>עם קבלת היתרה הסופית דלעיל, אין ולא תהיינה לנו ו/או למי מטעמנו כל תביעות ו/או טענות ו/או דרישות מכל סוג שהוא כלפיכם ו/או כלפי מי מכם ו/או כלפי כל הבאים מכוחכם ו/או כלפי מי מטעמכם ו/או כלפי מאן דהוא אחר בקשר לחוזה הנ"ל ו/או לכל הכרוך בו ו/או הנובע ממנו.</w:t>
      </w:r>
    </w:p>
    <w:p w14:paraId="59D3B515" w14:textId="77777777" w:rsidR="00AA7633" w:rsidRPr="00AA7633" w:rsidRDefault="00AA7633" w:rsidP="00AA763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29D6D0F4" w14:textId="77777777" w:rsidR="00AA7633" w:rsidRPr="00AA7633" w:rsidRDefault="00AA7633" w:rsidP="00AA763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AA7633">
        <w:rPr>
          <w:rFonts w:ascii="Times New Roman" w:eastAsia="Times New Roman" w:hAnsi="Times New Roman" w:cs="David" w:hint="cs"/>
          <w:sz w:val="24"/>
          <w:szCs w:val="24"/>
          <w:rtl/>
          <w:lang w:eastAsia="he-IL"/>
        </w:rPr>
        <w:t>אנו מצהירים כי בחשבונות שהוגשו על ידינו ואשר אושרו על ידכם, לא נפלה טעות כלשהי, הם מדויקים ומעודכנים, נערכו כיאות ובדרך חשבונאית נכונה ומתאימה.</w:t>
      </w:r>
    </w:p>
    <w:p w14:paraId="311AF0D1" w14:textId="77777777" w:rsidR="00AA7633" w:rsidRPr="00AA7633" w:rsidRDefault="00AA7633" w:rsidP="00AA763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71954309" w14:textId="77777777" w:rsidR="00AA7633" w:rsidRPr="00AA7633" w:rsidRDefault="00AA7633" w:rsidP="00AA763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AA7633">
        <w:rPr>
          <w:rFonts w:ascii="Times New Roman" w:eastAsia="Times New Roman" w:hAnsi="Times New Roman" w:cs="David" w:hint="cs"/>
          <w:sz w:val="24"/>
          <w:szCs w:val="24"/>
          <w:rtl/>
          <w:lang w:eastAsia="he-IL"/>
        </w:rPr>
        <w:t>ידוע לנו כי אין בהצהרתנו זו כדי לגרוע מכל סעד לו זכאי המזמין על פי החוזה הנ"ל.</w:t>
      </w:r>
    </w:p>
    <w:p w14:paraId="0639AA8E" w14:textId="77777777" w:rsidR="00AA7633" w:rsidRPr="00AA7633" w:rsidRDefault="00AA7633" w:rsidP="00AA763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6D50CDD8" w14:textId="77777777" w:rsidR="00AA7633" w:rsidRPr="00AA7633" w:rsidRDefault="00AA7633" w:rsidP="00AA7633">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4FF5C384" w14:textId="77777777" w:rsidR="00AA7633" w:rsidRPr="00AA7633" w:rsidRDefault="00AA7633" w:rsidP="00AA763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AA7633">
        <w:rPr>
          <w:rFonts w:ascii="Times New Roman" w:eastAsia="Times New Roman" w:hAnsi="Times New Roman" w:cs="David" w:hint="cs"/>
          <w:b/>
          <w:bCs/>
          <w:sz w:val="24"/>
          <w:szCs w:val="24"/>
          <w:rtl/>
          <w:lang w:eastAsia="he-IL"/>
        </w:rPr>
        <w:t>ולראיה באנו על החתום:</w:t>
      </w:r>
    </w:p>
    <w:p w14:paraId="225A7619" w14:textId="77777777" w:rsidR="00AA7633" w:rsidRPr="00AA7633" w:rsidRDefault="00AA7633" w:rsidP="00AA763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03715A14" w14:textId="77777777" w:rsidR="00AA7633" w:rsidRPr="00AA7633" w:rsidRDefault="00AA7633" w:rsidP="00AA763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AA7633">
        <w:rPr>
          <w:rFonts w:ascii="Times New Roman" w:eastAsia="Times New Roman" w:hAnsi="Times New Roman" w:cs="David" w:hint="cs"/>
          <w:sz w:val="24"/>
          <w:szCs w:val="24"/>
          <w:rtl/>
          <w:lang w:eastAsia="he-IL"/>
        </w:rPr>
        <w:t xml:space="preserve">היום </w:t>
      </w:r>
      <w:r w:rsidRPr="00AA7633">
        <w:rPr>
          <w:rFonts w:ascii="Times New Roman" w:eastAsia="Times New Roman" w:hAnsi="Times New Roman" w:cs="David" w:hint="cs"/>
          <w:sz w:val="24"/>
          <w:szCs w:val="24"/>
          <w:u w:val="single"/>
          <w:rtl/>
          <w:lang w:eastAsia="he-IL"/>
        </w:rPr>
        <w:t xml:space="preserve">             </w:t>
      </w:r>
      <w:r w:rsidRPr="00AA7633">
        <w:rPr>
          <w:rFonts w:ascii="Times New Roman" w:eastAsia="Times New Roman" w:hAnsi="Times New Roman" w:cs="David" w:hint="cs"/>
          <w:sz w:val="24"/>
          <w:szCs w:val="24"/>
          <w:rtl/>
          <w:lang w:eastAsia="he-IL"/>
        </w:rPr>
        <w:t xml:space="preserve"> לחודש </w:t>
      </w:r>
      <w:r w:rsidRPr="00AA7633">
        <w:rPr>
          <w:rFonts w:ascii="Times New Roman" w:eastAsia="Times New Roman" w:hAnsi="Times New Roman" w:cs="David" w:hint="cs"/>
          <w:sz w:val="24"/>
          <w:szCs w:val="24"/>
          <w:u w:val="single"/>
          <w:rtl/>
          <w:lang w:eastAsia="he-IL"/>
        </w:rPr>
        <w:t xml:space="preserve">               </w:t>
      </w:r>
      <w:r w:rsidRPr="00AA7633">
        <w:rPr>
          <w:rFonts w:ascii="Times New Roman" w:eastAsia="Times New Roman" w:hAnsi="Times New Roman" w:cs="David" w:hint="cs"/>
          <w:sz w:val="24"/>
          <w:szCs w:val="24"/>
          <w:rtl/>
          <w:lang w:eastAsia="he-IL"/>
        </w:rPr>
        <w:t xml:space="preserve"> לשנה _________</w:t>
      </w:r>
    </w:p>
    <w:p w14:paraId="2E995F33" w14:textId="77777777" w:rsidR="00AA7633" w:rsidRPr="00AA7633" w:rsidRDefault="00AA7633" w:rsidP="00AA7633">
      <w:pPr>
        <w:widowControl w:val="0"/>
        <w:spacing w:before="0" w:beforeAutospacing="0" w:after="0" w:afterAutospacing="0" w:line="240" w:lineRule="auto"/>
        <w:ind w:left="4435" w:firstLine="671"/>
        <w:rPr>
          <w:rFonts w:ascii="Times New Roman" w:eastAsia="Times New Roman" w:hAnsi="Times New Roman" w:cs="David"/>
          <w:sz w:val="24"/>
          <w:szCs w:val="24"/>
          <w:rtl/>
          <w:lang w:eastAsia="he-IL"/>
        </w:rPr>
      </w:pPr>
    </w:p>
    <w:p w14:paraId="4CE5E844" w14:textId="77777777" w:rsidR="00AA7633" w:rsidRPr="00AA7633" w:rsidRDefault="00AA7633" w:rsidP="00AA7633">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AA7633">
        <w:rPr>
          <w:rFonts w:ascii="Times New Roman" w:eastAsia="Times New Roman" w:hAnsi="Times New Roman" w:cs="David" w:hint="cs"/>
          <w:sz w:val="24"/>
          <w:szCs w:val="24"/>
          <w:rtl/>
          <w:lang w:eastAsia="he-IL"/>
        </w:rPr>
        <w:t>חתימה וחותמת המתכנן:</w:t>
      </w:r>
    </w:p>
    <w:p w14:paraId="2B0C5025" w14:textId="77777777" w:rsidR="00AA7633" w:rsidRPr="00AA7633" w:rsidRDefault="00AA7633" w:rsidP="00AA7633">
      <w:pPr>
        <w:widowControl w:val="0"/>
        <w:spacing w:before="0" w:beforeAutospacing="0" w:after="0" w:afterAutospacing="0" w:line="240" w:lineRule="auto"/>
        <w:ind w:left="4435" w:hanging="71"/>
        <w:rPr>
          <w:rFonts w:ascii="Times New Roman" w:eastAsia="Times New Roman" w:hAnsi="Times New Roman" w:cs="David"/>
          <w:color w:val="00B0F0"/>
          <w:sz w:val="24"/>
          <w:szCs w:val="24"/>
          <w:u w:val="single"/>
          <w:rtl/>
          <w:lang w:eastAsia="he-IL"/>
        </w:rPr>
      </w:pPr>
      <w:r w:rsidRPr="00AA7633">
        <w:rPr>
          <w:rFonts w:ascii="Times New Roman" w:eastAsia="Times New Roman" w:hAnsi="Times New Roman" w:cs="David" w:hint="cs"/>
          <w:color w:val="00B0F0"/>
          <w:sz w:val="24"/>
          <w:szCs w:val="24"/>
          <w:u w:val="single"/>
          <w:rtl/>
          <w:lang w:eastAsia="he-IL"/>
        </w:rPr>
        <w:t xml:space="preserve">                  </w:t>
      </w:r>
    </w:p>
    <w:p w14:paraId="126B744F" w14:textId="77777777" w:rsidR="00AA7633" w:rsidRPr="00AA7633" w:rsidRDefault="00AA7633" w:rsidP="00AA7633">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AA7633">
        <w:rPr>
          <w:rFonts w:ascii="Times New Roman" w:eastAsia="Times New Roman" w:hAnsi="Times New Roman" w:cs="David" w:hint="cs"/>
          <w:sz w:val="24"/>
          <w:szCs w:val="24"/>
          <w:rtl/>
          <w:lang w:eastAsia="he-IL"/>
        </w:rPr>
        <w:t xml:space="preserve">_______________________ </w:t>
      </w:r>
    </w:p>
    <w:p w14:paraId="3F59BE82" w14:textId="77777777" w:rsidR="00AA7633" w:rsidRPr="00AA7633" w:rsidRDefault="00AA7633" w:rsidP="002910A0">
      <w:pPr>
        <w:widowControl w:val="0"/>
        <w:spacing w:before="0" w:beforeAutospacing="0" w:after="0" w:afterAutospacing="0" w:line="240" w:lineRule="auto"/>
        <w:ind w:left="4435" w:hanging="71"/>
        <w:rPr>
          <w:rFonts w:ascii="Times New Roman" w:eastAsia="Times New Roman" w:hAnsi="Times New Roman" w:cs="David"/>
          <w:color w:val="00B0F0"/>
          <w:sz w:val="24"/>
          <w:szCs w:val="24"/>
          <w:rtl/>
          <w:lang w:eastAsia="he-IL"/>
        </w:rPr>
      </w:pPr>
      <w:r w:rsidRPr="00AA7633">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2044480885"/>
          <w:placeholder>
            <w:docPart w:val="A1E42BDF1DAA4B9B852B88F0336C6137"/>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002910A0" w:rsidRPr="00AA7633">
            <w:rPr>
              <w:color w:val="00B0F0"/>
              <w:rtl/>
            </w:rPr>
            <w:t>[שם ספק]</w:t>
          </w:r>
        </w:sdtContent>
      </w:sdt>
    </w:p>
    <w:p w14:paraId="70EE69D3" w14:textId="77777777" w:rsidR="00AA7633" w:rsidRPr="00AA7633" w:rsidRDefault="00AA7633" w:rsidP="00AA7633">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055EB360" w14:textId="77777777" w:rsidR="00AA7633" w:rsidRPr="00AA7633" w:rsidRDefault="00AA7633" w:rsidP="00AA7633">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1D1416C2" w14:textId="77777777" w:rsidR="00AA7633" w:rsidRPr="00AA7633" w:rsidRDefault="00AA7633" w:rsidP="00AA763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AA7633">
        <w:rPr>
          <w:rFonts w:ascii="Times New Roman" w:eastAsia="Times New Roman" w:hAnsi="Times New Roman" w:cs="David" w:hint="cs"/>
          <w:b/>
          <w:bCs/>
          <w:sz w:val="24"/>
          <w:szCs w:val="24"/>
          <w:rtl/>
          <w:lang w:eastAsia="he-IL"/>
        </w:rPr>
        <w:t>אישור</w:t>
      </w:r>
    </w:p>
    <w:p w14:paraId="26B9E2C0" w14:textId="77777777" w:rsidR="00AA7633" w:rsidRPr="00AA7633" w:rsidRDefault="00AA7633" w:rsidP="00AA763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AA7633">
        <w:rPr>
          <w:rFonts w:ascii="Times New Roman" w:eastAsia="Times New Roman" w:hAnsi="Times New Roman" w:cs="David" w:hint="cs"/>
          <w:sz w:val="24"/>
          <w:szCs w:val="24"/>
          <w:rtl/>
          <w:lang w:eastAsia="he-IL"/>
        </w:rPr>
        <w:t>אני הח"מ ____________________ עו"ד/רו"ח מאשר כי ה"ה _________________שחתימתם בצירוף חותמת _________________ (להלן:"</w:t>
      </w:r>
      <w:r w:rsidRPr="00AA7633">
        <w:rPr>
          <w:rFonts w:ascii="Times New Roman" w:eastAsia="Times New Roman" w:hAnsi="Times New Roman" w:cs="David" w:hint="cs"/>
          <w:b/>
          <w:bCs/>
          <w:sz w:val="24"/>
          <w:szCs w:val="24"/>
          <w:rtl/>
          <w:lang w:eastAsia="he-IL"/>
        </w:rPr>
        <w:t>החברה</w:t>
      </w:r>
      <w:r w:rsidRPr="00AA7633">
        <w:rPr>
          <w:rFonts w:ascii="Times New Roman" w:eastAsia="Times New Roman" w:hAnsi="Times New Roman" w:cs="David" w:hint="cs"/>
          <w:sz w:val="24"/>
          <w:szCs w:val="24"/>
          <w:rtl/>
          <w:lang w:eastAsia="he-IL"/>
        </w:rPr>
        <w:t>") ו/או שמה המודפס מחייבת את החברה לכל דבר וענין, חתמו בפני על מסמך זה.</w:t>
      </w:r>
    </w:p>
    <w:p w14:paraId="443CA429" w14:textId="77777777" w:rsidR="00AA7633" w:rsidRPr="00AA7633" w:rsidRDefault="00AA7633" w:rsidP="00AA7633">
      <w:pPr>
        <w:widowControl w:val="0"/>
        <w:tabs>
          <w:tab w:val="center" w:pos="2540"/>
          <w:tab w:val="right" w:pos="5600"/>
        </w:tabs>
        <w:spacing w:before="0" w:beforeAutospacing="0" w:after="0" w:afterAutospacing="0" w:line="240" w:lineRule="auto"/>
        <w:ind w:left="240"/>
        <w:jc w:val="center"/>
        <w:rPr>
          <w:rFonts w:ascii="Times New Roman" w:eastAsia="Times New Roman" w:hAnsi="Times New Roman" w:cs="David"/>
          <w:sz w:val="24"/>
          <w:szCs w:val="24"/>
          <w:rtl/>
          <w:lang w:eastAsia="he-IL"/>
        </w:rPr>
      </w:pPr>
    </w:p>
    <w:p w14:paraId="65728C83" w14:textId="77777777" w:rsidR="00AA7633" w:rsidRPr="00AA7633" w:rsidRDefault="00AA7633" w:rsidP="00AA7633">
      <w:pPr>
        <w:widowControl w:val="0"/>
        <w:tabs>
          <w:tab w:val="center" w:pos="1082"/>
          <w:tab w:val="center" w:pos="7319"/>
        </w:tabs>
        <w:spacing w:before="0" w:beforeAutospacing="0" w:after="0" w:afterAutospacing="0" w:line="240" w:lineRule="auto"/>
        <w:rPr>
          <w:rFonts w:ascii="Times New Roman" w:eastAsia="Times New Roman" w:hAnsi="Times New Roman" w:cs="David"/>
          <w:sz w:val="24"/>
          <w:szCs w:val="24"/>
          <w:rtl/>
          <w:lang w:eastAsia="he-IL"/>
        </w:rPr>
      </w:pPr>
      <w:r w:rsidRPr="00AA7633">
        <w:rPr>
          <w:rFonts w:ascii="Times New Roman" w:eastAsia="Times New Roman" w:hAnsi="Times New Roman" w:cs="David" w:hint="cs"/>
          <w:sz w:val="24"/>
          <w:szCs w:val="24"/>
          <w:rtl/>
          <w:lang w:eastAsia="he-IL"/>
        </w:rPr>
        <w:t xml:space="preserve">    תאריך : _______   </w:t>
      </w:r>
      <w:r w:rsidRPr="00AA7633">
        <w:rPr>
          <w:rFonts w:ascii="Times New Roman" w:eastAsia="Times New Roman" w:hAnsi="Times New Roman" w:cs="David" w:hint="cs"/>
          <w:sz w:val="24"/>
          <w:szCs w:val="24"/>
          <w:rtl/>
          <w:lang w:eastAsia="he-IL"/>
        </w:rPr>
        <w:tab/>
        <w:t>חתימה וחותמת עו"ד/רו"ח : _______________________</w:t>
      </w:r>
    </w:p>
    <w:p w14:paraId="768572B3" w14:textId="77777777" w:rsidR="00AA7633" w:rsidRPr="00AA7633" w:rsidRDefault="00AA7633" w:rsidP="00AA7633">
      <w:pPr>
        <w:widowControl w:val="0"/>
        <w:spacing w:before="0" w:beforeAutospacing="0" w:after="0" w:afterAutospacing="0" w:line="240" w:lineRule="auto"/>
        <w:rPr>
          <w:rFonts w:ascii="Times New Roman" w:eastAsia="Times New Roman" w:hAnsi="Times New Roman" w:cs="David"/>
          <w:sz w:val="20"/>
          <w:szCs w:val="20"/>
          <w:rtl/>
          <w:lang w:eastAsia="he-IL"/>
        </w:rPr>
      </w:pPr>
    </w:p>
    <w:p w14:paraId="788E398E" w14:textId="77777777" w:rsidR="00AA7633" w:rsidRPr="00AA7633" w:rsidRDefault="00AA7633" w:rsidP="00AA7633">
      <w:pPr>
        <w:widowControl w:val="0"/>
        <w:tabs>
          <w:tab w:val="center" w:pos="1082"/>
          <w:tab w:val="center" w:pos="4200"/>
          <w:tab w:val="center" w:pos="7319"/>
        </w:tabs>
        <w:spacing w:before="0" w:beforeAutospacing="0" w:after="0" w:afterAutospacing="0" w:line="240" w:lineRule="auto"/>
        <w:jc w:val="both"/>
        <w:rPr>
          <w:rFonts w:ascii="Times New Roman" w:eastAsia="Times New Roman" w:hAnsi="Times New Roman" w:cs="David"/>
          <w:sz w:val="20"/>
          <w:szCs w:val="24"/>
          <w:lang w:eastAsia="he-IL"/>
        </w:rPr>
      </w:pPr>
    </w:p>
    <w:p w14:paraId="0342F899" w14:textId="77777777" w:rsidR="00AA7633" w:rsidRPr="00AA7633" w:rsidRDefault="00AA7633" w:rsidP="00AA7633">
      <w:pPr>
        <w:widowControl w:val="0"/>
        <w:spacing w:before="0" w:beforeAutospacing="0" w:after="0" w:afterAutospacing="0" w:line="240" w:lineRule="auto"/>
        <w:jc w:val="both"/>
        <w:rPr>
          <w:rFonts w:ascii="Times New Roman" w:eastAsia="Times New Roman" w:hAnsi="Times New Roman" w:cs="David"/>
          <w:color w:val="999999"/>
          <w:sz w:val="18"/>
          <w:szCs w:val="18"/>
          <w:rtl/>
          <w:lang w:eastAsia="he-IL"/>
        </w:rPr>
      </w:pPr>
    </w:p>
    <w:p w14:paraId="3B47AA5F" w14:textId="77777777" w:rsidR="00AA7633" w:rsidRPr="00AA7633" w:rsidRDefault="00AA7633" w:rsidP="00AA7633">
      <w:pPr>
        <w:spacing w:before="0" w:beforeAutospacing="0" w:after="0" w:afterAutospacing="0" w:line="240" w:lineRule="auto"/>
        <w:rPr>
          <w:rFonts w:ascii="Times New Roman" w:eastAsia="Times New Roman" w:hAnsi="Times New Roman" w:cs="David"/>
          <w:sz w:val="20"/>
          <w:szCs w:val="24"/>
          <w:rtl/>
        </w:rPr>
      </w:pPr>
    </w:p>
    <w:p w14:paraId="475FDF79" w14:textId="77777777" w:rsidR="00AA7633" w:rsidRPr="00AA7633" w:rsidRDefault="00AA7633" w:rsidP="00AA7633">
      <w:pPr>
        <w:spacing w:before="0" w:beforeAutospacing="0" w:after="0" w:afterAutospacing="0" w:line="240" w:lineRule="auto"/>
        <w:rPr>
          <w:rFonts w:ascii="Times New Roman" w:eastAsia="Times New Roman" w:hAnsi="Times New Roman" w:cs="David"/>
          <w:sz w:val="20"/>
          <w:szCs w:val="24"/>
          <w:rtl/>
        </w:rPr>
      </w:pPr>
    </w:p>
    <w:p w14:paraId="440CF116" w14:textId="77777777" w:rsidR="00AA7633" w:rsidRPr="00AA7633" w:rsidRDefault="00AA7633" w:rsidP="00AA7633">
      <w:pPr>
        <w:widowControl w:val="0"/>
        <w:bidi w:val="0"/>
        <w:spacing w:before="0" w:beforeAutospacing="0" w:after="0" w:afterAutospacing="0" w:line="240" w:lineRule="auto"/>
        <w:jc w:val="right"/>
        <w:rPr>
          <w:rFonts w:ascii="Times New Roman" w:eastAsia="Times New Roman" w:hAnsi="Times New Roman" w:cs="David"/>
          <w:sz w:val="20"/>
          <w:szCs w:val="20"/>
          <w:rtl/>
          <w:lang w:eastAsia="he-IL"/>
        </w:rPr>
      </w:pPr>
    </w:p>
    <w:p w14:paraId="3F89A173" w14:textId="5D8C978A" w:rsidR="00AA7633" w:rsidRPr="00AA7633" w:rsidDel="009E50B7" w:rsidRDefault="00AA7633" w:rsidP="00AA7633">
      <w:pPr>
        <w:rPr>
          <w:del w:id="59" w:author="רינת הראל" w:date="2019-11-13T17:02:00Z"/>
          <w:rFonts w:ascii="David" w:hAnsi="David" w:cs="David"/>
        </w:rPr>
      </w:pPr>
    </w:p>
    <w:p w14:paraId="1E03850F" w14:textId="77777777" w:rsidR="001A69D5" w:rsidRPr="00CF334C" w:rsidRDefault="001A69D5" w:rsidP="00AA7633">
      <w:pPr>
        <w:keepNext/>
        <w:widowControl w:val="0"/>
        <w:spacing w:before="0" w:beforeAutospacing="0" w:after="0" w:afterAutospacing="0" w:line="240" w:lineRule="auto"/>
        <w:jc w:val="center"/>
        <w:outlineLvl w:val="7"/>
      </w:pPr>
    </w:p>
    <w:sectPr w:rsidR="001A69D5" w:rsidRPr="00CF334C" w:rsidSect="00CF334C">
      <w:headerReference w:type="default" r:id="rId13"/>
      <w:footerReference w:type="default" r:id="rId14"/>
      <w:pgSz w:w="11906" w:h="16838"/>
      <w:pgMar w:top="1440" w:right="1800" w:bottom="851" w:left="1800" w:header="708" w:footer="130" w:gutter="0"/>
      <w:cols w:space="708"/>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9DB74F7" w14:textId="77777777" w:rsidR="009E50B7" w:rsidRDefault="009E50B7" w:rsidP="00AF234B">
      <w:pPr>
        <w:spacing w:before="0" w:after="0" w:line="240" w:lineRule="auto"/>
      </w:pPr>
      <w:r>
        <w:separator/>
      </w:r>
    </w:p>
  </w:endnote>
  <w:endnote w:type="continuationSeparator" w:id="0">
    <w:p w14:paraId="03759364" w14:textId="77777777" w:rsidR="009E50B7" w:rsidRDefault="009E50B7" w:rsidP="00AF234B">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0002AFF" w:usb1="C000247B"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110"/>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5"/>
      <w:gridCol w:w="1633"/>
      <w:gridCol w:w="2810"/>
      <w:gridCol w:w="232"/>
      <w:gridCol w:w="1040"/>
      <w:gridCol w:w="1776"/>
    </w:tblGrid>
    <w:tr w:rsidR="009E50B7" w:rsidRPr="00797990" w14:paraId="6A0456D7" w14:textId="77777777" w:rsidTr="00797990">
      <w:tc>
        <w:tcPr>
          <w:tcW w:w="815" w:type="dxa"/>
        </w:tcPr>
        <w:p w14:paraId="1CA2DDAF" w14:textId="77777777" w:rsidR="009E50B7" w:rsidRPr="00797990" w:rsidRDefault="009E50B7" w:rsidP="00797990">
          <w:pPr>
            <w:tabs>
              <w:tab w:val="center" w:pos="4153"/>
              <w:tab w:val="right" w:pos="8306"/>
            </w:tabs>
            <w:spacing w:before="0" w:after="0" w:line="240" w:lineRule="auto"/>
            <w:rPr>
              <w:rFonts w:ascii="David" w:hAnsi="David"/>
              <w:rtl/>
            </w:rPr>
          </w:pPr>
          <w:r w:rsidRPr="00797990">
            <w:rPr>
              <w:rFonts w:ascii="David" w:hAnsi="David" w:hint="cs"/>
              <w:sz w:val="20"/>
              <w:szCs w:val="20"/>
              <w:rtl/>
            </w:rPr>
            <w:t>פרויקט</w:t>
          </w:r>
          <w:r w:rsidRPr="00797990">
            <w:rPr>
              <w:rFonts w:ascii="David" w:hAnsi="David" w:hint="cs"/>
              <w:rtl/>
            </w:rPr>
            <w:t xml:space="preserve">: </w:t>
          </w:r>
        </w:p>
      </w:tc>
      <w:sdt>
        <w:sdtPr>
          <w:rPr>
            <w:rFonts w:ascii="David" w:hAnsi="David"/>
            <w:color w:val="00B0F0"/>
            <w:rtl/>
          </w:rPr>
          <w:alias w:val="שם הפרויקט"/>
          <w:tag w:val="cntProjectName"/>
          <w:id w:val="-1066646411"/>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tc>
            <w:tcPr>
              <w:tcW w:w="1633" w:type="dxa"/>
            </w:tcPr>
            <w:p w14:paraId="2F1F3168" w14:textId="093F4AB2" w:rsidR="009E50B7" w:rsidRPr="00797990" w:rsidRDefault="006B7EBB" w:rsidP="00797990">
              <w:pPr>
                <w:tabs>
                  <w:tab w:val="center" w:pos="4153"/>
                  <w:tab w:val="right" w:pos="8306"/>
                </w:tabs>
                <w:spacing w:before="0" w:after="0" w:line="240" w:lineRule="auto"/>
                <w:rPr>
                  <w:rFonts w:ascii="David" w:hAnsi="David"/>
                  <w:color w:val="00B0F0"/>
                  <w:rtl/>
                </w:rPr>
              </w:pPr>
              <w:ins w:id="60" w:author="רינת הראל" w:date="2019-11-19T11:46:00Z">
                <w:r>
                  <w:rPr>
                    <w:rFonts w:ascii="David" w:hAnsi="David"/>
                    <w:color w:val="00B0F0"/>
                    <w:rtl/>
                  </w:rPr>
                  <w:t>סמל צפון מגרש 123</w:t>
                </w:r>
              </w:ins>
            </w:p>
          </w:tc>
        </w:sdtContent>
      </w:sdt>
      <w:tc>
        <w:tcPr>
          <w:tcW w:w="2810" w:type="dxa"/>
        </w:tcPr>
        <w:p w14:paraId="5AB72A69" w14:textId="77777777" w:rsidR="009E50B7" w:rsidRPr="00797990" w:rsidRDefault="009E50B7" w:rsidP="00797990">
          <w:pPr>
            <w:tabs>
              <w:tab w:val="center" w:pos="4153"/>
              <w:tab w:val="right" w:pos="8306"/>
            </w:tabs>
            <w:spacing w:before="0" w:after="0" w:line="240" w:lineRule="auto"/>
            <w:rPr>
              <w:rFonts w:ascii="David" w:hAnsi="David"/>
              <w:rtl/>
            </w:rPr>
          </w:pPr>
          <w:r w:rsidRPr="00797990">
            <w:rPr>
              <w:rFonts w:ascii="David" w:hAnsi="David" w:hint="cs"/>
              <w:sz w:val="20"/>
              <w:szCs w:val="20"/>
              <w:rtl/>
            </w:rPr>
            <w:t>תבנית</w:t>
          </w:r>
          <w:r w:rsidRPr="00797990">
            <w:rPr>
              <w:rFonts w:ascii="David" w:hAnsi="David" w:hint="cs"/>
              <w:rtl/>
            </w:rPr>
            <w:t xml:space="preserve">: </w:t>
          </w:r>
          <w:sdt>
            <w:sdtPr>
              <w:rPr>
                <w:rFonts w:ascii="David" w:hAnsi="David" w:hint="cs"/>
                <w:rtl/>
              </w:rPr>
              <w:alias w:val="תבנית חוזה"/>
              <w:tag w:val="cntContractType"/>
              <w:id w:val="-151752853"/>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EndPr/>
            <w:sdtContent>
              <w:r>
                <w:rPr>
                  <w:rFonts w:ascii="David" w:hAnsi="David" w:hint="cs"/>
                  <w:b/>
                  <w:bCs/>
                  <w:szCs w:val="20"/>
                  <w:rtl/>
                </w:rPr>
                <w:t>חוזה מיגון ומיקלוט</w:t>
              </w:r>
            </w:sdtContent>
          </w:sdt>
        </w:p>
      </w:tc>
      <w:tc>
        <w:tcPr>
          <w:tcW w:w="232" w:type="dxa"/>
        </w:tcPr>
        <w:p w14:paraId="3FE2F0DC" w14:textId="77777777" w:rsidR="009E50B7" w:rsidRPr="00797990" w:rsidRDefault="009E50B7" w:rsidP="00797990">
          <w:pPr>
            <w:tabs>
              <w:tab w:val="center" w:pos="4153"/>
              <w:tab w:val="right" w:pos="8306"/>
            </w:tabs>
            <w:spacing w:before="0" w:after="0" w:line="240" w:lineRule="auto"/>
            <w:rPr>
              <w:rFonts w:ascii="David" w:hAnsi="David"/>
              <w:sz w:val="16"/>
              <w:szCs w:val="16"/>
              <w:rtl/>
            </w:rPr>
          </w:pPr>
        </w:p>
      </w:tc>
      <w:tc>
        <w:tcPr>
          <w:tcW w:w="1040" w:type="dxa"/>
        </w:tcPr>
        <w:p w14:paraId="003F0549" w14:textId="77777777" w:rsidR="009E50B7" w:rsidRPr="00797990" w:rsidRDefault="009E50B7" w:rsidP="00797990">
          <w:pPr>
            <w:tabs>
              <w:tab w:val="center" w:pos="4153"/>
              <w:tab w:val="right" w:pos="8306"/>
            </w:tabs>
            <w:spacing w:before="0" w:after="0" w:line="240" w:lineRule="auto"/>
            <w:rPr>
              <w:rFonts w:ascii="David" w:hAnsi="David"/>
              <w:sz w:val="20"/>
              <w:szCs w:val="20"/>
              <w:rtl/>
            </w:rPr>
          </w:pPr>
          <w:r w:rsidRPr="00797990">
            <w:rPr>
              <w:rFonts w:ascii="David" w:hAnsi="David"/>
              <w:sz w:val="20"/>
              <w:szCs w:val="20"/>
              <w:rtl/>
            </w:rPr>
            <w:t>מס' חוזה</w:t>
          </w:r>
          <w:r w:rsidRPr="00797990">
            <w:rPr>
              <w:rFonts w:ascii="David" w:hAnsi="David" w:hint="cs"/>
              <w:sz w:val="20"/>
              <w:szCs w:val="20"/>
              <w:rtl/>
            </w:rPr>
            <w:t>:</w:t>
          </w:r>
        </w:p>
      </w:tc>
      <w:sdt>
        <w:sdtPr>
          <w:rPr>
            <w:rFonts w:ascii="David" w:hAnsi="David" w:hint="cs"/>
            <w:rtl/>
          </w:rPr>
          <w:alias w:val="ערך של מזהה מסמך"/>
          <w:tag w:val="_dlc_DocId"/>
          <w:id w:val="939875753"/>
          <w:lock w:val="contentLocked"/>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_dlc_DocId[1]" w:storeItemID="{81709D4C-33DC-48CC-AC7E-130A245806EE}"/>
          <w:text/>
        </w:sdtPr>
        <w:sdtEndPr/>
        <w:sdtContent>
          <w:tc>
            <w:tcPr>
              <w:tcW w:w="1776" w:type="dxa"/>
            </w:tcPr>
            <w:p w14:paraId="0CBA8170" w14:textId="3D7517A7" w:rsidR="009E50B7" w:rsidRPr="00797990" w:rsidRDefault="009E50B7" w:rsidP="00797990">
              <w:pPr>
                <w:tabs>
                  <w:tab w:val="center" w:pos="4153"/>
                  <w:tab w:val="right" w:pos="8306"/>
                </w:tabs>
                <w:spacing w:before="0" w:after="0" w:line="240" w:lineRule="auto"/>
                <w:rPr>
                  <w:rFonts w:ascii="David" w:hAnsi="David"/>
                  <w:rtl/>
                </w:rPr>
              </w:pPr>
              <w:del w:id="61" w:author="רינת הראל" w:date="2019-11-19T11:45:00Z">
                <w:r w:rsidDel="006B7EBB">
                  <w:rPr>
                    <w:rFonts w:ascii="David" w:hAnsi="David" w:hint="cs"/>
                    <w:b/>
                    <w:bCs/>
                    <w:szCs w:val="20"/>
                  </w:rPr>
                  <w:delText>CONT-5-583</w:delText>
                </w:r>
              </w:del>
              <w:ins w:id="62" w:author="רינת הראל" w:date="2019-11-19T11:45:00Z">
                <w:r w:rsidR="006B7EBB">
                  <w:rPr>
                    <w:rFonts w:ascii="David" w:hAnsi="David" w:hint="cs"/>
                  </w:rPr>
                  <w:t>CO</w:t>
                </w:r>
                <w:r w:rsidR="006B7EBB">
                  <w:rPr>
                    <w:rFonts w:ascii="David" w:hAnsi="David" w:hint="cs"/>
                    <w:rtl/>
                  </w:rPr>
                  <w:t>NT-10-1866</w:t>
                </w:r>
              </w:ins>
            </w:p>
          </w:tc>
        </w:sdtContent>
      </w:sdt>
    </w:tr>
    <w:tr w:rsidR="009E50B7" w:rsidRPr="00797990" w14:paraId="2648694F" w14:textId="77777777" w:rsidTr="00797990">
      <w:tc>
        <w:tcPr>
          <w:tcW w:w="815" w:type="dxa"/>
        </w:tcPr>
        <w:p w14:paraId="43846451" w14:textId="77777777" w:rsidR="009E50B7" w:rsidRPr="00797990" w:rsidRDefault="009E50B7" w:rsidP="00797990">
          <w:pPr>
            <w:tabs>
              <w:tab w:val="center" w:pos="4153"/>
              <w:tab w:val="right" w:pos="8306"/>
            </w:tabs>
            <w:spacing w:before="0" w:after="0" w:line="240" w:lineRule="auto"/>
            <w:rPr>
              <w:rFonts w:ascii="David" w:hAnsi="David"/>
              <w:rtl/>
            </w:rPr>
          </w:pPr>
          <w:r w:rsidRPr="00797990">
            <w:rPr>
              <w:rFonts w:ascii="David" w:hAnsi="David" w:hint="cs"/>
              <w:sz w:val="20"/>
              <w:szCs w:val="20"/>
              <w:rtl/>
            </w:rPr>
            <w:t>ספק</w:t>
          </w:r>
          <w:r w:rsidRPr="00797990">
            <w:rPr>
              <w:rFonts w:ascii="David" w:hAnsi="David" w:hint="cs"/>
              <w:rtl/>
            </w:rPr>
            <w:t>:</w:t>
          </w:r>
        </w:p>
      </w:tc>
      <w:sdt>
        <w:sdtPr>
          <w:rPr>
            <w:rFonts w:ascii="David" w:hAnsi="David"/>
            <w:color w:val="00B0F0"/>
            <w:rtl/>
          </w:rPr>
          <w:alias w:val="שם ספק"/>
          <w:tag w:val="cntSupllierName"/>
          <w:id w:val="-121312779"/>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tc>
            <w:tcPr>
              <w:tcW w:w="1633" w:type="dxa"/>
            </w:tcPr>
            <w:p w14:paraId="49094966" w14:textId="77777777" w:rsidR="009E50B7" w:rsidRPr="00797990" w:rsidRDefault="009E50B7" w:rsidP="00797990">
              <w:pPr>
                <w:tabs>
                  <w:tab w:val="center" w:pos="4153"/>
                  <w:tab w:val="right" w:pos="8306"/>
                </w:tabs>
                <w:spacing w:before="0" w:after="0" w:line="240" w:lineRule="auto"/>
                <w:rPr>
                  <w:rFonts w:ascii="David" w:hAnsi="David"/>
                  <w:color w:val="00B0F0"/>
                  <w:rtl/>
                </w:rPr>
              </w:pPr>
              <w:r w:rsidRPr="00797990">
                <w:rPr>
                  <w:color w:val="00B0F0"/>
                  <w:rtl/>
                </w:rPr>
                <w:t>[</w:t>
              </w:r>
              <w:r w:rsidRPr="00797990">
                <w:rPr>
                  <w:color w:val="00B0F0"/>
                  <w:szCs w:val="20"/>
                  <w:rtl/>
                </w:rPr>
                <w:t>שם ספק</w:t>
              </w:r>
              <w:r w:rsidRPr="00797990">
                <w:rPr>
                  <w:color w:val="00B0F0"/>
                  <w:rtl/>
                </w:rPr>
                <w:t>]</w:t>
              </w:r>
            </w:p>
          </w:tc>
        </w:sdtContent>
      </w:sdt>
      <w:tc>
        <w:tcPr>
          <w:tcW w:w="2810" w:type="dxa"/>
        </w:tcPr>
        <w:tbl>
          <w:tblPr>
            <w:tblStyle w:val="110"/>
            <w:bidiVisual/>
            <w:tblW w:w="259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6"/>
            <w:gridCol w:w="1668"/>
          </w:tblGrid>
          <w:tr w:rsidR="009E50B7" w:rsidRPr="00797990" w14:paraId="5B980CA3" w14:textId="77777777" w:rsidTr="009E50B7">
            <w:trPr>
              <w:trHeight w:val="201"/>
            </w:trPr>
            <w:tc>
              <w:tcPr>
                <w:tcW w:w="926" w:type="dxa"/>
              </w:tcPr>
              <w:p w14:paraId="04519CF5" w14:textId="77777777" w:rsidR="009E50B7" w:rsidRPr="00797990" w:rsidRDefault="009E50B7" w:rsidP="00797990">
                <w:pPr>
                  <w:tabs>
                    <w:tab w:val="center" w:pos="4153"/>
                    <w:tab w:val="right" w:pos="8306"/>
                  </w:tabs>
                  <w:spacing w:before="0" w:after="0" w:line="240" w:lineRule="auto"/>
                  <w:rPr>
                    <w:rFonts w:ascii="David" w:hAnsi="David"/>
                    <w:rtl/>
                  </w:rPr>
                </w:pPr>
                <w:r w:rsidRPr="00797990">
                  <w:rPr>
                    <w:rFonts w:ascii="David" w:hAnsi="David" w:hint="cs"/>
                    <w:sz w:val="20"/>
                    <w:szCs w:val="20"/>
                    <w:rtl/>
                  </w:rPr>
                  <w:t>גרסה</w:t>
                </w:r>
                <w:r w:rsidRPr="00797990">
                  <w:rPr>
                    <w:rFonts w:ascii="David" w:hAnsi="David" w:hint="cs"/>
                    <w:rtl/>
                  </w:rPr>
                  <w:t>:</w:t>
                </w:r>
              </w:p>
            </w:tc>
            <w:sdt>
              <w:sdtPr>
                <w:rPr>
                  <w:rFonts w:ascii="David" w:hAnsi="David"/>
                  <w:color w:val="00B0F0"/>
                  <w:rtl/>
                </w:rPr>
                <w:alias w:val="גרסת חוזה"/>
                <w:tag w:val="cntContractVersion"/>
                <w:id w:val="-865203676"/>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Version[1]" w:storeItemID="{81709D4C-33DC-48CC-AC7E-130A245806EE}"/>
                <w:text/>
              </w:sdtPr>
              <w:sdtEndPr/>
              <w:sdtContent>
                <w:tc>
                  <w:tcPr>
                    <w:tcW w:w="1668" w:type="dxa"/>
                  </w:tcPr>
                  <w:p w14:paraId="49FF20BF" w14:textId="5F6C9B83" w:rsidR="009E50B7" w:rsidRPr="00797990" w:rsidRDefault="006B7EBB" w:rsidP="00797990">
                    <w:pPr>
                      <w:tabs>
                        <w:tab w:val="center" w:pos="4153"/>
                        <w:tab w:val="right" w:pos="8306"/>
                      </w:tabs>
                      <w:spacing w:before="0" w:after="0" w:line="240" w:lineRule="auto"/>
                      <w:ind w:left="1" w:hanging="1"/>
                      <w:rPr>
                        <w:rFonts w:ascii="David" w:hAnsi="David"/>
                        <w:color w:val="00B0F0"/>
                        <w:rtl/>
                      </w:rPr>
                    </w:pPr>
                    <w:ins w:id="63" w:author="רינת הראל" w:date="2019-11-19T11:46:00Z">
                      <w:r>
                        <w:rPr>
                          <w:rFonts w:ascii="David" w:hAnsi="David"/>
                          <w:color w:val="00B0F0"/>
                          <w:rtl/>
                        </w:rPr>
                        <w:t>0.2</w:t>
                      </w:r>
                    </w:ins>
                  </w:p>
                </w:tc>
              </w:sdtContent>
            </w:sdt>
          </w:tr>
        </w:tbl>
        <w:p w14:paraId="7329AD77" w14:textId="77777777" w:rsidR="009E50B7" w:rsidRPr="00797990" w:rsidRDefault="009E50B7" w:rsidP="00797990">
          <w:pPr>
            <w:tabs>
              <w:tab w:val="center" w:pos="4153"/>
              <w:tab w:val="right" w:pos="8306"/>
            </w:tabs>
            <w:spacing w:before="0" w:after="0" w:line="240" w:lineRule="auto"/>
            <w:rPr>
              <w:rFonts w:ascii="David" w:hAnsi="David"/>
              <w:rtl/>
            </w:rPr>
          </w:pPr>
        </w:p>
      </w:tc>
      <w:tc>
        <w:tcPr>
          <w:tcW w:w="232" w:type="dxa"/>
        </w:tcPr>
        <w:p w14:paraId="20F0AFC9" w14:textId="77777777" w:rsidR="009E50B7" w:rsidRPr="00797990" w:rsidRDefault="009E50B7" w:rsidP="00797990">
          <w:pPr>
            <w:tabs>
              <w:tab w:val="center" w:pos="4153"/>
              <w:tab w:val="right" w:pos="8306"/>
            </w:tabs>
            <w:spacing w:before="0" w:after="0" w:line="240" w:lineRule="auto"/>
            <w:rPr>
              <w:rFonts w:ascii="David" w:hAnsi="David"/>
              <w:rtl/>
            </w:rPr>
          </w:pPr>
        </w:p>
      </w:tc>
      <w:tc>
        <w:tcPr>
          <w:tcW w:w="1040" w:type="dxa"/>
        </w:tcPr>
        <w:p w14:paraId="4C9467BE" w14:textId="77777777" w:rsidR="009E50B7" w:rsidRPr="00797990" w:rsidRDefault="009E50B7" w:rsidP="00797990">
          <w:pPr>
            <w:tabs>
              <w:tab w:val="center" w:pos="4153"/>
              <w:tab w:val="right" w:pos="8306"/>
            </w:tabs>
            <w:spacing w:before="0" w:after="0" w:line="240" w:lineRule="auto"/>
            <w:rPr>
              <w:rFonts w:ascii="David" w:hAnsi="David"/>
              <w:rtl/>
            </w:rPr>
          </w:pPr>
          <w:r w:rsidRPr="00797990">
            <w:rPr>
              <w:rFonts w:ascii="David" w:hAnsi="David" w:hint="cs"/>
              <w:sz w:val="20"/>
              <w:szCs w:val="20"/>
              <w:rtl/>
            </w:rPr>
            <w:t>סטטוס</w:t>
          </w:r>
          <w:r w:rsidRPr="00797990">
            <w:rPr>
              <w:rFonts w:ascii="David" w:hAnsi="David" w:hint="cs"/>
              <w:rtl/>
            </w:rPr>
            <w:t>:</w:t>
          </w:r>
        </w:p>
      </w:tc>
      <w:tc>
        <w:tcPr>
          <w:tcW w:w="1776" w:type="dxa"/>
        </w:tcPr>
        <w:p w14:paraId="745CC6ED" w14:textId="78835C7B" w:rsidR="009E50B7" w:rsidRPr="00797990" w:rsidRDefault="006B7EBB" w:rsidP="00797990">
          <w:pPr>
            <w:tabs>
              <w:tab w:val="center" w:pos="4153"/>
              <w:tab w:val="right" w:pos="8306"/>
            </w:tabs>
            <w:spacing w:before="0" w:after="0" w:line="240" w:lineRule="auto"/>
            <w:rPr>
              <w:rFonts w:ascii="David" w:hAnsi="David"/>
              <w:szCs w:val="20"/>
            </w:rPr>
          </w:pPr>
          <w:sdt>
            <w:sdtPr>
              <w:rPr>
                <w:rFonts w:ascii="David" w:hAnsi="David"/>
                <w:rtl/>
              </w:rPr>
              <w:alias w:val="סטטוס חוזה"/>
              <w:tag w:val="cntStatus"/>
              <w:id w:val="2000768465"/>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tatus[1]" w:storeItemID="{81709D4C-33DC-48CC-AC7E-130A245806EE}"/>
              <w:text/>
            </w:sdtPr>
            <w:sdtEndPr/>
            <w:sdtContent>
              <w:ins w:id="64" w:author="רינת הראל" w:date="2019-11-19T11:46:00Z">
                <w:r>
                  <w:rPr>
                    <w:rFonts w:ascii="David" w:hAnsi="David"/>
                    <w:rtl/>
                  </w:rPr>
                  <w:t>3;#</w:t>
                </w:r>
                <w:r>
                  <w:rPr>
                    <w:rFonts w:ascii="David" w:hAnsi="David"/>
                  </w:rPr>
                  <w:t>Draft</w:t>
                </w:r>
              </w:ins>
            </w:sdtContent>
          </w:sdt>
        </w:p>
      </w:tc>
    </w:tr>
    <w:tr w:rsidR="009E50B7" w:rsidRPr="00797990" w14:paraId="23AF524F" w14:textId="77777777" w:rsidTr="00797990">
      <w:trPr>
        <w:trHeight w:val="80"/>
      </w:trPr>
      <w:tc>
        <w:tcPr>
          <w:tcW w:w="815" w:type="dxa"/>
        </w:tcPr>
        <w:p w14:paraId="42FCD53D" w14:textId="77777777" w:rsidR="009E50B7" w:rsidRPr="00797990" w:rsidRDefault="009E50B7" w:rsidP="00797990">
          <w:pPr>
            <w:tabs>
              <w:tab w:val="center" w:pos="4153"/>
              <w:tab w:val="right" w:pos="8306"/>
            </w:tabs>
            <w:spacing w:before="0" w:after="0" w:line="240" w:lineRule="auto"/>
            <w:rPr>
              <w:rFonts w:ascii="David" w:hAnsi="David"/>
              <w:rtl/>
            </w:rPr>
          </w:pPr>
        </w:p>
      </w:tc>
      <w:tc>
        <w:tcPr>
          <w:tcW w:w="1633" w:type="dxa"/>
        </w:tcPr>
        <w:p w14:paraId="788D6152" w14:textId="77777777" w:rsidR="009E50B7" w:rsidRPr="00797990" w:rsidRDefault="009E50B7" w:rsidP="00797990">
          <w:pPr>
            <w:tabs>
              <w:tab w:val="center" w:pos="4153"/>
              <w:tab w:val="right" w:pos="8306"/>
            </w:tabs>
            <w:spacing w:before="0" w:after="0" w:line="240" w:lineRule="auto"/>
            <w:rPr>
              <w:rFonts w:ascii="David" w:hAnsi="David"/>
              <w:color w:val="00B0F0"/>
              <w:rtl/>
            </w:rPr>
          </w:pPr>
        </w:p>
      </w:tc>
      <w:tc>
        <w:tcPr>
          <w:tcW w:w="2810" w:type="dxa"/>
        </w:tcPr>
        <w:p w14:paraId="62DB70A9" w14:textId="77777777" w:rsidR="009E50B7" w:rsidRPr="00797990" w:rsidRDefault="009E50B7" w:rsidP="00797990">
          <w:pPr>
            <w:tabs>
              <w:tab w:val="center" w:pos="4153"/>
              <w:tab w:val="right" w:pos="8306"/>
            </w:tabs>
            <w:spacing w:before="0" w:after="0" w:line="240" w:lineRule="auto"/>
            <w:rPr>
              <w:rFonts w:ascii="David" w:hAnsi="David"/>
              <w:rtl/>
            </w:rPr>
          </w:pPr>
        </w:p>
      </w:tc>
      <w:tc>
        <w:tcPr>
          <w:tcW w:w="232" w:type="dxa"/>
        </w:tcPr>
        <w:p w14:paraId="177DF690" w14:textId="77777777" w:rsidR="009E50B7" w:rsidRPr="00797990" w:rsidRDefault="009E50B7" w:rsidP="00797990">
          <w:pPr>
            <w:tabs>
              <w:tab w:val="center" w:pos="4153"/>
              <w:tab w:val="right" w:pos="8306"/>
            </w:tabs>
            <w:spacing w:before="0" w:after="0" w:line="240" w:lineRule="auto"/>
            <w:rPr>
              <w:rFonts w:ascii="David" w:hAnsi="David"/>
              <w:rtl/>
            </w:rPr>
          </w:pPr>
        </w:p>
      </w:tc>
      <w:tc>
        <w:tcPr>
          <w:tcW w:w="1040" w:type="dxa"/>
        </w:tcPr>
        <w:p w14:paraId="5668ACC1" w14:textId="77777777" w:rsidR="009E50B7" w:rsidRPr="00797990" w:rsidRDefault="009E50B7" w:rsidP="00797990">
          <w:pPr>
            <w:tabs>
              <w:tab w:val="center" w:pos="4153"/>
              <w:tab w:val="right" w:pos="8306"/>
            </w:tabs>
            <w:spacing w:before="0" w:after="0" w:line="240" w:lineRule="auto"/>
            <w:rPr>
              <w:rFonts w:ascii="David" w:hAnsi="David"/>
              <w:rtl/>
            </w:rPr>
          </w:pPr>
        </w:p>
      </w:tc>
      <w:tc>
        <w:tcPr>
          <w:tcW w:w="1776" w:type="dxa"/>
        </w:tcPr>
        <w:p w14:paraId="08B85C08" w14:textId="77777777" w:rsidR="009E50B7" w:rsidRPr="00797990" w:rsidRDefault="009E50B7" w:rsidP="00797990">
          <w:pPr>
            <w:tabs>
              <w:tab w:val="center" w:pos="4153"/>
              <w:tab w:val="right" w:pos="8306"/>
            </w:tabs>
            <w:spacing w:before="0" w:after="0" w:line="240" w:lineRule="auto"/>
            <w:rPr>
              <w:rFonts w:ascii="David" w:hAnsi="David"/>
              <w:rtl/>
            </w:rPr>
          </w:pPr>
        </w:p>
      </w:tc>
    </w:tr>
  </w:tbl>
  <w:p w14:paraId="17F56B68" w14:textId="77777777" w:rsidR="009E50B7" w:rsidRDefault="009E50B7" w:rsidP="00797990">
    <w:pPr>
      <w:spacing w:before="0" w:beforeAutospacing="0" w:after="0" w:afterAutospacing="0" w:line="240" w:lineRule="auto"/>
      <w:rPr>
        <w:rFonts w:ascii="Arial" w:hAnsi="Arial" w:cs="Arial"/>
        <w:sz w:val="16"/>
        <w:szCs w:val="16"/>
        <w:rtl/>
      </w:rPr>
    </w:pPr>
    <w:r w:rsidRPr="00797990">
      <w:rPr>
        <w:rFonts w:ascii="Arial" w:hAnsi="Arial" w:cs="Arial" w:hint="cs"/>
        <w:sz w:val="16"/>
        <w:szCs w:val="16"/>
        <w:rtl/>
      </w:rPr>
      <w:t xml:space="preserve">   </w:t>
    </w:r>
    <w:r w:rsidRPr="00797990">
      <w:rPr>
        <w:rFonts w:ascii="Arial" w:hAnsi="Arial" w:cs="Arial"/>
        <w:sz w:val="16"/>
        <w:szCs w:val="16"/>
        <w:rtl/>
      </w:rPr>
      <w:t>© וקסלר, ברגמן ושות' עורכי-דין</w:t>
    </w:r>
  </w:p>
  <w:p w14:paraId="3D262BEE" w14:textId="77777777" w:rsidR="009E50B7" w:rsidRPr="00797990" w:rsidRDefault="009E50B7" w:rsidP="00797990">
    <w:pPr>
      <w:spacing w:before="0" w:beforeAutospacing="0" w:after="0" w:afterAutospacing="0" w:line="240" w:lineRule="auto"/>
      <w:rPr>
        <w:rFonts w:ascii="Arial" w:hAnsi="Arial" w:cs="Arial"/>
        <w:sz w:val="16"/>
        <w:szCs w:val="16"/>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7927515" w14:textId="77777777" w:rsidR="009E50B7" w:rsidRDefault="009E50B7" w:rsidP="00AF234B">
      <w:pPr>
        <w:spacing w:before="0" w:after="0" w:line="240" w:lineRule="auto"/>
      </w:pPr>
      <w:r>
        <w:separator/>
      </w:r>
    </w:p>
  </w:footnote>
  <w:footnote w:type="continuationSeparator" w:id="0">
    <w:p w14:paraId="59FF919B" w14:textId="77777777" w:rsidR="009E50B7" w:rsidRDefault="009E50B7" w:rsidP="00AF234B">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tl/>
      </w:rPr>
      <w:id w:val="-792596257"/>
      <w:docPartObj>
        <w:docPartGallery w:val="Page Numbers (Top of Page)"/>
        <w:docPartUnique/>
      </w:docPartObj>
    </w:sdtPr>
    <w:sdtEndPr/>
    <w:sdtContent>
      <w:p w14:paraId="44B4EFDC" w14:textId="77777777" w:rsidR="009E50B7" w:rsidRDefault="009E50B7" w:rsidP="00CF334C">
        <w:pPr>
          <w:pStyle w:val="a3"/>
          <w:jc w:val="center"/>
        </w:pPr>
        <w:r>
          <w:fldChar w:fldCharType="begin"/>
        </w:r>
        <w:r>
          <w:instrText xml:space="preserve"> PAGE   \* MERGEFORMAT </w:instrText>
        </w:r>
        <w:r>
          <w:fldChar w:fldCharType="separate"/>
        </w:r>
        <w:r w:rsidR="006B7EBB">
          <w:rPr>
            <w:noProof/>
            <w:rtl/>
          </w:rPr>
          <w:t>1</w:t>
        </w:r>
        <w:r>
          <w:rPr>
            <w:noProof/>
          </w:rPr>
          <w:fldChar w:fldCharType="end"/>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8D40B2"/>
    <w:multiLevelType w:val="singleLevel"/>
    <w:tmpl w:val="1278E3D0"/>
    <w:lvl w:ilvl="0">
      <w:start w:val="1"/>
      <w:numFmt w:val="hebrew1"/>
      <w:lvlText w:val="%1."/>
      <w:lvlJc w:val="left"/>
      <w:pPr>
        <w:tabs>
          <w:tab w:val="num" w:pos="2160"/>
        </w:tabs>
        <w:ind w:left="2160" w:hanging="720"/>
      </w:pPr>
      <w:rPr>
        <w:rFonts w:cs="David" w:hint="cs"/>
        <w:bCs w:val="0"/>
        <w:iCs w:val="0"/>
        <w:sz w:val="2"/>
        <w:szCs w:val="24"/>
      </w:rPr>
    </w:lvl>
  </w:abstractNum>
  <w:abstractNum w:abstractNumId="1" w15:restartNumberingAfterBreak="0">
    <w:nsid w:val="0D952DAD"/>
    <w:multiLevelType w:val="hybridMultilevel"/>
    <w:tmpl w:val="483A2FEC"/>
    <w:lvl w:ilvl="0" w:tplc="B29A72D8">
      <w:start w:val="2"/>
      <w:numFmt w:val="bullet"/>
      <w:lvlText w:val="-"/>
      <w:lvlJc w:val="left"/>
      <w:pPr>
        <w:tabs>
          <w:tab w:val="num" w:pos="2880"/>
        </w:tabs>
        <w:ind w:left="2880" w:hanging="720"/>
      </w:pPr>
      <w:rPr>
        <w:rFonts w:ascii="Times New Roman" w:eastAsia="Times New Roman" w:hAnsi="Times New Roman" w:hint="default"/>
      </w:rPr>
    </w:lvl>
    <w:lvl w:ilvl="1" w:tplc="040D0003">
      <w:start w:val="1"/>
      <w:numFmt w:val="bullet"/>
      <w:lvlText w:val="o"/>
      <w:lvlJc w:val="left"/>
      <w:pPr>
        <w:tabs>
          <w:tab w:val="num" w:pos="3240"/>
        </w:tabs>
        <w:ind w:left="3240" w:hanging="360"/>
      </w:pPr>
      <w:rPr>
        <w:rFonts w:ascii="Courier New" w:hAnsi="Courier New" w:hint="default"/>
      </w:rPr>
    </w:lvl>
    <w:lvl w:ilvl="2" w:tplc="040D0005">
      <w:start w:val="1"/>
      <w:numFmt w:val="bullet"/>
      <w:lvlText w:val=""/>
      <w:lvlJc w:val="left"/>
      <w:pPr>
        <w:tabs>
          <w:tab w:val="num" w:pos="3960"/>
        </w:tabs>
        <w:ind w:left="3960" w:hanging="360"/>
      </w:pPr>
      <w:rPr>
        <w:rFonts w:ascii="Wingdings" w:hAnsi="Wingdings" w:hint="default"/>
      </w:rPr>
    </w:lvl>
    <w:lvl w:ilvl="3" w:tplc="040D0001">
      <w:start w:val="1"/>
      <w:numFmt w:val="bullet"/>
      <w:lvlText w:val=""/>
      <w:lvlJc w:val="left"/>
      <w:pPr>
        <w:tabs>
          <w:tab w:val="num" w:pos="4680"/>
        </w:tabs>
        <w:ind w:left="4680" w:hanging="360"/>
      </w:pPr>
      <w:rPr>
        <w:rFonts w:ascii="Symbol" w:hAnsi="Symbol" w:hint="default"/>
      </w:rPr>
    </w:lvl>
    <w:lvl w:ilvl="4" w:tplc="040D0003">
      <w:start w:val="1"/>
      <w:numFmt w:val="bullet"/>
      <w:lvlText w:val="o"/>
      <w:lvlJc w:val="left"/>
      <w:pPr>
        <w:tabs>
          <w:tab w:val="num" w:pos="5400"/>
        </w:tabs>
        <w:ind w:left="5400" w:hanging="360"/>
      </w:pPr>
      <w:rPr>
        <w:rFonts w:ascii="Courier New" w:hAnsi="Courier New" w:hint="default"/>
      </w:rPr>
    </w:lvl>
    <w:lvl w:ilvl="5" w:tplc="040D0005">
      <w:start w:val="1"/>
      <w:numFmt w:val="bullet"/>
      <w:lvlText w:val=""/>
      <w:lvlJc w:val="left"/>
      <w:pPr>
        <w:tabs>
          <w:tab w:val="num" w:pos="6120"/>
        </w:tabs>
        <w:ind w:left="6120" w:hanging="360"/>
      </w:pPr>
      <w:rPr>
        <w:rFonts w:ascii="Wingdings" w:hAnsi="Wingdings" w:hint="default"/>
      </w:rPr>
    </w:lvl>
    <w:lvl w:ilvl="6" w:tplc="040D0001">
      <w:start w:val="1"/>
      <w:numFmt w:val="bullet"/>
      <w:lvlText w:val=""/>
      <w:lvlJc w:val="left"/>
      <w:pPr>
        <w:tabs>
          <w:tab w:val="num" w:pos="6840"/>
        </w:tabs>
        <w:ind w:left="6840" w:hanging="360"/>
      </w:pPr>
      <w:rPr>
        <w:rFonts w:ascii="Symbol" w:hAnsi="Symbol" w:hint="default"/>
      </w:rPr>
    </w:lvl>
    <w:lvl w:ilvl="7" w:tplc="040D0003">
      <w:start w:val="1"/>
      <w:numFmt w:val="bullet"/>
      <w:lvlText w:val="o"/>
      <w:lvlJc w:val="left"/>
      <w:pPr>
        <w:tabs>
          <w:tab w:val="num" w:pos="7560"/>
        </w:tabs>
        <w:ind w:left="7560" w:hanging="360"/>
      </w:pPr>
      <w:rPr>
        <w:rFonts w:ascii="Courier New" w:hAnsi="Courier New" w:hint="default"/>
      </w:rPr>
    </w:lvl>
    <w:lvl w:ilvl="8" w:tplc="040D0005">
      <w:start w:val="1"/>
      <w:numFmt w:val="bullet"/>
      <w:lvlText w:val=""/>
      <w:lvlJc w:val="left"/>
      <w:pPr>
        <w:tabs>
          <w:tab w:val="num" w:pos="8280"/>
        </w:tabs>
        <w:ind w:left="8280" w:hanging="360"/>
      </w:pPr>
      <w:rPr>
        <w:rFonts w:ascii="Wingdings" w:hAnsi="Wingdings" w:hint="default"/>
      </w:rPr>
    </w:lvl>
  </w:abstractNum>
  <w:abstractNum w:abstractNumId="2" w15:restartNumberingAfterBreak="0">
    <w:nsid w:val="19C84B4B"/>
    <w:multiLevelType w:val="multilevel"/>
    <w:tmpl w:val="9D649DD6"/>
    <w:lvl w:ilvl="0">
      <w:start w:val="9"/>
      <w:numFmt w:val="decimal"/>
      <w:lvlText w:val="%1"/>
      <w:lvlJc w:val="left"/>
      <w:pPr>
        <w:tabs>
          <w:tab w:val="num" w:pos="360"/>
        </w:tabs>
        <w:ind w:left="360" w:hanging="360"/>
      </w:pPr>
      <w:rPr>
        <w:rFonts w:cs="Times New Roman" w:hint="default"/>
      </w:rPr>
    </w:lvl>
    <w:lvl w:ilvl="1">
      <w:start w:val="5"/>
      <w:numFmt w:val="decimal"/>
      <w:lvlText w:val="%1.%2"/>
      <w:lvlJc w:val="left"/>
      <w:pPr>
        <w:tabs>
          <w:tab w:val="num" w:pos="360"/>
        </w:tabs>
        <w:ind w:left="360" w:hanging="360"/>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3"/>
      <w:numFmt w:val="decimal"/>
      <w:lvlText w:val="%1.%2.%3.%4"/>
      <w:lvlJc w:val="left"/>
      <w:pPr>
        <w:tabs>
          <w:tab w:val="num" w:pos="720"/>
        </w:tabs>
        <w:ind w:left="720" w:hanging="720"/>
      </w:pPr>
      <w:rPr>
        <w:rFonts w:cs="Times New Roman" w:hint="default"/>
      </w:rPr>
    </w:lvl>
    <w:lvl w:ilvl="4">
      <w:start w:val="1"/>
      <w:numFmt w:val="decimal"/>
      <w:lvlText w:val="%1.%2.%3.%4.%5"/>
      <w:lvlJc w:val="left"/>
      <w:pPr>
        <w:tabs>
          <w:tab w:val="num" w:pos="1080"/>
        </w:tabs>
        <w:ind w:left="1080" w:hanging="1080"/>
      </w:pPr>
      <w:rPr>
        <w:rFonts w:cs="Times New Roman" w:hint="default"/>
      </w:rPr>
    </w:lvl>
    <w:lvl w:ilvl="5">
      <w:start w:val="1"/>
      <w:numFmt w:val="decimal"/>
      <w:lvlText w:val="%1.%2.%3.%4.%5.%6"/>
      <w:lvlJc w:val="left"/>
      <w:pPr>
        <w:tabs>
          <w:tab w:val="num" w:pos="1080"/>
        </w:tabs>
        <w:ind w:left="1080" w:hanging="1080"/>
      </w:pPr>
      <w:rPr>
        <w:rFonts w:cs="Times New Roman" w:hint="default"/>
      </w:rPr>
    </w:lvl>
    <w:lvl w:ilvl="6">
      <w:start w:val="1"/>
      <w:numFmt w:val="decimal"/>
      <w:lvlText w:val="%1.%2.%3.%4.%5.%6.%7"/>
      <w:lvlJc w:val="left"/>
      <w:pPr>
        <w:tabs>
          <w:tab w:val="num" w:pos="1080"/>
        </w:tabs>
        <w:ind w:left="1080" w:hanging="1080"/>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440"/>
        </w:tabs>
        <w:ind w:left="1440" w:hanging="1440"/>
      </w:pPr>
      <w:rPr>
        <w:rFonts w:cs="Times New Roman" w:hint="default"/>
      </w:rPr>
    </w:lvl>
  </w:abstractNum>
  <w:abstractNum w:abstractNumId="3" w15:restartNumberingAfterBreak="0">
    <w:nsid w:val="1D212C3F"/>
    <w:multiLevelType w:val="singleLevel"/>
    <w:tmpl w:val="502E5D06"/>
    <w:lvl w:ilvl="0">
      <w:start w:val="1"/>
      <w:numFmt w:val="hebrew1"/>
      <w:lvlText w:val="%1."/>
      <w:lvlJc w:val="left"/>
      <w:pPr>
        <w:tabs>
          <w:tab w:val="num" w:pos="2160"/>
        </w:tabs>
        <w:ind w:left="2160" w:hanging="720"/>
      </w:pPr>
      <w:rPr>
        <w:rFonts w:cs="David" w:hint="cs"/>
        <w:bCs w:val="0"/>
        <w:iCs w:val="0"/>
        <w:sz w:val="2"/>
        <w:szCs w:val="24"/>
      </w:rPr>
    </w:lvl>
  </w:abstractNum>
  <w:abstractNum w:abstractNumId="4" w15:restartNumberingAfterBreak="0">
    <w:nsid w:val="1E1F36EE"/>
    <w:multiLevelType w:val="singleLevel"/>
    <w:tmpl w:val="A7E6C0DA"/>
    <w:lvl w:ilvl="0">
      <w:start w:val="1"/>
      <w:numFmt w:val="hebrew1"/>
      <w:lvlText w:val="%1."/>
      <w:lvlJc w:val="left"/>
      <w:pPr>
        <w:tabs>
          <w:tab w:val="num" w:pos="2160"/>
        </w:tabs>
        <w:ind w:left="2160" w:hanging="720"/>
      </w:pPr>
      <w:rPr>
        <w:rFonts w:cs="David" w:hint="cs"/>
        <w:sz w:val="2"/>
        <w:szCs w:val="24"/>
      </w:rPr>
    </w:lvl>
  </w:abstractNum>
  <w:abstractNum w:abstractNumId="5" w15:restartNumberingAfterBreak="0">
    <w:nsid w:val="1EBE15B9"/>
    <w:multiLevelType w:val="multilevel"/>
    <w:tmpl w:val="040D001F"/>
    <w:lvl w:ilvl="0">
      <w:start w:val="1"/>
      <w:numFmt w:val="decimal"/>
      <w:lvlText w:val="%1."/>
      <w:lvlJc w:val="left"/>
      <w:pPr>
        <w:tabs>
          <w:tab w:val="num" w:pos="360"/>
        </w:tabs>
        <w:ind w:left="360" w:hanging="360"/>
      </w:pPr>
      <w:rPr>
        <w:rFonts w:cs="Times New Roman"/>
      </w:rPr>
    </w:lvl>
    <w:lvl w:ilvl="1">
      <w:start w:val="1"/>
      <w:numFmt w:val="decimal"/>
      <w:lvlText w:val="%1.%2."/>
      <w:lvlJc w:val="left"/>
      <w:pPr>
        <w:tabs>
          <w:tab w:val="num" w:pos="792"/>
        </w:tabs>
        <w:ind w:left="792" w:hanging="432"/>
      </w:pPr>
      <w:rPr>
        <w:rFonts w:cs="Times New Roman"/>
      </w:rPr>
    </w:lvl>
    <w:lvl w:ilvl="2">
      <w:start w:val="1"/>
      <w:numFmt w:val="decimal"/>
      <w:lvlText w:val="%1.%2.%3."/>
      <w:lvlJc w:val="left"/>
      <w:pPr>
        <w:tabs>
          <w:tab w:val="num" w:pos="1224"/>
        </w:tabs>
        <w:ind w:left="1224" w:hanging="504"/>
      </w:pPr>
      <w:rPr>
        <w:rFonts w:cs="Times New Roman"/>
      </w:rPr>
    </w:lvl>
    <w:lvl w:ilvl="3">
      <w:start w:val="1"/>
      <w:numFmt w:val="decimal"/>
      <w:lvlText w:val="%1.%2.%3.%4."/>
      <w:lvlJc w:val="left"/>
      <w:pPr>
        <w:tabs>
          <w:tab w:val="num" w:pos="1728"/>
        </w:tabs>
        <w:ind w:left="1728" w:hanging="648"/>
      </w:pPr>
      <w:rPr>
        <w:rFonts w:cs="Times New Roman"/>
      </w:rPr>
    </w:lvl>
    <w:lvl w:ilvl="4">
      <w:start w:val="1"/>
      <w:numFmt w:val="decimal"/>
      <w:lvlText w:val="%1.%2.%3.%4.%5."/>
      <w:lvlJc w:val="left"/>
      <w:pPr>
        <w:tabs>
          <w:tab w:val="num" w:pos="2232"/>
        </w:tabs>
        <w:ind w:left="2232" w:hanging="792"/>
      </w:pPr>
      <w:rPr>
        <w:rFonts w:cs="Times New Roman"/>
      </w:rPr>
    </w:lvl>
    <w:lvl w:ilvl="5">
      <w:start w:val="1"/>
      <w:numFmt w:val="decimal"/>
      <w:lvlText w:val="%1.%2.%3.%4.%5.%6."/>
      <w:lvlJc w:val="left"/>
      <w:pPr>
        <w:tabs>
          <w:tab w:val="num" w:pos="2736"/>
        </w:tabs>
        <w:ind w:left="2736" w:hanging="936"/>
      </w:pPr>
      <w:rPr>
        <w:rFonts w:cs="Times New Roman"/>
      </w:rPr>
    </w:lvl>
    <w:lvl w:ilvl="6">
      <w:start w:val="1"/>
      <w:numFmt w:val="decimal"/>
      <w:lvlText w:val="%1.%2.%3.%4.%5.%6.%7."/>
      <w:lvlJc w:val="left"/>
      <w:pPr>
        <w:tabs>
          <w:tab w:val="num" w:pos="3240"/>
        </w:tabs>
        <w:ind w:left="3240" w:hanging="1080"/>
      </w:pPr>
      <w:rPr>
        <w:rFonts w:cs="Times New Roman"/>
      </w:rPr>
    </w:lvl>
    <w:lvl w:ilvl="7">
      <w:start w:val="1"/>
      <w:numFmt w:val="decimal"/>
      <w:lvlText w:val="%1.%2.%3.%4.%5.%6.%7.%8."/>
      <w:lvlJc w:val="left"/>
      <w:pPr>
        <w:tabs>
          <w:tab w:val="num" w:pos="3744"/>
        </w:tabs>
        <w:ind w:left="3744" w:hanging="1224"/>
      </w:pPr>
      <w:rPr>
        <w:rFonts w:cs="Times New Roman"/>
      </w:rPr>
    </w:lvl>
    <w:lvl w:ilvl="8">
      <w:start w:val="1"/>
      <w:numFmt w:val="decimal"/>
      <w:lvlText w:val="%1.%2.%3.%4.%5.%6.%7.%8.%9."/>
      <w:lvlJc w:val="left"/>
      <w:pPr>
        <w:tabs>
          <w:tab w:val="num" w:pos="4320"/>
        </w:tabs>
        <w:ind w:left="4320" w:hanging="1440"/>
      </w:pPr>
      <w:rPr>
        <w:rFonts w:cs="Times New Roman"/>
      </w:rPr>
    </w:lvl>
  </w:abstractNum>
  <w:abstractNum w:abstractNumId="6" w15:restartNumberingAfterBreak="0">
    <w:nsid w:val="22205342"/>
    <w:multiLevelType w:val="multilevel"/>
    <w:tmpl w:val="BAF27F72"/>
    <w:lvl w:ilvl="0">
      <w:start w:val="1"/>
      <w:numFmt w:val="decimal"/>
      <w:lvlText w:val="%1."/>
      <w:lvlJc w:val="left"/>
      <w:pPr>
        <w:tabs>
          <w:tab w:val="num" w:pos="720"/>
        </w:tabs>
        <w:ind w:left="720" w:hanging="720"/>
      </w:pPr>
      <w:rPr>
        <w:rFonts w:cs="Times New Roman" w:hint="default"/>
      </w:rPr>
    </w:lvl>
    <w:lvl w:ilvl="1">
      <w:start w:val="4"/>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7" w15:restartNumberingAfterBreak="0">
    <w:nsid w:val="23897626"/>
    <w:multiLevelType w:val="hybridMultilevel"/>
    <w:tmpl w:val="E3CE0878"/>
    <w:lvl w:ilvl="0" w:tplc="040D0001">
      <w:start w:val="1"/>
      <w:numFmt w:val="bullet"/>
      <w:lvlText w:val=""/>
      <w:lvlJc w:val="left"/>
      <w:pPr>
        <w:tabs>
          <w:tab w:val="num" w:pos="720"/>
        </w:tabs>
        <w:ind w:left="720" w:right="720" w:hanging="360"/>
      </w:pPr>
      <w:rPr>
        <w:rFonts w:ascii="Symbol" w:hAnsi="Symbol" w:hint="default"/>
      </w:rPr>
    </w:lvl>
    <w:lvl w:ilvl="1" w:tplc="040D0003">
      <w:start w:val="1"/>
      <w:numFmt w:val="decimal"/>
      <w:lvlText w:val="%2."/>
      <w:lvlJc w:val="left"/>
      <w:pPr>
        <w:tabs>
          <w:tab w:val="num" w:pos="1440"/>
        </w:tabs>
        <w:ind w:left="1440" w:hanging="360"/>
      </w:pPr>
    </w:lvl>
    <w:lvl w:ilvl="2" w:tplc="040D0005">
      <w:start w:val="1"/>
      <w:numFmt w:val="decimal"/>
      <w:lvlText w:val="%3."/>
      <w:lvlJc w:val="left"/>
      <w:pPr>
        <w:tabs>
          <w:tab w:val="num" w:pos="2160"/>
        </w:tabs>
        <w:ind w:left="2160" w:hanging="360"/>
      </w:pPr>
    </w:lvl>
    <w:lvl w:ilvl="3" w:tplc="040D0001">
      <w:start w:val="1"/>
      <w:numFmt w:val="decimal"/>
      <w:lvlText w:val="%4."/>
      <w:lvlJc w:val="left"/>
      <w:pPr>
        <w:tabs>
          <w:tab w:val="num" w:pos="2880"/>
        </w:tabs>
        <w:ind w:left="2880" w:hanging="360"/>
      </w:pPr>
    </w:lvl>
    <w:lvl w:ilvl="4" w:tplc="040D0003">
      <w:start w:val="1"/>
      <w:numFmt w:val="decimal"/>
      <w:lvlText w:val="%5."/>
      <w:lvlJc w:val="left"/>
      <w:pPr>
        <w:tabs>
          <w:tab w:val="num" w:pos="3600"/>
        </w:tabs>
        <w:ind w:left="3600" w:hanging="360"/>
      </w:pPr>
    </w:lvl>
    <w:lvl w:ilvl="5" w:tplc="040D0005">
      <w:start w:val="1"/>
      <w:numFmt w:val="decimal"/>
      <w:lvlText w:val="%6."/>
      <w:lvlJc w:val="left"/>
      <w:pPr>
        <w:tabs>
          <w:tab w:val="num" w:pos="4320"/>
        </w:tabs>
        <w:ind w:left="4320" w:hanging="360"/>
      </w:pPr>
    </w:lvl>
    <w:lvl w:ilvl="6" w:tplc="040D0001">
      <w:start w:val="1"/>
      <w:numFmt w:val="decimal"/>
      <w:lvlText w:val="%7."/>
      <w:lvlJc w:val="left"/>
      <w:pPr>
        <w:tabs>
          <w:tab w:val="num" w:pos="5040"/>
        </w:tabs>
        <w:ind w:left="5040" w:hanging="360"/>
      </w:pPr>
    </w:lvl>
    <w:lvl w:ilvl="7" w:tplc="040D0003">
      <w:start w:val="1"/>
      <w:numFmt w:val="decimal"/>
      <w:lvlText w:val="%8."/>
      <w:lvlJc w:val="left"/>
      <w:pPr>
        <w:tabs>
          <w:tab w:val="num" w:pos="5760"/>
        </w:tabs>
        <w:ind w:left="5760" w:hanging="360"/>
      </w:pPr>
    </w:lvl>
    <w:lvl w:ilvl="8" w:tplc="040D0005">
      <w:start w:val="1"/>
      <w:numFmt w:val="decimal"/>
      <w:lvlText w:val="%9."/>
      <w:lvlJc w:val="left"/>
      <w:pPr>
        <w:tabs>
          <w:tab w:val="num" w:pos="6480"/>
        </w:tabs>
        <w:ind w:left="6480" w:hanging="360"/>
      </w:pPr>
    </w:lvl>
  </w:abstractNum>
  <w:abstractNum w:abstractNumId="8" w15:restartNumberingAfterBreak="0">
    <w:nsid w:val="255F7869"/>
    <w:multiLevelType w:val="hybridMultilevel"/>
    <w:tmpl w:val="9128300E"/>
    <w:lvl w:ilvl="0" w:tplc="F6A6E10C">
      <w:start w:val="1"/>
      <w:numFmt w:val="hebrew1"/>
      <w:lvlText w:val="%1."/>
      <w:lvlJc w:val="left"/>
      <w:pPr>
        <w:tabs>
          <w:tab w:val="num" w:pos="1889"/>
        </w:tabs>
        <w:ind w:left="1889" w:hanging="360"/>
      </w:pPr>
      <w:rPr>
        <w:rFonts w:cs="David" w:hint="cs"/>
        <w:bCs w:val="0"/>
        <w:iCs w:val="0"/>
        <w:sz w:val="2"/>
        <w:szCs w:val="24"/>
      </w:rPr>
    </w:lvl>
    <w:lvl w:ilvl="1" w:tplc="040D0019">
      <w:start w:val="1"/>
      <w:numFmt w:val="lowerLetter"/>
      <w:lvlText w:val="%2."/>
      <w:lvlJc w:val="left"/>
      <w:pPr>
        <w:tabs>
          <w:tab w:val="num" w:pos="2609"/>
        </w:tabs>
        <w:ind w:left="2609" w:hanging="360"/>
      </w:pPr>
      <w:rPr>
        <w:rFonts w:cs="Times New Roman"/>
      </w:rPr>
    </w:lvl>
    <w:lvl w:ilvl="2" w:tplc="040D001B">
      <w:start w:val="1"/>
      <w:numFmt w:val="lowerRoman"/>
      <w:lvlText w:val="%3."/>
      <w:lvlJc w:val="right"/>
      <w:pPr>
        <w:tabs>
          <w:tab w:val="num" w:pos="3329"/>
        </w:tabs>
        <w:ind w:left="3329" w:hanging="180"/>
      </w:pPr>
      <w:rPr>
        <w:rFonts w:cs="Times New Roman"/>
      </w:rPr>
    </w:lvl>
    <w:lvl w:ilvl="3" w:tplc="040D000F">
      <w:start w:val="1"/>
      <w:numFmt w:val="decimal"/>
      <w:lvlText w:val="%4."/>
      <w:lvlJc w:val="left"/>
      <w:pPr>
        <w:tabs>
          <w:tab w:val="num" w:pos="4049"/>
        </w:tabs>
        <w:ind w:left="4049" w:hanging="360"/>
      </w:pPr>
      <w:rPr>
        <w:rFonts w:cs="Times New Roman"/>
      </w:rPr>
    </w:lvl>
    <w:lvl w:ilvl="4" w:tplc="040D0019">
      <w:start w:val="1"/>
      <w:numFmt w:val="lowerLetter"/>
      <w:lvlText w:val="%5."/>
      <w:lvlJc w:val="left"/>
      <w:pPr>
        <w:tabs>
          <w:tab w:val="num" w:pos="4769"/>
        </w:tabs>
        <w:ind w:left="4769" w:hanging="360"/>
      </w:pPr>
      <w:rPr>
        <w:rFonts w:cs="Times New Roman"/>
      </w:rPr>
    </w:lvl>
    <w:lvl w:ilvl="5" w:tplc="040D001B">
      <w:start w:val="1"/>
      <w:numFmt w:val="lowerRoman"/>
      <w:lvlText w:val="%6."/>
      <w:lvlJc w:val="right"/>
      <w:pPr>
        <w:tabs>
          <w:tab w:val="num" w:pos="5489"/>
        </w:tabs>
        <w:ind w:left="5489" w:hanging="180"/>
      </w:pPr>
      <w:rPr>
        <w:rFonts w:cs="Times New Roman"/>
      </w:rPr>
    </w:lvl>
    <w:lvl w:ilvl="6" w:tplc="040D000F">
      <w:start w:val="1"/>
      <w:numFmt w:val="decimal"/>
      <w:lvlText w:val="%7."/>
      <w:lvlJc w:val="left"/>
      <w:pPr>
        <w:tabs>
          <w:tab w:val="num" w:pos="6209"/>
        </w:tabs>
        <w:ind w:left="6209" w:hanging="360"/>
      </w:pPr>
      <w:rPr>
        <w:rFonts w:cs="Times New Roman"/>
      </w:rPr>
    </w:lvl>
    <w:lvl w:ilvl="7" w:tplc="040D0019">
      <w:start w:val="1"/>
      <w:numFmt w:val="lowerLetter"/>
      <w:lvlText w:val="%8."/>
      <w:lvlJc w:val="left"/>
      <w:pPr>
        <w:tabs>
          <w:tab w:val="num" w:pos="6929"/>
        </w:tabs>
        <w:ind w:left="6929" w:hanging="360"/>
      </w:pPr>
      <w:rPr>
        <w:rFonts w:cs="Times New Roman"/>
      </w:rPr>
    </w:lvl>
    <w:lvl w:ilvl="8" w:tplc="040D001B">
      <w:start w:val="1"/>
      <w:numFmt w:val="lowerRoman"/>
      <w:lvlText w:val="%9."/>
      <w:lvlJc w:val="right"/>
      <w:pPr>
        <w:tabs>
          <w:tab w:val="num" w:pos="7649"/>
        </w:tabs>
        <w:ind w:left="7649" w:hanging="180"/>
      </w:pPr>
      <w:rPr>
        <w:rFonts w:cs="Times New Roman"/>
      </w:rPr>
    </w:lvl>
  </w:abstractNum>
  <w:abstractNum w:abstractNumId="9" w15:restartNumberingAfterBreak="0">
    <w:nsid w:val="25667841"/>
    <w:multiLevelType w:val="hybridMultilevel"/>
    <w:tmpl w:val="DBB08F5E"/>
    <w:lvl w:ilvl="0" w:tplc="0E9E0694">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2C601B82"/>
    <w:multiLevelType w:val="hybridMultilevel"/>
    <w:tmpl w:val="0784902E"/>
    <w:lvl w:ilvl="0" w:tplc="D79C123C">
      <w:start w:val="1"/>
      <w:numFmt w:val="hebrew1"/>
      <w:lvlText w:val="%1."/>
      <w:lvlJc w:val="left"/>
      <w:pPr>
        <w:ind w:left="1748" w:hanging="360"/>
      </w:pPr>
      <w:rPr>
        <w:rFonts w:hint="default"/>
      </w:rPr>
    </w:lvl>
    <w:lvl w:ilvl="1" w:tplc="04090019">
      <w:start w:val="1"/>
      <w:numFmt w:val="lowerLetter"/>
      <w:lvlText w:val="%2."/>
      <w:lvlJc w:val="left"/>
      <w:pPr>
        <w:ind w:left="2468" w:hanging="360"/>
      </w:pPr>
    </w:lvl>
    <w:lvl w:ilvl="2" w:tplc="0409001B" w:tentative="1">
      <w:start w:val="1"/>
      <w:numFmt w:val="lowerRoman"/>
      <w:lvlText w:val="%3."/>
      <w:lvlJc w:val="right"/>
      <w:pPr>
        <w:ind w:left="3188" w:hanging="180"/>
      </w:pPr>
    </w:lvl>
    <w:lvl w:ilvl="3" w:tplc="0409000F" w:tentative="1">
      <w:start w:val="1"/>
      <w:numFmt w:val="decimal"/>
      <w:lvlText w:val="%4."/>
      <w:lvlJc w:val="left"/>
      <w:pPr>
        <w:ind w:left="3908" w:hanging="360"/>
      </w:pPr>
    </w:lvl>
    <w:lvl w:ilvl="4" w:tplc="04090019" w:tentative="1">
      <w:start w:val="1"/>
      <w:numFmt w:val="lowerLetter"/>
      <w:lvlText w:val="%5."/>
      <w:lvlJc w:val="left"/>
      <w:pPr>
        <w:ind w:left="4628" w:hanging="360"/>
      </w:pPr>
    </w:lvl>
    <w:lvl w:ilvl="5" w:tplc="0409001B" w:tentative="1">
      <w:start w:val="1"/>
      <w:numFmt w:val="lowerRoman"/>
      <w:lvlText w:val="%6."/>
      <w:lvlJc w:val="right"/>
      <w:pPr>
        <w:ind w:left="5348" w:hanging="180"/>
      </w:pPr>
    </w:lvl>
    <w:lvl w:ilvl="6" w:tplc="0409000F" w:tentative="1">
      <w:start w:val="1"/>
      <w:numFmt w:val="decimal"/>
      <w:lvlText w:val="%7."/>
      <w:lvlJc w:val="left"/>
      <w:pPr>
        <w:ind w:left="6068" w:hanging="360"/>
      </w:pPr>
    </w:lvl>
    <w:lvl w:ilvl="7" w:tplc="04090019" w:tentative="1">
      <w:start w:val="1"/>
      <w:numFmt w:val="lowerLetter"/>
      <w:lvlText w:val="%8."/>
      <w:lvlJc w:val="left"/>
      <w:pPr>
        <w:ind w:left="6788" w:hanging="360"/>
      </w:pPr>
    </w:lvl>
    <w:lvl w:ilvl="8" w:tplc="0409001B" w:tentative="1">
      <w:start w:val="1"/>
      <w:numFmt w:val="lowerRoman"/>
      <w:lvlText w:val="%9."/>
      <w:lvlJc w:val="right"/>
      <w:pPr>
        <w:ind w:left="7508" w:hanging="180"/>
      </w:pPr>
    </w:lvl>
  </w:abstractNum>
  <w:abstractNum w:abstractNumId="11" w15:restartNumberingAfterBreak="0">
    <w:nsid w:val="2CDE04ED"/>
    <w:multiLevelType w:val="singleLevel"/>
    <w:tmpl w:val="31D08192"/>
    <w:lvl w:ilvl="0">
      <w:start w:val="1"/>
      <w:numFmt w:val="hebrew1"/>
      <w:lvlText w:val="%1."/>
      <w:lvlJc w:val="left"/>
      <w:pPr>
        <w:tabs>
          <w:tab w:val="num" w:pos="2160"/>
        </w:tabs>
        <w:ind w:left="2160" w:hanging="720"/>
      </w:pPr>
      <w:rPr>
        <w:rFonts w:cs="David" w:hint="cs"/>
        <w:bCs w:val="0"/>
        <w:iCs w:val="0"/>
        <w:sz w:val="2"/>
        <w:szCs w:val="24"/>
      </w:rPr>
    </w:lvl>
  </w:abstractNum>
  <w:abstractNum w:abstractNumId="12" w15:restartNumberingAfterBreak="0">
    <w:nsid w:val="34184CB7"/>
    <w:multiLevelType w:val="multilevel"/>
    <w:tmpl w:val="71183080"/>
    <w:lvl w:ilvl="0">
      <w:start w:val="1"/>
      <w:numFmt w:val="decimal"/>
      <w:lvlText w:val="%1."/>
      <w:lvlJc w:val="left"/>
      <w:pPr>
        <w:tabs>
          <w:tab w:val="num" w:pos="720"/>
        </w:tabs>
        <w:ind w:left="720" w:hanging="720"/>
      </w:pPr>
      <w:rPr>
        <w:rFonts w:cs="David"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13" w15:restartNumberingAfterBreak="0">
    <w:nsid w:val="34240881"/>
    <w:multiLevelType w:val="multilevel"/>
    <w:tmpl w:val="0409001F"/>
    <w:lvl w:ilvl="0">
      <w:start w:val="1"/>
      <w:numFmt w:val="decimal"/>
      <w:lvlText w:val="%1."/>
      <w:lvlJc w:val="right"/>
      <w:pPr>
        <w:tabs>
          <w:tab w:val="num" w:pos="360"/>
        </w:tabs>
        <w:ind w:left="360" w:right="360" w:hanging="360"/>
      </w:pPr>
      <w:rPr>
        <w:rFonts w:cs="Times New Roman"/>
      </w:rPr>
    </w:lvl>
    <w:lvl w:ilvl="1">
      <w:start w:val="1"/>
      <w:numFmt w:val="decimal"/>
      <w:lvlText w:val="%1.%2."/>
      <w:lvlJc w:val="right"/>
      <w:pPr>
        <w:tabs>
          <w:tab w:val="num" w:pos="792"/>
        </w:tabs>
        <w:ind w:left="792" w:right="792" w:hanging="432"/>
      </w:pPr>
      <w:rPr>
        <w:rFonts w:cs="Times New Roman"/>
      </w:rPr>
    </w:lvl>
    <w:lvl w:ilvl="2">
      <w:start w:val="1"/>
      <w:numFmt w:val="decimal"/>
      <w:lvlText w:val="%1.%2.%3."/>
      <w:lvlJc w:val="right"/>
      <w:pPr>
        <w:tabs>
          <w:tab w:val="num" w:pos="1224"/>
        </w:tabs>
        <w:ind w:left="1224" w:right="1224" w:hanging="504"/>
      </w:pPr>
      <w:rPr>
        <w:rFonts w:cs="Times New Roman"/>
      </w:rPr>
    </w:lvl>
    <w:lvl w:ilvl="3">
      <w:start w:val="1"/>
      <w:numFmt w:val="decimal"/>
      <w:lvlText w:val="%1.%2.%3.%4."/>
      <w:lvlJc w:val="right"/>
      <w:pPr>
        <w:tabs>
          <w:tab w:val="num" w:pos="1728"/>
        </w:tabs>
        <w:ind w:left="1728" w:right="1728" w:hanging="648"/>
      </w:pPr>
      <w:rPr>
        <w:rFonts w:cs="Times New Roman"/>
      </w:rPr>
    </w:lvl>
    <w:lvl w:ilvl="4">
      <w:start w:val="1"/>
      <w:numFmt w:val="decimal"/>
      <w:lvlText w:val="%1.%2.%3.%4.%5."/>
      <w:lvlJc w:val="right"/>
      <w:pPr>
        <w:tabs>
          <w:tab w:val="num" w:pos="2520"/>
        </w:tabs>
        <w:ind w:left="2232" w:right="2232" w:hanging="792"/>
      </w:pPr>
      <w:rPr>
        <w:rFonts w:cs="Times New Roman"/>
      </w:rPr>
    </w:lvl>
    <w:lvl w:ilvl="5">
      <w:start w:val="1"/>
      <w:numFmt w:val="decimal"/>
      <w:lvlText w:val="%1.%2.%3.%4.%5.%6."/>
      <w:lvlJc w:val="right"/>
      <w:pPr>
        <w:tabs>
          <w:tab w:val="num" w:pos="2880"/>
        </w:tabs>
        <w:ind w:left="2736" w:right="2736" w:hanging="936"/>
      </w:pPr>
      <w:rPr>
        <w:rFonts w:cs="Times New Roman"/>
      </w:rPr>
    </w:lvl>
    <w:lvl w:ilvl="6">
      <w:start w:val="1"/>
      <w:numFmt w:val="decimal"/>
      <w:lvlText w:val="%1.%2.%3.%4.%5.%6.%7."/>
      <w:lvlJc w:val="right"/>
      <w:pPr>
        <w:tabs>
          <w:tab w:val="num" w:pos="3600"/>
        </w:tabs>
        <w:ind w:left="3240" w:right="3240" w:hanging="1080"/>
      </w:pPr>
      <w:rPr>
        <w:rFonts w:cs="Times New Roman"/>
      </w:rPr>
    </w:lvl>
    <w:lvl w:ilvl="7">
      <w:start w:val="1"/>
      <w:numFmt w:val="decimal"/>
      <w:lvlText w:val="%1.%2.%3.%4.%5.%6.%7.%8."/>
      <w:lvlJc w:val="right"/>
      <w:pPr>
        <w:tabs>
          <w:tab w:val="num" w:pos="3960"/>
        </w:tabs>
        <w:ind w:left="3744" w:right="3744" w:hanging="1224"/>
      </w:pPr>
      <w:rPr>
        <w:rFonts w:cs="Times New Roman"/>
      </w:rPr>
    </w:lvl>
    <w:lvl w:ilvl="8">
      <w:start w:val="1"/>
      <w:numFmt w:val="decimal"/>
      <w:lvlText w:val="%1.%2.%3.%4.%5.%6.%7.%8.%9."/>
      <w:lvlJc w:val="right"/>
      <w:pPr>
        <w:tabs>
          <w:tab w:val="num" w:pos="4320"/>
        </w:tabs>
        <w:ind w:left="4320" w:right="4320" w:hanging="1440"/>
      </w:pPr>
      <w:rPr>
        <w:rFonts w:cs="Times New Roman"/>
      </w:rPr>
    </w:lvl>
  </w:abstractNum>
  <w:abstractNum w:abstractNumId="14" w15:restartNumberingAfterBreak="0">
    <w:nsid w:val="3573374A"/>
    <w:multiLevelType w:val="multilevel"/>
    <w:tmpl w:val="722EC2E6"/>
    <w:lvl w:ilvl="0">
      <w:start w:val="1"/>
      <w:numFmt w:val="decimal"/>
      <w:lvlText w:val="%1"/>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5" w15:restartNumberingAfterBreak="0">
    <w:nsid w:val="3A993EC3"/>
    <w:multiLevelType w:val="multilevel"/>
    <w:tmpl w:val="888CCD60"/>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16" w15:restartNumberingAfterBreak="0">
    <w:nsid w:val="3D5F25BA"/>
    <w:multiLevelType w:val="hybridMultilevel"/>
    <w:tmpl w:val="AF2CBFBA"/>
    <w:lvl w:ilvl="0" w:tplc="C5C007A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D650362"/>
    <w:multiLevelType w:val="hybridMultilevel"/>
    <w:tmpl w:val="D450B27C"/>
    <w:lvl w:ilvl="0" w:tplc="0409000F">
      <w:start w:val="1"/>
      <w:numFmt w:val="decimal"/>
      <w:lvlText w:val="%1."/>
      <w:lvlJc w:val="left"/>
      <w:pPr>
        <w:tabs>
          <w:tab w:val="num" w:pos="720"/>
        </w:tabs>
        <w:ind w:left="720" w:right="720" w:hanging="360"/>
      </w:pPr>
      <w:rPr>
        <w:rFonts w:hint="default"/>
      </w:rPr>
    </w:lvl>
    <w:lvl w:ilvl="1" w:tplc="040D0003" w:tentative="1">
      <w:start w:val="1"/>
      <w:numFmt w:val="bullet"/>
      <w:lvlText w:val="o"/>
      <w:lvlJc w:val="left"/>
      <w:pPr>
        <w:tabs>
          <w:tab w:val="num" w:pos="1440"/>
        </w:tabs>
        <w:ind w:left="1440" w:right="1440" w:hanging="360"/>
      </w:pPr>
      <w:rPr>
        <w:rFonts w:ascii="Courier New" w:hAnsi="Courier New" w:hint="default"/>
      </w:rPr>
    </w:lvl>
    <w:lvl w:ilvl="2" w:tplc="040D0005" w:tentative="1">
      <w:start w:val="1"/>
      <w:numFmt w:val="bullet"/>
      <w:lvlText w:val=""/>
      <w:lvlJc w:val="left"/>
      <w:pPr>
        <w:tabs>
          <w:tab w:val="num" w:pos="2160"/>
        </w:tabs>
        <w:ind w:left="2160" w:right="2160" w:hanging="360"/>
      </w:pPr>
      <w:rPr>
        <w:rFonts w:ascii="Wingdings" w:hAnsi="Wingdings" w:hint="default"/>
      </w:rPr>
    </w:lvl>
    <w:lvl w:ilvl="3" w:tplc="040D0001" w:tentative="1">
      <w:start w:val="1"/>
      <w:numFmt w:val="bullet"/>
      <w:lvlText w:val=""/>
      <w:lvlJc w:val="left"/>
      <w:pPr>
        <w:tabs>
          <w:tab w:val="num" w:pos="2880"/>
        </w:tabs>
        <w:ind w:left="2880" w:right="2880" w:hanging="360"/>
      </w:pPr>
      <w:rPr>
        <w:rFonts w:ascii="Symbol" w:hAnsi="Symbol" w:hint="default"/>
      </w:rPr>
    </w:lvl>
    <w:lvl w:ilvl="4" w:tplc="040D0003" w:tentative="1">
      <w:start w:val="1"/>
      <w:numFmt w:val="bullet"/>
      <w:lvlText w:val="o"/>
      <w:lvlJc w:val="left"/>
      <w:pPr>
        <w:tabs>
          <w:tab w:val="num" w:pos="3600"/>
        </w:tabs>
        <w:ind w:left="3600" w:right="3600" w:hanging="360"/>
      </w:pPr>
      <w:rPr>
        <w:rFonts w:ascii="Courier New" w:hAnsi="Courier New" w:hint="default"/>
      </w:rPr>
    </w:lvl>
    <w:lvl w:ilvl="5" w:tplc="040D0005" w:tentative="1">
      <w:start w:val="1"/>
      <w:numFmt w:val="bullet"/>
      <w:lvlText w:val=""/>
      <w:lvlJc w:val="left"/>
      <w:pPr>
        <w:tabs>
          <w:tab w:val="num" w:pos="4320"/>
        </w:tabs>
        <w:ind w:left="4320" w:right="4320" w:hanging="360"/>
      </w:pPr>
      <w:rPr>
        <w:rFonts w:ascii="Wingdings" w:hAnsi="Wingdings" w:hint="default"/>
      </w:rPr>
    </w:lvl>
    <w:lvl w:ilvl="6" w:tplc="040D0001" w:tentative="1">
      <w:start w:val="1"/>
      <w:numFmt w:val="bullet"/>
      <w:lvlText w:val=""/>
      <w:lvlJc w:val="left"/>
      <w:pPr>
        <w:tabs>
          <w:tab w:val="num" w:pos="5040"/>
        </w:tabs>
        <w:ind w:left="5040" w:right="5040" w:hanging="360"/>
      </w:pPr>
      <w:rPr>
        <w:rFonts w:ascii="Symbol" w:hAnsi="Symbol" w:hint="default"/>
      </w:rPr>
    </w:lvl>
    <w:lvl w:ilvl="7" w:tplc="040D0003" w:tentative="1">
      <w:start w:val="1"/>
      <w:numFmt w:val="bullet"/>
      <w:lvlText w:val="o"/>
      <w:lvlJc w:val="left"/>
      <w:pPr>
        <w:tabs>
          <w:tab w:val="num" w:pos="5760"/>
        </w:tabs>
        <w:ind w:left="5760" w:right="5760" w:hanging="360"/>
      </w:pPr>
      <w:rPr>
        <w:rFonts w:ascii="Courier New" w:hAnsi="Courier New" w:hint="default"/>
      </w:rPr>
    </w:lvl>
    <w:lvl w:ilvl="8" w:tplc="040D0005" w:tentative="1">
      <w:start w:val="1"/>
      <w:numFmt w:val="bullet"/>
      <w:lvlText w:val=""/>
      <w:lvlJc w:val="left"/>
      <w:pPr>
        <w:tabs>
          <w:tab w:val="num" w:pos="6480"/>
        </w:tabs>
        <w:ind w:left="6480" w:right="6480" w:hanging="360"/>
      </w:pPr>
      <w:rPr>
        <w:rFonts w:ascii="Wingdings" w:hAnsi="Wingdings" w:hint="default"/>
      </w:rPr>
    </w:lvl>
  </w:abstractNum>
  <w:abstractNum w:abstractNumId="18" w15:restartNumberingAfterBreak="0">
    <w:nsid w:val="3ED94175"/>
    <w:multiLevelType w:val="hybridMultilevel"/>
    <w:tmpl w:val="C088DD3E"/>
    <w:lvl w:ilvl="0" w:tplc="56E60C3C">
      <w:start w:val="23"/>
      <w:numFmt w:val="hebrew1"/>
      <w:lvlText w:val="%1."/>
      <w:lvlJc w:val="left"/>
      <w:pPr>
        <w:tabs>
          <w:tab w:val="num" w:pos="2160"/>
        </w:tabs>
        <w:ind w:left="2160" w:hanging="720"/>
      </w:pPr>
      <w:rPr>
        <w:rFonts w:hint="default"/>
      </w:r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19" w15:restartNumberingAfterBreak="0">
    <w:nsid w:val="42447F5C"/>
    <w:multiLevelType w:val="hybridMultilevel"/>
    <w:tmpl w:val="3E964C86"/>
    <w:lvl w:ilvl="0" w:tplc="5442E4B2">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45AC0E31"/>
    <w:multiLevelType w:val="multilevel"/>
    <w:tmpl w:val="1460112E"/>
    <w:lvl w:ilvl="0">
      <w:start w:val="1"/>
      <w:numFmt w:val="decimal"/>
      <w:lvlText w:val="%1."/>
      <w:lvlJc w:val="right"/>
      <w:pPr>
        <w:tabs>
          <w:tab w:val="num" w:pos="1440"/>
        </w:tabs>
        <w:ind w:left="1440" w:right="1440" w:hanging="720"/>
      </w:pPr>
      <w:rPr>
        <w:rFonts w:cs="Times New Roman" w:hint="default"/>
      </w:rPr>
    </w:lvl>
    <w:lvl w:ilvl="1">
      <w:start w:val="1"/>
      <w:numFmt w:val="lowerRoman"/>
      <w:lvlText w:val="%2."/>
      <w:lvlJc w:val="right"/>
      <w:pPr>
        <w:tabs>
          <w:tab w:val="num" w:pos="1800"/>
        </w:tabs>
        <w:ind w:left="1800" w:right="1800" w:hanging="360"/>
      </w:pPr>
      <w:rPr>
        <w:rFonts w:cs="Times New Roman"/>
      </w:rPr>
    </w:lvl>
    <w:lvl w:ilvl="2">
      <w:start w:val="1"/>
      <w:numFmt w:val="hebrew2"/>
      <w:lvlText w:val="%3."/>
      <w:lvlJc w:val="left"/>
      <w:pPr>
        <w:tabs>
          <w:tab w:val="num" w:pos="2520"/>
        </w:tabs>
        <w:ind w:left="2520" w:right="2520" w:hanging="180"/>
      </w:pPr>
      <w:rPr>
        <w:rFonts w:cs="Times New Roman"/>
      </w:rPr>
    </w:lvl>
    <w:lvl w:ilvl="3">
      <w:start w:val="1"/>
      <w:numFmt w:val="decimal"/>
      <w:lvlText w:val="%4."/>
      <w:lvlJc w:val="right"/>
      <w:pPr>
        <w:tabs>
          <w:tab w:val="num" w:pos="3240"/>
        </w:tabs>
        <w:ind w:left="3240" w:right="3240" w:hanging="360"/>
      </w:pPr>
      <w:rPr>
        <w:rFonts w:cs="David"/>
        <w:b w:val="0"/>
        <w:bCs w:val="0"/>
      </w:rPr>
    </w:lvl>
    <w:lvl w:ilvl="4">
      <w:start w:val="1"/>
      <w:numFmt w:val="lowerRoman"/>
      <w:lvlText w:val="%5."/>
      <w:lvlJc w:val="right"/>
      <w:pPr>
        <w:tabs>
          <w:tab w:val="num" w:pos="3960"/>
        </w:tabs>
        <w:ind w:left="3960" w:right="3960" w:hanging="360"/>
      </w:pPr>
      <w:rPr>
        <w:rFonts w:cs="Times New Roman"/>
      </w:rPr>
    </w:lvl>
    <w:lvl w:ilvl="5">
      <w:start w:val="1"/>
      <w:numFmt w:val="hebrew2"/>
      <w:lvlText w:val="%6."/>
      <w:lvlJc w:val="left"/>
      <w:pPr>
        <w:tabs>
          <w:tab w:val="num" w:pos="4680"/>
        </w:tabs>
        <w:ind w:left="4680" w:right="4680" w:hanging="180"/>
      </w:pPr>
      <w:rPr>
        <w:rFonts w:cs="Times New Roman"/>
      </w:rPr>
    </w:lvl>
    <w:lvl w:ilvl="6">
      <w:start w:val="1"/>
      <w:numFmt w:val="decimal"/>
      <w:lvlText w:val="%7."/>
      <w:lvlJc w:val="right"/>
      <w:pPr>
        <w:tabs>
          <w:tab w:val="num" w:pos="5400"/>
        </w:tabs>
        <w:ind w:left="5400" w:right="5400" w:hanging="360"/>
      </w:pPr>
      <w:rPr>
        <w:rFonts w:cs="Times New Roman"/>
      </w:rPr>
    </w:lvl>
    <w:lvl w:ilvl="7">
      <w:start w:val="1"/>
      <w:numFmt w:val="lowerRoman"/>
      <w:lvlText w:val="%8."/>
      <w:lvlJc w:val="right"/>
      <w:pPr>
        <w:tabs>
          <w:tab w:val="num" w:pos="6120"/>
        </w:tabs>
        <w:ind w:left="6120" w:right="6120" w:hanging="360"/>
      </w:pPr>
      <w:rPr>
        <w:rFonts w:cs="Times New Roman"/>
      </w:rPr>
    </w:lvl>
    <w:lvl w:ilvl="8">
      <w:start w:val="1"/>
      <w:numFmt w:val="hebrew2"/>
      <w:lvlText w:val="%9."/>
      <w:lvlJc w:val="left"/>
      <w:pPr>
        <w:tabs>
          <w:tab w:val="num" w:pos="6840"/>
        </w:tabs>
        <w:ind w:left="6840" w:right="6840" w:hanging="180"/>
      </w:pPr>
      <w:rPr>
        <w:rFonts w:cs="Times New Roman"/>
      </w:rPr>
    </w:lvl>
  </w:abstractNum>
  <w:abstractNum w:abstractNumId="21" w15:restartNumberingAfterBreak="0">
    <w:nsid w:val="483D21C6"/>
    <w:multiLevelType w:val="hybridMultilevel"/>
    <w:tmpl w:val="DB747C9C"/>
    <w:lvl w:ilvl="0" w:tplc="2CD2B92C">
      <w:start w:val="4"/>
      <w:numFmt w:val="hebrew1"/>
      <w:lvlText w:val="%1."/>
      <w:lvlJc w:val="left"/>
      <w:pPr>
        <w:tabs>
          <w:tab w:val="num" w:pos="-557"/>
        </w:tabs>
        <w:ind w:left="-557" w:hanging="360"/>
      </w:pPr>
      <w:rPr>
        <w:rFonts w:cs="David" w:hint="cs"/>
        <w:sz w:val="2"/>
        <w:szCs w:val="24"/>
      </w:rPr>
    </w:lvl>
    <w:lvl w:ilvl="1" w:tplc="04090019">
      <w:start w:val="1"/>
      <w:numFmt w:val="lowerLetter"/>
      <w:lvlText w:val="%2."/>
      <w:lvlJc w:val="left"/>
      <w:pPr>
        <w:tabs>
          <w:tab w:val="num" w:pos="2880"/>
        </w:tabs>
        <w:ind w:left="2880" w:hanging="360"/>
      </w:pPr>
      <w:rPr>
        <w:rFonts w:cs="Times New Roman"/>
      </w:rPr>
    </w:lvl>
    <w:lvl w:ilvl="2" w:tplc="0409001B">
      <w:start w:val="1"/>
      <w:numFmt w:val="lowerRoman"/>
      <w:lvlText w:val="%3."/>
      <w:lvlJc w:val="right"/>
      <w:pPr>
        <w:tabs>
          <w:tab w:val="num" w:pos="3600"/>
        </w:tabs>
        <w:ind w:left="3600" w:hanging="180"/>
      </w:pPr>
      <w:rPr>
        <w:rFonts w:cs="Times New Roman"/>
      </w:rPr>
    </w:lvl>
    <w:lvl w:ilvl="3" w:tplc="0409000F">
      <w:start w:val="1"/>
      <w:numFmt w:val="decimal"/>
      <w:lvlText w:val="%4."/>
      <w:lvlJc w:val="left"/>
      <w:pPr>
        <w:tabs>
          <w:tab w:val="num" w:pos="4320"/>
        </w:tabs>
        <w:ind w:left="4320" w:hanging="360"/>
      </w:pPr>
      <w:rPr>
        <w:rFonts w:cs="Times New Roman"/>
      </w:rPr>
    </w:lvl>
    <w:lvl w:ilvl="4" w:tplc="04090019">
      <w:start w:val="1"/>
      <w:numFmt w:val="lowerLetter"/>
      <w:lvlText w:val="%5."/>
      <w:lvlJc w:val="left"/>
      <w:pPr>
        <w:tabs>
          <w:tab w:val="num" w:pos="5040"/>
        </w:tabs>
        <w:ind w:left="5040" w:hanging="360"/>
      </w:pPr>
      <w:rPr>
        <w:rFonts w:cs="Times New Roman"/>
      </w:rPr>
    </w:lvl>
    <w:lvl w:ilvl="5" w:tplc="0409001B">
      <w:start w:val="1"/>
      <w:numFmt w:val="lowerRoman"/>
      <w:lvlText w:val="%6."/>
      <w:lvlJc w:val="right"/>
      <w:pPr>
        <w:tabs>
          <w:tab w:val="num" w:pos="5760"/>
        </w:tabs>
        <w:ind w:left="5760" w:hanging="180"/>
      </w:pPr>
      <w:rPr>
        <w:rFonts w:cs="Times New Roman"/>
      </w:rPr>
    </w:lvl>
    <w:lvl w:ilvl="6" w:tplc="0409000F">
      <w:start w:val="1"/>
      <w:numFmt w:val="decimal"/>
      <w:lvlText w:val="%7."/>
      <w:lvlJc w:val="left"/>
      <w:pPr>
        <w:tabs>
          <w:tab w:val="num" w:pos="6480"/>
        </w:tabs>
        <w:ind w:left="6480" w:hanging="360"/>
      </w:pPr>
      <w:rPr>
        <w:rFonts w:cs="Times New Roman"/>
      </w:rPr>
    </w:lvl>
    <w:lvl w:ilvl="7" w:tplc="04090019">
      <w:start w:val="1"/>
      <w:numFmt w:val="lowerLetter"/>
      <w:lvlText w:val="%8."/>
      <w:lvlJc w:val="left"/>
      <w:pPr>
        <w:tabs>
          <w:tab w:val="num" w:pos="7200"/>
        </w:tabs>
        <w:ind w:left="7200" w:hanging="360"/>
      </w:pPr>
      <w:rPr>
        <w:rFonts w:cs="Times New Roman"/>
      </w:rPr>
    </w:lvl>
    <w:lvl w:ilvl="8" w:tplc="0409001B">
      <w:start w:val="1"/>
      <w:numFmt w:val="lowerRoman"/>
      <w:lvlText w:val="%9."/>
      <w:lvlJc w:val="right"/>
      <w:pPr>
        <w:tabs>
          <w:tab w:val="num" w:pos="7920"/>
        </w:tabs>
        <w:ind w:left="7920" w:hanging="180"/>
      </w:pPr>
      <w:rPr>
        <w:rFonts w:cs="Times New Roman"/>
      </w:rPr>
    </w:lvl>
  </w:abstractNum>
  <w:abstractNum w:abstractNumId="22" w15:restartNumberingAfterBreak="0">
    <w:nsid w:val="5A7B586E"/>
    <w:multiLevelType w:val="multilevel"/>
    <w:tmpl w:val="6C9030F2"/>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23" w15:restartNumberingAfterBreak="0">
    <w:nsid w:val="5BD8380C"/>
    <w:multiLevelType w:val="singleLevel"/>
    <w:tmpl w:val="3D5C77E8"/>
    <w:lvl w:ilvl="0">
      <w:start w:val="1"/>
      <w:numFmt w:val="hebrew1"/>
      <w:lvlText w:val="%1."/>
      <w:lvlJc w:val="left"/>
      <w:pPr>
        <w:tabs>
          <w:tab w:val="num" w:pos="2160"/>
        </w:tabs>
        <w:ind w:left="2160" w:hanging="720"/>
      </w:pPr>
      <w:rPr>
        <w:rFonts w:cs="David" w:hint="cs"/>
        <w:sz w:val="2"/>
        <w:szCs w:val="24"/>
      </w:rPr>
    </w:lvl>
  </w:abstractNum>
  <w:abstractNum w:abstractNumId="24" w15:restartNumberingAfterBreak="0">
    <w:nsid w:val="5C614206"/>
    <w:multiLevelType w:val="singleLevel"/>
    <w:tmpl w:val="56903582"/>
    <w:lvl w:ilvl="0">
      <w:start w:val="1"/>
      <w:numFmt w:val="decimal"/>
      <w:lvlText w:val="%1."/>
      <w:lvlJc w:val="left"/>
      <w:pPr>
        <w:tabs>
          <w:tab w:val="num" w:pos="720"/>
        </w:tabs>
        <w:ind w:left="720" w:hanging="720"/>
      </w:pPr>
      <w:rPr>
        <w:rFonts w:cs="David" w:hint="cs"/>
        <w:szCs w:val="24"/>
      </w:rPr>
    </w:lvl>
  </w:abstractNum>
  <w:abstractNum w:abstractNumId="25" w15:restartNumberingAfterBreak="0">
    <w:nsid w:val="5D666690"/>
    <w:multiLevelType w:val="hybridMultilevel"/>
    <w:tmpl w:val="2F7AA44A"/>
    <w:lvl w:ilvl="0" w:tplc="04090013">
      <w:start w:val="1"/>
      <w:numFmt w:val="hebrew1"/>
      <w:lvlText w:val="%1."/>
      <w:lvlJc w:val="center"/>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6" w15:restartNumberingAfterBreak="0">
    <w:nsid w:val="5E116BB4"/>
    <w:multiLevelType w:val="hybridMultilevel"/>
    <w:tmpl w:val="54CCAA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2D14626"/>
    <w:multiLevelType w:val="hybridMultilevel"/>
    <w:tmpl w:val="291A20D0"/>
    <w:lvl w:ilvl="0" w:tplc="EE446D4A">
      <w:start w:val="1"/>
      <w:numFmt w:val="hebrew1"/>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8" w15:restartNumberingAfterBreak="0">
    <w:nsid w:val="67F02039"/>
    <w:multiLevelType w:val="multilevel"/>
    <w:tmpl w:val="C6A2D5E2"/>
    <w:lvl w:ilvl="0">
      <w:start w:val="17"/>
      <w:numFmt w:val="decimal"/>
      <w:lvlText w:val="%1"/>
      <w:lvlJc w:val="left"/>
      <w:pPr>
        <w:tabs>
          <w:tab w:val="num" w:pos="720"/>
        </w:tabs>
        <w:ind w:left="720" w:hanging="720"/>
      </w:pPr>
      <w:rPr>
        <w:rFonts w:hint="default"/>
      </w:rPr>
    </w:lvl>
    <w:lvl w:ilvl="1">
      <w:start w:val="7"/>
      <w:numFmt w:val="decimal"/>
      <w:lvlText w:val="%1.%2"/>
      <w:lvlJc w:val="left"/>
      <w:pPr>
        <w:tabs>
          <w:tab w:val="num" w:pos="720"/>
        </w:tabs>
        <w:ind w:left="720" w:hanging="720"/>
      </w:pPr>
      <w:rPr>
        <w:rFonts w:hint="default"/>
      </w:rPr>
    </w:lvl>
    <w:lvl w:ilvl="2">
      <w:start w:val="1"/>
      <w:numFmt w:val="hebrew1"/>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29" w15:restartNumberingAfterBreak="0">
    <w:nsid w:val="6D6924D2"/>
    <w:multiLevelType w:val="hybridMultilevel"/>
    <w:tmpl w:val="7E364844"/>
    <w:lvl w:ilvl="0" w:tplc="B1BC10D4">
      <w:start w:val="1"/>
      <w:numFmt w:val="hebrew1"/>
      <w:lvlText w:val="%1."/>
      <w:lvlJc w:val="left"/>
      <w:pPr>
        <w:tabs>
          <w:tab w:val="num" w:pos="2160"/>
        </w:tabs>
        <w:ind w:left="2160" w:hanging="720"/>
      </w:pPr>
      <w:rPr>
        <w:rFonts w:cs="David" w:hint="cs"/>
        <w:sz w:val="2"/>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F526AB3"/>
    <w:multiLevelType w:val="multilevel"/>
    <w:tmpl w:val="2C145682"/>
    <w:lvl w:ilvl="0">
      <w:start w:val="1"/>
      <w:numFmt w:val="decimal"/>
      <w:lvlText w:val="%1."/>
      <w:lvlJc w:val="left"/>
      <w:pPr>
        <w:tabs>
          <w:tab w:val="num" w:pos="720"/>
        </w:tabs>
        <w:ind w:left="720" w:hanging="720"/>
      </w:pPr>
      <w:rPr>
        <w:rFonts w:cs="David" w:hint="default"/>
        <w:sz w:val="32"/>
        <w:szCs w:val="24"/>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31" w15:restartNumberingAfterBreak="0">
    <w:nsid w:val="6F6A0800"/>
    <w:multiLevelType w:val="hybridMultilevel"/>
    <w:tmpl w:val="27EAAF8C"/>
    <w:lvl w:ilvl="0" w:tplc="469423CA">
      <w:start w:val="1"/>
      <w:numFmt w:val="hebrew1"/>
      <w:lvlText w:val="%1."/>
      <w:lvlJc w:val="left"/>
      <w:pPr>
        <w:tabs>
          <w:tab w:val="num" w:pos="1800"/>
        </w:tabs>
        <w:ind w:left="1800" w:hanging="360"/>
      </w:pPr>
      <w:rPr>
        <w:rFonts w:cs="David" w:hint="cs"/>
        <w:bCs w:val="0"/>
        <w:iCs w:val="0"/>
        <w:sz w:val="2"/>
        <w:szCs w:val="24"/>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32" w15:restartNumberingAfterBreak="0">
    <w:nsid w:val="716C0E85"/>
    <w:multiLevelType w:val="singleLevel"/>
    <w:tmpl w:val="92D21A0E"/>
    <w:lvl w:ilvl="0">
      <w:start w:val="2"/>
      <w:numFmt w:val="bullet"/>
      <w:lvlText w:val="-"/>
      <w:lvlJc w:val="left"/>
      <w:pPr>
        <w:tabs>
          <w:tab w:val="num" w:pos="2880"/>
        </w:tabs>
        <w:ind w:left="2880" w:hanging="720"/>
      </w:pPr>
      <w:rPr>
        <w:rFonts w:hint="default"/>
      </w:rPr>
    </w:lvl>
  </w:abstractNum>
  <w:abstractNum w:abstractNumId="33" w15:restartNumberingAfterBreak="0">
    <w:nsid w:val="7396096F"/>
    <w:multiLevelType w:val="hybridMultilevel"/>
    <w:tmpl w:val="1BEEC33A"/>
    <w:lvl w:ilvl="0" w:tplc="0409000F">
      <w:start w:val="1"/>
      <w:numFmt w:val="decimal"/>
      <w:lvlText w:val="%1."/>
      <w:lvlJc w:val="left"/>
      <w:pPr>
        <w:ind w:left="720" w:hanging="360"/>
      </w:pPr>
    </w:lvl>
    <w:lvl w:ilvl="1" w:tplc="04090013">
      <w:start w:val="1"/>
      <w:numFmt w:val="hebrew1"/>
      <w:lvlText w:val="%2."/>
      <w:lvlJc w:val="center"/>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59F3015"/>
    <w:multiLevelType w:val="hybridMultilevel"/>
    <w:tmpl w:val="F8520012"/>
    <w:lvl w:ilvl="0" w:tplc="0409000F">
      <w:start w:val="7"/>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A107FC1"/>
    <w:multiLevelType w:val="hybridMultilevel"/>
    <w:tmpl w:val="F4C23AD6"/>
    <w:lvl w:ilvl="0" w:tplc="0409000F">
      <w:start w:val="1"/>
      <w:numFmt w:val="decimal"/>
      <w:lvlText w:val="%1."/>
      <w:lvlJc w:val="left"/>
      <w:pPr>
        <w:ind w:left="720" w:hanging="360"/>
      </w:pPr>
    </w:lvl>
    <w:lvl w:ilvl="1" w:tplc="04090013">
      <w:start w:val="1"/>
      <w:numFmt w:val="hebrew1"/>
      <w:lvlText w:val="%2."/>
      <w:lvlJc w:val="center"/>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BA40EFF"/>
    <w:multiLevelType w:val="multilevel"/>
    <w:tmpl w:val="3F8C45B2"/>
    <w:lvl w:ilvl="0">
      <w:start w:val="1"/>
      <w:numFmt w:val="decimal"/>
      <w:isLgl/>
      <w:lvlText w:val="%1."/>
      <w:lvlJc w:val="center"/>
      <w:pPr>
        <w:tabs>
          <w:tab w:val="num" w:pos="360"/>
        </w:tabs>
        <w:ind w:left="360" w:hanging="72"/>
      </w:pPr>
      <w:rPr>
        <w:rFonts w:cs="Times New Roman" w:hint="default"/>
      </w:rPr>
    </w:lvl>
    <w:lvl w:ilvl="1">
      <w:start w:val="1"/>
      <w:numFmt w:val="decimal"/>
      <w:isLgl/>
      <w:lvlText w:val="%1.%2"/>
      <w:lvlJc w:val="center"/>
      <w:pPr>
        <w:tabs>
          <w:tab w:val="num" w:pos="792"/>
        </w:tabs>
        <w:ind w:left="792" w:hanging="432"/>
      </w:pPr>
      <w:rPr>
        <w:rFonts w:cs="Times New Roman" w:hint="default"/>
        <w:strike w:val="0"/>
        <w:sz w:val="24"/>
        <w:szCs w:val="24"/>
      </w:rPr>
    </w:lvl>
    <w:lvl w:ilvl="2">
      <w:start w:val="1"/>
      <w:numFmt w:val="decimal"/>
      <w:isLgl/>
      <w:lvlText w:val="%1.%2.%3."/>
      <w:lvlJc w:val="center"/>
      <w:pPr>
        <w:tabs>
          <w:tab w:val="num" w:pos="1224"/>
        </w:tabs>
        <w:ind w:left="3062" w:hanging="1928"/>
      </w:pPr>
      <w:rPr>
        <w:rFonts w:cs="Times New Roman" w:hint="default"/>
      </w:rPr>
    </w:lvl>
    <w:lvl w:ilvl="3">
      <w:start w:val="1"/>
      <w:numFmt w:val="decimal"/>
      <w:isLgl/>
      <w:lvlText w:val="%1.%2.%3.%4."/>
      <w:lvlJc w:val="right"/>
      <w:pPr>
        <w:tabs>
          <w:tab w:val="num" w:pos="1800"/>
        </w:tabs>
        <w:ind w:left="1728" w:hanging="648"/>
      </w:pPr>
      <w:rPr>
        <w:rFonts w:cs="Times New Roman" w:hint="default"/>
      </w:rPr>
    </w:lvl>
    <w:lvl w:ilvl="4">
      <w:start w:val="1"/>
      <w:numFmt w:val="decimal"/>
      <w:lvlText w:val="%1.%2.%3.%4.%5."/>
      <w:lvlJc w:val="right"/>
      <w:pPr>
        <w:tabs>
          <w:tab w:val="num" w:pos="2520"/>
        </w:tabs>
        <w:ind w:left="2232" w:hanging="792"/>
      </w:pPr>
      <w:rPr>
        <w:rFonts w:cs="Times New Roman" w:hint="default"/>
      </w:rPr>
    </w:lvl>
    <w:lvl w:ilvl="5">
      <w:start w:val="1"/>
      <w:numFmt w:val="decimal"/>
      <w:lvlText w:val="%1.%2.%3.%4.%5.%6."/>
      <w:lvlJc w:val="right"/>
      <w:pPr>
        <w:tabs>
          <w:tab w:val="num" w:pos="2880"/>
        </w:tabs>
        <w:ind w:left="2736" w:hanging="936"/>
      </w:pPr>
      <w:rPr>
        <w:rFonts w:cs="Times New Roman" w:hint="default"/>
      </w:rPr>
    </w:lvl>
    <w:lvl w:ilvl="6">
      <w:start w:val="1"/>
      <w:numFmt w:val="decimal"/>
      <w:lvlText w:val="%1.%2.%3.%4.%5.%6.%7."/>
      <w:lvlJc w:val="right"/>
      <w:pPr>
        <w:tabs>
          <w:tab w:val="num" w:pos="3600"/>
        </w:tabs>
        <w:ind w:left="3240" w:hanging="1080"/>
      </w:pPr>
      <w:rPr>
        <w:rFonts w:cs="Times New Roman" w:hint="default"/>
      </w:rPr>
    </w:lvl>
    <w:lvl w:ilvl="7">
      <w:start w:val="1"/>
      <w:numFmt w:val="decimal"/>
      <w:lvlText w:val="%1.%2.%3.%4.%5.%6.%7.%8."/>
      <w:lvlJc w:val="right"/>
      <w:pPr>
        <w:tabs>
          <w:tab w:val="num" w:pos="3960"/>
        </w:tabs>
        <w:ind w:left="3744" w:hanging="1224"/>
      </w:pPr>
      <w:rPr>
        <w:rFonts w:cs="Times New Roman" w:hint="default"/>
      </w:rPr>
    </w:lvl>
    <w:lvl w:ilvl="8">
      <w:start w:val="1"/>
      <w:numFmt w:val="decimal"/>
      <w:lvlText w:val="%1.%2.%3.%4.%5.%6.%7.%8.%9."/>
      <w:lvlJc w:val="right"/>
      <w:pPr>
        <w:tabs>
          <w:tab w:val="num" w:pos="4680"/>
        </w:tabs>
        <w:ind w:left="4320" w:hanging="1440"/>
      </w:pPr>
      <w:rPr>
        <w:rFonts w:cs="Times New Roman" w:hint="default"/>
      </w:rPr>
    </w:lvl>
  </w:abstractNum>
  <w:abstractNum w:abstractNumId="37" w15:restartNumberingAfterBreak="0">
    <w:nsid w:val="7E9A36A8"/>
    <w:multiLevelType w:val="hybridMultilevel"/>
    <w:tmpl w:val="26281C36"/>
    <w:lvl w:ilvl="0" w:tplc="7B90EAD2">
      <w:start w:val="1"/>
      <w:numFmt w:val="hebrew1"/>
      <w:lvlText w:val="%1."/>
      <w:lvlJc w:val="left"/>
      <w:pPr>
        <w:tabs>
          <w:tab w:val="num" w:pos="2160"/>
        </w:tabs>
        <w:ind w:left="2160" w:hanging="720"/>
      </w:pPr>
      <w:rPr>
        <w:rFonts w:cs="David" w:hint="cs"/>
        <w:sz w:val="2"/>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F5F38B8"/>
    <w:multiLevelType w:val="hybridMultilevel"/>
    <w:tmpl w:val="A4E22006"/>
    <w:lvl w:ilvl="0" w:tplc="0FC43F44">
      <w:start w:val="3"/>
      <w:numFmt w:val="bullet"/>
      <w:lvlText w:val="-"/>
      <w:lvlJc w:val="left"/>
      <w:pPr>
        <w:tabs>
          <w:tab w:val="num" w:pos="2880"/>
        </w:tabs>
        <w:ind w:left="2880" w:hanging="720"/>
      </w:pPr>
      <w:rPr>
        <w:rFonts w:ascii="Times New Roman" w:eastAsia="Times New Roman" w:hAnsi="Times New Roman" w:hint="default"/>
      </w:rPr>
    </w:lvl>
    <w:lvl w:ilvl="1" w:tplc="040D0003">
      <w:start w:val="1"/>
      <w:numFmt w:val="bullet"/>
      <w:lvlText w:val="o"/>
      <w:lvlJc w:val="left"/>
      <w:pPr>
        <w:tabs>
          <w:tab w:val="num" w:pos="3240"/>
        </w:tabs>
        <w:ind w:left="3240" w:hanging="360"/>
      </w:pPr>
      <w:rPr>
        <w:rFonts w:ascii="Courier New" w:hAnsi="Courier New" w:hint="default"/>
      </w:rPr>
    </w:lvl>
    <w:lvl w:ilvl="2" w:tplc="040D0005">
      <w:start w:val="1"/>
      <w:numFmt w:val="bullet"/>
      <w:lvlText w:val=""/>
      <w:lvlJc w:val="left"/>
      <w:pPr>
        <w:tabs>
          <w:tab w:val="num" w:pos="3960"/>
        </w:tabs>
        <w:ind w:left="3960" w:hanging="360"/>
      </w:pPr>
      <w:rPr>
        <w:rFonts w:ascii="Wingdings" w:hAnsi="Wingdings" w:hint="default"/>
      </w:rPr>
    </w:lvl>
    <w:lvl w:ilvl="3" w:tplc="040D0001">
      <w:start w:val="1"/>
      <w:numFmt w:val="bullet"/>
      <w:lvlText w:val=""/>
      <w:lvlJc w:val="left"/>
      <w:pPr>
        <w:tabs>
          <w:tab w:val="num" w:pos="4680"/>
        </w:tabs>
        <w:ind w:left="4680" w:hanging="360"/>
      </w:pPr>
      <w:rPr>
        <w:rFonts w:ascii="Symbol" w:hAnsi="Symbol" w:hint="default"/>
      </w:rPr>
    </w:lvl>
    <w:lvl w:ilvl="4" w:tplc="040D0003">
      <w:start w:val="1"/>
      <w:numFmt w:val="bullet"/>
      <w:lvlText w:val="o"/>
      <w:lvlJc w:val="left"/>
      <w:pPr>
        <w:tabs>
          <w:tab w:val="num" w:pos="5400"/>
        </w:tabs>
        <w:ind w:left="5400" w:hanging="360"/>
      </w:pPr>
      <w:rPr>
        <w:rFonts w:ascii="Courier New" w:hAnsi="Courier New" w:hint="default"/>
      </w:rPr>
    </w:lvl>
    <w:lvl w:ilvl="5" w:tplc="040D0005">
      <w:start w:val="1"/>
      <w:numFmt w:val="bullet"/>
      <w:lvlText w:val=""/>
      <w:lvlJc w:val="left"/>
      <w:pPr>
        <w:tabs>
          <w:tab w:val="num" w:pos="6120"/>
        </w:tabs>
        <w:ind w:left="6120" w:hanging="360"/>
      </w:pPr>
      <w:rPr>
        <w:rFonts w:ascii="Wingdings" w:hAnsi="Wingdings" w:hint="default"/>
      </w:rPr>
    </w:lvl>
    <w:lvl w:ilvl="6" w:tplc="040D0001">
      <w:start w:val="1"/>
      <w:numFmt w:val="bullet"/>
      <w:lvlText w:val=""/>
      <w:lvlJc w:val="left"/>
      <w:pPr>
        <w:tabs>
          <w:tab w:val="num" w:pos="6840"/>
        </w:tabs>
        <w:ind w:left="6840" w:hanging="360"/>
      </w:pPr>
      <w:rPr>
        <w:rFonts w:ascii="Symbol" w:hAnsi="Symbol" w:hint="default"/>
      </w:rPr>
    </w:lvl>
    <w:lvl w:ilvl="7" w:tplc="040D0003">
      <w:start w:val="1"/>
      <w:numFmt w:val="bullet"/>
      <w:lvlText w:val="o"/>
      <w:lvlJc w:val="left"/>
      <w:pPr>
        <w:tabs>
          <w:tab w:val="num" w:pos="7560"/>
        </w:tabs>
        <w:ind w:left="7560" w:hanging="360"/>
      </w:pPr>
      <w:rPr>
        <w:rFonts w:ascii="Courier New" w:hAnsi="Courier New" w:hint="default"/>
      </w:rPr>
    </w:lvl>
    <w:lvl w:ilvl="8" w:tplc="040D0005">
      <w:start w:val="1"/>
      <w:numFmt w:val="bullet"/>
      <w:lvlText w:val=""/>
      <w:lvlJc w:val="left"/>
      <w:pPr>
        <w:tabs>
          <w:tab w:val="num" w:pos="8280"/>
        </w:tabs>
        <w:ind w:left="8280" w:hanging="360"/>
      </w:pPr>
      <w:rPr>
        <w:rFonts w:ascii="Wingdings" w:hAnsi="Wingdings" w:hint="default"/>
      </w:rPr>
    </w:lvl>
  </w:abstractNum>
  <w:num w:numId="1">
    <w:abstractNumId w:val="23"/>
  </w:num>
  <w:num w:numId="2">
    <w:abstractNumId w:val="32"/>
  </w:num>
  <w:num w:numId="3">
    <w:abstractNumId w:val="1"/>
  </w:num>
  <w:num w:numId="4">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24"/>
  </w:num>
  <w:num w:numId="8">
    <w:abstractNumId w:val="28"/>
  </w:num>
  <w:num w:numId="9">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
  </w:num>
  <w:num w:numId="11">
    <w:abstractNumId w:val="18"/>
  </w:num>
  <w:num w:numId="12">
    <w:abstractNumId w:val="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9"/>
  </w:num>
  <w:num w:numId="14">
    <w:abstractNumId w:val="33"/>
  </w:num>
  <w:num w:numId="15">
    <w:abstractNumId w:val="26"/>
  </w:num>
  <w:num w:numId="16">
    <w:abstractNumId w:val="19"/>
  </w:num>
  <w:num w:numId="17">
    <w:abstractNumId w:val="34"/>
  </w:num>
  <w:num w:numId="18">
    <w:abstractNumId w:val="27"/>
  </w:num>
  <w:num w:numId="19">
    <w:abstractNumId w:val="29"/>
  </w:num>
  <w:num w:numId="20">
    <w:abstractNumId w:val="37"/>
  </w:num>
  <w:num w:numId="21">
    <w:abstractNumId w:val="10"/>
  </w:num>
  <w:num w:numId="22">
    <w:abstractNumId w:val="35"/>
  </w:num>
  <w:num w:numId="23">
    <w:abstractNumId w:val="20"/>
  </w:num>
  <w:num w:numId="24">
    <w:abstractNumId w:val="25"/>
  </w:num>
  <w:num w:numId="25">
    <w:abstractNumId w:val="12"/>
  </w:num>
  <w:num w:numId="26">
    <w:abstractNumId w:val="0"/>
  </w:num>
  <w:num w:numId="27">
    <w:abstractNumId w:val="11"/>
  </w:num>
  <w:num w:numId="28">
    <w:abstractNumId w:val="3"/>
  </w:num>
  <w:num w:numId="29">
    <w:abstractNumId w:val="4"/>
  </w:num>
  <w:num w:numId="30">
    <w:abstractNumId w:val="6"/>
  </w:num>
  <w:num w:numId="31">
    <w:abstractNumId w:val="31"/>
  </w:num>
  <w:num w:numId="32">
    <w:abstractNumId w:val="36"/>
  </w:num>
  <w:num w:numId="33">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21"/>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22"/>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38"/>
  </w:num>
  <w:num w:numId="3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abstractNumId w:val="2"/>
  </w:num>
  <w:num w:numId="41">
    <w:abstractNumId w:val="22"/>
  </w:num>
  <w:num w:numId="42">
    <w:abstractNumId w:val="38"/>
  </w:num>
  <w:num w:numId="43">
    <w:abstractNumId w:val="5"/>
  </w:num>
  <w:num w:numId="44">
    <w:abstractNumId w:val="14"/>
  </w:num>
  <w:num w:numId="45">
    <w:abstractNumId w:val="13"/>
  </w:num>
  <w:num w:numId="46">
    <w:abstractNumId w:val="17"/>
  </w:num>
  <w:num w:numId="47">
    <w:abstractNumId w:val="16"/>
  </w:num>
  <w:num w:numId="48">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abstractNumId w:val="17"/>
    <w:lvlOverride w:ilvl="0">
      <w:startOverride w:val="1"/>
    </w:lvlOverride>
    <w:lvlOverride w:ilvl="1"/>
    <w:lvlOverride w:ilvl="2"/>
    <w:lvlOverride w:ilvl="3"/>
    <w:lvlOverride w:ilvl="4"/>
    <w:lvlOverride w:ilvl="5"/>
    <w:lvlOverride w:ilvl="6"/>
    <w:lvlOverride w:ilvl="7"/>
    <w:lvlOverride w:ilvl="8"/>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רינת הראל">
    <w15:presenceInfo w15:providerId="AD" w15:userId="S-1-5-21-1915107579-1707952165-794563710-1280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documentProtection w:edit="trackedChanges" w:enforcement="0"/>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42177"/>
    <w:rsid w:val="00025104"/>
    <w:rsid w:val="00027EF2"/>
    <w:rsid w:val="00134C85"/>
    <w:rsid w:val="00135869"/>
    <w:rsid w:val="001A0C3C"/>
    <w:rsid w:val="001A69D5"/>
    <w:rsid w:val="00214ACF"/>
    <w:rsid w:val="00217E81"/>
    <w:rsid w:val="002910A0"/>
    <w:rsid w:val="002C1502"/>
    <w:rsid w:val="004F3038"/>
    <w:rsid w:val="00552E11"/>
    <w:rsid w:val="005E4E19"/>
    <w:rsid w:val="006B7EBB"/>
    <w:rsid w:val="0072103C"/>
    <w:rsid w:val="00797990"/>
    <w:rsid w:val="007C2012"/>
    <w:rsid w:val="00896EF9"/>
    <w:rsid w:val="008C64C6"/>
    <w:rsid w:val="00942177"/>
    <w:rsid w:val="009E50B7"/>
    <w:rsid w:val="00A74535"/>
    <w:rsid w:val="00AA7633"/>
    <w:rsid w:val="00AF234B"/>
    <w:rsid w:val="00B955C3"/>
    <w:rsid w:val="00BA4B11"/>
    <w:rsid w:val="00BE17B4"/>
    <w:rsid w:val="00CD5A24"/>
    <w:rsid w:val="00CF334C"/>
    <w:rsid w:val="00E679C7"/>
    <w:rsid w:val="00EB38F9"/>
    <w:rsid w:val="00EC37B6"/>
    <w:rsid w:val="00F9121E"/>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04BCB37B"/>
  <w15:chartTrackingRefBased/>
  <w15:docId w15:val="{BF74B9BF-3009-489E-B8BE-1E70260E7E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E679C7"/>
    <w:pPr>
      <w:bidi/>
      <w:spacing w:before="100" w:beforeAutospacing="1" w:after="100" w:afterAutospacing="1" w:line="720" w:lineRule="auto"/>
    </w:pPr>
  </w:style>
  <w:style w:type="paragraph" w:styleId="1">
    <w:name w:val="heading 1"/>
    <w:basedOn w:val="a"/>
    <w:next w:val="a"/>
    <w:link w:val="10"/>
    <w:qFormat/>
    <w:rsid w:val="00217E81"/>
    <w:pPr>
      <w:keepNext/>
      <w:widowControl w:val="0"/>
      <w:spacing w:before="0" w:beforeAutospacing="0" w:after="0" w:afterAutospacing="0" w:line="240" w:lineRule="auto"/>
      <w:jc w:val="both"/>
      <w:outlineLvl w:val="0"/>
    </w:pPr>
    <w:rPr>
      <w:rFonts w:ascii="Times New Roman" w:eastAsia="Times New Roman" w:hAnsi="Times New Roman" w:cs="David"/>
      <w:sz w:val="20"/>
      <w:szCs w:val="24"/>
      <w:lang w:eastAsia="he-IL"/>
    </w:rPr>
  </w:style>
  <w:style w:type="paragraph" w:styleId="2">
    <w:name w:val="heading 2"/>
    <w:basedOn w:val="a"/>
    <w:next w:val="a"/>
    <w:link w:val="20"/>
    <w:qFormat/>
    <w:rsid w:val="00217E81"/>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styleId="3">
    <w:name w:val="heading 3"/>
    <w:basedOn w:val="a"/>
    <w:next w:val="a"/>
    <w:link w:val="30"/>
    <w:qFormat/>
    <w:rsid w:val="00217E81"/>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styleId="4">
    <w:name w:val="heading 4"/>
    <w:basedOn w:val="a"/>
    <w:next w:val="a"/>
    <w:link w:val="40"/>
    <w:qFormat/>
    <w:rsid w:val="00217E81"/>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styleId="5">
    <w:name w:val="heading 5"/>
    <w:basedOn w:val="a"/>
    <w:next w:val="a"/>
    <w:link w:val="50"/>
    <w:qFormat/>
    <w:rsid w:val="00217E81"/>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styleId="6">
    <w:name w:val="heading 6"/>
    <w:basedOn w:val="a"/>
    <w:next w:val="a"/>
    <w:link w:val="60"/>
    <w:qFormat/>
    <w:rsid w:val="00217E81"/>
    <w:pPr>
      <w:keepNext/>
      <w:widowControl w:val="0"/>
      <w:spacing w:before="0" w:beforeAutospacing="0" w:after="0" w:afterAutospacing="0" w:line="240" w:lineRule="auto"/>
      <w:jc w:val="both"/>
      <w:outlineLvl w:val="5"/>
    </w:pPr>
    <w:rPr>
      <w:rFonts w:ascii="Times New Roman" w:eastAsia="Times New Roman" w:hAnsi="Times New Roman" w:cs="David"/>
      <w:sz w:val="20"/>
      <w:szCs w:val="24"/>
      <w:u w:val="single"/>
      <w:lang w:eastAsia="he-IL"/>
    </w:rPr>
  </w:style>
  <w:style w:type="paragraph" w:styleId="7">
    <w:name w:val="heading 7"/>
    <w:basedOn w:val="a"/>
    <w:next w:val="a"/>
    <w:link w:val="70"/>
    <w:qFormat/>
    <w:rsid w:val="00217E81"/>
    <w:pPr>
      <w:keepNext/>
      <w:widowControl w:val="0"/>
      <w:spacing w:before="0" w:beforeAutospacing="0" w:after="0" w:afterAutospacing="0" w:line="240" w:lineRule="auto"/>
      <w:ind w:right="5760"/>
      <w:jc w:val="both"/>
      <w:outlineLvl w:val="6"/>
    </w:pPr>
    <w:rPr>
      <w:rFonts w:ascii="Times New Roman" w:eastAsia="Times New Roman" w:hAnsi="Times New Roman" w:cs="David"/>
      <w:sz w:val="20"/>
      <w:szCs w:val="24"/>
      <w:lang w:eastAsia="he-IL"/>
    </w:rPr>
  </w:style>
  <w:style w:type="paragraph" w:styleId="8">
    <w:name w:val="heading 8"/>
    <w:basedOn w:val="a"/>
    <w:next w:val="a"/>
    <w:link w:val="80"/>
    <w:qFormat/>
    <w:rsid w:val="00217E81"/>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styleId="9">
    <w:name w:val="heading 9"/>
    <w:basedOn w:val="a"/>
    <w:next w:val="a"/>
    <w:link w:val="90"/>
    <w:qFormat/>
    <w:rsid w:val="00217E81"/>
    <w:pPr>
      <w:keepNext/>
      <w:widowControl w:val="0"/>
      <w:spacing w:before="0" w:beforeAutospacing="0" w:after="0" w:afterAutospacing="0" w:line="240" w:lineRule="auto"/>
      <w:jc w:val="both"/>
      <w:outlineLvl w:val="8"/>
    </w:pPr>
    <w:rPr>
      <w:rFonts w:ascii="Times New Roman" w:eastAsia="Times New Roman" w:hAnsi="Times New Roman" w:cs="David"/>
      <w:bCs/>
      <w:sz w:val="20"/>
      <w:szCs w:val="24"/>
      <w:u w:val="single"/>
      <w:lang w:eastAsia="he-I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nhideWhenUsed/>
    <w:rsid w:val="00AF234B"/>
    <w:pPr>
      <w:tabs>
        <w:tab w:val="center" w:pos="4153"/>
        <w:tab w:val="right" w:pos="8306"/>
      </w:tabs>
      <w:spacing w:before="0" w:after="0" w:line="240" w:lineRule="auto"/>
    </w:pPr>
  </w:style>
  <w:style w:type="character" w:customStyle="1" w:styleId="a4">
    <w:name w:val="כותרת עליונה תו"/>
    <w:basedOn w:val="a0"/>
    <w:link w:val="a3"/>
    <w:rsid w:val="00AF234B"/>
  </w:style>
  <w:style w:type="paragraph" w:styleId="a5">
    <w:name w:val="footer"/>
    <w:basedOn w:val="a"/>
    <w:link w:val="a6"/>
    <w:unhideWhenUsed/>
    <w:rsid w:val="00AF234B"/>
    <w:pPr>
      <w:tabs>
        <w:tab w:val="center" w:pos="4153"/>
        <w:tab w:val="right" w:pos="8306"/>
      </w:tabs>
      <w:spacing w:before="0" w:after="0" w:line="240" w:lineRule="auto"/>
    </w:pPr>
  </w:style>
  <w:style w:type="character" w:customStyle="1" w:styleId="a6">
    <w:name w:val="כותרת תחתונה תו"/>
    <w:basedOn w:val="a0"/>
    <w:link w:val="a5"/>
    <w:rsid w:val="00AF234B"/>
  </w:style>
  <w:style w:type="character" w:styleId="a7">
    <w:name w:val="Placeholder Text"/>
    <w:basedOn w:val="a0"/>
    <w:uiPriority w:val="99"/>
    <w:semiHidden/>
    <w:rsid w:val="00552E11"/>
    <w:rPr>
      <w:color w:val="808080"/>
    </w:rPr>
  </w:style>
  <w:style w:type="table" w:styleId="a8">
    <w:name w:val="Table Grid"/>
    <w:basedOn w:val="a1"/>
    <w:uiPriority w:val="39"/>
    <w:rsid w:val="001A0C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utoFields">
    <w:name w:val="AutoFields"/>
    <w:basedOn w:val="a5"/>
    <w:link w:val="AutoFieldsChar"/>
    <w:qFormat/>
    <w:rsid w:val="00CF334C"/>
    <w:pPr>
      <w:spacing w:before="100" w:after="100"/>
    </w:pPr>
    <w:rPr>
      <w:rFonts w:ascii="David" w:hAnsi="David" w:cs="David"/>
      <w:color w:val="0070C0"/>
      <w:sz w:val="20"/>
      <w:szCs w:val="24"/>
    </w:rPr>
  </w:style>
  <w:style w:type="character" w:customStyle="1" w:styleId="AutoFieldsChar">
    <w:name w:val="AutoFields Char"/>
    <w:basedOn w:val="a6"/>
    <w:link w:val="AutoFields"/>
    <w:rsid w:val="00CF334C"/>
    <w:rPr>
      <w:rFonts w:ascii="David" w:hAnsi="David" w:cs="David"/>
      <w:color w:val="0070C0"/>
      <w:sz w:val="20"/>
      <w:szCs w:val="24"/>
    </w:rPr>
  </w:style>
  <w:style w:type="character" w:customStyle="1" w:styleId="10">
    <w:name w:val="כותרת 1 תו"/>
    <w:basedOn w:val="a0"/>
    <w:link w:val="1"/>
    <w:rsid w:val="00217E81"/>
    <w:rPr>
      <w:rFonts w:ascii="Times New Roman" w:eastAsia="Times New Roman" w:hAnsi="Times New Roman" w:cs="David"/>
      <w:sz w:val="20"/>
      <w:szCs w:val="24"/>
      <w:lang w:eastAsia="he-IL"/>
    </w:rPr>
  </w:style>
  <w:style w:type="character" w:customStyle="1" w:styleId="20">
    <w:name w:val="כותרת 2 תו"/>
    <w:basedOn w:val="a0"/>
    <w:link w:val="2"/>
    <w:rsid w:val="00217E81"/>
    <w:rPr>
      <w:rFonts w:ascii="Times New Roman" w:eastAsia="Times New Roman" w:hAnsi="Times New Roman" w:cs="David"/>
      <w:bCs/>
      <w:sz w:val="20"/>
      <w:szCs w:val="24"/>
      <w:lang w:eastAsia="he-IL"/>
    </w:rPr>
  </w:style>
  <w:style w:type="character" w:customStyle="1" w:styleId="30">
    <w:name w:val="כותרת 3 תו"/>
    <w:basedOn w:val="a0"/>
    <w:link w:val="3"/>
    <w:rsid w:val="00217E81"/>
    <w:rPr>
      <w:rFonts w:ascii="Times New Roman" w:eastAsia="Times New Roman" w:hAnsi="Times New Roman" w:cs="David"/>
      <w:b/>
      <w:bCs/>
      <w:sz w:val="20"/>
      <w:szCs w:val="24"/>
      <w:u w:val="single"/>
      <w:lang w:eastAsia="he-IL"/>
    </w:rPr>
  </w:style>
  <w:style w:type="character" w:customStyle="1" w:styleId="40">
    <w:name w:val="כותרת 4 תו"/>
    <w:basedOn w:val="a0"/>
    <w:link w:val="4"/>
    <w:rsid w:val="00217E81"/>
    <w:rPr>
      <w:rFonts w:ascii="Times New Roman" w:eastAsia="Times New Roman" w:hAnsi="Times New Roman" w:cs="David"/>
      <w:bCs/>
      <w:sz w:val="20"/>
      <w:szCs w:val="24"/>
      <w:u w:val="single"/>
      <w:lang w:eastAsia="he-IL"/>
    </w:rPr>
  </w:style>
  <w:style w:type="character" w:customStyle="1" w:styleId="50">
    <w:name w:val="כותרת 5 תו"/>
    <w:basedOn w:val="a0"/>
    <w:link w:val="5"/>
    <w:rsid w:val="00217E81"/>
    <w:rPr>
      <w:rFonts w:ascii="Times New Roman" w:eastAsia="Times New Roman" w:hAnsi="Times New Roman" w:cs="David"/>
      <w:sz w:val="20"/>
      <w:szCs w:val="24"/>
      <w:lang w:eastAsia="he-IL"/>
    </w:rPr>
  </w:style>
  <w:style w:type="character" w:customStyle="1" w:styleId="60">
    <w:name w:val="כותרת 6 תו"/>
    <w:basedOn w:val="a0"/>
    <w:link w:val="6"/>
    <w:rsid w:val="00217E81"/>
    <w:rPr>
      <w:rFonts w:ascii="Times New Roman" w:eastAsia="Times New Roman" w:hAnsi="Times New Roman" w:cs="David"/>
      <w:sz w:val="20"/>
      <w:szCs w:val="24"/>
      <w:u w:val="single"/>
      <w:lang w:eastAsia="he-IL"/>
    </w:rPr>
  </w:style>
  <w:style w:type="character" w:customStyle="1" w:styleId="70">
    <w:name w:val="כותרת 7 תו"/>
    <w:basedOn w:val="a0"/>
    <w:link w:val="7"/>
    <w:rsid w:val="00217E81"/>
    <w:rPr>
      <w:rFonts w:ascii="Times New Roman" w:eastAsia="Times New Roman" w:hAnsi="Times New Roman" w:cs="David"/>
      <w:sz w:val="20"/>
      <w:szCs w:val="24"/>
      <w:lang w:eastAsia="he-IL"/>
    </w:rPr>
  </w:style>
  <w:style w:type="character" w:customStyle="1" w:styleId="80">
    <w:name w:val="כותרת 8 תו"/>
    <w:basedOn w:val="a0"/>
    <w:link w:val="8"/>
    <w:rsid w:val="00217E81"/>
    <w:rPr>
      <w:rFonts w:ascii="Times New Roman" w:eastAsia="Times New Roman" w:hAnsi="Times New Roman" w:cs="David"/>
      <w:color w:val="339966"/>
      <w:sz w:val="20"/>
      <w:szCs w:val="24"/>
      <w:lang w:eastAsia="he-IL"/>
    </w:rPr>
  </w:style>
  <w:style w:type="character" w:customStyle="1" w:styleId="90">
    <w:name w:val="כותרת 9 תו"/>
    <w:basedOn w:val="a0"/>
    <w:link w:val="9"/>
    <w:rsid w:val="00217E81"/>
    <w:rPr>
      <w:rFonts w:ascii="Times New Roman" w:eastAsia="Times New Roman" w:hAnsi="Times New Roman" w:cs="David"/>
      <w:bCs/>
      <w:sz w:val="20"/>
      <w:szCs w:val="24"/>
      <w:u w:val="single"/>
      <w:lang w:eastAsia="he-IL"/>
    </w:rPr>
  </w:style>
  <w:style w:type="numbering" w:customStyle="1" w:styleId="NoList1">
    <w:name w:val="No List1"/>
    <w:next w:val="a2"/>
    <w:semiHidden/>
    <w:rsid w:val="00217E81"/>
  </w:style>
  <w:style w:type="paragraph" w:styleId="a9">
    <w:name w:val="Body Text"/>
    <w:basedOn w:val="a"/>
    <w:link w:val="aa"/>
    <w:rsid w:val="00217E81"/>
    <w:pPr>
      <w:widowControl w:val="0"/>
      <w:spacing w:before="0" w:beforeAutospacing="0" w:after="0" w:afterAutospacing="0" w:line="240" w:lineRule="auto"/>
      <w:jc w:val="both"/>
    </w:pPr>
    <w:rPr>
      <w:rFonts w:ascii="Times New Roman" w:eastAsia="Times New Roman" w:hAnsi="Times New Roman" w:cs="David"/>
      <w:sz w:val="20"/>
      <w:szCs w:val="24"/>
      <w:lang w:eastAsia="he-IL"/>
    </w:rPr>
  </w:style>
  <w:style w:type="character" w:customStyle="1" w:styleId="aa">
    <w:name w:val="גוף טקסט תו"/>
    <w:basedOn w:val="a0"/>
    <w:link w:val="a9"/>
    <w:rsid w:val="00217E81"/>
    <w:rPr>
      <w:rFonts w:ascii="Times New Roman" w:eastAsia="Times New Roman" w:hAnsi="Times New Roman" w:cs="David"/>
      <w:sz w:val="20"/>
      <w:szCs w:val="24"/>
      <w:lang w:eastAsia="he-IL"/>
    </w:rPr>
  </w:style>
  <w:style w:type="paragraph" w:styleId="ab">
    <w:name w:val="Title"/>
    <w:basedOn w:val="a"/>
    <w:link w:val="ac"/>
    <w:qFormat/>
    <w:rsid w:val="00217E81"/>
    <w:pPr>
      <w:widowControl w:val="0"/>
      <w:spacing w:before="0" w:beforeAutospacing="0" w:after="0" w:afterAutospacing="0" w:line="240" w:lineRule="auto"/>
      <w:jc w:val="center"/>
    </w:pPr>
    <w:rPr>
      <w:rFonts w:ascii="Times New Roman" w:eastAsia="Times New Roman" w:hAnsi="Times New Roman" w:cs="David"/>
      <w:bCs/>
      <w:i/>
      <w:iCs/>
      <w:sz w:val="32"/>
      <w:szCs w:val="32"/>
      <w:u w:val="single"/>
      <w:lang w:eastAsia="he-IL"/>
    </w:rPr>
  </w:style>
  <w:style w:type="character" w:customStyle="1" w:styleId="ac">
    <w:name w:val="כותרת טקסט תו"/>
    <w:basedOn w:val="a0"/>
    <w:link w:val="ab"/>
    <w:rsid w:val="00217E81"/>
    <w:rPr>
      <w:rFonts w:ascii="Times New Roman" w:eastAsia="Times New Roman" w:hAnsi="Times New Roman" w:cs="David"/>
      <w:bCs/>
      <w:i/>
      <w:iCs/>
      <w:sz w:val="32"/>
      <w:szCs w:val="32"/>
      <w:u w:val="single"/>
      <w:lang w:eastAsia="he-IL"/>
    </w:rPr>
  </w:style>
  <w:style w:type="character" w:styleId="ad">
    <w:name w:val="page number"/>
    <w:basedOn w:val="a0"/>
    <w:rsid w:val="00217E81"/>
  </w:style>
  <w:style w:type="paragraph" w:styleId="ae">
    <w:name w:val="Block Text"/>
    <w:basedOn w:val="a"/>
    <w:rsid w:val="00217E81"/>
    <w:pPr>
      <w:widowControl w:val="0"/>
      <w:spacing w:before="0" w:beforeAutospacing="0" w:after="0" w:afterAutospacing="0" w:line="240" w:lineRule="auto"/>
      <w:ind w:left="720" w:hanging="720"/>
      <w:jc w:val="both"/>
    </w:pPr>
    <w:rPr>
      <w:rFonts w:ascii="Times New Roman" w:eastAsia="Times New Roman" w:hAnsi="Times New Roman" w:cs="David"/>
      <w:sz w:val="20"/>
      <w:szCs w:val="24"/>
      <w:lang w:eastAsia="he-IL"/>
    </w:rPr>
  </w:style>
  <w:style w:type="paragraph" w:styleId="31">
    <w:name w:val="Body Text Indent 3"/>
    <w:basedOn w:val="a"/>
    <w:link w:val="32"/>
    <w:rsid w:val="00217E81"/>
    <w:pPr>
      <w:widowControl w:val="0"/>
      <w:bidi w:val="0"/>
      <w:spacing w:before="0" w:beforeAutospacing="0" w:after="120" w:afterAutospacing="0" w:line="240" w:lineRule="auto"/>
      <w:ind w:left="283"/>
    </w:pPr>
    <w:rPr>
      <w:rFonts w:ascii="Times New Roman" w:eastAsia="Times New Roman" w:hAnsi="Times New Roman" w:cs="David"/>
      <w:sz w:val="16"/>
      <w:szCs w:val="16"/>
      <w:lang w:eastAsia="he-IL"/>
    </w:rPr>
  </w:style>
  <w:style w:type="character" w:customStyle="1" w:styleId="32">
    <w:name w:val="כניסה בגוף טקסט 3 תו"/>
    <w:basedOn w:val="a0"/>
    <w:link w:val="31"/>
    <w:rsid w:val="00217E81"/>
    <w:rPr>
      <w:rFonts w:ascii="Times New Roman" w:eastAsia="Times New Roman" w:hAnsi="Times New Roman" w:cs="David"/>
      <w:sz w:val="16"/>
      <w:szCs w:val="16"/>
      <w:lang w:eastAsia="he-IL"/>
    </w:rPr>
  </w:style>
  <w:style w:type="paragraph" w:customStyle="1" w:styleId="BodyTextIndent1">
    <w:name w:val="Body Text Indent1"/>
    <w:basedOn w:val="a"/>
    <w:rsid w:val="00217E81"/>
    <w:pPr>
      <w:spacing w:before="0" w:beforeAutospacing="0" w:after="0" w:afterAutospacing="0" w:line="360" w:lineRule="auto"/>
      <w:ind w:left="2160" w:hanging="720"/>
    </w:pPr>
    <w:rPr>
      <w:rFonts w:ascii="Times New Roman" w:eastAsia="Times New Roman" w:hAnsi="Times New Roman" w:cs="David"/>
      <w:sz w:val="24"/>
      <w:szCs w:val="24"/>
      <w:lang w:eastAsia="he-IL"/>
    </w:rPr>
  </w:style>
  <w:style w:type="paragraph" w:customStyle="1" w:styleId="11">
    <w:name w:val="חתימה1"/>
    <w:basedOn w:val="a"/>
    <w:rsid w:val="00217E81"/>
    <w:pPr>
      <w:spacing w:before="0" w:beforeAutospacing="0" w:after="0" w:afterAutospacing="0" w:line="240" w:lineRule="auto"/>
      <w:ind w:left="-694"/>
    </w:pPr>
    <w:rPr>
      <w:rFonts w:ascii="Times New Roman" w:eastAsia="Times New Roman" w:hAnsi="Times New Roman" w:cs="David"/>
      <w:sz w:val="24"/>
      <w:szCs w:val="24"/>
    </w:rPr>
  </w:style>
  <w:style w:type="paragraph" w:customStyle="1" w:styleId="af">
    <w:name w:val="רשימה מימין"/>
    <w:basedOn w:val="11"/>
    <w:rsid w:val="00217E81"/>
    <w:pPr>
      <w:ind w:left="540" w:hanging="540"/>
    </w:pPr>
    <w:rPr>
      <w:szCs w:val="22"/>
    </w:rPr>
  </w:style>
  <w:style w:type="paragraph" w:customStyle="1" w:styleId="af0">
    <w:name w:val="חתימה קו אחד"/>
    <w:basedOn w:val="11"/>
    <w:rsid w:val="00217E81"/>
    <w:pPr>
      <w:tabs>
        <w:tab w:val="left" w:pos="2880"/>
        <w:tab w:val="left" w:pos="5220"/>
        <w:tab w:val="left" w:pos="7740"/>
      </w:tabs>
      <w:ind w:left="360"/>
    </w:pPr>
    <w:rPr>
      <w:sz w:val="22"/>
      <w:szCs w:val="22"/>
    </w:rPr>
  </w:style>
  <w:style w:type="paragraph" w:customStyle="1" w:styleId="12">
    <w:name w:val="חתימה קו 1 נקודות"/>
    <w:basedOn w:val="11"/>
    <w:rsid w:val="00217E81"/>
    <w:pPr>
      <w:tabs>
        <w:tab w:val="right" w:leader="dot" w:pos="1800"/>
        <w:tab w:val="left" w:pos="2700"/>
        <w:tab w:val="right" w:leader="dot" w:pos="4320"/>
        <w:tab w:val="left" w:pos="4860"/>
        <w:tab w:val="right" w:leader="dot" w:pos="6480"/>
        <w:tab w:val="left" w:pos="7560"/>
        <w:tab w:val="right" w:leader="dot" w:pos="9180"/>
      </w:tabs>
      <w:ind w:left="180"/>
    </w:pPr>
    <w:rPr>
      <w:sz w:val="22"/>
      <w:szCs w:val="22"/>
    </w:rPr>
  </w:style>
  <w:style w:type="paragraph" w:styleId="af1">
    <w:name w:val="Balloon Text"/>
    <w:basedOn w:val="a"/>
    <w:link w:val="af2"/>
    <w:semiHidden/>
    <w:rsid w:val="00217E81"/>
    <w:pPr>
      <w:widowControl w:val="0"/>
      <w:bidi w:val="0"/>
      <w:spacing w:before="0" w:beforeAutospacing="0" w:after="0" w:afterAutospacing="0" w:line="240" w:lineRule="auto"/>
    </w:pPr>
    <w:rPr>
      <w:rFonts w:ascii="Tahoma" w:eastAsia="Times New Roman" w:hAnsi="Tahoma" w:cs="Tahoma"/>
      <w:sz w:val="16"/>
      <w:szCs w:val="16"/>
      <w:lang w:eastAsia="he-IL"/>
    </w:rPr>
  </w:style>
  <w:style w:type="character" w:customStyle="1" w:styleId="af2">
    <w:name w:val="טקסט בלונים תו"/>
    <w:basedOn w:val="a0"/>
    <w:link w:val="af1"/>
    <w:semiHidden/>
    <w:rsid w:val="00217E81"/>
    <w:rPr>
      <w:rFonts w:ascii="Tahoma" w:eastAsia="Times New Roman" w:hAnsi="Tahoma" w:cs="Tahoma"/>
      <w:sz w:val="16"/>
      <w:szCs w:val="16"/>
      <w:lang w:eastAsia="he-IL"/>
    </w:rPr>
  </w:style>
  <w:style w:type="paragraph" w:styleId="af3">
    <w:name w:val="List Paragraph"/>
    <w:basedOn w:val="a"/>
    <w:uiPriority w:val="34"/>
    <w:qFormat/>
    <w:rsid w:val="00217E81"/>
    <w:pPr>
      <w:widowControl w:val="0"/>
      <w:bidi w:val="0"/>
      <w:spacing w:before="0" w:beforeAutospacing="0" w:after="0" w:afterAutospacing="0" w:line="240" w:lineRule="auto"/>
      <w:ind w:left="720"/>
    </w:pPr>
    <w:rPr>
      <w:rFonts w:ascii="Times New Roman" w:eastAsia="Times New Roman" w:hAnsi="Times New Roman" w:cs="David"/>
      <w:sz w:val="20"/>
      <w:szCs w:val="20"/>
      <w:lang w:eastAsia="he-IL"/>
    </w:rPr>
  </w:style>
  <w:style w:type="character" w:customStyle="1" w:styleId="af4">
    <w:name w:val="ביטול תו"/>
    <w:link w:val="af5"/>
    <w:locked/>
    <w:rsid w:val="00217E81"/>
    <w:rPr>
      <w:rFonts w:cs="David"/>
      <w:sz w:val="26"/>
      <w:szCs w:val="24"/>
    </w:rPr>
  </w:style>
  <w:style w:type="paragraph" w:customStyle="1" w:styleId="af5">
    <w:name w:val="ביטול"/>
    <w:basedOn w:val="a"/>
    <w:link w:val="af4"/>
    <w:rsid w:val="00217E81"/>
    <w:pPr>
      <w:spacing w:before="240" w:beforeAutospacing="0" w:after="0" w:afterAutospacing="0" w:line="240" w:lineRule="auto"/>
      <w:jc w:val="both"/>
    </w:pPr>
    <w:rPr>
      <w:rFonts w:cs="David"/>
      <w:sz w:val="26"/>
      <w:szCs w:val="24"/>
    </w:rPr>
  </w:style>
  <w:style w:type="paragraph" w:customStyle="1" w:styleId="Heading11">
    <w:name w:val="Heading 11"/>
    <w:basedOn w:val="a"/>
    <w:next w:val="a"/>
    <w:rsid w:val="00217E81"/>
    <w:pPr>
      <w:keepNext/>
      <w:widowControl w:val="0"/>
      <w:spacing w:before="0" w:beforeAutospacing="0" w:after="0" w:afterAutospacing="0" w:line="240" w:lineRule="auto"/>
      <w:jc w:val="both"/>
      <w:outlineLvl w:val="0"/>
    </w:pPr>
    <w:rPr>
      <w:rFonts w:ascii="Times New Roman" w:eastAsia="Times New Roman" w:hAnsi="Times New Roman" w:cs="David"/>
      <w:sz w:val="20"/>
      <w:szCs w:val="24"/>
      <w:lang w:eastAsia="he-IL"/>
    </w:rPr>
  </w:style>
  <w:style w:type="paragraph" w:customStyle="1" w:styleId="Heading21">
    <w:name w:val="Heading 21"/>
    <w:basedOn w:val="a"/>
    <w:next w:val="a"/>
    <w:rsid w:val="00217E81"/>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1">
    <w:name w:val="Heading 31"/>
    <w:basedOn w:val="a"/>
    <w:next w:val="a"/>
    <w:rsid w:val="00217E81"/>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42">
    <w:name w:val="Heading 42"/>
    <w:basedOn w:val="a"/>
    <w:next w:val="a"/>
    <w:rsid w:val="00217E81"/>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51">
    <w:name w:val="Heading 51"/>
    <w:basedOn w:val="a"/>
    <w:next w:val="a"/>
    <w:rsid w:val="00217E81"/>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61">
    <w:name w:val="Heading 61"/>
    <w:basedOn w:val="a"/>
    <w:next w:val="a"/>
    <w:rsid w:val="00217E81"/>
    <w:pPr>
      <w:keepNext/>
      <w:widowControl w:val="0"/>
      <w:spacing w:before="0" w:beforeAutospacing="0" w:after="0" w:afterAutospacing="0" w:line="240" w:lineRule="auto"/>
      <w:jc w:val="both"/>
      <w:outlineLvl w:val="5"/>
    </w:pPr>
    <w:rPr>
      <w:rFonts w:ascii="Times New Roman" w:eastAsia="Times New Roman" w:hAnsi="Times New Roman" w:cs="David"/>
      <w:sz w:val="20"/>
      <w:szCs w:val="24"/>
      <w:u w:val="single"/>
      <w:lang w:eastAsia="he-IL"/>
    </w:rPr>
  </w:style>
  <w:style w:type="paragraph" w:customStyle="1" w:styleId="Heading71">
    <w:name w:val="Heading 71"/>
    <w:basedOn w:val="a"/>
    <w:next w:val="a"/>
    <w:rsid w:val="00217E81"/>
    <w:pPr>
      <w:keepNext/>
      <w:widowControl w:val="0"/>
      <w:spacing w:before="0" w:beforeAutospacing="0" w:after="0" w:afterAutospacing="0" w:line="240" w:lineRule="auto"/>
      <w:ind w:right="5760"/>
      <w:jc w:val="both"/>
      <w:outlineLvl w:val="6"/>
    </w:pPr>
    <w:rPr>
      <w:rFonts w:ascii="Times New Roman" w:eastAsia="Times New Roman" w:hAnsi="Times New Roman" w:cs="David"/>
      <w:sz w:val="20"/>
      <w:szCs w:val="24"/>
      <w:lang w:eastAsia="he-IL"/>
    </w:rPr>
  </w:style>
  <w:style w:type="paragraph" w:customStyle="1" w:styleId="Heading81">
    <w:name w:val="Heading 81"/>
    <w:basedOn w:val="a"/>
    <w:next w:val="a"/>
    <w:rsid w:val="00217E81"/>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ing91">
    <w:name w:val="Heading 91"/>
    <w:basedOn w:val="a"/>
    <w:next w:val="a"/>
    <w:rsid w:val="00217E81"/>
    <w:pPr>
      <w:keepNext/>
      <w:widowControl w:val="0"/>
      <w:spacing w:before="0" w:beforeAutospacing="0" w:after="0" w:afterAutospacing="0" w:line="240" w:lineRule="auto"/>
      <w:jc w:val="both"/>
      <w:outlineLvl w:val="8"/>
    </w:pPr>
    <w:rPr>
      <w:rFonts w:ascii="Times New Roman" w:eastAsia="Times New Roman" w:hAnsi="Times New Roman" w:cs="David"/>
      <w:bCs/>
      <w:sz w:val="20"/>
      <w:szCs w:val="24"/>
      <w:u w:val="single"/>
      <w:lang w:eastAsia="he-IL"/>
    </w:rPr>
  </w:style>
  <w:style w:type="paragraph" w:customStyle="1" w:styleId="Header1">
    <w:name w:val="Header1"/>
    <w:basedOn w:val="a"/>
    <w:rsid w:val="00217E81"/>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Footer1">
    <w:name w:val="Footer1"/>
    <w:basedOn w:val="a"/>
    <w:rsid w:val="00217E81"/>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character" w:customStyle="1" w:styleId="PageNumber1">
    <w:name w:val="Page Number1"/>
    <w:rsid w:val="00217E81"/>
    <w:rPr>
      <w:rFonts w:cs="Times New Roman"/>
    </w:rPr>
  </w:style>
  <w:style w:type="paragraph" w:styleId="21">
    <w:name w:val="Body Text Indent 2"/>
    <w:basedOn w:val="a"/>
    <w:link w:val="22"/>
    <w:rsid w:val="00217E81"/>
    <w:pPr>
      <w:spacing w:before="0" w:beforeAutospacing="0" w:after="0" w:afterAutospacing="0" w:line="240" w:lineRule="auto"/>
      <w:ind w:left="2877"/>
    </w:pPr>
    <w:rPr>
      <w:rFonts w:ascii="Times New Roman" w:eastAsia="Times New Roman" w:hAnsi="Times New Roman" w:cs="David"/>
      <w:sz w:val="20"/>
      <w:szCs w:val="24"/>
      <w:lang w:eastAsia="he-IL"/>
    </w:rPr>
  </w:style>
  <w:style w:type="character" w:customStyle="1" w:styleId="22">
    <w:name w:val="כניסה בגוף טקסט 2 תו"/>
    <w:basedOn w:val="a0"/>
    <w:link w:val="21"/>
    <w:rsid w:val="00217E81"/>
    <w:rPr>
      <w:rFonts w:ascii="Times New Roman" w:eastAsia="Times New Roman" w:hAnsi="Times New Roman" w:cs="David"/>
      <w:sz w:val="20"/>
      <w:szCs w:val="24"/>
      <w:lang w:eastAsia="he-IL"/>
    </w:rPr>
  </w:style>
  <w:style w:type="paragraph" w:customStyle="1" w:styleId="af6">
    <w:name w:val="סגנון"/>
    <w:basedOn w:val="a"/>
    <w:next w:val="ae"/>
    <w:rsid w:val="00217E81"/>
    <w:pPr>
      <w:spacing w:before="0" w:beforeAutospacing="0" w:after="0" w:afterAutospacing="0" w:line="240" w:lineRule="auto"/>
      <w:ind w:left="1440"/>
    </w:pPr>
    <w:rPr>
      <w:rFonts w:ascii="Times New Roman" w:eastAsia="Times New Roman" w:hAnsi="Times New Roman" w:cs="David"/>
      <w:sz w:val="24"/>
      <w:szCs w:val="24"/>
      <w:lang w:eastAsia="he-IL"/>
    </w:rPr>
  </w:style>
  <w:style w:type="paragraph" w:styleId="af7">
    <w:name w:val="Document Map"/>
    <w:basedOn w:val="a"/>
    <w:link w:val="af8"/>
    <w:rsid w:val="00217E81"/>
    <w:pPr>
      <w:widowControl w:val="0"/>
      <w:shd w:val="clear" w:color="auto" w:fill="000080"/>
      <w:bidi w:val="0"/>
      <w:spacing w:before="0" w:beforeAutospacing="0" w:after="0" w:afterAutospacing="0" w:line="240" w:lineRule="auto"/>
    </w:pPr>
    <w:rPr>
      <w:rFonts w:ascii="Tahoma" w:eastAsia="Times New Roman" w:hAnsi="Tahoma" w:cs="Tahoma"/>
      <w:sz w:val="20"/>
      <w:szCs w:val="20"/>
      <w:lang w:eastAsia="he-IL"/>
    </w:rPr>
  </w:style>
  <w:style w:type="character" w:customStyle="1" w:styleId="af8">
    <w:name w:val="מפת מסמך תו"/>
    <w:basedOn w:val="a0"/>
    <w:link w:val="af7"/>
    <w:rsid w:val="00217E81"/>
    <w:rPr>
      <w:rFonts w:ascii="Tahoma" w:eastAsia="Times New Roman" w:hAnsi="Tahoma" w:cs="Tahoma"/>
      <w:sz w:val="20"/>
      <w:szCs w:val="20"/>
      <w:shd w:val="clear" w:color="auto" w:fill="000080"/>
      <w:lang w:eastAsia="he-IL"/>
    </w:rPr>
  </w:style>
  <w:style w:type="paragraph" w:customStyle="1" w:styleId="Heading41">
    <w:name w:val="Heading 41"/>
    <w:basedOn w:val="a"/>
    <w:next w:val="a"/>
    <w:rsid w:val="00217E81"/>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22">
    <w:name w:val="Heading 22"/>
    <w:basedOn w:val="a"/>
    <w:next w:val="a"/>
    <w:rsid w:val="00217E81"/>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2">
    <w:name w:val="Heading 32"/>
    <w:basedOn w:val="a"/>
    <w:next w:val="a"/>
    <w:rsid w:val="00217E81"/>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52">
    <w:name w:val="Heading 52"/>
    <w:basedOn w:val="a"/>
    <w:next w:val="a"/>
    <w:rsid w:val="00217E81"/>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82">
    <w:name w:val="Heading 82"/>
    <w:basedOn w:val="a"/>
    <w:next w:val="a"/>
    <w:rsid w:val="00217E81"/>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er2">
    <w:name w:val="Header2"/>
    <w:basedOn w:val="a"/>
    <w:rsid w:val="00217E81"/>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table" w:customStyle="1" w:styleId="13">
    <w:name w:val="רשת טבלה1"/>
    <w:basedOn w:val="a1"/>
    <w:next w:val="a8"/>
    <w:uiPriority w:val="39"/>
    <w:rsid w:val="00EB38F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0">
    <w:name w:val="רשת טבלה11"/>
    <w:basedOn w:val="a1"/>
    <w:next w:val="a8"/>
    <w:rsid w:val="0079799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9">
    <w:name w:val="היסט_כפול"/>
    <w:basedOn w:val="a"/>
    <w:rsid w:val="00B955C3"/>
    <w:pPr>
      <w:spacing w:before="0" w:beforeAutospacing="0" w:after="0" w:afterAutospacing="0" w:line="240" w:lineRule="auto"/>
      <w:ind w:left="1701" w:right="1701" w:hanging="1701"/>
      <w:jc w:val="both"/>
    </w:pPr>
    <w:rPr>
      <w:rFonts w:ascii="Times New Roman" w:hAnsi="Times New Roman" w:cs="Times New Roman"/>
      <w:color w:val="0000FF"/>
      <w:sz w:val="20"/>
      <w:szCs w:val="20"/>
      <w:lang w:eastAsia="he-I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glossaryDocument" Target="glossary/document.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ntTable" Target="fontTable.xml"/><Relationship Id="rId10" Type="http://schemas.openxmlformats.org/officeDocument/2006/relationships/footnotes" Target="footnotes.xml"/><Relationship Id="rId14" Type="http://schemas.openxmlformats.org/officeDocument/2006/relationships/footer" Target="footer1.xml"/><Relationship Id="rId9" Type="http://schemas.openxmlformats.org/officeDocument/2006/relationships/webSettings" Target="web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267CB14C3C6941FABF8A3DF143138DF2"/>
        <w:category>
          <w:name w:val="General"/>
          <w:gallery w:val="placeholder"/>
        </w:category>
        <w:types>
          <w:type w:val="bbPlcHdr"/>
        </w:types>
        <w:behaviors>
          <w:behavior w:val="content"/>
        </w:behaviors>
        <w:guid w:val="{F4F91E45-07EE-47B1-ABD2-170C12167F82}"/>
      </w:docPartPr>
      <w:docPartBody>
        <w:p w:rsidR="000046A2" w:rsidRDefault="000046A2">
          <w:r w:rsidRPr="00270301">
            <w:rPr>
              <w:rStyle w:val="a3"/>
              <w:rtl/>
            </w:rPr>
            <w:t>[סוג מדד כותרת]</w:t>
          </w:r>
        </w:p>
      </w:docPartBody>
    </w:docPart>
    <w:docPart>
      <w:docPartPr>
        <w:name w:val="2D852CF2F8B54BC8AF1C3ED675FBF257"/>
        <w:category>
          <w:name w:val="General"/>
          <w:gallery w:val="placeholder"/>
        </w:category>
        <w:types>
          <w:type w:val="bbPlcHdr"/>
        </w:types>
        <w:behaviors>
          <w:behavior w:val="content"/>
        </w:behaviors>
        <w:guid w:val="{380C9D3B-F6C4-422F-B437-1F40FCAA044E}"/>
      </w:docPartPr>
      <w:docPartBody>
        <w:p w:rsidR="000046A2" w:rsidRDefault="000046A2">
          <w:r w:rsidRPr="00270301">
            <w:rPr>
              <w:rStyle w:val="a3"/>
              <w:rtl/>
            </w:rPr>
            <w:t>[מדד בגין/ידוע - כותרת]</w:t>
          </w:r>
        </w:p>
      </w:docPartBody>
    </w:docPart>
    <w:docPart>
      <w:docPartPr>
        <w:name w:val="436159D6813A489297A272C127B9B4AE"/>
        <w:category>
          <w:name w:val="General"/>
          <w:gallery w:val="placeholder"/>
        </w:category>
        <w:types>
          <w:type w:val="bbPlcHdr"/>
        </w:types>
        <w:behaviors>
          <w:behavior w:val="content"/>
        </w:behaviors>
        <w:guid w:val="{B06CF7B2-CD98-4CDF-BF4E-B78A7144CBF2}"/>
      </w:docPartPr>
      <w:docPartBody>
        <w:p w:rsidR="000046A2" w:rsidRDefault="000046A2">
          <w:r w:rsidRPr="00270301">
            <w:rPr>
              <w:rStyle w:val="a3"/>
              <w:rtl/>
            </w:rPr>
            <w:t>[מדד בסיס]</w:t>
          </w:r>
        </w:p>
      </w:docPartBody>
    </w:docPart>
    <w:docPart>
      <w:docPartPr>
        <w:name w:val="8FD8B380CC39498DBFACDD4E6A451437"/>
        <w:category>
          <w:name w:val="General"/>
          <w:gallery w:val="placeholder"/>
        </w:category>
        <w:types>
          <w:type w:val="bbPlcHdr"/>
        </w:types>
        <w:behaviors>
          <w:behavior w:val="content"/>
        </w:behaviors>
        <w:guid w:val="{9A9A3A10-A3BB-40D9-9DA8-554C87983ED9}"/>
      </w:docPartPr>
      <w:docPartBody>
        <w:p w:rsidR="000046A2" w:rsidRDefault="000046A2">
          <w:r w:rsidRPr="00270301">
            <w:rPr>
              <w:rStyle w:val="a3"/>
              <w:rtl/>
            </w:rPr>
            <w:t>[נקודות מדד]</w:t>
          </w:r>
        </w:p>
      </w:docPartBody>
    </w:docPart>
    <w:docPart>
      <w:docPartPr>
        <w:name w:val="30D3D74B7A3B4458A647E53E1A213BCA"/>
        <w:category>
          <w:name w:val="General"/>
          <w:gallery w:val="placeholder"/>
        </w:category>
        <w:types>
          <w:type w:val="bbPlcHdr"/>
        </w:types>
        <w:behaviors>
          <w:behavior w:val="content"/>
        </w:behaviors>
        <w:guid w:val="{454FB2A7-28A3-4BD0-B65A-F4D52FDB1CB8}"/>
      </w:docPartPr>
      <w:docPartBody>
        <w:p w:rsidR="003C510A" w:rsidRDefault="000046A2">
          <w:r w:rsidRPr="00270301">
            <w:rPr>
              <w:rStyle w:val="a3"/>
              <w:rtl/>
            </w:rPr>
            <w:t>[צד א בחוזה]</w:t>
          </w:r>
        </w:p>
      </w:docPartBody>
    </w:docPart>
    <w:docPart>
      <w:docPartPr>
        <w:name w:val="AE54BA279D1D4D0F95FF8F48C76A5D1C"/>
        <w:category>
          <w:name w:val="General"/>
          <w:gallery w:val="placeholder"/>
        </w:category>
        <w:types>
          <w:type w:val="bbPlcHdr"/>
        </w:types>
        <w:behaviors>
          <w:behavior w:val="content"/>
        </w:behaviors>
        <w:guid w:val="{DFC99EC5-BE42-4614-9632-38C48B02735F}"/>
      </w:docPartPr>
      <w:docPartBody>
        <w:p w:rsidR="003C510A" w:rsidRDefault="000046A2">
          <w:r w:rsidRPr="00270301">
            <w:rPr>
              <w:rStyle w:val="a3"/>
              <w:rtl/>
            </w:rPr>
            <w:t>[תאריך חתימת חוזה]</w:t>
          </w:r>
        </w:p>
      </w:docPartBody>
    </w:docPart>
    <w:docPart>
      <w:docPartPr>
        <w:name w:val="9430D0596BCB4C8EB6F800FF6AB78138"/>
        <w:category>
          <w:name w:val="כללי"/>
          <w:gallery w:val="placeholder"/>
        </w:category>
        <w:types>
          <w:type w:val="bbPlcHdr"/>
        </w:types>
        <w:behaviors>
          <w:behavior w:val="content"/>
        </w:behaviors>
        <w:guid w:val="{C1036E8C-DDC4-4AF7-A3F0-F00B38107575}"/>
      </w:docPartPr>
      <w:docPartBody>
        <w:p w:rsidR="003C510A" w:rsidRDefault="003C510A">
          <w:r w:rsidRPr="008D1105">
            <w:rPr>
              <w:rStyle w:val="a3"/>
              <w:rtl/>
            </w:rPr>
            <w:t>[שם הפרויקט]</w:t>
          </w:r>
        </w:p>
      </w:docPartBody>
    </w:docPart>
    <w:docPart>
      <w:docPartPr>
        <w:name w:val="0823BE8D912E4184A9C3EEDBE390FFEF"/>
        <w:category>
          <w:name w:val="כללי"/>
          <w:gallery w:val="placeholder"/>
        </w:category>
        <w:types>
          <w:type w:val="bbPlcHdr"/>
        </w:types>
        <w:behaviors>
          <w:behavior w:val="content"/>
        </w:behaviors>
        <w:guid w:val="{71BAABD5-37E4-4916-9242-23AD5F85E876}"/>
      </w:docPartPr>
      <w:docPartBody>
        <w:p w:rsidR="003C510A" w:rsidRDefault="003C510A">
          <w:r w:rsidRPr="008D1105">
            <w:rPr>
              <w:rStyle w:val="a3"/>
              <w:rtl/>
            </w:rPr>
            <w:t>[שם אתר]</w:t>
          </w:r>
        </w:p>
      </w:docPartBody>
    </w:docPart>
    <w:docPart>
      <w:docPartPr>
        <w:name w:val="0EF05558CE4548D8B533A3E926D91DD6"/>
        <w:category>
          <w:name w:val="כללי"/>
          <w:gallery w:val="placeholder"/>
        </w:category>
        <w:types>
          <w:type w:val="bbPlcHdr"/>
        </w:types>
        <w:behaviors>
          <w:behavior w:val="content"/>
        </w:behaviors>
        <w:guid w:val="{103796C9-F0BC-444F-AF30-FE6C557B29D4}"/>
      </w:docPartPr>
      <w:docPartBody>
        <w:p w:rsidR="0050415D" w:rsidRDefault="0050415D" w:rsidP="0050415D">
          <w:pPr>
            <w:pStyle w:val="0EF05558CE4548D8B533A3E926D91DD6"/>
          </w:pPr>
          <w:r w:rsidRPr="003059F5">
            <w:rPr>
              <w:rStyle w:val="a3"/>
              <w:rtl/>
            </w:rPr>
            <w:t>[רשות מקומית]</w:t>
          </w:r>
        </w:p>
      </w:docPartBody>
    </w:docPart>
    <w:docPart>
      <w:docPartPr>
        <w:name w:val="BE9BA9880FD048E38CE55C7E2A706112"/>
        <w:category>
          <w:name w:val="כללי"/>
          <w:gallery w:val="placeholder"/>
        </w:category>
        <w:types>
          <w:type w:val="bbPlcHdr"/>
        </w:types>
        <w:behaviors>
          <w:behavior w:val="content"/>
        </w:behaviors>
        <w:guid w:val="{EB5B5F00-B534-49F0-BBAB-A3143E65459E}"/>
      </w:docPartPr>
      <w:docPartBody>
        <w:p w:rsidR="0050415D" w:rsidRDefault="0050415D" w:rsidP="0050415D">
          <w:pPr>
            <w:pStyle w:val="BE9BA9880FD048E38CE55C7E2A706112"/>
          </w:pPr>
          <w:r w:rsidRPr="003059F5">
            <w:rPr>
              <w:rStyle w:val="a3"/>
              <w:rtl/>
            </w:rPr>
            <w:t>[שם אתר]</w:t>
          </w:r>
        </w:p>
      </w:docPartBody>
    </w:docPart>
    <w:docPart>
      <w:docPartPr>
        <w:name w:val="026D0EEF8E88461B893F14678DCC9B64"/>
        <w:category>
          <w:name w:val="כללי"/>
          <w:gallery w:val="placeholder"/>
        </w:category>
        <w:types>
          <w:type w:val="bbPlcHdr"/>
        </w:types>
        <w:behaviors>
          <w:behavior w:val="content"/>
        </w:behaviors>
        <w:guid w:val="{3768955C-7826-4E1E-948C-9B6D989E689F}"/>
      </w:docPartPr>
      <w:docPartBody>
        <w:p w:rsidR="0050415D" w:rsidRDefault="0050415D" w:rsidP="0050415D">
          <w:pPr>
            <w:pStyle w:val="026D0EEF8E88461B893F14678DCC9B64"/>
          </w:pPr>
          <w:r w:rsidRPr="003059F5">
            <w:rPr>
              <w:rStyle w:val="a3"/>
              <w:rtl/>
            </w:rPr>
            <w:t>[שם הפרויקט]</w:t>
          </w:r>
        </w:p>
      </w:docPartBody>
    </w:docPart>
    <w:docPart>
      <w:docPartPr>
        <w:name w:val="99B7B92A58534A06A723D61F836E977D"/>
        <w:category>
          <w:name w:val="כללי"/>
          <w:gallery w:val="placeholder"/>
        </w:category>
        <w:types>
          <w:type w:val="bbPlcHdr"/>
        </w:types>
        <w:behaviors>
          <w:behavior w:val="content"/>
        </w:behaviors>
        <w:guid w:val="{4DEA6AFA-84D9-416B-A3B7-177643FBE34E}"/>
      </w:docPartPr>
      <w:docPartBody>
        <w:p w:rsidR="0050415D" w:rsidRDefault="0050415D" w:rsidP="0050415D">
          <w:pPr>
            <w:pStyle w:val="99B7B92A58534A06A723D61F836E977D"/>
          </w:pPr>
          <w:r w:rsidRPr="003059F5">
            <w:rPr>
              <w:rStyle w:val="a3"/>
              <w:rtl/>
            </w:rPr>
            <w:t>[שדה נוסף 2]</w:t>
          </w:r>
        </w:p>
      </w:docPartBody>
    </w:docPart>
    <w:docPart>
      <w:docPartPr>
        <w:name w:val="456F6F2E172C431C91A4FDE1DDAA3D7E"/>
        <w:category>
          <w:name w:val="כללי"/>
          <w:gallery w:val="placeholder"/>
        </w:category>
        <w:types>
          <w:type w:val="bbPlcHdr"/>
        </w:types>
        <w:behaviors>
          <w:behavior w:val="content"/>
        </w:behaviors>
        <w:guid w:val="{630C1234-8D80-404D-81A5-6C0BEAB63FA2}"/>
      </w:docPartPr>
      <w:docPartBody>
        <w:p w:rsidR="0050415D" w:rsidRDefault="0050415D" w:rsidP="0050415D">
          <w:pPr>
            <w:pStyle w:val="456F6F2E172C431C91A4FDE1DDAA3D7E"/>
          </w:pPr>
          <w:r w:rsidRPr="003059F5">
            <w:rPr>
              <w:rStyle w:val="a3"/>
              <w:rtl/>
            </w:rPr>
            <w:t>[שדה נוסף 1]</w:t>
          </w:r>
        </w:p>
      </w:docPartBody>
    </w:docPart>
    <w:docPart>
      <w:docPartPr>
        <w:name w:val="DE56E4D427C246AD958ED7303D0F0D8D"/>
        <w:category>
          <w:name w:val="כללי"/>
          <w:gallery w:val="placeholder"/>
        </w:category>
        <w:types>
          <w:type w:val="bbPlcHdr"/>
        </w:types>
        <w:behaviors>
          <w:behavior w:val="content"/>
        </w:behaviors>
        <w:guid w:val="{D425E61C-6782-4EFF-A357-A093D95FF502}"/>
      </w:docPartPr>
      <w:docPartBody>
        <w:p w:rsidR="0050415D" w:rsidRDefault="0050415D" w:rsidP="0050415D">
          <w:pPr>
            <w:pStyle w:val="DE56E4D427C246AD958ED7303D0F0D8D"/>
          </w:pPr>
          <w:r w:rsidRPr="003059F5">
            <w:rPr>
              <w:rStyle w:val="a3"/>
              <w:rtl/>
            </w:rPr>
            <w:t>[רשות מקומית]</w:t>
          </w:r>
        </w:p>
      </w:docPartBody>
    </w:docPart>
    <w:docPart>
      <w:docPartPr>
        <w:name w:val="61BBC20B61004E19B90006BC0C07A9FA"/>
        <w:category>
          <w:name w:val="כללי"/>
          <w:gallery w:val="placeholder"/>
        </w:category>
        <w:types>
          <w:type w:val="bbPlcHdr"/>
        </w:types>
        <w:behaviors>
          <w:behavior w:val="content"/>
        </w:behaviors>
        <w:guid w:val="{7E0D5D0B-608A-4D53-BC04-793B563AB355}"/>
      </w:docPartPr>
      <w:docPartBody>
        <w:p w:rsidR="0050415D" w:rsidRDefault="0050415D" w:rsidP="0050415D">
          <w:pPr>
            <w:pStyle w:val="61BBC20B61004E19B90006BC0C07A9FA"/>
          </w:pPr>
          <w:r w:rsidRPr="003059F5">
            <w:rPr>
              <w:rStyle w:val="a3"/>
              <w:rtl/>
            </w:rPr>
            <w:t>[שדה נוסף 3]</w:t>
          </w:r>
        </w:p>
      </w:docPartBody>
    </w:docPart>
    <w:docPart>
      <w:docPartPr>
        <w:name w:val="B3A828DD39CF440B872E1BC340E8F0C7"/>
        <w:category>
          <w:name w:val="כללי"/>
          <w:gallery w:val="placeholder"/>
        </w:category>
        <w:types>
          <w:type w:val="bbPlcHdr"/>
        </w:types>
        <w:behaviors>
          <w:behavior w:val="content"/>
        </w:behaviors>
        <w:guid w:val="{774D8303-A0E7-4994-AB63-3BFD77535FC0}"/>
      </w:docPartPr>
      <w:docPartBody>
        <w:p w:rsidR="0050415D" w:rsidRDefault="0050415D" w:rsidP="0050415D">
          <w:pPr>
            <w:pStyle w:val="B3A828DD39CF440B872E1BC340E8F0C7"/>
          </w:pPr>
          <w:r w:rsidRPr="003059F5">
            <w:rPr>
              <w:rStyle w:val="a3"/>
              <w:rtl/>
            </w:rPr>
            <w:t>[שדה נוסף 4]</w:t>
          </w:r>
        </w:p>
      </w:docPartBody>
    </w:docPart>
    <w:docPart>
      <w:docPartPr>
        <w:name w:val="204245C9C9344AAF84FEADA3EB34AF6D"/>
        <w:category>
          <w:name w:val="כללי"/>
          <w:gallery w:val="placeholder"/>
        </w:category>
        <w:types>
          <w:type w:val="bbPlcHdr"/>
        </w:types>
        <w:behaviors>
          <w:behavior w:val="content"/>
        </w:behaviors>
        <w:guid w:val="{952B9EF8-D09F-4DD7-8BD7-044D5B3BFB9A}"/>
      </w:docPartPr>
      <w:docPartBody>
        <w:p w:rsidR="0050415D" w:rsidRDefault="0050415D" w:rsidP="0050415D">
          <w:pPr>
            <w:pStyle w:val="204245C9C9344AAF84FEADA3EB34AF6D"/>
          </w:pPr>
          <w:r w:rsidRPr="003059F5">
            <w:rPr>
              <w:rStyle w:val="a3"/>
              <w:rtl/>
            </w:rPr>
            <w:t>[שדה נוסף 5]</w:t>
          </w:r>
        </w:p>
      </w:docPartBody>
    </w:docPart>
    <w:docPart>
      <w:docPartPr>
        <w:name w:val="C54B377C84EC46D7ACA8D090723DFBA2"/>
        <w:category>
          <w:name w:val="כללי"/>
          <w:gallery w:val="placeholder"/>
        </w:category>
        <w:types>
          <w:type w:val="bbPlcHdr"/>
        </w:types>
        <w:behaviors>
          <w:behavior w:val="content"/>
        </w:behaviors>
        <w:guid w:val="{CC3A49AF-5828-4807-A8B3-51004067B3AD}"/>
      </w:docPartPr>
      <w:docPartBody>
        <w:p w:rsidR="0050415D" w:rsidRDefault="0050415D" w:rsidP="0050415D">
          <w:pPr>
            <w:pStyle w:val="C54B377C84EC46D7ACA8D090723DFBA2"/>
          </w:pPr>
          <w:r w:rsidRPr="003059F5">
            <w:rPr>
              <w:rStyle w:val="a3"/>
              <w:rtl/>
            </w:rPr>
            <w:t>[שדה נוסף 6]</w:t>
          </w:r>
        </w:p>
      </w:docPartBody>
    </w:docPart>
    <w:docPart>
      <w:docPartPr>
        <w:name w:val="220D7DA3E5CA42519122E7A1C3275BC8"/>
        <w:category>
          <w:name w:val="כללי"/>
          <w:gallery w:val="placeholder"/>
        </w:category>
        <w:types>
          <w:type w:val="bbPlcHdr"/>
        </w:types>
        <w:behaviors>
          <w:behavior w:val="content"/>
        </w:behaviors>
        <w:guid w:val="{128FDD4D-5031-4017-B168-B5268C6842D1}"/>
      </w:docPartPr>
      <w:docPartBody>
        <w:p w:rsidR="0050415D" w:rsidRDefault="0050415D" w:rsidP="0050415D">
          <w:pPr>
            <w:pStyle w:val="220D7DA3E5CA42519122E7A1C3275BC8"/>
          </w:pPr>
          <w:r w:rsidRPr="003059F5">
            <w:rPr>
              <w:rStyle w:val="a3"/>
              <w:rtl/>
            </w:rPr>
            <w:t>[אחוז השתתפות צד א]</w:t>
          </w:r>
        </w:p>
      </w:docPartBody>
    </w:docPart>
    <w:docPart>
      <w:docPartPr>
        <w:name w:val="0B4CB4676FDA4B36A6B6352386454010"/>
        <w:category>
          <w:name w:val="כללי"/>
          <w:gallery w:val="placeholder"/>
        </w:category>
        <w:types>
          <w:type w:val="bbPlcHdr"/>
        </w:types>
        <w:behaviors>
          <w:behavior w:val="content"/>
        </w:behaviors>
        <w:guid w:val="{2A420791-3B0A-412C-9D42-0A71B60E38A9}"/>
      </w:docPartPr>
      <w:docPartBody>
        <w:p w:rsidR="007B5954" w:rsidRDefault="0050415D" w:rsidP="0050415D">
          <w:pPr>
            <w:pStyle w:val="0B4CB4676FDA4B36A6B6352386454010"/>
          </w:pPr>
          <w:r w:rsidRPr="003059F5">
            <w:rPr>
              <w:rStyle w:val="a3"/>
              <w:rtl/>
            </w:rPr>
            <w:t>[תאריך חתימת חוזה]</w:t>
          </w:r>
        </w:p>
      </w:docPartBody>
    </w:docPart>
    <w:docPart>
      <w:docPartPr>
        <w:name w:val="4D8749E3859F4E3484F41F4A1985EE3F"/>
        <w:category>
          <w:name w:val="כללי"/>
          <w:gallery w:val="placeholder"/>
        </w:category>
        <w:types>
          <w:type w:val="bbPlcHdr"/>
        </w:types>
        <w:behaviors>
          <w:behavior w:val="content"/>
        </w:behaviors>
        <w:guid w:val="{216BC713-8A9E-44C1-AC43-240EBDFAFC7D}"/>
      </w:docPartPr>
      <w:docPartBody>
        <w:p w:rsidR="007B5954" w:rsidRDefault="0050415D" w:rsidP="0050415D">
          <w:pPr>
            <w:pStyle w:val="4D8749E3859F4E3484F41F4A1985EE3F"/>
          </w:pPr>
          <w:r w:rsidRPr="0027244C">
            <w:rPr>
              <w:rStyle w:val="a3"/>
              <w:rtl/>
            </w:rPr>
            <w:t>[צד א בחוזה]</w:t>
          </w:r>
        </w:p>
      </w:docPartBody>
    </w:docPart>
    <w:docPart>
      <w:docPartPr>
        <w:name w:val="159131DFF1404594AAC8DCDA42328207"/>
        <w:category>
          <w:name w:val="כללי"/>
          <w:gallery w:val="placeholder"/>
        </w:category>
        <w:types>
          <w:type w:val="bbPlcHdr"/>
        </w:types>
        <w:behaviors>
          <w:behavior w:val="content"/>
        </w:behaviors>
        <w:guid w:val="{0ED69D64-0DB0-4056-A78A-0772A4BEAFEF}"/>
      </w:docPartPr>
      <w:docPartBody>
        <w:p w:rsidR="007B5954" w:rsidRDefault="0050415D" w:rsidP="0050415D">
          <w:pPr>
            <w:pStyle w:val="159131DFF1404594AAC8DCDA42328207"/>
          </w:pPr>
          <w:r w:rsidRPr="003059F5">
            <w:rPr>
              <w:rStyle w:val="a3"/>
              <w:rtl/>
            </w:rPr>
            <w:t>[שם ספק]</w:t>
          </w:r>
        </w:p>
      </w:docPartBody>
    </w:docPart>
    <w:docPart>
      <w:docPartPr>
        <w:name w:val="6830AE0E268949828CA765A071571AF4"/>
        <w:category>
          <w:name w:val="כללי"/>
          <w:gallery w:val="placeholder"/>
        </w:category>
        <w:types>
          <w:type w:val="bbPlcHdr"/>
        </w:types>
        <w:behaviors>
          <w:behavior w:val="content"/>
        </w:behaviors>
        <w:guid w:val="{6A98B1C6-BC8A-4CEC-B2F2-9A14ED68A184}"/>
      </w:docPartPr>
      <w:docPartBody>
        <w:p w:rsidR="007B5954" w:rsidRDefault="0050415D" w:rsidP="0050415D">
          <w:pPr>
            <w:pStyle w:val="6830AE0E268949828CA765A071571AF4"/>
          </w:pPr>
          <w:r w:rsidRPr="003059F5">
            <w:rPr>
              <w:rStyle w:val="a3"/>
              <w:rtl/>
            </w:rPr>
            <w:t>[שם ספק]</w:t>
          </w:r>
        </w:p>
      </w:docPartBody>
    </w:docPart>
    <w:docPart>
      <w:docPartPr>
        <w:name w:val="2CB6E90BB37E40A49FD404E536A82CB5"/>
        <w:category>
          <w:name w:val="כללי"/>
          <w:gallery w:val="placeholder"/>
        </w:category>
        <w:types>
          <w:type w:val="bbPlcHdr"/>
        </w:types>
        <w:behaviors>
          <w:behavior w:val="content"/>
        </w:behaviors>
        <w:guid w:val="{02C7CF09-D433-4BA4-A29C-6F6AA7E39867}"/>
      </w:docPartPr>
      <w:docPartBody>
        <w:p w:rsidR="007B5954" w:rsidRDefault="0050415D" w:rsidP="0050415D">
          <w:pPr>
            <w:pStyle w:val="2CB6E90BB37E40A49FD404E536A82CB5"/>
          </w:pPr>
          <w:r w:rsidRPr="003059F5">
            <w:rPr>
              <w:rStyle w:val="a3"/>
              <w:rtl/>
            </w:rPr>
            <w:t>[שם ספק]</w:t>
          </w:r>
        </w:p>
      </w:docPartBody>
    </w:docPart>
    <w:docPart>
      <w:docPartPr>
        <w:name w:val="83FAFB976E3A472488020B512B85AF4C"/>
        <w:category>
          <w:name w:val="כללי"/>
          <w:gallery w:val="placeholder"/>
        </w:category>
        <w:types>
          <w:type w:val="bbPlcHdr"/>
        </w:types>
        <w:behaviors>
          <w:behavior w:val="content"/>
        </w:behaviors>
        <w:guid w:val="{5FC75F06-7D99-4591-8AC0-AE55A019A32C}"/>
      </w:docPartPr>
      <w:docPartBody>
        <w:p w:rsidR="007B5954" w:rsidRDefault="0050415D" w:rsidP="0050415D">
          <w:pPr>
            <w:pStyle w:val="83FAFB976E3A472488020B512B85AF4C"/>
          </w:pPr>
          <w:r w:rsidRPr="003059F5">
            <w:rPr>
              <w:rStyle w:val="a3"/>
              <w:rtl/>
            </w:rPr>
            <w:t>[שם ספק]</w:t>
          </w:r>
        </w:p>
      </w:docPartBody>
    </w:docPart>
    <w:docPart>
      <w:docPartPr>
        <w:name w:val="287C6FCC752F46EAAD6E53AFA2BDD0D2"/>
        <w:category>
          <w:name w:val="כללי"/>
          <w:gallery w:val="placeholder"/>
        </w:category>
        <w:types>
          <w:type w:val="bbPlcHdr"/>
        </w:types>
        <w:behaviors>
          <w:behavior w:val="content"/>
        </w:behaviors>
        <w:guid w:val="{08C8E78E-957D-46A3-9939-D59DD73ABBC0}"/>
      </w:docPartPr>
      <w:docPartBody>
        <w:p w:rsidR="007B5954" w:rsidRDefault="0050415D" w:rsidP="0050415D">
          <w:pPr>
            <w:pStyle w:val="287C6FCC752F46EAAD6E53AFA2BDD0D2"/>
          </w:pPr>
          <w:r w:rsidRPr="003059F5">
            <w:rPr>
              <w:rStyle w:val="a3"/>
              <w:rtl/>
            </w:rPr>
            <w:t>[תבנית חוזה]</w:t>
          </w:r>
        </w:p>
      </w:docPartBody>
    </w:docPart>
    <w:docPart>
      <w:docPartPr>
        <w:name w:val="2E261690FF8140A384A939171E133CF4"/>
        <w:category>
          <w:name w:val="כללי"/>
          <w:gallery w:val="placeholder"/>
        </w:category>
        <w:types>
          <w:type w:val="bbPlcHdr"/>
        </w:types>
        <w:behaviors>
          <w:behavior w:val="content"/>
        </w:behaviors>
        <w:guid w:val="{F54182C7-C827-44E2-B879-636410FCB308}"/>
      </w:docPartPr>
      <w:docPartBody>
        <w:p w:rsidR="007B5954" w:rsidRDefault="0050415D" w:rsidP="0050415D">
          <w:pPr>
            <w:pStyle w:val="2E261690FF8140A384A939171E133CF4"/>
          </w:pPr>
          <w:r w:rsidRPr="009D00D7">
            <w:rPr>
              <w:rStyle w:val="a3"/>
              <w:rtl/>
            </w:rPr>
            <w:t>[שם הפרויקט]</w:t>
          </w:r>
        </w:p>
      </w:docPartBody>
    </w:docPart>
    <w:docPart>
      <w:docPartPr>
        <w:name w:val="517FC91B9EE24B40867EC627572312DE"/>
        <w:category>
          <w:name w:val="כללי"/>
          <w:gallery w:val="placeholder"/>
        </w:category>
        <w:types>
          <w:type w:val="bbPlcHdr"/>
        </w:types>
        <w:behaviors>
          <w:behavior w:val="content"/>
        </w:behaviors>
        <w:guid w:val="{B7105680-891B-4C61-8D12-A2947F738D3A}"/>
      </w:docPartPr>
      <w:docPartBody>
        <w:p w:rsidR="007B5954" w:rsidRDefault="0050415D" w:rsidP="0050415D">
          <w:pPr>
            <w:pStyle w:val="517FC91B9EE24B40867EC627572312DE"/>
          </w:pPr>
          <w:r w:rsidRPr="003059F5">
            <w:rPr>
              <w:rStyle w:val="a3"/>
              <w:rtl/>
            </w:rPr>
            <w:t>[שם ספק]</w:t>
          </w:r>
        </w:p>
      </w:docPartBody>
    </w:docPart>
    <w:docPart>
      <w:docPartPr>
        <w:name w:val="FB099383A74844C3B3E4C70931AB7B48"/>
        <w:category>
          <w:name w:val="כללי"/>
          <w:gallery w:val="placeholder"/>
        </w:category>
        <w:types>
          <w:type w:val="bbPlcHdr"/>
        </w:types>
        <w:behaviors>
          <w:behavior w:val="content"/>
        </w:behaviors>
        <w:guid w:val="{3FBE27EC-46DF-413B-876F-2880AE387CF8}"/>
      </w:docPartPr>
      <w:docPartBody>
        <w:p w:rsidR="007B5954" w:rsidRDefault="0050415D" w:rsidP="0050415D">
          <w:pPr>
            <w:pStyle w:val="FB099383A74844C3B3E4C70931AB7B48"/>
          </w:pPr>
          <w:r w:rsidRPr="003059F5">
            <w:rPr>
              <w:rStyle w:val="a3"/>
              <w:rtl/>
            </w:rPr>
            <w:t>[שם ספק]</w:t>
          </w:r>
        </w:p>
      </w:docPartBody>
    </w:docPart>
    <w:docPart>
      <w:docPartPr>
        <w:name w:val="FAA6809F7A6B4AE69C3CF89062A47873"/>
        <w:category>
          <w:name w:val="כללי"/>
          <w:gallery w:val="placeholder"/>
        </w:category>
        <w:types>
          <w:type w:val="bbPlcHdr"/>
        </w:types>
        <w:behaviors>
          <w:behavior w:val="content"/>
        </w:behaviors>
        <w:guid w:val="{898D6943-5756-43AF-8C49-961ABEC43862}"/>
      </w:docPartPr>
      <w:docPartBody>
        <w:p w:rsidR="007B5954" w:rsidRDefault="0050415D" w:rsidP="0050415D">
          <w:pPr>
            <w:pStyle w:val="FAA6809F7A6B4AE69C3CF89062A47873"/>
          </w:pPr>
          <w:r w:rsidRPr="00F936C8">
            <w:rPr>
              <w:rStyle w:val="a3"/>
              <w:rtl/>
            </w:rPr>
            <w:t>[צד א בחוזה]</w:t>
          </w:r>
        </w:p>
      </w:docPartBody>
    </w:docPart>
    <w:docPart>
      <w:docPartPr>
        <w:name w:val="A61B3F83F80F45A38539933BFA281E7E"/>
        <w:category>
          <w:name w:val="כללי"/>
          <w:gallery w:val="placeholder"/>
        </w:category>
        <w:types>
          <w:type w:val="bbPlcHdr"/>
        </w:types>
        <w:behaviors>
          <w:behavior w:val="content"/>
        </w:behaviors>
        <w:guid w:val="{A46B8DB1-0404-43BD-BF61-D1B81D960894}"/>
      </w:docPartPr>
      <w:docPartBody>
        <w:p w:rsidR="007B5954" w:rsidRDefault="0050415D" w:rsidP="0050415D">
          <w:pPr>
            <w:pStyle w:val="A61B3F83F80F45A38539933BFA281E7E"/>
          </w:pPr>
          <w:r w:rsidRPr="00EA366E">
            <w:rPr>
              <w:rStyle w:val="a3"/>
              <w:rtl/>
            </w:rPr>
            <w:t>[תאריך חתימת חוזה]</w:t>
          </w:r>
        </w:p>
      </w:docPartBody>
    </w:docPart>
    <w:docPart>
      <w:docPartPr>
        <w:name w:val="CFF5C388459E412CA79D0201AA39CC1D"/>
        <w:category>
          <w:name w:val="כללי"/>
          <w:gallery w:val="placeholder"/>
        </w:category>
        <w:types>
          <w:type w:val="bbPlcHdr"/>
        </w:types>
        <w:behaviors>
          <w:behavior w:val="content"/>
        </w:behaviors>
        <w:guid w:val="{2F384162-D471-46C9-9998-FEEE0AEA32E7}"/>
      </w:docPartPr>
      <w:docPartBody>
        <w:p w:rsidR="007B5954" w:rsidRDefault="0050415D" w:rsidP="0050415D">
          <w:pPr>
            <w:pStyle w:val="CFF5C388459E412CA79D0201AA39CC1D"/>
          </w:pPr>
          <w:r w:rsidRPr="008D1105">
            <w:rPr>
              <w:rStyle w:val="a3"/>
              <w:rtl/>
            </w:rPr>
            <w:t>[תיאור עבודה]</w:t>
          </w:r>
        </w:p>
      </w:docPartBody>
    </w:docPart>
    <w:docPart>
      <w:docPartPr>
        <w:name w:val="B3AD2A1386DC47EAB469D5B8AAA67B3D"/>
        <w:category>
          <w:name w:val="כללי"/>
          <w:gallery w:val="placeholder"/>
        </w:category>
        <w:types>
          <w:type w:val="bbPlcHdr"/>
        </w:types>
        <w:behaviors>
          <w:behavior w:val="content"/>
        </w:behaviors>
        <w:guid w:val="{54EABB88-F6AE-4470-9D2C-E261259A7ADB}"/>
      </w:docPartPr>
      <w:docPartBody>
        <w:p w:rsidR="007B5954" w:rsidRDefault="0050415D" w:rsidP="0050415D">
          <w:pPr>
            <w:pStyle w:val="B3AD2A1386DC47EAB469D5B8AAA67B3D"/>
          </w:pPr>
          <w:r w:rsidRPr="00C5438E">
            <w:rPr>
              <w:rStyle w:val="a3"/>
              <w:rtl/>
            </w:rPr>
            <w:t>[צד א בחוזה]</w:t>
          </w:r>
        </w:p>
      </w:docPartBody>
    </w:docPart>
    <w:docPart>
      <w:docPartPr>
        <w:name w:val="AA270EE55FAD485BB958D1045ABB27EE"/>
        <w:category>
          <w:name w:val="כללי"/>
          <w:gallery w:val="placeholder"/>
        </w:category>
        <w:types>
          <w:type w:val="bbPlcHdr"/>
        </w:types>
        <w:behaviors>
          <w:behavior w:val="content"/>
        </w:behaviors>
        <w:guid w:val="{A31AF30F-C2FC-4282-86E8-7E314FA7F730}"/>
      </w:docPartPr>
      <w:docPartBody>
        <w:p w:rsidR="007B5954" w:rsidRDefault="0050415D" w:rsidP="0050415D">
          <w:pPr>
            <w:pStyle w:val="AA270EE55FAD485BB958D1045ABB27EE"/>
          </w:pPr>
          <w:r w:rsidRPr="003059F5">
            <w:rPr>
              <w:rStyle w:val="a3"/>
              <w:rtl/>
            </w:rPr>
            <w:t>[שם ספק]</w:t>
          </w:r>
        </w:p>
      </w:docPartBody>
    </w:docPart>
    <w:docPart>
      <w:docPartPr>
        <w:name w:val="19EC5663B816425DBA4C715313CF5062"/>
        <w:category>
          <w:name w:val="כללי"/>
          <w:gallery w:val="placeholder"/>
        </w:category>
        <w:types>
          <w:type w:val="bbPlcHdr"/>
        </w:types>
        <w:behaviors>
          <w:behavior w:val="content"/>
        </w:behaviors>
        <w:guid w:val="{EECE12DB-C3D7-4EA8-BC8E-F20088779858}"/>
      </w:docPartPr>
      <w:docPartBody>
        <w:p w:rsidR="007B5954" w:rsidRDefault="0050415D" w:rsidP="0050415D">
          <w:pPr>
            <w:pStyle w:val="19EC5663B816425DBA4C715313CF5062"/>
          </w:pPr>
          <w:r w:rsidRPr="003059F5">
            <w:rPr>
              <w:rStyle w:val="a3"/>
              <w:rtl/>
            </w:rPr>
            <w:t>[שם אתר]</w:t>
          </w:r>
        </w:p>
      </w:docPartBody>
    </w:docPart>
    <w:docPart>
      <w:docPartPr>
        <w:name w:val="CCBFBFD0D0F14EBCA4122A18D24A901B"/>
        <w:category>
          <w:name w:val="כללי"/>
          <w:gallery w:val="placeholder"/>
        </w:category>
        <w:types>
          <w:type w:val="bbPlcHdr"/>
        </w:types>
        <w:behaviors>
          <w:behavior w:val="content"/>
        </w:behaviors>
        <w:guid w:val="{178A154A-1B85-40B2-9EBC-3E3D99C2B767}"/>
      </w:docPartPr>
      <w:docPartBody>
        <w:p w:rsidR="007B5954" w:rsidRDefault="0050415D" w:rsidP="0050415D">
          <w:pPr>
            <w:pStyle w:val="CCBFBFD0D0F14EBCA4122A18D24A901B"/>
          </w:pPr>
          <w:r w:rsidRPr="003059F5">
            <w:rPr>
              <w:rStyle w:val="a3"/>
              <w:rtl/>
            </w:rPr>
            <w:t>[תיאור עבודה]</w:t>
          </w:r>
        </w:p>
      </w:docPartBody>
    </w:docPart>
    <w:docPart>
      <w:docPartPr>
        <w:name w:val="B1414C4ACA2E43D0B9E54184A91F91E9"/>
        <w:category>
          <w:name w:val="כללי"/>
          <w:gallery w:val="placeholder"/>
        </w:category>
        <w:types>
          <w:type w:val="bbPlcHdr"/>
        </w:types>
        <w:behaviors>
          <w:behavior w:val="content"/>
        </w:behaviors>
        <w:guid w:val="{A63DEB0F-2166-420A-96F1-500CBCCD3EC8}"/>
      </w:docPartPr>
      <w:docPartBody>
        <w:p w:rsidR="007B5954" w:rsidRDefault="0050415D" w:rsidP="0050415D">
          <w:pPr>
            <w:pStyle w:val="B1414C4ACA2E43D0B9E54184A91F91E9"/>
          </w:pPr>
          <w:r w:rsidRPr="0027244C">
            <w:rPr>
              <w:rStyle w:val="a3"/>
              <w:rtl/>
            </w:rPr>
            <w:t>[צד א בחוזה]</w:t>
          </w:r>
        </w:p>
      </w:docPartBody>
    </w:docPart>
    <w:docPart>
      <w:docPartPr>
        <w:name w:val="0351E2A7EDBC4126834B910405728DAD"/>
        <w:category>
          <w:name w:val="כללי"/>
          <w:gallery w:val="placeholder"/>
        </w:category>
        <w:types>
          <w:type w:val="bbPlcHdr"/>
        </w:types>
        <w:behaviors>
          <w:behavior w:val="content"/>
        </w:behaviors>
        <w:guid w:val="{3FDD5EB5-8B6F-4955-8EB8-01CF097DCEF5}"/>
      </w:docPartPr>
      <w:docPartBody>
        <w:p w:rsidR="007B5954" w:rsidRDefault="0050415D" w:rsidP="0050415D">
          <w:pPr>
            <w:pStyle w:val="0351E2A7EDBC4126834B910405728DAD"/>
          </w:pPr>
          <w:r w:rsidRPr="003059F5">
            <w:rPr>
              <w:rStyle w:val="a3"/>
              <w:rtl/>
            </w:rPr>
            <w:t>[שם אתר]</w:t>
          </w:r>
        </w:p>
      </w:docPartBody>
    </w:docPart>
    <w:docPart>
      <w:docPartPr>
        <w:name w:val="B1ABEB1147264283B4AE42531D9CFCE7"/>
        <w:category>
          <w:name w:val="כללי"/>
          <w:gallery w:val="placeholder"/>
        </w:category>
        <w:types>
          <w:type w:val="bbPlcHdr"/>
        </w:types>
        <w:behaviors>
          <w:behavior w:val="content"/>
        </w:behaviors>
        <w:guid w:val="{C3098040-ECA7-4231-82D5-060A3A090C57}"/>
      </w:docPartPr>
      <w:docPartBody>
        <w:p w:rsidR="007B5954" w:rsidRDefault="0050415D" w:rsidP="0050415D">
          <w:pPr>
            <w:pStyle w:val="B1ABEB1147264283B4AE42531D9CFCE7"/>
          </w:pPr>
          <w:r w:rsidRPr="003059F5">
            <w:rPr>
              <w:rStyle w:val="a3"/>
              <w:rtl/>
            </w:rPr>
            <w:t>[תאריך חתימת חוזה]</w:t>
          </w:r>
        </w:p>
      </w:docPartBody>
    </w:docPart>
    <w:docPart>
      <w:docPartPr>
        <w:name w:val="DDC6C1AFE1904EB48F1721802CBC280B"/>
        <w:category>
          <w:name w:val="כללי"/>
          <w:gallery w:val="placeholder"/>
        </w:category>
        <w:types>
          <w:type w:val="bbPlcHdr"/>
        </w:types>
        <w:behaviors>
          <w:behavior w:val="content"/>
        </w:behaviors>
        <w:guid w:val="{113A9DDD-074E-482B-8264-A9CDCF72BBF0}"/>
      </w:docPartPr>
      <w:docPartBody>
        <w:p w:rsidR="00D87262" w:rsidRDefault="00EA4D8E">
          <w:r w:rsidRPr="00E20F7F">
            <w:rPr>
              <w:rStyle w:val="a3"/>
              <w:rtl/>
            </w:rPr>
            <w:t>[שם צד א]</w:t>
          </w:r>
        </w:p>
      </w:docPartBody>
    </w:docPart>
    <w:docPart>
      <w:docPartPr>
        <w:name w:val="8DADE1D46F9B4EEBAB100E43DDCF4C8B"/>
        <w:category>
          <w:name w:val="כללי"/>
          <w:gallery w:val="placeholder"/>
        </w:category>
        <w:types>
          <w:type w:val="bbPlcHdr"/>
        </w:types>
        <w:behaviors>
          <w:behavior w:val="content"/>
        </w:behaviors>
        <w:guid w:val="{39658BA3-B813-4062-9346-A86F14942393}"/>
      </w:docPartPr>
      <w:docPartBody>
        <w:p w:rsidR="00D87262" w:rsidRDefault="00EA4D8E">
          <w:r w:rsidRPr="00E20F7F">
            <w:rPr>
              <w:rStyle w:val="a3"/>
              <w:rtl/>
            </w:rPr>
            <w:t>[שם ספק]</w:t>
          </w:r>
        </w:p>
      </w:docPartBody>
    </w:docPart>
    <w:docPart>
      <w:docPartPr>
        <w:name w:val="1A04D5113DED46D2B7BF839BB6CB848B"/>
        <w:category>
          <w:name w:val="כללי"/>
          <w:gallery w:val="placeholder"/>
        </w:category>
        <w:types>
          <w:type w:val="bbPlcHdr"/>
        </w:types>
        <w:behaviors>
          <w:behavior w:val="content"/>
        </w:behaviors>
        <w:guid w:val="{3CF4DB85-1548-4E53-8E82-B2EF9E84A078}"/>
      </w:docPartPr>
      <w:docPartBody>
        <w:p w:rsidR="00D87262" w:rsidRDefault="00EA4D8E" w:rsidP="00EA4D8E">
          <w:pPr>
            <w:pStyle w:val="1A04D5113DED46D2B7BF839BB6CB848B"/>
          </w:pPr>
          <w:r w:rsidRPr="003059F5">
            <w:rPr>
              <w:rStyle w:val="a3"/>
              <w:rtl/>
            </w:rPr>
            <w:t>[שם ספק]</w:t>
          </w:r>
        </w:p>
      </w:docPartBody>
    </w:docPart>
    <w:docPart>
      <w:docPartPr>
        <w:name w:val="55009917B4AB4E07ADF985C5E05DEBF2"/>
        <w:category>
          <w:name w:val="כללי"/>
          <w:gallery w:val="placeholder"/>
        </w:category>
        <w:types>
          <w:type w:val="bbPlcHdr"/>
        </w:types>
        <w:behaviors>
          <w:behavior w:val="content"/>
        </w:behaviors>
        <w:guid w:val="{36C7E51E-61A6-48C2-A0AA-D53F0B08FF80}"/>
      </w:docPartPr>
      <w:docPartBody>
        <w:p w:rsidR="00D87262" w:rsidRDefault="00EA4D8E" w:rsidP="00EA4D8E">
          <w:pPr>
            <w:pStyle w:val="55009917B4AB4E07ADF985C5E05DEBF2"/>
          </w:pPr>
          <w:r w:rsidRPr="003059F5">
            <w:rPr>
              <w:rStyle w:val="a3"/>
              <w:rtl/>
            </w:rPr>
            <w:t>[שם ספק]</w:t>
          </w:r>
        </w:p>
      </w:docPartBody>
    </w:docPart>
    <w:docPart>
      <w:docPartPr>
        <w:name w:val="A1E42BDF1DAA4B9B852B88F0336C6137"/>
        <w:category>
          <w:name w:val="כללי"/>
          <w:gallery w:val="placeholder"/>
        </w:category>
        <w:types>
          <w:type w:val="bbPlcHdr"/>
        </w:types>
        <w:behaviors>
          <w:behavior w:val="content"/>
        </w:behaviors>
        <w:guid w:val="{9AA0FA6F-F9AB-4091-99FA-9DCB89E96FF7}"/>
      </w:docPartPr>
      <w:docPartBody>
        <w:p w:rsidR="00D87262" w:rsidRDefault="00EA4D8E" w:rsidP="00EA4D8E">
          <w:pPr>
            <w:pStyle w:val="A1E42BDF1DAA4B9B852B88F0336C6137"/>
          </w:pPr>
          <w:r w:rsidRPr="003059F5">
            <w:rPr>
              <w:rStyle w:val="a3"/>
              <w:rtl/>
            </w:rPr>
            <w:t>[שם ספק]</w:t>
          </w:r>
        </w:p>
      </w:docPartBody>
    </w:docPart>
    <w:docPart>
      <w:docPartPr>
        <w:name w:val="6A1F5DD1F3FA4D039667C369CD1A7550"/>
        <w:category>
          <w:name w:val="כללי"/>
          <w:gallery w:val="placeholder"/>
        </w:category>
        <w:types>
          <w:type w:val="bbPlcHdr"/>
        </w:types>
        <w:behaviors>
          <w:behavior w:val="content"/>
        </w:behaviors>
        <w:guid w:val="{19E29334-D857-41B4-AD28-A2CDCA262428}"/>
      </w:docPartPr>
      <w:docPartBody>
        <w:p w:rsidR="00D87262" w:rsidRDefault="00EA4D8E" w:rsidP="00EA4D8E">
          <w:pPr>
            <w:pStyle w:val="6A1F5DD1F3FA4D039667C369CD1A7550"/>
          </w:pPr>
          <w:r w:rsidRPr="003059F5">
            <w:rPr>
              <w:rStyle w:val="a3"/>
              <w:rtl/>
            </w:rPr>
            <w:t>[שם ספק]</w:t>
          </w:r>
        </w:p>
      </w:docPartBody>
    </w:docPart>
    <w:docPart>
      <w:docPartPr>
        <w:name w:val="D70139A975EA4AEF9A2EEEAB68345F4B"/>
        <w:category>
          <w:name w:val="כללי"/>
          <w:gallery w:val="placeholder"/>
        </w:category>
        <w:types>
          <w:type w:val="bbPlcHdr"/>
        </w:types>
        <w:behaviors>
          <w:behavior w:val="content"/>
        </w:behaviors>
        <w:guid w:val="{665B72AF-E245-4E65-9A32-941573BAE360}"/>
      </w:docPartPr>
      <w:docPartBody>
        <w:p w:rsidR="00107FCC" w:rsidRDefault="00385105" w:rsidP="00385105">
          <w:pPr>
            <w:pStyle w:val="D70139A975EA4AEF9A2EEEAB68345F4B"/>
          </w:pPr>
          <w:r w:rsidRPr="00EA1993">
            <w:rPr>
              <w:rStyle w:val="a3"/>
              <w:rtl/>
            </w:rPr>
            <w:t>[צדדים נוספים]</w:t>
          </w:r>
        </w:p>
      </w:docPartBody>
    </w:docPart>
    <w:docPart>
      <w:docPartPr>
        <w:name w:val="FB58797264074481BECCF33C96A86B31"/>
        <w:category>
          <w:name w:val="כללי"/>
          <w:gallery w:val="placeholder"/>
        </w:category>
        <w:types>
          <w:type w:val="bbPlcHdr"/>
        </w:types>
        <w:behaviors>
          <w:behavior w:val="content"/>
        </w:behaviors>
        <w:guid w:val="{044B63B8-DCE7-47B8-BA16-9448D7969899}"/>
      </w:docPartPr>
      <w:docPartBody>
        <w:p w:rsidR="009A38A5" w:rsidRDefault="009A38A5">
          <w:r w:rsidRPr="00071534">
            <w:rPr>
              <w:rStyle w:val="a3"/>
              <w:rtl/>
            </w:rPr>
            <w:t>[צד א בחוזה]</w:t>
          </w:r>
        </w:p>
      </w:docPartBody>
    </w:docPart>
    <w:docPart>
      <w:docPartPr>
        <w:name w:val="4396D892BCF042D68EFC85C0D4A4CA6B"/>
        <w:category>
          <w:name w:val="כללי"/>
          <w:gallery w:val="placeholder"/>
        </w:category>
        <w:types>
          <w:type w:val="bbPlcHdr"/>
        </w:types>
        <w:behaviors>
          <w:behavior w:val="content"/>
        </w:behaviors>
        <w:guid w:val="{07CE2B76-F86D-4D81-8277-81D4A40DE2B8}"/>
      </w:docPartPr>
      <w:docPartBody>
        <w:p w:rsidR="006146A0" w:rsidRDefault="009A38A5">
          <w:r w:rsidRPr="00071534">
            <w:rPr>
              <w:rStyle w:val="a3"/>
              <w:rtl/>
            </w:rPr>
            <w:t>[שם הפרויקט]</w:t>
          </w:r>
        </w:p>
      </w:docPartBody>
    </w:docPart>
    <w:docPart>
      <w:docPartPr>
        <w:name w:val="2D1EEBEF2747430B966F4747C3EFFFB5"/>
        <w:category>
          <w:name w:val="כללי"/>
          <w:gallery w:val="placeholder"/>
        </w:category>
        <w:types>
          <w:type w:val="bbPlcHdr"/>
        </w:types>
        <w:behaviors>
          <w:behavior w:val="content"/>
        </w:behaviors>
        <w:guid w:val="{C92FC207-2F11-43ED-8042-CD4E8FB6958E}"/>
      </w:docPartPr>
      <w:docPartBody>
        <w:p w:rsidR="006146A0" w:rsidRDefault="009A38A5">
          <w:r w:rsidRPr="00071534">
            <w:rPr>
              <w:rStyle w:val="a3"/>
              <w:rtl/>
            </w:rPr>
            <w:t>[שם הפרויקט]</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0002AFF" w:usb1="C000247B"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865A5"/>
    <w:rsid w:val="000046A2"/>
    <w:rsid w:val="00107FCC"/>
    <w:rsid w:val="00385105"/>
    <w:rsid w:val="003C510A"/>
    <w:rsid w:val="0050415D"/>
    <w:rsid w:val="006146A0"/>
    <w:rsid w:val="006865A5"/>
    <w:rsid w:val="007B5954"/>
    <w:rsid w:val="009A38A5"/>
    <w:rsid w:val="00D87262"/>
    <w:rsid w:val="00EA4D8E"/>
    <w:rsid w:val="00FF676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6865A5"/>
    <w:pPr>
      <w:bidi/>
    </w:pPr>
    <w:rPr>
      <w:rFonts w:cs="Times New Roman"/>
      <w:sz w:val="3276"/>
      <w:szCs w:val="327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9A38A5"/>
    <w:rPr>
      <w:color w:val="808080"/>
    </w:rPr>
  </w:style>
  <w:style w:type="paragraph" w:customStyle="1" w:styleId="871AD4D121CD46158D37AC706DC5F20D">
    <w:name w:val="871AD4D121CD46158D37AC706DC5F20D"/>
    <w:rsid w:val="006865A5"/>
    <w:pPr>
      <w:bidi/>
    </w:pPr>
  </w:style>
  <w:style w:type="paragraph" w:customStyle="1" w:styleId="67C2AB97BBCD442C886705456EBBB7B0">
    <w:name w:val="67C2AB97BBCD442C886705456EBBB7B0"/>
    <w:rsid w:val="006865A5"/>
    <w:pPr>
      <w:bidi/>
    </w:pPr>
  </w:style>
  <w:style w:type="paragraph" w:customStyle="1" w:styleId="37208FD0DB0444DCA907EF0ED64E6B18">
    <w:name w:val="37208FD0DB0444DCA907EF0ED64E6B18"/>
    <w:rsid w:val="006865A5"/>
    <w:pPr>
      <w:bidi/>
    </w:pPr>
  </w:style>
  <w:style w:type="paragraph" w:customStyle="1" w:styleId="71D2035B69E0492092CD157201A2A210">
    <w:name w:val="71D2035B69E0492092CD157201A2A210"/>
    <w:rsid w:val="006865A5"/>
    <w:pPr>
      <w:bidi/>
    </w:pPr>
  </w:style>
  <w:style w:type="paragraph" w:customStyle="1" w:styleId="097384DE99F64EFE95EB6B796425FE6C">
    <w:name w:val="097384DE99F64EFE95EB6B796425FE6C"/>
    <w:rsid w:val="000046A2"/>
    <w:pPr>
      <w:bidi/>
    </w:pPr>
  </w:style>
  <w:style w:type="paragraph" w:customStyle="1" w:styleId="BEFDDA32FACF48EE8967FD3328EE85D5">
    <w:name w:val="BEFDDA32FACF48EE8967FD3328EE85D5"/>
    <w:rsid w:val="000046A2"/>
    <w:pPr>
      <w:bidi/>
    </w:pPr>
  </w:style>
  <w:style w:type="paragraph" w:customStyle="1" w:styleId="AE4C4EA1358F449CB9AA95A98D430D69">
    <w:name w:val="AE4C4EA1358F449CB9AA95A98D430D69"/>
    <w:rsid w:val="000046A2"/>
    <w:pPr>
      <w:bidi/>
    </w:pPr>
  </w:style>
  <w:style w:type="paragraph" w:customStyle="1" w:styleId="8C1C27966FA842BD9DBB84D7CEBF11D9">
    <w:name w:val="8C1C27966FA842BD9DBB84D7CEBF11D9"/>
    <w:rsid w:val="000046A2"/>
    <w:pPr>
      <w:bidi/>
    </w:pPr>
  </w:style>
  <w:style w:type="paragraph" w:customStyle="1" w:styleId="D8AD10FF4ACF422CBCAAB4B3A763E055">
    <w:name w:val="D8AD10FF4ACF422CBCAAB4B3A763E055"/>
    <w:rsid w:val="000046A2"/>
    <w:pPr>
      <w:bidi/>
    </w:pPr>
  </w:style>
  <w:style w:type="paragraph" w:customStyle="1" w:styleId="1A4EBAEC730E4CCFB2D7E416576B5894">
    <w:name w:val="1A4EBAEC730E4CCFB2D7E416576B5894"/>
    <w:rsid w:val="003C510A"/>
    <w:pPr>
      <w:bidi/>
    </w:pPr>
  </w:style>
  <w:style w:type="paragraph" w:customStyle="1" w:styleId="0027FBD68641446BAB5E02BFD1D63B4C">
    <w:name w:val="0027FBD68641446BAB5E02BFD1D63B4C"/>
    <w:rsid w:val="003C510A"/>
    <w:pPr>
      <w:bidi/>
    </w:pPr>
  </w:style>
  <w:style w:type="paragraph" w:customStyle="1" w:styleId="1B9DCA2DF1084A27AF2687CB889DA023">
    <w:name w:val="1B9DCA2DF1084A27AF2687CB889DA023"/>
    <w:rsid w:val="003C510A"/>
    <w:pPr>
      <w:bidi/>
    </w:pPr>
  </w:style>
  <w:style w:type="paragraph" w:customStyle="1" w:styleId="A9C1FE76C4014731957BD5B0056E7E0D">
    <w:name w:val="A9C1FE76C4014731957BD5B0056E7E0D"/>
    <w:rsid w:val="003C510A"/>
    <w:pPr>
      <w:bidi/>
    </w:pPr>
  </w:style>
  <w:style w:type="paragraph" w:customStyle="1" w:styleId="20FD795331DF4EB984B9C3BC9AA956AC">
    <w:name w:val="20FD795331DF4EB984B9C3BC9AA956AC"/>
    <w:rsid w:val="003C510A"/>
    <w:pPr>
      <w:bidi/>
    </w:pPr>
  </w:style>
  <w:style w:type="paragraph" w:customStyle="1" w:styleId="94FCEC772A3446B3BEA3D863C41F0B14">
    <w:name w:val="94FCEC772A3446B3BEA3D863C41F0B14"/>
    <w:rsid w:val="003C510A"/>
    <w:pPr>
      <w:bidi/>
    </w:pPr>
  </w:style>
  <w:style w:type="paragraph" w:customStyle="1" w:styleId="D4582034F45F4B12BCD95EA67C277B85">
    <w:name w:val="D4582034F45F4B12BCD95EA67C277B85"/>
    <w:rsid w:val="003C510A"/>
    <w:pPr>
      <w:bidi/>
    </w:pPr>
  </w:style>
  <w:style w:type="paragraph" w:customStyle="1" w:styleId="C95ABE1C29B844CA80F2098CC4D17B81">
    <w:name w:val="C95ABE1C29B844CA80F2098CC4D17B81"/>
    <w:rsid w:val="003C510A"/>
    <w:pPr>
      <w:bidi/>
    </w:pPr>
  </w:style>
  <w:style w:type="paragraph" w:customStyle="1" w:styleId="BD9E3425DC0041EB93772215F7E0129E">
    <w:name w:val="BD9E3425DC0041EB93772215F7E0129E"/>
    <w:rsid w:val="003C510A"/>
    <w:pPr>
      <w:bidi/>
    </w:pPr>
  </w:style>
  <w:style w:type="paragraph" w:customStyle="1" w:styleId="EABD0E3810BB42129A74CCCC2CAF06DB">
    <w:name w:val="EABD0E3810BB42129A74CCCC2CAF06DB"/>
    <w:rsid w:val="003C510A"/>
    <w:pPr>
      <w:bidi/>
    </w:pPr>
  </w:style>
  <w:style w:type="paragraph" w:customStyle="1" w:styleId="7291604682F04BAE8861D2AA848E515C">
    <w:name w:val="7291604682F04BAE8861D2AA848E515C"/>
    <w:rsid w:val="003C510A"/>
    <w:pPr>
      <w:bidi/>
    </w:pPr>
  </w:style>
  <w:style w:type="paragraph" w:customStyle="1" w:styleId="AACA3AFC080E4B67BBEECB7554D94E5B">
    <w:name w:val="AACA3AFC080E4B67BBEECB7554D94E5B"/>
    <w:rsid w:val="003C510A"/>
    <w:pPr>
      <w:bidi/>
    </w:pPr>
  </w:style>
  <w:style w:type="paragraph" w:customStyle="1" w:styleId="6099BEC70F9E450B8C6D3D90BAC76780">
    <w:name w:val="6099BEC70F9E450B8C6D3D90BAC76780"/>
    <w:rsid w:val="0050415D"/>
    <w:pPr>
      <w:bidi/>
    </w:pPr>
  </w:style>
  <w:style w:type="paragraph" w:customStyle="1" w:styleId="1BE9FBEDA4CA4EDDA667E4B4530DE584">
    <w:name w:val="1BE9FBEDA4CA4EDDA667E4B4530DE584"/>
    <w:rsid w:val="0050415D"/>
    <w:pPr>
      <w:bidi/>
    </w:pPr>
  </w:style>
  <w:style w:type="paragraph" w:customStyle="1" w:styleId="0EF05558CE4548D8B533A3E926D91DD6">
    <w:name w:val="0EF05558CE4548D8B533A3E926D91DD6"/>
    <w:rsid w:val="0050415D"/>
    <w:pPr>
      <w:bidi/>
    </w:pPr>
  </w:style>
  <w:style w:type="paragraph" w:customStyle="1" w:styleId="BE9BA9880FD048E38CE55C7E2A706112">
    <w:name w:val="BE9BA9880FD048E38CE55C7E2A706112"/>
    <w:rsid w:val="0050415D"/>
    <w:pPr>
      <w:bidi/>
    </w:pPr>
  </w:style>
  <w:style w:type="paragraph" w:customStyle="1" w:styleId="026D0EEF8E88461B893F14678DCC9B64">
    <w:name w:val="026D0EEF8E88461B893F14678DCC9B64"/>
    <w:rsid w:val="0050415D"/>
    <w:pPr>
      <w:bidi/>
    </w:pPr>
  </w:style>
  <w:style w:type="paragraph" w:customStyle="1" w:styleId="99B7B92A58534A06A723D61F836E977D">
    <w:name w:val="99B7B92A58534A06A723D61F836E977D"/>
    <w:rsid w:val="0050415D"/>
    <w:pPr>
      <w:bidi/>
    </w:pPr>
  </w:style>
  <w:style w:type="paragraph" w:customStyle="1" w:styleId="456F6F2E172C431C91A4FDE1DDAA3D7E">
    <w:name w:val="456F6F2E172C431C91A4FDE1DDAA3D7E"/>
    <w:rsid w:val="0050415D"/>
    <w:pPr>
      <w:bidi/>
    </w:pPr>
  </w:style>
  <w:style w:type="paragraph" w:customStyle="1" w:styleId="DE56E4D427C246AD958ED7303D0F0D8D">
    <w:name w:val="DE56E4D427C246AD958ED7303D0F0D8D"/>
    <w:rsid w:val="0050415D"/>
    <w:pPr>
      <w:bidi/>
    </w:pPr>
  </w:style>
  <w:style w:type="paragraph" w:customStyle="1" w:styleId="61BBC20B61004E19B90006BC0C07A9FA">
    <w:name w:val="61BBC20B61004E19B90006BC0C07A9FA"/>
    <w:rsid w:val="0050415D"/>
    <w:pPr>
      <w:bidi/>
    </w:pPr>
  </w:style>
  <w:style w:type="paragraph" w:customStyle="1" w:styleId="B3A828DD39CF440B872E1BC340E8F0C7">
    <w:name w:val="B3A828DD39CF440B872E1BC340E8F0C7"/>
    <w:rsid w:val="0050415D"/>
    <w:pPr>
      <w:bidi/>
    </w:pPr>
  </w:style>
  <w:style w:type="paragraph" w:customStyle="1" w:styleId="204245C9C9344AAF84FEADA3EB34AF6D">
    <w:name w:val="204245C9C9344AAF84FEADA3EB34AF6D"/>
    <w:rsid w:val="0050415D"/>
    <w:pPr>
      <w:bidi/>
    </w:pPr>
  </w:style>
  <w:style w:type="paragraph" w:customStyle="1" w:styleId="C54B377C84EC46D7ACA8D090723DFBA2">
    <w:name w:val="C54B377C84EC46D7ACA8D090723DFBA2"/>
    <w:rsid w:val="0050415D"/>
    <w:pPr>
      <w:bidi/>
    </w:pPr>
  </w:style>
  <w:style w:type="paragraph" w:customStyle="1" w:styleId="220D7DA3E5CA42519122E7A1C3275BC8">
    <w:name w:val="220D7DA3E5CA42519122E7A1C3275BC8"/>
    <w:rsid w:val="0050415D"/>
    <w:pPr>
      <w:bidi/>
    </w:pPr>
  </w:style>
  <w:style w:type="paragraph" w:customStyle="1" w:styleId="0B4CB4676FDA4B36A6B6352386454010">
    <w:name w:val="0B4CB4676FDA4B36A6B6352386454010"/>
    <w:rsid w:val="0050415D"/>
    <w:pPr>
      <w:bidi/>
    </w:pPr>
  </w:style>
  <w:style w:type="paragraph" w:customStyle="1" w:styleId="4D8749E3859F4E3484F41F4A1985EE3F">
    <w:name w:val="4D8749E3859F4E3484F41F4A1985EE3F"/>
    <w:rsid w:val="0050415D"/>
    <w:pPr>
      <w:bidi/>
    </w:pPr>
  </w:style>
  <w:style w:type="paragraph" w:customStyle="1" w:styleId="159131DFF1404594AAC8DCDA42328207">
    <w:name w:val="159131DFF1404594AAC8DCDA42328207"/>
    <w:rsid w:val="0050415D"/>
    <w:pPr>
      <w:bidi/>
    </w:pPr>
  </w:style>
  <w:style w:type="paragraph" w:customStyle="1" w:styleId="6830AE0E268949828CA765A071571AF4">
    <w:name w:val="6830AE0E268949828CA765A071571AF4"/>
    <w:rsid w:val="0050415D"/>
    <w:pPr>
      <w:bidi/>
    </w:pPr>
  </w:style>
  <w:style w:type="paragraph" w:customStyle="1" w:styleId="2CB6E90BB37E40A49FD404E536A82CB5">
    <w:name w:val="2CB6E90BB37E40A49FD404E536A82CB5"/>
    <w:rsid w:val="0050415D"/>
    <w:pPr>
      <w:bidi/>
    </w:pPr>
  </w:style>
  <w:style w:type="paragraph" w:customStyle="1" w:styleId="83FAFB976E3A472488020B512B85AF4C">
    <w:name w:val="83FAFB976E3A472488020B512B85AF4C"/>
    <w:rsid w:val="0050415D"/>
    <w:pPr>
      <w:bidi/>
    </w:pPr>
  </w:style>
  <w:style w:type="paragraph" w:customStyle="1" w:styleId="287C6FCC752F46EAAD6E53AFA2BDD0D2">
    <w:name w:val="287C6FCC752F46EAAD6E53AFA2BDD0D2"/>
    <w:rsid w:val="0050415D"/>
    <w:pPr>
      <w:bidi/>
    </w:pPr>
  </w:style>
  <w:style w:type="paragraph" w:customStyle="1" w:styleId="2E261690FF8140A384A939171E133CF4">
    <w:name w:val="2E261690FF8140A384A939171E133CF4"/>
    <w:rsid w:val="0050415D"/>
    <w:pPr>
      <w:bidi/>
    </w:pPr>
  </w:style>
  <w:style w:type="paragraph" w:customStyle="1" w:styleId="517FC91B9EE24B40867EC627572312DE">
    <w:name w:val="517FC91B9EE24B40867EC627572312DE"/>
    <w:rsid w:val="0050415D"/>
    <w:pPr>
      <w:bidi/>
    </w:pPr>
  </w:style>
  <w:style w:type="paragraph" w:customStyle="1" w:styleId="FB099383A74844C3B3E4C70931AB7B48">
    <w:name w:val="FB099383A74844C3B3E4C70931AB7B48"/>
    <w:rsid w:val="0050415D"/>
    <w:pPr>
      <w:bidi/>
    </w:pPr>
  </w:style>
  <w:style w:type="paragraph" w:customStyle="1" w:styleId="C767D29D30DF42E59D2B49D53FF8CB56">
    <w:name w:val="C767D29D30DF42E59D2B49D53FF8CB56"/>
    <w:rsid w:val="0050415D"/>
    <w:pPr>
      <w:bidi/>
    </w:pPr>
  </w:style>
  <w:style w:type="paragraph" w:customStyle="1" w:styleId="FAA6809F7A6B4AE69C3CF89062A47873">
    <w:name w:val="FAA6809F7A6B4AE69C3CF89062A47873"/>
    <w:rsid w:val="0050415D"/>
    <w:pPr>
      <w:bidi/>
    </w:pPr>
  </w:style>
  <w:style w:type="paragraph" w:customStyle="1" w:styleId="9EB06C9710CC4EC1A3517D744E5A5C33">
    <w:name w:val="9EB06C9710CC4EC1A3517D744E5A5C33"/>
    <w:rsid w:val="0050415D"/>
    <w:pPr>
      <w:bidi/>
    </w:pPr>
  </w:style>
  <w:style w:type="paragraph" w:customStyle="1" w:styleId="A61B3F83F80F45A38539933BFA281E7E">
    <w:name w:val="A61B3F83F80F45A38539933BFA281E7E"/>
    <w:rsid w:val="0050415D"/>
    <w:pPr>
      <w:bidi/>
    </w:pPr>
  </w:style>
  <w:style w:type="paragraph" w:customStyle="1" w:styleId="CFF5C388459E412CA79D0201AA39CC1D">
    <w:name w:val="CFF5C388459E412CA79D0201AA39CC1D"/>
    <w:rsid w:val="0050415D"/>
    <w:pPr>
      <w:bidi/>
    </w:pPr>
  </w:style>
  <w:style w:type="paragraph" w:customStyle="1" w:styleId="B3AD2A1386DC47EAB469D5B8AAA67B3D">
    <w:name w:val="B3AD2A1386DC47EAB469D5B8AAA67B3D"/>
    <w:rsid w:val="0050415D"/>
    <w:pPr>
      <w:bidi/>
    </w:pPr>
  </w:style>
  <w:style w:type="paragraph" w:customStyle="1" w:styleId="AA270EE55FAD485BB958D1045ABB27EE">
    <w:name w:val="AA270EE55FAD485BB958D1045ABB27EE"/>
    <w:rsid w:val="0050415D"/>
    <w:pPr>
      <w:bidi/>
    </w:pPr>
  </w:style>
  <w:style w:type="paragraph" w:customStyle="1" w:styleId="19EC5663B816425DBA4C715313CF5062">
    <w:name w:val="19EC5663B816425DBA4C715313CF5062"/>
    <w:rsid w:val="0050415D"/>
    <w:pPr>
      <w:bidi/>
    </w:pPr>
  </w:style>
  <w:style w:type="paragraph" w:customStyle="1" w:styleId="CCBFBFD0D0F14EBCA4122A18D24A901B">
    <w:name w:val="CCBFBFD0D0F14EBCA4122A18D24A901B"/>
    <w:rsid w:val="0050415D"/>
    <w:pPr>
      <w:bidi/>
    </w:pPr>
  </w:style>
  <w:style w:type="paragraph" w:customStyle="1" w:styleId="5417DF87CAEA463498184DB0B8265C0E">
    <w:name w:val="5417DF87CAEA463498184DB0B8265C0E"/>
    <w:rsid w:val="0050415D"/>
    <w:pPr>
      <w:bidi/>
    </w:pPr>
  </w:style>
  <w:style w:type="paragraph" w:customStyle="1" w:styleId="B1414C4ACA2E43D0B9E54184A91F91E9">
    <w:name w:val="B1414C4ACA2E43D0B9E54184A91F91E9"/>
    <w:rsid w:val="0050415D"/>
    <w:pPr>
      <w:bidi/>
    </w:pPr>
  </w:style>
  <w:style w:type="paragraph" w:customStyle="1" w:styleId="0351E2A7EDBC4126834B910405728DAD">
    <w:name w:val="0351E2A7EDBC4126834B910405728DAD"/>
    <w:rsid w:val="0050415D"/>
    <w:pPr>
      <w:bidi/>
    </w:pPr>
  </w:style>
  <w:style w:type="paragraph" w:customStyle="1" w:styleId="B1ABEB1147264283B4AE42531D9CFCE7">
    <w:name w:val="B1ABEB1147264283B4AE42531D9CFCE7"/>
    <w:rsid w:val="0050415D"/>
    <w:pPr>
      <w:bidi/>
    </w:pPr>
  </w:style>
  <w:style w:type="paragraph" w:customStyle="1" w:styleId="140F8BD632BE474BBD35B3DF1C03BEC2">
    <w:name w:val="140F8BD632BE474BBD35B3DF1C03BEC2"/>
    <w:rsid w:val="0050415D"/>
    <w:pPr>
      <w:bidi/>
    </w:pPr>
  </w:style>
  <w:style w:type="paragraph" w:customStyle="1" w:styleId="1A04D5113DED46D2B7BF839BB6CB848B">
    <w:name w:val="1A04D5113DED46D2B7BF839BB6CB848B"/>
    <w:rsid w:val="00EA4D8E"/>
    <w:pPr>
      <w:bidi/>
    </w:pPr>
  </w:style>
  <w:style w:type="paragraph" w:customStyle="1" w:styleId="F6F07525F25E411A8A7CE234D304FEA5">
    <w:name w:val="F6F07525F25E411A8A7CE234D304FEA5"/>
    <w:rsid w:val="00EA4D8E"/>
    <w:pPr>
      <w:bidi/>
    </w:pPr>
  </w:style>
  <w:style w:type="paragraph" w:customStyle="1" w:styleId="55009917B4AB4E07ADF985C5E05DEBF2">
    <w:name w:val="55009917B4AB4E07ADF985C5E05DEBF2"/>
    <w:rsid w:val="00EA4D8E"/>
    <w:pPr>
      <w:bidi/>
    </w:pPr>
  </w:style>
  <w:style w:type="paragraph" w:customStyle="1" w:styleId="A1E42BDF1DAA4B9B852B88F0336C6137">
    <w:name w:val="A1E42BDF1DAA4B9B852B88F0336C6137"/>
    <w:rsid w:val="00EA4D8E"/>
    <w:pPr>
      <w:bidi/>
    </w:pPr>
  </w:style>
  <w:style w:type="paragraph" w:customStyle="1" w:styleId="6A1F5DD1F3FA4D039667C369CD1A7550">
    <w:name w:val="6A1F5DD1F3FA4D039667C369CD1A7550"/>
    <w:rsid w:val="00EA4D8E"/>
    <w:pPr>
      <w:bidi/>
    </w:pPr>
  </w:style>
  <w:style w:type="paragraph" w:customStyle="1" w:styleId="14C24CD2CCE54FCBB10C19C75B86EA36">
    <w:name w:val="14C24CD2CCE54FCBB10C19C75B86EA36"/>
    <w:rsid w:val="00D87262"/>
    <w:pPr>
      <w:bidi/>
    </w:pPr>
  </w:style>
  <w:style w:type="paragraph" w:customStyle="1" w:styleId="BEB24B855B794B6AB29B20E395DC5308">
    <w:name w:val="BEB24B855B794B6AB29B20E395DC5308"/>
    <w:rsid w:val="00D87262"/>
    <w:pPr>
      <w:bidi/>
    </w:pPr>
  </w:style>
  <w:style w:type="paragraph" w:customStyle="1" w:styleId="2D25C3BD3C3345A392ADFF068134EEA8">
    <w:name w:val="2D25C3BD3C3345A392ADFF068134EEA8"/>
    <w:rsid w:val="00D87262"/>
    <w:pPr>
      <w:bidi/>
    </w:pPr>
  </w:style>
  <w:style w:type="paragraph" w:customStyle="1" w:styleId="8D1954D371ED4AB583BDA683241A0978">
    <w:name w:val="8D1954D371ED4AB583BDA683241A0978"/>
    <w:rsid w:val="00D87262"/>
    <w:pPr>
      <w:bidi/>
    </w:pPr>
  </w:style>
  <w:style w:type="paragraph" w:customStyle="1" w:styleId="367A5A82AECE4273BFF0F08B7FFADB34">
    <w:name w:val="367A5A82AECE4273BFF0F08B7FFADB34"/>
    <w:rsid w:val="00D87262"/>
    <w:pPr>
      <w:bidi/>
    </w:pPr>
  </w:style>
  <w:style w:type="paragraph" w:customStyle="1" w:styleId="81F6AD41F12443B780157CE9E61CD403">
    <w:name w:val="81F6AD41F12443B780157CE9E61CD403"/>
    <w:rsid w:val="00D87262"/>
    <w:pPr>
      <w:bidi/>
    </w:pPr>
  </w:style>
  <w:style w:type="paragraph" w:customStyle="1" w:styleId="1D3A7137517449F8B83DC318AB063F50">
    <w:name w:val="1D3A7137517449F8B83DC318AB063F50"/>
    <w:rsid w:val="00385105"/>
    <w:pPr>
      <w:bidi/>
    </w:pPr>
  </w:style>
  <w:style w:type="paragraph" w:customStyle="1" w:styleId="1E3213C6DFE94E7EA788EF53F6B4364B">
    <w:name w:val="1E3213C6DFE94E7EA788EF53F6B4364B"/>
    <w:rsid w:val="00385105"/>
    <w:pPr>
      <w:bidi/>
    </w:pPr>
  </w:style>
  <w:style w:type="paragraph" w:customStyle="1" w:styleId="D70139A975EA4AEF9A2EEEAB68345F4B">
    <w:name w:val="D70139A975EA4AEF9A2EEEAB68345F4B"/>
    <w:rsid w:val="00385105"/>
    <w:pPr>
      <w:bidi/>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Version=15.0.0.0, Culture=neutral, PublicKeyToken=71e9bce111e9429c</Assembly>
    <Class>Microsoft.Office.DocumentManagement.Internal.DocIdHandler</Class>
    <Data/>
    <Filter/>
  </Receiver>
</spe:Receivers>
</file>

<file path=customXml/item3.xml><?xml version="1.0" encoding="utf-8"?>
<ct:contentTypeSchema xmlns:ct="http://schemas.microsoft.com/office/2006/metadata/contentType" xmlns:ma="http://schemas.microsoft.com/office/2006/metadata/properties/metaAttributes" ct:_="" ma:_="" ma:contentTypeName="מסמך" ma:contentTypeID="0x010100C1BB7D448C37CF48BFD82AFE063F9BBD" ma:contentTypeVersion="9" ma:contentTypeDescription="צור מסמך חדש." ma:contentTypeScope="" ma:versionID="f86e9582af039ca9b13397ee1dbe2804">
  <xsd:schema xmlns:xsd="http://www.w3.org/2001/XMLSchema" xmlns:xs="http://www.w3.org/2001/XMLSchema" xmlns:p="http://schemas.microsoft.com/office/2006/metadata/properties" xmlns:ns2="30e7bf55-46d6-4ffc-a761-d73d4a90fc9d" xmlns:ns3="ee76a7da-5c3a-4653-a494-7f3fcc3cb9e9" targetNamespace="http://schemas.microsoft.com/office/2006/metadata/properties" ma:root="true" ma:fieldsID="96881d625ba30743566c4c8323df7866" ns2:_="" ns3:_="">
    <xsd:import namespace="30e7bf55-46d6-4ffc-a761-d73d4a90fc9d"/>
    <xsd:import namespace="ee76a7da-5c3a-4653-a494-7f3fcc3cb9e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e7bf55-46d6-4ffc-a761-d73d4a90fc9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תגיות תמונה" ma:readOnly="false" ma:fieldId="{5cf76f15-5ced-4ddc-b409-7134ff3c332f}" ma:taxonomyMulti="true" ma:sspId="eb18e659-9045-4595-b61d-79adf2ee788b"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e76a7da-5c3a-4653-a494-7f3fcc3cb9e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35b88a3-e921-458e-93f8-9bbb6ec93511}" ma:internalName="TaxCatchAll" ma:showField="CatchAllData" ma:web="ee76a7da-5c3a-4653-a494-7f3fcc3cb9e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סוג תוכן"/>
        <xsd:element ref="dc:title" minOccurs="0" maxOccurs="1" ma:index="4"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ct:contentTypeSchema xmlns:ct="http://schemas.microsoft.com/office/2006/metadata/contentType" xmlns:ma="http://schemas.microsoft.com/office/2006/metadata/properties/metaAttributes" ct:_="" ma:_="" ma:contentTypeName="יועץ קרינה אלקטרו-מגנטית" ma:contentTypeID="0x010100398782B37190B343ABC5A26867A4FDE218009D07A69751386C4CA7CC547A4D8DCF45" ma:contentTypeVersion="175" ma:contentTypeDescription="" ma:contentTypeScope="" ma:versionID="3c180793b9255faf7cf6416df15fe4d7">
  <xsd:schema xmlns:xsd="http://www.w3.org/2001/XMLSchema" xmlns:xs="http://www.w3.org/2001/XMLSchema" xmlns:p="http://schemas.microsoft.com/office/2006/metadata/properties" xmlns:ns1="http://schemas.microsoft.com/sharepoint/v3" xmlns:ns2="e82e0497-401b-493b-ab66-61f85c09ed30" targetNamespace="http://schemas.microsoft.com/office/2006/metadata/properties" ma:root="true" ma:fieldsID="b5335db8d4626e2c0c9f186e7c5a0c7d" ns1:_="" ns2:_="">
    <xsd:import namespace="http://schemas.microsoft.com/sharepoint/v3"/>
    <xsd:import namespace="e82e0497-401b-493b-ab66-61f85c09ed30"/>
    <xsd:element name="properties">
      <xsd:complexType>
        <xsd:sequence>
          <xsd:element name="documentManagement">
            <xsd:complexType>
              <xsd:all>
                <xsd:element ref="ns2:cntPaymentType" minOccurs="0"/>
                <xsd:element ref="ns2:cntPaymentAmount" minOccurs="0"/>
                <xsd:element ref="ns2:cmtSplrAddress" minOccurs="0"/>
                <xsd:element ref="ns2:cntMadadKnown" minOccurs="0"/>
                <xsd:element ref="ns2:cntMadadBase" minOccurs="0"/>
                <xsd:element ref="ns2:cntStartDate" minOccurs="0"/>
                <xsd:element ref="ns2:cntExpEndDate" minOccurs="0"/>
                <xsd:element ref="ns2:cntNumOfMonth" minOccurs="0"/>
                <xsd:element ref="ns2:cntMadadType" minOccurs="0"/>
                <xsd:element ref="ns2:cntSupllierType" minOccurs="0"/>
                <xsd:element ref="ns2:cntStatus" minOccurs="0"/>
                <xsd:element ref="ns2:cntPymntDetails" minOccurs="0"/>
                <xsd:element ref="ns2:cntTzadA" minOccurs="0"/>
                <xsd:element ref="ns2:cntTzadB_x002c__x0020_cntTzadC_x002c__x0020_cntTzadD" minOccurs="0"/>
                <xsd:element ref="ns2:cntLocalAuth" minOccurs="0"/>
                <xsd:element ref="ns2:cntSite" minOccurs="0"/>
                <xsd:element ref="ns2:cntProjectName" minOccurs="0"/>
                <xsd:element ref="ns2:cntCrrncyType" minOccurs="0"/>
                <xsd:element ref="ns2:cntSupllierName" minOccurs="0"/>
                <xsd:element ref="ns2:cntSignDate" minOccurs="0"/>
                <xsd:element ref="ns2:cntJobDesc" minOccurs="0"/>
                <xsd:element ref="ns2:cntPymntCndtns" minOccurs="0"/>
                <xsd:element ref="ns2:cntContractVersion" minOccurs="0"/>
                <xsd:element ref="ns2:cntContractType" minOccurs="0"/>
                <xsd:element ref="ns2:cntMadadPoints" minOccurs="0"/>
                <xsd:element ref="ns2:cntCustomField1" minOccurs="0"/>
                <xsd:element ref="ns2:cntCustomField2" minOccurs="0"/>
                <xsd:element ref="ns2:cntCustomField3" minOccurs="0"/>
                <xsd:element ref="ns2:cntCustomField4" minOccurs="0"/>
                <xsd:element ref="ns2:cntCustomField5" minOccurs="0"/>
                <xsd:element ref="ns2:cntCustomField6" minOccurs="0"/>
                <xsd:element ref="ns2:cntCustomField7" minOccurs="0"/>
                <xsd:element ref="ns2:cntCustomField8" minOccurs="0"/>
                <xsd:element ref="ns2:cmtUserName" minOccurs="0"/>
                <xsd:element ref="ns2:cmtAttacheLink" minOccurs="0"/>
                <xsd:element ref="ns2:cmtTzadAPercent" minOccurs="0"/>
                <xsd:element ref="ns2:cmtTzadAName" minOccurs="0"/>
                <xsd:element ref="ns1:RoutingContentType" minOccurs="0"/>
                <xsd:element ref="ns2:cmtChapterDesc" minOccurs="0"/>
                <xsd:element ref="ns2:_dlc_DocId" minOccurs="0"/>
                <xsd:element ref="ns2:_dlc_DocIdUrl" minOccurs="0"/>
                <xsd:element ref="ns2:_dlc_DocIdPersistId" minOccurs="0"/>
                <xsd:element ref="ns2:cntMadadTypeTitle" minOccurs="0"/>
                <xsd:element ref="ns2:cntIsKnownTitl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RoutingContentType" ma:index="39" nillable="true" ma:displayName="סוג תוכן לשליחה" ma:hidden="true" ma:internalName="RoutingContentType"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82e0497-401b-493b-ab66-61f85c09ed30" elementFormDefault="qualified">
    <xsd:import namespace="http://schemas.microsoft.com/office/2006/documentManagement/types"/>
    <xsd:import namespace="http://schemas.microsoft.com/office/infopath/2007/PartnerControls"/>
    <xsd:element name="cntPaymentType" ma:index="2" nillable="true" ma:displayName="אופן התמורה" ma:internalName="cntPaymentType" ma:readOnly="false">
      <xsd:simpleType>
        <xsd:restriction base="dms:Text">
          <xsd:maxLength value="255"/>
        </xsd:restriction>
      </xsd:simpleType>
    </xsd:element>
    <xsd:element name="cntPaymentAmount" ma:index="3" nillable="true" ma:displayName="היקף החוזה/נתוני עלות" ma:internalName="cntPaymentAmount" ma:readOnly="false" ma:percentage="FALSE">
      <xsd:simpleType>
        <xsd:restriction base="dms:Number"/>
      </xsd:simpleType>
    </xsd:element>
    <xsd:element name="cmtSplrAddress" ma:index="4" nillable="true" ma:displayName="כתובת ספק" ma:internalName="cmtSplrAddress" ma:readOnly="false">
      <xsd:simpleType>
        <xsd:restriction base="dms:Text">
          <xsd:maxLength value="255"/>
        </xsd:restriction>
      </xsd:simpleType>
    </xsd:element>
    <xsd:element name="cntMadadKnown" ma:index="5" nillable="true" ma:displayName="מדד בגין/ידוע" ma:internalName="cntMadadKnown" ma:readOnly="false">
      <xsd:simpleType>
        <xsd:restriction base="dms:Text">
          <xsd:maxLength value="255"/>
        </xsd:restriction>
      </xsd:simpleType>
    </xsd:element>
    <xsd:element name="cntMadadBase" ma:index="6" nillable="true" ma:displayName="מדד בסיס" ma:default="[today]" ma:format="DateOnly" ma:internalName="cntMadadBase" ma:readOnly="false">
      <xsd:simpleType>
        <xsd:restriction base="dms:DateTime"/>
      </xsd:simpleType>
    </xsd:element>
    <xsd:element name="cntStartDate" ma:index="7" nillable="true" ma:displayName="מועד התחלה" ma:format="DateOnly" ma:internalName="cntStartDate" ma:readOnly="false">
      <xsd:simpleType>
        <xsd:restriction base="dms:DateTime"/>
      </xsd:simpleType>
    </xsd:element>
    <xsd:element name="cntExpEndDate" ma:index="8" nillable="true" ma:displayName="מועד סיום צפוי" ma:format="DateOnly" ma:internalName="cntExpEndDate" ma:readOnly="false">
      <xsd:simpleType>
        <xsd:restriction base="dms:DateTime"/>
      </xsd:simpleType>
    </xsd:element>
    <xsd:element name="cntNumOfMonth" ma:index="9" nillable="true" ma:displayName="משך הפרויקט בחודשים" ma:internalName="cntNumOfMonth" ma:readOnly="false" ma:percentage="FALSE">
      <xsd:simpleType>
        <xsd:restriction base="dms:Number">
          <xsd:minInclusive value="0"/>
        </xsd:restriction>
      </xsd:simpleType>
    </xsd:element>
    <xsd:element name="cntMadadType" ma:index="10" nillable="true" ma:displayName="סוג מדד" ma:internalName="cntMadadType" ma:readOnly="false">
      <xsd:simpleType>
        <xsd:restriction base="dms:Text">
          <xsd:maxLength value="255"/>
        </xsd:restriction>
      </xsd:simpleType>
    </xsd:element>
    <xsd:element name="cntSupllierType" ma:index="11" nillable="true" ma:displayName="סוג ספק" ma:internalName="cntSupllierType" ma:readOnly="false">
      <xsd:simpleType>
        <xsd:restriction base="dms:Text">
          <xsd:maxLength value="255"/>
        </xsd:restriction>
      </xsd:simpleType>
    </xsd:element>
    <xsd:element name="cntStatus" ma:index="12" nillable="true" ma:displayName="סטטוס חוזה" ma:internalName="cntStatus" ma:readOnly="false">
      <xsd:simpleType>
        <xsd:restriction base="dms:Text">
          <xsd:maxLength value="255"/>
        </xsd:restriction>
      </xsd:simpleType>
    </xsd:element>
    <xsd:element name="cntPymntDetails" ma:index="13" nillable="true" ma:displayName="פירוט עלויות" ma:internalName="cntPymntDetails" ma:readOnly="false">
      <xsd:simpleType>
        <xsd:restriction base="dms:Note">
          <xsd:maxLength value="255"/>
        </xsd:restriction>
      </xsd:simpleType>
    </xsd:element>
    <xsd:element name="cntTzadA" ma:index="14" nillable="true" ma:displayName="צד א בחוזה" ma:internalName="cntTzadA" ma:readOnly="false">
      <xsd:simpleType>
        <xsd:restriction base="dms:Note">
          <xsd:maxLength value="255"/>
        </xsd:restriction>
      </xsd:simpleType>
    </xsd:element>
    <xsd:element name="cntTzadB_x002c__x0020_cntTzadC_x002c__x0020_cntTzadD" ma:index="15" nillable="true" ma:displayName="צדדים נוספים" ma:internalName="cntTzadB_x002C__x0020_cntTzadC_x002C__x0020_cntTzadD" ma:readOnly="false">
      <xsd:simpleType>
        <xsd:restriction base="dms:Note">
          <xsd:maxLength value="255"/>
        </xsd:restriction>
      </xsd:simpleType>
    </xsd:element>
    <xsd:element name="cntLocalAuth" ma:index="16" nillable="true" ma:displayName="רשות מקומית" ma:internalName="cntLocalAuth" ma:readOnly="false">
      <xsd:simpleType>
        <xsd:restriction base="dms:Text">
          <xsd:maxLength value="255"/>
        </xsd:restriction>
      </xsd:simpleType>
    </xsd:element>
    <xsd:element name="cntSite" ma:index="17" nillable="true" ma:displayName="שם אתר" ma:default="אפריקה ישראל" ma:internalName="cntSite" ma:readOnly="false">
      <xsd:simpleType>
        <xsd:restriction base="dms:Text">
          <xsd:maxLength value="255"/>
        </xsd:restriction>
      </xsd:simpleType>
    </xsd:element>
    <xsd:element name="cntProjectName" ma:index="18" nillable="true" ma:displayName="שם הפרויקט" ma:internalName="cntProjectName" ma:readOnly="false">
      <xsd:simpleType>
        <xsd:restriction base="dms:Text">
          <xsd:maxLength value="255"/>
        </xsd:restriction>
      </xsd:simpleType>
    </xsd:element>
    <xsd:element name="cntCrrncyType" ma:index="19" nillable="true" ma:displayName="שם מטבע" ma:internalName="cntCrrncyType" ma:readOnly="false">
      <xsd:simpleType>
        <xsd:restriction base="dms:Text">
          <xsd:maxLength value="255"/>
        </xsd:restriction>
      </xsd:simpleType>
    </xsd:element>
    <xsd:element name="cntSupllierName" ma:index="20" nillable="true" ma:displayName="שם ספק" ma:internalName="cntSupllierName" ma:readOnly="false">
      <xsd:simpleType>
        <xsd:restriction base="dms:Text">
          <xsd:maxLength value="255"/>
        </xsd:restriction>
      </xsd:simpleType>
    </xsd:element>
    <xsd:element name="cntSignDate" ma:index="21" nillable="true" ma:displayName="תאריך חתימת חוזה" ma:default="[today]" ma:format="DateOnly" ma:internalName="cntSignDate" ma:readOnly="false">
      <xsd:simpleType>
        <xsd:restriction base="dms:DateTime"/>
      </xsd:simpleType>
    </xsd:element>
    <xsd:element name="cntJobDesc" ma:index="22" nillable="true" ma:displayName="תיאור עבודה" ma:internalName="cntJobDesc" ma:readOnly="false">
      <xsd:simpleType>
        <xsd:restriction base="dms:Text">
          <xsd:maxLength value="255"/>
        </xsd:restriction>
      </xsd:simpleType>
    </xsd:element>
    <xsd:element name="cntPymntCndtns" ma:index="23" nillable="true" ma:displayName="תנאי תשלום" ma:internalName="cntPymntCndtns" ma:readOnly="false">
      <xsd:simpleType>
        <xsd:restriction base="dms:Text">
          <xsd:maxLength value="255"/>
        </xsd:restriction>
      </xsd:simpleType>
    </xsd:element>
    <xsd:element name="cntContractVersion" ma:index="24" nillable="true" ma:displayName="גרסת חוזה" ma:internalName="cntContractVersion" ma:readOnly="false">
      <xsd:simpleType>
        <xsd:restriction base="dms:Text">
          <xsd:maxLength value="255"/>
        </xsd:restriction>
      </xsd:simpleType>
    </xsd:element>
    <xsd:element name="cntContractType" ma:index="25" nillable="true" ma:displayName="תבנית חוזה" ma:internalName="cntContractType" ma:readOnly="false">
      <xsd:simpleType>
        <xsd:restriction base="dms:Text">
          <xsd:maxLength value="255"/>
        </xsd:restriction>
      </xsd:simpleType>
    </xsd:element>
    <xsd:element name="cntMadadPoints" ma:index="26" nillable="true" ma:displayName="נקודות מדד" ma:internalName="cntMadadPoints" ma:readOnly="false" ma:percentage="FALSE">
      <xsd:simpleType>
        <xsd:restriction base="dms:Number"/>
      </xsd:simpleType>
    </xsd:element>
    <xsd:element name="cntCustomField1" ma:index="27" nillable="true" ma:displayName="שדה נוסף 1" ma:internalName="cntCustomField1" ma:readOnly="false">
      <xsd:simpleType>
        <xsd:restriction base="dms:Text">
          <xsd:maxLength value="255"/>
        </xsd:restriction>
      </xsd:simpleType>
    </xsd:element>
    <xsd:element name="cntCustomField2" ma:index="28" nillable="true" ma:displayName="שדה נוסף 2" ma:internalName="cntCustomField2" ma:readOnly="false">
      <xsd:simpleType>
        <xsd:restriction base="dms:Text">
          <xsd:maxLength value="255"/>
        </xsd:restriction>
      </xsd:simpleType>
    </xsd:element>
    <xsd:element name="cntCustomField3" ma:index="29" nillable="true" ma:displayName="שדה נוסף 3" ma:internalName="cntCustomField3" ma:readOnly="false">
      <xsd:simpleType>
        <xsd:restriction base="dms:Text">
          <xsd:maxLength value="255"/>
        </xsd:restriction>
      </xsd:simpleType>
    </xsd:element>
    <xsd:element name="cntCustomField4" ma:index="30" nillable="true" ma:displayName="שדה נוסף 4" ma:internalName="cntCustomField4" ma:readOnly="false">
      <xsd:simpleType>
        <xsd:restriction base="dms:Text">
          <xsd:maxLength value="255"/>
        </xsd:restriction>
      </xsd:simpleType>
    </xsd:element>
    <xsd:element name="cntCustomField5" ma:index="31" nillable="true" ma:displayName="שדה נוסף 5" ma:internalName="cntCustomField5" ma:readOnly="false">
      <xsd:simpleType>
        <xsd:restriction base="dms:Text">
          <xsd:maxLength value="255"/>
        </xsd:restriction>
      </xsd:simpleType>
    </xsd:element>
    <xsd:element name="cntCustomField6" ma:index="32" nillable="true" ma:displayName="שדה נוסף 6" ma:internalName="cntCustomField6">
      <xsd:simpleType>
        <xsd:restriction base="dms:Text">
          <xsd:maxLength value="255"/>
        </xsd:restriction>
      </xsd:simpleType>
    </xsd:element>
    <xsd:element name="cntCustomField7" ma:index="33" nillable="true" ma:displayName="שדה נוסף 7" ma:internalName="cntCustomField7">
      <xsd:simpleType>
        <xsd:restriction base="dms:Text">
          <xsd:maxLength value="255"/>
        </xsd:restriction>
      </xsd:simpleType>
    </xsd:element>
    <xsd:element name="cntCustomField8" ma:index="34" nillable="true" ma:displayName="שדה נוסף 8" ma:internalName="cntCustomField8">
      <xsd:simpleType>
        <xsd:restriction base="dms:Text">
          <xsd:maxLength value="255"/>
        </xsd:restriction>
      </xsd:simpleType>
    </xsd:element>
    <xsd:element name="cmtUserName" ma:index="35" nillable="true" ma:displayName="יוצר החוזה" ma:internalName="cmtUserName" ma:readOnly="false">
      <xsd:simpleType>
        <xsd:restriction base="dms:Text">
          <xsd:maxLength value="255"/>
        </xsd:restriction>
      </xsd:simpleType>
    </xsd:element>
    <xsd:element name="cmtAttacheLink" ma:index="36" nillable="true" ma:displayName="קישור לנספח" ma:format="Hyperlink" ma:internalName="cmtAttacheLink"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cmtTzadAPercent" ma:index="37" nillable="true" ma:displayName="אחוז השתתפות צד א" ma:internalName="cmtTzadAPercent" ma:readOnly="false">
      <xsd:simpleType>
        <xsd:restriction base="dms:Text">
          <xsd:maxLength value="255"/>
        </xsd:restriction>
      </xsd:simpleType>
    </xsd:element>
    <xsd:element name="cmtTzadAName" ma:index="38" nillable="true" ma:displayName="שם צד א" ma:internalName="cmtTzadAName" ma:readOnly="false">
      <xsd:simpleType>
        <xsd:restriction base="dms:Text">
          <xsd:maxLength value="255"/>
        </xsd:restriction>
      </xsd:simpleType>
    </xsd:element>
    <xsd:element name="cmtChapterDesc" ma:index="40" nillable="true" ma:displayName="פרק" ma:internalName="cmtChapterDesc">
      <xsd:simpleType>
        <xsd:restriction base="dms:Text">
          <xsd:maxLength value="255"/>
        </xsd:restriction>
      </xsd:simpleType>
    </xsd:element>
    <xsd:element name="_dlc_DocId" ma:index="45" nillable="true" ma:displayName="ערך של מזהה מסמך" ma:description="הערך של מזהה המסמך שהוקצה לפריט זה." ma:internalName="_dlc_DocId" ma:readOnly="true">
      <xsd:simpleType>
        <xsd:restriction base="dms:Text"/>
      </xsd:simpleType>
    </xsd:element>
    <xsd:element name="_dlc_DocIdUrl" ma:index="46" nillable="true" ma:displayName="מזהה מסמך" ma:description="קישור קבוע למסמך זה."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47" nillable="true" ma:displayName="מזהה תמידי" ma:description="השאר מזהה בעת הוספה." ma:hidden="true" ma:internalName="_dlc_DocIdPersistId" ma:readOnly="true">
      <xsd:simpleType>
        <xsd:restriction base="dms:Boolean"/>
      </xsd:simpleType>
    </xsd:element>
    <xsd:element name="cntMadadTypeTitle" ma:index="50" nillable="true" ma:displayName="סוג מדד כותרת" ma:internalName="cntMadadTypeTitle">
      <xsd:simpleType>
        <xsd:restriction base="dms:Text">
          <xsd:maxLength value="255"/>
        </xsd:restriction>
      </xsd:simpleType>
    </xsd:element>
    <xsd:element name="cntIsKnownTitle" ma:index="51" nillable="true" ma:displayName="מדד בגין/ידוע - כותרת" ma:internalName="cntIsKnownTitle">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1" ma:displayName="סוג תוכן"/>
        <xsd:element ref="dc:title" minOccurs="0" maxOccurs="1" ma:index="1"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p:properties xmlns:p="http://schemas.microsoft.com/office/2006/metadata/properties" xmlns:xsi="http://www.w3.org/2001/XMLSchema-instance" xmlns:pc="http://schemas.microsoft.com/office/infopath/2007/PartnerControls">
  <documentManagement>
    <lcf76f155ced4ddcb4097134ff3c332f xmlns="30e7bf55-46d6-4ffc-a761-d73d4a90fc9d">
      <Terms xmlns="http://schemas.microsoft.com/office/infopath/2007/PartnerControls"/>
    </lcf76f155ced4ddcb4097134ff3c332f>
    <TaxCatchAll xmlns="ee76a7da-5c3a-4653-a494-7f3fcc3cb9e9" xsi:nil="true"/>
  </documentManagement>
</p:properties>
</file>

<file path=customXml/itemProps1.xml><?xml version="1.0" encoding="utf-8"?>
<ds:datastoreItem xmlns:ds="http://schemas.openxmlformats.org/officeDocument/2006/customXml" ds:itemID="{19381418-8ABF-4017-996B-57015B068E3D}"/>
</file>

<file path=customXml/itemProps2.xml><?xml version="1.0" encoding="utf-8"?>
<ds:datastoreItem xmlns:ds="http://schemas.openxmlformats.org/officeDocument/2006/customXml" ds:itemID="{35801D52-3B23-4205-9724-02BADE007D15}"/>
</file>

<file path=customXml/itemProps3.xml><?xml version="1.0" encoding="utf-8"?>
<ds:datastoreItem xmlns:ds="http://schemas.openxmlformats.org/officeDocument/2006/customXml" ds:itemID="{FF0C8C55-910F-43E4-9F60-30FE7AE7611F}"/>
</file>

<file path=customXml/itemProps4.xml><?xml version="1.0" encoding="utf-8"?>
<ds:datastoreItem xmlns:ds="http://schemas.openxmlformats.org/officeDocument/2006/customXml" ds:itemID="{C508259F-77EF-423A-8F7A-32A5CFB76563}"/>
</file>

<file path=customXml/itemProps5.xml><?xml version="1.0" encoding="utf-8"?>
<ds:datastoreItem xmlns:ds="http://schemas.openxmlformats.org/officeDocument/2006/customXml" ds:itemID="{81709D4C-33DC-48CC-AC7E-130A245806EE}"/>
</file>

<file path=docProps/app.xml><?xml version="1.0" encoding="utf-8"?>
<Properties xmlns="http://schemas.openxmlformats.org/officeDocument/2006/extended-properties" xmlns:vt="http://schemas.openxmlformats.org/officeDocument/2006/docPropsVTypes">
  <Template>Normal</Template>
  <TotalTime>14</TotalTime>
  <Pages>35</Pages>
  <Words>9740</Words>
  <Characters>48700</Characters>
  <Application>Microsoft Office Word</Application>
  <DocSecurity>0</DocSecurity>
  <Lines>405</Lines>
  <Paragraphs>116</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58324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רינת הראל</dc:creator>
  <cp:keywords/>
  <dc:description/>
  <cp:lastModifiedBy>רינת הראל</cp:lastModifiedBy>
  <cp:revision>3</cp:revision>
  <dcterms:created xsi:type="dcterms:W3CDTF">2019-11-13T14:51:00Z</dcterms:created>
  <dcterms:modified xsi:type="dcterms:W3CDTF">2019-11-19T09:46:00Z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0x010100C1BB7D448C37CF48BFD82AFE063F9BBD</vt:lpwstr>
  </property>
  <property fmtid="{D5CDD505-2E9C-101B-9397-08002B2CF9AE}" pid="3" name="_dlc_DocIdItemGuid">
    <vt:lpwstr>96a2848c-5ab6-4e35-b1aa-b99305331bef</vt:lpwstr>
  </property>
</Properties>
</file>