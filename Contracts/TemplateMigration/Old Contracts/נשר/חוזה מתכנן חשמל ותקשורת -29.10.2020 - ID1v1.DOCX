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del w:id="0" w:author="Eyal Konyak" w:date="2020-10-29T09:24:00Z">
        <w:r w:rsidRPr="002B2234">
          <w:rPr>
            <w:rFonts w:ascii="Times New Roman" w:eastAsia="Times New Roman" w:hAnsi="Times New Roman" w:cs="David"/>
            <w:bCs/>
            <w:i/>
            <w:iCs/>
            <w:noProof/>
            <w:sz w:val="32"/>
            <w:szCs w:val="32"/>
          </w:rPr>
          <w:drawing>
            <wp:inline distT="0" distB="0" distL="0" distR="0" wp14:anchorId="563F48D4" wp14:editId="54D9DA1C">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del>
    </w:p>
    <w:p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rsidR="00735E3D" w:rsidRPr="00B27B4C" w:rsidRDefault="00533FF2"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 xml:space="preserve">פרוייקט נשר - ( שם זמני ) </w:t>
          </w:r>
        </w:p>
      </w:sdtContent>
    </w:sdt>
    <w:p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rsidR="00735E3D" w:rsidRPr="00B27B4C" w:rsidRDefault="00533FF2"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נשר</w:t>
          </w:r>
        </w:p>
      </w:sdtContent>
    </w:sdt>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0-14T00:00:00Z">
            <w:dateFormat w:val="dd/MM/yyyy"/>
            <w:lid w:val="he-IL"/>
            <w:storeMappedDataAs w:val="dateTime"/>
            <w:calendar w:val="gregorian"/>
          </w:date>
        </w:sdtPr>
        <w:sdtEndPr>
          <w:rPr>
            <w:rFonts w:hint="cs"/>
          </w:rPr>
        </w:sdtEndPr>
        <w:sdtContent>
          <w:r w:rsidR="00533FF2">
            <w:rPr>
              <w:rFonts w:ascii="Times New Roman" w:eastAsia="Times New Roman" w:hAnsi="Times New Roman" w:cs="David" w:hint="cs"/>
              <w:color w:val="800080"/>
              <w:sz w:val="24"/>
              <w:szCs w:val="24"/>
              <w:rtl/>
              <w:lang w:eastAsia="he-IL"/>
            </w:rPr>
            <w:t>‏14/10/2020</w:t>
          </w:r>
        </w:sdtContent>
      </w:sdt>
    </w:p>
    <w:p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rsid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p w:rsidR="0011381D" w:rsidRDefault="0011381D"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p>
    <w:p w:rsidR="0011381D" w:rsidRPr="002B2234" w:rsidRDefault="0011381D"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p>
    <w:sdt>
      <w:sdtPr>
        <w:rPr>
          <w:rFonts w:ascii="Times New Roman" w:eastAsia="Times New Roman" w:hAnsi="Times New Roman" w:cs="David"/>
          <w:b/>
          <w:bCs/>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rsidR="002B2234" w:rsidRPr="00696A37" w:rsidRDefault="00533FF2" w:rsidP="0024287E">
          <w:pPr>
            <w:widowControl w:val="0"/>
            <w:spacing w:before="0" w:beforeAutospacing="0" w:after="0" w:afterAutospacing="0" w:line="240" w:lineRule="auto"/>
            <w:ind w:left="935" w:firstLine="283"/>
            <w:jc w:val="center"/>
            <w:rPr>
              <w:rFonts w:ascii="Times New Roman" w:eastAsia="Times New Roman" w:hAnsi="Times New Roman" w:cs="David"/>
              <w:b/>
              <w:bCs/>
              <w:color w:val="008000"/>
              <w:sz w:val="24"/>
              <w:szCs w:val="24"/>
              <w:rtl/>
            </w:rPr>
          </w:pPr>
          <w:r>
            <w:rPr>
              <w:rFonts w:ascii="Times New Roman" w:eastAsia="Times New Roman" w:hAnsi="Times New Roman" w:cs="David" w:hint="eastAsia"/>
              <w:b/>
              <w:bCs/>
              <w:color w:val="800080"/>
              <w:sz w:val="24"/>
              <w:szCs w:val="24"/>
              <w:rtl/>
            </w:rPr>
            <w:t>אפריקה ישראל מגורים בע"מ</w:t>
          </w:r>
          <w:r>
            <w:rPr>
              <w:rFonts w:ascii="Times New Roman" w:eastAsia="Times New Roman" w:hAnsi="Times New Roman" w:cs="David" w:hint="eastAsia"/>
              <w:b/>
              <w:bCs/>
              <w:color w:val="800080"/>
              <w:sz w:val="24"/>
              <w:szCs w:val="24"/>
              <w:rtl/>
            </w:rPr>
            <w:br/>
            <w:t>יוני נתניהו 1 ג' אור יהודה</w:t>
          </w:r>
          <w:r>
            <w:rPr>
              <w:rFonts w:ascii="Times New Roman" w:eastAsia="Times New Roman" w:hAnsi="Times New Roman" w:cs="David" w:hint="eastAsia"/>
              <w:b/>
              <w:bCs/>
              <w:color w:val="800080"/>
              <w:sz w:val="24"/>
              <w:szCs w:val="24"/>
              <w:rtl/>
            </w:rPr>
            <w:br/>
            <w:t>מ.ז 52-003476-0</w:t>
          </w:r>
          <w:r>
            <w:rPr>
              <w:rFonts w:ascii="Times New Roman" w:eastAsia="Times New Roman" w:hAnsi="Times New Roman" w:cs="David" w:hint="eastAsia"/>
              <w:b/>
              <w:bCs/>
              <w:color w:val="800080"/>
              <w:sz w:val="24"/>
              <w:szCs w:val="24"/>
              <w:rtl/>
            </w:rPr>
            <w:br/>
          </w:r>
          <w:r>
            <w:rPr>
              <w:rFonts w:ascii="Times New Roman" w:eastAsia="Times New Roman" w:hAnsi="Times New Roman" w:cs="David" w:hint="eastAsia"/>
              <w:b/>
              <w:bCs/>
              <w:color w:val="800080"/>
              <w:sz w:val="24"/>
              <w:szCs w:val="24"/>
              <w:rtl/>
            </w:rPr>
            <w:br/>
            <w:t>שיכון ובינוי נדל"ן בע"מ</w:t>
          </w:r>
          <w:r>
            <w:rPr>
              <w:rFonts w:ascii="Times New Roman" w:eastAsia="Times New Roman" w:hAnsi="Times New Roman" w:cs="David" w:hint="eastAsia"/>
              <w:b/>
              <w:bCs/>
              <w:color w:val="800080"/>
              <w:sz w:val="24"/>
              <w:szCs w:val="24"/>
              <w:rtl/>
            </w:rPr>
            <w:br/>
            <w:t>שלם 3 רמת גן 52215</w:t>
          </w:r>
          <w:r>
            <w:rPr>
              <w:rFonts w:ascii="Times New Roman" w:eastAsia="Times New Roman" w:hAnsi="Times New Roman" w:cs="David" w:hint="eastAsia"/>
              <w:b/>
              <w:bCs/>
              <w:color w:val="800080"/>
              <w:sz w:val="24"/>
              <w:szCs w:val="24"/>
              <w:rtl/>
            </w:rPr>
            <w:br/>
            <w:t>מ.ז 52-002117-1</w:t>
          </w:r>
          <w:r>
            <w:rPr>
              <w:rFonts w:ascii="Times New Roman" w:eastAsia="Times New Roman" w:hAnsi="Times New Roman" w:cs="David" w:hint="eastAsia"/>
              <w:b/>
              <w:bCs/>
              <w:color w:val="800080"/>
              <w:sz w:val="24"/>
              <w:szCs w:val="24"/>
              <w:rtl/>
            </w:rPr>
            <w:br/>
          </w:r>
          <w:r>
            <w:rPr>
              <w:rFonts w:ascii="Times New Roman" w:eastAsia="Times New Roman" w:hAnsi="Times New Roman" w:cs="David" w:hint="eastAsia"/>
              <w:b/>
              <w:bCs/>
              <w:color w:val="800080"/>
              <w:sz w:val="24"/>
              <w:szCs w:val="24"/>
              <w:rtl/>
            </w:rPr>
            <w:br/>
            <w:t>כלל נכסי נדלן נשר מרכז (</w:t>
          </w:r>
          <w:proofErr w:type="spellStart"/>
          <w:r>
            <w:rPr>
              <w:rFonts w:ascii="Times New Roman" w:eastAsia="Times New Roman" w:hAnsi="Times New Roman" w:cs="David" w:hint="eastAsia"/>
              <w:b/>
              <w:bCs/>
              <w:color w:val="800080"/>
              <w:sz w:val="24"/>
              <w:szCs w:val="24"/>
              <w:rtl/>
            </w:rPr>
            <w:t>נ.נ.נ.מ</w:t>
          </w:r>
          <w:proofErr w:type="spellEnd"/>
          <w:r>
            <w:rPr>
              <w:rFonts w:ascii="Times New Roman" w:eastAsia="Times New Roman" w:hAnsi="Times New Roman" w:cs="David" w:hint="eastAsia"/>
              <w:b/>
              <w:bCs/>
              <w:color w:val="800080"/>
              <w:sz w:val="24"/>
              <w:szCs w:val="24"/>
              <w:rtl/>
            </w:rPr>
            <w:t>) שותפות מוגבלת</w:t>
          </w:r>
          <w:r>
            <w:rPr>
              <w:rFonts w:ascii="Times New Roman" w:eastAsia="Times New Roman" w:hAnsi="Times New Roman" w:cs="David" w:hint="eastAsia"/>
              <w:b/>
              <w:bCs/>
              <w:color w:val="800080"/>
              <w:sz w:val="24"/>
              <w:szCs w:val="24"/>
              <w:rtl/>
            </w:rPr>
            <w:br/>
            <w:t>מרכז עזריאלי בניין משולש 3, תל אביב</w:t>
          </w:r>
          <w:r>
            <w:rPr>
              <w:rFonts w:ascii="Times New Roman" w:eastAsia="Times New Roman" w:hAnsi="Times New Roman" w:cs="David" w:hint="eastAsia"/>
              <w:b/>
              <w:bCs/>
              <w:color w:val="800080"/>
              <w:sz w:val="24"/>
              <w:szCs w:val="24"/>
              <w:rtl/>
            </w:rPr>
            <w:br/>
            <w:t>540283033</w:t>
          </w:r>
          <w:r>
            <w:rPr>
              <w:rFonts w:ascii="Times New Roman" w:eastAsia="Times New Roman" w:hAnsi="Times New Roman" w:cs="David" w:hint="eastAsia"/>
              <w:b/>
              <w:bCs/>
              <w:color w:val="800080"/>
              <w:sz w:val="24"/>
              <w:szCs w:val="24"/>
              <w:rtl/>
            </w:rPr>
            <w:br/>
          </w:r>
          <w:r>
            <w:rPr>
              <w:rFonts w:ascii="Times New Roman" w:eastAsia="Times New Roman" w:hAnsi="Times New Roman" w:cs="David" w:hint="eastAsia"/>
              <w:b/>
              <w:bCs/>
              <w:color w:val="800080"/>
              <w:sz w:val="24"/>
              <w:szCs w:val="24"/>
              <w:rtl/>
            </w:rPr>
            <w:br/>
          </w:r>
        </w:p>
      </w:sdtContent>
    </w:sdt>
    <w:p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b/>
          <w:bCs/>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rsidR="002B2234" w:rsidRPr="0024287E" w:rsidRDefault="00533FF2" w:rsidP="0024287E">
          <w:pPr>
            <w:widowControl w:val="0"/>
            <w:spacing w:before="0" w:beforeAutospacing="0" w:after="0" w:afterAutospacing="0" w:line="240" w:lineRule="auto"/>
            <w:ind w:left="2880" w:firstLine="720"/>
            <w:rPr>
              <w:rFonts w:ascii="Times New Roman" w:eastAsia="Times New Roman" w:hAnsi="Times New Roman" w:cs="David"/>
              <w:sz w:val="20"/>
              <w:szCs w:val="24"/>
              <w:lang w:eastAsia="he-IL"/>
            </w:rPr>
          </w:pPr>
          <w:r>
            <w:rPr>
              <w:rFonts w:ascii="Times New Roman" w:eastAsia="Times New Roman" w:hAnsi="Times New Roman" w:cs="David" w:hint="cs"/>
              <w:b/>
              <w:bCs/>
              <w:color w:val="800080"/>
              <w:sz w:val="24"/>
              <w:szCs w:val="24"/>
              <w:rtl/>
            </w:rPr>
            <w:br/>
            <w:t xml:space="preserve">          סער מהנדסים בע"מ</w:t>
          </w:r>
          <w:r>
            <w:rPr>
              <w:rFonts w:ascii="Times New Roman" w:eastAsia="Times New Roman" w:hAnsi="Times New Roman" w:cs="David" w:hint="cs"/>
              <w:b/>
              <w:bCs/>
              <w:color w:val="800080"/>
              <w:sz w:val="24"/>
              <w:szCs w:val="24"/>
              <w:rtl/>
            </w:rPr>
            <w:br/>
            <w:t xml:space="preserve">            </w:t>
          </w:r>
          <w:proofErr w:type="spellStart"/>
          <w:r>
            <w:rPr>
              <w:rFonts w:ascii="Times New Roman" w:eastAsia="Times New Roman" w:hAnsi="Times New Roman" w:cs="David" w:hint="cs"/>
              <w:b/>
              <w:bCs/>
              <w:color w:val="800080"/>
              <w:sz w:val="24"/>
              <w:szCs w:val="24"/>
              <w:rtl/>
            </w:rPr>
            <w:t>התעשיה</w:t>
          </w:r>
          <w:proofErr w:type="spellEnd"/>
          <w:r>
            <w:rPr>
              <w:rFonts w:ascii="Times New Roman" w:eastAsia="Times New Roman" w:hAnsi="Times New Roman" w:cs="David" w:hint="cs"/>
              <w:b/>
              <w:bCs/>
              <w:color w:val="800080"/>
              <w:sz w:val="24"/>
              <w:szCs w:val="24"/>
              <w:rtl/>
            </w:rPr>
            <w:t xml:space="preserve"> 51 נשר</w:t>
          </w:r>
          <w:r>
            <w:rPr>
              <w:rFonts w:ascii="Times New Roman" w:eastAsia="Times New Roman" w:hAnsi="Times New Roman" w:cs="David" w:hint="cs"/>
              <w:b/>
              <w:bCs/>
              <w:color w:val="800080"/>
              <w:sz w:val="24"/>
              <w:szCs w:val="24"/>
              <w:rtl/>
            </w:rPr>
            <w:br/>
          </w:r>
        </w:p>
      </w:sdtContent>
    </w:sdt>
    <w:p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למונחים הבאים יהא הפרוש הנקוב </w:t>
      </w:r>
      <w:proofErr w:type="spellStart"/>
      <w:r w:rsidRPr="002B2234">
        <w:rPr>
          <w:rFonts w:ascii="Times New Roman" w:eastAsia="Times New Roman" w:hAnsi="Times New Roman" w:cs="David"/>
          <w:sz w:val="20"/>
          <w:szCs w:val="24"/>
          <w:rtl/>
          <w:lang w:eastAsia="he-IL"/>
        </w:rPr>
        <w:t>בצידם</w:t>
      </w:r>
      <w:proofErr w:type="spellEnd"/>
      <w:r w:rsidRPr="002B2234">
        <w:rPr>
          <w:rFonts w:ascii="Times New Roman" w:eastAsia="Times New Roman" w:hAnsi="Times New Roman" w:cs="David"/>
          <w:sz w:val="20"/>
          <w:szCs w:val="24"/>
          <w:rtl/>
          <w:lang w:eastAsia="he-IL"/>
        </w:rPr>
        <w:t xml:space="preserve"> דהיינו:</w:t>
      </w:r>
    </w:p>
    <w:p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w:t>
      </w:r>
    </w:p>
    <w:p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"התכנית" </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w:t>
      </w:r>
    </w:p>
    <w:p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rsidR="002B2234" w:rsidRPr="002B2234" w:rsidRDefault="002B2234" w:rsidP="00B76FA9">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התכניות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w:t>
      </w: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rsidR="002B2234" w:rsidRPr="002B2234" w:rsidRDefault="002B2234" w:rsidP="00B76FA9">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rsidR="002B2234" w:rsidRPr="002B2234" w:rsidRDefault="002B2234" w:rsidP="00B76FA9">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rsidR="002B2234" w:rsidRPr="002B2234" w:rsidRDefault="002B2234" w:rsidP="00B76FA9">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rsidR="00B76FA9" w:rsidRPr="002B2234" w:rsidRDefault="00B76FA9"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w:t>
      </w: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rsidR="002B2234" w:rsidRPr="002B2234" w:rsidRDefault="002B2234" w:rsidP="00B76FA9">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rsidR="00B76FA9" w:rsidRPr="002B2234" w:rsidRDefault="002B2234" w:rsidP="00B76FA9">
      <w:pPr>
        <w:widowControl w:val="0"/>
        <w:tabs>
          <w:tab w:val="left" w:pos="1932"/>
        </w:tabs>
        <w:spacing w:before="0" w:beforeAutospacing="0" w:after="0" w:afterAutospacing="0" w:line="240" w:lineRule="auto"/>
        <w:ind w:left="1932" w:hanging="1134"/>
        <w:jc w:val="both"/>
        <w:rPr>
          <w:ins w:id="1" w:author="Eyal Konyak" w:date="2020-10-29T09:24:00Z"/>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w:t>
      </w:r>
      <w:ins w:id="2" w:author="Eyal Konyak" w:date="2020-10-29T09:24:00Z">
        <w:r w:rsidR="00B76FA9" w:rsidRPr="00B76FA9">
          <w:rPr>
            <w:rFonts w:ascii="Times New Roman" w:eastAsia="Times New Roman" w:hAnsi="Times New Roman" w:cs="David"/>
            <w:sz w:val="20"/>
            <w:szCs w:val="24"/>
            <w:rtl/>
            <w:lang w:eastAsia="he-IL"/>
          </w:rPr>
          <w:t xml:space="preserve"> </w:t>
        </w:r>
      </w:ins>
    </w:p>
    <w:p w:rsidR="00B76FA9" w:rsidRDefault="00B76FA9" w:rsidP="00B76FA9">
      <w:pPr>
        <w:widowControl w:val="0"/>
        <w:tabs>
          <w:tab w:val="left" w:pos="1932"/>
        </w:tabs>
        <w:spacing w:before="0" w:beforeAutospacing="0" w:after="0" w:afterAutospacing="0" w:line="240" w:lineRule="auto"/>
        <w:ind w:left="798"/>
        <w:jc w:val="both"/>
        <w:rPr>
          <w:ins w:id="3" w:author="Eyal Konyak" w:date="2020-10-29T09:24:00Z"/>
          <w:rFonts w:ascii="Times New Roman" w:eastAsia="Times New Roman" w:hAnsi="Times New Roman" w:cs="David"/>
          <w:sz w:val="20"/>
          <w:szCs w:val="24"/>
          <w:rtl/>
          <w:lang w:eastAsia="he-IL"/>
        </w:rPr>
      </w:pPr>
    </w:p>
    <w:p w:rsidR="00533FF2" w:rsidRDefault="00B76FA9" w:rsidP="00533FF2">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ins w:id="4" w:author="Eyal Konyak" w:date="2020-10-29T09:24:00Z">
        <w:r w:rsidRPr="00B76FA9">
          <w:rPr>
            <w:rFonts w:ascii="Times New Roman" w:eastAsia="Times New Roman" w:hAnsi="Times New Roman" w:cs="David" w:hint="cs"/>
            <w:b/>
            <w:bCs/>
            <w:sz w:val="20"/>
            <w:szCs w:val="24"/>
            <w:rtl/>
            <w:lang w:eastAsia="he-IL"/>
          </w:rPr>
          <w:t>"רשות</w:t>
        </w:r>
      </w:ins>
    </w:p>
    <w:p w:rsidR="00B76FA9" w:rsidRPr="00B76FA9" w:rsidRDefault="00533FF2" w:rsidP="00837F05">
      <w:pPr>
        <w:widowControl w:val="0"/>
        <w:tabs>
          <w:tab w:val="left" w:pos="1932"/>
        </w:tabs>
        <w:spacing w:before="0" w:beforeAutospacing="0" w:after="0" w:afterAutospacing="0" w:line="240" w:lineRule="auto"/>
        <w:ind w:left="2160" w:hanging="1362"/>
        <w:jc w:val="both"/>
        <w:rPr>
          <w:ins w:id="5" w:author="Eyal Konyak" w:date="2020-10-29T09:24:00Z"/>
          <w:rFonts w:ascii="Times New Roman" w:eastAsia="Times New Roman" w:hAnsi="Times New Roman" w:cs="David"/>
          <w:sz w:val="20"/>
          <w:szCs w:val="24"/>
          <w:rtl/>
          <w:lang w:eastAsia="he-IL"/>
        </w:rPr>
      </w:pPr>
      <w:ins w:id="6" w:author="Eyal Konyak" w:date="2020-10-29T09:24:00Z">
        <w:r w:rsidRPr="00B76FA9">
          <w:rPr>
            <w:rFonts w:ascii="Times New Roman" w:eastAsia="Times New Roman" w:hAnsi="Times New Roman" w:cs="David" w:hint="cs"/>
            <w:b/>
            <w:bCs/>
            <w:sz w:val="20"/>
            <w:szCs w:val="24"/>
            <w:rtl/>
            <w:lang w:eastAsia="he-IL"/>
          </w:rPr>
          <w:t>מוסמכת</w:t>
        </w:r>
      </w:ins>
      <w:ins w:id="7" w:author="Eyal Konyak" w:date="2020-10-29T09:25:00Z">
        <w:r>
          <w:rPr>
            <w:rFonts w:ascii="Times New Roman" w:eastAsia="Times New Roman" w:hAnsi="Times New Roman" w:cs="David" w:hint="cs"/>
            <w:b/>
            <w:bCs/>
            <w:sz w:val="20"/>
            <w:szCs w:val="24"/>
            <w:rtl/>
            <w:lang w:eastAsia="he-IL"/>
          </w:rPr>
          <w:t>"</w:t>
        </w:r>
      </w:ins>
      <w:ins w:id="8" w:author="Eyal Konyak" w:date="2020-10-29T09:24:00Z">
        <w:r w:rsidRPr="00B76FA9">
          <w:rPr>
            <w:rFonts w:ascii="Times New Roman" w:eastAsia="Times New Roman" w:hAnsi="Times New Roman" w:cs="David" w:hint="cs"/>
            <w:b/>
            <w:bCs/>
            <w:sz w:val="20"/>
            <w:szCs w:val="24"/>
            <w:rtl/>
            <w:lang w:eastAsia="he-IL"/>
          </w:rPr>
          <w:t xml:space="preserve"> </w:t>
        </w:r>
        <w:bookmarkStart w:id="9" w:name="_Hlk54797293"/>
        <w:r w:rsidR="00B76FA9">
          <w:rPr>
            <w:rFonts w:ascii="Times New Roman" w:eastAsia="Times New Roman" w:hAnsi="Times New Roman" w:cs="David"/>
            <w:sz w:val="20"/>
            <w:szCs w:val="24"/>
            <w:rtl/>
            <w:lang w:eastAsia="he-IL"/>
          </w:rPr>
          <w:tab/>
        </w:r>
      </w:ins>
      <w:ins w:id="10" w:author="Eyal Konyak" w:date="2020-10-29T09:25:00Z">
        <w:r>
          <w:rPr>
            <w:rFonts w:ascii="Times New Roman" w:eastAsia="Times New Roman" w:hAnsi="Times New Roman" w:cs="David"/>
            <w:sz w:val="20"/>
            <w:szCs w:val="24"/>
            <w:rtl/>
            <w:lang w:eastAsia="he-IL"/>
          </w:rPr>
          <w:tab/>
        </w:r>
      </w:ins>
      <w:ins w:id="11" w:author="Eyal Konyak" w:date="2020-10-29T09:24:00Z">
        <w:r w:rsidR="00B76FA9" w:rsidRPr="00B76FA9">
          <w:rPr>
            <w:rFonts w:ascii="Times New Roman" w:eastAsia="Times New Roman" w:hAnsi="Times New Roman" w:cs="David"/>
            <w:sz w:val="20"/>
            <w:szCs w:val="24"/>
            <w:rtl/>
            <w:lang w:eastAsia="he-IL"/>
          </w:rPr>
          <w:t xml:space="preserve">כל רשות שלטונית או מעין-שלטונית, לרבות ועדות מקומיות, וועדות מחוזיות לתכנון ובניה, הרשויות המקומיות והעירוניות, רשות הכבאות, פיקוד העורף, משטרה, חברת החשמל, בזק, חברות תקשורת וכבלים אחרות, עיריית נשר, רשויות מקומיות גובלות או סמוכות, תאגידי מים וביוב, </w:t>
        </w:r>
        <w:proofErr w:type="spellStart"/>
        <w:r w:rsidR="00B76FA9" w:rsidRPr="00B76FA9">
          <w:rPr>
            <w:rFonts w:ascii="Times New Roman" w:eastAsia="Times New Roman" w:hAnsi="Times New Roman" w:cs="David"/>
            <w:sz w:val="20"/>
            <w:szCs w:val="24"/>
            <w:rtl/>
            <w:lang w:eastAsia="he-IL"/>
          </w:rPr>
          <w:t>מט"ש</w:t>
        </w:r>
        <w:proofErr w:type="spellEnd"/>
        <w:r w:rsidR="00B76FA9" w:rsidRPr="00B76FA9">
          <w:rPr>
            <w:rFonts w:ascii="Times New Roman" w:eastAsia="Times New Roman" w:hAnsi="Times New Roman" w:cs="David"/>
            <w:sz w:val="20"/>
            <w:szCs w:val="24"/>
            <w:rtl/>
            <w:lang w:eastAsia="he-IL"/>
          </w:rPr>
          <w:t>, המרכז למיפוי ישראל, המודד המחוזי, רשות מקרקעי ישראל, חברת נתיבי ישראל, רכבת ישראל, לשכת רישום המקרקעין, קק"ל, משרד החקלאות/פקיד היערות, רשות הטבע והגנים, רשות העתיקות, רשויות ניקוז אזוריות, חברת מקורות,  המטרונית, חברת יפה נוף וכד'</w:t>
        </w:r>
        <w:bookmarkEnd w:id="9"/>
        <w:r w:rsidR="00B76FA9">
          <w:rPr>
            <w:rFonts w:ascii="Times New Roman" w:eastAsia="Times New Roman" w:hAnsi="Times New Roman" w:cs="David" w:hint="cs"/>
            <w:sz w:val="20"/>
            <w:szCs w:val="24"/>
            <w:rtl/>
            <w:lang w:eastAsia="he-IL"/>
          </w:rPr>
          <w:t>.</w:t>
        </w:r>
      </w:ins>
    </w:p>
    <w:p w:rsidR="00B76FA9" w:rsidRPr="00B76FA9" w:rsidRDefault="00B76FA9" w:rsidP="00B76FA9">
      <w:pPr>
        <w:widowControl w:val="0"/>
        <w:tabs>
          <w:tab w:val="left" w:pos="1932"/>
        </w:tabs>
        <w:spacing w:before="0" w:beforeAutospacing="0" w:after="0" w:afterAutospacing="0" w:line="240" w:lineRule="auto"/>
        <w:ind w:left="1932" w:hanging="1134"/>
        <w:jc w:val="both"/>
        <w:rPr>
          <w:ins w:id="12" w:author="Eyal Konyak" w:date="2020-10-29T09:24:00Z"/>
          <w:rFonts w:ascii="Times New Roman" w:eastAsia="Times New Roman" w:hAnsi="Times New Roman" w:cs="David"/>
          <w:b/>
          <w:bCs/>
          <w:sz w:val="20"/>
          <w:szCs w:val="24"/>
          <w:rtl/>
          <w:lang w:eastAsia="he-IL"/>
        </w:rPr>
      </w:pPr>
    </w:p>
    <w:p w:rsidR="00B76FA9" w:rsidRPr="002B2234" w:rsidRDefault="00B76FA9" w:rsidP="00B76FA9">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lang w:eastAsia="he-IL"/>
        </w:rPr>
      </w:pP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רשימת התכניות והמסמכים שעל המתכנן להנפיק.</w:t>
      </w:r>
    </w:p>
    <w:p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rsid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rsidR="00B76FA9" w:rsidRPr="005807CD" w:rsidRDefault="00B76FA9" w:rsidP="005807CD">
      <w:pPr>
        <w:widowControl w:val="0"/>
        <w:numPr>
          <w:ilvl w:val="1"/>
          <w:numId w:val="1"/>
        </w:numPr>
        <w:spacing w:before="0" w:beforeAutospacing="0" w:after="200" w:afterAutospacing="0" w:line="240" w:lineRule="auto"/>
        <w:ind w:left="788" w:hanging="431"/>
        <w:jc w:val="both"/>
        <w:rPr>
          <w:ins w:id="13" w:author="Eyal Konyak" w:date="2020-10-29T09:24:00Z"/>
          <w:sz w:val="20"/>
        </w:rPr>
      </w:pPr>
      <w:ins w:id="14" w:author="Eyal Konyak" w:date="2020-10-29T09:24:00Z">
        <w:r w:rsidRPr="005807CD">
          <w:rPr>
            <w:rFonts w:ascii="Times New Roman" w:eastAsia="Times New Roman" w:hAnsi="Times New Roman" w:cs="David"/>
            <w:sz w:val="20"/>
            <w:szCs w:val="24"/>
            <w:rtl/>
            <w:lang w:eastAsia="he-IL"/>
          </w:rPr>
          <w:t xml:space="preserve">למען הסר ספק מובהר בזה, כי הוראות הנספחים אינן באות לגרוע מהוראות הסכם זה ומן ההתחייבויות שקיבל על עצמו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על פי הסכם זה, אלא להוסיף עליהן בלבד.</w:t>
        </w:r>
      </w:ins>
    </w:p>
    <w:p w:rsidR="00B76FA9" w:rsidRPr="002B2234" w:rsidRDefault="00B76FA9" w:rsidP="002B2234">
      <w:pPr>
        <w:widowControl w:val="0"/>
        <w:spacing w:before="0" w:beforeAutospacing="0" w:after="240" w:afterAutospacing="0" w:line="240" w:lineRule="auto"/>
        <w:ind w:left="799"/>
        <w:jc w:val="both"/>
        <w:rPr>
          <w:ins w:id="15" w:author="Eyal Konyak" w:date="2020-10-29T09:24:00Z"/>
          <w:rFonts w:ascii="Times New Roman" w:eastAsia="Times New Roman" w:hAnsi="Times New Roman" w:cs="David"/>
          <w:sz w:val="20"/>
          <w:szCs w:val="24"/>
          <w:rtl/>
          <w:lang w:eastAsia="he-IL"/>
        </w:rPr>
      </w:pPr>
    </w:p>
    <w:p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rsidR="002B2234" w:rsidRDefault="002B2234" w:rsidP="002B2234">
      <w:pPr>
        <w:widowControl w:val="0"/>
        <w:numPr>
          <w:ilvl w:val="1"/>
          <w:numId w:val="1"/>
        </w:numPr>
        <w:spacing w:before="0" w:beforeAutospacing="0" w:after="200" w:afterAutospacing="0" w:line="240" w:lineRule="auto"/>
        <w:jc w:val="both"/>
        <w:rPr>
          <w:ins w:id="16" w:author="Eyal Konyak" w:date="2020-10-29T09:24:00Z"/>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ins w:id="17" w:author="Eyal Konyak" w:date="2020-10-29T09:24:00Z">
        <w:r w:rsidR="00BB7D8B" w:rsidRPr="005807CD">
          <w:rPr>
            <w:rFonts w:ascii="Times New Roman" w:eastAsia="Times New Roman" w:hAnsi="Times New Roman" w:cs="David"/>
            <w:sz w:val="20"/>
            <w:szCs w:val="24"/>
            <w:rtl/>
            <w:lang w:eastAsia="he-IL"/>
          </w:rPr>
          <w:t xml:space="preserve"> והכל בהתאם להוראות הסכם זה, לרבות לוחות הזמנים והתמורה כפי שנקבעו בהסכם זה</w:t>
        </w:r>
        <w:r w:rsidRPr="002B2234">
          <w:rPr>
            <w:rFonts w:ascii="Times New Roman" w:eastAsia="Times New Roman" w:hAnsi="Times New Roman" w:cs="David"/>
            <w:sz w:val="20"/>
            <w:szCs w:val="24"/>
            <w:rtl/>
            <w:lang w:eastAsia="he-IL"/>
          </w:rPr>
          <w:t>.</w:t>
        </w:r>
      </w:ins>
    </w:p>
    <w:p w:rsidR="00B36EE0" w:rsidRPr="005807CD" w:rsidRDefault="00B36EE0" w:rsidP="005807CD">
      <w:pPr>
        <w:widowControl w:val="0"/>
        <w:numPr>
          <w:ilvl w:val="1"/>
          <w:numId w:val="1"/>
        </w:numPr>
        <w:spacing w:before="0" w:beforeAutospacing="0" w:after="200" w:afterAutospacing="0" w:line="240" w:lineRule="auto"/>
        <w:jc w:val="both"/>
        <w:rPr>
          <w:ins w:id="18" w:author="Eyal Konyak" w:date="2020-10-29T09:24:00Z"/>
          <w:sz w:val="20"/>
        </w:rPr>
      </w:pPr>
      <w:bookmarkStart w:id="19" w:name="_Ref83622789"/>
      <w:ins w:id="20" w:author="Eyal Konyak" w:date="2020-10-29T09:24:00Z">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מתחייב לספק את </w:t>
        </w:r>
        <w:r>
          <w:rPr>
            <w:rFonts w:ascii="Times New Roman" w:eastAsia="Times New Roman" w:hAnsi="Times New Roman" w:cs="David" w:hint="cs"/>
            <w:sz w:val="20"/>
            <w:szCs w:val="24"/>
            <w:rtl/>
            <w:lang w:eastAsia="he-IL"/>
          </w:rPr>
          <w:t>השירותים</w:t>
        </w:r>
        <w:r w:rsidRPr="005807CD">
          <w:rPr>
            <w:rFonts w:ascii="Times New Roman" w:eastAsia="Times New Roman" w:hAnsi="Times New Roman" w:cs="David"/>
            <w:sz w:val="20"/>
            <w:szCs w:val="24"/>
            <w:rtl/>
            <w:lang w:eastAsia="he-IL"/>
          </w:rPr>
          <w:t xml:space="preserve"> על פי הסכם זה וכמפורט בנספח </w:t>
        </w:r>
        <w:r w:rsidRPr="005807CD">
          <w:rPr>
            <w:rFonts w:ascii="Times New Roman" w:eastAsia="Times New Roman" w:hAnsi="Times New Roman" w:cs="David" w:hint="eastAsia"/>
            <w:b/>
            <w:bCs/>
            <w:sz w:val="20"/>
            <w:szCs w:val="24"/>
            <w:rtl/>
            <w:lang w:eastAsia="he-IL"/>
          </w:rPr>
          <w:t>ב</w:t>
        </w:r>
        <w:r w:rsidRPr="005807CD">
          <w:rPr>
            <w:rFonts w:ascii="Times New Roman" w:eastAsia="Times New Roman" w:hAnsi="Times New Roman" w:cs="David"/>
            <w:sz w:val="20"/>
            <w:szCs w:val="24"/>
            <w:rtl/>
            <w:lang w:eastAsia="he-IL"/>
          </w:rPr>
          <w:t xml:space="preserve">' המצורף להסכם זה, וזאת במסגרת לוחות הזמנים כמפורט בנספח </w:t>
        </w:r>
        <w:r w:rsidRPr="005807CD">
          <w:rPr>
            <w:rFonts w:ascii="Times New Roman" w:eastAsia="Times New Roman" w:hAnsi="Times New Roman" w:cs="David"/>
            <w:b/>
            <w:bCs/>
            <w:sz w:val="20"/>
            <w:szCs w:val="24"/>
            <w:rtl/>
            <w:lang w:eastAsia="he-IL"/>
          </w:rPr>
          <w:t>ג'</w:t>
        </w:r>
        <w:r w:rsidRPr="005807CD">
          <w:rPr>
            <w:rFonts w:ascii="Times New Roman" w:eastAsia="Times New Roman" w:hAnsi="Times New Roman" w:cs="David"/>
            <w:sz w:val="20"/>
            <w:szCs w:val="24"/>
            <w:rtl/>
            <w:lang w:eastAsia="he-IL"/>
          </w:rPr>
          <w:t xml:space="preserve"> המצורף להסכם זה.</w:t>
        </w:r>
        <w:bookmarkEnd w:id="19"/>
        <w:r w:rsidRPr="005807CD">
          <w:rPr>
            <w:rFonts w:ascii="Times New Roman" w:eastAsia="Times New Roman" w:hAnsi="Times New Roman" w:cs="David"/>
            <w:sz w:val="20"/>
            <w:szCs w:val="24"/>
            <w:rtl/>
            <w:lang w:eastAsia="he-IL"/>
          </w:rPr>
          <w:t xml:space="preserve"> </w:t>
        </w:r>
      </w:ins>
    </w:p>
    <w:p w:rsidR="00B36EE0" w:rsidRPr="005807CD" w:rsidRDefault="00B36EE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Change w:id="21" w:author="Eyal Konyak" w:date="2020-10-29T09:24:00Z">
          <w:pPr>
            <w:widowControl w:val="0"/>
            <w:numPr>
              <w:ilvl w:val="1"/>
              <w:numId w:val="1"/>
            </w:numPr>
            <w:tabs>
              <w:tab w:val="num" w:pos="792"/>
            </w:tabs>
            <w:spacing w:before="0" w:beforeAutospacing="0" w:after="200" w:afterAutospacing="0" w:line="240" w:lineRule="auto"/>
            <w:ind w:left="792" w:hanging="432"/>
            <w:jc w:val="both"/>
          </w:pPr>
        </w:pPrChange>
      </w:pPr>
      <w:ins w:id="22" w:author="Eyal Konyak" w:date="2020-10-29T09:24:00Z">
        <w:r w:rsidRPr="005807CD">
          <w:rPr>
            <w:rFonts w:ascii="Times New Roman" w:eastAsia="Times New Roman" w:hAnsi="Times New Roman" w:cs="David"/>
            <w:sz w:val="20"/>
            <w:szCs w:val="24"/>
            <w:rtl/>
            <w:lang w:eastAsia="he-IL"/>
          </w:rPr>
          <w:t xml:space="preserve">על אף האמור, מובהר בזה, כי </w:t>
        </w:r>
        <w:r>
          <w:rPr>
            <w:rFonts w:ascii="Times New Roman" w:eastAsia="Times New Roman" w:hAnsi="Times New Roman" w:cs="David" w:hint="cs"/>
            <w:sz w:val="20"/>
            <w:szCs w:val="24"/>
            <w:rtl/>
            <w:lang w:eastAsia="he-IL"/>
          </w:rPr>
          <w:t>השירותים</w:t>
        </w:r>
        <w:r w:rsidRPr="005807CD">
          <w:rPr>
            <w:rFonts w:ascii="Times New Roman" w:eastAsia="Times New Roman" w:hAnsi="Times New Roman" w:cs="David"/>
            <w:sz w:val="20"/>
            <w:szCs w:val="24"/>
            <w:rtl/>
            <w:lang w:eastAsia="he-IL"/>
          </w:rPr>
          <w:t xml:space="preserve"> יכללו גם כל עבודה ו/או שירות אשר אינם נזכרים במפורש בנספח </w:t>
        </w:r>
        <w:r w:rsidRPr="005807CD">
          <w:rPr>
            <w:rFonts w:ascii="Times New Roman" w:eastAsia="Times New Roman" w:hAnsi="Times New Roman" w:cs="David" w:hint="eastAsia"/>
            <w:b/>
            <w:bCs/>
            <w:sz w:val="20"/>
            <w:szCs w:val="24"/>
            <w:rtl/>
            <w:lang w:eastAsia="he-IL"/>
          </w:rPr>
          <w:t>ב</w:t>
        </w:r>
        <w:r w:rsidRPr="005807CD">
          <w:rPr>
            <w:rFonts w:ascii="Times New Roman" w:eastAsia="Times New Roman" w:hAnsi="Times New Roman" w:cs="David"/>
            <w:sz w:val="20"/>
            <w:szCs w:val="24"/>
            <w:rtl/>
            <w:lang w:eastAsia="he-IL"/>
          </w:rPr>
          <w:t xml:space="preserve">', אך מהווים, מעצם טיבם וטבעם ו/או על פי הנוהג, חלק בלתי נפרד </w:t>
        </w:r>
        <w:r>
          <w:rPr>
            <w:rFonts w:ascii="Times New Roman" w:eastAsia="Times New Roman" w:hAnsi="Times New Roman" w:cs="David" w:hint="cs"/>
            <w:sz w:val="20"/>
            <w:szCs w:val="24"/>
            <w:rtl/>
            <w:lang w:eastAsia="he-IL"/>
          </w:rPr>
          <w:t>מהשירותים</w:t>
        </w:r>
        <w:r w:rsidRPr="005807CD">
          <w:rPr>
            <w:rFonts w:ascii="Times New Roman" w:eastAsia="Times New Roman" w:hAnsi="Times New Roman" w:cs="David"/>
            <w:sz w:val="20"/>
            <w:szCs w:val="24"/>
            <w:rtl/>
            <w:lang w:eastAsia="he-IL"/>
          </w:rPr>
          <w:t xml:space="preserve">, וזאת מבלי </w:t>
        </w:r>
        <w:r>
          <w:rPr>
            <w:rFonts w:ascii="Times New Roman" w:eastAsia="Times New Roman" w:hAnsi="Times New Roman" w:cs="David" w:hint="cs"/>
            <w:sz w:val="20"/>
            <w:szCs w:val="24"/>
            <w:rtl/>
            <w:lang w:eastAsia="he-IL"/>
          </w:rPr>
          <w:t>שהמתכנן</w:t>
        </w:r>
        <w:r w:rsidRPr="005807CD">
          <w:rPr>
            <w:rFonts w:ascii="Times New Roman" w:eastAsia="Times New Roman" w:hAnsi="Times New Roman" w:cs="David"/>
            <w:sz w:val="20"/>
            <w:szCs w:val="24"/>
            <w:rtl/>
            <w:lang w:eastAsia="he-IL"/>
          </w:rPr>
          <w:t xml:space="preserve"> יהא זכאי לתמורה נוספת בגין האמור, אלא אם יהווה הדבר שינויים </w:t>
        </w:r>
        <w:r>
          <w:rPr>
            <w:rFonts w:ascii="Times New Roman" w:eastAsia="Times New Roman" w:hAnsi="Times New Roman" w:cs="David" w:hint="cs"/>
            <w:sz w:val="20"/>
            <w:szCs w:val="24"/>
            <w:rtl/>
            <w:lang w:eastAsia="he-IL"/>
          </w:rPr>
          <w:t xml:space="preserve">כאמור בסעיף </w:t>
        </w:r>
        <w:r>
          <w:rPr>
            <w:rFonts w:ascii="Times New Roman" w:eastAsia="Times New Roman" w:hAnsi="Times New Roman" w:cs="David"/>
            <w:sz w:val="20"/>
            <w:szCs w:val="24"/>
            <w:rtl/>
            <w:lang w:eastAsia="he-IL"/>
          </w:rPr>
          <w:fldChar w:fldCharType="begin"/>
        </w:r>
        <w:r>
          <w:rPr>
            <w:rFonts w:ascii="Times New Roman" w:eastAsia="Times New Roman" w:hAnsi="Times New Roman" w:cs="David"/>
            <w:sz w:val="20"/>
            <w:szCs w:val="24"/>
            <w:rtl/>
            <w:lang w:eastAsia="he-IL"/>
          </w:rPr>
          <w:instrText xml:space="preserve"> </w:instrText>
        </w:r>
        <w:r>
          <w:rPr>
            <w:rFonts w:ascii="Times New Roman" w:eastAsia="Times New Roman" w:hAnsi="Times New Roman" w:cs="David"/>
            <w:sz w:val="20"/>
            <w:szCs w:val="24"/>
            <w:lang w:eastAsia="he-IL"/>
          </w:rPr>
          <w:instrText>REF</w:instrText>
        </w:r>
        <w:r>
          <w:rPr>
            <w:rFonts w:ascii="Times New Roman" w:eastAsia="Times New Roman" w:hAnsi="Times New Roman" w:cs="David"/>
            <w:sz w:val="20"/>
            <w:szCs w:val="24"/>
            <w:rtl/>
            <w:lang w:eastAsia="he-IL"/>
          </w:rPr>
          <w:instrText xml:space="preserve"> _</w:instrText>
        </w:r>
        <w:r>
          <w:rPr>
            <w:rFonts w:ascii="Times New Roman" w:eastAsia="Times New Roman" w:hAnsi="Times New Roman" w:cs="David"/>
            <w:sz w:val="20"/>
            <w:szCs w:val="24"/>
            <w:lang w:eastAsia="he-IL"/>
          </w:rPr>
          <w:instrText>Ref54792340 \r \h</w:instrText>
        </w:r>
        <w:r>
          <w:rPr>
            <w:rFonts w:ascii="Times New Roman" w:eastAsia="Times New Roman" w:hAnsi="Times New Roman" w:cs="David"/>
            <w:sz w:val="20"/>
            <w:szCs w:val="24"/>
            <w:rtl/>
            <w:lang w:eastAsia="he-IL"/>
          </w:rPr>
          <w:instrText xml:space="preserve"> </w:instrText>
        </w:r>
      </w:ins>
      <w:r>
        <w:rPr>
          <w:rFonts w:ascii="Times New Roman" w:eastAsia="Times New Roman" w:hAnsi="Times New Roman" w:cs="David"/>
          <w:sz w:val="20"/>
          <w:szCs w:val="24"/>
          <w:rtl/>
          <w:lang w:eastAsia="he-IL"/>
        </w:rPr>
      </w:r>
      <w:ins w:id="23" w:author="Eyal Konyak" w:date="2020-10-29T09:24:00Z">
        <w:r>
          <w:rPr>
            <w:rFonts w:ascii="Times New Roman" w:eastAsia="Times New Roman" w:hAnsi="Times New Roman" w:cs="David"/>
            <w:sz w:val="20"/>
            <w:szCs w:val="24"/>
            <w:rtl/>
            <w:lang w:eastAsia="he-IL"/>
          </w:rPr>
          <w:fldChar w:fldCharType="separate"/>
        </w:r>
        <w:r>
          <w:rPr>
            <w:rFonts w:ascii="Times New Roman" w:eastAsia="Times New Roman" w:hAnsi="Times New Roman" w:cs="David"/>
            <w:sz w:val="20"/>
            <w:szCs w:val="24"/>
            <w:cs/>
            <w:lang w:eastAsia="he-IL"/>
          </w:rPr>
          <w:t>‎</w:t>
        </w:r>
        <w:r>
          <w:rPr>
            <w:rFonts w:ascii="Times New Roman" w:eastAsia="Times New Roman" w:hAnsi="Times New Roman" w:cs="David"/>
            <w:sz w:val="20"/>
            <w:szCs w:val="24"/>
            <w:lang w:eastAsia="he-IL"/>
          </w:rPr>
          <w:t>8.3</w:t>
        </w:r>
        <w:r>
          <w:rPr>
            <w:rFonts w:ascii="Times New Roman" w:eastAsia="Times New Roman" w:hAnsi="Times New Roman" w:cs="David"/>
            <w:sz w:val="20"/>
            <w:szCs w:val="24"/>
            <w:rtl/>
            <w:lang w:eastAsia="he-IL"/>
          </w:rPr>
          <w:fldChar w:fldCharType="end"/>
        </w:r>
        <w:r>
          <w:rPr>
            <w:rFonts w:ascii="Times New Roman" w:eastAsia="Times New Roman" w:hAnsi="Times New Roman" w:cs="David" w:hint="cs"/>
            <w:sz w:val="20"/>
            <w:szCs w:val="24"/>
            <w:rtl/>
            <w:lang w:eastAsia="he-IL"/>
          </w:rPr>
          <w:t xml:space="preserve"> להלן</w:t>
        </w:r>
      </w:ins>
      <w:r w:rsidRPr="005807CD">
        <w:rPr>
          <w:rFonts w:ascii="Times New Roman" w:eastAsia="Times New Roman" w:hAnsi="Times New Roman" w:cs="David"/>
          <w:sz w:val="20"/>
          <w:szCs w:val="24"/>
          <w:rtl/>
          <w:lang w:eastAsia="he-IL"/>
        </w:rPr>
        <w:t>.</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w:t>
      </w:r>
      <w:proofErr w:type="spellEnd"/>
      <w:r w:rsidRPr="002B2234">
        <w:rPr>
          <w:rFonts w:ascii="Times New Roman" w:eastAsia="Times New Roman" w:hAnsi="Times New Roman" w:cs="David"/>
          <w:sz w:val="20"/>
          <w:szCs w:val="24"/>
          <w:rtl/>
          <w:lang w:eastAsia="he-IL"/>
        </w:rPr>
        <w:t xml:space="preserve">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ביצועם ברמה מקצועית גבוהה </w:t>
      </w:r>
      <w:ins w:id="24" w:author="Eyal Konyak" w:date="2020-10-29T09:24:00Z">
        <w:r w:rsidR="00BB7D8B" w:rsidRPr="005807CD">
          <w:rPr>
            <w:rFonts w:ascii="Times New Roman" w:eastAsia="Times New Roman" w:hAnsi="Times New Roman" w:cs="David"/>
            <w:sz w:val="20"/>
            <w:szCs w:val="24"/>
            <w:rtl/>
            <w:lang w:eastAsia="he-IL"/>
          </w:rPr>
          <w:t xml:space="preserve">לשביעות רצון המזמין </w:t>
        </w:r>
      </w:ins>
      <w:r w:rsidRPr="002B2234">
        <w:rPr>
          <w:rFonts w:ascii="Times New Roman" w:eastAsia="Times New Roman" w:hAnsi="Times New Roman" w:cs="David"/>
          <w:sz w:val="20"/>
          <w:szCs w:val="24"/>
          <w:rtl/>
          <w:lang w:eastAsia="he-IL"/>
        </w:rPr>
        <w:t xml:space="preserve">ובהתאם למותנה </w:t>
      </w:r>
      <w:del w:id="25" w:author="Eyal Konyak" w:date="2020-10-29T09:24:00Z">
        <w:r w:rsidRPr="002B2234">
          <w:rPr>
            <w:rFonts w:ascii="Times New Roman" w:eastAsia="Times New Roman" w:hAnsi="Times New Roman" w:cs="David"/>
            <w:sz w:val="20"/>
            <w:szCs w:val="24"/>
            <w:rtl/>
            <w:lang w:eastAsia="he-IL"/>
          </w:rPr>
          <w:delText>בחוזה</w:delText>
        </w:r>
      </w:del>
      <w:ins w:id="26" w:author="Eyal Konyak" w:date="2020-10-29T09:24:00Z">
        <w:r w:rsidR="00BB7D8B">
          <w:rPr>
            <w:rFonts w:ascii="Times New Roman" w:eastAsia="Times New Roman" w:hAnsi="Times New Roman" w:cs="David" w:hint="cs"/>
            <w:sz w:val="20"/>
            <w:szCs w:val="24"/>
            <w:rtl/>
            <w:lang w:eastAsia="he-IL"/>
          </w:rPr>
          <w:t>בהסכם זה</w:t>
        </w:r>
      </w:ins>
      <w:r w:rsidRPr="002B2234">
        <w:rPr>
          <w:rFonts w:ascii="Times New Roman" w:eastAsia="Times New Roman" w:hAnsi="Times New Roman" w:cs="David"/>
          <w:sz w:val="20"/>
          <w:szCs w:val="24"/>
          <w:rtl/>
          <w:lang w:eastAsia="he-IL"/>
        </w:rPr>
        <w:t>.</w:t>
      </w:r>
    </w:p>
    <w:p w:rsidR="001538C0"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w:t>
      </w:r>
    </w:p>
    <w:p w:rsid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rsidR="00533FF2" w:rsidRDefault="00BB7D8B" w:rsidP="002B2234">
      <w:pPr>
        <w:widowControl w:val="0"/>
        <w:numPr>
          <w:ilvl w:val="1"/>
          <w:numId w:val="1"/>
        </w:numPr>
        <w:spacing w:before="0" w:beforeAutospacing="0" w:after="200" w:afterAutospacing="0" w:line="240" w:lineRule="auto"/>
        <w:jc w:val="both"/>
        <w:rPr>
          <w:ins w:id="27" w:author="Eyal Konyak" w:date="2020-10-29T09:28:00Z"/>
          <w:rFonts w:ascii="Times New Roman" w:eastAsia="Times New Roman" w:hAnsi="Times New Roman" w:cs="David"/>
          <w:sz w:val="20"/>
          <w:szCs w:val="24"/>
          <w:lang w:eastAsia="he-IL"/>
        </w:rPr>
      </w:pPr>
      <w:ins w:id="28" w:author="Eyal Konyak" w:date="2020-10-29T09:24:00Z">
        <w:r w:rsidRPr="005807CD">
          <w:rPr>
            <w:rFonts w:ascii="Times New Roman" w:eastAsia="Times New Roman" w:hAnsi="Times New Roman" w:cs="David"/>
            <w:sz w:val="20"/>
            <w:szCs w:val="24"/>
            <w:rtl/>
            <w:lang w:eastAsia="he-IL"/>
          </w:rPr>
          <w:t>כי הוא ו/או עובדיו ו/או מי מטעמו יפעלו במסגרת הסכם זה לפי מיטב הנוהג והנוהל המקצועי בישראל, ובהתאמה ובכפוף להוראות כל דין, תקנה ותקן, בהתאם לכל הנחייה מכל רשות מוסמכת, בהתאם להוראות התוכנית ו/או כל תכנית סטטוטורית רלוונטית אחרת ובהתאם להנחיות המזמין כפי שיהיו מעת לעת.</w:t>
        </w:r>
      </w:ins>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rsidR="002B2234" w:rsidRPr="00B36EE0" w:rsidRDefault="002B2234" w:rsidP="00B36EE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התכניות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w:t>
      </w:r>
      <w:r w:rsidR="00BB7D8B">
        <w:rPr>
          <w:rFonts w:ascii="Times New Roman" w:eastAsia="Times New Roman" w:hAnsi="Times New Roman" w:cs="David" w:hint="cs"/>
          <w:sz w:val="20"/>
          <w:szCs w:val="24"/>
          <w:rtl/>
          <w:lang w:eastAsia="he-IL"/>
        </w:rPr>
        <w:t xml:space="preserve"> </w:t>
      </w:r>
      <w:ins w:id="29" w:author="Eyal Konyak" w:date="2020-10-29T09:24:00Z">
        <w:r w:rsidR="00BB7D8B">
          <w:rPr>
            <w:rFonts w:ascii="Times New Roman" w:eastAsia="Times New Roman" w:hAnsi="Times New Roman" w:cs="David" w:hint="cs"/>
            <w:sz w:val="20"/>
            <w:szCs w:val="24"/>
            <w:rtl/>
            <w:lang w:eastAsia="he-IL"/>
          </w:rPr>
          <w:t xml:space="preserve">ולגבי </w:t>
        </w:r>
      </w:ins>
      <w:ins w:id="30" w:author="Eyal Konyak" w:date="2020-10-29T09:28:00Z">
        <w:r w:rsidR="00533FF2">
          <w:rPr>
            <w:rFonts w:ascii="Times New Roman" w:eastAsia="Times New Roman" w:hAnsi="Times New Roman" w:cs="David" w:hint="cs"/>
            <w:sz w:val="20"/>
            <w:szCs w:val="24"/>
            <w:rtl/>
            <w:lang w:eastAsia="he-IL"/>
          </w:rPr>
          <w:t xml:space="preserve">כל </w:t>
        </w:r>
      </w:ins>
      <w:ins w:id="31" w:author="Eyal Konyak" w:date="2020-10-29T09:24:00Z">
        <w:r w:rsidR="00BB7D8B">
          <w:rPr>
            <w:rFonts w:ascii="Times New Roman" w:eastAsia="Times New Roman" w:hAnsi="Times New Roman" w:cs="David" w:hint="cs"/>
            <w:sz w:val="20"/>
            <w:szCs w:val="24"/>
            <w:rtl/>
            <w:lang w:eastAsia="he-IL"/>
          </w:rPr>
          <w:t>קרקע סמוכה לאתר,</w:t>
        </w:r>
        <w:r w:rsidRPr="002B2234">
          <w:rPr>
            <w:rFonts w:ascii="Times New Roman" w:eastAsia="Times New Roman" w:hAnsi="Times New Roman" w:cs="David"/>
            <w:sz w:val="20"/>
            <w:szCs w:val="24"/>
            <w:rtl/>
            <w:lang w:eastAsia="he-IL"/>
          </w:rPr>
          <w:t xml:space="preserve"> </w:t>
        </w:r>
      </w:ins>
      <w:r w:rsidRPr="002B2234">
        <w:rPr>
          <w:rFonts w:ascii="Times New Roman" w:eastAsia="Times New Roman" w:hAnsi="Times New Roman" w:cs="David"/>
          <w:sz w:val="20"/>
          <w:szCs w:val="24"/>
          <w:rtl/>
          <w:lang w:eastAsia="he-IL"/>
        </w:rPr>
        <w:t>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2B2234">
        <w:rPr>
          <w:rFonts w:ascii="Times New Roman" w:eastAsia="Times New Roman" w:hAnsi="Times New Roman" w:cs="David"/>
          <w:sz w:val="20"/>
          <w:szCs w:val="24"/>
          <w:rtl/>
          <w:lang w:eastAsia="he-IL"/>
        </w:rPr>
        <w:t>הכל</w:t>
      </w:r>
      <w:proofErr w:type="spellEnd"/>
      <w:r w:rsidRPr="002B2234">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ins w:id="32" w:author="Eyal Konyak" w:date="2020-10-29T09:24:00Z">
        <w:r w:rsidR="00BB7D8B" w:rsidRPr="005807CD">
          <w:rPr>
            <w:rFonts w:ascii="Times New Roman" w:eastAsia="Times New Roman" w:hAnsi="Times New Roman" w:cs="David"/>
            <w:sz w:val="20"/>
            <w:szCs w:val="24"/>
            <w:rtl/>
            <w:lang w:eastAsia="he-IL"/>
          </w:rPr>
          <w:t xml:space="preserve"> למען הסר ספק מובהר בזה, כי אין בהעמדת נתונים ו/או מסמכים על ידי המזמין כדי להטיל עליו אחריות כלשהי או כדי לשחרר את </w:t>
        </w:r>
        <w:r w:rsidR="00BB7D8B">
          <w:rPr>
            <w:rFonts w:ascii="Times New Roman" w:eastAsia="Times New Roman" w:hAnsi="Times New Roman" w:cs="David" w:hint="cs"/>
            <w:sz w:val="20"/>
            <w:szCs w:val="24"/>
            <w:rtl/>
            <w:lang w:eastAsia="he-IL"/>
          </w:rPr>
          <w:t>המתכנן</w:t>
        </w:r>
        <w:r w:rsidR="00BB7D8B" w:rsidRPr="005807CD">
          <w:rPr>
            <w:rFonts w:ascii="Times New Roman" w:eastAsia="Times New Roman" w:hAnsi="Times New Roman" w:cs="David"/>
            <w:sz w:val="20"/>
            <w:szCs w:val="24"/>
            <w:rtl/>
            <w:lang w:eastAsia="he-IL"/>
          </w:rPr>
          <w:t xml:space="preserve"> מאחריותו על פי הסכם זה או לגרוע ממנה. </w:t>
        </w:r>
        <w:r w:rsidR="00BB7D8B">
          <w:rPr>
            <w:rFonts w:ascii="Times New Roman" w:eastAsia="Times New Roman" w:hAnsi="Times New Roman" w:cs="David" w:hint="cs"/>
            <w:sz w:val="20"/>
            <w:szCs w:val="24"/>
            <w:rtl/>
            <w:lang w:eastAsia="he-IL"/>
          </w:rPr>
          <w:t>המתכנן</w:t>
        </w:r>
        <w:r w:rsidR="00BB7D8B" w:rsidRPr="005807CD">
          <w:rPr>
            <w:rFonts w:ascii="Times New Roman" w:eastAsia="Times New Roman" w:hAnsi="Times New Roman" w:cs="David"/>
            <w:sz w:val="20"/>
            <w:szCs w:val="24"/>
            <w:rtl/>
            <w:lang w:eastAsia="he-IL"/>
          </w:rPr>
          <w:t xml:space="preserve"> מתחייב לבדוק באופן פוזיטיבי את נכונותם ושלמותם של הנתונים והמסמכים אשר יועברו לידיו על פי הסכם זה וליידע את המזמין גבי כל טעות או חוסר בהם.</w:t>
        </w:r>
      </w:ins>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התכניות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del w:id="33" w:author="Eyal Konyak" w:date="2020-10-29T09:24:00Z">
        <w:r w:rsidRPr="002B2234">
          <w:rPr>
            <w:rFonts w:ascii="Times New Roman" w:eastAsia="Times New Roman" w:hAnsi="Times New Roman" w:cs="David"/>
            <w:sz w:val="20"/>
            <w:szCs w:val="24"/>
            <w:rtl/>
            <w:lang w:eastAsia="he-IL"/>
          </w:rPr>
          <w:delText>חוזה</w:delText>
        </w:r>
      </w:del>
      <w:ins w:id="34" w:author="Eyal Konyak" w:date="2020-10-29T09:24:00Z">
        <w:r w:rsidR="001538C0">
          <w:rPr>
            <w:rFonts w:ascii="Times New Roman" w:eastAsia="Times New Roman" w:hAnsi="Times New Roman" w:cs="David" w:hint="cs"/>
            <w:sz w:val="20"/>
            <w:szCs w:val="24"/>
            <w:rtl/>
            <w:lang w:eastAsia="he-IL"/>
          </w:rPr>
          <w:t>הסכם</w:t>
        </w:r>
      </w:ins>
      <w:r w:rsidR="001538C0"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זה.</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rsid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w:t>
      </w:r>
      <w:proofErr w:type="spellStart"/>
      <w:r w:rsidRPr="002B2234">
        <w:rPr>
          <w:rFonts w:ascii="Times New Roman" w:eastAsia="Times New Roman" w:hAnsi="Times New Roman" w:cs="David" w:hint="cs"/>
          <w:sz w:val="20"/>
          <w:szCs w:val="24"/>
          <w:rtl/>
          <w:lang w:eastAsia="he-IL"/>
        </w:rPr>
        <w:t>רמדורנט</w:t>
      </w:r>
      <w:proofErr w:type="spellEnd"/>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של </w:t>
      </w:r>
      <w:proofErr w:type="spellStart"/>
      <w:r w:rsidRPr="002B2234">
        <w:rPr>
          <w:rFonts w:ascii="Times New Roman" w:eastAsia="Times New Roman" w:hAnsi="Times New Roman" w:cs="David"/>
          <w:sz w:val="20"/>
          <w:szCs w:val="24"/>
          <w:rtl/>
          <w:lang w:eastAsia="he-IL"/>
        </w:rPr>
        <w:t>רמדור</w:t>
      </w:r>
      <w:proofErr w:type="spellEnd"/>
      <w:r w:rsidRPr="002B2234">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rsidR="001538C0" w:rsidRPr="00B36EE0" w:rsidRDefault="00B36EE0" w:rsidP="00B36EE0">
      <w:pPr>
        <w:widowControl w:val="0"/>
        <w:numPr>
          <w:ilvl w:val="1"/>
          <w:numId w:val="1"/>
        </w:numPr>
        <w:spacing w:before="0" w:beforeAutospacing="0" w:after="240" w:afterAutospacing="0" w:line="240" w:lineRule="auto"/>
        <w:ind w:left="788" w:hanging="431"/>
        <w:jc w:val="both"/>
        <w:rPr>
          <w:ins w:id="35" w:author="Eyal Konyak" w:date="2020-10-29T09:24:00Z"/>
          <w:rFonts w:ascii="Times New Roman" w:eastAsia="Times New Roman" w:hAnsi="Times New Roman" w:cs="David"/>
          <w:sz w:val="20"/>
          <w:szCs w:val="24"/>
          <w:lang w:eastAsia="he-IL"/>
        </w:rPr>
      </w:pPr>
      <w:ins w:id="36" w:author="Eyal Konyak" w:date="2020-10-29T09:24:00Z">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מקבל על עצמו לבצע כל שירות טכני או משרדי הכרוך בביצוע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ו/או הנובע מהם, ככל שיידרש לכך על ידי המזמין.</w:t>
        </w:r>
      </w:ins>
    </w:p>
    <w:p w:rsidR="00BB7D8B" w:rsidRPr="005807CD" w:rsidRDefault="00BB7D8B" w:rsidP="005807CD">
      <w:pPr>
        <w:widowControl w:val="0"/>
        <w:numPr>
          <w:ilvl w:val="1"/>
          <w:numId w:val="1"/>
        </w:numPr>
        <w:spacing w:before="0" w:beforeAutospacing="0" w:after="240" w:afterAutospacing="0" w:line="240" w:lineRule="auto"/>
        <w:ind w:left="788" w:hanging="431"/>
        <w:jc w:val="both"/>
        <w:rPr>
          <w:ins w:id="37" w:author="Eyal Konyak" w:date="2020-10-29T09:24:00Z"/>
          <w:sz w:val="20"/>
        </w:rPr>
      </w:pPr>
      <w:ins w:id="38" w:author="Eyal Konyak" w:date="2020-10-29T09:24:00Z">
        <w:r>
          <w:rPr>
            <w:rFonts w:ascii="Times New Roman" w:eastAsia="Times New Roman" w:hAnsi="Times New Roman" w:cs="David" w:hint="cs"/>
            <w:sz w:val="20"/>
            <w:szCs w:val="24"/>
            <w:rtl/>
            <w:lang w:eastAsia="he-IL"/>
          </w:rPr>
          <w:t xml:space="preserve">המתכנן מצהיר </w:t>
        </w:r>
        <w:r w:rsidRPr="005807CD">
          <w:rPr>
            <w:rFonts w:ascii="Times New Roman" w:eastAsia="Times New Roman" w:hAnsi="Times New Roman" w:cs="David"/>
            <w:sz w:val="20"/>
            <w:szCs w:val="24"/>
            <w:rtl/>
            <w:lang w:eastAsia="he-IL"/>
          </w:rPr>
          <w:t xml:space="preserve">כי אין כל מניעה חוקית ו/או חוזית להתקשרותו בהסכם זה וחתימתו על הסכם זה וביצוע מלוא התחייבויותיו על פיו ו/או ביצוע  </w:t>
        </w:r>
        <w:r>
          <w:rPr>
            <w:rFonts w:ascii="Times New Roman" w:eastAsia="Times New Roman" w:hAnsi="Times New Roman" w:cs="David" w:hint="cs"/>
            <w:sz w:val="20"/>
            <w:szCs w:val="24"/>
            <w:rtl/>
            <w:lang w:eastAsia="he-IL"/>
          </w:rPr>
          <w:t>השירותים</w:t>
        </w:r>
        <w:r w:rsidRPr="005807CD">
          <w:rPr>
            <w:rFonts w:ascii="Times New Roman" w:eastAsia="Times New Roman" w:hAnsi="Times New Roman" w:cs="David"/>
            <w:sz w:val="20"/>
            <w:szCs w:val="24"/>
            <w:rtl/>
            <w:lang w:eastAsia="he-IL"/>
          </w:rPr>
          <w:t xml:space="preserve"> לא יהוו הפרה של הסכם או התחייבות </w:t>
        </w:r>
        <w:r>
          <w:rPr>
            <w:rFonts w:ascii="Times New Roman" w:eastAsia="Times New Roman" w:hAnsi="Times New Roman" w:cs="David" w:hint="cs"/>
            <w:sz w:val="20"/>
            <w:szCs w:val="24"/>
            <w:rtl/>
            <w:lang w:eastAsia="he-IL"/>
          </w:rPr>
          <w:t>שהמתכנן</w:t>
        </w:r>
        <w:r w:rsidRPr="005807CD">
          <w:rPr>
            <w:rFonts w:ascii="Times New Roman" w:eastAsia="Times New Roman" w:hAnsi="Times New Roman" w:cs="David"/>
            <w:sz w:val="20"/>
            <w:szCs w:val="24"/>
            <w:rtl/>
            <w:lang w:eastAsia="he-IL"/>
          </w:rPr>
          <w:t xml:space="preserve"> צד להם או שהוא כפוף להם, וכי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אינו נזקק לצורך התקשרותו בהסכם זה או ביצוע התחייבויותיו על פיו להסכמה כלשהי של כל גוף שלישי שהוא.</w:t>
        </w:r>
      </w:ins>
    </w:p>
    <w:p w:rsidR="001538C0" w:rsidRPr="005807CD" w:rsidRDefault="001538C0" w:rsidP="005807CD">
      <w:pPr>
        <w:widowControl w:val="0"/>
        <w:numPr>
          <w:ilvl w:val="1"/>
          <w:numId w:val="1"/>
        </w:numPr>
        <w:spacing w:before="0" w:beforeAutospacing="0" w:after="240" w:afterAutospacing="0" w:line="240" w:lineRule="auto"/>
        <w:ind w:left="788" w:hanging="431"/>
        <w:jc w:val="both"/>
        <w:rPr>
          <w:ins w:id="39" w:author="Eyal Konyak" w:date="2020-10-29T09:24:00Z"/>
          <w:sz w:val="20"/>
        </w:rPr>
      </w:pPr>
      <w:ins w:id="40" w:author="Eyal Konyak" w:date="2020-10-29T09:24:00Z">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מתחייב שלא להעסיק, במישרין או בעקיפין, לצורך ביצוע השירותים (כולם או מקצתם) כל קבלני משנה ו/או נותני שירותים עצמאיים, אלא אם קיבל לכך את הסכמתו המפורשת של המזמין מראש ובכתב. המזמין יהא רשאי להתנות הסכמתו בעריכת ביטוח הולם מטעמם של המזמין ו/או קבלני המשנה, כפי שיורה יועץ הביטוח מטעם המזמין. </w:t>
        </w:r>
      </w:ins>
    </w:p>
    <w:p w:rsidR="00BB7D8B" w:rsidRPr="00B36EE0" w:rsidRDefault="001538C0" w:rsidP="00B36EE0">
      <w:pPr>
        <w:widowControl w:val="0"/>
        <w:numPr>
          <w:ilvl w:val="1"/>
          <w:numId w:val="1"/>
        </w:numPr>
        <w:spacing w:before="0" w:beforeAutospacing="0" w:after="240" w:afterAutospacing="0" w:line="240" w:lineRule="auto"/>
        <w:ind w:left="788" w:hanging="431"/>
        <w:jc w:val="both"/>
        <w:rPr>
          <w:ins w:id="41" w:author="Eyal Konyak" w:date="2020-10-29T09:24:00Z"/>
          <w:rFonts w:ascii="Times New Roman" w:eastAsia="Times New Roman" w:hAnsi="Times New Roman" w:cs="David"/>
          <w:sz w:val="20"/>
          <w:szCs w:val="24"/>
          <w:rtl/>
          <w:lang w:eastAsia="he-IL"/>
        </w:rPr>
      </w:pPr>
      <w:ins w:id="42" w:author="Eyal Konyak" w:date="2020-10-29T09:24:00Z">
        <w:r w:rsidRPr="005807CD">
          <w:rPr>
            <w:rFonts w:ascii="Times New Roman" w:eastAsia="Times New Roman" w:hAnsi="Times New Roman" w:cs="David"/>
            <w:sz w:val="20"/>
            <w:szCs w:val="24"/>
            <w:rtl/>
            <w:lang w:eastAsia="he-IL"/>
          </w:rPr>
          <w:t xml:space="preserve">המזמין רשאי לדרוש </w:t>
        </w:r>
        <w:r>
          <w:rPr>
            <w:rFonts w:ascii="Times New Roman" w:eastAsia="Times New Roman" w:hAnsi="Times New Roman" w:cs="David" w:hint="cs"/>
            <w:sz w:val="20"/>
            <w:szCs w:val="24"/>
            <w:rtl/>
            <w:lang w:eastAsia="he-IL"/>
          </w:rPr>
          <w:t>מהמתכנן</w:t>
        </w:r>
        <w:r w:rsidRPr="005807CD">
          <w:rPr>
            <w:rFonts w:ascii="Times New Roman" w:eastAsia="Times New Roman" w:hAnsi="Times New Roman" w:cs="David"/>
            <w:sz w:val="20"/>
            <w:szCs w:val="24"/>
            <w:rtl/>
            <w:lang w:eastAsia="he-IL"/>
          </w:rPr>
          <w:t xml:space="preserve">, על פי שיקול דעתו הבלעדי, להגיע לשטח </w:t>
        </w:r>
        <w:r>
          <w:rPr>
            <w:rFonts w:ascii="Times New Roman" w:eastAsia="Times New Roman" w:hAnsi="Times New Roman" w:cs="David" w:hint="cs"/>
            <w:sz w:val="20"/>
            <w:szCs w:val="24"/>
            <w:rtl/>
            <w:lang w:eastAsia="he-IL"/>
          </w:rPr>
          <w:t>האתר</w:t>
        </w:r>
        <w:r w:rsidRPr="005807CD">
          <w:rPr>
            <w:rFonts w:ascii="Times New Roman" w:eastAsia="Times New Roman" w:hAnsi="Times New Roman" w:cs="David"/>
            <w:sz w:val="20"/>
            <w:szCs w:val="24"/>
            <w:rtl/>
            <w:lang w:eastAsia="he-IL"/>
          </w:rPr>
          <w:t xml:space="preserve"> ו/או </w:t>
        </w:r>
        <w:r>
          <w:rPr>
            <w:rFonts w:ascii="Times New Roman" w:eastAsia="Times New Roman" w:hAnsi="Times New Roman" w:cs="David" w:hint="cs"/>
            <w:sz w:val="20"/>
            <w:szCs w:val="24"/>
            <w:rtl/>
            <w:lang w:eastAsia="he-IL"/>
          </w:rPr>
          <w:t>ל</w:t>
        </w:r>
        <w:r w:rsidRPr="005807CD">
          <w:rPr>
            <w:rFonts w:ascii="Times New Roman" w:eastAsia="Times New Roman" w:hAnsi="Times New Roman" w:cs="David"/>
            <w:sz w:val="20"/>
            <w:szCs w:val="24"/>
            <w:rtl/>
            <w:lang w:eastAsia="he-IL"/>
          </w:rPr>
          <w:t xml:space="preserve">רשויות המוסמכות, בכל עת שיידרש לכך, לצורך ביצוע וקידום </w:t>
        </w:r>
        <w:r>
          <w:rPr>
            <w:rFonts w:ascii="Times New Roman" w:eastAsia="Times New Roman" w:hAnsi="Times New Roman" w:cs="David" w:hint="cs"/>
            <w:sz w:val="20"/>
            <w:szCs w:val="24"/>
            <w:rtl/>
            <w:lang w:eastAsia="he-IL"/>
          </w:rPr>
          <w:t>השירותים.</w:t>
        </w:r>
      </w:ins>
    </w:p>
    <w:p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proofErr w:type="spellStart"/>
      <w:r w:rsidRPr="002B2234">
        <w:rPr>
          <w:rFonts w:ascii="Times New Roman" w:eastAsia="Times New Roman" w:hAnsi="Times New Roman" w:cs="David" w:hint="cs"/>
          <w:b/>
          <w:sz w:val="20"/>
          <w:szCs w:val="24"/>
          <w:rtl/>
          <w:lang w:eastAsia="he-IL"/>
        </w:rPr>
        <w:t>המצ"ב</w:t>
      </w:r>
      <w:proofErr w:type="spellEnd"/>
      <w:r w:rsidRPr="002B2234">
        <w:rPr>
          <w:rFonts w:ascii="Times New Roman" w:eastAsia="Times New Roman" w:hAnsi="Times New Roman" w:cs="David" w:hint="cs"/>
          <w:b/>
          <w:sz w:val="20"/>
          <w:szCs w:val="24"/>
          <w:rtl/>
          <w:lang w:eastAsia="he-IL"/>
        </w:rPr>
        <w:t>,</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תיקונים לתכניות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w:t>
      </w:r>
      <w:proofErr w:type="spellStart"/>
      <w:r w:rsidRPr="002B2234">
        <w:rPr>
          <w:rFonts w:ascii="Times New Roman" w:eastAsia="Times New Roman" w:hAnsi="Times New Roman" w:cs="David"/>
          <w:sz w:val="20"/>
          <w:szCs w:val="24"/>
          <w:rtl/>
          <w:lang w:eastAsia="he-IL"/>
        </w:rPr>
        <w:t>ליתן</w:t>
      </w:r>
      <w:proofErr w:type="spellEnd"/>
      <w:r w:rsidRPr="002B2234">
        <w:rPr>
          <w:rFonts w:ascii="Times New Roman" w:eastAsia="Times New Roman" w:hAnsi="Times New Roman" w:cs="David"/>
          <w:sz w:val="20"/>
          <w:szCs w:val="24"/>
          <w:rtl/>
          <w:lang w:eastAsia="he-IL"/>
        </w:rPr>
        <w:t xml:space="preserve">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w:t>
      </w:r>
      <w:proofErr w:type="spellStart"/>
      <w:r w:rsidRPr="002B2234">
        <w:rPr>
          <w:rFonts w:ascii="Times New Roman" w:eastAsia="Times New Roman" w:hAnsi="Times New Roman" w:cs="David" w:hint="cs"/>
          <w:b/>
          <w:sz w:val="20"/>
          <w:szCs w:val="24"/>
          <w:rtl/>
          <w:lang w:eastAsia="he-IL"/>
        </w:rPr>
        <w:t>המצ"ב</w:t>
      </w:r>
      <w:proofErr w:type="spellEnd"/>
      <w:r w:rsidRPr="002B2234">
        <w:rPr>
          <w:rFonts w:ascii="Times New Roman" w:eastAsia="Times New Roman" w:hAnsi="Times New Roman" w:cs="David"/>
          <w:sz w:val="20"/>
          <w:szCs w:val="24"/>
          <w:rtl/>
          <w:lang w:eastAsia="he-IL"/>
        </w:rPr>
        <w:t>.</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התכניות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rsidR="001555E9"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rsidR="00C96DF4" w:rsidRPr="00B36EE0" w:rsidRDefault="00C96DF4" w:rsidP="00B36EE0">
      <w:pPr>
        <w:widowControl w:val="0"/>
        <w:numPr>
          <w:ilvl w:val="1"/>
          <w:numId w:val="1"/>
        </w:numPr>
        <w:spacing w:before="0" w:beforeAutospacing="0" w:after="200" w:afterAutospacing="0" w:line="240" w:lineRule="auto"/>
        <w:jc w:val="both"/>
        <w:rPr>
          <w:ins w:id="43" w:author="Eyal Konyak" w:date="2020-10-29T09:24:00Z"/>
          <w:rFonts w:ascii="Times New Roman" w:eastAsia="Times New Roman" w:hAnsi="Times New Roman" w:cs="David"/>
          <w:sz w:val="20"/>
          <w:szCs w:val="24"/>
          <w:rtl/>
          <w:lang w:eastAsia="he-IL"/>
        </w:rPr>
      </w:pPr>
      <w:ins w:id="44" w:author="Eyal Konyak" w:date="2020-10-29T09:24:00Z">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מצהיר בזה, כי ידוע לו שלוחות הזמנים כמפורט בנספח ג' המצורף להסכם זה ברורים ונהירים לו, וכי בהתאם להם התחייב ו/או יתחייב המזמין כלפי צדדים שלישיים ובהתאם להם יהא על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לפעול. </w:t>
        </w:r>
        <w:bookmarkStart w:id="45" w:name="_Hlk54792442"/>
        <w:r w:rsidRPr="005807CD">
          <w:rPr>
            <w:rFonts w:ascii="Times New Roman" w:eastAsia="Times New Roman" w:hAnsi="Times New Roman" w:cs="David"/>
            <w:sz w:val="20"/>
            <w:szCs w:val="24"/>
            <w:rtl/>
            <w:lang w:eastAsia="he-IL"/>
          </w:rPr>
          <w:t xml:space="preserve">לפיכך, מוסכם בזה, כי קיימת חשיבות רבה לעמידת </w:t>
        </w:r>
        <w:r w:rsidR="00B36EE0">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בלוחות הזמנים לביצוע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וכי כל סטייה מהם, אשר תעלה על 7 ימים, תחשב כהפרה יסודית של הסכם זה.</w:t>
        </w:r>
        <w:bookmarkEnd w:id="45"/>
        <w:r w:rsidRPr="005807CD">
          <w:rPr>
            <w:rFonts w:ascii="Times New Roman" w:eastAsia="Times New Roman" w:hAnsi="Times New Roman" w:cs="David"/>
            <w:sz w:val="20"/>
            <w:szCs w:val="24"/>
            <w:rtl/>
            <w:lang w:eastAsia="he-IL"/>
          </w:rPr>
          <w:t xml:space="preserve"> מבלי לגרוע מן האמור, מתחייב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להתריע בפני המזמין, בכתב ומראש, על כל חשש לסטייה מלוחות הזמנים. </w:t>
        </w:r>
      </w:ins>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יתר הגורמים, מותנות בכך שיסופקו להם כל התכניות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קיבל תכניות,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w:t>
      </w:r>
      <w:ins w:id="46" w:author="Eyal Konyak" w:date="2020-10-29T09:24:00Z">
        <w:r w:rsidRPr="002B2234">
          <w:rPr>
            <w:rFonts w:ascii="Times New Roman" w:eastAsia="Times New Roman" w:hAnsi="Times New Roman" w:cs="David"/>
            <w:sz w:val="20"/>
            <w:szCs w:val="24"/>
            <w:rtl/>
            <w:lang w:eastAsia="he-IL"/>
          </w:rPr>
          <w:t xml:space="preserve"> </w:t>
        </w:r>
        <w:r w:rsidR="00C96DF4" w:rsidRPr="005807CD">
          <w:rPr>
            <w:rFonts w:ascii="Times New Roman" w:eastAsia="Times New Roman" w:hAnsi="Times New Roman" w:cs="David"/>
            <w:sz w:val="20"/>
            <w:szCs w:val="24"/>
            <w:rtl/>
            <w:lang w:eastAsia="he-IL"/>
          </w:rPr>
          <w:t xml:space="preserve">ביצוען המלא והמושלם </w:t>
        </w:r>
        <w:r w:rsidR="00C96DF4">
          <w:rPr>
            <w:rFonts w:ascii="Times New Roman" w:eastAsia="Times New Roman" w:hAnsi="Times New Roman" w:cs="David" w:hint="cs"/>
            <w:sz w:val="20"/>
            <w:szCs w:val="24"/>
            <w:rtl/>
            <w:lang w:eastAsia="he-IL"/>
          </w:rPr>
          <w:t>של כל</w:t>
        </w:r>
      </w:ins>
      <w:r w:rsidR="00C96DF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proofErr w:type="spellStart"/>
      <w:r w:rsidRPr="002B2234">
        <w:rPr>
          <w:rFonts w:ascii="Times New Roman" w:eastAsia="Times New Roman" w:hAnsi="Times New Roman" w:cs="David" w:hint="cs"/>
          <w:b/>
          <w:sz w:val="20"/>
          <w:szCs w:val="24"/>
          <w:rtl/>
          <w:lang w:eastAsia="he-IL"/>
        </w:rPr>
        <w:t>המצ"ב</w:t>
      </w:r>
      <w:proofErr w:type="spellEnd"/>
      <w:r w:rsidRPr="002B2234">
        <w:rPr>
          <w:rFonts w:ascii="Times New Roman" w:eastAsia="Times New Roman" w:hAnsi="Times New Roman" w:cs="David" w:hint="cs"/>
          <w:b/>
          <w:sz w:val="20"/>
          <w:szCs w:val="24"/>
          <w:rtl/>
          <w:lang w:eastAsia="he-IL"/>
        </w:rPr>
        <w:t xml:space="preserve">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w:t>
      </w:r>
      <w:proofErr w:type="spellStart"/>
      <w:r w:rsidRPr="002B2234">
        <w:rPr>
          <w:rFonts w:ascii="Times New Roman" w:eastAsia="Times New Roman" w:hAnsi="Times New Roman" w:cs="David"/>
          <w:sz w:val="20"/>
          <w:szCs w:val="24"/>
          <w:rtl/>
          <w:lang w:eastAsia="he-IL"/>
        </w:rPr>
        <w:t>רמדורנט</w:t>
      </w:r>
      <w:proofErr w:type="spellEnd"/>
      <w:r w:rsidRPr="002B2234">
        <w:rPr>
          <w:rFonts w:ascii="Times New Roman" w:eastAsia="Times New Roman" w:hAnsi="Times New Roman" w:cs="David"/>
          <w:sz w:val="20"/>
          <w:szCs w:val="24"/>
          <w:rtl/>
          <w:lang w:eastAsia="he-IL"/>
        </w:rPr>
        <w:t xml:space="preserve">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2B2234">
        <w:rPr>
          <w:rFonts w:ascii="Times New Roman" w:eastAsia="Times New Roman" w:hAnsi="Times New Roman" w:cs="David"/>
          <w:sz w:val="20"/>
          <w:szCs w:val="24"/>
          <w:rtl/>
          <w:lang w:eastAsia="he-IL"/>
        </w:rPr>
        <w:t>לשלמם</w:t>
      </w:r>
      <w:proofErr w:type="spellEnd"/>
      <w:r w:rsidRPr="002B2234">
        <w:rPr>
          <w:rFonts w:ascii="Times New Roman" w:eastAsia="Times New Roman" w:hAnsi="Times New Roman" w:cs="David"/>
          <w:sz w:val="20"/>
          <w:szCs w:val="24"/>
          <w:rtl/>
          <w:lang w:eastAsia="he-IL"/>
        </w:rPr>
        <w:t xml:space="preserve">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rsid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rsidR="00C96DF4" w:rsidRPr="002B2234" w:rsidRDefault="00C96DF4" w:rsidP="00B36EE0">
      <w:pPr>
        <w:widowControl w:val="0"/>
        <w:spacing w:before="0" w:beforeAutospacing="0" w:after="200" w:afterAutospacing="0" w:line="240" w:lineRule="auto"/>
        <w:ind w:left="792"/>
        <w:jc w:val="both"/>
        <w:rPr>
          <w:ins w:id="47" w:author="Eyal Konyak" w:date="2020-10-29T09:24:00Z"/>
          <w:rFonts w:ascii="Times New Roman" w:eastAsia="Times New Roman" w:hAnsi="Times New Roman" w:cs="David"/>
          <w:sz w:val="20"/>
          <w:szCs w:val="24"/>
          <w:rtl/>
          <w:lang w:eastAsia="he-IL"/>
        </w:rPr>
      </w:pPr>
      <w:ins w:id="48" w:author="Eyal Konyak" w:date="2020-10-29T09:24:00Z">
        <w:r w:rsidRPr="005807CD">
          <w:rPr>
            <w:rFonts w:ascii="Times New Roman" w:eastAsia="Times New Roman" w:hAnsi="Times New Roman" w:cs="David"/>
            <w:sz w:val="20"/>
            <w:szCs w:val="24"/>
            <w:rtl/>
            <w:lang w:eastAsia="he-IL"/>
          </w:rPr>
          <w:t xml:space="preserve">יובהר כי ככל שתשלום כלשהו הקבוע בנספח </w:t>
        </w:r>
        <w:r>
          <w:rPr>
            <w:rFonts w:ascii="Times New Roman" w:eastAsia="Times New Roman" w:hAnsi="Times New Roman" w:cs="David" w:hint="cs"/>
            <w:sz w:val="20"/>
            <w:szCs w:val="24"/>
            <w:rtl/>
            <w:lang w:eastAsia="he-IL"/>
          </w:rPr>
          <w:t>ה</w:t>
        </w:r>
        <w:r w:rsidRPr="005807CD">
          <w:rPr>
            <w:rFonts w:ascii="Times New Roman" w:eastAsia="Times New Roman" w:hAnsi="Times New Roman" w:cs="David"/>
            <w:sz w:val="20"/>
            <w:szCs w:val="24"/>
            <w:rtl/>
            <w:lang w:eastAsia="he-IL"/>
          </w:rPr>
          <w:t xml:space="preserve">' להסכם זה נקוב באחוז מסך התמורה לה זכאי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עבור ביצוע </w:t>
        </w:r>
        <w:r>
          <w:rPr>
            <w:rFonts w:ascii="Times New Roman" w:eastAsia="Times New Roman" w:hAnsi="Times New Roman" w:cs="David" w:hint="cs"/>
            <w:sz w:val="20"/>
            <w:szCs w:val="24"/>
            <w:rtl/>
            <w:lang w:eastAsia="he-IL"/>
          </w:rPr>
          <w:t>השירותים</w:t>
        </w:r>
        <w:r w:rsidRPr="005807CD">
          <w:rPr>
            <w:rFonts w:ascii="Times New Roman" w:eastAsia="Times New Roman" w:hAnsi="Times New Roman" w:cs="David"/>
            <w:sz w:val="20"/>
            <w:szCs w:val="24"/>
            <w:rtl/>
            <w:lang w:eastAsia="he-IL"/>
          </w:rPr>
          <w:t xml:space="preserve"> על פי הסכם זה, אין הדבר מהווה אישור לכך שחלוקת התמורה הקבועה בנספח </w:t>
        </w:r>
        <w:r>
          <w:rPr>
            <w:rFonts w:ascii="Times New Roman" w:eastAsia="Times New Roman" w:hAnsi="Times New Roman" w:cs="David" w:hint="cs"/>
            <w:sz w:val="20"/>
            <w:szCs w:val="24"/>
            <w:rtl/>
            <w:lang w:eastAsia="he-IL"/>
          </w:rPr>
          <w:t>ה</w:t>
        </w:r>
        <w:r w:rsidRPr="005807CD">
          <w:rPr>
            <w:rFonts w:ascii="Times New Roman" w:eastAsia="Times New Roman" w:hAnsi="Times New Roman" w:cs="David"/>
            <w:sz w:val="20"/>
            <w:szCs w:val="24"/>
            <w:rtl/>
            <w:lang w:eastAsia="he-IL"/>
          </w:rPr>
          <w:t xml:space="preserve">' מהווה את ערכו הכספי של אותו השלב, לרבות ככל </w:t>
        </w:r>
        <w:r>
          <w:rPr>
            <w:rFonts w:ascii="Times New Roman" w:eastAsia="Times New Roman" w:hAnsi="Times New Roman" w:cs="David" w:hint="cs"/>
            <w:sz w:val="20"/>
            <w:szCs w:val="24"/>
            <w:rtl/>
            <w:lang w:eastAsia="he-IL"/>
          </w:rPr>
          <w:t>שהמתכנן</w:t>
        </w:r>
        <w:r w:rsidRPr="005807CD">
          <w:rPr>
            <w:rFonts w:ascii="Times New Roman" w:eastAsia="Times New Roman" w:hAnsi="Times New Roman" w:cs="David"/>
            <w:sz w:val="20"/>
            <w:szCs w:val="24"/>
            <w:rtl/>
            <w:lang w:eastAsia="he-IL"/>
          </w:rPr>
          <w:t xml:space="preserve"> יידרש לחזור ולבצע עבודות חוזרות בגין אותו שלב ו/או ככל שהמזמין יחליט לבטל את ביצועו של אותו שלב, שאז תקבע התמורה עבור אותו השלב בהתאם לסיכום בין הצדדים ובהיעדר הסכמה בהתאם החלטת </w:t>
        </w:r>
        <w:r>
          <w:rPr>
            <w:rFonts w:ascii="Times New Roman" w:eastAsia="Times New Roman" w:hAnsi="Times New Roman" w:cs="David" w:hint="cs"/>
            <w:sz w:val="20"/>
            <w:szCs w:val="24"/>
            <w:rtl/>
            <w:lang w:eastAsia="he-IL"/>
          </w:rPr>
          <w:t>מנהל הפרויקט</w:t>
        </w:r>
        <w:r w:rsidRPr="005807CD">
          <w:rPr>
            <w:rFonts w:ascii="Times New Roman" w:eastAsia="Times New Roman" w:hAnsi="Times New Roman" w:cs="David"/>
            <w:sz w:val="20"/>
            <w:szCs w:val="24"/>
            <w:rtl/>
            <w:lang w:eastAsia="he-IL"/>
          </w:rPr>
          <w:t xml:space="preserve">. </w:t>
        </w:r>
      </w:ins>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proofErr w:type="spellStart"/>
      <w:r w:rsidRPr="002B2234">
        <w:rPr>
          <w:rFonts w:ascii="Times New Roman" w:eastAsia="Times New Roman" w:hAnsi="Times New Roman" w:cs="David" w:hint="cs"/>
          <w:sz w:val="20"/>
          <w:szCs w:val="24"/>
          <w:rtl/>
          <w:lang w:eastAsia="he-IL"/>
        </w:rPr>
        <w:t>המצ"ב</w:t>
      </w:r>
      <w:proofErr w:type="spellEnd"/>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w:t>
      </w:r>
      <w:ins w:id="49" w:author="Eyal Konyak" w:date="2020-10-29T09:24:00Z">
        <w:r w:rsidR="00C96DF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00C96DF4" w:rsidRPr="005807CD">
          <w:rPr>
            <w:rFonts w:ascii="Times New Roman" w:eastAsia="Times New Roman" w:hAnsi="Times New Roman" w:cs="David" w:hint="eastAsia"/>
            <w:sz w:val="20"/>
            <w:szCs w:val="24"/>
            <w:rtl/>
            <w:lang w:eastAsia="he-IL"/>
          </w:rPr>
          <w:t>עקב</w:t>
        </w:r>
        <w:r w:rsidR="00C96DF4" w:rsidRPr="005807CD">
          <w:rPr>
            <w:rFonts w:ascii="Times New Roman" w:eastAsia="Times New Roman" w:hAnsi="Times New Roman" w:cs="David"/>
            <w:sz w:val="20"/>
            <w:szCs w:val="24"/>
            <w:rtl/>
            <w:lang w:eastAsia="he-IL"/>
          </w:rPr>
          <w:t xml:space="preserve"> התייקרויות, החזר הוצאות, משכורות, מסים וכד' ו/</w:t>
        </w:r>
      </w:ins>
      <w:r w:rsidR="00C96DF4" w:rsidRPr="005807CD">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sz w:val="20"/>
          <w:szCs w:val="24"/>
          <w:rtl/>
          <w:lang w:eastAsia="he-IL"/>
        </w:rPr>
        <w:t xml:space="preserve">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חתום ע"י המתכנן ומאומת כנדרש בו.</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w:t>
      </w:r>
      <w:del w:id="50" w:author="Eyal Konyak" w:date="2020-10-29T09:24:00Z">
        <w:r w:rsidRPr="002B2234">
          <w:rPr>
            <w:rFonts w:ascii="Times New Roman" w:eastAsia="Times New Roman" w:hAnsi="Times New Roman" w:cs="David"/>
            <w:sz w:val="20"/>
            <w:szCs w:val="24"/>
            <w:rtl/>
            <w:lang w:eastAsia="he-IL"/>
          </w:rPr>
          <w:delText>, כנדרש.</w:delText>
        </w:r>
      </w:del>
      <w:ins w:id="51" w:author="Eyal Konyak" w:date="2020-10-29T09:24:00Z">
        <w:r w:rsidR="00C96DF4">
          <w:rPr>
            <w:rFonts w:ascii="Times New Roman" w:eastAsia="Times New Roman" w:hAnsi="Times New Roman" w:cs="David" w:hint="cs"/>
            <w:sz w:val="20"/>
            <w:szCs w:val="24"/>
            <w:rtl/>
            <w:lang w:eastAsia="he-IL"/>
          </w:rPr>
          <w:t xml:space="preserve"> כדין</w:t>
        </w:r>
        <w:r w:rsidRPr="002B2234">
          <w:rPr>
            <w:rFonts w:ascii="Times New Roman" w:eastAsia="Times New Roman" w:hAnsi="Times New Roman" w:cs="David"/>
            <w:sz w:val="20"/>
            <w:szCs w:val="24"/>
            <w:rtl/>
            <w:lang w:eastAsia="he-IL"/>
          </w:rPr>
          <w:t>.</w:t>
        </w:r>
      </w:ins>
      <w:r w:rsidRPr="002B2234">
        <w:rPr>
          <w:rFonts w:ascii="Times New Roman" w:eastAsia="Times New Roman" w:hAnsi="Times New Roman" w:cs="David"/>
          <w:sz w:val="20"/>
          <w:szCs w:val="24"/>
          <w:rtl/>
          <w:lang w:eastAsia="he-IL"/>
        </w:rPr>
        <w:t xml:space="preserve">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rsidR="008015C0" w:rsidRDefault="002B2234" w:rsidP="008015C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w:t>
      </w:r>
      <w:del w:id="52" w:author="Eyal Konyak" w:date="2020-10-29T09:24:00Z">
        <w:r w:rsidRPr="00735E3D">
          <w:rPr>
            <w:rFonts w:ascii="Times New Roman" w:eastAsia="Times New Roman" w:hAnsi="Times New Roman" w:cs="David"/>
            <w:sz w:val="20"/>
            <w:szCs w:val="24"/>
            <w:rtl/>
            <w:lang w:eastAsia="he-IL"/>
          </w:rPr>
          <w:delText>8.2 להלן.</w:delText>
        </w:r>
      </w:del>
      <w:ins w:id="53" w:author="Eyal Konyak" w:date="2020-10-29T09:24:00Z">
        <w:r w:rsidR="008015C0">
          <w:rPr>
            <w:rFonts w:ascii="Times New Roman" w:eastAsia="Times New Roman" w:hAnsi="Times New Roman" w:cs="David"/>
            <w:sz w:val="20"/>
            <w:szCs w:val="24"/>
            <w:rtl/>
            <w:lang w:eastAsia="he-IL"/>
          </w:rPr>
          <w:fldChar w:fldCharType="begin"/>
        </w:r>
        <w:r w:rsidR="008015C0">
          <w:rPr>
            <w:rFonts w:ascii="Times New Roman" w:eastAsia="Times New Roman" w:hAnsi="Times New Roman" w:cs="David"/>
            <w:sz w:val="20"/>
            <w:szCs w:val="24"/>
            <w:rtl/>
            <w:lang w:eastAsia="he-IL"/>
          </w:rPr>
          <w:instrText xml:space="preserve"> </w:instrText>
        </w:r>
        <w:r w:rsidR="008015C0">
          <w:rPr>
            <w:rFonts w:ascii="Times New Roman" w:eastAsia="Times New Roman" w:hAnsi="Times New Roman" w:cs="David"/>
            <w:sz w:val="20"/>
            <w:szCs w:val="24"/>
            <w:lang w:eastAsia="he-IL"/>
          </w:rPr>
          <w:instrText>REF</w:instrText>
        </w:r>
        <w:r w:rsidR="008015C0">
          <w:rPr>
            <w:rFonts w:ascii="Times New Roman" w:eastAsia="Times New Roman" w:hAnsi="Times New Roman" w:cs="David"/>
            <w:sz w:val="20"/>
            <w:szCs w:val="24"/>
            <w:rtl/>
            <w:lang w:eastAsia="he-IL"/>
          </w:rPr>
          <w:instrText xml:space="preserve"> _</w:instrText>
        </w:r>
        <w:r w:rsidR="008015C0">
          <w:rPr>
            <w:rFonts w:ascii="Times New Roman" w:eastAsia="Times New Roman" w:hAnsi="Times New Roman" w:cs="David"/>
            <w:sz w:val="20"/>
            <w:szCs w:val="24"/>
            <w:lang w:eastAsia="he-IL"/>
          </w:rPr>
          <w:instrText>Ref54792340 \r \h</w:instrText>
        </w:r>
        <w:r w:rsidR="008015C0">
          <w:rPr>
            <w:rFonts w:ascii="Times New Roman" w:eastAsia="Times New Roman" w:hAnsi="Times New Roman" w:cs="David"/>
            <w:sz w:val="20"/>
            <w:szCs w:val="24"/>
            <w:rtl/>
            <w:lang w:eastAsia="he-IL"/>
          </w:rPr>
          <w:instrText xml:space="preserve"> </w:instrText>
        </w:r>
      </w:ins>
      <w:r w:rsidR="008015C0">
        <w:rPr>
          <w:rFonts w:ascii="Times New Roman" w:eastAsia="Times New Roman" w:hAnsi="Times New Roman" w:cs="David"/>
          <w:sz w:val="20"/>
          <w:szCs w:val="24"/>
          <w:rtl/>
          <w:lang w:eastAsia="he-IL"/>
        </w:rPr>
      </w:r>
      <w:ins w:id="54" w:author="Eyal Konyak" w:date="2020-10-29T09:24:00Z">
        <w:r w:rsidR="008015C0">
          <w:rPr>
            <w:rFonts w:ascii="Times New Roman" w:eastAsia="Times New Roman" w:hAnsi="Times New Roman" w:cs="David"/>
            <w:sz w:val="20"/>
            <w:szCs w:val="24"/>
            <w:rtl/>
            <w:lang w:eastAsia="he-IL"/>
          </w:rPr>
          <w:fldChar w:fldCharType="separate"/>
        </w:r>
        <w:r w:rsidR="008015C0">
          <w:rPr>
            <w:rFonts w:ascii="Times New Roman" w:eastAsia="Times New Roman" w:hAnsi="Times New Roman" w:cs="David"/>
            <w:sz w:val="20"/>
            <w:szCs w:val="24"/>
            <w:cs/>
            <w:lang w:eastAsia="he-IL"/>
          </w:rPr>
          <w:t>‎</w:t>
        </w:r>
        <w:r w:rsidR="008015C0">
          <w:rPr>
            <w:rFonts w:ascii="Times New Roman" w:eastAsia="Times New Roman" w:hAnsi="Times New Roman" w:cs="David"/>
            <w:sz w:val="20"/>
            <w:szCs w:val="24"/>
            <w:lang w:eastAsia="he-IL"/>
          </w:rPr>
          <w:t>8.3</w:t>
        </w:r>
        <w:r w:rsidR="008015C0">
          <w:rPr>
            <w:rFonts w:ascii="Times New Roman" w:eastAsia="Times New Roman" w:hAnsi="Times New Roman" w:cs="David"/>
            <w:sz w:val="20"/>
            <w:szCs w:val="24"/>
            <w:rtl/>
            <w:lang w:eastAsia="he-IL"/>
          </w:rPr>
          <w:fldChar w:fldCharType="end"/>
        </w:r>
        <w:r w:rsidRPr="00735E3D">
          <w:rPr>
            <w:rFonts w:ascii="Times New Roman" w:eastAsia="Times New Roman" w:hAnsi="Times New Roman" w:cs="David"/>
            <w:sz w:val="20"/>
            <w:szCs w:val="24"/>
            <w:rtl/>
            <w:lang w:eastAsia="he-IL"/>
          </w:rPr>
          <w:t xml:space="preserve"> להלן.</w:t>
        </w:r>
        <w:r w:rsidR="008015C0" w:rsidRPr="005807CD">
          <w:rPr>
            <w:rFonts w:ascii="Times New Roman" w:eastAsia="Times New Roman" w:hAnsi="Times New Roman" w:cs="David"/>
            <w:sz w:val="20"/>
            <w:szCs w:val="24"/>
            <w:rtl/>
            <w:lang w:eastAsia="he-IL"/>
          </w:rPr>
          <w:t xml:space="preserve"> כמו כן יהא המזמין רשאי, על פי שיקול דעתו הבלעדי, להורות </w:t>
        </w:r>
        <w:r w:rsidR="008015C0">
          <w:rPr>
            <w:rFonts w:ascii="Times New Roman" w:eastAsia="Times New Roman" w:hAnsi="Times New Roman" w:cs="David" w:hint="cs"/>
            <w:sz w:val="20"/>
            <w:szCs w:val="24"/>
            <w:rtl/>
            <w:lang w:eastAsia="he-IL"/>
          </w:rPr>
          <w:t>למתכנן</w:t>
        </w:r>
        <w:r w:rsidR="008015C0" w:rsidRPr="005807CD">
          <w:rPr>
            <w:rFonts w:ascii="Times New Roman" w:eastAsia="Times New Roman" w:hAnsi="Times New Roman" w:cs="David"/>
            <w:sz w:val="20"/>
            <w:szCs w:val="24"/>
            <w:rtl/>
            <w:lang w:eastAsia="he-IL"/>
          </w:rPr>
          <w:t xml:space="preserve"> על שינוי לוח הזמנים לביצוע </w:t>
        </w:r>
        <w:r w:rsidR="008015C0">
          <w:rPr>
            <w:rFonts w:ascii="Times New Roman" w:eastAsia="Times New Roman" w:hAnsi="Times New Roman" w:cs="David" w:hint="cs"/>
            <w:sz w:val="20"/>
            <w:szCs w:val="24"/>
            <w:rtl/>
            <w:lang w:eastAsia="he-IL"/>
          </w:rPr>
          <w:t>השירותים</w:t>
        </w:r>
        <w:r w:rsidR="008015C0" w:rsidRPr="005807CD">
          <w:rPr>
            <w:rFonts w:ascii="Times New Roman" w:eastAsia="Times New Roman" w:hAnsi="Times New Roman" w:cs="David"/>
            <w:sz w:val="20"/>
            <w:szCs w:val="24"/>
            <w:rtl/>
            <w:lang w:eastAsia="he-IL"/>
          </w:rPr>
          <w:t xml:space="preserve">, לרבות האצת או השהיית ביצועם לכל תקופה שהיא, מבלי שתהא </w:t>
        </w:r>
        <w:r w:rsidR="008015C0">
          <w:rPr>
            <w:rFonts w:ascii="Times New Roman" w:eastAsia="Times New Roman" w:hAnsi="Times New Roman" w:cs="David" w:hint="cs"/>
            <w:sz w:val="20"/>
            <w:szCs w:val="24"/>
            <w:rtl/>
            <w:lang w:eastAsia="he-IL"/>
          </w:rPr>
          <w:t>למתכנן</w:t>
        </w:r>
        <w:r w:rsidR="008015C0" w:rsidRPr="005807CD">
          <w:rPr>
            <w:rFonts w:ascii="Times New Roman" w:eastAsia="Times New Roman" w:hAnsi="Times New Roman" w:cs="David"/>
            <w:sz w:val="20"/>
            <w:szCs w:val="24"/>
            <w:rtl/>
            <w:lang w:eastAsia="he-IL"/>
          </w:rPr>
          <w:t xml:space="preserve"> כל טענה או תביעה בקשר לכך. </w:t>
        </w:r>
      </w:ins>
    </w:p>
    <w:p w:rsidR="008015C0" w:rsidRPr="005807CD" w:rsidRDefault="008015C0" w:rsidP="00B36EE0">
      <w:pPr>
        <w:widowControl w:val="0"/>
        <w:numPr>
          <w:ilvl w:val="1"/>
          <w:numId w:val="1"/>
        </w:numPr>
        <w:spacing w:before="0" w:beforeAutospacing="0" w:after="200" w:afterAutospacing="0" w:line="240" w:lineRule="auto"/>
        <w:jc w:val="both"/>
        <w:rPr>
          <w:ins w:id="55" w:author="Eyal Konyak" w:date="2020-10-29T09:24:00Z"/>
          <w:rFonts w:ascii="Times New Roman" w:eastAsia="Times New Roman" w:hAnsi="Times New Roman" w:cs="David"/>
          <w:sz w:val="20"/>
          <w:szCs w:val="24"/>
          <w:lang w:eastAsia="he-IL"/>
        </w:rPr>
      </w:pPr>
      <w:bookmarkStart w:id="56" w:name="_Ref40783648"/>
      <w:ins w:id="57" w:author="Eyal Konyak" w:date="2020-10-29T09:24:00Z">
        <w:r w:rsidRPr="005807CD">
          <w:rPr>
            <w:rFonts w:ascii="Times New Roman" w:eastAsia="Times New Roman" w:hAnsi="Times New Roman" w:cs="David"/>
            <w:sz w:val="20"/>
            <w:szCs w:val="24"/>
            <w:rtl/>
            <w:lang w:eastAsia="he-IL"/>
          </w:rPr>
          <w:t>מבלי לגרוע מהאמור בסעיף</w:t>
        </w:r>
        <w:r>
          <w:rPr>
            <w:rFonts w:ascii="Times New Roman" w:eastAsia="Times New Roman" w:hAnsi="Times New Roman" w:cs="David" w:hint="cs"/>
            <w:sz w:val="20"/>
            <w:szCs w:val="24"/>
            <w:rtl/>
            <w:lang w:eastAsia="he-IL"/>
          </w:rPr>
          <w:t xml:space="preserve"> 8.1</w:t>
        </w:r>
        <w:r w:rsidRPr="005807CD">
          <w:rPr>
            <w:rFonts w:ascii="Times New Roman" w:eastAsia="Times New Roman" w:hAnsi="Times New Roman" w:cs="David"/>
            <w:sz w:val="20"/>
            <w:szCs w:val="24"/>
            <w:rtl/>
            <w:lang w:eastAsia="he-IL"/>
          </w:rPr>
          <w:t xml:space="preserve"> לעיל, ידוע </w:t>
        </w:r>
        <w:r>
          <w:rPr>
            <w:rFonts w:ascii="Times New Roman" w:eastAsia="Times New Roman" w:hAnsi="Times New Roman" w:cs="David" w:hint="cs"/>
            <w:sz w:val="20"/>
            <w:szCs w:val="24"/>
            <w:rtl/>
            <w:lang w:eastAsia="he-IL"/>
          </w:rPr>
          <w:t>למתכנן</w:t>
        </w:r>
        <w:r w:rsidRPr="005807CD">
          <w:rPr>
            <w:rFonts w:ascii="Times New Roman" w:eastAsia="Times New Roman" w:hAnsi="Times New Roman" w:cs="David"/>
            <w:sz w:val="20"/>
            <w:szCs w:val="24"/>
            <w:rtl/>
            <w:lang w:eastAsia="he-IL"/>
          </w:rPr>
          <w:t xml:space="preserve"> כי המזמין רשאי, על פי שיקול דעתו הבלעדי, להורות </w:t>
        </w:r>
        <w:r>
          <w:rPr>
            <w:rFonts w:ascii="Times New Roman" w:eastAsia="Times New Roman" w:hAnsi="Times New Roman" w:cs="David" w:hint="cs"/>
            <w:sz w:val="20"/>
            <w:szCs w:val="24"/>
            <w:rtl/>
            <w:lang w:eastAsia="he-IL"/>
          </w:rPr>
          <w:t>למתכנן</w:t>
        </w:r>
        <w:r w:rsidRPr="005807CD">
          <w:rPr>
            <w:rFonts w:ascii="Times New Roman" w:eastAsia="Times New Roman" w:hAnsi="Times New Roman" w:cs="David"/>
            <w:sz w:val="20"/>
            <w:szCs w:val="24"/>
            <w:rtl/>
            <w:lang w:eastAsia="he-IL"/>
          </w:rPr>
          <w:t xml:space="preserve"> על ביטול איזה מבין שלבי הביצוע של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על פי הסכם זה, כולם או חלקן או על ביצוע של שינוי במועד תחילת ביצוע איזה מבין שלבי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המפורטים בלוח הזמנים לביצוע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לרבות השהיית 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כולם או חלקם, לכל תקופה שהיא, מבלי שתהא </w:t>
        </w:r>
        <w:r>
          <w:rPr>
            <w:rFonts w:ascii="Times New Roman" w:eastAsia="Times New Roman" w:hAnsi="Times New Roman" w:cs="David" w:hint="cs"/>
            <w:sz w:val="20"/>
            <w:szCs w:val="24"/>
            <w:rtl/>
            <w:lang w:eastAsia="he-IL"/>
          </w:rPr>
          <w:t>למתכנן</w:t>
        </w:r>
        <w:r w:rsidRPr="005807CD">
          <w:rPr>
            <w:rFonts w:ascii="Times New Roman" w:eastAsia="Times New Roman" w:hAnsi="Times New Roman" w:cs="David"/>
            <w:sz w:val="20"/>
            <w:szCs w:val="24"/>
            <w:rtl/>
            <w:lang w:eastAsia="he-IL"/>
          </w:rPr>
          <w:t xml:space="preserve"> כל טענה או דרישה או תביעה כלפי המזמין בקשר עם ביטול או דחייה איזה מבין שלבי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כאמור. מוסכם כי במקרה של שינוי במועד תחילת ביצוע איזה מבין שלבי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כאמור יתואם בין הצדדים לוחות זמנים חדשים אשר יסוכמו בין הצדדים מראש ובכתב אשר יאושרו על ידי </w:t>
        </w:r>
        <w:r>
          <w:rPr>
            <w:rFonts w:ascii="Times New Roman" w:eastAsia="Times New Roman" w:hAnsi="Times New Roman" w:cs="David" w:hint="cs"/>
            <w:sz w:val="20"/>
            <w:szCs w:val="24"/>
            <w:rtl/>
            <w:lang w:eastAsia="he-IL"/>
          </w:rPr>
          <w:t>המנהל</w:t>
        </w:r>
        <w:r w:rsidRPr="005807CD">
          <w:rPr>
            <w:rFonts w:ascii="Times New Roman" w:eastAsia="Times New Roman" w:hAnsi="Times New Roman" w:cs="David"/>
            <w:sz w:val="20"/>
            <w:szCs w:val="24"/>
            <w:rtl/>
            <w:lang w:eastAsia="he-IL"/>
          </w:rPr>
          <w:t>.</w:t>
        </w:r>
        <w:bookmarkEnd w:id="56"/>
        <w:r w:rsidRPr="005807CD">
          <w:rPr>
            <w:rFonts w:ascii="Times New Roman" w:eastAsia="Times New Roman" w:hAnsi="Times New Roman" w:cs="David"/>
            <w:sz w:val="20"/>
            <w:szCs w:val="24"/>
            <w:rtl/>
            <w:lang w:eastAsia="he-IL"/>
          </w:rPr>
          <w:t xml:space="preserve"> בוטל איזה מבין שלבי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כאמור, לא יהיה זכאי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לתמורה או תשלום כלשהו ביחס לשלב שבוטל. </w:t>
        </w:r>
      </w:ins>
    </w:p>
    <w:p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bookmarkStart w:id="58" w:name="_Ref54792340"/>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w:t>
      </w:r>
      <w:proofErr w:type="spellStart"/>
      <w:r w:rsidRPr="00735E3D">
        <w:rPr>
          <w:rFonts w:ascii="Times New Roman" w:eastAsia="Times New Roman" w:hAnsi="Times New Roman" w:cs="David" w:hint="cs"/>
          <w:b/>
          <w:sz w:val="20"/>
          <w:szCs w:val="24"/>
          <w:rtl/>
          <w:lang w:eastAsia="he-IL"/>
        </w:rPr>
        <w:t>המצ"ב</w:t>
      </w:r>
      <w:proofErr w:type="spellEnd"/>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w:t>
      </w:r>
      <w:r w:rsidR="008015C0" w:rsidRPr="005807CD">
        <w:rPr>
          <w:rFonts w:ascii="Times New Roman" w:eastAsia="Times New Roman" w:hAnsi="Times New Roman" w:cs="David"/>
          <w:sz w:val="20"/>
          <w:szCs w:val="24"/>
          <w:rtl/>
          <w:lang w:eastAsia="he-IL"/>
        </w:rPr>
        <w:t xml:space="preserve"> </w:t>
      </w:r>
      <w:ins w:id="59" w:author="Eyal Konyak" w:date="2020-10-29T09:24:00Z">
        <w:r w:rsidR="008015C0" w:rsidRPr="005807CD">
          <w:rPr>
            <w:rFonts w:ascii="Times New Roman" w:eastAsia="Times New Roman" w:hAnsi="Times New Roman" w:cs="David"/>
            <w:sz w:val="20"/>
            <w:szCs w:val="24"/>
            <w:rtl/>
            <w:lang w:eastAsia="he-IL"/>
          </w:rPr>
          <w:t>ורק במקרה כאמור</w:t>
        </w:r>
        <w:r w:rsidR="008015C0">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ins>
      <w:r w:rsidRPr="00735E3D">
        <w:rPr>
          <w:rFonts w:ascii="Times New Roman" w:eastAsia="Times New Roman" w:hAnsi="Times New Roman" w:cs="David"/>
          <w:sz w:val="20"/>
          <w:szCs w:val="24"/>
          <w:rtl/>
          <w:lang w:eastAsia="he-IL"/>
        </w:rPr>
        <w:t>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w:t>
      </w:r>
      <w:del w:id="60" w:author="Eyal Konyak" w:date="2020-10-29T09:24:00Z">
        <w:r w:rsidRPr="00735E3D">
          <w:rPr>
            <w:rFonts w:ascii="Times New Roman" w:eastAsia="Times New Roman" w:hAnsi="Times New Roman" w:cs="David"/>
            <w:sz w:val="20"/>
            <w:szCs w:val="24"/>
            <w:rtl/>
            <w:lang w:eastAsia="he-IL"/>
          </w:rPr>
          <w:delText>.</w:delText>
        </w:r>
      </w:del>
      <w:ins w:id="61" w:author="Eyal Konyak" w:date="2020-10-29T09:24:00Z">
        <w:r w:rsidR="008015C0" w:rsidRPr="005807CD">
          <w:rPr>
            <w:rFonts w:ascii="Times New Roman" w:eastAsia="Times New Roman" w:hAnsi="Times New Roman" w:cs="David"/>
            <w:sz w:val="20"/>
            <w:szCs w:val="24"/>
            <w:rtl/>
            <w:lang w:eastAsia="he-IL"/>
          </w:rPr>
          <w:t xml:space="preserve"> והחלטת המנהל תהא סופית ובלתי ניתנת לערעור</w:t>
        </w:r>
        <w:r w:rsidRPr="00735E3D">
          <w:rPr>
            <w:rFonts w:ascii="Times New Roman" w:eastAsia="Times New Roman" w:hAnsi="Times New Roman" w:cs="David"/>
            <w:sz w:val="20"/>
            <w:szCs w:val="24"/>
            <w:rtl/>
            <w:lang w:eastAsia="he-IL"/>
          </w:rPr>
          <w:t>.</w:t>
        </w:r>
      </w:ins>
      <w:r w:rsidRPr="00735E3D">
        <w:rPr>
          <w:rFonts w:ascii="Times New Roman" w:eastAsia="Times New Roman" w:hAnsi="Times New Roman" w:cs="David"/>
          <w:sz w:val="20"/>
          <w:szCs w:val="24"/>
          <w:rtl/>
          <w:lang w:eastAsia="he-IL"/>
        </w:rPr>
        <w:t xml:space="preserve">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bookmarkEnd w:id="58"/>
    </w:p>
    <w:p w:rsidR="008015C0" w:rsidRPr="005807CD" w:rsidRDefault="008015C0" w:rsidP="005807CD">
      <w:pPr>
        <w:widowControl w:val="0"/>
        <w:spacing w:before="0" w:beforeAutospacing="0" w:after="200" w:afterAutospacing="0" w:line="240" w:lineRule="auto"/>
        <w:ind w:left="792"/>
        <w:jc w:val="both"/>
        <w:rPr>
          <w:ins w:id="62" w:author="Eyal Konyak" w:date="2020-10-29T09:24:00Z"/>
          <w:sz w:val="20"/>
        </w:rPr>
      </w:pPr>
      <w:ins w:id="63" w:author="Eyal Konyak" w:date="2020-10-29T09:24:00Z">
        <w:r w:rsidRPr="005807CD">
          <w:rPr>
            <w:rFonts w:ascii="Times New Roman" w:eastAsia="Times New Roman" w:hAnsi="Times New Roman" w:cs="David"/>
            <w:sz w:val="20"/>
            <w:szCs w:val="24"/>
            <w:rtl/>
            <w:lang w:eastAsia="he-IL"/>
          </w:rPr>
          <w:t xml:space="preserve">ככל שיבוצעו על ידי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שינויים כלשהם בשירותי</w:t>
        </w:r>
        <w:r>
          <w:rPr>
            <w:rFonts w:ascii="Times New Roman" w:eastAsia="Times New Roman" w:hAnsi="Times New Roman" w:cs="David" w:hint="cs"/>
            <w:sz w:val="20"/>
            <w:szCs w:val="24"/>
            <w:rtl/>
            <w:lang w:eastAsia="he-IL"/>
          </w:rPr>
          <w:t xml:space="preserve"> התכנון</w:t>
        </w:r>
        <w:r w:rsidRPr="005807CD">
          <w:rPr>
            <w:rFonts w:ascii="Times New Roman" w:eastAsia="Times New Roman" w:hAnsi="Times New Roman" w:cs="David"/>
            <w:sz w:val="20"/>
            <w:szCs w:val="24"/>
            <w:rtl/>
            <w:lang w:eastAsia="he-IL"/>
          </w:rPr>
          <w:t xml:space="preserve">, מבלי להודיע מראש ובכתב למזמין כי השינוי כרוך בתשלום נוסף, יהווה הדבר כאישור של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לכך שביצוע השינוי לא כרוך בתשלום נוסף </w:t>
        </w:r>
        <w:r>
          <w:rPr>
            <w:rFonts w:ascii="Times New Roman" w:eastAsia="Times New Roman" w:hAnsi="Times New Roman" w:cs="David" w:hint="cs"/>
            <w:sz w:val="20"/>
            <w:szCs w:val="24"/>
            <w:rtl/>
            <w:lang w:eastAsia="he-IL"/>
          </w:rPr>
          <w:t>למתכנן</w:t>
        </w:r>
        <w:r w:rsidRPr="005807CD">
          <w:rPr>
            <w:rFonts w:ascii="Times New Roman" w:eastAsia="Times New Roman" w:hAnsi="Times New Roman" w:cs="David"/>
            <w:sz w:val="20"/>
            <w:szCs w:val="24"/>
            <w:rtl/>
            <w:lang w:eastAsia="he-IL"/>
          </w:rPr>
          <w:t xml:space="preserve"> מעבר לתמורה הקבועה בהסכם זה.</w:t>
        </w:r>
      </w:ins>
    </w:p>
    <w:p w:rsidR="008015C0" w:rsidRPr="00735E3D" w:rsidRDefault="008015C0" w:rsidP="005807CD">
      <w:pPr>
        <w:widowControl w:val="0"/>
        <w:spacing w:before="0" w:beforeAutospacing="0" w:after="200" w:afterAutospacing="0" w:line="240" w:lineRule="auto"/>
        <w:ind w:left="792"/>
        <w:jc w:val="both"/>
        <w:rPr>
          <w:ins w:id="64" w:author="Eyal Konyak" w:date="2020-10-29T09:24:00Z"/>
          <w:rFonts w:ascii="Times New Roman" w:eastAsia="Times New Roman" w:hAnsi="Times New Roman" w:cs="David"/>
          <w:sz w:val="20"/>
          <w:szCs w:val="24"/>
          <w:rtl/>
          <w:lang w:eastAsia="he-IL"/>
        </w:rPr>
      </w:pPr>
      <w:ins w:id="65" w:author="Eyal Konyak" w:date="2020-10-29T09:24:00Z">
        <w:r w:rsidRPr="005807CD">
          <w:rPr>
            <w:rFonts w:ascii="Times New Roman" w:eastAsia="Times New Roman" w:hAnsi="Times New Roman" w:cs="David"/>
            <w:sz w:val="20"/>
            <w:szCs w:val="24"/>
            <w:rtl/>
            <w:lang w:eastAsia="he-IL"/>
          </w:rPr>
          <w:t xml:space="preserve">מודגש בזה, כי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יהא חייב בביצוע השינויים כאמור ולא יהא רשאי לעכבם בשל העדר הכרעת </w:t>
        </w:r>
        <w:r>
          <w:rPr>
            <w:rFonts w:ascii="Times New Roman" w:eastAsia="Times New Roman" w:hAnsi="Times New Roman" w:cs="David" w:hint="cs"/>
            <w:sz w:val="20"/>
            <w:szCs w:val="24"/>
            <w:rtl/>
            <w:lang w:eastAsia="he-IL"/>
          </w:rPr>
          <w:t>המנהל</w:t>
        </w:r>
        <w:r w:rsidRPr="005807CD">
          <w:rPr>
            <w:rFonts w:ascii="Times New Roman" w:eastAsia="Times New Roman" w:hAnsi="Times New Roman" w:cs="David"/>
            <w:sz w:val="20"/>
            <w:szCs w:val="24"/>
            <w:rtl/>
            <w:lang w:eastAsia="he-IL"/>
          </w:rPr>
          <w:t>.</w:t>
        </w:r>
      </w:ins>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w:t>
      </w:r>
      <w:del w:id="66" w:author="Eyal Konyak" w:date="2020-10-29T09:24:00Z">
        <w:r w:rsidRPr="002B2234">
          <w:rPr>
            <w:rFonts w:ascii="Times New Roman" w:eastAsia="Times New Roman" w:hAnsi="Times New Roman" w:cs="David"/>
            <w:sz w:val="20"/>
            <w:szCs w:val="24"/>
            <w:rtl/>
            <w:lang w:eastAsia="he-IL"/>
          </w:rPr>
          <w:delText xml:space="preserve">8.2 </w:delText>
        </w:r>
      </w:del>
      <w:ins w:id="67" w:author="Eyal Konyak" w:date="2020-10-29T09:24:00Z">
        <w:r w:rsidR="008015C0">
          <w:rPr>
            <w:rFonts w:ascii="Times New Roman" w:eastAsia="Times New Roman" w:hAnsi="Times New Roman" w:cs="David"/>
            <w:sz w:val="20"/>
            <w:szCs w:val="24"/>
            <w:rtl/>
            <w:lang w:eastAsia="he-IL"/>
          </w:rPr>
          <w:fldChar w:fldCharType="begin"/>
        </w:r>
        <w:r w:rsidR="008015C0">
          <w:rPr>
            <w:rFonts w:ascii="Times New Roman" w:eastAsia="Times New Roman" w:hAnsi="Times New Roman" w:cs="David"/>
            <w:sz w:val="20"/>
            <w:szCs w:val="24"/>
            <w:rtl/>
            <w:lang w:eastAsia="he-IL"/>
          </w:rPr>
          <w:instrText xml:space="preserve"> </w:instrText>
        </w:r>
        <w:r w:rsidR="008015C0">
          <w:rPr>
            <w:rFonts w:ascii="Times New Roman" w:eastAsia="Times New Roman" w:hAnsi="Times New Roman" w:cs="David"/>
            <w:sz w:val="20"/>
            <w:szCs w:val="24"/>
            <w:lang w:eastAsia="he-IL"/>
          </w:rPr>
          <w:instrText>REF</w:instrText>
        </w:r>
        <w:r w:rsidR="008015C0">
          <w:rPr>
            <w:rFonts w:ascii="Times New Roman" w:eastAsia="Times New Roman" w:hAnsi="Times New Roman" w:cs="David"/>
            <w:sz w:val="20"/>
            <w:szCs w:val="24"/>
            <w:rtl/>
            <w:lang w:eastAsia="he-IL"/>
          </w:rPr>
          <w:instrText xml:space="preserve"> _</w:instrText>
        </w:r>
        <w:r w:rsidR="008015C0">
          <w:rPr>
            <w:rFonts w:ascii="Times New Roman" w:eastAsia="Times New Roman" w:hAnsi="Times New Roman" w:cs="David"/>
            <w:sz w:val="20"/>
            <w:szCs w:val="24"/>
            <w:lang w:eastAsia="he-IL"/>
          </w:rPr>
          <w:instrText>Ref54792340 \r \h</w:instrText>
        </w:r>
        <w:r w:rsidR="008015C0">
          <w:rPr>
            <w:rFonts w:ascii="Times New Roman" w:eastAsia="Times New Roman" w:hAnsi="Times New Roman" w:cs="David"/>
            <w:sz w:val="20"/>
            <w:szCs w:val="24"/>
            <w:rtl/>
            <w:lang w:eastAsia="he-IL"/>
          </w:rPr>
          <w:instrText xml:space="preserve"> </w:instrText>
        </w:r>
      </w:ins>
      <w:r w:rsidR="008015C0">
        <w:rPr>
          <w:rFonts w:ascii="Times New Roman" w:eastAsia="Times New Roman" w:hAnsi="Times New Roman" w:cs="David"/>
          <w:sz w:val="20"/>
          <w:szCs w:val="24"/>
          <w:rtl/>
          <w:lang w:eastAsia="he-IL"/>
        </w:rPr>
      </w:r>
      <w:ins w:id="68" w:author="Eyal Konyak" w:date="2020-10-29T09:24:00Z">
        <w:r w:rsidR="008015C0">
          <w:rPr>
            <w:rFonts w:ascii="Times New Roman" w:eastAsia="Times New Roman" w:hAnsi="Times New Roman" w:cs="David"/>
            <w:sz w:val="20"/>
            <w:szCs w:val="24"/>
            <w:rtl/>
            <w:lang w:eastAsia="he-IL"/>
          </w:rPr>
          <w:fldChar w:fldCharType="separate"/>
        </w:r>
        <w:r w:rsidR="008015C0">
          <w:rPr>
            <w:rFonts w:ascii="Times New Roman" w:eastAsia="Times New Roman" w:hAnsi="Times New Roman" w:cs="David"/>
            <w:sz w:val="20"/>
            <w:szCs w:val="24"/>
            <w:cs/>
            <w:lang w:eastAsia="he-IL"/>
          </w:rPr>
          <w:t>‎</w:t>
        </w:r>
        <w:r w:rsidR="008015C0">
          <w:rPr>
            <w:rFonts w:ascii="Times New Roman" w:eastAsia="Times New Roman" w:hAnsi="Times New Roman" w:cs="David"/>
            <w:sz w:val="20"/>
            <w:szCs w:val="24"/>
            <w:lang w:eastAsia="he-IL"/>
          </w:rPr>
          <w:t>8.3</w:t>
        </w:r>
        <w:r w:rsidR="008015C0">
          <w:rPr>
            <w:rFonts w:ascii="Times New Roman" w:eastAsia="Times New Roman" w:hAnsi="Times New Roman" w:cs="David"/>
            <w:sz w:val="20"/>
            <w:szCs w:val="24"/>
            <w:rtl/>
            <w:lang w:eastAsia="he-IL"/>
          </w:rPr>
          <w:fldChar w:fldCharType="end"/>
        </w:r>
      </w:ins>
      <w:r w:rsidR="002735C1">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rsidR="002B2234" w:rsidRPr="002B2234" w:rsidRDefault="008015C0"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ins w:id="69" w:author="Eyal Konyak" w:date="2020-10-29T09:24:00Z">
        <w:r>
          <w:rPr>
            <w:rFonts w:ascii="Times New Roman" w:eastAsia="Times New Roman" w:hAnsi="Times New Roman" w:cs="David" w:hint="cs"/>
            <w:sz w:val="20"/>
            <w:szCs w:val="24"/>
            <w:rtl/>
            <w:lang w:eastAsia="he-IL"/>
          </w:rPr>
          <w:t xml:space="preserve">פגם ו/או </w:t>
        </w:r>
      </w:ins>
      <w:r w:rsidR="002B2234" w:rsidRPr="002B2234">
        <w:rPr>
          <w:rFonts w:ascii="Times New Roman" w:eastAsia="Times New Roman" w:hAnsi="Times New Roman" w:cs="David"/>
          <w:sz w:val="20"/>
          <w:szCs w:val="24"/>
          <w:rtl/>
          <w:lang w:eastAsia="he-IL"/>
        </w:rPr>
        <w:t xml:space="preserve">טעות </w:t>
      </w:r>
      <w:r w:rsidR="002B2234" w:rsidRPr="002B2234">
        <w:rPr>
          <w:rFonts w:ascii="Times New Roman" w:eastAsia="Times New Roman" w:hAnsi="Times New Roman" w:cs="David" w:hint="cs"/>
          <w:sz w:val="20"/>
          <w:szCs w:val="24"/>
          <w:rtl/>
          <w:lang w:eastAsia="he-IL"/>
        </w:rPr>
        <w:t>ו/</w:t>
      </w:r>
      <w:r w:rsidR="002B2234" w:rsidRPr="002B2234">
        <w:rPr>
          <w:rFonts w:ascii="Times New Roman" w:eastAsia="Times New Roman" w:hAnsi="Times New Roman" w:cs="David"/>
          <w:sz w:val="20"/>
          <w:szCs w:val="24"/>
          <w:rtl/>
          <w:lang w:eastAsia="he-IL"/>
        </w:rPr>
        <w:t>או ל</w:t>
      </w:r>
      <w:r w:rsidR="002B2234" w:rsidRPr="002B2234">
        <w:rPr>
          <w:rFonts w:ascii="Times New Roman" w:eastAsia="Times New Roman" w:hAnsi="Times New Roman" w:cs="David" w:hint="cs"/>
          <w:sz w:val="20"/>
          <w:szCs w:val="24"/>
          <w:rtl/>
          <w:lang w:eastAsia="he-IL"/>
        </w:rPr>
        <w:t>י</w:t>
      </w:r>
      <w:r w:rsidR="002B2234" w:rsidRPr="002B2234">
        <w:rPr>
          <w:rFonts w:ascii="Times New Roman" w:eastAsia="Times New Roman" w:hAnsi="Times New Roman" w:cs="David"/>
          <w:sz w:val="20"/>
          <w:szCs w:val="24"/>
          <w:rtl/>
          <w:lang w:eastAsia="he-IL"/>
        </w:rPr>
        <w:t xml:space="preserve">קוי בתכנון ו/או באומדן של המתכנן </w:t>
      </w:r>
      <w:r w:rsidR="002B2234" w:rsidRPr="002B2234">
        <w:rPr>
          <w:rFonts w:ascii="Times New Roman" w:eastAsia="Times New Roman" w:hAnsi="Times New Roman" w:cs="David" w:hint="cs"/>
          <w:sz w:val="20"/>
          <w:szCs w:val="24"/>
          <w:rtl/>
          <w:lang w:eastAsia="he-IL"/>
        </w:rPr>
        <w:t>ו/</w:t>
      </w:r>
      <w:r w:rsidR="002B2234" w:rsidRPr="002B2234">
        <w:rPr>
          <w:rFonts w:ascii="Times New Roman" w:eastAsia="Times New Roman" w:hAnsi="Times New Roman" w:cs="David"/>
          <w:sz w:val="20"/>
          <w:szCs w:val="24"/>
          <w:rtl/>
          <w:lang w:eastAsia="he-IL"/>
        </w:rPr>
        <w:t>או של היועצים.</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rsid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rsidR="00AB582B" w:rsidRDefault="00AB582B" w:rsidP="00533FF2">
      <w:pPr>
        <w:widowControl w:val="0"/>
        <w:numPr>
          <w:ilvl w:val="1"/>
          <w:numId w:val="1"/>
        </w:numPr>
        <w:spacing w:before="0" w:beforeAutospacing="0" w:after="200" w:afterAutospacing="0" w:line="240" w:lineRule="auto"/>
        <w:jc w:val="both"/>
        <w:rPr>
          <w:ins w:id="70" w:author="Eyal Konyak" w:date="2020-10-29T09:24:00Z"/>
          <w:rFonts w:ascii="Times New Roman" w:eastAsia="Times New Roman" w:hAnsi="Times New Roman" w:cs="David"/>
          <w:sz w:val="20"/>
          <w:szCs w:val="24"/>
          <w:lang w:eastAsia="he-IL"/>
        </w:rPr>
      </w:pPr>
      <w:ins w:id="71" w:author="Eyal Konyak" w:date="2020-10-29T09:24:00Z">
        <w:r w:rsidRPr="005807CD">
          <w:rPr>
            <w:rFonts w:ascii="Times New Roman" w:eastAsia="Times New Roman" w:hAnsi="Times New Roman" w:cs="David"/>
            <w:sz w:val="20"/>
            <w:szCs w:val="24"/>
            <w:rtl/>
            <w:lang w:eastAsia="he-IL"/>
          </w:rPr>
          <w:t xml:space="preserve">סירב </w:t>
        </w:r>
        <w:r w:rsidRPr="002F6D3B">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לבצע את השינויים, מכל סיבה שהיא, יהא המזמין רשאי, מבלי לגרוע מכל זכות ו/או טענה העומדת לו כלפי </w:t>
        </w:r>
        <w:r w:rsidRPr="002F6D3B">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לבצעם באמצעות כל גורם אחר אשר ייראה בעיניו, </w:t>
        </w:r>
        <w:proofErr w:type="spellStart"/>
        <w:r w:rsidRPr="005807CD">
          <w:rPr>
            <w:rFonts w:ascii="Times New Roman" w:eastAsia="Times New Roman" w:hAnsi="Times New Roman" w:cs="David"/>
            <w:sz w:val="20"/>
            <w:szCs w:val="24"/>
            <w:rtl/>
            <w:lang w:eastAsia="he-IL"/>
          </w:rPr>
          <w:t>הכל</w:t>
        </w:r>
        <w:proofErr w:type="spellEnd"/>
        <w:r w:rsidRPr="005807CD">
          <w:rPr>
            <w:rFonts w:ascii="Times New Roman" w:eastAsia="Times New Roman" w:hAnsi="Times New Roman" w:cs="David"/>
            <w:sz w:val="20"/>
            <w:szCs w:val="24"/>
            <w:rtl/>
            <w:lang w:eastAsia="he-IL"/>
          </w:rPr>
          <w:t xml:space="preserve"> ללא צורך בקבלת הסכמת </w:t>
        </w:r>
        <w:r w:rsidRPr="002F6D3B">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תוך זכותו לעשות שימוש ללא תמורה בכל המסמכים ו/או התכניות ו/או הנתונים אשר הוכנו ו/או נאספו על ידי </w:t>
        </w:r>
        <w:r w:rsidRPr="002F6D3B">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w:t>
        </w:r>
      </w:ins>
    </w:p>
    <w:p w:rsidR="00AB582B" w:rsidRPr="005807CD" w:rsidRDefault="00AB582B" w:rsidP="005807CD">
      <w:pPr>
        <w:widowControl w:val="0"/>
        <w:numPr>
          <w:ilvl w:val="1"/>
          <w:numId w:val="1"/>
        </w:numPr>
        <w:spacing w:before="0" w:beforeAutospacing="0" w:after="200" w:afterAutospacing="0" w:line="240" w:lineRule="auto"/>
        <w:jc w:val="both"/>
        <w:rPr>
          <w:ins w:id="72" w:author="Eyal Konyak" w:date="2020-10-29T09:24:00Z"/>
          <w:sz w:val="20"/>
          <w:rtl/>
        </w:rPr>
      </w:pPr>
      <w:ins w:id="73" w:author="Eyal Konyak" w:date="2020-10-29T09:24:00Z">
        <w:r w:rsidRPr="005807CD">
          <w:rPr>
            <w:rFonts w:ascii="Times New Roman" w:eastAsia="Times New Roman" w:hAnsi="Times New Roman" w:cs="David"/>
            <w:sz w:val="20"/>
            <w:szCs w:val="24"/>
            <w:rtl/>
            <w:lang w:eastAsia="he-IL"/>
          </w:rPr>
          <w:t>מבלי לגרוע מהוראות סעיף</w:t>
        </w:r>
        <w:r>
          <w:rPr>
            <w:rFonts w:ascii="Times New Roman" w:eastAsia="Times New Roman" w:hAnsi="Times New Roman" w:cs="David" w:hint="cs"/>
            <w:sz w:val="20"/>
            <w:szCs w:val="24"/>
            <w:rtl/>
            <w:lang w:eastAsia="he-IL"/>
          </w:rPr>
          <w:t xml:space="preserve"> </w:t>
        </w:r>
        <w:r>
          <w:rPr>
            <w:rFonts w:ascii="Times New Roman" w:eastAsia="Times New Roman" w:hAnsi="Times New Roman" w:cs="David"/>
            <w:sz w:val="20"/>
            <w:szCs w:val="24"/>
            <w:rtl/>
            <w:lang w:eastAsia="he-IL"/>
          </w:rPr>
          <w:fldChar w:fldCharType="begin"/>
        </w:r>
        <w:r>
          <w:rPr>
            <w:rFonts w:ascii="Times New Roman" w:eastAsia="Times New Roman" w:hAnsi="Times New Roman" w:cs="David"/>
            <w:sz w:val="20"/>
            <w:szCs w:val="24"/>
            <w:rtl/>
            <w:lang w:eastAsia="he-IL"/>
          </w:rPr>
          <w:instrText xml:space="preserve"> </w:instrText>
        </w:r>
        <w:r>
          <w:rPr>
            <w:rFonts w:ascii="Times New Roman" w:eastAsia="Times New Roman" w:hAnsi="Times New Roman" w:cs="David" w:hint="cs"/>
            <w:sz w:val="20"/>
            <w:szCs w:val="24"/>
            <w:lang w:eastAsia="he-IL"/>
          </w:rPr>
          <w:instrText>REF</w:instrText>
        </w:r>
        <w:r>
          <w:rPr>
            <w:rFonts w:ascii="Times New Roman" w:eastAsia="Times New Roman" w:hAnsi="Times New Roman" w:cs="David" w:hint="cs"/>
            <w:sz w:val="20"/>
            <w:szCs w:val="24"/>
            <w:rtl/>
            <w:lang w:eastAsia="he-IL"/>
          </w:rPr>
          <w:instrText xml:space="preserve"> _</w:instrText>
        </w:r>
        <w:r>
          <w:rPr>
            <w:rFonts w:ascii="Times New Roman" w:eastAsia="Times New Roman" w:hAnsi="Times New Roman" w:cs="David" w:hint="cs"/>
            <w:sz w:val="20"/>
            <w:szCs w:val="24"/>
            <w:lang w:eastAsia="he-IL"/>
          </w:rPr>
          <w:instrText>Ref54792340 \r \h</w:instrText>
        </w:r>
        <w:r>
          <w:rPr>
            <w:rFonts w:ascii="Times New Roman" w:eastAsia="Times New Roman" w:hAnsi="Times New Roman" w:cs="David"/>
            <w:sz w:val="20"/>
            <w:szCs w:val="24"/>
            <w:rtl/>
            <w:lang w:eastAsia="he-IL"/>
          </w:rPr>
          <w:instrText xml:space="preserve"> </w:instrText>
        </w:r>
      </w:ins>
      <w:r>
        <w:rPr>
          <w:rFonts w:ascii="Times New Roman" w:eastAsia="Times New Roman" w:hAnsi="Times New Roman" w:cs="David"/>
          <w:sz w:val="20"/>
          <w:szCs w:val="24"/>
          <w:rtl/>
          <w:lang w:eastAsia="he-IL"/>
        </w:rPr>
      </w:r>
      <w:ins w:id="74" w:author="Eyal Konyak" w:date="2020-10-29T09:24:00Z">
        <w:r>
          <w:rPr>
            <w:rFonts w:ascii="Times New Roman" w:eastAsia="Times New Roman" w:hAnsi="Times New Roman" w:cs="David"/>
            <w:sz w:val="20"/>
            <w:szCs w:val="24"/>
            <w:rtl/>
            <w:lang w:eastAsia="he-IL"/>
          </w:rPr>
          <w:fldChar w:fldCharType="separate"/>
        </w:r>
        <w:r>
          <w:rPr>
            <w:rFonts w:ascii="Times New Roman" w:eastAsia="Times New Roman" w:hAnsi="Times New Roman" w:cs="David"/>
            <w:sz w:val="20"/>
            <w:szCs w:val="24"/>
            <w:cs/>
            <w:lang w:eastAsia="he-IL"/>
          </w:rPr>
          <w:t>‎</w:t>
        </w:r>
        <w:r>
          <w:rPr>
            <w:rFonts w:ascii="Times New Roman" w:eastAsia="Times New Roman" w:hAnsi="Times New Roman" w:cs="David"/>
            <w:sz w:val="20"/>
            <w:szCs w:val="24"/>
            <w:lang w:eastAsia="he-IL"/>
          </w:rPr>
          <w:t>8.3</w:t>
        </w:r>
        <w:r>
          <w:rPr>
            <w:rFonts w:ascii="Times New Roman" w:eastAsia="Times New Roman" w:hAnsi="Times New Roman" w:cs="David"/>
            <w:sz w:val="20"/>
            <w:szCs w:val="24"/>
            <w:rtl/>
            <w:lang w:eastAsia="he-IL"/>
          </w:rPr>
          <w:fldChar w:fldCharType="end"/>
        </w:r>
        <w:r>
          <w:rPr>
            <w:rFonts w:ascii="Times New Roman" w:eastAsia="Times New Roman" w:hAnsi="Times New Roman" w:cs="David" w:hint="cs"/>
            <w:sz w:val="20"/>
            <w:szCs w:val="24"/>
            <w:rtl/>
            <w:lang w:eastAsia="he-IL"/>
          </w:rPr>
          <w:t xml:space="preserve"> </w:t>
        </w:r>
        <w:r w:rsidRPr="005807CD">
          <w:rPr>
            <w:rFonts w:ascii="Times New Roman" w:eastAsia="Times New Roman" w:hAnsi="Times New Roman" w:cs="David"/>
            <w:sz w:val="20"/>
            <w:szCs w:val="24"/>
            <w:rtl/>
            <w:lang w:eastAsia="he-IL"/>
          </w:rPr>
          <w:t xml:space="preserve">לעיל, היה והשינויים יביאו לצמצום מהותי בהיקף העבודה ביחס לשלב </w:t>
        </w:r>
        <w:r>
          <w:rPr>
            <w:rFonts w:ascii="Times New Roman" w:eastAsia="Times New Roman" w:hAnsi="Times New Roman" w:cs="David" w:hint="cs"/>
            <w:sz w:val="20"/>
            <w:szCs w:val="24"/>
            <w:rtl/>
            <w:lang w:eastAsia="he-IL"/>
          </w:rPr>
          <w:t>תכנון</w:t>
        </w:r>
        <w:r w:rsidRPr="005807CD">
          <w:rPr>
            <w:rFonts w:ascii="Times New Roman" w:eastAsia="Times New Roman" w:hAnsi="Times New Roman" w:cs="David"/>
            <w:sz w:val="20"/>
            <w:szCs w:val="24"/>
            <w:rtl/>
            <w:lang w:eastAsia="he-IL"/>
          </w:rPr>
          <w:t xml:space="preserve"> שאושר לביצוע על ידי </w:t>
        </w:r>
        <w:r>
          <w:rPr>
            <w:rFonts w:ascii="Times New Roman" w:eastAsia="Times New Roman" w:hAnsi="Times New Roman" w:cs="David" w:hint="cs"/>
            <w:sz w:val="20"/>
            <w:szCs w:val="24"/>
            <w:rtl/>
            <w:lang w:eastAsia="he-IL"/>
          </w:rPr>
          <w:t>המנהל</w:t>
        </w:r>
        <w:r w:rsidRPr="005807CD">
          <w:rPr>
            <w:rFonts w:ascii="Times New Roman" w:eastAsia="Times New Roman" w:hAnsi="Times New Roman" w:cs="David"/>
            <w:sz w:val="20"/>
            <w:szCs w:val="24"/>
            <w:rtl/>
            <w:lang w:eastAsia="he-IL"/>
          </w:rPr>
          <w:t xml:space="preserve">, יופחת מן התמורה </w:t>
        </w:r>
        <w:r>
          <w:rPr>
            <w:rFonts w:ascii="Times New Roman" w:eastAsia="Times New Roman" w:hAnsi="Times New Roman" w:cs="David" w:hint="cs"/>
            <w:sz w:val="20"/>
            <w:szCs w:val="24"/>
            <w:rtl/>
            <w:lang w:eastAsia="he-IL"/>
          </w:rPr>
          <w:t>לתכנון</w:t>
        </w:r>
        <w:r w:rsidRPr="005807CD">
          <w:rPr>
            <w:rFonts w:ascii="Times New Roman" w:eastAsia="Times New Roman" w:hAnsi="Times New Roman" w:cs="David"/>
            <w:sz w:val="20"/>
            <w:szCs w:val="24"/>
            <w:rtl/>
            <w:lang w:eastAsia="he-IL"/>
          </w:rPr>
          <w:t xml:space="preserve"> סכום עליו יסכימו הצדדים בכתב, ובהעדר הסכמה - כפי שייקבע על ידי </w:t>
        </w:r>
        <w:r>
          <w:rPr>
            <w:rFonts w:ascii="Times New Roman" w:eastAsia="Times New Roman" w:hAnsi="Times New Roman" w:cs="David" w:hint="cs"/>
            <w:sz w:val="20"/>
            <w:szCs w:val="24"/>
            <w:rtl/>
            <w:lang w:eastAsia="he-IL"/>
          </w:rPr>
          <w:t>המנהל.</w:t>
        </w:r>
        <w:r w:rsidRPr="005807CD">
          <w:rPr>
            <w:rFonts w:ascii="Times New Roman" w:eastAsia="Times New Roman" w:hAnsi="Times New Roman" w:cs="David"/>
            <w:sz w:val="20"/>
            <w:szCs w:val="24"/>
            <w:rtl/>
            <w:lang w:eastAsia="he-IL"/>
          </w:rPr>
          <w:t xml:space="preserve"> </w:t>
        </w:r>
      </w:ins>
    </w:p>
    <w:p w:rsidR="00AB582B" w:rsidRPr="005807CD" w:rsidRDefault="00AB582B" w:rsidP="005807CD">
      <w:pPr>
        <w:widowControl w:val="0"/>
        <w:spacing w:before="0" w:beforeAutospacing="0" w:after="240" w:afterAutospacing="0" w:line="240" w:lineRule="auto"/>
        <w:jc w:val="both"/>
        <w:rPr>
          <w:ins w:id="75" w:author="Eyal Konyak" w:date="2020-10-29T09:24:00Z"/>
          <w:rFonts w:ascii="Times New Roman" w:eastAsia="Times New Roman" w:hAnsi="Times New Roman" w:cs="David"/>
          <w:bCs/>
          <w:sz w:val="20"/>
          <w:szCs w:val="24"/>
          <w:u w:val="single"/>
          <w:rtl/>
          <w:lang w:eastAsia="he-IL"/>
        </w:rPr>
      </w:pPr>
      <w:ins w:id="76" w:author="Eyal Konyak" w:date="2020-10-29T09:24:00Z">
        <w:r w:rsidRPr="005807CD">
          <w:rPr>
            <w:rFonts w:ascii="Times New Roman" w:eastAsia="Times New Roman" w:hAnsi="Times New Roman" w:cs="David" w:hint="eastAsia"/>
            <w:bCs/>
            <w:sz w:val="20"/>
            <w:szCs w:val="24"/>
            <w:u w:val="single"/>
            <w:rtl/>
            <w:lang w:eastAsia="he-IL"/>
          </w:rPr>
          <w:t>שינויי</w:t>
        </w:r>
        <w:r w:rsidRPr="005807CD">
          <w:rPr>
            <w:rFonts w:ascii="Times New Roman" w:eastAsia="Times New Roman" w:hAnsi="Times New Roman" w:cs="David"/>
            <w:bCs/>
            <w:sz w:val="20"/>
            <w:szCs w:val="24"/>
            <w:u w:val="single"/>
            <w:rtl/>
            <w:lang w:eastAsia="he-IL"/>
          </w:rPr>
          <w:t xml:space="preserve"> </w:t>
        </w:r>
        <w:r w:rsidRPr="005807CD">
          <w:rPr>
            <w:rFonts w:ascii="Times New Roman" w:eastAsia="Times New Roman" w:hAnsi="Times New Roman" w:cs="David" w:hint="eastAsia"/>
            <w:bCs/>
            <w:sz w:val="20"/>
            <w:szCs w:val="24"/>
            <w:u w:val="single"/>
            <w:rtl/>
            <w:lang w:eastAsia="he-IL"/>
          </w:rPr>
          <w:t>דיירים</w:t>
        </w:r>
      </w:ins>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rsidR="002F6D3B" w:rsidRDefault="002B2234" w:rsidP="002B2234">
      <w:pPr>
        <w:widowControl w:val="0"/>
        <w:spacing w:before="0" w:beforeAutospacing="0" w:after="240" w:afterAutospacing="0" w:line="240" w:lineRule="auto"/>
        <w:ind w:left="794"/>
        <w:jc w:val="both"/>
        <w:rPr>
          <w:ins w:id="77" w:author="Eyal Konyak" w:date="2020-10-29T09:24:00Z"/>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 xml:space="preserve">יסוכמו בין המתכנן לרוכשים. </w:t>
      </w:r>
    </w:p>
    <w:p w:rsidR="002B2234" w:rsidRPr="002B2234" w:rsidRDefault="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Change w:id="78" w:author="Eyal Konyak" w:date="2020-10-29T09:24:00Z">
          <w:pPr>
            <w:widowControl w:val="0"/>
            <w:spacing w:before="0" w:beforeAutospacing="0" w:after="240" w:afterAutospacing="0" w:line="240" w:lineRule="auto"/>
            <w:ind w:left="794"/>
            <w:jc w:val="both"/>
          </w:pPr>
        </w:pPrChange>
      </w:pPr>
      <w:r w:rsidRPr="002B2234">
        <w:rPr>
          <w:rFonts w:ascii="Times New Roman" w:eastAsia="Times New Roman" w:hAnsi="Times New Roman" w:cs="David"/>
          <w:sz w:val="20"/>
          <w:szCs w:val="24"/>
          <w:rtl/>
          <w:lang w:eastAsia="he-IL"/>
        </w:rPr>
        <w:t>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אחריות וביטוח</w:t>
      </w:r>
    </w:p>
    <w:p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rsidR="00D80A75" w:rsidRPr="00837F05" w:rsidRDefault="00D80A75">
      <w:pPr>
        <w:widowControl w:val="0"/>
        <w:numPr>
          <w:ilvl w:val="1"/>
          <w:numId w:val="1"/>
        </w:numPr>
        <w:spacing w:before="0" w:beforeAutospacing="0" w:after="200" w:afterAutospacing="0" w:line="240" w:lineRule="auto"/>
        <w:jc w:val="both"/>
        <w:pPrChange w:id="79" w:author="Eyal Konyak" w:date="2020-10-29T09:24:00Z">
          <w:pPr>
            <w:pStyle w:val="a2"/>
            <w:numPr>
              <w:ilvl w:val="1"/>
              <w:numId w:val="1"/>
            </w:numPr>
            <w:tabs>
              <w:tab w:val="num" w:pos="792"/>
            </w:tabs>
            <w:ind w:left="792" w:right="0" w:hanging="432"/>
          </w:pPr>
        </w:pPrChange>
      </w:pPr>
      <w:r w:rsidRPr="00837F05">
        <w:rPr>
          <w:rFonts w:cs="David" w:hint="eastAsia"/>
          <w:szCs w:val="24"/>
          <w:rtl/>
        </w:rPr>
        <w:t>המתכנן</w:t>
      </w:r>
      <w:r w:rsidRPr="00837F05">
        <w:rPr>
          <w:rFonts w:cs="David"/>
          <w:szCs w:val="24"/>
          <w:rtl/>
        </w:rPr>
        <w:t xml:space="preserve"> </w:t>
      </w:r>
      <w:r w:rsidRPr="00837F05">
        <w:rPr>
          <w:rFonts w:cs="David" w:hint="eastAsia"/>
          <w:szCs w:val="24"/>
          <w:rtl/>
        </w:rPr>
        <w:t>מתחייב</w:t>
      </w:r>
      <w:r w:rsidRPr="00837F05">
        <w:rPr>
          <w:rFonts w:cs="David"/>
          <w:szCs w:val="24"/>
          <w:rtl/>
        </w:rPr>
        <w:t xml:space="preserve"> </w:t>
      </w:r>
      <w:r w:rsidRPr="00837F05">
        <w:rPr>
          <w:rFonts w:cs="David" w:hint="eastAsia"/>
          <w:szCs w:val="24"/>
          <w:rtl/>
        </w:rPr>
        <w:t>לבצע</w:t>
      </w:r>
      <w:r w:rsidRPr="00013687">
        <w:rPr>
          <w:rFonts w:cs="David"/>
          <w:szCs w:val="24"/>
          <w:rtl/>
          <w:rPrChange w:id="80" w:author="Eyal Konyak" w:date="2020-10-29T09:24:00Z">
            <w:rPr>
              <w:rFonts w:cs="David"/>
              <w:szCs w:val="24"/>
              <w:rtl/>
            </w:rPr>
          </w:rPrChange>
        </w:rPr>
        <w:t xml:space="preserve"> </w:t>
      </w:r>
      <w:r w:rsidRPr="00013687">
        <w:rPr>
          <w:rFonts w:cs="David" w:hint="eastAsia"/>
          <w:szCs w:val="24"/>
          <w:rtl/>
          <w:rPrChange w:id="81" w:author="Eyal Konyak" w:date="2020-10-29T09:24:00Z">
            <w:rPr>
              <w:rFonts w:cs="David" w:hint="eastAsia"/>
              <w:szCs w:val="24"/>
              <w:rtl/>
            </w:rPr>
          </w:rPrChange>
        </w:rPr>
        <w:t>את</w:t>
      </w:r>
      <w:r w:rsidRPr="00013687">
        <w:rPr>
          <w:rFonts w:cs="David"/>
          <w:szCs w:val="24"/>
          <w:rtl/>
          <w:rPrChange w:id="82" w:author="Eyal Konyak" w:date="2020-10-29T09:24:00Z">
            <w:rPr>
              <w:rFonts w:cs="David"/>
              <w:szCs w:val="24"/>
              <w:rtl/>
            </w:rPr>
          </w:rPrChange>
        </w:rPr>
        <w:t xml:space="preserve"> </w:t>
      </w:r>
      <w:r w:rsidRPr="00013687">
        <w:rPr>
          <w:rFonts w:cs="David" w:hint="eastAsia"/>
          <w:szCs w:val="24"/>
          <w:rtl/>
          <w:rPrChange w:id="83" w:author="Eyal Konyak" w:date="2020-10-29T09:24:00Z">
            <w:rPr>
              <w:rFonts w:cs="David" w:hint="eastAsia"/>
              <w:szCs w:val="24"/>
              <w:rtl/>
            </w:rPr>
          </w:rPrChange>
        </w:rPr>
        <w:t>שירותי</w:t>
      </w:r>
      <w:r w:rsidRPr="00013687">
        <w:rPr>
          <w:rFonts w:cs="David"/>
          <w:szCs w:val="24"/>
          <w:rtl/>
          <w:rPrChange w:id="84" w:author="Eyal Konyak" w:date="2020-10-29T09:24:00Z">
            <w:rPr>
              <w:rFonts w:cs="David"/>
              <w:szCs w:val="24"/>
              <w:rtl/>
            </w:rPr>
          </w:rPrChange>
        </w:rPr>
        <w:t xml:space="preserve"> </w:t>
      </w:r>
      <w:r w:rsidRPr="00013687">
        <w:rPr>
          <w:rFonts w:cs="David" w:hint="eastAsia"/>
          <w:szCs w:val="24"/>
          <w:rtl/>
          <w:rPrChange w:id="85" w:author="Eyal Konyak" w:date="2020-10-29T09:24:00Z">
            <w:rPr>
              <w:rFonts w:cs="David" w:hint="eastAsia"/>
              <w:szCs w:val="24"/>
              <w:rtl/>
            </w:rPr>
          </w:rPrChange>
        </w:rPr>
        <w:t>המתכנן</w:t>
      </w:r>
      <w:r w:rsidRPr="00013687">
        <w:rPr>
          <w:rFonts w:cs="David"/>
          <w:szCs w:val="24"/>
          <w:rtl/>
          <w:rPrChange w:id="86" w:author="Eyal Konyak" w:date="2020-10-29T09:24:00Z">
            <w:rPr>
              <w:rFonts w:cs="David"/>
              <w:szCs w:val="24"/>
              <w:rtl/>
            </w:rPr>
          </w:rPrChange>
        </w:rPr>
        <w:t xml:space="preserve"> </w:t>
      </w:r>
      <w:r w:rsidRPr="00013687">
        <w:rPr>
          <w:rFonts w:cs="David" w:hint="eastAsia"/>
          <w:szCs w:val="24"/>
          <w:rtl/>
          <w:rPrChange w:id="87" w:author="Eyal Konyak" w:date="2020-10-29T09:24:00Z">
            <w:rPr>
              <w:rFonts w:cs="David" w:hint="eastAsia"/>
              <w:szCs w:val="24"/>
              <w:rtl/>
            </w:rPr>
          </w:rPrChange>
        </w:rPr>
        <w:t>בהתאם</w:t>
      </w:r>
      <w:r w:rsidRPr="00013687">
        <w:rPr>
          <w:rFonts w:cs="David"/>
          <w:szCs w:val="24"/>
          <w:rtl/>
          <w:rPrChange w:id="88" w:author="Eyal Konyak" w:date="2020-10-29T09:24:00Z">
            <w:rPr>
              <w:rFonts w:cs="David"/>
              <w:szCs w:val="24"/>
              <w:rtl/>
            </w:rPr>
          </w:rPrChange>
        </w:rPr>
        <w:t xml:space="preserve"> </w:t>
      </w:r>
      <w:r w:rsidRPr="00013687">
        <w:rPr>
          <w:rFonts w:cs="David" w:hint="eastAsia"/>
          <w:szCs w:val="24"/>
          <w:rtl/>
          <w:rPrChange w:id="89" w:author="Eyal Konyak" w:date="2020-10-29T09:24:00Z">
            <w:rPr>
              <w:rFonts w:cs="David" w:hint="eastAsia"/>
              <w:szCs w:val="24"/>
              <w:rtl/>
            </w:rPr>
          </w:rPrChange>
        </w:rPr>
        <w:t>להוראות</w:t>
      </w:r>
      <w:r w:rsidRPr="00013687">
        <w:rPr>
          <w:rFonts w:cs="David"/>
          <w:szCs w:val="24"/>
          <w:rtl/>
          <w:rPrChange w:id="90" w:author="Eyal Konyak" w:date="2020-10-29T09:24:00Z">
            <w:rPr>
              <w:rFonts w:cs="David"/>
              <w:szCs w:val="24"/>
              <w:rtl/>
            </w:rPr>
          </w:rPrChange>
        </w:rPr>
        <w:t xml:space="preserve"> </w:t>
      </w:r>
      <w:r w:rsidRPr="00013687">
        <w:rPr>
          <w:rFonts w:cs="David" w:hint="eastAsia"/>
          <w:szCs w:val="24"/>
          <w:rtl/>
          <w:rPrChange w:id="91" w:author="Eyal Konyak" w:date="2020-10-29T09:24:00Z">
            <w:rPr>
              <w:rFonts w:cs="David" w:hint="eastAsia"/>
              <w:szCs w:val="24"/>
              <w:rtl/>
            </w:rPr>
          </w:rPrChange>
        </w:rPr>
        <w:t>חוזה</w:t>
      </w:r>
      <w:r w:rsidRPr="00013687">
        <w:rPr>
          <w:rFonts w:cs="David"/>
          <w:szCs w:val="24"/>
          <w:rtl/>
          <w:rPrChange w:id="92" w:author="Eyal Konyak" w:date="2020-10-29T09:24:00Z">
            <w:rPr>
              <w:rFonts w:cs="David"/>
              <w:szCs w:val="24"/>
              <w:rtl/>
            </w:rPr>
          </w:rPrChange>
        </w:rPr>
        <w:t xml:space="preserve"> </w:t>
      </w:r>
      <w:r w:rsidRPr="00013687">
        <w:rPr>
          <w:rFonts w:cs="David" w:hint="eastAsia"/>
          <w:szCs w:val="24"/>
          <w:rtl/>
          <w:rPrChange w:id="93" w:author="Eyal Konyak" w:date="2020-10-29T09:24:00Z">
            <w:rPr>
              <w:rFonts w:cs="David" w:hint="eastAsia"/>
              <w:szCs w:val="24"/>
              <w:rtl/>
            </w:rPr>
          </w:rPrChange>
        </w:rPr>
        <w:t>זה</w:t>
      </w:r>
      <w:r w:rsidRPr="00013687">
        <w:rPr>
          <w:rFonts w:cs="David"/>
          <w:szCs w:val="24"/>
          <w:rtl/>
          <w:rPrChange w:id="94" w:author="Eyal Konyak" w:date="2020-10-29T09:24:00Z">
            <w:rPr>
              <w:rFonts w:cs="David"/>
              <w:szCs w:val="24"/>
              <w:rtl/>
            </w:rPr>
          </w:rPrChange>
        </w:rPr>
        <w:t xml:space="preserve"> </w:t>
      </w:r>
      <w:r w:rsidRPr="00013687">
        <w:rPr>
          <w:rFonts w:cs="David" w:hint="eastAsia"/>
          <w:szCs w:val="24"/>
          <w:rtl/>
          <w:rPrChange w:id="95" w:author="Eyal Konyak" w:date="2020-10-29T09:24:00Z">
            <w:rPr>
              <w:rFonts w:cs="David" w:hint="eastAsia"/>
              <w:szCs w:val="24"/>
              <w:rtl/>
            </w:rPr>
          </w:rPrChange>
        </w:rPr>
        <w:t>בנאמנות</w:t>
      </w:r>
      <w:r w:rsidRPr="00013687">
        <w:rPr>
          <w:rFonts w:cs="David"/>
          <w:szCs w:val="24"/>
          <w:rtl/>
          <w:rPrChange w:id="96" w:author="Eyal Konyak" w:date="2020-10-29T09:24:00Z">
            <w:rPr>
              <w:rFonts w:cs="David"/>
              <w:szCs w:val="24"/>
              <w:rtl/>
            </w:rPr>
          </w:rPrChange>
        </w:rPr>
        <w:t xml:space="preserve">, </w:t>
      </w:r>
      <w:r w:rsidRPr="00013687">
        <w:rPr>
          <w:rFonts w:cs="David" w:hint="eastAsia"/>
          <w:szCs w:val="24"/>
          <w:rtl/>
          <w:rPrChange w:id="97" w:author="Eyal Konyak" w:date="2020-10-29T09:24:00Z">
            <w:rPr>
              <w:rFonts w:cs="David" w:hint="eastAsia"/>
              <w:szCs w:val="24"/>
              <w:rtl/>
            </w:rPr>
          </w:rPrChange>
        </w:rPr>
        <w:t>במועדים</w:t>
      </w:r>
      <w:r w:rsidRPr="00013687">
        <w:rPr>
          <w:rFonts w:cs="David"/>
          <w:szCs w:val="24"/>
          <w:rtl/>
          <w:rPrChange w:id="98" w:author="Eyal Konyak" w:date="2020-10-29T09:24:00Z">
            <w:rPr>
              <w:rFonts w:cs="David"/>
              <w:szCs w:val="24"/>
              <w:rtl/>
            </w:rPr>
          </w:rPrChange>
        </w:rPr>
        <w:t xml:space="preserve"> </w:t>
      </w:r>
      <w:r w:rsidRPr="00013687">
        <w:rPr>
          <w:rFonts w:cs="David" w:hint="eastAsia"/>
          <w:szCs w:val="24"/>
          <w:rtl/>
          <w:rPrChange w:id="99" w:author="Eyal Konyak" w:date="2020-10-29T09:24:00Z">
            <w:rPr>
              <w:rFonts w:cs="David" w:hint="eastAsia"/>
              <w:szCs w:val="24"/>
              <w:rtl/>
            </w:rPr>
          </w:rPrChange>
        </w:rPr>
        <w:t>על</w:t>
      </w:r>
      <w:r w:rsidRPr="00013687">
        <w:rPr>
          <w:rFonts w:cs="David"/>
          <w:szCs w:val="24"/>
          <w:rtl/>
          <w:rPrChange w:id="100" w:author="Eyal Konyak" w:date="2020-10-29T09:24:00Z">
            <w:rPr>
              <w:rFonts w:cs="David"/>
              <w:szCs w:val="24"/>
              <w:rtl/>
            </w:rPr>
          </w:rPrChange>
        </w:rPr>
        <w:t xml:space="preserve"> </w:t>
      </w:r>
      <w:r w:rsidRPr="00013687">
        <w:rPr>
          <w:rFonts w:cs="David" w:hint="eastAsia"/>
          <w:szCs w:val="24"/>
          <w:rtl/>
          <w:rPrChange w:id="101" w:author="Eyal Konyak" w:date="2020-10-29T09:24:00Z">
            <w:rPr>
              <w:rFonts w:cs="David" w:hint="eastAsia"/>
              <w:szCs w:val="24"/>
              <w:rtl/>
            </w:rPr>
          </w:rPrChange>
        </w:rPr>
        <w:t>פי</w:t>
      </w:r>
      <w:r w:rsidRPr="00013687">
        <w:rPr>
          <w:rFonts w:cs="David"/>
          <w:szCs w:val="24"/>
          <w:rtl/>
          <w:rPrChange w:id="102" w:author="Eyal Konyak" w:date="2020-10-29T09:24:00Z">
            <w:rPr>
              <w:rFonts w:cs="David"/>
              <w:szCs w:val="24"/>
              <w:rtl/>
            </w:rPr>
          </w:rPrChange>
        </w:rPr>
        <w:t xml:space="preserve"> </w:t>
      </w:r>
      <w:r w:rsidRPr="00013687">
        <w:rPr>
          <w:rFonts w:cs="David" w:hint="eastAsia"/>
          <w:szCs w:val="24"/>
          <w:rtl/>
          <w:rPrChange w:id="103" w:author="Eyal Konyak" w:date="2020-10-29T09:24:00Z">
            <w:rPr>
              <w:rFonts w:cs="David" w:hint="eastAsia"/>
              <w:szCs w:val="24"/>
              <w:rtl/>
            </w:rPr>
          </w:rPrChange>
        </w:rPr>
        <w:t>חוזה</w:t>
      </w:r>
      <w:r w:rsidRPr="00013687">
        <w:rPr>
          <w:rFonts w:cs="David"/>
          <w:szCs w:val="24"/>
          <w:rtl/>
          <w:rPrChange w:id="104" w:author="Eyal Konyak" w:date="2020-10-29T09:24:00Z">
            <w:rPr>
              <w:rFonts w:cs="David"/>
              <w:szCs w:val="24"/>
              <w:rtl/>
            </w:rPr>
          </w:rPrChange>
        </w:rPr>
        <w:t xml:space="preserve"> </w:t>
      </w:r>
      <w:r w:rsidRPr="00013687">
        <w:rPr>
          <w:rFonts w:cs="David" w:hint="eastAsia"/>
          <w:szCs w:val="24"/>
          <w:rtl/>
          <w:rPrChange w:id="105" w:author="Eyal Konyak" w:date="2020-10-29T09:24:00Z">
            <w:rPr>
              <w:rFonts w:cs="David" w:hint="eastAsia"/>
              <w:szCs w:val="24"/>
              <w:rtl/>
            </w:rPr>
          </w:rPrChange>
        </w:rPr>
        <w:t>זה</w:t>
      </w:r>
      <w:r w:rsidRPr="00B36EE0">
        <w:rPr>
          <w:rFonts w:ascii="Times New Roman" w:hAnsi="Times New Roman" w:cs="David"/>
          <w:sz w:val="20"/>
          <w:szCs w:val="24"/>
          <w:rtl/>
          <w:rPrChange w:id="106" w:author="Eyal Konyak" w:date="2020-10-29T09:24:00Z">
            <w:rPr>
              <w:rFonts w:cs="David"/>
              <w:szCs w:val="24"/>
              <w:rtl/>
            </w:rPr>
          </w:rPrChange>
        </w:rPr>
        <w:t xml:space="preserve">,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B36EE0">
        <w:rPr>
          <w:rFonts w:ascii="Times New Roman" w:hAnsi="Times New Roman" w:cs="David" w:hint="eastAsia"/>
          <w:sz w:val="20"/>
          <w:szCs w:val="24"/>
          <w:rtl/>
          <w:rPrChange w:id="107" w:author="Eyal Konyak" w:date="2020-10-29T09:24:00Z">
            <w:rPr>
              <w:rFonts w:cs="David" w:hint="eastAsia"/>
              <w:szCs w:val="24"/>
              <w:rtl/>
            </w:rPr>
          </w:rPrChange>
        </w:rPr>
        <w:t>אישומים</w:t>
      </w:r>
      <w:proofErr w:type="spellEnd"/>
      <w:r w:rsidRPr="00B36EE0">
        <w:rPr>
          <w:rFonts w:ascii="Times New Roman" w:hAnsi="Times New Roman" w:cs="David"/>
          <w:sz w:val="20"/>
          <w:szCs w:val="24"/>
          <w:rtl/>
          <w:rPrChange w:id="108" w:author="Eyal Konyak" w:date="2020-10-29T09:24:00Z">
            <w:rPr>
              <w:rFonts w:cs="David"/>
              <w:szCs w:val="24"/>
              <w:rtl/>
            </w:rPr>
          </w:rPrChange>
        </w:rPr>
        <w:t xml:space="preserve">, פס"ד, צווים, עונשים, קנסות, פיצויים שייגרמו ו/או יוטלו על המזמין ו/או עובדיו ו/או </w:t>
      </w:r>
      <w:proofErr w:type="spellStart"/>
      <w:r w:rsidRPr="00B36EE0">
        <w:rPr>
          <w:rFonts w:ascii="Times New Roman" w:hAnsi="Times New Roman" w:cs="David" w:hint="eastAsia"/>
          <w:sz w:val="20"/>
          <w:szCs w:val="24"/>
          <w:rtl/>
          <w:rPrChange w:id="109" w:author="Eyal Konyak" w:date="2020-10-29T09:24:00Z">
            <w:rPr>
              <w:rFonts w:cs="David" w:hint="eastAsia"/>
              <w:szCs w:val="24"/>
              <w:rtl/>
            </w:rPr>
          </w:rPrChange>
        </w:rPr>
        <w:t>שלוחיו</w:t>
      </w:r>
      <w:proofErr w:type="spellEnd"/>
      <w:r w:rsidRPr="00B36EE0">
        <w:rPr>
          <w:rFonts w:ascii="Times New Roman" w:hAnsi="Times New Roman" w:cs="David"/>
          <w:sz w:val="20"/>
          <w:szCs w:val="24"/>
          <w:rtl/>
          <w:rPrChange w:id="110" w:author="Eyal Konyak" w:date="2020-10-29T09:24:00Z">
            <w:rPr>
              <w:rFonts w:cs="David"/>
              <w:szCs w:val="24"/>
              <w:rtl/>
            </w:rPr>
          </w:rPrChange>
        </w:rPr>
        <w:t xml:space="preserve"> ו/או מי מטעמו ו/או למתכנן ו/או לעובדיו ו/או לאדם אחר כלשהו, לגוף או לרכוש, בשל מעשה או מחדל של המתכנן ו/או עובדיו ו/או </w:t>
      </w:r>
      <w:proofErr w:type="spellStart"/>
      <w:r w:rsidRPr="00B36EE0">
        <w:rPr>
          <w:rFonts w:ascii="Times New Roman" w:hAnsi="Times New Roman" w:cs="David" w:hint="eastAsia"/>
          <w:sz w:val="20"/>
          <w:szCs w:val="24"/>
          <w:rtl/>
          <w:rPrChange w:id="111" w:author="Eyal Konyak" w:date="2020-10-29T09:24:00Z">
            <w:rPr>
              <w:rFonts w:cs="David" w:hint="eastAsia"/>
              <w:szCs w:val="24"/>
              <w:rtl/>
            </w:rPr>
          </w:rPrChange>
        </w:rPr>
        <w:t>שלוחיו</w:t>
      </w:r>
      <w:proofErr w:type="spellEnd"/>
      <w:r w:rsidRPr="00B36EE0">
        <w:rPr>
          <w:rFonts w:ascii="Times New Roman" w:hAnsi="Times New Roman" w:cs="David"/>
          <w:sz w:val="20"/>
          <w:szCs w:val="24"/>
          <w:rtl/>
          <w:rPrChange w:id="112" w:author="Eyal Konyak" w:date="2020-10-29T09:24:00Z">
            <w:rPr>
              <w:rFonts w:cs="David"/>
              <w:szCs w:val="24"/>
              <w:rtl/>
            </w:rPr>
          </w:rPrChange>
        </w:rPr>
        <w:t xml:space="preserve"> ו/או כל מי מטעמו בקשר עם ביצוע התחייבויותיו על פי חוזה זה. המתכנן פוטר את המזמין מכל אחריות בגין נזקים שייגרמו כאמור לעיל.</w:t>
      </w:r>
    </w:p>
    <w:p w:rsidR="00D80A75" w:rsidRPr="00837F05" w:rsidRDefault="00D80A75">
      <w:pPr>
        <w:widowControl w:val="0"/>
        <w:numPr>
          <w:ilvl w:val="1"/>
          <w:numId w:val="1"/>
        </w:numPr>
        <w:spacing w:before="0" w:beforeAutospacing="0" w:after="200" w:afterAutospacing="0" w:line="240" w:lineRule="auto"/>
        <w:jc w:val="both"/>
        <w:rPr>
          <w:rFonts w:cs="David"/>
          <w:szCs w:val="24"/>
          <w:rtl/>
        </w:rPr>
        <w:pPrChange w:id="113" w:author="Eyal Konyak" w:date="2020-10-29T09:24:00Z">
          <w:pPr>
            <w:pStyle w:val="a2"/>
            <w:ind w:left="792" w:right="0" w:firstLine="0"/>
          </w:pPr>
        </w:pPrChange>
      </w:pPr>
      <w:r w:rsidRPr="00B36EE0">
        <w:rPr>
          <w:rFonts w:ascii="Times New Roman" w:hAnsi="Times New Roman" w:cs="David" w:hint="eastAsia"/>
          <w:sz w:val="20"/>
          <w:szCs w:val="24"/>
          <w:rtl/>
          <w:rPrChange w:id="114" w:author="Eyal Konyak" w:date="2020-10-29T09:24:00Z">
            <w:rPr>
              <w:rFonts w:cs="David" w:hint="eastAsia"/>
              <w:szCs w:val="24"/>
              <w:rtl/>
            </w:rPr>
          </w:rPrChange>
        </w:rPr>
        <w:t>המתכנן</w:t>
      </w:r>
      <w:r w:rsidRPr="00B36EE0">
        <w:rPr>
          <w:rFonts w:ascii="Times New Roman" w:hAnsi="Times New Roman" w:cs="David"/>
          <w:sz w:val="20"/>
          <w:szCs w:val="24"/>
          <w:rtl/>
          <w:rPrChange w:id="115" w:author="Eyal Konyak" w:date="2020-10-29T09:24:00Z">
            <w:rPr>
              <w:rFonts w:cs="David"/>
              <w:szCs w:val="24"/>
              <w:rtl/>
            </w:rPr>
          </w:rPrChange>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B36EE0">
        <w:rPr>
          <w:rFonts w:ascii="Times New Roman" w:hAnsi="Times New Roman" w:cs="David" w:hint="eastAsia"/>
          <w:sz w:val="20"/>
          <w:szCs w:val="24"/>
          <w:rtl/>
          <w:rPrChange w:id="116" w:author="Eyal Konyak" w:date="2020-10-29T09:24:00Z">
            <w:rPr>
              <w:rFonts w:cs="David" w:hint="eastAsia"/>
              <w:szCs w:val="24"/>
              <w:rtl/>
            </w:rPr>
          </w:rPrChange>
        </w:rPr>
        <w:t>אישומים</w:t>
      </w:r>
      <w:proofErr w:type="spellEnd"/>
      <w:r w:rsidRPr="00B36EE0">
        <w:rPr>
          <w:rFonts w:ascii="Times New Roman" w:hAnsi="Times New Roman" w:cs="David"/>
          <w:sz w:val="20"/>
          <w:szCs w:val="24"/>
          <w:rtl/>
          <w:rPrChange w:id="117" w:author="Eyal Konyak" w:date="2020-10-29T09:24:00Z">
            <w:rPr>
              <w:rFonts w:cs="David"/>
              <w:szCs w:val="24"/>
              <w:rtl/>
            </w:rPr>
          </w:rPrChange>
        </w:rPr>
        <w:t xml:space="preserve">, </w:t>
      </w:r>
      <w:r w:rsidRPr="00B36EE0">
        <w:rPr>
          <w:rFonts w:ascii="Times New Roman" w:hAnsi="Times New Roman" w:cs="David" w:hint="eastAsia"/>
          <w:sz w:val="20"/>
          <w:szCs w:val="24"/>
          <w:rtl/>
          <w:rPrChange w:id="118" w:author="Eyal Konyak" w:date="2020-10-29T09:24:00Z">
            <w:rPr>
              <w:rFonts w:cs="David" w:hint="eastAsia"/>
              <w:szCs w:val="24"/>
              <w:rtl/>
            </w:rPr>
          </w:rPrChange>
        </w:rPr>
        <w:t>פס</w:t>
      </w:r>
      <w:r w:rsidRPr="00B36EE0">
        <w:rPr>
          <w:rFonts w:ascii="Times New Roman" w:hAnsi="Times New Roman" w:cs="David"/>
          <w:sz w:val="20"/>
          <w:szCs w:val="24"/>
          <w:rtl/>
          <w:rPrChange w:id="119" w:author="Eyal Konyak" w:date="2020-10-29T09:24:00Z">
            <w:rPr>
              <w:rFonts w:cs="David"/>
              <w:szCs w:val="24"/>
              <w:rtl/>
            </w:rPr>
          </w:rPrChange>
        </w:rPr>
        <w:t xml:space="preserve">"ד, </w:t>
      </w:r>
      <w:r w:rsidRPr="00B36EE0">
        <w:rPr>
          <w:rFonts w:ascii="Times New Roman" w:hAnsi="Times New Roman" w:cs="David" w:hint="eastAsia"/>
          <w:sz w:val="20"/>
          <w:szCs w:val="24"/>
          <w:rtl/>
          <w:rPrChange w:id="120" w:author="Eyal Konyak" w:date="2020-10-29T09:24:00Z">
            <w:rPr>
              <w:rFonts w:cs="David" w:hint="eastAsia"/>
              <w:szCs w:val="24"/>
              <w:rtl/>
            </w:rPr>
          </w:rPrChange>
        </w:rPr>
        <w:t>צווים</w:t>
      </w:r>
      <w:r w:rsidRPr="00B36EE0">
        <w:rPr>
          <w:rFonts w:ascii="Times New Roman" w:hAnsi="Times New Roman" w:cs="David"/>
          <w:sz w:val="20"/>
          <w:szCs w:val="24"/>
          <w:rtl/>
          <w:rPrChange w:id="121" w:author="Eyal Konyak" w:date="2020-10-29T09:24:00Z">
            <w:rPr>
              <w:rFonts w:cs="David"/>
              <w:szCs w:val="24"/>
              <w:rtl/>
            </w:rPr>
          </w:rPrChange>
        </w:rPr>
        <w:t xml:space="preserve">, </w:t>
      </w:r>
      <w:r w:rsidRPr="00B36EE0">
        <w:rPr>
          <w:rFonts w:ascii="Times New Roman" w:hAnsi="Times New Roman" w:cs="David" w:hint="eastAsia"/>
          <w:sz w:val="20"/>
          <w:szCs w:val="24"/>
          <w:rtl/>
          <w:rPrChange w:id="122" w:author="Eyal Konyak" w:date="2020-10-29T09:24:00Z">
            <w:rPr>
              <w:rFonts w:cs="David" w:hint="eastAsia"/>
              <w:szCs w:val="24"/>
              <w:rtl/>
            </w:rPr>
          </w:rPrChange>
        </w:rPr>
        <w:t>עונשים</w:t>
      </w:r>
      <w:r w:rsidRPr="00B36EE0">
        <w:rPr>
          <w:rFonts w:ascii="Times New Roman" w:hAnsi="Times New Roman" w:cs="David"/>
          <w:sz w:val="20"/>
          <w:szCs w:val="24"/>
          <w:rtl/>
          <w:rPrChange w:id="123" w:author="Eyal Konyak" w:date="2020-10-29T09:24:00Z">
            <w:rPr>
              <w:rFonts w:cs="David"/>
              <w:szCs w:val="24"/>
              <w:rtl/>
            </w:rPr>
          </w:rPrChange>
        </w:rPr>
        <w:t xml:space="preserve">, </w:t>
      </w:r>
      <w:r w:rsidRPr="00B36EE0">
        <w:rPr>
          <w:rFonts w:ascii="Times New Roman" w:hAnsi="Times New Roman" w:cs="David" w:hint="eastAsia"/>
          <w:sz w:val="20"/>
          <w:szCs w:val="24"/>
          <w:rtl/>
          <w:rPrChange w:id="124" w:author="Eyal Konyak" w:date="2020-10-29T09:24:00Z">
            <w:rPr>
              <w:rFonts w:cs="David" w:hint="eastAsia"/>
              <w:szCs w:val="24"/>
              <w:rtl/>
            </w:rPr>
          </w:rPrChange>
        </w:rPr>
        <w:t>קנסות</w:t>
      </w:r>
      <w:r w:rsidRPr="00B36EE0">
        <w:rPr>
          <w:rFonts w:ascii="Times New Roman" w:hAnsi="Times New Roman" w:cs="David"/>
          <w:sz w:val="20"/>
          <w:szCs w:val="24"/>
          <w:rtl/>
          <w:rPrChange w:id="125" w:author="Eyal Konyak" w:date="2020-10-29T09:24:00Z">
            <w:rPr>
              <w:rFonts w:cs="David"/>
              <w:szCs w:val="24"/>
              <w:rtl/>
            </w:rPr>
          </w:rPrChange>
        </w:rPr>
        <w:t xml:space="preserve">, </w:t>
      </w:r>
      <w:r w:rsidRPr="00B36EE0">
        <w:rPr>
          <w:rFonts w:ascii="Times New Roman" w:hAnsi="Times New Roman" w:cs="David" w:hint="eastAsia"/>
          <w:sz w:val="20"/>
          <w:szCs w:val="24"/>
          <w:rtl/>
          <w:rPrChange w:id="126" w:author="Eyal Konyak" w:date="2020-10-29T09:24:00Z">
            <w:rPr>
              <w:rFonts w:cs="David" w:hint="eastAsia"/>
              <w:szCs w:val="24"/>
              <w:rtl/>
            </w:rPr>
          </w:rPrChange>
        </w:rPr>
        <w:t>פיצויים</w:t>
      </w:r>
      <w:r w:rsidRPr="00B36EE0">
        <w:rPr>
          <w:rFonts w:ascii="Times New Roman" w:hAnsi="Times New Roman" w:cs="David"/>
          <w:sz w:val="20"/>
          <w:szCs w:val="24"/>
          <w:rtl/>
          <w:rPrChange w:id="127" w:author="Eyal Konyak" w:date="2020-10-29T09:24:00Z">
            <w:rPr>
              <w:rFonts w:cs="David"/>
              <w:szCs w:val="24"/>
              <w:rtl/>
            </w:rPr>
          </w:rPrChange>
        </w:rPr>
        <w:t xml:space="preserve"> </w:t>
      </w:r>
      <w:r w:rsidRPr="00B36EE0">
        <w:rPr>
          <w:rFonts w:ascii="Times New Roman" w:hAnsi="Times New Roman" w:cs="David" w:hint="eastAsia"/>
          <w:sz w:val="20"/>
          <w:szCs w:val="24"/>
          <w:rtl/>
          <w:rPrChange w:id="128" w:author="Eyal Konyak" w:date="2020-10-29T09:24:00Z">
            <w:rPr>
              <w:rFonts w:cs="David" w:hint="eastAsia"/>
              <w:szCs w:val="24"/>
              <w:rtl/>
            </w:rPr>
          </w:rPrChange>
        </w:rPr>
        <w:t>כאמור</w:t>
      </w:r>
      <w:r w:rsidRPr="00B36EE0">
        <w:rPr>
          <w:rFonts w:ascii="Times New Roman" w:hAnsi="Times New Roman" w:cs="David"/>
          <w:sz w:val="20"/>
          <w:szCs w:val="24"/>
          <w:rtl/>
          <w:rPrChange w:id="129" w:author="Eyal Konyak" w:date="2020-10-29T09:24:00Z">
            <w:rPr>
              <w:rFonts w:cs="David"/>
              <w:szCs w:val="24"/>
              <w:rtl/>
            </w:rPr>
          </w:rPrChange>
        </w:rPr>
        <w:t xml:space="preserve"> </w:t>
      </w:r>
      <w:r w:rsidRPr="00B36EE0">
        <w:rPr>
          <w:rFonts w:ascii="Times New Roman" w:hAnsi="Times New Roman" w:cs="David" w:hint="eastAsia"/>
          <w:sz w:val="20"/>
          <w:szCs w:val="24"/>
          <w:rtl/>
          <w:rPrChange w:id="130" w:author="Eyal Konyak" w:date="2020-10-29T09:24:00Z">
            <w:rPr>
              <w:rFonts w:cs="David" w:hint="eastAsia"/>
              <w:szCs w:val="24"/>
              <w:rtl/>
            </w:rPr>
          </w:rPrChange>
        </w:rPr>
        <w:t>לעיל</w:t>
      </w:r>
      <w:r w:rsidRPr="00B36EE0">
        <w:rPr>
          <w:rFonts w:ascii="Times New Roman" w:hAnsi="Times New Roman" w:cs="David"/>
          <w:sz w:val="20"/>
          <w:szCs w:val="24"/>
          <w:rtl/>
          <w:rPrChange w:id="131" w:author="Eyal Konyak" w:date="2020-10-29T09:24:00Z">
            <w:rPr>
              <w:rFonts w:cs="David"/>
              <w:szCs w:val="24"/>
              <w:rtl/>
            </w:rPr>
          </w:rPrChange>
        </w:rPr>
        <w:t xml:space="preserve">, </w:t>
      </w:r>
      <w:r w:rsidRPr="00B36EE0">
        <w:rPr>
          <w:rFonts w:ascii="Times New Roman" w:hAnsi="Times New Roman" w:cs="David" w:hint="eastAsia"/>
          <w:sz w:val="20"/>
          <w:szCs w:val="24"/>
          <w:rtl/>
          <w:rPrChange w:id="132" w:author="Eyal Konyak" w:date="2020-10-29T09:24:00Z">
            <w:rPr>
              <w:rFonts w:cs="David" w:hint="eastAsia"/>
              <w:szCs w:val="24"/>
              <w:rtl/>
            </w:rPr>
          </w:rPrChange>
        </w:rPr>
        <w:t>וכן</w:t>
      </w:r>
      <w:r w:rsidRPr="00B36EE0">
        <w:rPr>
          <w:rFonts w:ascii="Times New Roman" w:hAnsi="Times New Roman" w:cs="David"/>
          <w:sz w:val="20"/>
          <w:szCs w:val="24"/>
          <w:rtl/>
          <w:rPrChange w:id="133" w:author="Eyal Konyak" w:date="2020-10-29T09:24:00Z">
            <w:rPr>
              <w:rFonts w:cs="David"/>
              <w:szCs w:val="24"/>
              <w:rtl/>
            </w:rPr>
          </w:rPrChange>
        </w:rPr>
        <w:t xml:space="preserve"> </w:t>
      </w:r>
      <w:r w:rsidRPr="00B36EE0">
        <w:rPr>
          <w:rFonts w:ascii="Times New Roman" w:hAnsi="Times New Roman" w:cs="David" w:hint="eastAsia"/>
          <w:sz w:val="20"/>
          <w:szCs w:val="24"/>
          <w:rtl/>
          <w:rPrChange w:id="134" w:author="Eyal Konyak" w:date="2020-10-29T09:24:00Z">
            <w:rPr>
              <w:rFonts w:cs="David" w:hint="eastAsia"/>
              <w:szCs w:val="24"/>
              <w:rtl/>
            </w:rPr>
          </w:rPrChange>
        </w:rPr>
        <w:t>בגין</w:t>
      </w:r>
      <w:r w:rsidRPr="00B36EE0">
        <w:rPr>
          <w:rFonts w:ascii="Times New Roman" w:hAnsi="Times New Roman" w:cs="David"/>
          <w:sz w:val="20"/>
          <w:szCs w:val="24"/>
          <w:rtl/>
          <w:rPrChange w:id="135" w:author="Eyal Konyak" w:date="2020-10-29T09:24:00Z">
            <w:rPr>
              <w:rFonts w:cs="David"/>
              <w:szCs w:val="24"/>
              <w:rtl/>
            </w:rPr>
          </w:rPrChange>
        </w:rPr>
        <w:t xml:space="preserve"> </w:t>
      </w:r>
      <w:r w:rsidRPr="00B36EE0">
        <w:rPr>
          <w:rFonts w:ascii="Times New Roman" w:hAnsi="Times New Roman" w:cs="David" w:hint="eastAsia"/>
          <w:sz w:val="20"/>
          <w:szCs w:val="24"/>
          <w:rtl/>
          <w:rPrChange w:id="136" w:author="Eyal Konyak" w:date="2020-10-29T09:24:00Z">
            <w:rPr>
              <w:rFonts w:cs="David" w:hint="eastAsia"/>
              <w:szCs w:val="24"/>
              <w:rtl/>
            </w:rPr>
          </w:rPrChange>
        </w:rPr>
        <w:t>כל</w:t>
      </w:r>
      <w:r w:rsidRPr="00B36EE0">
        <w:rPr>
          <w:rFonts w:ascii="Times New Roman" w:hAnsi="Times New Roman" w:cs="David"/>
          <w:sz w:val="20"/>
          <w:szCs w:val="24"/>
          <w:rtl/>
          <w:rPrChange w:id="137" w:author="Eyal Konyak" w:date="2020-10-29T09:24:00Z">
            <w:rPr>
              <w:rFonts w:cs="David"/>
              <w:szCs w:val="24"/>
              <w:rtl/>
            </w:rPr>
          </w:rPrChange>
        </w:rPr>
        <w:t xml:space="preserve"> </w:t>
      </w:r>
      <w:r w:rsidRPr="00B36EE0">
        <w:rPr>
          <w:rFonts w:ascii="Times New Roman" w:hAnsi="Times New Roman" w:cs="David" w:hint="eastAsia"/>
          <w:sz w:val="20"/>
          <w:szCs w:val="24"/>
          <w:rtl/>
          <w:rPrChange w:id="138" w:author="Eyal Konyak" w:date="2020-10-29T09:24:00Z">
            <w:rPr>
              <w:rFonts w:cs="David" w:hint="eastAsia"/>
              <w:szCs w:val="24"/>
              <w:rtl/>
            </w:rPr>
          </w:rPrChange>
        </w:rPr>
        <w:t>העלויות</w:t>
      </w:r>
      <w:r w:rsidRPr="00B36EE0">
        <w:rPr>
          <w:rFonts w:ascii="Times New Roman" w:hAnsi="Times New Roman" w:cs="David"/>
          <w:sz w:val="20"/>
          <w:szCs w:val="24"/>
          <w:rtl/>
          <w:rPrChange w:id="139" w:author="Eyal Konyak" w:date="2020-10-29T09:24:00Z">
            <w:rPr>
              <w:rFonts w:cs="David"/>
              <w:szCs w:val="24"/>
              <w:rtl/>
            </w:rPr>
          </w:rPrChange>
        </w:rPr>
        <w:t xml:space="preserve"> </w:t>
      </w:r>
      <w:r w:rsidRPr="00B36EE0">
        <w:rPr>
          <w:rFonts w:ascii="Times New Roman" w:hAnsi="Times New Roman" w:cs="David" w:hint="eastAsia"/>
          <w:sz w:val="20"/>
          <w:szCs w:val="24"/>
          <w:rtl/>
          <w:rPrChange w:id="140" w:author="Eyal Konyak" w:date="2020-10-29T09:24:00Z">
            <w:rPr>
              <w:rFonts w:cs="David" w:hint="eastAsia"/>
              <w:szCs w:val="24"/>
              <w:rtl/>
            </w:rPr>
          </w:rPrChange>
        </w:rPr>
        <w:t>וההוצאות</w:t>
      </w:r>
      <w:r w:rsidRPr="00B36EE0">
        <w:rPr>
          <w:rFonts w:ascii="Times New Roman" w:hAnsi="Times New Roman" w:cs="David"/>
          <w:sz w:val="20"/>
          <w:szCs w:val="24"/>
          <w:rtl/>
          <w:rPrChange w:id="141" w:author="Eyal Konyak" w:date="2020-10-29T09:24:00Z">
            <w:rPr>
              <w:rFonts w:cs="David"/>
              <w:szCs w:val="24"/>
              <w:rtl/>
            </w:rPr>
          </w:rPrChange>
        </w:rPr>
        <w:t xml:space="preserve"> </w:t>
      </w:r>
      <w:r w:rsidRPr="00B36EE0">
        <w:rPr>
          <w:rFonts w:ascii="Times New Roman" w:hAnsi="Times New Roman" w:cs="David" w:hint="eastAsia"/>
          <w:sz w:val="20"/>
          <w:szCs w:val="24"/>
          <w:rtl/>
          <w:rPrChange w:id="142" w:author="Eyal Konyak" w:date="2020-10-29T09:24:00Z">
            <w:rPr>
              <w:rFonts w:cs="David" w:hint="eastAsia"/>
              <w:szCs w:val="24"/>
              <w:rtl/>
            </w:rPr>
          </w:rPrChange>
        </w:rPr>
        <w:t>הנובעות</w:t>
      </w:r>
      <w:r w:rsidRPr="00B36EE0">
        <w:rPr>
          <w:rFonts w:ascii="Times New Roman" w:hAnsi="Times New Roman" w:cs="David"/>
          <w:sz w:val="20"/>
          <w:szCs w:val="24"/>
          <w:rtl/>
          <w:rPrChange w:id="143" w:author="Eyal Konyak" w:date="2020-10-29T09:24:00Z">
            <w:rPr>
              <w:rFonts w:cs="David"/>
              <w:szCs w:val="24"/>
              <w:rtl/>
            </w:rPr>
          </w:rPrChange>
        </w:rPr>
        <w:t xml:space="preserve"> </w:t>
      </w:r>
      <w:r w:rsidRPr="00B36EE0">
        <w:rPr>
          <w:rFonts w:ascii="Times New Roman" w:hAnsi="Times New Roman" w:cs="David" w:hint="eastAsia"/>
          <w:sz w:val="20"/>
          <w:szCs w:val="24"/>
          <w:rtl/>
          <w:rPrChange w:id="144" w:author="Eyal Konyak" w:date="2020-10-29T09:24:00Z">
            <w:rPr>
              <w:rFonts w:cs="David" w:hint="eastAsia"/>
              <w:szCs w:val="24"/>
              <w:rtl/>
            </w:rPr>
          </w:rPrChange>
        </w:rPr>
        <w:t>מהאמור</w:t>
      </w:r>
      <w:r w:rsidRPr="00B36EE0">
        <w:rPr>
          <w:rFonts w:ascii="Times New Roman" w:hAnsi="Times New Roman" w:cs="David"/>
          <w:sz w:val="20"/>
          <w:szCs w:val="24"/>
          <w:rtl/>
          <w:rPrChange w:id="145" w:author="Eyal Konyak" w:date="2020-10-29T09:24:00Z">
            <w:rPr>
              <w:rFonts w:cs="David"/>
              <w:szCs w:val="24"/>
              <w:rtl/>
            </w:rPr>
          </w:rPrChange>
        </w:rPr>
        <w:t xml:space="preserve"> </w:t>
      </w:r>
      <w:r w:rsidRPr="00B36EE0">
        <w:rPr>
          <w:rFonts w:ascii="Times New Roman" w:hAnsi="Times New Roman" w:cs="David" w:hint="eastAsia"/>
          <w:sz w:val="20"/>
          <w:szCs w:val="24"/>
          <w:rtl/>
          <w:rPrChange w:id="146" w:author="Eyal Konyak" w:date="2020-10-29T09:24:00Z">
            <w:rPr>
              <w:rFonts w:cs="David" w:hint="eastAsia"/>
              <w:szCs w:val="24"/>
              <w:rtl/>
            </w:rPr>
          </w:rPrChange>
        </w:rPr>
        <w:t>לעיל</w:t>
      </w:r>
      <w:r w:rsidRPr="00B36EE0">
        <w:rPr>
          <w:rFonts w:ascii="Times New Roman" w:hAnsi="Times New Roman" w:cs="David"/>
          <w:sz w:val="20"/>
          <w:szCs w:val="24"/>
          <w:rtl/>
          <w:rPrChange w:id="147" w:author="Eyal Konyak" w:date="2020-10-29T09:24:00Z">
            <w:rPr>
              <w:rFonts w:cs="David"/>
              <w:szCs w:val="24"/>
              <w:rtl/>
            </w:rPr>
          </w:rPrChange>
        </w:rPr>
        <w:t xml:space="preserve">, </w:t>
      </w:r>
      <w:r w:rsidRPr="00B36EE0">
        <w:rPr>
          <w:rFonts w:ascii="Times New Roman" w:hAnsi="Times New Roman" w:cs="David" w:hint="eastAsia"/>
          <w:sz w:val="20"/>
          <w:szCs w:val="24"/>
          <w:rtl/>
          <w:rPrChange w:id="148" w:author="Eyal Konyak" w:date="2020-10-29T09:24:00Z">
            <w:rPr>
              <w:rFonts w:cs="David" w:hint="eastAsia"/>
              <w:szCs w:val="24"/>
              <w:rtl/>
            </w:rPr>
          </w:rPrChange>
        </w:rPr>
        <w:t>לרבות</w:t>
      </w:r>
      <w:r w:rsidRPr="00B36EE0">
        <w:rPr>
          <w:rFonts w:ascii="Times New Roman" w:hAnsi="Times New Roman" w:cs="David"/>
          <w:sz w:val="20"/>
          <w:szCs w:val="24"/>
          <w:rtl/>
          <w:rPrChange w:id="149" w:author="Eyal Konyak" w:date="2020-10-29T09:24:00Z">
            <w:rPr>
              <w:rFonts w:cs="David"/>
              <w:szCs w:val="24"/>
              <w:rtl/>
            </w:rPr>
          </w:rPrChange>
        </w:rPr>
        <w:t xml:space="preserve"> </w:t>
      </w:r>
      <w:r w:rsidRPr="00B36EE0">
        <w:rPr>
          <w:rFonts w:ascii="Times New Roman" w:hAnsi="Times New Roman" w:cs="David" w:hint="eastAsia"/>
          <w:sz w:val="20"/>
          <w:szCs w:val="24"/>
          <w:rtl/>
          <w:rPrChange w:id="150" w:author="Eyal Konyak" w:date="2020-10-29T09:24:00Z">
            <w:rPr>
              <w:rFonts w:cs="David" w:hint="eastAsia"/>
              <w:szCs w:val="24"/>
              <w:rtl/>
            </w:rPr>
          </w:rPrChange>
        </w:rPr>
        <w:t>שכר</w:t>
      </w:r>
      <w:r w:rsidRPr="00B36EE0">
        <w:rPr>
          <w:rFonts w:ascii="Times New Roman" w:hAnsi="Times New Roman" w:cs="David"/>
          <w:sz w:val="20"/>
          <w:szCs w:val="24"/>
          <w:rtl/>
          <w:rPrChange w:id="151" w:author="Eyal Konyak" w:date="2020-10-29T09:24:00Z">
            <w:rPr>
              <w:rFonts w:cs="David"/>
              <w:szCs w:val="24"/>
              <w:rtl/>
            </w:rPr>
          </w:rPrChange>
        </w:rPr>
        <w:t xml:space="preserve"> </w:t>
      </w:r>
      <w:r w:rsidRPr="00B36EE0">
        <w:rPr>
          <w:rFonts w:ascii="Times New Roman" w:hAnsi="Times New Roman" w:cs="David" w:hint="eastAsia"/>
          <w:sz w:val="20"/>
          <w:szCs w:val="24"/>
          <w:rtl/>
          <w:rPrChange w:id="152" w:author="Eyal Konyak" w:date="2020-10-29T09:24:00Z">
            <w:rPr>
              <w:rFonts w:cs="David" w:hint="eastAsia"/>
              <w:szCs w:val="24"/>
              <w:rtl/>
            </w:rPr>
          </w:rPrChange>
        </w:rPr>
        <w:t>טרחת</w:t>
      </w:r>
      <w:r w:rsidRPr="00B36EE0">
        <w:rPr>
          <w:rFonts w:ascii="Times New Roman" w:hAnsi="Times New Roman" w:cs="David"/>
          <w:sz w:val="20"/>
          <w:szCs w:val="24"/>
          <w:rtl/>
          <w:rPrChange w:id="153" w:author="Eyal Konyak" w:date="2020-10-29T09:24:00Z">
            <w:rPr>
              <w:rFonts w:cs="David"/>
              <w:szCs w:val="24"/>
              <w:rtl/>
            </w:rPr>
          </w:rPrChange>
        </w:rPr>
        <w:t xml:space="preserve"> </w:t>
      </w:r>
      <w:r w:rsidRPr="00B36EE0">
        <w:rPr>
          <w:rFonts w:ascii="Times New Roman" w:hAnsi="Times New Roman" w:cs="David" w:hint="eastAsia"/>
          <w:sz w:val="20"/>
          <w:szCs w:val="24"/>
          <w:rtl/>
          <w:rPrChange w:id="154" w:author="Eyal Konyak" w:date="2020-10-29T09:24:00Z">
            <w:rPr>
              <w:rFonts w:cs="David" w:hint="eastAsia"/>
              <w:szCs w:val="24"/>
              <w:rtl/>
            </w:rPr>
          </w:rPrChange>
        </w:rPr>
        <w:t>עו</w:t>
      </w:r>
      <w:r w:rsidRPr="00B36EE0">
        <w:rPr>
          <w:rFonts w:ascii="Times New Roman" w:hAnsi="Times New Roman" w:cs="David"/>
          <w:sz w:val="20"/>
          <w:szCs w:val="24"/>
          <w:rtl/>
          <w:rPrChange w:id="155" w:author="Eyal Konyak" w:date="2020-10-29T09:24:00Z">
            <w:rPr>
              <w:rFonts w:cs="David"/>
              <w:szCs w:val="24"/>
              <w:rtl/>
            </w:rPr>
          </w:rPrChange>
        </w:rPr>
        <w:t xml:space="preserve">"ד </w:t>
      </w:r>
      <w:r w:rsidRPr="00B36EE0">
        <w:rPr>
          <w:rFonts w:ascii="Times New Roman" w:hAnsi="Times New Roman" w:cs="David" w:hint="eastAsia"/>
          <w:sz w:val="20"/>
          <w:szCs w:val="24"/>
          <w:rtl/>
          <w:rPrChange w:id="156" w:author="Eyal Konyak" w:date="2020-10-29T09:24:00Z">
            <w:rPr>
              <w:rFonts w:cs="David" w:hint="eastAsia"/>
              <w:szCs w:val="24"/>
              <w:rtl/>
            </w:rPr>
          </w:rPrChange>
        </w:rPr>
        <w:t>והוצאות</w:t>
      </w:r>
      <w:r w:rsidRPr="00B36EE0">
        <w:rPr>
          <w:rFonts w:ascii="Times New Roman" w:hAnsi="Times New Roman" w:cs="David"/>
          <w:sz w:val="20"/>
          <w:szCs w:val="24"/>
          <w:rtl/>
          <w:rPrChange w:id="157" w:author="Eyal Konyak" w:date="2020-10-29T09:24:00Z">
            <w:rPr>
              <w:rFonts w:cs="David"/>
              <w:szCs w:val="24"/>
              <w:rtl/>
            </w:rPr>
          </w:rPrChange>
        </w:rPr>
        <w:t xml:space="preserve"> </w:t>
      </w:r>
      <w:r w:rsidRPr="00B36EE0">
        <w:rPr>
          <w:rFonts w:ascii="Times New Roman" w:hAnsi="Times New Roman" w:cs="David" w:hint="eastAsia"/>
          <w:sz w:val="20"/>
          <w:szCs w:val="24"/>
          <w:rtl/>
          <w:rPrChange w:id="158" w:author="Eyal Konyak" w:date="2020-10-29T09:24:00Z">
            <w:rPr>
              <w:rFonts w:cs="David" w:hint="eastAsia"/>
              <w:szCs w:val="24"/>
              <w:rtl/>
            </w:rPr>
          </w:rPrChange>
        </w:rPr>
        <w:t>משפטיות</w:t>
      </w:r>
      <w:r w:rsidRPr="00B36EE0">
        <w:rPr>
          <w:rFonts w:ascii="Times New Roman" w:hAnsi="Times New Roman" w:cs="David"/>
          <w:sz w:val="20"/>
          <w:szCs w:val="24"/>
          <w:rtl/>
          <w:rPrChange w:id="159" w:author="Eyal Konyak" w:date="2020-10-29T09:24:00Z">
            <w:rPr>
              <w:rFonts w:cs="David"/>
              <w:szCs w:val="24"/>
              <w:rtl/>
            </w:rPr>
          </w:rPrChange>
        </w:rPr>
        <w:t xml:space="preserve"> </w:t>
      </w:r>
      <w:r w:rsidRPr="00B36EE0">
        <w:rPr>
          <w:rFonts w:ascii="Times New Roman" w:hAnsi="Times New Roman" w:cs="David" w:hint="eastAsia"/>
          <w:sz w:val="20"/>
          <w:szCs w:val="24"/>
          <w:rtl/>
          <w:rPrChange w:id="160" w:author="Eyal Konyak" w:date="2020-10-29T09:24:00Z">
            <w:rPr>
              <w:rFonts w:cs="David" w:hint="eastAsia"/>
              <w:szCs w:val="24"/>
              <w:rtl/>
            </w:rPr>
          </w:rPrChange>
        </w:rPr>
        <w:t>שתהיינה</w:t>
      </w:r>
      <w:r w:rsidRPr="00B36EE0">
        <w:rPr>
          <w:rFonts w:ascii="Times New Roman" w:hAnsi="Times New Roman" w:cs="David"/>
          <w:sz w:val="20"/>
          <w:szCs w:val="24"/>
          <w:rtl/>
          <w:rPrChange w:id="161" w:author="Eyal Konyak" w:date="2020-10-29T09:24:00Z">
            <w:rPr>
              <w:rFonts w:cs="David"/>
              <w:szCs w:val="24"/>
              <w:rtl/>
            </w:rPr>
          </w:rPrChange>
        </w:rPr>
        <w:t xml:space="preserve"> </w:t>
      </w:r>
      <w:r w:rsidRPr="00B36EE0">
        <w:rPr>
          <w:rFonts w:ascii="Times New Roman" w:hAnsi="Times New Roman" w:cs="David" w:hint="eastAsia"/>
          <w:sz w:val="20"/>
          <w:szCs w:val="24"/>
          <w:rtl/>
          <w:rPrChange w:id="162" w:author="Eyal Konyak" w:date="2020-10-29T09:24:00Z">
            <w:rPr>
              <w:rFonts w:cs="David" w:hint="eastAsia"/>
              <w:szCs w:val="24"/>
              <w:rtl/>
            </w:rPr>
          </w:rPrChange>
        </w:rPr>
        <w:t>כרוכות</w:t>
      </w:r>
      <w:r w:rsidRPr="00B36EE0">
        <w:rPr>
          <w:rFonts w:ascii="Times New Roman" w:hAnsi="Times New Roman" w:cs="David"/>
          <w:sz w:val="20"/>
          <w:szCs w:val="24"/>
          <w:rtl/>
          <w:rPrChange w:id="163" w:author="Eyal Konyak" w:date="2020-10-29T09:24:00Z">
            <w:rPr>
              <w:rFonts w:cs="David"/>
              <w:szCs w:val="24"/>
              <w:rtl/>
            </w:rPr>
          </w:rPrChange>
        </w:rPr>
        <w:t xml:space="preserve"> </w:t>
      </w:r>
      <w:r w:rsidRPr="00B36EE0">
        <w:rPr>
          <w:rFonts w:ascii="Times New Roman" w:hAnsi="Times New Roman" w:cs="David" w:hint="eastAsia"/>
          <w:sz w:val="20"/>
          <w:szCs w:val="24"/>
          <w:rtl/>
          <w:rPrChange w:id="164" w:author="Eyal Konyak" w:date="2020-10-29T09:24:00Z">
            <w:rPr>
              <w:rFonts w:cs="David" w:hint="eastAsia"/>
              <w:szCs w:val="24"/>
              <w:rtl/>
            </w:rPr>
          </w:rPrChange>
        </w:rPr>
        <w:t>בכך</w:t>
      </w:r>
      <w:r w:rsidRPr="00B36EE0">
        <w:rPr>
          <w:rFonts w:ascii="Times New Roman" w:hAnsi="Times New Roman" w:cs="David"/>
          <w:sz w:val="20"/>
          <w:szCs w:val="24"/>
          <w:rtl/>
          <w:rPrChange w:id="165" w:author="Eyal Konyak" w:date="2020-10-29T09:24:00Z">
            <w:rPr>
              <w:rFonts w:cs="David"/>
              <w:szCs w:val="24"/>
              <w:rtl/>
            </w:rPr>
          </w:rPrChange>
        </w:rPr>
        <w:t xml:space="preserve">, </w:t>
      </w:r>
      <w:r w:rsidRPr="00B36EE0">
        <w:rPr>
          <w:rFonts w:ascii="Times New Roman" w:hAnsi="Times New Roman" w:cs="David" w:hint="eastAsia"/>
          <w:sz w:val="20"/>
          <w:szCs w:val="24"/>
          <w:rtl/>
          <w:rPrChange w:id="166" w:author="Eyal Konyak" w:date="2020-10-29T09:24:00Z">
            <w:rPr>
              <w:rFonts w:cs="David" w:hint="eastAsia"/>
              <w:szCs w:val="24"/>
              <w:rtl/>
            </w:rPr>
          </w:rPrChange>
        </w:rPr>
        <w:t>מיד</w:t>
      </w:r>
      <w:r w:rsidRPr="00B36EE0">
        <w:rPr>
          <w:rFonts w:ascii="Times New Roman" w:hAnsi="Times New Roman" w:cs="David"/>
          <w:sz w:val="20"/>
          <w:szCs w:val="24"/>
          <w:rtl/>
          <w:rPrChange w:id="167" w:author="Eyal Konyak" w:date="2020-10-29T09:24:00Z">
            <w:rPr>
              <w:rFonts w:cs="David"/>
              <w:szCs w:val="24"/>
              <w:rtl/>
            </w:rPr>
          </w:rPrChange>
        </w:rPr>
        <w:t xml:space="preserve"> </w:t>
      </w:r>
      <w:r w:rsidRPr="00B36EE0">
        <w:rPr>
          <w:rFonts w:ascii="Times New Roman" w:hAnsi="Times New Roman" w:cs="David" w:hint="eastAsia"/>
          <w:sz w:val="20"/>
          <w:szCs w:val="24"/>
          <w:rtl/>
          <w:rPrChange w:id="168" w:author="Eyal Konyak" w:date="2020-10-29T09:24:00Z">
            <w:rPr>
              <w:rFonts w:cs="David" w:hint="eastAsia"/>
              <w:szCs w:val="24"/>
              <w:rtl/>
            </w:rPr>
          </w:rPrChange>
        </w:rPr>
        <w:t>עם</w:t>
      </w:r>
      <w:r w:rsidRPr="00B36EE0">
        <w:rPr>
          <w:rFonts w:ascii="Times New Roman" w:hAnsi="Times New Roman" w:cs="David"/>
          <w:sz w:val="20"/>
          <w:szCs w:val="24"/>
          <w:rtl/>
          <w:rPrChange w:id="169" w:author="Eyal Konyak" w:date="2020-10-29T09:24:00Z">
            <w:rPr>
              <w:rFonts w:cs="David"/>
              <w:szCs w:val="24"/>
              <w:rtl/>
            </w:rPr>
          </w:rPrChange>
        </w:rPr>
        <w:t xml:space="preserve"> </w:t>
      </w:r>
      <w:r w:rsidRPr="00B36EE0">
        <w:rPr>
          <w:rFonts w:ascii="Times New Roman" w:hAnsi="Times New Roman" w:cs="David" w:hint="eastAsia"/>
          <w:sz w:val="20"/>
          <w:szCs w:val="24"/>
          <w:rtl/>
          <w:rPrChange w:id="170" w:author="Eyal Konyak" w:date="2020-10-29T09:24:00Z">
            <w:rPr>
              <w:rFonts w:cs="David" w:hint="eastAsia"/>
              <w:szCs w:val="24"/>
              <w:rtl/>
            </w:rPr>
          </w:rPrChange>
        </w:rPr>
        <w:t>דרישתו</w:t>
      </w:r>
      <w:r w:rsidRPr="00B36EE0">
        <w:rPr>
          <w:rFonts w:ascii="Times New Roman" w:hAnsi="Times New Roman" w:cs="David"/>
          <w:sz w:val="20"/>
          <w:szCs w:val="24"/>
          <w:rtl/>
          <w:rPrChange w:id="171" w:author="Eyal Konyak" w:date="2020-10-29T09:24:00Z">
            <w:rPr>
              <w:rFonts w:cs="David"/>
              <w:szCs w:val="24"/>
              <w:rtl/>
            </w:rPr>
          </w:rPrChange>
        </w:rPr>
        <w:t xml:space="preserve"> </w:t>
      </w:r>
      <w:r w:rsidRPr="00B36EE0">
        <w:rPr>
          <w:rFonts w:ascii="Times New Roman" w:hAnsi="Times New Roman" w:cs="David" w:hint="eastAsia"/>
          <w:sz w:val="20"/>
          <w:szCs w:val="24"/>
          <w:rtl/>
          <w:rPrChange w:id="172" w:author="Eyal Konyak" w:date="2020-10-29T09:24:00Z">
            <w:rPr>
              <w:rFonts w:cs="David" w:hint="eastAsia"/>
              <w:szCs w:val="24"/>
              <w:rtl/>
            </w:rPr>
          </w:rPrChange>
        </w:rPr>
        <w:t>הראשונה</w:t>
      </w:r>
      <w:r w:rsidRPr="00B36EE0">
        <w:rPr>
          <w:rFonts w:ascii="Times New Roman" w:hAnsi="Times New Roman" w:cs="David"/>
          <w:sz w:val="20"/>
          <w:szCs w:val="24"/>
          <w:rtl/>
          <w:rPrChange w:id="173" w:author="Eyal Konyak" w:date="2020-10-29T09:24:00Z">
            <w:rPr>
              <w:rFonts w:cs="David"/>
              <w:szCs w:val="24"/>
              <w:rtl/>
            </w:rPr>
          </w:rPrChange>
        </w:rPr>
        <w:t xml:space="preserve"> </w:t>
      </w:r>
      <w:r w:rsidRPr="00B36EE0">
        <w:rPr>
          <w:rFonts w:ascii="Times New Roman" w:hAnsi="Times New Roman" w:cs="David" w:hint="eastAsia"/>
          <w:sz w:val="20"/>
          <w:szCs w:val="24"/>
          <w:rtl/>
          <w:rPrChange w:id="174" w:author="Eyal Konyak" w:date="2020-10-29T09:24:00Z">
            <w:rPr>
              <w:rFonts w:cs="David" w:hint="eastAsia"/>
              <w:szCs w:val="24"/>
              <w:rtl/>
            </w:rPr>
          </w:rPrChange>
        </w:rPr>
        <w:t>של</w:t>
      </w:r>
      <w:r w:rsidRPr="00B36EE0">
        <w:rPr>
          <w:rFonts w:ascii="Times New Roman" w:hAnsi="Times New Roman" w:cs="David"/>
          <w:sz w:val="20"/>
          <w:szCs w:val="24"/>
          <w:rtl/>
          <w:rPrChange w:id="175" w:author="Eyal Konyak" w:date="2020-10-29T09:24:00Z">
            <w:rPr>
              <w:rFonts w:cs="David"/>
              <w:szCs w:val="24"/>
              <w:rtl/>
            </w:rPr>
          </w:rPrChange>
        </w:rPr>
        <w:t xml:space="preserve"> </w:t>
      </w:r>
      <w:r w:rsidRPr="00B36EE0">
        <w:rPr>
          <w:rFonts w:ascii="Times New Roman" w:hAnsi="Times New Roman" w:cs="David" w:hint="eastAsia"/>
          <w:sz w:val="20"/>
          <w:szCs w:val="24"/>
          <w:rtl/>
          <w:rPrChange w:id="176" w:author="Eyal Konyak" w:date="2020-10-29T09:24:00Z">
            <w:rPr>
              <w:rFonts w:cs="David" w:hint="eastAsia"/>
              <w:szCs w:val="24"/>
              <w:rtl/>
            </w:rPr>
          </w:rPrChange>
        </w:rPr>
        <w:t>המזמין</w:t>
      </w:r>
      <w:r w:rsidRPr="00B36EE0">
        <w:rPr>
          <w:rFonts w:ascii="Times New Roman" w:hAnsi="Times New Roman" w:cs="David"/>
          <w:sz w:val="20"/>
          <w:szCs w:val="24"/>
          <w:rtl/>
          <w:rPrChange w:id="177" w:author="Eyal Konyak" w:date="2020-10-29T09:24:00Z">
            <w:rPr>
              <w:rFonts w:cs="David"/>
              <w:szCs w:val="24"/>
              <w:rtl/>
            </w:rPr>
          </w:rPrChange>
        </w:rPr>
        <w:t xml:space="preserve">. </w:t>
      </w:r>
      <w:r w:rsidRPr="00B36EE0">
        <w:rPr>
          <w:rFonts w:ascii="Times New Roman" w:hAnsi="Times New Roman" w:cs="David" w:hint="eastAsia"/>
          <w:sz w:val="20"/>
          <w:szCs w:val="24"/>
          <w:rtl/>
          <w:rPrChange w:id="178" w:author="Eyal Konyak" w:date="2020-10-29T09:24:00Z">
            <w:rPr>
              <w:rFonts w:cs="David" w:hint="eastAsia"/>
              <w:szCs w:val="24"/>
              <w:rtl/>
            </w:rPr>
          </w:rPrChange>
        </w:rPr>
        <w:t>הסכומים</w:t>
      </w:r>
      <w:r w:rsidRPr="00B36EE0">
        <w:rPr>
          <w:rFonts w:ascii="Times New Roman" w:hAnsi="Times New Roman" w:cs="David"/>
          <w:sz w:val="20"/>
          <w:szCs w:val="24"/>
          <w:rtl/>
          <w:rPrChange w:id="179" w:author="Eyal Konyak" w:date="2020-10-29T09:24:00Z">
            <w:rPr>
              <w:rFonts w:cs="David"/>
              <w:szCs w:val="24"/>
              <w:rtl/>
            </w:rPr>
          </w:rPrChange>
        </w:rPr>
        <w:t xml:space="preserve"> </w:t>
      </w:r>
      <w:r w:rsidRPr="00B36EE0">
        <w:rPr>
          <w:rFonts w:ascii="Times New Roman" w:hAnsi="Times New Roman" w:cs="David" w:hint="eastAsia"/>
          <w:sz w:val="20"/>
          <w:szCs w:val="24"/>
          <w:rtl/>
          <w:rPrChange w:id="180" w:author="Eyal Konyak" w:date="2020-10-29T09:24:00Z">
            <w:rPr>
              <w:rFonts w:cs="David" w:hint="eastAsia"/>
              <w:szCs w:val="24"/>
              <w:rtl/>
            </w:rPr>
          </w:rPrChange>
        </w:rPr>
        <w:t>הנ</w:t>
      </w:r>
      <w:r w:rsidRPr="00B36EE0">
        <w:rPr>
          <w:rFonts w:ascii="Times New Roman" w:hAnsi="Times New Roman" w:cs="David"/>
          <w:sz w:val="20"/>
          <w:szCs w:val="24"/>
          <w:rtl/>
          <w:rPrChange w:id="181" w:author="Eyal Konyak" w:date="2020-10-29T09:24:00Z">
            <w:rPr>
              <w:rFonts w:cs="David"/>
              <w:szCs w:val="24"/>
              <w:rtl/>
            </w:rPr>
          </w:rPrChange>
        </w:rPr>
        <w:t xml:space="preserve">"ל </w:t>
      </w:r>
      <w:r w:rsidRPr="00B36EE0">
        <w:rPr>
          <w:rFonts w:ascii="Times New Roman" w:hAnsi="Times New Roman" w:cs="David" w:hint="eastAsia"/>
          <w:sz w:val="20"/>
          <w:szCs w:val="24"/>
          <w:rtl/>
          <w:rPrChange w:id="182" w:author="Eyal Konyak" w:date="2020-10-29T09:24:00Z">
            <w:rPr>
              <w:rFonts w:cs="David" w:hint="eastAsia"/>
              <w:szCs w:val="24"/>
              <w:rtl/>
            </w:rPr>
          </w:rPrChange>
        </w:rPr>
        <w:t>ייחשבו</w:t>
      </w:r>
      <w:r w:rsidRPr="00B36EE0">
        <w:rPr>
          <w:rFonts w:ascii="Times New Roman" w:hAnsi="Times New Roman" w:cs="David"/>
          <w:sz w:val="20"/>
          <w:szCs w:val="24"/>
          <w:rtl/>
          <w:rPrChange w:id="183" w:author="Eyal Konyak" w:date="2020-10-29T09:24:00Z">
            <w:rPr>
              <w:rFonts w:cs="David"/>
              <w:szCs w:val="24"/>
              <w:rtl/>
            </w:rPr>
          </w:rPrChange>
        </w:rPr>
        <w:t xml:space="preserve"> </w:t>
      </w:r>
      <w:r w:rsidRPr="00B36EE0">
        <w:rPr>
          <w:rFonts w:ascii="Times New Roman" w:hAnsi="Times New Roman" w:cs="David" w:hint="eastAsia"/>
          <w:sz w:val="20"/>
          <w:szCs w:val="24"/>
          <w:rtl/>
          <w:rPrChange w:id="184" w:author="Eyal Konyak" w:date="2020-10-29T09:24:00Z">
            <w:rPr>
              <w:rFonts w:cs="David" w:hint="eastAsia"/>
              <w:szCs w:val="24"/>
              <w:rtl/>
            </w:rPr>
          </w:rPrChange>
        </w:rPr>
        <w:t>חוב</w:t>
      </w:r>
      <w:r w:rsidRPr="00B36EE0">
        <w:rPr>
          <w:rFonts w:ascii="Times New Roman" w:hAnsi="Times New Roman" w:cs="David"/>
          <w:sz w:val="20"/>
          <w:szCs w:val="24"/>
          <w:rtl/>
          <w:rPrChange w:id="185" w:author="Eyal Konyak" w:date="2020-10-29T09:24:00Z">
            <w:rPr>
              <w:rFonts w:cs="David"/>
              <w:szCs w:val="24"/>
              <w:rtl/>
            </w:rPr>
          </w:rPrChange>
        </w:rPr>
        <w:t xml:space="preserve"> </w:t>
      </w:r>
      <w:r w:rsidRPr="00B36EE0">
        <w:rPr>
          <w:rFonts w:ascii="Times New Roman" w:hAnsi="Times New Roman" w:cs="David" w:hint="eastAsia"/>
          <w:sz w:val="20"/>
          <w:szCs w:val="24"/>
          <w:rtl/>
          <w:rPrChange w:id="186" w:author="Eyal Konyak" w:date="2020-10-29T09:24:00Z">
            <w:rPr>
              <w:rFonts w:cs="David" w:hint="eastAsia"/>
              <w:szCs w:val="24"/>
              <w:rtl/>
            </w:rPr>
          </w:rPrChange>
        </w:rPr>
        <w:t>המגיע</w:t>
      </w:r>
      <w:r w:rsidRPr="00B36EE0">
        <w:rPr>
          <w:rFonts w:ascii="Times New Roman" w:hAnsi="Times New Roman" w:cs="David"/>
          <w:sz w:val="20"/>
          <w:szCs w:val="24"/>
          <w:rtl/>
          <w:rPrChange w:id="187" w:author="Eyal Konyak" w:date="2020-10-29T09:24:00Z">
            <w:rPr>
              <w:rFonts w:cs="David"/>
              <w:szCs w:val="24"/>
              <w:rtl/>
            </w:rPr>
          </w:rPrChange>
        </w:rPr>
        <w:t xml:space="preserve"> </w:t>
      </w:r>
      <w:r w:rsidRPr="00B36EE0">
        <w:rPr>
          <w:rFonts w:ascii="Times New Roman" w:hAnsi="Times New Roman" w:cs="David" w:hint="eastAsia"/>
          <w:sz w:val="20"/>
          <w:szCs w:val="24"/>
          <w:rtl/>
          <w:rPrChange w:id="188" w:author="Eyal Konyak" w:date="2020-10-29T09:24:00Z">
            <w:rPr>
              <w:rFonts w:cs="David" w:hint="eastAsia"/>
              <w:szCs w:val="24"/>
              <w:rtl/>
            </w:rPr>
          </w:rPrChange>
        </w:rPr>
        <w:t>למזמין</w:t>
      </w:r>
      <w:r w:rsidRPr="00B36EE0">
        <w:rPr>
          <w:rFonts w:ascii="Times New Roman" w:hAnsi="Times New Roman" w:cs="David"/>
          <w:sz w:val="20"/>
          <w:szCs w:val="24"/>
          <w:rtl/>
          <w:rPrChange w:id="189" w:author="Eyal Konyak" w:date="2020-10-29T09:24:00Z">
            <w:rPr>
              <w:rFonts w:cs="David"/>
              <w:szCs w:val="24"/>
              <w:rtl/>
            </w:rPr>
          </w:rPrChange>
        </w:rPr>
        <w:t xml:space="preserve"> </w:t>
      </w:r>
      <w:r w:rsidRPr="00B36EE0">
        <w:rPr>
          <w:rFonts w:ascii="Times New Roman" w:hAnsi="Times New Roman" w:cs="David" w:hint="eastAsia"/>
          <w:sz w:val="20"/>
          <w:szCs w:val="24"/>
          <w:rtl/>
          <w:rPrChange w:id="190" w:author="Eyal Konyak" w:date="2020-10-29T09:24:00Z">
            <w:rPr>
              <w:rFonts w:cs="David" w:hint="eastAsia"/>
              <w:szCs w:val="24"/>
              <w:rtl/>
            </w:rPr>
          </w:rPrChange>
        </w:rPr>
        <w:t>מאת</w:t>
      </w:r>
      <w:r w:rsidRPr="00B36EE0">
        <w:rPr>
          <w:rFonts w:ascii="Times New Roman" w:hAnsi="Times New Roman" w:cs="David"/>
          <w:sz w:val="20"/>
          <w:szCs w:val="24"/>
          <w:rtl/>
          <w:rPrChange w:id="191" w:author="Eyal Konyak" w:date="2020-10-29T09:24:00Z">
            <w:rPr>
              <w:rFonts w:cs="David"/>
              <w:szCs w:val="24"/>
              <w:rtl/>
            </w:rPr>
          </w:rPrChange>
        </w:rPr>
        <w:t xml:space="preserve"> </w:t>
      </w:r>
      <w:r w:rsidRPr="00B36EE0">
        <w:rPr>
          <w:rFonts w:ascii="Times New Roman" w:hAnsi="Times New Roman" w:cs="David" w:hint="eastAsia"/>
          <w:sz w:val="20"/>
          <w:szCs w:val="24"/>
          <w:rtl/>
          <w:rPrChange w:id="192" w:author="Eyal Konyak" w:date="2020-10-29T09:24:00Z">
            <w:rPr>
              <w:rFonts w:cs="David" w:hint="eastAsia"/>
              <w:szCs w:val="24"/>
              <w:rtl/>
            </w:rPr>
          </w:rPrChange>
        </w:rPr>
        <w:t>המתכנן</w:t>
      </w:r>
      <w:r w:rsidRPr="00B36EE0">
        <w:rPr>
          <w:rFonts w:ascii="Times New Roman" w:hAnsi="Times New Roman" w:cs="David"/>
          <w:sz w:val="20"/>
          <w:szCs w:val="24"/>
          <w:rtl/>
          <w:rPrChange w:id="193" w:author="Eyal Konyak" w:date="2020-10-29T09:24:00Z">
            <w:rPr>
              <w:rFonts w:cs="David"/>
              <w:szCs w:val="24"/>
              <w:rtl/>
            </w:rPr>
          </w:rPrChange>
        </w:rPr>
        <w:t xml:space="preserve"> </w:t>
      </w:r>
      <w:r w:rsidRPr="00B36EE0">
        <w:rPr>
          <w:rFonts w:ascii="Times New Roman" w:hAnsi="Times New Roman" w:cs="David" w:hint="eastAsia"/>
          <w:sz w:val="20"/>
          <w:szCs w:val="24"/>
          <w:rtl/>
          <w:rPrChange w:id="194" w:author="Eyal Konyak" w:date="2020-10-29T09:24:00Z">
            <w:rPr>
              <w:rFonts w:cs="David" w:hint="eastAsia"/>
              <w:szCs w:val="24"/>
              <w:rtl/>
            </w:rPr>
          </w:rPrChange>
        </w:rPr>
        <w:t>על</w:t>
      </w:r>
      <w:r w:rsidRPr="00B36EE0">
        <w:rPr>
          <w:rFonts w:ascii="Times New Roman" w:hAnsi="Times New Roman" w:cs="David"/>
          <w:sz w:val="20"/>
          <w:szCs w:val="24"/>
          <w:rtl/>
          <w:rPrChange w:id="195" w:author="Eyal Konyak" w:date="2020-10-29T09:24:00Z">
            <w:rPr>
              <w:rFonts w:cs="David"/>
              <w:szCs w:val="24"/>
              <w:rtl/>
            </w:rPr>
          </w:rPrChange>
        </w:rPr>
        <w:t xml:space="preserve"> </w:t>
      </w:r>
      <w:r w:rsidRPr="00B36EE0">
        <w:rPr>
          <w:rFonts w:ascii="Times New Roman" w:hAnsi="Times New Roman" w:cs="David" w:hint="eastAsia"/>
          <w:sz w:val="20"/>
          <w:szCs w:val="24"/>
          <w:rtl/>
          <w:rPrChange w:id="196" w:author="Eyal Konyak" w:date="2020-10-29T09:24:00Z">
            <w:rPr>
              <w:rFonts w:cs="David" w:hint="eastAsia"/>
              <w:szCs w:val="24"/>
              <w:rtl/>
            </w:rPr>
          </w:rPrChange>
        </w:rPr>
        <w:t>פי</w:t>
      </w:r>
      <w:r w:rsidRPr="00B36EE0">
        <w:rPr>
          <w:rFonts w:ascii="Times New Roman" w:hAnsi="Times New Roman" w:cs="David"/>
          <w:sz w:val="20"/>
          <w:szCs w:val="24"/>
          <w:rtl/>
          <w:rPrChange w:id="197" w:author="Eyal Konyak" w:date="2020-10-29T09:24:00Z">
            <w:rPr>
              <w:rFonts w:cs="David"/>
              <w:szCs w:val="24"/>
              <w:rtl/>
            </w:rPr>
          </w:rPrChange>
        </w:rPr>
        <w:t xml:space="preserve"> </w:t>
      </w:r>
      <w:r w:rsidRPr="00B36EE0">
        <w:rPr>
          <w:rFonts w:ascii="Times New Roman" w:hAnsi="Times New Roman" w:cs="David" w:hint="eastAsia"/>
          <w:sz w:val="20"/>
          <w:szCs w:val="24"/>
          <w:rtl/>
          <w:rPrChange w:id="198" w:author="Eyal Konyak" w:date="2020-10-29T09:24:00Z">
            <w:rPr>
              <w:rFonts w:cs="David" w:hint="eastAsia"/>
              <w:szCs w:val="24"/>
              <w:rtl/>
            </w:rPr>
          </w:rPrChange>
        </w:rPr>
        <w:t>הוראות</w:t>
      </w:r>
      <w:r w:rsidRPr="00B36EE0">
        <w:rPr>
          <w:rFonts w:ascii="Times New Roman" w:hAnsi="Times New Roman" w:cs="David"/>
          <w:sz w:val="20"/>
          <w:szCs w:val="24"/>
          <w:rtl/>
          <w:rPrChange w:id="199" w:author="Eyal Konyak" w:date="2020-10-29T09:24:00Z">
            <w:rPr>
              <w:rFonts w:cs="David"/>
              <w:szCs w:val="24"/>
              <w:rtl/>
            </w:rPr>
          </w:rPrChange>
        </w:rPr>
        <w:t xml:space="preserve"> </w:t>
      </w:r>
      <w:r w:rsidRPr="00B36EE0">
        <w:rPr>
          <w:rFonts w:ascii="Times New Roman" w:hAnsi="Times New Roman" w:cs="David" w:hint="eastAsia"/>
          <w:sz w:val="20"/>
          <w:szCs w:val="24"/>
          <w:rtl/>
          <w:rPrChange w:id="200" w:author="Eyal Konyak" w:date="2020-10-29T09:24:00Z">
            <w:rPr>
              <w:rFonts w:cs="David" w:hint="eastAsia"/>
              <w:szCs w:val="24"/>
              <w:rtl/>
            </w:rPr>
          </w:rPrChange>
        </w:rPr>
        <w:t>חוזה</w:t>
      </w:r>
      <w:r w:rsidRPr="00B36EE0">
        <w:rPr>
          <w:rFonts w:ascii="Times New Roman" w:hAnsi="Times New Roman" w:cs="David"/>
          <w:sz w:val="20"/>
          <w:szCs w:val="24"/>
          <w:rtl/>
          <w:rPrChange w:id="201" w:author="Eyal Konyak" w:date="2020-10-29T09:24:00Z">
            <w:rPr>
              <w:rFonts w:cs="David"/>
              <w:szCs w:val="24"/>
              <w:rtl/>
            </w:rPr>
          </w:rPrChange>
        </w:rPr>
        <w:t xml:space="preserve"> </w:t>
      </w:r>
      <w:r w:rsidRPr="00B36EE0">
        <w:rPr>
          <w:rFonts w:ascii="Times New Roman" w:hAnsi="Times New Roman" w:cs="David" w:hint="eastAsia"/>
          <w:sz w:val="20"/>
          <w:szCs w:val="24"/>
          <w:rtl/>
          <w:rPrChange w:id="202" w:author="Eyal Konyak" w:date="2020-10-29T09:24:00Z">
            <w:rPr>
              <w:rFonts w:cs="David" w:hint="eastAsia"/>
              <w:szCs w:val="24"/>
              <w:rtl/>
            </w:rPr>
          </w:rPrChange>
        </w:rPr>
        <w:t>זה</w:t>
      </w:r>
      <w:r w:rsidRPr="00B36EE0">
        <w:rPr>
          <w:rFonts w:ascii="Times New Roman" w:hAnsi="Times New Roman" w:cs="David"/>
          <w:sz w:val="20"/>
          <w:szCs w:val="24"/>
          <w:rtl/>
          <w:rPrChange w:id="203" w:author="Eyal Konyak" w:date="2020-10-29T09:24:00Z">
            <w:rPr>
              <w:rFonts w:cs="David"/>
              <w:szCs w:val="24"/>
              <w:rtl/>
            </w:rPr>
          </w:rPrChange>
        </w:rPr>
        <w:t xml:space="preserve">, </w:t>
      </w:r>
      <w:r w:rsidRPr="00B36EE0">
        <w:rPr>
          <w:rFonts w:ascii="Times New Roman" w:hAnsi="Times New Roman" w:cs="David" w:hint="eastAsia"/>
          <w:sz w:val="20"/>
          <w:szCs w:val="24"/>
          <w:rtl/>
          <w:rPrChange w:id="204" w:author="Eyal Konyak" w:date="2020-10-29T09:24:00Z">
            <w:rPr>
              <w:rFonts w:cs="David" w:hint="eastAsia"/>
              <w:szCs w:val="24"/>
              <w:rtl/>
            </w:rPr>
          </w:rPrChange>
        </w:rPr>
        <w:t>אשר</w:t>
      </w:r>
      <w:r w:rsidRPr="00B36EE0">
        <w:rPr>
          <w:rFonts w:ascii="Times New Roman" w:hAnsi="Times New Roman" w:cs="David"/>
          <w:sz w:val="20"/>
          <w:szCs w:val="24"/>
          <w:rtl/>
          <w:rPrChange w:id="205" w:author="Eyal Konyak" w:date="2020-10-29T09:24:00Z">
            <w:rPr>
              <w:rFonts w:cs="David"/>
              <w:szCs w:val="24"/>
              <w:rtl/>
            </w:rPr>
          </w:rPrChange>
        </w:rPr>
        <w:t xml:space="preserve"> </w:t>
      </w:r>
      <w:r w:rsidRPr="00B36EE0">
        <w:rPr>
          <w:rFonts w:ascii="Times New Roman" w:hAnsi="Times New Roman" w:cs="David" w:hint="eastAsia"/>
          <w:sz w:val="20"/>
          <w:szCs w:val="24"/>
          <w:rtl/>
          <w:rPrChange w:id="206" w:author="Eyal Konyak" w:date="2020-10-29T09:24:00Z">
            <w:rPr>
              <w:rFonts w:cs="David" w:hint="eastAsia"/>
              <w:szCs w:val="24"/>
              <w:rtl/>
            </w:rPr>
          </w:rPrChange>
        </w:rPr>
        <w:t>המזמין</w:t>
      </w:r>
      <w:r w:rsidRPr="00B36EE0">
        <w:rPr>
          <w:rFonts w:ascii="Times New Roman" w:hAnsi="Times New Roman" w:cs="David"/>
          <w:sz w:val="20"/>
          <w:szCs w:val="24"/>
          <w:rtl/>
          <w:rPrChange w:id="207" w:author="Eyal Konyak" w:date="2020-10-29T09:24:00Z">
            <w:rPr>
              <w:rFonts w:cs="David"/>
              <w:szCs w:val="24"/>
              <w:rtl/>
            </w:rPr>
          </w:rPrChange>
        </w:rPr>
        <w:t xml:space="preserve"> </w:t>
      </w:r>
      <w:r w:rsidRPr="00B36EE0">
        <w:rPr>
          <w:rFonts w:ascii="Times New Roman" w:hAnsi="Times New Roman" w:cs="David" w:hint="eastAsia"/>
          <w:sz w:val="20"/>
          <w:szCs w:val="24"/>
          <w:rtl/>
          <w:rPrChange w:id="208" w:author="Eyal Konyak" w:date="2020-10-29T09:24:00Z">
            <w:rPr>
              <w:rFonts w:cs="David" w:hint="eastAsia"/>
              <w:szCs w:val="24"/>
              <w:rtl/>
            </w:rPr>
          </w:rPrChange>
        </w:rPr>
        <w:t>רשאי</w:t>
      </w:r>
      <w:r w:rsidRPr="00B36EE0">
        <w:rPr>
          <w:rFonts w:ascii="Times New Roman" w:hAnsi="Times New Roman" w:cs="David"/>
          <w:sz w:val="20"/>
          <w:szCs w:val="24"/>
          <w:rtl/>
          <w:rPrChange w:id="209" w:author="Eyal Konyak" w:date="2020-10-29T09:24:00Z">
            <w:rPr>
              <w:rFonts w:cs="David"/>
              <w:szCs w:val="24"/>
              <w:rtl/>
            </w:rPr>
          </w:rPrChange>
        </w:rPr>
        <w:t xml:space="preserve"> </w:t>
      </w:r>
      <w:r w:rsidRPr="00B36EE0">
        <w:rPr>
          <w:rFonts w:ascii="Times New Roman" w:hAnsi="Times New Roman" w:cs="David" w:hint="eastAsia"/>
          <w:sz w:val="20"/>
          <w:szCs w:val="24"/>
          <w:rtl/>
          <w:rPrChange w:id="210" w:author="Eyal Konyak" w:date="2020-10-29T09:24:00Z">
            <w:rPr>
              <w:rFonts w:cs="David" w:hint="eastAsia"/>
              <w:szCs w:val="24"/>
              <w:rtl/>
            </w:rPr>
          </w:rPrChange>
        </w:rPr>
        <w:t>לקזז</w:t>
      </w:r>
      <w:r w:rsidRPr="00B36EE0">
        <w:rPr>
          <w:rFonts w:ascii="Times New Roman" w:hAnsi="Times New Roman" w:cs="David"/>
          <w:sz w:val="20"/>
          <w:szCs w:val="24"/>
          <w:rtl/>
          <w:rPrChange w:id="211" w:author="Eyal Konyak" w:date="2020-10-29T09:24:00Z">
            <w:rPr>
              <w:rFonts w:cs="David"/>
              <w:szCs w:val="24"/>
              <w:rtl/>
            </w:rPr>
          </w:rPrChange>
        </w:rPr>
        <w:t xml:space="preserve"> </w:t>
      </w:r>
      <w:r w:rsidRPr="00B36EE0">
        <w:rPr>
          <w:rFonts w:ascii="Times New Roman" w:hAnsi="Times New Roman" w:cs="David" w:hint="eastAsia"/>
          <w:sz w:val="20"/>
          <w:szCs w:val="24"/>
          <w:rtl/>
          <w:rPrChange w:id="212" w:author="Eyal Konyak" w:date="2020-10-29T09:24:00Z">
            <w:rPr>
              <w:rFonts w:cs="David" w:hint="eastAsia"/>
              <w:szCs w:val="24"/>
              <w:rtl/>
            </w:rPr>
          </w:rPrChange>
        </w:rPr>
        <w:t>בגינו</w:t>
      </w:r>
      <w:r w:rsidRPr="00B36EE0">
        <w:rPr>
          <w:rFonts w:ascii="Times New Roman" w:hAnsi="Times New Roman" w:cs="David"/>
          <w:sz w:val="20"/>
          <w:szCs w:val="24"/>
          <w:rtl/>
          <w:rPrChange w:id="213" w:author="Eyal Konyak" w:date="2020-10-29T09:24:00Z">
            <w:rPr>
              <w:rFonts w:cs="David"/>
              <w:szCs w:val="24"/>
              <w:rtl/>
            </w:rPr>
          </w:rPrChange>
        </w:rPr>
        <w:t xml:space="preserve"> </w:t>
      </w:r>
      <w:r w:rsidRPr="00B36EE0">
        <w:rPr>
          <w:rFonts w:ascii="Times New Roman" w:hAnsi="Times New Roman" w:cs="David" w:hint="eastAsia"/>
          <w:sz w:val="20"/>
          <w:szCs w:val="24"/>
          <w:rtl/>
          <w:rPrChange w:id="214" w:author="Eyal Konyak" w:date="2020-10-29T09:24:00Z">
            <w:rPr>
              <w:rFonts w:cs="David" w:hint="eastAsia"/>
              <w:szCs w:val="24"/>
              <w:rtl/>
            </w:rPr>
          </w:rPrChange>
        </w:rPr>
        <w:t>סכומים</w:t>
      </w:r>
      <w:r w:rsidRPr="00B36EE0">
        <w:rPr>
          <w:rFonts w:ascii="Times New Roman" w:hAnsi="Times New Roman" w:cs="David"/>
          <w:sz w:val="20"/>
          <w:szCs w:val="24"/>
          <w:rtl/>
          <w:rPrChange w:id="215" w:author="Eyal Konyak" w:date="2020-10-29T09:24:00Z">
            <w:rPr>
              <w:rFonts w:cs="David"/>
              <w:szCs w:val="24"/>
              <w:rtl/>
            </w:rPr>
          </w:rPrChange>
        </w:rPr>
        <w:t xml:space="preserve"> </w:t>
      </w:r>
      <w:r w:rsidRPr="00B36EE0">
        <w:rPr>
          <w:rFonts w:ascii="Times New Roman" w:hAnsi="Times New Roman" w:cs="David" w:hint="eastAsia"/>
          <w:sz w:val="20"/>
          <w:szCs w:val="24"/>
          <w:rtl/>
          <w:rPrChange w:id="216" w:author="Eyal Konyak" w:date="2020-10-29T09:24:00Z">
            <w:rPr>
              <w:rFonts w:cs="David" w:hint="eastAsia"/>
              <w:szCs w:val="24"/>
              <w:rtl/>
            </w:rPr>
          </w:rPrChange>
        </w:rPr>
        <w:t>ע</w:t>
      </w:r>
      <w:r w:rsidRPr="00B36EE0">
        <w:rPr>
          <w:rFonts w:ascii="Times New Roman" w:hAnsi="Times New Roman" w:cs="David"/>
          <w:sz w:val="20"/>
          <w:szCs w:val="24"/>
          <w:rtl/>
          <w:rPrChange w:id="217" w:author="Eyal Konyak" w:date="2020-10-29T09:24:00Z">
            <w:rPr>
              <w:rFonts w:cs="David"/>
              <w:szCs w:val="24"/>
              <w:rtl/>
            </w:rPr>
          </w:rPrChange>
        </w:rPr>
        <w:t xml:space="preserve">"ח </w:t>
      </w:r>
      <w:r w:rsidRPr="00B36EE0">
        <w:rPr>
          <w:rFonts w:ascii="Times New Roman" w:hAnsi="Times New Roman" w:cs="David" w:hint="eastAsia"/>
          <w:sz w:val="20"/>
          <w:szCs w:val="24"/>
          <w:rtl/>
          <w:rPrChange w:id="218" w:author="Eyal Konyak" w:date="2020-10-29T09:24:00Z">
            <w:rPr>
              <w:rFonts w:cs="David" w:hint="eastAsia"/>
              <w:szCs w:val="24"/>
              <w:rtl/>
            </w:rPr>
          </w:rPrChange>
        </w:rPr>
        <w:t>התמורה</w:t>
      </w:r>
      <w:r w:rsidRPr="00B36EE0">
        <w:rPr>
          <w:rFonts w:ascii="Times New Roman" w:hAnsi="Times New Roman" w:cs="David"/>
          <w:sz w:val="20"/>
          <w:szCs w:val="24"/>
          <w:rtl/>
          <w:rPrChange w:id="219" w:author="Eyal Konyak" w:date="2020-10-29T09:24:00Z">
            <w:rPr>
              <w:rFonts w:cs="David"/>
              <w:szCs w:val="24"/>
              <w:rtl/>
            </w:rPr>
          </w:rPrChange>
        </w:rPr>
        <w:t xml:space="preserve"> </w:t>
      </w:r>
      <w:r w:rsidRPr="00B36EE0">
        <w:rPr>
          <w:rFonts w:ascii="Times New Roman" w:hAnsi="Times New Roman" w:cs="David" w:hint="eastAsia"/>
          <w:sz w:val="20"/>
          <w:szCs w:val="24"/>
          <w:rtl/>
          <w:rPrChange w:id="220" w:author="Eyal Konyak" w:date="2020-10-29T09:24:00Z">
            <w:rPr>
              <w:rFonts w:cs="David" w:hint="eastAsia"/>
              <w:szCs w:val="24"/>
              <w:rtl/>
            </w:rPr>
          </w:rPrChange>
        </w:rPr>
        <w:t>המגיעה</w:t>
      </w:r>
      <w:r w:rsidRPr="00B36EE0">
        <w:rPr>
          <w:rFonts w:ascii="Times New Roman" w:hAnsi="Times New Roman" w:cs="David"/>
          <w:sz w:val="20"/>
          <w:szCs w:val="24"/>
          <w:rtl/>
          <w:rPrChange w:id="221" w:author="Eyal Konyak" w:date="2020-10-29T09:24:00Z">
            <w:rPr>
              <w:rFonts w:cs="David"/>
              <w:szCs w:val="24"/>
              <w:rtl/>
            </w:rPr>
          </w:rPrChange>
        </w:rPr>
        <w:t xml:space="preserve"> </w:t>
      </w:r>
      <w:r w:rsidRPr="00B36EE0">
        <w:rPr>
          <w:rFonts w:ascii="Times New Roman" w:hAnsi="Times New Roman" w:cs="David" w:hint="eastAsia"/>
          <w:sz w:val="20"/>
          <w:szCs w:val="24"/>
          <w:rtl/>
          <w:rPrChange w:id="222" w:author="Eyal Konyak" w:date="2020-10-29T09:24:00Z">
            <w:rPr>
              <w:rFonts w:cs="David" w:hint="eastAsia"/>
              <w:szCs w:val="24"/>
              <w:rtl/>
            </w:rPr>
          </w:rPrChange>
        </w:rPr>
        <w:t>למתכנן</w:t>
      </w:r>
      <w:r w:rsidRPr="00B36EE0">
        <w:rPr>
          <w:rFonts w:ascii="Times New Roman" w:hAnsi="Times New Roman" w:cs="David"/>
          <w:sz w:val="20"/>
          <w:szCs w:val="24"/>
          <w:rtl/>
          <w:rPrChange w:id="223" w:author="Eyal Konyak" w:date="2020-10-29T09:24:00Z">
            <w:rPr>
              <w:rFonts w:cs="David"/>
              <w:szCs w:val="24"/>
              <w:rtl/>
            </w:rPr>
          </w:rPrChange>
        </w:rPr>
        <w:t>.</w:t>
      </w:r>
    </w:p>
    <w:p w:rsidR="00D80A75" w:rsidRPr="00837F05" w:rsidRDefault="00D80A75">
      <w:pPr>
        <w:widowControl w:val="0"/>
        <w:numPr>
          <w:ilvl w:val="1"/>
          <w:numId w:val="1"/>
        </w:numPr>
        <w:spacing w:before="0" w:beforeAutospacing="0" w:after="200" w:afterAutospacing="0" w:line="240" w:lineRule="auto"/>
        <w:jc w:val="both"/>
        <w:pPrChange w:id="224" w:author="Eyal Konyak" w:date="2020-10-29T09:24:00Z">
          <w:pPr>
            <w:pStyle w:val="a2"/>
            <w:numPr>
              <w:ilvl w:val="1"/>
              <w:numId w:val="1"/>
            </w:numPr>
            <w:tabs>
              <w:tab w:val="num" w:pos="792"/>
            </w:tabs>
            <w:ind w:left="792" w:right="0" w:hanging="432"/>
          </w:pPr>
        </w:pPrChange>
      </w:pPr>
      <w:r w:rsidRPr="00B36EE0">
        <w:rPr>
          <w:rFonts w:ascii="Times New Roman" w:hAnsi="Times New Roman" w:cs="David"/>
          <w:sz w:val="20"/>
          <w:szCs w:val="24"/>
          <w:rtl/>
          <w:rPrChange w:id="225" w:author="Eyal Konyak" w:date="2020-10-29T09:24:00Z">
            <w:rPr>
              <w:rFonts w:cs="David"/>
              <w:szCs w:val="24"/>
              <w:rtl/>
            </w:rPr>
          </w:rPrChange>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rsidR="00AB582B" w:rsidRPr="005807CD" w:rsidRDefault="00AB582B" w:rsidP="005807CD">
      <w:pPr>
        <w:widowControl w:val="0"/>
        <w:numPr>
          <w:ilvl w:val="1"/>
          <w:numId w:val="1"/>
        </w:numPr>
        <w:spacing w:before="0" w:beforeAutospacing="0" w:after="200" w:afterAutospacing="0" w:line="240" w:lineRule="auto"/>
        <w:jc w:val="both"/>
        <w:rPr>
          <w:ins w:id="226" w:author="Eyal Konyak" w:date="2020-10-29T09:24:00Z"/>
          <w:sz w:val="20"/>
        </w:rPr>
      </w:pPr>
      <w:ins w:id="227" w:author="Eyal Konyak" w:date="2020-10-29T09:24:00Z">
        <w:r w:rsidRPr="005807CD">
          <w:rPr>
            <w:rFonts w:ascii="Times New Roman" w:eastAsia="Times New Roman" w:hAnsi="Times New Roman" w:cs="David"/>
            <w:sz w:val="20"/>
            <w:szCs w:val="24"/>
            <w:rtl/>
            <w:lang w:eastAsia="he-IL"/>
          </w:rPr>
          <w:t xml:space="preserve">שום הוראה מהוראות הסכם זה לא תתפרש כמטילה על המזמין ו/או הבאים מכוחו חבות ו/או אחריות בפיצויים או אחרת, בעד כל אובדן, נזק או הפסד העלול להיגרם לגופו או לרכושו של </w:t>
        </w:r>
        <w:r w:rsidRPr="005807CD">
          <w:rPr>
            <w:rFonts w:ascii="Times New Roman" w:eastAsia="Times New Roman" w:hAnsi="Times New Roman" w:cs="David" w:hint="eastAsia"/>
            <w:sz w:val="20"/>
            <w:szCs w:val="24"/>
            <w:rtl/>
            <w:lang w:eastAsia="he-IL"/>
          </w:rPr>
          <w:t>המתכנן</w:t>
        </w:r>
        <w:r w:rsidRPr="005807CD">
          <w:rPr>
            <w:rFonts w:ascii="Times New Roman" w:eastAsia="Times New Roman" w:hAnsi="Times New Roman" w:cs="David"/>
            <w:sz w:val="20"/>
            <w:szCs w:val="24"/>
            <w:rtl/>
            <w:lang w:eastAsia="he-IL"/>
          </w:rPr>
          <w:t xml:space="preserve">, עובדיו או כל הפועלים מטעמו, מחמת פעולה, רשלנות מחדל, מקרה אסון או כל סיבה אחרת הקשורה או הנובעת מביצוע הסכם זה, </w:t>
        </w:r>
        <w:r w:rsidRPr="005807CD">
          <w:rPr>
            <w:rFonts w:ascii="Times New Roman" w:eastAsia="Times New Roman" w:hAnsi="Times New Roman" w:cs="David" w:hint="eastAsia"/>
            <w:sz w:val="20"/>
            <w:szCs w:val="24"/>
            <w:rtl/>
            <w:lang w:eastAsia="he-IL"/>
          </w:rPr>
          <w:t>והמתכנן</w:t>
        </w:r>
        <w:r w:rsidRPr="005807CD">
          <w:rPr>
            <w:rFonts w:ascii="Times New Roman" w:eastAsia="Times New Roman" w:hAnsi="Times New Roman" w:cs="David"/>
            <w:sz w:val="20"/>
            <w:szCs w:val="24"/>
            <w:rtl/>
            <w:lang w:eastAsia="he-IL"/>
          </w:rPr>
          <w:t xml:space="preserve"> לבדו יישא במלוא האחריות לתוצאות כל מקרה כאמור.</w:t>
        </w:r>
      </w:ins>
    </w:p>
    <w:p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rsidR="002B2234" w:rsidRPr="005807CD" w:rsidRDefault="002B2234" w:rsidP="002B2234">
      <w:pPr>
        <w:widowControl w:val="0"/>
        <w:numPr>
          <w:ilvl w:val="0"/>
          <w:numId w:val="1"/>
        </w:numPr>
        <w:spacing w:before="0" w:beforeAutospacing="0" w:after="240" w:afterAutospacing="0" w:line="240" w:lineRule="auto"/>
        <w:ind w:left="363" w:hanging="272"/>
        <w:jc w:val="both"/>
        <w:rPr>
          <w:rFonts w:ascii="Times New Roman" w:hAnsi="Times New Roman" w:cs="David"/>
          <w:bCs/>
          <w:sz w:val="20"/>
          <w:szCs w:val="24"/>
          <w:u w:val="single"/>
          <w:rPrChange w:id="228" w:author="Eyal Konyak" w:date="2020-10-29T09:24:00Z">
            <w:rPr>
              <w:rFonts w:ascii="Times New Roman" w:hAnsi="Times New Roman" w:cs="David"/>
              <w:sz w:val="20"/>
              <w:szCs w:val="24"/>
            </w:rPr>
          </w:rPrChange>
        </w:rPr>
      </w:pPr>
      <w:bookmarkStart w:id="229" w:name="_Ref54794374"/>
      <w:r w:rsidRPr="002B2234">
        <w:rPr>
          <w:rFonts w:ascii="Times New Roman" w:eastAsia="Times New Roman" w:hAnsi="Times New Roman" w:cs="David"/>
          <w:bCs/>
          <w:sz w:val="20"/>
          <w:szCs w:val="24"/>
          <w:u w:val="single"/>
          <w:rtl/>
          <w:lang w:eastAsia="he-IL"/>
        </w:rPr>
        <w:t>אספקת תכניות</w:t>
      </w:r>
      <w:ins w:id="230" w:author="Eyal Konyak" w:date="2020-10-29T09:24:00Z">
        <w:r w:rsidR="00AB582B" w:rsidRPr="005807CD">
          <w:rPr>
            <w:rFonts w:ascii="Times New Roman" w:eastAsia="Times New Roman" w:hAnsi="Times New Roman" w:cs="David"/>
            <w:bCs/>
            <w:sz w:val="20"/>
            <w:szCs w:val="24"/>
            <w:u w:val="single"/>
            <w:rtl/>
            <w:lang w:eastAsia="he-IL"/>
          </w:rPr>
          <w:t xml:space="preserve"> וזכויות קניין רוחני</w:t>
        </w:r>
      </w:ins>
      <w:bookmarkEnd w:id="229"/>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2B2234">
        <w:rPr>
          <w:rFonts w:ascii="Times New Roman" w:eastAsia="Times New Roman" w:hAnsi="Times New Roman" w:cs="David"/>
          <w:sz w:val="20"/>
          <w:szCs w:val="24"/>
          <w:rtl/>
          <w:lang w:eastAsia="he-IL"/>
        </w:rPr>
        <w:t>המצ"ב</w:t>
      </w:r>
      <w:proofErr w:type="spellEnd"/>
      <w:r w:rsidRPr="002B2234">
        <w:rPr>
          <w:rFonts w:ascii="Times New Roman" w:eastAsia="Times New Roman" w:hAnsi="Times New Roman" w:cs="David"/>
          <w:sz w:val="20"/>
          <w:szCs w:val="24"/>
          <w:rtl/>
          <w:lang w:eastAsia="he-IL"/>
        </w:rPr>
        <w:t xml:space="preserve">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לתכניות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2B2234">
        <w:rPr>
          <w:rFonts w:ascii="Times New Roman" w:eastAsia="Times New Roman" w:hAnsi="Times New Roman" w:cs="David"/>
          <w:sz w:val="20"/>
          <w:szCs w:val="24"/>
          <w:rtl/>
          <w:lang w:eastAsia="he-IL"/>
        </w:rPr>
        <w:t>הכל</w:t>
      </w:r>
      <w:proofErr w:type="spellEnd"/>
      <w:r w:rsidRPr="002B2234">
        <w:rPr>
          <w:rFonts w:ascii="Times New Roman" w:eastAsia="Times New Roman" w:hAnsi="Times New Roman" w:cs="David"/>
          <w:sz w:val="20"/>
          <w:szCs w:val="24"/>
          <w:rtl/>
          <w:lang w:eastAsia="he-IL"/>
        </w:rPr>
        <w:t xml:space="preserve"> לפי העניין.</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לא יהיה זכאי לכל תשלום נוסף בעד תכניות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w:t>
      </w:r>
      <w:del w:id="231" w:author="Eyal Konyak" w:date="2020-10-29T09:24:00Z">
        <w:r w:rsidRPr="002B2234">
          <w:rPr>
            <w:rFonts w:ascii="Times New Roman" w:eastAsia="Times New Roman" w:hAnsi="Times New Roman" w:cs="David"/>
            <w:sz w:val="20"/>
            <w:szCs w:val="24"/>
            <w:rtl/>
            <w:lang w:eastAsia="he-IL"/>
          </w:rPr>
          <w:delText xml:space="preserve">10 </w:delText>
        </w:r>
      </w:del>
      <w:ins w:id="232" w:author="Eyal Konyak" w:date="2020-10-29T09:24:00Z">
        <w:r w:rsidR="002F6D3B">
          <w:rPr>
            <w:rFonts w:ascii="Times New Roman" w:eastAsia="Times New Roman" w:hAnsi="Times New Roman" w:cs="David"/>
            <w:sz w:val="20"/>
            <w:szCs w:val="24"/>
            <w:rtl/>
            <w:lang w:eastAsia="he-IL"/>
          </w:rPr>
          <w:fldChar w:fldCharType="begin"/>
        </w:r>
        <w:r w:rsidR="002F6D3B">
          <w:rPr>
            <w:rFonts w:ascii="Times New Roman" w:eastAsia="Times New Roman" w:hAnsi="Times New Roman" w:cs="David"/>
            <w:sz w:val="20"/>
            <w:szCs w:val="24"/>
            <w:rtl/>
            <w:lang w:eastAsia="he-IL"/>
          </w:rPr>
          <w:instrText xml:space="preserve"> </w:instrText>
        </w:r>
        <w:r w:rsidR="002F6D3B">
          <w:rPr>
            <w:rFonts w:ascii="Times New Roman" w:eastAsia="Times New Roman" w:hAnsi="Times New Roman" w:cs="David"/>
            <w:sz w:val="20"/>
            <w:szCs w:val="24"/>
            <w:lang w:eastAsia="he-IL"/>
          </w:rPr>
          <w:instrText>REF</w:instrText>
        </w:r>
        <w:r w:rsidR="002F6D3B">
          <w:rPr>
            <w:rFonts w:ascii="Times New Roman" w:eastAsia="Times New Roman" w:hAnsi="Times New Roman" w:cs="David"/>
            <w:sz w:val="20"/>
            <w:szCs w:val="24"/>
            <w:rtl/>
            <w:lang w:eastAsia="he-IL"/>
          </w:rPr>
          <w:instrText xml:space="preserve"> _</w:instrText>
        </w:r>
        <w:r w:rsidR="002F6D3B">
          <w:rPr>
            <w:rFonts w:ascii="Times New Roman" w:eastAsia="Times New Roman" w:hAnsi="Times New Roman" w:cs="David"/>
            <w:sz w:val="20"/>
            <w:szCs w:val="24"/>
            <w:lang w:eastAsia="he-IL"/>
          </w:rPr>
          <w:instrText>Ref54794374 \r \h</w:instrText>
        </w:r>
        <w:r w:rsidR="002F6D3B">
          <w:rPr>
            <w:rFonts w:ascii="Times New Roman" w:eastAsia="Times New Roman" w:hAnsi="Times New Roman" w:cs="David"/>
            <w:sz w:val="20"/>
            <w:szCs w:val="24"/>
            <w:rtl/>
            <w:lang w:eastAsia="he-IL"/>
          </w:rPr>
          <w:instrText xml:space="preserve"> </w:instrText>
        </w:r>
      </w:ins>
      <w:r w:rsidR="002F6D3B">
        <w:rPr>
          <w:rFonts w:ascii="Times New Roman" w:eastAsia="Times New Roman" w:hAnsi="Times New Roman" w:cs="David"/>
          <w:sz w:val="20"/>
          <w:szCs w:val="24"/>
          <w:rtl/>
          <w:lang w:eastAsia="he-IL"/>
        </w:rPr>
      </w:r>
      <w:ins w:id="233" w:author="Eyal Konyak" w:date="2020-10-29T09:24:00Z">
        <w:r w:rsidR="002F6D3B">
          <w:rPr>
            <w:rFonts w:ascii="Times New Roman" w:eastAsia="Times New Roman" w:hAnsi="Times New Roman" w:cs="David"/>
            <w:sz w:val="20"/>
            <w:szCs w:val="24"/>
            <w:rtl/>
            <w:lang w:eastAsia="he-IL"/>
          </w:rPr>
          <w:fldChar w:fldCharType="separate"/>
        </w:r>
        <w:r w:rsidR="002F6D3B">
          <w:rPr>
            <w:rFonts w:ascii="Times New Roman" w:eastAsia="Times New Roman" w:hAnsi="Times New Roman" w:cs="David"/>
            <w:sz w:val="20"/>
            <w:szCs w:val="24"/>
            <w:cs/>
            <w:lang w:eastAsia="he-IL"/>
          </w:rPr>
          <w:t>‎</w:t>
        </w:r>
        <w:r w:rsidR="002F6D3B">
          <w:rPr>
            <w:rFonts w:ascii="Times New Roman" w:eastAsia="Times New Roman" w:hAnsi="Times New Roman" w:cs="David"/>
            <w:sz w:val="20"/>
            <w:szCs w:val="24"/>
            <w:lang w:eastAsia="he-IL"/>
          </w:rPr>
          <w:t>1</w:t>
        </w:r>
        <w:r w:rsidR="002F6D3B">
          <w:rPr>
            <w:rFonts w:ascii="Times New Roman" w:eastAsia="Times New Roman" w:hAnsi="Times New Roman" w:cs="David"/>
            <w:sz w:val="20"/>
            <w:szCs w:val="24"/>
            <w:rtl/>
            <w:lang w:eastAsia="he-IL"/>
          </w:rPr>
          <w:fldChar w:fldCharType="end"/>
        </w:r>
      </w:ins>
      <w:r w:rsidRPr="002B2234">
        <w:rPr>
          <w:rFonts w:ascii="Times New Roman" w:eastAsia="Times New Roman" w:hAnsi="Times New Roman" w:cs="David"/>
          <w:sz w:val="20"/>
          <w:szCs w:val="24"/>
          <w:rtl/>
          <w:lang w:eastAsia="he-IL"/>
        </w:rPr>
        <w:t>זה.</w:t>
      </w:r>
    </w:p>
    <w:p w:rsid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זכות הקניין בכל התכניות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2B2234">
        <w:rPr>
          <w:rFonts w:ascii="Times New Roman" w:eastAsia="Times New Roman" w:hAnsi="Times New Roman" w:cs="David"/>
          <w:sz w:val="20"/>
          <w:szCs w:val="24"/>
          <w:rtl/>
          <w:lang w:eastAsia="he-IL"/>
        </w:rPr>
        <w:t>לשנותן</w:t>
      </w:r>
      <w:proofErr w:type="spellEnd"/>
      <w:r w:rsidRPr="002B2234">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rsidR="008C27F9" w:rsidRDefault="00691AD5" w:rsidP="00B36EE0">
      <w:pPr>
        <w:widowControl w:val="0"/>
        <w:numPr>
          <w:ilvl w:val="1"/>
          <w:numId w:val="1"/>
        </w:numPr>
        <w:spacing w:before="0" w:beforeAutospacing="0" w:after="240" w:afterAutospacing="0" w:line="240" w:lineRule="auto"/>
        <w:ind w:left="788" w:hanging="431"/>
        <w:jc w:val="both"/>
        <w:rPr>
          <w:ins w:id="234" w:author="Eyal Konyak" w:date="2020-10-29T09:24:00Z"/>
          <w:rFonts w:ascii="Times New Roman" w:eastAsia="Times New Roman" w:hAnsi="Times New Roman" w:cs="David"/>
          <w:sz w:val="20"/>
          <w:szCs w:val="24"/>
          <w:lang w:eastAsia="he-IL"/>
        </w:rPr>
      </w:pPr>
      <w:ins w:id="235" w:author="Eyal Konyak" w:date="2020-10-29T09:24:00Z">
        <w:r>
          <w:rPr>
            <w:rFonts w:ascii="Times New Roman" w:eastAsia="Times New Roman" w:hAnsi="Times New Roman" w:cs="David" w:hint="cs"/>
            <w:sz w:val="20"/>
            <w:szCs w:val="24"/>
            <w:rtl/>
            <w:lang w:eastAsia="he-IL"/>
          </w:rPr>
          <w:t>המתכנן</w:t>
        </w:r>
        <w:r w:rsidRPr="00BF5B74">
          <w:rPr>
            <w:rFonts w:ascii="Times New Roman" w:eastAsia="Times New Roman" w:hAnsi="Times New Roman" w:cs="David"/>
            <w:sz w:val="20"/>
            <w:szCs w:val="24"/>
            <w:rtl/>
            <w:lang w:eastAsia="he-IL"/>
          </w:rPr>
          <w:t xml:space="preserve"> לא יעתיק את מסמכי </w:t>
        </w:r>
        <w:r>
          <w:rPr>
            <w:rFonts w:ascii="Times New Roman" w:eastAsia="Times New Roman" w:hAnsi="Times New Roman" w:cs="David" w:hint="cs"/>
            <w:sz w:val="20"/>
            <w:szCs w:val="24"/>
            <w:rtl/>
            <w:lang w:eastAsia="he-IL"/>
          </w:rPr>
          <w:t>התכנון</w:t>
        </w:r>
        <w:r w:rsidRPr="00BF5B74">
          <w:rPr>
            <w:rFonts w:ascii="Times New Roman" w:eastAsia="Times New Roman" w:hAnsi="Times New Roman" w:cs="David"/>
            <w:sz w:val="20"/>
            <w:szCs w:val="24"/>
            <w:rtl/>
            <w:lang w:eastAsia="he-IL"/>
          </w:rPr>
          <w:t>, כולם או חלקם, ו/או תכניות או מסמכים אחרים כלשהם הקשורים לפרויקט ולשירותי</w:t>
        </w:r>
        <w:r>
          <w:rPr>
            <w:rFonts w:ascii="Times New Roman" w:eastAsia="Times New Roman" w:hAnsi="Times New Roman" w:cs="David" w:hint="cs"/>
            <w:sz w:val="20"/>
            <w:szCs w:val="24"/>
            <w:rtl/>
            <w:lang w:eastAsia="he-IL"/>
          </w:rPr>
          <w:t xml:space="preserve">ם </w:t>
        </w:r>
        <w:r w:rsidRPr="00BF5B74">
          <w:rPr>
            <w:rFonts w:ascii="Times New Roman" w:eastAsia="Times New Roman" w:hAnsi="Times New Roman" w:cs="David"/>
            <w:sz w:val="20"/>
            <w:szCs w:val="24"/>
            <w:rtl/>
            <w:lang w:eastAsia="he-IL"/>
          </w:rPr>
          <w:t xml:space="preserve">ולא יעבירם לכל גורם שהוא, אלא בכפוף לקבלת אישור המזמין בכתב ומראש. </w:t>
        </w:r>
      </w:ins>
    </w:p>
    <w:p w:rsidR="00B36EE0" w:rsidRPr="00B36EE0" w:rsidRDefault="00B36EE0" w:rsidP="005807CD">
      <w:pPr>
        <w:widowControl w:val="0"/>
        <w:spacing w:before="0" w:beforeAutospacing="0" w:after="240" w:afterAutospacing="0" w:line="240" w:lineRule="auto"/>
        <w:ind w:left="788"/>
        <w:jc w:val="both"/>
        <w:rPr>
          <w:ins w:id="236" w:author="Eyal Konyak" w:date="2020-10-29T09:24:00Z"/>
          <w:rFonts w:ascii="Times New Roman" w:eastAsia="Times New Roman" w:hAnsi="Times New Roman" w:cs="David"/>
          <w:sz w:val="20"/>
          <w:szCs w:val="24"/>
          <w:rtl/>
          <w:lang w:eastAsia="he-IL"/>
        </w:rPr>
      </w:pPr>
    </w:p>
    <w:p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 xml:space="preserve">י הדין ו/או </w:t>
      </w:r>
      <w:proofErr w:type="spellStart"/>
      <w:r w:rsidRPr="002B2234">
        <w:rPr>
          <w:rFonts w:ascii="Times New Roman" w:eastAsia="Times New Roman" w:hAnsi="Times New Roman" w:cs="David"/>
          <w:color w:val="000000"/>
          <w:sz w:val="24"/>
          <w:szCs w:val="24"/>
          <w:rtl/>
          <w:lang w:eastAsia="he-IL"/>
        </w:rPr>
        <w:t>מכח</w:t>
      </w:r>
      <w:proofErr w:type="spellEnd"/>
      <w:r w:rsidRPr="002B2234">
        <w:rPr>
          <w:rFonts w:ascii="Times New Roman" w:eastAsia="Times New Roman" w:hAnsi="Times New Roman" w:cs="David"/>
          <w:color w:val="000000"/>
          <w:sz w:val="24"/>
          <w:szCs w:val="24"/>
          <w:rtl/>
          <w:lang w:eastAsia="he-IL"/>
        </w:rPr>
        <w:t xml:space="preserve"> צו הרחבה ו/או </w:t>
      </w:r>
      <w:proofErr w:type="spellStart"/>
      <w:r w:rsidRPr="002B2234">
        <w:rPr>
          <w:rFonts w:ascii="Times New Roman" w:eastAsia="Times New Roman" w:hAnsi="Times New Roman" w:cs="David"/>
          <w:color w:val="000000"/>
          <w:sz w:val="24"/>
          <w:szCs w:val="24"/>
          <w:rtl/>
          <w:lang w:eastAsia="he-IL"/>
        </w:rPr>
        <w:t>מכח</w:t>
      </w:r>
      <w:proofErr w:type="spellEnd"/>
      <w:r w:rsidRPr="002B2234">
        <w:rPr>
          <w:rFonts w:ascii="Times New Roman" w:eastAsia="Times New Roman" w:hAnsi="Times New Roman" w:cs="David"/>
          <w:color w:val="000000"/>
          <w:sz w:val="24"/>
          <w:szCs w:val="24"/>
          <w:rtl/>
          <w:lang w:eastAsia="he-IL"/>
        </w:rPr>
        <w:t xml:space="preserve"> הסכם כלשהו על עובד</w:t>
      </w:r>
      <w:r w:rsidRPr="002B2234">
        <w:rPr>
          <w:rFonts w:ascii="Times New Roman" w:eastAsia="Times New Roman" w:hAnsi="Times New Roman" w:cs="David" w:hint="cs"/>
          <w:sz w:val="20"/>
          <w:szCs w:val="24"/>
          <w:rtl/>
          <w:lang w:eastAsia="he-IL"/>
        </w:rPr>
        <w:t>.</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w:t>
      </w:r>
      <w:proofErr w:type="spellStart"/>
      <w:r w:rsidRPr="002B2234">
        <w:rPr>
          <w:rFonts w:ascii="Times New Roman" w:eastAsia="Times New Roman" w:hAnsi="Times New Roman" w:cs="David" w:hint="cs"/>
          <w:color w:val="000000"/>
          <w:sz w:val="24"/>
          <w:szCs w:val="24"/>
          <w:rtl/>
          <w:lang w:eastAsia="he-IL"/>
        </w:rPr>
        <w:t>שלוחיו</w:t>
      </w:r>
      <w:proofErr w:type="spellEnd"/>
      <w:r w:rsidRPr="002B2234">
        <w:rPr>
          <w:rFonts w:ascii="Times New Roman" w:eastAsia="Times New Roman" w:hAnsi="Times New Roman" w:cs="David" w:hint="cs"/>
          <w:color w:val="000000"/>
          <w:sz w:val="24"/>
          <w:szCs w:val="24"/>
          <w:rtl/>
          <w:lang w:eastAsia="he-IL"/>
        </w:rPr>
        <w:t xml:space="preserve">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w:t>
      </w:r>
      <w:proofErr w:type="spellStart"/>
      <w:r w:rsidRPr="002B2234">
        <w:rPr>
          <w:rFonts w:ascii="Times New Roman" w:eastAsia="Times New Roman" w:hAnsi="Times New Roman" w:cs="David"/>
          <w:sz w:val="20"/>
          <w:szCs w:val="24"/>
          <w:rtl/>
          <w:lang w:eastAsia="he-IL"/>
        </w:rPr>
        <w:t>ישא</w:t>
      </w:r>
      <w:proofErr w:type="spellEnd"/>
      <w:r w:rsidRPr="002B2234">
        <w:rPr>
          <w:rFonts w:ascii="Times New Roman" w:eastAsia="Times New Roman" w:hAnsi="Times New Roman" w:cs="David"/>
          <w:sz w:val="20"/>
          <w:szCs w:val="24"/>
          <w:rtl/>
          <w:lang w:eastAsia="he-IL"/>
        </w:rPr>
        <w:t xml:space="preserve"> לבדו </w:t>
      </w:r>
      <w:r w:rsidRPr="002B223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rsidR="00691AD5" w:rsidRPr="005807CD" w:rsidRDefault="00691AD5" w:rsidP="005807CD">
      <w:pPr>
        <w:widowControl w:val="0"/>
        <w:numPr>
          <w:ilvl w:val="1"/>
          <w:numId w:val="1"/>
        </w:numPr>
        <w:spacing w:before="0" w:beforeAutospacing="0" w:after="200" w:afterAutospacing="0" w:line="240" w:lineRule="auto"/>
        <w:jc w:val="both"/>
        <w:rPr>
          <w:ins w:id="237" w:author="Eyal Konyak" w:date="2020-10-29T09:24:00Z"/>
          <w:color w:val="000000"/>
          <w:sz w:val="24"/>
        </w:rPr>
      </w:pPr>
      <w:ins w:id="238" w:author="Eyal Konyak" w:date="2020-10-29T09:24:00Z">
        <w:r w:rsidRPr="005807CD">
          <w:rPr>
            <w:rFonts w:ascii="Times New Roman" w:eastAsia="Times New Roman" w:hAnsi="Times New Roman" w:cs="David"/>
            <w:color w:val="000000"/>
            <w:sz w:val="24"/>
            <w:szCs w:val="24"/>
            <w:rtl/>
            <w:lang w:eastAsia="he-IL"/>
          </w:rPr>
          <w:t xml:space="preserve">למען הסר ספק מובהר בזה, כי בין המזמין לבין </w:t>
        </w:r>
        <w:r>
          <w:rPr>
            <w:rFonts w:ascii="Times New Roman" w:eastAsia="Times New Roman" w:hAnsi="Times New Roman" w:cs="David" w:hint="cs"/>
            <w:color w:val="000000"/>
            <w:sz w:val="24"/>
            <w:szCs w:val="24"/>
            <w:rtl/>
            <w:lang w:eastAsia="he-IL"/>
          </w:rPr>
          <w:t>המתכנן</w:t>
        </w:r>
        <w:r w:rsidRPr="005807CD">
          <w:rPr>
            <w:rFonts w:ascii="Times New Roman" w:eastAsia="Times New Roman" w:hAnsi="Times New Roman" w:cs="David"/>
            <w:color w:val="000000"/>
            <w:sz w:val="24"/>
            <w:szCs w:val="24"/>
            <w:rtl/>
            <w:lang w:eastAsia="he-IL"/>
          </w:rPr>
          <w:t xml:space="preserve"> לא יתקיימו יחסי שליחות, וכי </w:t>
        </w:r>
        <w:r>
          <w:rPr>
            <w:rFonts w:ascii="Times New Roman" w:eastAsia="Times New Roman" w:hAnsi="Times New Roman" w:cs="David" w:hint="cs"/>
            <w:color w:val="000000"/>
            <w:sz w:val="24"/>
            <w:szCs w:val="24"/>
            <w:rtl/>
            <w:lang w:eastAsia="he-IL"/>
          </w:rPr>
          <w:t>למתכנן</w:t>
        </w:r>
        <w:r w:rsidRPr="005807CD">
          <w:rPr>
            <w:rFonts w:ascii="Times New Roman" w:eastAsia="Times New Roman" w:hAnsi="Times New Roman" w:cs="David"/>
            <w:color w:val="000000"/>
            <w:sz w:val="24"/>
            <w:szCs w:val="24"/>
            <w:rtl/>
            <w:lang w:eastAsia="he-IL"/>
          </w:rPr>
          <w:t xml:space="preserve"> לא תהא סמכות לחייב את המזמין כלפי צדדים שלישיים בכל התחייבות שהיא ו/או </w:t>
        </w:r>
        <w:proofErr w:type="spellStart"/>
        <w:r w:rsidRPr="005807CD">
          <w:rPr>
            <w:rFonts w:ascii="Times New Roman" w:eastAsia="Times New Roman" w:hAnsi="Times New Roman" w:cs="David"/>
            <w:color w:val="000000"/>
            <w:sz w:val="24"/>
            <w:szCs w:val="24"/>
            <w:rtl/>
            <w:lang w:eastAsia="he-IL"/>
          </w:rPr>
          <w:t>ליתן</w:t>
        </w:r>
        <w:proofErr w:type="spellEnd"/>
        <w:r w:rsidRPr="005807CD">
          <w:rPr>
            <w:rFonts w:ascii="Times New Roman" w:eastAsia="Times New Roman" w:hAnsi="Times New Roman" w:cs="David"/>
            <w:color w:val="000000"/>
            <w:sz w:val="24"/>
            <w:szCs w:val="24"/>
            <w:rtl/>
            <w:lang w:eastAsia="he-IL"/>
          </w:rPr>
          <w:t xml:space="preserve"> כל הצהרה ו/או מצג בשמו, אלא על פי הרשאה מיוחדת, בכתב ומראש, מאת המזמין.</w:t>
        </w:r>
      </w:ins>
    </w:p>
    <w:p w:rsidR="00691AD5" w:rsidRDefault="002B2234">
      <w:pPr>
        <w:widowControl w:val="0"/>
        <w:numPr>
          <w:ilvl w:val="1"/>
          <w:numId w:val="1"/>
        </w:numPr>
        <w:spacing w:before="0" w:beforeAutospacing="0" w:after="200" w:afterAutospacing="0" w:line="240" w:lineRule="auto"/>
        <w:jc w:val="both"/>
        <w:rPr>
          <w:rFonts w:ascii="Times New Roman" w:hAnsi="Times New Roman" w:cs="David"/>
          <w:color w:val="000000"/>
          <w:sz w:val="24"/>
          <w:szCs w:val="24"/>
          <w:rPrChange w:id="239" w:author="Eyal Konyak" w:date="2020-10-29T09:24:00Z">
            <w:rPr>
              <w:rFonts w:ascii="Times New Roman" w:hAnsi="Times New Roman" w:cs="David"/>
              <w:sz w:val="20"/>
              <w:szCs w:val="24"/>
            </w:rPr>
          </w:rPrChange>
        </w:rPr>
        <w:pPrChange w:id="240" w:author="Eyal Konyak" w:date="2020-10-29T09:24:00Z">
          <w:pPr>
            <w:widowControl w:val="0"/>
            <w:numPr>
              <w:ilvl w:val="1"/>
              <w:numId w:val="1"/>
            </w:numPr>
            <w:tabs>
              <w:tab w:val="num" w:pos="792"/>
            </w:tabs>
            <w:spacing w:before="0" w:beforeAutospacing="0" w:after="240" w:afterAutospacing="0" w:line="240" w:lineRule="auto"/>
            <w:ind w:left="788" w:hanging="431"/>
            <w:jc w:val="both"/>
          </w:pPr>
        </w:pPrChange>
      </w:pPr>
      <w:r w:rsidRPr="00691AD5">
        <w:rPr>
          <w:rFonts w:ascii="Times New Roman" w:eastAsia="Times New Roman" w:hAnsi="Times New Roman" w:cs="David"/>
          <w:color w:val="000000"/>
          <w:sz w:val="24"/>
          <w:szCs w:val="24"/>
          <w:rtl/>
          <w:lang w:eastAsia="he-IL"/>
        </w:rPr>
        <w:t>בשים לב לאמור לעיל, אם יקבע פורום מוסמך כלשהו</w:t>
      </w:r>
      <w:r w:rsidRPr="00691AD5">
        <w:rPr>
          <w:rFonts w:ascii="Times New Roman" w:eastAsia="Times New Roman" w:hAnsi="Times New Roman" w:cs="David" w:hint="cs"/>
          <w:color w:val="000000"/>
          <w:sz w:val="24"/>
          <w:szCs w:val="24"/>
          <w:rtl/>
          <w:lang w:eastAsia="he-IL"/>
        </w:rPr>
        <w:t>,</w:t>
      </w:r>
      <w:r w:rsidRPr="00691AD5">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91AD5">
        <w:rPr>
          <w:rFonts w:ascii="Times New Roman" w:eastAsia="Times New Roman" w:hAnsi="Times New Roman" w:cs="David" w:hint="cs"/>
          <w:color w:val="000000"/>
          <w:sz w:val="24"/>
          <w:szCs w:val="24"/>
          <w:rtl/>
          <w:lang w:eastAsia="he-IL"/>
        </w:rPr>
        <w:t xml:space="preserve"> ו/או מי משלוחיו ו/או אחר מטעמו</w:t>
      </w:r>
      <w:r w:rsidRPr="00691AD5">
        <w:rPr>
          <w:rFonts w:ascii="Times New Roman" w:eastAsia="Times New Roman" w:hAnsi="Times New Roman" w:cs="David"/>
          <w:color w:val="000000"/>
          <w:sz w:val="24"/>
          <w:szCs w:val="24"/>
          <w:rtl/>
          <w:lang w:eastAsia="he-IL"/>
        </w:rPr>
        <w:t xml:space="preserve"> לבין המזמין </w:t>
      </w:r>
      <w:ins w:id="241" w:author="Eyal Konyak" w:date="2020-10-29T09:24:00Z">
        <w:r w:rsidR="00691AD5" w:rsidRPr="005807CD">
          <w:rPr>
            <w:rFonts w:ascii="Times New Roman" w:eastAsia="Times New Roman" w:hAnsi="Times New Roman" w:cs="David"/>
            <w:color w:val="000000"/>
            <w:sz w:val="24"/>
            <w:szCs w:val="24"/>
            <w:rtl/>
            <w:lang w:eastAsia="he-IL"/>
          </w:rPr>
          <w:t>או נתקיימו יחסי שליחות בין המזמין לבין ה</w:t>
        </w:r>
        <w:r w:rsidR="00691AD5" w:rsidRPr="005807CD">
          <w:rPr>
            <w:rFonts w:ascii="Times New Roman" w:eastAsia="Times New Roman" w:hAnsi="Times New Roman" w:cs="David" w:hint="eastAsia"/>
            <w:color w:val="000000"/>
            <w:sz w:val="24"/>
            <w:szCs w:val="24"/>
            <w:rtl/>
            <w:lang w:eastAsia="he-IL"/>
          </w:rPr>
          <w:t>מתכנן</w:t>
        </w:r>
        <w:r w:rsidR="00691AD5" w:rsidRPr="005807CD">
          <w:rPr>
            <w:rFonts w:ascii="Times New Roman" w:eastAsia="Times New Roman" w:hAnsi="Times New Roman" w:cs="David"/>
            <w:color w:val="000000"/>
            <w:sz w:val="24"/>
            <w:szCs w:val="24"/>
            <w:rtl/>
            <w:lang w:eastAsia="he-IL"/>
          </w:rPr>
          <w:t xml:space="preserve"> </w:t>
        </w:r>
      </w:ins>
      <w:r w:rsidRPr="00691AD5">
        <w:rPr>
          <w:rFonts w:ascii="Times New Roman" w:eastAsia="Times New Roman" w:hAnsi="Times New Roman" w:cs="David"/>
          <w:color w:val="000000"/>
          <w:sz w:val="24"/>
          <w:szCs w:val="24"/>
          <w:rtl/>
          <w:lang w:eastAsia="he-IL"/>
        </w:rPr>
        <w:t xml:space="preserve">מכל סיבה שהיא, </w:t>
      </w:r>
      <w:r w:rsidRPr="002B2234">
        <w:rPr>
          <w:rFonts w:ascii="Times New Roman" w:eastAsia="Times New Roman" w:hAnsi="Times New Roman" w:cs="David"/>
          <w:color w:val="000000"/>
          <w:sz w:val="24"/>
          <w:szCs w:val="24"/>
          <w:rtl/>
          <w:lang w:eastAsia="he-IL"/>
        </w:rPr>
        <w:t>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bookmarkStart w:id="242" w:name="_Hlk54795077"/>
    </w:p>
    <w:bookmarkEnd w:id="242"/>
    <w:p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זה על נספחיו,</w:t>
      </w:r>
      <w:ins w:id="243" w:author="Eyal Konyak" w:date="2020-10-29T09:24:00Z">
        <w:r w:rsidRPr="002B2234">
          <w:rPr>
            <w:rFonts w:ascii="Times New Roman" w:eastAsia="Times New Roman" w:hAnsi="Times New Roman" w:cs="David" w:hint="cs"/>
            <w:sz w:val="20"/>
            <w:szCs w:val="24"/>
            <w:rtl/>
            <w:lang w:eastAsia="he-IL"/>
          </w:rPr>
          <w:t xml:space="preserve"> </w:t>
        </w:r>
        <w:r w:rsidR="00691AD5" w:rsidRPr="005807CD">
          <w:rPr>
            <w:rFonts w:ascii="Times New Roman" w:eastAsia="Times New Roman" w:hAnsi="Times New Roman" w:cs="David" w:hint="eastAsia"/>
            <w:sz w:val="20"/>
            <w:szCs w:val="24"/>
            <w:rtl/>
            <w:lang w:eastAsia="he-IL"/>
          </w:rPr>
          <w:t>ו</w:t>
        </w:r>
        <w:r w:rsidR="00691AD5" w:rsidRPr="005807CD">
          <w:rPr>
            <w:rFonts w:ascii="Times New Roman" w:eastAsia="Times New Roman" w:hAnsi="Times New Roman" w:cs="David"/>
            <w:sz w:val="20"/>
            <w:szCs w:val="24"/>
            <w:rtl/>
            <w:lang w:eastAsia="he-IL"/>
          </w:rPr>
          <w:t>מבלי לגרוע מכל זכות ו/או סעד העומדים למזמין על פי הסכם זה ו/או על פי דין</w:t>
        </w:r>
      </w:ins>
      <w:r w:rsidR="00691AD5">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נבצר מהמתכנן או מהמנהל הראשי לקיים את ה</w:t>
      </w:r>
      <w:r w:rsidRPr="002B2234">
        <w:rPr>
          <w:rFonts w:ascii="Times New Roman" w:eastAsia="Times New Roman" w:hAnsi="Times New Roman" w:cs="David" w:hint="cs"/>
          <w:sz w:val="20"/>
          <w:szCs w:val="24"/>
          <w:rtl/>
          <w:lang w:eastAsia="he-IL"/>
        </w:rPr>
        <w:t xml:space="preserve">וראות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לפעולה משפטית או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שירותי המתכנן או אם ארע אירוע דומה.</w:t>
      </w:r>
    </w:p>
    <w:p w:rsid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חל שינוי בהחזקת המניות ו/או בהרכב המנהלים של המתכנן.</w:t>
      </w:r>
    </w:p>
    <w:p w:rsidR="00B05887" w:rsidRPr="005807CD" w:rsidRDefault="00B05887" w:rsidP="005807CD">
      <w:pPr>
        <w:widowControl w:val="0"/>
        <w:numPr>
          <w:ilvl w:val="3"/>
          <w:numId w:val="1"/>
        </w:numPr>
        <w:tabs>
          <w:tab w:val="left" w:pos="2357"/>
        </w:tabs>
        <w:spacing w:before="0" w:beforeAutospacing="0" w:after="200" w:afterAutospacing="0" w:line="240" w:lineRule="auto"/>
        <w:ind w:left="2359" w:hanging="142"/>
        <w:jc w:val="both"/>
        <w:rPr>
          <w:ins w:id="244" w:author="Eyal Konyak" w:date="2020-10-29T09:24:00Z"/>
          <w:sz w:val="20"/>
        </w:rPr>
      </w:pPr>
      <w:ins w:id="245" w:author="Eyal Konyak" w:date="2020-10-29T09:24:00Z">
        <w:r w:rsidRPr="005807CD">
          <w:rPr>
            <w:rFonts w:ascii="Times New Roman" w:eastAsia="Times New Roman" w:hAnsi="Times New Roman" w:cs="David"/>
            <w:sz w:val="20"/>
            <w:szCs w:val="24"/>
            <w:rtl/>
            <w:lang w:eastAsia="he-IL"/>
          </w:rPr>
          <w:t xml:space="preserve">פקע הביטוח של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הנדרש על פי הוראות הסכם זה או שהביטוח אינו עונה על דרישות הסכם זה ולא חודש בתוך 3 ימי עסקים מדרישת </w:t>
        </w:r>
        <w:r>
          <w:rPr>
            <w:rFonts w:ascii="Times New Roman" w:eastAsia="Times New Roman" w:hAnsi="Times New Roman" w:cs="David" w:hint="cs"/>
            <w:sz w:val="20"/>
            <w:szCs w:val="24"/>
            <w:rtl/>
            <w:lang w:eastAsia="he-IL"/>
          </w:rPr>
          <w:t>המנהל</w:t>
        </w:r>
        <w:r w:rsidRPr="005807CD">
          <w:rPr>
            <w:rFonts w:ascii="Times New Roman" w:eastAsia="Times New Roman" w:hAnsi="Times New Roman" w:cs="David"/>
            <w:sz w:val="20"/>
            <w:szCs w:val="24"/>
            <w:rtl/>
            <w:lang w:eastAsia="he-IL"/>
          </w:rPr>
          <w:t xml:space="preserve"> ו/או המזמין.</w:t>
        </w:r>
      </w:ins>
    </w:p>
    <w:p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p>
    <w:p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ins w:id="246" w:author="Eyal Konyak" w:date="2020-10-29T09:24:00Z">
        <w:r w:rsidR="00B05887">
          <w:rPr>
            <w:rFonts w:ascii="Times New Roman" w:eastAsia="Times New Roman" w:hAnsi="Times New Roman" w:cs="David" w:hint="cs"/>
            <w:sz w:val="20"/>
            <w:szCs w:val="24"/>
            <w:rtl/>
            <w:lang w:eastAsia="he-IL"/>
          </w:rPr>
          <w:t xml:space="preserve"> </w:t>
        </w:r>
        <w:r w:rsidR="00B05887" w:rsidRPr="005807CD">
          <w:rPr>
            <w:rFonts w:ascii="Times New Roman" w:eastAsia="Times New Roman" w:hAnsi="Times New Roman" w:cs="David"/>
            <w:sz w:val="20"/>
            <w:szCs w:val="24"/>
            <w:rtl/>
            <w:lang w:eastAsia="he-IL"/>
          </w:rPr>
          <w:t>בין בתקופת ההסכם ובין בכל זמן אחר לאחר מכן (ללא הגבלה בזמן) גם אם יתבטל ההסכם מכל סיבה שהיא</w:t>
        </w:r>
      </w:ins>
      <w:r w:rsidRPr="002B2234">
        <w:rPr>
          <w:rFonts w:ascii="Times New Roman" w:eastAsia="Times New Roman" w:hAnsi="Times New Roman" w:cs="David"/>
          <w:sz w:val="20"/>
          <w:szCs w:val="24"/>
          <w:rtl/>
          <w:lang w:eastAsia="he-IL"/>
        </w:rPr>
        <w:t>.</w:t>
      </w:r>
    </w:p>
    <w:p w:rsidR="00B05887" w:rsidRPr="00B36EE0" w:rsidRDefault="00B05887" w:rsidP="00B36EE0">
      <w:pPr>
        <w:widowControl w:val="0"/>
        <w:numPr>
          <w:ilvl w:val="1"/>
          <w:numId w:val="1"/>
        </w:numPr>
        <w:spacing w:before="0" w:beforeAutospacing="0" w:after="200" w:afterAutospacing="0" w:line="240" w:lineRule="auto"/>
        <w:jc w:val="both"/>
        <w:rPr>
          <w:ins w:id="247" w:author="Eyal Konyak" w:date="2020-10-29T09:24:00Z"/>
          <w:rFonts w:ascii="Times New Roman" w:eastAsia="Times New Roman" w:hAnsi="Times New Roman" w:cs="David"/>
          <w:sz w:val="20"/>
          <w:szCs w:val="24"/>
          <w:rtl/>
          <w:lang w:eastAsia="he-IL"/>
        </w:rPr>
      </w:pPr>
      <w:ins w:id="248" w:author="Eyal Konyak" w:date="2020-10-29T09:24:00Z">
        <w:r w:rsidRPr="005807CD">
          <w:rPr>
            <w:rFonts w:ascii="Times New Roman" w:eastAsia="Times New Roman" w:hAnsi="Times New Roman" w:cs="David"/>
            <w:sz w:val="20"/>
            <w:szCs w:val="24"/>
            <w:rtl/>
            <w:lang w:eastAsia="he-IL"/>
          </w:rPr>
          <w:t>חובת הסודיות האמורה אינה חלה על הצורך להעביר מידע לרשויות התכנון או לאנשים הקשורים בביצוע שירותי התכנון ובלבד שהתקבלה על כך הסכמת המזמין בכתב ומראש.</w:t>
        </w:r>
      </w:ins>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w:t>
      </w:r>
      <w:proofErr w:type="spellStart"/>
      <w:r w:rsidRPr="002B2234">
        <w:rPr>
          <w:rFonts w:ascii="Times New Roman" w:eastAsia="Times New Roman" w:hAnsi="Times New Roman" w:cs="David" w:hint="cs"/>
          <w:sz w:val="20"/>
          <w:szCs w:val="24"/>
          <w:rtl/>
          <w:lang w:eastAsia="he-IL"/>
        </w:rPr>
        <w:t>שלוחיו</w:t>
      </w:r>
      <w:proofErr w:type="spellEnd"/>
      <w:r w:rsidRPr="002B2234">
        <w:rPr>
          <w:rFonts w:ascii="Times New Roman" w:eastAsia="Times New Roman" w:hAnsi="Times New Roman" w:cs="David" w:hint="cs"/>
          <w:sz w:val="20"/>
          <w:szCs w:val="24"/>
          <w:rtl/>
          <w:lang w:eastAsia="he-IL"/>
        </w:rPr>
        <w:t xml:space="preserve">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 והינו</w:t>
      </w:r>
      <w:r w:rsidRPr="002B2234">
        <w:rPr>
          <w:rFonts w:ascii="Times New Roman" w:eastAsia="Times New Roman" w:hAnsi="Times New Roman" w:cs="David"/>
          <w:sz w:val="20"/>
          <w:szCs w:val="24"/>
          <w:rtl/>
          <w:lang w:eastAsia="he-IL"/>
        </w:rPr>
        <w:t xml:space="preserve"> אחראי וערב כלפי המזמין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התחייבויות המתכנן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rsid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rsidR="00B05887" w:rsidRPr="005807CD" w:rsidRDefault="00B05887" w:rsidP="005807CD">
      <w:pPr>
        <w:widowControl w:val="0"/>
        <w:numPr>
          <w:ilvl w:val="1"/>
          <w:numId w:val="1"/>
        </w:numPr>
        <w:spacing w:before="0" w:beforeAutospacing="0" w:after="200" w:afterAutospacing="0" w:line="240" w:lineRule="auto"/>
        <w:jc w:val="both"/>
        <w:rPr>
          <w:ins w:id="249" w:author="Eyal Konyak" w:date="2020-10-29T09:24:00Z"/>
          <w:sz w:val="20"/>
        </w:rPr>
      </w:pPr>
      <w:ins w:id="250" w:author="Eyal Konyak" w:date="2020-10-29T09:24:00Z">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מוותר בזה באופן בלתי חוזר על כל זכות קיזוז או עכבון כלפי המזמין, על פי כל דין ו/או הסכם. מבלי לגרוע מן האמור, מוסכם בזה, כי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לא יהא רשאי לעכב תחת ידיו תכניות ו/או מסמכים אשר הוכנו על פי הסכם זה.</w:t>
        </w:r>
      </w:ins>
    </w:p>
    <w:p w:rsidR="002735C1" w:rsidRDefault="00B05887" w:rsidP="00843E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ins w:id="251" w:author="Eyal Konyak" w:date="2020-10-29T09:24:00Z">
        <w:r w:rsidRPr="002735C1">
          <w:rPr>
            <w:rFonts w:ascii="Times New Roman" w:eastAsia="Times New Roman" w:hAnsi="Times New Roman" w:cs="David" w:hint="cs"/>
            <w:sz w:val="20"/>
            <w:szCs w:val="24"/>
            <w:rtl/>
            <w:lang w:eastAsia="he-IL"/>
          </w:rPr>
          <w:t>המתכנן</w:t>
        </w:r>
        <w:r w:rsidRPr="002735C1">
          <w:rPr>
            <w:rFonts w:ascii="Times New Roman" w:eastAsia="Times New Roman" w:hAnsi="Times New Roman" w:cs="David"/>
            <w:sz w:val="20"/>
            <w:szCs w:val="24"/>
            <w:rtl/>
            <w:lang w:eastAsia="he-IL"/>
          </w:rPr>
          <w:t xml:space="preserve"> מאשר כי ידוע לו שהמזמין יתקשר עם בנק או מוסד פיננסי אחר בהסכם למימון הקמת הפרויקט וכי הוא מתחייב להמציא לבנק אישור בכתב לפיו </w:t>
        </w:r>
        <w:r w:rsidRPr="002735C1">
          <w:rPr>
            <w:rFonts w:ascii="Times New Roman" w:eastAsia="Times New Roman" w:hAnsi="Times New Roman" w:cs="David" w:hint="cs"/>
            <w:sz w:val="20"/>
            <w:szCs w:val="24"/>
            <w:rtl/>
            <w:lang w:eastAsia="he-IL"/>
          </w:rPr>
          <w:t>המתכנן</w:t>
        </w:r>
        <w:r w:rsidRPr="002735C1">
          <w:rPr>
            <w:rFonts w:ascii="Times New Roman" w:eastAsia="Times New Roman" w:hAnsi="Times New Roman" w:cs="David"/>
            <w:sz w:val="20"/>
            <w:szCs w:val="24"/>
            <w:rtl/>
            <w:lang w:eastAsia="he-IL"/>
          </w:rPr>
          <w:t xml:space="preserve"> מוותר באופן בלתי חוזר על זכויות הקיזוז ו/או </w:t>
        </w:r>
        <w:proofErr w:type="spellStart"/>
        <w:r w:rsidRPr="002735C1">
          <w:rPr>
            <w:rFonts w:ascii="Times New Roman" w:eastAsia="Times New Roman" w:hAnsi="Times New Roman" w:cs="David"/>
            <w:sz w:val="20"/>
            <w:szCs w:val="24"/>
            <w:rtl/>
            <w:lang w:eastAsia="he-IL"/>
          </w:rPr>
          <w:t>העיכבון</w:t>
        </w:r>
        <w:proofErr w:type="spellEnd"/>
        <w:r w:rsidRPr="002735C1">
          <w:rPr>
            <w:rFonts w:ascii="Times New Roman" w:eastAsia="Times New Roman" w:hAnsi="Times New Roman" w:cs="David"/>
            <w:sz w:val="20"/>
            <w:szCs w:val="24"/>
            <w:rtl/>
            <w:lang w:eastAsia="he-IL"/>
          </w:rPr>
          <w:t xml:space="preserve"> שיכולות לעמוד לזכותו ביחס לפרויקט ו/או לשירותי התכנון ו/או ביחס למסמכים ו/או בכל זכות אחרת בקשר לפרויקט לטובת הבנק והוא מתחייב לשתף פעולה עם הבנק בכל מקרה של מימוש זכויות המזמין במקרקעין על ידי הבנק.</w:t>
        </w:r>
        <w:r w:rsidRPr="002735C1">
          <w:rPr>
            <w:rFonts w:ascii="Times New Roman" w:eastAsia="Times New Roman" w:hAnsi="Times New Roman" w:cs="David" w:hint="cs"/>
            <w:sz w:val="20"/>
            <w:szCs w:val="24"/>
            <w:rtl/>
            <w:lang w:eastAsia="he-IL"/>
          </w:rPr>
          <w:t xml:space="preserve"> </w:t>
        </w:r>
      </w:ins>
    </w:p>
    <w:p w:rsidR="00B05887" w:rsidRPr="002735C1" w:rsidRDefault="00B05887" w:rsidP="00843E6E">
      <w:pPr>
        <w:widowControl w:val="0"/>
        <w:numPr>
          <w:ilvl w:val="1"/>
          <w:numId w:val="1"/>
        </w:numPr>
        <w:spacing w:before="0" w:beforeAutospacing="0" w:after="200" w:afterAutospacing="0" w:line="240" w:lineRule="auto"/>
        <w:jc w:val="both"/>
        <w:rPr>
          <w:ins w:id="252" w:author="Eyal Konyak" w:date="2020-10-29T09:24:00Z"/>
          <w:rFonts w:ascii="Times New Roman" w:eastAsia="Times New Roman" w:hAnsi="Times New Roman" w:cs="David"/>
          <w:sz w:val="20"/>
          <w:szCs w:val="24"/>
          <w:lang w:eastAsia="he-IL"/>
        </w:rPr>
      </w:pPr>
      <w:ins w:id="253" w:author="Eyal Konyak" w:date="2020-10-29T09:24:00Z">
        <w:r w:rsidRPr="002735C1">
          <w:rPr>
            <w:rFonts w:ascii="Times New Roman" w:eastAsia="Times New Roman" w:hAnsi="Times New Roman" w:cs="David" w:hint="cs"/>
            <w:sz w:val="20"/>
            <w:szCs w:val="24"/>
            <w:rtl/>
            <w:lang w:eastAsia="he-IL"/>
          </w:rPr>
          <w:t>המתכנן</w:t>
        </w:r>
        <w:r w:rsidRPr="002735C1">
          <w:rPr>
            <w:rFonts w:ascii="Times New Roman" w:eastAsia="Times New Roman" w:hAnsi="Times New Roman" w:cs="David"/>
            <w:sz w:val="20"/>
            <w:szCs w:val="24"/>
            <w:rtl/>
            <w:lang w:eastAsia="he-IL"/>
          </w:rPr>
          <w:t xml:space="preserve"> מתחייב כי בכל הקשור והנובע מהסכם זה, ייתן </w:t>
        </w:r>
        <w:r w:rsidRPr="002735C1">
          <w:rPr>
            <w:rFonts w:ascii="Times New Roman" w:eastAsia="Times New Roman" w:hAnsi="Times New Roman" w:cs="David" w:hint="cs"/>
            <w:sz w:val="20"/>
            <w:szCs w:val="24"/>
            <w:rtl/>
            <w:lang w:eastAsia="he-IL"/>
          </w:rPr>
          <w:t>המתכנן</w:t>
        </w:r>
        <w:r w:rsidRPr="002735C1">
          <w:rPr>
            <w:rFonts w:ascii="Times New Roman" w:eastAsia="Times New Roman" w:hAnsi="Times New Roman" w:cs="David"/>
            <w:sz w:val="20"/>
            <w:szCs w:val="24"/>
            <w:rtl/>
            <w:lang w:eastAsia="he-IL"/>
          </w:rPr>
          <w:t xml:space="preserve"> כל סיוע בקשר להליכים משפטיים מכל סוג שהמזמין יהא צד להם או שיהיה מעוניין בהם, ללא תשלום תמורה נוספת מעבר לקבוע בהסכם זה.</w:t>
        </w:r>
      </w:ins>
    </w:p>
    <w:p w:rsidR="00B36EE0" w:rsidRPr="005807CD" w:rsidRDefault="00B36EE0" w:rsidP="005807CD">
      <w:pPr>
        <w:widowControl w:val="0"/>
        <w:numPr>
          <w:ilvl w:val="1"/>
          <w:numId w:val="1"/>
        </w:numPr>
        <w:spacing w:before="0" w:beforeAutospacing="0" w:after="200" w:afterAutospacing="0" w:line="240" w:lineRule="auto"/>
        <w:jc w:val="both"/>
        <w:rPr>
          <w:ins w:id="254" w:author="Eyal Konyak" w:date="2020-10-29T09:24:00Z"/>
          <w:rFonts w:ascii="Times New Roman" w:hAnsi="Times New Roman"/>
          <w:sz w:val="20"/>
          <w:lang w:eastAsia="he-IL"/>
        </w:rPr>
      </w:pPr>
      <w:ins w:id="255" w:author="Eyal Konyak" w:date="2020-10-29T09:24:00Z">
        <w:r w:rsidRPr="005807CD">
          <w:rPr>
            <w:rFonts w:ascii="Times New Roman" w:eastAsia="Times New Roman" w:hAnsi="Times New Roman" w:cs="David"/>
            <w:sz w:val="20"/>
            <w:szCs w:val="24"/>
            <w:rtl/>
            <w:lang w:eastAsia="he-IL"/>
          </w:rPr>
          <w:t xml:space="preserve">בביצוע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יפעל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ו/או מי מטעמו בנאמנות עבור המזמין ולטובת האינטרסים שלו. מבלי לגרוע מכלליות האמור לעיל מתחייב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כי לא יקבל ולא תצמח לו ו/או למי מטעמו, במישרין או בעקיפין, כל טובת הנאה שהיא, בין בכסף ובין בשווה כסף, מביצוע שירותי </w:t>
        </w:r>
        <w:r>
          <w:rPr>
            <w:rFonts w:ascii="Times New Roman" w:eastAsia="Times New Roman" w:hAnsi="Times New Roman" w:cs="David" w:hint="cs"/>
            <w:sz w:val="20"/>
            <w:szCs w:val="24"/>
            <w:rtl/>
            <w:lang w:eastAsia="he-IL"/>
          </w:rPr>
          <w:t>התכנון</w:t>
        </w:r>
        <w:r w:rsidRPr="005807CD">
          <w:rPr>
            <w:rFonts w:ascii="Times New Roman" w:eastAsia="Times New Roman" w:hAnsi="Times New Roman" w:cs="David"/>
            <w:sz w:val="20"/>
            <w:szCs w:val="24"/>
            <w:rtl/>
            <w:lang w:eastAsia="he-IL"/>
          </w:rPr>
          <w:t xml:space="preserve">, מעבר לתמורה כפי שהיא באה לידי ביטוי בהסכם זה, וכי הוא לא יעמיד עצמו במצב בו יימצא או יהא עלול להימצא בניגוד עניינים עם המזמין. </w:t>
        </w:r>
      </w:ins>
    </w:p>
    <w:p w:rsidR="00B05887" w:rsidRPr="005807CD" w:rsidRDefault="00B05887" w:rsidP="005807CD">
      <w:pPr>
        <w:widowControl w:val="0"/>
        <w:numPr>
          <w:ilvl w:val="1"/>
          <w:numId w:val="1"/>
        </w:numPr>
        <w:spacing w:before="0" w:beforeAutospacing="0" w:after="200" w:afterAutospacing="0" w:line="240" w:lineRule="auto"/>
        <w:jc w:val="both"/>
        <w:rPr>
          <w:ins w:id="256" w:author="Eyal Konyak" w:date="2020-10-29T09:24:00Z"/>
          <w:sz w:val="20"/>
        </w:rPr>
      </w:pPr>
      <w:ins w:id="257" w:author="Eyal Konyak" w:date="2020-10-29T09:24:00Z">
        <w:r w:rsidRPr="005807CD">
          <w:rPr>
            <w:rFonts w:ascii="Times New Roman" w:eastAsia="Times New Roman" w:hAnsi="Times New Roman" w:cs="David"/>
            <w:sz w:val="20"/>
            <w:szCs w:val="24"/>
            <w:rtl/>
            <w:lang w:eastAsia="he-IL"/>
          </w:rPr>
          <w:t xml:space="preserve">כל התרופות </w:t>
        </w:r>
        <w:proofErr w:type="spellStart"/>
        <w:r w:rsidRPr="005807CD">
          <w:rPr>
            <w:rFonts w:ascii="Times New Roman" w:eastAsia="Times New Roman" w:hAnsi="Times New Roman" w:cs="David"/>
            <w:sz w:val="20"/>
            <w:szCs w:val="24"/>
            <w:rtl/>
            <w:lang w:eastAsia="he-IL"/>
          </w:rPr>
          <w:t>והסעדים</w:t>
        </w:r>
        <w:proofErr w:type="spellEnd"/>
        <w:r w:rsidRPr="005807CD">
          <w:rPr>
            <w:rFonts w:ascii="Times New Roman" w:eastAsia="Times New Roman" w:hAnsi="Times New Roman" w:cs="David"/>
            <w:sz w:val="20"/>
            <w:szCs w:val="24"/>
            <w:rtl/>
            <w:lang w:eastAsia="he-IL"/>
          </w:rPr>
          <w:t xml:space="preserve"> המוקנים למזמין עפ"י ההסכם הם מצטברים זה לזה ואינם גורעים מכל זכות, עילה, תרופה או סעד אחרים המגיעים למזמין עפ"י כל דין לרבות עפ"י חוק החוזים (תרופות בשל הפרת חוזה), </w:t>
        </w:r>
        <w:proofErr w:type="spellStart"/>
        <w:r w:rsidRPr="005807CD">
          <w:rPr>
            <w:rFonts w:ascii="Times New Roman" w:eastAsia="Times New Roman" w:hAnsi="Times New Roman" w:cs="David"/>
            <w:sz w:val="20"/>
            <w:szCs w:val="24"/>
            <w:rtl/>
            <w:lang w:eastAsia="he-IL"/>
          </w:rPr>
          <w:t>התשל"ט</w:t>
        </w:r>
        <w:proofErr w:type="spellEnd"/>
        <w:r w:rsidRPr="005807CD">
          <w:rPr>
            <w:rFonts w:ascii="Times New Roman" w:eastAsia="Times New Roman" w:hAnsi="Times New Roman" w:cs="David"/>
            <w:sz w:val="20"/>
            <w:szCs w:val="24"/>
            <w:rtl/>
            <w:lang w:eastAsia="he-IL"/>
          </w:rPr>
          <w:t xml:space="preserve">- 1970, בגין הפרת התחייבויות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עפ"י ההסכם ו/או בגין הנזקים שיגרמו למזמין כתוצאה מכל הפרה כאמור ו/או מעשה ו/או מחדל של </w:t>
        </w:r>
        <w:r>
          <w:rPr>
            <w:rFonts w:ascii="Times New Roman" w:eastAsia="Times New Roman" w:hAnsi="Times New Roman" w:cs="David" w:hint="cs"/>
            <w:sz w:val="20"/>
            <w:szCs w:val="24"/>
            <w:rtl/>
            <w:lang w:eastAsia="he-IL"/>
          </w:rPr>
          <w:t>המתכנן</w:t>
        </w:r>
        <w:r w:rsidRPr="005807CD">
          <w:rPr>
            <w:rFonts w:ascii="Times New Roman" w:eastAsia="Times New Roman" w:hAnsi="Times New Roman" w:cs="David"/>
            <w:sz w:val="20"/>
            <w:szCs w:val="24"/>
            <w:rtl/>
            <w:lang w:eastAsia="he-IL"/>
          </w:rPr>
          <w:t xml:space="preserve"> ו/או מי מטעמו.</w:t>
        </w:r>
      </w:ins>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w:t>
      </w:r>
      <w:proofErr w:type="spellStart"/>
      <w:r w:rsidRPr="002B2234">
        <w:rPr>
          <w:rFonts w:ascii="Times New Roman" w:eastAsia="Times New Roman" w:hAnsi="Times New Roman" w:cs="David"/>
          <w:sz w:val="20"/>
          <w:szCs w:val="24"/>
          <w:rtl/>
          <w:lang w:eastAsia="he-IL"/>
        </w:rPr>
        <w:t>כויתור</w:t>
      </w:r>
      <w:proofErr w:type="spellEnd"/>
      <w:r w:rsidRPr="002B2234">
        <w:rPr>
          <w:rFonts w:ascii="Times New Roman" w:eastAsia="Times New Roman" w:hAnsi="Times New Roman" w:cs="David"/>
          <w:sz w:val="20"/>
          <w:szCs w:val="24"/>
          <w:rtl/>
          <w:lang w:eastAsia="he-IL"/>
        </w:rPr>
        <w:t xml:space="preserve">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proofErr w:type="spellStart"/>
      <w:r w:rsidRPr="002B2234">
        <w:rPr>
          <w:rFonts w:ascii="Times New Roman" w:eastAsia="Times New Roman" w:hAnsi="Times New Roman" w:cs="David"/>
          <w:sz w:val="20"/>
          <w:szCs w:val="24"/>
          <w:rtl/>
          <w:lang w:eastAsia="he-IL"/>
        </w:rPr>
        <w:t>כויתור</w:t>
      </w:r>
      <w:proofErr w:type="spellEnd"/>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 או יחידים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2B2234">
        <w:rPr>
          <w:rFonts w:ascii="Times New Roman" w:eastAsia="Times New Roman" w:hAnsi="Times New Roman" w:cs="David"/>
          <w:sz w:val="24"/>
          <w:szCs w:val="24"/>
          <w:rtl/>
          <w:lang w:eastAsia="he-IL"/>
        </w:rPr>
        <w:t>לס"ק</w:t>
      </w:r>
      <w:proofErr w:type="spellEnd"/>
      <w:r w:rsidRPr="002B2234">
        <w:rPr>
          <w:rFonts w:ascii="Times New Roman" w:eastAsia="Times New Roman" w:hAnsi="Times New Roman" w:cs="David"/>
          <w:sz w:val="24"/>
          <w:szCs w:val="24"/>
          <w:rtl/>
          <w:lang w:eastAsia="he-IL"/>
        </w:rPr>
        <w:t xml:space="preserve"> זה.</w:t>
      </w:r>
    </w:p>
    <w:p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rsidR="002B2234" w:rsidRPr="005807CD" w:rsidRDefault="002B2234">
      <w:pPr>
        <w:widowControl w:val="0"/>
        <w:numPr>
          <w:ilvl w:val="1"/>
          <w:numId w:val="1"/>
        </w:numPr>
        <w:spacing w:before="0" w:beforeAutospacing="0" w:after="200" w:afterAutospacing="0" w:line="240" w:lineRule="auto"/>
        <w:jc w:val="both"/>
        <w:rPr>
          <w:rFonts w:ascii="Times New Roman" w:hAnsi="Times New Roman" w:cs="David"/>
          <w:sz w:val="24"/>
          <w:szCs w:val="24"/>
          <w:rtl/>
          <w:rPrChange w:id="258" w:author="Eyal Konyak" w:date="2020-10-29T09:24:00Z">
            <w:rPr>
              <w:rFonts w:ascii="Times New Roman" w:hAnsi="Times New Roman" w:cs="David"/>
              <w:sz w:val="20"/>
              <w:szCs w:val="24"/>
              <w:rtl/>
            </w:rPr>
          </w:rPrChange>
        </w:rPr>
        <w:pPrChange w:id="259" w:author="Eyal Konyak" w:date="2020-10-29T09:24:00Z">
          <w:pPr>
            <w:widowControl w:val="0"/>
            <w:spacing w:before="0" w:beforeAutospacing="0" w:after="200" w:afterAutospacing="0" w:line="240" w:lineRule="auto"/>
            <w:ind w:left="792"/>
            <w:jc w:val="both"/>
          </w:pPr>
        </w:pPrChange>
      </w:pPr>
      <w:r w:rsidRPr="005807CD">
        <w:rPr>
          <w:rFonts w:ascii="Times New Roman" w:hAnsi="Times New Roman" w:cs="David"/>
          <w:sz w:val="24"/>
          <w:szCs w:val="24"/>
          <w:rtl/>
          <w:rPrChange w:id="260" w:author="Eyal Konyak" w:date="2020-10-29T09:24:00Z">
            <w:rPr>
              <w:rFonts w:ascii="Times New Roman" w:hAnsi="Times New Roman" w:cs="David"/>
              <w:sz w:val="20"/>
              <w:szCs w:val="24"/>
              <w:rtl/>
            </w:rPr>
          </w:rPrChange>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rsidR="00B76FA9" w:rsidRPr="005807CD" w:rsidRDefault="00B76FA9" w:rsidP="005807CD">
      <w:pPr>
        <w:widowControl w:val="0"/>
        <w:numPr>
          <w:ilvl w:val="1"/>
          <w:numId w:val="1"/>
        </w:numPr>
        <w:spacing w:before="0" w:beforeAutospacing="0" w:after="200" w:afterAutospacing="0" w:line="240" w:lineRule="auto"/>
        <w:jc w:val="both"/>
        <w:rPr>
          <w:ins w:id="261" w:author="Eyal Konyak" w:date="2020-10-29T09:24:00Z"/>
        </w:rPr>
      </w:pPr>
      <w:ins w:id="262" w:author="Eyal Konyak" w:date="2020-10-29T09:24:00Z">
        <w:r w:rsidRPr="005807CD">
          <w:rPr>
            <w:rFonts w:ascii="Times New Roman" w:eastAsia="Times New Roman" w:hAnsi="Times New Roman" w:cs="David"/>
            <w:sz w:val="24"/>
            <w:szCs w:val="24"/>
            <w:rtl/>
            <w:lang w:eastAsia="he-IL"/>
          </w:rPr>
          <w:t xml:space="preserve">בכל מקרה של סכסוך או מחלוקת בין הצדדים, לא יהיה </w:t>
        </w:r>
        <w:r>
          <w:rPr>
            <w:rFonts w:ascii="Times New Roman" w:eastAsia="Times New Roman" w:hAnsi="Times New Roman" w:cs="David" w:hint="cs"/>
            <w:sz w:val="24"/>
            <w:szCs w:val="24"/>
            <w:rtl/>
            <w:lang w:eastAsia="he-IL"/>
          </w:rPr>
          <w:t>המתכנן</w:t>
        </w:r>
        <w:r w:rsidRPr="005807CD">
          <w:rPr>
            <w:rFonts w:ascii="Times New Roman" w:eastAsia="Times New Roman" w:hAnsi="Times New Roman" w:cs="David"/>
            <w:sz w:val="24"/>
            <w:szCs w:val="24"/>
            <w:rtl/>
            <w:lang w:eastAsia="he-IL"/>
          </w:rPr>
          <w:t xml:space="preserve"> רשאי לנקוט בצעד כלשהו אשר יהיה בו, במישרין או בעקיפין, לגרום להפרעה או סיכול או עיכוב בשירותי התכנון (לרבות צווי מניעה). כמו כן במקרים כנ"ל </w:t>
        </w:r>
        <w:r w:rsidR="00B36EE0">
          <w:rPr>
            <w:rFonts w:ascii="Times New Roman" w:eastAsia="Times New Roman" w:hAnsi="Times New Roman" w:cs="David" w:hint="cs"/>
            <w:sz w:val="24"/>
            <w:szCs w:val="24"/>
            <w:rtl/>
            <w:lang w:eastAsia="he-IL"/>
          </w:rPr>
          <w:t>המתכנן</w:t>
        </w:r>
        <w:r w:rsidRPr="005807CD">
          <w:rPr>
            <w:rFonts w:ascii="Times New Roman" w:eastAsia="Times New Roman" w:hAnsi="Times New Roman" w:cs="David"/>
            <w:sz w:val="24"/>
            <w:szCs w:val="24"/>
            <w:rtl/>
            <w:lang w:eastAsia="he-IL"/>
          </w:rPr>
          <w:t xml:space="preserve"> לא יאט את קצב ביצוע שירותי התכנון ולא יפגע בכל צורה אחרת בביצועה.</w:t>
        </w:r>
      </w:ins>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2B2234">
        <w:rPr>
          <w:rFonts w:ascii="Times New Roman" w:eastAsia="Times New Roman" w:hAnsi="Times New Roman" w:cs="David"/>
          <w:sz w:val="20"/>
          <w:szCs w:val="24"/>
          <w:rtl/>
          <w:lang w:eastAsia="he-IL"/>
        </w:rPr>
        <w:t>מורשי</w:t>
      </w:r>
      <w:proofErr w:type="spellEnd"/>
      <w:r w:rsidRPr="002B2234">
        <w:rPr>
          <w:rFonts w:ascii="Times New Roman" w:eastAsia="Times New Roman" w:hAnsi="Times New Roman" w:cs="David"/>
          <w:sz w:val="20"/>
          <w:szCs w:val="24"/>
          <w:rtl/>
          <w:lang w:eastAsia="he-IL"/>
        </w:rPr>
        <w:t xml:space="preserve"> החתימה של המזמין.</w:t>
      </w:r>
    </w:p>
    <w:p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rsidR="00CD7D23" w:rsidRDefault="00CD7D23"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rsidR="00CD7D23" w:rsidRDefault="00CD7D23"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rsidR="00CD7D23" w:rsidRDefault="00CD7D23"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rsidR="00CD7D23" w:rsidRDefault="00CD7D23"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rsidR="00CD7D23" w:rsidRDefault="00CD7D23"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rsidR="00CD7D23" w:rsidRDefault="00CD7D23"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rsidR="00CD7D23" w:rsidRDefault="00CD7D23"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rsidR="00CD7D23" w:rsidRDefault="00CD7D23"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rsidR="00735E3D" w:rsidRPr="00DE7868" w:rsidRDefault="00735E3D" w:rsidP="00696A37">
      <w:pPr>
        <w:widowControl w:val="0"/>
        <w:tabs>
          <w:tab w:val="center" w:pos="1649"/>
          <w:tab w:val="center" w:pos="7177"/>
        </w:tabs>
        <w:spacing w:before="0" w:beforeAutospacing="0" w:after="0" w:afterAutospacing="0" w:line="240" w:lineRule="auto"/>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b/>
            <w:bCs/>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33FF2">
            <w:rPr>
              <w:rFonts w:ascii="Times New Roman" w:eastAsia="Times New Roman" w:hAnsi="Times New Roman" w:cs="David" w:hint="cs"/>
              <w:b/>
              <w:bCs/>
              <w:sz w:val="20"/>
              <w:szCs w:val="24"/>
              <w:u w:val="single"/>
              <w:rtl/>
              <w:lang w:eastAsia="he-IL"/>
            </w:rPr>
            <w:t xml:space="preserve">  סער מהנדסים בע"מ </w:t>
          </w:r>
        </w:sdtContent>
      </w:sdt>
      <w:r w:rsidRPr="00DE7868">
        <w:rPr>
          <w:rFonts w:ascii="Times New Roman" w:eastAsia="Times New Roman" w:hAnsi="Times New Roman" w:cs="David"/>
          <w:color w:val="00B0F0"/>
          <w:sz w:val="20"/>
          <w:szCs w:val="24"/>
          <w:rtl/>
          <w:lang w:eastAsia="he-IL"/>
        </w:rPr>
        <w:tab/>
      </w:r>
      <w:r w:rsidR="00CD7D23">
        <w:rPr>
          <w:rFonts w:ascii="Arial" w:hAnsi="Arial" w:cs="Arial"/>
          <w:sz w:val="20"/>
          <w:szCs w:val="20"/>
          <w:bdr w:val="single" w:sz="8" w:space="1" w:color="DCDCDC" w:frame="1"/>
          <w:shd w:val="clear" w:color="auto" w:fill="FFFFFF"/>
          <w:rtl/>
        </w:rPr>
        <w:br/>
      </w:r>
    </w:p>
    <w:p w:rsidR="00735E3D" w:rsidRPr="00B27B4C" w:rsidRDefault="00735E3D" w:rsidP="00696A3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rsidR="00CD7D23" w:rsidRDefault="00CD7D23" w:rsidP="00696A37">
      <w:pPr>
        <w:widowControl w:val="0"/>
        <w:spacing w:before="0" w:beforeAutospacing="0" w:after="0" w:afterAutospacing="0" w:line="240" w:lineRule="auto"/>
        <w:outlineLvl w:val="3"/>
        <w:rPr>
          <w:rFonts w:ascii="Times New Roman" w:eastAsia="Times New Roman" w:hAnsi="Times New Roman" w:cs="David"/>
          <w:sz w:val="20"/>
          <w:szCs w:val="24"/>
          <w:rtl/>
          <w:lang w:eastAsia="he-IL"/>
        </w:rPr>
      </w:pPr>
    </w:p>
    <w:p w:rsidR="00CD7D23" w:rsidRDefault="00CD7D23" w:rsidP="00696A37">
      <w:pPr>
        <w:widowControl w:val="0"/>
        <w:spacing w:before="0" w:beforeAutospacing="0" w:after="0" w:afterAutospacing="0" w:line="240" w:lineRule="auto"/>
        <w:outlineLvl w:val="3"/>
        <w:rPr>
          <w:rFonts w:ascii="Times New Roman" w:eastAsia="Times New Roman" w:hAnsi="Times New Roman" w:cs="David"/>
          <w:sz w:val="20"/>
          <w:szCs w:val="24"/>
          <w:rtl/>
          <w:lang w:eastAsia="he-IL"/>
        </w:rPr>
      </w:pPr>
    </w:p>
    <w:p w:rsidR="00563897" w:rsidRDefault="00CD7D23" w:rsidP="00696A37">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r w:rsidRPr="00696A37">
        <w:rPr>
          <w:rFonts w:ascii="Times New Roman" w:eastAsia="Times New Roman" w:hAnsi="Times New Roman" w:cs="David"/>
          <w:b/>
          <w:bCs/>
          <w:sz w:val="20"/>
          <w:szCs w:val="24"/>
          <w:u w:val="single"/>
          <w:rtl/>
          <w:lang w:eastAsia="he-IL"/>
        </w:rPr>
        <w:t>המזמין</w:t>
      </w:r>
      <w:r w:rsidRPr="00696A37">
        <w:rPr>
          <w:rFonts w:ascii="Times New Roman" w:eastAsia="Times New Roman" w:hAnsi="Times New Roman" w:cs="David" w:hint="cs"/>
          <w:b/>
          <w:bCs/>
          <w:sz w:val="24"/>
          <w:szCs w:val="24"/>
          <w:u w:val="single"/>
          <w:lang w:eastAsia="he-IL"/>
        </w:rPr>
        <w:t xml:space="preserve"> </w:t>
      </w:r>
      <w:r w:rsidRPr="00696A37">
        <w:rPr>
          <w:rFonts w:ascii="Times New Roman" w:eastAsia="Times New Roman" w:hAnsi="Times New Roman" w:cs="David"/>
          <w:b/>
          <w:bCs/>
          <w:sz w:val="24"/>
          <w:szCs w:val="24"/>
          <w:u w:val="single"/>
          <w:lang w:eastAsia="he-IL"/>
        </w:rPr>
        <w:t xml:space="preserve"> </w:t>
      </w:r>
      <w:r w:rsidRPr="00696A37">
        <w:rPr>
          <w:rFonts w:ascii="Times New Roman" w:eastAsia="Times New Roman" w:hAnsi="Times New Roman" w:cs="David" w:hint="cs"/>
          <w:b/>
          <w:bCs/>
          <w:sz w:val="24"/>
          <w:szCs w:val="24"/>
          <w:u w:val="single"/>
          <w:lang w:eastAsia="he-IL"/>
        </w:rPr>
        <w:t xml:space="preserve"> </w:t>
      </w:r>
      <w:r w:rsidRPr="00696A37">
        <w:rPr>
          <w:rFonts w:ascii="Times New Roman" w:eastAsia="Times New Roman" w:hAnsi="Times New Roman" w:cs="David" w:hint="cs"/>
          <w:b/>
          <w:bCs/>
          <w:sz w:val="24"/>
          <w:szCs w:val="24"/>
          <w:u w:val="single"/>
          <w:rtl/>
          <w:lang w:eastAsia="he-IL"/>
        </w:rPr>
        <w:t xml:space="preserve">:  </w:t>
      </w:r>
    </w:p>
    <w:p w:rsidR="00CD7D23" w:rsidRPr="00696A37" w:rsidRDefault="00CD7D23" w:rsidP="00696A37">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r w:rsidRPr="00696A37">
        <w:rPr>
          <w:rFonts w:ascii="Times New Roman" w:eastAsia="Times New Roman" w:hAnsi="Times New Roman" w:cs="David" w:hint="cs"/>
          <w:bCs/>
          <w:sz w:val="24"/>
          <w:szCs w:val="24"/>
          <w:u w:val="single"/>
          <w:rtl/>
          <w:lang w:eastAsia="he-IL"/>
        </w:rPr>
        <w:t xml:space="preserve"> </w:t>
      </w:r>
    </w:p>
    <w:p w:rsidR="00CD7D23" w:rsidRDefault="00CD7D23" w:rsidP="00696A37">
      <w:pPr>
        <w:widowControl w:val="0"/>
        <w:spacing w:before="0" w:beforeAutospacing="0" w:after="0" w:afterAutospacing="0" w:line="600" w:lineRule="auto"/>
        <w:outlineLvl w:val="3"/>
        <w:rPr>
          <w:rFonts w:ascii="Times New Roman" w:eastAsia="Times New Roman" w:hAnsi="Times New Roman" w:cs="David"/>
          <w:bCs/>
          <w:sz w:val="24"/>
          <w:szCs w:val="24"/>
          <w:u w:val="single"/>
          <w:rtl/>
          <w:lang w:eastAsia="he-IL"/>
        </w:rPr>
      </w:pPr>
      <w:r w:rsidRPr="00CD7D23">
        <w:rPr>
          <w:rFonts w:ascii="Times New Roman" w:eastAsia="Times New Roman" w:hAnsi="Times New Roman" w:cs="David" w:hint="cs"/>
          <w:bCs/>
          <w:sz w:val="24"/>
          <w:szCs w:val="24"/>
          <w:u w:val="single"/>
          <w:rtl/>
          <w:lang w:eastAsia="he-IL"/>
        </w:rPr>
        <w:t>אפריקה</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ישראל</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מגורים</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בע</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מ</w:t>
      </w:r>
      <w:r w:rsidRPr="00CD7D23">
        <w:rPr>
          <w:rFonts w:ascii="Times New Roman" w:eastAsia="Times New Roman" w:hAnsi="Times New Roman" w:cs="David"/>
          <w:bCs/>
          <w:sz w:val="24"/>
          <w:szCs w:val="24"/>
          <w:u w:val="single"/>
          <w:rtl/>
          <w:lang w:eastAsia="he-IL"/>
        </w:rPr>
        <w:t xml:space="preserve">  , </w:t>
      </w:r>
      <w:r>
        <w:rPr>
          <w:rFonts w:ascii="Times New Roman" w:eastAsia="Times New Roman" w:hAnsi="Times New Roman" w:cs="David" w:hint="cs"/>
          <w:bCs/>
          <w:sz w:val="24"/>
          <w:szCs w:val="24"/>
          <w:u w:val="single"/>
          <w:rtl/>
          <w:lang w:eastAsia="he-IL"/>
        </w:rPr>
        <w:t xml:space="preserve">    </w:t>
      </w:r>
      <w:r>
        <w:rPr>
          <w:rFonts w:ascii="Times New Roman" w:eastAsia="Times New Roman" w:hAnsi="Times New Roman" w:cs="David" w:hint="cs"/>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hint="cs"/>
          <w:bCs/>
          <w:sz w:val="24"/>
          <w:szCs w:val="24"/>
          <w:u w:val="single"/>
          <w:rtl/>
          <w:lang w:eastAsia="he-IL"/>
        </w:rPr>
        <w:t>___________________</w:t>
      </w:r>
    </w:p>
    <w:p w:rsidR="00CD7D23" w:rsidRDefault="00CD7D23" w:rsidP="00696A37">
      <w:pPr>
        <w:widowControl w:val="0"/>
        <w:spacing w:before="0" w:beforeAutospacing="0" w:after="0" w:afterAutospacing="0" w:line="600" w:lineRule="auto"/>
        <w:outlineLvl w:val="3"/>
        <w:rPr>
          <w:rFonts w:ascii="Times New Roman" w:eastAsia="Times New Roman" w:hAnsi="Times New Roman" w:cs="David"/>
          <w:bCs/>
          <w:sz w:val="24"/>
          <w:szCs w:val="24"/>
          <w:u w:val="single"/>
          <w:rtl/>
          <w:lang w:eastAsia="he-IL"/>
        </w:rPr>
      </w:pPr>
      <w:r w:rsidRPr="00CD7D23">
        <w:rPr>
          <w:rFonts w:ascii="Times New Roman" w:eastAsia="Times New Roman" w:hAnsi="Times New Roman" w:cs="David" w:hint="cs"/>
          <w:bCs/>
          <w:sz w:val="24"/>
          <w:szCs w:val="24"/>
          <w:u w:val="single"/>
          <w:rtl/>
          <w:lang w:eastAsia="he-IL"/>
        </w:rPr>
        <w:t>כלל</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נכסי</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נדלן</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נשר</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מרכז</w:t>
      </w:r>
      <w:r w:rsidRPr="00CD7D23">
        <w:rPr>
          <w:rFonts w:ascii="Times New Roman" w:eastAsia="Times New Roman" w:hAnsi="Times New Roman" w:cs="David"/>
          <w:bCs/>
          <w:sz w:val="24"/>
          <w:szCs w:val="24"/>
          <w:u w:val="single"/>
          <w:rtl/>
          <w:lang w:eastAsia="he-IL"/>
        </w:rPr>
        <w:t xml:space="preserve"> (</w:t>
      </w:r>
      <w:proofErr w:type="spellStart"/>
      <w:r w:rsidRPr="00CD7D23">
        <w:rPr>
          <w:rFonts w:ascii="Times New Roman" w:eastAsia="Times New Roman" w:hAnsi="Times New Roman" w:cs="David" w:hint="cs"/>
          <w:bCs/>
          <w:sz w:val="24"/>
          <w:szCs w:val="24"/>
          <w:u w:val="single"/>
          <w:rtl/>
          <w:lang w:eastAsia="he-IL"/>
        </w:rPr>
        <w:t>נ</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נ</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נ</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מ</w:t>
      </w:r>
      <w:proofErr w:type="spellEnd"/>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שותפות</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מוגבלת</w:t>
      </w:r>
      <w:r w:rsidRPr="00CD7D23">
        <w:rPr>
          <w:rFonts w:ascii="Times New Roman" w:eastAsia="Times New Roman" w:hAnsi="Times New Roman" w:cs="David"/>
          <w:bCs/>
          <w:sz w:val="24"/>
          <w:szCs w:val="24"/>
          <w:u w:val="single"/>
          <w:rtl/>
          <w:lang w:eastAsia="he-IL"/>
        </w:rPr>
        <w:t xml:space="preserve"> ,</w:t>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hint="cs"/>
          <w:bCs/>
          <w:sz w:val="24"/>
          <w:szCs w:val="24"/>
          <w:u w:val="single"/>
          <w:rtl/>
          <w:lang w:eastAsia="he-IL"/>
        </w:rPr>
        <w:t>___________________</w:t>
      </w:r>
    </w:p>
    <w:p w:rsidR="002B2234" w:rsidRPr="002B2234" w:rsidRDefault="00CD7D23" w:rsidP="00696A37">
      <w:pPr>
        <w:widowControl w:val="0"/>
        <w:spacing w:before="0" w:beforeAutospacing="0" w:after="0" w:afterAutospacing="0" w:line="600" w:lineRule="auto"/>
        <w:outlineLvl w:val="3"/>
        <w:rPr>
          <w:rFonts w:ascii="Times New Roman" w:eastAsia="Times New Roman" w:hAnsi="Times New Roman" w:cs="David"/>
          <w:bCs/>
          <w:sz w:val="24"/>
          <w:szCs w:val="24"/>
          <w:u w:val="single"/>
          <w:rtl/>
          <w:lang w:eastAsia="he-IL"/>
        </w:rPr>
      </w:pP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שיכון</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ובינוי</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נדל</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ן</w:t>
      </w:r>
      <w:r w:rsidRPr="00CD7D23">
        <w:rPr>
          <w:rFonts w:ascii="Times New Roman" w:eastAsia="Times New Roman" w:hAnsi="Times New Roman" w:cs="David"/>
          <w:bCs/>
          <w:sz w:val="24"/>
          <w:szCs w:val="24"/>
          <w:u w:val="single"/>
          <w:rtl/>
          <w:lang w:eastAsia="he-IL"/>
        </w:rPr>
        <w:t xml:space="preserve"> </w:t>
      </w:r>
      <w:r w:rsidRPr="00CD7D23">
        <w:rPr>
          <w:rFonts w:ascii="Times New Roman" w:eastAsia="Times New Roman" w:hAnsi="Times New Roman" w:cs="David" w:hint="cs"/>
          <w:bCs/>
          <w:sz w:val="24"/>
          <w:szCs w:val="24"/>
          <w:u w:val="single"/>
          <w:rtl/>
          <w:lang w:eastAsia="he-IL"/>
        </w:rPr>
        <w:t>בע</w:t>
      </w:r>
      <w:r w:rsidRPr="00CD7D23">
        <w:rPr>
          <w:rFonts w:ascii="Times New Roman" w:eastAsia="Times New Roman" w:hAnsi="Times New Roman" w:cs="David"/>
          <w:bCs/>
          <w:sz w:val="24"/>
          <w:szCs w:val="24"/>
          <w:u w:val="single"/>
          <w:rtl/>
          <w:lang w:eastAsia="he-IL"/>
        </w:rPr>
        <w:t>"</w:t>
      </w:r>
      <w:r w:rsidRPr="00CD7D23">
        <w:rPr>
          <w:rFonts w:ascii="Times New Roman" w:eastAsia="Times New Roman" w:hAnsi="Times New Roman" w:cs="David" w:hint="cs"/>
          <w:bCs/>
          <w:sz w:val="24"/>
          <w:szCs w:val="24"/>
          <w:u w:val="single"/>
          <w:rtl/>
          <w:lang w:eastAsia="he-IL"/>
        </w:rPr>
        <w:t>מ</w:t>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bCs/>
          <w:sz w:val="24"/>
          <w:szCs w:val="24"/>
          <w:u w:val="single"/>
          <w:rtl/>
          <w:lang w:eastAsia="he-IL"/>
        </w:rPr>
        <w:tab/>
      </w:r>
      <w:r>
        <w:rPr>
          <w:rFonts w:ascii="Times New Roman" w:eastAsia="Times New Roman" w:hAnsi="Times New Roman" w:cs="David" w:hint="cs"/>
          <w:bCs/>
          <w:sz w:val="24"/>
          <w:szCs w:val="24"/>
          <w:u w:val="single"/>
          <w:rtl/>
          <w:lang w:eastAsia="he-IL"/>
        </w:rPr>
        <w:t>___________________</w:t>
      </w:r>
    </w:p>
    <w:p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rsidR="00563897" w:rsidRDefault="00563897">
      <w:pPr>
        <w:bidi w:val="0"/>
        <w:spacing w:before="0" w:beforeAutospacing="0" w:after="160" w:afterAutospacing="0" w:line="259" w:lineRule="auto"/>
        <w:rPr>
          <w:rFonts w:ascii="Times New Roman" w:eastAsia="Times New Roman" w:hAnsi="Times New Roman" w:cs="David"/>
          <w:sz w:val="20"/>
          <w:szCs w:val="20"/>
          <w:lang w:eastAsia="he-IL"/>
        </w:rPr>
      </w:pPr>
      <w:r>
        <w:rPr>
          <w:rFonts w:ascii="Times New Roman" w:eastAsia="Times New Roman" w:hAnsi="Times New Roman" w:cs="David"/>
          <w:sz w:val="20"/>
          <w:szCs w:val="20"/>
          <w:lang w:eastAsia="he-IL"/>
        </w:rPr>
        <w:br w:type="page"/>
      </w:r>
    </w:p>
    <w:p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772D23" w:rsidRPr="00B27B4C" w:rsidRDefault="00772D23" w:rsidP="00696A3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w:t>
      </w:r>
      <w:r>
        <w:rPr>
          <w:rFonts w:ascii="Times New Roman" w:eastAsia="Times New Roman" w:hAnsi="Times New Roman" w:cs="David" w:hint="cs"/>
          <w:sz w:val="24"/>
          <w:szCs w:val="24"/>
          <w:rtl/>
          <w:lang w:eastAsia="he-IL"/>
        </w:rPr>
        <w:t xml:space="preserve">/או </w:t>
      </w:r>
      <w:r w:rsidRPr="00B27B4C">
        <w:rPr>
          <w:rFonts w:ascii="Times New Roman" w:eastAsia="Times New Roman" w:hAnsi="Times New Roman" w:cs="David" w:hint="cs"/>
          <w:sz w:val="24"/>
          <w:szCs w:val="24"/>
          <w:rtl/>
          <w:lang w:eastAsia="he-IL"/>
        </w:rPr>
        <w:t>משרדים</w:t>
      </w:r>
      <w:r>
        <w:rPr>
          <w:rFonts w:ascii="Times New Roman" w:eastAsia="Times New Roman" w:hAnsi="Times New Roman" w:cs="David" w:hint="cs"/>
          <w:sz w:val="24"/>
          <w:szCs w:val="24"/>
          <w:rtl/>
          <w:lang w:eastAsia="he-IL"/>
        </w:rPr>
        <w:t xml:space="preserve"> ו/או שילוב מגורים ו/או מסחר ו/או משרדים </w:t>
      </w:r>
      <w:r w:rsidRPr="00B27B4C">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מרתפים לכל מבנה  ו/או משולב , </w:t>
      </w:r>
      <w:r w:rsidRPr="00B27B4C">
        <w:rPr>
          <w:rFonts w:ascii="Times New Roman" w:eastAsia="Times New Roman" w:hAnsi="Times New Roman" w:cs="David" w:hint="cs"/>
          <w:sz w:val="24"/>
          <w:szCs w:val="24"/>
          <w:rtl/>
          <w:lang w:eastAsia="he-IL"/>
        </w:rPr>
        <w:t>חניונים ופיתוח</w:t>
      </w:r>
      <w:r>
        <w:rPr>
          <w:rFonts w:ascii="Times New Roman" w:eastAsia="Times New Roman" w:hAnsi="Times New Roman" w:cs="David" w:hint="cs"/>
          <w:sz w:val="24"/>
          <w:szCs w:val="24"/>
          <w:rtl/>
          <w:lang w:eastAsia="he-IL"/>
        </w:rPr>
        <w:t xml:space="preserve"> צמוד </w:t>
      </w:r>
      <w:r w:rsidR="00563897">
        <w:rPr>
          <w:rFonts w:ascii="Times New Roman" w:eastAsia="Times New Roman" w:hAnsi="Times New Roman" w:cs="David" w:hint="cs"/>
          <w:color w:val="00B0F0"/>
          <w:sz w:val="24"/>
          <w:szCs w:val="24"/>
          <w:rtl/>
          <w:lang w:eastAsia="he-IL"/>
        </w:rPr>
        <w:t xml:space="preserve">בעיר </w:t>
      </w:r>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אתר"/>
          <w:tag w:val="cntSite"/>
          <w:id w:val="-1745489621"/>
          <w:placeholder>
            <w:docPart w:val="FBB8ECFC5AE34006BB8DC4410FB09B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533FF2">
            <w:rPr>
              <w:rFonts w:ascii="Times New Roman" w:eastAsia="Times New Roman" w:hAnsi="Times New Roman" w:cs="David" w:hint="cs"/>
              <w:color w:val="00B0F0"/>
              <w:sz w:val="24"/>
              <w:szCs w:val="24"/>
              <w:rtl/>
            </w:rPr>
            <w:t>נשר</w:t>
          </w:r>
        </w:sdtContent>
      </w:sdt>
      <w:r w:rsidRPr="00E95AE9">
        <w:rPr>
          <w:rFonts w:ascii="Times New Roman" w:eastAsia="Times New Roman" w:hAnsi="Times New Roman" w:cs="David" w:hint="cs"/>
          <w:color w:val="00B0F0"/>
          <w:sz w:val="24"/>
          <w:szCs w:val="24"/>
          <w:rtl/>
          <w:lang w:eastAsia="he-IL"/>
        </w:rPr>
        <w:t xml:space="preserve">, </w:t>
      </w:r>
      <w:r w:rsidRPr="00B27B4C">
        <w:rPr>
          <w:rFonts w:ascii="Times New Roman" w:eastAsia="Times New Roman" w:hAnsi="Times New Roman" w:cs="David" w:hint="cs"/>
          <w:sz w:val="24"/>
          <w:szCs w:val="24"/>
          <w:rtl/>
          <w:lang w:eastAsia="he-IL"/>
        </w:rPr>
        <w:t>לרבות עבודות פיתוח על</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 חדרי טרפו ( בתוך ו/או מחוץ למגרשים ), מבני מכירות </w:t>
      </w:r>
      <w:r w:rsidR="00563897">
        <w:rPr>
          <w:rFonts w:ascii="Times New Roman" w:eastAsia="Times New Roman" w:hAnsi="Times New Roman" w:cs="David" w:hint="cs"/>
          <w:sz w:val="24"/>
          <w:szCs w:val="24"/>
          <w:rtl/>
          <w:lang w:eastAsia="he-IL"/>
        </w:rPr>
        <w:t xml:space="preserve">מבנים טכניים/הנדסיים </w:t>
      </w:r>
      <w:r>
        <w:rPr>
          <w:rFonts w:ascii="Times New Roman" w:eastAsia="Times New Roman" w:hAnsi="Times New Roman" w:cs="David" w:hint="cs"/>
          <w:sz w:val="24"/>
          <w:szCs w:val="24"/>
          <w:rtl/>
          <w:lang w:eastAsia="he-IL"/>
        </w:rPr>
        <w:t xml:space="preserve">וכיו"ב, </w:t>
      </w:r>
      <w:r w:rsidRPr="00B27B4C">
        <w:rPr>
          <w:rFonts w:ascii="Times New Roman" w:eastAsia="Times New Roman" w:hAnsi="Times New Roman" w:cs="David" w:hint="cs"/>
          <w:sz w:val="24"/>
          <w:szCs w:val="24"/>
          <w:rtl/>
          <w:lang w:eastAsia="he-IL"/>
        </w:rPr>
        <w:t>אשר יתוכנן ו/או יבוצע עבור המזמין ב</w:t>
      </w:r>
      <w:r>
        <w:rPr>
          <w:rFonts w:ascii="Times New Roman" w:eastAsia="Times New Roman" w:hAnsi="Times New Roman" w:cs="David" w:hint="cs"/>
          <w:sz w:val="24"/>
          <w:szCs w:val="24"/>
          <w:rtl/>
          <w:lang w:eastAsia="he-IL"/>
        </w:rPr>
        <w:t>מקטעים א' + ב' של התוכנית, כהגדרת מונחים אלו להלן,</w:t>
      </w:r>
      <w:r w:rsidRPr="00B27B4C">
        <w:rPr>
          <w:rFonts w:ascii="Times New Roman" w:eastAsia="Times New Roman" w:hAnsi="Times New Roman" w:cs="David" w:hint="cs"/>
          <w:sz w:val="24"/>
          <w:szCs w:val="24"/>
          <w:rtl/>
          <w:lang w:eastAsia="he-IL"/>
        </w:rPr>
        <w:t xml:space="preserve"> בקטעים ובשלבים לפי שיקול דעתו</w:t>
      </w:r>
      <w:r>
        <w:rPr>
          <w:rFonts w:ascii="Times New Roman" w:eastAsia="Times New Roman" w:hAnsi="Times New Roman" w:cs="David" w:hint="cs"/>
          <w:sz w:val="24"/>
          <w:szCs w:val="24"/>
          <w:rtl/>
          <w:lang w:eastAsia="he-IL"/>
        </w:rPr>
        <w:t xml:space="preserve"> הבלעדי של המזמין</w:t>
      </w:r>
      <w:r w:rsidRPr="00B27B4C">
        <w:rPr>
          <w:rFonts w:ascii="Times New Roman" w:eastAsia="Times New Roman" w:hAnsi="Times New Roman" w:cs="David" w:hint="cs"/>
          <w:sz w:val="24"/>
          <w:szCs w:val="24"/>
          <w:rtl/>
          <w:lang w:eastAsia="he-IL"/>
        </w:rPr>
        <w:t>.</w:t>
      </w: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772D23" w:rsidRPr="00B27B4C" w:rsidRDefault="00772D23" w:rsidP="00696A3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772D23"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703288077"/>
          <w:placeholder>
            <w:docPart w:val="875D6C15FFBA408398CE6A3D758DCC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533FF2">
            <w:rPr>
              <w:rFonts w:ascii="Times New Roman" w:eastAsia="Times New Roman" w:hAnsi="Times New Roman" w:cs="David" w:hint="cs"/>
              <w:color w:val="008000"/>
              <w:sz w:val="24"/>
              <w:szCs w:val="24"/>
              <w:rtl/>
            </w:rPr>
            <w:t xml:space="preserve">355-0359364 </w:t>
          </w:r>
          <w:proofErr w:type="spellStart"/>
          <w:r w:rsidR="00533FF2">
            <w:rPr>
              <w:rFonts w:ascii="Times New Roman" w:eastAsia="Times New Roman" w:hAnsi="Times New Roman" w:cs="David" w:hint="cs"/>
              <w:color w:val="008000"/>
              <w:sz w:val="24"/>
              <w:szCs w:val="24"/>
              <w:rtl/>
            </w:rPr>
            <w:t>מכ</w:t>
          </w:r>
          <w:proofErr w:type="spellEnd"/>
          <w:r w:rsidR="00533FF2">
            <w:rPr>
              <w:rFonts w:ascii="Times New Roman" w:eastAsia="Times New Roman" w:hAnsi="Times New Roman" w:cs="David" w:hint="cs"/>
              <w:color w:val="008000"/>
              <w:sz w:val="24"/>
              <w:szCs w:val="24"/>
              <w:rtl/>
            </w:rPr>
            <w:t>/866</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w:t>
      </w:r>
      <w:r>
        <w:rPr>
          <w:rFonts w:ascii="Times New Roman" w:eastAsia="Times New Roman" w:hAnsi="Times New Roman" w:cs="David" w:hint="cs"/>
          <w:sz w:val="24"/>
          <w:szCs w:val="24"/>
          <w:rtl/>
          <w:lang w:eastAsia="he-IL"/>
        </w:rPr>
        <w:t>.</w:t>
      </w:r>
    </w:p>
    <w:p w:rsidR="00772D23" w:rsidRPr="00B736A5" w:rsidRDefault="00772D23" w:rsidP="00772D23">
      <w:pPr>
        <w:widowControl w:val="0"/>
        <w:spacing w:before="0" w:beforeAutospacing="0" w:after="0" w:afterAutospacing="0" w:line="240" w:lineRule="auto"/>
        <w:ind w:left="720"/>
        <w:jc w:val="both"/>
        <w:rPr>
          <w:rFonts w:ascii="Times New Roman" w:eastAsia="Times New Roman" w:hAnsi="Times New Roman" w:cs="David"/>
          <w:b/>
          <w:bCs/>
          <w:sz w:val="24"/>
          <w:szCs w:val="24"/>
          <w:lang w:eastAsia="he-IL"/>
        </w:rPr>
      </w:pPr>
      <w:r w:rsidRPr="00B736A5">
        <w:rPr>
          <w:rFonts w:ascii="Times New Roman" w:eastAsia="Times New Roman" w:hAnsi="Times New Roman" w:cs="David" w:hint="cs"/>
          <w:b/>
          <w:bCs/>
          <w:sz w:val="24"/>
          <w:szCs w:val="24"/>
          <w:rtl/>
          <w:lang w:eastAsia="he-IL"/>
        </w:rPr>
        <w:t>מקטעי</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התוכנית</w:t>
      </w:r>
      <w:r w:rsidRPr="00B736A5">
        <w:rPr>
          <w:rFonts w:ascii="Times New Roman" w:eastAsia="Times New Roman" w:hAnsi="Times New Roman" w:cs="David"/>
          <w:b/>
          <w:bCs/>
          <w:sz w:val="24"/>
          <w:szCs w:val="24"/>
          <w:rtl/>
          <w:lang w:eastAsia="he-IL"/>
        </w:rPr>
        <w:t xml:space="preserve"> </w:t>
      </w:r>
    </w:p>
    <w:p w:rsidR="00772D23" w:rsidRDefault="00772D23" w:rsidP="00772D23">
      <w:pPr>
        <w:pStyle w:val="ListParagraph"/>
        <w:numPr>
          <w:ilvl w:val="0"/>
          <w:numId w:val="27"/>
        </w:numPr>
        <w:spacing w:before="0" w:beforeAutospacing="0" w:after="0" w:afterAutospacing="0" w:line="240" w:lineRule="auto"/>
        <w:jc w:val="both"/>
      </w:pPr>
      <w:r w:rsidRPr="00F85BEE">
        <w:rPr>
          <w:rFonts w:hint="cs"/>
          <w:u w:val="single"/>
          <w:rtl/>
        </w:rPr>
        <w:t>מקטע א</w:t>
      </w:r>
      <w:r>
        <w:rPr>
          <w:rFonts w:hint="cs"/>
          <w:u w:val="single"/>
          <w:rtl/>
        </w:rPr>
        <w:t xml:space="preserve">', </w:t>
      </w:r>
      <w:r w:rsidRPr="00F85BEE">
        <w:rPr>
          <w:rFonts w:hint="cs"/>
          <w:u w:val="single"/>
          <w:rtl/>
        </w:rPr>
        <w:t>ב'</w:t>
      </w:r>
      <w:r>
        <w:rPr>
          <w:rFonts w:hint="cs"/>
          <w:b/>
          <w:bCs/>
          <w:rtl/>
        </w:rPr>
        <w:t xml:space="preserve"> </w:t>
      </w:r>
      <w:r w:rsidRPr="001C5C1E">
        <w:rPr>
          <w:rFonts w:hint="cs"/>
          <w:rtl/>
        </w:rPr>
        <w:t>- 'רכס הכרמל', מדרום לציר בר-יהודה</w:t>
      </w:r>
      <w:r>
        <w:rPr>
          <w:rFonts w:hint="cs"/>
          <w:rtl/>
        </w:rPr>
        <w:t xml:space="preserve">  </w:t>
      </w:r>
    </w:p>
    <w:p w:rsidR="00772D23" w:rsidRDefault="00772D23" w:rsidP="00772D23">
      <w:pPr>
        <w:pStyle w:val="ListParagraph"/>
        <w:numPr>
          <w:ilvl w:val="0"/>
          <w:numId w:val="27"/>
        </w:numPr>
        <w:spacing w:before="0" w:beforeAutospacing="0" w:after="0" w:afterAutospacing="0" w:line="240" w:lineRule="auto"/>
        <w:jc w:val="both"/>
      </w:pPr>
      <w:r w:rsidRPr="00E05C1F">
        <w:rPr>
          <w:rFonts w:hint="cs"/>
          <w:u w:val="single"/>
          <w:rtl/>
        </w:rPr>
        <w:t xml:space="preserve">מקטע </w:t>
      </w:r>
      <w:proofErr w:type="spellStart"/>
      <w:r w:rsidRPr="00E05C1F">
        <w:rPr>
          <w:rFonts w:hint="cs"/>
          <w:u w:val="single"/>
          <w:rtl/>
        </w:rPr>
        <w:t>א'+ב</w:t>
      </w:r>
      <w:proofErr w:type="spellEnd"/>
      <w:r w:rsidRPr="00E05C1F">
        <w:rPr>
          <w:rFonts w:hint="cs"/>
          <w:u w:val="single"/>
          <w:rtl/>
        </w:rPr>
        <w:t>'</w:t>
      </w:r>
      <w:r>
        <w:rPr>
          <w:rFonts w:hint="cs"/>
          <w:rtl/>
        </w:rPr>
        <w:t xml:space="preserve"> - שטחים בתחום מקטע ג' </w:t>
      </w:r>
      <w:proofErr w:type="spellStart"/>
      <w:r>
        <w:rPr>
          <w:rFonts w:hint="cs"/>
          <w:rtl/>
        </w:rPr>
        <w:t>בצידו</w:t>
      </w:r>
      <w:proofErr w:type="spellEnd"/>
      <w:r>
        <w:rPr>
          <w:rFonts w:hint="cs"/>
          <w:rtl/>
        </w:rPr>
        <w:t xml:space="preserve"> המערבי </w:t>
      </w:r>
    </w:p>
    <w:p w:rsidR="00772D23" w:rsidRDefault="00772D23" w:rsidP="00772D23">
      <w:pPr>
        <w:pStyle w:val="ListParagraph"/>
        <w:numPr>
          <w:ilvl w:val="0"/>
          <w:numId w:val="27"/>
        </w:numPr>
        <w:spacing w:before="0" w:beforeAutospacing="0" w:after="0" w:afterAutospacing="0" w:line="240" w:lineRule="auto"/>
        <w:jc w:val="both"/>
      </w:pPr>
      <w:r w:rsidRPr="00F85BEE">
        <w:rPr>
          <w:rFonts w:hint="cs"/>
          <w:u w:val="single"/>
          <w:rtl/>
        </w:rPr>
        <w:t>מקטע ג'</w:t>
      </w:r>
      <w:r>
        <w:rPr>
          <w:rFonts w:hint="cs"/>
          <w:rtl/>
        </w:rPr>
        <w:t xml:space="preserve"> </w:t>
      </w:r>
      <w:r w:rsidRPr="001C5C1E">
        <w:rPr>
          <w:rFonts w:hint="cs"/>
          <w:rtl/>
        </w:rPr>
        <w:t>-</w:t>
      </w:r>
      <w:r>
        <w:rPr>
          <w:rFonts w:hint="cs"/>
          <w:rtl/>
        </w:rPr>
        <w:t xml:space="preserve"> </w:t>
      </w:r>
      <w:r w:rsidRPr="001C5C1E">
        <w:rPr>
          <w:rFonts w:hint="cs"/>
          <w:rtl/>
        </w:rPr>
        <w:t>'מפעל נשר', בין כביש מספר 75 לציר בר-יהודה</w:t>
      </w:r>
      <w:r>
        <w:rPr>
          <w:rFonts w:hint="cs"/>
          <w:rtl/>
        </w:rPr>
        <w:t xml:space="preserve">, למעט השטחים הכלולים במסגרת מקטע </w:t>
      </w:r>
      <w:proofErr w:type="spellStart"/>
      <w:r>
        <w:rPr>
          <w:rFonts w:hint="cs"/>
          <w:rtl/>
        </w:rPr>
        <w:t>א'+ב</w:t>
      </w:r>
      <w:proofErr w:type="spellEnd"/>
      <w:r>
        <w:rPr>
          <w:rFonts w:hint="cs"/>
          <w:rtl/>
        </w:rPr>
        <w:t>'</w:t>
      </w:r>
    </w:p>
    <w:p w:rsidR="00772D23" w:rsidRPr="001C5C1E" w:rsidRDefault="00772D23" w:rsidP="00772D23">
      <w:pPr>
        <w:pStyle w:val="ListParagraph"/>
        <w:numPr>
          <w:ilvl w:val="0"/>
          <w:numId w:val="27"/>
        </w:numPr>
        <w:spacing w:before="0" w:beforeAutospacing="0" w:after="0" w:afterAutospacing="0" w:line="240" w:lineRule="auto"/>
        <w:jc w:val="both"/>
      </w:pPr>
      <w:r w:rsidRPr="00F85BEE">
        <w:rPr>
          <w:rFonts w:hint="cs"/>
          <w:u w:val="single"/>
          <w:rtl/>
        </w:rPr>
        <w:t>מקטע ד'</w:t>
      </w:r>
      <w:r>
        <w:rPr>
          <w:rFonts w:hint="cs"/>
          <w:b/>
          <w:bCs/>
          <w:rtl/>
        </w:rPr>
        <w:t xml:space="preserve"> </w:t>
      </w:r>
      <w:r w:rsidRPr="001C5C1E">
        <w:rPr>
          <w:rFonts w:hint="cs"/>
          <w:rtl/>
        </w:rPr>
        <w:t>-</w:t>
      </w:r>
      <w:r>
        <w:rPr>
          <w:rFonts w:hint="cs"/>
          <w:rtl/>
        </w:rPr>
        <w:t xml:space="preserve"> </w:t>
      </w:r>
      <w:r w:rsidRPr="001C5C1E">
        <w:rPr>
          <w:rFonts w:hint="cs"/>
          <w:rtl/>
        </w:rPr>
        <w:t>מצפון לכביש מספר 75.</w:t>
      </w:r>
    </w:p>
    <w:p w:rsidR="00772D23" w:rsidRPr="001C5C1E" w:rsidRDefault="00772D23" w:rsidP="00772D23">
      <w:pPr>
        <w:pStyle w:val="ListParagraph"/>
        <w:spacing w:after="0" w:line="240" w:lineRule="auto"/>
        <w:ind w:left="651"/>
      </w:pPr>
      <w:r w:rsidRPr="001C5C1E">
        <w:rPr>
          <w:rFonts w:hint="cs"/>
          <w:rtl/>
        </w:rPr>
        <w:t xml:space="preserve"> והכל לפי </w:t>
      </w:r>
      <w:proofErr w:type="spellStart"/>
      <w:r w:rsidRPr="001C5C1E">
        <w:rPr>
          <w:rFonts w:hint="cs"/>
          <w:rtl/>
        </w:rPr>
        <w:t>תשריט</w:t>
      </w:r>
      <w:proofErr w:type="spellEnd"/>
      <w:r w:rsidRPr="001C5C1E">
        <w:rPr>
          <w:rFonts w:hint="cs"/>
          <w:rtl/>
        </w:rPr>
        <w:t xml:space="preserve"> מצ"ב בנספח </w:t>
      </w:r>
      <w:r>
        <w:rPr>
          <w:rFonts w:hint="cs"/>
          <w:rtl/>
        </w:rPr>
        <w:t>א1'</w:t>
      </w:r>
      <w:r w:rsidRPr="001C5C1E">
        <w:rPr>
          <w:rFonts w:hint="cs"/>
          <w:rtl/>
        </w:rPr>
        <w:t>.</w:t>
      </w:r>
    </w:p>
    <w:p w:rsidR="00772D23" w:rsidRPr="00B736A5"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B736A5">
        <w:rPr>
          <w:rFonts w:ascii="Times New Roman" w:eastAsia="Times New Roman" w:hAnsi="Times New Roman" w:cs="David"/>
          <w:b/>
          <w:bCs/>
          <w:sz w:val="24"/>
          <w:szCs w:val="24"/>
          <w:rtl/>
          <w:lang w:eastAsia="he-IL"/>
        </w:rPr>
        <w:t>"</w:t>
      </w:r>
      <w:r w:rsidRPr="00B736A5">
        <w:rPr>
          <w:rFonts w:ascii="Times New Roman" w:eastAsia="Times New Roman" w:hAnsi="Times New Roman" w:cs="David" w:hint="cs"/>
          <w:b/>
          <w:bCs/>
          <w:sz w:val="24"/>
          <w:szCs w:val="24"/>
          <w:rtl/>
          <w:lang w:eastAsia="he-IL"/>
        </w:rPr>
        <w:t>תכניות</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הבינוי</w:t>
      </w:r>
      <w:r w:rsidRPr="00B736A5">
        <w:rPr>
          <w:rFonts w:ascii="Times New Roman" w:eastAsia="Times New Roman" w:hAnsi="Times New Roman" w:cs="David"/>
          <w:b/>
          <w:bCs/>
          <w:sz w:val="24"/>
          <w:szCs w:val="24"/>
          <w:rtl/>
          <w:lang w:eastAsia="he-IL"/>
        </w:rPr>
        <w:t>"</w:t>
      </w:r>
      <w:r>
        <w:rPr>
          <w:rFonts w:hint="cs"/>
          <w:rtl/>
        </w:rPr>
        <w:t xml:space="preserve"> </w:t>
      </w:r>
      <w:r>
        <w:rPr>
          <w:rtl/>
        </w:rPr>
        <w:t>–</w:t>
      </w:r>
      <w:r>
        <w:rPr>
          <w:rFonts w:hint="cs"/>
          <w:rtl/>
        </w:rPr>
        <w:t xml:space="preserve"> </w:t>
      </w:r>
      <w:r w:rsidRPr="00B736A5">
        <w:rPr>
          <w:rFonts w:ascii="Times New Roman" w:eastAsia="Times New Roman" w:hAnsi="Times New Roman" w:cs="David" w:hint="cs"/>
          <w:sz w:val="24"/>
          <w:szCs w:val="24"/>
          <w:rtl/>
          <w:lang w:eastAsia="he-IL"/>
        </w:rPr>
        <w:t>תכניות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אשר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הכנתן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ואישורן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נדרשים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תחילה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בהתאם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כבסיס</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לתכנון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ולהליכי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הרישוי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של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מקטעי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p>
    <w:p w:rsidR="00772D23" w:rsidRPr="00B736A5" w:rsidRDefault="00772D23" w:rsidP="00772D23">
      <w:pPr>
        <w:pStyle w:val="ListParagraph"/>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proofErr w:type="spellStart"/>
      <w:r w:rsidRPr="00B736A5">
        <w:rPr>
          <w:rFonts w:ascii="Times New Roman" w:eastAsia="Times New Roman" w:hAnsi="Times New Roman" w:cs="David" w:hint="cs"/>
          <w:sz w:val="24"/>
          <w:szCs w:val="24"/>
          <w:rtl/>
          <w:lang w:eastAsia="he-IL"/>
        </w:rPr>
        <w:t>תוכנית</w:t>
      </w:r>
      <w:proofErr w:type="spellEnd"/>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proofErr w:type="spellStart"/>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proofErr w:type="spellEnd"/>
      <w:r w:rsidRPr="00B736A5">
        <w:rPr>
          <w:rFonts w:ascii="Times New Roman" w:eastAsia="Times New Roman" w:hAnsi="Times New Roman" w:cs="David"/>
          <w:sz w:val="24"/>
          <w:szCs w:val="24"/>
          <w:rtl/>
          <w:lang w:eastAsia="he-IL"/>
        </w:rPr>
        <w:t xml:space="preserve"> 1.1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p>
    <w:p w:rsidR="00772D23" w:rsidRPr="00B736A5" w:rsidRDefault="00772D23" w:rsidP="00772D23">
      <w:pPr>
        <w:pStyle w:val="ListParagraph"/>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proofErr w:type="spellStart"/>
      <w:r w:rsidRPr="00B736A5">
        <w:rPr>
          <w:rFonts w:ascii="Times New Roman" w:eastAsia="Times New Roman" w:hAnsi="Times New Roman" w:cs="David" w:hint="cs"/>
          <w:sz w:val="24"/>
          <w:szCs w:val="24"/>
          <w:rtl/>
          <w:lang w:eastAsia="he-IL"/>
        </w:rPr>
        <w:t>תוכנית</w:t>
      </w:r>
      <w:proofErr w:type="spellEnd"/>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בינוי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עיצוב</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proofErr w:type="spellStart"/>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proofErr w:type="spellEnd"/>
      <w:r w:rsidRPr="00B736A5">
        <w:rPr>
          <w:rFonts w:ascii="Times New Roman" w:eastAsia="Times New Roman" w:hAnsi="Times New Roman" w:cs="David"/>
          <w:sz w:val="24"/>
          <w:szCs w:val="24"/>
          <w:rtl/>
          <w:lang w:eastAsia="he-IL"/>
        </w:rPr>
        <w:t xml:space="preserve"> 2.2 </w:t>
      </w: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6.6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p>
    <w:p w:rsidR="00772D23" w:rsidRPr="00B736A5"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rsidR="00772D23" w:rsidRPr="00B736A5"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w:t>
      </w:r>
      <w:r w:rsidRPr="00B736A5">
        <w:rPr>
          <w:rFonts w:ascii="Times New Roman" w:eastAsia="Times New Roman" w:hAnsi="Times New Roman" w:cs="David"/>
          <w:sz w:val="24"/>
          <w:szCs w:val="24"/>
          <w:rtl/>
          <w:lang w:eastAsia="he-IL"/>
        </w:rPr>
        <w:t xml:space="preserve"> </w:t>
      </w:r>
      <w:proofErr w:type="spellStart"/>
      <w:r w:rsidRPr="00B736A5">
        <w:rPr>
          <w:rFonts w:ascii="Times New Roman" w:eastAsia="Times New Roman" w:hAnsi="Times New Roman" w:cs="David" w:hint="cs"/>
          <w:sz w:val="24"/>
          <w:szCs w:val="24"/>
          <w:rtl/>
          <w:lang w:eastAsia="he-IL"/>
        </w:rPr>
        <w:t>תוכנית</w:t>
      </w:r>
      <w:proofErr w:type="spellEnd"/>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אדריכלית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כוללת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w:t>
      </w:r>
      <w:r>
        <w:rPr>
          <w:rFonts w:ascii="Times New Roman" w:eastAsia="Times New Roman" w:hAnsi="Times New Roman" w:cs="David" w:hint="cs"/>
          <w:sz w:val="24"/>
          <w:szCs w:val="24"/>
          <w:rtl/>
          <w:lang w:eastAsia="he-IL"/>
        </w:rPr>
        <w:t>פרויקט</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כאמור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המהווה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תנאי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להוצאת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היתרי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בנייה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במסגרת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w:t>
      </w:r>
    </w:p>
    <w:p w:rsidR="00772D23" w:rsidRPr="009B6725"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rsidR="00772D23" w:rsidRPr="00B27B4C"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הת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rsidR="00772D23" w:rsidRPr="00B27B4C" w:rsidRDefault="00772D23" w:rsidP="00772D2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rsidR="00772D23" w:rsidRPr="00B27B4C" w:rsidRDefault="00772D23" w:rsidP="00772D2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w:t>
      </w:r>
      <w:r>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רשות מקומית"/>
          <w:tag w:val="cntLocalAuth"/>
          <w:id w:val="-912936957"/>
          <w:placeholder>
            <w:docPart w:val="A98DA71403AD4D2EBFB76AF043596D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533FF2">
            <w:rPr>
              <w:rFonts w:ascii="Times New Roman" w:eastAsia="Times New Roman" w:hAnsi="Times New Roman" w:cs="David" w:hint="cs"/>
              <w:color w:val="008000"/>
              <w:sz w:val="24"/>
              <w:szCs w:val="24"/>
              <w:rtl/>
            </w:rPr>
            <w:t>נשר</w:t>
          </w:r>
        </w:sdtContent>
      </w:sdt>
      <w:r w:rsidRPr="00B27B4C">
        <w:rPr>
          <w:rFonts w:ascii="Times New Roman" w:eastAsia="Times New Roman" w:hAnsi="Times New Roman" w:cs="David" w:hint="cs"/>
          <w:color w:val="008000"/>
          <w:sz w:val="24"/>
          <w:szCs w:val="24"/>
          <w:rtl/>
        </w:rPr>
        <w:t>.</w:t>
      </w:r>
    </w:p>
    <w:p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533FF2">
            <w:rPr>
              <w:rFonts w:ascii="Times New Roman" w:eastAsia="Times New Roman" w:hAnsi="Times New Roman" w:cs="David" w:hint="cs"/>
              <w:color w:val="008000"/>
              <w:sz w:val="24"/>
              <w:szCs w:val="24"/>
              <w:rtl/>
            </w:rPr>
            <w:t>נשר</w:t>
          </w:r>
        </w:sdtContent>
      </w:sdt>
      <w:r w:rsidRPr="00B27B4C">
        <w:rPr>
          <w:rFonts w:ascii="Times New Roman" w:eastAsia="Times New Roman" w:hAnsi="Times New Roman" w:cs="David" w:hint="cs"/>
          <w:color w:val="008000"/>
          <w:sz w:val="24"/>
          <w:szCs w:val="24"/>
          <w:rtl/>
        </w:rPr>
        <w:t>.</w:t>
      </w:r>
    </w:p>
    <w:p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533FF2">
            <w:rPr>
              <w:rFonts w:ascii="Times New Roman" w:eastAsia="Times New Roman" w:hAnsi="Times New Roman" w:cs="David" w:hint="cs"/>
              <w:sz w:val="24"/>
              <w:szCs w:val="24"/>
              <w:rtl/>
              <w:lang w:eastAsia="he-IL"/>
            </w:rPr>
            <w:t>אבי כהן מאפריקה ישראל מגורים בע"מ</w:t>
          </w:r>
        </w:sdtContent>
      </w:sdt>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rsidR="00735E3D" w:rsidRPr="00B27B4C" w:rsidRDefault="00735E3D" w:rsidP="001C085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696A37">
        <w:rPr>
          <w:rFonts w:ascii="Times New Roman" w:eastAsia="Times New Roman" w:hAnsi="Times New Roman" w:cs="David"/>
          <w:b/>
          <w:bCs/>
          <w:sz w:val="24"/>
          <w:szCs w:val="24"/>
          <w:u w:val="single"/>
          <w:rtl/>
          <w:lang w:eastAsia="he-IL"/>
        </w:rPr>
        <w:t xml:space="preserve">התכנון יתבצע במודל תלת </w:t>
      </w:r>
      <w:proofErr w:type="spellStart"/>
      <w:r w:rsidR="001C0853" w:rsidRPr="00696A37">
        <w:rPr>
          <w:rFonts w:ascii="Times New Roman" w:eastAsia="Times New Roman" w:hAnsi="Times New Roman" w:cs="David"/>
          <w:b/>
          <w:bCs/>
          <w:sz w:val="24"/>
          <w:szCs w:val="24"/>
          <w:u w:val="single"/>
          <w:rtl/>
          <w:lang w:eastAsia="he-IL"/>
        </w:rPr>
        <w:t>מימד</w:t>
      </w:r>
      <w:proofErr w:type="spellEnd"/>
      <w:r w:rsidR="001C0853" w:rsidRPr="00696A37">
        <w:rPr>
          <w:rFonts w:ascii="Times New Roman" w:eastAsia="Times New Roman" w:hAnsi="Times New Roman" w:cs="David"/>
          <w:b/>
          <w:bCs/>
          <w:sz w:val="24"/>
          <w:szCs w:val="24"/>
          <w:u w:val="single"/>
          <w:rtl/>
          <w:lang w:eastAsia="he-IL"/>
        </w:rPr>
        <w:t xml:space="preserve"> ע"י תוכנת </w:t>
      </w:r>
      <w:r w:rsidR="001C0853" w:rsidRPr="00696A37">
        <w:rPr>
          <w:rFonts w:ascii="Times New Roman" w:eastAsia="Times New Roman" w:hAnsi="Times New Roman" w:cs="David"/>
          <w:b/>
          <w:bCs/>
          <w:sz w:val="24"/>
          <w:szCs w:val="24"/>
          <w:u w:val="single"/>
          <w:lang w:eastAsia="he-IL"/>
        </w:rPr>
        <w:t>REVIT</w:t>
      </w:r>
      <w:r w:rsidR="001C0853" w:rsidRPr="00696A37">
        <w:rPr>
          <w:rFonts w:ascii="Times New Roman" w:eastAsia="Times New Roman" w:hAnsi="Times New Roman" w:cs="David"/>
          <w:b/>
          <w:bCs/>
          <w:sz w:val="24"/>
          <w:szCs w:val="24"/>
          <w:u w:val="single"/>
          <w:rtl/>
          <w:lang w:eastAsia="he-IL"/>
        </w:rPr>
        <w:t xml:space="preserve">, במתודולוגיית </w:t>
      </w:r>
      <w:r w:rsidR="001C0853" w:rsidRPr="00696A37">
        <w:rPr>
          <w:rFonts w:ascii="Times New Roman" w:eastAsia="Times New Roman" w:hAnsi="Times New Roman" w:cs="David"/>
          <w:b/>
          <w:bCs/>
          <w:sz w:val="24"/>
          <w:szCs w:val="24"/>
          <w:u w:val="single"/>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533FF2">
            <w:rPr>
              <w:rFonts w:ascii="Times New Roman" w:eastAsia="Times New Roman" w:hAnsi="Times New Roman" w:cs="David" w:hint="cs"/>
              <w:color w:val="008000"/>
              <w:sz w:val="24"/>
              <w:szCs w:val="24"/>
              <w:rtl/>
              <w:lang w:eastAsia="he-IL"/>
            </w:rPr>
            <w:t xml:space="preserve">סער פנקס </w:t>
          </w:r>
        </w:sdtContent>
      </w:sdt>
    </w:p>
    <w:p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533FF2">
            <w:rPr>
              <w:rFonts w:ascii="Times New Roman" w:eastAsia="Times New Roman" w:hAnsi="Times New Roman" w:cs="David" w:hint="cs"/>
              <w:color w:val="008000"/>
              <w:sz w:val="24"/>
              <w:szCs w:val="24"/>
              <w:rtl/>
              <w:lang w:eastAsia="he-IL"/>
            </w:rPr>
            <w:t>5</w:t>
          </w:r>
        </w:sdtContent>
      </w:sdt>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533FF2">
            <w:rPr>
              <w:rFonts w:ascii="Times New Roman" w:eastAsia="Times New Roman" w:hAnsi="Times New Roman" w:cs="David" w:hint="cs"/>
              <w:color w:val="008000"/>
              <w:sz w:val="24"/>
              <w:szCs w:val="24"/>
              <w:rtl/>
              <w:lang w:eastAsia="he-IL"/>
            </w:rPr>
            <w:t xml:space="preserve">סער פנקס </w:t>
          </w:r>
        </w:sdtContent>
      </w:sdt>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rsidR="00735E3D" w:rsidRPr="00B27B4C" w:rsidRDefault="00735E3D" w:rsidP="00735E3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rsidR="00735E3D" w:rsidRDefault="00735E3D" w:rsidP="00735E3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35E3D" w:rsidTr="00735E3D">
        <w:tc>
          <w:tcPr>
            <w:tcW w:w="3366" w:type="dxa"/>
          </w:tcPr>
          <w:p w:rsidR="00735E3D" w:rsidRDefault="00EA4B9E" w:rsidP="00696A3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3E9AC458F0AD4E6F99C49B61DCA76E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044DD" w:rsidRPr="003059F5">
                  <w:rPr>
                    <w:rStyle w:val="PlaceholderText"/>
                    <w:rtl/>
                  </w:rPr>
                  <w:t>[אחוז השתתפות צד א]</w:t>
                </w:r>
              </w:sdtContent>
            </w:sdt>
          </w:p>
          <w:p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rsidR="00735E3D" w:rsidRDefault="00735E3D" w:rsidP="00735E3D">
            <w:pPr>
              <w:widowControl w:val="0"/>
              <w:spacing w:before="0" w:beforeAutospacing="0" w:after="0" w:afterAutospacing="0" w:line="240" w:lineRule="auto"/>
              <w:ind w:left="720"/>
              <w:outlineLvl w:val="2"/>
            </w:pPr>
          </w:p>
          <w:p w:rsidR="00735E3D" w:rsidRDefault="00735E3D" w:rsidP="00735E3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rsidR="00E044DD" w:rsidRDefault="00E044DD" w:rsidP="00E044DD">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b/>
          <w:bCs/>
          <w:sz w:val="24"/>
          <w:szCs w:val="24"/>
          <w:rtl/>
          <w:lang w:eastAsia="he-IL"/>
        </w:rPr>
        <w:t xml:space="preserve">כלל נכסי נדל"ן נשר מרכז </w:t>
      </w:r>
      <w:r w:rsidRPr="004E454F">
        <w:rPr>
          <w:rFonts w:ascii="Times New Roman" w:eastAsia="Times New Roman" w:hAnsi="Times New Roman" w:cs="David"/>
          <w:b/>
          <w:bCs/>
          <w:sz w:val="24"/>
          <w:szCs w:val="24"/>
          <w:rtl/>
          <w:lang w:eastAsia="he-IL"/>
        </w:rPr>
        <w:t>(</w:t>
      </w:r>
      <w:proofErr w:type="spellStart"/>
      <w:r w:rsidRPr="004E454F">
        <w:rPr>
          <w:rFonts w:ascii="Times New Roman" w:eastAsia="Times New Roman" w:hAnsi="Times New Roman" w:cs="David" w:hint="eastAsia"/>
          <w:b/>
          <w:bCs/>
          <w:sz w:val="24"/>
          <w:szCs w:val="24"/>
          <w:rtl/>
          <w:lang w:eastAsia="he-IL"/>
        </w:rPr>
        <w:t>נ</w:t>
      </w:r>
      <w:r w:rsidRPr="004E454F">
        <w:rPr>
          <w:rFonts w:ascii="Times New Roman" w:eastAsia="Times New Roman" w:hAnsi="Times New Roman" w:cs="David"/>
          <w:b/>
          <w:bCs/>
          <w:sz w:val="24"/>
          <w:szCs w:val="24"/>
          <w:rtl/>
          <w:lang w:eastAsia="he-IL"/>
        </w:rPr>
        <w:t>.נ.נ.מ</w:t>
      </w:r>
      <w:proofErr w:type="spellEnd"/>
      <w:r w:rsidRPr="004E454F">
        <w:rPr>
          <w:rFonts w:ascii="Times New Roman" w:eastAsia="Times New Roman" w:hAnsi="Times New Roman" w:cs="David"/>
          <w:b/>
          <w:bCs/>
          <w:sz w:val="24"/>
          <w:szCs w:val="24"/>
          <w:rtl/>
          <w:lang w:eastAsia="he-IL"/>
        </w:rPr>
        <w:t xml:space="preserve">) </w:t>
      </w:r>
      <w:r w:rsidRPr="004E454F">
        <w:rPr>
          <w:rFonts w:ascii="Times New Roman" w:eastAsia="Times New Roman" w:hAnsi="Times New Roman" w:cs="David" w:hint="eastAsia"/>
          <w:b/>
          <w:bCs/>
          <w:sz w:val="24"/>
          <w:szCs w:val="24"/>
          <w:rtl/>
          <w:lang w:eastAsia="he-IL"/>
        </w:rPr>
        <w:t>שותפות</w:t>
      </w:r>
      <w:r w:rsidRPr="004E454F">
        <w:rPr>
          <w:rFonts w:ascii="Times New Roman" w:eastAsia="Times New Roman" w:hAnsi="Times New Roman" w:cs="David"/>
          <w:b/>
          <w:bCs/>
          <w:sz w:val="24"/>
          <w:szCs w:val="24"/>
          <w:rtl/>
          <w:lang w:eastAsia="he-IL"/>
        </w:rPr>
        <w:t xml:space="preserve"> </w:t>
      </w:r>
      <w:r w:rsidRPr="004E454F">
        <w:rPr>
          <w:rFonts w:ascii="Times New Roman" w:eastAsia="Times New Roman" w:hAnsi="Times New Roman" w:cs="David" w:hint="eastAsia"/>
          <w:b/>
          <w:bCs/>
          <w:sz w:val="24"/>
          <w:szCs w:val="24"/>
          <w:rtl/>
          <w:lang w:eastAsia="he-IL"/>
        </w:rPr>
        <w:t>מוגבלת</w:t>
      </w:r>
      <w:r>
        <w:rPr>
          <w:rFonts w:ascii="Times New Roman" w:eastAsia="Times New Roman" w:hAnsi="Times New Roman" w:cs="David"/>
          <w:b/>
          <w:bCs/>
          <w:sz w:val="24"/>
          <w:szCs w:val="24"/>
          <w:rtl/>
          <w:lang w:eastAsia="he-IL"/>
        </w:rPr>
        <w:tab/>
      </w:r>
      <w:r>
        <w:rPr>
          <w:rFonts w:ascii="Times New Roman" w:eastAsia="Times New Roman" w:hAnsi="Times New Roman" w:cs="David"/>
          <w:b/>
          <w:bCs/>
          <w:sz w:val="24"/>
          <w:szCs w:val="24"/>
          <w:rtl/>
          <w:lang w:eastAsia="he-IL"/>
        </w:rPr>
        <w:tab/>
      </w:r>
      <w:r>
        <w:rPr>
          <w:rFonts w:ascii="Times New Roman" w:eastAsia="Times New Roman" w:hAnsi="Times New Roman" w:cs="David" w:hint="cs"/>
          <w:b/>
          <w:bCs/>
          <w:sz w:val="24"/>
          <w:szCs w:val="24"/>
          <w:rtl/>
          <w:lang w:eastAsia="he-IL"/>
        </w:rPr>
        <w:t xml:space="preserve"> -50%</w:t>
      </w:r>
    </w:p>
    <w:p w:rsidR="00E044DD" w:rsidRDefault="00E044DD" w:rsidP="00E044DD">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rsidR="00E044DD" w:rsidRDefault="00E044DD" w:rsidP="00E044DD">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b/>
          <w:bCs/>
          <w:sz w:val="24"/>
          <w:szCs w:val="24"/>
          <w:rtl/>
          <w:lang w:eastAsia="he-IL"/>
        </w:rPr>
        <w:t xml:space="preserve">שיכון ובינוי נדל"ן בע"מ יחד עם אפריקה ישראל מגורים בע"מ </w:t>
      </w:r>
      <w:r>
        <w:rPr>
          <w:rFonts w:ascii="Times New Roman" w:eastAsia="Times New Roman" w:hAnsi="Times New Roman" w:cs="David"/>
          <w:b/>
          <w:bCs/>
          <w:sz w:val="24"/>
          <w:szCs w:val="24"/>
          <w:rtl/>
          <w:lang w:eastAsia="he-IL"/>
        </w:rPr>
        <w:tab/>
      </w:r>
      <w:r>
        <w:rPr>
          <w:rFonts w:ascii="Times New Roman" w:eastAsia="Times New Roman" w:hAnsi="Times New Roman" w:cs="David" w:hint="cs"/>
          <w:b/>
          <w:bCs/>
          <w:sz w:val="24"/>
          <w:szCs w:val="24"/>
          <w:rtl/>
          <w:lang w:eastAsia="he-IL"/>
        </w:rPr>
        <w:t xml:space="preserve"> -50% </w:t>
      </w:r>
    </w:p>
    <w:p w:rsidR="001555E9" w:rsidRDefault="001555E9"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rsidR="001555E9" w:rsidRDefault="001555E9">
      <w:pPr>
        <w:bidi w:val="0"/>
        <w:spacing w:before="0" w:beforeAutospacing="0" w:after="160" w:afterAutospacing="0" w:line="259" w:lineRule="auto"/>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 (לרבות תאורה דקורטיבית),</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rsidR="001C0853" w:rsidRPr="001C0853" w:rsidRDefault="001C0853" w:rsidP="001C0853">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rsidR="002B2234" w:rsidRPr="002B2234" w:rsidRDefault="002B2234" w:rsidP="002B2234">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w:t>
      </w:r>
      <w:proofErr w:type="spellStart"/>
      <w:r w:rsidRPr="002B2234">
        <w:rPr>
          <w:rFonts w:ascii="Times New Roman" w:eastAsia="Times New Roman" w:hAnsi="Times New Roman" w:cs="David"/>
          <w:sz w:val="24"/>
          <w:szCs w:val="24"/>
          <w:rtl/>
          <w:lang w:eastAsia="he-IL"/>
        </w:rPr>
        <w:t>כח</w:t>
      </w:r>
      <w:proofErr w:type="spellEnd"/>
      <w:r w:rsidRPr="002B2234">
        <w:rPr>
          <w:rFonts w:ascii="Times New Roman" w:eastAsia="Times New Roman" w:hAnsi="Times New Roman" w:cs="David"/>
          <w:sz w:val="24"/>
          <w:szCs w:val="24"/>
          <w:rtl/>
          <w:lang w:eastAsia="he-IL"/>
        </w:rPr>
        <w:t xml:space="preserve">, תאורה, גנרטור, טלפונים,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לווין</w:t>
      </w:r>
      <w:proofErr w:type="spellEnd"/>
      <w:r w:rsidRPr="002B2234">
        <w:rPr>
          <w:rFonts w:ascii="Times New Roman" w:eastAsia="Times New Roman" w:hAnsi="Times New Roman" w:cs="David"/>
          <w:sz w:val="24"/>
          <w:szCs w:val="24"/>
          <w:rtl/>
          <w:lang w:eastAsia="he-IL"/>
        </w:rPr>
        <w:t>,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Pr="002B2234">
        <w:rPr>
          <w:rFonts w:ascii="Times New Roman" w:eastAsia="Times New Roman" w:hAnsi="Times New Roman" w:cs="David" w:hint="cs"/>
          <w:sz w:val="24"/>
          <w:szCs w:val="24"/>
          <w:rtl/>
          <w:lang w:eastAsia="he-IL"/>
        </w:rPr>
        <w:t>, בקרה</w:t>
      </w:r>
      <w:r w:rsidRPr="002B2234">
        <w:rPr>
          <w:rFonts w:ascii="Times New Roman" w:eastAsia="Times New Roman" w:hAnsi="Times New Roman" w:cs="David"/>
          <w:sz w:val="24"/>
          <w:szCs w:val="24"/>
          <w:rtl/>
          <w:lang w:eastAsia="he-IL"/>
        </w:rPr>
        <w:t xml:space="preserve"> וכו'), חשמל ופיקוד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 xml:space="preserve">"תכניות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המתארות את הפתרון העקרוני של המתקן.</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 xml:space="preserve">"תכניות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שלאחר אישורן ניתן יהיה לעבד את כל המסמכים הדרושים לביצוע המתקן.</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2.4</w:t>
      </w:r>
      <w:r w:rsidRPr="002B2234">
        <w:rPr>
          <w:rFonts w:ascii="Times New Roman" w:eastAsia="Times New Roman" w:hAnsi="Times New Roman" w:cs="David"/>
          <w:sz w:val="24"/>
          <w:szCs w:val="24"/>
          <w:rtl/>
          <w:lang w:eastAsia="he-IL"/>
        </w:rPr>
        <w:tab/>
        <w:t xml:space="preserve">"תכניות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מפורטות, מפרטים, כתבי כמויות, כל המסמכים וכל הדרוש לעריכת ופרסום מכרזים לביצוע המתקן בפרויקט ו/או לביצוע המתקן בפרויקט.</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תכניות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xml:space="preserve">,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w:t>
      </w:r>
      <w:proofErr w:type="spellStart"/>
      <w:r w:rsidRPr="002B2234">
        <w:rPr>
          <w:rFonts w:ascii="Times New Roman" w:eastAsia="Times New Roman" w:hAnsi="Times New Roman" w:cs="David" w:hint="cs"/>
          <w:sz w:val="24"/>
          <w:szCs w:val="24"/>
          <w:rtl/>
          <w:lang w:eastAsia="he-IL"/>
        </w:rPr>
        <w:t>חח"י</w:t>
      </w:r>
      <w:proofErr w:type="spellEnd"/>
      <w:r w:rsidRPr="002B2234">
        <w:rPr>
          <w:rFonts w:ascii="Times New Roman" w:eastAsia="Times New Roman" w:hAnsi="Times New Roman" w:cs="David" w:hint="cs"/>
          <w:sz w:val="24"/>
          <w:szCs w:val="24"/>
          <w:rtl/>
          <w:lang w:eastAsia="he-IL"/>
        </w:rPr>
        <w:t xml:space="preserve"> ובזק וקבלת אישורם</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תאום גודל ומיקום פירים אנכיים להעברת תשתיות למתקן, ארונות חשמל ותקשורת, חדרי גנרטור, </w:t>
      </w:r>
      <w:proofErr w:type="spellStart"/>
      <w:r w:rsidRPr="002B2234">
        <w:rPr>
          <w:rFonts w:ascii="Times New Roman" w:eastAsia="Times New Roman" w:hAnsi="Times New Roman" w:cs="David"/>
          <w:sz w:val="24"/>
          <w:szCs w:val="24"/>
          <w:rtl/>
          <w:lang w:eastAsia="he-IL"/>
        </w:rPr>
        <w:t>פילרים</w:t>
      </w:r>
      <w:proofErr w:type="spellEnd"/>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וכו</w:t>
      </w:r>
      <w:proofErr w:type="spellEnd"/>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הכנת כל התכניות, המפרטים, התיאורים והחישובים הדרושים, </w:t>
      </w:r>
      <w:proofErr w:type="spellStart"/>
      <w:r w:rsidRPr="002B2234">
        <w:rPr>
          <w:rFonts w:ascii="Times New Roman" w:eastAsia="Times New Roman" w:hAnsi="Times New Roman" w:cs="David"/>
          <w:sz w:val="24"/>
          <w:szCs w:val="24"/>
          <w:rtl/>
          <w:lang w:eastAsia="he-IL"/>
        </w:rPr>
        <w:t>בק.מ</w:t>
      </w:r>
      <w:proofErr w:type="spellEnd"/>
      <w:r w:rsidRPr="002B2234">
        <w:rPr>
          <w:rFonts w:ascii="Times New Roman" w:eastAsia="Times New Roman" w:hAnsi="Times New Roman" w:cs="David"/>
          <w:sz w:val="24"/>
          <w:szCs w:val="24"/>
          <w:rtl/>
          <w:lang w:eastAsia="he-IL"/>
        </w:rPr>
        <w:t>. שיאפשר אישורן על ידי הרשויות.</w:t>
      </w: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התכניות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xml:space="preserve">,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w:t>
      </w:r>
      <w:proofErr w:type="spellStart"/>
      <w:r w:rsidRPr="002B2234">
        <w:rPr>
          <w:rFonts w:ascii="Times New Roman" w:eastAsia="Times New Roman" w:hAnsi="Times New Roman" w:cs="David"/>
          <w:sz w:val="24"/>
          <w:szCs w:val="24"/>
          <w:rtl/>
          <w:lang w:eastAsia="he-IL"/>
        </w:rPr>
        <w:t>לטפסי</w:t>
      </w:r>
      <w:proofErr w:type="spellEnd"/>
      <w:r w:rsidRPr="002B2234">
        <w:rPr>
          <w:rFonts w:ascii="Times New Roman" w:eastAsia="Times New Roman" w:hAnsi="Times New Roman" w:cs="David"/>
          <w:sz w:val="24"/>
          <w:szCs w:val="24"/>
          <w:rtl/>
          <w:lang w:eastAsia="he-IL"/>
        </w:rPr>
        <w:t xml:space="preserve"> 4 ובקשות לתעודות גמר.</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 המזמין ו/או לפי דרישת הרשויות המוסמכות, באישור המזמין, וטיפול באישורם כולל קבלת היתרי בניה מתוקנים.</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הכנת התכניות לאישור סופי של היועצים והמזמין לפני התחלת שלב תכניות עבודה.</w:t>
      </w: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עדכון האומדן המשוער של ערך המתקן.</w:t>
      </w: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הכנת תכניות עבודה </w:t>
      </w:r>
      <w:proofErr w:type="spellStart"/>
      <w:r w:rsidRPr="002B2234">
        <w:rPr>
          <w:rFonts w:ascii="Times New Roman" w:eastAsia="Times New Roman" w:hAnsi="Times New Roman" w:cs="David"/>
          <w:sz w:val="24"/>
          <w:szCs w:val="24"/>
          <w:rtl/>
          <w:lang w:eastAsia="he-IL"/>
        </w:rPr>
        <w:t>בק.מ</w:t>
      </w:r>
      <w:proofErr w:type="spellEnd"/>
      <w:r w:rsidRPr="002B2234">
        <w:rPr>
          <w:rFonts w:ascii="Times New Roman" w:eastAsia="Times New Roman" w:hAnsi="Times New Roman" w:cs="David"/>
          <w:sz w:val="24"/>
          <w:szCs w:val="24"/>
          <w:rtl/>
          <w:lang w:eastAsia="he-IL"/>
        </w:rPr>
        <w:t>. 1:50 הכוללות פרטים וחתכים הכרחיים לביצוע העבודה והבנת התכנון וכוונות המתכנן, הכוללות:</w:t>
      </w: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תשריט</w:t>
      </w:r>
      <w:proofErr w:type="spellEnd"/>
      <w:r w:rsidRPr="002B2234">
        <w:rPr>
          <w:rFonts w:ascii="Times New Roman" w:eastAsia="Times New Roman" w:hAnsi="Times New Roman" w:cs="David"/>
          <w:sz w:val="24"/>
          <w:szCs w:val="24"/>
          <w:rtl/>
          <w:lang w:eastAsia="he-IL"/>
        </w:rPr>
        <w:t xml:space="preserve">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תאורה ותאורה דקורטיבית </w:t>
      </w:r>
      <w:r w:rsidRPr="002B2234">
        <w:rPr>
          <w:rFonts w:ascii="Times New Roman" w:eastAsia="Times New Roman" w:hAnsi="Times New Roman" w:cs="David"/>
          <w:sz w:val="24"/>
          <w:szCs w:val="24"/>
          <w:rtl/>
          <w:lang w:eastAsia="he-IL"/>
        </w:rPr>
        <w:t>בקומת קרקע:</w:t>
      </w: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proofErr w:type="spellStart"/>
      <w:r w:rsidRPr="002B2234">
        <w:rPr>
          <w:rFonts w:ascii="Times New Roman" w:eastAsia="Times New Roman" w:hAnsi="Times New Roman" w:cs="David"/>
          <w:sz w:val="24"/>
          <w:szCs w:val="24"/>
          <w:rtl/>
          <w:lang w:eastAsia="he-IL"/>
        </w:rPr>
        <w:t>תשריט</w:t>
      </w:r>
      <w:proofErr w:type="spellEnd"/>
      <w:r w:rsidRPr="002B2234">
        <w:rPr>
          <w:rFonts w:ascii="Times New Roman" w:eastAsia="Times New Roman" w:hAnsi="Times New Roman" w:cs="David"/>
          <w:sz w:val="24"/>
          <w:szCs w:val="24"/>
          <w:rtl/>
          <w:lang w:eastAsia="he-IL"/>
        </w:rPr>
        <w:t xml:space="preserve">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תשריט</w:t>
      </w:r>
      <w:proofErr w:type="spellEnd"/>
      <w:r w:rsidRPr="002B2234">
        <w:rPr>
          <w:rFonts w:ascii="Times New Roman" w:eastAsia="Times New Roman" w:hAnsi="Times New Roman" w:cs="David"/>
          <w:sz w:val="24"/>
          <w:szCs w:val="24"/>
          <w:rtl/>
          <w:lang w:eastAsia="he-IL"/>
        </w:rPr>
        <w:t xml:space="preserve">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בגג המבנים כולל אנטנות, תאורת חוץ ואזהרה.</w:t>
      </w:r>
    </w:p>
    <w:p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תאורת כבישים, מדרכות, שבילים, חניות, </w:t>
      </w:r>
      <w:proofErr w:type="spellStart"/>
      <w:r w:rsidRPr="002B2234">
        <w:rPr>
          <w:rFonts w:ascii="Times New Roman" w:eastAsia="Times New Roman" w:hAnsi="Times New Roman" w:cs="David"/>
          <w:sz w:val="24"/>
          <w:szCs w:val="24"/>
          <w:rtl/>
          <w:lang w:eastAsia="he-IL"/>
        </w:rPr>
        <w:t>שצ"פים</w:t>
      </w:r>
      <w:proofErr w:type="spellEnd"/>
      <w:r w:rsidRPr="002B2234">
        <w:rPr>
          <w:rFonts w:ascii="Times New Roman" w:eastAsia="Times New Roman" w:hAnsi="Times New Roman" w:cs="David"/>
          <w:sz w:val="24"/>
          <w:szCs w:val="24"/>
          <w:rtl/>
          <w:lang w:eastAsia="he-IL"/>
        </w:rPr>
        <w:t>, סימון עמודי תאורה ותוואי כבלי הזנה, מיקום מרכזיות תאורה.</w:t>
      </w:r>
    </w:p>
    <w:p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תכניות המתכנן עם תכניות המערכות תחת תקרות מרתפים ותחת תקרות קומות עמודים.</w:t>
      </w:r>
    </w:p>
    <w:p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פרטים מיוחדים.</w:t>
      </w:r>
    </w:p>
    <w:p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במידה ויוחלט על ידי המזמין לתכנן את המבנים בשיטה טרומית/מתועשת, יסמן המתכנן את המגרעות, השרוולים, החורים וכו' על רקע תכניות האלמנטים הטרומיים.</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תאום התכניות שלעיל עם היועצים ובפרט עם האדריכל ומתכנן הקונסטרוקציה.</w:t>
      </w:r>
    </w:p>
    <w:p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הקונסטרוקציה והאדריכלות, סימון חורים או מעברים העוברים דרך אלמנטים קונסטרוקטיביים, באופן שיופיעו בתכניות הקונסטרוקציה.</w:t>
      </w:r>
    </w:p>
    <w:p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שיערכו על ידי היועצים והקפדה על אפשרות מעבר צנרת תחת הריצוף, בפירים אנכיים ואופקיים ותחת התקרות.</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w:t>
      </w:r>
      <w:proofErr w:type="spellStart"/>
      <w:r w:rsidRPr="002B2234">
        <w:rPr>
          <w:rFonts w:ascii="Times New Roman" w:eastAsia="Times New Roman" w:hAnsi="Times New Roman" w:cs="David"/>
          <w:sz w:val="24"/>
          <w:szCs w:val="24"/>
          <w:rtl/>
          <w:lang w:eastAsia="he-IL"/>
        </w:rPr>
        <w:t>בק.מ</w:t>
      </w:r>
      <w:proofErr w:type="spellEnd"/>
      <w:r w:rsidRPr="002B2234">
        <w:rPr>
          <w:rFonts w:ascii="Times New Roman" w:eastAsia="Times New Roman" w:hAnsi="Times New Roman" w:cs="David"/>
          <w:sz w:val="24"/>
          <w:szCs w:val="24"/>
          <w:rtl/>
          <w:lang w:eastAsia="he-IL"/>
        </w:rPr>
        <w:t xml:space="preserve">. 1:100 או 1:250 או 1:500 של חצרות המבנים ובהן כל המערכות החיצוניות המתוכננות ע"י המתכנן (על גבי תכניות פיתוח מעודכנות). תכניות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הכנת תכניות תאום מערכות בשטח המגרשים.</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w:t>
      </w:r>
      <w:proofErr w:type="spellStart"/>
      <w:r w:rsidRPr="002B2234">
        <w:rPr>
          <w:rFonts w:ascii="Times New Roman" w:eastAsia="Times New Roman" w:hAnsi="Times New Roman" w:cs="David"/>
          <w:sz w:val="24"/>
          <w:szCs w:val="24"/>
          <w:rtl/>
          <w:lang w:eastAsia="he-IL"/>
        </w:rPr>
        <w:t>וכו</w:t>
      </w:r>
      <w:proofErr w:type="spellEnd"/>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t xml:space="preserve">הגשת תכניות מערכות גילוי אש ועשן לאישור מכון התקנים הישראלי (עלות בדיקה ראשונה על חשבון המזמין) תיקון התוכניות בהתאם לדרישות </w:t>
      </w:r>
      <w:proofErr w:type="spellStart"/>
      <w:r w:rsidRPr="002B2234">
        <w:rPr>
          <w:rFonts w:ascii="Times New Roman" w:eastAsia="Times New Roman" w:hAnsi="Times New Roman" w:cs="David" w:hint="cs"/>
          <w:sz w:val="24"/>
          <w:szCs w:val="24"/>
          <w:rtl/>
          <w:lang w:eastAsia="he-IL"/>
        </w:rPr>
        <w:t>מת"י</w:t>
      </w:r>
      <w:proofErr w:type="spellEnd"/>
      <w:r w:rsidRPr="002B2234">
        <w:rPr>
          <w:rFonts w:ascii="Times New Roman" w:eastAsia="Times New Roman" w:hAnsi="Times New Roman" w:cs="David" w:hint="cs"/>
          <w:sz w:val="24"/>
          <w:szCs w:val="24"/>
          <w:rtl/>
          <w:lang w:eastAsia="he-IL"/>
        </w:rPr>
        <w:t xml:space="preserve"> עד קבלת אישור המכון.</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עדכון פרק החשמל והתקשורת במפרטי המכר. בדיקה חוזרת של מפרטי המכר, לרבות התאמתם לתכנון, ואישור הנוסח ו/או עדכון לפי הנחיית המזמין.</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תשומות הבניה למגורים הידוע במועד הכנת האומדן.</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proofErr w:type="spellStart"/>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proofErr w:type="spellEnd"/>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proofErr w:type="spellEnd"/>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roofErr w:type="spellStart"/>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hint="cs"/>
          <w:sz w:val="24"/>
          <w:szCs w:val="24"/>
          <w:rtl/>
          <w:lang w:eastAsia="he-IL"/>
        </w:rPr>
        <w:t>ז</w:t>
      </w:r>
      <w:proofErr w:type="spellEnd"/>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תכניות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תכניות הביצוע על רקע התכניות המקוריות תוך ציון כל השינויים שחלו בזמן הביצוע לפי תכניות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כדי למלא משימות אלו יבקר המתכנן באתר הבניה לפחות בכל אחד מהשלבים הבאים:</w:t>
      </w: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הטמנת רשת מתח נמוך ו/או מתח גבוה בפיתוח.</w:t>
      </w: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תקרת המרתף וחדר טרנספורמציה ובזק.</w:t>
      </w:r>
    </w:p>
    <w:p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לתכניותיו ולתקנים מחייבים וכי בוצעו לשביעות רצונו.</w:t>
      </w:r>
    </w:p>
    <w:p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rsidR="002B2234" w:rsidRPr="002B2234" w:rsidRDefault="002B2234"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סכום קבוע ומוחלט של </w:t>
      </w:r>
      <w:r w:rsidR="00A6479E" w:rsidRPr="00696A37">
        <w:rPr>
          <w:rFonts w:ascii="Times New Roman" w:eastAsia="Times New Roman" w:hAnsi="Times New Roman" w:cs="David" w:hint="cs"/>
          <w:b/>
          <w:bCs/>
          <w:sz w:val="24"/>
          <w:szCs w:val="24"/>
          <w:rtl/>
        </w:rPr>
        <w:t xml:space="preserve">400 </w:t>
      </w:r>
      <w:r w:rsidRPr="00696A37">
        <w:rPr>
          <w:rFonts w:ascii="Times New Roman" w:eastAsia="Times New Roman" w:hAnsi="Times New Roman" w:cs="David"/>
          <w:b/>
          <w:bCs/>
          <w:sz w:val="24"/>
          <w:szCs w:val="24"/>
          <w:rtl/>
        </w:rPr>
        <w:t xml:space="preserve"> ש"ח</w:t>
      </w:r>
      <w:r w:rsidRPr="002B2234">
        <w:rPr>
          <w:rFonts w:ascii="Times New Roman" w:eastAsia="Times New Roman" w:hAnsi="Times New Roman" w:cs="David"/>
          <w:sz w:val="24"/>
          <w:szCs w:val="24"/>
          <w:rtl/>
        </w:rPr>
        <w:t xml:space="preserve"> (במילים: </w:t>
      </w:r>
      <w:r w:rsidR="00A6479E">
        <w:rPr>
          <w:rFonts w:ascii="Times New Roman" w:eastAsia="Times New Roman" w:hAnsi="Times New Roman" w:cs="David" w:hint="cs"/>
          <w:sz w:val="24"/>
          <w:szCs w:val="24"/>
          <w:rtl/>
        </w:rPr>
        <w:t>ארבע מאות</w:t>
      </w:r>
      <w:r w:rsidRPr="002B2234">
        <w:rPr>
          <w:rFonts w:ascii="Times New Roman" w:eastAsia="Times New Roman" w:hAnsi="Times New Roman" w:cs="David"/>
          <w:sz w:val="24"/>
          <w:szCs w:val="24"/>
          <w:rtl/>
        </w:rPr>
        <w:t xml:space="preserve"> ש"ח) לכל יחידת דיור  .</w:t>
      </w:r>
    </w:p>
    <w:p w:rsidR="002B2234" w:rsidRPr="002B2234" w:rsidRDefault="002B2234"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r>
    </w:p>
    <w:p w:rsidR="002B2234" w:rsidRDefault="002B2234"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w:t>
      </w:r>
      <w:r w:rsidR="00A6479E">
        <w:rPr>
          <w:rFonts w:ascii="Times New Roman" w:eastAsia="Times New Roman" w:hAnsi="Times New Roman" w:cs="David" w:hint="cs"/>
          <w:sz w:val="24"/>
          <w:szCs w:val="24"/>
          <w:rtl/>
        </w:rPr>
        <w:t>2</w:t>
      </w:r>
      <w:r w:rsidRPr="002B2234">
        <w:rPr>
          <w:rFonts w:ascii="Times New Roman" w:eastAsia="Times New Roman" w:hAnsi="Times New Roman" w:cs="David"/>
          <w:sz w:val="24"/>
          <w:szCs w:val="24"/>
          <w:rtl/>
        </w:rPr>
        <w:tab/>
        <w:t xml:space="preserve">סכום קבוע ומוחלט של </w:t>
      </w:r>
      <w:r w:rsidR="00F62913">
        <w:rPr>
          <w:rFonts w:ascii="Times New Roman" w:eastAsia="Times New Roman" w:hAnsi="Times New Roman" w:cs="David" w:hint="cs"/>
          <w:sz w:val="24"/>
          <w:szCs w:val="24"/>
          <w:rtl/>
        </w:rPr>
        <w:t xml:space="preserve"> </w:t>
      </w:r>
      <w:r w:rsidR="00A6479E" w:rsidRPr="00696A37">
        <w:rPr>
          <w:rFonts w:ascii="Times New Roman" w:eastAsia="Times New Roman" w:hAnsi="Times New Roman" w:cs="David" w:hint="cs"/>
          <w:b/>
          <w:bCs/>
          <w:sz w:val="24"/>
          <w:szCs w:val="24"/>
          <w:rtl/>
        </w:rPr>
        <w:t>5</w:t>
      </w:r>
      <w:r w:rsidR="00F62913" w:rsidRPr="00696A37">
        <w:rPr>
          <w:rFonts w:ascii="Times New Roman" w:eastAsia="Times New Roman" w:hAnsi="Times New Roman" w:cs="David" w:hint="cs"/>
          <w:b/>
          <w:bCs/>
          <w:sz w:val="24"/>
          <w:szCs w:val="24"/>
          <w:rtl/>
        </w:rPr>
        <w:t xml:space="preserve"> </w:t>
      </w:r>
      <w:r w:rsidRPr="00696A37">
        <w:rPr>
          <w:rFonts w:ascii="Times New Roman" w:eastAsia="Times New Roman" w:hAnsi="Times New Roman" w:cs="David"/>
          <w:b/>
          <w:bCs/>
          <w:sz w:val="24"/>
          <w:szCs w:val="24"/>
          <w:rtl/>
        </w:rPr>
        <w:t>ש"ח</w:t>
      </w:r>
      <w:r w:rsidRPr="002B2234">
        <w:rPr>
          <w:rFonts w:ascii="Times New Roman" w:eastAsia="Times New Roman" w:hAnsi="Times New Roman" w:cs="David"/>
          <w:sz w:val="24"/>
          <w:szCs w:val="24"/>
          <w:rtl/>
        </w:rPr>
        <w:t xml:space="preserve"> (במילים: </w:t>
      </w:r>
      <w:r w:rsidR="00A6479E">
        <w:rPr>
          <w:rFonts w:ascii="Times New Roman" w:eastAsia="Times New Roman" w:hAnsi="Times New Roman" w:cs="David" w:hint="cs"/>
          <w:sz w:val="24"/>
          <w:szCs w:val="24"/>
          <w:rtl/>
        </w:rPr>
        <w:t xml:space="preserve">חמישה </w:t>
      </w:r>
      <w:r w:rsidRPr="002B2234">
        <w:rPr>
          <w:rFonts w:ascii="Times New Roman" w:eastAsia="Times New Roman" w:hAnsi="Times New Roman" w:cs="David"/>
          <w:sz w:val="24"/>
          <w:szCs w:val="24"/>
          <w:rtl/>
        </w:rPr>
        <w:t xml:space="preserve"> ש"ח) לכל מ"ר בנוי ומקורה מתחת למפלס הכניסה ל</w:t>
      </w:r>
      <w:r w:rsidR="00A6479E">
        <w:rPr>
          <w:rFonts w:ascii="Times New Roman" w:eastAsia="Times New Roman" w:hAnsi="Times New Roman" w:cs="David" w:hint="cs"/>
          <w:sz w:val="24"/>
          <w:szCs w:val="24"/>
          <w:rtl/>
        </w:rPr>
        <w:t xml:space="preserve">מבנים למגורים ו/או מסחר ו/או משרדים ו/או משולב </w:t>
      </w:r>
      <w:r w:rsidRPr="002B2234">
        <w:rPr>
          <w:rFonts w:ascii="Times New Roman" w:eastAsia="Times New Roman" w:hAnsi="Times New Roman" w:cs="David"/>
          <w:sz w:val="24"/>
          <w:szCs w:val="24"/>
          <w:rtl/>
        </w:rPr>
        <w:t>.</w:t>
      </w:r>
    </w:p>
    <w:p w:rsidR="00A6479E" w:rsidRDefault="00A6479E"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Pr>
          <w:rFonts w:ascii="Times New Roman" w:eastAsia="Times New Roman" w:hAnsi="Times New Roman" w:cs="David" w:hint="cs"/>
          <w:sz w:val="24"/>
          <w:szCs w:val="24"/>
          <w:rtl/>
        </w:rPr>
        <w:t>1.3</w:t>
      </w:r>
      <w:r>
        <w:rPr>
          <w:rFonts w:ascii="Times New Roman" w:eastAsia="Times New Roman" w:hAnsi="Times New Roman" w:cs="David" w:hint="cs"/>
          <w:sz w:val="24"/>
          <w:szCs w:val="24"/>
          <w:rtl/>
        </w:rPr>
        <w:tab/>
      </w:r>
      <w:r w:rsidRPr="002B2234">
        <w:rPr>
          <w:rFonts w:ascii="Times New Roman" w:eastAsia="Times New Roman" w:hAnsi="Times New Roman" w:cs="David"/>
          <w:sz w:val="24"/>
          <w:szCs w:val="24"/>
          <w:rtl/>
        </w:rPr>
        <w:t>סכום קבוע ומוחלט של</w:t>
      </w:r>
      <w:r w:rsidR="00F62913">
        <w:rPr>
          <w:rFonts w:ascii="Times New Roman" w:eastAsia="Times New Roman" w:hAnsi="Times New Roman" w:cs="David" w:hint="cs"/>
          <w:sz w:val="24"/>
          <w:szCs w:val="24"/>
          <w:rtl/>
        </w:rPr>
        <w:t xml:space="preserve"> </w:t>
      </w:r>
      <w:r w:rsidRPr="002B2234">
        <w:rPr>
          <w:rFonts w:ascii="Times New Roman" w:eastAsia="Times New Roman" w:hAnsi="Times New Roman" w:cs="David"/>
          <w:sz w:val="24"/>
          <w:szCs w:val="24"/>
          <w:rtl/>
        </w:rPr>
        <w:t xml:space="preserve"> </w:t>
      </w:r>
      <w:r w:rsidRPr="00696A37">
        <w:rPr>
          <w:rFonts w:ascii="Times New Roman" w:eastAsia="Times New Roman" w:hAnsi="Times New Roman" w:cs="David" w:hint="cs"/>
          <w:b/>
          <w:bCs/>
          <w:sz w:val="24"/>
          <w:szCs w:val="24"/>
          <w:rtl/>
        </w:rPr>
        <w:t>5</w:t>
      </w:r>
      <w:r w:rsidR="00F62913" w:rsidRPr="00696A37">
        <w:rPr>
          <w:rFonts w:ascii="Times New Roman" w:eastAsia="Times New Roman" w:hAnsi="Times New Roman" w:cs="David" w:hint="cs"/>
          <w:b/>
          <w:bCs/>
          <w:sz w:val="24"/>
          <w:szCs w:val="24"/>
          <w:rtl/>
        </w:rPr>
        <w:t xml:space="preserve"> </w:t>
      </w:r>
      <w:r w:rsidRPr="00696A37">
        <w:rPr>
          <w:rFonts w:ascii="Times New Roman" w:eastAsia="Times New Roman" w:hAnsi="Times New Roman" w:cs="David"/>
          <w:b/>
          <w:bCs/>
          <w:sz w:val="24"/>
          <w:szCs w:val="24"/>
          <w:rtl/>
        </w:rPr>
        <w:t>ש"ח</w:t>
      </w:r>
      <w:r w:rsidRPr="002B2234">
        <w:rPr>
          <w:rFonts w:ascii="Times New Roman" w:eastAsia="Times New Roman" w:hAnsi="Times New Roman" w:cs="David"/>
          <w:sz w:val="24"/>
          <w:szCs w:val="24"/>
          <w:rtl/>
        </w:rPr>
        <w:t xml:space="preserve"> (במילים: </w:t>
      </w:r>
      <w:r>
        <w:rPr>
          <w:rFonts w:ascii="Times New Roman" w:eastAsia="Times New Roman" w:hAnsi="Times New Roman" w:cs="David" w:hint="cs"/>
          <w:sz w:val="24"/>
          <w:szCs w:val="24"/>
          <w:rtl/>
        </w:rPr>
        <w:t xml:space="preserve">חמישה </w:t>
      </w:r>
      <w:r w:rsidRPr="002B2234">
        <w:rPr>
          <w:rFonts w:ascii="Times New Roman" w:eastAsia="Times New Roman" w:hAnsi="Times New Roman" w:cs="David"/>
          <w:sz w:val="24"/>
          <w:szCs w:val="24"/>
          <w:rtl/>
        </w:rPr>
        <w:t xml:space="preserve"> ש"ח) לכל מ"ר בנוי ומקורה </w:t>
      </w:r>
      <w:r>
        <w:rPr>
          <w:rFonts w:ascii="Times New Roman" w:eastAsia="Times New Roman" w:hAnsi="Times New Roman" w:cs="David" w:hint="cs"/>
          <w:sz w:val="24"/>
          <w:szCs w:val="24"/>
          <w:rtl/>
        </w:rPr>
        <w:t>מעל מ</w:t>
      </w:r>
      <w:r w:rsidRPr="002B2234">
        <w:rPr>
          <w:rFonts w:ascii="Times New Roman" w:eastAsia="Times New Roman" w:hAnsi="Times New Roman" w:cs="David"/>
          <w:sz w:val="24"/>
          <w:szCs w:val="24"/>
          <w:rtl/>
        </w:rPr>
        <w:t>פלס הכניסה ל</w:t>
      </w:r>
      <w:r>
        <w:rPr>
          <w:rFonts w:ascii="Times New Roman" w:eastAsia="Times New Roman" w:hAnsi="Times New Roman" w:cs="David" w:hint="cs"/>
          <w:sz w:val="24"/>
          <w:szCs w:val="24"/>
          <w:rtl/>
        </w:rPr>
        <w:t xml:space="preserve">מבנים למסחר ו/או משרדים ו/או משולב  ברמת מעטפת </w:t>
      </w:r>
      <w:r w:rsidRPr="002B2234">
        <w:rPr>
          <w:rFonts w:ascii="Times New Roman" w:eastAsia="Times New Roman" w:hAnsi="Times New Roman" w:cs="David"/>
          <w:sz w:val="24"/>
          <w:szCs w:val="24"/>
          <w:rtl/>
        </w:rPr>
        <w:t>.</w:t>
      </w:r>
    </w:p>
    <w:p w:rsidR="00A6479E" w:rsidRDefault="00A6479E"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Pr>
          <w:rFonts w:ascii="Times New Roman" w:eastAsia="Times New Roman" w:hAnsi="Times New Roman" w:cs="David" w:hint="cs"/>
          <w:sz w:val="24"/>
          <w:szCs w:val="24"/>
          <w:rtl/>
        </w:rPr>
        <w:t>1.4</w:t>
      </w:r>
      <w:r>
        <w:rPr>
          <w:rFonts w:ascii="Times New Roman" w:eastAsia="Times New Roman" w:hAnsi="Times New Roman" w:cs="David" w:hint="cs"/>
          <w:sz w:val="24"/>
          <w:szCs w:val="24"/>
          <w:rtl/>
        </w:rPr>
        <w:tab/>
      </w:r>
      <w:r w:rsidRPr="002B2234">
        <w:rPr>
          <w:rFonts w:ascii="Times New Roman" w:eastAsia="Times New Roman" w:hAnsi="Times New Roman" w:cs="David"/>
          <w:sz w:val="24"/>
          <w:szCs w:val="24"/>
          <w:rtl/>
        </w:rPr>
        <w:t xml:space="preserve">סכום קבוע ומוחלט של </w:t>
      </w:r>
      <w:r w:rsidRPr="00837F05">
        <w:rPr>
          <w:rFonts w:ascii="Times New Roman" w:eastAsia="Times New Roman" w:hAnsi="Times New Roman" w:cs="David" w:hint="cs"/>
          <w:b/>
          <w:bCs/>
          <w:sz w:val="24"/>
          <w:szCs w:val="24"/>
          <w:rtl/>
        </w:rPr>
        <w:t xml:space="preserve">10 </w:t>
      </w:r>
      <w:r w:rsidRPr="00837F05">
        <w:rPr>
          <w:rFonts w:ascii="Times New Roman" w:eastAsia="Times New Roman" w:hAnsi="Times New Roman" w:cs="David"/>
          <w:b/>
          <w:bCs/>
          <w:sz w:val="24"/>
          <w:szCs w:val="24"/>
          <w:rtl/>
        </w:rPr>
        <w:t>ש"ח</w:t>
      </w:r>
      <w:r w:rsidRPr="002B2234">
        <w:rPr>
          <w:rFonts w:ascii="Times New Roman" w:eastAsia="Times New Roman" w:hAnsi="Times New Roman" w:cs="David"/>
          <w:sz w:val="24"/>
          <w:szCs w:val="24"/>
          <w:rtl/>
        </w:rPr>
        <w:t xml:space="preserve"> (במילים: </w:t>
      </w:r>
      <w:r>
        <w:rPr>
          <w:rFonts w:ascii="Times New Roman" w:eastAsia="Times New Roman" w:hAnsi="Times New Roman" w:cs="David" w:hint="cs"/>
          <w:sz w:val="24"/>
          <w:szCs w:val="24"/>
          <w:rtl/>
        </w:rPr>
        <w:t xml:space="preserve">עשרה </w:t>
      </w:r>
      <w:r w:rsidRPr="002B2234">
        <w:rPr>
          <w:rFonts w:ascii="Times New Roman" w:eastAsia="Times New Roman" w:hAnsi="Times New Roman" w:cs="David"/>
          <w:sz w:val="24"/>
          <w:szCs w:val="24"/>
          <w:rtl/>
        </w:rPr>
        <w:t xml:space="preserve"> ש"ח) לכל מ"ר בנוי ומקורה </w:t>
      </w:r>
      <w:r>
        <w:rPr>
          <w:rFonts w:ascii="Times New Roman" w:eastAsia="Times New Roman" w:hAnsi="Times New Roman" w:cs="David" w:hint="cs"/>
          <w:sz w:val="24"/>
          <w:szCs w:val="24"/>
          <w:rtl/>
        </w:rPr>
        <w:t>מעל מ</w:t>
      </w:r>
      <w:r w:rsidRPr="002B2234">
        <w:rPr>
          <w:rFonts w:ascii="Times New Roman" w:eastAsia="Times New Roman" w:hAnsi="Times New Roman" w:cs="David"/>
          <w:sz w:val="24"/>
          <w:szCs w:val="24"/>
          <w:rtl/>
        </w:rPr>
        <w:t>פלס הכניסה ל</w:t>
      </w:r>
      <w:r>
        <w:rPr>
          <w:rFonts w:ascii="Times New Roman" w:eastAsia="Times New Roman" w:hAnsi="Times New Roman" w:cs="David" w:hint="cs"/>
          <w:sz w:val="24"/>
          <w:szCs w:val="24"/>
          <w:rtl/>
        </w:rPr>
        <w:t xml:space="preserve">מבנים למסחר ו/או משרדים ו/או משולב  עבור תכנון מפורט </w:t>
      </w:r>
      <w:r w:rsidRPr="002B2234">
        <w:rPr>
          <w:rFonts w:ascii="Times New Roman" w:eastAsia="Times New Roman" w:hAnsi="Times New Roman" w:cs="David"/>
          <w:sz w:val="24"/>
          <w:szCs w:val="24"/>
          <w:rtl/>
        </w:rPr>
        <w:t>.</w:t>
      </w:r>
    </w:p>
    <w:p w:rsidR="00A6479E" w:rsidRPr="002B2234" w:rsidRDefault="00A6479E"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p>
    <w:p w:rsidR="00A6479E" w:rsidRDefault="00D90877" w:rsidP="00696A37">
      <w:pPr>
        <w:widowControl w:val="0"/>
        <w:spacing w:before="0" w:beforeAutospacing="0" w:after="0" w:afterAutospacing="0" w:line="240" w:lineRule="auto"/>
        <w:ind w:left="714" w:firstLine="6"/>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למען הסר ספק , תכנון </w:t>
      </w:r>
      <w:proofErr w:type="spellStart"/>
      <w:r>
        <w:rPr>
          <w:rFonts w:ascii="Times New Roman" w:eastAsia="Times New Roman" w:hAnsi="Times New Roman" w:cs="David" w:hint="cs"/>
          <w:sz w:val="24"/>
          <w:szCs w:val="24"/>
          <w:rtl/>
        </w:rPr>
        <w:t>חד"ט</w:t>
      </w:r>
      <w:proofErr w:type="spellEnd"/>
      <w:r>
        <w:rPr>
          <w:rFonts w:ascii="Times New Roman" w:eastAsia="Times New Roman" w:hAnsi="Times New Roman" w:cs="David" w:hint="cs"/>
          <w:sz w:val="24"/>
          <w:szCs w:val="24"/>
          <w:rtl/>
        </w:rPr>
        <w:t xml:space="preserve"> , אישורם מול חברת החשמל וכיו"ב </w:t>
      </w:r>
      <w:r>
        <w:rPr>
          <w:rFonts w:ascii="Times New Roman" w:eastAsia="Times New Roman" w:hAnsi="Times New Roman" w:cs="David"/>
          <w:sz w:val="24"/>
          <w:szCs w:val="24"/>
          <w:rtl/>
        </w:rPr>
        <w:t>–</w:t>
      </w:r>
      <w:r>
        <w:rPr>
          <w:rFonts w:ascii="Times New Roman" w:eastAsia="Times New Roman" w:hAnsi="Times New Roman" w:cs="David" w:hint="cs"/>
          <w:sz w:val="24"/>
          <w:szCs w:val="24"/>
          <w:rtl/>
        </w:rPr>
        <w:t xml:space="preserve"> לא תשולם כל תמורה נוספת  , כלול במחירים בסעיף 1 לעיל . </w:t>
      </w:r>
    </w:p>
    <w:p w:rsidR="00D90877" w:rsidRPr="002B2234" w:rsidRDefault="00D90877" w:rsidP="00A6479E">
      <w:pPr>
        <w:widowControl w:val="0"/>
        <w:spacing w:before="0" w:beforeAutospacing="0" w:after="0" w:afterAutospacing="0" w:line="240" w:lineRule="auto"/>
        <w:ind w:left="714" w:firstLine="6"/>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כנ"ל משרדי מכירות ו/או שילוט ו/או דירות לדוגמא . </w:t>
      </w:r>
    </w:p>
    <w:p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rsidR="002B2234" w:rsidRPr="002B2234" w:rsidRDefault="002B2234" w:rsidP="00696A37">
      <w:pPr>
        <w:widowControl w:val="0"/>
        <w:numPr>
          <w:ilvl w:val="0"/>
          <w:numId w:val="9"/>
        </w:numPr>
        <w:spacing w:before="0" w:beforeAutospacing="0" w:after="0" w:afterAutospacing="0" w:line="240" w:lineRule="auto"/>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 xml:space="preserve">הסכום המפורט בסעיף 1.1 לעיל יהיה צמוד </w:t>
      </w:r>
      <w:r w:rsidRPr="00696A37">
        <w:rPr>
          <w:rFonts w:ascii="Times New Roman" w:eastAsia="Times New Roman" w:hAnsi="Times New Roman" w:cs="David" w:hint="cs"/>
          <w:b/>
          <w:bCs/>
          <w:sz w:val="20"/>
          <w:szCs w:val="24"/>
          <w:rtl/>
          <w:lang w:eastAsia="he-IL"/>
        </w:rPr>
        <w:t>ל</w:t>
      </w:r>
      <w:sdt>
        <w:sdtPr>
          <w:rPr>
            <w:rFonts w:ascii="Times New Roman" w:eastAsia="Times New Roman" w:hAnsi="Times New Roman" w:cs="David" w:hint="cs"/>
            <w:b/>
            <w:bCs/>
            <w:color w:val="008000"/>
            <w:sz w:val="24"/>
            <w:szCs w:val="24"/>
            <w:rtl/>
          </w:rPr>
          <w:alias w:val="סוג מדד כותרת"/>
          <w:tag w:val="cntMadadTypeTitle"/>
          <w:id w:val="-2057611857"/>
          <w:placeholder>
            <w:docPart w:val="4842E918D147400A969E6E7847F3D2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533FF2">
            <w:rPr>
              <w:rFonts w:ascii="Times New Roman" w:eastAsia="Times New Roman" w:hAnsi="Times New Roman" w:cs="David" w:hint="cs"/>
              <w:b/>
              <w:bCs/>
              <w:color w:val="008000"/>
              <w:sz w:val="24"/>
              <w:szCs w:val="24"/>
              <w:rtl/>
            </w:rPr>
            <w:t>מדד המחירים לצרכן</w:t>
          </w:r>
        </w:sdtContent>
      </w:sdt>
      <w:r w:rsidRPr="00696A37">
        <w:rPr>
          <w:rFonts w:ascii="Times New Roman" w:eastAsia="Times New Roman" w:hAnsi="Times New Roman" w:cs="David" w:hint="cs"/>
          <w:b/>
          <w:bCs/>
          <w:color w:val="008000"/>
          <w:sz w:val="24"/>
          <w:szCs w:val="24"/>
          <w:rtl/>
        </w:rPr>
        <w:br/>
      </w:r>
      <w:sdt>
        <w:sdtPr>
          <w:rPr>
            <w:rFonts w:ascii="Times New Roman" w:eastAsia="Times New Roman" w:hAnsi="Times New Roman" w:cs="David" w:hint="cs"/>
            <w:b/>
            <w:bCs/>
            <w:color w:val="008000"/>
            <w:sz w:val="24"/>
            <w:szCs w:val="24"/>
            <w:rtl/>
          </w:rPr>
          <w:alias w:val="מדד בגין/ידוע - כותרת"/>
          <w:tag w:val="cntIsKnownTitle"/>
          <w:id w:val="1372887697"/>
          <w:placeholder>
            <w:docPart w:val="680F525888D74A88870FED13DD5DC8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533FF2">
            <w:rPr>
              <w:rFonts w:ascii="Times New Roman" w:eastAsia="Times New Roman" w:hAnsi="Times New Roman" w:cs="David" w:hint="cs"/>
              <w:b/>
              <w:bCs/>
              <w:color w:val="008000"/>
              <w:sz w:val="24"/>
              <w:szCs w:val="24"/>
              <w:rtl/>
            </w:rPr>
            <w:t>ידוע</w:t>
          </w:r>
        </w:sdtContent>
      </w:sdt>
      <w:r w:rsidRPr="00696A37">
        <w:rPr>
          <w:rFonts w:ascii="Times New Roman" w:eastAsia="Times New Roman" w:hAnsi="Times New Roman" w:cs="David" w:hint="cs"/>
          <w:b/>
          <w:bCs/>
          <w:color w:val="008000"/>
          <w:sz w:val="24"/>
          <w:szCs w:val="24"/>
          <w:rtl/>
        </w:rPr>
        <w:t xml:space="preserve"> </w:t>
      </w:r>
      <w:sdt>
        <w:sdtPr>
          <w:rPr>
            <w:rFonts w:ascii="Times New Roman" w:eastAsia="Times New Roman" w:hAnsi="Times New Roman" w:cs="David" w:hint="cs"/>
            <w:b/>
            <w:bCs/>
            <w:color w:val="008000"/>
            <w:sz w:val="24"/>
            <w:szCs w:val="24"/>
            <w:rtl/>
          </w:rPr>
          <w:alias w:val="מדד בסיס"/>
          <w:tag w:val="cntMadadBase"/>
          <w:id w:val="-1156446842"/>
          <w:placeholder>
            <w:docPart w:val="68B073ACBC9B4904B399764617F00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2-11T00:00:00Z">
            <w:dateFormat w:val="dd/MM/yyyy"/>
            <w:lid w:val="he-IL"/>
            <w:storeMappedDataAs w:val="dateTime"/>
            <w:calendar w:val="gregorian"/>
          </w:date>
        </w:sdtPr>
        <w:sdtEndPr/>
        <w:sdtContent>
          <w:r w:rsidR="00533FF2">
            <w:rPr>
              <w:rFonts w:ascii="Times New Roman" w:eastAsia="Times New Roman" w:hAnsi="Times New Roman" w:cs="David" w:hint="cs"/>
              <w:b/>
              <w:bCs/>
              <w:color w:val="008000"/>
              <w:sz w:val="24"/>
              <w:szCs w:val="24"/>
              <w:rtl/>
            </w:rPr>
            <w:t>‏11/12/2019</w:t>
          </w:r>
        </w:sdtContent>
      </w:sdt>
      <w:r w:rsidRPr="00696A37">
        <w:rPr>
          <w:rFonts w:ascii="Times New Roman" w:eastAsia="Times New Roman" w:hAnsi="Times New Roman" w:cs="David" w:hint="cs"/>
          <w:b/>
          <w:bCs/>
          <w:sz w:val="24"/>
          <w:szCs w:val="24"/>
          <w:rtl/>
        </w:rPr>
        <w:t xml:space="preserve"> </w:t>
      </w:r>
      <w:r w:rsidRPr="002B2234">
        <w:rPr>
          <w:rFonts w:ascii="Times New Roman" w:eastAsia="Times New Roman" w:hAnsi="Times New Roman" w:cs="David" w:hint="cs"/>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533FF2">
            <w:rPr>
              <w:rFonts w:ascii="Times New Roman" w:eastAsia="Times New Roman" w:hAnsi="Times New Roman" w:cs="David" w:hint="cs"/>
              <w:color w:val="008000"/>
              <w:sz w:val="24"/>
              <w:szCs w:val="24"/>
              <w:rtl/>
            </w:rPr>
            <w:t>224.6748</w:t>
          </w:r>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rsidR="009E5945"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rsidR="009E5945" w:rsidRDefault="009E5945">
      <w:pPr>
        <w:bidi w:val="0"/>
        <w:spacing w:before="0" w:beforeAutospacing="0" w:after="160" w:afterAutospacing="0" w:line="259"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10%</w:t>
      </w:r>
    </w:p>
    <w:p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w:t>
      </w:r>
      <w:proofErr w:type="spellStart"/>
      <w:r w:rsidR="002B2234" w:rsidRPr="002B2234">
        <w:rPr>
          <w:rFonts w:ascii="Times New Roman" w:eastAsia="Times New Roman" w:hAnsi="Times New Roman" w:cs="David" w:hint="cs"/>
          <w:sz w:val="24"/>
          <w:szCs w:val="24"/>
          <w:rtl/>
        </w:rPr>
        <w:t>מחח"י</w:t>
      </w:r>
      <w:proofErr w:type="spellEnd"/>
      <w:r w:rsidR="002B2234" w:rsidRPr="002B2234">
        <w:rPr>
          <w:rFonts w:ascii="Times New Roman" w:eastAsia="Times New Roman" w:hAnsi="Times New Roman" w:cs="David" w:hint="cs"/>
          <w:sz w:val="24"/>
          <w:szCs w:val="24"/>
          <w:rtl/>
        </w:rPr>
        <w:t xml:space="preserve"> </w:t>
      </w:r>
    </w:p>
    <w:p w:rsidR="002B2234" w:rsidRPr="002B2234" w:rsidRDefault="00735E3D" w:rsidP="00735E3D">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Pr="00735E3D">
        <w:rPr>
          <w:rFonts w:ascii="Times New Roman" w:eastAsia="Times New Roman" w:hAnsi="Times New Roman" w:cs="David" w:hint="cs"/>
          <w:sz w:val="24"/>
          <w:szCs w:val="24"/>
          <w:u w:val="dotted"/>
          <w:rtl/>
        </w:rPr>
        <w:t xml:space="preserve">  </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15%</w:t>
      </w:r>
    </w:p>
    <w:p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w:t>
      </w:r>
      <w:proofErr w:type="spellStart"/>
      <w:r w:rsidRPr="002B2234">
        <w:rPr>
          <w:rFonts w:ascii="Times New Roman" w:eastAsia="Times New Roman" w:hAnsi="Times New Roman" w:cs="David" w:hint="cs"/>
          <w:sz w:val="24"/>
          <w:szCs w:val="24"/>
          <w:rtl/>
        </w:rPr>
        <w:t>חח"י</w:t>
      </w:r>
      <w:proofErr w:type="spellEnd"/>
      <w:r w:rsidRPr="002B2234">
        <w:rPr>
          <w:rFonts w:ascii="Times New Roman" w:eastAsia="Times New Roman" w:hAnsi="Times New Roman" w:cs="David" w:hint="cs"/>
          <w:sz w:val="24"/>
          <w:szCs w:val="24"/>
          <w:rtl/>
        </w:rPr>
        <w:t xml:space="preserve"> </w:t>
      </w:r>
      <w:r w:rsidRPr="002B2234">
        <w:rPr>
          <w:rFonts w:ascii="Times New Roman" w:eastAsia="Times New Roman" w:hAnsi="Times New Roman" w:cs="David"/>
          <w:sz w:val="24"/>
          <w:szCs w:val="24"/>
          <w:rtl/>
        </w:rPr>
        <w:t xml:space="preserve">והוצאת </w:t>
      </w:r>
    </w:p>
    <w:p w:rsidR="002B2234" w:rsidRPr="002B2234" w:rsidRDefault="002B2234" w:rsidP="00735E3D">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r w:rsidRPr="002B2234">
        <w:rPr>
          <w:rFonts w:ascii="Times New Roman" w:eastAsia="Times New Roman" w:hAnsi="Times New Roman" w:cs="David"/>
          <w:sz w:val="24"/>
          <w:szCs w:val="24"/>
          <w:rtl/>
        </w:rPr>
        <w:t>8%</w:t>
      </w:r>
    </w:p>
    <w:p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30%</w:t>
      </w:r>
    </w:p>
    <w:p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לאחר גמר הוצאת תכניות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12%</w:t>
      </w:r>
    </w:p>
    <w:p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15%</w:t>
      </w:r>
    </w:p>
    <w:p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w:t>
      </w:r>
      <w:proofErr w:type="spellStart"/>
      <w:r w:rsidRPr="002B2234">
        <w:rPr>
          <w:rFonts w:ascii="Times New Roman" w:eastAsia="Times New Roman" w:hAnsi="Times New Roman" w:cs="David" w:hint="cs"/>
          <w:sz w:val="24"/>
          <w:szCs w:val="24"/>
          <w:rtl/>
        </w:rPr>
        <w:t>חח"י</w:t>
      </w:r>
      <w:proofErr w:type="spellEnd"/>
      <w:r w:rsidRPr="002B2234">
        <w:rPr>
          <w:rFonts w:ascii="Times New Roman" w:eastAsia="Times New Roman" w:hAnsi="Times New Roman" w:cs="David" w:hint="cs"/>
          <w:sz w:val="24"/>
          <w:szCs w:val="24"/>
          <w:rtl/>
        </w:rPr>
        <w:t xml:space="preserve"> </w:t>
      </w:r>
    </w:p>
    <w:p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rsidR="002B2234" w:rsidRPr="002B2234"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8%</w:t>
      </w:r>
    </w:p>
    <w:p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לתכניותיו,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2%</w:t>
      </w:r>
    </w:p>
    <w:p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המתכנן יגיש חשבון לא יותר מאשר פעם בחודש. לכל חשבון יצרף המתכנן אשור מאת חברת הביטוח על קיומם של הביטוחים המפורטים בחוזה בנוסח </w:t>
      </w:r>
      <w:proofErr w:type="spellStart"/>
      <w:r w:rsidRPr="002B2234">
        <w:rPr>
          <w:rFonts w:ascii="Times New Roman" w:eastAsia="Times New Roman" w:hAnsi="Times New Roman" w:cs="David"/>
          <w:sz w:val="24"/>
          <w:szCs w:val="24"/>
          <w:rtl/>
          <w:lang w:eastAsia="he-IL"/>
        </w:rPr>
        <w:t>המצ"ב</w:t>
      </w:r>
      <w:proofErr w:type="spellEnd"/>
      <w:r w:rsidRPr="002B2234">
        <w:rPr>
          <w:rFonts w:ascii="Times New Roman" w:eastAsia="Times New Roman" w:hAnsi="Times New Roman" w:cs="David"/>
          <w:sz w:val="24"/>
          <w:szCs w:val="24"/>
          <w:rtl/>
          <w:lang w:eastAsia="he-IL"/>
        </w:rPr>
        <w:t xml:space="preserve"> כנספח ז' לחוזה.</w:t>
      </w:r>
    </w:p>
    <w:p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rsidR="002B2234" w:rsidRPr="002B2234" w:rsidRDefault="002B2234" w:rsidP="002B2234">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w:t>
      </w:r>
      <w:bookmarkStart w:id="263" w:name="_GoBack"/>
      <w:r w:rsidRPr="00BA162A">
        <w:rPr>
          <w:rFonts w:ascii="Times New Roman" w:eastAsia="Times New Roman" w:hAnsi="Times New Roman" w:cs="David"/>
          <w:b/>
          <w:bCs/>
          <w:sz w:val="24"/>
          <w:szCs w:val="24"/>
          <w:rtl/>
          <w:lang w:eastAsia="he-IL"/>
        </w:rPr>
        <w:t xml:space="preserve">תוך </w:t>
      </w:r>
      <w:r w:rsidRPr="00BA162A">
        <w:rPr>
          <w:rFonts w:ascii="Times New Roman" w:eastAsia="Times New Roman" w:hAnsi="Times New Roman" w:cs="David"/>
          <w:b/>
          <w:bCs/>
          <w:sz w:val="24"/>
          <w:szCs w:val="24"/>
          <w:rtl/>
        </w:rPr>
        <w:t>60</w:t>
      </w:r>
      <w:r w:rsidRPr="00BA162A">
        <w:rPr>
          <w:rFonts w:ascii="Times New Roman" w:eastAsia="Times New Roman" w:hAnsi="Times New Roman" w:cs="David"/>
          <w:b/>
          <w:bCs/>
          <w:sz w:val="24"/>
          <w:szCs w:val="24"/>
          <w:rtl/>
          <w:lang w:eastAsia="he-IL"/>
        </w:rPr>
        <w:t xml:space="preserve"> יום</w:t>
      </w:r>
      <w:r w:rsidRPr="002B2234">
        <w:rPr>
          <w:rFonts w:ascii="Times New Roman" w:eastAsia="Times New Roman" w:hAnsi="Times New Roman" w:cs="David"/>
          <w:sz w:val="24"/>
          <w:szCs w:val="24"/>
          <w:rtl/>
          <w:lang w:eastAsia="he-IL"/>
        </w:rPr>
        <w:t xml:space="preserve"> </w:t>
      </w:r>
      <w:bookmarkEnd w:id="263"/>
      <w:r w:rsidRPr="002B2234">
        <w:rPr>
          <w:rFonts w:ascii="Times New Roman" w:eastAsia="Times New Roman" w:hAnsi="Times New Roman" w:cs="David"/>
          <w:sz w:val="24"/>
          <w:szCs w:val="24"/>
          <w:rtl/>
          <w:lang w:eastAsia="he-IL"/>
        </w:rPr>
        <w:t>מתאריך אישור החשבון ע"י המנהל.</w:t>
      </w: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0-14T00:00:00Z">
            <w:dateFormat w:val="dd/MM/yyyy"/>
            <w:lid w:val="he-IL"/>
            <w:storeMappedDataAs w:val="dateTime"/>
            <w:calendar w:val="gregorian"/>
          </w:date>
        </w:sdtPr>
        <w:sdtEndPr>
          <w:rPr>
            <w:rFonts w:hint="cs"/>
          </w:rPr>
        </w:sdtEndPr>
        <w:sdtContent>
          <w:r w:rsidR="00533FF2">
            <w:rPr>
              <w:rFonts w:ascii="Times New Roman" w:eastAsia="Times New Roman" w:hAnsi="Times New Roman" w:cs="David" w:hint="cs"/>
              <w:color w:val="008000"/>
              <w:sz w:val="24"/>
              <w:szCs w:val="24"/>
              <w:rtl/>
              <w:lang w:eastAsia="he-IL"/>
            </w:rPr>
            <w:t>‏14/10/2020</w:t>
          </w:r>
        </w:sdtContent>
      </w:sdt>
      <w:r w:rsidRPr="00B27B4C">
        <w:rPr>
          <w:rFonts w:ascii="Times New Roman" w:eastAsia="Times New Roman" w:hAnsi="Times New Roman" w:cs="David" w:hint="cs"/>
          <w:bCs/>
          <w:color w:val="FF0000"/>
          <w:sz w:val="24"/>
          <w:szCs w:val="24"/>
          <w:rtl/>
          <w:lang w:eastAsia="he-IL"/>
        </w:rPr>
        <w:br/>
      </w:r>
    </w:p>
    <w:p w:rsidR="00A03B97" w:rsidRPr="00B27B4C" w:rsidRDefault="00A03B97" w:rsidP="00696A37">
      <w:pPr>
        <w:widowControl w:val="0"/>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rsidR="00A03B97" w:rsidRPr="00B27B4C" w:rsidRDefault="00533FF2" w:rsidP="0024287E">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שיכון ובינוי נדל"ן בע"מ</w:t>
          </w:r>
          <w:r>
            <w:rPr>
              <w:rFonts w:ascii="Times New Roman" w:eastAsia="Times New Roman" w:hAnsi="Times New Roman" w:cs="David" w:hint="cs"/>
              <w:color w:val="008000"/>
              <w:sz w:val="24"/>
              <w:szCs w:val="24"/>
              <w:rtl/>
              <w:lang w:eastAsia="he-IL"/>
            </w:rPr>
            <w:br/>
            <w:t>שלם 3 רמת גן 52215</w:t>
          </w:r>
          <w:r>
            <w:rPr>
              <w:rFonts w:ascii="Times New Roman" w:eastAsia="Times New Roman" w:hAnsi="Times New Roman" w:cs="David" w:hint="cs"/>
              <w:color w:val="008000"/>
              <w:sz w:val="24"/>
              <w:szCs w:val="24"/>
              <w:rtl/>
              <w:lang w:eastAsia="he-IL"/>
            </w:rPr>
            <w:br/>
            <w:t>מ.ז 52-002117-1</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כלל נכסי נדלן נשר מרכז (</w:t>
          </w:r>
          <w:proofErr w:type="spellStart"/>
          <w:r>
            <w:rPr>
              <w:rFonts w:ascii="Times New Roman" w:eastAsia="Times New Roman" w:hAnsi="Times New Roman" w:cs="David" w:hint="cs"/>
              <w:color w:val="008000"/>
              <w:sz w:val="24"/>
              <w:szCs w:val="24"/>
              <w:rtl/>
              <w:lang w:eastAsia="he-IL"/>
            </w:rPr>
            <w:t>נ.נ.נ.מ</w:t>
          </w:r>
          <w:proofErr w:type="spellEnd"/>
          <w:r>
            <w:rPr>
              <w:rFonts w:ascii="Times New Roman" w:eastAsia="Times New Roman" w:hAnsi="Times New Roman" w:cs="David" w:hint="cs"/>
              <w:color w:val="008000"/>
              <w:sz w:val="24"/>
              <w:szCs w:val="24"/>
              <w:rtl/>
              <w:lang w:eastAsia="he-IL"/>
            </w:rPr>
            <w:t>) שותפות מוגבלת</w:t>
          </w:r>
          <w:r>
            <w:rPr>
              <w:rFonts w:ascii="Times New Roman" w:eastAsia="Times New Roman" w:hAnsi="Times New Roman" w:cs="David" w:hint="cs"/>
              <w:color w:val="008000"/>
              <w:sz w:val="24"/>
              <w:szCs w:val="24"/>
              <w:rtl/>
              <w:lang w:eastAsia="he-IL"/>
            </w:rPr>
            <w:br/>
            <w:t>מרכז עזריאלי בניין משולש 3, תל אביב</w:t>
          </w:r>
          <w:r>
            <w:rPr>
              <w:rFonts w:ascii="Times New Roman" w:eastAsia="Times New Roman" w:hAnsi="Times New Roman" w:cs="David" w:hint="cs"/>
              <w:color w:val="008000"/>
              <w:sz w:val="24"/>
              <w:szCs w:val="24"/>
              <w:rtl/>
              <w:lang w:eastAsia="he-IL"/>
            </w:rPr>
            <w:br/>
            <w:t>540283033</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r>
        </w:p>
      </w:sdtContent>
    </w:sdt>
    <w:p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A03B97" w:rsidRPr="00B27B4C" w:rsidRDefault="00A03B97" w:rsidP="00696A37">
      <w:pPr>
        <w:widowControl w:val="0"/>
        <w:spacing w:before="0" w:beforeAutospacing="0" w:after="0" w:afterAutospacing="0" w:line="36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33FF2">
            <w:rPr>
              <w:rFonts w:ascii="Times New Roman" w:eastAsia="Times New Roman" w:hAnsi="Times New Roman" w:cs="David" w:hint="cs"/>
              <w:color w:val="008000"/>
              <w:sz w:val="24"/>
              <w:szCs w:val="24"/>
              <w:rtl/>
              <w:lang w:eastAsia="he-IL"/>
            </w:rPr>
            <w:t xml:space="preserve">  סער מהנדסים בע"מ </w:t>
          </w:r>
        </w:sdtContent>
      </w:sdt>
      <w:r w:rsidRPr="00B27B4C">
        <w:rPr>
          <w:rFonts w:ascii="Times New Roman" w:eastAsia="Times New Roman" w:hAnsi="Times New Roman" w:cs="David" w:hint="cs"/>
          <w:sz w:val="24"/>
          <w:szCs w:val="24"/>
          <w:rtl/>
          <w:lang w:eastAsia="he-IL"/>
        </w:rPr>
        <w:t xml:space="preserve">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33FF2">
            <w:rPr>
              <w:rFonts w:ascii="Times New Roman" w:eastAsia="Times New Roman" w:hAnsi="Times New Roman" w:cs="David" w:hint="cs"/>
              <w:color w:val="008000"/>
              <w:sz w:val="24"/>
              <w:szCs w:val="24"/>
              <w:rtl/>
              <w:lang w:eastAsia="he-IL"/>
            </w:rPr>
            <w:t xml:space="preserve">  סער מהנדסים בע"מ </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33FF2">
            <w:rPr>
              <w:rFonts w:ascii="Times New Roman" w:eastAsia="Times New Roman" w:hAnsi="Times New Roman" w:cs="David" w:hint="cs"/>
              <w:color w:val="008000"/>
              <w:sz w:val="24"/>
              <w:szCs w:val="24"/>
              <w:rtl/>
              <w:lang w:eastAsia="he-IL"/>
            </w:rPr>
            <w:t xml:space="preserve">  סער מהנדסים בע"מ </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rsidR="00A03B97" w:rsidRPr="00B27B4C" w:rsidRDefault="00A03B97" w:rsidP="00696A3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33FF2">
            <w:rPr>
              <w:rFonts w:ascii="Times New Roman" w:eastAsia="Times New Roman" w:hAnsi="Times New Roman" w:cs="David" w:hint="cs"/>
              <w:color w:val="008000"/>
              <w:sz w:val="24"/>
              <w:szCs w:val="24"/>
              <w:rtl/>
              <w:lang w:eastAsia="he-IL"/>
            </w:rPr>
            <w:t xml:space="preserve">  סער מהנדסים בע"מ </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533FF2">
            <w:rPr>
              <w:rFonts w:ascii="Times New Roman" w:eastAsia="Times New Roman" w:hAnsi="Times New Roman" w:cs="David" w:hint="cs"/>
              <w:bCs/>
              <w:color w:val="00B0F0"/>
              <w:sz w:val="24"/>
              <w:szCs w:val="24"/>
              <w:rtl/>
              <w:lang w:eastAsia="he-IL"/>
            </w:rPr>
            <w:t>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533FF2">
            <w:rPr>
              <w:rFonts w:ascii="Times New Roman" w:eastAsia="Times New Roman" w:hAnsi="Times New Roman" w:cs="David" w:hint="cs"/>
              <w:bCs/>
              <w:color w:val="008000"/>
              <w:sz w:val="24"/>
              <w:szCs w:val="24"/>
              <w:rtl/>
              <w:lang w:eastAsia="he-IL"/>
            </w:rPr>
            <w:t xml:space="preserve">פרוייקט נשר - ( שם זמני ) </w:t>
          </w:r>
        </w:sdtContent>
      </w:sdt>
      <w:r w:rsidRPr="00B27B4C">
        <w:rPr>
          <w:rFonts w:ascii="Times New Roman" w:eastAsia="Times New Roman" w:hAnsi="Times New Roman" w:cs="David" w:hint="cs"/>
          <w:color w:val="008000"/>
          <w:sz w:val="24"/>
          <w:szCs w:val="24"/>
          <w:rtl/>
          <w:lang w:eastAsia="he-IL"/>
        </w:rPr>
        <w:t>.</w:t>
      </w:r>
    </w:p>
    <w:p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33FF2">
            <w:rPr>
              <w:rFonts w:ascii="Times New Roman" w:eastAsia="Times New Roman" w:hAnsi="Times New Roman" w:cs="David" w:hint="cs"/>
              <w:color w:val="008000"/>
              <w:sz w:val="24"/>
              <w:szCs w:val="24"/>
              <w:rtl/>
              <w:lang w:eastAsia="he-IL"/>
            </w:rPr>
            <w:t xml:space="preserve">  סער מהנדסים בע"מ </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33FF2">
            <w:rPr>
              <w:rFonts w:ascii="Times New Roman" w:eastAsia="Times New Roman" w:hAnsi="Times New Roman" w:cs="David" w:hint="cs"/>
              <w:color w:val="008000"/>
              <w:sz w:val="24"/>
              <w:szCs w:val="24"/>
              <w:rtl/>
              <w:lang w:eastAsia="he-IL"/>
            </w:rPr>
            <w:t xml:space="preserve">  סער מהנדסים בע"מ </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rsidR="00A03B97" w:rsidRPr="00435A20" w:rsidRDefault="00A03B97" w:rsidP="00A03B9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33FF2">
            <w:rPr>
              <w:rFonts w:ascii="Times New Roman" w:eastAsia="Times New Roman" w:hAnsi="Times New Roman" w:cs="David" w:hint="cs"/>
              <w:color w:val="00B0F0"/>
              <w:sz w:val="20"/>
              <w:szCs w:val="24"/>
              <w:u w:val="single"/>
              <w:rtl/>
              <w:lang w:eastAsia="he-IL"/>
            </w:rPr>
            <w:t xml:space="preserve">  סער מהנדסים בע"מ </w:t>
          </w:r>
        </w:sdtContent>
      </w:sdt>
    </w:p>
    <w:p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rsidR="00D80A75" w:rsidRPr="0009511C" w:rsidRDefault="00D80A75" w:rsidP="00D80A7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rsidR="00D80A75" w:rsidRPr="0009511C" w:rsidRDefault="00D80A75" w:rsidP="00D80A7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rsidR="00D80A75" w:rsidRPr="0009511C" w:rsidRDefault="00D80A75" w:rsidP="00D80A75">
      <w:pPr>
        <w:ind w:left="364"/>
        <w:contextualSpacing/>
        <w:rPr>
          <w:rFonts w:ascii="Times New Roman" w:eastAsia="Calibri" w:hAnsi="Times New Roman" w:cs="Arial"/>
          <w:rt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rsidR="00D80A75"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rsidR="00D80A75" w:rsidRPr="00400B84" w:rsidRDefault="00D80A75" w:rsidP="00D80A7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80A75" w:rsidRPr="0009511C" w:rsidTr="005E6C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80A75" w:rsidRPr="0009511C" w:rsidTr="005E6C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0A75" w:rsidRPr="0009511C" w:rsidTr="005E6C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80A75" w:rsidRPr="0009511C" w:rsidTr="005E6C84">
        <w:trPr>
          <w:trHeight w:val="551"/>
        </w:trPr>
        <w:tc>
          <w:tcPr>
            <w:tcW w:w="4068" w:type="dxa"/>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r>
      <w:tr w:rsidR="00D80A75" w:rsidRPr="0009511C" w:rsidTr="005E6C84">
        <w:trPr>
          <w:trHeight w:val="571"/>
        </w:trPr>
        <w:tc>
          <w:tcPr>
            <w:tcW w:w="4068" w:type="dxa"/>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r w:rsidR="00D80A75" w:rsidRPr="0009511C" w:rsidTr="005E6C84">
        <w:trPr>
          <w:trHeight w:val="391"/>
        </w:trPr>
        <w:tc>
          <w:tcPr>
            <w:tcW w:w="4068" w:type="dxa"/>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bl>
    <w:p w:rsidR="00D80A75" w:rsidRPr="0009511C" w:rsidRDefault="00D80A75" w:rsidP="00D80A7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80A75" w:rsidRPr="0009511C" w:rsidTr="005E6C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80A75" w:rsidRPr="0009511C" w:rsidTr="005E6C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80A75" w:rsidRPr="0009511C" w:rsidTr="005E6C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r>
      <w:tr w:rsidR="00D80A75" w:rsidRPr="0009511C"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80A75" w:rsidRPr="0009511C"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80A75" w:rsidRPr="0009511C"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rsidR="00D80A75" w:rsidRPr="0009511C" w:rsidRDefault="00D80A75" w:rsidP="00D80A7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rsidTr="005E6C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80A75" w:rsidRPr="0009511C" w:rsidTr="005E6C84">
        <w:trPr>
          <w:trHeight w:val="798"/>
        </w:trPr>
        <w:tc>
          <w:tcPr>
            <w:tcW w:w="11530" w:type="dxa"/>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rsidR="00D80A75" w:rsidRPr="0009511C" w:rsidRDefault="00D80A75" w:rsidP="00D80A7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80A75" w:rsidRPr="0009511C" w:rsidTr="005E6C84">
        <w:trPr>
          <w:trHeight w:val="598"/>
        </w:trPr>
        <w:tc>
          <w:tcPr>
            <w:tcW w:w="11530" w:type="dxa"/>
            <w:tcBorders>
              <w:top w:val="single" w:sz="4" w:space="0" w:color="auto"/>
              <w:left w:val="single" w:sz="4" w:space="0" w:color="auto"/>
              <w:bottom w:val="single" w:sz="4" w:space="0" w:color="auto"/>
              <w:right w:val="single" w:sz="4" w:space="0" w:color="auto"/>
            </w:tcBorders>
            <w:hideMark/>
          </w:tcPr>
          <w:p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rsidR="00D80A75" w:rsidRPr="0009511C" w:rsidRDefault="00D80A75" w:rsidP="00D80A7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80A75" w:rsidRPr="0009511C" w:rsidTr="005E6C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rsidR="00D80A75" w:rsidRPr="0009511C" w:rsidRDefault="00D80A75" w:rsidP="005E6C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rsidR="002B2234" w:rsidRPr="002B2234" w:rsidRDefault="00D80A75" w:rsidP="00D80A75">
      <w:pPr>
        <w:widowControl w:val="0"/>
        <w:tabs>
          <w:tab w:val="left" w:pos="1811"/>
        </w:tabs>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p>
    <w:p w:rsidR="00D80A75" w:rsidRDefault="00D80A75" w:rsidP="00D80A75">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r>
        <w:rPr>
          <w:rFonts w:ascii="Times New Roman" w:eastAsia="Times New Roman" w:hAnsi="Times New Roman" w:cs="David"/>
          <w:b/>
          <w:bCs/>
          <w:sz w:val="20"/>
          <w:szCs w:val="24"/>
          <w:u w:val="single"/>
          <w:rtl/>
          <w:lang w:eastAsia="he-IL"/>
        </w:rPr>
        <w:br w:type="page"/>
      </w:r>
    </w:p>
    <w:p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רשימת התכניות והמסמכים שעל המתכנן להנפיק</w:t>
      </w:r>
    </w:p>
    <w:p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t xml:space="preserve">תכניות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t>תכניות תאורת חוץ ונקודות חשמל (הזנות לשערים וכו') במגרש.</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 xml:space="preserve">בפתוח (כבישים, מדרכות, </w:t>
      </w:r>
      <w:proofErr w:type="spellStart"/>
      <w:r w:rsidRPr="002B2234">
        <w:rPr>
          <w:rFonts w:ascii="Times New Roman" w:eastAsia="Times New Roman" w:hAnsi="Times New Roman" w:cs="David"/>
          <w:b/>
          <w:bCs/>
          <w:sz w:val="24"/>
          <w:szCs w:val="24"/>
          <w:u w:val="single"/>
          <w:rtl/>
          <w:lang w:eastAsia="he-IL"/>
        </w:rPr>
        <w:t>שצ"פים</w:t>
      </w:r>
      <w:proofErr w:type="spellEnd"/>
      <w:r w:rsidRPr="002B2234">
        <w:rPr>
          <w:rFonts w:ascii="Times New Roman" w:eastAsia="Times New Roman" w:hAnsi="Times New Roman" w:cs="David"/>
          <w:b/>
          <w:bCs/>
          <w:sz w:val="24"/>
          <w:szCs w:val="24"/>
          <w:u w:val="single"/>
          <w:rtl/>
          <w:lang w:eastAsia="he-IL"/>
        </w:rPr>
        <w:t xml:space="preserve"> וכו'</w:t>
      </w:r>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תכניות קווי מתח גבוה ומתח נמוך.</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 xml:space="preserve">תכנית קווי תקשורת בזק לרבות מיקום חדרי בזק </w:t>
      </w:r>
      <w:proofErr w:type="spellStart"/>
      <w:r w:rsidRPr="002B2234">
        <w:rPr>
          <w:rFonts w:ascii="Times New Roman" w:eastAsia="Times New Roman" w:hAnsi="Times New Roman" w:cs="David"/>
          <w:sz w:val="24"/>
          <w:szCs w:val="24"/>
          <w:rtl/>
          <w:lang w:eastAsia="he-IL"/>
        </w:rPr>
        <w:t>ופילרים</w:t>
      </w:r>
      <w:proofErr w:type="spellEnd"/>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 xml:space="preserve">תכנית קווי </w:t>
      </w:r>
      <w:proofErr w:type="spellStart"/>
      <w:r w:rsidRPr="002B2234">
        <w:rPr>
          <w:rFonts w:ascii="Times New Roman" w:eastAsia="Times New Roman" w:hAnsi="Times New Roman" w:cs="David"/>
          <w:sz w:val="24"/>
          <w:szCs w:val="24"/>
          <w:rtl/>
          <w:lang w:eastAsia="he-IL"/>
        </w:rPr>
        <w:t>טל"כ</w:t>
      </w:r>
      <w:proofErr w:type="spellEnd"/>
      <w:r w:rsidRPr="002B2234">
        <w:rPr>
          <w:rFonts w:ascii="Times New Roman" w:eastAsia="Times New Roman" w:hAnsi="Times New Roman" w:cs="David"/>
          <w:sz w:val="24"/>
          <w:szCs w:val="24"/>
          <w:rtl/>
          <w:lang w:eastAsia="he-IL"/>
        </w:rPr>
        <w:t xml:space="preserve"> לרבות מיקום </w:t>
      </w:r>
      <w:proofErr w:type="spellStart"/>
      <w:r w:rsidRPr="002B2234">
        <w:rPr>
          <w:rFonts w:ascii="Times New Roman" w:eastAsia="Times New Roman" w:hAnsi="Times New Roman" w:cs="David"/>
          <w:sz w:val="24"/>
          <w:szCs w:val="24"/>
          <w:rtl/>
          <w:lang w:eastAsia="he-IL"/>
        </w:rPr>
        <w:t>פילרים</w:t>
      </w:r>
      <w:proofErr w:type="spellEnd"/>
      <w:r w:rsidRPr="002B2234">
        <w:rPr>
          <w:rFonts w:ascii="Times New Roman" w:eastAsia="Times New Roman" w:hAnsi="Times New Roman" w:cs="David"/>
          <w:sz w:val="24"/>
          <w:szCs w:val="24"/>
          <w:rtl/>
          <w:lang w:eastAsia="he-IL"/>
        </w:rPr>
        <w:t>.</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A03B97" w:rsidRPr="00A03B97" w:rsidRDefault="002B2234" w:rsidP="00A03B97">
      <w:pPr>
        <w:pStyle w:val="ListParagraph"/>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rsidR="002B2234" w:rsidRPr="002B2234" w:rsidRDefault="002B2234" w:rsidP="00A03B97">
      <w:pPr>
        <w:pStyle w:val="ListParagraph"/>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רשימות מעודכנות של ת</w:t>
      </w:r>
      <w:r w:rsidR="002B2234" w:rsidRPr="002B2234">
        <w:rPr>
          <w:rFonts w:ascii="Times New Roman" w:eastAsia="Times New Roman" w:hAnsi="Times New Roman" w:cs="David"/>
          <w:sz w:val="24"/>
          <w:szCs w:val="24"/>
          <w:rtl/>
          <w:lang w:eastAsia="he-IL"/>
        </w:rPr>
        <w:t>כניות כולל תאריך ומספר מהדורה – לפחות פעם בחודש.</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A03B97" w:rsidRPr="00A03B97" w:rsidRDefault="002B2234" w:rsidP="00A03B97">
      <w:pPr>
        <w:pStyle w:val="ListParagraph"/>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שהתכניות יוכנו לפי בצוע בקטעים של הפרויקט ויכללו פתרונות </w:t>
      </w:r>
    </w:p>
    <w:p w:rsidR="002B2234" w:rsidRPr="002B2234" w:rsidRDefault="002B2234" w:rsidP="00A03B97">
      <w:pPr>
        <w:pStyle w:val="ListParagraph"/>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התכניות המתאימות לבניה טרומית/מתועשת, כולל סימון שרוולים והכנות קצה עם מידות מדויקות והנחיות ביצוע על רקע כל אלמנט ואלמנט. </w:t>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rsidR="00B57C10" w:rsidRDefault="00EA4B9E"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33FF2">
            <w:rPr>
              <w:rFonts w:ascii="Times New Roman" w:eastAsia="Times New Roman" w:hAnsi="Times New Roman" w:cs="David" w:hint="cs"/>
              <w:color w:val="008000"/>
              <w:sz w:val="24"/>
              <w:szCs w:val="24"/>
              <w:rtl/>
              <w:lang w:eastAsia="he-IL"/>
            </w:rPr>
            <w:t>אפריקה ישראל מגורים בע"מ</w:t>
          </w:r>
          <w:r w:rsidR="00533FF2">
            <w:rPr>
              <w:rFonts w:ascii="Times New Roman" w:eastAsia="Times New Roman" w:hAnsi="Times New Roman" w:cs="David" w:hint="cs"/>
              <w:color w:val="008000"/>
              <w:sz w:val="24"/>
              <w:szCs w:val="24"/>
              <w:rtl/>
              <w:lang w:eastAsia="he-IL"/>
            </w:rPr>
            <w:br/>
            <w:t>יוני נתניהו 1 ג' אור יהודה</w:t>
          </w:r>
          <w:r w:rsidR="00533FF2">
            <w:rPr>
              <w:rFonts w:ascii="Times New Roman" w:eastAsia="Times New Roman" w:hAnsi="Times New Roman" w:cs="David" w:hint="cs"/>
              <w:color w:val="008000"/>
              <w:sz w:val="24"/>
              <w:szCs w:val="24"/>
              <w:rtl/>
              <w:lang w:eastAsia="he-IL"/>
            </w:rPr>
            <w:br/>
            <w:t>מ.ז 52-003476-0</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t>שיכון ובינוי נדל"ן בע"מ</w:t>
          </w:r>
          <w:r w:rsidR="00533FF2">
            <w:rPr>
              <w:rFonts w:ascii="Times New Roman" w:eastAsia="Times New Roman" w:hAnsi="Times New Roman" w:cs="David" w:hint="cs"/>
              <w:color w:val="008000"/>
              <w:sz w:val="24"/>
              <w:szCs w:val="24"/>
              <w:rtl/>
              <w:lang w:eastAsia="he-IL"/>
            </w:rPr>
            <w:br/>
            <w:t>שלם 3 רמת גן 52215</w:t>
          </w:r>
          <w:r w:rsidR="00533FF2">
            <w:rPr>
              <w:rFonts w:ascii="Times New Roman" w:eastAsia="Times New Roman" w:hAnsi="Times New Roman" w:cs="David" w:hint="cs"/>
              <w:color w:val="008000"/>
              <w:sz w:val="24"/>
              <w:szCs w:val="24"/>
              <w:rtl/>
              <w:lang w:eastAsia="he-IL"/>
            </w:rPr>
            <w:br/>
            <w:t>מ.ז 52-002117-1</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t>כלל נכסי נדלן נשר מרכז (</w:t>
          </w:r>
          <w:proofErr w:type="spellStart"/>
          <w:r w:rsidR="00533FF2">
            <w:rPr>
              <w:rFonts w:ascii="Times New Roman" w:eastAsia="Times New Roman" w:hAnsi="Times New Roman" w:cs="David" w:hint="cs"/>
              <w:color w:val="008000"/>
              <w:sz w:val="24"/>
              <w:szCs w:val="24"/>
              <w:rtl/>
              <w:lang w:eastAsia="he-IL"/>
            </w:rPr>
            <w:t>נ.נ.נ.מ</w:t>
          </w:r>
          <w:proofErr w:type="spellEnd"/>
          <w:r w:rsidR="00533FF2">
            <w:rPr>
              <w:rFonts w:ascii="Times New Roman" w:eastAsia="Times New Roman" w:hAnsi="Times New Roman" w:cs="David" w:hint="cs"/>
              <w:color w:val="008000"/>
              <w:sz w:val="24"/>
              <w:szCs w:val="24"/>
              <w:rtl/>
              <w:lang w:eastAsia="he-IL"/>
            </w:rPr>
            <w:t>) שותפות מוגבלת</w:t>
          </w:r>
          <w:r w:rsidR="00533FF2">
            <w:rPr>
              <w:rFonts w:ascii="Times New Roman" w:eastAsia="Times New Roman" w:hAnsi="Times New Roman" w:cs="David" w:hint="cs"/>
              <w:color w:val="008000"/>
              <w:sz w:val="24"/>
              <w:szCs w:val="24"/>
              <w:rtl/>
              <w:lang w:eastAsia="he-IL"/>
            </w:rPr>
            <w:br/>
            <w:t>מרכז עזריאלי בניין משולש 3, תל אביב</w:t>
          </w:r>
          <w:r w:rsidR="00533FF2">
            <w:rPr>
              <w:rFonts w:ascii="Times New Roman" w:eastAsia="Times New Roman" w:hAnsi="Times New Roman" w:cs="David" w:hint="cs"/>
              <w:color w:val="008000"/>
              <w:sz w:val="24"/>
              <w:szCs w:val="24"/>
              <w:rtl/>
              <w:lang w:eastAsia="he-IL"/>
            </w:rPr>
            <w:br/>
            <w:t>540283033</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r>
        </w:sdtContent>
      </w:sdt>
      <w:r w:rsidR="00B57C10" w:rsidRPr="00B27B4C">
        <w:rPr>
          <w:rFonts w:ascii="Times New Roman" w:eastAsia="Times New Roman" w:hAnsi="Times New Roman" w:cs="David" w:hint="cs"/>
          <w:color w:val="008000"/>
          <w:sz w:val="24"/>
          <w:szCs w:val="24"/>
          <w:rtl/>
          <w:lang w:eastAsia="he-IL"/>
        </w:rPr>
        <w:br/>
      </w:r>
    </w:p>
    <w:p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33FF2">
            <w:rPr>
              <w:rFonts w:ascii="Times New Roman" w:eastAsia="Times New Roman" w:hAnsi="Times New Roman" w:cs="David" w:hint="cs"/>
              <w:color w:val="008000"/>
              <w:sz w:val="24"/>
              <w:szCs w:val="24"/>
              <w:rtl/>
              <w:lang w:eastAsia="he-IL"/>
            </w:rPr>
            <w:t xml:space="preserve">  סער מהנדסים בע"מ </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533FF2">
            <w:rPr>
              <w:rFonts w:ascii="Times New Roman" w:eastAsia="Times New Roman" w:hAnsi="Times New Roman" w:cs="David" w:hint="cs"/>
              <w:color w:val="008000"/>
              <w:sz w:val="24"/>
              <w:szCs w:val="24"/>
              <w:rtl/>
              <w:lang w:eastAsia="he-IL"/>
            </w:rPr>
            <w:t>נשר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533FF2">
            <w:rPr>
              <w:rFonts w:ascii="Times New Roman" w:eastAsia="Times New Roman" w:hAnsi="Times New Roman" w:cs="David" w:hint="cs"/>
              <w:color w:val="008000"/>
              <w:sz w:val="24"/>
              <w:szCs w:val="24"/>
              <w:rtl/>
            </w:rPr>
            <w:t xml:space="preserve">יעוץ ותכנון חשמל תקשורת </w:t>
          </w:r>
          <w:proofErr w:type="spellStart"/>
          <w:r w:rsidR="00533FF2">
            <w:rPr>
              <w:rFonts w:ascii="Times New Roman" w:eastAsia="Times New Roman" w:hAnsi="Times New Roman" w:cs="David" w:hint="cs"/>
              <w:color w:val="008000"/>
              <w:sz w:val="24"/>
              <w:szCs w:val="24"/>
              <w:rtl/>
            </w:rPr>
            <w:t>וכו</w:t>
          </w:r>
          <w:proofErr w:type="spellEnd"/>
          <w:r w:rsidR="00533FF2">
            <w:rPr>
              <w:rFonts w:ascii="Times New Roman" w:eastAsia="Times New Roman" w:hAnsi="Times New Roman" w:cs="David" w:hint="cs"/>
              <w:color w:val="008000"/>
              <w:sz w:val="24"/>
              <w:szCs w:val="24"/>
              <w:rtl/>
            </w:rPr>
            <w:t xml:space="preserve"> במגרשים לבנייני מגורים , מסחר ו/או תעסוקה וכן מגורים משולב בתעסוקה לרבות מרתפים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rsidR="00B57C10" w:rsidRPr="00B27B4C" w:rsidRDefault="00EA4B9E"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33FF2">
            <w:rPr>
              <w:rFonts w:ascii="Times New Roman" w:eastAsia="Times New Roman" w:hAnsi="Times New Roman" w:cs="David" w:hint="cs"/>
              <w:color w:val="00B0F0"/>
              <w:sz w:val="20"/>
              <w:szCs w:val="24"/>
              <w:u w:val="single"/>
              <w:rtl/>
              <w:lang w:eastAsia="he-IL"/>
            </w:rPr>
            <w:t xml:space="preserve">  סער מהנדסים בע"מ </w:t>
          </w:r>
        </w:sdtContent>
      </w:sdt>
    </w:p>
    <w:p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33FF2">
            <w:rPr>
              <w:rFonts w:ascii="Times New Roman" w:eastAsia="Times New Roman" w:hAnsi="Times New Roman" w:cs="David" w:hint="cs"/>
              <w:color w:val="008000"/>
              <w:sz w:val="24"/>
              <w:szCs w:val="24"/>
              <w:rtl/>
              <w:lang w:eastAsia="he-IL"/>
            </w:rPr>
            <w:t>אפריקה ישראל מגורים בע"מ</w:t>
          </w:r>
          <w:r w:rsidR="00533FF2">
            <w:rPr>
              <w:rFonts w:ascii="Times New Roman" w:eastAsia="Times New Roman" w:hAnsi="Times New Roman" w:cs="David" w:hint="cs"/>
              <w:color w:val="008000"/>
              <w:sz w:val="24"/>
              <w:szCs w:val="24"/>
              <w:rtl/>
              <w:lang w:eastAsia="he-IL"/>
            </w:rPr>
            <w:br/>
            <w:t>יוני נתניהו 1 ג' אור יהודה</w:t>
          </w:r>
          <w:r w:rsidR="00533FF2">
            <w:rPr>
              <w:rFonts w:ascii="Times New Roman" w:eastAsia="Times New Roman" w:hAnsi="Times New Roman" w:cs="David" w:hint="cs"/>
              <w:color w:val="008000"/>
              <w:sz w:val="24"/>
              <w:szCs w:val="24"/>
              <w:rtl/>
              <w:lang w:eastAsia="he-IL"/>
            </w:rPr>
            <w:br/>
            <w:t>מ.ז 52-003476-0</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t>שיכון ובינוי נדל"ן בע"מ</w:t>
          </w:r>
          <w:r w:rsidR="00533FF2">
            <w:rPr>
              <w:rFonts w:ascii="Times New Roman" w:eastAsia="Times New Roman" w:hAnsi="Times New Roman" w:cs="David" w:hint="cs"/>
              <w:color w:val="008000"/>
              <w:sz w:val="24"/>
              <w:szCs w:val="24"/>
              <w:rtl/>
              <w:lang w:eastAsia="he-IL"/>
            </w:rPr>
            <w:br/>
            <w:t>שלם 3 רמת גן 52215</w:t>
          </w:r>
          <w:r w:rsidR="00533FF2">
            <w:rPr>
              <w:rFonts w:ascii="Times New Roman" w:eastAsia="Times New Roman" w:hAnsi="Times New Roman" w:cs="David" w:hint="cs"/>
              <w:color w:val="008000"/>
              <w:sz w:val="24"/>
              <w:szCs w:val="24"/>
              <w:rtl/>
              <w:lang w:eastAsia="he-IL"/>
            </w:rPr>
            <w:br/>
            <w:t>מ.ז 52-002117-1</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t>כלל נכסי נדלן נשר מרכז (</w:t>
          </w:r>
          <w:proofErr w:type="spellStart"/>
          <w:r w:rsidR="00533FF2">
            <w:rPr>
              <w:rFonts w:ascii="Times New Roman" w:eastAsia="Times New Roman" w:hAnsi="Times New Roman" w:cs="David" w:hint="cs"/>
              <w:color w:val="008000"/>
              <w:sz w:val="24"/>
              <w:szCs w:val="24"/>
              <w:rtl/>
              <w:lang w:eastAsia="he-IL"/>
            </w:rPr>
            <w:t>נ.נ.נ.מ</w:t>
          </w:r>
          <w:proofErr w:type="spellEnd"/>
          <w:r w:rsidR="00533FF2">
            <w:rPr>
              <w:rFonts w:ascii="Times New Roman" w:eastAsia="Times New Roman" w:hAnsi="Times New Roman" w:cs="David" w:hint="cs"/>
              <w:color w:val="008000"/>
              <w:sz w:val="24"/>
              <w:szCs w:val="24"/>
              <w:rtl/>
              <w:lang w:eastAsia="he-IL"/>
            </w:rPr>
            <w:t>) שותפות מוגבלת</w:t>
          </w:r>
          <w:r w:rsidR="00533FF2">
            <w:rPr>
              <w:rFonts w:ascii="Times New Roman" w:eastAsia="Times New Roman" w:hAnsi="Times New Roman" w:cs="David" w:hint="cs"/>
              <w:color w:val="008000"/>
              <w:sz w:val="24"/>
              <w:szCs w:val="24"/>
              <w:rtl/>
              <w:lang w:eastAsia="he-IL"/>
            </w:rPr>
            <w:br/>
            <w:t>מרכז עזריאלי בניין משולש 3, תל אביב</w:t>
          </w:r>
          <w:r w:rsidR="00533FF2">
            <w:rPr>
              <w:rFonts w:ascii="Times New Roman" w:eastAsia="Times New Roman" w:hAnsi="Times New Roman" w:cs="David" w:hint="cs"/>
              <w:color w:val="008000"/>
              <w:sz w:val="24"/>
              <w:szCs w:val="24"/>
              <w:rtl/>
              <w:lang w:eastAsia="he-IL"/>
            </w:rPr>
            <w:br/>
            <w:t>540283033</w:t>
          </w:r>
          <w:r w:rsidR="00533FF2">
            <w:rPr>
              <w:rFonts w:ascii="Times New Roman" w:eastAsia="Times New Roman" w:hAnsi="Times New Roman" w:cs="David" w:hint="cs"/>
              <w:color w:val="008000"/>
              <w:sz w:val="24"/>
              <w:szCs w:val="24"/>
              <w:rtl/>
              <w:lang w:eastAsia="he-IL"/>
            </w:rPr>
            <w:br/>
          </w:r>
          <w:r w:rsidR="00533FF2">
            <w:rPr>
              <w:rFonts w:ascii="Times New Roman" w:eastAsia="Times New Roman" w:hAnsi="Times New Roman" w:cs="David" w:hint="cs"/>
              <w:color w:val="008000"/>
              <w:sz w:val="24"/>
              <w:szCs w:val="24"/>
              <w:rtl/>
              <w:lang w:eastAsia="he-IL"/>
            </w:rPr>
            <w:br/>
          </w:r>
        </w:sdtContent>
      </w:sdt>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533FF2">
            <w:rPr>
              <w:rFonts w:ascii="Times New Roman" w:eastAsia="Times New Roman" w:hAnsi="Times New Roman" w:cs="David" w:hint="cs"/>
              <w:color w:val="008000"/>
              <w:sz w:val="24"/>
              <w:szCs w:val="24"/>
              <w:rtl/>
              <w:lang w:eastAsia="he-IL"/>
            </w:rPr>
            <w:t>נשר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0-14T00:00:00Z">
            <w:dateFormat w:val="dd/MM/yyyy"/>
            <w:lid w:val="he-IL"/>
            <w:storeMappedDataAs w:val="dateTime"/>
            <w:calendar w:val="gregorian"/>
          </w:date>
        </w:sdtPr>
        <w:sdtEndPr>
          <w:rPr>
            <w:rFonts w:hint="cs"/>
          </w:rPr>
        </w:sdtEndPr>
        <w:sdtContent>
          <w:r w:rsidR="00533FF2">
            <w:rPr>
              <w:rFonts w:ascii="Times New Roman" w:eastAsia="Times New Roman" w:hAnsi="Times New Roman" w:cs="David" w:hint="cs"/>
              <w:color w:val="008000"/>
              <w:sz w:val="24"/>
              <w:szCs w:val="24"/>
              <w:rtl/>
              <w:lang w:eastAsia="he-IL"/>
            </w:rPr>
            <w:t>‏14/10/2020</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33FF2">
            <w:rPr>
              <w:rFonts w:ascii="Times New Roman" w:eastAsia="Times New Roman" w:hAnsi="Times New Roman" w:cs="David" w:hint="cs"/>
              <w:color w:val="00B0F0"/>
              <w:sz w:val="20"/>
              <w:szCs w:val="24"/>
              <w:u w:val="single"/>
              <w:rtl/>
              <w:lang w:eastAsia="he-IL"/>
            </w:rPr>
            <w:t xml:space="preserve">  סער מהנדסים בע"מ </w:t>
          </w:r>
        </w:sdtContent>
      </w:sdt>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4B9E" w:rsidRDefault="00EA4B9E" w:rsidP="00AF234B">
      <w:pPr>
        <w:spacing w:before="0" w:after="0" w:line="240" w:lineRule="auto"/>
      </w:pPr>
      <w:r>
        <w:separator/>
      </w:r>
    </w:p>
  </w:endnote>
  <w:endnote w:type="continuationSeparator" w:id="0">
    <w:p w:rsidR="00EA4B9E" w:rsidRDefault="00EA4B9E" w:rsidP="00AF234B">
      <w:pPr>
        <w:spacing w:before="0" w:after="0" w:line="240" w:lineRule="auto"/>
      </w:pPr>
      <w:r>
        <w:continuationSeparator/>
      </w:r>
    </w:p>
  </w:endnote>
  <w:endnote w:type="continuationNotice" w:id="1">
    <w:p w:rsidR="00EA4B9E" w:rsidRDefault="00EA4B9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5"/>
      <w:gridCol w:w="2810"/>
      <w:gridCol w:w="232"/>
      <w:gridCol w:w="1042"/>
      <w:gridCol w:w="1777"/>
    </w:tblGrid>
    <w:tr w:rsidR="00533FF2" w:rsidRPr="00F9528C" w:rsidTr="005E6C84">
      <w:tc>
        <w:tcPr>
          <w:tcW w:w="753"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rsidR="00533FF2" w:rsidRPr="00F9528C" w:rsidRDefault="00533FF2" w:rsidP="005E6C8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 xml:space="preserve">פרוייקט נשר - ( שם זמני ) </w:t>
              </w:r>
            </w:p>
          </w:tc>
        </w:sdtContent>
      </w:sdt>
      <w:tc>
        <w:tcPr>
          <w:tcW w:w="2232"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ן חשמל ותקשורת</w:t>
              </w:r>
            </w:sdtContent>
          </w:sdt>
        </w:p>
      </w:tc>
      <w:tc>
        <w:tcPr>
          <w:tcW w:w="236" w:type="dxa"/>
        </w:tcPr>
        <w:p w:rsidR="00533FF2" w:rsidRPr="00F9528C" w:rsidRDefault="00533FF2" w:rsidP="005E6C84">
          <w:pPr>
            <w:tabs>
              <w:tab w:val="center" w:pos="4153"/>
              <w:tab w:val="right" w:pos="8306"/>
            </w:tabs>
            <w:spacing w:before="0" w:after="0" w:line="240" w:lineRule="auto"/>
            <w:rPr>
              <w:rFonts w:ascii="David" w:hAnsi="David"/>
              <w:sz w:val="16"/>
              <w:szCs w:val="16"/>
              <w:rtl/>
            </w:rPr>
          </w:pPr>
        </w:p>
      </w:tc>
      <w:tc>
        <w:tcPr>
          <w:tcW w:w="1129"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r>
                <w:rPr>
                  <w:rFonts w:ascii="David" w:hAnsi="David" w:hint="cs"/>
                  <w:sz w:val="20"/>
                  <w:szCs w:val="20"/>
                </w:rPr>
                <w:t>CO</w:t>
              </w:r>
              <w:r>
                <w:rPr>
                  <w:rFonts w:ascii="David" w:hAnsi="David" w:hint="cs"/>
                  <w:sz w:val="20"/>
                  <w:szCs w:val="20"/>
                  <w:rtl/>
                </w:rPr>
                <w:t>NT-10-1938</w:t>
              </w:r>
            </w:p>
          </w:tc>
        </w:sdtContent>
      </w:sdt>
    </w:tr>
    <w:tr w:rsidR="00533FF2" w:rsidRPr="00F9528C" w:rsidTr="005E6C84">
      <w:tc>
        <w:tcPr>
          <w:tcW w:w="753"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rsidR="00533FF2" w:rsidRPr="00F9528C" w:rsidRDefault="00533FF2" w:rsidP="005E6C8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 xml:space="preserve">  סער מהנדסים בע"מ </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33FF2" w:rsidRPr="00F9528C" w:rsidTr="005E6C84">
            <w:trPr>
              <w:trHeight w:val="201"/>
            </w:trPr>
            <w:tc>
              <w:tcPr>
                <w:tcW w:w="926"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rsidR="00533FF2" w:rsidRPr="00F9528C" w:rsidRDefault="00533FF2" w:rsidP="005E6C84">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0.5</w:t>
                    </w:r>
                  </w:p>
                </w:tc>
              </w:sdtContent>
            </w:sdt>
          </w:tr>
        </w:tbl>
        <w:p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236"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1129"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rsidR="00533FF2" w:rsidRPr="00F9528C" w:rsidRDefault="00EA4B9E"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533FF2">
                <w:rPr>
                  <w:rFonts w:ascii="David" w:hAnsi="David" w:hint="cs"/>
                  <w:sz w:val="20"/>
                  <w:szCs w:val="20"/>
                  <w:rtl/>
                </w:rPr>
                <w:t>3;#</w:t>
              </w:r>
              <w:r w:rsidR="00533FF2">
                <w:rPr>
                  <w:rFonts w:ascii="David" w:hAnsi="David" w:hint="cs"/>
                  <w:sz w:val="20"/>
                  <w:szCs w:val="20"/>
                </w:rPr>
                <w:t>Draft</w:t>
              </w:r>
            </w:sdtContent>
          </w:sdt>
        </w:p>
      </w:tc>
    </w:tr>
    <w:tr w:rsidR="00533FF2" w:rsidRPr="00F9528C" w:rsidTr="005E6C84">
      <w:trPr>
        <w:trHeight w:val="80"/>
      </w:trPr>
      <w:tc>
        <w:tcPr>
          <w:tcW w:w="753"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1883" w:type="dxa"/>
        </w:tcPr>
        <w:p w:rsidR="00533FF2" w:rsidRPr="00F9528C" w:rsidRDefault="00533FF2" w:rsidP="005E6C84">
          <w:pPr>
            <w:tabs>
              <w:tab w:val="center" w:pos="4153"/>
              <w:tab w:val="right" w:pos="8306"/>
            </w:tabs>
            <w:spacing w:before="0" w:after="0" w:line="240" w:lineRule="auto"/>
            <w:rPr>
              <w:rFonts w:ascii="David" w:hAnsi="David"/>
              <w:color w:val="00B0F0"/>
              <w:sz w:val="20"/>
              <w:szCs w:val="20"/>
              <w:rtl/>
            </w:rPr>
          </w:pPr>
        </w:p>
      </w:tc>
      <w:tc>
        <w:tcPr>
          <w:tcW w:w="2232"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236"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1129"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p>
      </w:tc>
      <w:tc>
        <w:tcPr>
          <w:tcW w:w="2073" w:type="dxa"/>
        </w:tcPr>
        <w:p w:rsidR="00533FF2" w:rsidRPr="00F9528C" w:rsidRDefault="00533FF2" w:rsidP="005E6C84">
          <w:pPr>
            <w:tabs>
              <w:tab w:val="center" w:pos="4153"/>
              <w:tab w:val="right" w:pos="8306"/>
            </w:tabs>
            <w:spacing w:before="0" w:after="0" w:line="240" w:lineRule="auto"/>
            <w:rPr>
              <w:rFonts w:ascii="David" w:hAnsi="David"/>
              <w:sz w:val="20"/>
              <w:szCs w:val="20"/>
              <w:rtl/>
            </w:rPr>
          </w:pPr>
        </w:p>
      </w:tc>
    </w:tr>
  </w:tbl>
  <w:p w:rsidR="00533FF2" w:rsidRPr="00EC2AE1" w:rsidRDefault="00533FF2" w:rsidP="002F6D3B">
    <w:pPr>
      <w:spacing w:before="0" w:beforeAutospacing="0" w:after="0" w:afterAutospacing="0" w:line="240" w:lineRule="auto"/>
      <w:rPr>
        <w:rFonts w:ascii="Arial" w:hAnsi="Arial" w:cs="Arial"/>
        <w:sz w:val="16"/>
        <w:szCs w:val="16"/>
      </w:rPr>
    </w:pPr>
    <w:del w:id="264" w:author="Eyal Konyak" w:date="2020-10-29T09:24:00Z">
      <w:r w:rsidRPr="00F9528C">
        <w:rPr>
          <w:rFonts w:ascii="Arial" w:hAnsi="Arial" w:cs="Arial" w:hint="cs"/>
          <w:sz w:val="16"/>
          <w:szCs w:val="16"/>
          <w:rtl/>
        </w:rPr>
        <w:delText xml:space="preserve">   </w:delText>
      </w:r>
      <w:r w:rsidRPr="00F9528C">
        <w:rPr>
          <w:rFonts w:ascii="Arial" w:hAnsi="Arial" w:cs="Arial"/>
          <w:sz w:val="16"/>
          <w:szCs w:val="16"/>
          <w:rtl/>
        </w:rPr>
        <w:delText>© וקסלר, ברגמן ושות' עורכי-דין</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4B9E" w:rsidRDefault="00EA4B9E" w:rsidP="00AF234B">
      <w:pPr>
        <w:spacing w:before="0" w:after="0" w:line="240" w:lineRule="auto"/>
      </w:pPr>
      <w:r>
        <w:separator/>
      </w:r>
    </w:p>
  </w:footnote>
  <w:footnote w:type="continuationSeparator" w:id="0">
    <w:p w:rsidR="00EA4B9E" w:rsidRDefault="00EA4B9E" w:rsidP="00AF234B">
      <w:pPr>
        <w:spacing w:before="0" w:after="0" w:line="240" w:lineRule="auto"/>
      </w:pPr>
      <w:r>
        <w:continuationSeparator/>
      </w:r>
    </w:p>
  </w:footnote>
  <w:footnote w:type="continuationNotice" w:id="1">
    <w:p w:rsidR="00EA4B9E" w:rsidRDefault="00EA4B9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792596257"/>
      <w:docPartObj>
        <w:docPartGallery w:val="Page Numbers (Top of Page)"/>
        <w:docPartUnique/>
      </w:docPartObj>
    </w:sdtPr>
    <w:sdtEndPr/>
    <w:sdtContent>
      <w:p w:rsidR="00533FF2" w:rsidRDefault="00533FF2" w:rsidP="00CF334C">
        <w:pPr>
          <w:pStyle w:val="Header"/>
          <w:jc w:val="center"/>
        </w:pPr>
        <w:r>
          <w:fldChar w:fldCharType="begin"/>
        </w:r>
        <w:r>
          <w:instrText xml:space="preserve"> PAGE   \* MERGEFORMAT </w:instrText>
        </w:r>
        <w:r>
          <w:fldChar w:fldCharType="separate"/>
        </w:r>
        <w:r>
          <w:rPr>
            <w:noProof/>
            <w:rtl/>
          </w:rPr>
          <w:t>27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1F43098C"/>
    <w:multiLevelType w:val="hybridMultilevel"/>
    <w:tmpl w:val="CE727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2C3717"/>
    <w:multiLevelType w:val="hybridMultilevel"/>
    <w:tmpl w:val="D7FC9BAC"/>
    <w:lvl w:ilvl="0" w:tplc="FC1EB0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7"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0"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8"/>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
  </w:num>
  <w:num w:numId="14">
    <w:abstractNumId w:val="8"/>
  </w:num>
  <w:num w:numId="15">
    <w:abstractNumId w:val="17"/>
  </w:num>
  <w:num w:numId="16">
    <w:abstractNumId w:val="19"/>
  </w:num>
  <w:num w:numId="17">
    <w:abstractNumId w:val="2"/>
  </w:num>
  <w:num w:numId="18">
    <w:abstractNumId w:val="7"/>
  </w:num>
  <w:num w:numId="19">
    <w:abstractNumId w:val="10"/>
  </w:num>
  <w:num w:numId="20">
    <w:abstractNumId w:val="9"/>
  </w:num>
  <w:num w:numId="21">
    <w:abstractNumId w:val="13"/>
  </w:num>
  <w:num w:numId="22">
    <w:abstractNumId w:val="12"/>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lvlOverride w:ilvl="2"/>
    <w:lvlOverride w:ilvl="3"/>
    <w:lvlOverride w:ilvl="4"/>
    <w:lvlOverride w:ilvl="5"/>
    <w:lvlOverride w:ilvl="6"/>
    <w:lvlOverride w:ilvl="7"/>
    <w:lvlOverride w:ilvl="8"/>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num>
  <w:num w:numId="2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yal Konyak">
    <w15:presenceInfo w15:providerId="AD" w15:userId="S-1-5-21-686649596-1940530815-925700815-76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684A"/>
    <w:rsid w:val="00055CA0"/>
    <w:rsid w:val="00082B8A"/>
    <w:rsid w:val="000E3A97"/>
    <w:rsid w:val="0011381D"/>
    <w:rsid w:val="00134C85"/>
    <w:rsid w:val="001538C0"/>
    <w:rsid w:val="001555E9"/>
    <w:rsid w:val="001A0C3C"/>
    <w:rsid w:val="001A69D5"/>
    <w:rsid w:val="001C0853"/>
    <w:rsid w:val="001D7167"/>
    <w:rsid w:val="00214ACF"/>
    <w:rsid w:val="00223E9F"/>
    <w:rsid w:val="0024287E"/>
    <w:rsid w:val="00272745"/>
    <w:rsid w:val="002735C1"/>
    <w:rsid w:val="002B2234"/>
    <w:rsid w:val="002F6D3B"/>
    <w:rsid w:val="0039396B"/>
    <w:rsid w:val="00533FF2"/>
    <w:rsid w:val="00552E11"/>
    <w:rsid w:val="00563897"/>
    <w:rsid w:val="005807CD"/>
    <w:rsid w:val="005E6C84"/>
    <w:rsid w:val="0061499E"/>
    <w:rsid w:val="00666119"/>
    <w:rsid w:val="00691AD5"/>
    <w:rsid w:val="00696A37"/>
    <w:rsid w:val="006E297C"/>
    <w:rsid w:val="006F2869"/>
    <w:rsid w:val="0072103C"/>
    <w:rsid w:val="00735E3D"/>
    <w:rsid w:val="00772D23"/>
    <w:rsid w:val="00790766"/>
    <w:rsid w:val="00793877"/>
    <w:rsid w:val="008015C0"/>
    <w:rsid w:val="00815A03"/>
    <w:rsid w:val="00822BEC"/>
    <w:rsid w:val="00837F05"/>
    <w:rsid w:val="008C27F9"/>
    <w:rsid w:val="008C64C6"/>
    <w:rsid w:val="00904B80"/>
    <w:rsid w:val="00942177"/>
    <w:rsid w:val="009559FC"/>
    <w:rsid w:val="0097666F"/>
    <w:rsid w:val="009D597A"/>
    <w:rsid w:val="009E5945"/>
    <w:rsid w:val="00A03B97"/>
    <w:rsid w:val="00A1106F"/>
    <w:rsid w:val="00A152CE"/>
    <w:rsid w:val="00A42271"/>
    <w:rsid w:val="00A6479E"/>
    <w:rsid w:val="00AB582B"/>
    <w:rsid w:val="00AF234B"/>
    <w:rsid w:val="00B05887"/>
    <w:rsid w:val="00B36EE0"/>
    <w:rsid w:val="00B57C10"/>
    <w:rsid w:val="00B61A22"/>
    <w:rsid w:val="00B76FA9"/>
    <w:rsid w:val="00BA162A"/>
    <w:rsid w:val="00BB7D8B"/>
    <w:rsid w:val="00BC1B6C"/>
    <w:rsid w:val="00BD380A"/>
    <w:rsid w:val="00BD72C4"/>
    <w:rsid w:val="00BE17B4"/>
    <w:rsid w:val="00C96DF4"/>
    <w:rsid w:val="00CD7D23"/>
    <w:rsid w:val="00CF334C"/>
    <w:rsid w:val="00CF4D32"/>
    <w:rsid w:val="00D80A75"/>
    <w:rsid w:val="00D90877"/>
    <w:rsid w:val="00E044DD"/>
    <w:rsid w:val="00E62B12"/>
    <w:rsid w:val="00E64F6C"/>
    <w:rsid w:val="00E679C7"/>
    <w:rsid w:val="00EA4B9E"/>
    <w:rsid w:val="00EC2AE1"/>
    <w:rsid w:val="00EC37B6"/>
    <w:rsid w:val="00EE62F4"/>
    <w:rsid w:val="00F62913"/>
    <w:rsid w:val="00F9549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4B38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link w:val="ListParagraphChar"/>
    <w:uiPriority w:val="99"/>
    <w:qFormat/>
    <w:rsid w:val="00A03B97"/>
    <w:pPr>
      <w:ind w:left="720"/>
      <w:contextualSpacing/>
    </w:pPr>
  </w:style>
  <w:style w:type="table" w:customStyle="1" w:styleId="11">
    <w:name w:val="רשת טבלה1"/>
    <w:basedOn w:val="TableNormal"/>
    <w:next w:val="TableGrid"/>
    <w:rsid w:val="00EC2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character" w:customStyle="1" w:styleId="ListParagraphChar">
    <w:name w:val="List Paragraph Char"/>
    <w:link w:val="ListParagraph"/>
    <w:uiPriority w:val="99"/>
    <w:locked/>
    <w:rsid w:val="00772D23"/>
  </w:style>
  <w:style w:type="character" w:customStyle="1" w:styleId="xdtextboxrtl1">
    <w:name w:val="xdtextboxrtl1"/>
    <w:basedOn w:val="DefaultParagraphFont"/>
    <w:rsid w:val="00CD7D23"/>
    <w:rPr>
      <w:color w:val="auto"/>
      <w:bdr w:val="single" w:sz="8" w:space="1" w:color="DCDCDC" w:frame="1"/>
      <w:shd w:val="clear" w:color="auto" w:fill="FFFFFF"/>
    </w:rPr>
  </w:style>
  <w:style w:type="paragraph" w:customStyle="1" w:styleId="Normal2">
    <w:name w:val="Normal 2"/>
    <w:basedOn w:val="Normal"/>
    <w:rsid w:val="001538C0"/>
    <w:pPr>
      <w:spacing w:before="0" w:beforeAutospacing="0" w:after="240" w:afterAutospacing="0" w:line="360" w:lineRule="auto"/>
      <w:ind w:left="1134"/>
      <w:jc w:val="both"/>
    </w:pPr>
    <w:rPr>
      <w:rFonts w:ascii="Arial" w:eastAsia="Times New Roman" w:hAnsi="Arial" w:cs="David"/>
      <w:sz w:val="24"/>
      <w:szCs w:val="24"/>
    </w:rPr>
  </w:style>
  <w:style w:type="paragraph" w:styleId="Revision">
    <w:name w:val="Revision"/>
    <w:hidden/>
    <w:uiPriority w:val="99"/>
    <w:semiHidden/>
    <w:rsid w:val="002F6D3B"/>
    <w:pPr>
      <w:spacing w:after="0" w:line="240" w:lineRule="auto"/>
    </w:pPr>
  </w:style>
  <w:style w:type="paragraph" w:customStyle="1" w:styleId="Normal1">
    <w:name w:val="Normal 1"/>
    <w:basedOn w:val="Normal"/>
    <w:rsid w:val="00B36EE0"/>
    <w:pPr>
      <w:spacing w:before="0" w:beforeAutospacing="0" w:after="240" w:afterAutospacing="0" w:line="360" w:lineRule="auto"/>
      <w:ind w:left="454"/>
      <w:jc w:val="both"/>
    </w:pPr>
    <w:rPr>
      <w:rFonts w:ascii="Arial" w:eastAsia="Times New Roman" w:hAnsi="Arial" w:cs="Dav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62846">
      <w:bodyDiv w:val="1"/>
      <w:marLeft w:val="0"/>
      <w:marRight w:val="0"/>
      <w:marTop w:val="0"/>
      <w:marBottom w:val="0"/>
      <w:divBdr>
        <w:top w:val="none" w:sz="0" w:space="0" w:color="auto"/>
        <w:left w:val="none" w:sz="0" w:space="0" w:color="auto"/>
        <w:bottom w:val="none" w:sz="0" w:space="0" w:color="auto"/>
        <w:right w:val="none" w:sz="0" w:space="0" w:color="auto"/>
      </w:divBdr>
    </w:div>
    <w:div w:id="71006807">
      <w:bodyDiv w:val="1"/>
      <w:marLeft w:val="0"/>
      <w:marRight w:val="0"/>
      <w:marTop w:val="0"/>
      <w:marBottom w:val="0"/>
      <w:divBdr>
        <w:top w:val="none" w:sz="0" w:space="0" w:color="auto"/>
        <w:left w:val="none" w:sz="0" w:space="0" w:color="auto"/>
        <w:bottom w:val="none" w:sz="0" w:space="0" w:color="auto"/>
        <w:right w:val="none" w:sz="0" w:space="0" w:color="auto"/>
      </w:divBdr>
    </w:div>
    <w:div w:id="177621494">
      <w:bodyDiv w:val="1"/>
      <w:marLeft w:val="0"/>
      <w:marRight w:val="0"/>
      <w:marTop w:val="0"/>
      <w:marBottom w:val="0"/>
      <w:divBdr>
        <w:top w:val="none" w:sz="0" w:space="0" w:color="auto"/>
        <w:left w:val="none" w:sz="0" w:space="0" w:color="auto"/>
        <w:bottom w:val="none" w:sz="0" w:space="0" w:color="auto"/>
        <w:right w:val="none" w:sz="0" w:space="0" w:color="auto"/>
      </w:divBdr>
    </w:div>
    <w:div w:id="177736149">
      <w:bodyDiv w:val="1"/>
      <w:marLeft w:val="0"/>
      <w:marRight w:val="0"/>
      <w:marTop w:val="0"/>
      <w:marBottom w:val="0"/>
      <w:divBdr>
        <w:top w:val="none" w:sz="0" w:space="0" w:color="auto"/>
        <w:left w:val="none" w:sz="0" w:space="0" w:color="auto"/>
        <w:bottom w:val="none" w:sz="0" w:space="0" w:color="auto"/>
        <w:right w:val="none" w:sz="0" w:space="0" w:color="auto"/>
      </w:divBdr>
    </w:div>
    <w:div w:id="216360664">
      <w:bodyDiv w:val="1"/>
      <w:marLeft w:val="0"/>
      <w:marRight w:val="0"/>
      <w:marTop w:val="0"/>
      <w:marBottom w:val="0"/>
      <w:divBdr>
        <w:top w:val="none" w:sz="0" w:space="0" w:color="auto"/>
        <w:left w:val="none" w:sz="0" w:space="0" w:color="auto"/>
        <w:bottom w:val="none" w:sz="0" w:space="0" w:color="auto"/>
        <w:right w:val="none" w:sz="0" w:space="0" w:color="auto"/>
      </w:divBdr>
    </w:div>
    <w:div w:id="284431757">
      <w:bodyDiv w:val="1"/>
      <w:marLeft w:val="0"/>
      <w:marRight w:val="0"/>
      <w:marTop w:val="0"/>
      <w:marBottom w:val="0"/>
      <w:divBdr>
        <w:top w:val="none" w:sz="0" w:space="0" w:color="auto"/>
        <w:left w:val="none" w:sz="0" w:space="0" w:color="auto"/>
        <w:bottom w:val="none" w:sz="0" w:space="0" w:color="auto"/>
        <w:right w:val="none" w:sz="0" w:space="0" w:color="auto"/>
      </w:divBdr>
    </w:div>
    <w:div w:id="381515310">
      <w:bodyDiv w:val="1"/>
      <w:marLeft w:val="0"/>
      <w:marRight w:val="0"/>
      <w:marTop w:val="0"/>
      <w:marBottom w:val="0"/>
      <w:divBdr>
        <w:top w:val="none" w:sz="0" w:space="0" w:color="auto"/>
        <w:left w:val="none" w:sz="0" w:space="0" w:color="auto"/>
        <w:bottom w:val="none" w:sz="0" w:space="0" w:color="auto"/>
        <w:right w:val="none" w:sz="0" w:space="0" w:color="auto"/>
      </w:divBdr>
    </w:div>
    <w:div w:id="486869117">
      <w:bodyDiv w:val="1"/>
      <w:marLeft w:val="0"/>
      <w:marRight w:val="0"/>
      <w:marTop w:val="0"/>
      <w:marBottom w:val="0"/>
      <w:divBdr>
        <w:top w:val="none" w:sz="0" w:space="0" w:color="auto"/>
        <w:left w:val="none" w:sz="0" w:space="0" w:color="auto"/>
        <w:bottom w:val="none" w:sz="0" w:space="0" w:color="auto"/>
        <w:right w:val="none" w:sz="0" w:space="0" w:color="auto"/>
      </w:divBdr>
    </w:div>
    <w:div w:id="530803629">
      <w:bodyDiv w:val="1"/>
      <w:marLeft w:val="0"/>
      <w:marRight w:val="0"/>
      <w:marTop w:val="0"/>
      <w:marBottom w:val="0"/>
      <w:divBdr>
        <w:top w:val="none" w:sz="0" w:space="0" w:color="auto"/>
        <w:left w:val="none" w:sz="0" w:space="0" w:color="auto"/>
        <w:bottom w:val="none" w:sz="0" w:space="0" w:color="auto"/>
        <w:right w:val="none" w:sz="0" w:space="0" w:color="auto"/>
      </w:divBdr>
    </w:div>
    <w:div w:id="553154699">
      <w:bodyDiv w:val="1"/>
      <w:marLeft w:val="0"/>
      <w:marRight w:val="0"/>
      <w:marTop w:val="0"/>
      <w:marBottom w:val="0"/>
      <w:divBdr>
        <w:top w:val="none" w:sz="0" w:space="0" w:color="auto"/>
        <w:left w:val="none" w:sz="0" w:space="0" w:color="auto"/>
        <w:bottom w:val="none" w:sz="0" w:space="0" w:color="auto"/>
        <w:right w:val="none" w:sz="0" w:space="0" w:color="auto"/>
      </w:divBdr>
    </w:div>
    <w:div w:id="648438479">
      <w:bodyDiv w:val="1"/>
      <w:marLeft w:val="0"/>
      <w:marRight w:val="0"/>
      <w:marTop w:val="0"/>
      <w:marBottom w:val="0"/>
      <w:divBdr>
        <w:top w:val="none" w:sz="0" w:space="0" w:color="auto"/>
        <w:left w:val="none" w:sz="0" w:space="0" w:color="auto"/>
        <w:bottom w:val="none" w:sz="0" w:space="0" w:color="auto"/>
        <w:right w:val="none" w:sz="0" w:space="0" w:color="auto"/>
      </w:divBdr>
    </w:div>
    <w:div w:id="740100336">
      <w:bodyDiv w:val="1"/>
      <w:marLeft w:val="0"/>
      <w:marRight w:val="0"/>
      <w:marTop w:val="0"/>
      <w:marBottom w:val="0"/>
      <w:divBdr>
        <w:top w:val="none" w:sz="0" w:space="0" w:color="auto"/>
        <w:left w:val="none" w:sz="0" w:space="0" w:color="auto"/>
        <w:bottom w:val="none" w:sz="0" w:space="0" w:color="auto"/>
        <w:right w:val="none" w:sz="0" w:space="0" w:color="auto"/>
      </w:divBdr>
    </w:div>
    <w:div w:id="837039860">
      <w:bodyDiv w:val="1"/>
      <w:marLeft w:val="0"/>
      <w:marRight w:val="0"/>
      <w:marTop w:val="0"/>
      <w:marBottom w:val="0"/>
      <w:divBdr>
        <w:top w:val="none" w:sz="0" w:space="0" w:color="auto"/>
        <w:left w:val="none" w:sz="0" w:space="0" w:color="auto"/>
        <w:bottom w:val="none" w:sz="0" w:space="0" w:color="auto"/>
        <w:right w:val="none" w:sz="0" w:space="0" w:color="auto"/>
      </w:divBdr>
    </w:div>
    <w:div w:id="875846981">
      <w:bodyDiv w:val="1"/>
      <w:marLeft w:val="0"/>
      <w:marRight w:val="0"/>
      <w:marTop w:val="0"/>
      <w:marBottom w:val="0"/>
      <w:divBdr>
        <w:top w:val="none" w:sz="0" w:space="0" w:color="auto"/>
        <w:left w:val="none" w:sz="0" w:space="0" w:color="auto"/>
        <w:bottom w:val="none" w:sz="0" w:space="0" w:color="auto"/>
        <w:right w:val="none" w:sz="0" w:space="0" w:color="auto"/>
      </w:divBdr>
    </w:div>
    <w:div w:id="923730819">
      <w:bodyDiv w:val="1"/>
      <w:marLeft w:val="0"/>
      <w:marRight w:val="0"/>
      <w:marTop w:val="0"/>
      <w:marBottom w:val="0"/>
      <w:divBdr>
        <w:top w:val="none" w:sz="0" w:space="0" w:color="auto"/>
        <w:left w:val="none" w:sz="0" w:space="0" w:color="auto"/>
        <w:bottom w:val="none" w:sz="0" w:space="0" w:color="auto"/>
        <w:right w:val="none" w:sz="0" w:space="0" w:color="auto"/>
      </w:divBdr>
    </w:div>
    <w:div w:id="1048719515">
      <w:bodyDiv w:val="1"/>
      <w:marLeft w:val="0"/>
      <w:marRight w:val="0"/>
      <w:marTop w:val="0"/>
      <w:marBottom w:val="0"/>
      <w:divBdr>
        <w:top w:val="none" w:sz="0" w:space="0" w:color="auto"/>
        <w:left w:val="none" w:sz="0" w:space="0" w:color="auto"/>
        <w:bottom w:val="none" w:sz="0" w:space="0" w:color="auto"/>
        <w:right w:val="none" w:sz="0" w:space="0" w:color="auto"/>
      </w:divBdr>
    </w:div>
    <w:div w:id="1152679787">
      <w:bodyDiv w:val="1"/>
      <w:marLeft w:val="0"/>
      <w:marRight w:val="0"/>
      <w:marTop w:val="0"/>
      <w:marBottom w:val="0"/>
      <w:divBdr>
        <w:top w:val="none" w:sz="0" w:space="0" w:color="auto"/>
        <w:left w:val="none" w:sz="0" w:space="0" w:color="auto"/>
        <w:bottom w:val="none" w:sz="0" w:space="0" w:color="auto"/>
        <w:right w:val="none" w:sz="0" w:space="0" w:color="auto"/>
      </w:divBdr>
    </w:div>
    <w:div w:id="1193500019">
      <w:bodyDiv w:val="1"/>
      <w:marLeft w:val="0"/>
      <w:marRight w:val="0"/>
      <w:marTop w:val="0"/>
      <w:marBottom w:val="0"/>
      <w:divBdr>
        <w:top w:val="none" w:sz="0" w:space="0" w:color="auto"/>
        <w:left w:val="none" w:sz="0" w:space="0" w:color="auto"/>
        <w:bottom w:val="none" w:sz="0" w:space="0" w:color="auto"/>
        <w:right w:val="none" w:sz="0" w:space="0" w:color="auto"/>
      </w:divBdr>
    </w:div>
    <w:div w:id="1211041654">
      <w:bodyDiv w:val="1"/>
      <w:marLeft w:val="0"/>
      <w:marRight w:val="0"/>
      <w:marTop w:val="0"/>
      <w:marBottom w:val="0"/>
      <w:divBdr>
        <w:top w:val="none" w:sz="0" w:space="0" w:color="auto"/>
        <w:left w:val="none" w:sz="0" w:space="0" w:color="auto"/>
        <w:bottom w:val="none" w:sz="0" w:space="0" w:color="auto"/>
        <w:right w:val="none" w:sz="0" w:space="0" w:color="auto"/>
      </w:divBdr>
    </w:div>
    <w:div w:id="1218467099">
      <w:bodyDiv w:val="1"/>
      <w:marLeft w:val="0"/>
      <w:marRight w:val="0"/>
      <w:marTop w:val="0"/>
      <w:marBottom w:val="0"/>
      <w:divBdr>
        <w:top w:val="none" w:sz="0" w:space="0" w:color="auto"/>
        <w:left w:val="none" w:sz="0" w:space="0" w:color="auto"/>
        <w:bottom w:val="none" w:sz="0" w:space="0" w:color="auto"/>
        <w:right w:val="none" w:sz="0" w:space="0" w:color="auto"/>
      </w:divBdr>
    </w:div>
    <w:div w:id="1225990234">
      <w:bodyDiv w:val="1"/>
      <w:marLeft w:val="0"/>
      <w:marRight w:val="0"/>
      <w:marTop w:val="0"/>
      <w:marBottom w:val="0"/>
      <w:divBdr>
        <w:top w:val="none" w:sz="0" w:space="0" w:color="auto"/>
        <w:left w:val="none" w:sz="0" w:space="0" w:color="auto"/>
        <w:bottom w:val="none" w:sz="0" w:space="0" w:color="auto"/>
        <w:right w:val="none" w:sz="0" w:space="0" w:color="auto"/>
      </w:divBdr>
    </w:div>
    <w:div w:id="1247231649">
      <w:bodyDiv w:val="1"/>
      <w:marLeft w:val="0"/>
      <w:marRight w:val="0"/>
      <w:marTop w:val="0"/>
      <w:marBottom w:val="0"/>
      <w:divBdr>
        <w:top w:val="none" w:sz="0" w:space="0" w:color="auto"/>
        <w:left w:val="none" w:sz="0" w:space="0" w:color="auto"/>
        <w:bottom w:val="none" w:sz="0" w:space="0" w:color="auto"/>
        <w:right w:val="none" w:sz="0" w:space="0" w:color="auto"/>
      </w:divBdr>
    </w:div>
    <w:div w:id="1351490930">
      <w:bodyDiv w:val="1"/>
      <w:marLeft w:val="0"/>
      <w:marRight w:val="0"/>
      <w:marTop w:val="0"/>
      <w:marBottom w:val="0"/>
      <w:divBdr>
        <w:top w:val="none" w:sz="0" w:space="0" w:color="auto"/>
        <w:left w:val="none" w:sz="0" w:space="0" w:color="auto"/>
        <w:bottom w:val="none" w:sz="0" w:space="0" w:color="auto"/>
        <w:right w:val="none" w:sz="0" w:space="0" w:color="auto"/>
      </w:divBdr>
    </w:div>
    <w:div w:id="1399746589">
      <w:bodyDiv w:val="1"/>
      <w:marLeft w:val="0"/>
      <w:marRight w:val="0"/>
      <w:marTop w:val="0"/>
      <w:marBottom w:val="0"/>
      <w:divBdr>
        <w:top w:val="none" w:sz="0" w:space="0" w:color="auto"/>
        <w:left w:val="none" w:sz="0" w:space="0" w:color="auto"/>
        <w:bottom w:val="none" w:sz="0" w:space="0" w:color="auto"/>
        <w:right w:val="none" w:sz="0" w:space="0" w:color="auto"/>
      </w:divBdr>
    </w:div>
    <w:div w:id="1448238543">
      <w:bodyDiv w:val="1"/>
      <w:marLeft w:val="0"/>
      <w:marRight w:val="0"/>
      <w:marTop w:val="0"/>
      <w:marBottom w:val="0"/>
      <w:divBdr>
        <w:top w:val="none" w:sz="0" w:space="0" w:color="auto"/>
        <w:left w:val="none" w:sz="0" w:space="0" w:color="auto"/>
        <w:bottom w:val="none" w:sz="0" w:space="0" w:color="auto"/>
        <w:right w:val="none" w:sz="0" w:space="0" w:color="auto"/>
      </w:divBdr>
    </w:div>
    <w:div w:id="1456171713">
      <w:bodyDiv w:val="1"/>
      <w:marLeft w:val="0"/>
      <w:marRight w:val="0"/>
      <w:marTop w:val="0"/>
      <w:marBottom w:val="0"/>
      <w:divBdr>
        <w:top w:val="none" w:sz="0" w:space="0" w:color="auto"/>
        <w:left w:val="none" w:sz="0" w:space="0" w:color="auto"/>
        <w:bottom w:val="none" w:sz="0" w:space="0" w:color="auto"/>
        <w:right w:val="none" w:sz="0" w:space="0" w:color="auto"/>
      </w:divBdr>
    </w:div>
    <w:div w:id="1568413970">
      <w:bodyDiv w:val="1"/>
      <w:marLeft w:val="0"/>
      <w:marRight w:val="0"/>
      <w:marTop w:val="0"/>
      <w:marBottom w:val="0"/>
      <w:divBdr>
        <w:top w:val="none" w:sz="0" w:space="0" w:color="auto"/>
        <w:left w:val="none" w:sz="0" w:space="0" w:color="auto"/>
        <w:bottom w:val="none" w:sz="0" w:space="0" w:color="auto"/>
        <w:right w:val="none" w:sz="0" w:space="0" w:color="auto"/>
      </w:divBdr>
    </w:div>
    <w:div w:id="1634364723">
      <w:bodyDiv w:val="1"/>
      <w:marLeft w:val="0"/>
      <w:marRight w:val="0"/>
      <w:marTop w:val="0"/>
      <w:marBottom w:val="0"/>
      <w:divBdr>
        <w:top w:val="none" w:sz="0" w:space="0" w:color="auto"/>
        <w:left w:val="none" w:sz="0" w:space="0" w:color="auto"/>
        <w:bottom w:val="none" w:sz="0" w:space="0" w:color="auto"/>
        <w:right w:val="none" w:sz="0" w:space="0" w:color="auto"/>
      </w:divBdr>
    </w:div>
    <w:div w:id="1824393112">
      <w:bodyDiv w:val="1"/>
      <w:marLeft w:val="0"/>
      <w:marRight w:val="0"/>
      <w:marTop w:val="0"/>
      <w:marBottom w:val="0"/>
      <w:divBdr>
        <w:top w:val="none" w:sz="0" w:space="0" w:color="auto"/>
        <w:left w:val="none" w:sz="0" w:space="0" w:color="auto"/>
        <w:bottom w:val="none" w:sz="0" w:space="0" w:color="auto"/>
        <w:right w:val="none" w:sz="0" w:space="0" w:color="auto"/>
      </w:divBdr>
    </w:div>
    <w:div w:id="1881673029">
      <w:bodyDiv w:val="1"/>
      <w:marLeft w:val="0"/>
      <w:marRight w:val="0"/>
      <w:marTop w:val="0"/>
      <w:marBottom w:val="0"/>
      <w:divBdr>
        <w:top w:val="none" w:sz="0" w:space="0" w:color="auto"/>
        <w:left w:val="none" w:sz="0" w:space="0" w:color="auto"/>
        <w:bottom w:val="none" w:sz="0" w:space="0" w:color="auto"/>
        <w:right w:val="none" w:sz="0" w:space="0" w:color="auto"/>
      </w:divBdr>
    </w:div>
    <w:div w:id="1977177699">
      <w:bodyDiv w:val="1"/>
      <w:marLeft w:val="0"/>
      <w:marRight w:val="0"/>
      <w:marTop w:val="0"/>
      <w:marBottom w:val="0"/>
      <w:divBdr>
        <w:top w:val="none" w:sz="0" w:space="0" w:color="auto"/>
        <w:left w:val="none" w:sz="0" w:space="0" w:color="auto"/>
        <w:bottom w:val="none" w:sz="0" w:space="0" w:color="auto"/>
        <w:right w:val="none" w:sz="0" w:space="0" w:color="auto"/>
      </w:divBdr>
    </w:div>
    <w:div w:id="205025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PlaceholderText"/>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PlaceholderText"/>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PlaceholderText"/>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PlaceholderText"/>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PlaceholderText"/>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PlaceholderText"/>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PlaceholderText"/>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PlaceholderText"/>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PlaceholderText"/>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PlaceholderText"/>
              <w:rtl/>
            </w:rPr>
            <w:t>[שם ספק]</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PlaceholderText"/>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PlaceholderText"/>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PlaceholderText"/>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PlaceholderText"/>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PlaceholderText"/>
              <w:rtl/>
            </w:rPr>
            <w:t>[שדה נוסף 6]</w:t>
          </w:r>
        </w:p>
      </w:docPartBody>
    </w:docPart>
    <w:docPart>
      <w:docPartPr>
        <w:name w:val="3E9AC458F0AD4E6F99C49B61DCA76E0B"/>
        <w:category>
          <w:name w:val="כללי"/>
          <w:gallery w:val="placeholder"/>
        </w:category>
        <w:types>
          <w:type w:val="bbPlcHdr"/>
        </w:types>
        <w:behaviors>
          <w:behavior w:val="content"/>
        </w:behaviors>
        <w:guid w:val="{EC7695D2-2C40-49B2-9F9F-FA01C6988592}"/>
      </w:docPartPr>
      <w:docPartBody>
        <w:p w:rsidR="00484095" w:rsidRDefault="00484095" w:rsidP="00484095">
          <w:pPr>
            <w:pStyle w:val="3E9AC458F0AD4E6F99C49B61DCA76E0B"/>
          </w:pPr>
          <w:r w:rsidRPr="003059F5">
            <w:rPr>
              <w:rStyle w:val="PlaceholderText"/>
              <w:rtl/>
            </w:rPr>
            <w:t>[אחוז השתתפות צד א]</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PlaceholderText"/>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PlaceholderText"/>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PlaceholderText"/>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PlaceholderText"/>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PlaceholderText"/>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PlaceholderText"/>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PlaceholderText"/>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PlaceholderText"/>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PlaceholderText"/>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PlaceholderText"/>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PlaceholderText"/>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PlaceholderText"/>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PlaceholderText"/>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PlaceholderText"/>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PlaceholderText"/>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PlaceholderText"/>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PlaceholderText"/>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PlaceholderText"/>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PlaceholderText"/>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PlaceholderText"/>
              <w:rtl/>
            </w:rPr>
            <w:t>[שם ספק]</w:t>
          </w:r>
        </w:p>
      </w:docPartBody>
    </w:docPart>
    <w:docPart>
      <w:docPartPr>
        <w:name w:val="875D6C15FFBA408398CE6A3D758DCC71"/>
        <w:category>
          <w:name w:val="כללי"/>
          <w:gallery w:val="placeholder"/>
        </w:category>
        <w:types>
          <w:type w:val="bbPlcHdr"/>
        </w:types>
        <w:behaviors>
          <w:behavior w:val="content"/>
        </w:behaviors>
        <w:guid w:val="{4F4BA305-E5DB-4E3D-B046-A9DACC351293}"/>
      </w:docPartPr>
      <w:docPartBody>
        <w:p w:rsidR="00096BBD" w:rsidRDefault="008034E4" w:rsidP="008034E4">
          <w:pPr>
            <w:pStyle w:val="875D6C15FFBA408398CE6A3D758DCC71"/>
          </w:pPr>
          <w:r w:rsidRPr="003059F5">
            <w:rPr>
              <w:rStyle w:val="PlaceholderText"/>
              <w:rtl/>
            </w:rPr>
            <w:t>[שדה נוסף 2]</w:t>
          </w:r>
        </w:p>
      </w:docPartBody>
    </w:docPart>
    <w:docPart>
      <w:docPartPr>
        <w:name w:val="A98DA71403AD4D2EBFB76AF043596D79"/>
        <w:category>
          <w:name w:val="כללי"/>
          <w:gallery w:val="placeholder"/>
        </w:category>
        <w:types>
          <w:type w:val="bbPlcHdr"/>
        </w:types>
        <w:behaviors>
          <w:behavior w:val="content"/>
        </w:behaviors>
        <w:guid w:val="{D3B99033-5F28-4A2C-85B3-95FDC1996145}"/>
      </w:docPartPr>
      <w:docPartBody>
        <w:p w:rsidR="00096BBD" w:rsidRDefault="008034E4" w:rsidP="008034E4">
          <w:pPr>
            <w:pStyle w:val="A98DA71403AD4D2EBFB76AF043596D79"/>
          </w:pPr>
          <w:r w:rsidRPr="003059F5">
            <w:rPr>
              <w:rStyle w:val="PlaceholderText"/>
              <w:rtl/>
            </w:rPr>
            <w:t>[רשות מקומית]</w:t>
          </w:r>
        </w:p>
      </w:docPartBody>
    </w:docPart>
    <w:docPart>
      <w:docPartPr>
        <w:name w:val="FBB8ECFC5AE34006BB8DC4410FB09B4E"/>
        <w:category>
          <w:name w:val="כללי"/>
          <w:gallery w:val="placeholder"/>
        </w:category>
        <w:types>
          <w:type w:val="bbPlcHdr"/>
        </w:types>
        <w:behaviors>
          <w:behavior w:val="content"/>
        </w:behaviors>
        <w:guid w:val="{1A507526-92CB-41D8-9B0E-D5A0CD7FBF04}"/>
      </w:docPartPr>
      <w:docPartBody>
        <w:p w:rsidR="00096BBD" w:rsidRDefault="008034E4" w:rsidP="008034E4">
          <w:pPr>
            <w:pStyle w:val="FBB8ECFC5AE34006BB8DC4410FB09B4E"/>
          </w:pPr>
          <w:r w:rsidRPr="003059F5">
            <w:rPr>
              <w:rStyle w:val="PlaceholderText"/>
              <w:rtl/>
            </w:rPr>
            <w:t>[שם אתר]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96BBD"/>
    <w:rsid w:val="00136F53"/>
    <w:rsid w:val="0017417C"/>
    <w:rsid w:val="0032380B"/>
    <w:rsid w:val="003D3172"/>
    <w:rsid w:val="003E21FC"/>
    <w:rsid w:val="00484095"/>
    <w:rsid w:val="006865A5"/>
    <w:rsid w:val="008034E4"/>
    <w:rsid w:val="00A5002F"/>
    <w:rsid w:val="00BE4C2A"/>
    <w:rsid w:val="00CA1EF4"/>
    <w:rsid w:val="00DE3DBF"/>
    <w:rsid w:val="00E06B9B"/>
    <w:rsid w:val="00F66FE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4C2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AB33CF0E7CB34795A6CC13DA4C0D9059">
    <w:name w:val="AB33CF0E7CB34795A6CC13DA4C0D9059"/>
    <w:rsid w:val="00484095"/>
    <w:pPr>
      <w:bidi/>
    </w:pPr>
  </w:style>
  <w:style w:type="paragraph" w:customStyle="1" w:styleId="99D03293435C4A94A37FDC7E554CCE72">
    <w:name w:val="99D03293435C4A94A37FDC7E554CCE72"/>
    <w:rsid w:val="00484095"/>
    <w:pPr>
      <w:bidi/>
    </w:pPr>
  </w:style>
  <w:style w:type="paragraph" w:customStyle="1" w:styleId="48C91A4BE922422E800CA21DE3D8EBF5">
    <w:name w:val="48C91A4BE922422E800CA21DE3D8EBF5"/>
    <w:rsid w:val="00484095"/>
    <w:pPr>
      <w:bidi/>
    </w:pPr>
  </w:style>
  <w:style w:type="paragraph" w:customStyle="1" w:styleId="E5DECD84628F4A68BE24FB8C1A5397E4">
    <w:name w:val="E5DECD84628F4A68BE24FB8C1A5397E4"/>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 w:type="paragraph" w:customStyle="1" w:styleId="EB7BC18B52C64980944F7CFA61A4905E">
    <w:name w:val="EB7BC18B52C64980944F7CFA61A4905E"/>
    <w:rsid w:val="008034E4"/>
    <w:pPr>
      <w:bidi/>
    </w:pPr>
  </w:style>
  <w:style w:type="paragraph" w:customStyle="1" w:styleId="EBB8F9839E3B4F0D970F0D6364E450C7">
    <w:name w:val="EBB8F9839E3B4F0D970F0D6364E450C7"/>
    <w:rsid w:val="008034E4"/>
    <w:pPr>
      <w:bidi/>
    </w:pPr>
  </w:style>
  <w:style w:type="paragraph" w:customStyle="1" w:styleId="875D6C15FFBA408398CE6A3D758DCC71">
    <w:name w:val="875D6C15FFBA408398CE6A3D758DCC71"/>
    <w:rsid w:val="008034E4"/>
    <w:pPr>
      <w:bidi/>
    </w:pPr>
  </w:style>
  <w:style w:type="paragraph" w:customStyle="1" w:styleId="A98DA71403AD4D2EBFB76AF043596D79">
    <w:name w:val="A98DA71403AD4D2EBFB76AF043596D79"/>
    <w:rsid w:val="008034E4"/>
    <w:pPr>
      <w:bidi/>
    </w:pPr>
  </w:style>
  <w:style w:type="paragraph" w:customStyle="1" w:styleId="9D6030100B744F02B97538AA5681875D">
    <w:name w:val="9D6030100B744F02B97538AA5681875D"/>
    <w:rsid w:val="008034E4"/>
    <w:pPr>
      <w:bidi/>
    </w:pPr>
  </w:style>
  <w:style w:type="paragraph" w:customStyle="1" w:styleId="FBB8ECFC5AE34006BB8DC4410FB09B4E">
    <w:name w:val="FBB8ECFC5AE34006BB8DC4410FB09B4E"/>
    <w:rsid w:val="008034E4"/>
    <w:pPr>
      <w:bidi/>
    </w:pPr>
  </w:style>
  <w:style w:type="paragraph" w:customStyle="1" w:styleId="593952A1542848EC86A724EE9958E2F1">
    <w:name w:val="593952A1542848EC86A724EE9958E2F1"/>
    <w:rsid w:val="00BE4C2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25AE17C6-1AEB-4180-95A3-DAF72E0299AD}"/>
</file>

<file path=customXml/itemProps3.xml><?xml version="1.0" encoding="utf-8"?>
<ds:datastoreItem xmlns:ds="http://schemas.openxmlformats.org/officeDocument/2006/customXml" ds:itemID="{2EEA29BB-3E3D-4440-92D9-1F34ABBA1292}"/>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1E95DF01-EC73-46A8-BD48-A0A8DCDCD24B}"/>
</file>

<file path=customXml/itemProps6.xml><?xml version="1.0" encoding="utf-8"?>
<ds:datastoreItem xmlns:ds="http://schemas.openxmlformats.org/officeDocument/2006/customXml" ds:itemID="{89FC645E-C051-418A-9C3C-A485210FCDCF}"/>
</file>

<file path=docProps/app.xml><?xml version="1.0" encoding="utf-8"?>
<Properties xmlns="http://schemas.openxmlformats.org/officeDocument/2006/extended-properties" xmlns:vt="http://schemas.openxmlformats.org/officeDocument/2006/docPropsVTypes">
  <Template>Normal.dotm</Template>
  <TotalTime>1071</TotalTime>
  <Pages>1</Pages>
  <Words>12365</Words>
  <Characters>61826</Characters>
  <Application>Microsoft Office Word</Application>
  <DocSecurity>0</DocSecurity>
  <Lines>515</Lines>
  <Paragraphs>148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3</cp:revision>
  <dcterms:created xsi:type="dcterms:W3CDTF">2020-10-26T14:45:00Z</dcterms:created>
  <dcterms:modified xsi:type="dcterms:W3CDTF">2020-11-02T07:58:00Z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800de20a-caf2-4fbd-b8ba-c883e2a81604</vt:lpwstr>
  </property>
</Properties>
</file>