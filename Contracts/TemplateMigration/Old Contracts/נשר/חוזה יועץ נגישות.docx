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D7447A" w14:textId="77777777" w:rsidR="009C6F6C" w:rsidRPr="000C5974"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66AC3BA" w14:textId="77777777" w:rsidR="009C6F6C" w:rsidRPr="000C5974"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8E39462" w14:textId="77777777" w:rsidR="009C6F6C" w:rsidRPr="000C5974"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C5974">
        <w:rPr>
          <w:rFonts w:ascii="Times New Roman" w:eastAsia="Times New Roman" w:hAnsi="Times New Roman" w:cs="David"/>
          <w:bCs/>
          <w:i/>
          <w:iCs/>
          <w:noProof/>
          <w:sz w:val="32"/>
          <w:szCs w:val="32"/>
        </w:rPr>
        <w:drawing>
          <wp:inline distT="0" distB="0" distL="0" distR="0" wp14:anchorId="1710F017" wp14:editId="7FD76783">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3DC036F6" w14:textId="77777777" w:rsidR="009C6F6C" w:rsidRPr="000C5974"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2096086" w14:textId="77777777" w:rsidR="009C6F6C" w:rsidRPr="000C5974"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C8B067" w14:textId="77777777" w:rsidR="00FC5090" w:rsidRPr="000C5974"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2409FB" w14:textId="77777777" w:rsidR="00FC5090" w:rsidRPr="000C5974"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9F9C41" w14:textId="77777777" w:rsidR="009C6F6C" w:rsidRPr="000C5974"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C5974">
        <w:rPr>
          <w:rFonts w:ascii="Times New Roman" w:eastAsia="Times New Roman" w:hAnsi="Times New Roman" w:cs="David" w:hint="cs"/>
          <w:bCs/>
          <w:sz w:val="32"/>
          <w:szCs w:val="32"/>
          <w:u w:val="single"/>
          <w:rtl/>
          <w:lang w:eastAsia="he-IL"/>
        </w:rPr>
        <w:t>חוזה יועץ נגישות</w:t>
      </w:r>
    </w:p>
    <w:p w14:paraId="3D3A3AB0" w14:textId="77777777" w:rsidR="009C6F6C" w:rsidRPr="000C5974"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EA39F1" w14:textId="77777777" w:rsidR="00FC5090" w:rsidRPr="000C5974"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BDC1BF" w14:textId="77777777" w:rsidR="00FC5090" w:rsidRPr="000C5974"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BE8525" w14:textId="77777777" w:rsidR="00FC5090" w:rsidRPr="000C5974"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069E3B" w14:textId="77777777" w:rsidR="00FC5090" w:rsidRPr="000C5974"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24"/>
          <w:szCs w:val="24"/>
          <w:u w:val="single"/>
          <w:rtl/>
          <w:lang w:eastAsia="he-IL"/>
        </w:rPr>
        <w:alias w:val="שם הפרויקט"/>
        <w:tag w:val="cntProjectName"/>
        <w:id w:val="-191536093"/>
        <w:placeholder>
          <w:docPart w:val="9970B091003747E4836FA045B6EFF7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BF10358" w14:textId="77777777" w:rsidR="00FC5090" w:rsidRPr="009E450B" w:rsidRDefault="0003169D" w:rsidP="00FC5090">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9E450B">
            <w:rPr>
              <w:rFonts w:ascii="Times New Roman" w:eastAsia="Times New Roman" w:hAnsi="Times New Roman" w:cs="David"/>
              <w:bCs/>
              <w:sz w:val="24"/>
              <w:szCs w:val="24"/>
              <w:u w:val="single"/>
              <w:rtl/>
              <w:lang w:eastAsia="he-IL"/>
            </w:rPr>
            <w:t xml:space="preserve">אגמי הכרמל </w:t>
          </w:r>
        </w:p>
      </w:sdtContent>
    </w:sdt>
    <w:p w14:paraId="381A0C81" w14:textId="77777777" w:rsidR="00FC5090" w:rsidRPr="009E450B" w:rsidRDefault="00FC5090" w:rsidP="00FC5090">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5E79EB" w14:textId="77777777" w:rsidR="00FC5090" w:rsidRPr="009E450B" w:rsidRDefault="00FC5090" w:rsidP="00FC5090">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780A07" w14:textId="77777777" w:rsidR="00FC5090" w:rsidRPr="009E450B" w:rsidRDefault="00FC5090" w:rsidP="00FC5090">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bCs/>
          <w:sz w:val="24"/>
          <w:szCs w:val="24"/>
          <w:u w:val="single"/>
          <w:rtl/>
          <w:lang w:eastAsia="he-IL"/>
        </w:rPr>
        <w:alias w:val="שם אתר"/>
        <w:tag w:val="cntSite"/>
        <w:id w:val="-1700381503"/>
        <w:placeholder>
          <w:docPart w:val="0E08446C9890437AB5380797D9AAD7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925B0B2" w14:textId="77777777" w:rsidR="00FC5090" w:rsidRPr="009E450B" w:rsidRDefault="0003169D" w:rsidP="00FC5090">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9E450B">
            <w:rPr>
              <w:rFonts w:ascii="Times New Roman" w:eastAsia="Times New Roman" w:hAnsi="Times New Roman" w:cs="David"/>
              <w:bCs/>
              <w:sz w:val="24"/>
              <w:szCs w:val="24"/>
              <w:u w:val="single"/>
              <w:rtl/>
              <w:lang w:eastAsia="he-IL"/>
            </w:rPr>
            <w:t>נשר</w:t>
          </w:r>
        </w:p>
      </w:sdtContent>
    </w:sdt>
    <w:p w14:paraId="55F863C5" w14:textId="77777777" w:rsidR="00FC5090" w:rsidRPr="009E450B" w:rsidRDefault="00FC5090" w:rsidP="00FC5090">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1864DE" w14:textId="77777777" w:rsidR="009C6F6C" w:rsidRPr="000C5974"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E26C7F"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69016E"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68A2C3"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390FD3"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20C43B"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14D637"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6ABA19"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721ACF"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7B6D36"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198DAD"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5D169D"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396D1D"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1BB08D"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50E1D8"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F50664"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030BE2"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EBC9F8"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B02C60"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A32D53"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0EA9CF"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95502D"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31B05B"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475D03"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C820A4"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992AA4"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05A11B"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02663E"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9E450B">
        <w:rPr>
          <w:rFonts w:ascii="Times New Roman" w:eastAsia="Times New Roman" w:hAnsi="Times New Roman" w:cs="David" w:hint="cs"/>
          <w:bCs/>
          <w:sz w:val="32"/>
          <w:szCs w:val="32"/>
          <w:u w:val="single"/>
          <w:rtl/>
          <w:lang w:eastAsia="he-IL"/>
        </w:rPr>
        <w:t>חוזה</w:t>
      </w:r>
      <w:r w:rsidR="00AF1BE1" w:rsidRPr="009E450B">
        <w:rPr>
          <w:rFonts w:ascii="Times New Roman" w:eastAsia="Times New Roman" w:hAnsi="Times New Roman" w:cs="David" w:hint="cs"/>
          <w:bCs/>
          <w:sz w:val="32"/>
          <w:szCs w:val="32"/>
          <w:u w:val="single"/>
          <w:rtl/>
          <w:lang w:eastAsia="he-IL"/>
        </w:rPr>
        <w:t xml:space="preserve"> יועץ </w:t>
      </w:r>
      <w:r w:rsidR="00FC5090" w:rsidRPr="009E450B">
        <w:rPr>
          <w:rFonts w:ascii="Times New Roman" w:eastAsia="Times New Roman" w:hAnsi="Times New Roman" w:cs="David" w:hint="cs"/>
          <w:bCs/>
          <w:sz w:val="32"/>
          <w:szCs w:val="32"/>
          <w:u w:val="single"/>
          <w:rtl/>
          <w:lang w:eastAsia="he-IL"/>
        </w:rPr>
        <w:t>נגישות</w:t>
      </w:r>
    </w:p>
    <w:p w14:paraId="361945C5"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29669F7" w14:textId="335D1CCE" w:rsidR="009C6F6C" w:rsidRPr="009E450B" w:rsidRDefault="009C6F6C" w:rsidP="00FC5090">
      <w:pPr>
        <w:widowControl w:val="0"/>
        <w:spacing w:before="0" w:beforeAutospacing="0" w:after="0" w:afterAutospacing="0" w:line="240" w:lineRule="auto"/>
        <w:jc w:val="center"/>
        <w:rPr>
          <w:rFonts w:ascii="Times New Roman" w:eastAsia="Times New Roman" w:hAnsi="Times New Roman" w:cs="David"/>
          <w:sz w:val="24"/>
          <w:szCs w:val="24"/>
          <w:rtl/>
        </w:rPr>
      </w:pPr>
      <w:r w:rsidRPr="009E450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sz w:val="24"/>
            <w:szCs w:val="24"/>
            <w:rtl/>
            <w:lang w:eastAsia="he-IL"/>
          </w:rPr>
          <w:alias w:val="תאריך חתימת חוזה"/>
          <w:tag w:val="cntSignDate"/>
          <w:id w:val="-2093767361"/>
          <w:placeholder>
            <w:docPart w:val="7748D2B8613945338A3A545675197D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13T00:00:00Z">
            <w:dateFormat w:val="dd/MM/yyyy"/>
            <w:lid w:val="he-IL"/>
            <w:storeMappedDataAs w:val="dateTime"/>
            <w:calendar w:val="gregorian"/>
          </w:date>
        </w:sdtPr>
        <w:sdtEndPr/>
        <w:sdtContent>
          <w:r w:rsidR="00DC0F35" w:rsidRPr="009E450B">
            <w:rPr>
              <w:rFonts w:ascii="Times New Roman" w:eastAsia="Times New Roman" w:hAnsi="Times New Roman" w:cs="David" w:hint="cs"/>
              <w:sz w:val="24"/>
              <w:szCs w:val="24"/>
              <w:rtl/>
              <w:lang w:eastAsia="he-IL"/>
            </w:rPr>
            <w:t>‏13/04/2022</w:t>
          </w:r>
        </w:sdtContent>
      </w:sdt>
    </w:p>
    <w:p w14:paraId="5F6BE293" w14:textId="77777777" w:rsidR="009C6F6C" w:rsidRPr="000C5974" w:rsidRDefault="009C6F6C" w:rsidP="009C6F6C">
      <w:pPr>
        <w:widowControl w:val="0"/>
        <w:spacing w:before="0" w:beforeAutospacing="0" w:after="0" w:afterAutospacing="0" w:line="240" w:lineRule="auto"/>
        <w:rPr>
          <w:rFonts w:ascii="Times New Roman" w:eastAsia="Times New Roman" w:hAnsi="Times New Roman" w:cs="Times New Roman"/>
          <w:sz w:val="20"/>
          <w:szCs w:val="20"/>
          <w:rtl/>
        </w:rPr>
      </w:pPr>
    </w:p>
    <w:p w14:paraId="48E003EF"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503D332" w14:textId="77777777" w:rsidR="009C6F6C" w:rsidRPr="009E450B"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ECA0A2C" w14:textId="77777777" w:rsidR="009C6F6C" w:rsidRPr="009E450B" w:rsidRDefault="009C6F6C" w:rsidP="009C6F6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9E450B">
        <w:rPr>
          <w:rFonts w:ascii="Times New Roman" w:eastAsia="Times New Roman" w:hAnsi="Times New Roman" w:cs="David" w:hint="cs"/>
          <w:bCs/>
          <w:sz w:val="20"/>
          <w:szCs w:val="24"/>
          <w:rtl/>
          <w:lang w:eastAsia="he-IL"/>
        </w:rPr>
        <w:t>ב י ן</w:t>
      </w:r>
    </w:p>
    <w:p w14:paraId="77F4E7C3" w14:textId="7BF2F091" w:rsidR="00FC5090" w:rsidRPr="009E450B" w:rsidRDefault="00EF0733"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Fonts w:ascii="Times New Roman" w:eastAsia="Times New Roman" w:hAnsi="Times New Roman" w:cs="David"/>
            <w:sz w:val="24"/>
            <w:szCs w:val="24"/>
            <w:rtl/>
            <w:lang w:eastAsia="he-IL"/>
          </w:rPr>
          <w:alias w:val="צד א בחוזה"/>
          <w:tag w:val="cntTzadA"/>
          <w:id w:val="1685239962"/>
          <w:placeholder>
            <w:docPart w:val="E5E15C3F1D6D4EDF86BCD03352A54B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DC0F35" w:rsidRPr="009E450B">
            <w:rPr>
              <w:rFonts w:ascii="Times New Roman" w:eastAsia="Times New Roman" w:hAnsi="Times New Roman" w:cs="David"/>
              <w:sz w:val="24"/>
              <w:szCs w:val="24"/>
              <w:rtl/>
              <w:lang w:eastAsia="he-IL"/>
            </w:rPr>
            <w:br/>
            <w:t>שיכון ובינוי נדל"ן בע"מ</w:t>
          </w:r>
          <w:r w:rsidR="00DC0F35" w:rsidRPr="009E450B">
            <w:rPr>
              <w:rFonts w:ascii="Times New Roman" w:eastAsia="Times New Roman" w:hAnsi="Times New Roman" w:cs="David"/>
              <w:sz w:val="24"/>
              <w:szCs w:val="24"/>
              <w:rtl/>
              <w:lang w:eastAsia="he-IL"/>
            </w:rPr>
            <w:br/>
            <w:t>שלם 3 רמת גן 52215</w:t>
          </w:r>
          <w:r w:rsidR="00DC0F35" w:rsidRPr="009E450B">
            <w:rPr>
              <w:rFonts w:ascii="Times New Roman" w:eastAsia="Times New Roman" w:hAnsi="Times New Roman" w:cs="David"/>
              <w:sz w:val="24"/>
              <w:szCs w:val="24"/>
              <w:rtl/>
              <w:lang w:eastAsia="he-IL"/>
            </w:rPr>
            <w:br/>
            <w:t>מ.ז 52-002117-1</w:t>
          </w:r>
          <w:r w:rsidR="00DC0F35" w:rsidRPr="009E450B">
            <w:rPr>
              <w:rFonts w:ascii="Times New Roman" w:eastAsia="Times New Roman" w:hAnsi="Times New Roman" w:cs="David"/>
              <w:sz w:val="24"/>
              <w:szCs w:val="24"/>
              <w:rtl/>
              <w:lang w:eastAsia="he-IL"/>
            </w:rPr>
            <w:br/>
          </w:r>
          <w:r w:rsidR="00DC0F35" w:rsidRPr="009E450B">
            <w:rPr>
              <w:rFonts w:ascii="Times New Roman" w:eastAsia="Times New Roman" w:hAnsi="Times New Roman" w:cs="David"/>
              <w:sz w:val="24"/>
              <w:szCs w:val="24"/>
              <w:rtl/>
              <w:lang w:eastAsia="he-IL"/>
            </w:rPr>
            <w:br/>
            <w:t>אפריקה ישראל מגורים בע"מ</w:t>
          </w:r>
          <w:r w:rsidR="00DC0F35" w:rsidRPr="009E450B">
            <w:rPr>
              <w:rFonts w:ascii="Times New Roman" w:eastAsia="Times New Roman" w:hAnsi="Times New Roman" w:cs="David"/>
              <w:sz w:val="24"/>
              <w:szCs w:val="24"/>
              <w:rtl/>
              <w:lang w:eastAsia="he-IL"/>
            </w:rPr>
            <w:br/>
            <w:t>יוני נתניהו 1 ג' אור יהודה</w:t>
          </w:r>
          <w:r w:rsidR="00DC0F35" w:rsidRPr="009E450B">
            <w:rPr>
              <w:rFonts w:ascii="Times New Roman" w:eastAsia="Times New Roman" w:hAnsi="Times New Roman" w:cs="David"/>
              <w:sz w:val="24"/>
              <w:szCs w:val="24"/>
              <w:rtl/>
              <w:lang w:eastAsia="he-IL"/>
            </w:rPr>
            <w:br/>
            <w:t>מ.ז 52-003476-0</w:t>
          </w:r>
          <w:r w:rsidR="00DC0F35" w:rsidRPr="009E450B">
            <w:rPr>
              <w:rFonts w:ascii="Times New Roman" w:eastAsia="Times New Roman" w:hAnsi="Times New Roman" w:cs="David"/>
              <w:sz w:val="24"/>
              <w:szCs w:val="24"/>
              <w:rtl/>
              <w:lang w:eastAsia="he-IL"/>
            </w:rPr>
            <w:br/>
          </w:r>
          <w:r w:rsidR="00DC0F35" w:rsidRPr="009E450B">
            <w:rPr>
              <w:rFonts w:ascii="Times New Roman" w:eastAsia="Times New Roman" w:hAnsi="Times New Roman" w:cs="David"/>
              <w:sz w:val="24"/>
              <w:szCs w:val="24"/>
              <w:rtl/>
              <w:lang w:eastAsia="he-IL"/>
            </w:rPr>
            <w:br/>
            <w:t>כלל נכסי נדלן נשר מרכז (נ.נ.נ.מ) שותפות מוגבלת</w:t>
          </w:r>
          <w:r w:rsidR="00DC0F35" w:rsidRPr="009E450B">
            <w:rPr>
              <w:rFonts w:ascii="Times New Roman" w:eastAsia="Times New Roman" w:hAnsi="Times New Roman" w:cs="David"/>
              <w:sz w:val="24"/>
              <w:szCs w:val="24"/>
              <w:rtl/>
              <w:lang w:eastAsia="he-IL"/>
            </w:rPr>
            <w:br/>
            <w:t>מרכז עזריאלי בניין משולש 3, תל אביב</w:t>
          </w:r>
          <w:r w:rsidR="00DC0F35" w:rsidRPr="009E450B">
            <w:rPr>
              <w:rFonts w:ascii="Times New Roman" w:eastAsia="Times New Roman" w:hAnsi="Times New Roman" w:cs="David"/>
              <w:sz w:val="24"/>
              <w:szCs w:val="24"/>
              <w:rtl/>
              <w:lang w:eastAsia="he-IL"/>
            </w:rPr>
            <w:br/>
            <w:t>540283033</w:t>
          </w:r>
          <w:r w:rsidR="00DC0F35" w:rsidRPr="009E450B">
            <w:rPr>
              <w:rFonts w:ascii="Times New Roman" w:eastAsia="Times New Roman" w:hAnsi="Times New Roman" w:cs="David"/>
              <w:sz w:val="24"/>
              <w:szCs w:val="24"/>
              <w:rtl/>
              <w:lang w:eastAsia="he-IL"/>
            </w:rPr>
            <w:br/>
          </w:r>
        </w:sdtContent>
      </w:sdt>
      <w:r w:rsidR="00FC5090" w:rsidRPr="000C5974">
        <w:rPr>
          <w:rFonts w:ascii="Times New Roman" w:eastAsia="Times New Roman" w:hAnsi="Times New Roman" w:cs="David" w:hint="cs"/>
          <w:sz w:val="20"/>
          <w:szCs w:val="24"/>
          <w:rtl/>
          <w:lang w:eastAsia="he-IL"/>
        </w:rPr>
        <w:t xml:space="preserve"> </w:t>
      </w:r>
    </w:p>
    <w:p w14:paraId="096C235F" w14:textId="77777777" w:rsidR="009C6F6C" w:rsidRPr="009E450B" w:rsidRDefault="009C6F6C"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E450B">
        <w:rPr>
          <w:rFonts w:ascii="Times New Roman" w:eastAsia="Times New Roman" w:hAnsi="Times New Roman" w:cs="David" w:hint="cs"/>
          <w:sz w:val="20"/>
          <w:szCs w:val="24"/>
          <w:rtl/>
          <w:lang w:eastAsia="he-IL"/>
        </w:rPr>
        <w:t>(להלן: "</w:t>
      </w:r>
      <w:r w:rsidRPr="009E450B">
        <w:rPr>
          <w:rFonts w:ascii="Times New Roman" w:eastAsia="Times New Roman" w:hAnsi="Times New Roman" w:cs="David" w:hint="cs"/>
          <w:b/>
          <w:bCs/>
          <w:sz w:val="20"/>
          <w:szCs w:val="24"/>
          <w:rtl/>
          <w:lang w:eastAsia="he-IL"/>
        </w:rPr>
        <w:t>המזמין</w:t>
      </w:r>
      <w:r w:rsidRPr="009E450B">
        <w:rPr>
          <w:rFonts w:ascii="Times New Roman" w:eastAsia="Times New Roman" w:hAnsi="Times New Roman" w:cs="David" w:hint="cs"/>
          <w:sz w:val="20"/>
          <w:szCs w:val="24"/>
          <w:rtl/>
          <w:lang w:eastAsia="he-IL"/>
        </w:rPr>
        <w:t>")</w:t>
      </w:r>
      <w:r w:rsidRPr="009E450B">
        <w:rPr>
          <w:rFonts w:ascii="Times New Roman" w:eastAsia="Times New Roman" w:hAnsi="Times New Roman" w:cs="David" w:hint="cs"/>
          <w:bCs/>
          <w:sz w:val="20"/>
          <w:szCs w:val="24"/>
          <w:rtl/>
          <w:lang w:eastAsia="he-IL"/>
        </w:rPr>
        <w:t xml:space="preserve">       </w:t>
      </w:r>
    </w:p>
    <w:p w14:paraId="1495ACFC" w14:textId="77777777" w:rsidR="009C6F6C" w:rsidRPr="009E450B"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E450B">
        <w:rPr>
          <w:rFonts w:ascii="Times New Roman" w:eastAsia="Times New Roman" w:hAnsi="Times New Roman" w:cs="David" w:hint="cs"/>
          <w:bCs/>
          <w:sz w:val="20"/>
          <w:szCs w:val="24"/>
          <w:rtl/>
          <w:lang w:eastAsia="he-IL"/>
        </w:rPr>
        <w:t xml:space="preserve">         מצד אחד;</w:t>
      </w:r>
    </w:p>
    <w:p w14:paraId="4D19FF3C" w14:textId="77777777" w:rsidR="009C6F6C" w:rsidRPr="009E450B"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96189C5" w14:textId="77777777" w:rsidR="009C6F6C" w:rsidRPr="009E450B"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9E450B">
        <w:rPr>
          <w:rFonts w:ascii="Times New Roman" w:eastAsia="Times New Roman" w:hAnsi="Times New Roman" w:cs="David" w:hint="cs"/>
          <w:bCs/>
          <w:sz w:val="20"/>
          <w:szCs w:val="24"/>
          <w:rtl/>
          <w:lang w:eastAsia="he-IL"/>
        </w:rPr>
        <w:t>ל ב י ן</w:t>
      </w:r>
    </w:p>
    <w:p w14:paraId="2DEF36C4"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D14BBC5" w14:textId="2BCAACE5" w:rsidR="00FC5090" w:rsidRPr="000C5974" w:rsidRDefault="00EF0733"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PlaceholderText"/>
            <w:color w:val="auto"/>
            <w:sz w:val="24"/>
            <w:szCs w:val="24"/>
            <w:rtl/>
          </w:rPr>
          <w:alias w:val="צדדים נוספים"/>
          <w:tag w:val="cntTzadB_x002C__x0020_cntTzadC_x002C__x0020_cntTzadD"/>
          <w:id w:val="-363826986"/>
          <w:placeholder>
            <w:docPart w:val="5A840B3F642E4786914A0ADA022A5B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5019C9" w:rsidRPr="00365B83">
            <w:rPr>
              <w:rStyle w:val="PlaceholderText"/>
              <w:color w:val="auto"/>
              <w:sz w:val="24"/>
              <w:szCs w:val="24"/>
              <w:rtl/>
            </w:rPr>
            <w:br/>
          </w:r>
          <w:r w:rsidR="00365B83">
            <w:rPr>
              <w:rStyle w:val="PlaceholderText"/>
              <w:rFonts w:hint="cs"/>
              <w:color w:val="auto"/>
              <w:sz w:val="24"/>
              <w:szCs w:val="24"/>
              <w:rtl/>
            </w:rPr>
            <w:t xml:space="preserve">   </w:t>
          </w:r>
          <w:r w:rsidR="005019C9" w:rsidRPr="00365B83">
            <w:rPr>
              <w:rStyle w:val="PlaceholderText"/>
              <w:color w:val="auto"/>
              <w:sz w:val="24"/>
              <w:szCs w:val="24"/>
              <w:rtl/>
            </w:rPr>
            <w:t>ליבנד יצחק אדריכל</w:t>
          </w:r>
          <w:r w:rsidR="005019C9" w:rsidRPr="00365B83">
            <w:rPr>
              <w:rStyle w:val="PlaceholderText"/>
              <w:color w:val="auto"/>
              <w:sz w:val="24"/>
              <w:szCs w:val="24"/>
              <w:rtl/>
            </w:rPr>
            <w:br/>
          </w:r>
          <w:r w:rsidR="005E0FB8" w:rsidRPr="00365B83">
            <w:rPr>
              <w:rStyle w:val="PlaceholderText"/>
              <w:rFonts w:hint="cs"/>
              <w:color w:val="auto"/>
              <w:sz w:val="24"/>
              <w:szCs w:val="24"/>
              <w:rtl/>
            </w:rPr>
            <w:t xml:space="preserve">ת.ד.  18243   תל-אביב </w:t>
          </w:r>
          <w:r w:rsidR="005019C9" w:rsidRPr="00365B83">
            <w:rPr>
              <w:rStyle w:val="PlaceholderText"/>
              <w:color w:val="auto"/>
              <w:sz w:val="24"/>
              <w:szCs w:val="24"/>
              <w:rtl/>
            </w:rPr>
            <w:br/>
          </w:r>
        </w:sdtContent>
      </w:sdt>
    </w:p>
    <w:p w14:paraId="2F7441BE" w14:textId="77777777" w:rsidR="009C6F6C" w:rsidRPr="009E450B" w:rsidRDefault="00FC5090"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E450B">
        <w:rPr>
          <w:rFonts w:ascii="Times New Roman" w:eastAsia="Times New Roman" w:hAnsi="Times New Roman" w:cs="David" w:hint="cs"/>
          <w:sz w:val="20"/>
          <w:szCs w:val="24"/>
          <w:rtl/>
          <w:lang w:eastAsia="he-IL"/>
        </w:rPr>
        <w:t xml:space="preserve"> </w:t>
      </w:r>
      <w:r w:rsidR="009C6F6C" w:rsidRPr="009E450B">
        <w:rPr>
          <w:rFonts w:ascii="Times New Roman" w:eastAsia="Times New Roman" w:hAnsi="Times New Roman" w:cs="David" w:hint="cs"/>
          <w:sz w:val="20"/>
          <w:szCs w:val="24"/>
          <w:rtl/>
          <w:lang w:eastAsia="he-IL"/>
        </w:rPr>
        <w:t>(להלן: "</w:t>
      </w:r>
      <w:r w:rsidR="009C6F6C" w:rsidRPr="009E450B">
        <w:rPr>
          <w:rFonts w:ascii="Times New Roman" w:eastAsia="Times New Roman" w:hAnsi="Times New Roman" w:cs="David" w:hint="cs"/>
          <w:b/>
          <w:bCs/>
          <w:sz w:val="20"/>
          <w:szCs w:val="24"/>
          <w:rtl/>
          <w:lang w:eastAsia="he-IL"/>
        </w:rPr>
        <w:t>ה</w:t>
      </w:r>
      <w:r w:rsidR="00141D80" w:rsidRPr="009E450B">
        <w:rPr>
          <w:rFonts w:ascii="Times New Roman" w:eastAsia="Times New Roman" w:hAnsi="Times New Roman" w:cs="David" w:hint="cs"/>
          <w:b/>
          <w:bCs/>
          <w:sz w:val="20"/>
          <w:szCs w:val="24"/>
          <w:rtl/>
          <w:lang w:eastAsia="he-IL"/>
        </w:rPr>
        <w:t>יועץ</w:t>
      </w:r>
      <w:r w:rsidR="009C6F6C" w:rsidRPr="009E450B">
        <w:rPr>
          <w:rFonts w:ascii="Times New Roman" w:eastAsia="Times New Roman" w:hAnsi="Times New Roman" w:cs="David" w:hint="cs"/>
          <w:sz w:val="20"/>
          <w:szCs w:val="24"/>
          <w:rtl/>
          <w:lang w:eastAsia="he-IL"/>
        </w:rPr>
        <w:t>")</w:t>
      </w:r>
      <w:r w:rsidR="009C6F6C" w:rsidRPr="009E450B">
        <w:rPr>
          <w:rFonts w:ascii="Times New Roman" w:eastAsia="Times New Roman" w:hAnsi="Times New Roman" w:cs="David" w:hint="cs"/>
          <w:bCs/>
          <w:sz w:val="20"/>
          <w:szCs w:val="24"/>
          <w:rtl/>
          <w:lang w:eastAsia="he-IL"/>
        </w:rPr>
        <w:t xml:space="preserve">  </w:t>
      </w:r>
    </w:p>
    <w:p w14:paraId="1A0AF350" w14:textId="77777777" w:rsidR="009C6F6C" w:rsidRPr="009E450B"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E450B">
        <w:rPr>
          <w:rFonts w:ascii="Times New Roman" w:eastAsia="Times New Roman" w:hAnsi="Times New Roman" w:cs="David" w:hint="cs"/>
          <w:bCs/>
          <w:sz w:val="20"/>
          <w:szCs w:val="24"/>
          <w:rtl/>
          <w:lang w:eastAsia="he-IL"/>
        </w:rPr>
        <w:t xml:space="preserve">         מצד שני;</w:t>
      </w:r>
    </w:p>
    <w:p w14:paraId="3124FD02" w14:textId="77777777" w:rsidR="009C6F6C" w:rsidRPr="009E450B"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730B115C" w14:textId="77777777" w:rsidR="009C6F6C" w:rsidRPr="009E450B" w:rsidRDefault="009C6F6C" w:rsidP="009C6F6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rtl/>
          <w:lang w:eastAsia="he-IL"/>
        </w:rPr>
        <w:t>והואיל:</w:t>
      </w:r>
      <w:r w:rsidRPr="009E450B">
        <w:rPr>
          <w:rFonts w:ascii="Times New Roman" w:eastAsia="Times New Roman" w:hAnsi="Times New Roman" w:cs="David"/>
          <w:bCs/>
          <w:sz w:val="20"/>
          <w:szCs w:val="24"/>
          <w:rtl/>
          <w:lang w:eastAsia="he-IL"/>
        </w:rPr>
        <w:tab/>
      </w:r>
      <w:r w:rsidRPr="009E450B">
        <w:rPr>
          <w:rFonts w:ascii="Times New Roman" w:eastAsia="Times New Roman" w:hAnsi="Times New Roman" w:cs="David"/>
          <w:sz w:val="20"/>
          <w:szCs w:val="24"/>
          <w:rtl/>
          <w:lang w:eastAsia="he-IL"/>
        </w:rPr>
        <w:t>וברצון המזמין למסור ל</w:t>
      </w:r>
      <w:r w:rsidR="00141D80" w:rsidRPr="009E450B">
        <w:rPr>
          <w:rFonts w:ascii="Times New Roman" w:eastAsia="Times New Roman" w:hAnsi="Times New Roman" w:cs="David"/>
          <w:sz w:val="20"/>
          <w:szCs w:val="24"/>
          <w:rtl/>
          <w:lang w:eastAsia="he-IL"/>
        </w:rPr>
        <w:t>יועץ</w:t>
      </w:r>
      <w:r w:rsidRPr="009E450B">
        <w:rPr>
          <w:rFonts w:ascii="Times New Roman" w:eastAsia="Times New Roman" w:hAnsi="Times New Roman" w:cs="David"/>
          <w:sz w:val="20"/>
          <w:szCs w:val="24"/>
          <w:rtl/>
          <w:lang w:eastAsia="he-IL"/>
        </w:rPr>
        <w:t xml:space="preserve"> את ביצוע שירותי ה</w:t>
      </w:r>
      <w:r w:rsidR="00141D80" w:rsidRPr="009E450B">
        <w:rPr>
          <w:rFonts w:ascii="Times New Roman" w:eastAsia="Times New Roman" w:hAnsi="Times New Roman" w:cs="David"/>
          <w:sz w:val="20"/>
          <w:szCs w:val="24"/>
          <w:rtl/>
          <w:lang w:eastAsia="he-IL"/>
        </w:rPr>
        <w:t>יועץ</w:t>
      </w:r>
      <w:r w:rsidRPr="009E450B">
        <w:rPr>
          <w:rFonts w:ascii="Times New Roman" w:eastAsia="Times New Roman" w:hAnsi="Times New Roman" w:cs="David"/>
          <w:sz w:val="20"/>
          <w:szCs w:val="24"/>
          <w:rtl/>
          <w:lang w:eastAsia="he-IL"/>
        </w:rPr>
        <w:t xml:space="preserve"> כמפורט להלן, כל זאת בתנאים המפורטים להלן בחוזה זה וה</w:t>
      </w:r>
      <w:r w:rsidR="00141D80" w:rsidRPr="009E450B">
        <w:rPr>
          <w:rFonts w:ascii="Times New Roman" w:eastAsia="Times New Roman" w:hAnsi="Times New Roman" w:cs="David"/>
          <w:sz w:val="20"/>
          <w:szCs w:val="24"/>
          <w:rtl/>
          <w:lang w:eastAsia="he-IL"/>
        </w:rPr>
        <w:t>יועץ</w:t>
      </w:r>
      <w:r w:rsidRPr="009E450B">
        <w:rPr>
          <w:rFonts w:ascii="Times New Roman" w:eastAsia="Times New Roman" w:hAnsi="Times New Roman" w:cs="David"/>
          <w:sz w:val="20"/>
          <w:szCs w:val="24"/>
          <w:rtl/>
          <w:lang w:eastAsia="he-IL"/>
        </w:rPr>
        <w:t xml:space="preserve"> </w:t>
      </w:r>
      <w:r w:rsidRPr="009E450B">
        <w:rPr>
          <w:rFonts w:ascii="Times New Roman" w:eastAsia="Times New Roman" w:hAnsi="Times New Roman" w:cs="David"/>
          <w:sz w:val="20"/>
          <w:szCs w:val="24"/>
          <w:rtl/>
          <w:lang w:eastAsia="he-IL"/>
        </w:rPr>
        <w:lastRenderedPageBreak/>
        <w:t>הסכים לקבל על עצמו את העבודה הנ"ל;</w:t>
      </w:r>
    </w:p>
    <w:p w14:paraId="0AA5FC3F" w14:textId="77777777" w:rsidR="009C6F6C" w:rsidRPr="009E450B" w:rsidRDefault="009C6F6C" w:rsidP="009C6F6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9E450B">
        <w:rPr>
          <w:rFonts w:ascii="Times New Roman" w:eastAsia="Times New Roman" w:hAnsi="Times New Roman" w:cs="David"/>
          <w:bCs/>
          <w:sz w:val="20"/>
          <w:szCs w:val="24"/>
          <w:rtl/>
          <w:lang w:eastAsia="he-IL"/>
        </w:rPr>
        <w:t>לפיכך הותנה והוסכם בין הצדדים כדלקמן:</w:t>
      </w:r>
    </w:p>
    <w:p w14:paraId="1CCAC040" w14:textId="77777777" w:rsidR="009C6F6C" w:rsidRPr="009E450B"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9E450B">
        <w:rPr>
          <w:rFonts w:ascii="Times New Roman" w:eastAsia="Times New Roman" w:hAnsi="Times New Roman" w:cs="David"/>
          <w:b/>
          <w:bCs/>
          <w:sz w:val="20"/>
          <w:szCs w:val="24"/>
          <w:u w:val="single"/>
          <w:rtl/>
          <w:lang w:eastAsia="he-IL"/>
        </w:rPr>
        <w:t>מבוא</w:t>
      </w:r>
    </w:p>
    <w:p w14:paraId="293E160B" w14:textId="77777777" w:rsidR="009C6F6C" w:rsidRPr="009E450B" w:rsidRDefault="009C6F6C" w:rsidP="009C6F6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למונחים הבאים יהא הפרוש הנקוב בצידם דהיינו:</w:t>
      </w:r>
    </w:p>
    <w:p w14:paraId="4DE05FB7" w14:textId="77777777" w:rsidR="009C6F6C" w:rsidRPr="009E450B" w:rsidRDefault="009C6F6C" w:rsidP="009C6F6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3C4C067"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rtl/>
          <w:lang w:eastAsia="he-IL"/>
        </w:rPr>
        <w:t>"הפרויקט"</w:t>
      </w: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sz w:val="20"/>
          <w:szCs w:val="24"/>
          <w:rtl/>
          <w:lang w:eastAsia="he-IL"/>
        </w:rPr>
        <w:tab/>
      </w:r>
      <w:r w:rsidRPr="009E450B">
        <w:rPr>
          <w:rFonts w:ascii="Times New Roman" w:eastAsia="Times New Roman" w:hAnsi="Times New Roman" w:cs="David"/>
          <w:sz w:val="20"/>
          <w:szCs w:val="24"/>
          <w:rtl/>
          <w:lang w:eastAsia="he-IL"/>
        </w:rPr>
        <w:tab/>
        <w:t xml:space="preserve">כמוגדר בנספח </w:t>
      </w:r>
      <w:r w:rsidRPr="009E450B">
        <w:rPr>
          <w:rFonts w:ascii="Times New Roman" w:eastAsia="Times New Roman" w:hAnsi="Times New Roman" w:cs="David"/>
          <w:b/>
          <w:bCs/>
          <w:sz w:val="20"/>
          <w:szCs w:val="24"/>
          <w:rtl/>
          <w:lang w:eastAsia="he-IL"/>
        </w:rPr>
        <w:t>א'</w:t>
      </w:r>
      <w:r w:rsidRPr="009E450B">
        <w:rPr>
          <w:rFonts w:ascii="Times New Roman" w:eastAsia="Times New Roman" w:hAnsi="Times New Roman" w:cs="David"/>
          <w:sz w:val="20"/>
          <w:szCs w:val="24"/>
          <w:rtl/>
          <w:lang w:eastAsia="he-IL"/>
        </w:rPr>
        <w:t xml:space="preserve"> המצ"ב.</w:t>
      </w:r>
    </w:p>
    <w:p w14:paraId="1E160FDA"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F6AEF44"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rtl/>
          <w:lang w:eastAsia="he-IL"/>
        </w:rPr>
        <w:t xml:space="preserve">"התכנית" </w:t>
      </w:r>
      <w:r w:rsidRPr="009E450B">
        <w:rPr>
          <w:rFonts w:ascii="Times New Roman" w:eastAsia="Times New Roman" w:hAnsi="Times New Roman" w:cs="David"/>
          <w:sz w:val="20"/>
          <w:szCs w:val="24"/>
          <w:rtl/>
          <w:lang w:eastAsia="he-IL"/>
        </w:rPr>
        <w:t>/</w:t>
      </w:r>
    </w:p>
    <w:p w14:paraId="5469F212"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E450B">
        <w:rPr>
          <w:rFonts w:ascii="Times New Roman" w:eastAsia="Times New Roman" w:hAnsi="Times New Roman" w:cs="David"/>
          <w:b/>
          <w:bCs/>
          <w:sz w:val="20"/>
          <w:szCs w:val="24"/>
          <w:rtl/>
          <w:lang w:eastAsia="he-IL"/>
        </w:rPr>
        <w:t>"המקרקעין"</w:t>
      </w: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sz w:val="20"/>
          <w:szCs w:val="24"/>
          <w:rtl/>
          <w:lang w:eastAsia="he-IL"/>
        </w:rPr>
        <w:tab/>
        <w:t xml:space="preserve">כמוגדר בנספח </w:t>
      </w:r>
      <w:r w:rsidRPr="009E450B">
        <w:rPr>
          <w:rFonts w:ascii="Times New Roman" w:eastAsia="Times New Roman" w:hAnsi="Times New Roman" w:cs="David"/>
          <w:b/>
          <w:bCs/>
          <w:sz w:val="20"/>
          <w:szCs w:val="24"/>
          <w:rtl/>
          <w:lang w:eastAsia="he-IL"/>
        </w:rPr>
        <w:t>א'</w:t>
      </w:r>
      <w:r w:rsidRPr="009E450B">
        <w:rPr>
          <w:rFonts w:ascii="Times New Roman" w:eastAsia="Times New Roman" w:hAnsi="Times New Roman" w:cs="David"/>
          <w:sz w:val="20"/>
          <w:szCs w:val="24"/>
          <w:rtl/>
          <w:lang w:eastAsia="he-IL"/>
        </w:rPr>
        <w:t xml:space="preserve"> המצ"ב.</w:t>
      </w:r>
    </w:p>
    <w:p w14:paraId="7F788BBB"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E95740D" w14:textId="77777777" w:rsidR="009C6F6C" w:rsidRPr="009E450B"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rtl/>
          <w:lang w:eastAsia="he-IL"/>
        </w:rPr>
        <w:t>"האתר"</w:t>
      </w: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sz w:val="20"/>
          <w:szCs w:val="24"/>
          <w:rtl/>
          <w:lang w:eastAsia="he-IL"/>
        </w:rPr>
        <w:tab/>
      </w:r>
      <w:r w:rsidRPr="009E450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691FEF2"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EE7D28" w14:textId="77777777" w:rsidR="009C6F6C" w:rsidRPr="009E450B"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b/>
          <w:bCs/>
          <w:sz w:val="20"/>
          <w:szCs w:val="24"/>
          <w:rtl/>
          <w:lang w:eastAsia="he-IL"/>
        </w:rPr>
        <w:t>היועצים</w:t>
      </w: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sz w:val="20"/>
          <w:szCs w:val="24"/>
          <w:rtl/>
          <w:lang w:eastAsia="he-IL"/>
        </w:rPr>
        <w:tab/>
      </w:r>
      <w:r w:rsidRPr="009E450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141D80" w:rsidRPr="009E450B">
        <w:rPr>
          <w:rFonts w:ascii="Times New Roman" w:eastAsia="Times New Roman" w:hAnsi="Times New Roman" w:cs="David"/>
          <w:sz w:val="20"/>
          <w:szCs w:val="24"/>
          <w:rtl/>
          <w:lang w:eastAsia="he-IL"/>
        </w:rPr>
        <w:t>יועץ</w:t>
      </w:r>
      <w:r w:rsidRPr="009E450B">
        <w:rPr>
          <w:rFonts w:ascii="Times New Roman" w:eastAsia="Times New Roman" w:hAnsi="Times New Roman" w:cs="David"/>
          <w:sz w:val="20"/>
          <w:szCs w:val="24"/>
          <w:rtl/>
          <w:lang w:eastAsia="he-IL"/>
        </w:rPr>
        <w:t>.</w:t>
      </w:r>
    </w:p>
    <w:p w14:paraId="0D4428F2"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AE39559" w14:textId="77777777" w:rsidR="009C6F6C" w:rsidRPr="009E450B"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b/>
          <w:bCs/>
          <w:sz w:val="20"/>
          <w:szCs w:val="24"/>
          <w:rtl/>
          <w:lang w:eastAsia="he-IL"/>
        </w:rPr>
        <w:t>התכניות</w:t>
      </w: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sz w:val="20"/>
          <w:szCs w:val="24"/>
          <w:rtl/>
          <w:lang w:eastAsia="he-IL"/>
        </w:rPr>
        <w:tab/>
      </w:r>
      <w:r w:rsidRPr="009E450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141D80" w:rsidRPr="009E450B">
        <w:rPr>
          <w:rFonts w:ascii="Times New Roman" w:eastAsia="Times New Roman" w:hAnsi="Times New Roman" w:cs="David"/>
          <w:sz w:val="20"/>
          <w:szCs w:val="24"/>
          <w:rtl/>
          <w:lang w:eastAsia="he-IL"/>
        </w:rPr>
        <w:t>יועץ</w:t>
      </w:r>
      <w:r w:rsidRPr="009E450B">
        <w:rPr>
          <w:rFonts w:ascii="Times New Roman" w:eastAsia="Times New Roman" w:hAnsi="Times New Roman" w:cs="David"/>
          <w:sz w:val="20"/>
          <w:szCs w:val="24"/>
          <w:rtl/>
          <w:lang w:eastAsia="he-IL"/>
        </w:rPr>
        <w:t xml:space="preserve"> תוך כדי ב</w:t>
      </w:r>
      <w:r w:rsidRPr="009E450B">
        <w:rPr>
          <w:rFonts w:ascii="Times New Roman" w:eastAsia="Times New Roman" w:hAnsi="Times New Roman" w:cs="David" w:hint="cs"/>
          <w:sz w:val="20"/>
          <w:szCs w:val="24"/>
          <w:rtl/>
          <w:lang w:eastAsia="he-IL"/>
        </w:rPr>
        <w:t>י</w:t>
      </w:r>
      <w:r w:rsidRPr="009E450B">
        <w:rPr>
          <w:rFonts w:ascii="Times New Roman" w:eastAsia="Times New Roman" w:hAnsi="Times New Roman" w:cs="David"/>
          <w:sz w:val="20"/>
          <w:szCs w:val="24"/>
          <w:rtl/>
          <w:lang w:eastAsia="he-IL"/>
        </w:rPr>
        <w:t>צוע שרותי ה</w:t>
      </w:r>
      <w:r w:rsidR="00141D80" w:rsidRPr="009E450B">
        <w:rPr>
          <w:rFonts w:ascii="Times New Roman" w:eastAsia="Times New Roman" w:hAnsi="Times New Roman" w:cs="David"/>
          <w:sz w:val="20"/>
          <w:szCs w:val="24"/>
          <w:rtl/>
          <w:lang w:eastAsia="he-IL"/>
        </w:rPr>
        <w:t>יועץ</w:t>
      </w:r>
      <w:r w:rsidRPr="009E450B">
        <w:rPr>
          <w:rFonts w:ascii="Times New Roman" w:eastAsia="Times New Roman" w:hAnsi="Times New Roman" w:cs="David"/>
          <w:sz w:val="20"/>
          <w:szCs w:val="24"/>
          <w:rtl/>
          <w:lang w:eastAsia="he-IL"/>
        </w:rPr>
        <w:t>, ע</w:t>
      </w:r>
      <w:r w:rsidRPr="009E450B">
        <w:rPr>
          <w:rFonts w:ascii="Times New Roman" w:eastAsia="Times New Roman" w:hAnsi="Times New Roman" w:cs="David" w:hint="cs"/>
          <w:sz w:val="20"/>
          <w:szCs w:val="24"/>
          <w:rtl/>
          <w:lang w:eastAsia="he-IL"/>
        </w:rPr>
        <w:t>ל פי</w:t>
      </w:r>
      <w:r w:rsidRPr="009E450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9E450B">
        <w:rPr>
          <w:rFonts w:ascii="Times New Roman" w:eastAsia="Times New Roman" w:hAnsi="Times New Roman" w:cs="David"/>
          <w:b/>
          <w:bCs/>
          <w:sz w:val="20"/>
          <w:szCs w:val="24"/>
          <w:rtl/>
          <w:lang w:eastAsia="he-IL"/>
        </w:rPr>
        <w:t>ח'</w:t>
      </w:r>
      <w:r w:rsidRPr="009E450B">
        <w:rPr>
          <w:rFonts w:ascii="Times New Roman" w:eastAsia="Times New Roman" w:hAnsi="Times New Roman" w:cs="David"/>
          <w:sz w:val="20"/>
          <w:szCs w:val="24"/>
          <w:rtl/>
          <w:lang w:eastAsia="he-IL"/>
        </w:rPr>
        <w:t>. כל המסמכים שיערכו ע"י ה</w:t>
      </w:r>
      <w:r w:rsidR="00141D80" w:rsidRPr="009E450B">
        <w:rPr>
          <w:rFonts w:ascii="Times New Roman" w:eastAsia="Times New Roman" w:hAnsi="Times New Roman" w:cs="David"/>
          <w:sz w:val="20"/>
          <w:szCs w:val="24"/>
          <w:rtl/>
          <w:lang w:eastAsia="he-IL"/>
        </w:rPr>
        <w:t>יועץ</w:t>
      </w:r>
      <w:r w:rsidRPr="009E450B">
        <w:rPr>
          <w:rFonts w:ascii="Times New Roman" w:eastAsia="Times New Roman" w:hAnsi="Times New Roman" w:cs="David"/>
          <w:sz w:val="20"/>
          <w:szCs w:val="24"/>
          <w:rtl/>
          <w:lang w:eastAsia="he-IL"/>
        </w:rPr>
        <w:t xml:space="preserve"> כאמור יערכו בשפה העברית.</w:t>
      </w:r>
    </w:p>
    <w:p w14:paraId="57E52B1B"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DB3985B"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b/>
          <w:bCs/>
          <w:sz w:val="20"/>
          <w:szCs w:val="24"/>
          <w:rtl/>
          <w:lang w:eastAsia="he-IL"/>
        </w:rPr>
        <w:t>שירותי</w:t>
      </w:r>
    </w:p>
    <w:p w14:paraId="3DE8A3F7"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E450B">
        <w:rPr>
          <w:rFonts w:ascii="Times New Roman" w:eastAsia="Times New Roman" w:hAnsi="Times New Roman" w:cs="David"/>
          <w:b/>
          <w:bCs/>
          <w:sz w:val="20"/>
          <w:szCs w:val="24"/>
          <w:rtl/>
          <w:lang w:eastAsia="he-IL"/>
        </w:rPr>
        <w:t xml:space="preserve"> ה</w:t>
      </w:r>
      <w:r w:rsidR="00141D80" w:rsidRPr="009E450B">
        <w:rPr>
          <w:rFonts w:ascii="Times New Roman" w:eastAsia="Times New Roman" w:hAnsi="Times New Roman" w:cs="David"/>
          <w:b/>
          <w:bCs/>
          <w:sz w:val="20"/>
          <w:szCs w:val="24"/>
          <w:rtl/>
          <w:lang w:eastAsia="he-IL"/>
        </w:rPr>
        <w:t>יועץ</w:t>
      </w: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sz w:val="20"/>
          <w:szCs w:val="24"/>
          <w:rtl/>
          <w:lang w:eastAsia="he-IL"/>
        </w:rPr>
        <w:tab/>
      </w:r>
    </w:p>
    <w:p w14:paraId="20E70A75"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b/>
          <w:bCs/>
          <w:sz w:val="20"/>
          <w:szCs w:val="24"/>
          <w:rtl/>
          <w:lang w:eastAsia="he-IL"/>
        </w:rPr>
        <w:t>השירותים</w:t>
      </w: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sz w:val="20"/>
          <w:szCs w:val="24"/>
          <w:rtl/>
          <w:lang w:eastAsia="he-IL"/>
        </w:rPr>
        <w:tab/>
        <w:t xml:space="preserve">השירותים כמוגדר וכמפורט בחוזה זה ובנספח </w:t>
      </w:r>
      <w:r w:rsidRPr="009E450B">
        <w:rPr>
          <w:rFonts w:ascii="Times New Roman" w:eastAsia="Times New Roman" w:hAnsi="Times New Roman" w:cs="David"/>
          <w:b/>
          <w:bCs/>
          <w:sz w:val="20"/>
          <w:szCs w:val="24"/>
          <w:rtl/>
          <w:lang w:eastAsia="he-IL"/>
        </w:rPr>
        <w:t>ב'</w:t>
      </w:r>
      <w:r w:rsidRPr="009E450B">
        <w:rPr>
          <w:rFonts w:ascii="Times New Roman" w:eastAsia="Times New Roman" w:hAnsi="Times New Roman" w:cs="David" w:hint="cs"/>
          <w:b/>
          <w:bCs/>
          <w:sz w:val="20"/>
          <w:szCs w:val="24"/>
          <w:rtl/>
          <w:lang w:eastAsia="he-IL"/>
        </w:rPr>
        <w:t xml:space="preserve"> </w:t>
      </w:r>
      <w:r w:rsidRPr="009E450B">
        <w:rPr>
          <w:rFonts w:ascii="Times New Roman" w:eastAsia="Times New Roman" w:hAnsi="Times New Roman" w:cs="David" w:hint="cs"/>
          <w:sz w:val="20"/>
          <w:szCs w:val="24"/>
          <w:rtl/>
          <w:lang w:eastAsia="he-IL"/>
        </w:rPr>
        <w:t>המצ"ב</w:t>
      </w:r>
      <w:r w:rsidRPr="009E450B">
        <w:rPr>
          <w:rFonts w:ascii="Times New Roman" w:eastAsia="Times New Roman" w:hAnsi="Times New Roman" w:cs="David"/>
          <w:sz w:val="20"/>
          <w:szCs w:val="24"/>
          <w:rtl/>
          <w:lang w:eastAsia="he-IL"/>
        </w:rPr>
        <w:t>.</w:t>
      </w:r>
    </w:p>
    <w:p w14:paraId="5A88E82B"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3FA644" w14:textId="77777777" w:rsidR="009C6F6C" w:rsidRPr="009E450B"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b/>
          <w:bCs/>
          <w:sz w:val="20"/>
          <w:szCs w:val="24"/>
          <w:rtl/>
          <w:lang w:eastAsia="he-IL"/>
        </w:rPr>
        <w:t>המנהל</w:t>
      </w: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sz w:val="20"/>
          <w:szCs w:val="24"/>
          <w:rtl/>
          <w:lang w:eastAsia="he-IL"/>
        </w:rPr>
        <w:tab/>
      </w:r>
      <w:r w:rsidRPr="009E450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1DA6715"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B14515"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ab/>
      </w:r>
      <w:r w:rsidRPr="009E450B">
        <w:rPr>
          <w:rFonts w:ascii="Times New Roman" w:eastAsia="Times New Roman" w:hAnsi="Times New Roman" w:cs="David"/>
          <w:sz w:val="20"/>
          <w:szCs w:val="24"/>
          <w:rtl/>
          <w:lang w:eastAsia="he-IL"/>
        </w:rPr>
        <w:tab/>
        <w:t>מקום שמדובר בחוזה זה במזמין - גם המנהל במשמע.</w:t>
      </w:r>
    </w:p>
    <w:p w14:paraId="65B3EFCC"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0355A7"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b/>
          <w:bCs/>
          <w:sz w:val="20"/>
          <w:szCs w:val="24"/>
          <w:rtl/>
          <w:lang w:eastAsia="he-IL"/>
        </w:rPr>
        <w:t>החוזה</w:t>
      </w: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hint="cs"/>
          <w:sz w:val="20"/>
          <w:szCs w:val="24"/>
          <w:rtl/>
          <w:lang w:eastAsia="he-IL"/>
        </w:rPr>
        <w:t>/</w:t>
      </w:r>
    </w:p>
    <w:p w14:paraId="71F9D1C4"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E450B">
        <w:rPr>
          <w:rFonts w:ascii="Times New Roman" w:eastAsia="Times New Roman" w:hAnsi="Times New Roman" w:cs="David" w:hint="cs"/>
          <w:sz w:val="20"/>
          <w:szCs w:val="24"/>
          <w:rtl/>
          <w:lang w:eastAsia="he-IL"/>
        </w:rPr>
        <w:lastRenderedPageBreak/>
        <w:t>"</w:t>
      </w:r>
      <w:r w:rsidRPr="009E450B">
        <w:rPr>
          <w:rFonts w:ascii="Times New Roman" w:eastAsia="Times New Roman" w:hAnsi="Times New Roman" w:cs="David" w:hint="cs"/>
          <w:b/>
          <w:bCs/>
          <w:sz w:val="20"/>
          <w:szCs w:val="24"/>
          <w:rtl/>
          <w:lang w:eastAsia="he-IL"/>
        </w:rPr>
        <w:t>ההסכם</w:t>
      </w:r>
      <w:r w:rsidRPr="009E450B">
        <w:rPr>
          <w:rFonts w:ascii="Times New Roman" w:eastAsia="Times New Roman" w:hAnsi="Times New Roman" w:cs="David" w:hint="cs"/>
          <w:sz w:val="20"/>
          <w:szCs w:val="24"/>
          <w:rtl/>
          <w:lang w:eastAsia="he-IL"/>
        </w:rPr>
        <w:t>"</w:t>
      </w: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sz w:val="20"/>
          <w:szCs w:val="24"/>
          <w:rtl/>
          <w:lang w:eastAsia="he-IL"/>
        </w:rPr>
        <w:tab/>
      </w:r>
      <w:r w:rsidRPr="009E450B">
        <w:rPr>
          <w:rFonts w:ascii="Times New Roman" w:eastAsia="Times New Roman" w:hAnsi="Times New Roman" w:cs="David"/>
          <w:sz w:val="20"/>
          <w:szCs w:val="24"/>
          <w:rtl/>
          <w:lang w:eastAsia="he-IL"/>
        </w:rPr>
        <w:tab/>
        <w:t>חוזה זה על נספחיו.</w:t>
      </w:r>
    </w:p>
    <w:p w14:paraId="17F12DD6" w14:textId="77777777" w:rsidR="009C6F6C" w:rsidRPr="009E450B"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A78384C" w14:textId="77777777" w:rsidR="009C6F6C" w:rsidRPr="009E450B"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b/>
          <w:bCs/>
          <w:sz w:val="20"/>
          <w:szCs w:val="24"/>
          <w:rtl/>
          <w:lang w:eastAsia="he-IL"/>
        </w:rPr>
        <w:t>הדין</w:t>
      </w: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sz w:val="20"/>
          <w:szCs w:val="24"/>
          <w:rtl/>
          <w:lang w:eastAsia="he-IL"/>
        </w:rPr>
        <w:tab/>
      </w:r>
      <w:r w:rsidRPr="009E450B">
        <w:rPr>
          <w:rFonts w:ascii="Times New Roman" w:eastAsia="Times New Roman" w:hAnsi="Times New Roman" w:cs="David"/>
          <w:sz w:val="20"/>
          <w:szCs w:val="24"/>
          <w:rtl/>
          <w:lang w:eastAsia="he-IL"/>
        </w:rPr>
        <w:tab/>
        <w:t>כהגדרתו בחוק ה</w:t>
      </w:r>
      <w:r w:rsidRPr="009E450B">
        <w:rPr>
          <w:rFonts w:ascii="Times New Roman" w:eastAsia="Times New Roman" w:hAnsi="Times New Roman" w:cs="David" w:hint="cs"/>
          <w:sz w:val="20"/>
          <w:szCs w:val="24"/>
          <w:rtl/>
          <w:lang w:eastAsia="he-IL"/>
        </w:rPr>
        <w:t>פרשנות, התשמ"א-1981</w:t>
      </w:r>
      <w:r w:rsidRPr="009E450B">
        <w:rPr>
          <w:rFonts w:ascii="Times New Roman" w:eastAsia="Times New Roman" w:hAnsi="Times New Roman" w:cs="David"/>
          <w:sz w:val="20"/>
          <w:szCs w:val="24"/>
          <w:rtl/>
          <w:lang w:eastAsia="he-IL"/>
        </w:rPr>
        <w:t xml:space="preserve"> לרבות כל </w:t>
      </w:r>
      <w:r w:rsidRPr="009E450B">
        <w:rPr>
          <w:rFonts w:ascii="Times New Roman" w:eastAsia="Times New Roman" w:hAnsi="Times New Roman" w:cs="David" w:hint="cs"/>
          <w:sz w:val="20"/>
          <w:szCs w:val="24"/>
          <w:rtl/>
          <w:lang w:eastAsia="he-IL"/>
        </w:rPr>
        <w:t xml:space="preserve">תקנה ו/או </w:t>
      </w:r>
      <w:r w:rsidRPr="009E450B">
        <w:rPr>
          <w:rFonts w:ascii="Times New Roman" w:eastAsia="Times New Roman" w:hAnsi="Times New Roman" w:cs="David"/>
          <w:sz w:val="20"/>
          <w:szCs w:val="24"/>
          <w:rtl/>
          <w:lang w:eastAsia="he-IL"/>
        </w:rPr>
        <w:t>הוראה של רשות מוסמכת בתוקף סמכותה על פי הדין.</w:t>
      </w:r>
    </w:p>
    <w:p w14:paraId="11146F03"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7F390CB"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b/>
          <w:bCs/>
          <w:sz w:val="20"/>
          <w:szCs w:val="24"/>
          <w:rtl/>
          <w:lang w:eastAsia="he-IL"/>
        </w:rPr>
        <w:t>הרשות</w:t>
      </w:r>
    </w:p>
    <w:p w14:paraId="36069942"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E450B">
        <w:rPr>
          <w:rFonts w:ascii="Times New Roman" w:eastAsia="Times New Roman" w:hAnsi="Times New Roman" w:cs="David"/>
          <w:b/>
          <w:bCs/>
          <w:sz w:val="20"/>
          <w:szCs w:val="24"/>
          <w:rtl/>
          <w:lang w:eastAsia="he-IL"/>
        </w:rPr>
        <w:t xml:space="preserve"> המקומית</w:t>
      </w: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sz w:val="20"/>
          <w:szCs w:val="24"/>
          <w:rtl/>
          <w:lang w:eastAsia="he-IL"/>
        </w:rPr>
        <w:tab/>
      </w:r>
      <w:r w:rsidRPr="009E450B">
        <w:rPr>
          <w:rFonts w:ascii="Times New Roman" w:eastAsia="Times New Roman" w:hAnsi="Times New Roman" w:cs="David"/>
          <w:sz w:val="20"/>
          <w:szCs w:val="24"/>
          <w:rtl/>
          <w:lang w:eastAsia="he-IL"/>
        </w:rPr>
        <w:tab/>
        <w:t xml:space="preserve">כמוגדר בנספח </w:t>
      </w:r>
      <w:r w:rsidRPr="009E450B">
        <w:rPr>
          <w:rFonts w:ascii="Times New Roman" w:eastAsia="Times New Roman" w:hAnsi="Times New Roman" w:cs="David"/>
          <w:b/>
          <w:bCs/>
          <w:sz w:val="20"/>
          <w:szCs w:val="24"/>
          <w:rtl/>
          <w:lang w:eastAsia="he-IL"/>
        </w:rPr>
        <w:t>א'</w:t>
      </w:r>
      <w:r w:rsidRPr="009E450B">
        <w:rPr>
          <w:rFonts w:ascii="Times New Roman" w:eastAsia="Times New Roman" w:hAnsi="Times New Roman" w:cs="David"/>
          <w:sz w:val="20"/>
          <w:szCs w:val="24"/>
          <w:rtl/>
          <w:lang w:eastAsia="he-IL"/>
        </w:rPr>
        <w:t xml:space="preserve"> המצ"ב.</w:t>
      </w:r>
    </w:p>
    <w:p w14:paraId="363246D4"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1D4024A" w14:textId="77777777" w:rsidR="009C6F6C" w:rsidRPr="009E450B"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b/>
          <w:bCs/>
          <w:sz w:val="20"/>
          <w:szCs w:val="24"/>
          <w:rtl/>
          <w:lang w:eastAsia="he-IL"/>
        </w:rPr>
        <w:t>חוזה</w:t>
      </w:r>
    </w:p>
    <w:p w14:paraId="7D68B176" w14:textId="77777777" w:rsidR="009C6F6C" w:rsidRPr="009E450B"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E450B">
        <w:rPr>
          <w:rFonts w:ascii="Times New Roman" w:eastAsia="Times New Roman" w:hAnsi="Times New Roman" w:cs="David"/>
          <w:b/>
          <w:bCs/>
          <w:sz w:val="20"/>
          <w:szCs w:val="24"/>
          <w:rtl/>
          <w:lang w:eastAsia="he-IL"/>
        </w:rPr>
        <w:t xml:space="preserve"> הפיתוח</w:t>
      </w:r>
      <w:r w:rsidRPr="009E450B">
        <w:rPr>
          <w:rFonts w:ascii="Times New Roman" w:eastAsia="Times New Roman" w:hAnsi="Times New Roman" w:cs="David"/>
          <w:sz w:val="20"/>
          <w:szCs w:val="24"/>
          <w:rtl/>
          <w:lang w:eastAsia="he-IL"/>
        </w:rPr>
        <w:t xml:space="preserve">"- </w:t>
      </w:r>
      <w:r w:rsidRPr="009E450B">
        <w:rPr>
          <w:rFonts w:ascii="Times New Roman" w:eastAsia="Times New Roman" w:hAnsi="Times New Roman" w:cs="David"/>
          <w:sz w:val="20"/>
          <w:szCs w:val="24"/>
          <w:rtl/>
          <w:lang w:eastAsia="he-IL"/>
        </w:rPr>
        <w:tab/>
      </w:r>
      <w:r w:rsidRPr="009E450B">
        <w:rPr>
          <w:rFonts w:ascii="Times New Roman" w:eastAsia="Times New Roman" w:hAnsi="Times New Roman" w:cs="David"/>
          <w:sz w:val="20"/>
          <w:szCs w:val="24"/>
          <w:rtl/>
          <w:lang w:eastAsia="he-IL"/>
        </w:rPr>
        <w:tab/>
        <w:t xml:space="preserve">כמוגדר בנספח </w:t>
      </w:r>
      <w:r w:rsidRPr="009E450B">
        <w:rPr>
          <w:rFonts w:ascii="Times New Roman" w:eastAsia="Times New Roman" w:hAnsi="Times New Roman" w:cs="David"/>
          <w:b/>
          <w:bCs/>
          <w:sz w:val="20"/>
          <w:szCs w:val="24"/>
          <w:rtl/>
          <w:lang w:eastAsia="he-IL"/>
        </w:rPr>
        <w:t>א'</w:t>
      </w:r>
      <w:r w:rsidRPr="009E450B">
        <w:rPr>
          <w:rFonts w:ascii="Times New Roman" w:eastAsia="Times New Roman" w:hAnsi="Times New Roman" w:cs="David" w:hint="cs"/>
          <w:sz w:val="20"/>
          <w:szCs w:val="24"/>
          <w:rtl/>
          <w:lang w:eastAsia="he-IL"/>
        </w:rPr>
        <w:t xml:space="preserve"> המצ"ב</w:t>
      </w:r>
      <w:r w:rsidRPr="009E450B">
        <w:rPr>
          <w:rFonts w:ascii="Times New Roman" w:eastAsia="Times New Roman" w:hAnsi="Times New Roman" w:cs="David"/>
          <w:sz w:val="20"/>
          <w:szCs w:val="24"/>
          <w:rtl/>
          <w:lang w:eastAsia="he-IL"/>
        </w:rPr>
        <w:t>.</w:t>
      </w:r>
    </w:p>
    <w:p w14:paraId="346D013E" w14:textId="77777777" w:rsidR="009C6F6C" w:rsidRPr="009E450B"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4D56749" w14:textId="77777777" w:rsidR="009C6F6C" w:rsidRPr="009E450B"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הכותרות בחוזה זה </w:t>
      </w:r>
      <w:r w:rsidRPr="009E450B">
        <w:rPr>
          <w:rFonts w:ascii="Times New Roman" w:eastAsia="Times New Roman" w:hAnsi="Times New Roman" w:cs="David" w:hint="cs"/>
          <w:sz w:val="20"/>
          <w:szCs w:val="24"/>
          <w:rtl/>
          <w:lang w:eastAsia="he-IL"/>
        </w:rPr>
        <w:t xml:space="preserve">הינן לנוחיות בלבד ובכל מקרה </w:t>
      </w:r>
      <w:r w:rsidRPr="009E450B">
        <w:rPr>
          <w:rFonts w:ascii="Times New Roman" w:eastAsia="Times New Roman" w:hAnsi="Times New Roman" w:cs="David"/>
          <w:sz w:val="20"/>
          <w:szCs w:val="24"/>
          <w:rtl/>
          <w:lang w:eastAsia="he-IL"/>
        </w:rPr>
        <w:t xml:space="preserve">לא ישמשו </w:t>
      </w:r>
      <w:r w:rsidRPr="009E450B">
        <w:rPr>
          <w:rFonts w:ascii="Times New Roman" w:eastAsia="Times New Roman" w:hAnsi="Times New Roman" w:cs="David" w:hint="cs"/>
          <w:sz w:val="20"/>
          <w:szCs w:val="24"/>
          <w:rtl/>
          <w:lang w:eastAsia="he-IL"/>
        </w:rPr>
        <w:t>ל</w:t>
      </w:r>
      <w:r w:rsidRPr="009E450B">
        <w:rPr>
          <w:rFonts w:ascii="Times New Roman" w:eastAsia="Times New Roman" w:hAnsi="Times New Roman" w:cs="David"/>
          <w:sz w:val="20"/>
          <w:szCs w:val="24"/>
          <w:rtl/>
          <w:lang w:eastAsia="he-IL"/>
        </w:rPr>
        <w:t>פרש</w:t>
      </w:r>
      <w:r w:rsidRPr="009E450B">
        <w:rPr>
          <w:rFonts w:ascii="Times New Roman" w:eastAsia="Times New Roman" w:hAnsi="Times New Roman" w:cs="David" w:hint="cs"/>
          <w:sz w:val="20"/>
          <w:szCs w:val="24"/>
          <w:rtl/>
          <w:lang w:eastAsia="he-IL"/>
        </w:rPr>
        <w:t>נות</w:t>
      </w:r>
      <w:r w:rsidRPr="009E450B">
        <w:rPr>
          <w:rFonts w:ascii="Times New Roman" w:eastAsia="Times New Roman" w:hAnsi="Times New Roman" w:cs="David"/>
          <w:sz w:val="20"/>
          <w:szCs w:val="24"/>
          <w:rtl/>
          <w:lang w:eastAsia="he-IL"/>
        </w:rPr>
        <w:t>ו.</w:t>
      </w:r>
    </w:p>
    <w:p w14:paraId="19E84B77" w14:textId="77777777" w:rsidR="009C6F6C" w:rsidRPr="009E450B"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הנספחים לחוזה זה מהווים חלק בלתי נפרד הימנו ואלה הם:</w:t>
      </w:r>
    </w:p>
    <w:p w14:paraId="7FA3D5F0" w14:textId="782620F4" w:rsidR="009C6F6C" w:rsidRPr="009E450B" w:rsidRDefault="009C6F6C" w:rsidP="009C6F6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3C9A9CB" w14:textId="26B0DDEC" w:rsidR="009C6F6C" w:rsidRPr="009E450B" w:rsidRDefault="009C6F6C" w:rsidP="0048675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2DF3070" w14:textId="77777777" w:rsidR="005B6D2D" w:rsidRPr="009E450B" w:rsidRDefault="005B6D2D" w:rsidP="005B6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rtl/>
          <w:lang w:eastAsia="he-IL"/>
        </w:rPr>
        <w:t xml:space="preserve">נספח א' </w:t>
      </w: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sz w:val="20"/>
          <w:szCs w:val="24"/>
          <w:rtl/>
          <w:lang w:eastAsia="he-IL"/>
        </w:rPr>
        <w:tab/>
        <w:t>נספח כללי;</w:t>
      </w:r>
    </w:p>
    <w:p w14:paraId="375218E5" w14:textId="77777777" w:rsidR="005B6D2D" w:rsidRPr="009E450B" w:rsidRDefault="005B6D2D" w:rsidP="005B6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rtl/>
          <w:lang w:eastAsia="he-IL"/>
        </w:rPr>
        <w:t>נספח ב'</w:t>
      </w:r>
      <w:r w:rsidRPr="009E450B">
        <w:rPr>
          <w:rFonts w:ascii="Times New Roman" w:eastAsia="Times New Roman" w:hAnsi="Times New Roman" w:cs="David"/>
          <w:sz w:val="20"/>
          <w:szCs w:val="24"/>
          <w:rtl/>
          <w:lang w:eastAsia="he-IL"/>
        </w:rPr>
        <w:t xml:space="preserve"> -</w:t>
      </w:r>
      <w:r w:rsidRPr="009E450B">
        <w:rPr>
          <w:rFonts w:ascii="Times New Roman" w:eastAsia="Times New Roman" w:hAnsi="Times New Roman" w:cs="David"/>
          <w:sz w:val="20"/>
          <w:szCs w:val="24"/>
          <w:rtl/>
          <w:lang w:eastAsia="he-IL"/>
        </w:rPr>
        <w:tab/>
        <w:t>שירותי המתכנן;</w:t>
      </w:r>
    </w:p>
    <w:p w14:paraId="6391EBB8" w14:textId="77777777" w:rsidR="005B6D2D" w:rsidRPr="009E450B" w:rsidRDefault="005B6D2D" w:rsidP="005B6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E450B">
        <w:rPr>
          <w:rFonts w:ascii="Times New Roman" w:eastAsia="Times New Roman" w:hAnsi="Times New Roman" w:cs="David"/>
          <w:b/>
          <w:bCs/>
          <w:sz w:val="20"/>
          <w:szCs w:val="24"/>
          <w:rtl/>
          <w:lang w:eastAsia="he-IL"/>
        </w:rPr>
        <w:t>נספח ג'</w:t>
      </w:r>
      <w:r w:rsidRPr="009E450B">
        <w:rPr>
          <w:rFonts w:ascii="Times New Roman" w:eastAsia="Times New Roman" w:hAnsi="Times New Roman" w:cs="David"/>
          <w:sz w:val="20"/>
          <w:szCs w:val="24"/>
          <w:rtl/>
          <w:lang w:eastAsia="he-IL"/>
        </w:rPr>
        <w:t xml:space="preserve"> </w:t>
      </w:r>
      <w:r w:rsidRPr="009E450B">
        <w:rPr>
          <w:rFonts w:ascii="Times New Roman" w:eastAsia="Times New Roman" w:hAnsi="Times New Roman" w:cs="David"/>
          <w:sz w:val="20"/>
          <w:szCs w:val="24"/>
          <w:lang w:eastAsia="he-IL"/>
        </w:rPr>
        <w:t>–</w:t>
      </w:r>
      <w:r w:rsidRPr="009E450B">
        <w:rPr>
          <w:rFonts w:ascii="Times New Roman" w:eastAsia="Times New Roman" w:hAnsi="Times New Roman" w:cs="David"/>
          <w:sz w:val="20"/>
          <w:szCs w:val="24"/>
          <w:rtl/>
          <w:lang w:eastAsia="he-IL"/>
        </w:rPr>
        <w:t xml:space="preserve"> </w:t>
      </w:r>
      <w:r w:rsidRPr="009E450B">
        <w:rPr>
          <w:rFonts w:ascii="Times New Roman" w:eastAsia="Times New Roman" w:hAnsi="Times New Roman" w:cs="David"/>
          <w:sz w:val="20"/>
          <w:szCs w:val="24"/>
          <w:rtl/>
          <w:lang w:eastAsia="he-IL"/>
        </w:rPr>
        <w:tab/>
        <w:t>לוח זמנים;</w:t>
      </w:r>
    </w:p>
    <w:p w14:paraId="700CEC93" w14:textId="6A3E66B9" w:rsidR="005B6D2D" w:rsidRPr="009E450B" w:rsidRDefault="005B6D2D" w:rsidP="005B6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E450B">
        <w:rPr>
          <w:rFonts w:ascii="Times New Roman" w:eastAsia="Times New Roman" w:hAnsi="Times New Roman" w:cs="David"/>
          <w:b/>
          <w:bCs/>
          <w:sz w:val="20"/>
          <w:szCs w:val="24"/>
          <w:rtl/>
          <w:lang w:eastAsia="he-IL"/>
        </w:rPr>
        <w:t>נספח ד'</w:t>
      </w:r>
      <w:r w:rsidRPr="009E450B">
        <w:rPr>
          <w:rFonts w:ascii="Times New Roman" w:eastAsia="Times New Roman" w:hAnsi="Times New Roman" w:cs="David"/>
          <w:sz w:val="20"/>
          <w:szCs w:val="24"/>
          <w:rtl/>
          <w:lang w:eastAsia="he-IL"/>
        </w:rPr>
        <w:t xml:space="preserve"> - </w:t>
      </w:r>
      <w:r w:rsidRPr="009E450B">
        <w:rPr>
          <w:rFonts w:ascii="Times New Roman" w:eastAsia="Times New Roman" w:hAnsi="Times New Roman" w:cs="David"/>
          <w:sz w:val="20"/>
          <w:szCs w:val="24"/>
          <w:rtl/>
          <w:lang w:eastAsia="he-IL"/>
        </w:rPr>
        <w:tab/>
        <w:t>התמורה בגין שירותי המתכנן;</w:t>
      </w:r>
    </w:p>
    <w:p w14:paraId="3ADCB179" w14:textId="76F7A5B0" w:rsidR="005B6D2D" w:rsidRPr="009E450B" w:rsidRDefault="005B6D2D" w:rsidP="005B6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E450B">
        <w:rPr>
          <w:rFonts w:ascii="Times New Roman" w:eastAsia="Times New Roman" w:hAnsi="Times New Roman" w:cs="David"/>
          <w:b/>
          <w:bCs/>
          <w:sz w:val="20"/>
          <w:szCs w:val="24"/>
          <w:rtl/>
          <w:lang w:eastAsia="he-IL"/>
        </w:rPr>
        <w:t>נספח ה'</w:t>
      </w:r>
      <w:r w:rsidRPr="009E450B">
        <w:rPr>
          <w:rFonts w:ascii="Times New Roman" w:eastAsia="Times New Roman" w:hAnsi="Times New Roman" w:cs="David"/>
          <w:sz w:val="20"/>
          <w:szCs w:val="24"/>
          <w:rtl/>
          <w:lang w:eastAsia="he-IL"/>
        </w:rPr>
        <w:t xml:space="preserve"> - </w:t>
      </w:r>
      <w:r w:rsidRPr="009E450B">
        <w:rPr>
          <w:rFonts w:ascii="Times New Roman" w:eastAsia="Times New Roman" w:hAnsi="Times New Roman" w:cs="David"/>
          <w:sz w:val="20"/>
          <w:szCs w:val="24"/>
          <w:rtl/>
          <w:lang w:eastAsia="he-IL"/>
        </w:rPr>
        <w:tab/>
        <w:t>תשלומי התמורה למתכנן;</w:t>
      </w:r>
    </w:p>
    <w:p w14:paraId="3F91425A" w14:textId="77777777" w:rsidR="005B6D2D" w:rsidRPr="009E450B" w:rsidRDefault="005B6D2D" w:rsidP="005B6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C5974">
        <w:rPr>
          <w:rFonts w:ascii="Times New Roman" w:eastAsia="Times New Roman" w:hAnsi="Times New Roman" w:cs="David"/>
          <w:bCs/>
          <w:sz w:val="20"/>
          <w:szCs w:val="24"/>
          <w:rtl/>
          <w:lang w:eastAsia="he-IL"/>
        </w:rPr>
        <w:t xml:space="preserve">נספח ו </w:t>
      </w: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sz w:val="20"/>
          <w:szCs w:val="24"/>
          <w:rtl/>
          <w:lang w:eastAsia="he-IL"/>
        </w:rPr>
        <w:tab/>
        <w:t>הצהרה והתחייבות לשמירת סודיות;</w:t>
      </w:r>
    </w:p>
    <w:p w14:paraId="42AB56E7" w14:textId="77777777" w:rsidR="005B6D2D" w:rsidRPr="009E450B" w:rsidRDefault="005B6D2D" w:rsidP="005B6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rtl/>
          <w:lang w:eastAsia="he-IL"/>
        </w:rPr>
        <w:t>נספח ז</w:t>
      </w:r>
      <w:r w:rsidRPr="009E450B">
        <w:rPr>
          <w:rFonts w:ascii="Times New Roman" w:eastAsia="Times New Roman" w:hAnsi="Times New Roman" w:cs="David"/>
          <w:sz w:val="20"/>
          <w:szCs w:val="24"/>
          <w:rtl/>
          <w:lang w:eastAsia="he-IL"/>
        </w:rPr>
        <w:t xml:space="preserve"> -</w:t>
      </w:r>
      <w:r w:rsidRPr="009E450B">
        <w:rPr>
          <w:rFonts w:ascii="Times New Roman" w:eastAsia="Times New Roman" w:hAnsi="Times New Roman" w:cs="David"/>
          <w:sz w:val="20"/>
          <w:szCs w:val="24"/>
          <w:rtl/>
          <w:lang w:eastAsia="he-IL"/>
        </w:rPr>
        <w:tab/>
        <w:t>מפרט ביטוחי המתכנן;</w:t>
      </w:r>
    </w:p>
    <w:p w14:paraId="4231BE73" w14:textId="77777777" w:rsidR="005B6D2D" w:rsidRPr="009E450B" w:rsidRDefault="005B6D2D" w:rsidP="005B6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rtl/>
          <w:lang w:eastAsia="he-IL"/>
        </w:rPr>
        <w:t>נספח ז1</w:t>
      </w:r>
      <w:r w:rsidRPr="009E450B">
        <w:rPr>
          <w:rFonts w:ascii="Times New Roman" w:eastAsia="Times New Roman" w:hAnsi="Times New Roman" w:cs="David"/>
          <w:sz w:val="20"/>
          <w:szCs w:val="24"/>
          <w:rtl/>
          <w:lang w:eastAsia="he-IL"/>
        </w:rPr>
        <w:t xml:space="preserve"> -</w:t>
      </w:r>
      <w:r w:rsidRPr="009E450B">
        <w:rPr>
          <w:rFonts w:ascii="Times New Roman" w:eastAsia="Times New Roman" w:hAnsi="Times New Roman" w:cs="David"/>
          <w:sz w:val="20"/>
          <w:szCs w:val="24"/>
          <w:rtl/>
          <w:lang w:eastAsia="he-IL"/>
        </w:rPr>
        <w:tab/>
        <w:t>אישור על קיום ביטוחי המתכנן;</w:t>
      </w:r>
    </w:p>
    <w:p w14:paraId="09641626" w14:textId="77777777" w:rsidR="005B6D2D" w:rsidRPr="009E450B" w:rsidRDefault="005B6D2D" w:rsidP="005B6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E450B">
        <w:rPr>
          <w:rFonts w:ascii="Times New Roman" w:eastAsia="Times New Roman" w:hAnsi="Times New Roman" w:cs="David"/>
          <w:b/>
          <w:bCs/>
          <w:sz w:val="20"/>
          <w:szCs w:val="24"/>
          <w:rtl/>
          <w:lang w:eastAsia="he-IL"/>
        </w:rPr>
        <w:t>נספח ח'</w:t>
      </w:r>
      <w:r w:rsidRPr="009E450B">
        <w:rPr>
          <w:rFonts w:ascii="Times New Roman" w:eastAsia="Times New Roman" w:hAnsi="Times New Roman" w:cs="David"/>
          <w:sz w:val="20"/>
          <w:szCs w:val="24"/>
          <w:rtl/>
          <w:lang w:eastAsia="he-IL"/>
        </w:rPr>
        <w:t xml:space="preserve"> - </w:t>
      </w:r>
      <w:r w:rsidRPr="009E450B">
        <w:rPr>
          <w:rFonts w:ascii="Times New Roman" w:eastAsia="Times New Roman" w:hAnsi="Times New Roman" w:cs="David"/>
          <w:sz w:val="20"/>
          <w:szCs w:val="24"/>
          <w:rtl/>
          <w:lang w:eastAsia="he-IL"/>
        </w:rPr>
        <w:tab/>
        <w:t>רשימת התכניות והמסמכים שעל המתכנן להנפיק.</w:t>
      </w:r>
    </w:p>
    <w:p w14:paraId="5FB27782" w14:textId="77777777" w:rsidR="005B6D2D" w:rsidRPr="009E450B" w:rsidRDefault="005B6D2D" w:rsidP="005B6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E450B">
        <w:rPr>
          <w:rFonts w:ascii="Times New Roman" w:eastAsia="Times New Roman" w:hAnsi="Times New Roman" w:cs="David"/>
          <w:b/>
          <w:bCs/>
          <w:sz w:val="20"/>
          <w:szCs w:val="24"/>
          <w:rtl/>
          <w:lang w:eastAsia="he-IL"/>
        </w:rPr>
        <w:t>נספח ט'</w:t>
      </w:r>
      <w:r w:rsidRPr="009E450B">
        <w:rPr>
          <w:rFonts w:ascii="Times New Roman" w:eastAsia="Times New Roman" w:hAnsi="Times New Roman" w:cs="David"/>
          <w:sz w:val="20"/>
          <w:szCs w:val="24"/>
          <w:rtl/>
          <w:lang w:eastAsia="he-IL"/>
        </w:rPr>
        <w:t xml:space="preserve"> -</w:t>
      </w:r>
      <w:r w:rsidRPr="009E450B">
        <w:rPr>
          <w:rFonts w:ascii="Times New Roman" w:eastAsia="Times New Roman" w:hAnsi="Times New Roman" w:cs="David"/>
          <w:sz w:val="20"/>
          <w:szCs w:val="24"/>
          <w:rtl/>
          <w:lang w:eastAsia="he-IL"/>
        </w:rPr>
        <w:tab/>
        <w:t>אישור להשלמת הפרויקט/קטע מהפרויקט.</w:t>
      </w:r>
    </w:p>
    <w:p w14:paraId="5C9FAFE9" w14:textId="77777777" w:rsidR="005B6D2D" w:rsidRPr="009E450B" w:rsidRDefault="005B6D2D" w:rsidP="005B6D2D">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9E450B">
        <w:rPr>
          <w:rFonts w:ascii="Times New Roman" w:eastAsia="Times New Roman" w:hAnsi="Times New Roman" w:cs="David"/>
          <w:b/>
          <w:bCs/>
          <w:sz w:val="20"/>
          <w:szCs w:val="24"/>
          <w:rtl/>
          <w:lang w:eastAsia="he-IL"/>
        </w:rPr>
        <w:t xml:space="preserve">נספח י' </w:t>
      </w:r>
      <w:r w:rsidRPr="009E450B">
        <w:rPr>
          <w:rFonts w:ascii="Times New Roman" w:eastAsia="Times New Roman" w:hAnsi="Times New Roman" w:cs="David"/>
          <w:sz w:val="20"/>
          <w:szCs w:val="24"/>
          <w:rtl/>
          <w:lang w:eastAsia="he-IL"/>
        </w:rPr>
        <w:t>-</w:t>
      </w:r>
      <w:r w:rsidRPr="009E450B">
        <w:rPr>
          <w:rFonts w:ascii="Times New Roman" w:eastAsia="Times New Roman" w:hAnsi="Times New Roman" w:cs="David"/>
          <w:sz w:val="20"/>
          <w:szCs w:val="24"/>
          <w:rtl/>
          <w:lang w:eastAsia="he-IL"/>
        </w:rPr>
        <w:tab/>
        <w:t>נספח היעדר תביעות.</w:t>
      </w:r>
    </w:p>
    <w:p w14:paraId="752C56E2" w14:textId="77777777" w:rsidR="005B6D2D" w:rsidRPr="009E450B" w:rsidRDefault="005B6D2D" w:rsidP="005B6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u w:val="single"/>
          <w:rtl/>
          <w:lang w:eastAsia="he-IL"/>
        </w:rPr>
        <w:t>שירותי המתכנן</w:t>
      </w:r>
    </w:p>
    <w:p w14:paraId="410E02C1"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המזמין מוסר בזה למתכנן והמתכנן מקבל על עצמו את ביצוע</w:t>
      </w:r>
      <w:r w:rsidRPr="009E450B">
        <w:rPr>
          <w:rFonts w:ascii="Times New Roman" w:eastAsia="Times New Roman" w:hAnsi="Times New Roman" w:cs="David"/>
          <w:sz w:val="20"/>
          <w:szCs w:val="24"/>
          <w:lang w:eastAsia="he-IL"/>
        </w:rPr>
        <w:t xml:space="preserve"> </w:t>
      </w:r>
      <w:r w:rsidRPr="009E450B">
        <w:rPr>
          <w:rFonts w:ascii="Times New Roman" w:eastAsia="Times New Roman" w:hAnsi="Times New Roman" w:cs="David"/>
          <w:sz w:val="20"/>
          <w:szCs w:val="24"/>
          <w:rtl/>
          <w:lang w:eastAsia="he-IL"/>
        </w:rPr>
        <w:t>מלוא שירותי המתכנן, הכל בהתאם להוראות הסכם זה.</w:t>
      </w:r>
    </w:p>
    <w:p w14:paraId="518C7A42" w14:textId="77777777" w:rsidR="005B6D2D" w:rsidRPr="009E450B" w:rsidRDefault="005B6D2D" w:rsidP="005B6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lang w:eastAsia="he-IL"/>
        </w:rPr>
      </w:pPr>
      <w:r w:rsidRPr="009E450B">
        <w:rPr>
          <w:rFonts w:ascii="Times New Roman" w:eastAsia="Times New Roman" w:hAnsi="Times New Roman" w:cs="David"/>
          <w:bCs/>
          <w:sz w:val="20"/>
          <w:szCs w:val="24"/>
          <w:u w:val="single"/>
          <w:rtl/>
          <w:lang w:eastAsia="he-IL"/>
        </w:rPr>
        <w:t>הצהרות המתכנן</w:t>
      </w:r>
    </w:p>
    <w:p w14:paraId="153B0F25" w14:textId="77777777" w:rsidR="005B6D2D" w:rsidRPr="009E450B" w:rsidRDefault="005B6D2D" w:rsidP="0048675D">
      <w:pPr>
        <w:widowControl w:val="0"/>
        <w:spacing w:before="0" w:beforeAutospacing="0" w:after="240" w:afterAutospacing="0" w:line="240" w:lineRule="auto"/>
        <w:ind w:left="363"/>
        <w:jc w:val="both"/>
        <w:rPr>
          <w:rFonts w:ascii="Times New Roman" w:eastAsia="Times New Roman" w:hAnsi="Times New Roman" w:cs="David"/>
          <w:b/>
          <w:sz w:val="20"/>
          <w:szCs w:val="24"/>
          <w:u w:val="single"/>
          <w:lang w:eastAsia="he-IL"/>
        </w:rPr>
      </w:pPr>
      <w:r w:rsidRPr="009E450B">
        <w:rPr>
          <w:rFonts w:ascii="Times New Roman" w:eastAsia="Times New Roman" w:hAnsi="Times New Roman" w:cs="David"/>
          <w:b/>
          <w:sz w:val="20"/>
          <w:szCs w:val="24"/>
          <w:u w:val="single"/>
          <w:rtl/>
          <w:lang w:eastAsia="he-IL"/>
        </w:rPr>
        <w:t>המתכנן מצהיר ומתחייב כדלקמן:</w:t>
      </w:r>
    </w:p>
    <w:p w14:paraId="15C0B7C4" w14:textId="159C5304"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sidDel="00CB0DC9">
        <w:rPr>
          <w:rFonts w:ascii="Times New Roman" w:eastAsia="Times New Roman" w:hAnsi="Times New Roman" w:cs="David"/>
          <w:sz w:val="20"/>
          <w:szCs w:val="24"/>
          <w:rtl/>
          <w:lang w:eastAsia="he-IL"/>
        </w:rPr>
        <w:t>ה</w:t>
      </w:r>
      <w:r w:rsidRPr="009E450B">
        <w:rPr>
          <w:rFonts w:ascii="Times New Roman" w:eastAsia="Times New Roman" w:hAnsi="Times New Roman" w:cs="David"/>
          <w:sz w:val="20"/>
          <w:szCs w:val="24"/>
          <w:rtl/>
          <w:lang w:eastAsia="he-IL"/>
        </w:rPr>
        <w:t>כי הינו מכיר ויודע את כל הנדרש למטרת ביצוע שירותי המתכנן וכי הינו מורשה על פי כל דין למתן שירותי  המתכנן, לרבות אך לא רק, על פי חוק המהנדסים והאדריכלים, התשי"ח - 1958, כי יש בידו רישיון בר תוקף לביצוע שירותי  המתכנן על פי הדין וכי הוא בעל הכישורים, הרישיונות, הידע, הניסיון והאמצעים המאפשרים לו את ביצועם ברמה מקצועית גבוהה, בלוחות הזמנים הנדרשים ובהתאם למותנה בחוזה.</w:t>
      </w:r>
      <w:r w:rsidRPr="009E450B">
        <w:rPr>
          <w:rFonts w:eastAsia="Times New Roman" w:cs="David"/>
          <w:szCs w:val="24"/>
          <w:rtl/>
        </w:rPr>
        <w:t xml:space="preserve"> </w:t>
      </w:r>
    </w:p>
    <w:p w14:paraId="1D568BF5" w14:textId="29298085" w:rsidR="005B6D2D" w:rsidRPr="00365B83"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sidDel="004044DC">
        <w:rPr>
          <w:rFonts w:ascii="Times New Roman" w:eastAsia="Times New Roman" w:hAnsi="Times New Roman" w:cs="David"/>
          <w:sz w:val="20"/>
          <w:szCs w:val="24"/>
          <w:rtl/>
          <w:lang w:eastAsia="he-IL"/>
        </w:rPr>
        <w:lastRenderedPageBreak/>
        <w:t>ה</w:t>
      </w:r>
      <w:r w:rsidRPr="009E450B">
        <w:rPr>
          <w:rFonts w:eastAsia="Times New Roman" w:cs="David"/>
          <w:szCs w:val="24"/>
          <w:rtl/>
        </w:rPr>
        <w:t xml:space="preserve">כי אין כל מניעה חוקית ו/או חוזית להתקשרותו בהסכם זה וחתימתו על הסכם זה וביצוע מלוא התחייבויותיו על פיו ו/או ביצוע  שירותי התכנון לא יהוו הפרה של הסכם או התחייבות שהמתכנן צד להם או שהוא כפוף להם, וכי המתכנן אינו נזקק לצורך התקשרותו בהסכם זה או ביצוע התחייבויותיו </w:t>
      </w:r>
      <w:r w:rsidRPr="00365B83">
        <w:rPr>
          <w:rFonts w:eastAsia="Times New Roman" w:cs="David"/>
          <w:szCs w:val="24"/>
          <w:rtl/>
        </w:rPr>
        <w:t>על פיו להסכמה כלשהי של כל גוף שלישי שהוא.</w:t>
      </w:r>
    </w:p>
    <w:p w14:paraId="1C4400DC" w14:textId="77777777" w:rsidR="005B6D2D" w:rsidRPr="009E450B" w:rsidRDefault="005B6D2D" w:rsidP="0048675D">
      <w:pPr>
        <w:widowControl w:val="0"/>
        <w:numPr>
          <w:ilvl w:val="1"/>
          <w:numId w:val="1"/>
        </w:numPr>
        <w:spacing w:before="0" w:beforeAutospacing="0" w:after="200" w:afterAutospacing="0" w:line="240" w:lineRule="auto"/>
        <w:jc w:val="both"/>
        <w:rPr>
          <w:rFonts w:eastAsia="Times New Roman" w:cs="David"/>
          <w:b/>
          <w:bCs/>
          <w:szCs w:val="24"/>
        </w:rPr>
      </w:pPr>
      <w:r w:rsidRPr="00365B83">
        <w:rPr>
          <w:rFonts w:eastAsia="Times New Roman" w:cs="David"/>
          <w:szCs w:val="24"/>
          <w:rtl/>
        </w:rPr>
        <w:t>יובהר כי ככל שתשלום כלשהו הקבוע בנספח ב' להסכם זה נקוב באחוז מסך התמורה לה זכאי המתכנן עבור ביצוע שירותי התכנון על פי הסכם זה, אין הדבר מהווה אישור לכך שחלוקת התמורה הקבועה בנספח ב' מהווה את ערכו</w:t>
      </w:r>
      <w:r w:rsidRPr="009E450B">
        <w:rPr>
          <w:rFonts w:eastAsia="Times New Roman" w:cs="David"/>
          <w:szCs w:val="24"/>
          <w:rtl/>
        </w:rPr>
        <w:t xml:space="preserve"> הכספי של אותו השלב, לרבות ככל שהמתכנן יידרש לחזור ולבצע עבודות חוזרות בגין אותו שלב ו/או ככל שהמזמין יחליט לבטל את ביצועו של אותו שלב, שאז תקבע התמורה עבור אותו השלב בהתאם לסיכום בין הצדדים ובהיעדר הסכמה בהתאם החלטת המנהל. </w:t>
      </w:r>
    </w:p>
    <w:p w14:paraId="77E1BD01"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כי ידוע לו ששירותי המתכנן על פי חוזה זה הינם לשלבים ו/או קטעים בפרויקט כפי שיוזמנו בכתב ע"י המזמין מעת לעת על פי שיקול דעתו הבלעדי וכי הם יינתנו על ידו בשלבי עבודה כמפורט בנספח </w:t>
      </w:r>
      <w:r w:rsidRPr="009E450B">
        <w:rPr>
          <w:rFonts w:ascii="Times New Roman" w:eastAsia="Times New Roman" w:hAnsi="Times New Roman" w:cs="David"/>
          <w:bCs/>
          <w:sz w:val="20"/>
          <w:szCs w:val="24"/>
          <w:rtl/>
          <w:lang w:eastAsia="he-IL"/>
        </w:rPr>
        <w:t>ב'</w:t>
      </w:r>
      <w:r w:rsidRPr="009E450B">
        <w:rPr>
          <w:rFonts w:ascii="Times New Roman" w:eastAsia="Times New Roman" w:hAnsi="Times New Roman" w:cs="David"/>
          <w:sz w:val="20"/>
          <w:szCs w:val="24"/>
          <w:rtl/>
          <w:lang w:eastAsia="he-IL"/>
        </w:rPr>
        <w:t xml:space="preserve"> המצ"ב. עוד מוסיף ומצהיר המתכנן, כי ידוע לו שהמזמין אינו מתחייב להזמין ממנו שירותים נוספים מעבר לנקוב בחוזה זה וכמפורט בנספח </w:t>
      </w:r>
      <w:r w:rsidRPr="009E450B">
        <w:rPr>
          <w:rFonts w:ascii="Times New Roman" w:eastAsia="Times New Roman" w:hAnsi="Times New Roman" w:cs="David"/>
          <w:bCs/>
          <w:sz w:val="20"/>
          <w:szCs w:val="24"/>
          <w:rtl/>
          <w:lang w:eastAsia="he-IL"/>
        </w:rPr>
        <w:t xml:space="preserve">ב' </w:t>
      </w:r>
      <w:r w:rsidRPr="009E450B">
        <w:rPr>
          <w:rFonts w:ascii="Times New Roman" w:eastAsia="Times New Roman" w:hAnsi="Times New Roman" w:cs="David"/>
          <w:sz w:val="20"/>
          <w:szCs w:val="24"/>
          <w:rtl/>
          <w:lang w:eastAsia="he-IL"/>
        </w:rPr>
        <w:t>המצ"ב.</w:t>
      </w:r>
    </w:p>
    <w:p w14:paraId="2A1CBB56" w14:textId="65CD1150" w:rsidR="005B6D2D" w:rsidRPr="009E450B" w:rsidRDefault="005B6D2D" w:rsidP="005B6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E450B" w:rsidDel="00417F02">
        <w:rPr>
          <w:rFonts w:ascii="Times New Roman" w:eastAsia="Times New Roman" w:hAnsi="Times New Roman" w:cs="David"/>
          <w:sz w:val="20"/>
          <w:szCs w:val="24"/>
          <w:rtl/>
          <w:lang w:eastAsia="he-IL"/>
        </w:rPr>
        <w:t>ה</w:t>
      </w:r>
      <w:r w:rsidRPr="009E450B">
        <w:rPr>
          <w:rFonts w:ascii="Times New Roman" w:eastAsia="Times New Roman" w:hAnsi="Times New Roman" w:cs="David"/>
          <w:sz w:val="20"/>
          <w:szCs w:val="24"/>
          <w:rtl/>
          <w:lang w:eastAsia="he-IL"/>
        </w:rPr>
        <w:t xml:space="preserve">כי יבצע את שרותי המתכנן בזהירות, בנאמנות וברמה מקצועית גבוהה, </w:t>
      </w:r>
      <w:r w:rsidRPr="009E450B">
        <w:rPr>
          <w:rFonts w:eastAsia="Times New Roman" w:cs="David"/>
          <w:szCs w:val="24"/>
          <w:rtl/>
        </w:rPr>
        <w:t>בהתאם להוראות</w:t>
      </w:r>
      <w:r w:rsidRPr="009E450B">
        <w:rPr>
          <w:rFonts w:ascii="Times New Roman" w:eastAsia="Times New Roman" w:hAnsi="Times New Roman" w:cs="David"/>
          <w:sz w:val="20"/>
          <w:szCs w:val="24"/>
          <w:rtl/>
          <w:lang w:eastAsia="he-IL"/>
        </w:rPr>
        <w:t xml:space="preserve"> כל דין ולהנחת דעת המזמין, ותוך שמירת לוחות הזמנים והמסגרת התקציבית, שייקבעו על ידי המזמין.</w:t>
      </w:r>
    </w:p>
    <w:p w14:paraId="2B4BA258"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היועצים ו/או גורמים השונים, כפי שיקבעו מעת לעת ע"י המזמין ויהיה חייב לנהוג לפיהם ולקיימם ללא סטייה, אלא אם כן קיבל הוראה מפורשת ו/או אישור בכתב מהמזמין.</w:t>
      </w:r>
    </w:p>
    <w:p w14:paraId="0F9FC41E" w14:textId="071E0BFF"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sidDel="00417F02">
        <w:rPr>
          <w:rFonts w:ascii="Times New Roman" w:eastAsia="Times New Roman" w:hAnsi="Times New Roman" w:cs="David"/>
          <w:sz w:val="20"/>
          <w:szCs w:val="24"/>
          <w:rtl/>
          <w:lang w:eastAsia="he-IL"/>
        </w:rPr>
        <w:t>ה</w:t>
      </w:r>
      <w:r w:rsidRPr="009E450B">
        <w:rPr>
          <w:rFonts w:ascii="Times New Roman" w:eastAsia="Times New Roman" w:hAnsi="Times New Roman" w:cs="David"/>
          <w:sz w:val="20"/>
          <w:szCs w:val="24"/>
          <w:rtl/>
          <w:lang w:eastAsia="he-IL"/>
        </w:rPr>
        <w:t>כי יבצע את שרותי המתכנן בתיאום מלא, בשיתוף פעולה ותוך קיום קשר מתמיד עם המזמין והמנהל, עם צוותו המקצועי וצוות הניהול, תיאום ופיקוח של המזמין, עם היועצים, ועם כל יתר הגורמים שיפעלו באתר, ככל שיידרש לקידום, תכנון וביצוע שירותי המתכנן, והכל כפי שיקבע ע"י המנהל. כן מתחייב המתכנן, להשתתף בתיאום מראש בכל ישיבות התיאום אליהן יוזמן.</w:t>
      </w:r>
    </w:p>
    <w:p w14:paraId="7F336493"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המתכנן ישמור על נוהלי קשר, תיאום, רישום וצורת המסמכים לפי דרישת המנהל.</w:t>
      </w:r>
    </w:p>
    <w:p w14:paraId="71A645A6"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כל עוד לא יקבע אחרת ע"י המזמין, יהיה המנהל כהגדרתו בנספח </w:t>
      </w:r>
      <w:r w:rsidRPr="009E450B">
        <w:rPr>
          <w:rFonts w:ascii="Times New Roman" w:eastAsia="Times New Roman" w:hAnsi="Times New Roman" w:cs="David"/>
          <w:bCs/>
          <w:sz w:val="20"/>
          <w:szCs w:val="24"/>
          <w:rtl/>
          <w:lang w:eastAsia="he-IL"/>
        </w:rPr>
        <w:t xml:space="preserve">א' </w:t>
      </w:r>
      <w:r w:rsidRPr="009E450B">
        <w:rPr>
          <w:rFonts w:ascii="Times New Roman" w:eastAsia="Times New Roman" w:hAnsi="Times New Roman" w:cs="David"/>
          <w:sz w:val="20"/>
          <w:szCs w:val="24"/>
          <w:rtl/>
          <w:lang w:eastAsia="he-IL"/>
        </w:rPr>
        <w:t>ועל המתכנן להיות עמו בקשר מתמיד ולתאם עמו את כל פעולותיו, אלא אם נקבע מפורשות אחרת ע"י המזמין.</w:t>
      </w:r>
    </w:p>
    <w:p w14:paraId="12CAE107" w14:textId="26BEF8A0"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sidDel="00DD7740">
        <w:rPr>
          <w:rFonts w:ascii="Times New Roman" w:eastAsia="Times New Roman" w:hAnsi="Times New Roman" w:cs="David"/>
          <w:sz w:val="20"/>
          <w:szCs w:val="24"/>
          <w:rtl/>
          <w:lang w:eastAsia="he-IL"/>
        </w:rPr>
        <w:t>ה</w:t>
      </w:r>
      <w:r w:rsidRPr="009E450B">
        <w:rPr>
          <w:rFonts w:ascii="Times New Roman" w:eastAsia="Times New Roman" w:hAnsi="Times New Roman" w:cs="David"/>
          <w:sz w:val="20"/>
          <w:szCs w:val="24"/>
          <w:rtl/>
          <w:lang w:eastAsia="he-IL"/>
        </w:rPr>
        <w:t xml:space="preserve">כי </w:t>
      </w:r>
      <w:r w:rsidRPr="009E450B">
        <w:rPr>
          <w:rFonts w:eastAsia="Times New Roman" w:cs="David"/>
          <w:szCs w:val="24"/>
          <w:rtl/>
        </w:rPr>
        <w:t>ערך וביצע את כל הבדיקות המקדמיות הנדרשות על מנת לבחון את הפרויקט, כל הקשרו לשירותי המתכנן ו</w:t>
      </w:r>
      <w:r w:rsidRPr="009E450B">
        <w:rPr>
          <w:rFonts w:ascii="Times New Roman" w:eastAsia="Times New Roman" w:hAnsi="Times New Roman" w:cs="David"/>
          <w:sz w:val="20"/>
          <w:szCs w:val="24"/>
          <w:rtl/>
          <w:lang w:eastAsia="he-IL"/>
        </w:rPr>
        <w:t xml:space="preserve">ידועות לו הוראות כל התכניות הקיימות ו/או הנמצאות בשלבי הכנה על ידי הרשויות </w:t>
      </w:r>
      <w:r w:rsidRPr="009E450B">
        <w:rPr>
          <w:rFonts w:ascii="Times New Roman" w:eastAsia="Times New Roman" w:hAnsi="Times New Roman" w:cs="David"/>
          <w:sz w:val="20"/>
          <w:szCs w:val="24"/>
          <w:rtl/>
          <w:lang w:eastAsia="he-IL"/>
        </w:rPr>
        <w:lastRenderedPageBreak/>
        <w:t>המוסמכות לכך לגבי האתר וכן הוראותיהם של הדין ו/או הנהלים ו/או התקנים ו/או התקנות החלים בקשר עם ביצוע שרותי המתכנן והוא מתחייב לפעול בהתאם לקבוע בהם. כמו כן, מצהיר המתכנן כי הוא בדק בעצמו את כל הנושאים הרלוונטיים ו/או הקשורים למתן שירותי המתכנן, הן אצל המזמין, ומצא הכל מתאים למטרותיו, ויש בידיו את כל הנתונים הנוגעים לאתר, כנדרש לשם ביצוע שירותי המתכנן.</w:t>
      </w:r>
    </w:p>
    <w:p w14:paraId="0C27766E" w14:textId="5C669D02"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sidDel="00417F02">
        <w:rPr>
          <w:rFonts w:ascii="Times New Roman" w:eastAsia="Times New Roman" w:hAnsi="Times New Roman" w:cs="David"/>
          <w:sz w:val="20"/>
          <w:szCs w:val="24"/>
          <w:rtl/>
          <w:lang w:eastAsia="he-IL"/>
        </w:rPr>
        <w:t>ה</w:t>
      </w:r>
      <w:r w:rsidRPr="009E450B">
        <w:rPr>
          <w:rFonts w:ascii="Times New Roman" w:eastAsia="Times New Roman" w:hAnsi="Times New Roman" w:cs="David"/>
          <w:sz w:val="20"/>
          <w:szCs w:val="24"/>
          <w:rtl/>
          <w:lang w:eastAsia="he-IL"/>
        </w:rPr>
        <w:t xml:space="preserve">כי ינפיק את כל התכניות נשוא חוזה זה, בכל שלבי הביצוע של שירותי המתכנן, ולרבות כל שינוי בתכניותיו, באמצעות מחשב בתוכנה או בקבצים במתכונת הקבועה בנספח </w:t>
      </w:r>
      <w:r w:rsidRPr="009E450B">
        <w:rPr>
          <w:rFonts w:ascii="Times New Roman" w:eastAsia="Times New Roman" w:hAnsi="Times New Roman" w:cs="David"/>
          <w:b/>
          <w:bCs/>
          <w:sz w:val="20"/>
          <w:szCs w:val="24"/>
          <w:rtl/>
          <w:lang w:eastAsia="he-IL"/>
        </w:rPr>
        <w:t>א'</w:t>
      </w:r>
      <w:r w:rsidRPr="009E450B">
        <w:rPr>
          <w:rFonts w:ascii="Times New Roman" w:eastAsia="Times New Roman" w:hAnsi="Times New Roman" w:cs="David"/>
          <w:sz w:val="20"/>
          <w:szCs w:val="24"/>
          <w:rtl/>
          <w:lang w:eastAsia="he-IL"/>
        </w:rPr>
        <w:t xml:space="preserve"> המצ"ב ועל פי הנחיות המזמין מעת לעת. המתכנן מתחייב להעביר ליועצים ולקבל מהם קבצים אך ורק באותה מתכונת שנקבעה בנספח </w:t>
      </w:r>
      <w:r w:rsidRPr="009E450B">
        <w:rPr>
          <w:rFonts w:ascii="Times New Roman" w:eastAsia="Times New Roman" w:hAnsi="Times New Roman" w:cs="David"/>
          <w:b/>
          <w:bCs/>
          <w:sz w:val="20"/>
          <w:szCs w:val="24"/>
          <w:rtl/>
          <w:lang w:eastAsia="he-IL"/>
        </w:rPr>
        <w:t>א'</w:t>
      </w:r>
      <w:r w:rsidRPr="009E450B">
        <w:rPr>
          <w:rFonts w:ascii="Times New Roman" w:eastAsia="Times New Roman" w:hAnsi="Times New Roman" w:cs="David"/>
          <w:sz w:val="20"/>
          <w:szCs w:val="24"/>
          <w:rtl/>
          <w:lang w:eastAsia="he-IL"/>
        </w:rPr>
        <w:t>, כאמור.</w:t>
      </w:r>
    </w:p>
    <w:p w14:paraId="60F705DE" w14:textId="67A24B23"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sidDel="00417F02">
        <w:rPr>
          <w:rFonts w:ascii="Times New Roman" w:eastAsia="Times New Roman" w:hAnsi="Times New Roman" w:cs="David"/>
          <w:sz w:val="20"/>
          <w:szCs w:val="24"/>
          <w:rtl/>
          <w:lang w:eastAsia="he-IL"/>
        </w:rPr>
        <w:t>ה</w:t>
      </w:r>
      <w:r w:rsidRPr="009E450B">
        <w:rPr>
          <w:rFonts w:ascii="Times New Roman" w:eastAsia="Times New Roman" w:hAnsi="Times New Roman" w:cs="David"/>
          <w:sz w:val="20"/>
          <w:szCs w:val="24"/>
          <w:rtl/>
          <w:lang w:eastAsia="he-IL"/>
        </w:rPr>
        <w:t>כי לא יגיש ליועצים ו/או לקבלנים ו/או לכל גורם אחר הקשור בפרויקט כל שרות הקשור במישרין או בעקיפין בו, בין בתמורה ובין שלא בתמורה, פרט לשירותים המתחייבים מפורשות על פי חוזה זה.</w:t>
      </w:r>
    </w:p>
    <w:p w14:paraId="7FA9006B"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כי ידוע לו שהמזמין רשאי להזמין אצל מתכננים אחרים שירותים כלשהם על פי שיקול דעתו הבלעדי והמתכנן מצהיר,ו כי אין לו ולא תהינה לו כל תביעות ו/או טענות ו/או דרישות ו/או תלונות כלפי המזמין ו/או כלפי המתכננים האחרים בגין מסירת העבודות, כאמור. משמסר המזמין את ביצוע השירותים כאמור למתכנן אחר, מתחייב המתכנן לשתף עמו פעולה ככל שיידרש.</w:t>
      </w:r>
    </w:p>
    <w:p w14:paraId="118202DC" w14:textId="77777777" w:rsidR="005B6D2D" w:rsidRPr="009E450B" w:rsidRDefault="005B6D2D" w:rsidP="005B6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9E450B">
        <w:rPr>
          <w:rFonts w:ascii="Times New Roman" w:eastAsia="Times New Roman" w:hAnsi="Times New Roman" w:cs="David"/>
          <w:sz w:val="24"/>
          <w:szCs w:val="24"/>
          <w:lang w:eastAsia="he-IL"/>
        </w:rPr>
        <w:t>view</w:t>
      </w:r>
      <w:r w:rsidRPr="009E450B">
        <w:rPr>
          <w:rFonts w:ascii="Times New Roman" w:eastAsia="Times New Roman" w:hAnsi="Times New Roman" w:cs="David"/>
          <w:sz w:val="24"/>
          <w:szCs w:val="24"/>
          <w:rtl/>
          <w:lang w:eastAsia="he-IL"/>
        </w:rPr>
        <w:t>@</w:t>
      </w:r>
      <w:r w:rsidRPr="009E450B">
        <w:rPr>
          <w:rFonts w:ascii="Times New Roman" w:eastAsia="Times New Roman" w:hAnsi="Times New Roman" w:cs="David"/>
          <w:sz w:val="20"/>
          <w:szCs w:val="24"/>
          <w:rtl/>
          <w:lang w:eastAsia="he-IL"/>
        </w:rPr>
        <w:t>", "רמדורנט" של רמדור או אחרת המאושרת ע"י המזמין ויפעל במערכת זו ללא כל תמורה נוספת.</w:t>
      </w:r>
    </w:p>
    <w:p w14:paraId="43B45A4F" w14:textId="77777777" w:rsidR="005B6D2D" w:rsidRPr="009E450B" w:rsidRDefault="005B6D2D" w:rsidP="005B6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E450B">
        <w:rPr>
          <w:rFonts w:eastAsia="Times New Roman" w:cs="David"/>
          <w:szCs w:val="24"/>
          <w:rtl/>
        </w:rPr>
        <w:t>כי לא יקבל ולא תצמח לו ו/או למי מטעמו, במישרין או בעקיפין, כל טובת הנאה שהיא, בין בכסף ובין בשווה כסף, מביצוע שירותי המתכנן, מעבר לתמורה כפי שהיא באה לידי ביטוי בחוזה זה, וכי הוא לא יעמיד עצמו במצב בו יימצא או יהא עלול להימצא בניגוד עניינים עם המזמין.</w:t>
      </w:r>
    </w:p>
    <w:p w14:paraId="78F95EDD" w14:textId="77777777" w:rsidR="005B6D2D" w:rsidRPr="009E450B" w:rsidRDefault="005B6D2D" w:rsidP="005B6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u w:val="single"/>
          <w:rtl/>
          <w:lang w:eastAsia="he-IL"/>
        </w:rPr>
        <w:t>צוות עובדים ואמצעים</w:t>
      </w:r>
    </w:p>
    <w:p w14:paraId="11B94025"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המתכנן מתחייב, כי במשך כל תקופת ביצוע שרותי המתכנן יקיים משרד מאויש, מאורגן ומצויד, באופן שיאפשר את ביצוע שירותי המתכנן בהתאם להוראות חוזה זה.</w:t>
      </w:r>
    </w:p>
    <w:p w14:paraId="0ADE88A9"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המתכנן מתחייב, שהרכבם המספרי והמקצועי של צוות עובדיו, כמפורט בנספח </w:t>
      </w:r>
      <w:r w:rsidRPr="009E450B">
        <w:rPr>
          <w:rFonts w:ascii="Times New Roman" w:eastAsia="Times New Roman" w:hAnsi="Times New Roman" w:cs="David"/>
          <w:bCs/>
          <w:sz w:val="20"/>
          <w:szCs w:val="24"/>
          <w:rtl/>
          <w:lang w:eastAsia="he-IL"/>
        </w:rPr>
        <w:t xml:space="preserve">א' </w:t>
      </w:r>
      <w:r w:rsidRPr="009E450B">
        <w:rPr>
          <w:rFonts w:ascii="Times New Roman" w:eastAsia="Times New Roman" w:hAnsi="Times New Roman" w:cs="David"/>
          <w:b/>
          <w:sz w:val="20"/>
          <w:szCs w:val="24"/>
          <w:rtl/>
          <w:lang w:eastAsia="he-IL"/>
        </w:rPr>
        <w:t>המצ"ב,</w:t>
      </w:r>
      <w:r w:rsidRPr="009E450B">
        <w:rPr>
          <w:rFonts w:ascii="Times New Roman" w:eastAsia="Times New Roman" w:hAnsi="Times New Roman" w:cs="David"/>
          <w:sz w:val="20"/>
          <w:szCs w:val="24"/>
          <w:rtl/>
          <w:lang w:eastAsia="he-IL"/>
        </w:rPr>
        <w:t xml:space="preserve"> יתאים לביצוע שירותי המתכנן ברמה ובמועדים, המפורטים בחוזה זה ויניח את דעתו של המנהל במשך כל תקופת מתן שרותי המתכנן.</w:t>
      </w:r>
    </w:p>
    <w:p w14:paraId="162D7E3C"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מבלי לגרוע מהתחייבותו האמורה של המתכנן, רשאי המנהל - אם </w:t>
      </w:r>
      <w:r w:rsidRPr="009E450B">
        <w:rPr>
          <w:rFonts w:ascii="Times New Roman" w:eastAsia="Times New Roman" w:hAnsi="Times New Roman" w:cs="David"/>
          <w:sz w:val="20"/>
          <w:szCs w:val="24"/>
          <w:rtl/>
          <w:lang w:eastAsia="he-IL"/>
        </w:rPr>
        <w:lastRenderedPageBreak/>
        <w:t>וכאשר יראה צורך בכך על פי שיקול דעתו המוחלט - להורות למתכנן מעת לעת, להגדיל את צוות עובדיו, על חשבונו ואחריותו של המתכנן, במספר, לתקופה ובמקומות אותם יציין המנהל בהוראותיו.</w:t>
      </w:r>
    </w:p>
    <w:p w14:paraId="6A50782B"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מוסכם בזה, כי במשך כל תקופת החוזה יהיה האדריכל ו/או המהנדס ו/או היועץ הנקוב בנספח </w:t>
      </w:r>
      <w:r w:rsidRPr="009E450B">
        <w:rPr>
          <w:rFonts w:ascii="Times New Roman" w:eastAsia="Times New Roman" w:hAnsi="Times New Roman" w:cs="David"/>
          <w:bCs/>
          <w:sz w:val="20"/>
          <w:szCs w:val="24"/>
          <w:rtl/>
          <w:lang w:eastAsia="he-IL"/>
        </w:rPr>
        <w:t>א'</w:t>
      </w:r>
      <w:r w:rsidRPr="009E450B">
        <w:rPr>
          <w:rFonts w:ascii="Times New Roman" w:eastAsia="Times New Roman" w:hAnsi="Times New Roman" w:cs="David"/>
          <w:sz w:val="20"/>
          <w:szCs w:val="24"/>
          <w:rtl/>
          <w:lang w:eastAsia="he-IL"/>
        </w:rPr>
        <w:t xml:space="preserve"> המצ"ב, מנהלו הראשי של המתכנן למטרת ביצוע חוזה זה (להלן: "</w:t>
      </w:r>
      <w:r w:rsidRPr="009E450B">
        <w:rPr>
          <w:rFonts w:ascii="Times New Roman" w:eastAsia="Times New Roman" w:hAnsi="Times New Roman" w:cs="David"/>
          <w:b/>
          <w:bCs/>
          <w:sz w:val="20"/>
          <w:szCs w:val="24"/>
          <w:rtl/>
          <w:lang w:eastAsia="he-IL"/>
        </w:rPr>
        <w:t>המנהל הראשי</w:t>
      </w:r>
      <w:r w:rsidRPr="009E450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 מראש ובכתב.</w:t>
      </w:r>
    </w:p>
    <w:p w14:paraId="2C1F088D" w14:textId="77777777" w:rsidR="005B6D2D" w:rsidRPr="009E450B" w:rsidRDefault="005B6D2D" w:rsidP="005B6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המתכנן מצהיר, כי ידוע לו, שבמשך כל תוקפו של חוזה זה יעמוד המנהל הראשי בראשו, יהיה מעורב אישית בביצוע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בביצוע שירותי התכנון. מבלי לגרוע מהתחייבויות המתכנן כמתחייב מחוזה זה, הרי בכל מקרה שהשירותים לא יינתנו ע"י המנהל הראשי כאמור מכל סיבה שהיא, יהיה המזמין זכאי לבטל את החוזה מבלי שתהא למתכנן כל דרישה ו/או טענה ו/או תביעה כלפי המזמין ויחולו הוראות סעיפים 12.3.2 ו - 12.3.3 להלן.</w:t>
      </w:r>
    </w:p>
    <w:p w14:paraId="3D97D786" w14:textId="77777777" w:rsidR="005B6D2D" w:rsidRPr="009E450B" w:rsidRDefault="005B6D2D" w:rsidP="005B6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5340268"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המזמין רשאי לדרוש מהמתכנן להחליף כל עובד מעובדיו של המתכנן שלדעת המזמין אינו מתאים לתפקידו ו/או אינו מבצעו להנחת דעתו, אף אם אושר תחילה ע"י המזמין וכן לדרוש תגבור צוות המתכנן, ועל המתכנן למלא אחר דרישת המזמין לאלתר.</w:t>
      </w:r>
    </w:p>
    <w:p w14:paraId="374CF146"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החלטות המזמין בדבר אישור ו/או החלפת עובד מעובדי המתכנן תינתנה לפי שיקול דעתו המוחלט של המזמין וללא צורך במתן נימוקים כאלה ואחרים. אין בהחלטות אלה, כדי לשחרר את המתכנן מאילו מהתחייבויותיו לפי חוזה זה ואין בהן כדי להטיל על המזמין כל אחריות ו/או חבות שהיא.</w:t>
      </w:r>
    </w:p>
    <w:p w14:paraId="1DD0EBB0" w14:textId="77777777" w:rsidR="005B6D2D" w:rsidRPr="009E450B" w:rsidRDefault="005B6D2D" w:rsidP="005B6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המתכנן מתחייב, לצייד על חשבונו את צוות עובדיו בכל הציוד הדרוש לביצוע שרותי המתכנן. האחריות בגין אחזקת ושמירת הציוד כאמור, תהיה בידי המתכנן ועל חשבונו, והמזמין לא יישא בכל אחריות ו/או חבות בגין אובדן ן/או נזק ו/או קלקול כלשהו לציוד ו/או לכל חלק ממנו מכל סיבה שהיא.</w:t>
      </w:r>
    </w:p>
    <w:p w14:paraId="72EE8FEF" w14:textId="77777777" w:rsidR="005B6D2D" w:rsidRPr="009E450B" w:rsidRDefault="005B6D2D" w:rsidP="005B6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u w:val="single"/>
          <w:rtl/>
          <w:lang w:eastAsia="he-IL"/>
        </w:rPr>
        <w:t>סמכויות המתכנן</w:t>
      </w:r>
    </w:p>
    <w:p w14:paraId="4514AB3A"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במגעים עם רשויות מוסמכות, לרבות עם הרשות המקומית, בכל הנוגע לשירותי המתכנן וכל הכרוך בכך, יפעל המתכנן בתור בא-כוחו הטכני של המזמין והמזמין מסמיכו לכך, ובלבד:</w:t>
      </w:r>
    </w:p>
    <w:p w14:paraId="44F99D06"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שהמתכנן לא יגיש תכניות ו/או תיקונים לתכניות לאישור הרשויות המוסמכות, אלא אם כן אושרו קודם לכן, מראש </w:t>
      </w:r>
      <w:r w:rsidRPr="009E450B">
        <w:rPr>
          <w:rFonts w:ascii="Times New Roman" w:eastAsia="Times New Roman" w:hAnsi="Times New Roman" w:cs="David"/>
          <w:sz w:val="20"/>
          <w:szCs w:val="24"/>
          <w:rtl/>
          <w:lang w:eastAsia="he-IL"/>
        </w:rPr>
        <w:lastRenderedPageBreak/>
        <w:t>ובכתב, ע"י המזמין.</w:t>
      </w:r>
    </w:p>
    <w:p w14:paraId="3709B790"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שהמתכנן לא יקבל כל החלטה ולא יפעל ולא יחייב את המזמין בכל עניין, הכרוך בהתחייבות חוקית ו/או כספית ו/או אחרת, אלא באישורו של המזמין מראש ובכתב.</w:t>
      </w:r>
    </w:p>
    <w:p w14:paraId="0AD3D4A0" w14:textId="77777777" w:rsidR="005B6D2D" w:rsidRPr="009E450B" w:rsidRDefault="005B6D2D" w:rsidP="005B6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זולת אם יוסמך לכך ע"י המזמין מראש ובכתב, לא יהיה המתכנן רשאי ליתן הוראות ו/או הנחיות, בין במישרין ובין בעקיפין, לקבלן הראשי ו/או לקבלן העבודות ו/או לנהל עמם מו"מ ביחס למחירים ו/או לדרכי ביצוע הכרוכים בשינוי מחירים ו/או כמויות, אלא באמצעות המזמין או המנהל.</w:t>
      </w:r>
    </w:p>
    <w:p w14:paraId="7B90B246" w14:textId="77777777" w:rsidR="005B6D2D" w:rsidRPr="009E450B" w:rsidRDefault="005B6D2D" w:rsidP="005B6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u w:val="single"/>
          <w:rtl/>
          <w:lang w:eastAsia="he-IL"/>
        </w:rPr>
        <w:t>סמכויות המנהל</w:t>
      </w:r>
    </w:p>
    <w:p w14:paraId="79141173"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המנהל רשאי לבדוק, בכל עת, את שרותי המתכנן כולם או מקצתם, להשגיח על ביצוע שרותי המתכנן וכן לבדוק את טיב שירותי המתכנן הנעשים על ידי המתכנן ו/או על ידי מי מטעמו. כן רשאי המנהל, לבדוק אם המתכנן מבצע כהלכה את הוראות חוזה זה, את הוראות המזמין ואת הוראותיו.</w:t>
      </w:r>
    </w:p>
    <w:p w14:paraId="11EE69E2"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9E450B">
        <w:rPr>
          <w:rFonts w:ascii="Times New Roman" w:eastAsia="Times New Roman" w:hAnsi="Times New Roman" w:cs="David"/>
          <w:bCs/>
          <w:sz w:val="20"/>
          <w:szCs w:val="24"/>
          <w:rtl/>
          <w:lang w:eastAsia="he-IL"/>
        </w:rPr>
        <w:t>א'</w:t>
      </w:r>
      <w:r w:rsidRPr="009E450B">
        <w:rPr>
          <w:rFonts w:ascii="Times New Roman" w:eastAsia="Times New Roman" w:hAnsi="Times New Roman" w:cs="David"/>
          <w:b/>
          <w:sz w:val="20"/>
          <w:szCs w:val="24"/>
          <w:rtl/>
          <w:lang w:eastAsia="he-IL"/>
        </w:rPr>
        <w:t xml:space="preserve"> המצ"ב</w:t>
      </w:r>
      <w:r w:rsidRPr="009E450B">
        <w:rPr>
          <w:rFonts w:ascii="Times New Roman" w:eastAsia="Times New Roman" w:hAnsi="Times New Roman" w:cs="David"/>
          <w:sz w:val="20"/>
          <w:szCs w:val="24"/>
          <w:rtl/>
          <w:lang w:eastAsia="he-IL"/>
        </w:rPr>
        <w:t>.</w:t>
      </w:r>
    </w:p>
    <w:p w14:paraId="0260B562"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לצורך הפעלת סמכויותיו, רשאי המנהל ו/או מי מטעמו לבקר במשרד המתכנן ו/או בכל מקום אחר, בו מבוצעים שירותי המתכנן והמתכנן מתחייב למסור כל הסבר שיידרש על ידי המנהל ו/או על ידי מי מטעמו.</w:t>
      </w:r>
    </w:p>
    <w:p w14:paraId="531B1F81"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אין בהפעלת סמכויות המנהל על פי חוזה זה, כדי לגרוע ו/או לשחרר מאחריות המתכנן על פי חוזה זה ו/או על פי כל דין.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52948CD4" w14:textId="77777777" w:rsidR="005B6D2D" w:rsidRPr="009E450B" w:rsidRDefault="005B6D2D" w:rsidP="005B6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אישר המנהל תכניות ו/או מסמכים אחרים הקשורים בשרותי המתכנן על פי חוזה זה או שדרש המנהל מהמתכנן להכינם בהתאם לחוזה זה, לא יהא בכך כדי לשחרר את המתכנן מאחריותו המקצועית המלאה ולא יהא בכך כדי להטיל על המנהל ו/או על המזמין אחריות כלשהי לטיב התכניות ו/או המסמכים האמורים.</w:t>
      </w:r>
    </w:p>
    <w:p w14:paraId="27EB8040" w14:textId="77777777" w:rsidR="005B6D2D" w:rsidRPr="009E450B" w:rsidRDefault="005B6D2D" w:rsidP="005B6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u w:val="single"/>
          <w:rtl/>
          <w:lang w:eastAsia="he-IL"/>
        </w:rPr>
        <w:t>לוח זמנים ושלבי ביצוע</w:t>
      </w:r>
    </w:p>
    <w:p w14:paraId="10A3EBEC"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9E450B">
        <w:rPr>
          <w:rFonts w:ascii="Times New Roman" w:eastAsia="Times New Roman" w:hAnsi="Times New Roman" w:cs="David"/>
          <w:b/>
          <w:bCs/>
          <w:sz w:val="20"/>
          <w:szCs w:val="24"/>
          <w:rtl/>
          <w:lang w:eastAsia="he-IL"/>
        </w:rPr>
        <w:t>ג'</w:t>
      </w:r>
      <w:r w:rsidRPr="009E450B">
        <w:rPr>
          <w:rFonts w:ascii="Times New Roman" w:eastAsia="Times New Roman" w:hAnsi="Times New Roman" w:cs="David"/>
          <w:sz w:val="20"/>
          <w:szCs w:val="24"/>
          <w:rtl/>
          <w:lang w:eastAsia="he-IL"/>
        </w:rPr>
        <w:t xml:space="preserve"> המצ"ב (להלן: "</w:t>
      </w:r>
      <w:r w:rsidRPr="009E450B">
        <w:rPr>
          <w:rFonts w:ascii="Times New Roman" w:eastAsia="Times New Roman" w:hAnsi="Times New Roman" w:cs="David"/>
          <w:b/>
          <w:bCs/>
          <w:sz w:val="20"/>
          <w:szCs w:val="24"/>
          <w:rtl/>
          <w:lang w:eastAsia="he-IL"/>
        </w:rPr>
        <w:t>לוח הזמנים</w:t>
      </w:r>
      <w:r w:rsidRPr="009E450B">
        <w:rPr>
          <w:rFonts w:ascii="Times New Roman" w:eastAsia="Times New Roman" w:hAnsi="Times New Roman" w:cs="David"/>
          <w:sz w:val="20"/>
          <w:szCs w:val="24"/>
          <w:rtl/>
          <w:lang w:eastAsia="he-IL"/>
        </w:rPr>
        <w:t xml:space="preserve">"). כל שירות הכלול בשרותי המתכנן, אשר לא נקבע לו מועד בלוח הזמנים, יבוצע על ידי המתכנן </w:t>
      </w:r>
      <w:r w:rsidRPr="009E450B">
        <w:rPr>
          <w:rFonts w:ascii="Times New Roman" w:eastAsia="Times New Roman" w:hAnsi="Times New Roman" w:cs="David"/>
          <w:sz w:val="20"/>
          <w:szCs w:val="24"/>
          <w:rtl/>
          <w:lang w:eastAsia="he-IL"/>
        </w:rPr>
        <w:lastRenderedPageBreak/>
        <w:t>במועד שיהיה דרוש על מנת להבטיח את ביצוע שרותי המתכנן בהתאם ללוח הזמנים ובאופן שיאפשר את גמר ביצוע הפרויקט על ידי הקבלן הראשי וגמר ביצוע עבודות הקבלנים האחרים בהתאם ללוח הזמנים המוסכם עימם.</w:t>
      </w:r>
    </w:p>
    <w:p w14:paraId="7B9E79F3"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לא יתחיל המתכנן בביצוע קטע מהפרויקט ו/או שלב משלבי העבודה כמפורט בנספח </w:t>
      </w:r>
      <w:r w:rsidRPr="009E450B">
        <w:rPr>
          <w:rFonts w:ascii="Times New Roman" w:eastAsia="Times New Roman" w:hAnsi="Times New Roman" w:cs="David"/>
          <w:bCs/>
          <w:sz w:val="20"/>
          <w:szCs w:val="24"/>
          <w:rtl/>
          <w:lang w:eastAsia="he-IL"/>
        </w:rPr>
        <w:t>ב'</w:t>
      </w:r>
      <w:r w:rsidRPr="009E450B">
        <w:rPr>
          <w:rFonts w:ascii="Times New Roman" w:eastAsia="Times New Roman" w:hAnsi="Times New Roman" w:cs="David"/>
          <w:sz w:val="20"/>
          <w:szCs w:val="24"/>
          <w:rtl/>
          <w:lang w:eastAsia="he-IL"/>
        </w:rPr>
        <w:t xml:space="preserve"> או </w:t>
      </w:r>
      <w:r w:rsidRPr="009E450B">
        <w:rPr>
          <w:rFonts w:ascii="Times New Roman" w:eastAsia="Times New Roman" w:hAnsi="Times New Roman" w:cs="David"/>
          <w:b/>
          <w:bCs/>
          <w:sz w:val="20"/>
          <w:szCs w:val="24"/>
          <w:rtl/>
          <w:lang w:eastAsia="he-IL"/>
        </w:rPr>
        <w:t xml:space="preserve">ג' </w:t>
      </w:r>
      <w:r w:rsidRPr="009E450B">
        <w:rPr>
          <w:rFonts w:ascii="Times New Roman" w:eastAsia="Times New Roman" w:hAnsi="Times New Roman" w:cs="David"/>
          <w:sz w:val="20"/>
          <w:szCs w:val="24"/>
          <w:rtl/>
          <w:lang w:eastAsia="he-IL"/>
        </w:rPr>
        <w:t xml:space="preserve">המצ"ב, אלא אם כן הודיע למזמין תחילה, כי הגיע לדעתו מועד ביצוע שלב זה וקיבל מהמזמין אישור בכתב לביצועו. </w:t>
      </w:r>
      <w:r w:rsidRPr="009E450B">
        <w:rPr>
          <w:rFonts w:eastAsia="Times New Roman" w:cs="David"/>
          <w:szCs w:val="24"/>
          <w:rtl/>
        </w:rPr>
        <w:t xml:space="preserve">החל המתכנן בביצוע שלב משלבי העבודה ו/או בביצוע חלק ממנה ללא קבלת אישור המזמין כאמור, לא יהיה המזמין חייב בתשלום התמורה בגין ביצוע השלב האמור. </w:t>
      </w:r>
    </w:p>
    <w:p w14:paraId="09B9487B"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יש לראות בחוזה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41E4B0F" w14:textId="77777777" w:rsidR="005B6D2D" w:rsidRPr="009E450B" w:rsidRDefault="005B6D2D" w:rsidP="005B6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ידוע למתכנן, כי התחייבויות היועצים ו/או הקבלנים ו/או יתר הגורמים, מותנות בכך שיסופקו להם כל התכניות ו/או ההנחיות ו/או ההוראות ו/או הפרטים ו/או הביאורים שידרשו לביצוע עבודותיהם ושרותיהם במהירות ובקצב שימנעו כל עיכוב בביצועם וברציפותם. המתכנן מתחייב לבצע את שרותי המתכנן באופן שימנע כל עילה מהיועצים ו/או מהקבלנים מלטעון לעיכוב מוצדק בביצוע עבודותיהם ובאופן שיבטיח ביצועם בהתאם ללוחות הזמנים שיהיו רצופים לחוזים שיחתמו עמם.</w:t>
      </w:r>
    </w:p>
    <w:p w14:paraId="39325704" w14:textId="77777777" w:rsidR="005B6D2D" w:rsidRPr="009E450B" w:rsidRDefault="005B6D2D" w:rsidP="005B6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עיכוב בביצוע שירותי המתכנן יוכר כמוצדק, אך ורק בהימלא כל התנאים המצטברים הבאים ולמשך הזמן שהמנהל יקבע, דהיינו:</w:t>
      </w:r>
    </w:p>
    <w:p w14:paraId="5B4102C0"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הוא נובע מכוח עליון או גורם אחר (להלן יחדיו: "</w:t>
      </w:r>
      <w:r w:rsidRPr="009E450B">
        <w:rPr>
          <w:rFonts w:ascii="Times New Roman" w:eastAsia="Times New Roman" w:hAnsi="Times New Roman" w:cs="David"/>
          <w:b/>
          <w:bCs/>
          <w:sz w:val="20"/>
          <w:szCs w:val="24"/>
          <w:rtl/>
          <w:lang w:eastAsia="he-IL"/>
        </w:rPr>
        <w:t>אירוע דוחה</w:t>
      </w:r>
      <w:r w:rsidRPr="009E450B">
        <w:rPr>
          <w:rFonts w:ascii="Times New Roman" w:eastAsia="Times New Roman" w:hAnsi="Times New Roman" w:cs="David"/>
          <w:sz w:val="20"/>
          <w:szCs w:val="24"/>
          <w:rtl/>
          <w:lang w:eastAsia="he-IL"/>
        </w:rPr>
        <w:t>") שלדעת המנהל לא הייתה למתכנן שליטה עליו.</w:t>
      </w:r>
    </w:p>
    <w:p w14:paraId="681378D5"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E0F7199"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המתכנן לא קיבל תכניות, הנחיות, הוראות, פרטים וביאורים שנדרשו על ידו בכתב ונדרשים לביצוע התכנון מהמזמין או היועצים במועד שסוכם עימם.</w:t>
      </w:r>
    </w:p>
    <w:p w14:paraId="4185DBD7"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המנהל אישר, כי האירוע הדוחה אכן מצדיק עיכוב בביצוע השירות ואת משך הדחייה.</w:t>
      </w:r>
    </w:p>
    <w:p w14:paraId="474F981A" w14:textId="77777777" w:rsidR="005B6D2D" w:rsidRPr="009E450B" w:rsidRDefault="005B6D2D" w:rsidP="005B6D2D">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מבלי לגרוע מכלליות האמור לעיל, מותנה בזה, כי איחור בביצוע עבודות תכנון ע"י אחרים לא יהווה עילה לעיכוב בביצוע שירותי המתכנן, אלא באישור המנהל מראש ובכתב.</w:t>
      </w:r>
    </w:p>
    <w:p w14:paraId="538B04D8"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המתכנן מתחייב להודיע למנהל מידית, על כל עיכוב, אשר לפי הערכתו עלול לגרום לאיחור בקיום לוח הזמנים.</w:t>
      </w:r>
    </w:p>
    <w:p w14:paraId="1745C5C9"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lastRenderedPageBreak/>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6AC17866" w14:textId="77777777" w:rsidR="005B6D2D" w:rsidRPr="009E450B" w:rsidRDefault="005B6D2D" w:rsidP="005B6D2D">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B34CCBB" w14:textId="77777777" w:rsidR="005B6D2D" w:rsidRPr="009E450B" w:rsidRDefault="005B6D2D" w:rsidP="005B6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המנהל רשאי לבקר במשרד המתכנן ולעיין בהתקדמות ובאופן ביצוע שרותי המתכנן, והמתכנן ימסור למנהל כל הסבר ו/או פרט ו/או דיווח, מיד לפי בקשתו. אין בסעיף זה כדי לגרוע מהתחייבויות המתכנן לפי חוזה זה ו/או לפי כל דין.</w:t>
      </w:r>
    </w:p>
    <w:p w14:paraId="539ED615" w14:textId="58296FC1" w:rsidR="005B6D2D" w:rsidRPr="009E450B" w:rsidRDefault="005B6D2D" w:rsidP="005B6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9E450B" w:rsidDel="005729E5">
        <w:rPr>
          <w:rFonts w:ascii="Times New Roman" w:eastAsia="Times New Roman" w:hAnsi="Times New Roman" w:cs="David"/>
          <w:bCs/>
          <w:sz w:val="20"/>
          <w:szCs w:val="24"/>
          <w:u w:val="single"/>
          <w:rtl/>
          <w:lang w:eastAsia="he-IL"/>
        </w:rPr>
        <w:t>ש</w:t>
      </w:r>
      <w:r w:rsidRPr="009E450B">
        <w:rPr>
          <w:rFonts w:ascii="Times New Roman" w:eastAsia="Times New Roman" w:hAnsi="Times New Roman" w:cs="David"/>
          <w:bCs/>
          <w:sz w:val="20"/>
          <w:szCs w:val="24"/>
          <w:u w:val="single"/>
          <w:rtl/>
          <w:lang w:eastAsia="he-IL"/>
        </w:rPr>
        <w:t>התמורה</w:t>
      </w:r>
    </w:p>
    <w:p w14:paraId="0F87CDA8" w14:textId="56B612DE" w:rsidR="005B6D2D" w:rsidRPr="009E450B" w:rsidRDefault="005B6D2D" w:rsidP="005B6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תמורת שרותי המתכנן וכל יתר התחייבויותיו לפי חוזה זה, יהיה זכאי המתכנן לקבל מאת המזמין תמורה כמפורט בנספח </w:t>
      </w:r>
      <w:r w:rsidRPr="009E450B">
        <w:rPr>
          <w:rFonts w:ascii="Times New Roman" w:eastAsia="Times New Roman" w:hAnsi="Times New Roman" w:cs="David"/>
          <w:bCs/>
          <w:sz w:val="20"/>
          <w:szCs w:val="24"/>
          <w:rtl/>
          <w:lang w:eastAsia="he-IL"/>
        </w:rPr>
        <w:t xml:space="preserve">ד' </w:t>
      </w:r>
      <w:r w:rsidRPr="009E450B">
        <w:rPr>
          <w:rFonts w:ascii="Times New Roman" w:eastAsia="Times New Roman" w:hAnsi="Times New Roman" w:cs="David"/>
          <w:b/>
          <w:sz w:val="20"/>
          <w:szCs w:val="24"/>
          <w:rtl/>
          <w:lang w:eastAsia="he-IL"/>
        </w:rPr>
        <w:t xml:space="preserve">המצ"ב </w:t>
      </w:r>
      <w:r w:rsidRPr="009E450B">
        <w:rPr>
          <w:rFonts w:ascii="Times New Roman" w:eastAsia="Times New Roman" w:hAnsi="Times New Roman" w:cs="David"/>
          <w:sz w:val="20"/>
          <w:szCs w:val="24"/>
          <w:rtl/>
          <w:lang w:eastAsia="he-IL"/>
        </w:rPr>
        <w:t>(להלן: "</w:t>
      </w:r>
      <w:r w:rsidRPr="009E450B">
        <w:rPr>
          <w:rFonts w:ascii="Times New Roman" w:eastAsia="Times New Roman" w:hAnsi="Times New Roman" w:cs="David"/>
          <w:b/>
          <w:bCs/>
          <w:sz w:val="20"/>
          <w:szCs w:val="24"/>
          <w:rtl/>
          <w:lang w:eastAsia="he-IL"/>
        </w:rPr>
        <w:t>התמורה</w:t>
      </w:r>
      <w:r w:rsidRPr="009E450B">
        <w:rPr>
          <w:rFonts w:ascii="Times New Roman" w:eastAsia="Times New Roman" w:hAnsi="Times New Roman" w:cs="David"/>
          <w:sz w:val="20"/>
          <w:szCs w:val="24"/>
          <w:rtl/>
          <w:lang w:eastAsia="he-IL"/>
        </w:rPr>
        <w:t>").</w:t>
      </w:r>
    </w:p>
    <w:p w14:paraId="67E95A54" w14:textId="77777777" w:rsidR="005B6D2D" w:rsidRPr="009E450B" w:rsidRDefault="005B6D2D" w:rsidP="005B6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בהוצאות הממשיות בשרותי העזר המפורטים להלן, יישא המזמין:</w:t>
      </w:r>
    </w:p>
    <w:p w14:paraId="7E3B4079"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הדפסות בתוויין המיועדות להפצה לאחרים, למעט הדפסות שיפיק המתכנן במשרדו. להסרת ספקות, יובהר כי בגין הוצאות הדפסות בתוויין, אשר מיועדות למתכנן בהליך עבודתו, לא יהיה המתכנן זכאי לקבלת החזר.</w:t>
      </w:r>
    </w:p>
    <w:p w14:paraId="42255ABE" w14:textId="77777777" w:rsidR="005B6D2D" w:rsidRPr="009E450B" w:rsidRDefault="005B6D2D" w:rsidP="005B6D2D">
      <w:pPr>
        <w:widowControl w:val="0"/>
        <w:spacing w:before="0" w:beforeAutospacing="0" w:after="0" w:afterAutospacing="0" w:line="240" w:lineRule="auto"/>
        <w:rPr>
          <w:rFonts w:ascii="Times New Roman" w:eastAsia="Times New Roman" w:hAnsi="Times New Roman" w:cs="David"/>
          <w:sz w:val="20"/>
          <w:szCs w:val="24"/>
          <w:rtl/>
          <w:lang w:eastAsia="he-IL"/>
        </w:rPr>
      </w:pPr>
    </w:p>
    <w:p w14:paraId="2E16FD5F"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העתקות שנמסרו ע"י המתכנן למזמין ו/או לרשויות המוסמכות ו/או ליועצים, למעט העתקות וצילומים שיפיק המתכנן במשרדו.</w:t>
      </w:r>
    </w:p>
    <w:p w14:paraId="4302F0E4"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שכפול מסמכים.</w:t>
      </w:r>
    </w:p>
    <w:p w14:paraId="62E02A53"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CC4A7A4"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מדידות וצילומי אויר.</w:t>
      </w:r>
    </w:p>
    <w:p w14:paraId="2F60113A"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קידוחים ובדיקות קרקע.</w:t>
      </w:r>
    </w:p>
    <w:p w14:paraId="13819EF6"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שליחויות.</w:t>
      </w:r>
    </w:p>
    <w:p w14:paraId="6EBC0261" w14:textId="77777777" w:rsidR="005B6D2D" w:rsidRPr="009E450B" w:rsidRDefault="005B6D2D" w:rsidP="005B6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שירותי העזר המפורטים בסעיפים 7.2.1 עד 7.2.3 לעיל, יוזמנו על ידי המתכנן באמצעות מערכת ניהול פרויקטים </w:t>
      </w:r>
      <w:r w:rsidRPr="009E450B">
        <w:rPr>
          <w:rFonts w:ascii="Times New Roman" w:eastAsia="Times New Roman" w:hAnsi="Times New Roman" w:cs="David"/>
          <w:sz w:val="20"/>
          <w:szCs w:val="24"/>
          <w:lang w:eastAsia="he-IL"/>
        </w:rPr>
        <w:t>VIEW</w:t>
      </w:r>
      <w:r w:rsidRPr="009E450B">
        <w:rPr>
          <w:rFonts w:ascii="Times New Roman" w:eastAsia="Times New Roman" w:hAnsi="Times New Roman" w:cs="David"/>
          <w:sz w:val="20"/>
          <w:szCs w:val="24"/>
          <w:rtl/>
          <w:lang w:eastAsia="he-IL"/>
        </w:rPr>
        <w:t>@ / מערכת רמדורנט מודול ניהול מסמכים (</w:t>
      </w:r>
      <w:r w:rsidRPr="009E450B">
        <w:rPr>
          <w:rFonts w:ascii="Times New Roman" w:eastAsia="Times New Roman" w:hAnsi="Times New Roman" w:cs="David"/>
          <w:sz w:val="20"/>
          <w:szCs w:val="24"/>
          <w:lang w:eastAsia="he-IL"/>
        </w:rPr>
        <w:t>DM</w:t>
      </w:r>
      <w:r w:rsidRPr="009E450B">
        <w:rPr>
          <w:rFonts w:ascii="Times New Roman" w:eastAsia="Times New Roman" w:hAnsi="Times New Roman" w:cs="David"/>
          <w:sz w:val="20"/>
          <w:szCs w:val="24"/>
          <w:rtl/>
          <w:lang w:eastAsia="he-IL"/>
        </w:rPr>
        <w:t>)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3DB43A3A" w14:textId="4178B63F"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על חשבון התמורה ישולמו למתכנן תשלומי ביניים בשיעורים ובמועדים המפורטים בנספח</w:t>
      </w:r>
      <w:r w:rsidRPr="009E450B">
        <w:rPr>
          <w:rFonts w:ascii="Times New Roman" w:eastAsia="Times New Roman" w:hAnsi="Times New Roman" w:cs="David"/>
          <w:bCs/>
          <w:sz w:val="20"/>
          <w:szCs w:val="24"/>
          <w:rtl/>
          <w:lang w:eastAsia="he-IL"/>
        </w:rPr>
        <w:t xml:space="preserve"> ה'</w:t>
      </w:r>
      <w:r w:rsidRPr="009E450B">
        <w:rPr>
          <w:rFonts w:ascii="Times New Roman" w:eastAsia="Times New Roman" w:hAnsi="Times New Roman" w:cs="David"/>
          <w:sz w:val="20"/>
          <w:szCs w:val="24"/>
          <w:rtl/>
          <w:lang w:eastAsia="he-IL"/>
        </w:rPr>
        <w:t xml:space="preserve"> המצ"ב, וכן כל תשלומי ביניים </w:t>
      </w:r>
      <w:r w:rsidRPr="009E450B">
        <w:rPr>
          <w:rFonts w:ascii="Times New Roman" w:eastAsia="Times New Roman" w:hAnsi="Times New Roman" w:cs="David"/>
          <w:sz w:val="20"/>
          <w:szCs w:val="24"/>
          <w:rtl/>
          <w:lang w:eastAsia="he-IL"/>
        </w:rPr>
        <w:lastRenderedPageBreak/>
        <w:t>נוספים במידה והמזמין יחליט לשלמם לפי שיקול דעתו הבלעדי.</w:t>
      </w:r>
    </w:p>
    <w:p w14:paraId="462A87A1" w14:textId="4EF46700" w:rsidR="005B6D2D" w:rsidRPr="009E450B" w:rsidRDefault="005B6D2D" w:rsidP="005B6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כל תשלומי הביניים לפי פסקה זו, הינם מקדמות על חשבון התמורה ואין באישורם ו/או בתשלומם משום אישור כלשהו מצד המזמין לגבי ביצוע שלב משלבי שירותי המתכנן ו/או טיב השירות ו/או הסכום המגיע למתכנן. במקרה של הפסקת עבודתו של המתכנן כאמור בסעיף 6.3 לעיל, יחולו הוראות סעיף 12.1.2 להלן. </w:t>
      </w:r>
    </w:p>
    <w:p w14:paraId="68A20D0B" w14:textId="217E956E"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9E450B">
        <w:rPr>
          <w:rFonts w:ascii="Times New Roman" w:eastAsia="Times New Roman" w:hAnsi="Times New Roman" w:cs="David"/>
          <w:sz w:val="20"/>
          <w:szCs w:val="24"/>
          <w:rtl/>
          <w:lang w:eastAsia="he-IL"/>
        </w:rPr>
        <w:t xml:space="preserve">מוסכם במפורש, כי התמורה האמור בנספח </w:t>
      </w:r>
      <w:r w:rsidRPr="009E450B">
        <w:rPr>
          <w:rFonts w:ascii="Times New Roman" w:eastAsia="Times New Roman" w:hAnsi="Times New Roman" w:cs="David"/>
          <w:b/>
          <w:bCs/>
          <w:sz w:val="20"/>
          <w:szCs w:val="24"/>
          <w:rtl/>
          <w:lang w:eastAsia="he-IL"/>
        </w:rPr>
        <w:t xml:space="preserve">ד' </w:t>
      </w:r>
      <w:r w:rsidRPr="009E450B">
        <w:rPr>
          <w:rFonts w:ascii="Times New Roman" w:eastAsia="Times New Roman" w:hAnsi="Times New Roman" w:cs="David"/>
          <w:sz w:val="20"/>
          <w:szCs w:val="24"/>
          <w:rtl/>
          <w:lang w:eastAsia="he-IL"/>
        </w:rPr>
        <w:t xml:space="preserve">המצ"ב, הינו סופית ומוחלטת, והמתכנן לא יהיה זכאי לשום תוספת מסיבת הימשכות עבודות הפרויקט מעל למצופה, הקטנת היקף היחידות בפרויקט, קצב הבניה, ביצוע חלק משלבי הביצוע, מידת השינויים שידרשו ע"י המזמין, ו/או צורת ביצוע הבניה או מכל עילה אחרת איזו שהיא, אלא אם נאמר בחוזה זה במפורש אחרת. תנאי לתשלום התמורה במלואו, הינו המצאת הצהרה, לפיה בדק המתכנן את העבודות ומצא אותן תואמות לתכניותיו ולתקנים המחייבים וכי הן בוצעו לשביעות רצונו בנוסח המצורף כנספח </w:t>
      </w:r>
      <w:r w:rsidRPr="009E450B">
        <w:rPr>
          <w:rFonts w:ascii="Times New Roman" w:eastAsia="Times New Roman" w:hAnsi="Times New Roman" w:cs="David"/>
          <w:b/>
          <w:bCs/>
          <w:sz w:val="20"/>
          <w:szCs w:val="24"/>
          <w:rtl/>
          <w:lang w:eastAsia="he-IL"/>
        </w:rPr>
        <w:t>ט'</w:t>
      </w:r>
      <w:r w:rsidRPr="009E450B">
        <w:rPr>
          <w:rFonts w:ascii="Times New Roman" w:eastAsia="Times New Roman" w:hAnsi="Times New Roman" w:cs="David"/>
          <w:sz w:val="20"/>
          <w:szCs w:val="24"/>
          <w:rtl/>
          <w:lang w:eastAsia="he-IL"/>
        </w:rPr>
        <w:t xml:space="preserve"> לחוזה זה וכתב היעדר תביעות המצורף כנספח</w:t>
      </w:r>
      <w:r w:rsidRPr="009E450B">
        <w:rPr>
          <w:rFonts w:ascii="Times New Roman" w:eastAsia="Times New Roman" w:hAnsi="Times New Roman" w:cs="David"/>
          <w:b/>
          <w:bCs/>
          <w:sz w:val="20"/>
          <w:szCs w:val="24"/>
          <w:rtl/>
          <w:lang w:eastAsia="he-IL"/>
        </w:rPr>
        <w:t xml:space="preserve"> י'</w:t>
      </w:r>
      <w:r w:rsidRPr="009E450B">
        <w:rPr>
          <w:rFonts w:ascii="Times New Roman" w:eastAsia="Times New Roman" w:hAnsi="Times New Roman" w:cs="David"/>
          <w:sz w:val="20"/>
          <w:szCs w:val="24"/>
          <w:rtl/>
          <w:lang w:eastAsia="he-IL"/>
        </w:rPr>
        <w:t xml:space="preserve"> לחוזה זה למזמין, חתום ע"י המתכנן ומאומת כנדרש בו, עבור כל אחד משלבי הפרויקט.</w:t>
      </w:r>
    </w:p>
    <w:p w14:paraId="2BDB4BDE"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 xml:space="preserve">מבלי לפגוע בכלליות האמור בסעיף 7 לעיל, מוסכם בזה, כי המתכנן לא יהיה זכאי, בשום מקרה, לקבל תמורה ו/או שכר ו/או טובות הנאה כלשהן מכל צד שלישי אחר, לרבות מהיועצים ו/או מהקבלן, וכל סכום שיתקבל על ידו כאמור, בין במישרין ובין בעקיפין, יהיה רכוש המזמין. מובהר בזה, כי הפרת סעיף זה על ידי המתכנן תהווה הפרה יסודית של חוזה זה. </w:t>
      </w:r>
    </w:p>
    <w:p w14:paraId="16FA5A91" w14:textId="088D1EDC" w:rsidR="005B6D2D" w:rsidRPr="009E450B" w:rsidRDefault="005B6D2D" w:rsidP="005B6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תנאים מקדמיים לביצוע תשלום כלשהו ע"ח התמורה, הינם הצגת רישיון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עובר לביצוע כל תשלום ע"ח התמורה, ינוכה מס במקור כדין, מכל סכום ע"ח התמורה שישולם ע"י המזמין. למען הסר ספק מובהר ומוסכם, כי המצאת אישור בדבר ניכוי המס במקור, תיחשב כביצוע תשלום של המזמין ע"ח התמורה בגובה הסכום הנקוב באישור.  </w:t>
      </w:r>
    </w:p>
    <w:p w14:paraId="1D713B21" w14:textId="77777777" w:rsidR="005B6D2D" w:rsidRPr="009E450B" w:rsidRDefault="005B6D2D" w:rsidP="005B6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u w:val="single"/>
          <w:rtl/>
          <w:lang w:eastAsia="he-IL"/>
        </w:rPr>
        <w:t>שנויים בתכנון</w:t>
      </w:r>
    </w:p>
    <w:p w14:paraId="1BF61B49" w14:textId="28E5A16F"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 xml:space="preserve">המתכנן מתחייב, לפי דרישת המנהל, לערוך בכל קטע מקטעי הפרויקט ו/או בכל שלב משלבי התכנון או העבודה את כל השינויים בתכניות שיידרשו, </w:t>
      </w:r>
      <w:r w:rsidRPr="009E450B">
        <w:rPr>
          <w:rFonts w:eastAsia="Times New Roman" w:cs="David"/>
          <w:szCs w:val="24"/>
          <w:rtl/>
        </w:rPr>
        <w:t xml:space="preserve">לרבות שינוי התכניות ומתן אלטרנטיבות או </w:t>
      </w:r>
      <w:r w:rsidRPr="009E450B">
        <w:rPr>
          <w:rFonts w:ascii="David" w:eastAsia="Times New Roman" w:hAnsi="David" w:cs="David"/>
          <w:szCs w:val="24"/>
          <w:rtl/>
        </w:rPr>
        <w:t>ביטול איזה מבין השירותים או שלבי התכנון או ביצוע הפרויקט,</w:t>
      </w:r>
      <w:r w:rsidRPr="009E450B">
        <w:rPr>
          <w:rFonts w:ascii="Times New Roman" w:eastAsia="Times New Roman" w:hAnsi="Times New Roman" w:cs="David"/>
          <w:sz w:val="20"/>
          <w:szCs w:val="24"/>
          <w:rtl/>
          <w:lang w:eastAsia="he-IL"/>
        </w:rPr>
        <w:t xml:space="preserve"> מבלי שיהיה זכאי לכל תשלום נוסף בעד עבודות אלו, אלא כפי שנקבע בסעיף </w:t>
      </w:r>
      <w:r w:rsidRPr="009E450B">
        <w:rPr>
          <w:rFonts w:ascii="Times New Roman" w:eastAsia="Times New Roman" w:hAnsi="Times New Roman" w:cs="David"/>
          <w:sz w:val="20"/>
          <w:szCs w:val="24"/>
          <w:rtl/>
          <w:lang w:eastAsia="he-IL"/>
        </w:rPr>
        <w:fldChar w:fldCharType="begin"/>
      </w:r>
      <w:r w:rsidRPr="009E450B">
        <w:rPr>
          <w:rFonts w:ascii="Times New Roman" w:eastAsia="Times New Roman" w:hAnsi="Times New Roman" w:cs="David"/>
          <w:sz w:val="20"/>
          <w:szCs w:val="24"/>
          <w:rtl/>
          <w:lang w:eastAsia="he-IL"/>
        </w:rPr>
        <w:instrText xml:space="preserve"> </w:instrText>
      </w:r>
      <w:r w:rsidRPr="009E450B">
        <w:rPr>
          <w:rFonts w:ascii="Times New Roman" w:eastAsia="Times New Roman" w:hAnsi="Times New Roman" w:cs="David"/>
          <w:sz w:val="20"/>
          <w:szCs w:val="24"/>
          <w:lang w:eastAsia="he-IL"/>
        </w:rPr>
        <w:instrText>REF</w:instrText>
      </w:r>
      <w:r w:rsidRPr="009E450B">
        <w:rPr>
          <w:rFonts w:ascii="Times New Roman" w:eastAsia="Times New Roman" w:hAnsi="Times New Roman" w:cs="David"/>
          <w:sz w:val="20"/>
          <w:szCs w:val="24"/>
          <w:rtl/>
          <w:lang w:eastAsia="he-IL"/>
        </w:rPr>
        <w:instrText xml:space="preserve"> _</w:instrText>
      </w:r>
      <w:r w:rsidRPr="009E450B">
        <w:rPr>
          <w:rFonts w:ascii="Times New Roman" w:eastAsia="Times New Roman" w:hAnsi="Times New Roman" w:cs="David"/>
          <w:sz w:val="20"/>
          <w:szCs w:val="24"/>
          <w:lang w:eastAsia="he-IL"/>
        </w:rPr>
        <w:instrText>Ref97820207 \r \h</w:instrText>
      </w:r>
      <w:r w:rsidRPr="009E450B">
        <w:rPr>
          <w:rFonts w:ascii="Times New Roman" w:eastAsia="Times New Roman" w:hAnsi="Times New Roman" w:cs="David"/>
          <w:sz w:val="20"/>
          <w:szCs w:val="24"/>
          <w:rtl/>
          <w:lang w:eastAsia="he-IL"/>
        </w:rPr>
        <w:instrText xml:space="preserve"> </w:instrText>
      </w:r>
      <w:r w:rsidRPr="009E450B">
        <w:rPr>
          <w:rFonts w:ascii="Times New Roman" w:eastAsia="Times New Roman" w:hAnsi="Times New Roman" w:cs="David"/>
          <w:sz w:val="20"/>
          <w:szCs w:val="24"/>
          <w:rtl/>
          <w:lang w:eastAsia="he-IL"/>
        </w:rPr>
      </w:r>
      <w:r w:rsidRPr="009E450B">
        <w:rPr>
          <w:rFonts w:ascii="Times New Roman" w:eastAsia="Times New Roman" w:hAnsi="Times New Roman" w:cs="David"/>
          <w:sz w:val="20"/>
          <w:szCs w:val="24"/>
          <w:rtl/>
          <w:lang w:eastAsia="he-IL"/>
        </w:rPr>
        <w:fldChar w:fldCharType="separate"/>
      </w:r>
      <w:r w:rsidR="00EF0733">
        <w:rPr>
          <w:rFonts w:ascii="Times New Roman" w:eastAsia="Times New Roman" w:hAnsi="Times New Roman" w:cs="David"/>
          <w:sz w:val="20"/>
          <w:szCs w:val="24"/>
          <w:rtl/>
          <w:lang w:eastAsia="he-IL"/>
        </w:rPr>
        <w:t>‏9.2</w:t>
      </w:r>
      <w:r w:rsidRPr="009E450B">
        <w:rPr>
          <w:rFonts w:ascii="Times New Roman" w:eastAsia="Times New Roman" w:hAnsi="Times New Roman" w:cs="David"/>
          <w:sz w:val="20"/>
          <w:szCs w:val="24"/>
          <w:rtl/>
          <w:lang w:eastAsia="he-IL"/>
        </w:rPr>
        <w:fldChar w:fldCharType="end"/>
      </w:r>
      <w:r w:rsidRPr="000C5974">
        <w:rPr>
          <w:rFonts w:ascii="Times New Roman" w:eastAsia="Times New Roman" w:hAnsi="Times New Roman" w:cs="David"/>
          <w:sz w:val="20"/>
          <w:szCs w:val="24"/>
          <w:rtl/>
          <w:lang w:eastAsia="he-IL"/>
        </w:rPr>
        <w:t xml:space="preserve"> להלן. </w:t>
      </w:r>
      <w:r w:rsidRPr="009E450B">
        <w:rPr>
          <w:rFonts w:eastAsia="Times New Roman" w:cs="David"/>
          <w:szCs w:val="24"/>
          <w:rtl/>
        </w:rPr>
        <w:t>כמו כן יהא המזמין רשאי, על פי שיקול דעתו הבלעדי, להורות למתכנן על שינוי לוח הזמנים לביצוע שירותי המתכנן, לרבות האצת או השהיית ביצועם לכל תקופה שהיא, מבלי שתהא ליועץ כל טענה או תביעה בקשר לכך.</w:t>
      </w:r>
    </w:p>
    <w:p w14:paraId="4B817F22" w14:textId="0C6EEC0E"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bookmarkStart w:id="0" w:name="_Ref97820207"/>
      <w:r w:rsidRPr="009E450B">
        <w:rPr>
          <w:rFonts w:ascii="Times New Roman" w:eastAsia="Times New Roman" w:hAnsi="Times New Roman" w:cs="David"/>
          <w:sz w:val="20"/>
          <w:szCs w:val="24"/>
          <w:rtl/>
          <w:lang w:eastAsia="he-IL"/>
        </w:rPr>
        <w:t xml:space="preserve">נדרשו השינויים לאחר שלב התכנון המפורט שהוזמן ע"י המזמין </w:t>
      </w:r>
      <w:r w:rsidRPr="009E450B">
        <w:rPr>
          <w:rFonts w:ascii="Times New Roman" w:eastAsia="Times New Roman" w:hAnsi="Times New Roman" w:cs="David"/>
          <w:sz w:val="20"/>
          <w:szCs w:val="24"/>
          <w:rtl/>
          <w:lang w:eastAsia="he-IL"/>
        </w:rPr>
        <w:lastRenderedPageBreak/>
        <w:t xml:space="preserve">כמפורט בנספחים </w:t>
      </w:r>
      <w:r w:rsidRPr="009E450B">
        <w:rPr>
          <w:rFonts w:ascii="Times New Roman" w:eastAsia="Times New Roman" w:hAnsi="Times New Roman" w:cs="David"/>
          <w:bCs/>
          <w:sz w:val="20"/>
          <w:szCs w:val="24"/>
          <w:rtl/>
          <w:lang w:eastAsia="he-IL"/>
        </w:rPr>
        <w:t>ב' או ג'</w:t>
      </w:r>
      <w:r w:rsidRPr="009E450B">
        <w:rPr>
          <w:rFonts w:ascii="Times New Roman" w:eastAsia="Times New Roman" w:hAnsi="Times New Roman" w:cs="David"/>
          <w:b/>
          <w:sz w:val="20"/>
          <w:szCs w:val="24"/>
          <w:rtl/>
          <w:lang w:eastAsia="he-IL"/>
        </w:rPr>
        <w:t xml:space="preserve"> המצ"ב</w:t>
      </w:r>
      <w:r w:rsidRPr="009E450B">
        <w:rPr>
          <w:rFonts w:ascii="Times New Roman" w:eastAsia="Times New Roman" w:hAnsi="Times New Roman" w:cs="David"/>
          <w:sz w:val="20"/>
          <w:szCs w:val="24"/>
          <w:rtl/>
          <w:lang w:eastAsia="he-IL"/>
        </w:rPr>
        <w:t>, וביצוע השינויים מחייב את המתכנן בעבודה העולה במידה רבה ובאופן יסודי על שירותי המתכנן, אלמלא השנויים כאמור, יהיה זכאי לפיצוי בעד העבודה הנוספת שביצע עקב השנויים, כאמור. הפיצוי ישולם בגין העבודה הנוספת שהמתכנן ביצע לעומת העבודה שהיה עליו לבצע אלמלא השנויים, כפי שיקבע ע"י המנהל בהתאם לחלקו של התכנון החוזר כפי שיקבע ע"י המנהל מתוך סך שרותי  המתכנן והתמורה. בכל מקרה, השנויים כאמור, לא יהוו עילה לשינוי בלוח הזמנים, אלא באישור המנהל מראש ובכתב.</w:t>
      </w:r>
      <w:bookmarkEnd w:id="0"/>
      <w:r w:rsidRPr="009E450B">
        <w:rPr>
          <w:rFonts w:ascii="Times New Roman" w:eastAsia="Times New Roman" w:hAnsi="Times New Roman" w:cs="David"/>
          <w:sz w:val="20"/>
          <w:szCs w:val="24"/>
          <w:rtl/>
          <w:lang w:eastAsia="he-IL"/>
        </w:rPr>
        <w:t xml:space="preserve"> </w:t>
      </w:r>
      <w:r w:rsidRPr="009E450B">
        <w:rPr>
          <w:rFonts w:eastAsia="Times New Roman" w:cs="David"/>
          <w:szCs w:val="24"/>
          <w:rtl/>
        </w:rPr>
        <w:t xml:space="preserve">מודגש בזה, כי המתכנן יהא חייב בביצוע השינויים כאמור ולא יהא רשאי לעכבם בשל עיכוב בהערכת המנהל ביחס לסכום הפיצוי כאמור. </w:t>
      </w:r>
    </w:p>
    <w:p w14:paraId="41F71D5C"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על אף האמור בסעיף 8.2 לעיל, לא יגיע למתכנן דבר בגין שינויים הנובעים מ:</w:t>
      </w:r>
    </w:p>
    <w:p w14:paraId="402E1C60"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טעות ו/או ליקוי בתכנון ו/או באומדן של המתכנן ו/או של היועצים.</w:t>
      </w:r>
    </w:p>
    <w:p w14:paraId="4403736E"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התכנון אינו התכנון היעיל ביותר.</w:t>
      </w:r>
    </w:p>
    <w:p w14:paraId="537013A8"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DAF05ED" w14:textId="77777777" w:rsidR="005B6D2D" w:rsidRPr="009E450B" w:rsidRDefault="005B6D2D" w:rsidP="005B6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 xml:space="preserve">השינויים מתחייבים מדרישת רשויות מוסמכות. </w:t>
      </w:r>
    </w:p>
    <w:p w14:paraId="0E830C2C" w14:textId="77777777" w:rsidR="005B6D2D" w:rsidRPr="009E450B" w:rsidRDefault="005B6D2D" w:rsidP="0048675D">
      <w:pPr>
        <w:widowControl w:val="0"/>
        <w:numPr>
          <w:ilvl w:val="1"/>
          <w:numId w:val="1"/>
        </w:numPr>
        <w:tabs>
          <w:tab w:val="num" w:pos="1507"/>
        </w:tabs>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eastAsia="Times New Roman" w:cs="David"/>
          <w:szCs w:val="24"/>
          <w:rtl/>
        </w:rPr>
        <w:t>היה והשינויים יביאו לצמצום מהותי בהיקף העבודה ביחס לשלב תכנון שאושר לביצוע על ידי המנהל, יהיה זכאי המנהל להפחית מן התמורה למתכנן סכום שיקבע על ידי המנהל.</w:t>
      </w:r>
    </w:p>
    <w:p w14:paraId="5476BADE" w14:textId="77777777" w:rsidR="005B6D2D" w:rsidRPr="009E450B" w:rsidRDefault="005B6D2D" w:rsidP="005B6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9E450B">
        <w:rPr>
          <w:rFonts w:ascii="Times New Roman" w:eastAsia="Times New Roman" w:hAnsi="Times New Roman" w:cs="David"/>
          <w:bCs/>
          <w:sz w:val="20"/>
          <w:szCs w:val="24"/>
          <w:u w:val="single"/>
          <w:rtl/>
          <w:lang w:eastAsia="he-IL"/>
        </w:rPr>
        <w:t>אחריות וביטוח</w:t>
      </w:r>
    </w:p>
    <w:p w14:paraId="69EBAA0B" w14:textId="77777777" w:rsidR="005B6D2D" w:rsidRPr="009E450B" w:rsidRDefault="005B6D2D" w:rsidP="005B6D2D">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9E450B">
        <w:rPr>
          <w:rFonts w:ascii="Times New Roman" w:eastAsia="Times New Roman" w:hAnsi="Times New Roman" w:cs="David"/>
          <w:b/>
          <w:bCs/>
          <w:sz w:val="20"/>
          <w:szCs w:val="24"/>
          <w:u w:val="single"/>
          <w:rtl/>
          <w:lang w:eastAsia="he-IL"/>
        </w:rPr>
        <w:t>אחריות</w:t>
      </w:r>
    </w:p>
    <w:p w14:paraId="10E74835" w14:textId="77777777" w:rsidR="005B6D2D" w:rsidRPr="009E450B" w:rsidRDefault="005B6D2D" w:rsidP="005B6D2D">
      <w:pPr>
        <w:numPr>
          <w:ilvl w:val="1"/>
          <w:numId w:val="1"/>
        </w:numPr>
        <w:spacing w:before="0" w:beforeAutospacing="0" w:after="0" w:afterAutospacing="0" w:line="240" w:lineRule="auto"/>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3C9D56D" w14:textId="77777777" w:rsidR="005B6D2D" w:rsidRPr="009E450B" w:rsidRDefault="005B6D2D" w:rsidP="005B6D2D">
      <w:pPr>
        <w:spacing w:before="0" w:beforeAutospacing="0" w:after="0" w:afterAutospacing="0" w:line="240" w:lineRule="auto"/>
        <w:ind w:left="792"/>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w:t>
      </w:r>
      <w:r w:rsidRPr="009E450B">
        <w:rPr>
          <w:rFonts w:ascii="Times New Roman" w:eastAsia="Times New Roman" w:hAnsi="Times New Roman" w:cs="David"/>
          <w:sz w:val="20"/>
          <w:szCs w:val="24"/>
          <w:rtl/>
          <w:lang w:eastAsia="he-IL"/>
        </w:rPr>
        <w:lastRenderedPageBreak/>
        <w:t>הסכומים הנ"ל ייחשבו חוב המגיע למזמין מאת המתכנן על פי הוראות חוזה זה, אשר המזמין רשאי לקזז בגינו סכומים ע"ח התמורה המגיעה למתכנן.</w:t>
      </w:r>
    </w:p>
    <w:p w14:paraId="410D649B" w14:textId="77777777" w:rsidR="005B6D2D" w:rsidRPr="009E450B" w:rsidRDefault="005B6D2D" w:rsidP="005B6D2D">
      <w:pPr>
        <w:numPr>
          <w:ilvl w:val="1"/>
          <w:numId w:val="1"/>
        </w:numPr>
        <w:spacing w:before="0" w:beforeAutospacing="0" w:after="0" w:afterAutospacing="0" w:line="240" w:lineRule="auto"/>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אישור המזמין או המנהל למסמכים ו/או כל גורמים אחרים הקשורים בשירותי המתכנן ו/או מתן הוראות למתכנן אינו משחרר את המתכנן מאחריותו המלאה, ואין בו כדי להטיל על המזמין או המנהל אחריות כלשהי.</w:t>
      </w:r>
    </w:p>
    <w:p w14:paraId="39D95604" w14:textId="77777777" w:rsidR="005B6D2D" w:rsidRPr="009E450B" w:rsidRDefault="005B6D2D" w:rsidP="005B6D2D">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1C5AAC6" w14:textId="77777777" w:rsidR="005B6D2D" w:rsidRPr="009E450B" w:rsidRDefault="005B6D2D" w:rsidP="005B6D2D">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9E450B">
        <w:rPr>
          <w:rFonts w:ascii="Times New Roman" w:eastAsia="Times New Roman" w:hAnsi="Times New Roman" w:cs="David"/>
          <w:b/>
          <w:bCs/>
          <w:sz w:val="20"/>
          <w:szCs w:val="24"/>
          <w:u w:val="single"/>
          <w:rtl/>
          <w:lang w:eastAsia="he-IL"/>
        </w:rPr>
        <w:t>ביטוח</w:t>
      </w:r>
    </w:p>
    <w:p w14:paraId="7735472B" w14:textId="77777777" w:rsidR="005B6D2D" w:rsidRPr="009E450B" w:rsidRDefault="005B6D2D" w:rsidP="005B6D2D">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 xml:space="preserve">מבלי לגרוע מאחריות המתכנן על פי הסכם זה או על פי כל דין, על המתכנן  לערוך ולקיים, על חשבון המתכנן, למשך כל תקופת ההסכם וכל עוד אחריות המתכנן קיימת, את הביטוחים המפורטים במפרט ביטוחי המתכנן המצורף להסכם זה </w:t>
      </w:r>
      <w:r w:rsidRPr="009E450B">
        <w:rPr>
          <w:rFonts w:ascii="Times New Roman" w:eastAsia="Times New Roman" w:hAnsi="Times New Roman" w:cs="David"/>
          <w:b/>
          <w:bCs/>
          <w:sz w:val="20"/>
          <w:szCs w:val="24"/>
          <w:u w:val="single"/>
          <w:rtl/>
          <w:lang w:eastAsia="he-IL"/>
        </w:rPr>
        <w:t>כנספח ז'</w:t>
      </w:r>
      <w:r w:rsidRPr="009E450B">
        <w:rPr>
          <w:rFonts w:ascii="Times New Roman" w:eastAsia="Times New Roman" w:hAnsi="Times New Roman" w:cs="David"/>
          <w:sz w:val="20"/>
          <w:szCs w:val="24"/>
          <w:rtl/>
          <w:lang w:eastAsia="he-IL"/>
        </w:rPr>
        <w:t xml:space="preserve"> וכן אישור עריכת הביטוח המצורף להסכם זה כ</w:t>
      </w:r>
      <w:r w:rsidRPr="009E450B">
        <w:rPr>
          <w:rFonts w:ascii="Times New Roman" w:eastAsia="Times New Roman" w:hAnsi="Times New Roman" w:cs="David"/>
          <w:b/>
          <w:bCs/>
          <w:sz w:val="20"/>
          <w:szCs w:val="24"/>
          <w:u w:val="single"/>
          <w:rtl/>
          <w:lang w:eastAsia="he-IL"/>
        </w:rPr>
        <w:t>נספח ז1'</w:t>
      </w:r>
      <w:r w:rsidRPr="009E450B">
        <w:rPr>
          <w:rFonts w:ascii="Times New Roman" w:eastAsia="Times New Roman" w:hAnsi="Times New Roman" w:cs="David"/>
          <w:sz w:val="20"/>
          <w:szCs w:val="24"/>
          <w:rtl/>
          <w:lang w:eastAsia="he-IL"/>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 שלא לערוך את הביטוח המצוין בסעיף א' לאישור עריכת הביטוח.</w:t>
      </w:r>
    </w:p>
    <w:p w14:paraId="51F82346"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76E0893"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134BC892"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5D5A425C"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מוסכם בזאת, כי למתכנן לא תהיה כל טענה כלפי המזמין או מי מטעם המזמין, בכל הקשור לגבולות האחריות כאמור.</w:t>
      </w:r>
    </w:p>
    <w:p w14:paraId="6AB09B89"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המתכנן על פי הסכם זה.</w:t>
      </w:r>
    </w:p>
    <w:p w14:paraId="144BC7FD"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w:t>
      </w:r>
      <w:r w:rsidRPr="009E450B">
        <w:rPr>
          <w:rFonts w:ascii="Times New Roman" w:eastAsia="Times New Roman" w:hAnsi="Times New Roman" w:cs="David"/>
          <w:sz w:val="20"/>
          <w:szCs w:val="24"/>
          <w:rtl/>
          <w:lang w:eastAsia="he-IL"/>
        </w:rPr>
        <w:lastRenderedPageBreak/>
        <w:t>בין אם דרשו עריכת שינויים כמפורט לעיל ובין אם לאו, בין אם בדקו את אישור עריכת הביטוחים ובין אם לאו.</w:t>
      </w:r>
    </w:p>
    <w:p w14:paraId="3A43F9FF"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המתכנן פוטר את המזמין ואת הבאים מטעם המזמין מאחריות לכל אובדן או נזק לרכוש, 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5CDA713E"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43374DE9"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BB4BD2F"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1FCA903D"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90C37AC"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24C08E37"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A1C8776"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lastRenderedPageBreak/>
        <w:t>הפרת סעיף זה על כל תנאיו תיחשב להפרה יסודית של ההסכם.</w:t>
      </w:r>
    </w:p>
    <w:p w14:paraId="0385652E" w14:textId="77777777" w:rsidR="005B6D2D" w:rsidRPr="009E450B" w:rsidRDefault="005B6D2D" w:rsidP="005B6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u w:val="single"/>
          <w:rtl/>
          <w:lang w:eastAsia="he-IL"/>
        </w:rPr>
        <w:t>אספקת תכניות</w:t>
      </w:r>
    </w:p>
    <w:p w14:paraId="2F8748BD"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בכל עת במהלך ביצוע שירותי המתכנן וכן בתקופת הבדק של העבודות, ימסור המתכנן למזמין מיד לפי דרישתו כל תכניות, ובכללן, תכניות ומסמכים המנויים ברשימה המצ"ב כנספח </w:t>
      </w:r>
      <w:r w:rsidRPr="009E450B">
        <w:rPr>
          <w:rFonts w:ascii="Times New Roman" w:eastAsia="Times New Roman" w:hAnsi="Times New Roman" w:cs="David"/>
          <w:b/>
          <w:bCs/>
          <w:sz w:val="20"/>
          <w:szCs w:val="24"/>
          <w:rtl/>
          <w:lang w:eastAsia="he-IL"/>
        </w:rPr>
        <w:t>ח'</w:t>
      </w:r>
      <w:r w:rsidRPr="009E450B">
        <w:rPr>
          <w:rFonts w:ascii="Times New Roman" w:eastAsia="Times New Roman" w:hAnsi="Times New Roman" w:cs="David"/>
          <w:sz w:val="20"/>
          <w:szCs w:val="24"/>
          <w:rtl/>
          <w:lang w:eastAsia="he-IL"/>
        </w:rPr>
        <w:t xml:space="preserve"> לחוזה זה, ובמידה והדרישה מתייחסת לתכניות שאינן בידו, יערכן המתכנן בהקדם האפשרי וימסרן למזמין.</w:t>
      </w:r>
    </w:p>
    <w:p w14:paraId="73FE48E2"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עם גמר שרותי המתכנן, ימסור המתכנן למזמין סדרה אחת של העתקי התכניות כשהן מעודכנות, ומשקפות את התכנון והביצוע הסופי בשטח </w:t>
      </w:r>
      <w:r w:rsidRPr="009E450B">
        <w:rPr>
          <w:rFonts w:ascii="Times New Roman" w:eastAsia="Times New Roman" w:hAnsi="Times New Roman" w:cs="David"/>
          <w:sz w:val="20"/>
          <w:szCs w:val="24"/>
          <w:lang w:eastAsia="he-IL"/>
        </w:rPr>
        <w:t>(AS MADE)</w:t>
      </w:r>
      <w:r w:rsidRPr="000C5974">
        <w:rPr>
          <w:rFonts w:ascii="Times New Roman" w:eastAsia="Times New Roman" w:hAnsi="Times New Roman" w:cs="David"/>
          <w:sz w:val="20"/>
          <w:szCs w:val="24"/>
          <w:rtl/>
          <w:lang w:eastAsia="he-IL"/>
        </w:rPr>
        <w:t>, למעט שינויי דיירים, וקבצים המכילים את התכנון במדיה ממוחשבת.</w:t>
      </w:r>
    </w:p>
    <w:p w14:paraId="7D3EF837"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והקבצים כשהם מעודכנים עד לתאריך הבאת החוזה לידי גמר, או עד לתאריך ביטולו, הכל לפי העניין.</w:t>
      </w:r>
    </w:p>
    <w:p w14:paraId="73C54865" w14:textId="77777777" w:rsidR="005B6D2D" w:rsidRPr="009E450B" w:rsidRDefault="005B6D2D" w:rsidP="005B6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כמו כן, חייב המתכנן לשמור אצלו למשך תקופה של 7 שנים לפחות את התכניות בקבצי מחשב ובתדפיסים ולספק למזמין לפי דרישתו העתקים מהן בכל עת שיידרש לכך.</w:t>
      </w:r>
    </w:p>
    <w:p w14:paraId="7277329D" w14:textId="77777777" w:rsidR="005B6D2D" w:rsidRPr="009E450B" w:rsidRDefault="005B6D2D" w:rsidP="005B6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המתכנן לא יהיה זכאי לכל תשלום נוסף בעד תכניות שימסור למזמין על פי סעיף 10 זה.</w:t>
      </w:r>
    </w:p>
    <w:p w14:paraId="61DDAED7" w14:textId="0D42830B" w:rsidR="005B6D2D" w:rsidRPr="009E450B" w:rsidRDefault="005B6D2D" w:rsidP="005B6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זכות הקניין בכל התכניות שייכת למזמין, ובלבד שהתמורה שולמה בהתאם להוראות חוזה 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על פי התכניות. המתכנן אינו רשאי להשתמש בתכניות לצורך תכנון ובניה של פרויקט אחר שלא בהסכמת המזמין.</w:t>
      </w:r>
    </w:p>
    <w:p w14:paraId="1089470C" w14:textId="77777777" w:rsidR="005B6D2D" w:rsidRPr="009E450B" w:rsidRDefault="005B6D2D" w:rsidP="005B6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u w:val="single"/>
          <w:rtl/>
          <w:lang w:eastAsia="he-IL"/>
        </w:rPr>
        <w:t>מעמד המתכנן</w:t>
      </w:r>
    </w:p>
    <w:p w14:paraId="7D776222" w14:textId="4BA9FE1C"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4"/>
          <w:szCs w:val="24"/>
          <w:rtl/>
          <w:lang w:eastAsia="he-IL"/>
        </w:rPr>
        <w:t>מוסכם ומובהר על ידי הצדדים לחוזה זה, כי מעמדו של המתכנן כנותן שירותים למזמין הינו של קבלן עצמאי וכל הפעולות שיעשו על ידו על פי חוזה זה נעשות על ידו, עבורו ועל חשבונו</w:t>
      </w:r>
      <w:r w:rsidRPr="000C5974">
        <w:rPr>
          <w:rFonts w:ascii="Times New Roman" w:eastAsia="Times New Roman" w:hAnsi="Times New Roman" w:cs="David"/>
          <w:sz w:val="20"/>
          <w:szCs w:val="24"/>
          <w:rtl/>
          <w:lang w:eastAsia="he-IL"/>
        </w:rPr>
        <w:t xml:space="preserve"> של המתכ</w:t>
      </w:r>
      <w:r w:rsidRPr="009E450B">
        <w:rPr>
          <w:rFonts w:ascii="Times New Roman" w:eastAsia="Times New Roman" w:hAnsi="Times New Roman" w:cs="David"/>
          <w:sz w:val="20"/>
          <w:szCs w:val="24"/>
          <w:rtl/>
          <w:lang w:eastAsia="he-IL"/>
        </w:rPr>
        <w:t>נן.</w:t>
      </w:r>
    </w:p>
    <w:p w14:paraId="67FCBD31"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 xml:space="preserve">אין ולא יהיו יחסי עובד-מעביד בין המזמין ובין </w:t>
      </w:r>
      <w:r w:rsidRPr="009E450B">
        <w:rPr>
          <w:rFonts w:ascii="Times New Roman" w:eastAsia="Times New Roman" w:hAnsi="Times New Roman" w:cs="David"/>
          <w:sz w:val="24"/>
          <w:szCs w:val="24"/>
          <w:rtl/>
          <w:lang w:eastAsia="he-IL"/>
        </w:rPr>
        <w:t xml:space="preserve">המתכנן ו/או מי מטעמו ובין המזמין לבין עובדי  המתכנן ו/או מי מטעמיהם </w:t>
      </w:r>
      <w:r w:rsidRPr="000C5974">
        <w:rPr>
          <w:rFonts w:ascii="Times New Roman" w:eastAsia="Times New Roman" w:hAnsi="Times New Roman" w:cs="David"/>
          <w:sz w:val="20"/>
          <w:szCs w:val="24"/>
          <w:rtl/>
          <w:lang w:eastAsia="he-IL"/>
        </w:rPr>
        <w:t>ואין בהוראות חוזה זה, כדי ליצור בין המתכנן ו/או מי מעובדיו ו/או מי מטעמו לבין המזמין ו/או המנהל ו/או מי מטעמו יחסי עובד מעביד</w:t>
      </w:r>
      <w:r w:rsidRPr="009E450B">
        <w:rPr>
          <w:rFonts w:ascii="Times New Roman" w:eastAsia="Times New Roman" w:hAnsi="Times New Roman" w:cs="David"/>
          <w:sz w:val="24"/>
          <w:szCs w:val="24"/>
          <w:rtl/>
          <w:lang w:eastAsia="he-IL"/>
        </w:rPr>
        <w:t xml:space="preserve">, לכל ענין ודבר. בכלל זה, מוסכם ומובהר בין הצדדים, כי המתכנן ו/או עובדיו לא יהיו זכאים כלפי המזמין לכל זכות החלה על פי הדין </w:t>
      </w:r>
      <w:r w:rsidRPr="009E450B">
        <w:rPr>
          <w:rFonts w:ascii="Times New Roman" w:eastAsia="Times New Roman" w:hAnsi="Times New Roman" w:cs="David"/>
          <w:sz w:val="24"/>
          <w:szCs w:val="24"/>
          <w:rtl/>
          <w:lang w:eastAsia="he-IL"/>
        </w:rPr>
        <w:lastRenderedPageBreak/>
        <w:t>ו/או מכח צו הרחבה ו/או מכח הסכם כלשהו על עובד</w:t>
      </w:r>
      <w:r w:rsidRPr="000C5974">
        <w:rPr>
          <w:rFonts w:ascii="Times New Roman" w:eastAsia="Times New Roman" w:hAnsi="Times New Roman" w:cs="David"/>
          <w:sz w:val="20"/>
          <w:szCs w:val="24"/>
          <w:rtl/>
          <w:lang w:eastAsia="he-IL"/>
        </w:rPr>
        <w:t>.</w:t>
      </w:r>
    </w:p>
    <w:p w14:paraId="65F2F0F7" w14:textId="77777777" w:rsidR="005B6D2D" w:rsidRPr="000C5974"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4"/>
          <w:szCs w:val="24"/>
          <w:rtl/>
          <w:lang w:eastAsia="he-IL"/>
        </w:rPr>
        <w:t>מוסכם בזה, כי המתכנן ו/או עובדיו ו/או שלוחיו ו/או אחר מטעמו או מטעמם של אלו מוותרים על כל טענות ו/או דרישות ו/או תלונות ו/או תביעות כלפי המזמין ו/או כלפי מי מטעמו, שעילתן ביחסי עובד ומעביד ו/או בסיומם והם יהיו מנועים מהגשת כל תביעה שהיא כאמור כנגד המזמין.</w:t>
      </w:r>
    </w:p>
    <w:p w14:paraId="341330B6"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המתכנן מצהיר ומתחייב, כי ישא לבדו </w:t>
      </w:r>
      <w:r w:rsidRPr="009E450B">
        <w:rPr>
          <w:rFonts w:ascii="Times New Roman" w:eastAsia="Times New Roman" w:hAnsi="Times New Roman" w:cs="David"/>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על פי חוזה זה, ובכלל זה,</w:t>
      </w:r>
      <w:r w:rsidRPr="000C5974">
        <w:rPr>
          <w:rFonts w:ascii="Times New Roman" w:eastAsia="Times New Roman" w:hAnsi="Times New Roman" w:cs="David"/>
          <w:sz w:val="20"/>
          <w:szCs w:val="24"/>
          <w:rtl/>
          <w:lang w:eastAsia="he-IL"/>
        </w:rPr>
        <w:t xml:space="preserve"> תשלומי מס הכנסה והביטוח הלאומי שהוא חב בגין מתן שרותי המתכנן. </w:t>
      </w:r>
    </w:p>
    <w:p w14:paraId="5F408F0E"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המתכנן יישא לבדו באחריות לכל הזכויות הסוציאליות של עובדיו (כגון - ניכויי מס הכנסה וביטוח לאומי, תשלומים לקרנות איגודים מקצועיים ותשלומים סוציאליים אחרים) ולכל החובות החלות על פי דין על מעביד כלפי עובדיו.</w:t>
      </w:r>
    </w:p>
    <w:p w14:paraId="4ABCFD3A"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מבלי לגרוע מכלליות האמור לעיל, המתכנן מצהיר ומתחייב, כי אם יידרש המזמין על ידי המתכנן ו/או על ידי מי משלוחיו ו/או עובדיו ו/או אחר מטעמו ו/או על ידי כל צד ג' לשאת בתשלום ו/או הוצאה ו/או עלות ו/או פיצוי ו/או שיפוי כלשהם, בגין עילות הנובעות מיחסי עובד ומעביד ו/או מהפסקתם ו/או אם יחולו על המזמין תשלום ו/או הוצאה ו/או עלות ו/או פיצוי ו/או שיפוי כלשהם כאמור, אזי ישפה המתכנן את המזמין מיד עם דרישתו הראשונה של המזמין, בגין כל תשלום ו/או הוצאה ו/או עלות ו/או פיצוי ו/או שיפוי שיחולו על המזמין ו/או ידרשו ממנו כאמור ו/או בגין כל נזק שיגרם למזמין בשל דרישה או תביעה כאמור, לרבות הוצאות משפט ושכ"ט עו"ד. סכום השיפוי כאמור, ייחשב כחוב המגיע למזמין מאת המתכנן על פי הוראות חוזה זה, אשר המזמין רשאי לקזז בגינו סכומים ע"ח התמורה המגיעה למתכנן.</w:t>
      </w:r>
    </w:p>
    <w:p w14:paraId="4F4B7E8C" w14:textId="77777777" w:rsidR="005B6D2D" w:rsidRPr="000C5974" w:rsidRDefault="005B6D2D" w:rsidP="005B6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4"/>
          <w:szCs w:val="24"/>
          <w:rtl/>
          <w:lang w:eastAsia="he-IL"/>
        </w:rPr>
        <w:t>בשים לב לאמור לעיל, אם יקבע פורום מוסמך כלשהו, כי נתקיימו יחסי עובד ומעביד בין המתכנן ו/או מי מעובדיו ו/או מי משלוחיו ו/או אחר מטעמו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1E42B0F4" w14:textId="77777777" w:rsidR="005B6D2D" w:rsidRPr="009E450B" w:rsidRDefault="005B6D2D" w:rsidP="005B6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9E450B">
        <w:rPr>
          <w:rFonts w:ascii="Times New Roman" w:eastAsia="Times New Roman" w:hAnsi="Times New Roman" w:cs="David"/>
          <w:bCs/>
          <w:sz w:val="20"/>
          <w:szCs w:val="24"/>
          <w:u w:val="single"/>
          <w:rtl/>
          <w:lang w:eastAsia="he-IL"/>
        </w:rPr>
        <w:t>הבאת החוזה לגמר או ביטולו</w:t>
      </w:r>
    </w:p>
    <w:p w14:paraId="7F8B5049"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1E9403F2" w14:textId="77777777" w:rsidR="005B6D2D" w:rsidRPr="009E450B" w:rsidRDefault="005B6D2D" w:rsidP="005B6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על אף האמור בכל מקום אחר בחוזה זה על נספחיו, רשאי המזמין, לפי שיקול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ימים מיום משלוחה (להלן: "</w:t>
      </w:r>
      <w:r w:rsidRPr="009E450B">
        <w:rPr>
          <w:rFonts w:ascii="Times New Roman" w:eastAsia="Times New Roman" w:hAnsi="Times New Roman" w:cs="David"/>
          <w:b/>
          <w:bCs/>
          <w:sz w:val="20"/>
          <w:szCs w:val="24"/>
          <w:rtl/>
          <w:lang w:eastAsia="he-IL"/>
        </w:rPr>
        <w:t>תאריך הפסקת השרות</w:t>
      </w:r>
      <w:r w:rsidRPr="009E450B">
        <w:rPr>
          <w:rFonts w:ascii="Times New Roman" w:eastAsia="Times New Roman" w:hAnsi="Times New Roman" w:cs="David"/>
          <w:sz w:val="20"/>
          <w:szCs w:val="24"/>
          <w:rtl/>
          <w:lang w:eastAsia="he-IL"/>
        </w:rPr>
        <w:t xml:space="preserve">") </w:t>
      </w:r>
      <w:r w:rsidRPr="009E450B">
        <w:rPr>
          <w:rFonts w:eastAsia="Times New Roman" w:cs="David"/>
          <w:sz w:val="18"/>
          <w:szCs w:val="24"/>
          <w:rtl/>
        </w:rPr>
        <w:t xml:space="preserve">מראש, מבלי שהדבר ייחשב להפרת הסכם זה על </w:t>
      </w:r>
      <w:r w:rsidRPr="009E450B">
        <w:rPr>
          <w:rFonts w:eastAsia="Times New Roman" w:cs="David"/>
          <w:sz w:val="18"/>
          <w:szCs w:val="24"/>
          <w:rtl/>
        </w:rPr>
        <w:lastRenderedPageBreak/>
        <w:t>ידי המזמין ומבלי שהדבר יחייב את המזמין בתשלום פיצוי כלשהו למתכנן</w:t>
      </w:r>
      <w:r w:rsidRPr="009E450B">
        <w:rPr>
          <w:rFonts w:ascii="Times New Roman" w:eastAsia="Times New Roman" w:hAnsi="Times New Roman" w:cs="David"/>
          <w:sz w:val="20"/>
          <w:szCs w:val="24"/>
          <w:rtl/>
          <w:lang w:eastAsia="he-IL"/>
        </w:rPr>
        <w:t>.</w:t>
      </w:r>
    </w:p>
    <w:p w14:paraId="2F682578" w14:textId="77777777" w:rsidR="005B6D2D" w:rsidRPr="009E450B" w:rsidRDefault="005B6D2D" w:rsidP="005B6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הובא החוזה לידי גמר כאמור בסעיף 12.1.1 לעיל, ישלם המזמין למתכנן שכר על פי קביעתו הבלעדית של המנהל, בעד אותו קטע מקטעי הפרויקט ו/או שלב משרותי המתכנן שבוצע עד לתאריך הפסקת השירות, וזאת לפי השיעור המפורט בנספחים </w:t>
      </w:r>
      <w:r w:rsidRPr="009E450B">
        <w:rPr>
          <w:rFonts w:ascii="Times New Roman" w:eastAsia="Times New Roman" w:hAnsi="Times New Roman" w:cs="David"/>
          <w:bCs/>
          <w:sz w:val="20"/>
          <w:szCs w:val="24"/>
          <w:rtl/>
          <w:lang w:eastAsia="he-IL"/>
        </w:rPr>
        <w:t>ד' ו - ה'</w:t>
      </w:r>
      <w:r w:rsidRPr="009E450B">
        <w:rPr>
          <w:rFonts w:ascii="Times New Roman" w:eastAsia="Times New Roman" w:hAnsi="Times New Roman" w:cs="David"/>
          <w:sz w:val="20"/>
          <w:szCs w:val="24"/>
          <w:rtl/>
          <w:lang w:eastAsia="he-IL"/>
        </w:rPr>
        <w:t xml:space="preserve">. במקרה שבוצע חלק של קטע ו/או שלב, ישולם חלק יחסי מתאים מהשכר הקבוע בנספחים </w:t>
      </w:r>
      <w:r w:rsidRPr="009E450B">
        <w:rPr>
          <w:rFonts w:ascii="Times New Roman" w:eastAsia="Times New Roman" w:hAnsi="Times New Roman" w:cs="David"/>
          <w:bCs/>
          <w:sz w:val="20"/>
          <w:szCs w:val="24"/>
          <w:rtl/>
          <w:lang w:eastAsia="he-IL"/>
        </w:rPr>
        <w:t xml:space="preserve">ד' ו-ה' </w:t>
      </w:r>
      <w:r w:rsidRPr="009E450B">
        <w:rPr>
          <w:rFonts w:ascii="Times New Roman" w:eastAsia="Times New Roman" w:hAnsi="Times New Roman" w:cs="David"/>
          <w:sz w:val="20"/>
          <w:szCs w:val="24"/>
          <w:rtl/>
          <w:lang w:eastAsia="he-IL"/>
        </w:rPr>
        <w:t>לאותו שלב, כפי שיקבע המנהל.</w:t>
      </w:r>
    </w:p>
    <w:p w14:paraId="49723C2B" w14:textId="77777777" w:rsidR="005B6D2D" w:rsidRPr="009E450B" w:rsidRDefault="005B6D2D" w:rsidP="005B6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 ו/או לטענה ו/או דרישה ו/או תלונה ו/או תביעה כלשהי, פרט לאמור בסעיף 12.1.2 לעיל, והשכר שישולם לפי סעיף 12.1.2 לעיל, יהיה לסילוק כל המגיע למתכנן מהמזמין לפי חוזה זה ו/או עקב הבאתו לידי גמר כאמור, בין על פי חוזה זה ובין מכוח עילה כלשהי על פי הדין.</w:t>
      </w:r>
    </w:p>
    <w:p w14:paraId="3E7B13B7" w14:textId="77777777" w:rsidR="005B6D2D" w:rsidRPr="009E450B" w:rsidRDefault="005B6D2D" w:rsidP="005B6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תוך 12 חודשים מהבאת חוזה זה לידי גמר כאמור, רשאי המזמין לחדשו. במקרה זה, יהיה המתכנן חייב, לפי דרישת המזמין, לחדש את שירותי המתכנן על פי תנאי חוזה זה.</w:t>
      </w:r>
    </w:p>
    <w:p w14:paraId="12B02202" w14:textId="77777777" w:rsidR="005B6D2D" w:rsidRPr="009E450B" w:rsidRDefault="005B6D2D" w:rsidP="005B6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במקרה שחוזה זה יבוא לידי גמר עקב הפסקת עבודות הפרויקט מחמת כוח עליון (לרבות על פי מצוות הדין), יהיה המתכנן זכאי לתשלום כמוגדר בסעיף 12.3.2 להלן, ויחולו הסעיפים 12.1.3 ו- 12.1.4 לעיל.</w:t>
      </w:r>
    </w:p>
    <w:p w14:paraId="0A1567FE"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24336C4" w14:textId="77777777" w:rsidR="005B6D2D" w:rsidRPr="009E450B" w:rsidRDefault="005B6D2D" w:rsidP="005B6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מבלי לגרוע מזכויות מזמין לפי סעיף 12.1 לעיל, זכאי המזמין לבטל חוזה זה, לפי שיקול דעתו הבלעדי, בלא צורך בהודעה מוקדמת, בכל אחד מהמקרים הבאים:</w:t>
      </w:r>
    </w:p>
    <w:p w14:paraId="1798DF96" w14:textId="77777777" w:rsidR="005B6D2D" w:rsidRPr="009E450B" w:rsidRDefault="005B6D2D" w:rsidP="005B6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המתכנן הפר ו/או לא קיים איזה מהוראות החוזה ולא תיקן את ההפרה כאמור, לאחר שקיבל התראה על כך מהמזמין בתוך הזמן הנקוב בהתראה.</w:t>
      </w:r>
    </w:p>
    <w:p w14:paraId="5EC64400" w14:textId="77777777" w:rsidR="005B6D2D" w:rsidRPr="009E450B" w:rsidRDefault="005B6D2D" w:rsidP="005B6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המזמין התרה במתכנן, שאין הוא מבצע את עבודתו בצורה המבטיחה את ביצועה התקין ו/או התקדמותה וסיומה לפי לוח הזמנים, והמתכנן לא נקט בצעדים המבטיחים לדעת המזמין את ביצועה התקין ו/או התקדמותה וסיומה לפי לוח הזמנים.</w:t>
      </w:r>
    </w:p>
    <w:p w14:paraId="772B8AEA" w14:textId="77777777" w:rsidR="005B6D2D" w:rsidRPr="009E450B" w:rsidRDefault="005B6D2D" w:rsidP="005B6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המתכנן הפר את הוראת סעיף 7.5 לעיל.</w:t>
      </w:r>
    </w:p>
    <w:p w14:paraId="5C7D27D2" w14:textId="77777777" w:rsidR="005B6D2D" w:rsidRPr="009E450B" w:rsidRDefault="005B6D2D" w:rsidP="005B6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 xml:space="preserve">נבצר מהמתכנן או מהמנהל הראשי לקיים את הוראות חוזה זה, מסיבת מחלה או מכל סיבה אחרת שהיא. מבלי לפגוע בכלליות האמור לעיל, יחול הסעיף אם המנהל הראשי במשרד המתכנן נפטר, המתכנן פשט רגל, או נעשה בלתי כשיר </w:t>
      </w:r>
      <w:r w:rsidRPr="009E450B">
        <w:rPr>
          <w:rFonts w:ascii="Times New Roman" w:eastAsia="Times New Roman" w:hAnsi="Times New Roman" w:cs="David"/>
          <w:sz w:val="20"/>
          <w:szCs w:val="24"/>
          <w:rtl/>
          <w:lang w:eastAsia="he-IL"/>
        </w:rPr>
        <w:lastRenderedPageBreak/>
        <w:t>לפעולה משפטית או בלתי כשיר למתן שירותי המתכנן או אם ארע אירוע דומה.</w:t>
      </w:r>
    </w:p>
    <w:p w14:paraId="486D8405" w14:textId="77777777" w:rsidR="005B6D2D" w:rsidRPr="009E450B" w:rsidRDefault="005B6D2D" w:rsidP="005B6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חל שינוי בהחזקת המניות ו/או בהרכב המנהלים של המתכנן.</w:t>
      </w:r>
    </w:p>
    <w:p w14:paraId="2C6EA0C3" w14:textId="77777777" w:rsidR="005B6D2D" w:rsidRPr="009E450B" w:rsidRDefault="005B6D2D" w:rsidP="005B6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E450B">
        <w:rPr>
          <w:rFonts w:eastAsia="Times New Roman" w:cs="David"/>
          <w:szCs w:val="24"/>
          <w:rtl/>
        </w:rPr>
        <w:t>היועץ הפסיק לקיים שגרת עבודה סדירה ורצופה וסגר את עסקיו לתקופה העולה על</w:t>
      </w:r>
      <w:r w:rsidRPr="009E450B">
        <w:rPr>
          <w:rFonts w:eastAsia="Times New Roman" w:cs="David"/>
          <w:szCs w:val="24"/>
        </w:rPr>
        <w:t xml:space="preserve"> </w:t>
      </w:r>
      <w:r w:rsidRPr="009E450B">
        <w:rPr>
          <w:rFonts w:eastAsia="Times New Roman" w:cs="David"/>
          <w:szCs w:val="24"/>
          <w:rtl/>
        </w:rPr>
        <w:t>10 ימים.</w:t>
      </w:r>
    </w:p>
    <w:p w14:paraId="2B1A36BA" w14:textId="77777777" w:rsidR="005B6D2D" w:rsidRPr="009E450B" w:rsidRDefault="005B6D2D" w:rsidP="005B6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E450B">
        <w:rPr>
          <w:rFonts w:eastAsia="Times New Roman" w:cs="David"/>
          <w:sz w:val="18"/>
          <w:szCs w:val="24"/>
          <w:rtl/>
        </w:rPr>
        <w:t>פק</w:t>
      </w:r>
      <w:r w:rsidRPr="009E450B">
        <w:rPr>
          <w:rFonts w:eastAsia="Times New Roman" w:cs="David"/>
          <w:szCs w:val="24"/>
          <w:rtl/>
        </w:rPr>
        <w:t>ע הביטוח של היועץ הנדרש על פי הוראות הסכם זה או שהביטוח אינו עונה על דרישות הסכם זה ולא חודש בתוך 3 ימי עסקים מדרישת המפקח ו/או המזמין</w:t>
      </w:r>
      <w:r w:rsidRPr="009E450B">
        <w:rPr>
          <w:rFonts w:eastAsia="Times New Roman" w:cs="David"/>
          <w:sz w:val="18"/>
          <w:szCs w:val="24"/>
          <w:rtl/>
        </w:rPr>
        <w:t>.</w:t>
      </w:r>
    </w:p>
    <w:p w14:paraId="27B247E7" w14:textId="77777777" w:rsidR="005B6D2D" w:rsidRPr="009E450B" w:rsidRDefault="005B6D2D" w:rsidP="005B6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בוטל החוזה כאמור בסעיף 12.3.1 לעיל, ישלם המזמין למתכנן שכר בעד אותו קטע מקטעי הפרויקט ו/או שלב משרותי המתכנן שהוא ביצע עד לביטול החוזה, וזאת לפי השיעור המפורט בנספחים </w:t>
      </w:r>
      <w:r w:rsidRPr="009E450B">
        <w:rPr>
          <w:rFonts w:ascii="Times New Roman" w:eastAsia="Times New Roman" w:hAnsi="Times New Roman" w:cs="David"/>
          <w:bCs/>
          <w:sz w:val="20"/>
          <w:szCs w:val="24"/>
          <w:rtl/>
          <w:lang w:eastAsia="he-IL"/>
        </w:rPr>
        <w:t xml:space="preserve">ד' ו -ה' </w:t>
      </w:r>
      <w:r w:rsidRPr="009E450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9E450B">
        <w:rPr>
          <w:rFonts w:ascii="Times New Roman" w:eastAsia="Times New Roman" w:hAnsi="Times New Roman" w:cs="David"/>
          <w:bCs/>
          <w:sz w:val="20"/>
          <w:szCs w:val="24"/>
          <w:rtl/>
          <w:lang w:eastAsia="he-IL"/>
        </w:rPr>
        <w:t xml:space="preserve">ד' ו-ה' </w:t>
      </w:r>
      <w:r w:rsidRPr="009E450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D7D2395" w14:textId="77777777" w:rsidR="005B6D2D" w:rsidRPr="009E450B" w:rsidRDefault="005B6D2D" w:rsidP="005B6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הודעה בדבר הבאת החוזה לידי גמר כאמור בסעיף 12.3.1 לעיל, לא תשמש עילה למתכנן לתביעת פיצויים כלשהם ו/או לטענה ו/או לדרישה ו/או לתלונה ו/או לתביעה כלשהי, פרט לאמור בסעיף 12.3.2 לעיל, והשכר שישולם לפי סעיף 12.3.2, יהיה לסילוק כל המגיע למתכנן מהמזמין לפי החוזה ו/או עקב הבאתו לידי גמר כאמור, בין על פי חוזה זה ובין מכוח עילה כלשהי על פי הדין.</w:t>
      </w:r>
    </w:p>
    <w:p w14:paraId="44CB13F3"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אם המנהל הראשי במשרד המתכנן ו/או המתכנן נפטר (ח"ח), פשט רגל, או נעשה בלתי כשיר למתן השירותים על פי חוזה זה או אם אירע אירוע דומה למתכנן, יהיה המזמין זכאי לבטל את החוזה ויחולו הוראות סעיפים 12.3.2 ו - 12.3.3 לעיל.</w:t>
      </w:r>
    </w:p>
    <w:p w14:paraId="3DC91ED4"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התשלום על פי סעיפים 12.1, 12.2 ו-12.3 לעיל, מותנה בכך שהמזמין קיבל לידיו את כל התכניות ועד לקבלתן לא יהיה עליו לבצע תשלום על פי הסעיפים הנ"ל.</w:t>
      </w:r>
    </w:p>
    <w:p w14:paraId="67B084C7" w14:textId="53864C1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בכל מקרה של הבאת חוזה זה לידי גמר או ביטולו, יהיה המזמין זכאי למסור את ביצוע המשך שירותי המתכנן לאחר ולהשתמש ללא הגבלה בשרותי המתכנן שבוצעו עד לאותו מועד, והמתכנן מסכים לכך, מתחייב שלא התנגד להעסקתו של המתכנן האחר ולא תהיה </w:t>
      </w:r>
      <w:r w:rsidRPr="009E450B">
        <w:rPr>
          <w:rFonts w:eastAsia="Times New Roman" w:cs="David"/>
          <w:sz w:val="18"/>
          <w:szCs w:val="24"/>
          <w:rtl/>
        </w:rPr>
        <w:t xml:space="preserve">לו כל תביעה ו/או דרישה כלפי המזמין בקשר לכך. </w:t>
      </w:r>
      <w:r w:rsidRPr="009E450B">
        <w:rPr>
          <w:rFonts w:ascii="Times New Roman" w:eastAsia="Times New Roman" w:hAnsi="Times New Roman" w:cs="David"/>
          <w:sz w:val="20"/>
          <w:szCs w:val="24"/>
          <w:rtl/>
          <w:lang w:eastAsia="he-IL"/>
        </w:rPr>
        <w:t>.</w:t>
      </w:r>
    </w:p>
    <w:p w14:paraId="79E2B75B"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כל אימת שהמתכנן לא יקיים איזו מהתחייבויותיו לפי חוזה 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9A121F0"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ו/או לנכות מכל סכום שיגיע לו את הסכומים </w:t>
      </w:r>
      <w:r w:rsidRPr="009E450B">
        <w:rPr>
          <w:rFonts w:ascii="Times New Roman" w:eastAsia="Times New Roman" w:hAnsi="Times New Roman" w:cs="David"/>
          <w:sz w:val="20"/>
          <w:szCs w:val="24"/>
          <w:rtl/>
          <w:lang w:eastAsia="he-IL"/>
        </w:rPr>
        <w:lastRenderedPageBreak/>
        <w:t>שהמזמין נשא בהם בשל כך, בתוספת 15% לכיסוי הוצאותיו הכלליות, וזאת מבלי שיהיה עליו להוכיח את הסכומים הנ"ל.</w:t>
      </w:r>
    </w:p>
    <w:p w14:paraId="059F9BAE"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eastAsia="Times New Roman" w:cs="David"/>
          <w:sz w:val="18"/>
          <w:szCs w:val="24"/>
          <w:rtl/>
        </w:rPr>
        <w:t xml:space="preserve">מבלי לגרוע מן האמור, בכל מקרה לא יהא המתכנן רשאי לעתור לקבלת צו מניעה אשר מטרתו או תוצאתו עיכוב הפרויקט, לרבות צו מניעה לשימוש במסמכים אשר הוכנו על ידו במסגרת חוזה זה. </w:t>
      </w:r>
    </w:p>
    <w:p w14:paraId="57240B1F" w14:textId="77777777" w:rsidR="005B6D2D" w:rsidRPr="009E450B" w:rsidRDefault="005B6D2D" w:rsidP="005B6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u w:val="single"/>
          <w:rtl/>
          <w:lang w:eastAsia="he-IL"/>
        </w:rPr>
        <w:t>העברת זכויות</w:t>
      </w:r>
    </w:p>
    <w:p w14:paraId="1CCB84D9"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אין המתכנן רשאי להסב לאחר את החוזה ו/או כל חלק ממנו, וכן אין הוא רשאי להעביר ו/או להסב לאחר כל זכות ו/או חובה לפי חוזה זה, אלא בהסכמת המזמין בכתב ומראש.</w:t>
      </w:r>
    </w:p>
    <w:p w14:paraId="46B4317A"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אין המתכנן רשאי למסור לאחר את ביצוע שרותי המתכנן, כולם או מקצתם, אלא בהסכמת המזמין בכתב ומראש.</w:t>
      </w:r>
    </w:p>
    <w:p w14:paraId="09DAFB74"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ניתנה הסכמת המזמין לפי סעיפים 13.1 או 13.2 לעיל, הרי שאין בכך כדי לפטור את המתכנן מאחריותו והתחייבויותיו לפי חוזה זה על נספחיו ומזכויות המזמין על פיו, והמתכנן יישא באחריות מלאה, כלפי המזמין וכלפי כל צד שלישי שהוא, גם לכל מעשה ו/או מחדל של אלה שיבצעו עבודה כלשהי מכוח הוראות סעיפים 13.1 או/וגם 13.2 לעיל ו/או באי כחם ו/או עובדיהם ו/או מי מטעמם, ואילו למזמין ישמרו כל זכויותיו כלפי המתכנן.</w:t>
      </w:r>
    </w:p>
    <w:p w14:paraId="30ED345C"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שירותי המתכנן יינתנו באמצעות המנהל הראשי אישית ובאמצעות צוות עובדיו של המתכנן בפיקוחו הישיר של המנהל הראשי. מבלי לגרוע מהתחייבות המתכנן כמתחייב מהאמור, הרי בכל מקרה שהשירותים לא יינתנו ע"י המנהל הראשי מכל סיבה שהיא יהיה המזמין זכאי לבטל את החוזה ויחולו הוראות סעיף 12.3.2 ו-12.3.3 לעיל.</w:t>
      </w:r>
    </w:p>
    <w:p w14:paraId="16FE6F23" w14:textId="77777777" w:rsidR="005B6D2D" w:rsidRPr="009E450B" w:rsidRDefault="005B6D2D" w:rsidP="005B6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המזמין רשאי להעביר, למשכן ו/או לשעבד, בכל עת, כל זכות מזכויותיו במקרקעין ו/או בפרויקט וכל חובה מחובותיו לפי חוזה זה, כפי שיראה בעיניו, בלא צורך בהסכמה כלשהי מצד המתכנן. המתכנן </w:t>
      </w:r>
    </w:p>
    <w:p w14:paraId="39FA50A8" w14:textId="77777777" w:rsidR="005B6D2D" w:rsidRPr="009E450B" w:rsidRDefault="005B6D2D" w:rsidP="005B6D2D">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9E450B">
        <w:rPr>
          <w:rFonts w:ascii="Times New Roman" w:eastAsia="Times New Roman" w:hAnsi="Times New Roman" w:cs="David"/>
          <w:bCs/>
          <w:sz w:val="20"/>
          <w:szCs w:val="24"/>
          <w:u w:val="single"/>
          <w:rtl/>
          <w:lang w:eastAsia="he-IL"/>
        </w:rPr>
        <w:t>סיום שרותי המתכנן</w:t>
      </w:r>
    </w:p>
    <w:p w14:paraId="52F506AF" w14:textId="77777777" w:rsidR="005B6D2D" w:rsidRPr="009E450B" w:rsidRDefault="005B6D2D" w:rsidP="005B6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שירותי המתכנן יחושבו כבאים לסיום בכל אחד מהמקרים הבאים:</w:t>
      </w:r>
    </w:p>
    <w:p w14:paraId="1D0E569F" w14:textId="77777777" w:rsidR="005B6D2D" w:rsidRPr="009E450B" w:rsidRDefault="005B6D2D" w:rsidP="005B6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חוזה זה הובא לידי גמר או בוטל כאמור בסעיף 12 לעיל, והחל במועד הנקוב בהודעה שניתנה ע"י המזמין למתכנן במסגרת הוראות אותו סעיף.</w:t>
      </w:r>
    </w:p>
    <w:p w14:paraId="4A1DCC95" w14:textId="77777777" w:rsidR="005B6D2D" w:rsidRPr="009E450B" w:rsidRDefault="005B6D2D" w:rsidP="005B6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עם מתן אישור בכתב ע"י המזמין למתכנן, כי הושלם מתן שרותי המתכנן על פי חוזה זה.</w:t>
      </w:r>
    </w:p>
    <w:p w14:paraId="743E3A28" w14:textId="77777777" w:rsidR="005B6D2D" w:rsidRPr="009E450B" w:rsidRDefault="005B6D2D" w:rsidP="005B6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E450B">
        <w:rPr>
          <w:rFonts w:ascii="Times New Roman" w:eastAsia="Times New Roman" w:hAnsi="Times New Roman" w:cs="David"/>
          <w:bCs/>
          <w:sz w:val="20"/>
          <w:szCs w:val="24"/>
          <w:u w:val="single"/>
          <w:rtl/>
          <w:lang w:eastAsia="he-IL"/>
        </w:rPr>
        <w:t>סודיות והמצאת מסמכים</w:t>
      </w:r>
    </w:p>
    <w:p w14:paraId="1249FC0E"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המתכנן מתחייב לשמור על סודיות התכניות, השרטוטים, </w:t>
      </w:r>
      <w:r w:rsidRPr="009E450B">
        <w:rPr>
          <w:rFonts w:ascii="Times New Roman" w:eastAsia="Times New Roman" w:hAnsi="Times New Roman" w:cs="David"/>
          <w:sz w:val="20"/>
          <w:szCs w:val="24"/>
          <w:rtl/>
          <w:lang w:eastAsia="he-IL"/>
        </w:rPr>
        <w:lastRenderedPageBreak/>
        <w:t>המפרטים וכל יתר המפרטים וכל יתר המסמכים המתייחסים לשירותי המתכנן, לרבות העתקים וניירות עבודה, בין שהוכנו על ידי המתכנן ו/או על ידי מי מטעמו ובין שהוכנו על ידי המזמין ו/או המנהל ו/או מי מטעמם, וכן לשמור בסוד כל ידיעה שהגיעה אליו עקב ביצוע חוזה זה ולא למסור כל ידיעה כאמור לאדם שלא הוסמך לקבלה על ידי המזמין.</w:t>
      </w:r>
    </w:p>
    <w:p w14:paraId="3B5771BD"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מבלי לגרוע מאחריותו של המתכנן על פי כל דין, ינקוט המתכנן בכל אמצעי סביר כדי לשמור שמירה מעולה על כל מסמך המוחזק על ידיו בקשר לשירותי המתכנן כדי למנוע עיון בו מכל אדם שהמנהל לא התיר לו זאת. כמו כן, יציית המתכנן לכל דרישה של המנהל בדבר נקיטת אמצעי ביטחון נוספים לאלה שננקטו על ידיו. במקרה של תקלה כלשהי למסמכים כאמור לעיל, יודיע המתכנן למנהל מיד עם אירועה.</w:t>
      </w:r>
    </w:p>
    <w:p w14:paraId="24B33288"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 xml:space="preserve">המתכנן יחתים את עובדיו ו/או שלוחיו ו/או אחר מטעמו בקשר עם ביצוע הסכם זה על נספחיו, על כתב התחייבות לשמירת סודיות על פי הנוסח המפורט בנספח </w:t>
      </w:r>
      <w:r w:rsidRPr="009E450B">
        <w:rPr>
          <w:rFonts w:ascii="Times New Roman" w:eastAsia="Times New Roman" w:hAnsi="Times New Roman" w:cs="David"/>
          <w:bCs/>
          <w:sz w:val="20"/>
          <w:szCs w:val="24"/>
          <w:rtl/>
          <w:lang w:eastAsia="he-IL"/>
        </w:rPr>
        <w:t>ו'</w:t>
      </w:r>
      <w:r w:rsidRPr="009E450B">
        <w:rPr>
          <w:rFonts w:ascii="Times New Roman" w:eastAsia="Times New Roman" w:hAnsi="Times New Roman" w:cs="David"/>
          <w:sz w:val="20"/>
          <w:szCs w:val="24"/>
          <w:rtl/>
          <w:lang w:eastAsia="he-IL"/>
        </w:rPr>
        <w:t>,.</w:t>
      </w:r>
    </w:p>
    <w:p w14:paraId="09A66134" w14:textId="77777777" w:rsidR="005B6D2D" w:rsidRPr="009E450B" w:rsidRDefault="005B6D2D" w:rsidP="005B6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4EEBBA8B" w14:textId="77777777" w:rsidR="005B6D2D" w:rsidRPr="009E450B" w:rsidRDefault="005B6D2D" w:rsidP="005B6D2D">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4460383E" w14:textId="77777777" w:rsidR="005B6D2D" w:rsidRPr="009E450B" w:rsidRDefault="005B6D2D" w:rsidP="005B6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E450B">
        <w:rPr>
          <w:rFonts w:ascii="Times New Roman" w:eastAsia="Times New Roman" w:hAnsi="Times New Roman" w:cs="David"/>
          <w:bCs/>
          <w:sz w:val="20"/>
          <w:szCs w:val="24"/>
          <w:u w:val="single"/>
          <w:rtl/>
          <w:lang w:eastAsia="he-IL"/>
        </w:rPr>
        <w:t>ויתור על זכויות מצד המתכנן</w:t>
      </w:r>
    </w:p>
    <w:p w14:paraId="3A5A82E2" w14:textId="77777777" w:rsidR="005B6D2D" w:rsidRPr="009E450B" w:rsidRDefault="005B6D2D" w:rsidP="005B6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השתמש המזמין כדין בסמכות ו/או בזכות כלשהי הנתונה לו על פי חוזה זה והביא את החוזה לידי גמר, או ביטל את החוזה כולו או מקצתו, או הפסיק את ביצועו, כולו או מקצתו, לא תהיה למתכנן כל טענה ו/או דרישה ו/או תלונה ו/או עילת תביעה כלשהי נגד המזמין בגין פעולת המזמין כאמור או בשל כל סיבה אחרת, והמתכנן לא יהיה זכאי לתבוע פיצוי ו/או שיפוי ו/או תשלום כלשהו בעד נזק (לרבות נזק עקיף ו/או הפסד הזדמנויות) ו/או פגיעה במוניטין ו/או הפסד, לרבות הפסד רווח העלולים להיגרם לו עקב הביטול או ההפסקה ו/או מכל סיבה אחרת.</w:t>
      </w:r>
    </w:p>
    <w:p w14:paraId="3D5BE235" w14:textId="77777777" w:rsidR="005B6D2D" w:rsidRPr="009E450B" w:rsidRDefault="005B6D2D" w:rsidP="005B6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0901D762" w14:textId="77777777" w:rsidR="005B6D2D" w:rsidRPr="009E450B" w:rsidRDefault="005B6D2D" w:rsidP="005B6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המתכנן מתחייב שלא לנקוט בכל צעדים מכל סוג שהוא שיהיה בהם כדי לסכל את המשך ביצוע שירותי המתכנן ו/או מסירתם לידי מתכנן אחר, והינו מתחייב,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26B0930F" w14:textId="77777777" w:rsidR="005B6D2D" w:rsidRPr="009E450B" w:rsidRDefault="005B6D2D" w:rsidP="005B6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E450B">
        <w:rPr>
          <w:rFonts w:ascii="Times New Roman" w:eastAsia="Times New Roman" w:hAnsi="Times New Roman" w:cs="David"/>
          <w:bCs/>
          <w:sz w:val="20"/>
          <w:szCs w:val="24"/>
          <w:u w:val="single"/>
          <w:rtl/>
          <w:lang w:eastAsia="he-IL"/>
        </w:rPr>
        <w:t>שונות</w:t>
      </w:r>
    </w:p>
    <w:p w14:paraId="5F0672BA"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lastRenderedPageBreak/>
        <w:t>המנהל הראשי במשרד המתכנן, מתחייב לבצע את השירותים שעליו לבצע אישית על פי חוזה זה והינו אחראי וערב כלפי המזמין לביצוע התחייבויות המתכנן לפי חוזה זה על נספחיו.</w:t>
      </w:r>
    </w:p>
    <w:p w14:paraId="156C1FF7"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כל צד אשר יפר או לא יקיים איזו מהתחייבויותיו על פי חוזה זה, יהיה חייב לפצות את הצד המקיים על כל הנזקים ו/או ההפסדים שיגרמו לו עקב כך, וזאת מבלי לגרוע מזכות הצד המקיים לכל סעד ו/או תרופה אחרים ו/או נוספים.</w:t>
      </w:r>
    </w:p>
    <w:p w14:paraId="70130AC3" w14:textId="77777777" w:rsidR="005B6D2D" w:rsidRPr="009E450B" w:rsidRDefault="005B6D2D" w:rsidP="005B6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2590D859" w14:textId="77777777" w:rsidR="005B6D2D" w:rsidRPr="009E450B" w:rsidRDefault="005B6D2D" w:rsidP="005B6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המתכנן מצהיר, כי הוא מודע לכל אלה ולהשלכות אחרות העלולות לנבוע מעיכוב בהשלמת הפרויקט ויהיה אחראי להם במידה והעיכוב בהשלמת הפרויקט ינבע מאי עמידתו בהתחייבויותיו על פי חוזה זה.</w:t>
      </w:r>
    </w:p>
    <w:p w14:paraId="40C88B66"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המזמין זכאי לקזז כנגד כל סכום המגיע למתכנן מאת המזמין לפי חוזה זה, כל סכום שלפי טענתו מגיע לו מהמתכנן, וכל זכות של המתכנן לתשלום מהמזמין כפופה לזכות הקיזוז הנ"ל.</w:t>
      </w:r>
    </w:p>
    <w:p w14:paraId="6898A351"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מוסכם במפורש, כי ביצוע כל אחת ואחת מהתחייבויות המזמין על פי חוזה זה, מותנה בכך שהמתכנן יקיים תחילה את התחייבויותיו על פי חוזה זה, עד לאותו מועד. המזמין זכאי, מבלי לפגוע מכלליות האמור בכל מקום אחר בחוזה זה, לעכב ביצוע התחייבות כלשהי מהתחייבויותיו עד לאחר שהמתכנן קיים את התחייבויותיו כאמור.</w:t>
      </w:r>
    </w:p>
    <w:p w14:paraId="42BE3D68"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שום התנהגות מצדו של מי מהצדדים לא תחשב כויתור על איזה מזכויותיו על פי חוזה זה ו/או על פי כל דין ו/או כויתור ו/או כהסכמה מצדו לאיזה הפרה ו/או אי קיום של תנאי מתנאי חוזה זה ו/ או כנותנת דחייה ו/או ארכה לביצוע כל פעולה, שיש לעשותה על פי חוזה זה ו/או כשינוי ו/או ביטול ו/או תוספת של תנאי כלשהו, אלא אם נעשו במפורש ובכתב.</w:t>
      </w:r>
    </w:p>
    <w:p w14:paraId="1746969A" w14:textId="77777777" w:rsidR="005B6D2D" w:rsidRPr="009E450B" w:rsidRDefault="005B6D2D" w:rsidP="005B6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מבלי לגרוע מכלליות האמור לעיל -</w:t>
      </w:r>
    </w:p>
    <w:p w14:paraId="0A0C40EE" w14:textId="77777777" w:rsidR="005B6D2D" w:rsidRPr="009E450B" w:rsidRDefault="005B6D2D" w:rsidP="005B6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132399AB" w14:textId="77777777" w:rsidR="005B6D2D" w:rsidRPr="009E450B" w:rsidRDefault="005B6D2D" w:rsidP="005B6D2D">
      <w:pPr>
        <w:widowControl w:val="0"/>
        <w:numPr>
          <w:ilvl w:val="2"/>
          <w:numId w:val="1"/>
        </w:numPr>
        <w:spacing w:before="0" w:beforeAutospacing="0" w:after="200" w:afterAutospacing="0" w:line="240" w:lineRule="auto"/>
        <w:ind w:left="1508" w:hanging="432"/>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ויתור כלשהו על זכויות וחובות לפי החוזה.</w:t>
      </w:r>
    </w:p>
    <w:p w14:paraId="57CAF93B" w14:textId="77777777" w:rsidR="005B6D2D" w:rsidRPr="009E450B" w:rsidRDefault="005B6D2D" w:rsidP="005B6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במידה והמתכנן כולל מספר גופים או יחידים, יהיו הם אחראים ביחד ולחוד כלפי המזמין למילוי התחייבויות המתכנן לפי חוזה זה.</w:t>
      </w:r>
    </w:p>
    <w:p w14:paraId="20C82A8C"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9E450B">
        <w:rPr>
          <w:rFonts w:ascii="Times New Roman" w:eastAsia="Times New Roman" w:hAnsi="Times New Roman" w:cs="David"/>
          <w:sz w:val="24"/>
          <w:szCs w:val="24"/>
          <w:rtl/>
          <w:lang w:eastAsia="he-IL"/>
        </w:rPr>
        <w:t xml:space="preserve">על אף האמור בכל הוראה אחרת בחוזה זה ו/או בכל מסמך אחר בין יחידי המזמין ו/או בכל דין, מובהר ומוסכם, כי יחידי המזמין </w:t>
      </w:r>
      <w:r w:rsidRPr="009E450B">
        <w:rPr>
          <w:rFonts w:ascii="Times New Roman" w:eastAsia="Times New Roman" w:hAnsi="Times New Roman" w:cs="David"/>
          <w:sz w:val="24"/>
          <w:szCs w:val="24"/>
          <w:rtl/>
          <w:lang w:eastAsia="he-IL"/>
        </w:rPr>
        <w:lastRenderedPageBreak/>
        <w:t xml:space="preserve">אחראים ביחד למלוא התחייבויות המזמין המפורטות בחוזה זה ואולם כל אחד מיחידי המזמין אחראי בנפרד כלפי המתכנן רק כפי חלקו המפורט בנספח </w:t>
      </w:r>
      <w:r w:rsidRPr="009E450B">
        <w:rPr>
          <w:rFonts w:ascii="Times New Roman" w:eastAsia="Times New Roman" w:hAnsi="Times New Roman" w:cs="David"/>
          <w:b/>
          <w:bCs/>
          <w:sz w:val="24"/>
          <w:szCs w:val="24"/>
          <w:rtl/>
          <w:lang w:eastAsia="he-IL"/>
        </w:rPr>
        <w:t>א</w:t>
      </w:r>
      <w:r w:rsidRPr="009E450B">
        <w:rPr>
          <w:rFonts w:ascii="Times New Roman" w:eastAsia="Times New Roman" w:hAnsi="Times New Roman" w:cs="David"/>
          <w:sz w:val="24"/>
          <w:szCs w:val="24"/>
          <w:rtl/>
          <w:lang w:eastAsia="he-IL"/>
        </w:rPr>
        <w:t>' בגין כל חיוב מחיובי המזמין על פי חוזה זה, ככל שיחולו, ובכל מקרה כל אחד מיחידי המזמין אינו אחראי, ביחד ולחוד, למלוא חיובי המזמין כלפי המתכנן על פי חוזה זה. וזאת מבלי לגרוע מהאמור להלן בסיפא לס"ק זה.</w:t>
      </w:r>
    </w:p>
    <w:p w14:paraId="3A14F5BB" w14:textId="77777777" w:rsidR="005B6D2D" w:rsidRPr="009E450B" w:rsidRDefault="005B6D2D" w:rsidP="005B6D2D">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9E450B">
        <w:rPr>
          <w:rFonts w:ascii="Times New Roman" w:eastAsia="Times New Roman" w:hAnsi="Times New Roman" w:cs="David"/>
          <w:sz w:val="24"/>
          <w:szCs w:val="24"/>
          <w:rtl/>
          <w:lang w:eastAsia="he-IL"/>
        </w:rPr>
        <w:t xml:space="preserve">המתכנן מתחייב בזה, כי כל דרישה ו/או תלונה ו/או טענה ו/או תביעה, ככל שתהיינה לו כנגד המזמין בגין חיובי המזמין על פי חוזה זה, תוגבל עד לגובה חלקו היחסי של כל אחד מיחידי המזמין כמפורט בנספח </w:t>
      </w:r>
      <w:r w:rsidRPr="009E450B">
        <w:rPr>
          <w:rFonts w:ascii="Times New Roman" w:eastAsia="Times New Roman" w:hAnsi="Times New Roman" w:cs="David"/>
          <w:b/>
          <w:bCs/>
          <w:sz w:val="24"/>
          <w:szCs w:val="24"/>
          <w:rtl/>
          <w:lang w:eastAsia="he-IL"/>
        </w:rPr>
        <w:t>א</w:t>
      </w:r>
      <w:r w:rsidRPr="009E450B">
        <w:rPr>
          <w:rFonts w:ascii="Times New Roman" w:eastAsia="Times New Roman" w:hAnsi="Times New Roman" w:cs="David"/>
          <w:sz w:val="24"/>
          <w:szCs w:val="24"/>
          <w:rtl/>
          <w:lang w:eastAsia="he-IL"/>
        </w:rPr>
        <w:t xml:space="preserve">'. אותו דין, יחול לגבי תביעה של מי מיחידי המזמין כנגד המתכנן. קרי, תביעה כאמור, תוגבל עד לגובה חלקו היחסי של התובע במזמין  כמפורט בנספח </w:t>
      </w:r>
      <w:r w:rsidRPr="009E450B">
        <w:rPr>
          <w:rFonts w:ascii="Times New Roman" w:eastAsia="Times New Roman" w:hAnsi="Times New Roman" w:cs="David"/>
          <w:b/>
          <w:bCs/>
          <w:sz w:val="24"/>
          <w:szCs w:val="24"/>
          <w:rtl/>
          <w:lang w:eastAsia="he-IL"/>
        </w:rPr>
        <w:t>א</w:t>
      </w:r>
      <w:r w:rsidRPr="009E450B">
        <w:rPr>
          <w:rFonts w:ascii="Times New Roman" w:eastAsia="Times New Roman" w:hAnsi="Times New Roman" w:cs="David"/>
          <w:sz w:val="24"/>
          <w:szCs w:val="24"/>
          <w:rtl/>
          <w:lang w:eastAsia="he-IL"/>
        </w:rPr>
        <w:t>'.</w:t>
      </w:r>
    </w:p>
    <w:p w14:paraId="5123DB9A"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בעיר תל-אביב-יפו.</w:t>
      </w:r>
    </w:p>
    <w:p w14:paraId="67AC8686" w14:textId="77777777" w:rsidR="005B6D2D" w:rsidRPr="009E450B" w:rsidRDefault="005B6D2D" w:rsidP="005B6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0B1ABE1"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B1BB17B"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E450B">
        <w:rPr>
          <w:rFonts w:ascii="Times New Roman" w:eastAsia="Times New Roman" w:hAnsi="Times New Roman" w:cs="David"/>
          <w:sz w:val="20"/>
          <w:szCs w:val="24"/>
          <w:rtl/>
          <w:lang w:eastAsia="he-IL"/>
        </w:rPr>
        <w:t>חוזה זה על נספחיו, יחייב את המזמין אך ורק בכפוף לחתימתו כדין ע"י מורשי החתימה של כל יחידי המזמין.</w:t>
      </w:r>
    </w:p>
    <w:p w14:paraId="10746DE4" w14:textId="77777777" w:rsidR="005B6D2D" w:rsidRPr="009E450B" w:rsidRDefault="005B6D2D" w:rsidP="005B6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E450B">
        <w:rPr>
          <w:rFonts w:eastAsia="Times New Roman" w:cs="David"/>
          <w:szCs w:val="24"/>
          <w:rtl/>
        </w:rPr>
        <w:t xml:space="preserve">המתכנן מאשר כי ידוע לו שהמזמין יתקשר עם בנק או מוסד פיננסי אחר בהסכם למימון הקמת הפרויקט וכי הוא מתחייב להמציא לגורם המממן אישורים בכתב בהתאם לדרישת הגורם המממן כאמור, לרבות אישורים בדבר ויתור </w:t>
      </w:r>
      <w:r w:rsidRPr="009E450B">
        <w:rPr>
          <w:rFonts w:ascii="Times New Roman" w:eastAsia="Times New Roman" w:hAnsi="Times New Roman" w:cs="David"/>
          <w:szCs w:val="24"/>
          <w:rtl/>
        </w:rPr>
        <w:t xml:space="preserve">על זכויות הקיזוז ו/או העיכבון שיכולות לעמוד לזכותו של המתכנן </w:t>
      </w:r>
      <w:r w:rsidRPr="009E450B">
        <w:rPr>
          <w:rFonts w:eastAsia="Times New Roman" w:cs="David"/>
          <w:szCs w:val="24"/>
          <w:rtl/>
        </w:rPr>
        <w:t>ביחס ל</w:t>
      </w:r>
      <w:r w:rsidRPr="009E450B">
        <w:rPr>
          <w:rFonts w:ascii="Times New Roman" w:eastAsia="Times New Roman" w:hAnsi="Times New Roman" w:cs="David"/>
          <w:szCs w:val="24"/>
          <w:rtl/>
        </w:rPr>
        <w:t xml:space="preserve">פרויקט ו/או </w:t>
      </w:r>
      <w:r w:rsidRPr="009E450B">
        <w:rPr>
          <w:rFonts w:eastAsia="Times New Roman" w:cs="David"/>
          <w:szCs w:val="24"/>
          <w:rtl/>
        </w:rPr>
        <w:t>לשירותי התכנון</w:t>
      </w:r>
      <w:r w:rsidRPr="009E450B">
        <w:rPr>
          <w:rFonts w:ascii="Times New Roman" w:eastAsia="Times New Roman" w:hAnsi="Times New Roman" w:cs="David"/>
          <w:szCs w:val="24"/>
          <w:rtl/>
        </w:rPr>
        <w:t xml:space="preserve"> ו/או </w:t>
      </w:r>
      <w:r w:rsidRPr="009E450B">
        <w:rPr>
          <w:rFonts w:eastAsia="Times New Roman" w:cs="David"/>
          <w:szCs w:val="24"/>
          <w:rtl/>
        </w:rPr>
        <w:t>ביחס ל</w:t>
      </w:r>
      <w:r w:rsidRPr="009E450B">
        <w:rPr>
          <w:rFonts w:ascii="Times New Roman" w:eastAsia="Times New Roman" w:hAnsi="Times New Roman" w:cs="David"/>
          <w:szCs w:val="24"/>
          <w:rtl/>
        </w:rPr>
        <w:t>מסמכים ו/או בכל זכות אחרת בקשר לפרויקט לטובת הגורם המממן והוא מתחייב לשתף פעולה עם הגורם המממן בכל מקרה של מימוש זכויות המזמין במקרקעין על ידי הבנק.</w:t>
      </w:r>
    </w:p>
    <w:p w14:paraId="5DA86BC3" w14:textId="77777777" w:rsidR="005B6D2D" w:rsidRPr="009E450B" w:rsidRDefault="005B6D2D" w:rsidP="005B6D2D">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רשום, ואם נשלחה ההודעה בפקסימיליה ביום עסקים בשעות העבודה או נמסרה ביד, תחשב היא כמתקבלת ביום משלוח או מסירתה כאמור.</w:t>
      </w:r>
    </w:p>
    <w:p w14:paraId="138ED9A1" w14:textId="77777777" w:rsidR="00743D55" w:rsidRPr="009E450B" w:rsidRDefault="00743D55"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63488E3D" w14:textId="77777777" w:rsidR="00743D55" w:rsidRPr="009E450B" w:rsidRDefault="00743D55"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5BE50219" w14:textId="77777777" w:rsidR="00743D55" w:rsidRPr="009E450B" w:rsidRDefault="00743D55"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5B83A42D" w14:textId="77777777" w:rsidR="00743D55" w:rsidRPr="009E450B" w:rsidRDefault="00743D55"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BFC7A30" w14:textId="77777777" w:rsidR="00743D55" w:rsidRPr="009E450B" w:rsidRDefault="00743D55"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CC686C5" w14:textId="735AA48B" w:rsid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9E450B">
        <w:rPr>
          <w:rFonts w:ascii="Times New Roman" w:eastAsia="Times New Roman" w:hAnsi="Times New Roman" w:cs="David"/>
          <w:bCs/>
          <w:sz w:val="20"/>
          <w:szCs w:val="24"/>
          <w:rtl/>
          <w:lang w:eastAsia="he-IL"/>
        </w:rPr>
        <w:t>ולראיה באו הצדדים על החתום:</w:t>
      </w:r>
    </w:p>
    <w:p w14:paraId="44F4F610" w14:textId="77777777" w:rsidR="00365B83" w:rsidRPr="009E450B" w:rsidRDefault="00365B83"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3DA9CD8E" w14:textId="734EC752" w:rsidR="00743D55" w:rsidRPr="009E450B" w:rsidRDefault="00743D55"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5E8D71AC" w14:textId="77777777" w:rsidR="00743D55" w:rsidRPr="009E450B" w:rsidRDefault="00743D55"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71768B64" w14:textId="2D0AD4B4" w:rsidR="00743D55" w:rsidRPr="009E450B" w:rsidRDefault="00743D55" w:rsidP="009E450B">
      <w:pPr>
        <w:widowControl w:val="0"/>
        <w:spacing w:before="0" w:beforeAutospacing="0" w:after="0" w:afterAutospacing="0" w:line="240" w:lineRule="auto"/>
        <w:ind w:left="2160" w:firstLine="720"/>
        <w:jc w:val="center"/>
        <w:rPr>
          <w:rFonts w:ascii="Times New Roman" w:eastAsia="Times New Roman" w:hAnsi="Times New Roman" w:cs="David"/>
          <w:bCs/>
          <w:sz w:val="20"/>
          <w:szCs w:val="24"/>
          <w:rtl/>
          <w:lang w:eastAsia="he-IL"/>
        </w:rPr>
      </w:pPr>
      <w:r w:rsidRPr="009E450B">
        <w:rPr>
          <w:rFonts w:ascii="Times New Roman" w:eastAsia="Times New Roman" w:hAnsi="Times New Roman" w:cs="David"/>
          <w:sz w:val="20"/>
          <w:szCs w:val="24"/>
          <w:rtl/>
          <w:lang w:eastAsia="he-IL"/>
        </w:rPr>
        <w:t>אפריקה ישראל מגורים בע"מ</w:t>
      </w:r>
      <w:r w:rsidRPr="009E450B">
        <w:rPr>
          <w:rFonts w:ascii="Times New Roman" w:eastAsia="Times New Roman" w:hAnsi="Times New Roman" w:cs="David"/>
          <w:sz w:val="20"/>
          <w:szCs w:val="24"/>
          <w:rtl/>
          <w:lang w:eastAsia="he-IL"/>
        </w:rPr>
        <w:br/>
      </w:r>
    </w:p>
    <w:p w14:paraId="2213F061" w14:textId="667CD2FA" w:rsidR="00743D55" w:rsidRPr="009E450B" w:rsidRDefault="00743D55" w:rsidP="00743D55">
      <w:pPr>
        <w:widowControl w:val="0"/>
        <w:tabs>
          <w:tab w:val="center" w:pos="1649"/>
          <w:tab w:val="center" w:pos="7177"/>
        </w:tabs>
        <w:spacing w:before="0" w:beforeAutospacing="0" w:after="0" w:afterAutospacing="0" w:line="240" w:lineRule="auto"/>
        <w:jc w:val="center"/>
        <w:rPr>
          <w:rFonts w:ascii="Times New Roman" w:eastAsia="Times New Roman" w:hAnsi="Times New Roman" w:cs="David"/>
          <w:sz w:val="20"/>
          <w:szCs w:val="24"/>
          <w:lang w:eastAsia="he-IL"/>
        </w:rPr>
      </w:pPr>
      <w:r w:rsidRPr="009E450B">
        <w:rPr>
          <w:rFonts w:ascii="Times New Roman" w:eastAsia="Times New Roman" w:hAnsi="Times New Roman" w:cs="David" w:hint="cs"/>
          <w:sz w:val="20"/>
          <w:szCs w:val="24"/>
          <w:rtl/>
          <w:lang w:eastAsia="he-IL"/>
        </w:rPr>
        <w:t xml:space="preserve">                                                      </w:t>
      </w:r>
      <w:r w:rsidRPr="009E450B">
        <w:rPr>
          <w:rFonts w:ascii="Times New Roman" w:eastAsia="Times New Roman" w:hAnsi="Times New Roman" w:cs="David"/>
          <w:sz w:val="20"/>
          <w:szCs w:val="24"/>
          <w:rtl/>
          <w:lang w:eastAsia="he-IL"/>
        </w:rPr>
        <w:t>שיכון ובינוי נדל"ן בע"מ</w:t>
      </w:r>
      <w:r w:rsidRPr="009E450B">
        <w:rPr>
          <w:rFonts w:ascii="Times New Roman" w:eastAsia="Times New Roman" w:hAnsi="Times New Roman" w:cs="David"/>
          <w:sz w:val="20"/>
          <w:szCs w:val="24"/>
          <w:rtl/>
          <w:lang w:eastAsia="he-IL"/>
        </w:rPr>
        <w:br/>
      </w:r>
    </w:p>
    <w:p w14:paraId="08C3DA8B" w14:textId="448B5235" w:rsidR="00743D55" w:rsidRPr="009E450B" w:rsidRDefault="00743D55" w:rsidP="00743D55">
      <w:pPr>
        <w:widowControl w:val="0"/>
        <w:tabs>
          <w:tab w:val="center" w:pos="1649"/>
          <w:tab w:val="center" w:pos="7177"/>
        </w:tabs>
        <w:spacing w:before="0" w:beforeAutospacing="0" w:after="0" w:afterAutospacing="0" w:line="240" w:lineRule="auto"/>
        <w:jc w:val="center"/>
        <w:rPr>
          <w:rFonts w:ascii="Times New Roman" w:eastAsia="Times New Roman" w:hAnsi="Times New Roman" w:cs="David"/>
          <w:sz w:val="20"/>
          <w:szCs w:val="24"/>
          <w:lang w:eastAsia="he-IL"/>
        </w:rPr>
      </w:pPr>
      <w:r w:rsidRPr="009E450B">
        <w:rPr>
          <w:rFonts w:ascii="Times New Roman" w:eastAsia="Times New Roman" w:hAnsi="Times New Roman" w:cs="David" w:hint="cs"/>
          <w:sz w:val="20"/>
          <w:szCs w:val="24"/>
          <w:rtl/>
          <w:lang w:eastAsia="he-IL"/>
        </w:rPr>
        <w:t xml:space="preserve">                                                   </w:t>
      </w:r>
      <w:r w:rsidRPr="009E450B">
        <w:rPr>
          <w:rFonts w:ascii="Times New Roman" w:eastAsia="Times New Roman" w:hAnsi="Times New Roman" w:cs="David"/>
          <w:sz w:val="20"/>
          <w:szCs w:val="24"/>
          <w:rtl/>
          <w:lang w:eastAsia="he-IL"/>
        </w:rPr>
        <w:t>כלל נכסי נדלן נשר מרכז (נ.נ.נ.מ) שותפות מוגבלת</w:t>
      </w:r>
      <w:r w:rsidRPr="009E450B">
        <w:rPr>
          <w:rFonts w:ascii="Times New Roman" w:eastAsia="Times New Roman" w:hAnsi="Times New Roman" w:cs="David"/>
          <w:sz w:val="20"/>
          <w:szCs w:val="24"/>
          <w:rtl/>
          <w:lang w:eastAsia="he-IL"/>
        </w:rPr>
        <w:br/>
      </w:r>
    </w:p>
    <w:p w14:paraId="6209F2C2" w14:textId="77777777" w:rsidR="009C6F6C" w:rsidRPr="009E450B" w:rsidRDefault="00FC5090" w:rsidP="00FC509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4"/>
          <w:szCs w:val="24"/>
          <w:rtl/>
          <w:lang w:eastAsia="he-IL"/>
        </w:rPr>
        <w:tab/>
      </w:r>
    </w:p>
    <w:p w14:paraId="32B2F410" w14:textId="737CB1F5" w:rsidR="00FC5090" w:rsidRPr="000C5974" w:rsidRDefault="00FC5090" w:rsidP="00365B83">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hint="cs"/>
          <w:sz w:val="20"/>
          <w:szCs w:val="24"/>
          <w:rtl/>
          <w:lang w:eastAsia="he-IL"/>
        </w:rPr>
        <w:t xml:space="preserve">                    </w:t>
      </w:r>
      <w:r w:rsidR="00E1739D" w:rsidRPr="009E450B">
        <w:rPr>
          <w:rFonts w:ascii="Times New Roman" w:eastAsia="Times New Roman" w:hAnsi="Times New Roman" w:cs="David" w:hint="cs"/>
          <w:sz w:val="20"/>
          <w:szCs w:val="24"/>
          <w:rtl/>
          <w:lang w:eastAsia="he-IL"/>
        </w:rPr>
        <w:t xml:space="preserve">  </w:t>
      </w:r>
      <w:r w:rsidRPr="009E450B">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177395125"/>
          <w:placeholder>
            <w:docPart w:val="C78DCCC7C7BC4F03BAB0D20362496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019C9">
            <w:rPr>
              <w:rFonts w:ascii="Times New Roman" w:eastAsia="Times New Roman" w:hAnsi="Times New Roman" w:cs="David" w:hint="cs"/>
              <w:sz w:val="20"/>
              <w:szCs w:val="24"/>
              <w:rtl/>
              <w:lang w:eastAsia="he-IL"/>
            </w:rPr>
            <w:t>ליבנד יצחק אדריכל</w:t>
          </w:r>
        </w:sdtContent>
      </w:sdt>
    </w:p>
    <w:p w14:paraId="1649DFC2" w14:textId="77777777" w:rsidR="009C6F6C" w:rsidRPr="00365B83"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b/>
          <w:bCs/>
          <w:sz w:val="20"/>
          <w:szCs w:val="24"/>
          <w:rtl/>
          <w:lang w:eastAsia="he-IL"/>
        </w:rPr>
      </w:pPr>
      <w:r w:rsidRPr="009E450B">
        <w:rPr>
          <w:rFonts w:ascii="Times New Roman" w:eastAsia="Times New Roman" w:hAnsi="Times New Roman" w:cs="David"/>
          <w:sz w:val="20"/>
          <w:szCs w:val="24"/>
          <w:rtl/>
          <w:lang w:eastAsia="he-IL"/>
        </w:rPr>
        <w:tab/>
      </w:r>
      <w:r w:rsidRPr="00365B83">
        <w:rPr>
          <w:rFonts w:ascii="Times New Roman" w:eastAsia="Times New Roman" w:hAnsi="Times New Roman" w:cs="David"/>
          <w:b/>
          <w:bCs/>
          <w:sz w:val="20"/>
          <w:szCs w:val="24"/>
          <w:rtl/>
          <w:lang w:eastAsia="he-IL"/>
        </w:rPr>
        <w:t>ה</w:t>
      </w:r>
      <w:r w:rsidR="00141D80" w:rsidRPr="00365B83">
        <w:rPr>
          <w:rFonts w:ascii="Times New Roman" w:eastAsia="Times New Roman" w:hAnsi="Times New Roman" w:cs="David"/>
          <w:b/>
          <w:bCs/>
          <w:sz w:val="20"/>
          <w:szCs w:val="24"/>
          <w:rtl/>
          <w:lang w:eastAsia="he-IL"/>
        </w:rPr>
        <w:t>יועץ</w:t>
      </w:r>
      <w:r w:rsidRPr="00365B83">
        <w:rPr>
          <w:rFonts w:ascii="Times New Roman" w:eastAsia="Times New Roman" w:hAnsi="Times New Roman" w:cs="David"/>
          <w:b/>
          <w:bCs/>
          <w:sz w:val="20"/>
          <w:szCs w:val="24"/>
          <w:lang w:eastAsia="he-IL"/>
        </w:rPr>
        <w:t xml:space="preserve"> </w:t>
      </w:r>
      <w:r w:rsidRPr="00365B83">
        <w:rPr>
          <w:rFonts w:ascii="Times New Roman" w:eastAsia="Times New Roman" w:hAnsi="Times New Roman" w:cs="David"/>
          <w:b/>
          <w:bCs/>
          <w:sz w:val="20"/>
          <w:szCs w:val="24"/>
          <w:rtl/>
          <w:lang w:eastAsia="he-IL"/>
        </w:rPr>
        <w:tab/>
      </w:r>
      <w:r w:rsidRPr="00365B83">
        <w:rPr>
          <w:rFonts w:ascii="Times New Roman" w:eastAsia="Times New Roman" w:hAnsi="Times New Roman" w:cs="David"/>
          <w:b/>
          <w:bCs/>
          <w:sz w:val="20"/>
          <w:szCs w:val="24"/>
          <w:lang w:eastAsia="he-IL"/>
        </w:rPr>
        <w:t xml:space="preserve"> </w:t>
      </w:r>
      <w:r w:rsidRPr="00365B83">
        <w:rPr>
          <w:rFonts w:ascii="Times New Roman" w:eastAsia="Times New Roman" w:hAnsi="Times New Roman" w:cs="David"/>
          <w:b/>
          <w:bCs/>
          <w:sz w:val="20"/>
          <w:szCs w:val="24"/>
          <w:rtl/>
          <w:lang w:eastAsia="he-IL"/>
        </w:rPr>
        <w:t>המזמין</w:t>
      </w:r>
      <w:r w:rsidRPr="00365B83">
        <w:rPr>
          <w:rFonts w:ascii="Times New Roman" w:eastAsia="Times New Roman" w:hAnsi="Times New Roman" w:cs="David"/>
          <w:b/>
          <w:bCs/>
          <w:sz w:val="20"/>
          <w:szCs w:val="24"/>
          <w:lang w:eastAsia="he-IL"/>
        </w:rPr>
        <w:t xml:space="preserve"> </w:t>
      </w:r>
    </w:p>
    <w:p w14:paraId="0471D204" w14:textId="77777777" w:rsidR="00365B83" w:rsidRDefault="00365B83"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p>
    <w:p w14:paraId="7EAFA0C7" w14:textId="77777777" w:rsidR="00365B83" w:rsidRDefault="00365B83"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p>
    <w:p w14:paraId="2B19D611" w14:textId="77777777" w:rsidR="009C6F6C" w:rsidRPr="009E450B"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141D80" w:rsidRPr="009E450B">
        <w:rPr>
          <w:rFonts w:ascii="Times New Roman" w:eastAsia="Times New Roman" w:hAnsi="Times New Roman" w:cs="David"/>
          <w:sz w:val="20"/>
          <w:szCs w:val="24"/>
          <w:rtl/>
          <w:lang w:eastAsia="he-IL"/>
        </w:rPr>
        <w:t>יועץ</w:t>
      </w:r>
      <w:r w:rsidRPr="009E450B">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141D80" w:rsidRPr="009E450B">
        <w:rPr>
          <w:rFonts w:ascii="Times New Roman" w:eastAsia="Times New Roman" w:hAnsi="Times New Roman" w:cs="David"/>
          <w:sz w:val="20"/>
          <w:szCs w:val="24"/>
          <w:rtl/>
          <w:lang w:eastAsia="he-IL"/>
        </w:rPr>
        <w:t>יועץ</w:t>
      </w:r>
      <w:r w:rsidRPr="009E450B">
        <w:rPr>
          <w:rFonts w:ascii="Times New Roman" w:eastAsia="Times New Roman" w:hAnsi="Times New Roman" w:cs="David"/>
          <w:sz w:val="20"/>
          <w:szCs w:val="24"/>
          <w:rtl/>
          <w:lang w:eastAsia="he-IL"/>
        </w:rPr>
        <w:t xml:space="preserve"> לעני</w:t>
      </w:r>
      <w:r w:rsidRPr="009E450B">
        <w:rPr>
          <w:rFonts w:ascii="Times New Roman" w:eastAsia="Times New Roman" w:hAnsi="Times New Roman" w:cs="David" w:hint="cs"/>
          <w:sz w:val="20"/>
          <w:szCs w:val="24"/>
          <w:rtl/>
          <w:lang w:eastAsia="he-IL"/>
        </w:rPr>
        <w:t>י</w:t>
      </w:r>
      <w:r w:rsidRPr="009E450B">
        <w:rPr>
          <w:rFonts w:ascii="Times New Roman" w:eastAsia="Times New Roman" w:hAnsi="Times New Roman" w:cs="David"/>
          <w:sz w:val="20"/>
          <w:szCs w:val="24"/>
          <w:rtl/>
          <w:lang w:eastAsia="he-IL"/>
        </w:rPr>
        <w:t xml:space="preserve">ן זה. </w:t>
      </w:r>
    </w:p>
    <w:p w14:paraId="193613AF" w14:textId="77777777" w:rsidR="00FC5090" w:rsidRPr="009E450B" w:rsidRDefault="00AB3A6A"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תאריך :  _______________</w:t>
      </w:r>
      <w:r w:rsidRPr="009E450B">
        <w:rPr>
          <w:rFonts w:ascii="Times New Roman" w:eastAsia="Times New Roman" w:hAnsi="Times New Roman" w:cs="David"/>
          <w:sz w:val="20"/>
          <w:szCs w:val="24"/>
          <w:rtl/>
          <w:lang w:eastAsia="he-IL"/>
        </w:rPr>
        <w:tab/>
      </w:r>
      <w:r w:rsidRPr="009E450B">
        <w:rPr>
          <w:rFonts w:ascii="Times New Roman" w:eastAsia="Times New Roman" w:hAnsi="Times New Roman" w:cs="David"/>
          <w:sz w:val="20"/>
          <w:szCs w:val="24"/>
          <w:rtl/>
          <w:lang w:eastAsia="he-IL"/>
        </w:rPr>
        <w:tab/>
      </w:r>
    </w:p>
    <w:p w14:paraId="4A9DDB51" w14:textId="77777777" w:rsidR="009C6F6C" w:rsidRPr="009E450B" w:rsidRDefault="009C6F6C"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sidRPr="009E450B">
        <w:rPr>
          <w:rFonts w:ascii="Times New Roman" w:eastAsia="Times New Roman" w:hAnsi="Times New Roman" w:cs="David"/>
          <w:sz w:val="20"/>
          <w:szCs w:val="24"/>
          <w:rtl/>
          <w:lang w:eastAsia="he-IL"/>
        </w:rPr>
        <w:t>חתימה וחותמת עו"ד/ רו"ח : ________________</w:t>
      </w:r>
    </w:p>
    <w:p w14:paraId="24F39BDA" w14:textId="77777777" w:rsidR="009C6F6C" w:rsidRPr="009E450B"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AEC37A"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B8DEB86" w14:textId="77777777" w:rsidR="009C6F6C" w:rsidRPr="009E450B"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E91431A" w14:textId="77777777" w:rsidR="009C6F6C" w:rsidRPr="009E450B"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5C82AF7" w14:textId="77777777" w:rsidR="009C6F6C" w:rsidRPr="009E450B"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B251C7F" w14:textId="77777777" w:rsidR="00FC5090" w:rsidRPr="009E450B" w:rsidRDefault="00FC5090" w:rsidP="009C6F6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9E450B">
        <w:rPr>
          <w:rFonts w:ascii="Times New Roman" w:eastAsia="Times New Roman" w:hAnsi="Times New Roman" w:cs="David"/>
          <w:bCs/>
          <w:sz w:val="20"/>
          <w:szCs w:val="24"/>
          <w:u w:val="single"/>
          <w:rtl/>
          <w:lang w:eastAsia="he-IL"/>
        </w:rPr>
        <w:br w:type="page"/>
      </w:r>
    </w:p>
    <w:p w14:paraId="39C31B04" w14:textId="77777777" w:rsidR="00FC5090" w:rsidRPr="009E450B"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9E450B">
        <w:rPr>
          <w:rFonts w:ascii="Times New Roman" w:eastAsia="Times New Roman" w:hAnsi="Times New Roman" w:cs="David" w:hint="cs"/>
          <w:bCs/>
          <w:sz w:val="20"/>
          <w:szCs w:val="24"/>
          <w:u w:val="single"/>
          <w:rtl/>
          <w:lang w:eastAsia="he-IL"/>
        </w:rPr>
        <w:lastRenderedPageBreak/>
        <w:t>נספח ''א''</w:t>
      </w:r>
    </w:p>
    <w:p w14:paraId="0CF02AFE" w14:textId="77777777" w:rsidR="00FC5090" w:rsidRPr="009E450B"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9E450B">
        <w:rPr>
          <w:rFonts w:ascii="Times New Roman" w:eastAsia="Times New Roman" w:hAnsi="Times New Roman" w:cs="David" w:hint="cs"/>
          <w:bCs/>
          <w:sz w:val="20"/>
          <w:szCs w:val="24"/>
          <w:u w:val="single"/>
          <w:rtl/>
          <w:lang w:eastAsia="he-IL"/>
        </w:rPr>
        <w:t>נספח כללי</w:t>
      </w:r>
    </w:p>
    <w:p w14:paraId="74AE1123" w14:textId="77777777" w:rsidR="00FC5090" w:rsidRPr="009E450B"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1.1</w:t>
      </w:r>
      <w:r w:rsidRPr="009E450B">
        <w:rPr>
          <w:rFonts w:ascii="Times New Roman" w:eastAsia="Times New Roman" w:hAnsi="Times New Roman" w:cs="David" w:hint="cs"/>
          <w:sz w:val="24"/>
          <w:szCs w:val="24"/>
          <w:rtl/>
          <w:lang w:eastAsia="he-IL"/>
        </w:rPr>
        <w:tab/>
        <w:t>הגדרות -</w:t>
      </w:r>
    </w:p>
    <w:p w14:paraId="54D454C3" w14:textId="77777777" w:rsidR="00FC5090" w:rsidRPr="009E450B"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C4B027" w14:textId="5278028E" w:rsidR="00FC5090" w:rsidRDefault="00FC5090" w:rsidP="000B09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w:t>
      </w:r>
      <w:r w:rsidRPr="009E450B">
        <w:rPr>
          <w:rFonts w:ascii="Times New Roman" w:eastAsia="Times New Roman" w:hAnsi="Times New Roman" w:cs="David" w:hint="cs"/>
          <w:b/>
          <w:bCs/>
          <w:sz w:val="24"/>
          <w:szCs w:val="24"/>
          <w:rtl/>
          <w:lang w:eastAsia="he-IL"/>
        </w:rPr>
        <w:t>הפרויקט</w:t>
      </w:r>
      <w:r w:rsidRPr="009E450B">
        <w:rPr>
          <w:rFonts w:ascii="Times New Roman" w:eastAsia="Times New Roman" w:hAnsi="Times New Roman" w:cs="David" w:hint="cs"/>
          <w:sz w:val="24"/>
          <w:szCs w:val="24"/>
          <w:rtl/>
          <w:lang w:eastAsia="he-IL"/>
        </w:rPr>
        <w:t>" -</w:t>
      </w:r>
      <w:r w:rsidRPr="009E450B">
        <w:rPr>
          <w:rFonts w:ascii="Times New Roman" w:eastAsia="Times New Roman" w:hAnsi="Times New Roman" w:cs="David" w:hint="cs"/>
          <w:sz w:val="24"/>
          <w:szCs w:val="24"/>
          <w:lang w:eastAsia="he-IL"/>
        </w:rPr>
        <w:t xml:space="preserve"> </w:t>
      </w:r>
      <w:r w:rsidRPr="009E450B">
        <w:rPr>
          <w:rFonts w:ascii="Times New Roman" w:eastAsia="Times New Roman" w:hAnsi="Times New Roman" w:cs="David" w:hint="cs"/>
          <w:sz w:val="24"/>
          <w:szCs w:val="24"/>
          <w:rtl/>
          <w:lang w:eastAsia="he-IL"/>
        </w:rPr>
        <w:t>פרויקט לבניית יחידות דיור</w:t>
      </w:r>
      <w:r w:rsidR="000B092D" w:rsidRPr="009E450B">
        <w:rPr>
          <w:rFonts w:ascii="Times New Roman" w:eastAsia="Times New Roman" w:hAnsi="Times New Roman" w:cs="David" w:hint="cs"/>
          <w:sz w:val="24"/>
          <w:szCs w:val="24"/>
          <w:rtl/>
          <w:lang w:eastAsia="he-IL"/>
        </w:rPr>
        <w:t xml:space="preserve"> ו/או </w:t>
      </w:r>
      <w:r w:rsidRPr="009E450B">
        <w:rPr>
          <w:rFonts w:ascii="Times New Roman" w:eastAsia="Times New Roman" w:hAnsi="Times New Roman" w:cs="David" w:hint="cs"/>
          <w:sz w:val="24"/>
          <w:szCs w:val="24"/>
          <w:rtl/>
          <w:lang w:eastAsia="he-IL"/>
        </w:rPr>
        <w:t>שטחי מסחר</w:t>
      </w:r>
      <w:r w:rsidR="001A6506">
        <w:rPr>
          <w:rFonts w:ascii="Times New Roman" w:eastAsia="Times New Roman" w:hAnsi="Times New Roman" w:cs="David" w:hint="cs"/>
          <w:sz w:val="24"/>
          <w:szCs w:val="24"/>
          <w:rtl/>
          <w:lang w:eastAsia="he-IL"/>
        </w:rPr>
        <w:t xml:space="preserve"> </w:t>
      </w:r>
      <w:r w:rsidR="000B092D" w:rsidRPr="009E450B">
        <w:rPr>
          <w:rFonts w:ascii="Times New Roman" w:eastAsia="Times New Roman" w:hAnsi="Times New Roman" w:cs="David" w:hint="cs"/>
          <w:sz w:val="24"/>
          <w:szCs w:val="24"/>
          <w:rtl/>
          <w:lang w:eastAsia="he-IL"/>
        </w:rPr>
        <w:t xml:space="preserve">ו/או </w:t>
      </w:r>
      <w:r w:rsidRPr="009E450B">
        <w:rPr>
          <w:rFonts w:ascii="Times New Roman" w:eastAsia="Times New Roman" w:hAnsi="Times New Roman" w:cs="David" w:hint="cs"/>
          <w:sz w:val="24"/>
          <w:szCs w:val="24"/>
          <w:rtl/>
          <w:lang w:eastAsia="he-IL"/>
        </w:rPr>
        <w:t>משרדים</w:t>
      </w:r>
      <w:r w:rsidR="000B092D" w:rsidRPr="009E450B">
        <w:rPr>
          <w:rFonts w:ascii="Times New Roman" w:eastAsia="Times New Roman" w:hAnsi="Times New Roman" w:cs="David" w:hint="cs"/>
          <w:sz w:val="24"/>
          <w:szCs w:val="24"/>
          <w:rtl/>
          <w:lang w:eastAsia="he-IL"/>
        </w:rPr>
        <w:t xml:space="preserve"> לרבות שילוב בין האופציות </w:t>
      </w:r>
      <w:r w:rsidRPr="009E450B">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sz w:val="24"/>
            <w:szCs w:val="24"/>
            <w:rtl/>
            <w:lang w:eastAsia="he-IL"/>
          </w:rPr>
          <w:alias w:val="רשות מקומית"/>
          <w:tag w:val="cntLocalAuth"/>
          <w:id w:val="1782831239"/>
          <w:placeholder>
            <w:docPart w:val="E32423C4CA78411D942CD2BBBF0F8DD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03169D" w:rsidRPr="009E450B">
            <w:rPr>
              <w:rFonts w:ascii="Times New Roman" w:eastAsia="Times New Roman" w:hAnsi="Times New Roman" w:cs="David" w:hint="cs"/>
              <w:sz w:val="24"/>
              <w:szCs w:val="24"/>
              <w:rtl/>
              <w:lang w:eastAsia="he-IL"/>
            </w:rPr>
            <w:t>נשר</w:t>
          </w:r>
        </w:sdtContent>
      </w:sdt>
      <w:r w:rsidRPr="009E450B">
        <w:rPr>
          <w:rFonts w:ascii="Times New Roman" w:eastAsia="Times New Roman" w:hAnsi="Times New Roman" w:cs="David" w:hint="cs"/>
          <w:sz w:val="24"/>
          <w:szCs w:val="24"/>
          <w:rtl/>
          <w:lang w:eastAsia="he-IL"/>
        </w:rPr>
        <w:t xml:space="preserve"> - ,</w:t>
      </w:r>
      <w:r w:rsidR="000B092D" w:rsidRPr="009E450B">
        <w:rPr>
          <w:rFonts w:ascii="Times New Roman" w:eastAsia="Times New Roman" w:hAnsi="Times New Roman" w:cs="David" w:hint="cs"/>
          <w:sz w:val="24"/>
          <w:szCs w:val="24"/>
          <w:rtl/>
          <w:lang w:eastAsia="he-IL"/>
        </w:rPr>
        <w:t xml:space="preserve">פרויקט </w:t>
      </w:r>
      <w:r w:rsidRPr="009E450B">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rPr>
          <w:alias w:val="שם הפרויקט"/>
          <w:tag w:val="cntProjectName"/>
          <w:id w:val="-1647974920"/>
          <w:placeholder>
            <w:docPart w:val="9C57209DEE9D44A5A0AFAF11667994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03169D" w:rsidRPr="009E450B">
            <w:rPr>
              <w:rFonts w:ascii="Times New Roman" w:eastAsia="Times New Roman" w:hAnsi="Times New Roman" w:cs="David" w:hint="cs"/>
              <w:sz w:val="24"/>
              <w:szCs w:val="24"/>
              <w:rtl/>
            </w:rPr>
            <w:t xml:space="preserve">אגמי הכרמל </w:t>
          </w:r>
        </w:sdtContent>
      </w:sdt>
      <w:r w:rsidRPr="000C5974">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ACE2BEC" w14:textId="7E89BCFC" w:rsidR="001A6506" w:rsidRPr="009E450B" w:rsidRDefault="001A6506" w:rsidP="008336A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הפרו</w:t>
      </w:r>
      <w:r w:rsidR="008336AF">
        <w:rPr>
          <w:rFonts w:ascii="Times New Roman" w:eastAsia="Times New Roman" w:hAnsi="Times New Roman" w:cs="David" w:hint="cs"/>
          <w:sz w:val="24"/>
          <w:szCs w:val="24"/>
          <w:rtl/>
          <w:lang w:eastAsia="he-IL"/>
        </w:rPr>
        <w:t>יי</w:t>
      </w:r>
      <w:r>
        <w:rPr>
          <w:rFonts w:ascii="Times New Roman" w:eastAsia="Times New Roman" w:hAnsi="Times New Roman" w:cs="David" w:hint="cs"/>
          <w:sz w:val="24"/>
          <w:szCs w:val="24"/>
          <w:rtl/>
          <w:lang w:eastAsia="he-IL"/>
        </w:rPr>
        <w:t xml:space="preserve">קט יכלול כ </w:t>
      </w:r>
      <w:r>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rtl/>
          <w:lang w:eastAsia="he-IL"/>
        </w:rPr>
        <w:t xml:space="preserve"> 2,000 יח"ד וכן כ- 90,000 מר' שטחי מסחר ו/או תעסוקה .</w:t>
      </w:r>
    </w:p>
    <w:p w14:paraId="44A6B6E9" w14:textId="77777777" w:rsidR="00FC5090" w:rsidRPr="009E450B"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C3F477" w14:textId="7D3F1C12" w:rsidR="00FC5090" w:rsidRPr="000C5974"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w:t>
      </w:r>
      <w:r w:rsidRPr="009E450B">
        <w:rPr>
          <w:rFonts w:ascii="Times New Roman" w:eastAsia="Times New Roman" w:hAnsi="Times New Roman" w:cs="David" w:hint="cs"/>
          <w:b/>
          <w:bCs/>
          <w:sz w:val="24"/>
          <w:szCs w:val="24"/>
          <w:rtl/>
          <w:lang w:eastAsia="he-IL"/>
        </w:rPr>
        <w:t>התכנית</w:t>
      </w:r>
      <w:r w:rsidRPr="009E450B">
        <w:rPr>
          <w:rFonts w:ascii="Times New Roman" w:eastAsia="Times New Roman" w:hAnsi="Times New Roman" w:cs="David" w:hint="cs"/>
          <w:sz w:val="24"/>
          <w:szCs w:val="24"/>
          <w:rtl/>
          <w:lang w:eastAsia="he-IL"/>
        </w:rPr>
        <w:t xml:space="preserve">" או </w:t>
      </w:r>
      <w:r w:rsidRPr="009E450B">
        <w:rPr>
          <w:rFonts w:ascii="Times New Roman" w:eastAsia="Times New Roman" w:hAnsi="Times New Roman" w:cs="David" w:hint="cs"/>
          <w:b/>
          <w:bCs/>
          <w:sz w:val="24"/>
          <w:szCs w:val="24"/>
          <w:rtl/>
          <w:lang w:eastAsia="he-IL"/>
        </w:rPr>
        <w:t xml:space="preserve">"המקרקעין" </w:t>
      </w:r>
      <w:r w:rsidRPr="009E450B">
        <w:rPr>
          <w:rFonts w:ascii="Times New Roman" w:eastAsia="Times New Roman" w:hAnsi="Times New Roman" w:cs="David"/>
          <w:sz w:val="24"/>
          <w:szCs w:val="24"/>
          <w:lang w:eastAsia="he-IL"/>
        </w:rPr>
        <w:t>–</w:t>
      </w:r>
      <w:r w:rsidRPr="009E450B">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sz w:val="24"/>
            <w:szCs w:val="24"/>
            <w:rtl/>
          </w:rPr>
          <w:alias w:val="שדה נוסף 2"/>
          <w:tag w:val="cntCustomField2"/>
          <w:id w:val="1880663104"/>
          <w:placeholder>
            <w:docPart w:val="10F5C76B294F467BBDF9E5D7E9E056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476254" w:rsidRPr="009E450B">
            <w:rPr>
              <w:rFonts w:ascii="Times New Roman" w:eastAsia="Times New Roman" w:hAnsi="Times New Roman" w:cs="David" w:hint="cs"/>
              <w:sz w:val="24"/>
              <w:szCs w:val="24"/>
              <w:rtl/>
            </w:rPr>
            <w:t>355-0359364 ( מכ/866 )</w:t>
          </w:r>
        </w:sdtContent>
      </w:sdt>
      <w:r w:rsidRPr="000C5974">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1DD35DB313974BDEBDBB47811F7AA8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476254" w:rsidRPr="000C5974">
            <w:rPr>
              <w:rFonts w:ascii="Times New Roman" w:eastAsia="Times New Roman" w:hAnsi="Times New Roman" w:cs="David" w:hint="cs"/>
              <w:sz w:val="24"/>
              <w:szCs w:val="24"/>
              <w:rtl/>
              <w:lang w:eastAsia="he-IL"/>
            </w:rPr>
            <w:t>חלקה 1 בגוש 11170 וכן חלק מחלקה 1 בגוש 11118</w:t>
          </w:r>
        </w:sdtContent>
      </w:sdt>
      <w:r w:rsidRPr="000C5974">
        <w:rPr>
          <w:rFonts w:ascii="Times New Roman" w:eastAsia="Times New Roman" w:hAnsi="Times New Roman" w:cs="David" w:hint="cs"/>
          <w:sz w:val="24"/>
          <w:szCs w:val="24"/>
          <w:rtl/>
          <w:lang w:eastAsia="he-IL"/>
        </w:rPr>
        <w:t>.</w:t>
      </w:r>
    </w:p>
    <w:p w14:paraId="5A8661AE" w14:textId="77777777" w:rsidR="00FC5090" w:rsidRPr="009E450B"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141D80" w:rsidRPr="009E450B">
        <w:rPr>
          <w:rFonts w:ascii="Times New Roman" w:eastAsia="Times New Roman" w:hAnsi="Times New Roman" w:cs="David" w:hint="cs"/>
          <w:sz w:val="24"/>
          <w:szCs w:val="24"/>
          <w:rtl/>
          <w:lang w:eastAsia="he-IL"/>
        </w:rPr>
        <w:t>יועץ</w:t>
      </w:r>
      <w:r w:rsidRPr="009E450B">
        <w:rPr>
          <w:rFonts w:ascii="Times New Roman" w:eastAsia="Times New Roman" w:hAnsi="Times New Roman" w:cs="David" w:hint="cs"/>
          <w:sz w:val="24"/>
          <w:szCs w:val="24"/>
          <w:rtl/>
          <w:lang w:eastAsia="he-IL"/>
        </w:rPr>
        <w:t xml:space="preserve"> הינם בהתאם לתכנית התקפה בעת הזמנת כל שלב. ה</w:t>
      </w:r>
      <w:r w:rsidR="00141D80" w:rsidRPr="009E450B">
        <w:rPr>
          <w:rFonts w:ascii="Times New Roman" w:eastAsia="Times New Roman" w:hAnsi="Times New Roman" w:cs="David" w:hint="cs"/>
          <w:sz w:val="24"/>
          <w:szCs w:val="24"/>
          <w:rtl/>
          <w:lang w:eastAsia="he-IL"/>
        </w:rPr>
        <w:t>יועץ</w:t>
      </w:r>
      <w:r w:rsidRPr="009E450B">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05E31FD" w14:textId="77777777" w:rsidR="00FC5090" w:rsidRPr="009E450B"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8B0B8AF" w14:textId="77777777" w:rsidR="00FC5090" w:rsidRPr="009E450B" w:rsidRDefault="00FC5090" w:rsidP="00FC5090">
      <w:pPr>
        <w:spacing w:before="0" w:beforeAutospacing="0" w:after="0" w:afterAutospacing="0" w:line="240" w:lineRule="auto"/>
        <w:ind w:left="720"/>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sz w:val="24"/>
            <w:szCs w:val="24"/>
            <w:rtl/>
          </w:rPr>
          <w:alias w:val="רשות מקומית"/>
          <w:tag w:val="cntLocalAuth"/>
          <w:id w:val="1088732537"/>
          <w:placeholder>
            <w:docPart w:val="BEB874EB332C46C7B43A739B9BBEB1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03169D" w:rsidRPr="009E450B">
            <w:rPr>
              <w:rFonts w:ascii="Times New Roman" w:eastAsia="Times New Roman" w:hAnsi="Times New Roman" w:cs="David" w:hint="cs"/>
              <w:sz w:val="24"/>
              <w:szCs w:val="24"/>
              <w:rtl/>
            </w:rPr>
            <w:t>נשר</w:t>
          </w:r>
        </w:sdtContent>
      </w:sdt>
      <w:r w:rsidRPr="009E450B">
        <w:rPr>
          <w:rFonts w:ascii="Times New Roman" w:eastAsia="Times New Roman" w:hAnsi="Times New Roman" w:cs="David" w:hint="cs"/>
          <w:sz w:val="24"/>
          <w:szCs w:val="24"/>
          <w:rtl/>
        </w:rPr>
        <w:t>.</w:t>
      </w:r>
    </w:p>
    <w:p w14:paraId="5EAA027D" w14:textId="77777777" w:rsidR="00FC5090" w:rsidRPr="009E450B" w:rsidRDefault="00FC5090" w:rsidP="00FC5090">
      <w:pPr>
        <w:spacing w:before="0" w:beforeAutospacing="0" w:after="0" w:afterAutospacing="0" w:line="240" w:lineRule="auto"/>
        <w:ind w:left="720"/>
        <w:rPr>
          <w:rFonts w:ascii="Times New Roman" w:eastAsia="Times New Roman" w:hAnsi="Times New Roman" w:cs="David"/>
          <w:sz w:val="24"/>
          <w:szCs w:val="24"/>
          <w:rtl/>
        </w:rPr>
      </w:pPr>
    </w:p>
    <w:p w14:paraId="3B2E6B59" w14:textId="77777777" w:rsidR="00FC5090" w:rsidRPr="000C5974" w:rsidRDefault="00FC5090" w:rsidP="00FC5090">
      <w:pPr>
        <w:spacing w:before="0" w:beforeAutospacing="0" w:after="0" w:afterAutospacing="0" w:line="240" w:lineRule="auto"/>
        <w:ind w:left="720"/>
        <w:rPr>
          <w:rFonts w:ascii="Times New Roman" w:eastAsia="Times New Roman" w:hAnsi="Times New Roman" w:cs="David"/>
          <w:sz w:val="24"/>
          <w:szCs w:val="24"/>
          <w:rtl/>
          <w:lang w:eastAsia="he-IL"/>
        </w:rPr>
      </w:pPr>
      <w:r w:rsidRPr="000C5974">
        <w:rPr>
          <w:rFonts w:ascii="Times New Roman" w:eastAsia="Times New Roman" w:hAnsi="Times New Roman" w:cs="David" w:hint="cs"/>
          <w:sz w:val="24"/>
          <w:szCs w:val="24"/>
          <w:rtl/>
        </w:rPr>
        <w:t xml:space="preserve">"חוזה הפיתוח" </w:t>
      </w:r>
      <w:r w:rsidRPr="000C5974">
        <w:rPr>
          <w:rFonts w:ascii="Times New Roman" w:eastAsia="Times New Roman" w:hAnsi="Times New Roman" w:cs="David"/>
          <w:sz w:val="24"/>
          <w:szCs w:val="24"/>
        </w:rPr>
        <w:t>–</w:t>
      </w:r>
      <w:r w:rsidRPr="000C5974">
        <w:rPr>
          <w:rFonts w:ascii="Times New Roman" w:eastAsia="Times New Roman" w:hAnsi="Times New Roman" w:cs="David" w:hint="cs"/>
          <w:sz w:val="24"/>
          <w:szCs w:val="24"/>
          <w:rtl/>
        </w:rPr>
        <w:t xml:space="preserve"> חוזה הפיתוח אשר נחתם בין המזמין לבין הרשות המקומית.</w:t>
      </w:r>
    </w:p>
    <w:p w14:paraId="7ED90B6C" w14:textId="77777777" w:rsidR="00FC5090" w:rsidRPr="009E450B"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98231F" w14:textId="4D059557" w:rsidR="00FC5090" w:rsidRPr="009E450B" w:rsidRDefault="00FC5090" w:rsidP="00FC509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9E450B">
        <w:rPr>
          <w:rFonts w:ascii="Times New Roman" w:eastAsia="Times New Roman" w:hAnsi="Times New Roman" w:cs="David" w:hint="cs"/>
          <w:sz w:val="24"/>
          <w:szCs w:val="24"/>
          <w:rtl/>
          <w:lang w:eastAsia="he-IL"/>
        </w:rPr>
        <w:t>2.8</w:t>
      </w:r>
      <w:r w:rsidRPr="009E450B">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FB1B626FD21641E9A83B074E0418A1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476254" w:rsidRPr="000C5974">
            <w:rPr>
              <w:rFonts w:ascii="Times New Roman" w:eastAsia="Times New Roman" w:hAnsi="Times New Roman" w:cs="David" w:hint="cs"/>
              <w:sz w:val="24"/>
              <w:szCs w:val="24"/>
              <w:rtl/>
              <w:lang w:eastAsia="he-IL"/>
            </w:rPr>
            <w:t xml:space="preserve">אבי כהן מחברת אפריקה ישראל מגורים בע"מ </w:t>
          </w:r>
        </w:sdtContent>
      </w:sdt>
    </w:p>
    <w:p w14:paraId="528843E3" w14:textId="77777777" w:rsidR="00FC5090" w:rsidRPr="000C5974" w:rsidRDefault="00FC5090" w:rsidP="00FC509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0A13D52" w14:textId="77777777" w:rsidR="00FC5090" w:rsidRPr="009E450B" w:rsidRDefault="00FC5090" w:rsidP="00A61DF9">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2.10</w:t>
      </w:r>
      <w:r w:rsidRPr="009E450B">
        <w:rPr>
          <w:rFonts w:ascii="Times New Roman" w:eastAsia="Times New Roman" w:hAnsi="Times New Roman" w:cs="David" w:hint="cs"/>
          <w:sz w:val="24"/>
          <w:szCs w:val="24"/>
          <w:rtl/>
          <w:lang w:eastAsia="he-IL"/>
        </w:rPr>
        <w:tab/>
      </w:r>
      <w:r w:rsidR="00A61DF9" w:rsidRPr="009E450B">
        <w:rPr>
          <w:rFonts w:ascii="Times New Roman" w:eastAsia="Times New Roman" w:hAnsi="Times New Roman" w:cs="David"/>
          <w:sz w:val="24"/>
          <w:szCs w:val="24"/>
          <w:rtl/>
          <w:lang w:eastAsia="he-IL"/>
        </w:rPr>
        <w:t xml:space="preserve">התכנון יתבצע במודל תלת מימד ע"י תוכנת </w:t>
      </w:r>
      <w:r w:rsidR="00A61DF9" w:rsidRPr="009E450B">
        <w:rPr>
          <w:rFonts w:ascii="Times New Roman" w:eastAsia="Times New Roman" w:hAnsi="Times New Roman" w:cs="David"/>
          <w:sz w:val="24"/>
          <w:szCs w:val="24"/>
          <w:lang w:eastAsia="he-IL"/>
        </w:rPr>
        <w:t>REVIT</w:t>
      </w:r>
      <w:r w:rsidR="00A61DF9" w:rsidRPr="009E450B">
        <w:rPr>
          <w:rFonts w:ascii="Times New Roman" w:eastAsia="Times New Roman" w:hAnsi="Times New Roman" w:cs="David"/>
          <w:sz w:val="24"/>
          <w:szCs w:val="24"/>
          <w:rtl/>
          <w:lang w:eastAsia="he-IL"/>
        </w:rPr>
        <w:t xml:space="preserve">, במתודולוגיית </w:t>
      </w:r>
      <w:r w:rsidR="00A61DF9" w:rsidRPr="009E450B">
        <w:rPr>
          <w:rFonts w:ascii="Times New Roman" w:eastAsia="Times New Roman" w:hAnsi="Times New Roman" w:cs="David"/>
          <w:sz w:val="24"/>
          <w:szCs w:val="24"/>
          <w:lang w:eastAsia="he-IL"/>
        </w:rPr>
        <w:t>BIM</w:t>
      </w:r>
      <w:r w:rsidR="00A61DF9" w:rsidRPr="009E450B">
        <w:rPr>
          <w:rFonts w:ascii="Times New Roman" w:eastAsia="Times New Roman" w:hAnsi="Times New Roman" w:cs="David"/>
          <w:sz w:val="24"/>
          <w:szCs w:val="24"/>
          <w:rtl/>
          <w:lang w:eastAsia="he-IL"/>
        </w:rPr>
        <w:t>, בענן – "</w:t>
      </w:r>
      <w:r w:rsidR="00A61DF9" w:rsidRPr="009E450B">
        <w:rPr>
          <w:rFonts w:ascii="Times New Roman" w:eastAsia="Times New Roman" w:hAnsi="Times New Roman" w:cs="David"/>
          <w:sz w:val="24"/>
          <w:szCs w:val="24"/>
          <w:lang w:eastAsia="he-IL"/>
        </w:rPr>
        <w:t>BIM360</w:t>
      </w:r>
      <w:r w:rsidR="00A61DF9" w:rsidRPr="009E450B">
        <w:rPr>
          <w:rFonts w:ascii="Times New Roman" w:eastAsia="Times New Roman" w:hAnsi="Times New Roman" w:cs="David"/>
          <w:sz w:val="24"/>
          <w:szCs w:val="24"/>
          <w:rtl/>
          <w:lang w:eastAsia="he-IL"/>
        </w:rPr>
        <w:t xml:space="preserve">" שם ישמרו כל קבצי ה </w:t>
      </w:r>
      <w:r w:rsidR="00A61DF9" w:rsidRPr="009E450B">
        <w:rPr>
          <w:rFonts w:ascii="Times New Roman" w:eastAsia="Times New Roman" w:hAnsi="Times New Roman" w:cs="David"/>
          <w:sz w:val="24"/>
          <w:szCs w:val="24"/>
          <w:lang w:eastAsia="he-IL"/>
        </w:rPr>
        <w:t>REVIT</w:t>
      </w:r>
      <w:r w:rsidR="00A61DF9" w:rsidRPr="009E450B">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61DF9" w:rsidRPr="009E450B">
        <w:rPr>
          <w:rFonts w:ascii="Times New Roman" w:eastAsia="Times New Roman" w:hAnsi="Times New Roman" w:cs="David"/>
          <w:sz w:val="24"/>
          <w:szCs w:val="24"/>
          <w:lang w:eastAsia="he-IL"/>
        </w:rPr>
        <w:t>BIM360</w:t>
      </w:r>
      <w:r w:rsidR="00A61DF9" w:rsidRPr="009E450B">
        <w:rPr>
          <w:rFonts w:ascii="Times New Roman" w:eastAsia="Times New Roman" w:hAnsi="Times New Roman" w:cs="David"/>
          <w:sz w:val="24"/>
          <w:szCs w:val="24"/>
          <w:rtl/>
          <w:lang w:eastAsia="he-IL"/>
        </w:rPr>
        <w:t xml:space="preserve">". העבודה במודל תהיה כפופה להוראות מנהל המודל ולמסמך ה </w:t>
      </w:r>
      <w:r w:rsidR="00A61DF9" w:rsidRPr="009E450B">
        <w:rPr>
          <w:rFonts w:ascii="Times New Roman" w:eastAsia="Times New Roman" w:hAnsi="Times New Roman" w:cs="David"/>
          <w:sz w:val="24"/>
          <w:szCs w:val="24"/>
          <w:lang w:eastAsia="he-IL"/>
        </w:rPr>
        <w:t>BEP</w:t>
      </w:r>
      <w:r w:rsidR="00A61DF9" w:rsidRPr="009E450B">
        <w:rPr>
          <w:rFonts w:ascii="Times New Roman" w:eastAsia="Times New Roman" w:hAnsi="Times New Roman" w:cs="David"/>
          <w:sz w:val="24"/>
          <w:szCs w:val="24"/>
          <w:rtl/>
          <w:lang w:eastAsia="he-IL"/>
        </w:rPr>
        <w:t xml:space="preserve"> שיופץ בהמשך ע"י מנהל המודל. שמירה, הדפסת תכניות וקבצים (</w:t>
      </w:r>
      <w:r w:rsidR="00A61DF9" w:rsidRPr="009E450B">
        <w:rPr>
          <w:rFonts w:ascii="Times New Roman" w:eastAsia="Times New Roman" w:hAnsi="Times New Roman" w:cs="David"/>
          <w:sz w:val="24"/>
          <w:szCs w:val="24"/>
          <w:lang w:eastAsia="he-IL"/>
        </w:rPr>
        <w:t>PLT/PDF/DWG</w:t>
      </w:r>
      <w:r w:rsidR="00A61DF9" w:rsidRPr="009E450B">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61DF9" w:rsidRPr="009E450B">
        <w:rPr>
          <w:rFonts w:ascii="Times New Roman" w:eastAsia="Times New Roman" w:hAnsi="Times New Roman" w:cs="David"/>
          <w:sz w:val="24"/>
          <w:szCs w:val="24"/>
          <w:lang w:eastAsia="he-IL"/>
        </w:rPr>
        <w:t>view</w:t>
      </w:r>
      <w:r w:rsidR="00A61DF9" w:rsidRPr="009E450B">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54BA552B" w14:textId="77777777" w:rsidR="00FC5090" w:rsidRPr="000C5974"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C5974">
        <w:rPr>
          <w:rFonts w:ascii="Times New Roman" w:eastAsia="Times New Roman" w:hAnsi="Times New Roman" w:cs="David" w:hint="cs"/>
          <w:sz w:val="24"/>
          <w:szCs w:val="24"/>
          <w:rtl/>
          <w:lang w:eastAsia="he-IL"/>
        </w:rPr>
        <w:t>3.2</w:t>
      </w:r>
      <w:r w:rsidRPr="000C5974">
        <w:rPr>
          <w:rFonts w:ascii="Times New Roman" w:eastAsia="Times New Roman" w:hAnsi="Times New Roman" w:cs="David" w:hint="cs"/>
          <w:sz w:val="24"/>
          <w:szCs w:val="24"/>
          <w:rtl/>
          <w:lang w:eastAsia="he-IL"/>
        </w:rPr>
        <w:tab/>
        <w:t>בעלי המקצוע במשרד ה</w:t>
      </w:r>
      <w:r w:rsidR="00141D80" w:rsidRPr="000C5974">
        <w:rPr>
          <w:rFonts w:ascii="Times New Roman" w:eastAsia="Times New Roman" w:hAnsi="Times New Roman" w:cs="David" w:hint="cs"/>
          <w:sz w:val="24"/>
          <w:szCs w:val="24"/>
          <w:rtl/>
          <w:lang w:eastAsia="he-IL"/>
        </w:rPr>
        <w:t>יועץ</w:t>
      </w:r>
      <w:r w:rsidRPr="000C5974">
        <w:rPr>
          <w:rFonts w:ascii="Times New Roman" w:eastAsia="Times New Roman" w:hAnsi="Times New Roman" w:cs="David" w:hint="cs"/>
          <w:sz w:val="24"/>
          <w:szCs w:val="24"/>
          <w:rtl/>
          <w:lang w:eastAsia="he-IL"/>
        </w:rPr>
        <w:t xml:space="preserve"> הם:</w:t>
      </w:r>
    </w:p>
    <w:p w14:paraId="0B623F6C" w14:textId="77777777" w:rsidR="00FC5090" w:rsidRPr="009E450B"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27BBD2" w14:textId="77777777" w:rsidR="00FC5090" w:rsidRPr="000C5974"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א.</w:t>
      </w:r>
      <w:r w:rsidRPr="009E450B">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sz w:val="24"/>
            <w:szCs w:val="24"/>
            <w:rtl/>
            <w:lang w:eastAsia="he-IL"/>
          </w:rPr>
          <w:alias w:val="שדה נוסף 4"/>
          <w:tag w:val="cntCustomField4"/>
          <w:id w:val="-571968739"/>
          <w:placeholder>
            <w:docPart w:val="EE636E82F76F4CDEA2CCA036C51BF9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9E450B">
            <w:rPr>
              <w:rtl/>
            </w:rPr>
            <w:t>[שדה נוסף 4]</w:t>
          </w:r>
        </w:sdtContent>
      </w:sdt>
    </w:p>
    <w:p w14:paraId="365D39DC" w14:textId="08C84763" w:rsidR="00FC5090" w:rsidRPr="000C5974" w:rsidRDefault="00FC5090" w:rsidP="00FC509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C5974">
        <w:rPr>
          <w:rFonts w:ascii="Times New Roman" w:eastAsia="Times New Roman" w:hAnsi="Times New Roman" w:cs="David" w:hint="cs"/>
          <w:sz w:val="24"/>
          <w:szCs w:val="24"/>
          <w:rtl/>
          <w:lang w:eastAsia="he-IL"/>
        </w:rPr>
        <w:t xml:space="preserve">ב. </w:t>
      </w:r>
      <w:r w:rsidRPr="000C5974">
        <w:rPr>
          <w:rFonts w:ascii="Times New Roman" w:eastAsia="Times New Roman" w:hAnsi="Times New Roman" w:cs="David" w:hint="cs"/>
          <w:sz w:val="24"/>
          <w:szCs w:val="24"/>
          <w:rtl/>
          <w:lang w:eastAsia="he-IL"/>
        </w:rPr>
        <w:tab/>
        <w:t>מספר העובדים המקצועיים במשרד ה</w:t>
      </w:r>
      <w:r w:rsidR="00141D80" w:rsidRPr="000C5974">
        <w:rPr>
          <w:rFonts w:ascii="Times New Roman" w:eastAsia="Times New Roman" w:hAnsi="Times New Roman" w:cs="David" w:hint="cs"/>
          <w:sz w:val="24"/>
          <w:szCs w:val="24"/>
          <w:rtl/>
          <w:lang w:eastAsia="he-IL"/>
        </w:rPr>
        <w:t>יועץ</w:t>
      </w:r>
      <w:r w:rsidRPr="000C5974">
        <w:rPr>
          <w:rFonts w:ascii="Times New Roman" w:eastAsia="Times New Roman" w:hAnsi="Times New Roman" w:cs="David" w:hint="cs"/>
          <w:sz w:val="24"/>
          <w:szCs w:val="24"/>
          <w:rtl/>
          <w:lang w:eastAsia="he-IL"/>
        </w:rPr>
        <w:t xml:space="preserve"> לצורך מתן שירותי ה</w:t>
      </w:r>
      <w:r w:rsidR="00141D80" w:rsidRPr="000C5974">
        <w:rPr>
          <w:rFonts w:ascii="Times New Roman" w:eastAsia="Times New Roman" w:hAnsi="Times New Roman" w:cs="David" w:hint="cs"/>
          <w:sz w:val="24"/>
          <w:szCs w:val="24"/>
          <w:rtl/>
          <w:lang w:eastAsia="he-IL"/>
        </w:rPr>
        <w:t>יועץ</w:t>
      </w:r>
      <w:r w:rsidRPr="009E450B">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sz w:val="24"/>
            <w:szCs w:val="24"/>
            <w:rtl/>
            <w:lang w:eastAsia="he-IL"/>
          </w:rPr>
          <w:alias w:val="שדה נוסף 5"/>
          <w:tag w:val="cntCustomField5"/>
          <w:id w:val="670996116"/>
          <w:placeholder>
            <w:docPart w:val="82E320F7A3D84E50B80452CB019917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476254" w:rsidRPr="009E450B">
            <w:rPr>
              <w:rFonts w:ascii="Times New Roman" w:eastAsia="Times New Roman" w:hAnsi="Times New Roman" w:cs="David"/>
              <w:sz w:val="24"/>
              <w:szCs w:val="24"/>
              <w:rtl/>
              <w:lang w:eastAsia="he-IL"/>
            </w:rPr>
            <w:t>4</w:t>
          </w:r>
        </w:sdtContent>
      </w:sdt>
    </w:p>
    <w:p w14:paraId="31818D35" w14:textId="77777777" w:rsidR="00FC5090" w:rsidRPr="009E450B"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12ED64" w14:textId="77777777" w:rsidR="00FC5090" w:rsidRPr="009E450B"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3.4</w:t>
      </w:r>
      <w:r w:rsidRPr="009E450B">
        <w:rPr>
          <w:rFonts w:ascii="Times New Roman" w:eastAsia="Times New Roman" w:hAnsi="Times New Roman" w:cs="David" w:hint="cs"/>
          <w:sz w:val="24"/>
          <w:szCs w:val="24"/>
          <w:rtl/>
          <w:lang w:eastAsia="he-IL"/>
        </w:rPr>
        <w:tab/>
        <w:t>המנהל הראשי במשרד ה</w:t>
      </w:r>
      <w:r w:rsidR="00141D80" w:rsidRPr="009E450B">
        <w:rPr>
          <w:rFonts w:ascii="Times New Roman" w:eastAsia="Times New Roman" w:hAnsi="Times New Roman" w:cs="David" w:hint="cs"/>
          <w:sz w:val="24"/>
          <w:szCs w:val="24"/>
          <w:rtl/>
          <w:lang w:eastAsia="he-IL"/>
        </w:rPr>
        <w:t>יועץ</w:t>
      </w:r>
      <w:r w:rsidRPr="009E450B">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sz w:val="24"/>
            <w:szCs w:val="24"/>
            <w:rtl/>
            <w:lang w:eastAsia="he-IL"/>
          </w:rPr>
          <w:alias w:val="שדה נוסף 6"/>
          <w:tag w:val="cntCustomField6"/>
          <w:id w:val="-1464726949"/>
          <w:placeholder>
            <w:docPart w:val="8CA53A5E1BFB4114A179C788BCC9CE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9E450B">
            <w:rPr>
              <w:rtl/>
            </w:rPr>
            <w:t>[שדה נוסף 6]</w:t>
          </w:r>
        </w:sdtContent>
      </w:sdt>
    </w:p>
    <w:p w14:paraId="3B29E594" w14:textId="77777777" w:rsidR="00FC5090" w:rsidRPr="000C5974"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5926D9" w14:textId="77777777" w:rsidR="00FC5090" w:rsidRPr="009E450B"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5.2</w:t>
      </w:r>
      <w:r w:rsidRPr="009E450B">
        <w:rPr>
          <w:rFonts w:ascii="Times New Roman" w:eastAsia="Times New Roman" w:hAnsi="Times New Roman" w:cs="David" w:hint="cs"/>
          <w:sz w:val="24"/>
          <w:szCs w:val="24"/>
          <w:rtl/>
          <w:lang w:eastAsia="he-IL"/>
        </w:rPr>
        <w:tab/>
        <w:t>הנושאים הם:</w:t>
      </w:r>
    </w:p>
    <w:p w14:paraId="643422A1" w14:textId="77777777" w:rsidR="00FC5090" w:rsidRPr="009E450B"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21657C" w14:textId="77777777" w:rsidR="00FC5090" w:rsidRPr="009E450B"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א.</w:t>
      </w:r>
      <w:r w:rsidRPr="009E450B">
        <w:rPr>
          <w:rFonts w:ascii="Times New Roman" w:eastAsia="Times New Roman" w:hAnsi="Times New Roman" w:cs="David" w:hint="cs"/>
          <w:sz w:val="24"/>
          <w:szCs w:val="24"/>
          <w:rtl/>
          <w:lang w:eastAsia="he-IL"/>
        </w:rPr>
        <w:tab/>
        <w:t>התקדמות שרותי ה</w:t>
      </w:r>
      <w:r w:rsidR="00141D80" w:rsidRPr="009E450B">
        <w:rPr>
          <w:rFonts w:ascii="Times New Roman" w:eastAsia="Times New Roman" w:hAnsi="Times New Roman" w:cs="David" w:hint="cs"/>
          <w:sz w:val="24"/>
          <w:szCs w:val="24"/>
          <w:rtl/>
          <w:lang w:eastAsia="he-IL"/>
        </w:rPr>
        <w:t>יועץ</w:t>
      </w:r>
      <w:r w:rsidRPr="009E450B">
        <w:rPr>
          <w:rFonts w:ascii="Times New Roman" w:eastAsia="Times New Roman" w:hAnsi="Times New Roman" w:cs="David" w:hint="cs"/>
          <w:sz w:val="24"/>
          <w:szCs w:val="24"/>
          <w:rtl/>
          <w:lang w:eastAsia="he-IL"/>
        </w:rPr>
        <w:t>.</w:t>
      </w:r>
    </w:p>
    <w:p w14:paraId="7F3F2E91" w14:textId="77777777" w:rsidR="00FC5090" w:rsidRPr="009E450B"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ב.</w:t>
      </w:r>
      <w:r w:rsidRPr="009E450B">
        <w:rPr>
          <w:rFonts w:ascii="Times New Roman" w:eastAsia="Times New Roman" w:hAnsi="Times New Roman" w:cs="David" w:hint="cs"/>
          <w:sz w:val="24"/>
          <w:szCs w:val="24"/>
          <w:rtl/>
          <w:lang w:eastAsia="he-IL"/>
        </w:rPr>
        <w:tab/>
        <w:t>סטיות מלוח הזמנים לרבות סיבת הסטייה.</w:t>
      </w:r>
    </w:p>
    <w:p w14:paraId="35EA7FCA" w14:textId="77777777" w:rsidR="00FC5090" w:rsidRPr="009E450B"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ג.</w:t>
      </w:r>
      <w:r w:rsidRPr="009E450B">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00353FD4" w14:textId="77777777" w:rsidR="00FC5090" w:rsidRPr="009E450B"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ד.</w:t>
      </w:r>
      <w:r w:rsidRPr="009E450B">
        <w:rPr>
          <w:rFonts w:ascii="Times New Roman" w:eastAsia="Times New Roman" w:hAnsi="Times New Roman" w:cs="David" w:hint="cs"/>
          <w:sz w:val="24"/>
          <w:szCs w:val="24"/>
          <w:rtl/>
          <w:lang w:eastAsia="he-IL"/>
        </w:rPr>
        <w:tab/>
        <w:t>סטיות מהערכות ו/או תחזיות תקציביות והשלכותיהן.</w:t>
      </w:r>
    </w:p>
    <w:p w14:paraId="15DE5A85" w14:textId="77777777" w:rsidR="00FC5090" w:rsidRPr="009E450B"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ה.</w:t>
      </w:r>
      <w:r w:rsidRPr="009E450B">
        <w:rPr>
          <w:rFonts w:ascii="Times New Roman" w:eastAsia="Times New Roman" w:hAnsi="Times New Roman" w:cs="David" w:hint="cs"/>
          <w:sz w:val="24"/>
          <w:szCs w:val="24"/>
          <w:rtl/>
          <w:lang w:eastAsia="he-IL"/>
        </w:rPr>
        <w:tab/>
        <w:t>ריכוז הוראות שנויים.</w:t>
      </w:r>
    </w:p>
    <w:p w14:paraId="0E436422" w14:textId="77777777" w:rsidR="00FC5090" w:rsidRPr="009E450B" w:rsidRDefault="00FC5090" w:rsidP="00FC509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A651698" w14:textId="77777777" w:rsidR="00FC5090" w:rsidRPr="009E450B"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 xml:space="preserve">17.7 </w:t>
      </w:r>
      <w:r w:rsidRPr="009E450B">
        <w:rPr>
          <w:rFonts w:ascii="Times New Roman" w:eastAsia="Times New Roman" w:hAnsi="Times New Roman" w:cs="David" w:hint="cs"/>
          <w:sz w:val="24"/>
          <w:szCs w:val="24"/>
          <w:rtl/>
          <w:lang w:eastAsia="he-IL"/>
        </w:rPr>
        <w:tab/>
        <w:t>שיעור חלקו היחסי של כל אחד מיחידי המזמין הינו כדלקמן :</w:t>
      </w:r>
    </w:p>
    <w:p w14:paraId="508EACBD" w14:textId="562B3FBF" w:rsidR="00D76FAB" w:rsidRPr="009E450B" w:rsidRDefault="00D76FAB"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E0B64EA" w14:textId="1CCDEAC7" w:rsidR="00D76FAB" w:rsidRPr="009E450B" w:rsidRDefault="00D76FAB" w:rsidP="009E450B">
      <w:pPr>
        <w:pStyle w:val="ListParagraph"/>
        <w:widowControl w:val="0"/>
        <w:numPr>
          <w:ilvl w:val="0"/>
          <w:numId w:val="20"/>
        </w:numPr>
        <w:spacing w:line="240" w:lineRule="auto"/>
        <w:outlineLvl w:val="2"/>
        <w:rPr>
          <w:sz w:val="24"/>
          <w:szCs w:val="24"/>
          <w:rtl/>
          <w:lang w:eastAsia="he-IL"/>
        </w:rPr>
      </w:pPr>
      <w:r w:rsidRPr="009E450B">
        <w:rPr>
          <w:rFonts w:hint="eastAsia"/>
          <w:sz w:val="24"/>
          <w:szCs w:val="24"/>
          <w:rtl/>
          <w:lang w:eastAsia="he-IL"/>
        </w:rPr>
        <w:t>אפריקה</w:t>
      </w:r>
      <w:r w:rsidRPr="009E450B">
        <w:rPr>
          <w:sz w:val="24"/>
          <w:szCs w:val="24"/>
          <w:rtl/>
          <w:lang w:eastAsia="he-IL"/>
        </w:rPr>
        <w:t xml:space="preserve"> </w:t>
      </w:r>
      <w:r w:rsidRPr="009E450B">
        <w:rPr>
          <w:rFonts w:hint="eastAsia"/>
          <w:sz w:val="24"/>
          <w:szCs w:val="24"/>
          <w:rtl/>
          <w:lang w:eastAsia="he-IL"/>
        </w:rPr>
        <w:t>ישראל</w:t>
      </w:r>
      <w:r w:rsidRPr="009E450B">
        <w:rPr>
          <w:sz w:val="24"/>
          <w:szCs w:val="24"/>
          <w:rtl/>
          <w:lang w:eastAsia="he-IL"/>
        </w:rPr>
        <w:t xml:space="preserve"> </w:t>
      </w:r>
      <w:r w:rsidRPr="009E450B">
        <w:rPr>
          <w:rFonts w:hint="eastAsia"/>
          <w:sz w:val="24"/>
          <w:szCs w:val="24"/>
          <w:rtl/>
          <w:lang w:eastAsia="he-IL"/>
        </w:rPr>
        <w:t>מגורים</w:t>
      </w:r>
      <w:r w:rsidRPr="009E450B">
        <w:rPr>
          <w:sz w:val="24"/>
          <w:szCs w:val="24"/>
          <w:rtl/>
          <w:lang w:eastAsia="he-IL"/>
        </w:rPr>
        <w:t xml:space="preserve"> </w:t>
      </w:r>
      <w:r w:rsidRPr="009E450B">
        <w:rPr>
          <w:rFonts w:hint="eastAsia"/>
          <w:sz w:val="24"/>
          <w:szCs w:val="24"/>
          <w:rtl/>
          <w:lang w:eastAsia="he-IL"/>
        </w:rPr>
        <w:t>בע</w:t>
      </w:r>
      <w:r w:rsidRPr="009E450B">
        <w:rPr>
          <w:sz w:val="24"/>
          <w:szCs w:val="24"/>
          <w:rtl/>
          <w:lang w:eastAsia="he-IL"/>
        </w:rPr>
        <w:t xml:space="preserve">"מ </w:t>
      </w:r>
      <w:r w:rsidRPr="009E450B">
        <w:rPr>
          <w:rFonts w:hint="eastAsia"/>
          <w:sz w:val="24"/>
          <w:szCs w:val="24"/>
          <w:rtl/>
          <w:lang w:eastAsia="he-IL"/>
        </w:rPr>
        <w:t>ושיכון</w:t>
      </w:r>
      <w:r w:rsidRPr="009E450B">
        <w:rPr>
          <w:sz w:val="24"/>
          <w:szCs w:val="24"/>
          <w:rtl/>
          <w:lang w:eastAsia="he-IL"/>
        </w:rPr>
        <w:t xml:space="preserve"> </w:t>
      </w:r>
      <w:r w:rsidRPr="009E450B">
        <w:rPr>
          <w:rFonts w:hint="eastAsia"/>
          <w:sz w:val="24"/>
          <w:szCs w:val="24"/>
          <w:rtl/>
          <w:lang w:eastAsia="he-IL"/>
        </w:rPr>
        <w:t>ובינוי</w:t>
      </w:r>
      <w:r w:rsidRPr="009E450B">
        <w:rPr>
          <w:sz w:val="24"/>
          <w:szCs w:val="24"/>
          <w:rtl/>
          <w:lang w:eastAsia="he-IL"/>
        </w:rPr>
        <w:t xml:space="preserve"> </w:t>
      </w:r>
      <w:r w:rsidRPr="009E450B">
        <w:rPr>
          <w:rFonts w:hint="eastAsia"/>
          <w:sz w:val="24"/>
          <w:szCs w:val="24"/>
          <w:rtl/>
          <w:lang w:eastAsia="he-IL"/>
        </w:rPr>
        <w:t>נדל</w:t>
      </w:r>
      <w:r w:rsidRPr="009E450B">
        <w:rPr>
          <w:sz w:val="24"/>
          <w:szCs w:val="24"/>
          <w:rtl/>
          <w:lang w:eastAsia="he-IL"/>
        </w:rPr>
        <w:t xml:space="preserve">"ן </w:t>
      </w:r>
      <w:r w:rsidRPr="009E450B">
        <w:rPr>
          <w:rFonts w:hint="eastAsia"/>
          <w:sz w:val="24"/>
          <w:szCs w:val="24"/>
          <w:rtl/>
          <w:lang w:eastAsia="he-IL"/>
        </w:rPr>
        <w:t>בע</w:t>
      </w:r>
      <w:r w:rsidRPr="009E450B">
        <w:rPr>
          <w:sz w:val="24"/>
          <w:szCs w:val="24"/>
          <w:rtl/>
          <w:lang w:eastAsia="he-IL"/>
        </w:rPr>
        <w:t>"מ</w:t>
      </w:r>
      <w:r w:rsidRPr="009E450B">
        <w:rPr>
          <w:sz w:val="24"/>
          <w:szCs w:val="24"/>
          <w:rtl/>
          <w:lang w:eastAsia="he-IL"/>
        </w:rPr>
        <w:tab/>
        <w:t>-</w:t>
      </w:r>
      <w:r w:rsidRPr="009E450B">
        <w:rPr>
          <w:sz w:val="24"/>
          <w:szCs w:val="24"/>
          <w:rtl/>
          <w:lang w:eastAsia="he-IL"/>
        </w:rPr>
        <w:tab/>
        <w:t>50%</w:t>
      </w:r>
    </w:p>
    <w:p w14:paraId="4F4F2CB0" w14:textId="77777777" w:rsidR="00D76FAB" w:rsidRPr="009E450B" w:rsidRDefault="00D76FAB" w:rsidP="00D76FA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6EF23A8" w14:textId="290C64AE" w:rsidR="00D76FAB" w:rsidRPr="009E450B" w:rsidRDefault="00D76FAB" w:rsidP="009E450B">
      <w:pPr>
        <w:pStyle w:val="ListParagraph"/>
        <w:widowControl w:val="0"/>
        <w:numPr>
          <w:ilvl w:val="0"/>
          <w:numId w:val="20"/>
        </w:numPr>
        <w:spacing w:line="240" w:lineRule="auto"/>
        <w:outlineLvl w:val="2"/>
        <w:rPr>
          <w:sz w:val="24"/>
          <w:szCs w:val="24"/>
          <w:rtl/>
          <w:lang w:eastAsia="he-IL"/>
        </w:rPr>
      </w:pPr>
      <w:r w:rsidRPr="009E450B">
        <w:rPr>
          <w:sz w:val="24"/>
          <w:szCs w:val="24"/>
          <w:rtl/>
          <w:lang w:eastAsia="he-IL"/>
        </w:rPr>
        <w:t>כלל נכסי נדלן נשר מרכז (נ.נ.נ.מ) שותפות מוגבלת</w:t>
      </w:r>
      <w:r w:rsidRPr="009E450B">
        <w:rPr>
          <w:sz w:val="24"/>
          <w:szCs w:val="24"/>
          <w:rtl/>
          <w:lang w:eastAsia="he-IL"/>
        </w:rPr>
        <w:tab/>
      </w:r>
      <w:r w:rsidR="001A6506">
        <w:rPr>
          <w:sz w:val="24"/>
          <w:szCs w:val="24"/>
          <w:rtl/>
          <w:lang w:eastAsia="he-IL"/>
        </w:rPr>
        <w:tab/>
      </w:r>
      <w:r w:rsidRPr="009E450B">
        <w:rPr>
          <w:sz w:val="24"/>
          <w:szCs w:val="24"/>
          <w:rtl/>
          <w:lang w:eastAsia="he-IL"/>
        </w:rPr>
        <w:t>-</w:t>
      </w:r>
      <w:r w:rsidRPr="009E450B">
        <w:rPr>
          <w:sz w:val="24"/>
          <w:szCs w:val="24"/>
          <w:rtl/>
          <w:lang w:eastAsia="he-IL"/>
        </w:rPr>
        <w:tab/>
        <w:t>50%</w:t>
      </w:r>
      <w:r w:rsidRPr="009E450B">
        <w:rPr>
          <w:sz w:val="24"/>
          <w:szCs w:val="24"/>
          <w:rtl/>
          <w:lang w:eastAsia="he-IL"/>
        </w:rPr>
        <w:br/>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9E450B" w:rsidRPr="009E450B" w14:paraId="7C097A19" w14:textId="77777777" w:rsidTr="00FC5090">
        <w:tc>
          <w:tcPr>
            <w:tcW w:w="3366" w:type="dxa"/>
          </w:tcPr>
          <w:p w14:paraId="232091A1" w14:textId="28F7C4FC" w:rsidR="00FC5090" w:rsidRPr="000C5974" w:rsidRDefault="00EF0733" w:rsidP="000C597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אחוז השתתפות צד א"/>
                <w:tag w:val="cmtTzadAPercent"/>
                <w:id w:val="160592806"/>
                <w:placeholder>
                  <w:docPart w:val="E7D608607D8A48F3AEDD725E99C02C3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0C5974" w:rsidRPr="003059F5">
                  <w:rPr>
                    <w:rStyle w:val="PlaceholderText"/>
                    <w:rtl/>
                  </w:rPr>
                  <w:t>[אחוז השתתפות צד א]</w:t>
                </w:r>
              </w:sdtContent>
            </w:sdt>
          </w:p>
          <w:p w14:paraId="337F9353" w14:textId="77777777" w:rsidR="00FC5090" w:rsidRPr="009E450B"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 xml:space="preserve">             </w:t>
            </w:r>
          </w:p>
        </w:tc>
        <w:tc>
          <w:tcPr>
            <w:tcW w:w="2163" w:type="dxa"/>
          </w:tcPr>
          <w:p w14:paraId="404395B8" w14:textId="77777777" w:rsidR="00FC5090" w:rsidRPr="009E450B" w:rsidRDefault="00FC5090" w:rsidP="00FC5090">
            <w:pPr>
              <w:widowControl w:val="0"/>
              <w:spacing w:before="0" w:beforeAutospacing="0" w:after="0" w:afterAutospacing="0" w:line="240" w:lineRule="auto"/>
              <w:ind w:left="720"/>
              <w:outlineLvl w:val="2"/>
            </w:pPr>
          </w:p>
          <w:p w14:paraId="7BD38104" w14:textId="77777777" w:rsidR="00FC5090" w:rsidRPr="009E450B"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29E16D5" w14:textId="77777777" w:rsidR="00FC5090" w:rsidRPr="009E450B"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5DEA5B2" w14:textId="77777777" w:rsidR="00FC5090" w:rsidRPr="009E450B" w:rsidRDefault="00FC5090" w:rsidP="00FC5090">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59877FF8" w14:textId="77777777" w:rsidR="00FC5090" w:rsidRPr="009E450B" w:rsidRDefault="00FC5090"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9E450B">
        <w:rPr>
          <w:rFonts w:ascii="Times New Roman" w:eastAsia="Times New Roman" w:hAnsi="Times New Roman" w:cs="David"/>
          <w:b/>
          <w:bCs/>
          <w:sz w:val="24"/>
          <w:szCs w:val="24"/>
          <w:u w:val="single"/>
          <w:rtl/>
        </w:rPr>
        <w:br w:type="page"/>
      </w:r>
    </w:p>
    <w:p w14:paraId="3E4532EC" w14:textId="77777777" w:rsidR="009C6F6C" w:rsidRPr="009E450B" w:rsidRDefault="009C6F6C"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9E450B">
        <w:rPr>
          <w:rFonts w:ascii="Times New Roman" w:eastAsia="Times New Roman" w:hAnsi="Times New Roman" w:cs="David"/>
          <w:b/>
          <w:bCs/>
          <w:sz w:val="24"/>
          <w:szCs w:val="24"/>
          <w:u w:val="single"/>
          <w:rtl/>
        </w:rPr>
        <w:lastRenderedPageBreak/>
        <w:t>נספח "ב"</w:t>
      </w:r>
    </w:p>
    <w:p w14:paraId="7FBF5BCD" w14:textId="77777777" w:rsidR="009C6F6C" w:rsidRPr="009E450B"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E450B">
        <w:rPr>
          <w:rFonts w:ascii="Times New Roman" w:eastAsia="Times New Roman" w:hAnsi="Times New Roman" w:cs="David" w:hint="cs"/>
          <w:b/>
          <w:bCs/>
          <w:sz w:val="24"/>
          <w:szCs w:val="24"/>
          <w:u w:val="single"/>
          <w:rtl/>
        </w:rPr>
        <w:t xml:space="preserve">פירוט </w:t>
      </w:r>
      <w:r w:rsidRPr="009E450B">
        <w:rPr>
          <w:rFonts w:ascii="Times New Roman" w:eastAsia="Times New Roman" w:hAnsi="Times New Roman" w:cs="David"/>
          <w:b/>
          <w:bCs/>
          <w:sz w:val="24"/>
          <w:szCs w:val="24"/>
          <w:u w:val="single"/>
          <w:rtl/>
        </w:rPr>
        <w:t xml:space="preserve">שירותי </w:t>
      </w:r>
      <w:r w:rsidRPr="009E450B">
        <w:rPr>
          <w:rFonts w:ascii="Times New Roman" w:eastAsia="Times New Roman" w:hAnsi="Times New Roman" w:cs="David" w:hint="cs"/>
          <w:b/>
          <w:bCs/>
          <w:sz w:val="24"/>
          <w:szCs w:val="24"/>
          <w:u w:val="single"/>
          <w:rtl/>
        </w:rPr>
        <w:t>ה</w:t>
      </w:r>
      <w:r w:rsidR="00141D80" w:rsidRPr="009E450B">
        <w:rPr>
          <w:rFonts w:ascii="Times New Roman" w:eastAsia="Times New Roman" w:hAnsi="Times New Roman" w:cs="David" w:hint="cs"/>
          <w:b/>
          <w:bCs/>
          <w:sz w:val="24"/>
          <w:szCs w:val="24"/>
          <w:u w:val="single"/>
          <w:rtl/>
        </w:rPr>
        <w:t>יועץ</w:t>
      </w:r>
    </w:p>
    <w:p w14:paraId="6B31C008" w14:textId="77777777" w:rsidR="009C6F6C" w:rsidRPr="009E450B" w:rsidRDefault="009C6F6C" w:rsidP="009C6F6C">
      <w:pPr>
        <w:spacing w:before="0" w:beforeAutospacing="0" w:after="0" w:afterAutospacing="0" w:line="240" w:lineRule="auto"/>
        <w:rPr>
          <w:rFonts w:ascii="Times New Roman" w:eastAsia="Times New Roman" w:hAnsi="Times New Roman" w:cs="David"/>
          <w:sz w:val="24"/>
          <w:szCs w:val="24"/>
          <w:rtl/>
        </w:rPr>
      </w:pPr>
    </w:p>
    <w:p w14:paraId="6EA0D6C8" w14:textId="77777777" w:rsidR="009C6F6C" w:rsidRPr="009E450B" w:rsidRDefault="009C6F6C" w:rsidP="009C6F6C">
      <w:pPr>
        <w:spacing w:before="0" w:beforeAutospacing="0" w:after="0" w:afterAutospacing="0" w:line="240" w:lineRule="auto"/>
        <w:jc w:val="both"/>
        <w:rPr>
          <w:rFonts w:ascii="Times New Roman" w:eastAsia="Times New Roman" w:hAnsi="Times New Roman" w:cs="David"/>
          <w:b/>
          <w:bCs/>
          <w:sz w:val="24"/>
          <w:szCs w:val="24"/>
          <w:rtl/>
        </w:rPr>
      </w:pPr>
      <w:r w:rsidRPr="009E450B">
        <w:rPr>
          <w:rFonts w:ascii="Times New Roman" w:eastAsia="Times New Roman" w:hAnsi="Times New Roman" w:cs="David" w:hint="cs"/>
          <w:b/>
          <w:bCs/>
          <w:sz w:val="24"/>
          <w:szCs w:val="24"/>
          <w:rtl/>
        </w:rPr>
        <w:t>1</w:t>
      </w:r>
      <w:r w:rsidRPr="009E450B">
        <w:rPr>
          <w:rFonts w:ascii="Times New Roman" w:eastAsia="Times New Roman" w:hAnsi="Times New Roman" w:cs="David"/>
          <w:b/>
          <w:bCs/>
          <w:sz w:val="24"/>
          <w:szCs w:val="24"/>
          <w:rtl/>
        </w:rPr>
        <w:t>.</w:t>
      </w:r>
      <w:r w:rsidRPr="009E450B">
        <w:rPr>
          <w:rFonts w:ascii="Times New Roman" w:eastAsia="Times New Roman" w:hAnsi="Times New Roman" w:cs="David"/>
          <w:b/>
          <w:bCs/>
          <w:sz w:val="24"/>
          <w:szCs w:val="24"/>
          <w:rtl/>
        </w:rPr>
        <w:tab/>
      </w:r>
      <w:r w:rsidRPr="009E450B">
        <w:rPr>
          <w:rFonts w:ascii="Times New Roman" w:eastAsia="Times New Roman" w:hAnsi="Times New Roman" w:cs="David"/>
          <w:b/>
          <w:bCs/>
          <w:sz w:val="24"/>
          <w:szCs w:val="24"/>
          <w:u w:val="single"/>
          <w:rtl/>
        </w:rPr>
        <w:t>כללי</w:t>
      </w:r>
      <w:r w:rsidRPr="009E450B">
        <w:rPr>
          <w:rFonts w:ascii="Times New Roman" w:eastAsia="Times New Roman" w:hAnsi="Times New Roman" w:cs="David"/>
          <w:b/>
          <w:bCs/>
          <w:sz w:val="24"/>
          <w:szCs w:val="24"/>
          <w:rtl/>
        </w:rPr>
        <w:t>:</w:t>
      </w:r>
    </w:p>
    <w:p w14:paraId="2B5CBBCE" w14:textId="77777777" w:rsidR="009C6F6C" w:rsidRPr="009E450B"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F9D9F23" w14:textId="77777777" w:rsidR="009C6F6C" w:rsidRPr="009E450B"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הכנת פרוגרמת נגישות וסידורים לבעלי מוגבלויות במב</w:t>
      </w:r>
      <w:r w:rsidR="00FC5090" w:rsidRPr="009E450B">
        <w:rPr>
          <w:rFonts w:ascii="Times New Roman" w:eastAsia="Times New Roman" w:hAnsi="Times New Roman" w:cs="David"/>
          <w:sz w:val="24"/>
          <w:szCs w:val="24"/>
          <w:rtl/>
          <w:lang w:eastAsia="he-IL"/>
        </w:rPr>
        <w:t>נים וסביבתם, מתן הנחיות והכנת ת</w:t>
      </w:r>
      <w:r w:rsidRPr="009E450B">
        <w:rPr>
          <w:rFonts w:ascii="Times New Roman" w:eastAsia="Times New Roman" w:hAnsi="Times New Roman" w:cs="David"/>
          <w:sz w:val="24"/>
          <w:szCs w:val="24"/>
          <w:rtl/>
          <w:lang w:eastAsia="he-IL"/>
        </w:rPr>
        <w:t>כניות ומפרטים טכניים, אשר יכללו בין היתר את הפרטים הבאים:</w:t>
      </w:r>
    </w:p>
    <w:p w14:paraId="7CEEB842" w14:textId="77777777" w:rsidR="009C6F6C" w:rsidRPr="009E450B"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גיש</w:t>
      </w:r>
      <w:r w:rsidRPr="009E450B">
        <w:rPr>
          <w:rFonts w:ascii="Times New Roman" w:eastAsia="Times New Roman" w:hAnsi="Times New Roman" w:cs="David" w:hint="cs"/>
          <w:sz w:val="24"/>
          <w:szCs w:val="24"/>
          <w:rtl/>
          <w:lang w:eastAsia="he-IL"/>
        </w:rPr>
        <w:t>ות</w:t>
      </w:r>
      <w:r w:rsidRPr="009E450B">
        <w:rPr>
          <w:rFonts w:ascii="Times New Roman" w:eastAsia="Times New Roman" w:hAnsi="Times New Roman" w:cs="David"/>
          <w:sz w:val="24"/>
          <w:szCs w:val="24"/>
          <w:rtl/>
          <w:lang w:eastAsia="he-IL"/>
        </w:rPr>
        <w:t xml:space="preserve"> למתחם</w:t>
      </w:r>
      <w:r w:rsidRPr="009E450B">
        <w:rPr>
          <w:rFonts w:ascii="Times New Roman" w:eastAsia="Times New Roman" w:hAnsi="Times New Roman" w:cs="David" w:hint="cs"/>
          <w:sz w:val="24"/>
          <w:szCs w:val="24"/>
          <w:rtl/>
          <w:lang w:eastAsia="he-IL"/>
        </w:rPr>
        <w:t xml:space="preserve"> ולמבנים השונים במתחם</w:t>
      </w:r>
      <w:r w:rsidRPr="009E450B">
        <w:rPr>
          <w:rFonts w:ascii="Times New Roman" w:eastAsia="Times New Roman" w:hAnsi="Times New Roman" w:cs="David"/>
          <w:sz w:val="24"/>
          <w:szCs w:val="24"/>
          <w:rtl/>
          <w:lang w:eastAsia="he-IL"/>
        </w:rPr>
        <w:t>.</w:t>
      </w:r>
    </w:p>
    <w:p w14:paraId="6D1FC52B" w14:textId="77777777" w:rsidR="009C6F6C" w:rsidRPr="009E450B"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חניות ורמפות כניסה.</w:t>
      </w:r>
    </w:p>
    <w:p w14:paraId="76DBF2F0" w14:textId="77777777" w:rsidR="009C6F6C" w:rsidRPr="009E450B"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מעליות ולוב</w:t>
      </w:r>
      <w:r w:rsidRPr="009E450B">
        <w:rPr>
          <w:rFonts w:ascii="Times New Roman" w:eastAsia="Times New Roman" w:hAnsi="Times New Roman" w:cs="David" w:hint="cs"/>
          <w:sz w:val="24"/>
          <w:szCs w:val="24"/>
          <w:rtl/>
          <w:lang w:eastAsia="he-IL"/>
        </w:rPr>
        <w:t>א</w:t>
      </w:r>
      <w:r w:rsidRPr="009E450B">
        <w:rPr>
          <w:rFonts w:ascii="Times New Roman" w:eastAsia="Times New Roman" w:hAnsi="Times New Roman" w:cs="David"/>
          <w:sz w:val="24"/>
          <w:szCs w:val="24"/>
          <w:rtl/>
          <w:lang w:eastAsia="he-IL"/>
        </w:rPr>
        <w:t>ים.</w:t>
      </w:r>
    </w:p>
    <w:p w14:paraId="6F03C5D0" w14:textId="77777777" w:rsidR="009C6F6C" w:rsidRPr="009E450B"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סידור נכים בהתאמה למגוון מוגבלויות פיזיות.</w:t>
      </w:r>
    </w:p>
    <w:p w14:paraId="7EC8BAAA" w14:textId="77777777" w:rsidR="009C6F6C" w:rsidRPr="009E450B"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שטחי חוץ ופנים.</w:t>
      </w:r>
    </w:p>
    <w:p w14:paraId="75AE0091" w14:textId="77777777" w:rsidR="009C6F6C" w:rsidRPr="009E450B"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אישור נגישות.</w:t>
      </w:r>
    </w:p>
    <w:p w14:paraId="2F58C1C6" w14:textId="77777777" w:rsidR="009C6F6C" w:rsidRPr="009E450B"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9E450B">
        <w:rPr>
          <w:rFonts w:ascii="Times New Roman" w:eastAsia="Times New Roman" w:hAnsi="Times New Roman" w:cs="David"/>
          <w:sz w:val="24"/>
          <w:szCs w:val="24"/>
          <w:rtl/>
          <w:lang w:eastAsia="he-IL"/>
        </w:rPr>
        <w:t>נגישות השירות.</w:t>
      </w:r>
    </w:p>
    <w:p w14:paraId="7B0E8F95" w14:textId="77777777" w:rsidR="009C6F6C" w:rsidRPr="009E450B"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הנחיות התאמה לדרישות הנגישות למתכננים, על פי תקנות,</w:t>
      </w:r>
      <w:r w:rsidRPr="009E450B">
        <w:rPr>
          <w:rFonts w:ascii="Times New Roman" w:eastAsia="Times New Roman" w:hAnsi="Times New Roman" w:cs="David" w:hint="cs"/>
          <w:sz w:val="24"/>
          <w:szCs w:val="24"/>
          <w:rtl/>
          <w:lang w:eastAsia="he-IL"/>
        </w:rPr>
        <w:t xml:space="preserve"> </w:t>
      </w:r>
      <w:r w:rsidRPr="009E450B">
        <w:rPr>
          <w:rFonts w:ascii="Times New Roman" w:eastAsia="Times New Roman" w:hAnsi="Times New Roman" w:cs="David"/>
          <w:sz w:val="24"/>
          <w:szCs w:val="24"/>
          <w:rtl/>
          <w:lang w:eastAsia="he-IL"/>
        </w:rPr>
        <w:t>תקנים, וצרכי המשתמשים.</w:t>
      </w:r>
    </w:p>
    <w:p w14:paraId="78A75258" w14:textId="77777777" w:rsidR="009C6F6C" w:rsidRPr="009E450B"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הגשת תכניות נגישות לרשויות וקבלת אישור להיתר בנייה.</w:t>
      </w:r>
    </w:p>
    <w:p w14:paraId="460EE6B1" w14:textId="77777777" w:rsidR="009C6F6C" w:rsidRPr="009E450B"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אישור תכניות היועצים.</w:t>
      </w:r>
    </w:p>
    <w:p w14:paraId="44B4DD5B" w14:textId="77777777" w:rsidR="009C6F6C" w:rsidRPr="009E450B"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ליווי תהליך הביצוע בהתאם לצורך, קבלת העבודה לאחר סיומה, והוצאת אישורים לרשויות ל</w:t>
      </w:r>
      <w:r w:rsidRPr="009E450B">
        <w:rPr>
          <w:rFonts w:ascii="Times New Roman" w:eastAsia="Times New Roman" w:hAnsi="Times New Roman" w:cs="David" w:hint="cs"/>
          <w:sz w:val="24"/>
          <w:szCs w:val="24"/>
          <w:rtl/>
          <w:lang w:eastAsia="he-IL"/>
        </w:rPr>
        <w:t>צ</w:t>
      </w:r>
      <w:r w:rsidRPr="009E450B">
        <w:rPr>
          <w:rFonts w:ascii="Times New Roman" w:eastAsia="Times New Roman" w:hAnsi="Times New Roman" w:cs="David"/>
          <w:sz w:val="24"/>
          <w:szCs w:val="24"/>
          <w:rtl/>
          <w:lang w:eastAsia="he-IL"/>
        </w:rPr>
        <w:t xml:space="preserve">ורך </w:t>
      </w:r>
      <w:r w:rsidRPr="009E450B">
        <w:rPr>
          <w:rFonts w:ascii="Times New Roman" w:eastAsia="Times New Roman" w:hAnsi="Times New Roman" w:cs="David" w:hint="cs"/>
          <w:sz w:val="24"/>
          <w:szCs w:val="24"/>
          <w:rtl/>
          <w:lang w:eastAsia="he-IL"/>
        </w:rPr>
        <w:t xml:space="preserve">קבלת </w:t>
      </w:r>
      <w:r w:rsidRPr="009E450B">
        <w:rPr>
          <w:rFonts w:ascii="Times New Roman" w:eastAsia="Times New Roman" w:hAnsi="Times New Roman" w:cs="David"/>
          <w:sz w:val="24"/>
          <w:szCs w:val="24"/>
          <w:rtl/>
          <w:lang w:eastAsia="he-IL"/>
        </w:rPr>
        <w:t>טופס 4</w:t>
      </w:r>
      <w:r w:rsidRPr="009E450B">
        <w:rPr>
          <w:rFonts w:ascii="Times New Roman" w:eastAsia="Times New Roman" w:hAnsi="Times New Roman" w:cs="David" w:hint="cs"/>
          <w:sz w:val="24"/>
          <w:szCs w:val="24"/>
          <w:rtl/>
          <w:lang w:eastAsia="he-IL"/>
        </w:rPr>
        <w:t xml:space="preserve"> ואכלוס</w:t>
      </w:r>
      <w:r w:rsidRPr="009E450B">
        <w:rPr>
          <w:rFonts w:ascii="Times New Roman" w:eastAsia="Times New Roman" w:hAnsi="Times New Roman" w:cs="David"/>
          <w:sz w:val="24"/>
          <w:szCs w:val="24"/>
          <w:rtl/>
          <w:lang w:eastAsia="he-IL"/>
        </w:rPr>
        <w:t>.</w:t>
      </w:r>
    </w:p>
    <w:p w14:paraId="699CC9B7" w14:textId="77777777" w:rsidR="009C6F6C" w:rsidRPr="009E450B"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u w:val="single"/>
          <w:lang w:eastAsia="he-IL"/>
        </w:rPr>
      </w:pPr>
      <w:r w:rsidRPr="009E450B">
        <w:rPr>
          <w:rFonts w:ascii="Times New Roman" w:eastAsia="Times New Roman" w:hAnsi="Times New Roman" w:cs="David"/>
          <w:sz w:val="24"/>
          <w:szCs w:val="24"/>
          <w:rtl/>
          <w:lang w:eastAsia="he-IL"/>
        </w:rPr>
        <w:t>כל מרכיב ש</w:t>
      </w:r>
      <w:r w:rsidRPr="009E450B">
        <w:rPr>
          <w:rFonts w:ascii="Times New Roman" w:eastAsia="Times New Roman" w:hAnsi="Times New Roman" w:cs="David" w:hint="cs"/>
          <w:sz w:val="24"/>
          <w:szCs w:val="24"/>
          <w:rtl/>
          <w:lang w:eastAsia="he-IL"/>
        </w:rPr>
        <w:t>י</w:t>
      </w:r>
      <w:r w:rsidRPr="009E450B">
        <w:rPr>
          <w:rFonts w:ascii="Times New Roman" w:eastAsia="Times New Roman" w:hAnsi="Times New Roman" w:cs="David"/>
          <w:sz w:val="24"/>
          <w:szCs w:val="24"/>
          <w:rtl/>
          <w:lang w:eastAsia="he-IL"/>
        </w:rPr>
        <w:t>רות אחר הרגיל ומקובל על ידי יועץ נגישות בנסיבות הפרויקט.</w:t>
      </w:r>
      <w:r w:rsidRPr="009E450B" w:rsidDel="00786D1A">
        <w:rPr>
          <w:rFonts w:ascii="Times New Roman" w:eastAsia="Times New Roman" w:hAnsi="Times New Roman" w:cs="David"/>
          <w:sz w:val="24"/>
          <w:szCs w:val="24"/>
          <w:u w:val="single"/>
          <w:rtl/>
          <w:lang w:eastAsia="he-IL"/>
        </w:rPr>
        <w:t xml:space="preserve"> </w:t>
      </w:r>
    </w:p>
    <w:p w14:paraId="3EF373A2" w14:textId="77777777" w:rsidR="009C6F6C" w:rsidRPr="009E450B"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u w:val="single"/>
          <w:rtl/>
        </w:rPr>
        <w:t>המהנדס, צוות עובדים ואמצעים</w:t>
      </w:r>
      <w:r w:rsidRPr="009E450B">
        <w:rPr>
          <w:rFonts w:ascii="Times New Roman" w:eastAsia="Times New Roman" w:hAnsi="Times New Roman" w:cs="David" w:hint="cs"/>
          <w:sz w:val="24"/>
          <w:szCs w:val="24"/>
          <w:u w:val="single"/>
          <w:rtl/>
        </w:rPr>
        <w:t xml:space="preserve"> של ה</w:t>
      </w:r>
      <w:r w:rsidR="00141D80" w:rsidRPr="009E450B">
        <w:rPr>
          <w:rFonts w:ascii="Times New Roman" w:eastAsia="Times New Roman" w:hAnsi="Times New Roman" w:cs="David" w:hint="cs"/>
          <w:sz w:val="24"/>
          <w:szCs w:val="24"/>
          <w:u w:val="single"/>
          <w:rtl/>
        </w:rPr>
        <w:t>יועץ</w:t>
      </w:r>
      <w:r w:rsidRPr="009E450B">
        <w:rPr>
          <w:rFonts w:ascii="Times New Roman" w:eastAsia="Times New Roman" w:hAnsi="Times New Roman" w:cs="David" w:hint="cs"/>
          <w:sz w:val="24"/>
          <w:szCs w:val="24"/>
          <w:rtl/>
          <w:lang w:eastAsia="he-IL"/>
        </w:rPr>
        <w:t>:</w:t>
      </w:r>
    </w:p>
    <w:p w14:paraId="1CA7D4E3" w14:textId="77777777" w:rsidR="009C6F6C" w:rsidRPr="009E450B" w:rsidRDefault="009C6F6C" w:rsidP="009C6F6C">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6D9EC36E" w14:textId="77777777" w:rsidR="009C6F6C" w:rsidRPr="009E450B" w:rsidRDefault="009C6F6C" w:rsidP="00A61DF9">
      <w:pPr>
        <w:numPr>
          <w:ilvl w:val="0"/>
          <w:numId w:val="13"/>
        </w:numPr>
        <w:tabs>
          <w:tab w:val="num" w:pos="2118"/>
        </w:tabs>
        <w:spacing w:before="0" w:beforeAutospacing="0" w:after="0" w:afterAutospacing="0" w:line="360" w:lineRule="auto"/>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r w:rsidR="00A61DF9" w:rsidRPr="009E450B">
        <w:rPr>
          <w:rFonts w:ascii="Times New Roman" w:eastAsia="Times New Roman" w:hAnsi="Times New Roman" w:cs="David" w:hint="cs"/>
          <w:sz w:val="24"/>
          <w:szCs w:val="24"/>
          <w:rtl/>
          <w:lang w:eastAsia="he-IL"/>
        </w:rPr>
        <w:t xml:space="preserve"> </w:t>
      </w:r>
      <w:r w:rsidR="00A61DF9" w:rsidRPr="009E450B">
        <w:rPr>
          <w:rFonts w:ascii="Times New Roman" w:eastAsia="Times New Roman" w:hAnsi="Times New Roman" w:cs="David"/>
          <w:sz w:val="24"/>
          <w:szCs w:val="24"/>
          <w:rtl/>
          <w:lang w:eastAsia="he-IL"/>
        </w:rPr>
        <w:t xml:space="preserve">ככל שיידרש ולפי החלטת המזמין, יתבצעו בנוסף לישיבות התכנון השוטפות, ישיבות שבועיות לתכנון ב </w:t>
      </w:r>
      <w:r w:rsidR="00A61DF9" w:rsidRPr="009E450B">
        <w:rPr>
          <w:rFonts w:ascii="Times New Roman" w:eastAsia="Times New Roman" w:hAnsi="Times New Roman" w:cs="David"/>
          <w:sz w:val="24"/>
          <w:szCs w:val="24"/>
          <w:lang w:eastAsia="he-IL"/>
        </w:rPr>
        <w:t>BIM</w:t>
      </w:r>
      <w:r w:rsidR="00A61DF9" w:rsidRPr="009E450B">
        <w:rPr>
          <w:rFonts w:ascii="Times New Roman" w:eastAsia="Times New Roman" w:hAnsi="Times New Roman" w:cs="David"/>
          <w:sz w:val="24"/>
          <w:szCs w:val="24"/>
          <w:rtl/>
          <w:lang w:eastAsia="he-IL"/>
        </w:rPr>
        <w:t xml:space="preserve"> על המודל.</w:t>
      </w:r>
    </w:p>
    <w:p w14:paraId="7EBC5149" w14:textId="77777777" w:rsidR="009C6F6C" w:rsidRPr="009E450B"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lastRenderedPageBreak/>
        <w:t xml:space="preserve">ראש הצוות ישתתף בכל ישיבות התכנון שיזומן אליהן ללא הגבלה. </w:t>
      </w:r>
    </w:p>
    <w:p w14:paraId="19876751" w14:textId="77777777" w:rsidR="009C6F6C" w:rsidRPr="009E450B"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ר</w:t>
      </w:r>
      <w:r w:rsidRPr="009E450B">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7A934366" w14:textId="77777777" w:rsidR="009C6F6C" w:rsidRPr="009E450B"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7E8D8A00" w14:textId="77777777" w:rsidR="009C6F6C" w:rsidRPr="009E450B" w:rsidRDefault="009C6F6C" w:rsidP="009C6F6C">
      <w:pPr>
        <w:widowControl w:val="0"/>
        <w:spacing w:before="0" w:beforeAutospacing="0" w:after="0" w:afterAutospacing="0" w:line="276" w:lineRule="auto"/>
        <w:rPr>
          <w:rFonts w:ascii="Times New Roman" w:eastAsia="Times New Roman" w:hAnsi="Times New Roman" w:cs="David"/>
          <w:sz w:val="24"/>
          <w:szCs w:val="24"/>
          <w:rtl/>
        </w:rPr>
      </w:pPr>
    </w:p>
    <w:p w14:paraId="16F41C36" w14:textId="77777777" w:rsidR="009C6F6C" w:rsidRPr="009E450B"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על היועץ לקבל א</w:t>
      </w:r>
      <w:r w:rsidRPr="009E450B">
        <w:rPr>
          <w:rFonts w:ascii="Times New Roman" w:eastAsia="Times New Roman" w:hAnsi="Times New Roman" w:cs="David" w:hint="cs"/>
          <w:sz w:val="24"/>
          <w:szCs w:val="24"/>
          <w:rtl/>
          <w:lang w:eastAsia="he-IL"/>
        </w:rPr>
        <w:t>י</w:t>
      </w:r>
      <w:r w:rsidRPr="009E450B">
        <w:rPr>
          <w:rFonts w:ascii="Times New Roman" w:eastAsia="Times New Roman" w:hAnsi="Times New Roman" w:cs="David"/>
          <w:sz w:val="24"/>
          <w:szCs w:val="24"/>
          <w:rtl/>
          <w:lang w:eastAsia="he-IL"/>
        </w:rPr>
        <w:t>שור בכתב מאת המנהל לפני התחלת כל שלב או לפני כל ש</w:t>
      </w:r>
      <w:r w:rsidRPr="009E450B">
        <w:rPr>
          <w:rFonts w:ascii="Times New Roman" w:eastAsia="Times New Roman" w:hAnsi="Times New Roman" w:cs="David" w:hint="cs"/>
          <w:sz w:val="24"/>
          <w:szCs w:val="24"/>
          <w:rtl/>
          <w:lang w:eastAsia="he-IL"/>
        </w:rPr>
        <w:t>י</w:t>
      </w:r>
      <w:r w:rsidRPr="009E450B">
        <w:rPr>
          <w:rFonts w:ascii="Times New Roman" w:eastAsia="Times New Roman" w:hAnsi="Times New Roman" w:cs="David"/>
          <w:sz w:val="24"/>
          <w:szCs w:val="24"/>
          <w:rtl/>
          <w:lang w:eastAsia="he-IL"/>
        </w:rPr>
        <w:t>רות חלקי.</w:t>
      </w:r>
      <w:r w:rsidRPr="009E450B">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2DEB00FC" w14:textId="77777777" w:rsidR="009C6F6C" w:rsidRPr="009E450B"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2B919452" w14:textId="77777777" w:rsidR="009C6F6C" w:rsidRPr="009E450B"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 xml:space="preserve">תכנון הנגישות יתבצע בתוכנת </w:t>
      </w:r>
      <w:r w:rsidRPr="009E450B">
        <w:rPr>
          <w:rFonts w:ascii="Times New Roman" w:eastAsia="Times New Roman" w:hAnsi="Times New Roman" w:cs="David"/>
          <w:sz w:val="24"/>
          <w:szCs w:val="24"/>
          <w:lang w:eastAsia="he-IL"/>
        </w:rPr>
        <w:t>REVIT</w:t>
      </w:r>
      <w:r w:rsidRPr="009E450B">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9E450B">
        <w:rPr>
          <w:rFonts w:ascii="Times New Roman" w:eastAsia="Times New Roman" w:hAnsi="Times New Roman" w:cs="David"/>
          <w:sz w:val="24"/>
          <w:szCs w:val="24"/>
          <w:lang w:eastAsia="he-IL"/>
        </w:rPr>
        <w:t>@view</w:t>
      </w:r>
      <w:r w:rsidRPr="009E450B">
        <w:rPr>
          <w:rFonts w:ascii="Times New Roman" w:eastAsia="Times New Roman" w:hAnsi="Times New Roman" w:cs="David" w:hint="cs"/>
          <w:sz w:val="24"/>
          <w:szCs w:val="24"/>
          <w:rtl/>
          <w:lang w:eastAsia="he-IL"/>
        </w:rPr>
        <w:t xml:space="preserve">. </w:t>
      </w:r>
      <w:r w:rsidRPr="009E450B">
        <w:rPr>
          <w:rFonts w:ascii="Times New Roman" w:eastAsia="Times New Roman" w:hAnsi="Times New Roman" w:cs="David"/>
          <w:sz w:val="24"/>
          <w:szCs w:val="24"/>
          <w:rtl/>
          <w:lang w:eastAsia="he-IL"/>
        </w:rPr>
        <w:t xml:space="preserve">כל תעבורת הקבצים תבוצע באמצעות מערכת </w:t>
      </w:r>
      <w:r w:rsidRPr="009E450B">
        <w:rPr>
          <w:rFonts w:ascii="Times New Roman" w:eastAsia="Times New Roman" w:hAnsi="Times New Roman" w:cs="David"/>
          <w:sz w:val="24"/>
          <w:szCs w:val="24"/>
          <w:lang w:eastAsia="he-IL"/>
        </w:rPr>
        <w:t>@view</w:t>
      </w:r>
      <w:r w:rsidRPr="009E450B">
        <w:rPr>
          <w:rFonts w:ascii="Times New Roman" w:eastAsia="Times New Roman" w:hAnsi="Times New Roman" w:cs="David"/>
          <w:sz w:val="24"/>
          <w:szCs w:val="24"/>
          <w:rtl/>
          <w:lang w:eastAsia="he-IL"/>
        </w:rPr>
        <w:t xml:space="preserve"> בלבד.</w:t>
      </w:r>
    </w:p>
    <w:p w14:paraId="0AF3E04A" w14:textId="77777777" w:rsidR="009C6F6C" w:rsidRPr="009E450B" w:rsidRDefault="009C6F6C" w:rsidP="009C6F6C">
      <w:pPr>
        <w:spacing w:before="0" w:beforeAutospacing="0" w:after="0" w:afterAutospacing="0" w:line="360" w:lineRule="auto"/>
        <w:ind w:left="1440" w:hanging="739"/>
        <w:rPr>
          <w:rFonts w:ascii="Times New Roman" w:eastAsia="Times New Roman" w:hAnsi="Times New Roman" w:cs="David"/>
          <w:sz w:val="2"/>
          <w:szCs w:val="2"/>
          <w:lang w:eastAsia="he-IL"/>
        </w:rPr>
      </w:pPr>
      <w:r w:rsidRPr="009E450B">
        <w:rPr>
          <w:rFonts w:ascii="Times New Roman" w:eastAsia="Times New Roman" w:hAnsi="Times New Roman" w:cs="David"/>
          <w:sz w:val="24"/>
          <w:szCs w:val="24"/>
          <w:rtl/>
          <w:lang w:eastAsia="he-IL"/>
        </w:rPr>
        <w:br w:type="page"/>
      </w:r>
    </w:p>
    <w:p w14:paraId="48F029D5" w14:textId="77777777" w:rsidR="009C6F6C" w:rsidRPr="009E450B" w:rsidRDefault="009C6F6C" w:rsidP="009C6F6C">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9E450B">
        <w:rPr>
          <w:rFonts w:ascii="Times New Roman" w:eastAsia="Times New Roman" w:hAnsi="Times New Roman" w:cs="David"/>
          <w:b/>
          <w:bCs/>
          <w:sz w:val="24"/>
          <w:szCs w:val="24"/>
          <w:u w:val="single"/>
          <w:rtl/>
        </w:rPr>
        <w:lastRenderedPageBreak/>
        <w:t>שלבי העבודה ההנדסית ופירוט השירותים</w:t>
      </w:r>
      <w:r w:rsidRPr="009E450B">
        <w:rPr>
          <w:rFonts w:ascii="Times New Roman" w:eastAsia="Times New Roman" w:hAnsi="Times New Roman" w:cs="David" w:hint="cs"/>
          <w:b/>
          <w:bCs/>
          <w:sz w:val="24"/>
          <w:szCs w:val="24"/>
          <w:u w:val="single"/>
          <w:rtl/>
        </w:rPr>
        <w:t xml:space="preserve"> </w:t>
      </w:r>
      <w:r w:rsidRPr="009E450B">
        <w:rPr>
          <w:rFonts w:ascii="Times New Roman" w:eastAsia="Times New Roman" w:hAnsi="Times New Roman" w:cs="David"/>
          <w:b/>
          <w:bCs/>
          <w:sz w:val="24"/>
          <w:szCs w:val="24"/>
          <w:u w:val="single"/>
          <w:rtl/>
        </w:rPr>
        <w:t>–</w:t>
      </w:r>
      <w:r w:rsidRPr="009E450B">
        <w:rPr>
          <w:rFonts w:ascii="Times New Roman" w:eastAsia="Times New Roman" w:hAnsi="Times New Roman" w:cs="David" w:hint="cs"/>
          <w:b/>
          <w:bCs/>
          <w:sz w:val="24"/>
          <w:szCs w:val="24"/>
          <w:u w:val="single"/>
          <w:rtl/>
        </w:rPr>
        <w:t xml:space="preserve"> </w:t>
      </w:r>
      <w:r w:rsidRPr="009E450B">
        <w:rPr>
          <w:rFonts w:ascii="Times New Roman" w:eastAsia="Times New Roman" w:hAnsi="Times New Roman" w:cs="David" w:hint="cs"/>
          <w:b/>
          <w:bCs/>
          <w:sz w:val="25"/>
          <w:szCs w:val="25"/>
          <w:u w:val="single"/>
          <w:rtl/>
        </w:rPr>
        <w:t>יעוץ ותכנון נגישות וסידורים לבעלי מוגבלויות</w:t>
      </w:r>
      <w:r w:rsidRPr="009E450B">
        <w:rPr>
          <w:rFonts w:ascii="Times New Roman" w:eastAsia="Times New Roman" w:hAnsi="Times New Roman" w:cs="David"/>
          <w:b/>
          <w:bCs/>
          <w:sz w:val="24"/>
          <w:szCs w:val="24"/>
          <w:rtl/>
        </w:rPr>
        <w:t>:</w:t>
      </w:r>
    </w:p>
    <w:p w14:paraId="4081BE00" w14:textId="77777777" w:rsidR="009C6F6C" w:rsidRPr="009E450B"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4C62D5E0" w14:textId="77777777" w:rsidR="009C6F6C" w:rsidRPr="009E450B"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06B3BDFB" w14:textId="77777777" w:rsidR="009C6F6C" w:rsidRPr="009E450B"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העבודה תבוצע בשלבים הכוללים את הש</w:t>
      </w:r>
      <w:r w:rsidRPr="009E450B">
        <w:rPr>
          <w:rFonts w:ascii="Times New Roman" w:eastAsia="Times New Roman" w:hAnsi="Times New Roman" w:cs="David" w:hint="cs"/>
          <w:sz w:val="24"/>
          <w:szCs w:val="24"/>
          <w:rtl/>
        </w:rPr>
        <w:t>י</w:t>
      </w:r>
      <w:r w:rsidRPr="009E450B">
        <w:rPr>
          <w:rFonts w:ascii="Times New Roman" w:eastAsia="Times New Roman" w:hAnsi="Times New Roman" w:cs="David"/>
          <w:sz w:val="24"/>
          <w:szCs w:val="24"/>
          <w:rtl/>
        </w:rPr>
        <w:t>רותים כלהלן:</w:t>
      </w:r>
    </w:p>
    <w:p w14:paraId="388C043A" w14:textId="77777777" w:rsidR="009C6F6C" w:rsidRPr="009E450B"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6E8AE7D4" w14:textId="77777777" w:rsidR="009C6F6C" w:rsidRPr="009E450B"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bookmarkStart w:id="1" w:name="OLE_LINK1"/>
      <w:bookmarkStart w:id="2" w:name="OLE_LINK2"/>
      <w:r w:rsidRPr="009E450B">
        <w:rPr>
          <w:rFonts w:ascii="Times New Roman" w:eastAsia="Times New Roman" w:hAnsi="Times New Roman" w:cs="David"/>
          <w:sz w:val="24"/>
          <w:szCs w:val="24"/>
          <w:rtl/>
        </w:rPr>
        <w:t>2.1</w:t>
      </w:r>
      <w:r w:rsidRPr="009E450B">
        <w:rPr>
          <w:rFonts w:ascii="Times New Roman" w:eastAsia="Times New Roman" w:hAnsi="Times New Roman" w:cs="David"/>
          <w:sz w:val="24"/>
          <w:szCs w:val="24"/>
          <w:rtl/>
        </w:rPr>
        <w:tab/>
      </w:r>
      <w:r w:rsidRPr="009E450B">
        <w:rPr>
          <w:rFonts w:ascii="Times New Roman" w:eastAsia="Times New Roman" w:hAnsi="Times New Roman" w:cs="David" w:hint="cs"/>
          <w:sz w:val="24"/>
          <w:szCs w:val="24"/>
          <w:rtl/>
        </w:rPr>
        <w:t>י</w:t>
      </w:r>
      <w:r w:rsidRPr="009E450B">
        <w:rPr>
          <w:rFonts w:ascii="Times New Roman" w:eastAsia="Times New Roman" w:hAnsi="Times New Roman" w:cs="David"/>
          <w:sz w:val="24"/>
          <w:szCs w:val="24"/>
          <w:u w:val="single"/>
          <w:rtl/>
        </w:rPr>
        <w:t>יעוץ מוקדם</w:t>
      </w:r>
      <w:r w:rsidRPr="009E450B">
        <w:rPr>
          <w:rFonts w:ascii="Times New Roman" w:eastAsia="Times New Roman" w:hAnsi="Times New Roman" w:cs="David"/>
          <w:sz w:val="24"/>
          <w:szCs w:val="24"/>
          <w:rtl/>
        </w:rPr>
        <w:t>:</w:t>
      </w:r>
    </w:p>
    <w:bookmarkEnd w:id="1"/>
    <w:bookmarkEnd w:id="2"/>
    <w:p w14:paraId="61ECAA26" w14:textId="77777777" w:rsidR="009C6F6C" w:rsidRPr="009E450B"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 xml:space="preserve">  </w:t>
      </w:r>
    </w:p>
    <w:p w14:paraId="4F4850A4" w14:textId="77777777" w:rsidR="009C6F6C" w:rsidRPr="009E450B"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בירור הפרוגראמה עם המזמין ואדריכל הפרויקט. בירור תכניות הפרויקט עם המזמין והמתכננים, ביקורים באתר, חקירות ובדיקות מוקדמות, התייעצות ותיאום עם המתכננים.</w:t>
      </w:r>
    </w:p>
    <w:p w14:paraId="244A7F71" w14:textId="77777777" w:rsidR="009C6F6C" w:rsidRPr="009E450B"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מתן הנחיות תכנון לאדריכל ולמתכננים השונים בנושאי נגישות וסידורים לנכים ועצוב פתרון הבינוי של הפרויקט בכל הנוגע לנגישות וסידורים לנכים, לרבות בחינת מספר אלטרנטיבות. עריכת סקר מוקדם באתר והפצת דו"ח מלווה בתכניות המפרט את הנגישות והסידורים לבעלי מוגבלויות בכל חלקי</w:t>
      </w:r>
      <w:r w:rsidRPr="009E450B">
        <w:rPr>
          <w:rFonts w:ascii="Times New Roman" w:eastAsia="Times New Roman" w:hAnsi="Times New Roman" w:cs="David" w:hint="cs"/>
          <w:sz w:val="24"/>
          <w:szCs w:val="24"/>
          <w:rtl/>
        </w:rPr>
        <w:t xml:space="preserve"> ובמבני</w:t>
      </w:r>
      <w:r w:rsidRPr="009E450B">
        <w:rPr>
          <w:rFonts w:ascii="Times New Roman" w:eastAsia="Times New Roman" w:hAnsi="Times New Roman" w:cs="David"/>
          <w:sz w:val="24"/>
          <w:szCs w:val="24"/>
          <w:rtl/>
        </w:rPr>
        <w:t xml:space="preserve"> הפרויקט</w:t>
      </w:r>
      <w:r w:rsidRPr="009E450B">
        <w:rPr>
          <w:rFonts w:ascii="Times New Roman" w:eastAsia="Times New Roman" w:hAnsi="Times New Roman" w:cs="David" w:hint="cs"/>
          <w:sz w:val="24"/>
          <w:szCs w:val="24"/>
          <w:rtl/>
        </w:rPr>
        <w:t>.</w:t>
      </w:r>
    </w:p>
    <w:p w14:paraId="5907E00D" w14:textId="77777777" w:rsidR="009C6F6C" w:rsidRPr="009E450B"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י</w:t>
      </w:r>
      <w:r w:rsidRPr="009E450B">
        <w:rPr>
          <w:rFonts w:ascii="Times New Roman" w:eastAsia="Times New Roman" w:hAnsi="Times New Roman" w:cs="David"/>
          <w:sz w:val="24"/>
          <w:szCs w:val="24"/>
          <w:rtl/>
        </w:rPr>
        <w:t>יעוץ לאדריכל וליועצים האחרים בפרויקט בקשר לחלקי המבנים בהם ידרשו סידורים לבעלי מוגבלויות.</w:t>
      </w:r>
    </w:p>
    <w:p w14:paraId="1E2B2FF0" w14:textId="77777777" w:rsidR="009C6F6C" w:rsidRPr="009E450B"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התאמת סידורי הנגישות המוצעים לשימושי המבנ</w:t>
      </w:r>
      <w:r w:rsidRPr="009E450B">
        <w:rPr>
          <w:rFonts w:ascii="Times New Roman" w:eastAsia="Times New Roman" w:hAnsi="Times New Roman" w:cs="David" w:hint="cs"/>
          <w:sz w:val="24"/>
          <w:szCs w:val="24"/>
          <w:rtl/>
        </w:rPr>
        <w:t>ים</w:t>
      </w:r>
      <w:r w:rsidRPr="009E450B">
        <w:rPr>
          <w:rFonts w:ascii="Times New Roman" w:eastAsia="Times New Roman" w:hAnsi="Times New Roman" w:cs="David"/>
          <w:sz w:val="24"/>
          <w:szCs w:val="24"/>
          <w:rtl/>
        </w:rPr>
        <w:t xml:space="preserve"> הצפויים.</w:t>
      </w:r>
    </w:p>
    <w:p w14:paraId="79DABC29" w14:textId="77777777" w:rsidR="009C6F6C" w:rsidRPr="009E450B"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בדיקת תכנון האדריכל והיועצים השונים.</w:t>
      </w:r>
    </w:p>
    <w:p w14:paraId="57717704" w14:textId="77777777" w:rsidR="009C6F6C" w:rsidRPr="009E450B"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השתתפות בדיוני התקדמות שיקבעו ע"י המנהל. השתתפות בישיבות היועצים והמתכננים בקשר לתוכניות הפרויקט, בירורים ברשויות ובגופים המוסמכים ואצל גורמים אחרים בקשר לבעיות טכניות, חוקיות וכיו"ב הקשורות בתחום הנגישות והסידורים לנכים ובכלל.</w:t>
      </w:r>
    </w:p>
    <w:p w14:paraId="36EFB3B0" w14:textId="77777777" w:rsidR="009C6F6C" w:rsidRPr="009E450B"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הכנת אומדנים תקציביים, באם יהיה צורך, בהתאם לדרישת המזמין ונציגיו.</w:t>
      </w:r>
    </w:p>
    <w:p w14:paraId="24CD3B9C" w14:textId="77777777" w:rsidR="009C6F6C" w:rsidRPr="009E450B"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 xml:space="preserve">הכנת פרוגראמה של האלטרנטיבות השונות, </w:t>
      </w:r>
      <w:r w:rsidRPr="009E450B">
        <w:rPr>
          <w:rFonts w:ascii="Times New Roman" w:eastAsia="Times New Roman" w:hAnsi="Times New Roman" w:cs="David"/>
          <w:sz w:val="24"/>
          <w:szCs w:val="24"/>
          <w:rtl/>
        </w:rPr>
        <w:lastRenderedPageBreak/>
        <w:t>המצאת דו"ח הכולל תיאור השיטות, יתרונות וחסרונות, עלויות הקמה, עלויות תפעול והיבטי תפעול ותחזוקה וכיו"ב.</w:t>
      </w:r>
    </w:p>
    <w:p w14:paraId="70748CE3" w14:textId="77777777" w:rsidR="009C6F6C" w:rsidRPr="009E450B"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מסירת הנתונים, הפרוגראמה וחוות הדעת למזמין, ל</w:t>
      </w:r>
      <w:r w:rsidR="00141D80" w:rsidRPr="009E450B">
        <w:rPr>
          <w:rFonts w:ascii="Times New Roman" w:eastAsia="Times New Roman" w:hAnsi="Times New Roman" w:cs="David"/>
          <w:sz w:val="24"/>
          <w:szCs w:val="24"/>
          <w:rtl/>
        </w:rPr>
        <w:t>יועץ</w:t>
      </w:r>
      <w:r w:rsidRPr="009E450B">
        <w:rPr>
          <w:rFonts w:ascii="Times New Roman" w:eastAsia="Times New Roman" w:hAnsi="Times New Roman" w:cs="David"/>
          <w:sz w:val="24"/>
          <w:szCs w:val="24"/>
          <w:rtl/>
        </w:rPr>
        <w:t xml:space="preserve"> וכן ליועצים ולמתכננים ולכל גורם אחר שייקבע על ידי המזמין.</w:t>
      </w:r>
    </w:p>
    <w:p w14:paraId="424DC9AA" w14:textId="77777777" w:rsidR="009C6F6C" w:rsidRPr="009E450B"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ab/>
        <w:t>2.2</w:t>
      </w:r>
      <w:r w:rsidRPr="009E450B">
        <w:rPr>
          <w:rFonts w:ascii="Times New Roman" w:eastAsia="Times New Roman" w:hAnsi="Times New Roman" w:cs="David"/>
          <w:sz w:val="24"/>
          <w:szCs w:val="24"/>
          <w:rtl/>
        </w:rPr>
        <w:tab/>
      </w:r>
      <w:r w:rsidRPr="009E450B">
        <w:rPr>
          <w:rFonts w:ascii="Times New Roman" w:eastAsia="Times New Roman" w:hAnsi="Times New Roman" w:cs="David" w:hint="cs"/>
          <w:sz w:val="24"/>
          <w:szCs w:val="24"/>
          <w:rtl/>
        </w:rPr>
        <w:t>י</w:t>
      </w:r>
      <w:r w:rsidRPr="009E450B">
        <w:rPr>
          <w:rFonts w:ascii="Times New Roman" w:eastAsia="Times New Roman" w:hAnsi="Times New Roman" w:cs="David"/>
          <w:sz w:val="24"/>
          <w:szCs w:val="24"/>
          <w:u w:val="single"/>
          <w:rtl/>
        </w:rPr>
        <w:t>יעוץ סופי</w:t>
      </w:r>
      <w:r w:rsidRPr="009E450B">
        <w:rPr>
          <w:rFonts w:ascii="Times New Roman" w:eastAsia="Times New Roman" w:hAnsi="Times New Roman" w:cs="David"/>
          <w:sz w:val="24"/>
          <w:szCs w:val="24"/>
          <w:rtl/>
        </w:rPr>
        <w:t>:</w:t>
      </w:r>
    </w:p>
    <w:p w14:paraId="3D3E597F" w14:textId="77777777" w:rsidR="009C6F6C" w:rsidRPr="009E450B"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BFC35B4" w14:textId="77777777" w:rsidR="009C6F6C" w:rsidRPr="009E450B"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9E450B">
        <w:rPr>
          <w:rFonts w:ascii="Times New Roman" w:eastAsia="Times New Roman" w:hAnsi="Times New Roman" w:cs="David" w:hint="cs"/>
          <w:sz w:val="25"/>
          <w:szCs w:val="25"/>
          <w:rtl/>
        </w:rPr>
        <w:t>י</w:t>
      </w:r>
      <w:r w:rsidRPr="009E450B">
        <w:rPr>
          <w:rFonts w:ascii="Times New Roman" w:eastAsia="Times New Roman" w:hAnsi="Times New Roman" w:cs="David" w:hint="cs"/>
          <w:sz w:val="24"/>
          <w:szCs w:val="24"/>
          <w:rtl/>
        </w:rPr>
        <w:t>יעוץ לאדריכל בכל הנוגע לסידורי הנגישות במבנים בשלב התכנון הסופי. תכנון מוקדם לפי האלטרנטיבה שתיבחר על ידי המזמין בתיאום עם המזמין, המתכננים וכל יתר היועצים של המזמין.</w:t>
      </w:r>
      <w:r w:rsidRPr="009E450B">
        <w:rPr>
          <w:rFonts w:ascii="Times New Roman" w:eastAsia="Times New Roman" w:hAnsi="Times New Roman" w:cs="David" w:hint="cs"/>
          <w:sz w:val="24"/>
          <w:szCs w:val="24"/>
          <w:rtl/>
        </w:rPr>
        <w:tab/>
      </w:r>
    </w:p>
    <w:p w14:paraId="35A508B1" w14:textId="77777777" w:rsidR="009C6F6C" w:rsidRPr="009E450B"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מתן המלצות למזמין ולמתכננים בכתב ו/או על ידי שרטוטים, כולל פתרון פרטים ייעודיים.</w:t>
      </w:r>
    </w:p>
    <w:p w14:paraId="174B4106" w14:textId="77777777" w:rsidR="009C6F6C" w:rsidRPr="009E450B"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תיאום התכנון המוקדם מול כל רשויות התכנון והבניה, הרשויות הרלוונטיות וכל יתר הגורמים הנדרשים כהכנת רקע לתכנון ה</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hint="cs"/>
          <w:sz w:val="24"/>
          <w:szCs w:val="24"/>
          <w:rtl/>
        </w:rPr>
        <w:t>.</w:t>
      </w:r>
    </w:p>
    <w:p w14:paraId="3D0A4B09" w14:textId="77777777" w:rsidR="009C6F6C" w:rsidRPr="009E450B" w:rsidRDefault="00FC5090"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הפקת אישורי נגישות לכל ת</w:t>
      </w:r>
      <w:r w:rsidR="009C6F6C" w:rsidRPr="009E450B">
        <w:rPr>
          <w:rFonts w:ascii="Times New Roman" w:eastAsia="Times New Roman" w:hAnsi="Times New Roman" w:cs="David" w:hint="cs"/>
          <w:sz w:val="24"/>
          <w:szCs w:val="24"/>
          <w:rtl/>
        </w:rPr>
        <w:t>כניות ההגשה והפקת כל האישורים הנדרשים למתחם כולו ולמבנים השונים בפרט.</w:t>
      </w:r>
    </w:p>
    <w:p w14:paraId="4EED7987" w14:textId="77777777" w:rsidR="009C6F6C" w:rsidRPr="009E450B"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טיפול בקבלת היתרי בניה למתחם כולו ולמבנים השונים בפרט.</w:t>
      </w:r>
    </w:p>
    <w:p w14:paraId="075C010B" w14:textId="77777777" w:rsidR="009C6F6C" w:rsidRPr="009E450B"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6FA0C408" w14:textId="77777777" w:rsidR="009C6F6C" w:rsidRPr="009E450B"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2.3</w:t>
      </w:r>
      <w:r w:rsidRPr="009E450B">
        <w:rPr>
          <w:rFonts w:ascii="Times New Roman" w:eastAsia="Times New Roman" w:hAnsi="Times New Roman" w:cs="David"/>
          <w:sz w:val="24"/>
          <w:szCs w:val="24"/>
          <w:rtl/>
        </w:rPr>
        <w:tab/>
      </w:r>
      <w:r w:rsidRPr="009E450B">
        <w:rPr>
          <w:rFonts w:ascii="Times New Roman" w:eastAsia="Times New Roman" w:hAnsi="Times New Roman" w:cs="David" w:hint="cs"/>
          <w:sz w:val="24"/>
          <w:szCs w:val="24"/>
          <w:u w:val="single"/>
          <w:rtl/>
        </w:rPr>
        <w:t>ייעוץ מפורט</w:t>
      </w:r>
      <w:r w:rsidRPr="009E450B">
        <w:rPr>
          <w:rFonts w:ascii="Times New Roman" w:eastAsia="Times New Roman" w:hAnsi="Times New Roman" w:cs="David" w:hint="cs"/>
          <w:sz w:val="24"/>
          <w:szCs w:val="24"/>
          <w:rtl/>
        </w:rPr>
        <w:t>:</w:t>
      </w:r>
    </w:p>
    <w:p w14:paraId="058D5A3A" w14:textId="77777777" w:rsidR="009C6F6C" w:rsidRPr="009E450B"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ACB052A" w14:textId="77777777" w:rsidR="009C6F6C" w:rsidRPr="009E450B"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9E450B">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נגישות.</w:t>
      </w:r>
    </w:p>
    <w:p w14:paraId="7991E888" w14:textId="77777777" w:rsidR="009C6F6C" w:rsidRPr="009E450B"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 xml:space="preserve">מתן ייעוץ שוטף לאדריכל וליועצים האחרים בנושא הנגישות לבעלי מוגבלויות שונות. </w:t>
      </w:r>
    </w:p>
    <w:p w14:paraId="6D92A629" w14:textId="77777777" w:rsidR="009C6F6C" w:rsidRPr="009E450B"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 xml:space="preserve">ביקורת כל התכניות והמפרטים של האדריכל </w:t>
      </w:r>
      <w:r w:rsidRPr="009E450B">
        <w:rPr>
          <w:rFonts w:ascii="Times New Roman" w:eastAsia="Times New Roman" w:hAnsi="Times New Roman" w:cs="David" w:hint="cs"/>
          <w:sz w:val="24"/>
          <w:szCs w:val="24"/>
          <w:rtl/>
        </w:rPr>
        <w:lastRenderedPageBreak/>
        <w:t>והיועצים השונים כדי לוודא שהתכנון תואם את דרישות הנגישות. בדיקת תכניות כל המתכננים והיועצים האחרים בפרויקט לבחינה ואישור בכל התחומים. באחריות ה</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hint="cs"/>
          <w:sz w:val="24"/>
          <w:szCs w:val="24"/>
          <w:rtl/>
        </w:rPr>
        <w:t xml:space="preserve"> לקיים ישיבות ייעודיות להסבר התכנון ומתן חוות דעתו בכל תחומי התכנון בפרויקט הנוגעים לנגישות. באחריות ה</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hint="cs"/>
          <w:sz w:val="24"/>
          <w:szCs w:val="24"/>
          <w:rtl/>
        </w:rPr>
        <w:t xml:space="preserve"> להעביר התייחסות בכתב ו/או על גבי התכניות של כל אחד מן היועצים ו/או המתכננים.</w:t>
      </w:r>
    </w:p>
    <w:p w14:paraId="2DFD5D5E" w14:textId="77777777" w:rsidR="009C6F6C" w:rsidRPr="009E450B"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תכנון סופי הכולל, בין היתר, תיאום והעברה באופן שוטף למתכננים וליועצים האחרים של המזמין, של פרטים רלוונטיים בנושא נגישות וסידורים לבעלי מוגבלויות בפרויקט וסביבתו, ומתן ייעוץ שוטף למתכננים וליועצים האחרים של המזמין בנושא זה.</w:t>
      </w:r>
    </w:p>
    <w:p w14:paraId="6BF3BD55" w14:textId="77777777" w:rsidR="009C6F6C" w:rsidRPr="009E450B"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אישור התכניות הרלוונטיות במכון התקנים וכל הרשויות הנדרשות.</w:t>
      </w:r>
    </w:p>
    <w:p w14:paraId="00B34C16" w14:textId="77777777" w:rsidR="009C6F6C" w:rsidRPr="009E450B"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הנחיית המתכננים להכנסת תיקונים ושינויים בתכניות ובמסמכים אחרים לפי דרישת הרשויות המוסמכות ו/או המזמין.</w:t>
      </w:r>
    </w:p>
    <w:p w14:paraId="797A922C" w14:textId="77777777" w:rsidR="009C6F6C" w:rsidRPr="009E450B"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בדיקת ואישור התוכניות, המפרטים וכתבי הכמויות של יתר היועצים לעבודות הרלוונטיות.</w:t>
      </w:r>
    </w:p>
    <w:p w14:paraId="6E46AC4D" w14:textId="77777777" w:rsidR="009C6F6C" w:rsidRPr="009E450B"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הכנת שרטוטים</w:t>
      </w:r>
      <w:r w:rsidR="00FC5090" w:rsidRPr="009E450B">
        <w:rPr>
          <w:rFonts w:ascii="Times New Roman" w:eastAsia="Times New Roman" w:hAnsi="Times New Roman" w:cs="David" w:hint="cs"/>
          <w:sz w:val="24"/>
          <w:szCs w:val="24"/>
          <w:rtl/>
        </w:rPr>
        <w:t xml:space="preserve"> ופרטי ביצוע על פי צורך, כולל ת</w:t>
      </w:r>
      <w:r w:rsidRPr="009E450B">
        <w:rPr>
          <w:rFonts w:ascii="Times New Roman" w:eastAsia="Times New Roman" w:hAnsi="Times New Roman" w:cs="David" w:hint="cs"/>
          <w:sz w:val="24"/>
          <w:szCs w:val="24"/>
          <w:rtl/>
        </w:rPr>
        <w:t>כניות "מפתח" בתיאום עם המזמין וה</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hint="cs"/>
          <w:sz w:val="24"/>
          <w:szCs w:val="24"/>
          <w:rtl/>
        </w:rPr>
        <w:t>.</w:t>
      </w:r>
    </w:p>
    <w:p w14:paraId="284CF731" w14:textId="77777777" w:rsidR="009C6F6C" w:rsidRPr="009E450B"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p>
    <w:p w14:paraId="2BB3D7F6" w14:textId="77777777" w:rsidR="009C6F6C" w:rsidRPr="009E450B"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ab/>
        <w:t>2.4</w:t>
      </w:r>
      <w:r w:rsidRPr="009E450B">
        <w:rPr>
          <w:rFonts w:ascii="Times New Roman" w:eastAsia="Times New Roman" w:hAnsi="Times New Roman" w:cs="David"/>
          <w:sz w:val="24"/>
          <w:szCs w:val="24"/>
          <w:rtl/>
        </w:rPr>
        <w:tab/>
      </w:r>
      <w:r w:rsidRPr="009E450B">
        <w:rPr>
          <w:rFonts w:ascii="Times New Roman" w:eastAsia="Times New Roman" w:hAnsi="Times New Roman" w:cs="David"/>
          <w:sz w:val="24"/>
          <w:szCs w:val="24"/>
          <w:u w:val="single"/>
          <w:rtl/>
        </w:rPr>
        <w:t>פיקוח עליון בשלב ביצוע המבנה ומערכותיו</w:t>
      </w:r>
      <w:r w:rsidRPr="009E450B">
        <w:rPr>
          <w:rFonts w:ascii="Times New Roman" w:eastAsia="Times New Roman" w:hAnsi="Times New Roman" w:cs="David" w:hint="cs"/>
          <w:sz w:val="24"/>
          <w:szCs w:val="24"/>
          <w:u w:val="single"/>
          <w:rtl/>
        </w:rPr>
        <w:t xml:space="preserve"> עד אכלוס ותקופת בדק</w:t>
      </w:r>
      <w:r w:rsidRPr="009E450B">
        <w:rPr>
          <w:rFonts w:ascii="Times New Roman" w:eastAsia="Times New Roman" w:hAnsi="Times New Roman" w:cs="David"/>
          <w:sz w:val="24"/>
          <w:szCs w:val="24"/>
          <w:rtl/>
        </w:rPr>
        <w:t>:</w:t>
      </w:r>
    </w:p>
    <w:p w14:paraId="2D70C4F2" w14:textId="77777777" w:rsidR="009C6F6C" w:rsidRPr="009E450B"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5A4043D1" w14:textId="77777777" w:rsidR="009C6F6C" w:rsidRPr="009E450B"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9E450B">
        <w:rPr>
          <w:rFonts w:ascii="Times New Roman" w:eastAsia="Times New Roman" w:hAnsi="Times New Roman" w:cs="David" w:hint="cs"/>
          <w:sz w:val="24"/>
          <w:szCs w:val="24"/>
          <w:rtl/>
        </w:rPr>
        <w:t>ביקורת תקופתית, בשלבי הבניה, בהתאם להזמנת המפקח ודיווח למזמין על עמידת הביצוע בדרישות. באחריות ה</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hint="cs"/>
          <w:sz w:val="24"/>
          <w:szCs w:val="24"/>
          <w:rtl/>
        </w:rPr>
        <w:t xml:space="preserve"> ליווי ומעורבות בתקופת הביצוע תוך ביקורים סדירים באתר ופתרון בעיות יישום פרטים שאושרו בשלב התכנון  ונתגלו כאינם ברי ביצוע ע"י הקבלן. ההתחייבות להגעה לאתר בהתאם לנדרש, תוך 3 ימים לכל היותר מרגע ההזמנה ע"י צוות </w:t>
      </w:r>
      <w:r w:rsidRPr="009E450B">
        <w:rPr>
          <w:rFonts w:ascii="Times New Roman" w:eastAsia="Times New Roman" w:hAnsi="Times New Roman" w:cs="David" w:hint="cs"/>
          <w:sz w:val="24"/>
          <w:szCs w:val="24"/>
          <w:rtl/>
        </w:rPr>
        <w:lastRenderedPageBreak/>
        <w:t>הפיקוח והניהול או כל גורם אחר מטעם המזמין.</w:t>
      </w:r>
    </w:p>
    <w:p w14:paraId="6E7682D6" w14:textId="77777777" w:rsidR="009C6F6C" w:rsidRPr="009E450B"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מתן אישורים לטופס 4 ולתעודת גמר.</w:t>
      </w:r>
    </w:p>
    <w:p w14:paraId="53864ABF" w14:textId="77777777" w:rsidR="009C6F6C" w:rsidRPr="009E450B"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בדיקת ביצוע העבודות בהתאם למפרטים, כתבי הכמויות והנחיות הנגישות ללא פשרות.</w:t>
      </w:r>
    </w:p>
    <w:p w14:paraId="61EE56BA" w14:textId="77777777" w:rsidR="009C6F6C" w:rsidRPr="009E450B"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שילוב הפיקוח העליון עם שאר היועצים.</w:t>
      </w:r>
    </w:p>
    <w:p w14:paraId="0F821981" w14:textId="77777777" w:rsidR="009C6F6C" w:rsidRPr="009E450B"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מתן ייעוץ למזמין והשתתפות בדיונים ובבירורים עם הקבלן בקשר עם ביצוע הפרויקט, הן לפני השלמת הפרויקט והן בתקופת הבדק.</w:t>
      </w:r>
    </w:p>
    <w:p w14:paraId="0D192DFA" w14:textId="77777777" w:rsidR="009C6F6C" w:rsidRPr="009E450B"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ביצוע בדיקות חוזרות עד להשלמת הביצוע של העבודות. השתתפות בכל המסירות שיתקיימו בשטח לפי התכנית שאושרה מראש על ידי המזמין כולל הוצאת דו"ח מסירה בכתב.</w:t>
      </w:r>
    </w:p>
    <w:p w14:paraId="1A058792" w14:textId="77777777" w:rsidR="009C6F6C" w:rsidRPr="009E450B"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בדיקה סופית ומתן אישור על השלמת העבודות והתחלת שנת האחריות.</w:t>
      </w:r>
    </w:p>
    <w:p w14:paraId="612EA4E8" w14:textId="77777777" w:rsidR="009C6F6C" w:rsidRPr="009E450B"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w:t>
      </w:r>
    </w:p>
    <w:p w14:paraId="55795350" w14:textId="77777777" w:rsidR="009C6F6C" w:rsidRPr="009E450B"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Pr>
      </w:pPr>
    </w:p>
    <w:p w14:paraId="2A7E07A5" w14:textId="77777777" w:rsidR="009C6F6C" w:rsidRPr="009E450B"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3FF807C7" w14:textId="77777777" w:rsidR="009C6F6C" w:rsidRPr="009E450B"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3.</w:t>
      </w:r>
      <w:r w:rsidRPr="009E450B">
        <w:rPr>
          <w:rFonts w:ascii="Times New Roman" w:eastAsia="Times New Roman" w:hAnsi="Times New Roman" w:cs="David"/>
          <w:sz w:val="24"/>
          <w:szCs w:val="24"/>
          <w:rtl/>
        </w:rPr>
        <w:tab/>
      </w:r>
      <w:r w:rsidRPr="009E450B">
        <w:rPr>
          <w:rFonts w:ascii="Times New Roman" w:eastAsia="Times New Roman" w:hAnsi="Times New Roman" w:cs="David" w:hint="cs"/>
          <w:sz w:val="24"/>
          <w:szCs w:val="24"/>
          <w:rtl/>
        </w:rPr>
        <w:t>ה</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294F3808" w14:textId="77777777" w:rsidR="009C6F6C" w:rsidRPr="009E450B"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4</w:t>
      </w:r>
      <w:r w:rsidRPr="009E450B">
        <w:rPr>
          <w:rFonts w:ascii="Times New Roman" w:eastAsia="Times New Roman" w:hAnsi="Times New Roman" w:cs="David"/>
          <w:sz w:val="24"/>
          <w:szCs w:val="24"/>
          <w:rtl/>
        </w:rPr>
        <w:t>.</w:t>
      </w:r>
      <w:r w:rsidRPr="009E450B">
        <w:rPr>
          <w:rFonts w:ascii="Times New Roman" w:eastAsia="Times New Roman" w:hAnsi="Times New Roman" w:cs="David"/>
          <w:sz w:val="24"/>
          <w:szCs w:val="24"/>
          <w:rtl/>
        </w:rPr>
        <w:tab/>
        <w:t xml:space="preserve">נציג המזמין רשאי להזמין </w:t>
      </w:r>
      <w:r w:rsidRPr="009E450B">
        <w:rPr>
          <w:rFonts w:ascii="Times New Roman" w:eastAsia="Times New Roman" w:hAnsi="Times New Roman" w:cs="David" w:hint="cs"/>
          <w:sz w:val="24"/>
          <w:szCs w:val="24"/>
          <w:rtl/>
        </w:rPr>
        <w:t>מה</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5F256378" w14:textId="77777777" w:rsidR="009C6F6C" w:rsidRPr="009E450B"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5.</w:t>
      </w:r>
      <w:r w:rsidRPr="009E450B">
        <w:rPr>
          <w:rFonts w:ascii="Times New Roman" w:eastAsia="Times New Roman" w:hAnsi="Times New Roman" w:cs="David" w:hint="cs"/>
          <w:sz w:val="24"/>
          <w:szCs w:val="24"/>
          <w:rtl/>
        </w:rPr>
        <w:tab/>
        <w:t>יובהר כדלקמן:</w:t>
      </w:r>
    </w:p>
    <w:p w14:paraId="3865E742" w14:textId="77777777" w:rsidR="009C6F6C" w:rsidRPr="009E450B"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sz w:val="24"/>
          <w:szCs w:val="24"/>
        </w:rPr>
      </w:pPr>
      <w:r w:rsidRPr="009E450B">
        <w:rPr>
          <w:rFonts w:ascii="Times New Roman" w:eastAsia="Times New Roman" w:hAnsi="Times New Roman" w:cs="David"/>
          <w:sz w:val="24"/>
          <w:szCs w:val="24"/>
          <w:rtl/>
        </w:rPr>
        <w:t xml:space="preserve">העבודה הממוחשבת בפרויקט תיערך בתכנת </w:t>
      </w:r>
      <w:r w:rsidRPr="009E450B">
        <w:rPr>
          <w:rFonts w:ascii="Times New Roman" w:eastAsia="Times New Roman" w:hAnsi="Times New Roman" w:cs="David"/>
          <w:sz w:val="24"/>
          <w:szCs w:val="24"/>
        </w:rPr>
        <w:t>REVIT</w:t>
      </w:r>
      <w:r w:rsidRPr="009E450B">
        <w:rPr>
          <w:rFonts w:ascii="Times New Roman" w:eastAsia="Times New Roman" w:hAnsi="Times New Roman" w:cs="David"/>
          <w:sz w:val="24"/>
          <w:szCs w:val="24"/>
          <w:rtl/>
        </w:rPr>
        <w:t xml:space="preserve"> על </w:t>
      </w:r>
      <w:r w:rsidRPr="009E450B">
        <w:rPr>
          <w:rFonts w:ascii="Times New Roman" w:eastAsia="Times New Roman" w:hAnsi="Times New Roman" w:cs="David" w:hint="cs"/>
          <w:sz w:val="24"/>
          <w:szCs w:val="24"/>
          <w:rtl/>
        </w:rPr>
        <w:t>ה</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sz w:val="24"/>
          <w:szCs w:val="24"/>
          <w:rtl/>
        </w:rPr>
        <w:t xml:space="preserve"> לדאוג לעמדות עבודה וכ"א מוכשר במשרדו בהתאם.</w:t>
      </w:r>
    </w:p>
    <w:p w14:paraId="3865A1B3" w14:textId="77777777" w:rsidR="009C6F6C" w:rsidRPr="009E450B"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כל קבצי התכנון והמסמכים השונים יוטענו למערכת ה-</w:t>
      </w:r>
      <w:r w:rsidRPr="009E450B">
        <w:rPr>
          <w:rFonts w:ascii="Times New Roman" w:eastAsia="Times New Roman" w:hAnsi="Times New Roman" w:cs="David"/>
          <w:sz w:val="24"/>
          <w:szCs w:val="24"/>
        </w:rPr>
        <w:t>@view</w:t>
      </w:r>
      <w:r w:rsidRPr="009E450B">
        <w:rPr>
          <w:rFonts w:ascii="Times New Roman" w:eastAsia="Times New Roman" w:hAnsi="Times New Roman" w:cs="David"/>
          <w:sz w:val="24"/>
          <w:szCs w:val="24"/>
          <w:rtl/>
        </w:rPr>
        <w:t xml:space="preserve">, תעבורת המידע היחידה הקבילה בפרויקט. </w:t>
      </w:r>
    </w:p>
    <w:p w14:paraId="2DF917E3" w14:textId="77777777" w:rsidR="009C6F6C" w:rsidRPr="009E450B"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sz w:val="24"/>
          <w:szCs w:val="24"/>
        </w:rPr>
      </w:pPr>
      <w:r w:rsidRPr="009E450B">
        <w:rPr>
          <w:rFonts w:ascii="Times New Roman" w:eastAsia="Times New Roman" w:hAnsi="Times New Roman" w:cs="David"/>
          <w:sz w:val="24"/>
          <w:szCs w:val="24"/>
          <w:rtl/>
        </w:rPr>
        <w:t>חשבונות ה</w:t>
      </w:r>
      <w:r w:rsidR="00141D80" w:rsidRPr="009E450B">
        <w:rPr>
          <w:rFonts w:ascii="Times New Roman" w:eastAsia="Times New Roman" w:hAnsi="Times New Roman" w:cs="David"/>
          <w:sz w:val="24"/>
          <w:szCs w:val="24"/>
          <w:rtl/>
        </w:rPr>
        <w:t>יועץ</w:t>
      </w:r>
      <w:r w:rsidRPr="009E450B">
        <w:rPr>
          <w:rFonts w:ascii="Times New Roman" w:eastAsia="Times New Roman" w:hAnsi="Times New Roman" w:cs="David"/>
          <w:sz w:val="24"/>
          <w:szCs w:val="24"/>
          <w:rtl/>
        </w:rPr>
        <w:t xml:space="preserve"> יוטענו ע"י </w:t>
      </w:r>
      <w:r w:rsidRPr="009E450B">
        <w:rPr>
          <w:rFonts w:ascii="Times New Roman" w:eastAsia="Times New Roman" w:hAnsi="Times New Roman" w:cs="David" w:hint="cs"/>
          <w:sz w:val="24"/>
          <w:szCs w:val="24"/>
          <w:rtl/>
        </w:rPr>
        <w:t>המפקח</w:t>
      </w:r>
      <w:r w:rsidRPr="009E450B">
        <w:rPr>
          <w:rFonts w:ascii="Times New Roman" w:eastAsia="Times New Roman" w:hAnsi="Times New Roman" w:cs="David"/>
          <w:sz w:val="24"/>
          <w:szCs w:val="24"/>
          <w:rtl/>
        </w:rPr>
        <w:t xml:space="preserve"> למערכת ה-</w:t>
      </w:r>
      <w:r w:rsidRPr="009E450B">
        <w:rPr>
          <w:rFonts w:ascii="Times New Roman" w:eastAsia="Times New Roman" w:hAnsi="Times New Roman" w:cs="David"/>
          <w:sz w:val="24"/>
          <w:szCs w:val="24"/>
        </w:rPr>
        <w:t>@view</w:t>
      </w:r>
      <w:r w:rsidRPr="009E450B">
        <w:rPr>
          <w:rFonts w:ascii="Times New Roman" w:eastAsia="Times New Roman" w:hAnsi="Times New Roman" w:cs="David"/>
          <w:sz w:val="24"/>
          <w:szCs w:val="24"/>
          <w:rtl/>
        </w:rPr>
        <w:t xml:space="preserve"> </w:t>
      </w:r>
      <w:r w:rsidRPr="009E450B">
        <w:rPr>
          <w:rFonts w:ascii="Times New Roman" w:eastAsia="Times New Roman" w:hAnsi="Times New Roman" w:cs="David"/>
          <w:sz w:val="24"/>
          <w:szCs w:val="24"/>
          <w:rtl/>
        </w:rPr>
        <w:lastRenderedPageBreak/>
        <w:t>לתיקיית "חשבונות מוגשים", כתנאי לטיפול בהם.</w:t>
      </w:r>
    </w:p>
    <w:p w14:paraId="48161A5C" w14:textId="77777777" w:rsidR="009C6F6C" w:rsidRPr="000C5974"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C5974">
        <w:rPr>
          <w:rFonts w:ascii="Times New Roman" w:eastAsia="Times New Roman" w:hAnsi="Times New Roman" w:cs="David"/>
          <w:sz w:val="24"/>
          <w:szCs w:val="24"/>
          <w:rtl/>
        </w:rPr>
        <w:br w:type="page"/>
      </w:r>
      <w:r w:rsidRPr="000C5974">
        <w:rPr>
          <w:rFonts w:ascii="Times New Roman" w:eastAsia="Times New Roman" w:hAnsi="Times New Roman" w:cs="David"/>
          <w:b/>
          <w:bCs/>
          <w:sz w:val="24"/>
          <w:szCs w:val="24"/>
          <w:u w:val="single"/>
          <w:rtl/>
        </w:rPr>
        <w:lastRenderedPageBreak/>
        <w:t>נספח "ג"</w:t>
      </w:r>
    </w:p>
    <w:p w14:paraId="12FE0C6C"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372F4C46"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E450B">
        <w:rPr>
          <w:rFonts w:ascii="Times New Roman" w:eastAsia="Times New Roman" w:hAnsi="Times New Roman" w:cs="David"/>
          <w:b/>
          <w:bCs/>
          <w:sz w:val="24"/>
          <w:szCs w:val="24"/>
          <w:u w:val="single"/>
          <w:rtl/>
        </w:rPr>
        <w:t>לוח זמנים ושלבי ביצוע</w:t>
      </w:r>
    </w:p>
    <w:p w14:paraId="2C8DE662" w14:textId="77777777" w:rsidR="009C6F6C" w:rsidRPr="009E450B"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5ACC05FB" w14:textId="77777777" w:rsidR="009C6F6C" w:rsidRPr="009E450B"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600E59DB" w14:textId="77777777" w:rsidR="009C6F6C" w:rsidRPr="009E450B"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E450B">
        <w:rPr>
          <w:rFonts w:ascii="Times New Roman" w:eastAsia="Times New Roman" w:hAnsi="Times New Roman" w:cs="David"/>
          <w:sz w:val="24"/>
          <w:szCs w:val="24"/>
          <w:rtl/>
        </w:rPr>
        <w:t>לוח הזמנים לי</w:t>
      </w:r>
      <w:r w:rsidRPr="009E450B">
        <w:rPr>
          <w:rFonts w:ascii="Times New Roman" w:eastAsia="Times New Roman" w:hAnsi="Times New Roman" w:cs="David" w:hint="cs"/>
          <w:sz w:val="24"/>
          <w:szCs w:val="24"/>
          <w:rtl/>
        </w:rPr>
        <w:t>י</w:t>
      </w:r>
      <w:r w:rsidRPr="009E450B">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219A0113" w14:textId="77777777" w:rsidR="009C6F6C" w:rsidRPr="009E450B"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2C27F990" w14:textId="77777777" w:rsidR="009C6F6C" w:rsidRPr="009E450B"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המהנדס וצוותו יעסקו בפרויקט לפי הצורך וללא הגבלת זמן.</w:t>
      </w:r>
    </w:p>
    <w:p w14:paraId="149DE3FB" w14:textId="77777777" w:rsidR="009C6F6C" w:rsidRPr="009E450B"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083FBF6C" w14:textId="77777777" w:rsidR="009C6F6C" w:rsidRPr="009E450B"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ה</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109F3E4C" w14:textId="77777777" w:rsidR="009C6F6C" w:rsidRPr="009E450B"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48259598" w14:textId="77777777" w:rsidR="009C6F6C" w:rsidRPr="009E450B"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 xml:space="preserve">העביר המזמין </w:t>
      </w:r>
      <w:r w:rsidRPr="009E450B">
        <w:rPr>
          <w:rFonts w:ascii="Times New Roman" w:eastAsia="Times New Roman" w:hAnsi="Times New Roman" w:cs="David" w:hint="cs"/>
          <w:sz w:val="24"/>
          <w:szCs w:val="24"/>
          <w:rtl/>
        </w:rPr>
        <w:t>ל</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sz w:val="24"/>
          <w:szCs w:val="24"/>
          <w:rtl/>
        </w:rPr>
        <w:t xml:space="preserve"> הערות או הנחיות נוספות לגבי התכניות ו/או המסמכים, יעדכן </w:t>
      </w:r>
      <w:r w:rsidRPr="009E450B">
        <w:rPr>
          <w:rFonts w:ascii="Times New Roman" w:eastAsia="Times New Roman" w:hAnsi="Times New Roman" w:cs="David" w:hint="cs"/>
          <w:sz w:val="24"/>
          <w:szCs w:val="24"/>
          <w:rtl/>
        </w:rPr>
        <w:t>ה</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9E450B">
        <w:rPr>
          <w:rFonts w:ascii="Times New Roman" w:eastAsia="Times New Roman" w:hAnsi="Times New Roman" w:cs="David" w:hint="cs"/>
          <w:sz w:val="24"/>
          <w:szCs w:val="24"/>
          <w:rtl/>
        </w:rPr>
        <w:t>ל</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sz w:val="24"/>
          <w:szCs w:val="24"/>
          <w:rtl/>
        </w:rPr>
        <w:t xml:space="preserve"> הערותיו ו/או הנחיותיו לגבי תכניות ו/או מסמכים שהוגשו לו על ידי </w:t>
      </w:r>
      <w:r w:rsidRPr="009E450B">
        <w:rPr>
          <w:rFonts w:ascii="Times New Roman" w:eastAsia="Times New Roman" w:hAnsi="Times New Roman" w:cs="David" w:hint="cs"/>
          <w:sz w:val="24"/>
          <w:szCs w:val="24"/>
          <w:rtl/>
        </w:rPr>
        <w:t>ה</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sz w:val="24"/>
          <w:szCs w:val="24"/>
          <w:rtl/>
        </w:rPr>
        <w:t xml:space="preserve"> בתוך 30 יום ממועד הגשתן למזמין.</w:t>
      </w:r>
    </w:p>
    <w:p w14:paraId="64E8B398" w14:textId="77777777" w:rsidR="009C6F6C" w:rsidRPr="009E450B"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4E3EC415" w14:textId="77777777" w:rsidR="009C6F6C" w:rsidRPr="009E450B"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E450B">
        <w:rPr>
          <w:rFonts w:ascii="Times New Roman" w:eastAsia="Times New Roman" w:hAnsi="Times New Roman" w:cs="David"/>
          <w:sz w:val="24"/>
          <w:szCs w:val="24"/>
          <w:rtl/>
        </w:rPr>
        <w:t xml:space="preserve">אם לא יקבע לוח זמנים במעמד חתימת החוזה יעביר </w:t>
      </w:r>
      <w:r w:rsidRPr="009E450B">
        <w:rPr>
          <w:rFonts w:ascii="Times New Roman" w:eastAsia="Times New Roman" w:hAnsi="Times New Roman" w:cs="David" w:hint="cs"/>
          <w:sz w:val="24"/>
          <w:szCs w:val="24"/>
          <w:rtl/>
        </w:rPr>
        <w:t>ה</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sz w:val="24"/>
          <w:szCs w:val="24"/>
          <w:rtl/>
        </w:rPr>
        <w:t xml:space="preserve"> לוח זמנים ראשוני לאישור המנהל תוך 7 ימים ממועד החתימה.</w:t>
      </w:r>
    </w:p>
    <w:p w14:paraId="58F528C1" w14:textId="77777777" w:rsidR="009C6F6C" w:rsidRPr="009E450B"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502946C2" w14:textId="77777777" w:rsidR="009C6F6C" w:rsidRPr="009E450B"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E450B">
        <w:rPr>
          <w:rFonts w:ascii="Times New Roman" w:eastAsia="Times New Roman" w:hAnsi="Times New Roman" w:cs="David"/>
          <w:sz w:val="25"/>
          <w:szCs w:val="24"/>
          <w:rtl/>
        </w:rPr>
        <w:t xml:space="preserve">התקדמות </w:t>
      </w:r>
      <w:r w:rsidRPr="009E450B">
        <w:rPr>
          <w:rFonts w:ascii="Times New Roman" w:eastAsia="Times New Roman" w:hAnsi="Times New Roman" w:cs="David" w:hint="cs"/>
          <w:sz w:val="25"/>
          <w:szCs w:val="24"/>
          <w:rtl/>
        </w:rPr>
        <w:t xml:space="preserve">הייעוץ בנושא </w:t>
      </w:r>
      <w:r w:rsidRPr="009E450B">
        <w:rPr>
          <w:rFonts w:ascii="Times New Roman" w:eastAsia="Times New Roman" w:hAnsi="Times New Roman" w:cs="David"/>
          <w:sz w:val="25"/>
          <w:szCs w:val="24"/>
          <w:rtl/>
        </w:rPr>
        <w:t>נגישות וסידורים לבעלי מוגבלויות תעשה לפי שלבי הפרויקט ועל פי שינויי תכנון של האדריכל והיועצים, ללא זכות לתוספות שכר.</w:t>
      </w:r>
    </w:p>
    <w:p w14:paraId="5A8C67BA" w14:textId="77777777" w:rsidR="009C6F6C" w:rsidRPr="009E450B" w:rsidRDefault="009C6F6C" w:rsidP="009C6F6C">
      <w:pPr>
        <w:spacing w:before="0" w:beforeAutospacing="0" w:after="0" w:afterAutospacing="0" w:line="360" w:lineRule="auto"/>
        <w:ind w:left="720"/>
        <w:jc w:val="both"/>
        <w:rPr>
          <w:rFonts w:ascii="Times New Roman" w:eastAsia="Times New Roman" w:hAnsi="Times New Roman" w:cs="David"/>
          <w:sz w:val="25"/>
          <w:szCs w:val="24"/>
          <w:rtl/>
        </w:rPr>
      </w:pPr>
    </w:p>
    <w:p w14:paraId="57742FF2" w14:textId="77777777" w:rsidR="009C6F6C" w:rsidRPr="009E450B"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E450B">
        <w:rPr>
          <w:rFonts w:ascii="Times New Roman" w:eastAsia="Times New Roman" w:hAnsi="Times New Roman" w:cs="David" w:hint="cs"/>
          <w:sz w:val="25"/>
          <w:szCs w:val="24"/>
          <w:u w:val="single"/>
          <w:rtl/>
        </w:rPr>
        <w:t>לו"ז עקרוני</w:t>
      </w:r>
      <w:r w:rsidRPr="009E450B">
        <w:rPr>
          <w:rFonts w:ascii="Times New Roman" w:eastAsia="Times New Roman" w:hAnsi="Times New Roman" w:cs="David" w:hint="cs"/>
          <w:sz w:val="25"/>
          <w:szCs w:val="24"/>
          <w:rtl/>
        </w:rPr>
        <w:t>:</w:t>
      </w:r>
    </w:p>
    <w:p w14:paraId="1F604DE7" w14:textId="77777777" w:rsidR="009C6F6C" w:rsidRPr="009E450B" w:rsidRDefault="009C6F6C" w:rsidP="009C6F6C">
      <w:pPr>
        <w:spacing w:before="0" w:beforeAutospacing="0" w:after="0" w:afterAutospacing="0" w:line="240" w:lineRule="auto"/>
        <w:ind w:left="720"/>
        <w:jc w:val="both"/>
        <w:rPr>
          <w:rFonts w:ascii="Times New Roman" w:eastAsia="Times New Roman" w:hAnsi="Times New Roman" w:cs="David"/>
          <w:sz w:val="25"/>
          <w:szCs w:val="24"/>
          <w:rtl/>
        </w:rPr>
      </w:pPr>
    </w:p>
    <w:p w14:paraId="4C995B7A" w14:textId="77777777" w:rsidR="009C6F6C" w:rsidRPr="009E450B"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E450B">
        <w:rPr>
          <w:rFonts w:ascii="Times New Roman" w:eastAsia="Times New Roman" w:hAnsi="Times New Roman" w:cs="David" w:hint="cs"/>
          <w:sz w:val="25"/>
          <w:szCs w:val="24"/>
          <w:rtl/>
        </w:rPr>
        <w:t>השלמת תכנון מוקדם .............................</w:t>
      </w:r>
      <w:r w:rsidRPr="009E450B">
        <w:rPr>
          <w:rFonts w:ascii="Times New Roman" w:eastAsia="Times New Roman" w:hAnsi="Times New Roman" w:cs="David" w:hint="cs"/>
          <w:sz w:val="25"/>
          <w:szCs w:val="24"/>
        </w:rPr>
        <w:t>XX/XXXX</w:t>
      </w:r>
    </w:p>
    <w:p w14:paraId="325738E1" w14:textId="77777777" w:rsidR="009C6F6C" w:rsidRPr="009E450B"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E450B">
        <w:rPr>
          <w:rFonts w:ascii="Times New Roman" w:eastAsia="Times New Roman" w:hAnsi="Times New Roman" w:cs="David" w:hint="cs"/>
          <w:sz w:val="25"/>
          <w:szCs w:val="24"/>
          <w:rtl/>
        </w:rPr>
        <w:t>השלמת תכנון סופי להיתרים...................</w:t>
      </w:r>
      <w:r w:rsidRPr="009E450B">
        <w:rPr>
          <w:rFonts w:ascii="Times New Roman" w:eastAsia="Times New Roman" w:hAnsi="Times New Roman" w:cs="David" w:hint="cs"/>
          <w:sz w:val="25"/>
          <w:szCs w:val="24"/>
        </w:rPr>
        <w:t>XX/XXXX</w:t>
      </w:r>
    </w:p>
    <w:p w14:paraId="572DD63F" w14:textId="77777777" w:rsidR="009C6F6C" w:rsidRPr="009E450B"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E450B">
        <w:rPr>
          <w:rFonts w:ascii="Times New Roman" w:eastAsia="Times New Roman" w:hAnsi="Times New Roman" w:cs="David" w:hint="cs"/>
          <w:sz w:val="25"/>
          <w:szCs w:val="24"/>
          <w:rtl/>
        </w:rPr>
        <w:t>השלמת תכנון מפורט למכרזים................</w:t>
      </w:r>
      <w:r w:rsidRPr="009E450B">
        <w:rPr>
          <w:rFonts w:ascii="Times New Roman" w:eastAsia="Times New Roman" w:hAnsi="Times New Roman" w:cs="David" w:hint="cs"/>
          <w:sz w:val="25"/>
          <w:szCs w:val="24"/>
        </w:rPr>
        <w:t>XX/XXXX</w:t>
      </w:r>
    </w:p>
    <w:p w14:paraId="148105CE" w14:textId="77777777" w:rsidR="009C6F6C" w:rsidRPr="009E450B"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E450B">
        <w:rPr>
          <w:rFonts w:ascii="Times New Roman" w:eastAsia="Times New Roman" w:hAnsi="Times New Roman" w:cs="David" w:hint="cs"/>
          <w:sz w:val="25"/>
          <w:szCs w:val="24"/>
          <w:rtl/>
        </w:rPr>
        <w:t>יציאה למכרזים.....................................</w:t>
      </w:r>
      <w:r w:rsidRPr="009E450B">
        <w:rPr>
          <w:rFonts w:ascii="Times New Roman" w:eastAsia="Times New Roman" w:hAnsi="Times New Roman" w:cs="David" w:hint="cs"/>
          <w:sz w:val="25"/>
          <w:szCs w:val="24"/>
        </w:rPr>
        <w:t>XX/XXXX</w:t>
      </w:r>
      <w:r w:rsidRPr="009E450B" w:rsidDel="00D11B1C">
        <w:rPr>
          <w:rFonts w:ascii="Times New Roman" w:eastAsia="Times New Roman" w:hAnsi="Times New Roman" w:cs="David" w:hint="cs"/>
          <w:sz w:val="25"/>
          <w:szCs w:val="24"/>
          <w:rtl/>
        </w:rPr>
        <w:t xml:space="preserve"> </w:t>
      </w:r>
    </w:p>
    <w:p w14:paraId="34C87E49" w14:textId="77777777" w:rsidR="009C6F6C" w:rsidRPr="009E450B"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9E450B">
        <w:rPr>
          <w:rFonts w:ascii="Times New Roman" w:eastAsia="Times New Roman" w:hAnsi="Times New Roman" w:cs="David" w:hint="cs"/>
          <w:sz w:val="25"/>
          <w:szCs w:val="24"/>
          <w:rtl/>
        </w:rPr>
        <w:t>השלמת תכנון לביצוע ............................</w:t>
      </w:r>
      <w:r w:rsidRPr="009E450B">
        <w:rPr>
          <w:rFonts w:ascii="Times New Roman" w:eastAsia="Times New Roman" w:hAnsi="Times New Roman" w:cs="David" w:hint="cs"/>
          <w:sz w:val="25"/>
          <w:szCs w:val="24"/>
        </w:rPr>
        <w:t>XX/XXXX</w:t>
      </w:r>
      <w:r w:rsidRPr="009E450B" w:rsidDel="00D11B1C">
        <w:rPr>
          <w:rFonts w:ascii="Times New Roman" w:eastAsia="Times New Roman" w:hAnsi="Times New Roman" w:cs="David" w:hint="cs"/>
          <w:sz w:val="25"/>
          <w:szCs w:val="24"/>
          <w:rtl/>
        </w:rPr>
        <w:t xml:space="preserve"> </w:t>
      </w:r>
    </w:p>
    <w:p w14:paraId="0AA1972E" w14:textId="77777777" w:rsidR="009C6F6C" w:rsidRPr="009E450B"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74317F52" w14:textId="77777777" w:rsidR="009C6F6C" w:rsidRPr="009E450B"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29EE7529"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E450B">
        <w:rPr>
          <w:rFonts w:ascii="Times New Roman" w:eastAsia="Times New Roman" w:hAnsi="Times New Roman" w:cs="David"/>
          <w:b/>
          <w:bCs/>
          <w:sz w:val="24"/>
          <w:szCs w:val="24"/>
          <w:u w:val="single"/>
          <w:rtl/>
        </w:rPr>
        <w:br w:type="page"/>
      </w:r>
      <w:r w:rsidRPr="009E450B">
        <w:rPr>
          <w:rFonts w:ascii="Times New Roman" w:eastAsia="Times New Roman" w:hAnsi="Times New Roman" w:cs="David"/>
          <w:b/>
          <w:bCs/>
          <w:sz w:val="24"/>
          <w:szCs w:val="24"/>
          <w:u w:val="single"/>
          <w:rtl/>
        </w:rPr>
        <w:lastRenderedPageBreak/>
        <w:t>נספח "ד"</w:t>
      </w:r>
    </w:p>
    <w:p w14:paraId="3C116FD9"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3FCBC64"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E450B">
        <w:rPr>
          <w:rFonts w:ascii="Times New Roman" w:eastAsia="Times New Roman" w:hAnsi="Times New Roman" w:cs="David"/>
          <w:b/>
          <w:bCs/>
          <w:sz w:val="24"/>
          <w:szCs w:val="24"/>
          <w:u w:val="single"/>
          <w:rtl/>
        </w:rPr>
        <w:t xml:space="preserve">שכר </w:t>
      </w:r>
      <w:r w:rsidRPr="009E450B">
        <w:rPr>
          <w:rFonts w:ascii="Times New Roman" w:eastAsia="Times New Roman" w:hAnsi="Times New Roman" w:cs="David" w:hint="cs"/>
          <w:b/>
          <w:bCs/>
          <w:sz w:val="24"/>
          <w:szCs w:val="24"/>
          <w:u w:val="single"/>
          <w:rtl/>
        </w:rPr>
        <w:t>ה</w:t>
      </w:r>
      <w:r w:rsidR="00141D80" w:rsidRPr="009E450B">
        <w:rPr>
          <w:rFonts w:ascii="Times New Roman" w:eastAsia="Times New Roman" w:hAnsi="Times New Roman" w:cs="David" w:hint="cs"/>
          <w:b/>
          <w:bCs/>
          <w:sz w:val="24"/>
          <w:szCs w:val="24"/>
          <w:u w:val="single"/>
          <w:rtl/>
        </w:rPr>
        <w:t>יועץ</w:t>
      </w:r>
    </w:p>
    <w:p w14:paraId="11D3F2AA" w14:textId="77777777" w:rsidR="00242A73" w:rsidRPr="009E450B" w:rsidRDefault="00242A73" w:rsidP="00242A73">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B112F4A" w14:textId="77777777" w:rsidR="00242A73" w:rsidRPr="009E450B" w:rsidRDefault="00242A73" w:rsidP="00242A7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1.</w:t>
      </w:r>
      <w:r w:rsidRPr="009E450B">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2D4FE0F5" w14:textId="602F8076" w:rsidR="00242A73" w:rsidRPr="009E450B" w:rsidRDefault="00242A73" w:rsidP="000B092D">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1.1</w:t>
      </w:r>
      <w:r w:rsidRPr="009E450B">
        <w:rPr>
          <w:rFonts w:ascii="Times New Roman" w:eastAsia="Times New Roman" w:hAnsi="Times New Roman" w:cs="David"/>
          <w:sz w:val="24"/>
          <w:szCs w:val="24"/>
          <w:rtl/>
          <w:lang w:eastAsia="he-IL"/>
        </w:rPr>
        <w:tab/>
      </w:r>
      <w:r w:rsidR="000B092D" w:rsidRPr="009E450B">
        <w:rPr>
          <w:rFonts w:ascii="Times New Roman" w:eastAsia="Times New Roman" w:hAnsi="Times New Roman" w:cs="David" w:hint="cs"/>
          <w:b/>
          <w:bCs/>
          <w:sz w:val="24"/>
          <w:szCs w:val="24"/>
          <w:rtl/>
          <w:lang w:eastAsia="he-IL"/>
        </w:rPr>
        <w:t>למגורים :</w:t>
      </w:r>
      <w:r w:rsidR="000B092D" w:rsidRPr="009E450B">
        <w:rPr>
          <w:rFonts w:ascii="Times New Roman" w:eastAsia="Times New Roman" w:hAnsi="Times New Roman" w:cs="David" w:hint="cs"/>
          <w:sz w:val="24"/>
          <w:szCs w:val="24"/>
          <w:rtl/>
          <w:lang w:eastAsia="he-IL"/>
        </w:rPr>
        <w:t xml:space="preserve"> </w:t>
      </w:r>
      <w:r w:rsidRPr="009E450B">
        <w:rPr>
          <w:rFonts w:ascii="Times New Roman" w:eastAsia="Times New Roman" w:hAnsi="Times New Roman" w:cs="David" w:hint="cs"/>
          <w:sz w:val="24"/>
          <w:szCs w:val="24"/>
          <w:rtl/>
          <w:lang w:eastAsia="he-IL"/>
        </w:rPr>
        <w:t xml:space="preserve">תמורת ביצוע שירותי היועץ ישולם </w:t>
      </w:r>
      <w:r w:rsidRPr="009E450B">
        <w:rPr>
          <w:rFonts w:ascii="Times New Roman" w:eastAsia="Times New Roman" w:hAnsi="Times New Roman" w:cs="David"/>
          <w:sz w:val="24"/>
          <w:szCs w:val="24"/>
          <w:rtl/>
          <w:lang w:eastAsia="he-IL"/>
        </w:rPr>
        <w:t xml:space="preserve">סכום קבוע ומוחלט של </w:t>
      </w:r>
      <w:r w:rsidR="000B092D" w:rsidRPr="009E450B">
        <w:rPr>
          <w:rFonts w:ascii="Times New Roman" w:eastAsia="Times New Roman" w:hAnsi="Times New Roman" w:cs="David" w:hint="cs"/>
          <w:b/>
          <w:bCs/>
          <w:sz w:val="24"/>
          <w:szCs w:val="24"/>
          <w:rtl/>
          <w:lang w:eastAsia="he-IL"/>
        </w:rPr>
        <w:t xml:space="preserve">50 </w:t>
      </w:r>
      <w:r w:rsidRPr="009E450B">
        <w:rPr>
          <w:rFonts w:ascii="Times New Roman" w:eastAsia="Times New Roman" w:hAnsi="Times New Roman" w:cs="David"/>
          <w:b/>
          <w:bCs/>
          <w:sz w:val="24"/>
          <w:szCs w:val="24"/>
          <w:rtl/>
          <w:lang w:eastAsia="he-IL"/>
        </w:rPr>
        <w:t xml:space="preserve"> ש"ח</w:t>
      </w:r>
      <w:r w:rsidRPr="009E450B">
        <w:rPr>
          <w:rFonts w:ascii="Times New Roman" w:eastAsia="Times New Roman" w:hAnsi="Times New Roman" w:cs="David"/>
          <w:sz w:val="24"/>
          <w:szCs w:val="24"/>
          <w:rtl/>
          <w:lang w:eastAsia="he-IL"/>
        </w:rPr>
        <w:t xml:space="preserve"> (במילים </w:t>
      </w:r>
      <w:r w:rsidR="000B092D" w:rsidRPr="009E450B">
        <w:rPr>
          <w:rFonts w:ascii="Times New Roman" w:eastAsia="Times New Roman" w:hAnsi="Times New Roman" w:cs="David" w:hint="cs"/>
          <w:sz w:val="24"/>
          <w:szCs w:val="24"/>
          <w:rtl/>
          <w:lang w:eastAsia="he-IL"/>
        </w:rPr>
        <w:t>חמישים</w:t>
      </w:r>
      <w:r w:rsidRPr="009E450B">
        <w:rPr>
          <w:rFonts w:ascii="Times New Roman" w:eastAsia="Times New Roman" w:hAnsi="Times New Roman" w:cs="David"/>
          <w:sz w:val="24"/>
          <w:szCs w:val="24"/>
          <w:rtl/>
          <w:lang w:eastAsia="he-IL"/>
        </w:rPr>
        <w:t xml:space="preserve"> ש"ח)</w:t>
      </w:r>
      <w:r w:rsidR="000B092D" w:rsidRPr="009E450B">
        <w:rPr>
          <w:rFonts w:ascii="Times New Roman" w:eastAsia="Times New Roman" w:hAnsi="Times New Roman" w:cs="David" w:hint="cs"/>
          <w:sz w:val="24"/>
          <w:szCs w:val="24"/>
          <w:rtl/>
          <w:lang w:eastAsia="he-IL"/>
        </w:rPr>
        <w:t xml:space="preserve"> </w:t>
      </w:r>
      <w:r w:rsidRPr="009E450B">
        <w:rPr>
          <w:rFonts w:ascii="Times New Roman" w:eastAsia="Times New Roman" w:hAnsi="Times New Roman" w:cs="David"/>
          <w:sz w:val="24"/>
          <w:szCs w:val="24"/>
          <w:rtl/>
          <w:lang w:eastAsia="he-IL"/>
        </w:rPr>
        <w:t xml:space="preserve">לכל </w:t>
      </w:r>
      <w:r w:rsidR="000B092D" w:rsidRPr="009E450B">
        <w:rPr>
          <w:rFonts w:ascii="Times New Roman" w:eastAsia="Times New Roman" w:hAnsi="Times New Roman" w:cs="David" w:hint="cs"/>
          <w:sz w:val="24"/>
          <w:szCs w:val="24"/>
          <w:rtl/>
          <w:lang w:eastAsia="he-IL"/>
        </w:rPr>
        <w:t xml:space="preserve">יח"ד </w:t>
      </w:r>
      <w:r w:rsidRPr="009E450B">
        <w:rPr>
          <w:rFonts w:ascii="Times New Roman" w:eastAsia="Times New Roman" w:hAnsi="Times New Roman" w:cs="David"/>
          <w:sz w:val="24"/>
          <w:szCs w:val="24"/>
          <w:rtl/>
          <w:lang w:eastAsia="he-IL"/>
        </w:rPr>
        <w:t xml:space="preserve">. </w:t>
      </w:r>
    </w:p>
    <w:p w14:paraId="6C75DDE2" w14:textId="01ACDDF5" w:rsidR="009C6F6C" w:rsidRPr="00933D71" w:rsidRDefault="00242A73" w:rsidP="009E450B">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1.2</w:t>
      </w:r>
      <w:r w:rsidRPr="009E450B">
        <w:rPr>
          <w:rFonts w:ascii="Times New Roman" w:eastAsia="Times New Roman" w:hAnsi="Times New Roman" w:cs="David"/>
          <w:sz w:val="24"/>
          <w:szCs w:val="24"/>
          <w:rtl/>
          <w:lang w:eastAsia="he-IL"/>
        </w:rPr>
        <w:tab/>
      </w:r>
      <w:r w:rsidR="000B092D" w:rsidRPr="009E450B">
        <w:rPr>
          <w:rFonts w:ascii="Times New Roman" w:eastAsia="Times New Roman" w:hAnsi="Times New Roman" w:cs="David" w:hint="cs"/>
          <w:b/>
          <w:bCs/>
          <w:sz w:val="24"/>
          <w:szCs w:val="24"/>
          <w:rtl/>
          <w:lang w:eastAsia="he-IL"/>
        </w:rPr>
        <w:t>למסחר ו/או תעסוקה</w:t>
      </w:r>
      <w:r w:rsidR="000B092D" w:rsidRPr="009E450B">
        <w:rPr>
          <w:rFonts w:ascii="Times New Roman" w:eastAsia="Times New Roman" w:hAnsi="Times New Roman" w:cs="David" w:hint="cs"/>
          <w:sz w:val="24"/>
          <w:szCs w:val="24"/>
          <w:rtl/>
          <w:lang w:eastAsia="he-IL"/>
        </w:rPr>
        <w:t xml:space="preserve"> : </w:t>
      </w:r>
      <w:r w:rsidRPr="009E450B">
        <w:rPr>
          <w:rFonts w:ascii="Times New Roman" w:eastAsia="Times New Roman" w:hAnsi="Times New Roman" w:cs="David" w:hint="cs"/>
          <w:sz w:val="24"/>
          <w:szCs w:val="24"/>
          <w:rtl/>
          <w:lang w:eastAsia="he-IL"/>
        </w:rPr>
        <w:t xml:space="preserve">תמורת ביצוע שירותי היועץ ישולם </w:t>
      </w:r>
      <w:r w:rsidRPr="009E450B">
        <w:rPr>
          <w:rFonts w:ascii="Times New Roman" w:eastAsia="Times New Roman" w:hAnsi="Times New Roman" w:cs="David"/>
          <w:sz w:val="24"/>
          <w:szCs w:val="24"/>
          <w:rtl/>
          <w:lang w:eastAsia="he-IL"/>
        </w:rPr>
        <w:t xml:space="preserve">סכום קבוע ומוחלט </w:t>
      </w:r>
      <w:r w:rsidRPr="00933D71">
        <w:rPr>
          <w:rFonts w:ascii="Times New Roman" w:eastAsia="Times New Roman" w:hAnsi="Times New Roman" w:cs="David"/>
          <w:sz w:val="24"/>
          <w:szCs w:val="24"/>
          <w:rtl/>
          <w:lang w:eastAsia="he-IL"/>
        </w:rPr>
        <w:t xml:space="preserve">של </w:t>
      </w:r>
      <w:r w:rsidR="000C5974" w:rsidRPr="00EF0733">
        <w:rPr>
          <w:rFonts w:ascii="Times New Roman" w:eastAsia="Times New Roman" w:hAnsi="Times New Roman" w:cs="David" w:hint="cs"/>
          <w:b/>
          <w:bCs/>
          <w:sz w:val="24"/>
          <w:szCs w:val="24"/>
          <w:rtl/>
          <w:lang w:eastAsia="he-IL"/>
        </w:rPr>
        <w:t xml:space="preserve">0.60 </w:t>
      </w:r>
      <w:r w:rsidRPr="00EF0733">
        <w:rPr>
          <w:rFonts w:ascii="Times New Roman" w:eastAsia="Times New Roman" w:hAnsi="Times New Roman" w:cs="David"/>
          <w:b/>
          <w:bCs/>
          <w:sz w:val="24"/>
          <w:szCs w:val="24"/>
          <w:rtl/>
          <w:lang w:eastAsia="he-IL"/>
        </w:rPr>
        <w:t xml:space="preserve"> ש"ח </w:t>
      </w:r>
      <w:r w:rsidR="000C5974" w:rsidRPr="00EF0733">
        <w:rPr>
          <w:rFonts w:ascii="Times New Roman" w:eastAsia="Times New Roman" w:hAnsi="Times New Roman" w:cs="David" w:hint="cs"/>
          <w:b/>
          <w:bCs/>
          <w:sz w:val="24"/>
          <w:szCs w:val="24"/>
          <w:rtl/>
          <w:lang w:eastAsia="he-IL"/>
        </w:rPr>
        <w:t xml:space="preserve"> למ"ר עילי</w:t>
      </w:r>
      <w:r w:rsidR="000C5974" w:rsidRPr="00933D71">
        <w:rPr>
          <w:rFonts w:ascii="Times New Roman" w:eastAsia="Times New Roman" w:hAnsi="Times New Roman" w:cs="David" w:hint="cs"/>
          <w:sz w:val="24"/>
          <w:szCs w:val="24"/>
          <w:rtl/>
          <w:lang w:eastAsia="he-IL"/>
        </w:rPr>
        <w:t xml:space="preserve"> </w:t>
      </w:r>
      <w:r w:rsidRPr="00933D71">
        <w:rPr>
          <w:rFonts w:ascii="Times New Roman" w:eastAsia="Times New Roman" w:hAnsi="Times New Roman" w:cs="David"/>
          <w:sz w:val="24"/>
          <w:szCs w:val="24"/>
          <w:rtl/>
          <w:lang w:eastAsia="he-IL"/>
        </w:rPr>
        <w:t xml:space="preserve">(במילים </w:t>
      </w:r>
      <w:r w:rsidR="000C5974" w:rsidRPr="00933D71">
        <w:rPr>
          <w:rFonts w:ascii="Times New Roman" w:eastAsia="Times New Roman" w:hAnsi="Times New Roman" w:cs="David" w:hint="cs"/>
          <w:sz w:val="24"/>
          <w:szCs w:val="24"/>
          <w:rtl/>
          <w:lang w:eastAsia="he-IL"/>
        </w:rPr>
        <w:t xml:space="preserve">¨שישים אגורות </w:t>
      </w:r>
      <w:r w:rsidRPr="00004561">
        <w:rPr>
          <w:rFonts w:ascii="Times New Roman" w:eastAsia="Times New Roman" w:hAnsi="Times New Roman" w:cs="David"/>
          <w:sz w:val="24"/>
          <w:szCs w:val="24"/>
          <w:rtl/>
          <w:lang w:eastAsia="he-IL"/>
        </w:rPr>
        <w:t xml:space="preserve">  ש"ח). </w:t>
      </w:r>
    </w:p>
    <w:p w14:paraId="3E343B54" w14:textId="09813F86" w:rsidR="003222C2" w:rsidRDefault="003222C2" w:rsidP="005B6D2D">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933D71">
        <w:rPr>
          <w:rFonts w:ascii="Times New Roman" w:eastAsia="Times New Roman" w:hAnsi="Times New Roman" w:cs="David" w:hint="cs"/>
          <w:sz w:val="24"/>
          <w:szCs w:val="24"/>
          <w:rtl/>
          <w:lang w:eastAsia="he-IL"/>
        </w:rPr>
        <w:t>1.3</w:t>
      </w:r>
      <w:r w:rsidRPr="00933D71">
        <w:rPr>
          <w:rFonts w:ascii="Times New Roman" w:eastAsia="Times New Roman" w:hAnsi="Times New Roman" w:cs="David" w:hint="cs"/>
          <w:sz w:val="24"/>
          <w:szCs w:val="24"/>
          <w:rtl/>
          <w:lang w:eastAsia="he-IL"/>
        </w:rPr>
        <w:tab/>
      </w:r>
      <w:r w:rsidRPr="00933D71">
        <w:rPr>
          <w:rFonts w:ascii="Times New Roman" w:eastAsia="Times New Roman" w:hAnsi="Times New Roman" w:cs="David" w:hint="cs"/>
          <w:b/>
          <w:bCs/>
          <w:sz w:val="24"/>
          <w:szCs w:val="24"/>
          <w:rtl/>
          <w:lang w:eastAsia="he-IL"/>
        </w:rPr>
        <w:t>למבנים משולבים של מגורים יחד עם תעסוקה</w:t>
      </w:r>
      <w:r w:rsidRPr="009E450B">
        <w:rPr>
          <w:rFonts w:ascii="Times New Roman" w:eastAsia="Times New Roman" w:hAnsi="Times New Roman" w:cs="David" w:hint="cs"/>
          <w:b/>
          <w:bCs/>
          <w:sz w:val="24"/>
          <w:szCs w:val="24"/>
          <w:rtl/>
          <w:lang w:eastAsia="he-IL"/>
        </w:rPr>
        <w:t xml:space="preserve"> ו/או מסחר</w:t>
      </w:r>
      <w:r w:rsidRPr="009E450B">
        <w:rPr>
          <w:rFonts w:ascii="Times New Roman" w:eastAsia="Times New Roman" w:hAnsi="Times New Roman" w:cs="David" w:hint="cs"/>
          <w:sz w:val="24"/>
          <w:szCs w:val="24"/>
          <w:rtl/>
          <w:lang w:eastAsia="he-IL"/>
        </w:rPr>
        <w:t xml:space="preserve"> :  ישולם סכום כולל ( מצרפי ) של שני הסעיפים הנ"ל . </w:t>
      </w:r>
    </w:p>
    <w:p w14:paraId="738DA9D4" w14:textId="79780878" w:rsidR="00004561" w:rsidRDefault="00004561" w:rsidP="005B6D2D">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4B7598E9" w14:textId="0290689F" w:rsidR="00004561" w:rsidRDefault="00004561" w:rsidP="00933D71">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שכר היועץ כולל פקוח עליון עד 2 ביקורים לבנין מגורים ו/או משולב במסחר ו/או משרדים  , וכן עד 4 ביקורים למבנה מסחר /משרדים בשטח למעלה מ- 30,000 מר' .</w:t>
      </w:r>
    </w:p>
    <w:p w14:paraId="7FC7B01A" w14:textId="6B359B36" w:rsidR="00004561" w:rsidRPr="009E450B" w:rsidRDefault="00004561" w:rsidP="005B6D2D">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לכל ביקור נוסף מעבר לאמור לעיל , ישולם סך של 800 ₪ + מע"מ .</w:t>
      </w:r>
    </w:p>
    <w:p w14:paraId="00CE20DD" w14:textId="77777777" w:rsidR="00242A73" w:rsidRPr="009E450B" w:rsidRDefault="00242A73"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ECF7834" w14:textId="77777777" w:rsidR="009C6F6C" w:rsidRPr="009E450B" w:rsidRDefault="00242A73" w:rsidP="009C6F6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9E450B">
        <w:rPr>
          <w:rFonts w:ascii="Times New Roman" w:eastAsia="Times New Roman" w:hAnsi="Times New Roman" w:cs="David" w:hint="cs"/>
          <w:sz w:val="20"/>
          <w:szCs w:val="24"/>
          <w:rtl/>
          <w:lang w:eastAsia="he-IL"/>
        </w:rPr>
        <w:t>2</w:t>
      </w:r>
      <w:r w:rsidR="009C6F6C" w:rsidRPr="009E450B">
        <w:rPr>
          <w:rFonts w:ascii="Times New Roman" w:eastAsia="Times New Roman" w:hAnsi="Times New Roman" w:cs="David"/>
          <w:sz w:val="20"/>
          <w:szCs w:val="24"/>
          <w:rtl/>
          <w:lang w:eastAsia="he-IL"/>
        </w:rPr>
        <w:t>.</w:t>
      </w:r>
      <w:r w:rsidR="009C6F6C" w:rsidRPr="009E450B">
        <w:rPr>
          <w:rFonts w:ascii="Times New Roman" w:eastAsia="Times New Roman" w:hAnsi="Times New Roman" w:cs="David"/>
          <w:sz w:val="20"/>
          <w:szCs w:val="24"/>
          <w:rtl/>
          <w:lang w:eastAsia="he-IL"/>
        </w:rPr>
        <w:tab/>
        <w:t>למען הסר ספק:</w:t>
      </w:r>
    </w:p>
    <w:p w14:paraId="78434C63" w14:textId="77777777" w:rsidR="009C6F6C" w:rsidRPr="009E450B"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8D6741D" w14:textId="77777777" w:rsidR="009C6F6C" w:rsidRPr="009E450B"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2</w:t>
      </w:r>
      <w:r w:rsidR="009C6F6C" w:rsidRPr="009E450B">
        <w:rPr>
          <w:rFonts w:ascii="Times New Roman" w:eastAsia="Times New Roman" w:hAnsi="Times New Roman" w:cs="David"/>
          <w:sz w:val="24"/>
          <w:szCs w:val="24"/>
          <w:rtl/>
        </w:rPr>
        <w:t>.1</w:t>
      </w:r>
      <w:r w:rsidR="009C6F6C" w:rsidRPr="009E450B">
        <w:rPr>
          <w:rFonts w:ascii="Times New Roman" w:eastAsia="Times New Roman" w:hAnsi="Times New Roman" w:cs="David"/>
          <w:sz w:val="24"/>
          <w:szCs w:val="24"/>
          <w:rtl/>
        </w:rPr>
        <w:tab/>
        <w:t>מובהר כי שכר ה</w:t>
      </w:r>
      <w:r w:rsidR="00141D80" w:rsidRPr="009E450B">
        <w:rPr>
          <w:rFonts w:ascii="Times New Roman" w:eastAsia="Times New Roman" w:hAnsi="Times New Roman" w:cs="David"/>
          <w:sz w:val="24"/>
          <w:szCs w:val="24"/>
          <w:rtl/>
        </w:rPr>
        <w:t>יועץ</w:t>
      </w:r>
      <w:r w:rsidR="009C6F6C" w:rsidRPr="009E450B">
        <w:rPr>
          <w:rFonts w:ascii="Times New Roman" w:eastAsia="Times New Roman" w:hAnsi="Times New Roman" w:cs="David"/>
          <w:sz w:val="24"/>
          <w:szCs w:val="24"/>
          <w:rtl/>
        </w:rPr>
        <w:t xml:space="preserve"> ומועדי התשלום הינם סופיים ומוחלטים, והם לא ישתנו מכל גורם שהו</w:t>
      </w:r>
      <w:r w:rsidR="009C6F6C" w:rsidRPr="009E450B">
        <w:rPr>
          <w:rFonts w:ascii="Times New Roman" w:eastAsia="Times New Roman" w:hAnsi="Times New Roman" w:cs="David" w:hint="cs"/>
          <w:sz w:val="24"/>
          <w:szCs w:val="24"/>
          <w:rtl/>
        </w:rPr>
        <w:t xml:space="preserve">א כמפורט בסעיף 7 לחוזה. </w:t>
      </w:r>
    </w:p>
    <w:p w14:paraId="66316A01" w14:textId="77777777" w:rsidR="009C6F6C" w:rsidRPr="009E450B"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Pr>
      </w:pPr>
    </w:p>
    <w:p w14:paraId="10BC90AB" w14:textId="77777777" w:rsidR="009C6F6C" w:rsidRPr="009E450B"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2</w:t>
      </w:r>
      <w:r w:rsidR="009C6F6C" w:rsidRPr="009E450B">
        <w:rPr>
          <w:rFonts w:ascii="Times New Roman" w:eastAsia="Times New Roman" w:hAnsi="Times New Roman" w:cs="David"/>
          <w:sz w:val="24"/>
          <w:szCs w:val="24"/>
          <w:rtl/>
        </w:rPr>
        <w:t>.</w:t>
      </w:r>
      <w:r w:rsidR="009C6F6C" w:rsidRPr="009E450B">
        <w:rPr>
          <w:rFonts w:ascii="Times New Roman" w:eastAsia="Times New Roman" w:hAnsi="Times New Roman" w:cs="David" w:hint="cs"/>
          <w:sz w:val="24"/>
          <w:szCs w:val="24"/>
          <w:rtl/>
        </w:rPr>
        <w:t>2</w:t>
      </w:r>
      <w:r w:rsidR="009C6F6C" w:rsidRPr="009E450B">
        <w:rPr>
          <w:rFonts w:ascii="Times New Roman" w:eastAsia="Times New Roman" w:hAnsi="Times New Roman" w:cs="David"/>
          <w:sz w:val="24"/>
          <w:szCs w:val="24"/>
          <w:rtl/>
        </w:rPr>
        <w:tab/>
        <w:t>שכר ה</w:t>
      </w:r>
      <w:r w:rsidR="00141D80" w:rsidRPr="009E450B">
        <w:rPr>
          <w:rFonts w:ascii="Times New Roman" w:eastAsia="Times New Roman" w:hAnsi="Times New Roman" w:cs="David"/>
          <w:sz w:val="24"/>
          <w:szCs w:val="24"/>
          <w:rtl/>
        </w:rPr>
        <w:t>יועץ</w:t>
      </w:r>
      <w:r w:rsidR="009C6F6C" w:rsidRPr="009E450B">
        <w:rPr>
          <w:rFonts w:ascii="Times New Roman" w:eastAsia="Times New Roman" w:hAnsi="Times New Roman" w:cs="David"/>
          <w:sz w:val="24"/>
          <w:szCs w:val="24"/>
          <w:rtl/>
        </w:rPr>
        <w:t xml:space="preserve"> כולל את כל המפורט בחוזה על כל נספחיו, לרבות נספח ב'</w:t>
      </w:r>
      <w:r w:rsidR="009C6F6C" w:rsidRPr="009E450B">
        <w:rPr>
          <w:rFonts w:ascii="Times New Roman" w:eastAsia="Times New Roman" w:hAnsi="Times New Roman" w:cs="David" w:hint="cs"/>
          <w:sz w:val="24"/>
          <w:szCs w:val="24"/>
          <w:rtl/>
        </w:rPr>
        <w:t xml:space="preserve"> ונספח ח'</w:t>
      </w:r>
      <w:r w:rsidR="009C6F6C" w:rsidRPr="009E450B">
        <w:rPr>
          <w:rFonts w:ascii="Times New Roman" w:eastAsia="Times New Roman" w:hAnsi="Times New Roman" w:cs="David"/>
          <w:sz w:val="24"/>
          <w:szCs w:val="24"/>
          <w:rtl/>
        </w:rPr>
        <w:t>.</w:t>
      </w:r>
    </w:p>
    <w:p w14:paraId="2D069D9B" w14:textId="77777777" w:rsidR="009C6F6C" w:rsidRPr="009E450B"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71D90099" w14:textId="77777777" w:rsidR="009C6F6C" w:rsidRPr="009E450B"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2.3</w:t>
      </w:r>
      <w:r w:rsidR="009C6F6C" w:rsidRPr="009E450B">
        <w:rPr>
          <w:rFonts w:ascii="Times New Roman" w:eastAsia="Times New Roman" w:hAnsi="Times New Roman" w:cs="David" w:hint="cs"/>
          <w:sz w:val="24"/>
          <w:szCs w:val="24"/>
          <w:rtl/>
        </w:rPr>
        <w:tab/>
      </w:r>
      <w:r w:rsidR="009C6F6C" w:rsidRPr="009E450B">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009C6F6C" w:rsidRPr="009E450B">
        <w:rPr>
          <w:rFonts w:ascii="Times New Roman" w:eastAsia="Times New Roman" w:hAnsi="Times New Roman" w:cs="David" w:hint="cs"/>
          <w:sz w:val="24"/>
          <w:szCs w:val="24"/>
          <w:rtl/>
        </w:rPr>
        <w:t>.</w:t>
      </w:r>
    </w:p>
    <w:p w14:paraId="2CF8DDC0" w14:textId="77777777" w:rsidR="009C6F6C" w:rsidRPr="009E450B"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625FE571" w14:textId="77777777" w:rsidR="009C6F6C" w:rsidRPr="009E450B"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2</w:t>
      </w:r>
      <w:r w:rsidR="009C6F6C" w:rsidRPr="009E450B">
        <w:rPr>
          <w:rFonts w:ascii="Times New Roman" w:eastAsia="Times New Roman" w:hAnsi="Times New Roman" w:cs="David" w:hint="cs"/>
          <w:sz w:val="24"/>
          <w:szCs w:val="24"/>
          <w:rtl/>
        </w:rPr>
        <w:t>.4</w:t>
      </w:r>
      <w:r w:rsidR="009C6F6C" w:rsidRPr="009E450B">
        <w:rPr>
          <w:rFonts w:ascii="Times New Roman" w:eastAsia="Times New Roman" w:hAnsi="Times New Roman" w:cs="David" w:hint="cs"/>
          <w:sz w:val="24"/>
          <w:szCs w:val="24"/>
          <w:rtl/>
        </w:rPr>
        <w:tab/>
        <w:t xml:space="preserve">על אף האמור בסעיף 3.1 לעיל, </w:t>
      </w:r>
      <w:r w:rsidR="009C6F6C" w:rsidRPr="009E450B">
        <w:rPr>
          <w:rFonts w:ascii="Times New Roman" w:eastAsia="Times New Roman" w:hAnsi="Times New Roman" w:cs="David"/>
          <w:sz w:val="24"/>
          <w:szCs w:val="24"/>
          <w:rtl/>
        </w:rPr>
        <w:t xml:space="preserve">בקשות לתוספת שכר </w:t>
      </w:r>
      <w:r w:rsidR="009C6F6C" w:rsidRPr="009E450B">
        <w:rPr>
          <w:rFonts w:ascii="Times New Roman" w:eastAsia="Times New Roman" w:hAnsi="Times New Roman" w:cs="David" w:hint="cs"/>
          <w:sz w:val="24"/>
          <w:szCs w:val="24"/>
          <w:rtl/>
        </w:rPr>
        <w:t>ידונו בתנאים כמפורט בסעיף 8 לחוזה בלבד.</w:t>
      </w:r>
    </w:p>
    <w:p w14:paraId="13F1FFF6" w14:textId="77777777" w:rsidR="009C6F6C" w:rsidRPr="009E450B"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2D39C874" w14:textId="4E0C72E9" w:rsidR="009C6F6C" w:rsidRDefault="00242A73" w:rsidP="0048675D">
      <w:pPr>
        <w:spacing w:before="0" w:beforeAutospacing="0" w:after="0" w:afterAutospacing="0" w:line="240" w:lineRule="auto"/>
        <w:ind w:left="1440" w:hanging="720"/>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2.5</w:t>
      </w:r>
      <w:r w:rsidR="009C6F6C" w:rsidRPr="009E450B">
        <w:rPr>
          <w:rFonts w:ascii="Times New Roman" w:eastAsia="Times New Roman" w:hAnsi="Times New Roman" w:cs="David" w:hint="cs"/>
          <w:sz w:val="24"/>
          <w:szCs w:val="24"/>
          <w:rtl/>
        </w:rPr>
        <w:tab/>
      </w:r>
      <w:r w:rsidR="003222C2" w:rsidRPr="009E450B">
        <w:rPr>
          <w:rFonts w:ascii="Times New Roman" w:eastAsia="Times New Roman" w:hAnsi="Times New Roman" w:cs="David" w:hint="cs"/>
          <w:sz w:val="24"/>
          <w:szCs w:val="24"/>
          <w:rtl/>
        </w:rPr>
        <w:t xml:space="preserve">המחירים הנקובים בסעיף </w:t>
      </w:r>
      <w:r w:rsidR="009E450B">
        <w:rPr>
          <w:rFonts w:ascii="Times New Roman" w:eastAsia="Times New Roman" w:hAnsi="Times New Roman" w:cs="David" w:hint="cs"/>
          <w:sz w:val="24"/>
          <w:szCs w:val="24"/>
          <w:rtl/>
        </w:rPr>
        <w:t xml:space="preserve">  </w:t>
      </w:r>
      <w:r w:rsidR="003222C2" w:rsidRPr="009E450B">
        <w:rPr>
          <w:rFonts w:ascii="Times New Roman" w:eastAsia="Times New Roman" w:hAnsi="Times New Roman" w:cs="David" w:hint="cs"/>
          <w:sz w:val="24"/>
          <w:szCs w:val="24"/>
          <w:rtl/>
        </w:rPr>
        <w:t>1</w:t>
      </w:r>
      <w:r w:rsidR="009E450B">
        <w:rPr>
          <w:rFonts w:ascii="Times New Roman" w:eastAsia="Times New Roman" w:hAnsi="Times New Roman" w:cs="David" w:hint="cs"/>
          <w:sz w:val="24"/>
          <w:szCs w:val="24"/>
          <w:rtl/>
        </w:rPr>
        <w:t xml:space="preserve">   כוללים גם שכ"ט למרתפים </w:t>
      </w:r>
      <w:r w:rsidR="003222C2" w:rsidRPr="009E450B">
        <w:rPr>
          <w:rFonts w:ascii="Times New Roman" w:eastAsia="Times New Roman" w:hAnsi="Times New Roman" w:cs="David" w:hint="cs"/>
          <w:sz w:val="24"/>
          <w:szCs w:val="24"/>
          <w:rtl/>
        </w:rPr>
        <w:t xml:space="preserve"> </w:t>
      </w:r>
      <w:r w:rsidR="009E450B">
        <w:rPr>
          <w:rFonts w:ascii="Times New Roman" w:eastAsia="Times New Roman" w:hAnsi="Times New Roman" w:cs="David" w:hint="cs"/>
          <w:sz w:val="24"/>
          <w:szCs w:val="24"/>
          <w:rtl/>
        </w:rPr>
        <w:t xml:space="preserve">, לא תשולם תוספת ליעוץ למרתפים . </w:t>
      </w:r>
    </w:p>
    <w:p w14:paraId="6506B9A2" w14:textId="77777777" w:rsidR="000F6C56" w:rsidRDefault="000F6C56" w:rsidP="0048675D">
      <w:pPr>
        <w:spacing w:before="0" w:beforeAutospacing="0" w:after="0" w:afterAutospacing="0" w:line="240" w:lineRule="auto"/>
        <w:ind w:left="1440" w:hanging="720"/>
        <w:jc w:val="both"/>
        <w:rPr>
          <w:rFonts w:ascii="Times New Roman" w:eastAsia="Times New Roman" w:hAnsi="Times New Roman" w:cs="David"/>
          <w:sz w:val="24"/>
          <w:szCs w:val="24"/>
          <w:rtl/>
        </w:rPr>
      </w:pPr>
    </w:p>
    <w:p w14:paraId="0E88951D" w14:textId="6AA22B46" w:rsidR="000F6C56" w:rsidRPr="009E450B" w:rsidRDefault="000F6C56" w:rsidP="0048675D">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2.6</w:t>
      </w:r>
      <w:r>
        <w:rPr>
          <w:rFonts w:ascii="Times New Roman" w:eastAsia="Times New Roman" w:hAnsi="Times New Roman" w:cs="David" w:hint="cs"/>
          <w:sz w:val="24"/>
          <w:szCs w:val="24"/>
          <w:rtl/>
        </w:rPr>
        <w:tab/>
        <w:t xml:space="preserve">שירותי היועץ למסחר ו/או תעסוקה ברמת מעטפת . </w:t>
      </w:r>
    </w:p>
    <w:p w14:paraId="1CCBC5DC" w14:textId="77777777" w:rsidR="009C6F6C" w:rsidRPr="009E450B"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07259D8" w14:textId="3353774B" w:rsidR="009C6F6C" w:rsidRPr="000C5974" w:rsidRDefault="00242A73" w:rsidP="00242A73">
      <w:pPr>
        <w:pStyle w:val="ListParagraph"/>
        <w:numPr>
          <w:ilvl w:val="0"/>
          <w:numId w:val="7"/>
        </w:numPr>
        <w:spacing w:line="240" w:lineRule="auto"/>
        <w:rPr>
          <w:sz w:val="24"/>
          <w:szCs w:val="24"/>
          <w:rtl/>
        </w:rPr>
      </w:pPr>
      <w:r w:rsidRPr="009E450B">
        <w:rPr>
          <w:rFonts w:hint="cs"/>
          <w:sz w:val="20"/>
          <w:szCs w:val="24"/>
          <w:rtl/>
          <w:lang w:eastAsia="he-IL"/>
        </w:rPr>
        <w:t>הסכום המפורט בסעיף 1.1 לעיל יהיה צמוד ל</w:t>
      </w:r>
      <w:sdt>
        <w:sdtPr>
          <w:rPr>
            <w:rFonts w:hint="cs"/>
            <w:rtl/>
          </w:rPr>
          <w:alias w:val="סוג מדד כותרת"/>
          <w:tag w:val="cntMadadTypeTitle"/>
          <w:id w:val="1394936735"/>
          <w:placeholder>
            <w:docPart w:val="F75ACD1BE3C34DDD94001F1B1B7E05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DC0F35" w:rsidRPr="009E450B">
            <w:rPr>
              <w:rFonts w:hint="cs"/>
              <w:rtl/>
            </w:rPr>
            <w:t>מדד המחירים לצרכן</w:t>
          </w:r>
        </w:sdtContent>
      </w:sdt>
      <w:r w:rsidRPr="009E450B">
        <w:rPr>
          <w:rFonts w:hint="cs"/>
          <w:sz w:val="24"/>
          <w:szCs w:val="24"/>
          <w:rtl/>
        </w:rPr>
        <w:br/>
      </w:r>
      <w:sdt>
        <w:sdtPr>
          <w:rPr>
            <w:rFonts w:hint="cs"/>
            <w:rtl/>
          </w:rPr>
          <w:alias w:val="מדד בגין/ידוע - כותרת"/>
          <w:tag w:val="cntIsKnownTitle"/>
          <w:id w:val="1149088069"/>
          <w:placeholder>
            <w:docPart w:val="ECA626267DE84EAB83F87D3F53948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DC0F35" w:rsidRPr="009E450B">
            <w:rPr>
              <w:rFonts w:hint="cs"/>
              <w:rtl/>
            </w:rPr>
            <w:t>ידוע</w:t>
          </w:r>
        </w:sdtContent>
      </w:sdt>
      <w:r w:rsidRPr="009E450B">
        <w:rPr>
          <w:rFonts w:hint="cs"/>
          <w:sz w:val="24"/>
          <w:szCs w:val="24"/>
          <w:rtl/>
        </w:rPr>
        <w:t xml:space="preserve"> </w:t>
      </w:r>
      <w:sdt>
        <w:sdtPr>
          <w:rPr>
            <w:rFonts w:hint="cs"/>
            <w:rtl/>
          </w:rPr>
          <w:alias w:val="מדד בסיס"/>
          <w:tag w:val="cntMadadBase"/>
          <w:id w:val="1021983075"/>
          <w:placeholder>
            <w:docPart w:val="6CF4E9F3C4BB40B6AF49103A753AF2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2-16T00:00:00Z">
            <w:dateFormat w:val="dd/MM/yyyy"/>
            <w:lid w:val="he-IL"/>
            <w:storeMappedDataAs w:val="dateTime"/>
            <w:calendar w:val="gregorian"/>
          </w:date>
        </w:sdtPr>
        <w:sdtEndPr/>
        <w:sdtContent>
          <w:r w:rsidR="00DC0F35" w:rsidRPr="009E450B">
            <w:rPr>
              <w:rFonts w:hint="cs"/>
              <w:rtl/>
            </w:rPr>
            <w:t>‏16/02/2022</w:t>
          </w:r>
        </w:sdtContent>
      </w:sdt>
      <w:r w:rsidRPr="000C5974">
        <w:rPr>
          <w:rFonts w:hint="cs"/>
          <w:sz w:val="24"/>
          <w:szCs w:val="24"/>
          <w:rtl/>
        </w:rPr>
        <w:t xml:space="preserve"> (העומד על </w:t>
      </w:r>
      <w:sdt>
        <w:sdtPr>
          <w:rPr>
            <w:rFonts w:hint="cs"/>
            <w:rtl/>
          </w:rPr>
          <w:alias w:val="נקודות מדד"/>
          <w:tag w:val="cntMadadPoints"/>
          <w:id w:val="-217437650"/>
          <w:placeholder>
            <w:docPart w:val="D836DF071493441185EC595AB47D59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DC0F35" w:rsidRPr="009E450B">
            <w:rPr>
              <w:rFonts w:hint="cs"/>
            </w:rPr>
            <w:t>231.3849</w:t>
          </w:r>
        </w:sdtContent>
      </w:sdt>
      <w:r w:rsidRPr="000C5974">
        <w:rPr>
          <w:rFonts w:hint="cs"/>
          <w:sz w:val="24"/>
          <w:szCs w:val="24"/>
          <w:rtl/>
        </w:rPr>
        <w:t xml:space="preserve"> נקודות) </w:t>
      </w:r>
      <w:r w:rsidRPr="000C5974">
        <w:rPr>
          <w:rFonts w:hint="cs"/>
          <w:sz w:val="24"/>
          <w:szCs w:val="24"/>
          <w:rtl/>
          <w:lang w:eastAsia="he-IL"/>
        </w:rPr>
        <w:t xml:space="preserve"> עד למדד הידוע ביום הגשת כל חשבון.</w:t>
      </w:r>
    </w:p>
    <w:p w14:paraId="4DED93E7" w14:textId="77777777" w:rsidR="009C6F6C" w:rsidRPr="009E450B"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p>
    <w:p w14:paraId="2E4FD5FE" w14:textId="77777777" w:rsidR="009C6F6C" w:rsidRPr="009E450B"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5.</w:t>
      </w:r>
      <w:r w:rsidRPr="009E450B">
        <w:rPr>
          <w:rFonts w:ascii="Times New Roman" w:eastAsia="Times New Roman" w:hAnsi="Times New Roman" w:cs="David" w:hint="cs"/>
          <w:sz w:val="24"/>
          <w:szCs w:val="24"/>
          <w:rtl/>
        </w:rPr>
        <w:tab/>
      </w:r>
      <w:r w:rsidRPr="009E450B">
        <w:rPr>
          <w:rFonts w:ascii="Times New Roman" w:eastAsia="Times New Roman" w:hAnsi="Times New Roman" w:cs="David"/>
          <w:sz w:val="24"/>
          <w:szCs w:val="24"/>
          <w:rtl/>
        </w:rPr>
        <w:t>בנוסף לכל תשלום ישולם ל</w:t>
      </w:r>
      <w:r w:rsidR="00141D80" w:rsidRPr="009E450B">
        <w:rPr>
          <w:rFonts w:ascii="Times New Roman" w:eastAsia="Times New Roman" w:hAnsi="Times New Roman" w:cs="David"/>
          <w:sz w:val="24"/>
          <w:szCs w:val="24"/>
          <w:rtl/>
        </w:rPr>
        <w:t>יועץ</w:t>
      </w:r>
      <w:r w:rsidRPr="009E450B">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141D80" w:rsidRPr="009E450B">
        <w:rPr>
          <w:rFonts w:ascii="Times New Roman" w:eastAsia="Times New Roman" w:hAnsi="Times New Roman" w:cs="David"/>
          <w:sz w:val="24"/>
          <w:szCs w:val="24"/>
          <w:rtl/>
        </w:rPr>
        <w:t>יועץ</w:t>
      </w:r>
      <w:r w:rsidRPr="009E450B">
        <w:rPr>
          <w:rFonts w:ascii="Times New Roman" w:eastAsia="Times New Roman" w:hAnsi="Times New Roman" w:cs="David"/>
          <w:sz w:val="24"/>
          <w:szCs w:val="24"/>
          <w:rtl/>
        </w:rPr>
        <w:t xml:space="preserve"> </w:t>
      </w:r>
      <w:r w:rsidRPr="009E450B">
        <w:rPr>
          <w:rFonts w:ascii="Times New Roman" w:eastAsia="Times New Roman" w:hAnsi="Times New Roman" w:cs="David"/>
          <w:sz w:val="24"/>
          <w:szCs w:val="24"/>
          <w:rtl/>
        </w:rPr>
        <w:lastRenderedPageBreak/>
        <w:t>והמצאת כל אישור נוסף ע"פ כל דין, לרבות א</w:t>
      </w:r>
      <w:r w:rsidRPr="009E450B">
        <w:rPr>
          <w:rFonts w:ascii="Times New Roman" w:eastAsia="Times New Roman" w:hAnsi="Times New Roman" w:cs="David" w:hint="cs"/>
          <w:sz w:val="24"/>
          <w:szCs w:val="24"/>
          <w:rtl/>
        </w:rPr>
        <w:t>י</w:t>
      </w:r>
      <w:r w:rsidRPr="009E450B">
        <w:rPr>
          <w:rFonts w:ascii="Times New Roman" w:eastAsia="Times New Roman" w:hAnsi="Times New Roman" w:cs="David"/>
          <w:sz w:val="24"/>
          <w:szCs w:val="24"/>
          <w:rtl/>
        </w:rPr>
        <w:t>שור על נ</w:t>
      </w:r>
      <w:r w:rsidRPr="009E450B">
        <w:rPr>
          <w:rFonts w:ascii="Times New Roman" w:eastAsia="Times New Roman" w:hAnsi="Times New Roman" w:cs="David" w:hint="cs"/>
          <w:sz w:val="24"/>
          <w:szCs w:val="24"/>
          <w:rtl/>
        </w:rPr>
        <w:t>י</w:t>
      </w:r>
      <w:r w:rsidRPr="009E450B">
        <w:rPr>
          <w:rFonts w:ascii="Times New Roman" w:eastAsia="Times New Roman" w:hAnsi="Times New Roman" w:cs="David"/>
          <w:sz w:val="24"/>
          <w:szCs w:val="24"/>
          <w:rtl/>
        </w:rPr>
        <w:t>הול ספרים ואשור על ניכוי מס במקור.</w:t>
      </w:r>
    </w:p>
    <w:p w14:paraId="47D13948" w14:textId="77777777" w:rsidR="009C6F6C" w:rsidRPr="009E450B"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408F47FD" w14:textId="77777777" w:rsidR="009C6F6C" w:rsidRPr="009E450B"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6</w:t>
      </w:r>
      <w:r w:rsidRPr="009E450B">
        <w:rPr>
          <w:rFonts w:ascii="Times New Roman" w:eastAsia="Times New Roman" w:hAnsi="Times New Roman" w:cs="David"/>
          <w:sz w:val="24"/>
          <w:szCs w:val="24"/>
          <w:rtl/>
        </w:rPr>
        <w:t>.</w:t>
      </w:r>
      <w:r w:rsidRPr="009E450B">
        <w:rPr>
          <w:rFonts w:ascii="Times New Roman" w:eastAsia="Times New Roman" w:hAnsi="Times New Roman" w:cs="David"/>
          <w:sz w:val="24"/>
          <w:szCs w:val="24"/>
          <w:rtl/>
        </w:rPr>
        <w:tab/>
        <w:t>תנאי מוקדם לביצוע התשלומים לפי נספח זה הוא קיום כל התחייבויות ה</w:t>
      </w:r>
      <w:r w:rsidR="00141D80" w:rsidRPr="009E450B">
        <w:rPr>
          <w:rFonts w:ascii="Times New Roman" w:eastAsia="Times New Roman" w:hAnsi="Times New Roman" w:cs="David"/>
          <w:sz w:val="24"/>
          <w:szCs w:val="24"/>
          <w:rtl/>
        </w:rPr>
        <w:t>יועץ</w:t>
      </w:r>
      <w:r w:rsidRPr="009E450B">
        <w:rPr>
          <w:rFonts w:ascii="Times New Roman" w:eastAsia="Times New Roman" w:hAnsi="Times New Roman" w:cs="David"/>
          <w:sz w:val="24"/>
          <w:szCs w:val="24"/>
          <w:rtl/>
        </w:rPr>
        <w:t xml:space="preserve"> על פי חוזה זה, השלמת כל עבודות התכנון הכלולות בשכר ה</w:t>
      </w:r>
      <w:r w:rsidR="00141D80" w:rsidRPr="009E450B">
        <w:rPr>
          <w:rFonts w:ascii="Times New Roman" w:eastAsia="Times New Roman" w:hAnsi="Times New Roman" w:cs="David"/>
          <w:sz w:val="24"/>
          <w:szCs w:val="24"/>
          <w:rtl/>
        </w:rPr>
        <w:t>יועץ</w:t>
      </w:r>
      <w:r w:rsidRPr="009E450B">
        <w:rPr>
          <w:rFonts w:ascii="Times New Roman" w:eastAsia="Times New Roman" w:hAnsi="Times New Roman" w:cs="David"/>
          <w:sz w:val="24"/>
          <w:szCs w:val="24"/>
          <w:rtl/>
        </w:rPr>
        <w:t xml:space="preserve">, כמפורט בנספח ב', ומסירת כל המסמכים והתכניות למזמין. </w:t>
      </w:r>
    </w:p>
    <w:p w14:paraId="53C97DAA" w14:textId="77777777" w:rsidR="009C6F6C" w:rsidRPr="009E450B"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E450B">
        <w:rPr>
          <w:rFonts w:ascii="Times New Roman" w:eastAsia="Times New Roman" w:hAnsi="Times New Roman" w:cs="David"/>
          <w:sz w:val="24"/>
          <w:szCs w:val="24"/>
          <w:rtl/>
        </w:rPr>
        <w:br w:type="page"/>
      </w:r>
      <w:r w:rsidRPr="009E450B">
        <w:rPr>
          <w:rFonts w:ascii="Times New Roman" w:eastAsia="Times New Roman" w:hAnsi="Times New Roman" w:cs="David"/>
          <w:b/>
          <w:bCs/>
          <w:sz w:val="24"/>
          <w:szCs w:val="24"/>
          <w:u w:val="single"/>
          <w:rtl/>
        </w:rPr>
        <w:lastRenderedPageBreak/>
        <w:t>נספח "ה"</w:t>
      </w:r>
    </w:p>
    <w:p w14:paraId="73E6CAE8" w14:textId="77777777" w:rsidR="009C6F6C" w:rsidRPr="009E450B"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E450B">
        <w:rPr>
          <w:rFonts w:ascii="Times New Roman" w:eastAsia="Times New Roman" w:hAnsi="Times New Roman" w:cs="David"/>
          <w:b/>
          <w:bCs/>
          <w:sz w:val="24"/>
          <w:szCs w:val="24"/>
          <w:u w:val="single"/>
          <w:rtl/>
        </w:rPr>
        <w:t xml:space="preserve">תשלומי שכר </w:t>
      </w:r>
      <w:r w:rsidRPr="009E450B">
        <w:rPr>
          <w:rFonts w:ascii="Times New Roman" w:eastAsia="Times New Roman" w:hAnsi="Times New Roman" w:cs="David" w:hint="cs"/>
          <w:b/>
          <w:bCs/>
          <w:sz w:val="24"/>
          <w:szCs w:val="24"/>
          <w:u w:val="single"/>
          <w:rtl/>
        </w:rPr>
        <w:t>ה</w:t>
      </w:r>
      <w:r w:rsidR="00141D80" w:rsidRPr="009E450B">
        <w:rPr>
          <w:rFonts w:ascii="Times New Roman" w:eastAsia="Times New Roman" w:hAnsi="Times New Roman" w:cs="David" w:hint="cs"/>
          <w:b/>
          <w:bCs/>
          <w:sz w:val="24"/>
          <w:szCs w:val="24"/>
          <w:u w:val="single"/>
          <w:rtl/>
        </w:rPr>
        <w:t>יועץ</w:t>
      </w:r>
    </w:p>
    <w:p w14:paraId="7803128D" w14:textId="77777777" w:rsidR="009C6F6C" w:rsidRPr="009E450B" w:rsidRDefault="009C6F6C" w:rsidP="009C6F6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28EB9732" w14:textId="77777777" w:rsidR="00FA2003" w:rsidRPr="009E450B" w:rsidRDefault="00FA2003"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9E450B">
        <w:rPr>
          <w:rFonts w:ascii="Times New Roman" w:eastAsia="Times New Roman" w:hAnsi="Times New Roman" w:cs="David"/>
          <w:sz w:val="24"/>
          <w:szCs w:val="24"/>
          <w:rtl/>
          <w:lang w:eastAsia="he-IL"/>
        </w:rPr>
        <w:t>שכר ה</w:t>
      </w:r>
      <w:r w:rsidR="00141D80" w:rsidRPr="009E450B">
        <w:rPr>
          <w:rFonts w:ascii="Times New Roman" w:eastAsia="Times New Roman" w:hAnsi="Times New Roman" w:cs="David"/>
          <w:sz w:val="24"/>
          <w:szCs w:val="24"/>
          <w:rtl/>
          <w:lang w:eastAsia="he-IL"/>
        </w:rPr>
        <w:t>יועץ</w:t>
      </w:r>
      <w:r w:rsidRPr="009E450B">
        <w:rPr>
          <w:rFonts w:ascii="Times New Roman" w:eastAsia="Times New Roman" w:hAnsi="Times New Roman" w:cs="David"/>
          <w:sz w:val="24"/>
          <w:szCs w:val="24"/>
          <w:rtl/>
          <w:lang w:eastAsia="he-IL"/>
        </w:rPr>
        <w:t xml:space="preserve"> ישולם לשיעורין כנגד גמר כל שלב ושלב של שרותי ה</w:t>
      </w:r>
      <w:r w:rsidR="00141D80" w:rsidRPr="009E450B">
        <w:rPr>
          <w:rFonts w:ascii="Times New Roman" w:eastAsia="Times New Roman" w:hAnsi="Times New Roman" w:cs="David"/>
          <w:sz w:val="24"/>
          <w:szCs w:val="24"/>
          <w:rtl/>
          <w:lang w:eastAsia="he-IL"/>
        </w:rPr>
        <w:t>יועץ</w:t>
      </w:r>
      <w:r w:rsidRPr="009E450B">
        <w:rPr>
          <w:rFonts w:ascii="Times New Roman" w:eastAsia="Times New Roman" w:hAnsi="Times New Roman" w:cs="David"/>
          <w:sz w:val="24"/>
          <w:szCs w:val="24"/>
          <w:rtl/>
          <w:lang w:eastAsia="he-IL"/>
        </w:rPr>
        <w:t xml:space="preserve"> כמוגדר בחוזה לרבות בנספחים ב' ו- ח' כדלקמן:</w:t>
      </w:r>
    </w:p>
    <w:p w14:paraId="71142942" w14:textId="77777777" w:rsidR="009C6F6C" w:rsidRPr="009E450B" w:rsidRDefault="009C6F6C" w:rsidP="00FA2003">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br/>
      </w:r>
    </w:p>
    <w:p w14:paraId="2D7FCFD9" w14:textId="77777777" w:rsidR="009C6F6C" w:rsidRPr="009E450B"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E450B">
        <w:rPr>
          <w:rFonts w:ascii="Times New Roman" w:eastAsia="Times New Roman" w:hAnsi="Times New Roman" w:cs="David"/>
          <w:sz w:val="24"/>
          <w:szCs w:val="24"/>
          <w:rtl/>
        </w:rPr>
        <w:t>1.1</w:t>
      </w:r>
      <w:r w:rsidRPr="009E450B">
        <w:rPr>
          <w:rFonts w:ascii="Times New Roman" w:eastAsia="Times New Roman" w:hAnsi="Times New Roman" w:cs="David"/>
          <w:sz w:val="24"/>
          <w:szCs w:val="24"/>
          <w:rtl/>
        </w:rPr>
        <w:tab/>
        <w:t>לאחר גמר הי</w:t>
      </w:r>
      <w:r w:rsidRPr="009E450B">
        <w:rPr>
          <w:rFonts w:ascii="Times New Roman" w:eastAsia="Times New Roman" w:hAnsi="Times New Roman" w:cs="David" w:hint="cs"/>
          <w:sz w:val="24"/>
          <w:szCs w:val="24"/>
          <w:rtl/>
        </w:rPr>
        <w:t>י</w:t>
      </w:r>
      <w:r w:rsidRPr="009E450B">
        <w:rPr>
          <w:rFonts w:ascii="Times New Roman" w:eastAsia="Times New Roman" w:hAnsi="Times New Roman" w:cs="David"/>
          <w:sz w:val="24"/>
          <w:szCs w:val="24"/>
          <w:rtl/>
        </w:rPr>
        <w:t>עוץ המוקדם</w:t>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hint="cs"/>
          <w:sz w:val="24"/>
          <w:szCs w:val="24"/>
          <w:u w:val="dotted"/>
          <w:rtl/>
        </w:rPr>
        <w:tab/>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hint="cs"/>
          <w:sz w:val="24"/>
          <w:szCs w:val="24"/>
          <w:rtl/>
        </w:rPr>
        <w:t>20</w:t>
      </w:r>
      <w:r w:rsidRPr="009E450B">
        <w:rPr>
          <w:rFonts w:ascii="Times New Roman" w:eastAsia="Times New Roman" w:hAnsi="Times New Roman" w:cs="David"/>
          <w:sz w:val="24"/>
          <w:szCs w:val="24"/>
          <w:rtl/>
        </w:rPr>
        <w:t>%</w:t>
      </w:r>
    </w:p>
    <w:p w14:paraId="1B558FE0" w14:textId="77777777" w:rsidR="009C6F6C" w:rsidRPr="009E450B"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E450B">
        <w:rPr>
          <w:rFonts w:ascii="Times New Roman" w:eastAsia="Times New Roman" w:hAnsi="Times New Roman" w:cs="David"/>
          <w:sz w:val="24"/>
          <w:szCs w:val="24"/>
          <w:rtl/>
        </w:rPr>
        <w:t>1.2</w:t>
      </w:r>
      <w:r w:rsidRPr="009E450B">
        <w:rPr>
          <w:rFonts w:ascii="Times New Roman" w:eastAsia="Times New Roman" w:hAnsi="Times New Roman" w:cs="David"/>
          <w:sz w:val="24"/>
          <w:szCs w:val="24"/>
          <w:rtl/>
        </w:rPr>
        <w:tab/>
        <w:t>לאחר גמר הי</w:t>
      </w:r>
      <w:r w:rsidRPr="009E450B">
        <w:rPr>
          <w:rFonts w:ascii="Times New Roman" w:eastAsia="Times New Roman" w:hAnsi="Times New Roman" w:cs="David" w:hint="cs"/>
          <w:sz w:val="24"/>
          <w:szCs w:val="24"/>
          <w:rtl/>
        </w:rPr>
        <w:t>י</w:t>
      </w:r>
      <w:r w:rsidRPr="009E450B">
        <w:rPr>
          <w:rFonts w:ascii="Times New Roman" w:eastAsia="Times New Roman" w:hAnsi="Times New Roman" w:cs="David"/>
          <w:sz w:val="24"/>
          <w:szCs w:val="24"/>
          <w:rtl/>
        </w:rPr>
        <w:t>עוץ הסופי</w:t>
      </w:r>
      <w:r w:rsidRPr="009E450B">
        <w:rPr>
          <w:rFonts w:ascii="Times New Roman" w:eastAsia="Times New Roman" w:hAnsi="Times New Roman" w:cs="David"/>
          <w:sz w:val="24"/>
          <w:szCs w:val="24"/>
          <w:rtl/>
        </w:rPr>
        <w:tab/>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hint="cs"/>
          <w:sz w:val="24"/>
          <w:szCs w:val="24"/>
          <w:u w:val="dotted"/>
          <w:rtl/>
        </w:rPr>
        <w:tab/>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hint="cs"/>
          <w:sz w:val="24"/>
          <w:szCs w:val="24"/>
          <w:rtl/>
        </w:rPr>
        <w:t>20</w:t>
      </w:r>
      <w:r w:rsidRPr="009E450B">
        <w:rPr>
          <w:rFonts w:ascii="Times New Roman" w:eastAsia="Times New Roman" w:hAnsi="Times New Roman" w:cs="David"/>
          <w:sz w:val="24"/>
          <w:szCs w:val="24"/>
          <w:rtl/>
        </w:rPr>
        <w:t>%</w:t>
      </w:r>
    </w:p>
    <w:p w14:paraId="3C7D4843" w14:textId="77777777" w:rsidR="009C6F6C" w:rsidRPr="009E450B"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E450B">
        <w:rPr>
          <w:rFonts w:ascii="Times New Roman" w:eastAsia="Times New Roman" w:hAnsi="Times New Roman" w:cs="David"/>
          <w:sz w:val="24"/>
          <w:szCs w:val="24"/>
          <w:rtl/>
        </w:rPr>
        <w:t>1.3</w:t>
      </w:r>
      <w:r w:rsidRPr="009E450B">
        <w:rPr>
          <w:rFonts w:ascii="Times New Roman" w:eastAsia="Times New Roman" w:hAnsi="Times New Roman" w:cs="David"/>
          <w:sz w:val="24"/>
          <w:szCs w:val="24"/>
          <w:rtl/>
        </w:rPr>
        <w:tab/>
        <w:t xml:space="preserve">לאחר גמר </w:t>
      </w:r>
      <w:r w:rsidRPr="009E450B">
        <w:rPr>
          <w:rFonts w:ascii="Times New Roman" w:eastAsia="Times New Roman" w:hAnsi="Times New Roman" w:cs="David" w:hint="cs"/>
          <w:sz w:val="24"/>
          <w:szCs w:val="24"/>
          <w:rtl/>
        </w:rPr>
        <w:t>הייעוץ המפורט</w:t>
      </w:r>
      <w:r w:rsidRPr="009E450B">
        <w:rPr>
          <w:rFonts w:ascii="Times New Roman" w:eastAsia="Times New Roman" w:hAnsi="Times New Roman" w:cs="David" w:hint="cs"/>
          <w:sz w:val="24"/>
          <w:szCs w:val="24"/>
          <w:u w:val="dotted"/>
          <w:rtl/>
        </w:rPr>
        <w:tab/>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hint="cs"/>
          <w:sz w:val="24"/>
          <w:szCs w:val="24"/>
          <w:rtl/>
        </w:rPr>
        <w:t>40</w:t>
      </w:r>
      <w:r w:rsidRPr="009E450B">
        <w:rPr>
          <w:rFonts w:ascii="Times New Roman" w:eastAsia="Times New Roman" w:hAnsi="Times New Roman" w:cs="David"/>
          <w:sz w:val="24"/>
          <w:szCs w:val="24"/>
          <w:rtl/>
        </w:rPr>
        <w:t>%</w:t>
      </w:r>
    </w:p>
    <w:p w14:paraId="2D49FB8C" w14:textId="77777777" w:rsidR="009C6F6C" w:rsidRPr="009E450B"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E450B">
        <w:rPr>
          <w:rFonts w:ascii="Times New Roman" w:eastAsia="Times New Roman" w:hAnsi="Times New Roman" w:cs="David"/>
          <w:sz w:val="24"/>
          <w:szCs w:val="24"/>
          <w:rtl/>
        </w:rPr>
        <w:t>1.4</w:t>
      </w:r>
      <w:r w:rsidRPr="009E450B">
        <w:rPr>
          <w:rFonts w:ascii="Times New Roman" w:eastAsia="Times New Roman" w:hAnsi="Times New Roman" w:cs="David"/>
          <w:sz w:val="24"/>
          <w:szCs w:val="24"/>
          <w:rtl/>
        </w:rPr>
        <w:tab/>
        <w:t>במהלך הפיקוח העליון</w:t>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hint="cs"/>
          <w:sz w:val="24"/>
          <w:szCs w:val="24"/>
          <w:u w:val="dotted"/>
          <w:rtl/>
        </w:rPr>
        <w:tab/>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hint="cs"/>
          <w:sz w:val="24"/>
          <w:szCs w:val="24"/>
          <w:rtl/>
        </w:rPr>
        <w:t>15</w:t>
      </w:r>
      <w:r w:rsidRPr="009E450B">
        <w:rPr>
          <w:rFonts w:ascii="Times New Roman" w:eastAsia="Times New Roman" w:hAnsi="Times New Roman" w:cs="David"/>
          <w:sz w:val="24"/>
          <w:szCs w:val="24"/>
          <w:rtl/>
        </w:rPr>
        <w:t>%</w:t>
      </w:r>
    </w:p>
    <w:p w14:paraId="0A43EF19" w14:textId="77777777" w:rsidR="009C6F6C" w:rsidRPr="009E450B" w:rsidRDefault="009C6F6C" w:rsidP="00FA2003">
      <w:pPr>
        <w:spacing w:before="0" w:beforeAutospacing="0" w:after="0" w:afterAutospacing="0" w:line="360" w:lineRule="auto"/>
        <w:ind w:left="720"/>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1.5</w:t>
      </w:r>
      <w:r w:rsidRPr="009E450B">
        <w:rPr>
          <w:rFonts w:ascii="Times New Roman" w:eastAsia="Times New Roman" w:hAnsi="Times New Roman" w:cs="David" w:hint="cs"/>
          <w:sz w:val="24"/>
          <w:szCs w:val="24"/>
          <w:rtl/>
        </w:rPr>
        <w:tab/>
        <w:t>לאחר קבלת טופס 4 ואכלוס</w:t>
      </w:r>
      <w:r w:rsidR="00FA2003" w:rsidRPr="009E450B">
        <w:rPr>
          <w:rFonts w:ascii="Times New Roman" w:eastAsia="Times New Roman" w:hAnsi="Times New Roman" w:cs="David" w:hint="cs"/>
          <w:sz w:val="24"/>
          <w:szCs w:val="24"/>
          <w:u w:val="dotted"/>
          <w:rtl/>
        </w:rPr>
        <w:t xml:space="preserve">                                     </w:t>
      </w:r>
      <w:r w:rsidRPr="009E450B">
        <w:rPr>
          <w:rFonts w:ascii="Times New Roman" w:eastAsia="Times New Roman" w:hAnsi="Times New Roman" w:cs="David" w:hint="cs"/>
          <w:sz w:val="24"/>
          <w:szCs w:val="24"/>
          <w:u w:val="dotted"/>
          <w:rtl/>
        </w:rPr>
        <w:tab/>
      </w:r>
      <w:r w:rsidRPr="009E450B">
        <w:rPr>
          <w:rFonts w:ascii="Times New Roman" w:eastAsia="Times New Roman" w:hAnsi="Times New Roman" w:cs="David"/>
          <w:sz w:val="24"/>
          <w:szCs w:val="24"/>
          <w:u w:val="dotted"/>
          <w:rtl/>
        </w:rPr>
        <w:tab/>
      </w:r>
      <w:r w:rsidRPr="009E450B">
        <w:rPr>
          <w:rFonts w:ascii="Times New Roman" w:eastAsia="Times New Roman" w:hAnsi="Times New Roman" w:cs="David" w:hint="cs"/>
          <w:sz w:val="24"/>
          <w:szCs w:val="24"/>
          <w:rtl/>
        </w:rPr>
        <w:t>5</w:t>
      </w:r>
      <w:r w:rsidRPr="009E450B">
        <w:rPr>
          <w:rFonts w:ascii="Times New Roman" w:eastAsia="Times New Roman" w:hAnsi="Times New Roman" w:cs="David"/>
          <w:sz w:val="24"/>
          <w:szCs w:val="24"/>
          <w:rtl/>
        </w:rPr>
        <w:t>%</w:t>
      </w:r>
    </w:p>
    <w:p w14:paraId="6B383F43" w14:textId="77777777" w:rsidR="009C6F6C" w:rsidRPr="009E450B" w:rsidRDefault="009C6F6C" w:rsidP="009C6F6C">
      <w:pPr>
        <w:spacing w:before="0" w:beforeAutospacing="0" w:after="0" w:afterAutospacing="0" w:line="360" w:lineRule="auto"/>
        <w:ind w:left="720"/>
        <w:rPr>
          <w:rFonts w:ascii="Times New Roman" w:eastAsia="Times New Roman" w:hAnsi="Times New Roman" w:cs="David"/>
          <w:sz w:val="24"/>
          <w:szCs w:val="24"/>
        </w:rPr>
      </w:pPr>
    </w:p>
    <w:p w14:paraId="67DFDB7B" w14:textId="77777777" w:rsidR="009C6F6C" w:rsidRPr="009E450B"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 xml:space="preserve">למרות האמור בסעיף 1 לעיל רשאי המזמין לשלם </w:t>
      </w:r>
      <w:r w:rsidRPr="009E450B">
        <w:rPr>
          <w:rFonts w:ascii="Times New Roman" w:eastAsia="Times New Roman" w:hAnsi="Times New Roman" w:cs="David" w:hint="cs"/>
          <w:sz w:val="24"/>
          <w:szCs w:val="24"/>
          <w:rtl/>
        </w:rPr>
        <w:t>ל</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sz w:val="24"/>
          <w:szCs w:val="24"/>
          <w:rtl/>
        </w:rPr>
        <w:t xml:space="preserve"> מקדמות בגין קידום התכנון אשר יקוזזו משלבי התשלום עפ"י קביעתו.</w:t>
      </w:r>
    </w:p>
    <w:p w14:paraId="11F3FE7D" w14:textId="77777777" w:rsidR="009C6F6C" w:rsidRPr="009E450B" w:rsidRDefault="009C6F6C" w:rsidP="009C6F6C">
      <w:pPr>
        <w:spacing w:before="0" w:beforeAutospacing="0" w:after="0" w:afterAutospacing="0" w:line="360" w:lineRule="auto"/>
        <w:rPr>
          <w:rFonts w:ascii="Times New Roman" w:eastAsia="Times New Roman" w:hAnsi="Times New Roman" w:cs="David"/>
          <w:sz w:val="24"/>
          <w:szCs w:val="24"/>
          <w:rtl/>
        </w:rPr>
      </w:pPr>
    </w:p>
    <w:p w14:paraId="5876BE1A" w14:textId="77777777" w:rsidR="009C6F6C" w:rsidRPr="009E450B"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E450B">
        <w:rPr>
          <w:rFonts w:ascii="Times New Roman" w:eastAsia="Times New Roman" w:hAnsi="Times New Roman" w:cs="David" w:hint="cs"/>
          <w:sz w:val="24"/>
          <w:szCs w:val="24"/>
          <w:rtl/>
        </w:rPr>
        <w:t>ה</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sz w:val="24"/>
          <w:szCs w:val="24"/>
          <w:rtl/>
        </w:rPr>
        <w:t xml:space="preserve"> יגיש חשבון לא יותר מאשר פעם בחודש.</w:t>
      </w:r>
    </w:p>
    <w:p w14:paraId="5E67CA3A" w14:textId="77777777" w:rsidR="009C6F6C" w:rsidRPr="009E450B" w:rsidRDefault="009C6F6C" w:rsidP="009C6F6C">
      <w:pPr>
        <w:spacing w:before="0" w:beforeAutospacing="0" w:after="0" w:afterAutospacing="0" w:line="360" w:lineRule="auto"/>
        <w:ind w:left="720"/>
        <w:rPr>
          <w:rFonts w:ascii="Times New Roman" w:eastAsia="Times New Roman" w:hAnsi="Times New Roman" w:cs="David"/>
          <w:sz w:val="24"/>
          <w:szCs w:val="24"/>
          <w:rtl/>
        </w:rPr>
      </w:pPr>
    </w:p>
    <w:p w14:paraId="4EC60AA8" w14:textId="15301119" w:rsidR="009C6F6C" w:rsidRPr="009E450B" w:rsidRDefault="009C6F6C" w:rsidP="00004561">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 xml:space="preserve">המזמין ישלם את שכר </w:t>
      </w:r>
      <w:r w:rsidRPr="009E450B">
        <w:rPr>
          <w:rFonts w:ascii="Times New Roman" w:eastAsia="Times New Roman" w:hAnsi="Times New Roman" w:cs="David" w:hint="cs"/>
          <w:sz w:val="24"/>
          <w:szCs w:val="24"/>
          <w:rtl/>
        </w:rPr>
        <w:t>ה</w:t>
      </w:r>
      <w:r w:rsidR="00141D80" w:rsidRPr="009E450B">
        <w:rPr>
          <w:rFonts w:ascii="Times New Roman" w:eastAsia="Times New Roman" w:hAnsi="Times New Roman" w:cs="David" w:hint="cs"/>
          <w:sz w:val="24"/>
          <w:szCs w:val="24"/>
          <w:rtl/>
        </w:rPr>
        <w:t>יועץ</w:t>
      </w:r>
      <w:r w:rsidRPr="009E450B">
        <w:rPr>
          <w:rFonts w:ascii="Times New Roman" w:eastAsia="Times New Roman" w:hAnsi="Times New Roman" w:cs="David"/>
          <w:sz w:val="24"/>
          <w:szCs w:val="24"/>
          <w:rtl/>
        </w:rPr>
        <w:t xml:space="preserve"> בטווח של  </w:t>
      </w:r>
      <w:r w:rsidR="00CA1830">
        <w:rPr>
          <w:rFonts w:ascii="Times New Roman" w:eastAsia="Times New Roman" w:hAnsi="Times New Roman" w:cs="David" w:hint="cs"/>
          <w:sz w:val="24"/>
          <w:szCs w:val="24"/>
          <w:rtl/>
        </w:rPr>
        <w:t>45</w:t>
      </w:r>
      <w:r w:rsidRPr="009E450B">
        <w:rPr>
          <w:rFonts w:ascii="Times New Roman" w:eastAsia="Times New Roman" w:hAnsi="Times New Roman" w:cs="David"/>
          <w:sz w:val="24"/>
          <w:szCs w:val="24"/>
          <w:rtl/>
        </w:rPr>
        <w:t xml:space="preserve"> יום מתאריך אישור החשבון ע"י המנהל.</w:t>
      </w:r>
    </w:p>
    <w:p w14:paraId="1E93A4FA" w14:textId="77777777" w:rsidR="009C6F6C" w:rsidRPr="009E450B"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212CCB69" w14:textId="77777777" w:rsidR="009C6F6C" w:rsidRPr="009E450B"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9E450B">
        <w:rPr>
          <w:rFonts w:ascii="Times New Roman" w:eastAsia="Times New Roman" w:hAnsi="Times New Roman" w:cs="David"/>
          <w:sz w:val="24"/>
          <w:szCs w:val="24"/>
          <w:rtl/>
        </w:rPr>
        <w:t>הגשת החשבונות תתבצע תוך הטענתם לתיקיית "חשבונות מוגשים" במערכת ה-</w:t>
      </w:r>
      <w:r w:rsidRPr="009E450B">
        <w:rPr>
          <w:rFonts w:ascii="Times New Roman" w:eastAsia="Times New Roman" w:hAnsi="Times New Roman" w:cs="David" w:hint="cs"/>
          <w:sz w:val="24"/>
          <w:szCs w:val="24"/>
          <w:rtl/>
        </w:rPr>
        <w:t xml:space="preserve"> </w:t>
      </w:r>
      <w:r w:rsidRPr="009E450B">
        <w:rPr>
          <w:rFonts w:ascii="Times New Roman" w:eastAsia="Times New Roman" w:hAnsi="Times New Roman" w:cs="David"/>
          <w:sz w:val="24"/>
          <w:szCs w:val="24"/>
        </w:rPr>
        <w:t>view</w:t>
      </w:r>
      <w:r w:rsidRPr="009E450B">
        <w:rPr>
          <w:rFonts w:ascii="Times New Roman" w:eastAsia="Times New Roman" w:hAnsi="Times New Roman" w:cs="David"/>
          <w:sz w:val="24"/>
          <w:szCs w:val="24"/>
          <w:rtl/>
        </w:rPr>
        <w:t>@ ויידוע המנהל בהתאם. מובהר כי הטענת החשבון למערכת מהווה תנאי לטיפול בו.</w:t>
      </w:r>
    </w:p>
    <w:p w14:paraId="4E8444A6" w14:textId="77777777" w:rsidR="009C6F6C" w:rsidRPr="009E450B" w:rsidRDefault="009C6F6C" w:rsidP="009C6F6C">
      <w:pPr>
        <w:spacing w:before="0" w:beforeAutospacing="0" w:after="0" w:afterAutospacing="0" w:line="360" w:lineRule="auto"/>
        <w:jc w:val="center"/>
        <w:rPr>
          <w:rFonts w:ascii="Times New Roman" w:eastAsia="Times New Roman" w:hAnsi="Times New Roman" w:cs="David"/>
          <w:sz w:val="25"/>
          <w:szCs w:val="24"/>
          <w:rtl/>
        </w:rPr>
      </w:pPr>
      <w:r w:rsidRPr="009E450B">
        <w:rPr>
          <w:rFonts w:ascii="Times New Roman" w:eastAsia="Times New Roman" w:hAnsi="Times New Roman" w:cs="David"/>
          <w:sz w:val="24"/>
          <w:szCs w:val="24"/>
          <w:rtl/>
        </w:rPr>
        <w:br w:type="page"/>
      </w:r>
    </w:p>
    <w:p w14:paraId="434A7569" w14:textId="77777777" w:rsidR="00FA2003" w:rsidRPr="009E450B" w:rsidRDefault="00FA2003" w:rsidP="00FA200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9E450B">
        <w:rPr>
          <w:rFonts w:ascii="Times New Roman" w:eastAsia="Times New Roman" w:hAnsi="Times New Roman" w:cs="David" w:hint="cs"/>
          <w:bCs/>
          <w:sz w:val="20"/>
          <w:szCs w:val="24"/>
          <w:u w:val="single"/>
          <w:rtl/>
          <w:lang w:eastAsia="he-IL"/>
        </w:rPr>
        <w:lastRenderedPageBreak/>
        <w:t>נספח "ו''</w:t>
      </w:r>
    </w:p>
    <w:p w14:paraId="1A872692" w14:textId="6D227263" w:rsidR="00FA2003" w:rsidRPr="000C5974" w:rsidRDefault="00FA2003" w:rsidP="00FA200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sz w:val="24"/>
            <w:szCs w:val="24"/>
            <w:rtl/>
            <w:lang w:eastAsia="he-IL"/>
          </w:rPr>
          <w:alias w:val="תאריך חתימת חוזה"/>
          <w:tag w:val="cntSignDate"/>
          <w:id w:val="94216678"/>
          <w:placeholder>
            <w:docPart w:val="1B0FE9659B944119A41B71B884CDE2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13T00:00:00Z">
            <w:dateFormat w:val="dd/MM/yyyy"/>
            <w:lid w:val="he-IL"/>
            <w:storeMappedDataAs w:val="dateTime"/>
            <w:calendar w:val="gregorian"/>
          </w:date>
        </w:sdtPr>
        <w:sdtEndPr>
          <w:rPr>
            <w:rFonts w:hint="cs"/>
          </w:rPr>
        </w:sdtEndPr>
        <w:sdtContent>
          <w:r w:rsidR="00DC0F35" w:rsidRPr="009E450B">
            <w:rPr>
              <w:rFonts w:ascii="Times New Roman" w:eastAsia="Times New Roman" w:hAnsi="Times New Roman" w:cs="David" w:hint="cs"/>
              <w:sz w:val="24"/>
              <w:szCs w:val="24"/>
              <w:rtl/>
              <w:lang w:eastAsia="he-IL"/>
            </w:rPr>
            <w:t>‏13/04/2022</w:t>
          </w:r>
        </w:sdtContent>
      </w:sdt>
      <w:r w:rsidRPr="009E450B">
        <w:rPr>
          <w:rFonts w:ascii="Times New Roman" w:eastAsia="Times New Roman" w:hAnsi="Times New Roman" w:cs="David" w:hint="cs"/>
          <w:bCs/>
          <w:sz w:val="24"/>
          <w:szCs w:val="24"/>
          <w:rtl/>
          <w:lang w:eastAsia="he-IL"/>
        </w:rPr>
        <w:br/>
      </w:r>
    </w:p>
    <w:p w14:paraId="4DDF7852" w14:textId="77777777" w:rsidR="00FA2003" w:rsidRPr="009E450B"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לכבוד</w:t>
      </w:r>
      <w:r w:rsidRPr="009E450B">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sz w:val="24"/>
          <w:szCs w:val="24"/>
          <w:rtl/>
          <w:lang w:eastAsia="he-IL"/>
        </w:rPr>
        <w:alias w:val="צד א בחוזה"/>
        <w:tag w:val="cntTzadA"/>
        <w:id w:val="362561165"/>
        <w:placeholder>
          <w:docPart w:val="81C8A0CFC7504C25B052E64F322C5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117ADFF" w14:textId="4CA5A116" w:rsidR="00FA2003" w:rsidRPr="009E450B" w:rsidRDefault="00DC0F35" w:rsidP="00933D71">
          <w:pPr>
            <w:widowControl w:val="0"/>
            <w:spacing w:before="0" w:beforeAutospacing="0" w:after="0" w:afterAutospacing="0" w:line="240" w:lineRule="auto"/>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br/>
            <w:t>שיכון ובינוי נדל"ן בע"מ</w:t>
          </w:r>
          <w:r w:rsidRPr="009E450B">
            <w:rPr>
              <w:rFonts w:ascii="Times New Roman" w:eastAsia="Times New Roman" w:hAnsi="Times New Roman" w:cs="David"/>
              <w:sz w:val="24"/>
              <w:szCs w:val="24"/>
              <w:rtl/>
              <w:lang w:eastAsia="he-IL"/>
            </w:rPr>
            <w:br/>
            <w:t>שלם 3 רמת גן 52215</w:t>
          </w:r>
          <w:r w:rsidRPr="009E450B">
            <w:rPr>
              <w:rFonts w:ascii="Times New Roman" w:eastAsia="Times New Roman" w:hAnsi="Times New Roman" w:cs="David"/>
              <w:sz w:val="24"/>
              <w:szCs w:val="24"/>
              <w:rtl/>
              <w:lang w:eastAsia="he-IL"/>
            </w:rPr>
            <w:br/>
            <w:t>מ.ז 52-002117-1</w:t>
          </w:r>
          <w:r w:rsidRPr="009E450B">
            <w:rPr>
              <w:rFonts w:ascii="Times New Roman" w:eastAsia="Times New Roman" w:hAnsi="Times New Roman" w:cs="David"/>
              <w:sz w:val="24"/>
              <w:szCs w:val="24"/>
              <w:rtl/>
              <w:lang w:eastAsia="he-IL"/>
            </w:rPr>
            <w:br/>
          </w:r>
          <w:r w:rsidRPr="009E450B">
            <w:rPr>
              <w:rFonts w:ascii="Times New Roman" w:eastAsia="Times New Roman" w:hAnsi="Times New Roman" w:cs="David"/>
              <w:sz w:val="24"/>
              <w:szCs w:val="24"/>
              <w:rtl/>
              <w:lang w:eastAsia="he-IL"/>
            </w:rPr>
            <w:br/>
            <w:t>אפריקה ישראל מגורים בע"מ</w:t>
          </w:r>
          <w:r w:rsidRPr="009E450B">
            <w:rPr>
              <w:rFonts w:ascii="Times New Roman" w:eastAsia="Times New Roman" w:hAnsi="Times New Roman" w:cs="David"/>
              <w:sz w:val="24"/>
              <w:szCs w:val="24"/>
              <w:rtl/>
              <w:lang w:eastAsia="he-IL"/>
            </w:rPr>
            <w:br/>
            <w:t>יוני נתניהו 1 ג' אור יהודה</w:t>
          </w:r>
          <w:r w:rsidRPr="009E450B">
            <w:rPr>
              <w:rFonts w:ascii="Times New Roman" w:eastAsia="Times New Roman" w:hAnsi="Times New Roman" w:cs="David"/>
              <w:sz w:val="24"/>
              <w:szCs w:val="24"/>
              <w:rtl/>
              <w:lang w:eastAsia="he-IL"/>
            </w:rPr>
            <w:br/>
            <w:t>מ.ז 52-003476-0</w:t>
          </w:r>
          <w:r w:rsidRPr="009E450B">
            <w:rPr>
              <w:rFonts w:ascii="Times New Roman" w:eastAsia="Times New Roman" w:hAnsi="Times New Roman" w:cs="David"/>
              <w:sz w:val="24"/>
              <w:szCs w:val="24"/>
              <w:rtl/>
              <w:lang w:eastAsia="he-IL"/>
            </w:rPr>
            <w:br/>
          </w:r>
          <w:r w:rsidRPr="009E450B">
            <w:rPr>
              <w:rFonts w:ascii="Times New Roman" w:eastAsia="Times New Roman" w:hAnsi="Times New Roman" w:cs="David"/>
              <w:sz w:val="24"/>
              <w:szCs w:val="24"/>
              <w:rtl/>
              <w:lang w:eastAsia="he-IL"/>
            </w:rPr>
            <w:br/>
            <w:t>כלל נכסי נדלן נשר מרכז (נ.נ.נ.מ) שותפות מוגבלת</w:t>
          </w:r>
          <w:r w:rsidRPr="009E450B">
            <w:rPr>
              <w:rFonts w:ascii="Times New Roman" w:eastAsia="Times New Roman" w:hAnsi="Times New Roman" w:cs="David"/>
              <w:sz w:val="24"/>
              <w:szCs w:val="24"/>
              <w:rtl/>
              <w:lang w:eastAsia="he-IL"/>
            </w:rPr>
            <w:br/>
            <w:t>מרכז עזריאלי בניין משולש 3, תל אביב</w:t>
          </w:r>
          <w:r w:rsidRPr="009E450B">
            <w:rPr>
              <w:rFonts w:ascii="Times New Roman" w:eastAsia="Times New Roman" w:hAnsi="Times New Roman" w:cs="David"/>
              <w:sz w:val="24"/>
              <w:szCs w:val="24"/>
              <w:rtl/>
              <w:lang w:eastAsia="he-IL"/>
            </w:rPr>
            <w:br/>
            <w:t>540283033</w:t>
          </w:r>
          <w:r w:rsidRPr="009E450B">
            <w:rPr>
              <w:rFonts w:ascii="Times New Roman" w:eastAsia="Times New Roman" w:hAnsi="Times New Roman" w:cs="David"/>
              <w:sz w:val="24"/>
              <w:szCs w:val="24"/>
              <w:rtl/>
              <w:lang w:eastAsia="he-IL"/>
            </w:rPr>
            <w:br/>
          </w:r>
        </w:p>
      </w:sdtContent>
    </w:sdt>
    <w:p w14:paraId="547AB8B2" w14:textId="77777777" w:rsidR="00FA2003" w:rsidRPr="009E450B"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0C7330" w14:textId="77777777" w:rsidR="00FA2003" w:rsidRPr="009E450B"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C5974">
        <w:rPr>
          <w:rFonts w:ascii="Times New Roman" w:eastAsia="Times New Roman" w:hAnsi="Times New Roman" w:cs="David" w:hint="cs"/>
          <w:sz w:val="24"/>
          <w:szCs w:val="24"/>
          <w:rtl/>
          <w:lang w:eastAsia="he-IL"/>
        </w:rPr>
        <w:t>א.נ.,</w:t>
      </w:r>
    </w:p>
    <w:p w14:paraId="0FABA8D8" w14:textId="77777777" w:rsidR="00FA2003" w:rsidRPr="009E450B" w:rsidRDefault="00FA2003" w:rsidP="00FA200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77926FC" w14:textId="77777777" w:rsidR="00FA2003" w:rsidRPr="009E450B" w:rsidRDefault="00FA2003" w:rsidP="00FA200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9E450B">
        <w:rPr>
          <w:rFonts w:ascii="Times New Roman" w:eastAsia="Times New Roman" w:hAnsi="Times New Roman" w:cs="David" w:hint="cs"/>
          <w:bCs/>
          <w:sz w:val="24"/>
          <w:szCs w:val="24"/>
          <w:u w:val="single"/>
          <w:rtl/>
          <w:lang w:eastAsia="he-IL"/>
        </w:rPr>
        <w:t>הצהרה והתחייבות לשמירת סודיות</w:t>
      </w:r>
    </w:p>
    <w:p w14:paraId="0DD96B17" w14:textId="77777777" w:rsidR="00FA2003" w:rsidRPr="009E450B"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EE0727" w14:textId="74F7F00B" w:rsidR="00FA2003" w:rsidRPr="009E450B"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sz w:val="24"/>
            <w:szCs w:val="24"/>
            <w:rtl/>
            <w:lang w:eastAsia="he-IL"/>
          </w:rPr>
          <w:alias w:val="שם ספק"/>
          <w:tag w:val="cntSupllierName"/>
          <w:id w:val="-1468043177"/>
          <w:placeholder>
            <w:docPart w:val="A04D0F8FAC2041F98E90788E296A6E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019C9">
            <w:rPr>
              <w:rFonts w:ascii="Times New Roman" w:eastAsia="Times New Roman" w:hAnsi="Times New Roman" w:cs="David"/>
              <w:sz w:val="24"/>
              <w:szCs w:val="24"/>
              <w:rtl/>
              <w:lang w:eastAsia="he-IL"/>
            </w:rPr>
            <w:t>ליבנד יצחק אדריכל</w:t>
          </w:r>
        </w:sdtContent>
      </w:sdt>
      <w:r w:rsidRPr="000C5974">
        <w:rPr>
          <w:rFonts w:ascii="Times New Roman" w:eastAsia="Times New Roman" w:hAnsi="Times New Roman" w:cs="David" w:hint="cs"/>
          <w:sz w:val="24"/>
          <w:szCs w:val="24"/>
          <w:rtl/>
          <w:lang w:eastAsia="he-IL"/>
        </w:rPr>
        <w:t xml:space="preserve"> / הפועל בשם חברת </w:t>
      </w:r>
      <w:r w:rsidRPr="009E450B">
        <w:rPr>
          <w:rFonts w:ascii="Times New Roman" w:eastAsia="Times New Roman" w:hAnsi="Times New Roman" w:cs="David" w:hint="cs"/>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582374609"/>
          <w:placeholder>
            <w:docPart w:val="F3078669B3524F64A2C046BD2ECAA5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019C9">
            <w:rPr>
              <w:rFonts w:ascii="Times New Roman" w:eastAsia="Times New Roman" w:hAnsi="Times New Roman" w:cs="David"/>
              <w:sz w:val="24"/>
              <w:szCs w:val="24"/>
              <w:rtl/>
              <w:lang w:eastAsia="he-IL"/>
            </w:rPr>
            <w:t>ליבנד יצחק אדריכל</w:t>
          </w:r>
        </w:sdtContent>
      </w:sdt>
      <w:r w:rsidRPr="000C5974">
        <w:rPr>
          <w:rFonts w:ascii="Times New Roman" w:eastAsia="Times New Roman" w:hAnsi="Times New Roman" w:cs="David" w:hint="cs"/>
          <w:bCs/>
          <w:sz w:val="24"/>
          <w:szCs w:val="24"/>
          <w:rtl/>
          <w:lang w:eastAsia="he-IL"/>
        </w:rPr>
        <w:t xml:space="preserve"> /</w:t>
      </w:r>
      <w:r w:rsidRPr="009E450B">
        <w:rPr>
          <w:rFonts w:ascii="Times New Roman" w:eastAsia="Times New Roman" w:hAnsi="Times New Roman" w:cs="David" w:hint="cs"/>
          <w:sz w:val="24"/>
          <w:szCs w:val="24"/>
          <w:rtl/>
          <w:lang w:eastAsia="he-IL"/>
        </w:rPr>
        <w:t xml:space="preserve"> המספק שירותים לחברת </w:t>
      </w:r>
      <w:r w:rsidRPr="009E450B">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637914054"/>
          <w:placeholder>
            <w:docPart w:val="7492FC801BD0441AA4D898A4460753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019C9">
            <w:rPr>
              <w:rFonts w:ascii="Times New Roman" w:eastAsia="Times New Roman" w:hAnsi="Times New Roman" w:cs="David"/>
              <w:sz w:val="24"/>
              <w:szCs w:val="24"/>
              <w:rtl/>
              <w:lang w:eastAsia="he-IL"/>
            </w:rPr>
            <w:t>ליבנד יצחק אדריכל</w:t>
          </w:r>
        </w:sdtContent>
      </w:sdt>
      <w:r w:rsidRPr="000C5974">
        <w:rPr>
          <w:rFonts w:ascii="Times New Roman" w:eastAsia="Times New Roman" w:hAnsi="Times New Roman" w:cs="David" w:hint="cs"/>
          <w:sz w:val="24"/>
          <w:szCs w:val="24"/>
          <w:rtl/>
          <w:lang w:eastAsia="he-IL"/>
        </w:rPr>
        <w:t xml:space="preserve"> *,מצהיר בזאת ומתחייב כלפיכם כדלקמן:</w:t>
      </w:r>
    </w:p>
    <w:p w14:paraId="0E954D0C" w14:textId="77777777" w:rsidR="00FA2003" w:rsidRPr="009E450B"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0B96BBA" w14:textId="3F38B76E" w:rsidR="00FA2003" w:rsidRPr="000C5974" w:rsidRDefault="00FA2003" w:rsidP="00FA2003">
      <w:pPr>
        <w:widowControl w:val="0"/>
        <w:numPr>
          <w:ilvl w:val="0"/>
          <w:numId w:val="17"/>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sz w:val="24"/>
            <w:szCs w:val="24"/>
            <w:rtl/>
            <w:lang w:eastAsia="he-IL"/>
          </w:rPr>
          <w:alias w:val="שם ספק"/>
          <w:tag w:val="cntSupllierName"/>
          <w:id w:val="1282378856"/>
          <w:placeholder>
            <w:docPart w:val="12C10FE70E6F4224B9BEC0C151473E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019C9">
            <w:rPr>
              <w:rFonts w:ascii="Times New Roman" w:eastAsia="Times New Roman" w:hAnsi="Times New Roman" w:cs="David"/>
              <w:sz w:val="24"/>
              <w:szCs w:val="24"/>
              <w:rtl/>
              <w:lang w:eastAsia="he-IL"/>
            </w:rPr>
            <w:t>ליבנד יצחק אדריכל</w:t>
          </w:r>
        </w:sdtContent>
      </w:sdt>
      <w:r w:rsidRPr="000C5974">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sz w:val="24"/>
            <w:szCs w:val="24"/>
            <w:rtl/>
            <w:lang w:eastAsia="he-IL"/>
          </w:rPr>
          <w:alias w:val="תבנית חוזה"/>
          <w:tag w:val="cntContractType"/>
          <w:id w:val="235442509"/>
          <w:placeholder>
            <w:docPart w:val="7DEE94D47AC4487BA83E26227B1511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Pr="009E450B">
            <w:rPr>
              <w:rFonts w:ascii="Times New Roman" w:eastAsia="Times New Roman" w:hAnsi="Times New Roman" w:cs="David" w:hint="cs"/>
              <w:bCs/>
              <w:sz w:val="24"/>
              <w:szCs w:val="24"/>
              <w:rtl/>
              <w:lang w:eastAsia="he-IL"/>
            </w:rPr>
            <w:t>יועץ נגישות</w:t>
          </w:r>
        </w:sdtContent>
      </w:sdt>
      <w:r w:rsidRPr="009E450B">
        <w:rPr>
          <w:rFonts w:ascii="Times New Roman" w:eastAsia="Times New Roman" w:hAnsi="Times New Roman" w:cs="David" w:hint="cs"/>
          <w:bCs/>
          <w:sz w:val="24"/>
          <w:szCs w:val="24"/>
          <w:rtl/>
          <w:lang w:eastAsia="he-IL"/>
        </w:rPr>
        <w:t xml:space="preserve"> </w:t>
      </w:r>
      <w:r w:rsidRPr="000C5974">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sz w:val="24"/>
            <w:szCs w:val="24"/>
            <w:rtl/>
            <w:lang w:eastAsia="he-IL"/>
          </w:rPr>
          <w:alias w:val="שם הפרויקט"/>
          <w:tag w:val="cntProjectName"/>
          <w:id w:val="2072999419"/>
          <w:placeholder>
            <w:docPart w:val="3DDE1654539A4EDDAA2783F0B74477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03169D" w:rsidRPr="009E450B">
            <w:rPr>
              <w:rFonts w:ascii="Times New Roman" w:eastAsia="Times New Roman" w:hAnsi="Times New Roman" w:cs="David" w:hint="cs"/>
              <w:bCs/>
              <w:sz w:val="24"/>
              <w:szCs w:val="24"/>
              <w:rtl/>
              <w:lang w:eastAsia="he-IL"/>
            </w:rPr>
            <w:t xml:space="preserve">אגמי הכרמל </w:t>
          </w:r>
        </w:sdtContent>
      </w:sdt>
      <w:r w:rsidRPr="009E450B">
        <w:rPr>
          <w:rFonts w:ascii="Times New Roman" w:eastAsia="Times New Roman" w:hAnsi="Times New Roman" w:cs="David" w:hint="cs"/>
          <w:sz w:val="24"/>
          <w:szCs w:val="24"/>
          <w:rtl/>
          <w:lang w:eastAsia="he-IL"/>
        </w:rPr>
        <w:t>.</w:t>
      </w:r>
    </w:p>
    <w:p w14:paraId="3466720C" w14:textId="77777777" w:rsidR="00FA2003" w:rsidRPr="009E450B"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9320808" w14:textId="46CA262A" w:rsidR="00FA2003" w:rsidRPr="009E450B"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sz w:val="24"/>
            <w:szCs w:val="24"/>
            <w:rtl/>
            <w:lang w:eastAsia="he-IL"/>
          </w:rPr>
          <w:alias w:val="שם ספק"/>
          <w:tag w:val="cntSupllierName"/>
          <w:id w:val="40961436"/>
          <w:placeholder>
            <w:docPart w:val="5437A83E92B3463780E78397A83A17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019C9">
            <w:rPr>
              <w:rFonts w:ascii="Times New Roman" w:eastAsia="Times New Roman" w:hAnsi="Times New Roman" w:cs="David"/>
              <w:sz w:val="24"/>
              <w:szCs w:val="24"/>
              <w:rtl/>
              <w:lang w:eastAsia="he-IL"/>
            </w:rPr>
            <w:t>ליבנד יצחק אדריכל</w:t>
          </w:r>
        </w:sdtContent>
      </w:sdt>
      <w:r w:rsidRPr="009E450B">
        <w:rPr>
          <w:rFonts w:ascii="Times New Roman" w:eastAsia="Times New Roman" w:hAnsi="Times New Roman" w:cs="David" w:hint="cs"/>
          <w:bCs/>
          <w:sz w:val="24"/>
          <w:szCs w:val="24"/>
          <w:rtl/>
          <w:lang w:eastAsia="he-IL"/>
        </w:rPr>
        <w:t xml:space="preserve"> </w:t>
      </w:r>
      <w:r w:rsidRPr="000C5974">
        <w:rPr>
          <w:rFonts w:ascii="Times New Roman" w:eastAsia="Times New Roman" w:hAnsi="Times New Roman" w:cs="David" w:hint="cs"/>
          <w:sz w:val="24"/>
          <w:szCs w:val="24"/>
          <w:rtl/>
          <w:lang w:eastAsia="he-IL"/>
        </w:rPr>
        <w:t>עשוי להגיע לרשותי מידע חסוי כמוגדר להלן:</w:t>
      </w:r>
    </w:p>
    <w:p w14:paraId="6F6AF44B" w14:textId="77777777" w:rsidR="00FA2003" w:rsidRPr="009E450B"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52AD5D5" w14:textId="5AAC9ECD" w:rsidR="00FA2003" w:rsidRPr="000C5974" w:rsidRDefault="00FA2003" w:rsidP="00FA200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ab/>
        <w:t>"</w:t>
      </w:r>
      <w:r w:rsidRPr="009E450B">
        <w:rPr>
          <w:rFonts w:ascii="Times New Roman" w:eastAsia="Times New Roman" w:hAnsi="Times New Roman" w:cs="David" w:hint="cs"/>
          <w:b/>
          <w:bCs/>
          <w:sz w:val="24"/>
          <w:szCs w:val="24"/>
          <w:rtl/>
          <w:lang w:eastAsia="he-IL"/>
        </w:rPr>
        <w:t>מידע חסוי</w:t>
      </w:r>
      <w:r w:rsidRPr="009E450B">
        <w:rPr>
          <w:rFonts w:ascii="Times New Roman" w:eastAsia="Times New Roman" w:hAnsi="Times New Roman" w:cs="David" w:hint="cs"/>
          <w:sz w:val="24"/>
          <w:szCs w:val="24"/>
          <w:rtl/>
          <w:lang w:eastAsia="he-IL"/>
        </w:rPr>
        <w:t>"-</w:t>
      </w:r>
      <w:r w:rsidRPr="009E450B">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sz w:val="24"/>
            <w:szCs w:val="24"/>
            <w:rtl/>
            <w:lang w:eastAsia="he-IL"/>
          </w:rPr>
          <w:alias w:val="שם ספק"/>
          <w:tag w:val="cntSupllierName"/>
          <w:id w:val="845366929"/>
          <w:placeholder>
            <w:docPart w:val="EDEA4191105145A5B4E43EC19FD844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019C9">
            <w:rPr>
              <w:rFonts w:ascii="Times New Roman" w:eastAsia="Times New Roman" w:hAnsi="Times New Roman" w:cs="David"/>
              <w:sz w:val="24"/>
              <w:szCs w:val="24"/>
              <w:rtl/>
              <w:lang w:eastAsia="he-IL"/>
            </w:rPr>
            <w:t>ליבנד יצחק אדריכל</w:t>
          </w:r>
        </w:sdtContent>
      </w:sdt>
      <w:r w:rsidRPr="009E450B">
        <w:rPr>
          <w:rFonts w:ascii="Times New Roman" w:eastAsia="Times New Roman" w:hAnsi="Times New Roman" w:cs="David"/>
          <w:bCs/>
          <w:sz w:val="24"/>
          <w:szCs w:val="24"/>
          <w:lang w:eastAsia="he-IL"/>
        </w:rPr>
        <w:t xml:space="preserve"> </w:t>
      </w:r>
      <w:r w:rsidRPr="009E450B">
        <w:rPr>
          <w:rFonts w:ascii="Times New Roman" w:eastAsia="Times New Roman" w:hAnsi="Times New Roman" w:cs="David" w:hint="cs"/>
          <w:bCs/>
          <w:sz w:val="24"/>
          <w:szCs w:val="24"/>
          <w:rtl/>
          <w:lang w:eastAsia="he-IL"/>
        </w:rPr>
        <w:t xml:space="preserve"> </w:t>
      </w:r>
      <w:r w:rsidRPr="009E450B">
        <w:rPr>
          <w:rFonts w:ascii="Times New Roman" w:eastAsia="Times New Roman" w:hAnsi="Times New Roman" w:cs="David" w:hint="cs"/>
          <w:sz w:val="24"/>
          <w:szCs w:val="24"/>
          <w:rtl/>
          <w:lang w:eastAsia="he-IL"/>
        </w:rPr>
        <w:t>.</w:t>
      </w:r>
    </w:p>
    <w:p w14:paraId="075A3E80" w14:textId="77777777" w:rsidR="00FA2003" w:rsidRPr="009E450B"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C1C5A31" w14:textId="77777777" w:rsidR="00FA2003" w:rsidRPr="009E450B"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 xml:space="preserve">אני מתחייב לשמור בסודיות מלאה כל מידע חסוי ולא למסרו או להעבירו לידי מי שלא הוסמך לכך בכתב על </w:t>
      </w:r>
      <w:r w:rsidRPr="009E450B">
        <w:rPr>
          <w:rFonts w:ascii="Times New Roman" w:eastAsia="Times New Roman" w:hAnsi="Times New Roman" w:cs="David" w:hint="cs"/>
          <w:sz w:val="24"/>
          <w:szCs w:val="24"/>
          <w:rtl/>
          <w:lang w:eastAsia="he-IL"/>
        </w:rPr>
        <w:lastRenderedPageBreak/>
        <w:t>ידכם.</w:t>
      </w:r>
    </w:p>
    <w:p w14:paraId="56BCCB49" w14:textId="77777777" w:rsidR="00FA2003" w:rsidRPr="009E450B"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3CFA648" w14:textId="77777777" w:rsidR="00FA2003" w:rsidRPr="009E450B"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02AEE2C" w14:textId="77777777" w:rsidR="00FA2003" w:rsidRPr="009E450B"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9FFFBE8" w14:textId="77777777" w:rsidR="00FA2003" w:rsidRPr="009E450B"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2C6FB8BE" w14:textId="77777777" w:rsidR="00FA2003" w:rsidRPr="009E450B"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50F131C" w14:textId="77777777" w:rsidR="00FA2003" w:rsidRPr="009E450B"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בכבוד רב,</w:t>
      </w:r>
    </w:p>
    <w:p w14:paraId="3E5CFAF4" w14:textId="77777777" w:rsidR="00FA2003" w:rsidRPr="009E450B" w:rsidRDefault="00FA2003" w:rsidP="00FA200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0143E0E" w14:textId="77777777" w:rsidR="00FA2003" w:rsidRPr="009E450B" w:rsidRDefault="00FA2003" w:rsidP="00FA200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 xml:space="preserve">_______________________ </w:t>
      </w:r>
    </w:p>
    <w:p w14:paraId="739D69A3" w14:textId="29D6E3AA" w:rsidR="00FA2003" w:rsidRPr="009E450B" w:rsidRDefault="00FA2003"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 xml:space="preserve">              </w:t>
      </w:r>
      <w:r w:rsidR="00E1739D" w:rsidRPr="009E450B">
        <w:rPr>
          <w:rFonts w:ascii="Times New Roman" w:eastAsia="Times New Roman" w:hAnsi="Times New Roman" w:cs="David" w:hint="cs"/>
          <w:sz w:val="24"/>
          <w:szCs w:val="24"/>
          <w:rtl/>
          <w:lang w:eastAsia="he-IL"/>
        </w:rPr>
        <w:t xml:space="preserve">  </w:t>
      </w:r>
      <w:r w:rsidRPr="009E450B">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683363572"/>
          <w:placeholder>
            <w:docPart w:val="0EFC45A65FF840959F257E4CD533F2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019C9">
            <w:rPr>
              <w:rFonts w:ascii="Times New Roman" w:eastAsia="Times New Roman" w:hAnsi="Times New Roman" w:cs="David" w:hint="cs"/>
              <w:sz w:val="20"/>
              <w:szCs w:val="24"/>
              <w:rtl/>
              <w:lang w:eastAsia="he-IL"/>
            </w:rPr>
            <w:t>ליבנד יצחק אדריכל</w:t>
          </w:r>
        </w:sdtContent>
      </w:sdt>
    </w:p>
    <w:p w14:paraId="78EA8826" w14:textId="77777777" w:rsidR="00FA2003" w:rsidRPr="000C5974"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8761669" w14:textId="77777777" w:rsidR="00FA2003" w:rsidRPr="009E450B"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שם:____________</w:t>
      </w:r>
    </w:p>
    <w:p w14:paraId="454696AE" w14:textId="77777777" w:rsidR="00FA2003" w:rsidRPr="009E450B"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ת.ז:____________</w:t>
      </w:r>
    </w:p>
    <w:p w14:paraId="400F7790" w14:textId="77777777" w:rsidR="00FA2003" w:rsidRPr="009E450B"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כתובת:__________</w:t>
      </w:r>
    </w:p>
    <w:p w14:paraId="2C6AADCC" w14:textId="77777777" w:rsidR="00FA2003" w:rsidRPr="009E450B" w:rsidRDefault="00FA2003" w:rsidP="00FA200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9E450B">
        <w:rPr>
          <w:rFonts w:ascii="Times New Roman" w:eastAsia="Times New Roman" w:hAnsi="Times New Roman" w:cs="David" w:hint="cs"/>
          <w:sz w:val="24"/>
          <w:szCs w:val="24"/>
          <w:highlight w:val="yellow"/>
          <w:rtl/>
          <w:lang w:eastAsia="he-IL"/>
        </w:rPr>
        <w:t>*מחק את המיותר</w:t>
      </w:r>
    </w:p>
    <w:p w14:paraId="139A46D3" w14:textId="77777777" w:rsidR="00FA2003" w:rsidRPr="009E450B"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09BCCB8" w14:textId="08048643" w:rsidR="00EF0733" w:rsidRDefault="00EF0733">
      <w:pPr>
        <w:bidi w:val="0"/>
        <w:spacing w:before="0" w:beforeAutospacing="0" w:after="160" w:afterAutospacing="0" w:line="259"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309F64C6" w14:textId="77777777" w:rsidR="00FA2003" w:rsidRPr="009E450B" w:rsidRDefault="00FA2003" w:rsidP="00FA2003">
      <w:pPr>
        <w:widowControl w:val="0"/>
        <w:spacing w:before="120" w:beforeAutospacing="0" w:after="60" w:afterAutospacing="0" w:line="240" w:lineRule="auto"/>
        <w:rPr>
          <w:rFonts w:ascii="Times New Roman" w:eastAsia="Times New Roman" w:hAnsi="Times New Roman" w:cs="David"/>
          <w:sz w:val="24"/>
          <w:szCs w:val="24"/>
          <w:rtl/>
          <w:lang w:eastAsia="he-IL"/>
        </w:rPr>
      </w:pPr>
      <w:bookmarkStart w:id="3" w:name="_GoBack"/>
      <w:bookmarkEnd w:id="3"/>
    </w:p>
    <w:p w14:paraId="14096DF0" w14:textId="77777777" w:rsidR="00AF1BE1" w:rsidRPr="009E450B" w:rsidRDefault="00AF1BE1" w:rsidP="00AF1BE1">
      <w:pPr>
        <w:spacing w:before="0" w:beforeAutospacing="0" w:after="0" w:afterAutospacing="0" w:line="240" w:lineRule="auto"/>
        <w:jc w:val="center"/>
        <w:rPr>
          <w:rFonts w:ascii="Times New Roman" w:eastAsia="Times New Roman" w:hAnsi="Times New Roman" w:cs="David"/>
          <w:sz w:val="20"/>
          <w:szCs w:val="24"/>
          <w:lang w:eastAsia="he-IL"/>
        </w:rPr>
      </w:pPr>
      <w:r w:rsidRPr="009E450B">
        <w:rPr>
          <w:rFonts w:ascii="Times New Roman" w:eastAsia="Times New Roman" w:hAnsi="Times New Roman" w:cs="David" w:hint="cs"/>
          <w:bCs/>
          <w:sz w:val="20"/>
          <w:szCs w:val="24"/>
          <w:u w:val="single"/>
          <w:rtl/>
          <w:lang w:eastAsia="he-IL"/>
        </w:rPr>
        <w:t>נספח "ז''</w:t>
      </w:r>
    </w:p>
    <w:p w14:paraId="48CB416A" w14:textId="77777777" w:rsidR="00AF1BE1" w:rsidRPr="009E450B" w:rsidRDefault="00AF1BE1" w:rsidP="00AF1BE1">
      <w:pPr>
        <w:widowControl w:val="0"/>
        <w:spacing w:before="0" w:beforeAutospacing="0" w:after="0" w:afterAutospacing="0" w:line="240" w:lineRule="auto"/>
        <w:jc w:val="center"/>
        <w:rPr>
          <w:rFonts w:ascii="David" w:eastAsia="Times New Roman" w:hAnsi="David" w:cs="David"/>
          <w:sz w:val="24"/>
          <w:szCs w:val="24"/>
          <w:lang w:eastAsia="he-IL"/>
        </w:rPr>
      </w:pPr>
    </w:p>
    <w:p w14:paraId="3899664F" w14:textId="77777777" w:rsidR="00AF1BE1" w:rsidRPr="009E450B" w:rsidRDefault="00AF1BE1" w:rsidP="00AF1BE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9E450B">
        <w:rPr>
          <w:rFonts w:ascii="David" w:eastAsia="Times New Roman" w:hAnsi="David" w:cs="David" w:hint="cs"/>
          <w:bCs/>
          <w:sz w:val="24"/>
          <w:szCs w:val="24"/>
          <w:u w:val="single"/>
          <w:rtl/>
          <w:lang w:eastAsia="he-IL"/>
        </w:rPr>
        <w:t>מפרט ביטוחי</w:t>
      </w:r>
      <w:r w:rsidRPr="009E450B">
        <w:rPr>
          <w:rFonts w:ascii="Times New Roman" w:eastAsia="Times New Roman" w:hAnsi="Times New Roman" w:cs="David" w:hint="cs"/>
          <w:b/>
          <w:bCs/>
          <w:sz w:val="20"/>
          <w:szCs w:val="24"/>
          <w:u w:val="single"/>
          <w:rtl/>
          <w:lang w:eastAsia="he-IL"/>
        </w:rPr>
        <w:t xml:space="preserve"> היועץ</w:t>
      </w:r>
      <w:r w:rsidRPr="009E450B">
        <w:rPr>
          <w:rFonts w:ascii="David" w:eastAsia="Times New Roman" w:hAnsi="David" w:cs="David" w:hint="cs"/>
          <w:bCs/>
          <w:sz w:val="24"/>
          <w:szCs w:val="24"/>
          <w:u w:val="single"/>
          <w:rtl/>
          <w:lang w:eastAsia="he-IL"/>
        </w:rPr>
        <w:t xml:space="preserve"> </w:t>
      </w:r>
    </w:p>
    <w:p w14:paraId="6FF6C6A1" w14:textId="77777777" w:rsidR="00AF1BE1" w:rsidRPr="009E450B" w:rsidRDefault="00AF1BE1" w:rsidP="00AF1BE1">
      <w:pPr>
        <w:tabs>
          <w:tab w:val="left" w:pos="283"/>
        </w:tabs>
        <w:spacing w:line="240" w:lineRule="auto"/>
        <w:jc w:val="both"/>
        <w:rPr>
          <w:rFonts w:ascii="David" w:eastAsia="Calibri" w:hAnsi="David" w:cs="David"/>
          <w:sz w:val="24"/>
          <w:szCs w:val="24"/>
          <w:rtl/>
        </w:rPr>
      </w:pPr>
      <w:r w:rsidRPr="009E450B">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92EF7D6" w14:textId="77777777" w:rsidR="00AF1BE1" w:rsidRPr="009E450B"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9E450B">
        <w:rPr>
          <w:rFonts w:ascii="David" w:eastAsia="Calibri" w:hAnsi="David" w:cs="David" w:hint="cs"/>
          <w:sz w:val="24"/>
          <w:szCs w:val="24"/>
          <w:rtl/>
        </w:rPr>
        <w:t>1.</w:t>
      </w:r>
      <w:r w:rsidRPr="009E450B">
        <w:rPr>
          <w:rFonts w:ascii="David" w:eastAsia="Calibri" w:hAnsi="David" w:cs="David" w:hint="cs"/>
          <w:sz w:val="24"/>
          <w:szCs w:val="24"/>
          <w:rtl/>
        </w:rPr>
        <w:tab/>
      </w:r>
      <w:r w:rsidRPr="009E450B">
        <w:rPr>
          <w:rFonts w:ascii="David" w:eastAsia="Calibri" w:hAnsi="David" w:cs="David" w:hint="cs"/>
          <w:b/>
          <w:bCs/>
          <w:sz w:val="24"/>
          <w:szCs w:val="24"/>
          <w:rtl/>
        </w:rPr>
        <w:t>ביטוח אחריות מקצועית</w:t>
      </w:r>
      <w:r w:rsidRPr="009E450B">
        <w:rPr>
          <w:rFonts w:ascii="David" w:eastAsia="Calibri" w:hAnsi="David" w:cs="David" w:hint="cs"/>
          <w:sz w:val="24"/>
          <w:szCs w:val="24"/>
          <w:rtl/>
        </w:rPr>
        <w:t>, לכיסוי חבותו המקצועית של היועץ ביחס להתחייבויותיו על פי ההסכם הנדון.</w:t>
      </w:r>
    </w:p>
    <w:p w14:paraId="49E6B591" w14:textId="77777777" w:rsidR="00AF1BE1" w:rsidRPr="009E450B"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9E450B">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32D059F0" w14:textId="77777777" w:rsidR="00AF1BE1" w:rsidRPr="009E450B"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9E450B">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w:t>
      </w:r>
      <w:r w:rsidRPr="009E450B">
        <w:rPr>
          <w:rFonts w:ascii="David" w:eastAsia="Calibri" w:hAnsi="David" w:cs="David" w:hint="cs"/>
          <w:sz w:val="24"/>
          <w:szCs w:val="24"/>
          <w:rtl/>
        </w:rPr>
        <w:lastRenderedPageBreak/>
        <w:t>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E1712FE" w14:textId="77777777" w:rsidR="00AF1BE1" w:rsidRPr="009E450B"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9E450B">
        <w:rPr>
          <w:rFonts w:ascii="David" w:eastAsia="Calibri" w:hAnsi="David" w:cs="David" w:hint="cs"/>
          <w:sz w:val="24"/>
          <w:szCs w:val="24"/>
          <w:rtl/>
        </w:rPr>
        <w:t>2.</w:t>
      </w:r>
      <w:r w:rsidRPr="009E450B">
        <w:rPr>
          <w:rFonts w:ascii="David" w:eastAsia="Calibri" w:hAnsi="David" w:cs="David" w:hint="cs"/>
          <w:sz w:val="24"/>
          <w:szCs w:val="24"/>
          <w:rtl/>
        </w:rPr>
        <w:tab/>
      </w:r>
      <w:r w:rsidRPr="009E450B">
        <w:rPr>
          <w:rFonts w:ascii="David" w:eastAsia="Calibri" w:hAnsi="David" w:cs="David" w:hint="cs"/>
          <w:b/>
          <w:bCs/>
          <w:sz w:val="24"/>
          <w:szCs w:val="24"/>
          <w:rtl/>
        </w:rPr>
        <w:t>ביטוח אחריות מעבידים</w:t>
      </w:r>
      <w:r w:rsidRPr="009E450B">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56408D10" w14:textId="77777777" w:rsidR="00AF1BE1" w:rsidRPr="009E450B"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9E450B">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9E450B">
        <w:rPr>
          <w:rFonts w:ascii="David" w:eastAsia="Calibri" w:hAnsi="David" w:cs="David" w:hint="cs"/>
          <w:sz w:val="24"/>
          <w:szCs w:val="24"/>
        </w:rPr>
        <w:t xml:space="preserve"> </w:t>
      </w:r>
      <w:r w:rsidRPr="009E450B">
        <w:rPr>
          <w:rFonts w:ascii="David" w:eastAsia="Calibri" w:hAnsi="David" w:cs="David" w:hint="cs"/>
          <w:sz w:val="24"/>
          <w:szCs w:val="24"/>
          <w:rtl/>
        </w:rPr>
        <w:t>לעניין קרות תאונת עבודה ו/או מחלה כלשהי</w:t>
      </w:r>
      <w:r w:rsidRPr="009E450B">
        <w:rPr>
          <w:rFonts w:ascii="David" w:eastAsia="Calibri" w:hAnsi="David" w:cs="David" w:hint="cs"/>
          <w:sz w:val="24"/>
          <w:szCs w:val="24"/>
        </w:rPr>
        <w:t xml:space="preserve"> </w:t>
      </w:r>
      <w:r w:rsidRPr="009E450B">
        <w:rPr>
          <w:rFonts w:ascii="David" w:eastAsia="Calibri" w:hAnsi="David" w:cs="David" w:hint="cs"/>
          <w:sz w:val="24"/>
          <w:szCs w:val="24"/>
          <w:rtl/>
        </w:rPr>
        <w:t>כי הוא נושא בחובות מעביד כלשהם כלפי מי מעובדי היועץ.</w:t>
      </w:r>
      <w:r w:rsidRPr="009E450B">
        <w:rPr>
          <w:rFonts w:ascii="David" w:eastAsia="Calibri" w:hAnsi="David" w:cs="David" w:hint="cs"/>
          <w:sz w:val="24"/>
          <w:szCs w:val="24"/>
          <w:rtl/>
        </w:rPr>
        <w:tab/>
      </w:r>
      <w:r w:rsidRPr="009E450B">
        <w:rPr>
          <w:rFonts w:ascii="David" w:eastAsia="Calibri" w:hAnsi="David" w:cs="David" w:hint="cs"/>
          <w:sz w:val="24"/>
          <w:szCs w:val="24"/>
          <w:rtl/>
        </w:rPr>
        <w:br/>
      </w:r>
    </w:p>
    <w:p w14:paraId="05708325" w14:textId="77777777" w:rsidR="00AF1BE1" w:rsidRPr="009E450B"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9E450B">
        <w:rPr>
          <w:rFonts w:ascii="David" w:eastAsia="Calibri" w:hAnsi="David" w:cs="David" w:hint="cs"/>
          <w:sz w:val="24"/>
          <w:szCs w:val="24"/>
          <w:rtl/>
        </w:rPr>
        <w:t>3</w:t>
      </w:r>
      <w:r w:rsidRPr="009E450B">
        <w:rPr>
          <w:rFonts w:ascii="David" w:eastAsia="Calibri" w:hAnsi="David" w:cs="David" w:hint="cs"/>
          <w:sz w:val="24"/>
          <w:szCs w:val="24"/>
          <w:rtl/>
        </w:rPr>
        <w:tab/>
      </w:r>
      <w:r w:rsidRPr="009E450B">
        <w:rPr>
          <w:rFonts w:ascii="David" w:eastAsia="Calibri" w:hAnsi="David" w:cs="David" w:hint="cs"/>
          <w:b/>
          <w:bCs/>
          <w:sz w:val="24"/>
          <w:szCs w:val="24"/>
          <w:rtl/>
        </w:rPr>
        <w:t>ביטוח אחריות כלפי צד שלישי</w:t>
      </w:r>
      <w:r w:rsidRPr="009E450B">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4863DE3C" w14:textId="77777777" w:rsidR="00AF1BE1" w:rsidRPr="009E450B"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9E450B">
        <w:rPr>
          <w:rFonts w:ascii="David" w:eastAsia="Calibri" w:hAnsi="David" w:cs="David" w:hint="cs"/>
          <w:sz w:val="24"/>
          <w:szCs w:val="24"/>
          <w:rtl/>
        </w:rPr>
        <w:tab/>
        <w:t>ביטוח זה לא  כפוף לכל הגבלה בדבר חבות הנובעת מאש, התפוצצות, בהלה, מכשירי הרמה, חבות</w:t>
      </w:r>
      <w:r w:rsidRPr="009E450B">
        <w:rPr>
          <w:rFonts w:ascii="David" w:eastAsia="Calibri" w:hAnsi="David" w:cs="David" w:hint="cs"/>
          <w:sz w:val="24"/>
          <w:szCs w:val="24"/>
        </w:rPr>
        <w:t xml:space="preserve"> </w:t>
      </w:r>
      <w:r w:rsidRPr="009E450B">
        <w:rPr>
          <w:rFonts w:ascii="David" w:eastAsia="Calibri" w:hAnsi="David" w:cs="David" w:hint="cs"/>
          <w:sz w:val="24"/>
          <w:szCs w:val="24"/>
          <w:rtl/>
        </w:rPr>
        <w:t>בגין וכלפי קבלנים, קבלני משנה</w:t>
      </w:r>
      <w:r w:rsidRPr="009E450B">
        <w:rPr>
          <w:rFonts w:ascii="David" w:eastAsia="Calibri" w:hAnsi="David" w:cs="David" w:hint="cs"/>
          <w:sz w:val="24"/>
          <w:szCs w:val="24"/>
        </w:rPr>
        <w:t xml:space="preserve"> </w:t>
      </w:r>
      <w:r w:rsidRPr="009E450B">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9E450B">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3A517BB0" w14:textId="77777777" w:rsidR="00AF1BE1" w:rsidRPr="009E450B"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9E450B">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302EB3F" w14:textId="77777777" w:rsidR="00AF1BE1" w:rsidRPr="009E450B"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9E450B">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207C7B3" w14:textId="77777777" w:rsidR="00AF1BE1" w:rsidRPr="009E450B"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9E450B">
        <w:rPr>
          <w:rFonts w:ascii="David" w:eastAsia="Calibri" w:hAnsi="David" w:cs="David" w:hint="cs"/>
          <w:sz w:val="24"/>
          <w:szCs w:val="24"/>
          <w:rtl/>
        </w:rPr>
        <w:lastRenderedPageBreak/>
        <w:t>כמו כן היועץ מתחייב שהכיסוי על פי הפוליסות לא יבוטל ולא יחול בו שינוי לרעה, אלא אם תימסר הודעה כתובה בדואר רשום לידי המזמין לפחות 60 יום מראש.</w:t>
      </w:r>
    </w:p>
    <w:p w14:paraId="7F84E282" w14:textId="77777777" w:rsidR="00AF1BE1"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9E450B">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99F52D5" w14:textId="77777777" w:rsidR="008336AF" w:rsidRDefault="008336AF" w:rsidP="008336AF">
      <w:pPr>
        <w:tabs>
          <w:tab w:val="left" w:pos="283"/>
        </w:tabs>
        <w:spacing w:before="0" w:beforeAutospacing="0" w:after="0" w:afterAutospacing="0" w:line="240" w:lineRule="auto"/>
        <w:ind w:left="360"/>
        <w:jc w:val="both"/>
        <w:rPr>
          <w:rFonts w:ascii="David" w:eastAsia="Calibri" w:hAnsi="David" w:cs="David"/>
          <w:sz w:val="24"/>
          <w:szCs w:val="24"/>
          <w:rtl/>
        </w:rPr>
      </w:pPr>
    </w:p>
    <w:p w14:paraId="171378BD" w14:textId="77777777" w:rsidR="008336AF" w:rsidRDefault="008336AF">
      <w:pPr>
        <w:bidi w:val="0"/>
        <w:spacing w:before="0" w:beforeAutospacing="0" w:after="160" w:afterAutospacing="0" w:line="259" w:lineRule="auto"/>
        <w:rPr>
          <w:rFonts w:ascii="David" w:eastAsia="Calibri" w:hAnsi="David" w:cs="David"/>
          <w:sz w:val="24"/>
          <w:szCs w:val="24"/>
          <w:rtl/>
        </w:rPr>
      </w:pPr>
      <w:r>
        <w:rPr>
          <w:rFonts w:ascii="David" w:eastAsia="Calibri" w:hAnsi="David" w:cs="David"/>
          <w:sz w:val="24"/>
          <w:szCs w:val="24"/>
          <w:rtl/>
        </w:rPr>
        <w:br w:type="page"/>
      </w:r>
    </w:p>
    <w:p w14:paraId="39D71990" w14:textId="60397391" w:rsidR="008336AF" w:rsidRPr="009E450B" w:rsidRDefault="008336AF" w:rsidP="008336AF">
      <w:pPr>
        <w:tabs>
          <w:tab w:val="left" w:pos="283"/>
        </w:tabs>
        <w:spacing w:before="0" w:beforeAutospacing="0" w:after="0" w:afterAutospacing="0" w:line="240" w:lineRule="auto"/>
        <w:ind w:left="360"/>
        <w:jc w:val="both"/>
        <w:rPr>
          <w:rFonts w:ascii="David" w:eastAsia="Calibri" w:hAnsi="David" w:cs="David"/>
          <w:sz w:val="24"/>
          <w:szCs w:val="24"/>
        </w:rPr>
      </w:pPr>
    </w:p>
    <w:p w14:paraId="27F2962F" w14:textId="77777777" w:rsidR="00AF1BE1" w:rsidRPr="009E450B" w:rsidRDefault="00AF1BE1" w:rsidP="00AF1BE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9E450B">
        <w:rPr>
          <w:rFonts w:ascii="David" w:eastAsia="Calibri" w:hAnsi="David" w:cs="David" w:hint="cs"/>
          <w:sz w:val="24"/>
          <w:szCs w:val="24"/>
          <w:rtl/>
        </w:rPr>
        <w:t xml:space="preserve"> </w:t>
      </w:r>
      <w:r w:rsidRPr="009E450B">
        <w:rPr>
          <w:rFonts w:ascii="Times New Roman" w:eastAsia="Times New Roman" w:hAnsi="Times New Roman" w:cs="David" w:hint="cs"/>
          <w:bCs/>
          <w:sz w:val="20"/>
          <w:szCs w:val="24"/>
          <w:u w:val="single"/>
          <w:rtl/>
          <w:lang w:eastAsia="he-IL"/>
        </w:rPr>
        <w:t>נספח "</w:t>
      </w:r>
      <w:r w:rsidRPr="009E450B">
        <w:rPr>
          <w:rFonts w:ascii="Times New Roman" w:eastAsia="Times New Roman" w:hAnsi="Times New Roman" w:cs="David" w:hint="eastAsia"/>
          <w:bCs/>
          <w:sz w:val="20"/>
          <w:szCs w:val="24"/>
          <w:u w:val="single"/>
          <w:rtl/>
          <w:lang w:eastAsia="he-IL"/>
        </w:rPr>
        <w:t>ז</w:t>
      </w:r>
      <w:r w:rsidRPr="009E450B">
        <w:rPr>
          <w:rFonts w:ascii="Times New Roman" w:eastAsia="Times New Roman" w:hAnsi="Times New Roman" w:cs="David" w:hint="cs"/>
          <w:bCs/>
          <w:sz w:val="20"/>
          <w:szCs w:val="24"/>
          <w:u w:val="single"/>
          <w:rtl/>
          <w:lang w:eastAsia="he-IL"/>
        </w:rPr>
        <w:t>1'"</w:t>
      </w:r>
    </w:p>
    <w:p w14:paraId="20784458" w14:textId="77777777" w:rsidR="00AF1BE1" w:rsidRPr="009E450B" w:rsidRDefault="00AF1BE1" w:rsidP="00AF1BE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9E450B">
        <w:rPr>
          <w:rFonts w:ascii="Times New Roman" w:eastAsia="Times New Roman" w:hAnsi="Times New Roman" w:cs="David" w:hint="cs"/>
          <w:b/>
          <w:bCs/>
          <w:sz w:val="20"/>
          <w:szCs w:val="24"/>
          <w:u w:val="single"/>
          <w:rtl/>
          <w:lang w:eastAsia="he-IL"/>
        </w:rPr>
        <w:t>אישור על קיום ביטוחי היועץ</w:t>
      </w:r>
    </w:p>
    <w:p w14:paraId="40E2B172" w14:textId="77777777" w:rsidR="00AF1BE1" w:rsidRPr="009E450B" w:rsidRDefault="00AF1BE1" w:rsidP="00AF1BE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0C5974" w:rsidRPr="009E450B" w14:paraId="4451F730" w14:textId="77777777" w:rsidTr="000B092D">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3BE3535"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30C2771"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תאריך הנפקת האישור(</w:t>
            </w:r>
            <w:r w:rsidRPr="009E450B">
              <w:rPr>
                <w:rFonts w:ascii="David" w:eastAsia="Calibri" w:hAnsi="David" w:cs="David" w:hint="cs"/>
                <w:sz w:val="24"/>
                <w:szCs w:val="24"/>
                <w:lang w:eastAsia="he-IL"/>
              </w:rPr>
              <w:t>DD/MM/YYYY</w:t>
            </w:r>
            <w:r w:rsidRPr="009E450B">
              <w:rPr>
                <w:rFonts w:ascii="David" w:eastAsia="Calibri" w:hAnsi="David" w:cs="David" w:hint="cs"/>
                <w:sz w:val="24"/>
                <w:szCs w:val="24"/>
                <w:rtl/>
                <w:lang w:eastAsia="he-IL"/>
              </w:rPr>
              <w:t>)</w:t>
            </w:r>
          </w:p>
        </w:tc>
      </w:tr>
      <w:tr w:rsidR="000C5974" w:rsidRPr="009E450B" w14:paraId="5A729214" w14:textId="77777777" w:rsidTr="000B092D">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784BDD0"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0C5974" w:rsidRPr="009E450B" w14:paraId="09E4AD9F" w14:textId="77777777" w:rsidTr="000B092D">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85AE7F9"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2822C13"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6E1AF0A"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7B05002D"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מעמד מבקש האישור*</w:t>
            </w:r>
          </w:p>
        </w:tc>
      </w:tr>
      <w:tr w:rsidR="000C5974" w:rsidRPr="009E450B" w14:paraId="094012DE" w14:textId="77777777" w:rsidTr="000B092D">
        <w:trPr>
          <w:trHeight w:val="551"/>
        </w:trPr>
        <w:tc>
          <w:tcPr>
            <w:tcW w:w="4068" w:type="dxa"/>
            <w:tcBorders>
              <w:top w:val="single" w:sz="4" w:space="0" w:color="auto"/>
              <w:left w:val="single" w:sz="4" w:space="0" w:color="auto"/>
              <w:bottom w:val="single" w:sz="4" w:space="0" w:color="auto"/>
              <w:right w:val="single" w:sz="4" w:space="0" w:color="auto"/>
            </w:tcBorders>
            <w:hideMark/>
          </w:tcPr>
          <w:p w14:paraId="24E55633"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שם</w:t>
            </w:r>
          </w:p>
          <w:p w14:paraId="0D28A72A" w14:textId="682B443E" w:rsidR="00AF1BE1" w:rsidRPr="009E450B" w:rsidRDefault="00AF1BE1" w:rsidP="00004561">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 xml:space="preserve">אפי מגורים בע"מ ו/או </w:t>
            </w:r>
            <w:r w:rsidR="00CA1830">
              <w:rPr>
                <w:rFonts w:ascii="David" w:eastAsia="Calibri" w:hAnsi="David" w:cs="David" w:hint="cs"/>
                <w:sz w:val="24"/>
                <w:szCs w:val="24"/>
                <w:rtl/>
                <w:lang w:eastAsia="he-IL"/>
              </w:rPr>
              <w:t xml:space="preserve">שיכון ובינוי נדל"ן בע"מ ו/או  </w:t>
            </w:r>
            <w:r w:rsidR="00CA1830" w:rsidRPr="009E450B">
              <w:rPr>
                <w:rFonts w:ascii="Times New Roman" w:eastAsia="Times New Roman" w:hAnsi="Times New Roman" w:cs="David"/>
                <w:sz w:val="24"/>
                <w:szCs w:val="24"/>
                <w:rtl/>
                <w:lang w:eastAsia="he-IL"/>
              </w:rPr>
              <w:t xml:space="preserve"> כלל נכסי נדלן נשר מרכז (נ.נ.נ.מ) שותפות מוגבלת</w:t>
            </w:r>
            <w:r w:rsidR="00CA1830">
              <w:rPr>
                <w:rFonts w:ascii="Times New Roman" w:eastAsia="Times New Roman" w:hAnsi="Times New Roman" w:cs="David" w:hint="cs"/>
                <w:sz w:val="24"/>
                <w:szCs w:val="24"/>
                <w:rtl/>
                <w:lang w:eastAsia="he-IL"/>
              </w:rPr>
              <w:t xml:space="preserve"> ו/או </w:t>
            </w:r>
            <w:r w:rsidR="00CA1830">
              <w:rPr>
                <w:rFonts w:ascii="David" w:eastAsia="Calibri" w:hAnsi="David" w:cs="David" w:hint="cs"/>
                <w:sz w:val="24"/>
                <w:szCs w:val="24"/>
                <w:rtl/>
                <w:lang w:eastAsia="he-IL"/>
              </w:rPr>
              <w:t xml:space="preserve"> </w:t>
            </w:r>
            <w:r w:rsidRPr="009E450B">
              <w:rPr>
                <w:rFonts w:ascii="David" w:eastAsia="Calibri" w:hAnsi="David" w:cs="David" w:hint="cs"/>
                <w:sz w:val="24"/>
                <w:szCs w:val="24"/>
                <w:rtl/>
                <w:lang w:eastAsia="he-IL"/>
              </w:rPr>
              <w:t>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BA1B86B"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62CC99F" w14:textId="77777777" w:rsidR="00AF1BE1" w:rsidRPr="009E450B" w:rsidRDefault="00AF1BE1" w:rsidP="000B092D">
            <w:pPr>
              <w:spacing w:before="0" w:beforeAutospacing="0" w:after="0" w:afterAutospacing="0" w:line="240" w:lineRule="auto"/>
              <w:ind w:left="50" w:right="78"/>
              <w:rPr>
                <w:rFonts w:ascii="David" w:eastAsia="Calibri" w:hAnsi="David" w:cs="David"/>
                <w:b/>
                <w:sz w:val="24"/>
                <w:szCs w:val="24"/>
                <w:rtl/>
                <w:lang w:eastAsia="he-IL"/>
              </w:rPr>
            </w:pPr>
          </w:p>
          <w:p w14:paraId="6F3FB033" w14:textId="77777777" w:rsidR="00AF1BE1" w:rsidRPr="009E450B" w:rsidRDefault="00AF1BE1" w:rsidP="000B092D">
            <w:pPr>
              <w:spacing w:before="0" w:beforeAutospacing="0" w:after="0" w:afterAutospacing="0" w:line="240" w:lineRule="auto"/>
              <w:ind w:left="50" w:right="78"/>
              <w:rPr>
                <w:rFonts w:ascii="David" w:eastAsia="Calibri" w:hAnsi="David" w:cs="David"/>
                <w:b/>
                <w:sz w:val="24"/>
                <w:szCs w:val="24"/>
                <w:rtl/>
                <w:lang w:eastAsia="he-IL"/>
              </w:rPr>
            </w:pPr>
            <w:r w:rsidRPr="009E450B">
              <w:rPr>
                <w:rFonts w:ascii="Segoe UI Symbol" w:eastAsia="MS Gothic" w:hAnsi="Segoe UI Symbol" w:cs="Segoe UI Symbol"/>
                <w:b/>
                <w:sz w:val="24"/>
                <w:szCs w:val="24"/>
                <w:rtl/>
                <w:lang w:eastAsia="he-IL"/>
              </w:rPr>
              <w:t>☒</w:t>
            </w:r>
            <w:r w:rsidRPr="009E450B">
              <w:rPr>
                <w:rFonts w:ascii="David" w:eastAsia="Calibri" w:hAnsi="David" w:cs="David" w:hint="cs"/>
                <w:b/>
                <w:sz w:val="24"/>
                <w:szCs w:val="24"/>
                <w:rtl/>
                <w:lang w:eastAsia="he-IL"/>
              </w:rPr>
              <w:t>שירותים - 085</w:t>
            </w:r>
          </w:p>
          <w:p w14:paraId="795793C1" w14:textId="77777777" w:rsidR="00AF1BE1" w:rsidRPr="009E450B" w:rsidRDefault="00AF1BE1" w:rsidP="000B092D">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2FCC3D70" w14:textId="77777777" w:rsidR="00AF1BE1" w:rsidRPr="009E450B" w:rsidRDefault="00AF1BE1" w:rsidP="000B092D">
            <w:pPr>
              <w:spacing w:before="0" w:beforeAutospacing="0" w:after="0" w:afterAutospacing="0" w:line="240" w:lineRule="auto"/>
              <w:ind w:left="50" w:right="78"/>
              <w:rPr>
                <w:rFonts w:ascii="David" w:eastAsia="Calibri" w:hAnsi="David" w:cs="David"/>
                <w:b/>
                <w:sz w:val="24"/>
                <w:szCs w:val="24"/>
                <w:rtl/>
                <w:lang w:eastAsia="he-IL"/>
              </w:rPr>
            </w:pPr>
          </w:p>
          <w:p w14:paraId="495DC1EF" w14:textId="77777777" w:rsidR="00AF1BE1" w:rsidRPr="009E450B" w:rsidRDefault="00AF1BE1" w:rsidP="000B092D">
            <w:pPr>
              <w:spacing w:before="0" w:beforeAutospacing="0" w:after="0" w:afterAutospacing="0" w:line="240" w:lineRule="auto"/>
              <w:ind w:left="50" w:right="78"/>
              <w:rPr>
                <w:rFonts w:ascii="David" w:eastAsia="Calibri" w:hAnsi="David" w:cs="David"/>
                <w:b/>
                <w:sz w:val="24"/>
                <w:szCs w:val="24"/>
                <w:rtl/>
                <w:lang w:eastAsia="he-IL"/>
              </w:rPr>
            </w:pPr>
            <w:r w:rsidRPr="009E450B">
              <w:rPr>
                <w:rFonts w:ascii="Segoe UI Symbol" w:eastAsia="MS Gothic" w:hAnsi="Segoe UI Symbol" w:cs="Segoe UI Symbol"/>
                <w:b/>
                <w:sz w:val="24"/>
                <w:szCs w:val="24"/>
                <w:rtl/>
                <w:lang w:eastAsia="he-IL"/>
              </w:rPr>
              <w:t>☒</w:t>
            </w:r>
            <w:r w:rsidRPr="009E450B">
              <w:rPr>
                <w:rFonts w:ascii="David" w:eastAsia="Calibri" w:hAnsi="David" w:cs="David" w:hint="cs"/>
                <w:b/>
                <w:sz w:val="24"/>
                <w:szCs w:val="24"/>
                <w:rtl/>
                <w:lang w:eastAsia="he-IL"/>
              </w:rPr>
              <w:t>מזמין שירותים</w:t>
            </w:r>
          </w:p>
          <w:p w14:paraId="2CE5DC45" w14:textId="77777777" w:rsidR="00AF1BE1" w:rsidRPr="009E450B" w:rsidRDefault="00AF1BE1" w:rsidP="000B092D">
            <w:pPr>
              <w:spacing w:before="0" w:beforeAutospacing="0" w:after="0" w:afterAutospacing="0" w:line="240" w:lineRule="auto"/>
              <w:ind w:left="50" w:right="78"/>
              <w:rPr>
                <w:rFonts w:ascii="David" w:eastAsia="Calibri" w:hAnsi="David" w:cs="David"/>
                <w:b/>
                <w:sz w:val="24"/>
                <w:szCs w:val="24"/>
                <w:rtl/>
                <w:lang w:eastAsia="he-IL"/>
              </w:rPr>
            </w:pPr>
          </w:p>
        </w:tc>
      </w:tr>
      <w:tr w:rsidR="000C5974" w:rsidRPr="009E450B" w14:paraId="258A1669" w14:textId="77777777" w:rsidTr="000B092D">
        <w:trPr>
          <w:trHeight w:val="571"/>
        </w:trPr>
        <w:tc>
          <w:tcPr>
            <w:tcW w:w="4068" w:type="dxa"/>
            <w:tcBorders>
              <w:top w:val="single" w:sz="4" w:space="0" w:color="auto"/>
              <w:left w:val="single" w:sz="4" w:space="0" w:color="auto"/>
              <w:bottom w:val="single" w:sz="4" w:space="0" w:color="auto"/>
              <w:right w:val="single" w:sz="4" w:space="0" w:color="auto"/>
            </w:tcBorders>
            <w:hideMark/>
          </w:tcPr>
          <w:p w14:paraId="7A209348"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ת.ז./ח.פ./ח.צ.</w:t>
            </w:r>
          </w:p>
          <w:p w14:paraId="4EBF19AE"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449110A"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1F6487" w14:textId="77777777" w:rsidR="00AF1BE1" w:rsidRPr="009E450B" w:rsidRDefault="00AF1BE1" w:rsidP="000B092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607C37" w14:textId="77777777" w:rsidR="00AF1BE1" w:rsidRPr="009E450B" w:rsidRDefault="00AF1BE1" w:rsidP="000B092D">
            <w:pPr>
              <w:spacing w:before="0" w:beforeAutospacing="0" w:after="0" w:afterAutospacing="0" w:line="256" w:lineRule="auto"/>
              <w:rPr>
                <w:rFonts w:ascii="David" w:eastAsia="Calibri" w:hAnsi="David" w:cs="David"/>
                <w:b/>
                <w:sz w:val="24"/>
                <w:szCs w:val="24"/>
                <w:lang w:eastAsia="he-IL"/>
              </w:rPr>
            </w:pPr>
          </w:p>
        </w:tc>
      </w:tr>
      <w:tr w:rsidR="000C5974" w:rsidRPr="009E450B" w14:paraId="7802CC1A" w14:textId="77777777" w:rsidTr="000B092D">
        <w:trPr>
          <w:trHeight w:val="391"/>
        </w:trPr>
        <w:tc>
          <w:tcPr>
            <w:tcW w:w="4068" w:type="dxa"/>
            <w:tcBorders>
              <w:top w:val="single" w:sz="4" w:space="0" w:color="auto"/>
              <w:left w:val="single" w:sz="4" w:space="0" w:color="auto"/>
              <w:bottom w:val="single" w:sz="4" w:space="0" w:color="auto"/>
              <w:right w:val="single" w:sz="4" w:space="0" w:color="auto"/>
            </w:tcBorders>
            <w:hideMark/>
          </w:tcPr>
          <w:p w14:paraId="3D8A781C"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 xml:space="preserve">מען </w:t>
            </w:r>
          </w:p>
          <w:p w14:paraId="042EAC55"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D95EA69" w14:textId="77777777" w:rsidR="00AF1BE1" w:rsidRPr="009E450B" w:rsidRDefault="00AF1BE1" w:rsidP="000B092D">
            <w:pPr>
              <w:spacing w:before="0" w:beforeAutospacing="0" w:after="0" w:afterAutospacing="0" w:line="240" w:lineRule="auto"/>
              <w:rPr>
                <w:rFonts w:ascii="David" w:eastAsia="Calibri" w:hAnsi="David" w:cs="David"/>
                <w:sz w:val="24"/>
                <w:szCs w:val="24"/>
                <w:lang w:eastAsia="he-IL"/>
              </w:rPr>
            </w:pPr>
            <w:r w:rsidRPr="009E450B">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4E7418" w14:textId="77777777" w:rsidR="00AF1BE1" w:rsidRPr="009E450B" w:rsidRDefault="00AF1BE1" w:rsidP="000B092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C88E2B" w14:textId="77777777" w:rsidR="00AF1BE1" w:rsidRPr="009E450B" w:rsidRDefault="00AF1BE1" w:rsidP="000B092D">
            <w:pPr>
              <w:spacing w:before="0" w:beforeAutospacing="0" w:after="0" w:afterAutospacing="0" w:line="256" w:lineRule="auto"/>
              <w:rPr>
                <w:rFonts w:ascii="David" w:eastAsia="Calibri" w:hAnsi="David" w:cs="David"/>
                <w:b/>
                <w:sz w:val="24"/>
                <w:szCs w:val="24"/>
                <w:lang w:eastAsia="he-IL"/>
              </w:rPr>
            </w:pPr>
          </w:p>
        </w:tc>
      </w:tr>
    </w:tbl>
    <w:p w14:paraId="1E5D0266" w14:textId="77777777" w:rsidR="00AF1BE1" w:rsidRPr="009E450B" w:rsidRDefault="00AF1BE1" w:rsidP="00AF1BE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0C5974" w:rsidRPr="009E450B" w14:paraId="1EAF68FD" w14:textId="77777777" w:rsidTr="000B092D">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131CDC1"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כיסויים</w:t>
            </w:r>
          </w:p>
        </w:tc>
      </w:tr>
      <w:tr w:rsidR="000C5974" w:rsidRPr="009E450B" w14:paraId="390488CF" w14:textId="77777777" w:rsidTr="000B092D">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A5B7FC3"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סוג הביטוח</w:t>
            </w:r>
          </w:p>
          <w:p w14:paraId="33412B1D"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p>
          <w:p w14:paraId="661FD81E"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EB2D5E8"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DC50B68"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B5384CC"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E1A7526"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80D3A80"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E8A188B"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 xml:space="preserve">כיסויים נוספים בתוקף וביטול חריגים </w:t>
            </w:r>
          </w:p>
          <w:p w14:paraId="62DC5061"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יש לציין קוד כיסוי בהתאם לנספח ד'</w:t>
            </w:r>
          </w:p>
        </w:tc>
      </w:tr>
      <w:tr w:rsidR="000C5974" w:rsidRPr="009E450B" w14:paraId="05CE7635" w14:textId="77777777" w:rsidTr="000B092D">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E01326E" w14:textId="77777777" w:rsidR="00AF1BE1" w:rsidRPr="009E450B" w:rsidRDefault="00AF1BE1" w:rsidP="000B092D">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0EF89FDF" w14:textId="77777777" w:rsidR="00AF1BE1" w:rsidRPr="009E450B" w:rsidRDefault="00AF1BE1" w:rsidP="000B092D">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319F5DD" w14:textId="77777777" w:rsidR="00AF1BE1" w:rsidRPr="009E450B" w:rsidRDefault="00AF1BE1" w:rsidP="000B092D">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5FA26E8" w14:textId="77777777" w:rsidR="00AF1BE1" w:rsidRPr="009E450B" w:rsidRDefault="00AF1BE1" w:rsidP="000B092D">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8B3636E" w14:textId="77777777" w:rsidR="00AF1BE1" w:rsidRPr="009E450B" w:rsidRDefault="00AF1BE1" w:rsidP="000B092D">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4FA41F0"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FC058E6"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11F38AF" w14:textId="77777777" w:rsidR="00AF1BE1" w:rsidRPr="009E450B" w:rsidRDefault="00AF1BE1" w:rsidP="000B092D">
            <w:pPr>
              <w:spacing w:before="0" w:beforeAutospacing="0" w:after="0" w:afterAutospacing="0" w:line="256" w:lineRule="auto"/>
              <w:rPr>
                <w:rFonts w:ascii="David" w:eastAsia="Calibri" w:hAnsi="David" w:cs="David"/>
                <w:sz w:val="24"/>
                <w:szCs w:val="24"/>
                <w:lang w:eastAsia="he-IL"/>
              </w:rPr>
            </w:pPr>
          </w:p>
        </w:tc>
      </w:tr>
      <w:tr w:rsidR="000C5974" w:rsidRPr="009E450B" w14:paraId="74AA05BA" w14:textId="77777777" w:rsidTr="000B092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C99808E"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7E5B55C"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26B41DF"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7CACB60"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9E8E0A9"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5FFBBD6"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ED5F81A"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19BE4EC" w14:textId="77777777" w:rsidR="00AF1BE1" w:rsidRPr="009E450B" w:rsidRDefault="00AF1BE1" w:rsidP="000B092D">
            <w:pPr>
              <w:spacing w:before="0" w:beforeAutospacing="0" w:after="0" w:afterAutospacing="0" w:line="240" w:lineRule="auto"/>
              <w:ind w:left="50" w:right="78"/>
              <w:rPr>
                <w:rFonts w:ascii="David" w:eastAsia="Calibri" w:hAnsi="David" w:cs="David"/>
                <w:bCs/>
                <w:sz w:val="24"/>
                <w:szCs w:val="24"/>
                <w:rtl/>
                <w:lang w:eastAsia="he-IL"/>
              </w:rPr>
            </w:pPr>
            <w:r w:rsidRPr="009E450B">
              <w:rPr>
                <w:rFonts w:ascii="David" w:eastAsia="Calibri" w:hAnsi="David" w:cs="David" w:hint="cs"/>
                <w:bCs/>
                <w:sz w:val="24"/>
                <w:szCs w:val="24"/>
                <w:rtl/>
                <w:lang w:eastAsia="he-IL"/>
              </w:rPr>
              <w:t>304/302/307/315/328/329/321/309</w:t>
            </w:r>
          </w:p>
        </w:tc>
      </w:tr>
      <w:tr w:rsidR="000C5974" w:rsidRPr="009E450B" w14:paraId="179DF660" w14:textId="77777777" w:rsidTr="000B092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9AAA22A"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21BE6D1"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372DDA7"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8AE47ED"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10A3D64"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0E20D8D"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B2ECD76"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2D8D0FA5" w14:textId="77777777" w:rsidR="00AF1BE1" w:rsidRPr="009E450B" w:rsidRDefault="00AF1BE1" w:rsidP="000B092D">
            <w:pPr>
              <w:spacing w:before="0" w:beforeAutospacing="0" w:after="0" w:afterAutospacing="0" w:line="240" w:lineRule="auto"/>
              <w:ind w:left="50" w:right="78"/>
              <w:rPr>
                <w:rFonts w:ascii="David" w:eastAsia="Calibri" w:hAnsi="David" w:cs="David"/>
                <w:bCs/>
                <w:sz w:val="24"/>
                <w:szCs w:val="24"/>
                <w:rtl/>
                <w:lang w:eastAsia="he-IL"/>
              </w:rPr>
            </w:pPr>
            <w:r w:rsidRPr="009E450B">
              <w:rPr>
                <w:rFonts w:ascii="David" w:eastAsia="Calibri" w:hAnsi="David" w:cs="David" w:hint="cs"/>
                <w:bCs/>
                <w:sz w:val="24"/>
                <w:szCs w:val="24"/>
                <w:rtl/>
                <w:lang w:eastAsia="he-IL"/>
              </w:rPr>
              <w:t>304/302/309/308/328/321</w:t>
            </w:r>
          </w:p>
        </w:tc>
      </w:tr>
      <w:tr w:rsidR="000C5974" w:rsidRPr="009E450B" w14:paraId="45E15816" w14:textId="77777777" w:rsidTr="000B092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20174A7"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CE4F1DA" w14:textId="77777777" w:rsidR="00AF1BE1" w:rsidRPr="009E450B" w:rsidRDefault="00AF1BE1" w:rsidP="000B092D">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61F0119" w14:textId="77777777" w:rsidR="00AF1BE1" w:rsidRPr="009E450B" w:rsidRDefault="00AF1BE1" w:rsidP="000B092D">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E7A122B" w14:textId="77777777" w:rsidR="00AF1BE1" w:rsidRPr="009E450B" w:rsidRDefault="00AF1BE1" w:rsidP="000B092D">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C17DFA7" w14:textId="77777777" w:rsidR="00AF1BE1" w:rsidRPr="009E450B" w:rsidRDefault="00AF1BE1" w:rsidP="000B092D">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AEBCFF3" w14:textId="77777777" w:rsidR="00AF1BE1" w:rsidRPr="009E450B" w:rsidRDefault="00AF1BE1" w:rsidP="000B092D">
            <w:pPr>
              <w:spacing w:before="0" w:beforeAutospacing="0" w:after="0" w:afterAutospacing="0" w:line="240" w:lineRule="auto"/>
              <w:rPr>
                <w:rFonts w:ascii="David" w:eastAsia="Calibri" w:hAnsi="David" w:cs="David"/>
                <w:strike/>
                <w:sz w:val="24"/>
                <w:szCs w:val="24"/>
                <w:rtl/>
                <w:lang w:eastAsia="he-IL"/>
              </w:rPr>
            </w:pPr>
            <w:r w:rsidRPr="009E450B">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39585A7" w14:textId="77777777" w:rsidR="00AF1BE1" w:rsidRPr="009E450B" w:rsidRDefault="00AF1BE1" w:rsidP="000B092D">
            <w:pPr>
              <w:spacing w:before="0" w:beforeAutospacing="0" w:after="0" w:afterAutospacing="0" w:line="240" w:lineRule="auto"/>
              <w:rPr>
                <w:rFonts w:ascii="David" w:eastAsia="Calibri" w:hAnsi="David" w:cs="David"/>
                <w:sz w:val="24"/>
                <w:szCs w:val="24"/>
                <w:rtl/>
                <w:lang w:eastAsia="he-IL"/>
              </w:rPr>
            </w:pPr>
            <w:r w:rsidRPr="009E450B">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A35328E" w14:textId="77777777" w:rsidR="00AF1BE1" w:rsidRPr="009E450B" w:rsidRDefault="00AF1BE1" w:rsidP="000B092D">
            <w:pPr>
              <w:spacing w:before="0" w:beforeAutospacing="0" w:after="0" w:afterAutospacing="0" w:line="240" w:lineRule="auto"/>
              <w:ind w:left="50" w:right="78"/>
              <w:rPr>
                <w:rFonts w:ascii="David" w:eastAsia="Calibri" w:hAnsi="David" w:cs="David"/>
                <w:bCs/>
                <w:strike/>
                <w:sz w:val="24"/>
                <w:szCs w:val="24"/>
                <w:rtl/>
                <w:lang w:eastAsia="he-IL"/>
              </w:rPr>
            </w:pPr>
            <w:r w:rsidRPr="009E450B">
              <w:rPr>
                <w:rFonts w:ascii="David" w:eastAsia="Calibri" w:hAnsi="David" w:cs="David" w:hint="cs"/>
                <w:bCs/>
                <w:sz w:val="24"/>
                <w:szCs w:val="24"/>
                <w:rtl/>
                <w:lang w:eastAsia="he-IL"/>
              </w:rPr>
              <w:t>302/318/328/332/301/303/325/326/327/321</w:t>
            </w:r>
          </w:p>
        </w:tc>
      </w:tr>
    </w:tbl>
    <w:p w14:paraId="70FD3069" w14:textId="77777777" w:rsidR="00AF1BE1" w:rsidRPr="009E450B" w:rsidRDefault="00AF1BE1" w:rsidP="00AF1BE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C5974" w:rsidRPr="009E450B" w14:paraId="2AB8CF26" w14:textId="77777777" w:rsidTr="000B092D">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C3725FA" w14:textId="77777777" w:rsidR="00AF1BE1" w:rsidRPr="009E450B" w:rsidRDefault="00AF1BE1" w:rsidP="000B092D">
            <w:pPr>
              <w:spacing w:before="0" w:beforeAutospacing="0" w:after="0" w:afterAutospacing="0" w:line="240" w:lineRule="auto"/>
              <w:ind w:left="50" w:right="78"/>
              <w:rPr>
                <w:rFonts w:ascii="David" w:eastAsia="Calibri" w:hAnsi="David" w:cs="David"/>
                <w:b/>
                <w:sz w:val="24"/>
                <w:szCs w:val="24"/>
                <w:rtl/>
                <w:lang w:eastAsia="he-IL"/>
              </w:rPr>
            </w:pPr>
            <w:r w:rsidRPr="009E450B">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9E450B">
              <w:rPr>
                <w:rFonts w:ascii="David" w:eastAsia="Calibri" w:hAnsi="David" w:cs="David" w:hint="cs"/>
                <w:bCs/>
                <w:sz w:val="24"/>
                <w:szCs w:val="24"/>
                <w:rtl/>
                <w:lang w:eastAsia="he-IL"/>
              </w:rPr>
              <w:t>ג'</w:t>
            </w:r>
            <w:r w:rsidRPr="009E450B">
              <w:rPr>
                <w:rFonts w:ascii="David" w:eastAsia="Calibri" w:hAnsi="David" w:cs="David" w:hint="cs"/>
                <w:b/>
                <w:sz w:val="24"/>
                <w:szCs w:val="24"/>
                <w:rtl/>
                <w:lang w:eastAsia="he-IL"/>
              </w:rPr>
              <w:t>)*:</w:t>
            </w:r>
          </w:p>
        </w:tc>
      </w:tr>
      <w:tr w:rsidR="000C5974" w:rsidRPr="009E450B" w14:paraId="1B77D3E3" w14:textId="77777777" w:rsidTr="000B092D">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EEFAACB" w14:textId="77777777" w:rsidR="00AF1BE1" w:rsidRPr="009E450B" w:rsidRDefault="00AF1BE1" w:rsidP="000B092D">
            <w:pPr>
              <w:spacing w:before="0" w:beforeAutospacing="0" w:after="0" w:afterAutospacing="0" w:line="240" w:lineRule="auto"/>
              <w:ind w:left="50" w:right="78"/>
              <w:rPr>
                <w:rFonts w:ascii="David" w:eastAsia="Calibri" w:hAnsi="David" w:cs="David"/>
                <w:b/>
                <w:sz w:val="24"/>
                <w:szCs w:val="24"/>
                <w:rtl/>
                <w:lang w:eastAsia="he-IL"/>
              </w:rPr>
            </w:pPr>
            <w:r w:rsidRPr="009E450B">
              <w:rPr>
                <w:rFonts w:ascii="David" w:eastAsia="Calibri" w:hAnsi="David" w:cs="David" w:hint="cs"/>
                <w:b/>
                <w:sz w:val="24"/>
                <w:szCs w:val="24"/>
                <w:rtl/>
                <w:lang w:eastAsia="he-IL"/>
              </w:rPr>
              <w:t>038</w:t>
            </w:r>
          </w:p>
        </w:tc>
      </w:tr>
    </w:tbl>
    <w:p w14:paraId="5F087066" w14:textId="77777777" w:rsidR="00AF1BE1" w:rsidRPr="009E450B" w:rsidRDefault="00AF1BE1" w:rsidP="00AF1BE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C5974" w:rsidRPr="009E450B" w14:paraId="0A6465A0" w14:textId="77777777" w:rsidTr="000B092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1CCD717" w14:textId="77777777" w:rsidR="00AF1BE1" w:rsidRPr="009E450B" w:rsidRDefault="00AF1BE1" w:rsidP="000B092D">
            <w:pPr>
              <w:spacing w:before="0" w:beforeAutospacing="0" w:after="0" w:afterAutospacing="0" w:line="240" w:lineRule="auto"/>
              <w:ind w:left="50" w:right="78"/>
              <w:rPr>
                <w:rFonts w:ascii="David" w:eastAsia="Calibri" w:hAnsi="David" w:cs="David"/>
                <w:b/>
                <w:sz w:val="24"/>
                <w:szCs w:val="24"/>
                <w:lang w:eastAsia="he-IL"/>
              </w:rPr>
            </w:pPr>
            <w:r w:rsidRPr="009E450B">
              <w:rPr>
                <w:rFonts w:ascii="David" w:eastAsia="Calibri" w:hAnsi="David" w:cs="David" w:hint="cs"/>
                <w:b/>
                <w:sz w:val="24"/>
                <w:szCs w:val="24"/>
                <w:rtl/>
                <w:lang w:eastAsia="he-IL"/>
              </w:rPr>
              <w:t>חתימת האישור</w:t>
            </w:r>
          </w:p>
        </w:tc>
      </w:tr>
      <w:tr w:rsidR="000C5974" w:rsidRPr="009E450B" w14:paraId="0B60CD6E" w14:textId="77777777" w:rsidTr="000B092D">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89B5D8D" w14:textId="77777777" w:rsidR="00AF1BE1" w:rsidRPr="009E450B" w:rsidRDefault="00AF1BE1" w:rsidP="000B092D">
            <w:pPr>
              <w:spacing w:before="0" w:beforeAutospacing="0" w:after="0" w:afterAutospacing="0" w:line="240" w:lineRule="auto"/>
              <w:ind w:left="50" w:right="78"/>
              <w:rPr>
                <w:rFonts w:ascii="David" w:eastAsia="Calibri" w:hAnsi="David" w:cs="David"/>
                <w:b/>
                <w:sz w:val="24"/>
                <w:szCs w:val="24"/>
                <w:rtl/>
                <w:lang w:eastAsia="he-IL"/>
              </w:rPr>
            </w:pPr>
            <w:r w:rsidRPr="009E450B">
              <w:rPr>
                <w:rFonts w:ascii="David" w:eastAsia="Calibri" w:hAnsi="David" w:cs="David" w:hint="cs"/>
                <w:b/>
                <w:sz w:val="24"/>
                <w:szCs w:val="24"/>
                <w:rtl/>
                <w:lang w:eastAsia="he-IL"/>
              </w:rPr>
              <w:t>המבטח:</w:t>
            </w:r>
          </w:p>
        </w:tc>
      </w:tr>
    </w:tbl>
    <w:p w14:paraId="1BB5BB52" w14:textId="77777777" w:rsidR="00971572" w:rsidRPr="009E450B"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25E001C5" w14:textId="77777777" w:rsidR="00971572" w:rsidRPr="009E450B"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C5974" w:rsidRPr="009E450B" w14:paraId="1FBFF8E3" w14:textId="77777777" w:rsidTr="000B092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DB0B943" w14:textId="77777777" w:rsidR="00971572" w:rsidRPr="009E450B" w:rsidRDefault="00971572" w:rsidP="000B092D">
            <w:pPr>
              <w:spacing w:before="0" w:beforeAutospacing="0" w:after="0" w:afterAutospacing="0" w:line="240" w:lineRule="auto"/>
              <w:ind w:left="50" w:right="78"/>
              <w:rPr>
                <w:rFonts w:ascii="David" w:eastAsia="Calibri" w:hAnsi="David" w:cs="David"/>
                <w:b/>
                <w:sz w:val="24"/>
                <w:szCs w:val="24"/>
                <w:rtl/>
                <w:lang w:eastAsia="he-IL"/>
              </w:rPr>
            </w:pPr>
            <w:r w:rsidRPr="009E450B">
              <w:rPr>
                <w:rFonts w:ascii="David" w:eastAsia="Calibri" w:hAnsi="David" w:cs="David" w:hint="cs"/>
                <w:b/>
                <w:sz w:val="24"/>
                <w:szCs w:val="24"/>
                <w:rtl/>
                <w:lang w:eastAsia="he-IL"/>
              </w:rPr>
              <w:t>ביטול/שינוי הפוליסה *</w:t>
            </w:r>
          </w:p>
        </w:tc>
      </w:tr>
      <w:tr w:rsidR="000C5974" w:rsidRPr="009E450B" w14:paraId="1D05011E" w14:textId="77777777" w:rsidTr="000B092D">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22BBE320" w14:textId="77777777" w:rsidR="00971572" w:rsidRPr="009E450B" w:rsidRDefault="00971572" w:rsidP="000B092D">
            <w:pPr>
              <w:spacing w:before="0" w:beforeAutospacing="0" w:after="0" w:afterAutospacing="0" w:line="240" w:lineRule="auto"/>
              <w:rPr>
                <w:rFonts w:ascii="David" w:eastAsia="Calibri" w:hAnsi="David" w:cs="David"/>
                <w:bCs/>
                <w:sz w:val="24"/>
                <w:szCs w:val="24"/>
                <w:rtl/>
                <w:lang w:eastAsia="he-IL"/>
              </w:rPr>
            </w:pPr>
            <w:r w:rsidRPr="009E450B">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9E450B">
              <w:rPr>
                <w:rFonts w:ascii="David" w:eastAsia="Calibri" w:hAnsi="David" w:cs="David" w:hint="cs"/>
                <w:bCs/>
                <w:sz w:val="24"/>
                <w:szCs w:val="24"/>
                <w:rtl/>
                <w:lang w:eastAsia="he-IL"/>
              </w:rPr>
              <w:t>30 יום</w:t>
            </w:r>
            <w:r w:rsidRPr="009E450B">
              <w:rPr>
                <w:rFonts w:ascii="David" w:eastAsia="Calibri" w:hAnsi="David" w:cs="David" w:hint="cs"/>
                <w:b/>
                <w:sz w:val="24"/>
                <w:szCs w:val="24"/>
                <w:rtl/>
                <w:lang w:eastAsia="he-IL"/>
              </w:rPr>
              <w:t xml:space="preserve"> לאחר משלוח הודעה למבקש האישור בדבר השינוי או הביטול.</w:t>
            </w:r>
          </w:p>
        </w:tc>
      </w:tr>
    </w:tbl>
    <w:p w14:paraId="6408A21B" w14:textId="77777777" w:rsidR="00971572" w:rsidRPr="009E450B"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3A3FC737" w14:textId="77777777" w:rsidR="00AF1BE1" w:rsidRPr="009E450B" w:rsidRDefault="00AF1BE1" w:rsidP="00AF1BE1">
      <w:pPr>
        <w:spacing w:before="0" w:beforeAutospacing="0" w:after="200" w:afterAutospacing="0" w:line="276" w:lineRule="auto"/>
        <w:rPr>
          <w:rFonts w:ascii="David" w:eastAsia="Calibri" w:hAnsi="David" w:cs="David"/>
          <w:b/>
          <w:bCs/>
          <w:sz w:val="24"/>
          <w:szCs w:val="24"/>
          <w:u w:val="single"/>
          <w:rtl/>
          <w:lang w:eastAsia="he-IL"/>
        </w:rPr>
      </w:pPr>
      <w:r w:rsidRPr="009E450B">
        <w:rPr>
          <w:rFonts w:ascii="David" w:eastAsia="Calibri" w:hAnsi="David" w:cs="David" w:hint="cs"/>
          <w:b/>
          <w:bCs/>
          <w:sz w:val="24"/>
          <w:szCs w:val="24"/>
          <w:u w:val="single"/>
          <w:rtl/>
          <w:lang w:eastAsia="he-IL"/>
        </w:rPr>
        <w:t xml:space="preserve">* באישור ביטוח כללי </w:t>
      </w:r>
      <w:r w:rsidRPr="009E450B">
        <w:rPr>
          <w:rFonts w:ascii="David" w:eastAsia="Calibri" w:hAnsi="David" w:cs="David" w:hint="cs"/>
          <w:sz w:val="24"/>
          <w:szCs w:val="24"/>
          <w:rtl/>
          <w:lang w:eastAsia="he-IL"/>
        </w:rPr>
        <w:t xml:space="preserve">ניתן לסמן שדות אלה כשדות שאינם בתוקף. </w:t>
      </w:r>
    </w:p>
    <w:p w14:paraId="3BCA67EA" w14:textId="77777777" w:rsidR="009C6F6C" w:rsidRPr="009E450B" w:rsidRDefault="009C6F6C" w:rsidP="009C6F6C">
      <w:pPr>
        <w:spacing w:before="0" w:beforeAutospacing="0" w:after="0" w:afterAutospacing="0" w:line="240" w:lineRule="auto"/>
        <w:rPr>
          <w:rFonts w:ascii="Times New Roman" w:eastAsia="Times New Roman" w:hAnsi="Times New Roman" w:cs="David"/>
          <w:sz w:val="24"/>
          <w:szCs w:val="24"/>
          <w:rtl/>
        </w:rPr>
      </w:pPr>
    </w:p>
    <w:p w14:paraId="5F015B2A" w14:textId="77777777" w:rsidR="00971572" w:rsidRPr="009E450B" w:rsidRDefault="00971572"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E450B">
        <w:rPr>
          <w:rFonts w:ascii="Times New Roman" w:eastAsia="Times New Roman" w:hAnsi="Times New Roman" w:cs="David"/>
          <w:b/>
          <w:bCs/>
          <w:sz w:val="24"/>
          <w:szCs w:val="24"/>
          <w:u w:val="single"/>
          <w:rtl/>
        </w:rPr>
        <w:br w:type="page"/>
      </w:r>
    </w:p>
    <w:p w14:paraId="52134E52" w14:textId="77777777" w:rsidR="009C6F6C" w:rsidRPr="009E450B"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E450B">
        <w:rPr>
          <w:rFonts w:ascii="Times New Roman" w:eastAsia="Times New Roman" w:hAnsi="Times New Roman" w:cs="David"/>
          <w:b/>
          <w:bCs/>
          <w:sz w:val="24"/>
          <w:szCs w:val="24"/>
          <w:u w:val="single"/>
          <w:rtl/>
        </w:rPr>
        <w:t>נספח "ח"</w:t>
      </w:r>
    </w:p>
    <w:p w14:paraId="49B0877D" w14:textId="77777777" w:rsidR="009C6F6C" w:rsidRPr="009E450B"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144AAF3D" w14:textId="77777777" w:rsidR="009C6F6C" w:rsidRPr="009E450B"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E450B">
        <w:rPr>
          <w:rFonts w:ascii="Times New Roman" w:eastAsia="Times New Roman" w:hAnsi="Times New Roman" w:cs="David"/>
          <w:b/>
          <w:bCs/>
          <w:sz w:val="24"/>
          <w:szCs w:val="24"/>
          <w:u w:val="single"/>
          <w:rtl/>
        </w:rPr>
        <w:t xml:space="preserve">רשימת התכניות והמסמכים שעל </w:t>
      </w:r>
      <w:r w:rsidRPr="009E450B">
        <w:rPr>
          <w:rFonts w:ascii="Times New Roman" w:eastAsia="Times New Roman" w:hAnsi="Times New Roman" w:cs="David" w:hint="cs"/>
          <w:b/>
          <w:bCs/>
          <w:sz w:val="24"/>
          <w:szCs w:val="24"/>
          <w:u w:val="single"/>
          <w:rtl/>
        </w:rPr>
        <w:t>ה</w:t>
      </w:r>
      <w:r w:rsidR="00141D80" w:rsidRPr="009E450B">
        <w:rPr>
          <w:rFonts w:ascii="Times New Roman" w:eastAsia="Times New Roman" w:hAnsi="Times New Roman" w:cs="David" w:hint="cs"/>
          <w:b/>
          <w:bCs/>
          <w:sz w:val="24"/>
          <w:szCs w:val="24"/>
          <w:u w:val="single"/>
          <w:rtl/>
        </w:rPr>
        <w:t>יועץ</w:t>
      </w:r>
      <w:r w:rsidRPr="009E450B">
        <w:rPr>
          <w:rFonts w:ascii="Times New Roman" w:eastAsia="Times New Roman" w:hAnsi="Times New Roman" w:cs="David"/>
          <w:b/>
          <w:bCs/>
          <w:sz w:val="24"/>
          <w:szCs w:val="24"/>
          <w:u w:val="single"/>
          <w:rtl/>
        </w:rPr>
        <w:t xml:space="preserve"> להנפיק</w:t>
      </w:r>
    </w:p>
    <w:p w14:paraId="10316F0F" w14:textId="77777777" w:rsidR="009C6F6C" w:rsidRPr="009E450B" w:rsidRDefault="009C6F6C" w:rsidP="009C6F6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37E5941" w14:textId="77777777" w:rsidR="009C6F6C" w:rsidRPr="009E450B" w:rsidRDefault="009C6F6C" w:rsidP="009C6F6C">
      <w:pPr>
        <w:spacing w:before="0" w:beforeAutospacing="0" w:after="0" w:afterAutospacing="0" w:line="240" w:lineRule="auto"/>
        <w:jc w:val="center"/>
        <w:rPr>
          <w:rFonts w:ascii="Times New Roman" w:eastAsia="Times New Roman" w:hAnsi="Times New Roman" w:cs="David"/>
          <w:sz w:val="24"/>
          <w:szCs w:val="24"/>
        </w:rPr>
      </w:pPr>
      <w:r w:rsidRPr="009E450B">
        <w:rPr>
          <w:rFonts w:ascii="Times New Roman" w:eastAsia="Times New Roman" w:hAnsi="Times New Roman" w:cs="David"/>
          <w:sz w:val="24"/>
          <w:szCs w:val="24"/>
          <w:rtl/>
        </w:rPr>
        <w:t>מסמך זה מהווה השלמה לנספח ב' ואינו גורע ממנו</w:t>
      </w:r>
    </w:p>
    <w:p w14:paraId="31330568" w14:textId="77777777" w:rsidR="009C6F6C" w:rsidRPr="009E450B"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0D6324C0" w14:textId="77777777" w:rsidR="009C6F6C" w:rsidRPr="009E450B"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2F85958B" w14:textId="77777777" w:rsidR="009C6F6C" w:rsidRPr="009E450B"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דו"ח חוות דעת עם עקרונות ה</w:t>
      </w:r>
      <w:r w:rsidRPr="009E450B">
        <w:rPr>
          <w:rFonts w:ascii="Times New Roman" w:eastAsia="Times New Roman" w:hAnsi="Times New Roman" w:cs="David"/>
          <w:sz w:val="24"/>
          <w:szCs w:val="24"/>
          <w:rtl/>
          <w:lang w:eastAsia="he-IL"/>
        </w:rPr>
        <w:t xml:space="preserve">הנחיות </w:t>
      </w:r>
      <w:r w:rsidRPr="009E450B">
        <w:rPr>
          <w:rFonts w:ascii="Times New Roman" w:eastAsia="Times New Roman" w:hAnsi="Times New Roman" w:cs="David" w:hint="cs"/>
          <w:sz w:val="24"/>
          <w:szCs w:val="24"/>
          <w:rtl/>
          <w:lang w:eastAsia="he-IL"/>
        </w:rPr>
        <w:t>ל</w:t>
      </w:r>
      <w:r w:rsidRPr="009E450B">
        <w:rPr>
          <w:rFonts w:ascii="Times New Roman" w:eastAsia="Times New Roman" w:hAnsi="Times New Roman" w:cs="David"/>
          <w:sz w:val="24"/>
          <w:szCs w:val="24"/>
          <w:rtl/>
          <w:lang w:eastAsia="he-IL"/>
        </w:rPr>
        <w:t>התאמה לדרישות הנגישות למתכננים, על פי תקנות,</w:t>
      </w:r>
      <w:r w:rsidRPr="009E450B">
        <w:rPr>
          <w:rFonts w:ascii="Times New Roman" w:eastAsia="Times New Roman" w:hAnsi="Times New Roman" w:cs="David" w:hint="cs"/>
          <w:sz w:val="24"/>
          <w:szCs w:val="24"/>
          <w:rtl/>
          <w:lang w:eastAsia="he-IL"/>
        </w:rPr>
        <w:t xml:space="preserve"> </w:t>
      </w:r>
      <w:r w:rsidRPr="009E450B">
        <w:rPr>
          <w:rFonts w:ascii="Times New Roman" w:eastAsia="Times New Roman" w:hAnsi="Times New Roman" w:cs="David"/>
          <w:sz w:val="24"/>
          <w:szCs w:val="24"/>
          <w:rtl/>
          <w:lang w:eastAsia="he-IL"/>
        </w:rPr>
        <w:t>תקנים, וצרכי המשתמשים.</w:t>
      </w:r>
    </w:p>
    <w:p w14:paraId="32C6CD63" w14:textId="77777777" w:rsidR="009C6F6C" w:rsidRPr="009E450B"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9E450B">
        <w:rPr>
          <w:rFonts w:ascii="Times New Roman" w:eastAsia="Times New Roman" w:hAnsi="Times New Roman" w:cs="David" w:hint="cs"/>
          <w:sz w:val="24"/>
          <w:szCs w:val="24"/>
          <w:rtl/>
          <w:lang w:eastAsia="he-IL"/>
        </w:rPr>
        <w:t>תוכניות נ</w:t>
      </w:r>
      <w:r w:rsidRPr="009E450B">
        <w:rPr>
          <w:rFonts w:ascii="Times New Roman" w:eastAsia="Times New Roman" w:hAnsi="Times New Roman" w:cs="David"/>
          <w:sz w:val="24"/>
          <w:szCs w:val="24"/>
          <w:rtl/>
          <w:lang w:eastAsia="he-IL"/>
        </w:rPr>
        <w:t>גיש</w:t>
      </w:r>
      <w:r w:rsidRPr="009E450B">
        <w:rPr>
          <w:rFonts w:ascii="Times New Roman" w:eastAsia="Times New Roman" w:hAnsi="Times New Roman" w:cs="David" w:hint="cs"/>
          <w:sz w:val="24"/>
          <w:szCs w:val="24"/>
          <w:rtl/>
          <w:lang w:eastAsia="he-IL"/>
        </w:rPr>
        <w:t>ות</w:t>
      </w:r>
      <w:r w:rsidRPr="009E450B">
        <w:rPr>
          <w:rFonts w:ascii="Times New Roman" w:eastAsia="Times New Roman" w:hAnsi="Times New Roman" w:cs="David"/>
          <w:sz w:val="24"/>
          <w:szCs w:val="24"/>
          <w:rtl/>
          <w:lang w:eastAsia="he-IL"/>
        </w:rPr>
        <w:t xml:space="preserve"> למתחם</w:t>
      </w:r>
      <w:r w:rsidRPr="009E450B">
        <w:rPr>
          <w:rFonts w:ascii="Times New Roman" w:eastAsia="Times New Roman" w:hAnsi="Times New Roman" w:cs="David" w:hint="cs"/>
          <w:sz w:val="24"/>
          <w:szCs w:val="24"/>
          <w:rtl/>
          <w:lang w:eastAsia="he-IL"/>
        </w:rPr>
        <w:t xml:space="preserve"> ולמבנים השונים במתחם ,הכולל התייחסות ל</w:t>
      </w:r>
      <w:r w:rsidRPr="009E450B">
        <w:rPr>
          <w:rFonts w:ascii="Times New Roman" w:eastAsia="Times New Roman" w:hAnsi="Times New Roman" w:cs="David"/>
          <w:sz w:val="24"/>
          <w:szCs w:val="24"/>
          <w:rtl/>
          <w:lang w:eastAsia="he-IL"/>
        </w:rPr>
        <w:t>חניות</w:t>
      </w:r>
      <w:r w:rsidRPr="009E450B">
        <w:rPr>
          <w:rFonts w:ascii="Times New Roman" w:eastAsia="Times New Roman" w:hAnsi="Times New Roman" w:cs="David" w:hint="cs"/>
          <w:sz w:val="24"/>
          <w:szCs w:val="24"/>
          <w:rtl/>
          <w:lang w:eastAsia="he-IL"/>
        </w:rPr>
        <w:t xml:space="preserve">, </w:t>
      </w:r>
      <w:r w:rsidRPr="009E450B">
        <w:rPr>
          <w:rFonts w:ascii="Times New Roman" w:eastAsia="Times New Roman" w:hAnsi="Times New Roman" w:cs="David"/>
          <w:sz w:val="24"/>
          <w:szCs w:val="24"/>
          <w:rtl/>
          <w:lang w:eastAsia="he-IL"/>
        </w:rPr>
        <w:t>רמפות כניסה</w:t>
      </w:r>
      <w:r w:rsidRPr="009E450B">
        <w:rPr>
          <w:rFonts w:ascii="Times New Roman" w:eastAsia="Times New Roman" w:hAnsi="Times New Roman" w:cs="David" w:hint="cs"/>
          <w:sz w:val="24"/>
          <w:szCs w:val="24"/>
          <w:rtl/>
          <w:lang w:eastAsia="he-IL"/>
        </w:rPr>
        <w:t xml:space="preserve">, </w:t>
      </w:r>
      <w:r w:rsidRPr="009E450B">
        <w:rPr>
          <w:rFonts w:ascii="Times New Roman" w:eastAsia="Times New Roman" w:hAnsi="Times New Roman" w:cs="David"/>
          <w:sz w:val="24"/>
          <w:szCs w:val="24"/>
          <w:rtl/>
          <w:lang w:eastAsia="he-IL"/>
        </w:rPr>
        <w:t>מעליות ולוב</w:t>
      </w:r>
      <w:r w:rsidRPr="009E450B">
        <w:rPr>
          <w:rFonts w:ascii="Times New Roman" w:eastAsia="Times New Roman" w:hAnsi="Times New Roman" w:cs="David" w:hint="cs"/>
          <w:sz w:val="24"/>
          <w:szCs w:val="24"/>
          <w:rtl/>
          <w:lang w:eastAsia="he-IL"/>
        </w:rPr>
        <w:t>א</w:t>
      </w:r>
      <w:r w:rsidRPr="009E450B">
        <w:rPr>
          <w:rFonts w:ascii="Times New Roman" w:eastAsia="Times New Roman" w:hAnsi="Times New Roman" w:cs="David"/>
          <w:sz w:val="24"/>
          <w:szCs w:val="24"/>
          <w:rtl/>
          <w:lang w:eastAsia="he-IL"/>
        </w:rPr>
        <w:t>ים</w:t>
      </w:r>
      <w:r w:rsidRPr="009E450B">
        <w:rPr>
          <w:rFonts w:ascii="Times New Roman" w:eastAsia="Times New Roman" w:hAnsi="Times New Roman" w:cs="David" w:hint="cs"/>
          <w:sz w:val="24"/>
          <w:szCs w:val="24"/>
          <w:rtl/>
          <w:lang w:eastAsia="he-IL"/>
        </w:rPr>
        <w:t xml:space="preserve">, </w:t>
      </w:r>
      <w:r w:rsidRPr="009E450B">
        <w:rPr>
          <w:rFonts w:ascii="Times New Roman" w:eastAsia="Times New Roman" w:hAnsi="Times New Roman" w:cs="David"/>
          <w:sz w:val="24"/>
          <w:szCs w:val="24"/>
          <w:rtl/>
          <w:lang w:eastAsia="he-IL"/>
        </w:rPr>
        <w:t>סידור נכים בהתאמה למגוון מוגבלויות פיזיות</w:t>
      </w:r>
      <w:r w:rsidRPr="009E450B">
        <w:rPr>
          <w:rFonts w:ascii="Times New Roman" w:eastAsia="Times New Roman" w:hAnsi="Times New Roman" w:cs="David" w:hint="cs"/>
          <w:sz w:val="24"/>
          <w:szCs w:val="24"/>
          <w:rtl/>
          <w:lang w:eastAsia="he-IL"/>
        </w:rPr>
        <w:t xml:space="preserve">, </w:t>
      </w:r>
      <w:r w:rsidRPr="009E450B">
        <w:rPr>
          <w:rFonts w:ascii="Times New Roman" w:eastAsia="Times New Roman" w:hAnsi="Times New Roman" w:cs="David"/>
          <w:sz w:val="24"/>
          <w:szCs w:val="24"/>
          <w:rtl/>
          <w:lang w:eastAsia="he-IL"/>
        </w:rPr>
        <w:t>שטחי חוץ ופנים</w:t>
      </w:r>
      <w:r w:rsidRPr="009E450B">
        <w:rPr>
          <w:rFonts w:ascii="Times New Roman" w:eastAsia="Times New Roman" w:hAnsi="Times New Roman" w:cs="David" w:hint="cs"/>
          <w:sz w:val="24"/>
          <w:szCs w:val="24"/>
          <w:rtl/>
          <w:lang w:eastAsia="he-IL"/>
        </w:rPr>
        <w:t xml:space="preserve">, </w:t>
      </w:r>
      <w:r w:rsidRPr="009E450B">
        <w:rPr>
          <w:rFonts w:ascii="Times New Roman" w:eastAsia="Times New Roman" w:hAnsi="Times New Roman" w:cs="David"/>
          <w:sz w:val="24"/>
          <w:szCs w:val="24"/>
          <w:rtl/>
          <w:lang w:eastAsia="he-IL"/>
        </w:rPr>
        <w:t>נגישות השירות.</w:t>
      </w:r>
    </w:p>
    <w:p w14:paraId="0FC22B48" w14:textId="77777777" w:rsidR="009C6F6C" w:rsidRPr="009E450B"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E450B">
        <w:rPr>
          <w:rFonts w:ascii="Times New Roman" w:eastAsia="Times New Roman" w:hAnsi="Times New Roman" w:cs="David"/>
          <w:sz w:val="24"/>
          <w:szCs w:val="24"/>
          <w:rtl/>
          <w:lang w:eastAsia="he-IL"/>
        </w:rPr>
        <w:t xml:space="preserve">תכניות </w:t>
      </w:r>
      <w:r w:rsidRPr="009E450B">
        <w:rPr>
          <w:rFonts w:ascii="Times New Roman" w:eastAsia="Times New Roman" w:hAnsi="Times New Roman" w:cs="David" w:hint="cs"/>
          <w:sz w:val="24"/>
          <w:szCs w:val="24"/>
          <w:rtl/>
          <w:lang w:eastAsia="he-IL"/>
        </w:rPr>
        <w:t xml:space="preserve">הגשת </w:t>
      </w:r>
      <w:r w:rsidRPr="009E450B">
        <w:rPr>
          <w:rFonts w:ascii="Times New Roman" w:eastAsia="Times New Roman" w:hAnsi="Times New Roman" w:cs="David"/>
          <w:sz w:val="24"/>
          <w:szCs w:val="24"/>
          <w:rtl/>
          <w:lang w:eastAsia="he-IL"/>
        </w:rPr>
        <w:t>נגישות לרשויות</w:t>
      </w:r>
      <w:r w:rsidRPr="009E450B">
        <w:rPr>
          <w:rFonts w:ascii="Times New Roman" w:eastAsia="Times New Roman" w:hAnsi="Times New Roman" w:cs="David" w:hint="cs"/>
          <w:sz w:val="24"/>
          <w:szCs w:val="24"/>
          <w:rtl/>
          <w:lang w:eastAsia="he-IL"/>
        </w:rPr>
        <w:t>.</w:t>
      </w:r>
    </w:p>
    <w:p w14:paraId="2703143E" w14:textId="77777777" w:rsidR="009C6F6C" w:rsidRPr="009E450B"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E450B">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3C2C5302" w14:textId="77777777" w:rsidR="009C6F6C" w:rsidRPr="009E450B"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B794E52" w14:textId="77777777" w:rsidR="009C6F6C" w:rsidRPr="009E450B"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47BE440E" w14:textId="77777777" w:rsidR="009C6F6C" w:rsidRPr="009E450B"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6945A3A0" w14:textId="77777777" w:rsidR="009C6F6C" w:rsidRPr="009E450B"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E450B">
        <w:rPr>
          <w:rFonts w:ascii="Times New Roman" w:eastAsia="Times New Roman" w:hAnsi="Times New Roman" w:cs="David"/>
          <w:sz w:val="24"/>
          <w:szCs w:val="24"/>
          <w:rtl/>
        </w:rPr>
        <w:t>כל תוכניות הביצוע המתחייבות מכל תקן ודין לרבות אך לא רק מחלקיו השונים של ת"י 1547 – "תכניות ביצוע לבניינים ולעבודות פיתוח סביבתי".</w:t>
      </w:r>
    </w:p>
    <w:p w14:paraId="2FA32976" w14:textId="77777777" w:rsidR="009C6F6C" w:rsidRPr="009E450B" w:rsidRDefault="009C6F6C" w:rsidP="009C6F6C">
      <w:pPr>
        <w:spacing w:before="0" w:beforeAutospacing="0" w:after="0" w:afterAutospacing="0" w:line="240" w:lineRule="auto"/>
        <w:jc w:val="both"/>
        <w:rPr>
          <w:rFonts w:ascii="Times New Roman" w:eastAsia="Times New Roman" w:hAnsi="Times New Roman" w:cs="David"/>
          <w:b/>
          <w:bCs/>
          <w:sz w:val="24"/>
          <w:szCs w:val="24"/>
          <w:u w:val="single"/>
          <w:rtl/>
        </w:rPr>
      </w:pPr>
    </w:p>
    <w:p w14:paraId="217A62C5" w14:textId="77777777" w:rsidR="009C6F6C" w:rsidRPr="009E450B"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E450B">
        <w:rPr>
          <w:rFonts w:ascii="Times New Roman" w:eastAsia="Times New Roman" w:hAnsi="Times New Roman" w:cs="David"/>
          <w:sz w:val="24"/>
          <w:szCs w:val="24"/>
          <w:rtl/>
        </w:rPr>
        <w:t>כל המסמכים והתכניות יערכו בשפה העברית.</w:t>
      </w:r>
    </w:p>
    <w:p w14:paraId="6F2BDD4E" w14:textId="77777777" w:rsidR="009C6F6C" w:rsidRPr="009E450B" w:rsidRDefault="009C6F6C" w:rsidP="009C6F6C">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9E450B">
        <w:rPr>
          <w:rFonts w:ascii="Times New Roman" w:eastAsia="Times New Roman" w:hAnsi="Times New Roman" w:cs="David"/>
          <w:sz w:val="20"/>
          <w:szCs w:val="24"/>
          <w:rtl/>
        </w:rPr>
        <w:br w:type="page"/>
      </w:r>
    </w:p>
    <w:p w14:paraId="00D5ECF4" w14:textId="77777777" w:rsidR="00E1739D" w:rsidRPr="009E450B" w:rsidRDefault="00E1739D" w:rsidP="00E1739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9E450B">
        <w:rPr>
          <w:rFonts w:ascii="Times New Roman" w:eastAsia="Times New Roman" w:hAnsi="Times New Roman" w:cs="David" w:hint="cs"/>
          <w:b/>
          <w:bCs/>
          <w:sz w:val="20"/>
          <w:szCs w:val="24"/>
          <w:u w:val="single"/>
          <w:rtl/>
          <w:lang w:eastAsia="he-IL"/>
        </w:rPr>
        <w:t>נספח "ט"</w:t>
      </w:r>
    </w:p>
    <w:p w14:paraId="29F00A9C" w14:textId="77777777" w:rsidR="00E1739D" w:rsidRPr="009E450B"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8D3BE76" w14:textId="77777777" w:rsidR="00E1739D" w:rsidRPr="009E450B"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9E450B">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E3EBE9F" w14:textId="77777777" w:rsidR="00E1739D" w:rsidRPr="009E450B"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23C4D5" w14:textId="77777777" w:rsidR="00E1739D" w:rsidRPr="009E450B"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F430EF3" w14:textId="77777777" w:rsidR="00E1739D" w:rsidRPr="009E450B"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A14597" w14:textId="77777777" w:rsidR="00E1739D" w:rsidRPr="009E450B"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9E450B">
        <w:rPr>
          <w:rFonts w:ascii="Times New Roman" w:eastAsia="Times New Roman" w:hAnsi="Times New Roman" w:cs="David" w:hint="cs"/>
          <w:sz w:val="20"/>
          <w:szCs w:val="24"/>
          <w:rtl/>
          <w:lang w:eastAsia="he-IL"/>
        </w:rPr>
        <w:t>לכבוד :</w:t>
      </w:r>
    </w:p>
    <w:p w14:paraId="37F76602" w14:textId="07303A24" w:rsidR="00E1739D" w:rsidRPr="000C5974" w:rsidRDefault="00EF0733"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צד א בחוזה"/>
          <w:tag w:val="cntTzadA"/>
          <w:id w:val="-1560314012"/>
          <w:placeholder>
            <w:docPart w:val="B9C33F0C86DB4CBC9F2EE570B237E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DC0F35" w:rsidRPr="009E450B">
            <w:rPr>
              <w:rFonts w:ascii="Times New Roman" w:eastAsia="Times New Roman" w:hAnsi="Times New Roman" w:cs="David" w:hint="cs"/>
              <w:sz w:val="24"/>
              <w:szCs w:val="24"/>
              <w:rtl/>
              <w:lang w:eastAsia="he-IL"/>
            </w:rPr>
            <w:br/>
            <w:t>שיכון ובינוי נדל"ן בע"מ</w:t>
          </w:r>
          <w:r w:rsidR="00DC0F35" w:rsidRPr="009E450B">
            <w:rPr>
              <w:rFonts w:ascii="Times New Roman" w:eastAsia="Times New Roman" w:hAnsi="Times New Roman" w:cs="David" w:hint="cs"/>
              <w:sz w:val="24"/>
              <w:szCs w:val="24"/>
              <w:rtl/>
              <w:lang w:eastAsia="he-IL"/>
            </w:rPr>
            <w:br/>
            <w:t>שלם 3 רמת גן 52215</w:t>
          </w:r>
          <w:r w:rsidR="00DC0F35" w:rsidRPr="009E450B">
            <w:rPr>
              <w:rFonts w:ascii="Times New Roman" w:eastAsia="Times New Roman" w:hAnsi="Times New Roman" w:cs="David" w:hint="cs"/>
              <w:sz w:val="24"/>
              <w:szCs w:val="24"/>
              <w:rtl/>
              <w:lang w:eastAsia="he-IL"/>
            </w:rPr>
            <w:br/>
            <w:t>מ.ז 52-002117-1</w:t>
          </w:r>
          <w:r w:rsidR="00DC0F35" w:rsidRPr="009E450B">
            <w:rPr>
              <w:rFonts w:ascii="Times New Roman" w:eastAsia="Times New Roman" w:hAnsi="Times New Roman" w:cs="David" w:hint="cs"/>
              <w:sz w:val="24"/>
              <w:szCs w:val="24"/>
              <w:rtl/>
              <w:lang w:eastAsia="he-IL"/>
            </w:rPr>
            <w:br/>
          </w:r>
          <w:r w:rsidR="00DC0F35" w:rsidRPr="009E450B">
            <w:rPr>
              <w:rFonts w:ascii="Times New Roman" w:eastAsia="Times New Roman" w:hAnsi="Times New Roman" w:cs="David" w:hint="cs"/>
              <w:sz w:val="24"/>
              <w:szCs w:val="24"/>
              <w:rtl/>
              <w:lang w:eastAsia="he-IL"/>
            </w:rPr>
            <w:br/>
            <w:t>אפריקה ישראל מגורים בע"מ</w:t>
          </w:r>
          <w:r w:rsidR="00DC0F35" w:rsidRPr="009E450B">
            <w:rPr>
              <w:rFonts w:ascii="Times New Roman" w:eastAsia="Times New Roman" w:hAnsi="Times New Roman" w:cs="David" w:hint="cs"/>
              <w:sz w:val="24"/>
              <w:szCs w:val="24"/>
              <w:rtl/>
              <w:lang w:eastAsia="he-IL"/>
            </w:rPr>
            <w:br/>
            <w:t>יוני נתניהו 1 ג' אור יהודה</w:t>
          </w:r>
          <w:r w:rsidR="00DC0F35" w:rsidRPr="009E450B">
            <w:rPr>
              <w:rFonts w:ascii="Times New Roman" w:eastAsia="Times New Roman" w:hAnsi="Times New Roman" w:cs="David" w:hint="cs"/>
              <w:sz w:val="24"/>
              <w:szCs w:val="24"/>
              <w:rtl/>
              <w:lang w:eastAsia="he-IL"/>
            </w:rPr>
            <w:br/>
            <w:t>מ.ז 52-003476-0</w:t>
          </w:r>
          <w:r w:rsidR="00DC0F35" w:rsidRPr="009E450B">
            <w:rPr>
              <w:rFonts w:ascii="Times New Roman" w:eastAsia="Times New Roman" w:hAnsi="Times New Roman" w:cs="David" w:hint="cs"/>
              <w:sz w:val="24"/>
              <w:szCs w:val="24"/>
              <w:rtl/>
              <w:lang w:eastAsia="he-IL"/>
            </w:rPr>
            <w:br/>
          </w:r>
          <w:r w:rsidR="00DC0F35" w:rsidRPr="009E450B">
            <w:rPr>
              <w:rFonts w:ascii="Times New Roman" w:eastAsia="Times New Roman" w:hAnsi="Times New Roman" w:cs="David" w:hint="cs"/>
              <w:sz w:val="24"/>
              <w:szCs w:val="24"/>
              <w:rtl/>
              <w:lang w:eastAsia="he-IL"/>
            </w:rPr>
            <w:br/>
            <w:t>כלל נכסי נדלן נשר מרכז (נ.נ.נ.מ) שותפות מוגבלת</w:t>
          </w:r>
          <w:r w:rsidR="00DC0F35" w:rsidRPr="009E450B">
            <w:rPr>
              <w:rFonts w:ascii="Times New Roman" w:eastAsia="Times New Roman" w:hAnsi="Times New Roman" w:cs="David" w:hint="cs"/>
              <w:sz w:val="24"/>
              <w:szCs w:val="24"/>
              <w:rtl/>
              <w:lang w:eastAsia="he-IL"/>
            </w:rPr>
            <w:br/>
            <w:t>מרכז עזריאלי בניין משולש 3, תל אביב</w:t>
          </w:r>
          <w:r w:rsidR="00DC0F35" w:rsidRPr="009E450B">
            <w:rPr>
              <w:rFonts w:ascii="Times New Roman" w:eastAsia="Times New Roman" w:hAnsi="Times New Roman" w:cs="David" w:hint="cs"/>
              <w:sz w:val="24"/>
              <w:szCs w:val="24"/>
              <w:rtl/>
              <w:lang w:eastAsia="he-IL"/>
            </w:rPr>
            <w:br/>
            <w:t>540283033</w:t>
          </w:r>
          <w:r w:rsidR="00DC0F35" w:rsidRPr="009E450B">
            <w:rPr>
              <w:rFonts w:ascii="Times New Roman" w:eastAsia="Times New Roman" w:hAnsi="Times New Roman" w:cs="David" w:hint="cs"/>
              <w:sz w:val="24"/>
              <w:szCs w:val="24"/>
              <w:rtl/>
              <w:lang w:eastAsia="he-IL"/>
            </w:rPr>
            <w:br/>
          </w:r>
        </w:sdtContent>
      </w:sdt>
      <w:r w:rsidR="00E1739D" w:rsidRPr="009E450B">
        <w:rPr>
          <w:rFonts w:ascii="Times New Roman" w:eastAsia="Times New Roman" w:hAnsi="Times New Roman" w:cs="David" w:hint="cs"/>
          <w:sz w:val="24"/>
          <w:szCs w:val="24"/>
          <w:rtl/>
          <w:lang w:eastAsia="he-IL"/>
        </w:rPr>
        <w:br/>
      </w:r>
    </w:p>
    <w:p w14:paraId="29111E63" w14:textId="77777777" w:rsidR="00E1739D" w:rsidRPr="009E450B" w:rsidRDefault="00E1739D"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(המזמין)</w:t>
      </w:r>
    </w:p>
    <w:p w14:paraId="10C796A2" w14:textId="77777777" w:rsidR="00E1739D" w:rsidRPr="009E450B"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3EA7016" w14:textId="77777777" w:rsidR="00E1739D" w:rsidRPr="009E450B"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3DACE69" w14:textId="77777777" w:rsidR="00E1739D" w:rsidRPr="009E450B"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C2D8ADA" w14:textId="77777777" w:rsidR="00E1739D" w:rsidRPr="009E450B"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A34BEEF" w14:textId="3245C714" w:rsidR="00E1739D" w:rsidRPr="009E450B" w:rsidRDefault="00E1739D" w:rsidP="00E1739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9E450B">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sz w:val="24"/>
            <w:szCs w:val="24"/>
            <w:rtl/>
            <w:lang w:eastAsia="he-IL"/>
          </w:rPr>
          <w:alias w:val="שם ספק"/>
          <w:tag w:val="cntSupllierName"/>
          <w:id w:val="-2065089673"/>
          <w:placeholder>
            <w:docPart w:val="37EF0F13E9C0405CB8B31464D7DDE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019C9">
            <w:rPr>
              <w:rFonts w:ascii="Times New Roman" w:eastAsia="Times New Roman" w:hAnsi="Times New Roman" w:cs="David"/>
              <w:sz w:val="24"/>
              <w:szCs w:val="24"/>
              <w:rtl/>
              <w:lang w:eastAsia="he-IL"/>
            </w:rPr>
            <w:t>ליבנד יצחק אדריכל</w:t>
          </w:r>
        </w:sdtContent>
      </w:sdt>
      <w:r w:rsidRPr="009E450B">
        <w:rPr>
          <w:rFonts w:ascii="Times New Roman" w:eastAsia="Times New Roman" w:hAnsi="Times New Roman" w:cs="David" w:hint="cs"/>
          <w:bCs/>
          <w:sz w:val="24"/>
          <w:szCs w:val="24"/>
          <w:rtl/>
          <w:lang w:eastAsia="he-IL"/>
        </w:rPr>
        <w:t xml:space="preserve"> </w:t>
      </w:r>
      <w:r w:rsidRPr="000C5974">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sz w:val="24"/>
            <w:szCs w:val="24"/>
            <w:rtl/>
            <w:lang w:eastAsia="he-IL"/>
          </w:rPr>
          <w:alias w:val="שם אתר"/>
          <w:tag w:val="cntSite"/>
          <w:id w:val="-2078888936"/>
          <w:placeholder>
            <w:docPart w:val="5FE07EE7E2E74D478FA009B500853F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03169D" w:rsidRPr="009E450B">
            <w:rPr>
              <w:rFonts w:ascii="Times New Roman" w:eastAsia="Times New Roman" w:hAnsi="Times New Roman" w:cs="David"/>
              <w:sz w:val="24"/>
              <w:szCs w:val="24"/>
              <w:rtl/>
              <w:lang w:eastAsia="he-IL"/>
            </w:rPr>
            <w:t>נשר</w:t>
          </w:r>
        </w:sdtContent>
      </w:sdt>
      <w:r w:rsidRPr="000C5974">
        <w:rPr>
          <w:rFonts w:ascii="Times New Roman" w:eastAsia="Times New Roman" w:hAnsi="Times New Roman" w:cs="David" w:hint="cs"/>
          <w:sz w:val="24"/>
          <w:szCs w:val="24"/>
          <w:rtl/>
          <w:lang w:eastAsia="he-IL"/>
        </w:rPr>
        <w:t xml:space="preserve"> בקשר עם</w:t>
      </w:r>
      <w:r w:rsidRPr="009E450B">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rPr>
          <w:alias w:val="תיאור עבודה"/>
          <w:tag w:val="cntJobDesc"/>
          <w:id w:val="-1278952023"/>
          <w:placeholder>
            <w:docPart w:val="1F4F55CEDFFB4FE7B66AFC474F42EB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03169D" w:rsidRPr="009E450B">
            <w:rPr>
              <w:rFonts w:ascii="Times New Roman" w:eastAsia="Times New Roman" w:hAnsi="Times New Roman" w:cs="David" w:hint="cs"/>
              <w:sz w:val="24"/>
              <w:szCs w:val="24"/>
              <w:rtl/>
            </w:rPr>
            <w:t xml:space="preserve">יועץ נגישות בפרוייקט </w:t>
          </w:r>
        </w:sdtContent>
      </w:sdt>
      <w:r w:rsidRPr="000C5974">
        <w:rPr>
          <w:rFonts w:ascii="Times New Roman" w:eastAsia="Times New Roman" w:hAnsi="Times New Roman" w:cs="David" w:hint="cs"/>
          <w:sz w:val="24"/>
          <w:szCs w:val="24"/>
          <w:rtl/>
          <w:lang w:eastAsia="he-IL"/>
        </w:rPr>
        <w:t>, מאשר בזאת שהעבודות הנ"ל בוצעו והושלמו בהתאם להנחיותי</w:t>
      </w:r>
      <w:r w:rsidRPr="009E450B">
        <w:rPr>
          <w:rFonts w:ascii="Times New Roman" w:eastAsia="Times New Roman" w:hAnsi="Times New Roman" w:cs="David" w:hint="eastAsia"/>
          <w:sz w:val="24"/>
          <w:szCs w:val="24"/>
          <w:rtl/>
          <w:lang w:eastAsia="he-IL"/>
        </w:rPr>
        <w:t>י</w:t>
      </w:r>
      <w:r w:rsidRPr="009E450B">
        <w:rPr>
          <w:rFonts w:ascii="Times New Roman" w:eastAsia="Times New Roman" w:hAnsi="Times New Roman" w:cs="David" w:hint="cs"/>
          <w:sz w:val="24"/>
          <w:szCs w:val="24"/>
          <w:rtl/>
          <w:lang w:eastAsia="he-IL"/>
        </w:rPr>
        <w:t>, לתכניותי</w:t>
      </w:r>
      <w:r w:rsidRPr="009E450B">
        <w:rPr>
          <w:rFonts w:ascii="Times New Roman" w:eastAsia="Times New Roman" w:hAnsi="Times New Roman" w:cs="David" w:hint="eastAsia"/>
          <w:sz w:val="24"/>
          <w:szCs w:val="24"/>
          <w:rtl/>
          <w:lang w:eastAsia="he-IL"/>
        </w:rPr>
        <w:t>י</w:t>
      </w:r>
      <w:r w:rsidRPr="009E450B">
        <w:rPr>
          <w:rFonts w:ascii="Times New Roman" w:eastAsia="Times New Roman" w:hAnsi="Times New Roman" w:cs="David" w:hint="cs"/>
          <w:sz w:val="24"/>
          <w:szCs w:val="24"/>
          <w:rtl/>
          <w:lang w:eastAsia="he-IL"/>
        </w:rPr>
        <w:t>, בהתאם</w:t>
      </w:r>
      <w:r w:rsidRPr="009E450B">
        <w:rPr>
          <w:rFonts w:ascii="Times New Roman" w:eastAsia="Times New Roman" w:hAnsi="Times New Roman" w:cs="David" w:hint="cs"/>
          <w:sz w:val="20"/>
          <w:szCs w:val="24"/>
          <w:rtl/>
          <w:lang w:eastAsia="he-IL"/>
        </w:rPr>
        <w:t xml:space="preserve"> לתקנים מחייבים ולשביעות רצוני.</w:t>
      </w:r>
    </w:p>
    <w:p w14:paraId="348DCCB0" w14:textId="77777777" w:rsidR="00E1739D" w:rsidRPr="009E450B"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EF24B10" w14:textId="77777777" w:rsidR="00E1739D" w:rsidRPr="009E450B"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367775" w14:textId="77777777" w:rsidR="00E1739D" w:rsidRPr="009E450B"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91AAC1" w14:textId="77777777" w:rsidR="00E1739D" w:rsidRPr="009E450B"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5093A5" w14:textId="77777777" w:rsidR="00E1739D" w:rsidRPr="009E450B"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53CD937" w14:textId="77777777" w:rsidR="00E1739D" w:rsidRPr="009E450B"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9E450B">
        <w:rPr>
          <w:rFonts w:ascii="Times New Roman" w:eastAsia="Times New Roman" w:hAnsi="Times New Roman" w:cs="David" w:hint="cs"/>
          <w:sz w:val="20"/>
          <w:szCs w:val="24"/>
          <w:rtl/>
          <w:lang w:eastAsia="he-IL"/>
        </w:rPr>
        <w:t xml:space="preserve">                                                                                      בכבוד רב,</w:t>
      </w:r>
    </w:p>
    <w:p w14:paraId="5A65D644" w14:textId="77777777" w:rsidR="00E1739D" w:rsidRPr="009E450B"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FD9CCE4" w14:textId="77777777" w:rsidR="00E1739D" w:rsidRPr="009E450B"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9606AB" w14:textId="77777777" w:rsidR="00E1739D" w:rsidRPr="009E450B"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9E450B">
        <w:rPr>
          <w:rFonts w:ascii="Times New Roman" w:eastAsia="Times New Roman" w:hAnsi="Times New Roman" w:cs="David" w:hint="cs"/>
          <w:sz w:val="20"/>
          <w:szCs w:val="24"/>
          <w:rtl/>
          <w:lang w:eastAsia="he-IL"/>
        </w:rPr>
        <w:t xml:space="preserve">                                                                                                             ___________________</w:t>
      </w:r>
    </w:p>
    <w:p w14:paraId="638A9EAB" w14:textId="2B93C066" w:rsidR="00E1739D" w:rsidRPr="000C5974" w:rsidRDefault="00EF0733" w:rsidP="00E1739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sz w:val="24"/>
            <w:szCs w:val="24"/>
            <w:rtl/>
            <w:lang w:eastAsia="he-IL"/>
          </w:rPr>
          <w:alias w:val="שם ספק"/>
          <w:tag w:val="cntSupllierName"/>
          <w:id w:val="-587307617"/>
          <w:placeholder>
            <w:docPart w:val="19C998693DD34AA5A314AA74F723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019C9">
            <w:rPr>
              <w:rFonts w:ascii="Times New Roman" w:eastAsia="Times New Roman" w:hAnsi="Times New Roman" w:cs="David"/>
              <w:sz w:val="24"/>
              <w:szCs w:val="24"/>
              <w:rtl/>
              <w:lang w:eastAsia="he-IL"/>
            </w:rPr>
            <w:t>ליבנד יצחק אדריכל</w:t>
          </w:r>
        </w:sdtContent>
      </w:sdt>
    </w:p>
    <w:p w14:paraId="57F5EA13" w14:textId="77777777" w:rsidR="00E1739D" w:rsidRPr="009E450B"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9E450B">
        <w:rPr>
          <w:rFonts w:ascii="Times New Roman" w:eastAsia="Times New Roman" w:hAnsi="Times New Roman" w:cs="David" w:hint="cs"/>
          <w:sz w:val="20"/>
          <w:szCs w:val="20"/>
          <w:rtl/>
          <w:lang w:eastAsia="he-IL"/>
        </w:rPr>
        <w:t xml:space="preserve">                </w:t>
      </w:r>
      <w:r w:rsidRPr="009E450B">
        <w:rPr>
          <w:rFonts w:ascii="Times New Roman" w:eastAsia="Times New Roman" w:hAnsi="Times New Roman" w:cs="David" w:hint="cs"/>
          <w:sz w:val="20"/>
          <w:szCs w:val="20"/>
          <w:rtl/>
          <w:lang w:eastAsia="he-IL"/>
        </w:rPr>
        <w:tab/>
      </w:r>
      <w:r w:rsidRPr="009E450B">
        <w:rPr>
          <w:rFonts w:ascii="Times New Roman" w:eastAsia="Times New Roman" w:hAnsi="Times New Roman" w:cs="David" w:hint="cs"/>
          <w:sz w:val="20"/>
          <w:szCs w:val="20"/>
          <w:rtl/>
          <w:lang w:eastAsia="he-IL"/>
        </w:rPr>
        <w:tab/>
      </w:r>
      <w:r w:rsidRPr="009E450B">
        <w:rPr>
          <w:rFonts w:ascii="Times New Roman" w:eastAsia="Times New Roman" w:hAnsi="Times New Roman" w:cs="David" w:hint="cs"/>
          <w:sz w:val="20"/>
          <w:szCs w:val="20"/>
          <w:rtl/>
          <w:lang w:eastAsia="he-IL"/>
        </w:rPr>
        <w:tab/>
      </w:r>
      <w:r w:rsidRPr="009E450B">
        <w:rPr>
          <w:rFonts w:ascii="Times New Roman" w:eastAsia="Times New Roman" w:hAnsi="Times New Roman" w:cs="David" w:hint="cs"/>
          <w:sz w:val="20"/>
          <w:szCs w:val="20"/>
          <w:rtl/>
          <w:lang w:eastAsia="he-IL"/>
        </w:rPr>
        <w:tab/>
      </w:r>
      <w:r w:rsidRPr="009E450B">
        <w:rPr>
          <w:rFonts w:ascii="Times New Roman" w:eastAsia="Times New Roman" w:hAnsi="Times New Roman" w:cs="David" w:hint="cs"/>
          <w:sz w:val="20"/>
          <w:szCs w:val="20"/>
          <w:rtl/>
          <w:lang w:eastAsia="he-IL"/>
        </w:rPr>
        <w:tab/>
        <w:t xml:space="preserve">   </w:t>
      </w:r>
    </w:p>
    <w:p w14:paraId="1021C095" w14:textId="77777777" w:rsidR="00E1739D" w:rsidRPr="009E450B"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9E5DA42" w14:textId="77777777" w:rsidR="00E1739D" w:rsidRPr="009E450B"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9E450B">
        <w:rPr>
          <w:rFonts w:ascii="Times New Roman" w:eastAsia="Times New Roman" w:hAnsi="Times New Roman" w:cs="David" w:hint="cs"/>
          <w:sz w:val="20"/>
          <w:szCs w:val="20"/>
          <w:rtl/>
          <w:lang w:eastAsia="he-IL"/>
        </w:rPr>
        <w:br w:type="page"/>
      </w:r>
      <w:r w:rsidRPr="009E450B">
        <w:rPr>
          <w:rFonts w:ascii="Times New Roman" w:eastAsia="Times New Roman" w:hAnsi="Times New Roman" w:cs="David" w:hint="cs"/>
          <w:b/>
          <w:bCs/>
          <w:sz w:val="24"/>
          <w:szCs w:val="24"/>
          <w:u w:val="single"/>
          <w:rtl/>
          <w:lang w:eastAsia="he-IL"/>
        </w:rPr>
        <w:t xml:space="preserve">נספח "י" </w:t>
      </w:r>
    </w:p>
    <w:p w14:paraId="01F316C8" w14:textId="77777777" w:rsidR="00E1739D" w:rsidRPr="009E450B"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5BDB36C" w14:textId="77777777" w:rsidR="00E1739D" w:rsidRPr="009E450B" w:rsidRDefault="00E1739D" w:rsidP="00E1739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9E450B">
        <w:rPr>
          <w:rFonts w:ascii="Times New Roman" w:eastAsia="Times New Roman" w:hAnsi="Times New Roman" w:cs="David" w:hint="cs"/>
          <w:b/>
          <w:bCs/>
          <w:sz w:val="24"/>
          <w:szCs w:val="24"/>
          <w:u w:val="single"/>
          <w:rtl/>
          <w:lang w:eastAsia="he-IL"/>
        </w:rPr>
        <w:t>דוגמא לנוסח הצהרת ה</w:t>
      </w:r>
      <w:r w:rsidR="00141D80" w:rsidRPr="009E450B">
        <w:rPr>
          <w:rFonts w:ascii="Times New Roman" w:eastAsia="Times New Roman" w:hAnsi="Times New Roman" w:cs="David" w:hint="cs"/>
          <w:b/>
          <w:bCs/>
          <w:sz w:val="24"/>
          <w:szCs w:val="24"/>
          <w:u w:val="single"/>
          <w:rtl/>
          <w:lang w:eastAsia="he-IL"/>
        </w:rPr>
        <w:t>יועץ</w:t>
      </w:r>
      <w:r w:rsidRPr="009E450B">
        <w:rPr>
          <w:rFonts w:ascii="Times New Roman" w:eastAsia="Times New Roman" w:hAnsi="Times New Roman" w:cs="David" w:hint="cs"/>
          <w:b/>
          <w:bCs/>
          <w:sz w:val="24"/>
          <w:szCs w:val="24"/>
          <w:u w:val="single"/>
          <w:rtl/>
          <w:lang w:eastAsia="he-IL"/>
        </w:rPr>
        <w:t xml:space="preserve"> בדבר היעדר תביעות</w:t>
      </w:r>
    </w:p>
    <w:p w14:paraId="39991BFD" w14:textId="77777777" w:rsidR="00E1739D" w:rsidRPr="009E450B" w:rsidRDefault="00E1739D" w:rsidP="00E1739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1D39D04" w14:textId="13882FE4"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לכבוד</w:t>
      </w:r>
      <w:r w:rsidRPr="009E450B">
        <w:rPr>
          <w:rFonts w:ascii="Times New Roman" w:eastAsia="Times New Roman" w:hAnsi="Times New Roman" w:cs="David" w:hint="cs"/>
          <w:sz w:val="24"/>
          <w:szCs w:val="24"/>
          <w:rtl/>
          <w:lang w:eastAsia="he-IL"/>
        </w:rPr>
        <w:tab/>
      </w:r>
      <w:r w:rsidRPr="009E450B">
        <w:rPr>
          <w:rFonts w:ascii="Times New Roman" w:eastAsia="Times New Roman" w:hAnsi="Times New Roman" w:cs="David" w:hint="cs"/>
          <w:sz w:val="24"/>
          <w:szCs w:val="24"/>
          <w:rtl/>
          <w:lang w:eastAsia="he-IL"/>
        </w:rPr>
        <w:br/>
      </w:r>
      <w:sdt>
        <w:sdtPr>
          <w:rPr>
            <w:rFonts w:ascii="Times New Roman" w:eastAsia="Times New Roman" w:hAnsi="Times New Roman" w:cs="David" w:hint="cs"/>
            <w:sz w:val="24"/>
            <w:szCs w:val="24"/>
            <w:rtl/>
            <w:lang w:eastAsia="he-IL"/>
          </w:rPr>
          <w:alias w:val="צד א בחוזה"/>
          <w:tag w:val="cntTzadA"/>
          <w:id w:val="1384523153"/>
          <w:placeholder>
            <w:docPart w:val="E3831BE528E047968132AA680B2D51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DC0F35" w:rsidRPr="009E450B">
            <w:rPr>
              <w:rFonts w:ascii="Times New Roman" w:eastAsia="Times New Roman" w:hAnsi="Times New Roman" w:cs="David" w:hint="cs"/>
              <w:sz w:val="24"/>
              <w:szCs w:val="24"/>
              <w:rtl/>
              <w:lang w:eastAsia="he-IL"/>
            </w:rPr>
            <w:br/>
            <w:t>שיכון ובינוי נדל"ן בע"מ</w:t>
          </w:r>
          <w:r w:rsidR="00DC0F35" w:rsidRPr="009E450B">
            <w:rPr>
              <w:rFonts w:ascii="Times New Roman" w:eastAsia="Times New Roman" w:hAnsi="Times New Roman" w:cs="David" w:hint="cs"/>
              <w:sz w:val="24"/>
              <w:szCs w:val="24"/>
              <w:rtl/>
              <w:lang w:eastAsia="he-IL"/>
            </w:rPr>
            <w:br/>
            <w:t>שלם 3 רמת גן 52215</w:t>
          </w:r>
          <w:r w:rsidR="00DC0F35" w:rsidRPr="009E450B">
            <w:rPr>
              <w:rFonts w:ascii="Times New Roman" w:eastAsia="Times New Roman" w:hAnsi="Times New Roman" w:cs="David" w:hint="cs"/>
              <w:sz w:val="24"/>
              <w:szCs w:val="24"/>
              <w:rtl/>
              <w:lang w:eastAsia="he-IL"/>
            </w:rPr>
            <w:br/>
            <w:t>מ.ז 52-002117-1</w:t>
          </w:r>
          <w:r w:rsidR="00DC0F35" w:rsidRPr="009E450B">
            <w:rPr>
              <w:rFonts w:ascii="Times New Roman" w:eastAsia="Times New Roman" w:hAnsi="Times New Roman" w:cs="David" w:hint="cs"/>
              <w:sz w:val="24"/>
              <w:szCs w:val="24"/>
              <w:rtl/>
              <w:lang w:eastAsia="he-IL"/>
            </w:rPr>
            <w:br/>
          </w:r>
          <w:r w:rsidR="00DC0F35" w:rsidRPr="009E450B">
            <w:rPr>
              <w:rFonts w:ascii="Times New Roman" w:eastAsia="Times New Roman" w:hAnsi="Times New Roman" w:cs="David" w:hint="cs"/>
              <w:sz w:val="24"/>
              <w:szCs w:val="24"/>
              <w:rtl/>
              <w:lang w:eastAsia="he-IL"/>
            </w:rPr>
            <w:br/>
            <w:t>אפריקה ישראל מגורים בע"מ</w:t>
          </w:r>
          <w:r w:rsidR="00DC0F35" w:rsidRPr="009E450B">
            <w:rPr>
              <w:rFonts w:ascii="Times New Roman" w:eastAsia="Times New Roman" w:hAnsi="Times New Roman" w:cs="David" w:hint="cs"/>
              <w:sz w:val="24"/>
              <w:szCs w:val="24"/>
              <w:rtl/>
              <w:lang w:eastAsia="he-IL"/>
            </w:rPr>
            <w:br/>
            <w:t>יוני נתניהו 1 ג' אור יהודה</w:t>
          </w:r>
          <w:r w:rsidR="00DC0F35" w:rsidRPr="009E450B">
            <w:rPr>
              <w:rFonts w:ascii="Times New Roman" w:eastAsia="Times New Roman" w:hAnsi="Times New Roman" w:cs="David" w:hint="cs"/>
              <w:sz w:val="24"/>
              <w:szCs w:val="24"/>
              <w:rtl/>
              <w:lang w:eastAsia="he-IL"/>
            </w:rPr>
            <w:br/>
            <w:t>מ.ז 52-003476-0</w:t>
          </w:r>
          <w:r w:rsidR="00DC0F35" w:rsidRPr="009E450B">
            <w:rPr>
              <w:rFonts w:ascii="Times New Roman" w:eastAsia="Times New Roman" w:hAnsi="Times New Roman" w:cs="David" w:hint="cs"/>
              <w:sz w:val="24"/>
              <w:szCs w:val="24"/>
              <w:rtl/>
              <w:lang w:eastAsia="he-IL"/>
            </w:rPr>
            <w:br/>
          </w:r>
          <w:r w:rsidR="00DC0F35" w:rsidRPr="009E450B">
            <w:rPr>
              <w:rFonts w:ascii="Times New Roman" w:eastAsia="Times New Roman" w:hAnsi="Times New Roman" w:cs="David" w:hint="cs"/>
              <w:sz w:val="24"/>
              <w:szCs w:val="24"/>
              <w:rtl/>
              <w:lang w:eastAsia="he-IL"/>
            </w:rPr>
            <w:br/>
            <w:t>כלל נכסי נדלן נשר מרכז (נ.נ.נ.מ) שותפות מוגבלת</w:t>
          </w:r>
          <w:r w:rsidR="00DC0F35" w:rsidRPr="009E450B">
            <w:rPr>
              <w:rFonts w:ascii="Times New Roman" w:eastAsia="Times New Roman" w:hAnsi="Times New Roman" w:cs="David" w:hint="cs"/>
              <w:sz w:val="24"/>
              <w:szCs w:val="24"/>
              <w:rtl/>
              <w:lang w:eastAsia="he-IL"/>
            </w:rPr>
            <w:br/>
            <w:t>מרכז עזריאלי בניין משולש 3, תל אביב</w:t>
          </w:r>
          <w:r w:rsidR="00DC0F35" w:rsidRPr="009E450B">
            <w:rPr>
              <w:rFonts w:ascii="Times New Roman" w:eastAsia="Times New Roman" w:hAnsi="Times New Roman" w:cs="David" w:hint="cs"/>
              <w:sz w:val="24"/>
              <w:szCs w:val="24"/>
              <w:rtl/>
              <w:lang w:eastAsia="he-IL"/>
            </w:rPr>
            <w:br/>
            <w:t>540283033</w:t>
          </w:r>
          <w:r w:rsidR="00DC0F35" w:rsidRPr="009E450B">
            <w:rPr>
              <w:rFonts w:ascii="Times New Roman" w:eastAsia="Times New Roman" w:hAnsi="Times New Roman" w:cs="David" w:hint="cs"/>
              <w:sz w:val="24"/>
              <w:szCs w:val="24"/>
              <w:rtl/>
              <w:lang w:eastAsia="he-IL"/>
            </w:rPr>
            <w:br/>
          </w:r>
        </w:sdtContent>
      </w:sdt>
    </w:p>
    <w:p w14:paraId="6E3B6FB4" w14:textId="77777777" w:rsidR="00E1739D" w:rsidRPr="000C5974"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93930A4"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ג.א.נ.,</w:t>
      </w:r>
    </w:p>
    <w:p w14:paraId="220C0548"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2335ED1" w14:textId="5A9853AE"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 xml:space="preserve">אנו הח"מ מצהירים בזאת שעם קבלת סך של </w:t>
      </w:r>
      <w:r w:rsidRPr="009E450B">
        <w:rPr>
          <w:rFonts w:ascii="Times New Roman" w:eastAsia="Times New Roman" w:hAnsi="Times New Roman" w:cs="David" w:hint="cs"/>
          <w:sz w:val="24"/>
          <w:szCs w:val="24"/>
          <w:u w:val="single"/>
          <w:rtl/>
          <w:lang w:eastAsia="he-IL"/>
        </w:rPr>
        <w:t xml:space="preserve">                </w:t>
      </w:r>
      <w:r w:rsidRPr="009E450B">
        <w:rPr>
          <w:rFonts w:ascii="Times New Roman" w:eastAsia="Times New Roman" w:hAnsi="Times New Roman" w:cs="David" w:hint="cs"/>
          <w:sz w:val="24"/>
          <w:szCs w:val="24"/>
          <w:rtl/>
          <w:lang w:eastAsia="he-IL"/>
        </w:rPr>
        <w:t xml:space="preserve"> ש"ח (להלן:"</w:t>
      </w:r>
      <w:r w:rsidRPr="009E450B">
        <w:rPr>
          <w:rFonts w:ascii="Times New Roman" w:eastAsia="Times New Roman" w:hAnsi="Times New Roman" w:cs="David" w:hint="cs"/>
          <w:b/>
          <w:bCs/>
          <w:sz w:val="24"/>
          <w:szCs w:val="24"/>
          <w:rtl/>
          <w:lang w:eastAsia="he-IL"/>
        </w:rPr>
        <w:t>היתרה הסופית</w:t>
      </w:r>
      <w:r w:rsidRPr="009E450B">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שם אתר"/>
          <w:tag w:val="cntSite"/>
          <w:id w:val="-1398045152"/>
          <w:placeholder>
            <w:docPart w:val="47FDFDD66BFC4956BFC623AEE68248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03169D" w:rsidRPr="009E450B">
            <w:rPr>
              <w:rFonts w:ascii="Times New Roman" w:eastAsia="Times New Roman" w:hAnsi="Times New Roman" w:cs="David" w:hint="cs"/>
              <w:sz w:val="24"/>
              <w:szCs w:val="24"/>
              <w:rtl/>
              <w:lang w:eastAsia="he-IL"/>
            </w:rPr>
            <w:t>נשר</w:t>
          </w:r>
        </w:sdtContent>
      </w:sdt>
      <w:r w:rsidRPr="000C5974">
        <w:rPr>
          <w:rFonts w:ascii="Times New Roman" w:eastAsia="Times New Roman" w:hAnsi="Times New Roman" w:cs="David" w:hint="cs"/>
          <w:sz w:val="24"/>
          <w:szCs w:val="24"/>
          <w:rtl/>
          <w:lang w:eastAsia="he-IL"/>
        </w:rPr>
        <w:t xml:space="preserve"> עפ"י חוזה מיום </w:t>
      </w:r>
      <w:r w:rsidRPr="009E450B">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תאריך חתימת חוזה"/>
          <w:tag w:val="cntSignDate"/>
          <w:id w:val="-125693541"/>
          <w:placeholder>
            <w:docPart w:val="5DBCD5AEF2F84B749FA9674FD5D436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13T00:00:00Z">
            <w:dateFormat w:val="dd/MM/yyyy"/>
            <w:lid w:val="he-IL"/>
            <w:storeMappedDataAs w:val="dateTime"/>
            <w:calendar w:val="gregorian"/>
          </w:date>
        </w:sdtPr>
        <w:sdtEndPr>
          <w:rPr>
            <w:rFonts w:hint="cs"/>
          </w:rPr>
        </w:sdtEndPr>
        <w:sdtContent>
          <w:r w:rsidR="00DC0F35" w:rsidRPr="009E450B">
            <w:rPr>
              <w:rFonts w:ascii="Times New Roman" w:eastAsia="Times New Roman" w:hAnsi="Times New Roman" w:cs="David" w:hint="cs"/>
              <w:sz w:val="24"/>
              <w:szCs w:val="24"/>
              <w:rtl/>
              <w:lang w:eastAsia="he-IL"/>
            </w:rPr>
            <w:t>‏13/04/2022</w:t>
          </w:r>
        </w:sdtContent>
      </w:sdt>
      <w:r w:rsidRPr="000C5974">
        <w:rPr>
          <w:rFonts w:ascii="Times New Roman" w:eastAsia="Times New Roman" w:hAnsi="Times New Roman" w:cs="David" w:hint="cs"/>
          <w:sz w:val="24"/>
          <w:szCs w:val="24"/>
          <w:rtl/>
          <w:lang w:eastAsia="he-IL"/>
        </w:rPr>
        <w:t xml:space="preserve"> או עבור חלקן כמפורט להלן:</w:t>
      </w:r>
    </w:p>
    <w:p w14:paraId="47C95297"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1723C75"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86008F"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DD066A9"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EFF2CC5"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E65776E"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5A38629"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D5EAC82"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40CDA5C"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C21BAD0"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5088AAA"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E450B">
        <w:rPr>
          <w:rFonts w:ascii="Times New Roman" w:eastAsia="Times New Roman" w:hAnsi="Times New Roman" w:cs="David" w:hint="cs"/>
          <w:b/>
          <w:bCs/>
          <w:sz w:val="24"/>
          <w:szCs w:val="24"/>
          <w:rtl/>
          <w:lang w:eastAsia="he-IL"/>
        </w:rPr>
        <w:t>ולראיה באנו על החתום:</w:t>
      </w:r>
    </w:p>
    <w:p w14:paraId="73BC7213"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F712656"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 xml:space="preserve">היום </w:t>
      </w:r>
      <w:r w:rsidRPr="009E450B">
        <w:rPr>
          <w:rFonts w:ascii="Times New Roman" w:eastAsia="Times New Roman" w:hAnsi="Times New Roman" w:cs="David" w:hint="cs"/>
          <w:sz w:val="24"/>
          <w:szCs w:val="24"/>
          <w:u w:val="single"/>
          <w:rtl/>
          <w:lang w:eastAsia="he-IL"/>
        </w:rPr>
        <w:t xml:space="preserve">             </w:t>
      </w:r>
      <w:r w:rsidRPr="009E450B">
        <w:rPr>
          <w:rFonts w:ascii="Times New Roman" w:eastAsia="Times New Roman" w:hAnsi="Times New Roman" w:cs="David" w:hint="cs"/>
          <w:sz w:val="24"/>
          <w:szCs w:val="24"/>
          <w:rtl/>
          <w:lang w:eastAsia="he-IL"/>
        </w:rPr>
        <w:t xml:space="preserve"> לחודש </w:t>
      </w:r>
      <w:r w:rsidRPr="009E450B">
        <w:rPr>
          <w:rFonts w:ascii="Times New Roman" w:eastAsia="Times New Roman" w:hAnsi="Times New Roman" w:cs="David" w:hint="cs"/>
          <w:sz w:val="24"/>
          <w:szCs w:val="24"/>
          <w:u w:val="single"/>
          <w:rtl/>
          <w:lang w:eastAsia="he-IL"/>
        </w:rPr>
        <w:t xml:space="preserve">               </w:t>
      </w:r>
      <w:r w:rsidRPr="009E450B">
        <w:rPr>
          <w:rFonts w:ascii="Times New Roman" w:eastAsia="Times New Roman" w:hAnsi="Times New Roman" w:cs="David" w:hint="cs"/>
          <w:sz w:val="24"/>
          <w:szCs w:val="24"/>
          <w:rtl/>
          <w:lang w:eastAsia="he-IL"/>
        </w:rPr>
        <w:t xml:space="preserve"> לשנה _________</w:t>
      </w:r>
    </w:p>
    <w:p w14:paraId="52D86637" w14:textId="77777777" w:rsidR="00E1739D" w:rsidRPr="009E450B" w:rsidRDefault="00E1739D" w:rsidP="00E1739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2D635EE" w14:textId="77777777" w:rsidR="00E1739D" w:rsidRPr="009E450B"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חתימה וחותמת ה</w:t>
      </w:r>
      <w:r w:rsidR="00141D80" w:rsidRPr="009E450B">
        <w:rPr>
          <w:rFonts w:ascii="Times New Roman" w:eastAsia="Times New Roman" w:hAnsi="Times New Roman" w:cs="David" w:hint="cs"/>
          <w:sz w:val="24"/>
          <w:szCs w:val="24"/>
          <w:rtl/>
          <w:lang w:eastAsia="he-IL"/>
        </w:rPr>
        <w:t>יועץ</w:t>
      </w:r>
      <w:r w:rsidRPr="009E450B">
        <w:rPr>
          <w:rFonts w:ascii="Times New Roman" w:eastAsia="Times New Roman" w:hAnsi="Times New Roman" w:cs="David" w:hint="cs"/>
          <w:sz w:val="24"/>
          <w:szCs w:val="24"/>
          <w:rtl/>
          <w:lang w:eastAsia="he-IL"/>
        </w:rPr>
        <w:t>:</w:t>
      </w:r>
    </w:p>
    <w:p w14:paraId="7EDFBF27" w14:textId="77777777" w:rsidR="00E1739D" w:rsidRPr="009E450B"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
      </w:pPr>
      <w:r w:rsidRPr="009E450B">
        <w:rPr>
          <w:rFonts w:ascii="Times New Roman" w:eastAsia="Times New Roman" w:hAnsi="Times New Roman" w:cs="David" w:hint="cs"/>
          <w:sz w:val="24"/>
          <w:szCs w:val="24"/>
          <w:u w:val="single"/>
          <w:rtl/>
          <w:lang w:eastAsia="he-IL"/>
        </w:rPr>
        <w:t xml:space="preserve">                  </w:t>
      </w:r>
    </w:p>
    <w:p w14:paraId="68B5373F" w14:textId="77777777" w:rsidR="00E1739D" w:rsidRPr="009E450B"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0C5974">
        <w:rPr>
          <w:rFonts w:ascii="Times New Roman" w:eastAsia="Times New Roman" w:hAnsi="Times New Roman" w:cs="David" w:hint="cs"/>
          <w:sz w:val="24"/>
          <w:szCs w:val="24"/>
          <w:rtl/>
          <w:lang w:eastAsia="he-IL"/>
        </w:rPr>
        <w:t xml:space="preserve">_______________________ </w:t>
      </w:r>
    </w:p>
    <w:p w14:paraId="0B15644D" w14:textId="02C170E1" w:rsidR="00E1739D" w:rsidRPr="009E450B"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545567918"/>
          <w:placeholder>
            <w:docPart w:val="DF8FA59E2C4D4C17BFE1C5C0C9C619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019C9">
            <w:rPr>
              <w:rFonts w:ascii="Times New Roman" w:eastAsia="Times New Roman" w:hAnsi="Times New Roman" w:cs="David"/>
              <w:sz w:val="24"/>
              <w:szCs w:val="24"/>
              <w:rtl/>
              <w:lang w:eastAsia="he-IL"/>
            </w:rPr>
            <w:t>ליבנד יצחק אדריכל</w:t>
          </w:r>
        </w:sdtContent>
      </w:sdt>
    </w:p>
    <w:p w14:paraId="4EB58D7A" w14:textId="77777777" w:rsidR="00E1739D" w:rsidRPr="000C5974"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601614E"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0575019"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E450B">
        <w:rPr>
          <w:rFonts w:ascii="Times New Roman" w:eastAsia="Times New Roman" w:hAnsi="Times New Roman" w:cs="David" w:hint="cs"/>
          <w:b/>
          <w:bCs/>
          <w:sz w:val="24"/>
          <w:szCs w:val="24"/>
          <w:rtl/>
          <w:lang w:eastAsia="he-IL"/>
        </w:rPr>
        <w:t>אישור</w:t>
      </w:r>
    </w:p>
    <w:p w14:paraId="40A8BC07" w14:textId="77777777" w:rsidR="00E1739D" w:rsidRPr="009E450B"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9E450B">
        <w:rPr>
          <w:rFonts w:ascii="Times New Roman" w:eastAsia="Times New Roman" w:hAnsi="Times New Roman" w:cs="David" w:hint="cs"/>
          <w:b/>
          <w:bCs/>
          <w:sz w:val="24"/>
          <w:szCs w:val="24"/>
          <w:rtl/>
          <w:lang w:eastAsia="he-IL"/>
        </w:rPr>
        <w:t>החברה</w:t>
      </w:r>
      <w:r w:rsidRPr="009E450B">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442366E" w14:textId="77777777" w:rsidR="00E1739D" w:rsidRPr="009E450B" w:rsidRDefault="00E1739D" w:rsidP="00E1739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B2EE44B" w14:textId="77777777" w:rsidR="00E1739D" w:rsidRPr="009E450B" w:rsidRDefault="00E1739D" w:rsidP="00E1739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9E450B">
        <w:rPr>
          <w:rFonts w:ascii="Times New Roman" w:eastAsia="Times New Roman" w:hAnsi="Times New Roman" w:cs="David" w:hint="cs"/>
          <w:sz w:val="24"/>
          <w:szCs w:val="24"/>
          <w:rtl/>
          <w:lang w:eastAsia="he-IL"/>
        </w:rPr>
        <w:t xml:space="preserve">    תאריך : _______   </w:t>
      </w:r>
      <w:r w:rsidRPr="009E450B">
        <w:rPr>
          <w:rFonts w:ascii="Times New Roman" w:eastAsia="Times New Roman" w:hAnsi="Times New Roman" w:cs="David" w:hint="cs"/>
          <w:sz w:val="24"/>
          <w:szCs w:val="24"/>
          <w:rtl/>
          <w:lang w:eastAsia="he-IL"/>
        </w:rPr>
        <w:tab/>
        <w:t>חתימה וחותמת עו"ד/רו"ח : _______________________</w:t>
      </w:r>
    </w:p>
    <w:p w14:paraId="70F8CBEA" w14:textId="77777777" w:rsidR="00E1739D" w:rsidRPr="009E450B" w:rsidRDefault="00E1739D" w:rsidP="00E1739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3B3B277" w14:textId="77777777" w:rsidR="00E1739D" w:rsidRPr="009E450B" w:rsidRDefault="00E1739D" w:rsidP="00E1739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FD24CC7" w14:textId="77777777" w:rsidR="00E1739D" w:rsidRPr="009E450B" w:rsidRDefault="00E1739D" w:rsidP="00E1739D">
      <w:pPr>
        <w:widowControl w:val="0"/>
        <w:spacing w:before="0" w:beforeAutospacing="0" w:after="0" w:afterAutospacing="0" w:line="240" w:lineRule="auto"/>
        <w:jc w:val="center"/>
        <w:outlineLvl w:val="7"/>
      </w:pPr>
    </w:p>
    <w:p w14:paraId="71D86E6B" w14:textId="77777777" w:rsidR="001A69D5" w:rsidRPr="009E450B" w:rsidRDefault="001A69D5" w:rsidP="00E1739D">
      <w:pPr>
        <w:widowControl w:val="0"/>
        <w:spacing w:before="0" w:beforeAutospacing="0" w:after="0" w:afterAutospacing="0" w:line="240" w:lineRule="auto"/>
        <w:jc w:val="center"/>
        <w:outlineLvl w:val="7"/>
        <w:rPr>
          <w:rtl/>
        </w:rPr>
      </w:pPr>
    </w:p>
    <w:sectPr w:rsidR="001A69D5" w:rsidRPr="009E450B" w:rsidSect="00AB3A6A">
      <w:headerReference w:type="default" r:id="rId14"/>
      <w:footerReference w:type="default" r:id="rId15"/>
      <w:pgSz w:w="11906" w:h="16838"/>
      <w:pgMar w:top="1276"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E235A8" w14:textId="77777777" w:rsidR="0019749A" w:rsidRDefault="0019749A" w:rsidP="00AF234B">
      <w:pPr>
        <w:spacing w:before="0" w:after="0" w:line="240" w:lineRule="auto"/>
      </w:pPr>
      <w:r>
        <w:separator/>
      </w:r>
    </w:p>
  </w:endnote>
  <w:endnote w:type="continuationSeparator" w:id="0">
    <w:p w14:paraId="1D8EA203" w14:textId="77777777" w:rsidR="0019749A" w:rsidRDefault="0019749A" w:rsidP="00AF234B">
      <w:pPr>
        <w:spacing w:before="0" w:after="0" w:line="240" w:lineRule="auto"/>
      </w:pPr>
      <w:r>
        <w:continuationSeparator/>
      </w:r>
    </w:p>
  </w:endnote>
  <w:endnote w:type="continuationNotice" w:id="1">
    <w:p w14:paraId="45A58F82" w14:textId="77777777" w:rsidR="0019749A" w:rsidRDefault="0019749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594"/>
      <w:gridCol w:w="2810"/>
      <w:gridCol w:w="232"/>
      <w:gridCol w:w="1040"/>
      <w:gridCol w:w="1819"/>
    </w:tblGrid>
    <w:tr w:rsidR="0019749A" w:rsidRPr="00F9528C" w14:paraId="2931DDFC" w14:textId="77777777" w:rsidTr="000B092D">
      <w:tc>
        <w:tcPr>
          <w:tcW w:w="753" w:type="dxa"/>
        </w:tcPr>
        <w:p w14:paraId="1A0E1F41" w14:textId="77777777" w:rsidR="0019749A" w:rsidRPr="00F9528C" w:rsidRDefault="0019749A" w:rsidP="000B092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2AD1B2BE" w14:textId="77777777" w:rsidR="0019749A" w:rsidRPr="00F9528C" w:rsidRDefault="0019749A" w:rsidP="000B092D">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 xml:space="preserve">אגמי הכרמל </w:t>
              </w:r>
            </w:p>
          </w:tc>
        </w:sdtContent>
      </w:sdt>
      <w:tc>
        <w:tcPr>
          <w:tcW w:w="2232" w:type="dxa"/>
        </w:tcPr>
        <w:p w14:paraId="49C2EA5B" w14:textId="77777777" w:rsidR="0019749A" w:rsidRPr="00F9528C" w:rsidRDefault="0019749A" w:rsidP="000B092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נגישות</w:t>
              </w:r>
            </w:sdtContent>
          </w:sdt>
        </w:p>
      </w:tc>
      <w:tc>
        <w:tcPr>
          <w:tcW w:w="236" w:type="dxa"/>
        </w:tcPr>
        <w:p w14:paraId="55A57BE6" w14:textId="77777777" w:rsidR="0019749A" w:rsidRPr="00F9528C" w:rsidRDefault="0019749A" w:rsidP="000B092D">
          <w:pPr>
            <w:tabs>
              <w:tab w:val="center" w:pos="4153"/>
              <w:tab w:val="right" w:pos="8306"/>
            </w:tabs>
            <w:spacing w:before="0" w:after="0" w:line="240" w:lineRule="auto"/>
            <w:rPr>
              <w:rFonts w:ascii="David" w:hAnsi="David"/>
              <w:sz w:val="16"/>
              <w:szCs w:val="16"/>
              <w:rtl/>
            </w:rPr>
          </w:pPr>
        </w:p>
      </w:tc>
      <w:tc>
        <w:tcPr>
          <w:tcW w:w="1129" w:type="dxa"/>
        </w:tcPr>
        <w:p w14:paraId="488F1466" w14:textId="77777777" w:rsidR="0019749A" w:rsidRPr="00F9528C" w:rsidRDefault="0019749A" w:rsidP="000B092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340E71D6" w14:textId="7EF1EF34" w:rsidR="0019749A" w:rsidRPr="00F9528C" w:rsidRDefault="0019749A" w:rsidP="000B092D">
              <w:pPr>
                <w:tabs>
                  <w:tab w:val="center" w:pos="4153"/>
                  <w:tab w:val="right" w:pos="8306"/>
                </w:tabs>
                <w:spacing w:before="0" w:after="0" w:line="240" w:lineRule="auto"/>
                <w:rPr>
                  <w:rFonts w:ascii="David" w:hAnsi="David"/>
                  <w:sz w:val="20"/>
                  <w:szCs w:val="20"/>
                  <w:rtl/>
                </w:rPr>
              </w:pPr>
              <w:del w:id="4" w:author="Avi Cohen" w:date="2022-03-24T14:37:00Z">
                <w:r w:rsidDel="00743D55">
                  <w:rPr>
                    <w:rFonts w:ascii="David" w:hAnsi="David" w:hint="cs"/>
                    <w:sz w:val="20"/>
                    <w:szCs w:val="20"/>
                  </w:rPr>
                  <w:delText>CONT-5-676</w:delText>
                </w:r>
              </w:del>
              <w:ins w:id="5" w:author="Avi Cohen" w:date="2022-03-24T14:37:00Z">
                <w:r>
                  <w:rPr>
                    <w:rFonts w:ascii="David" w:hAnsi="David" w:hint="cs"/>
                    <w:sz w:val="20"/>
                    <w:szCs w:val="20"/>
                  </w:rPr>
                  <w:t>CO</w:t>
                </w:r>
                <w:r>
                  <w:rPr>
                    <w:rFonts w:ascii="David" w:hAnsi="David" w:hint="cs"/>
                    <w:sz w:val="20"/>
                    <w:szCs w:val="20"/>
                    <w:rtl/>
                  </w:rPr>
                  <w:t>NT-10-2173</w:t>
                </w:r>
              </w:ins>
            </w:p>
          </w:tc>
        </w:sdtContent>
      </w:sdt>
    </w:tr>
    <w:tr w:rsidR="0019749A" w:rsidRPr="00F9528C" w14:paraId="132F60A8" w14:textId="77777777" w:rsidTr="000B092D">
      <w:tc>
        <w:tcPr>
          <w:tcW w:w="753" w:type="dxa"/>
        </w:tcPr>
        <w:p w14:paraId="791DCBB5" w14:textId="77777777" w:rsidR="0019749A" w:rsidRPr="00F9528C" w:rsidRDefault="0019749A" w:rsidP="000B092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71CE3AE" w14:textId="5F535D37" w:rsidR="0019749A" w:rsidRPr="00F9528C" w:rsidRDefault="005019C9" w:rsidP="000B092D">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ליבנד יצחק אדריכל</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19749A" w:rsidRPr="00F9528C" w14:paraId="74308F17" w14:textId="77777777" w:rsidTr="000B092D">
            <w:trPr>
              <w:trHeight w:val="201"/>
            </w:trPr>
            <w:tc>
              <w:tcPr>
                <w:tcW w:w="926" w:type="dxa"/>
              </w:tcPr>
              <w:p w14:paraId="7A5746AD" w14:textId="77777777" w:rsidR="0019749A" w:rsidRPr="00F9528C" w:rsidRDefault="0019749A" w:rsidP="000B092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13F4B18" w14:textId="54621D07" w:rsidR="0019749A" w:rsidRPr="00F9528C" w:rsidRDefault="005019C9" w:rsidP="000B092D">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0.5</w:t>
                    </w:r>
                  </w:p>
                </w:tc>
              </w:sdtContent>
            </w:sdt>
          </w:tr>
        </w:tbl>
        <w:p w14:paraId="05EE481E" w14:textId="77777777" w:rsidR="0019749A" w:rsidRPr="00F9528C" w:rsidRDefault="0019749A" w:rsidP="000B092D">
          <w:pPr>
            <w:tabs>
              <w:tab w:val="center" w:pos="4153"/>
              <w:tab w:val="right" w:pos="8306"/>
            </w:tabs>
            <w:spacing w:before="0" w:after="0" w:line="240" w:lineRule="auto"/>
            <w:rPr>
              <w:rFonts w:ascii="David" w:hAnsi="David"/>
              <w:sz w:val="20"/>
              <w:szCs w:val="20"/>
              <w:rtl/>
            </w:rPr>
          </w:pPr>
        </w:p>
      </w:tc>
      <w:tc>
        <w:tcPr>
          <w:tcW w:w="236" w:type="dxa"/>
        </w:tcPr>
        <w:p w14:paraId="21514EFD" w14:textId="77777777" w:rsidR="0019749A" w:rsidRPr="00F9528C" w:rsidRDefault="0019749A" w:rsidP="000B092D">
          <w:pPr>
            <w:tabs>
              <w:tab w:val="center" w:pos="4153"/>
              <w:tab w:val="right" w:pos="8306"/>
            </w:tabs>
            <w:spacing w:before="0" w:after="0" w:line="240" w:lineRule="auto"/>
            <w:rPr>
              <w:rFonts w:ascii="David" w:hAnsi="David"/>
              <w:sz w:val="20"/>
              <w:szCs w:val="20"/>
              <w:rtl/>
            </w:rPr>
          </w:pPr>
        </w:p>
      </w:tc>
      <w:tc>
        <w:tcPr>
          <w:tcW w:w="1129" w:type="dxa"/>
        </w:tcPr>
        <w:p w14:paraId="474FFA34" w14:textId="77777777" w:rsidR="0019749A" w:rsidRPr="00F9528C" w:rsidRDefault="0019749A" w:rsidP="000B092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23E82DE" w14:textId="778E9B47" w:rsidR="0019749A" w:rsidRPr="00F9528C" w:rsidRDefault="00EF0733" w:rsidP="000B092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5019C9">
                <w:rPr>
                  <w:rFonts w:ascii="David" w:hAnsi="David"/>
                  <w:sz w:val="20"/>
                  <w:szCs w:val="20"/>
                  <w:rtl/>
                </w:rPr>
                <w:t>3;#</w:t>
              </w:r>
              <w:r w:rsidR="005019C9">
                <w:rPr>
                  <w:rFonts w:ascii="David" w:hAnsi="David"/>
                  <w:sz w:val="20"/>
                  <w:szCs w:val="20"/>
                </w:rPr>
                <w:t>Draft</w:t>
              </w:r>
            </w:sdtContent>
          </w:sdt>
        </w:p>
      </w:tc>
    </w:tr>
    <w:tr w:rsidR="0019749A" w:rsidRPr="00F9528C" w14:paraId="424DA347" w14:textId="77777777" w:rsidTr="000B092D">
      <w:trPr>
        <w:trHeight w:val="80"/>
      </w:trPr>
      <w:tc>
        <w:tcPr>
          <w:tcW w:w="753" w:type="dxa"/>
        </w:tcPr>
        <w:p w14:paraId="1B9BD6FD" w14:textId="77777777" w:rsidR="0019749A" w:rsidRPr="00F9528C" w:rsidRDefault="0019749A" w:rsidP="000B092D">
          <w:pPr>
            <w:tabs>
              <w:tab w:val="center" w:pos="4153"/>
              <w:tab w:val="right" w:pos="8306"/>
            </w:tabs>
            <w:spacing w:before="0" w:after="0" w:line="240" w:lineRule="auto"/>
            <w:rPr>
              <w:rFonts w:ascii="David" w:hAnsi="David"/>
              <w:sz w:val="20"/>
              <w:szCs w:val="20"/>
              <w:rtl/>
            </w:rPr>
          </w:pPr>
        </w:p>
      </w:tc>
      <w:tc>
        <w:tcPr>
          <w:tcW w:w="1883" w:type="dxa"/>
        </w:tcPr>
        <w:p w14:paraId="4493661A" w14:textId="77777777" w:rsidR="0019749A" w:rsidRPr="00F9528C" w:rsidRDefault="0019749A" w:rsidP="000B092D">
          <w:pPr>
            <w:tabs>
              <w:tab w:val="center" w:pos="4153"/>
              <w:tab w:val="right" w:pos="8306"/>
            </w:tabs>
            <w:spacing w:before="0" w:after="0" w:line="240" w:lineRule="auto"/>
            <w:rPr>
              <w:rFonts w:ascii="David" w:hAnsi="David"/>
              <w:color w:val="00B0F0"/>
              <w:sz w:val="20"/>
              <w:szCs w:val="20"/>
              <w:rtl/>
            </w:rPr>
          </w:pPr>
        </w:p>
      </w:tc>
      <w:tc>
        <w:tcPr>
          <w:tcW w:w="2232" w:type="dxa"/>
        </w:tcPr>
        <w:p w14:paraId="65C0C424" w14:textId="77777777" w:rsidR="0019749A" w:rsidRPr="00F9528C" w:rsidRDefault="0019749A" w:rsidP="000B092D">
          <w:pPr>
            <w:tabs>
              <w:tab w:val="center" w:pos="4153"/>
              <w:tab w:val="right" w:pos="8306"/>
            </w:tabs>
            <w:spacing w:before="0" w:after="0" w:line="240" w:lineRule="auto"/>
            <w:rPr>
              <w:rFonts w:ascii="David" w:hAnsi="David"/>
              <w:sz w:val="20"/>
              <w:szCs w:val="20"/>
              <w:rtl/>
            </w:rPr>
          </w:pPr>
        </w:p>
      </w:tc>
      <w:tc>
        <w:tcPr>
          <w:tcW w:w="236" w:type="dxa"/>
        </w:tcPr>
        <w:p w14:paraId="2F318AF8" w14:textId="77777777" w:rsidR="0019749A" w:rsidRPr="00F9528C" w:rsidRDefault="0019749A" w:rsidP="000B092D">
          <w:pPr>
            <w:tabs>
              <w:tab w:val="center" w:pos="4153"/>
              <w:tab w:val="right" w:pos="8306"/>
            </w:tabs>
            <w:spacing w:before="0" w:after="0" w:line="240" w:lineRule="auto"/>
            <w:rPr>
              <w:rFonts w:ascii="David" w:hAnsi="David"/>
              <w:sz w:val="20"/>
              <w:szCs w:val="20"/>
              <w:rtl/>
            </w:rPr>
          </w:pPr>
        </w:p>
      </w:tc>
      <w:tc>
        <w:tcPr>
          <w:tcW w:w="1129" w:type="dxa"/>
        </w:tcPr>
        <w:p w14:paraId="1AAD2988" w14:textId="77777777" w:rsidR="0019749A" w:rsidRPr="00F9528C" w:rsidRDefault="0019749A" w:rsidP="000B092D">
          <w:pPr>
            <w:tabs>
              <w:tab w:val="center" w:pos="4153"/>
              <w:tab w:val="right" w:pos="8306"/>
            </w:tabs>
            <w:spacing w:before="0" w:after="0" w:line="240" w:lineRule="auto"/>
            <w:rPr>
              <w:rFonts w:ascii="David" w:hAnsi="David"/>
              <w:sz w:val="20"/>
              <w:szCs w:val="20"/>
              <w:rtl/>
            </w:rPr>
          </w:pPr>
        </w:p>
      </w:tc>
      <w:tc>
        <w:tcPr>
          <w:tcW w:w="2073" w:type="dxa"/>
        </w:tcPr>
        <w:p w14:paraId="001F0D4B" w14:textId="77777777" w:rsidR="0019749A" w:rsidRPr="00F9528C" w:rsidRDefault="0019749A" w:rsidP="000B092D">
          <w:pPr>
            <w:tabs>
              <w:tab w:val="center" w:pos="4153"/>
              <w:tab w:val="right" w:pos="8306"/>
            </w:tabs>
            <w:spacing w:before="0" w:after="0" w:line="240" w:lineRule="auto"/>
            <w:rPr>
              <w:rFonts w:ascii="David" w:hAnsi="David"/>
              <w:sz w:val="20"/>
              <w:szCs w:val="20"/>
              <w:rtl/>
            </w:rPr>
          </w:pPr>
        </w:p>
      </w:tc>
    </w:tr>
  </w:tbl>
  <w:p w14:paraId="377DBB01" w14:textId="77777777" w:rsidR="0019749A" w:rsidRDefault="0019749A" w:rsidP="00406297">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6D7BDFEA" w14:textId="77777777" w:rsidR="0019749A" w:rsidRPr="00406297" w:rsidRDefault="0019749A" w:rsidP="00406297">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F0E74A" w14:textId="77777777" w:rsidR="0019749A" w:rsidRDefault="0019749A" w:rsidP="00AF234B">
      <w:pPr>
        <w:spacing w:before="0" w:after="0" w:line="240" w:lineRule="auto"/>
      </w:pPr>
      <w:r>
        <w:separator/>
      </w:r>
    </w:p>
  </w:footnote>
  <w:footnote w:type="continuationSeparator" w:id="0">
    <w:p w14:paraId="57A6DFD4" w14:textId="77777777" w:rsidR="0019749A" w:rsidRDefault="0019749A" w:rsidP="00AF234B">
      <w:pPr>
        <w:spacing w:before="0" w:after="0" w:line="240" w:lineRule="auto"/>
      </w:pPr>
      <w:r>
        <w:continuationSeparator/>
      </w:r>
    </w:p>
  </w:footnote>
  <w:footnote w:type="continuationNotice" w:id="1">
    <w:p w14:paraId="7F17A4E2" w14:textId="77777777" w:rsidR="0019749A" w:rsidRDefault="0019749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23757015"/>
      <w:docPartObj>
        <w:docPartGallery w:val="Page Numbers (Top of Page)"/>
        <w:docPartUnique/>
      </w:docPartObj>
    </w:sdtPr>
    <w:sdtEndPr/>
    <w:sdtContent>
      <w:p w14:paraId="5D2D63A6" w14:textId="77777777" w:rsidR="0019749A" w:rsidRDefault="0019749A" w:rsidP="00CF334C">
        <w:pPr>
          <w:pStyle w:val="Header"/>
          <w:jc w:val="center"/>
        </w:pPr>
        <w:r>
          <w:fldChar w:fldCharType="begin"/>
        </w:r>
        <w:r>
          <w:instrText xml:space="preserve"> PAGE   \* MERGEFORMAT </w:instrText>
        </w:r>
        <w:r>
          <w:fldChar w:fldCharType="separate"/>
        </w:r>
        <w:r w:rsidR="00EF0733">
          <w:rPr>
            <w:noProof/>
            <w:rtl/>
          </w:rPr>
          <w:t>30</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8317F"/>
    <w:multiLevelType w:val="multilevel"/>
    <w:tmpl w:val="D090BEDC"/>
    <w:lvl w:ilvl="0">
      <w:start w:val="2"/>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045F3"/>
    <w:multiLevelType w:val="hybridMultilevel"/>
    <w:tmpl w:val="8EEC759C"/>
    <w:lvl w:ilvl="0" w:tplc="04090001">
      <w:start w:val="1"/>
      <w:numFmt w:val="bullet"/>
      <w:lvlText w:val=""/>
      <w:lvlJc w:val="left"/>
      <w:pPr>
        <w:ind w:left="690" w:hanging="360"/>
      </w:pPr>
      <w:rPr>
        <w:rFonts w:ascii="Symbol" w:hAnsi="Symbol"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4" w15:restartNumberingAfterBreak="0">
    <w:nsid w:val="23524348"/>
    <w:multiLevelType w:val="hybridMultilevel"/>
    <w:tmpl w:val="A69EAA3A"/>
    <w:lvl w:ilvl="0" w:tplc="E7925D72">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6"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0"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2"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4"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6"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A63441"/>
    <w:multiLevelType w:val="hybridMultilevel"/>
    <w:tmpl w:val="ADE4AFAC"/>
    <w:lvl w:ilvl="0" w:tplc="43FC94C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A40EFF"/>
    <w:multiLevelType w:val="multilevel"/>
    <w:tmpl w:val="2B3040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8"/>
  </w:num>
  <w:num w:numId="2">
    <w:abstractNumId w:val="8"/>
  </w:num>
  <w:num w:numId="3">
    <w:abstractNumId w:val="7"/>
  </w:num>
  <w:num w:numId="4">
    <w:abstractNumId w:val="14"/>
  </w:num>
  <w:num w:numId="5">
    <w:abstractNumId w:val="15"/>
  </w:num>
  <w:num w:numId="6">
    <w:abstractNumId w:val="6"/>
  </w:num>
  <w:num w:numId="7">
    <w:abstractNumId w:val="1"/>
  </w:num>
  <w:num w:numId="8">
    <w:abstractNumId w:val="13"/>
  </w:num>
  <w:num w:numId="9">
    <w:abstractNumId w:val="5"/>
  </w:num>
  <w:num w:numId="10">
    <w:abstractNumId w:val="10"/>
  </w:num>
  <w:num w:numId="11">
    <w:abstractNumId w:val="12"/>
  </w:num>
  <w:num w:numId="12">
    <w:abstractNumId w:val="0"/>
  </w:num>
  <w:num w:numId="13">
    <w:abstractNumId w:val="16"/>
  </w:num>
  <w:num w:numId="14">
    <w:abstractNumId w:val="2"/>
  </w:num>
  <w:num w:numId="15">
    <w:abstractNumId w:val="4"/>
  </w:num>
  <w:num w:numId="16">
    <w:abstractNumId w:val="17"/>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documentProtection w:edit="trackedChanges" w:enforcement="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4561"/>
    <w:rsid w:val="0003169D"/>
    <w:rsid w:val="000A39FE"/>
    <w:rsid w:val="000B092D"/>
    <w:rsid w:val="000C5974"/>
    <w:rsid w:val="000F6C56"/>
    <w:rsid w:val="00134C85"/>
    <w:rsid w:val="00141D80"/>
    <w:rsid w:val="001818D4"/>
    <w:rsid w:val="0019749A"/>
    <w:rsid w:val="001A0C3C"/>
    <w:rsid w:val="001A6506"/>
    <w:rsid w:val="001A69D5"/>
    <w:rsid w:val="001D4EC2"/>
    <w:rsid w:val="00214ACF"/>
    <w:rsid w:val="00242A73"/>
    <w:rsid w:val="002436F3"/>
    <w:rsid w:val="00264D14"/>
    <w:rsid w:val="00272745"/>
    <w:rsid w:val="002804C1"/>
    <w:rsid w:val="002B2234"/>
    <w:rsid w:val="003222C2"/>
    <w:rsid w:val="00365B83"/>
    <w:rsid w:val="00406297"/>
    <w:rsid w:val="00476254"/>
    <w:rsid w:val="0048675D"/>
    <w:rsid w:val="005019C9"/>
    <w:rsid w:val="00552E11"/>
    <w:rsid w:val="005B6AFF"/>
    <w:rsid w:val="005B6D2D"/>
    <w:rsid w:val="005D6E29"/>
    <w:rsid w:val="005E0FB8"/>
    <w:rsid w:val="00650D2D"/>
    <w:rsid w:val="00666119"/>
    <w:rsid w:val="0072103C"/>
    <w:rsid w:val="00743D55"/>
    <w:rsid w:val="008336AF"/>
    <w:rsid w:val="0087415E"/>
    <w:rsid w:val="008C64C6"/>
    <w:rsid w:val="00933D71"/>
    <w:rsid w:val="00942177"/>
    <w:rsid w:val="00971572"/>
    <w:rsid w:val="009C6F6C"/>
    <w:rsid w:val="009E450B"/>
    <w:rsid w:val="00A32BA1"/>
    <w:rsid w:val="00A42271"/>
    <w:rsid w:val="00A61DF9"/>
    <w:rsid w:val="00AB3A6A"/>
    <w:rsid w:val="00AF1BE1"/>
    <w:rsid w:val="00AF234B"/>
    <w:rsid w:val="00B404AC"/>
    <w:rsid w:val="00BA16CB"/>
    <w:rsid w:val="00BD72C4"/>
    <w:rsid w:val="00BE17B4"/>
    <w:rsid w:val="00BF0AA7"/>
    <w:rsid w:val="00C81171"/>
    <w:rsid w:val="00C903A8"/>
    <w:rsid w:val="00CA1830"/>
    <w:rsid w:val="00CF334C"/>
    <w:rsid w:val="00D40F1E"/>
    <w:rsid w:val="00D76FAB"/>
    <w:rsid w:val="00DC0F35"/>
    <w:rsid w:val="00E1739D"/>
    <w:rsid w:val="00E679C7"/>
    <w:rsid w:val="00E870A8"/>
    <w:rsid w:val="00EC37B6"/>
    <w:rsid w:val="00EE5825"/>
    <w:rsid w:val="00EF0733"/>
    <w:rsid w:val="00F95F8F"/>
    <w:rsid w:val="00FA2003"/>
    <w:rsid w:val="00FC509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4A1B8A8"/>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9C6F6C"/>
  </w:style>
  <w:style w:type="numbering" w:customStyle="1" w:styleId="NoList11">
    <w:name w:val="No List11"/>
    <w:next w:val="NoList"/>
    <w:semiHidden/>
    <w:rsid w:val="009C6F6C"/>
  </w:style>
  <w:style w:type="table" w:customStyle="1" w:styleId="11">
    <w:name w:val="רשת טבלה1"/>
    <w:basedOn w:val="TableNormal"/>
    <w:next w:val="TableGrid"/>
    <w:rsid w:val="00FC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A32BA1"/>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970B091003747E4836FA045B6EFF713"/>
        <w:category>
          <w:name w:val="כללי"/>
          <w:gallery w:val="placeholder"/>
        </w:category>
        <w:types>
          <w:type w:val="bbPlcHdr"/>
        </w:types>
        <w:behaviors>
          <w:behavior w:val="content"/>
        </w:behaviors>
        <w:guid w:val="{935DDABB-5E0B-4342-91CA-4D90247F8F6F}"/>
      </w:docPartPr>
      <w:docPartBody>
        <w:p w:rsidR="00B66638" w:rsidRDefault="00B66638" w:rsidP="00B66638">
          <w:pPr>
            <w:pStyle w:val="9970B091003747E4836FA045B6EFF713"/>
          </w:pPr>
          <w:r w:rsidRPr="00D747D8">
            <w:rPr>
              <w:rStyle w:val="PlaceholderText"/>
              <w:rtl/>
            </w:rPr>
            <w:t>[שם הפרויקט]</w:t>
          </w:r>
        </w:p>
      </w:docPartBody>
    </w:docPart>
    <w:docPart>
      <w:docPartPr>
        <w:name w:val="0E08446C9890437AB5380797D9AAD797"/>
        <w:category>
          <w:name w:val="כללי"/>
          <w:gallery w:val="placeholder"/>
        </w:category>
        <w:types>
          <w:type w:val="bbPlcHdr"/>
        </w:types>
        <w:behaviors>
          <w:behavior w:val="content"/>
        </w:behaviors>
        <w:guid w:val="{0E85C7DC-1CB5-4217-83AD-3B4EA9E9EACF}"/>
      </w:docPartPr>
      <w:docPartBody>
        <w:p w:rsidR="00B66638" w:rsidRDefault="00B66638" w:rsidP="00B66638">
          <w:pPr>
            <w:pStyle w:val="0E08446C9890437AB5380797D9AAD797"/>
          </w:pPr>
          <w:r w:rsidRPr="00D747D8">
            <w:rPr>
              <w:rStyle w:val="PlaceholderText"/>
              <w:rtl/>
            </w:rPr>
            <w:t>[שם אתר]</w:t>
          </w:r>
        </w:p>
      </w:docPartBody>
    </w:docPart>
    <w:docPart>
      <w:docPartPr>
        <w:name w:val="7748D2B8613945338A3A545675197DE8"/>
        <w:category>
          <w:name w:val="כללי"/>
          <w:gallery w:val="placeholder"/>
        </w:category>
        <w:types>
          <w:type w:val="bbPlcHdr"/>
        </w:types>
        <w:behaviors>
          <w:behavior w:val="content"/>
        </w:behaviors>
        <w:guid w:val="{A01E4225-8E31-4D3D-8BD8-E3D22E1ABA63}"/>
      </w:docPartPr>
      <w:docPartBody>
        <w:p w:rsidR="00B66638" w:rsidRDefault="00B66638" w:rsidP="00B66638">
          <w:pPr>
            <w:pStyle w:val="7748D2B8613945338A3A545675197DE8"/>
          </w:pPr>
          <w:r w:rsidRPr="003059F5">
            <w:rPr>
              <w:rStyle w:val="PlaceholderText"/>
              <w:rtl/>
            </w:rPr>
            <w:t>[תאריך חתימת חוזה]</w:t>
          </w:r>
        </w:p>
      </w:docPartBody>
    </w:docPart>
    <w:docPart>
      <w:docPartPr>
        <w:name w:val="E5E15C3F1D6D4EDF86BCD03352A54B60"/>
        <w:category>
          <w:name w:val="כללי"/>
          <w:gallery w:val="placeholder"/>
        </w:category>
        <w:types>
          <w:type w:val="bbPlcHdr"/>
        </w:types>
        <w:behaviors>
          <w:behavior w:val="content"/>
        </w:behaviors>
        <w:guid w:val="{F787B0B8-524C-46F1-A7C1-7396BC47E890}"/>
      </w:docPartPr>
      <w:docPartBody>
        <w:p w:rsidR="00B66638" w:rsidRDefault="00B66638" w:rsidP="00B66638">
          <w:pPr>
            <w:pStyle w:val="E5E15C3F1D6D4EDF86BCD03352A54B60"/>
          </w:pPr>
          <w:r w:rsidRPr="00D747D8">
            <w:rPr>
              <w:rStyle w:val="PlaceholderText"/>
              <w:rtl/>
            </w:rPr>
            <w:t>[צד א בחוזה]</w:t>
          </w:r>
        </w:p>
      </w:docPartBody>
    </w:docPart>
    <w:docPart>
      <w:docPartPr>
        <w:name w:val="5A840B3F642E4786914A0ADA022A5B65"/>
        <w:category>
          <w:name w:val="כללי"/>
          <w:gallery w:val="placeholder"/>
        </w:category>
        <w:types>
          <w:type w:val="bbPlcHdr"/>
        </w:types>
        <w:behaviors>
          <w:behavior w:val="content"/>
        </w:behaviors>
        <w:guid w:val="{F3A4949C-E51E-4F85-B330-E0ABE7EBD2FA}"/>
      </w:docPartPr>
      <w:docPartBody>
        <w:p w:rsidR="00B66638" w:rsidRDefault="00B66638" w:rsidP="00B66638">
          <w:pPr>
            <w:pStyle w:val="5A840B3F642E4786914A0ADA022A5B65"/>
          </w:pPr>
          <w:r w:rsidRPr="00EA1993">
            <w:rPr>
              <w:rStyle w:val="PlaceholderText"/>
              <w:rtl/>
            </w:rPr>
            <w:t>[צדדים נוספים]</w:t>
          </w:r>
        </w:p>
      </w:docPartBody>
    </w:docPart>
    <w:docPart>
      <w:docPartPr>
        <w:name w:val="E32423C4CA78411D942CD2BBBF0F8DD1"/>
        <w:category>
          <w:name w:val="כללי"/>
          <w:gallery w:val="placeholder"/>
        </w:category>
        <w:types>
          <w:type w:val="bbPlcHdr"/>
        </w:types>
        <w:behaviors>
          <w:behavior w:val="content"/>
        </w:behaviors>
        <w:guid w:val="{6AD2627A-EABC-4FAE-BA57-1152B5B809EA}"/>
      </w:docPartPr>
      <w:docPartBody>
        <w:p w:rsidR="00B66638" w:rsidRDefault="00B66638" w:rsidP="00B66638">
          <w:pPr>
            <w:pStyle w:val="E32423C4CA78411D942CD2BBBF0F8DD1"/>
          </w:pPr>
          <w:r w:rsidRPr="003059F5">
            <w:rPr>
              <w:rStyle w:val="PlaceholderText"/>
              <w:rtl/>
            </w:rPr>
            <w:t>[רשות מקומית]</w:t>
          </w:r>
        </w:p>
      </w:docPartBody>
    </w:docPart>
    <w:docPart>
      <w:docPartPr>
        <w:name w:val="9C57209DEE9D44A5A0AFAF1166799494"/>
        <w:category>
          <w:name w:val="כללי"/>
          <w:gallery w:val="placeholder"/>
        </w:category>
        <w:types>
          <w:type w:val="bbPlcHdr"/>
        </w:types>
        <w:behaviors>
          <w:behavior w:val="content"/>
        </w:behaviors>
        <w:guid w:val="{26CAA064-17FE-43D4-BAE9-F40B1B8840B0}"/>
      </w:docPartPr>
      <w:docPartBody>
        <w:p w:rsidR="00B66638" w:rsidRDefault="00B66638" w:rsidP="00B66638">
          <w:pPr>
            <w:pStyle w:val="9C57209DEE9D44A5A0AFAF1166799494"/>
          </w:pPr>
          <w:r w:rsidRPr="003059F5">
            <w:rPr>
              <w:rStyle w:val="PlaceholderText"/>
              <w:rtl/>
            </w:rPr>
            <w:t>[שם הפרויקט]</w:t>
          </w:r>
        </w:p>
      </w:docPartBody>
    </w:docPart>
    <w:docPart>
      <w:docPartPr>
        <w:name w:val="10F5C76B294F467BBDF9E5D7E9E056F7"/>
        <w:category>
          <w:name w:val="כללי"/>
          <w:gallery w:val="placeholder"/>
        </w:category>
        <w:types>
          <w:type w:val="bbPlcHdr"/>
        </w:types>
        <w:behaviors>
          <w:behavior w:val="content"/>
        </w:behaviors>
        <w:guid w:val="{B1084E86-B028-4D1B-9711-6A73A3F6064D}"/>
      </w:docPartPr>
      <w:docPartBody>
        <w:p w:rsidR="00B66638" w:rsidRDefault="00B66638" w:rsidP="00B66638">
          <w:pPr>
            <w:pStyle w:val="10F5C76B294F467BBDF9E5D7E9E056F7"/>
          </w:pPr>
          <w:r w:rsidRPr="003059F5">
            <w:rPr>
              <w:rStyle w:val="PlaceholderText"/>
              <w:rtl/>
            </w:rPr>
            <w:t>[שדה נוסף 2]</w:t>
          </w:r>
        </w:p>
      </w:docPartBody>
    </w:docPart>
    <w:docPart>
      <w:docPartPr>
        <w:name w:val="1DD35DB313974BDEBDBB47811F7AA805"/>
        <w:category>
          <w:name w:val="כללי"/>
          <w:gallery w:val="placeholder"/>
        </w:category>
        <w:types>
          <w:type w:val="bbPlcHdr"/>
        </w:types>
        <w:behaviors>
          <w:behavior w:val="content"/>
        </w:behaviors>
        <w:guid w:val="{1CF84725-4AE6-42B6-8CC2-6484415A0163}"/>
      </w:docPartPr>
      <w:docPartBody>
        <w:p w:rsidR="00B66638" w:rsidRDefault="00B66638" w:rsidP="00B66638">
          <w:pPr>
            <w:pStyle w:val="1DD35DB313974BDEBDBB47811F7AA805"/>
          </w:pPr>
          <w:r w:rsidRPr="003059F5">
            <w:rPr>
              <w:rStyle w:val="PlaceholderText"/>
              <w:rtl/>
            </w:rPr>
            <w:t>[שדה נוסף 1]</w:t>
          </w:r>
        </w:p>
      </w:docPartBody>
    </w:docPart>
    <w:docPart>
      <w:docPartPr>
        <w:name w:val="BEB874EB332C46C7B43A739B9BBEB194"/>
        <w:category>
          <w:name w:val="כללי"/>
          <w:gallery w:val="placeholder"/>
        </w:category>
        <w:types>
          <w:type w:val="bbPlcHdr"/>
        </w:types>
        <w:behaviors>
          <w:behavior w:val="content"/>
        </w:behaviors>
        <w:guid w:val="{7AE1FFF2-CE02-458D-9F08-592B1AF330DD}"/>
      </w:docPartPr>
      <w:docPartBody>
        <w:p w:rsidR="00B66638" w:rsidRDefault="00B66638" w:rsidP="00B66638">
          <w:pPr>
            <w:pStyle w:val="BEB874EB332C46C7B43A739B9BBEB194"/>
          </w:pPr>
          <w:r w:rsidRPr="003059F5">
            <w:rPr>
              <w:rStyle w:val="PlaceholderText"/>
              <w:rtl/>
            </w:rPr>
            <w:t>[רשות מקומית]</w:t>
          </w:r>
        </w:p>
      </w:docPartBody>
    </w:docPart>
    <w:docPart>
      <w:docPartPr>
        <w:name w:val="FB1B626FD21641E9A83B074E0418A128"/>
        <w:category>
          <w:name w:val="כללי"/>
          <w:gallery w:val="placeholder"/>
        </w:category>
        <w:types>
          <w:type w:val="bbPlcHdr"/>
        </w:types>
        <w:behaviors>
          <w:behavior w:val="content"/>
        </w:behaviors>
        <w:guid w:val="{90A57114-5AD5-4F4E-86B9-93CFC7EAB831}"/>
      </w:docPartPr>
      <w:docPartBody>
        <w:p w:rsidR="00B66638" w:rsidRDefault="00B66638" w:rsidP="00B66638">
          <w:pPr>
            <w:pStyle w:val="FB1B626FD21641E9A83B074E0418A128"/>
          </w:pPr>
          <w:r w:rsidRPr="003059F5">
            <w:rPr>
              <w:rStyle w:val="PlaceholderText"/>
              <w:rtl/>
            </w:rPr>
            <w:t>[שדה נוסף 3]</w:t>
          </w:r>
        </w:p>
      </w:docPartBody>
    </w:docPart>
    <w:docPart>
      <w:docPartPr>
        <w:name w:val="EE636E82F76F4CDEA2CCA036C51BF98B"/>
        <w:category>
          <w:name w:val="כללי"/>
          <w:gallery w:val="placeholder"/>
        </w:category>
        <w:types>
          <w:type w:val="bbPlcHdr"/>
        </w:types>
        <w:behaviors>
          <w:behavior w:val="content"/>
        </w:behaviors>
        <w:guid w:val="{5093B668-97E9-4ED5-B03B-7ED238FAD1E8}"/>
      </w:docPartPr>
      <w:docPartBody>
        <w:p w:rsidR="00B66638" w:rsidRDefault="00B66638" w:rsidP="00B66638">
          <w:pPr>
            <w:pStyle w:val="EE636E82F76F4CDEA2CCA036C51BF98B"/>
          </w:pPr>
          <w:r w:rsidRPr="003059F5">
            <w:rPr>
              <w:rStyle w:val="PlaceholderText"/>
              <w:rtl/>
            </w:rPr>
            <w:t>[שדה נוסף 4]</w:t>
          </w:r>
        </w:p>
      </w:docPartBody>
    </w:docPart>
    <w:docPart>
      <w:docPartPr>
        <w:name w:val="82E320F7A3D84E50B80452CB019917A4"/>
        <w:category>
          <w:name w:val="כללי"/>
          <w:gallery w:val="placeholder"/>
        </w:category>
        <w:types>
          <w:type w:val="bbPlcHdr"/>
        </w:types>
        <w:behaviors>
          <w:behavior w:val="content"/>
        </w:behaviors>
        <w:guid w:val="{8E35C96E-026C-40D8-8E38-4D250FA94488}"/>
      </w:docPartPr>
      <w:docPartBody>
        <w:p w:rsidR="00B66638" w:rsidRDefault="00B66638" w:rsidP="00B66638">
          <w:pPr>
            <w:pStyle w:val="82E320F7A3D84E50B80452CB019917A4"/>
          </w:pPr>
          <w:r w:rsidRPr="003059F5">
            <w:rPr>
              <w:rStyle w:val="PlaceholderText"/>
              <w:rtl/>
            </w:rPr>
            <w:t>[שדה נוסף 5]</w:t>
          </w:r>
        </w:p>
      </w:docPartBody>
    </w:docPart>
    <w:docPart>
      <w:docPartPr>
        <w:name w:val="8CA53A5E1BFB4114A179C788BCC9CEC2"/>
        <w:category>
          <w:name w:val="כללי"/>
          <w:gallery w:val="placeholder"/>
        </w:category>
        <w:types>
          <w:type w:val="bbPlcHdr"/>
        </w:types>
        <w:behaviors>
          <w:behavior w:val="content"/>
        </w:behaviors>
        <w:guid w:val="{288070B7-A415-4CE6-B64B-3CA5685413B6}"/>
      </w:docPartPr>
      <w:docPartBody>
        <w:p w:rsidR="00B66638" w:rsidRDefault="00B66638" w:rsidP="00B66638">
          <w:pPr>
            <w:pStyle w:val="8CA53A5E1BFB4114A179C788BCC9CEC2"/>
          </w:pPr>
          <w:r w:rsidRPr="003059F5">
            <w:rPr>
              <w:rStyle w:val="PlaceholderText"/>
              <w:rtl/>
            </w:rPr>
            <w:t>[שדה נוסף 6]</w:t>
          </w:r>
        </w:p>
      </w:docPartBody>
    </w:docPart>
    <w:docPart>
      <w:docPartPr>
        <w:name w:val="E7D608607D8A48F3AEDD725E99C02C30"/>
        <w:category>
          <w:name w:val="כללי"/>
          <w:gallery w:val="placeholder"/>
        </w:category>
        <w:types>
          <w:type w:val="bbPlcHdr"/>
        </w:types>
        <w:behaviors>
          <w:behavior w:val="content"/>
        </w:behaviors>
        <w:guid w:val="{9E3D2689-32DE-49F9-8053-1A7A64A13AC2}"/>
      </w:docPartPr>
      <w:docPartBody>
        <w:p w:rsidR="00B66638" w:rsidRDefault="00B66638" w:rsidP="00B66638">
          <w:pPr>
            <w:pStyle w:val="E7D608607D8A48F3AEDD725E99C02C30"/>
          </w:pPr>
          <w:r w:rsidRPr="003059F5">
            <w:rPr>
              <w:rStyle w:val="PlaceholderText"/>
              <w:rtl/>
            </w:rPr>
            <w:t>[אחוז השתתפות צד א]</w:t>
          </w:r>
        </w:p>
      </w:docPartBody>
    </w:docPart>
    <w:docPart>
      <w:docPartPr>
        <w:name w:val="F75ACD1BE3C34DDD94001F1B1B7E051F"/>
        <w:category>
          <w:name w:val="כללי"/>
          <w:gallery w:val="placeholder"/>
        </w:category>
        <w:types>
          <w:type w:val="bbPlcHdr"/>
        </w:types>
        <w:behaviors>
          <w:behavior w:val="content"/>
        </w:behaviors>
        <w:guid w:val="{1B31EA01-C992-415A-8CEF-387901FB6464}"/>
      </w:docPartPr>
      <w:docPartBody>
        <w:p w:rsidR="00223BF5" w:rsidRDefault="00B66638" w:rsidP="00B66638">
          <w:pPr>
            <w:pStyle w:val="F75ACD1BE3C34DDD94001F1B1B7E051F"/>
          </w:pPr>
          <w:r w:rsidRPr="00064388">
            <w:rPr>
              <w:rStyle w:val="PlaceholderText"/>
              <w:rtl/>
            </w:rPr>
            <w:t>[סוג מדד כותרת]</w:t>
          </w:r>
        </w:p>
      </w:docPartBody>
    </w:docPart>
    <w:docPart>
      <w:docPartPr>
        <w:name w:val="ECA626267DE84EAB83F87D3F53948A3E"/>
        <w:category>
          <w:name w:val="כללי"/>
          <w:gallery w:val="placeholder"/>
        </w:category>
        <w:types>
          <w:type w:val="bbPlcHdr"/>
        </w:types>
        <w:behaviors>
          <w:behavior w:val="content"/>
        </w:behaviors>
        <w:guid w:val="{5B65CE4F-007D-4D5F-B71A-EF98E9ED96B8}"/>
      </w:docPartPr>
      <w:docPartBody>
        <w:p w:rsidR="00223BF5" w:rsidRDefault="00B66638" w:rsidP="00B66638">
          <w:pPr>
            <w:pStyle w:val="ECA626267DE84EAB83F87D3F53948A3E"/>
          </w:pPr>
          <w:r w:rsidRPr="00033B28">
            <w:rPr>
              <w:rStyle w:val="PlaceholderText"/>
              <w:rtl/>
            </w:rPr>
            <w:t>[מדד בגין/ידוע - כותרת]</w:t>
          </w:r>
        </w:p>
      </w:docPartBody>
    </w:docPart>
    <w:docPart>
      <w:docPartPr>
        <w:name w:val="6CF4E9F3C4BB40B6AF49103A753AF238"/>
        <w:category>
          <w:name w:val="כללי"/>
          <w:gallery w:val="placeholder"/>
        </w:category>
        <w:types>
          <w:type w:val="bbPlcHdr"/>
        </w:types>
        <w:behaviors>
          <w:behavior w:val="content"/>
        </w:behaviors>
        <w:guid w:val="{C40E6274-E424-4A65-98AE-4298E7F4DB54}"/>
      </w:docPartPr>
      <w:docPartBody>
        <w:p w:rsidR="00223BF5" w:rsidRDefault="00B66638" w:rsidP="00B66638">
          <w:pPr>
            <w:pStyle w:val="6CF4E9F3C4BB40B6AF49103A753AF238"/>
          </w:pPr>
          <w:r w:rsidRPr="003059F5">
            <w:rPr>
              <w:rStyle w:val="PlaceholderText"/>
              <w:rtl/>
            </w:rPr>
            <w:t>[מדד בסיס]</w:t>
          </w:r>
        </w:p>
      </w:docPartBody>
    </w:docPart>
    <w:docPart>
      <w:docPartPr>
        <w:name w:val="D836DF071493441185EC595AB47D599F"/>
        <w:category>
          <w:name w:val="כללי"/>
          <w:gallery w:val="placeholder"/>
        </w:category>
        <w:types>
          <w:type w:val="bbPlcHdr"/>
        </w:types>
        <w:behaviors>
          <w:behavior w:val="content"/>
        </w:behaviors>
        <w:guid w:val="{067494EB-D040-44F3-A35E-C6F47014136F}"/>
      </w:docPartPr>
      <w:docPartBody>
        <w:p w:rsidR="00223BF5" w:rsidRDefault="00B66638" w:rsidP="00B66638">
          <w:pPr>
            <w:pStyle w:val="D836DF071493441185EC595AB47D599F"/>
          </w:pPr>
          <w:r w:rsidRPr="003059F5">
            <w:rPr>
              <w:rStyle w:val="PlaceholderText"/>
              <w:rtl/>
            </w:rPr>
            <w:t>[נקודות מדד]</w:t>
          </w:r>
        </w:p>
      </w:docPartBody>
    </w:docPart>
    <w:docPart>
      <w:docPartPr>
        <w:name w:val="1B0FE9659B944119A41B71B884CDE202"/>
        <w:category>
          <w:name w:val="כללי"/>
          <w:gallery w:val="placeholder"/>
        </w:category>
        <w:types>
          <w:type w:val="bbPlcHdr"/>
        </w:types>
        <w:behaviors>
          <w:behavior w:val="content"/>
        </w:behaviors>
        <w:guid w:val="{F5A25C38-3A6D-4C07-8797-F425FBAED40A}"/>
      </w:docPartPr>
      <w:docPartBody>
        <w:p w:rsidR="00223BF5" w:rsidRDefault="00B66638" w:rsidP="00B66638">
          <w:pPr>
            <w:pStyle w:val="1B0FE9659B944119A41B71B884CDE202"/>
          </w:pPr>
          <w:r w:rsidRPr="003059F5">
            <w:rPr>
              <w:rStyle w:val="PlaceholderText"/>
              <w:rtl/>
            </w:rPr>
            <w:t>[תאריך חתימת חוזה]</w:t>
          </w:r>
        </w:p>
      </w:docPartBody>
    </w:docPart>
    <w:docPart>
      <w:docPartPr>
        <w:name w:val="81C8A0CFC7504C25B052E64F322C5E84"/>
        <w:category>
          <w:name w:val="כללי"/>
          <w:gallery w:val="placeholder"/>
        </w:category>
        <w:types>
          <w:type w:val="bbPlcHdr"/>
        </w:types>
        <w:behaviors>
          <w:behavior w:val="content"/>
        </w:behaviors>
        <w:guid w:val="{681F3080-2CBE-4B56-8F99-78067BDE8DA6}"/>
      </w:docPartPr>
      <w:docPartBody>
        <w:p w:rsidR="00223BF5" w:rsidRDefault="00B66638" w:rsidP="00B66638">
          <w:pPr>
            <w:pStyle w:val="81C8A0CFC7504C25B052E64F322C5E84"/>
          </w:pPr>
          <w:r w:rsidRPr="0027244C">
            <w:rPr>
              <w:rStyle w:val="PlaceholderText"/>
              <w:rtl/>
            </w:rPr>
            <w:t>[צד א בחוזה]</w:t>
          </w:r>
        </w:p>
      </w:docPartBody>
    </w:docPart>
    <w:docPart>
      <w:docPartPr>
        <w:name w:val="A04D0F8FAC2041F98E90788E296A6E81"/>
        <w:category>
          <w:name w:val="כללי"/>
          <w:gallery w:val="placeholder"/>
        </w:category>
        <w:types>
          <w:type w:val="bbPlcHdr"/>
        </w:types>
        <w:behaviors>
          <w:behavior w:val="content"/>
        </w:behaviors>
        <w:guid w:val="{BA0E832B-8FCC-4F6D-B389-CF68485F7E53}"/>
      </w:docPartPr>
      <w:docPartBody>
        <w:p w:rsidR="00223BF5" w:rsidRDefault="00B66638" w:rsidP="00B66638">
          <w:pPr>
            <w:pStyle w:val="A04D0F8FAC2041F98E90788E296A6E81"/>
          </w:pPr>
          <w:r w:rsidRPr="003059F5">
            <w:rPr>
              <w:rStyle w:val="PlaceholderText"/>
              <w:rtl/>
            </w:rPr>
            <w:t>[שם ספק]</w:t>
          </w:r>
        </w:p>
      </w:docPartBody>
    </w:docPart>
    <w:docPart>
      <w:docPartPr>
        <w:name w:val="F3078669B3524F64A2C046BD2ECAA5AB"/>
        <w:category>
          <w:name w:val="כללי"/>
          <w:gallery w:val="placeholder"/>
        </w:category>
        <w:types>
          <w:type w:val="bbPlcHdr"/>
        </w:types>
        <w:behaviors>
          <w:behavior w:val="content"/>
        </w:behaviors>
        <w:guid w:val="{C2BDAC16-EBFA-4D54-8ECD-51EA7EC90941}"/>
      </w:docPartPr>
      <w:docPartBody>
        <w:p w:rsidR="00223BF5" w:rsidRDefault="00B66638" w:rsidP="00B66638">
          <w:pPr>
            <w:pStyle w:val="F3078669B3524F64A2C046BD2ECAA5AB"/>
          </w:pPr>
          <w:r w:rsidRPr="003059F5">
            <w:rPr>
              <w:rStyle w:val="PlaceholderText"/>
              <w:rtl/>
            </w:rPr>
            <w:t>[שם ספק]</w:t>
          </w:r>
        </w:p>
      </w:docPartBody>
    </w:docPart>
    <w:docPart>
      <w:docPartPr>
        <w:name w:val="7492FC801BD0441AA4D898A446075364"/>
        <w:category>
          <w:name w:val="כללי"/>
          <w:gallery w:val="placeholder"/>
        </w:category>
        <w:types>
          <w:type w:val="bbPlcHdr"/>
        </w:types>
        <w:behaviors>
          <w:behavior w:val="content"/>
        </w:behaviors>
        <w:guid w:val="{E2AF8941-67F1-4153-8268-05EBBC158AE5}"/>
      </w:docPartPr>
      <w:docPartBody>
        <w:p w:rsidR="00223BF5" w:rsidRDefault="00B66638" w:rsidP="00B66638">
          <w:pPr>
            <w:pStyle w:val="7492FC801BD0441AA4D898A446075364"/>
          </w:pPr>
          <w:r w:rsidRPr="003059F5">
            <w:rPr>
              <w:rStyle w:val="PlaceholderText"/>
              <w:rtl/>
            </w:rPr>
            <w:t>[שם ספק]</w:t>
          </w:r>
        </w:p>
      </w:docPartBody>
    </w:docPart>
    <w:docPart>
      <w:docPartPr>
        <w:name w:val="12C10FE70E6F4224B9BEC0C151473EB8"/>
        <w:category>
          <w:name w:val="כללי"/>
          <w:gallery w:val="placeholder"/>
        </w:category>
        <w:types>
          <w:type w:val="bbPlcHdr"/>
        </w:types>
        <w:behaviors>
          <w:behavior w:val="content"/>
        </w:behaviors>
        <w:guid w:val="{C042262E-0B49-4DD0-918D-B29E6BDF93D6}"/>
      </w:docPartPr>
      <w:docPartBody>
        <w:p w:rsidR="00223BF5" w:rsidRDefault="00B66638" w:rsidP="00B66638">
          <w:pPr>
            <w:pStyle w:val="12C10FE70E6F4224B9BEC0C151473EB8"/>
          </w:pPr>
          <w:r w:rsidRPr="003059F5">
            <w:rPr>
              <w:rStyle w:val="PlaceholderText"/>
              <w:rtl/>
            </w:rPr>
            <w:t>[שם ספק]</w:t>
          </w:r>
        </w:p>
      </w:docPartBody>
    </w:docPart>
    <w:docPart>
      <w:docPartPr>
        <w:name w:val="7DEE94D47AC4487BA83E26227B1511BC"/>
        <w:category>
          <w:name w:val="כללי"/>
          <w:gallery w:val="placeholder"/>
        </w:category>
        <w:types>
          <w:type w:val="bbPlcHdr"/>
        </w:types>
        <w:behaviors>
          <w:behavior w:val="content"/>
        </w:behaviors>
        <w:guid w:val="{DB6105B5-0B55-4B04-84F7-CED51078C658}"/>
      </w:docPartPr>
      <w:docPartBody>
        <w:p w:rsidR="00223BF5" w:rsidRDefault="00B66638" w:rsidP="00B66638">
          <w:pPr>
            <w:pStyle w:val="7DEE94D47AC4487BA83E26227B1511BC"/>
          </w:pPr>
          <w:r w:rsidRPr="003059F5">
            <w:rPr>
              <w:rStyle w:val="PlaceholderText"/>
              <w:rtl/>
            </w:rPr>
            <w:t>[תבנית חוזה]</w:t>
          </w:r>
        </w:p>
      </w:docPartBody>
    </w:docPart>
    <w:docPart>
      <w:docPartPr>
        <w:name w:val="3DDE1654539A4EDDAA2783F0B74477BC"/>
        <w:category>
          <w:name w:val="כללי"/>
          <w:gallery w:val="placeholder"/>
        </w:category>
        <w:types>
          <w:type w:val="bbPlcHdr"/>
        </w:types>
        <w:behaviors>
          <w:behavior w:val="content"/>
        </w:behaviors>
        <w:guid w:val="{92AFC0FC-AD05-42E2-AE2A-7B1E41603FB1}"/>
      </w:docPartPr>
      <w:docPartBody>
        <w:p w:rsidR="00223BF5" w:rsidRDefault="00B66638" w:rsidP="00B66638">
          <w:pPr>
            <w:pStyle w:val="3DDE1654539A4EDDAA2783F0B74477BC"/>
          </w:pPr>
          <w:r w:rsidRPr="009D00D7">
            <w:rPr>
              <w:rStyle w:val="PlaceholderText"/>
              <w:rtl/>
            </w:rPr>
            <w:t>[שם הפרויקט]</w:t>
          </w:r>
        </w:p>
      </w:docPartBody>
    </w:docPart>
    <w:docPart>
      <w:docPartPr>
        <w:name w:val="5437A83E92B3463780E78397A83A176C"/>
        <w:category>
          <w:name w:val="כללי"/>
          <w:gallery w:val="placeholder"/>
        </w:category>
        <w:types>
          <w:type w:val="bbPlcHdr"/>
        </w:types>
        <w:behaviors>
          <w:behavior w:val="content"/>
        </w:behaviors>
        <w:guid w:val="{24B4359C-5B55-4845-B294-23356ADBD95B}"/>
      </w:docPartPr>
      <w:docPartBody>
        <w:p w:rsidR="00223BF5" w:rsidRDefault="00B66638" w:rsidP="00B66638">
          <w:pPr>
            <w:pStyle w:val="5437A83E92B3463780E78397A83A176C"/>
          </w:pPr>
          <w:r w:rsidRPr="003059F5">
            <w:rPr>
              <w:rStyle w:val="PlaceholderText"/>
              <w:rtl/>
            </w:rPr>
            <w:t>[שם ספק]</w:t>
          </w:r>
        </w:p>
      </w:docPartBody>
    </w:docPart>
    <w:docPart>
      <w:docPartPr>
        <w:name w:val="EDEA4191105145A5B4E43EC19FD84402"/>
        <w:category>
          <w:name w:val="כללי"/>
          <w:gallery w:val="placeholder"/>
        </w:category>
        <w:types>
          <w:type w:val="bbPlcHdr"/>
        </w:types>
        <w:behaviors>
          <w:behavior w:val="content"/>
        </w:behaviors>
        <w:guid w:val="{6A4DE757-ADE6-4E3A-85F5-989EEB1F5C0B}"/>
      </w:docPartPr>
      <w:docPartBody>
        <w:p w:rsidR="00223BF5" w:rsidRDefault="00B66638" w:rsidP="00B66638">
          <w:pPr>
            <w:pStyle w:val="EDEA4191105145A5B4E43EC19FD84402"/>
          </w:pPr>
          <w:r w:rsidRPr="003059F5">
            <w:rPr>
              <w:rStyle w:val="PlaceholderText"/>
              <w:rtl/>
            </w:rPr>
            <w:t>[שם ספק]</w:t>
          </w:r>
        </w:p>
      </w:docPartBody>
    </w:docPart>
    <w:docPart>
      <w:docPartPr>
        <w:name w:val="C78DCCC7C7BC4F03BAB0D20362496CDE"/>
        <w:category>
          <w:name w:val="כללי"/>
          <w:gallery w:val="placeholder"/>
        </w:category>
        <w:types>
          <w:type w:val="bbPlcHdr"/>
        </w:types>
        <w:behaviors>
          <w:behavior w:val="content"/>
        </w:behaviors>
        <w:guid w:val="{D89B511B-69AD-41D6-978C-DC92F843BD83}"/>
      </w:docPartPr>
      <w:docPartBody>
        <w:p w:rsidR="0008167F" w:rsidRDefault="00002D11">
          <w:r w:rsidRPr="00F3672F">
            <w:rPr>
              <w:rStyle w:val="PlaceholderText"/>
              <w:rtl/>
            </w:rPr>
            <w:t>[שם ספק]</w:t>
          </w:r>
        </w:p>
      </w:docPartBody>
    </w:docPart>
    <w:docPart>
      <w:docPartPr>
        <w:name w:val="0EFC45A65FF840959F257E4CD533F2B5"/>
        <w:category>
          <w:name w:val="כללי"/>
          <w:gallery w:val="placeholder"/>
        </w:category>
        <w:types>
          <w:type w:val="bbPlcHdr"/>
        </w:types>
        <w:behaviors>
          <w:behavior w:val="content"/>
        </w:behaviors>
        <w:guid w:val="{82622BEB-FBB5-446C-BD59-AE872BC31FCD}"/>
      </w:docPartPr>
      <w:docPartBody>
        <w:p w:rsidR="0008167F" w:rsidRDefault="00002D11" w:rsidP="00002D11">
          <w:pPr>
            <w:pStyle w:val="0EFC45A65FF840959F257E4CD533F2B5"/>
          </w:pPr>
          <w:r w:rsidRPr="00F3672F">
            <w:rPr>
              <w:rStyle w:val="PlaceholderText"/>
              <w:rtl/>
            </w:rPr>
            <w:t>[שם ספק]</w:t>
          </w:r>
        </w:p>
      </w:docPartBody>
    </w:docPart>
    <w:docPart>
      <w:docPartPr>
        <w:name w:val="B9C33F0C86DB4CBC9F2EE570B237EC30"/>
        <w:category>
          <w:name w:val="כללי"/>
          <w:gallery w:val="placeholder"/>
        </w:category>
        <w:types>
          <w:type w:val="bbPlcHdr"/>
        </w:types>
        <w:behaviors>
          <w:behavior w:val="content"/>
        </w:behaviors>
        <w:guid w:val="{6F69DD86-588C-46BC-8052-32277E7F2ED4}"/>
      </w:docPartPr>
      <w:docPartBody>
        <w:p w:rsidR="0008167F" w:rsidRDefault="00002D11" w:rsidP="00002D11">
          <w:pPr>
            <w:pStyle w:val="B9C33F0C86DB4CBC9F2EE570B237EC30"/>
          </w:pPr>
          <w:r w:rsidRPr="00C5438E">
            <w:rPr>
              <w:rStyle w:val="PlaceholderText"/>
              <w:rtl/>
            </w:rPr>
            <w:t>[צד א בחוזה]</w:t>
          </w:r>
        </w:p>
      </w:docPartBody>
    </w:docPart>
    <w:docPart>
      <w:docPartPr>
        <w:name w:val="37EF0F13E9C0405CB8B31464D7DDE7DD"/>
        <w:category>
          <w:name w:val="כללי"/>
          <w:gallery w:val="placeholder"/>
        </w:category>
        <w:types>
          <w:type w:val="bbPlcHdr"/>
        </w:types>
        <w:behaviors>
          <w:behavior w:val="content"/>
        </w:behaviors>
        <w:guid w:val="{F765B854-D7CD-4A69-B40C-027A6D62D784}"/>
      </w:docPartPr>
      <w:docPartBody>
        <w:p w:rsidR="0008167F" w:rsidRDefault="00002D11" w:rsidP="00002D11">
          <w:pPr>
            <w:pStyle w:val="37EF0F13E9C0405CB8B31464D7DDE7DD"/>
          </w:pPr>
          <w:r w:rsidRPr="003059F5">
            <w:rPr>
              <w:rStyle w:val="PlaceholderText"/>
              <w:rtl/>
            </w:rPr>
            <w:t>[שם ספק]</w:t>
          </w:r>
        </w:p>
      </w:docPartBody>
    </w:docPart>
    <w:docPart>
      <w:docPartPr>
        <w:name w:val="5FE07EE7E2E74D478FA009B500853FD7"/>
        <w:category>
          <w:name w:val="כללי"/>
          <w:gallery w:val="placeholder"/>
        </w:category>
        <w:types>
          <w:type w:val="bbPlcHdr"/>
        </w:types>
        <w:behaviors>
          <w:behavior w:val="content"/>
        </w:behaviors>
        <w:guid w:val="{7D9B5548-5340-4108-ABDF-65241EAAD271}"/>
      </w:docPartPr>
      <w:docPartBody>
        <w:p w:rsidR="0008167F" w:rsidRDefault="00002D11" w:rsidP="00002D11">
          <w:pPr>
            <w:pStyle w:val="5FE07EE7E2E74D478FA009B500853FD7"/>
          </w:pPr>
          <w:r w:rsidRPr="003059F5">
            <w:rPr>
              <w:rStyle w:val="PlaceholderText"/>
              <w:rtl/>
            </w:rPr>
            <w:t>[שם אתר]</w:t>
          </w:r>
        </w:p>
      </w:docPartBody>
    </w:docPart>
    <w:docPart>
      <w:docPartPr>
        <w:name w:val="1F4F55CEDFFB4FE7B66AFC474F42EBD2"/>
        <w:category>
          <w:name w:val="כללי"/>
          <w:gallery w:val="placeholder"/>
        </w:category>
        <w:types>
          <w:type w:val="bbPlcHdr"/>
        </w:types>
        <w:behaviors>
          <w:behavior w:val="content"/>
        </w:behaviors>
        <w:guid w:val="{542AAC87-2A3F-432B-A031-54D8046A1D63}"/>
      </w:docPartPr>
      <w:docPartBody>
        <w:p w:rsidR="0008167F" w:rsidRDefault="00002D11" w:rsidP="00002D11">
          <w:pPr>
            <w:pStyle w:val="1F4F55CEDFFB4FE7B66AFC474F42EBD2"/>
          </w:pPr>
          <w:r w:rsidRPr="003059F5">
            <w:rPr>
              <w:rStyle w:val="PlaceholderText"/>
              <w:rtl/>
            </w:rPr>
            <w:t>[תיאור עבודה]</w:t>
          </w:r>
        </w:p>
      </w:docPartBody>
    </w:docPart>
    <w:docPart>
      <w:docPartPr>
        <w:name w:val="19C998693DD34AA5A314AA74F723B7A9"/>
        <w:category>
          <w:name w:val="כללי"/>
          <w:gallery w:val="placeholder"/>
        </w:category>
        <w:types>
          <w:type w:val="bbPlcHdr"/>
        </w:types>
        <w:behaviors>
          <w:behavior w:val="content"/>
        </w:behaviors>
        <w:guid w:val="{B34C3C64-EEF3-49E9-9F39-B6C057D0F546}"/>
      </w:docPartPr>
      <w:docPartBody>
        <w:p w:rsidR="0008167F" w:rsidRDefault="00002D11" w:rsidP="00002D11">
          <w:pPr>
            <w:pStyle w:val="19C998693DD34AA5A314AA74F723B7A9"/>
          </w:pPr>
          <w:r w:rsidRPr="003059F5">
            <w:rPr>
              <w:rStyle w:val="PlaceholderText"/>
              <w:rtl/>
            </w:rPr>
            <w:t>[שם ספק]</w:t>
          </w:r>
        </w:p>
      </w:docPartBody>
    </w:docPart>
    <w:docPart>
      <w:docPartPr>
        <w:name w:val="E3831BE528E047968132AA680B2D5110"/>
        <w:category>
          <w:name w:val="כללי"/>
          <w:gallery w:val="placeholder"/>
        </w:category>
        <w:types>
          <w:type w:val="bbPlcHdr"/>
        </w:types>
        <w:behaviors>
          <w:behavior w:val="content"/>
        </w:behaviors>
        <w:guid w:val="{1BD8D62C-7C27-48DA-8792-1AE919E6B0F5}"/>
      </w:docPartPr>
      <w:docPartBody>
        <w:p w:rsidR="0008167F" w:rsidRDefault="00002D11" w:rsidP="00002D11">
          <w:pPr>
            <w:pStyle w:val="E3831BE528E047968132AA680B2D5110"/>
          </w:pPr>
          <w:r w:rsidRPr="00C5438E">
            <w:rPr>
              <w:rStyle w:val="PlaceholderText"/>
              <w:rtl/>
            </w:rPr>
            <w:t>[צד א בחוזה]</w:t>
          </w:r>
        </w:p>
      </w:docPartBody>
    </w:docPart>
    <w:docPart>
      <w:docPartPr>
        <w:name w:val="47FDFDD66BFC4956BFC623AEE6824888"/>
        <w:category>
          <w:name w:val="כללי"/>
          <w:gallery w:val="placeholder"/>
        </w:category>
        <w:types>
          <w:type w:val="bbPlcHdr"/>
        </w:types>
        <w:behaviors>
          <w:behavior w:val="content"/>
        </w:behaviors>
        <w:guid w:val="{14247A23-5D9C-463E-8C37-24FCE9295228}"/>
      </w:docPartPr>
      <w:docPartBody>
        <w:p w:rsidR="0008167F" w:rsidRDefault="00002D11" w:rsidP="00002D11">
          <w:pPr>
            <w:pStyle w:val="47FDFDD66BFC4956BFC623AEE6824888"/>
          </w:pPr>
          <w:r w:rsidRPr="003059F5">
            <w:rPr>
              <w:rStyle w:val="PlaceholderText"/>
              <w:rtl/>
            </w:rPr>
            <w:t>[שם אתר]</w:t>
          </w:r>
        </w:p>
      </w:docPartBody>
    </w:docPart>
    <w:docPart>
      <w:docPartPr>
        <w:name w:val="5DBCD5AEF2F84B749FA9674FD5D43668"/>
        <w:category>
          <w:name w:val="כללי"/>
          <w:gallery w:val="placeholder"/>
        </w:category>
        <w:types>
          <w:type w:val="bbPlcHdr"/>
        </w:types>
        <w:behaviors>
          <w:behavior w:val="content"/>
        </w:behaviors>
        <w:guid w:val="{85A196AA-4BB1-4202-AF33-9A9332502A6E}"/>
      </w:docPartPr>
      <w:docPartBody>
        <w:p w:rsidR="0008167F" w:rsidRDefault="00002D11" w:rsidP="00002D11">
          <w:pPr>
            <w:pStyle w:val="5DBCD5AEF2F84B749FA9674FD5D43668"/>
          </w:pPr>
          <w:r w:rsidRPr="003059F5">
            <w:rPr>
              <w:rStyle w:val="PlaceholderText"/>
              <w:rtl/>
            </w:rPr>
            <w:t>[תאריך חתימת חוזה]</w:t>
          </w:r>
        </w:p>
      </w:docPartBody>
    </w:docPart>
    <w:docPart>
      <w:docPartPr>
        <w:name w:val="DF8FA59E2C4D4C17BFE1C5C0C9C61907"/>
        <w:category>
          <w:name w:val="כללי"/>
          <w:gallery w:val="placeholder"/>
        </w:category>
        <w:types>
          <w:type w:val="bbPlcHdr"/>
        </w:types>
        <w:behaviors>
          <w:behavior w:val="content"/>
        </w:behaviors>
        <w:guid w:val="{B654FE17-921A-4B4C-8522-B80703693F1D}"/>
      </w:docPartPr>
      <w:docPartBody>
        <w:p w:rsidR="0008167F" w:rsidRDefault="00002D11" w:rsidP="00002D11">
          <w:pPr>
            <w:pStyle w:val="DF8FA59E2C4D4C17BFE1C5C0C9C61907"/>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2D11"/>
    <w:rsid w:val="000046A2"/>
    <w:rsid w:val="00015D7F"/>
    <w:rsid w:val="0008167F"/>
    <w:rsid w:val="00172407"/>
    <w:rsid w:val="00223BF5"/>
    <w:rsid w:val="0032380B"/>
    <w:rsid w:val="003D3172"/>
    <w:rsid w:val="006865A5"/>
    <w:rsid w:val="00874A5F"/>
    <w:rsid w:val="00B66638"/>
    <w:rsid w:val="00C7169F"/>
    <w:rsid w:val="00FA55C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2D11"/>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9970B091003747E4836FA045B6EFF713">
    <w:name w:val="9970B091003747E4836FA045B6EFF713"/>
    <w:rsid w:val="00B66638"/>
    <w:pPr>
      <w:bidi/>
    </w:pPr>
  </w:style>
  <w:style w:type="paragraph" w:customStyle="1" w:styleId="0E08446C9890437AB5380797D9AAD797">
    <w:name w:val="0E08446C9890437AB5380797D9AAD797"/>
    <w:rsid w:val="00B66638"/>
    <w:pPr>
      <w:bidi/>
    </w:pPr>
  </w:style>
  <w:style w:type="paragraph" w:customStyle="1" w:styleId="7748D2B8613945338A3A545675197DE8">
    <w:name w:val="7748D2B8613945338A3A545675197DE8"/>
    <w:rsid w:val="00B66638"/>
    <w:pPr>
      <w:bidi/>
    </w:pPr>
  </w:style>
  <w:style w:type="paragraph" w:customStyle="1" w:styleId="E5E15C3F1D6D4EDF86BCD03352A54B60">
    <w:name w:val="E5E15C3F1D6D4EDF86BCD03352A54B60"/>
    <w:rsid w:val="00B66638"/>
    <w:pPr>
      <w:bidi/>
    </w:pPr>
  </w:style>
  <w:style w:type="paragraph" w:customStyle="1" w:styleId="5A840B3F642E4786914A0ADA022A5B65">
    <w:name w:val="5A840B3F642E4786914A0ADA022A5B65"/>
    <w:rsid w:val="00B66638"/>
    <w:pPr>
      <w:bidi/>
    </w:pPr>
  </w:style>
  <w:style w:type="paragraph" w:customStyle="1" w:styleId="344D92C3C0B240B0A5F6191FA36B1C65">
    <w:name w:val="344D92C3C0B240B0A5F6191FA36B1C65"/>
    <w:rsid w:val="00B66638"/>
    <w:pPr>
      <w:bidi/>
    </w:pPr>
  </w:style>
  <w:style w:type="paragraph" w:customStyle="1" w:styleId="7B59E8B27B2F46F7A7EAB17D0229FD16">
    <w:name w:val="7B59E8B27B2F46F7A7EAB17D0229FD16"/>
    <w:rsid w:val="00B66638"/>
    <w:pPr>
      <w:bidi/>
    </w:pPr>
  </w:style>
  <w:style w:type="paragraph" w:customStyle="1" w:styleId="73B25228A8C24B569CEBCAD6B6099438">
    <w:name w:val="73B25228A8C24B569CEBCAD6B6099438"/>
    <w:rsid w:val="00B66638"/>
    <w:pPr>
      <w:bidi/>
    </w:pPr>
  </w:style>
  <w:style w:type="paragraph" w:customStyle="1" w:styleId="3E79612BB8CD476D90D0973CD144BBD8">
    <w:name w:val="3E79612BB8CD476D90D0973CD144BBD8"/>
    <w:rsid w:val="00B66638"/>
    <w:pPr>
      <w:bidi/>
    </w:pPr>
  </w:style>
  <w:style w:type="paragraph" w:customStyle="1" w:styleId="7A2E55B347A1403AB8A26EF930D8F5BA">
    <w:name w:val="7A2E55B347A1403AB8A26EF930D8F5BA"/>
    <w:rsid w:val="00B66638"/>
    <w:pPr>
      <w:bidi/>
    </w:pPr>
  </w:style>
  <w:style w:type="paragraph" w:customStyle="1" w:styleId="D5A18AD6EBE4487EACD21B30C3590A34">
    <w:name w:val="D5A18AD6EBE4487EACD21B30C3590A34"/>
    <w:rsid w:val="00B66638"/>
    <w:pPr>
      <w:bidi/>
    </w:pPr>
  </w:style>
  <w:style w:type="paragraph" w:customStyle="1" w:styleId="E32423C4CA78411D942CD2BBBF0F8DD1">
    <w:name w:val="E32423C4CA78411D942CD2BBBF0F8DD1"/>
    <w:rsid w:val="00B66638"/>
    <w:pPr>
      <w:bidi/>
    </w:pPr>
  </w:style>
  <w:style w:type="paragraph" w:customStyle="1" w:styleId="7B48594FB750459D974598310523838C">
    <w:name w:val="7B48594FB750459D974598310523838C"/>
    <w:rsid w:val="00B66638"/>
    <w:pPr>
      <w:bidi/>
    </w:pPr>
  </w:style>
  <w:style w:type="paragraph" w:customStyle="1" w:styleId="9C57209DEE9D44A5A0AFAF1166799494">
    <w:name w:val="9C57209DEE9D44A5A0AFAF1166799494"/>
    <w:rsid w:val="00B66638"/>
    <w:pPr>
      <w:bidi/>
    </w:pPr>
  </w:style>
  <w:style w:type="paragraph" w:customStyle="1" w:styleId="10F5C76B294F467BBDF9E5D7E9E056F7">
    <w:name w:val="10F5C76B294F467BBDF9E5D7E9E056F7"/>
    <w:rsid w:val="00B66638"/>
    <w:pPr>
      <w:bidi/>
    </w:pPr>
  </w:style>
  <w:style w:type="paragraph" w:customStyle="1" w:styleId="1DD35DB313974BDEBDBB47811F7AA805">
    <w:name w:val="1DD35DB313974BDEBDBB47811F7AA805"/>
    <w:rsid w:val="00B66638"/>
    <w:pPr>
      <w:bidi/>
    </w:pPr>
  </w:style>
  <w:style w:type="paragraph" w:customStyle="1" w:styleId="BEB874EB332C46C7B43A739B9BBEB194">
    <w:name w:val="BEB874EB332C46C7B43A739B9BBEB194"/>
    <w:rsid w:val="00B66638"/>
    <w:pPr>
      <w:bidi/>
    </w:pPr>
  </w:style>
  <w:style w:type="paragraph" w:customStyle="1" w:styleId="FB1B626FD21641E9A83B074E0418A128">
    <w:name w:val="FB1B626FD21641E9A83B074E0418A128"/>
    <w:rsid w:val="00B66638"/>
    <w:pPr>
      <w:bidi/>
    </w:pPr>
  </w:style>
  <w:style w:type="paragraph" w:customStyle="1" w:styleId="EE636E82F76F4CDEA2CCA036C51BF98B">
    <w:name w:val="EE636E82F76F4CDEA2CCA036C51BF98B"/>
    <w:rsid w:val="00B66638"/>
    <w:pPr>
      <w:bidi/>
    </w:pPr>
  </w:style>
  <w:style w:type="paragraph" w:customStyle="1" w:styleId="82E320F7A3D84E50B80452CB019917A4">
    <w:name w:val="82E320F7A3D84E50B80452CB019917A4"/>
    <w:rsid w:val="00B66638"/>
    <w:pPr>
      <w:bidi/>
    </w:pPr>
  </w:style>
  <w:style w:type="paragraph" w:customStyle="1" w:styleId="8CA53A5E1BFB4114A179C788BCC9CEC2">
    <w:name w:val="8CA53A5E1BFB4114A179C788BCC9CEC2"/>
    <w:rsid w:val="00B66638"/>
    <w:pPr>
      <w:bidi/>
    </w:pPr>
  </w:style>
  <w:style w:type="paragraph" w:customStyle="1" w:styleId="E7D608607D8A48F3AEDD725E99C02C30">
    <w:name w:val="E7D608607D8A48F3AEDD725E99C02C30"/>
    <w:rsid w:val="00B66638"/>
    <w:pPr>
      <w:bidi/>
    </w:pPr>
  </w:style>
  <w:style w:type="paragraph" w:customStyle="1" w:styleId="F75ACD1BE3C34DDD94001F1B1B7E051F">
    <w:name w:val="F75ACD1BE3C34DDD94001F1B1B7E051F"/>
    <w:rsid w:val="00B66638"/>
    <w:pPr>
      <w:bidi/>
    </w:pPr>
  </w:style>
  <w:style w:type="paragraph" w:customStyle="1" w:styleId="ECA626267DE84EAB83F87D3F53948A3E">
    <w:name w:val="ECA626267DE84EAB83F87D3F53948A3E"/>
    <w:rsid w:val="00B66638"/>
    <w:pPr>
      <w:bidi/>
    </w:pPr>
  </w:style>
  <w:style w:type="paragraph" w:customStyle="1" w:styleId="6CF4E9F3C4BB40B6AF49103A753AF238">
    <w:name w:val="6CF4E9F3C4BB40B6AF49103A753AF238"/>
    <w:rsid w:val="00B66638"/>
    <w:pPr>
      <w:bidi/>
    </w:pPr>
  </w:style>
  <w:style w:type="paragraph" w:customStyle="1" w:styleId="D836DF071493441185EC595AB47D599F">
    <w:name w:val="D836DF071493441185EC595AB47D599F"/>
    <w:rsid w:val="00B66638"/>
    <w:pPr>
      <w:bidi/>
    </w:pPr>
  </w:style>
  <w:style w:type="paragraph" w:customStyle="1" w:styleId="1B0FE9659B944119A41B71B884CDE202">
    <w:name w:val="1B0FE9659B944119A41B71B884CDE202"/>
    <w:rsid w:val="00B66638"/>
    <w:pPr>
      <w:bidi/>
    </w:pPr>
  </w:style>
  <w:style w:type="paragraph" w:customStyle="1" w:styleId="81C8A0CFC7504C25B052E64F322C5E84">
    <w:name w:val="81C8A0CFC7504C25B052E64F322C5E84"/>
    <w:rsid w:val="00B66638"/>
    <w:pPr>
      <w:bidi/>
    </w:pPr>
  </w:style>
  <w:style w:type="paragraph" w:customStyle="1" w:styleId="A04D0F8FAC2041F98E90788E296A6E81">
    <w:name w:val="A04D0F8FAC2041F98E90788E296A6E81"/>
    <w:rsid w:val="00B66638"/>
    <w:pPr>
      <w:bidi/>
    </w:pPr>
  </w:style>
  <w:style w:type="paragraph" w:customStyle="1" w:styleId="F3078669B3524F64A2C046BD2ECAA5AB">
    <w:name w:val="F3078669B3524F64A2C046BD2ECAA5AB"/>
    <w:rsid w:val="00B66638"/>
    <w:pPr>
      <w:bidi/>
    </w:pPr>
  </w:style>
  <w:style w:type="paragraph" w:customStyle="1" w:styleId="7492FC801BD0441AA4D898A446075364">
    <w:name w:val="7492FC801BD0441AA4D898A446075364"/>
    <w:rsid w:val="00B66638"/>
    <w:pPr>
      <w:bidi/>
    </w:pPr>
  </w:style>
  <w:style w:type="paragraph" w:customStyle="1" w:styleId="12C10FE70E6F4224B9BEC0C151473EB8">
    <w:name w:val="12C10FE70E6F4224B9BEC0C151473EB8"/>
    <w:rsid w:val="00B66638"/>
    <w:pPr>
      <w:bidi/>
    </w:pPr>
  </w:style>
  <w:style w:type="paragraph" w:customStyle="1" w:styleId="7DEE94D47AC4487BA83E26227B1511BC">
    <w:name w:val="7DEE94D47AC4487BA83E26227B1511BC"/>
    <w:rsid w:val="00B66638"/>
    <w:pPr>
      <w:bidi/>
    </w:pPr>
  </w:style>
  <w:style w:type="paragraph" w:customStyle="1" w:styleId="3DDE1654539A4EDDAA2783F0B74477BC">
    <w:name w:val="3DDE1654539A4EDDAA2783F0B74477BC"/>
    <w:rsid w:val="00B66638"/>
    <w:pPr>
      <w:bidi/>
    </w:pPr>
  </w:style>
  <w:style w:type="paragraph" w:customStyle="1" w:styleId="5437A83E92B3463780E78397A83A176C">
    <w:name w:val="5437A83E92B3463780E78397A83A176C"/>
    <w:rsid w:val="00B66638"/>
    <w:pPr>
      <w:bidi/>
    </w:pPr>
  </w:style>
  <w:style w:type="paragraph" w:customStyle="1" w:styleId="EDEA4191105145A5B4E43EC19FD84402">
    <w:name w:val="EDEA4191105145A5B4E43EC19FD84402"/>
    <w:rsid w:val="00B66638"/>
    <w:pPr>
      <w:bidi/>
    </w:pPr>
  </w:style>
  <w:style w:type="paragraph" w:customStyle="1" w:styleId="40D382D5C4724A0B810B7005BD911C3A">
    <w:name w:val="40D382D5C4724A0B810B7005BD911C3A"/>
    <w:rsid w:val="00B66638"/>
    <w:pPr>
      <w:bidi/>
    </w:pPr>
  </w:style>
  <w:style w:type="paragraph" w:customStyle="1" w:styleId="17EDA4E0A3634E7BBDA8CEDCA9EE5542">
    <w:name w:val="17EDA4E0A3634E7BBDA8CEDCA9EE5542"/>
    <w:rsid w:val="00B66638"/>
    <w:pPr>
      <w:bidi/>
    </w:pPr>
  </w:style>
  <w:style w:type="paragraph" w:customStyle="1" w:styleId="A094D93F76ED4248A4432D43D0D9F832">
    <w:name w:val="A094D93F76ED4248A4432D43D0D9F832"/>
    <w:rsid w:val="00B66638"/>
    <w:pPr>
      <w:bidi/>
    </w:pPr>
  </w:style>
  <w:style w:type="paragraph" w:customStyle="1" w:styleId="2590BE8C97D840FDA665D56EBE1E9424">
    <w:name w:val="2590BE8C97D840FDA665D56EBE1E9424"/>
    <w:rsid w:val="00B66638"/>
    <w:pPr>
      <w:bidi/>
    </w:pPr>
  </w:style>
  <w:style w:type="paragraph" w:customStyle="1" w:styleId="AE3D38CC3DEB4297B741360C625F9098">
    <w:name w:val="AE3D38CC3DEB4297B741360C625F9098"/>
    <w:rsid w:val="00B66638"/>
    <w:pPr>
      <w:bidi/>
    </w:pPr>
  </w:style>
  <w:style w:type="paragraph" w:customStyle="1" w:styleId="0EFC45A65FF840959F257E4CD533F2B5">
    <w:name w:val="0EFC45A65FF840959F257E4CD533F2B5"/>
    <w:rsid w:val="00002D11"/>
    <w:pPr>
      <w:bidi/>
    </w:pPr>
  </w:style>
  <w:style w:type="paragraph" w:customStyle="1" w:styleId="DDF490A1AEE940D7A8B61825352AA089">
    <w:name w:val="DDF490A1AEE940D7A8B61825352AA089"/>
    <w:rsid w:val="00002D11"/>
    <w:pPr>
      <w:bidi/>
    </w:pPr>
  </w:style>
  <w:style w:type="paragraph" w:customStyle="1" w:styleId="B9C33F0C86DB4CBC9F2EE570B237EC30">
    <w:name w:val="B9C33F0C86DB4CBC9F2EE570B237EC30"/>
    <w:rsid w:val="00002D11"/>
    <w:pPr>
      <w:bidi/>
    </w:pPr>
  </w:style>
  <w:style w:type="paragraph" w:customStyle="1" w:styleId="37EF0F13E9C0405CB8B31464D7DDE7DD">
    <w:name w:val="37EF0F13E9C0405CB8B31464D7DDE7DD"/>
    <w:rsid w:val="00002D11"/>
    <w:pPr>
      <w:bidi/>
    </w:pPr>
  </w:style>
  <w:style w:type="paragraph" w:customStyle="1" w:styleId="5FE07EE7E2E74D478FA009B500853FD7">
    <w:name w:val="5FE07EE7E2E74D478FA009B500853FD7"/>
    <w:rsid w:val="00002D11"/>
    <w:pPr>
      <w:bidi/>
    </w:pPr>
  </w:style>
  <w:style w:type="paragraph" w:customStyle="1" w:styleId="1F4F55CEDFFB4FE7B66AFC474F42EBD2">
    <w:name w:val="1F4F55CEDFFB4FE7B66AFC474F42EBD2"/>
    <w:rsid w:val="00002D11"/>
    <w:pPr>
      <w:bidi/>
    </w:pPr>
  </w:style>
  <w:style w:type="paragraph" w:customStyle="1" w:styleId="19C998693DD34AA5A314AA74F723B7A9">
    <w:name w:val="19C998693DD34AA5A314AA74F723B7A9"/>
    <w:rsid w:val="00002D11"/>
    <w:pPr>
      <w:bidi/>
    </w:pPr>
  </w:style>
  <w:style w:type="paragraph" w:customStyle="1" w:styleId="E3831BE528E047968132AA680B2D5110">
    <w:name w:val="E3831BE528E047968132AA680B2D5110"/>
    <w:rsid w:val="00002D11"/>
    <w:pPr>
      <w:bidi/>
    </w:pPr>
  </w:style>
  <w:style w:type="paragraph" w:customStyle="1" w:styleId="47FDFDD66BFC4956BFC623AEE6824888">
    <w:name w:val="47FDFDD66BFC4956BFC623AEE6824888"/>
    <w:rsid w:val="00002D11"/>
    <w:pPr>
      <w:bidi/>
    </w:pPr>
  </w:style>
  <w:style w:type="paragraph" w:customStyle="1" w:styleId="5DBCD5AEF2F84B749FA9674FD5D43668">
    <w:name w:val="5DBCD5AEF2F84B749FA9674FD5D43668"/>
    <w:rsid w:val="00002D11"/>
    <w:pPr>
      <w:bidi/>
    </w:pPr>
  </w:style>
  <w:style w:type="paragraph" w:customStyle="1" w:styleId="DF8FA59E2C4D4C17BFE1C5C0C9C61907">
    <w:name w:val="DF8FA59E2C4D4C17BFE1C5C0C9C61907"/>
    <w:rsid w:val="00002D1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C8B70-642C-4AAA-8A2C-0E6EDEB48817}"/>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81709D4C-33DC-48CC-AC7E-130A245806EE}">
  <ds:schemaRefs>
    <ds:schemaRef ds:uri="http://schemas.microsoft.com/sharepoint/v3"/>
    <ds:schemaRef ds:uri="http://purl.org/dc/terms/"/>
    <ds:schemaRef ds:uri="http://schemas.microsoft.com/office/2006/documentManagement/types"/>
    <ds:schemaRef ds:uri="http://purl.org/dc/dcmitype/"/>
    <ds:schemaRef ds:uri="e82e0497-401b-493b-ab66-61f85c09ed30"/>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4521FF5B-FC9E-470E-A2DE-74D82BCF71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523183D-63FD-46B4-9CFE-C7D0612343B3}">
  <ds:schemaRefs>
    <ds:schemaRef ds:uri="http://schemas.microsoft.com/office/2006/metadata/customXsn"/>
  </ds:schemaRefs>
</ds:datastoreItem>
</file>

<file path=customXml/itemProps6.xml><?xml version="1.0" encoding="utf-8"?>
<ds:datastoreItem xmlns:ds="http://schemas.openxmlformats.org/officeDocument/2006/customXml" ds:itemID="{D5DDC42D-2587-44D7-B7B4-240889D8C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37</Pages>
  <Words>10153</Words>
  <Characters>50770</Characters>
  <Application>Microsoft Office Word</Application>
  <DocSecurity>0</DocSecurity>
  <Lines>423</Lines>
  <Paragraphs>121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60802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22</cp:revision>
  <cp:lastPrinted>2022-04-13T11:27:00Z</cp:lastPrinted>
  <dcterms:created xsi:type="dcterms:W3CDTF">2022-03-20T09:52:00Z</dcterms:created>
  <dcterms:modified xsi:type="dcterms:W3CDTF">2022-04-13T11:27:00Z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0844fa7e-4c06-46b3-835a-cfd9323d05cf</vt:lpwstr>
  </property>
</Properties>
</file>