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DDA370"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D3DAA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77FFC6"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9C373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FFA64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79AD574"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9FB6695"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46412">
        <w:rPr>
          <w:rFonts w:ascii="Times New Roman" w:eastAsia="Times New Roman" w:hAnsi="Times New Roman" w:cs="David"/>
          <w:bCs/>
          <w:i/>
          <w:iCs/>
          <w:noProof/>
          <w:sz w:val="24"/>
          <w:szCs w:val="24"/>
        </w:rPr>
        <w:drawing>
          <wp:inline distT="0" distB="0" distL="0" distR="0" wp14:anchorId="2E8D26B2" wp14:editId="78125267">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C9B38C0"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9DCD055"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30F14B" w14:textId="77777777" w:rsidR="0001560F" w:rsidRPr="00046412"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A5AEBA" w14:textId="77777777" w:rsidR="0001560F" w:rsidRPr="00046412"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2CDF61" w14:textId="77777777" w:rsidR="0001560F" w:rsidRPr="00046412"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823C7D"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46412">
        <w:rPr>
          <w:rFonts w:ascii="Times New Roman" w:eastAsia="Times New Roman" w:hAnsi="Times New Roman" w:cs="David" w:hint="cs"/>
          <w:bCs/>
          <w:sz w:val="32"/>
          <w:szCs w:val="32"/>
          <w:u w:val="single"/>
          <w:rtl/>
          <w:lang w:eastAsia="he-IL"/>
        </w:rPr>
        <w:t xml:space="preserve">חוזה </w:t>
      </w:r>
      <w:r w:rsidR="00B06D6A" w:rsidRPr="00046412">
        <w:rPr>
          <w:rFonts w:ascii="Times New Roman" w:eastAsia="Times New Roman" w:hAnsi="Times New Roman" w:cs="David" w:hint="cs"/>
          <w:bCs/>
          <w:sz w:val="32"/>
          <w:szCs w:val="32"/>
          <w:u w:val="single"/>
          <w:rtl/>
          <w:lang w:eastAsia="he-IL"/>
        </w:rPr>
        <w:t>יועץ</w:t>
      </w:r>
      <w:r w:rsidRPr="00046412">
        <w:rPr>
          <w:rFonts w:ascii="Times New Roman" w:eastAsia="Times New Roman" w:hAnsi="Times New Roman" w:cs="David" w:hint="cs"/>
          <w:bCs/>
          <w:sz w:val="32"/>
          <w:szCs w:val="32"/>
          <w:u w:val="single"/>
          <w:rtl/>
          <w:lang w:eastAsia="he-IL"/>
        </w:rPr>
        <w:t xml:space="preserve"> קרינה אלקטרו-מגנטית</w:t>
      </w:r>
    </w:p>
    <w:p w14:paraId="215786B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D7E54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82F975"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A8C73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F01872"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E6AA7A"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26D4B9"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0A3612866FCC4FB2A94F3BB6973F2C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7BBA536" w14:textId="77777777" w:rsidR="0001560F" w:rsidRPr="00046412" w:rsidRDefault="00925FEB"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46412">
            <w:rPr>
              <w:rFonts w:ascii="Times New Roman" w:eastAsia="Times New Roman" w:hAnsi="Times New Roman" w:cs="David"/>
              <w:bCs/>
              <w:sz w:val="32"/>
              <w:szCs w:val="32"/>
              <w:u w:val="single"/>
              <w:rtl/>
              <w:lang w:eastAsia="he-IL"/>
            </w:rPr>
            <w:t xml:space="preserve">אגמי הכרמל </w:t>
          </w:r>
        </w:p>
      </w:sdtContent>
    </w:sdt>
    <w:p w14:paraId="44BDC097"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71D6728F839B46D5B4C4BE0E9BFD94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E922EA2" w14:textId="77777777" w:rsidR="0001560F" w:rsidRPr="00046412" w:rsidRDefault="00925FEB"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46412">
            <w:rPr>
              <w:rFonts w:ascii="Times New Roman" w:eastAsia="Times New Roman" w:hAnsi="Times New Roman" w:cs="David"/>
              <w:bCs/>
              <w:sz w:val="32"/>
              <w:szCs w:val="32"/>
              <w:u w:val="single"/>
              <w:rtl/>
              <w:lang w:eastAsia="he-IL"/>
            </w:rPr>
            <w:t>נשר</w:t>
          </w:r>
        </w:p>
      </w:sdtContent>
    </w:sdt>
    <w:p w14:paraId="0913C529"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7F743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9B006E"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6C659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82F002"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3E4A82"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BCFF2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95F95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8AC3CA"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85DFA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E2814F"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87738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6845AE"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46082A"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B418F0"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2D7551"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FAA53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A18534"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7FDB48"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0C2641"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24884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8D88AD"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C1301D"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5F852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8400F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2698E5"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C43879"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B74509"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E0444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A77796"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A386A4" w14:textId="77777777" w:rsidR="00CE1D16" w:rsidRPr="00046412"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3D71108E" w14:textId="77777777" w:rsidR="00CE1D16" w:rsidRPr="00046412"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3594DC4C"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r w:rsidRPr="00046412">
        <w:rPr>
          <w:rFonts w:ascii="Times New Roman" w:eastAsia="Times New Roman" w:hAnsi="Times New Roman" w:cs="David" w:hint="cs"/>
          <w:b/>
          <w:sz w:val="28"/>
          <w:szCs w:val="28"/>
          <w:u w:val="single"/>
          <w:rtl/>
          <w:lang w:eastAsia="he-IL"/>
        </w:rPr>
        <w:t xml:space="preserve">חוזה </w:t>
      </w:r>
      <w:r w:rsidR="00B06D6A" w:rsidRPr="00046412">
        <w:rPr>
          <w:rFonts w:ascii="Times New Roman" w:eastAsia="Times New Roman" w:hAnsi="Times New Roman" w:cs="David" w:hint="cs"/>
          <w:b/>
          <w:sz w:val="28"/>
          <w:szCs w:val="28"/>
          <w:u w:val="single"/>
          <w:rtl/>
          <w:lang w:eastAsia="he-IL"/>
        </w:rPr>
        <w:t>יועץ</w:t>
      </w:r>
      <w:r w:rsidRPr="00046412">
        <w:rPr>
          <w:rFonts w:ascii="Times New Roman" w:eastAsia="Times New Roman" w:hAnsi="Times New Roman" w:cs="David" w:hint="cs"/>
          <w:b/>
          <w:sz w:val="28"/>
          <w:szCs w:val="28"/>
          <w:u w:val="single"/>
          <w:rtl/>
          <w:lang w:eastAsia="he-IL"/>
        </w:rPr>
        <w:t xml:space="preserve"> קרינה אלקטרו-מגנטית</w:t>
      </w:r>
    </w:p>
    <w:p w14:paraId="2AD418BE"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C5EF4A" w14:textId="5737E02F" w:rsidR="00F600CB" w:rsidRPr="00046412" w:rsidRDefault="00F600CB" w:rsidP="0001560F">
      <w:pPr>
        <w:widowControl w:val="0"/>
        <w:spacing w:before="0" w:beforeAutospacing="0" w:after="0" w:afterAutospacing="0" w:line="240" w:lineRule="auto"/>
        <w:jc w:val="center"/>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2093767361"/>
          <w:placeholder>
            <w:docPart w:val="FC7D580B0E764F11B78BEAD19CF479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05T00:00:00Z">
            <w:dateFormat w:val="dd/MM/yyyy"/>
            <w:lid w:val="he-IL"/>
            <w:storeMappedDataAs w:val="dateTime"/>
            <w:calendar w:val="gregorian"/>
          </w:date>
        </w:sdtPr>
        <w:sdtContent>
          <w:r w:rsidR="00A039BA" w:rsidRPr="00046412">
            <w:rPr>
              <w:rFonts w:ascii="Times New Roman" w:eastAsia="Times New Roman" w:hAnsi="Times New Roman" w:cs="David" w:hint="cs"/>
              <w:sz w:val="24"/>
              <w:szCs w:val="24"/>
              <w:rtl/>
              <w:lang w:eastAsia="he-IL"/>
            </w:rPr>
            <w:t>‏05/07/2022</w:t>
          </w:r>
        </w:sdtContent>
      </w:sdt>
    </w:p>
    <w:p w14:paraId="3579C18D" w14:textId="77777777" w:rsidR="00F600CB" w:rsidRPr="00046412" w:rsidRDefault="00F600CB" w:rsidP="0001560F">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0305A2"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FBCF4C" w14:textId="77777777" w:rsidR="00F600CB" w:rsidRPr="00046412" w:rsidRDefault="00F600CB"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46412">
        <w:rPr>
          <w:rFonts w:ascii="Times New Roman" w:eastAsia="Times New Roman" w:hAnsi="Times New Roman" w:cs="David" w:hint="cs"/>
          <w:bCs/>
          <w:sz w:val="24"/>
          <w:szCs w:val="24"/>
          <w:rtl/>
          <w:lang w:eastAsia="he-IL"/>
        </w:rPr>
        <w:t>ב י ן</w:t>
      </w:r>
    </w:p>
    <w:p w14:paraId="204C8056" w14:textId="77777777" w:rsidR="0001560F" w:rsidRPr="00046412" w:rsidRDefault="0001560F"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p>
    <w:p w14:paraId="31E42209" w14:textId="77777777" w:rsidR="0001560F" w:rsidRPr="00046412" w:rsidRDefault="00EC7560"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Fonts w:ascii="Times New Roman" w:eastAsia="Times New Roman" w:hAnsi="Times New Roman" w:cs="David"/>
            <w:sz w:val="24"/>
            <w:szCs w:val="24"/>
            <w:rtl/>
          </w:rPr>
          <w:alias w:val="צד א בחוזה"/>
          <w:tag w:val="cntTzadA"/>
          <w:id w:val="1297106018"/>
          <w:placeholder>
            <w:docPart w:val="B42DD4ACF40048AEAEA238C5E718A4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25FEB" w:rsidRPr="00046412">
            <w:rPr>
              <w:rFonts w:ascii="Times New Roman" w:eastAsia="Times New Roman" w:hAnsi="Times New Roman" w:cs="David"/>
              <w:sz w:val="24"/>
              <w:szCs w:val="24"/>
              <w:rtl/>
            </w:rPr>
            <w:br/>
            <w:t>אפריקה ישראל מגורים בע"מ</w:t>
          </w:r>
          <w:r w:rsidR="00925FEB" w:rsidRPr="00046412">
            <w:rPr>
              <w:rFonts w:ascii="Times New Roman" w:eastAsia="Times New Roman" w:hAnsi="Times New Roman" w:cs="David"/>
              <w:sz w:val="24"/>
              <w:szCs w:val="24"/>
              <w:rtl/>
            </w:rPr>
            <w:br/>
            <w:t>יוני נתניהו 1 ג' אור יהודה</w:t>
          </w:r>
          <w:r w:rsidR="00925FEB" w:rsidRPr="00046412">
            <w:rPr>
              <w:rFonts w:ascii="Times New Roman" w:eastAsia="Times New Roman" w:hAnsi="Times New Roman" w:cs="David"/>
              <w:sz w:val="24"/>
              <w:szCs w:val="24"/>
              <w:rtl/>
            </w:rPr>
            <w:br/>
            <w:t>מ.ז 52-003476-0</w:t>
          </w:r>
          <w:r w:rsidR="00925FEB" w:rsidRPr="00046412">
            <w:rPr>
              <w:rFonts w:ascii="Times New Roman" w:eastAsia="Times New Roman" w:hAnsi="Times New Roman" w:cs="David"/>
              <w:sz w:val="24"/>
              <w:szCs w:val="24"/>
              <w:rtl/>
            </w:rPr>
            <w:br/>
          </w:r>
          <w:r w:rsidR="00925FEB" w:rsidRPr="00046412">
            <w:rPr>
              <w:rFonts w:ascii="Times New Roman" w:eastAsia="Times New Roman" w:hAnsi="Times New Roman" w:cs="David"/>
              <w:sz w:val="24"/>
              <w:szCs w:val="24"/>
              <w:rtl/>
            </w:rPr>
            <w:br/>
            <w:t>שיכון ובינוי נדל"ן בע"מ</w:t>
          </w:r>
          <w:r w:rsidR="00925FEB" w:rsidRPr="00046412">
            <w:rPr>
              <w:rFonts w:ascii="Times New Roman" w:eastAsia="Times New Roman" w:hAnsi="Times New Roman" w:cs="David"/>
              <w:sz w:val="24"/>
              <w:szCs w:val="24"/>
              <w:rtl/>
            </w:rPr>
            <w:br/>
            <w:t>שלם 3 רמת גן 52215</w:t>
          </w:r>
          <w:r w:rsidR="00925FEB" w:rsidRPr="00046412">
            <w:rPr>
              <w:rFonts w:ascii="Times New Roman" w:eastAsia="Times New Roman" w:hAnsi="Times New Roman" w:cs="David"/>
              <w:sz w:val="24"/>
              <w:szCs w:val="24"/>
              <w:rtl/>
            </w:rPr>
            <w:br/>
            <w:t>מ.ז 52-002117-1</w:t>
          </w:r>
          <w:r w:rsidR="00925FEB" w:rsidRPr="00046412">
            <w:rPr>
              <w:rFonts w:ascii="Times New Roman" w:eastAsia="Times New Roman" w:hAnsi="Times New Roman" w:cs="David"/>
              <w:sz w:val="24"/>
              <w:szCs w:val="24"/>
              <w:rtl/>
            </w:rPr>
            <w:br/>
          </w:r>
          <w:r w:rsidR="00925FEB" w:rsidRPr="00046412">
            <w:rPr>
              <w:rFonts w:ascii="Times New Roman" w:eastAsia="Times New Roman" w:hAnsi="Times New Roman" w:cs="David"/>
              <w:sz w:val="24"/>
              <w:szCs w:val="24"/>
              <w:rtl/>
            </w:rPr>
            <w:br/>
            <w:t>כלל נכסי נדלן נשר מרכז (נ.נ.נ.מ) שותפות מוגבלת</w:t>
          </w:r>
          <w:r w:rsidR="00925FEB" w:rsidRPr="00046412">
            <w:rPr>
              <w:rFonts w:ascii="Times New Roman" w:eastAsia="Times New Roman" w:hAnsi="Times New Roman" w:cs="David"/>
              <w:sz w:val="24"/>
              <w:szCs w:val="24"/>
              <w:rtl/>
            </w:rPr>
            <w:br/>
            <w:t>מרכז עזריאלי בניין משולש 3, תל אביב</w:t>
          </w:r>
          <w:r w:rsidR="00925FEB" w:rsidRPr="00046412">
            <w:rPr>
              <w:rFonts w:ascii="Times New Roman" w:eastAsia="Times New Roman" w:hAnsi="Times New Roman" w:cs="David"/>
              <w:sz w:val="24"/>
              <w:szCs w:val="24"/>
              <w:rtl/>
            </w:rPr>
            <w:br/>
            <w:t>540283033</w:t>
          </w:r>
          <w:r w:rsidR="00925FEB" w:rsidRPr="00046412">
            <w:rPr>
              <w:rFonts w:ascii="Times New Roman" w:eastAsia="Times New Roman" w:hAnsi="Times New Roman" w:cs="David"/>
              <w:sz w:val="24"/>
              <w:szCs w:val="24"/>
              <w:rtl/>
            </w:rPr>
            <w:br/>
          </w:r>
        </w:sdtContent>
      </w:sdt>
      <w:r w:rsidR="0001560F" w:rsidRPr="00046412">
        <w:rPr>
          <w:rFonts w:ascii="Times New Roman" w:eastAsia="Times New Roman" w:hAnsi="Times New Roman" w:cs="David" w:hint="cs"/>
          <w:sz w:val="24"/>
          <w:szCs w:val="24"/>
          <w:rtl/>
          <w:lang w:eastAsia="he-IL"/>
        </w:rPr>
        <w:t xml:space="preserve"> </w:t>
      </w:r>
    </w:p>
    <w:p w14:paraId="17FA6EFD" w14:textId="77777777" w:rsidR="00F600CB" w:rsidRPr="00046412" w:rsidRDefault="00F600CB" w:rsidP="00F600CB">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46412">
        <w:rPr>
          <w:rFonts w:ascii="Times New Roman" w:eastAsia="Times New Roman" w:hAnsi="Times New Roman" w:cs="David" w:hint="cs"/>
          <w:sz w:val="24"/>
          <w:szCs w:val="24"/>
          <w:rtl/>
          <w:lang w:eastAsia="he-IL"/>
        </w:rPr>
        <w:t>(להלן: "</w:t>
      </w:r>
      <w:r w:rsidRPr="00046412">
        <w:rPr>
          <w:rFonts w:ascii="Times New Roman" w:eastAsia="Times New Roman" w:hAnsi="Times New Roman" w:cs="David" w:hint="cs"/>
          <w:b/>
          <w:bCs/>
          <w:sz w:val="24"/>
          <w:szCs w:val="24"/>
          <w:rtl/>
          <w:lang w:eastAsia="he-IL"/>
        </w:rPr>
        <w:t>המזמין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bCs/>
          <w:sz w:val="24"/>
          <w:szCs w:val="24"/>
          <w:rtl/>
          <w:lang w:eastAsia="he-IL"/>
        </w:rPr>
        <w:t xml:space="preserve">       </w:t>
      </w:r>
    </w:p>
    <w:p w14:paraId="7D80B0D4" w14:textId="77777777" w:rsidR="00F600CB" w:rsidRPr="00046412"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46412">
        <w:rPr>
          <w:rFonts w:ascii="Times New Roman" w:eastAsia="Times New Roman" w:hAnsi="Times New Roman" w:cs="David" w:hint="cs"/>
          <w:bCs/>
          <w:sz w:val="24"/>
          <w:szCs w:val="24"/>
          <w:rtl/>
          <w:lang w:eastAsia="he-IL"/>
        </w:rPr>
        <w:t xml:space="preserve">         מצד אחד;</w:t>
      </w:r>
    </w:p>
    <w:p w14:paraId="4D0CBBD0" w14:textId="77777777" w:rsidR="00F600CB" w:rsidRPr="00046412"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C8DEBB5" w14:textId="77777777" w:rsidR="00F600CB" w:rsidRPr="00046412"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46412">
        <w:rPr>
          <w:rFonts w:ascii="Times New Roman" w:eastAsia="Times New Roman" w:hAnsi="Times New Roman" w:cs="David" w:hint="cs"/>
          <w:bCs/>
          <w:sz w:val="24"/>
          <w:szCs w:val="24"/>
          <w:rtl/>
          <w:lang w:eastAsia="he-IL"/>
        </w:rPr>
        <w:t>ל ב י ן</w:t>
      </w:r>
    </w:p>
    <w:p w14:paraId="6B98741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2AA8194" w14:textId="02036EA5" w:rsidR="0001560F" w:rsidRPr="00046412" w:rsidRDefault="00EC7560" w:rsidP="0001560F">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auto"/>
            <w:rtl/>
          </w:rPr>
          <w:alias w:val="צדדים נוספים"/>
          <w:tag w:val="cntTzadB_x002C__x0020_cntTzadC_x002C__x0020_cntTzadD"/>
          <w:id w:val="-363826986"/>
          <w:placeholder>
            <w:docPart w:val="0C6472EA799C4B65AB82EB329A2079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9E1014" w:rsidRPr="00046412">
            <w:rPr>
              <w:rStyle w:val="PlaceholderText"/>
              <w:color w:val="auto"/>
              <w:rtl/>
            </w:rPr>
            <w:br/>
            <w:t>דגש מדידות,הנדסה ויעוץ בע"מ</w:t>
          </w:r>
          <w:r w:rsidR="009E1014" w:rsidRPr="00046412">
            <w:rPr>
              <w:rStyle w:val="PlaceholderText"/>
              <w:color w:val="auto"/>
              <w:rtl/>
            </w:rPr>
            <w:br/>
          </w:r>
          <w:r w:rsidR="009E1014" w:rsidRPr="00046412">
            <w:rPr>
              <w:rStyle w:val="PlaceholderText"/>
              <w:color w:val="auto"/>
              <w:rtl/>
            </w:rPr>
            <w:br/>
          </w:r>
        </w:sdtContent>
      </w:sdt>
    </w:p>
    <w:p w14:paraId="7239E1E8" w14:textId="77777777" w:rsidR="00F600CB" w:rsidRPr="00046412" w:rsidRDefault="0001560F" w:rsidP="0001560F">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46412">
        <w:rPr>
          <w:rFonts w:ascii="Times New Roman" w:eastAsia="Times New Roman" w:hAnsi="Times New Roman" w:cs="David" w:hint="cs"/>
          <w:sz w:val="24"/>
          <w:szCs w:val="24"/>
          <w:rtl/>
          <w:lang w:eastAsia="he-IL"/>
        </w:rPr>
        <w:t xml:space="preserve"> </w:t>
      </w:r>
      <w:r w:rsidR="00F600CB" w:rsidRPr="00046412">
        <w:rPr>
          <w:rFonts w:ascii="Times New Roman" w:eastAsia="Times New Roman" w:hAnsi="Times New Roman" w:cs="David" w:hint="cs"/>
          <w:sz w:val="24"/>
          <w:szCs w:val="24"/>
          <w:rtl/>
          <w:lang w:eastAsia="he-IL"/>
        </w:rPr>
        <w:t>(להלן: "</w:t>
      </w:r>
      <w:r w:rsidR="00F600CB" w:rsidRPr="00046412">
        <w:rPr>
          <w:rFonts w:ascii="Times New Roman" w:eastAsia="Times New Roman" w:hAnsi="Times New Roman" w:cs="David" w:hint="cs"/>
          <w:b/>
          <w:bCs/>
          <w:sz w:val="24"/>
          <w:szCs w:val="24"/>
          <w:rtl/>
          <w:lang w:eastAsia="he-IL"/>
        </w:rPr>
        <w:t>ה</w:t>
      </w:r>
      <w:r w:rsidR="00B06D6A" w:rsidRPr="00046412">
        <w:rPr>
          <w:rFonts w:ascii="Times New Roman" w:eastAsia="Times New Roman" w:hAnsi="Times New Roman" w:cs="David" w:hint="cs"/>
          <w:b/>
          <w:bCs/>
          <w:sz w:val="24"/>
          <w:szCs w:val="24"/>
          <w:rtl/>
          <w:lang w:eastAsia="he-IL"/>
        </w:rPr>
        <w:t>יועץ</w:t>
      </w:r>
      <w:r w:rsidR="00F600CB" w:rsidRPr="00046412">
        <w:rPr>
          <w:rFonts w:ascii="Times New Roman" w:eastAsia="Times New Roman" w:hAnsi="Times New Roman" w:cs="David" w:hint="cs"/>
          <w:sz w:val="24"/>
          <w:szCs w:val="24"/>
          <w:rtl/>
          <w:lang w:eastAsia="he-IL"/>
        </w:rPr>
        <w:t>")</w:t>
      </w:r>
      <w:r w:rsidR="00F600CB" w:rsidRPr="00046412">
        <w:rPr>
          <w:rFonts w:ascii="Times New Roman" w:eastAsia="Times New Roman" w:hAnsi="Times New Roman" w:cs="David" w:hint="cs"/>
          <w:bCs/>
          <w:sz w:val="24"/>
          <w:szCs w:val="24"/>
          <w:rtl/>
          <w:lang w:eastAsia="he-IL"/>
        </w:rPr>
        <w:t xml:space="preserve">  </w:t>
      </w:r>
    </w:p>
    <w:p w14:paraId="319C64A3" w14:textId="77777777" w:rsidR="00F600CB" w:rsidRPr="00046412"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46412">
        <w:rPr>
          <w:rFonts w:ascii="Times New Roman" w:eastAsia="Times New Roman" w:hAnsi="Times New Roman" w:cs="David" w:hint="cs"/>
          <w:bCs/>
          <w:sz w:val="24"/>
          <w:szCs w:val="24"/>
          <w:rtl/>
          <w:lang w:eastAsia="he-IL"/>
        </w:rPr>
        <w:t xml:space="preserve">         מצד שני;</w:t>
      </w:r>
    </w:p>
    <w:p w14:paraId="57CD95A8" w14:textId="77777777" w:rsidR="00F600CB" w:rsidRPr="00046412"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4F34313" w14:textId="77777777" w:rsidR="00F600CB" w:rsidRPr="00046412" w:rsidRDefault="00F600CB" w:rsidP="00F600CB">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והואיל:</w:t>
      </w:r>
      <w:r w:rsidRPr="00046412">
        <w:rPr>
          <w:rFonts w:ascii="Times New Roman" w:eastAsia="Times New Roman" w:hAnsi="Times New Roman" w:cs="David"/>
          <w:bCs/>
          <w:sz w:val="24"/>
          <w:szCs w:val="24"/>
          <w:rtl/>
          <w:lang w:eastAsia="he-IL"/>
        </w:rPr>
        <w:tab/>
      </w:r>
      <w:r w:rsidRPr="00046412">
        <w:rPr>
          <w:rFonts w:ascii="Times New Roman" w:eastAsia="Times New Roman" w:hAnsi="Times New Roman" w:cs="David"/>
          <w:sz w:val="24"/>
          <w:szCs w:val="24"/>
          <w:rtl/>
          <w:lang w:eastAsia="he-IL"/>
        </w:rPr>
        <w:t>וברצון המזמין למסור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את ביצוע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כמפורט להלן, כל זאת בתנאים המפורטים להלן בחוזה זה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הסכים לקבל על עצמו את העבודה הנ"ל;</w:t>
      </w:r>
    </w:p>
    <w:p w14:paraId="0360D8BE" w14:textId="77777777" w:rsidR="00F600CB" w:rsidRPr="00046412" w:rsidRDefault="00F600CB" w:rsidP="00F600CB">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46412">
        <w:rPr>
          <w:rFonts w:ascii="Times New Roman" w:eastAsia="Times New Roman" w:hAnsi="Times New Roman" w:cs="David"/>
          <w:bCs/>
          <w:sz w:val="24"/>
          <w:szCs w:val="24"/>
          <w:rtl/>
          <w:lang w:eastAsia="he-IL"/>
        </w:rPr>
        <w:t>לפיכך הותנה והוסכם בין הצדדים כדלקמן:</w:t>
      </w:r>
    </w:p>
    <w:p w14:paraId="3567A446" w14:textId="77777777" w:rsidR="00F600CB" w:rsidRPr="00046412"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u w:val="single"/>
          <w:rtl/>
          <w:lang w:eastAsia="he-IL"/>
        </w:rPr>
        <w:t>מבוא</w:t>
      </w:r>
    </w:p>
    <w:p w14:paraId="6415F48F" w14:textId="77777777" w:rsidR="00F600CB" w:rsidRPr="00046412" w:rsidRDefault="00F600CB" w:rsidP="00F600CB">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למונחים הבאים יהא הפרוש הנקוב בצידם דהיינו:</w:t>
      </w:r>
    </w:p>
    <w:p w14:paraId="3953F7B4" w14:textId="77777777" w:rsidR="00F600CB" w:rsidRPr="00046412" w:rsidRDefault="00F600CB" w:rsidP="00F600C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552817D"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"הפרויקט"</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 xml:space="preserve">כמוגדר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sz w:val="24"/>
          <w:szCs w:val="24"/>
          <w:rtl/>
          <w:lang w:eastAsia="he-IL"/>
        </w:rPr>
        <w:t xml:space="preserve"> המצ"ב.</w:t>
      </w:r>
    </w:p>
    <w:p w14:paraId="293E9518"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EA76C9"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 xml:space="preserve">"התכנית" </w:t>
      </w:r>
      <w:r w:rsidRPr="00046412">
        <w:rPr>
          <w:rFonts w:ascii="Times New Roman" w:eastAsia="Times New Roman" w:hAnsi="Times New Roman" w:cs="David"/>
          <w:sz w:val="24"/>
          <w:szCs w:val="24"/>
          <w:rtl/>
          <w:lang w:eastAsia="he-IL"/>
        </w:rPr>
        <w:t>/</w:t>
      </w:r>
    </w:p>
    <w:p w14:paraId="1DDBD849"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"המקרקעין"</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 xml:space="preserve">כמוגדר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sz w:val="24"/>
          <w:szCs w:val="24"/>
          <w:rtl/>
          <w:lang w:eastAsia="he-IL"/>
        </w:rPr>
        <w:t xml:space="preserve"> המצ"ב.</w:t>
      </w:r>
    </w:p>
    <w:p w14:paraId="16052524"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E6E8787"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"האתר"</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15241C0"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B13851"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היועצים</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38CA65E6"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B406AA"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lastRenderedPageBreak/>
        <w:t>"</w:t>
      </w:r>
      <w:r w:rsidRPr="00046412">
        <w:rPr>
          <w:rFonts w:ascii="Times New Roman" w:eastAsia="Times New Roman" w:hAnsi="Times New Roman" w:cs="David"/>
          <w:b/>
          <w:bCs/>
          <w:sz w:val="24"/>
          <w:szCs w:val="24"/>
          <w:rtl/>
          <w:lang w:eastAsia="he-IL"/>
        </w:rPr>
        <w:t>התכניות</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תוך כדי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46412">
        <w:rPr>
          <w:rFonts w:ascii="Times New Roman" w:eastAsia="Times New Roman" w:hAnsi="Times New Roman" w:cs="David"/>
          <w:b/>
          <w:bCs/>
          <w:sz w:val="24"/>
          <w:szCs w:val="24"/>
          <w:rtl/>
          <w:lang w:eastAsia="he-IL"/>
        </w:rPr>
        <w:t>ח'</w:t>
      </w:r>
      <w:r w:rsidRPr="00046412">
        <w:rPr>
          <w:rFonts w:ascii="Times New Roman" w:eastAsia="Times New Roman" w:hAnsi="Times New Roman" w:cs="David"/>
          <w:sz w:val="24"/>
          <w:szCs w:val="24"/>
          <w:rtl/>
          <w:lang w:eastAsia="he-IL"/>
        </w:rPr>
        <w:t>. כל המסמכים שיערכו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כאמור יערכו בשפה העברית.</w:t>
      </w:r>
    </w:p>
    <w:p w14:paraId="607086FD"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F792F1"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שירותי</w:t>
      </w:r>
    </w:p>
    <w:p w14:paraId="4FCD0B21"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 xml:space="preserve"> ה</w:t>
      </w:r>
      <w:r w:rsidR="00B06D6A" w:rsidRPr="00046412">
        <w:rPr>
          <w:rFonts w:ascii="Times New Roman" w:eastAsia="Times New Roman" w:hAnsi="Times New Roman" w:cs="David"/>
          <w:b/>
          <w:bCs/>
          <w:sz w:val="24"/>
          <w:szCs w:val="24"/>
          <w:rtl/>
          <w:lang w:eastAsia="he-IL"/>
        </w:rPr>
        <w:t>יועץ</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p>
    <w:p w14:paraId="0830DA31"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השירותים</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 xml:space="preserve">השירותים כמוגדר וכמפורט בחוזה זה ובנספח </w:t>
      </w:r>
      <w:r w:rsidRPr="00046412">
        <w:rPr>
          <w:rFonts w:ascii="Times New Roman" w:eastAsia="Times New Roman" w:hAnsi="Times New Roman" w:cs="David"/>
          <w:b/>
          <w:bCs/>
          <w:sz w:val="24"/>
          <w:szCs w:val="24"/>
          <w:rtl/>
          <w:lang w:eastAsia="he-IL"/>
        </w:rPr>
        <w:t>ב'</w:t>
      </w:r>
      <w:r w:rsidRPr="00046412">
        <w:rPr>
          <w:rFonts w:ascii="Times New Roman" w:eastAsia="Times New Roman" w:hAnsi="Times New Roman" w:cs="David" w:hint="cs"/>
          <w:b/>
          <w:bCs/>
          <w:sz w:val="24"/>
          <w:szCs w:val="24"/>
          <w:rtl/>
          <w:lang w:eastAsia="he-IL"/>
        </w:rPr>
        <w:t xml:space="preserve"> </w:t>
      </w:r>
      <w:r w:rsidRPr="00046412">
        <w:rPr>
          <w:rFonts w:ascii="Times New Roman" w:eastAsia="Times New Roman" w:hAnsi="Times New Roman" w:cs="David" w:hint="cs"/>
          <w:sz w:val="24"/>
          <w:szCs w:val="24"/>
          <w:rtl/>
          <w:lang w:eastAsia="he-IL"/>
        </w:rPr>
        <w:t>המצ"ב</w:t>
      </w:r>
      <w:r w:rsidRPr="00046412">
        <w:rPr>
          <w:rFonts w:ascii="Times New Roman" w:eastAsia="Times New Roman" w:hAnsi="Times New Roman" w:cs="David"/>
          <w:sz w:val="24"/>
          <w:szCs w:val="24"/>
          <w:rtl/>
          <w:lang w:eastAsia="he-IL"/>
        </w:rPr>
        <w:t>.</w:t>
      </w:r>
    </w:p>
    <w:p w14:paraId="552F3E2D"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711CEB"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המנהל</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E6F0B4E"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511A86B"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מקום שמדובר בחוזה זה במזמין - גם המנהל במשמע.</w:t>
      </w:r>
    </w:p>
    <w:p w14:paraId="7176FF17"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D24F69C"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15B630"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החוזה</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hint="cs"/>
          <w:sz w:val="24"/>
          <w:szCs w:val="24"/>
          <w:rtl/>
          <w:lang w:eastAsia="he-IL"/>
        </w:rPr>
        <w:t>/</w:t>
      </w:r>
    </w:p>
    <w:p w14:paraId="71FAF81F"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b/>
          <w:bCs/>
          <w:sz w:val="24"/>
          <w:szCs w:val="24"/>
          <w:rtl/>
          <w:lang w:eastAsia="he-IL"/>
        </w:rPr>
        <w:t>ההסכם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חוזה זה על נספחיו.</w:t>
      </w:r>
    </w:p>
    <w:p w14:paraId="440DAF4D"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C0B087E"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הדין</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כהגדרתו בחוק ה</w:t>
      </w:r>
      <w:r w:rsidRPr="00046412">
        <w:rPr>
          <w:rFonts w:ascii="Times New Roman" w:eastAsia="Times New Roman" w:hAnsi="Times New Roman" w:cs="David" w:hint="cs"/>
          <w:sz w:val="24"/>
          <w:szCs w:val="24"/>
          <w:rtl/>
          <w:lang w:eastAsia="he-IL"/>
        </w:rPr>
        <w:t>פרשנות, התשמ"א-1981</w:t>
      </w:r>
      <w:r w:rsidRPr="00046412">
        <w:rPr>
          <w:rFonts w:ascii="Times New Roman" w:eastAsia="Times New Roman" w:hAnsi="Times New Roman" w:cs="David"/>
          <w:sz w:val="24"/>
          <w:szCs w:val="24"/>
          <w:rtl/>
          <w:lang w:eastAsia="he-IL"/>
        </w:rPr>
        <w:t xml:space="preserve"> לרבות כל </w:t>
      </w:r>
      <w:r w:rsidRPr="00046412">
        <w:rPr>
          <w:rFonts w:ascii="Times New Roman" w:eastAsia="Times New Roman" w:hAnsi="Times New Roman" w:cs="David" w:hint="cs"/>
          <w:sz w:val="24"/>
          <w:szCs w:val="24"/>
          <w:rtl/>
          <w:lang w:eastAsia="he-IL"/>
        </w:rPr>
        <w:t xml:space="preserve">תקנה ו/או </w:t>
      </w:r>
      <w:r w:rsidRPr="00046412">
        <w:rPr>
          <w:rFonts w:ascii="Times New Roman" w:eastAsia="Times New Roman" w:hAnsi="Times New Roman" w:cs="David"/>
          <w:sz w:val="24"/>
          <w:szCs w:val="24"/>
          <w:rtl/>
          <w:lang w:eastAsia="he-IL"/>
        </w:rPr>
        <w:t>הוראה של רשות מוסמכת בתוקף סמכותה על פי הדין.</w:t>
      </w:r>
    </w:p>
    <w:p w14:paraId="2E51BCB7"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C18463"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הרשות</w:t>
      </w:r>
    </w:p>
    <w:p w14:paraId="6B007D83"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 xml:space="preserve"> המקומית</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 xml:space="preserve">כמוגדר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sz w:val="24"/>
          <w:szCs w:val="24"/>
          <w:rtl/>
          <w:lang w:eastAsia="he-IL"/>
        </w:rPr>
        <w:t xml:space="preserve"> המצ"ב.</w:t>
      </w:r>
    </w:p>
    <w:p w14:paraId="0CDC0999"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68E18F"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חוזה</w:t>
      </w:r>
    </w:p>
    <w:p w14:paraId="02A226E2" w14:textId="77777777" w:rsidR="00F600CB" w:rsidRPr="00046412"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 xml:space="preserve"> הפיתוח</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 xml:space="preserve">כמוגדר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hint="cs"/>
          <w:sz w:val="24"/>
          <w:szCs w:val="24"/>
          <w:rtl/>
          <w:lang w:eastAsia="he-IL"/>
        </w:rPr>
        <w:t xml:space="preserve"> המצ"ב</w:t>
      </w:r>
      <w:r w:rsidRPr="00046412">
        <w:rPr>
          <w:rFonts w:ascii="Times New Roman" w:eastAsia="Times New Roman" w:hAnsi="Times New Roman" w:cs="David"/>
          <w:sz w:val="24"/>
          <w:szCs w:val="24"/>
          <w:rtl/>
          <w:lang w:eastAsia="he-IL"/>
        </w:rPr>
        <w:t>.</w:t>
      </w:r>
    </w:p>
    <w:p w14:paraId="21BA705D" w14:textId="77777777" w:rsidR="00F600CB" w:rsidRPr="00046412"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8756579"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הכותרות בחוזה זה </w:t>
      </w:r>
      <w:r w:rsidRPr="00046412">
        <w:rPr>
          <w:rFonts w:ascii="Times New Roman" w:eastAsia="Times New Roman" w:hAnsi="Times New Roman" w:cs="David" w:hint="cs"/>
          <w:sz w:val="24"/>
          <w:szCs w:val="24"/>
          <w:rtl/>
          <w:lang w:eastAsia="he-IL"/>
        </w:rPr>
        <w:t xml:space="preserve">הינן לנוחיות בלבד ובכל מקרה </w:t>
      </w:r>
      <w:r w:rsidRPr="00046412">
        <w:rPr>
          <w:rFonts w:ascii="Times New Roman" w:eastAsia="Times New Roman" w:hAnsi="Times New Roman" w:cs="David"/>
          <w:sz w:val="24"/>
          <w:szCs w:val="24"/>
          <w:rtl/>
          <w:lang w:eastAsia="he-IL"/>
        </w:rPr>
        <w:t xml:space="preserve">לא ישמשו </w:t>
      </w:r>
      <w:r w:rsidRPr="00046412">
        <w:rPr>
          <w:rFonts w:ascii="Times New Roman" w:eastAsia="Times New Roman" w:hAnsi="Times New Roman" w:cs="David" w:hint="cs"/>
          <w:sz w:val="24"/>
          <w:szCs w:val="24"/>
          <w:rtl/>
          <w:lang w:eastAsia="he-IL"/>
        </w:rPr>
        <w:t>ל</w:t>
      </w:r>
      <w:r w:rsidRPr="00046412">
        <w:rPr>
          <w:rFonts w:ascii="Times New Roman" w:eastAsia="Times New Roman" w:hAnsi="Times New Roman" w:cs="David"/>
          <w:sz w:val="24"/>
          <w:szCs w:val="24"/>
          <w:rtl/>
          <w:lang w:eastAsia="he-IL"/>
        </w:rPr>
        <w:t>פרש</w:t>
      </w:r>
      <w:r w:rsidRPr="00046412">
        <w:rPr>
          <w:rFonts w:ascii="Times New Roman" w:eastAsia="Times New Roman" w:hAnsi="Times New Roman" w:cs="David" w:hint="cs"/>
          <w:sz w:val="24"/>
          <w:szCs w:val="24"/>
          <w:rtl/>
          <w:lang w:eastAsia="he-IL"/>
        </w:rPr>
        <w:t>נות</w:t>
      </w:r>
      <w:r w:rsidRPr="00046412">
        <w:rPr>
          <w:rFonts w:ascii="Times New Roman" w:eastAsia="Times New Roman" w:hAnsi="Times New Roman" w:cs="David"/>
          <w:sz w:val="24"/>
          <w:szCs w:val="24"/>
          <w:rtl/>
          <w:lang w:eastAsia="he-IL"/>
        </w:rPr>
        <w:t>ו.</w:t>
      </w:r>
    </w:p>
    <w:p w14:paraId="1AC29A97"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הנספחים לחוזה זה מהווים חלק בלתי נפרד הימנו ואלה הם:</w:t>
      </w:r>
    </w:p>
    <w:p w14:paraId="36B15F35" w14:textId="77777777" w:rsidR="00F600CB" w:rsidRPr="00046412" w:rsidRDefault="00F600CB" w:rsidP="00F600CB">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D9E519D"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 xml:space="preserve">נספח א' </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נספח כללי;</w:t>
      </w:r>
    </w:p>
    <w:p w14:paraId="4DADDA50"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נספח ב'</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t>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219D0695"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ג'</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t>לוח זמנים;</w:t>
      </w:r>
    </w:p>
    <w:p w14:paraId="20123B9A"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ד'</w:t>
      </w:r>
      <w:r w:rsidRPr="00046412">
        <w:rPr>
          <w:rFonts w:ascii="Times New Roman" w:eastAsia="Times New Roman" w:hAnsi="Times New Roman" w:cs="David"/>
          <w:sz w:val="24"/>
          <w:szCs w:val="24"/>
          <w:rtl/>
          <w:lang w:eastAsia="he-IL"/>
        </w:rPr>
        <w:t xml:space="preserve"> - </w:t>
      </w:r>
      <w:r w:rsidRPr="00046412">
        <w:rPr>
          <w:rFonts w:ascii="Times New Roman" w:eastAsia="Times New Roman" w:hAnsi="Times New Roman" w:cs="David"/>
          <w:sz w:val="24"/>
          <w:szCs w:val="24"/>
          <w:rtl/>
          <w:lang w:eastAsia="he-IL"/>
        </w:rPr>
        <w:tab/>
        <w:t>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768542A2"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ה'</w:t>
      </w:r>
      <w:r w:rsidRPr="00046412">
        <w:rPr>
          <w:rFonts w:ascii="Times New Roman" w:eastAsia="Times New Roman" w:hAnsi="Times New Roman" w:cs="David"/>
          <w:sz w:val="24"/>
          <w:szCs w:val="24"/>
          <w:rtl/>
          <w:lang w:eastAsia="he-IL"/>
        </w:rPr>
        <w:t xml:space="preserve"> - </w:t>
      </w:r>
      <w:r w:rsidRPr="00046412">
        <w:rPr>
          <w:rFonts w:ascii="Times New Roman" w:eastAsia="Times New Roman" w:hAnsi="Times New Roman" w:cs="David"/>
          <w:sz w:val="24"/>
          <w:szCs w:val="24"/>
          <w:rtl/>
          <w:lang w:eastAsia="he-IL"/>
        </w:rPr>
        <w:tab/>
        <w:t>תשלומי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715A29D3"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נספח ו</w:t>
      </w:r>
      <w:r w:rsidR="009A38F6" w:rsidRPr="00046412">
        <w:rPr>
          <w:rFonts w:ascii="Times New Roman" w:eastAsia="Times New Roman" w:hAnsi="Times New Roman" w:cs="David" w:hint="cs"/>
          <w:bCs/>
          <w:sz w:val="24"/>
          <w:szCs w:val="24"/>
          <w:rtl/>
          <w:lang w:eastAsia="he-IL"/>
        </w:rPr>
        <w:t>'</w:t>
      </w:r>
      <w:r w:rsidRPr="00046412">
        <w:rPr>
          <w:rFonts w:ascii="Times New Roman" w:eastAsia="Times New Roman" w:hAnsi="Times New Roman" w:cs="David"/>
          <w:bCs/>
          <w:sz w:val="24"/>
          <w:szCs w:val="24"/>
          <w:rtl/>
          <w:lang w:eastAsia="he-IL"/>
        </w:rPr>
        <w:t xml:space="preserve"> </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הצהרה והתחייבות לשמירת סודיות;</w:t>
      </w:r>
    </w:p>
    <w:p w14:paraId="2B036FED" w14:textId="77777777" w:rsidR="00F600CB" w:rsidRPr="00046412" w:rsidRDefault="00F600CB" w:rsidP="009A38F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נספח ז</w:t>
      </w:r>
      <w:r w:rsidR="009A38F6"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r>
      <w:r w:rsidR="009A38F6" w:rsidRPr="00046412">
        <w:rPr>
          <w:rFonts w:ascii="Times New Roman" w:eastAsia="Times New Roman" w:hAnsi="Times New Roman" w:cs="David" w:hint="cs"/>
          <w:sz w:val="24"/>
          <w:szCs w:val="24"/>
          <w:rtl/>
          <w:lang w:eastAsia="he-IL"/>
        </w:rPr>
        <w:t>מפרט</w:t>
      </w:r>
      <w:r w:rsidRPr="00046412">
        <w:rPr>
          <w:rFonts w:ascii="Times New Roman" w:eastAsia="Times New Roman" w:hAnsi="Times New Roman" w:cs="David"/>
          <w:sz w:val="24"/>
          <w:szCs w:val="24"/>
          <w:rtl/>
          <w:lang w:eastAsia="he-IL"/>
        </w:rPr>
        <w:t xml:space="preserve"> ביטוחי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3DE99CB5" w14:textId="77777777" w:rsidR="009A38F6" w:rsidRPr="00046412" w:rsidRDefault="009A38F6" w:rsidP="0041461C">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sidRPr="00046412">
        <w:rPr>
          <w:rFonts w:ascii="Times New Roman" w:eastAsia="Times New Roman" w:hAnsi="Times New Roman" w:cs="David" w:hint="cs"/>
          <w:b/>
          <w:bCs/>
          <w:sz w:val="20"/>
          <w:szCs w:val="24"/>
          <w:rtl/>
          <w:lang w:eastAsia="he-IL"/>
        </w:rPr>
        <w:t xml:space="preserve">נספח ז1' </w:t>
      </w:r>
      <w:r w:rsidRPr="00046412">
        <w:rPr>
          <w:rFonts w:ascii="Times New Roman" w:eastAsia="Times New Roman" w:hAnsi="Times New Roman" w:cs="David" w:hint="cs"/>
          <w:sz w:val="20"/>
          <w:szCs w:val="24"/>
          <w:rtl/>
          <w:lang w:eastAsia="he-IL"/>
        </w:rPr>
        <w:t>-</w:t>
      </w:r>
      <w:r w:rsidRPr="00046412">
        <w:rPr>
          <w:rFonts w:ascii="Times New Roman" w:eastAsia="Times New Roman" w:hAnsi="Times New Roman" w:cs="David"/>
          <w:sz w:val="20"/>
          <w:szCs w:val="24"/>
          <w:rtl/>
          <w:lang w:eastAsia="he-IL"/>
        </w:rPr>
        <w:tab/>
        <w:t xml:space="preserve">אישור על קיום ביטוחי </w:t>
      </w:r>
      <w:r w:rsidR="0062536D"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w:t>
      </w:r>
    </w:p>
    <w:p w14:paraId="462D9BC7"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ח'</w:t>
      </w:r>
      <w:r w:rsidRPr="00046412">
        <w:rPr>
          <w:rFonts w:ascii="Times New Roman" w:eastAsia="Times New Roman" w:hAnsi="Times New Roman" w:cs="David"/>
          <w:sz w:val="24"/>
          <w:szCs w:val="24"/>
          <w:rtl/>
          <w:lang w:eastAsia="he-IL"/>
        </w:rPr>
        <w:t xml:space="preserve"> - </w:t>
      </w:r>
      <w:r w:rsidRPr="00046412">
        <w:rPr>
          <w:rFonts w:ascii="Times New Roman" w:eastAsia="Times New Roman" w:hAnsi="Times New Roman" w:cs="David"/>
          <w:sz w:val="24"/>
          <w:szCs w:val="24"/>
          <w:rtl/>
          <w:lang w:eastAsia="he-IL"/>
        </w:rPr>
        <w:tab/>
        <w:t>רשימת התכניות והמסמכים שעל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להנפיק.</w:t>
      </w:r>
    </w:p>
    <w:p w14:paraId="5EBDFAD5"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ט'</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t>אישור להשלמת הפרויקט/קטע מהפרויקט.</w:t>
      </w:r>
    </w:p>
    <w:p w14:paraId="394C998B" w14:textId="77777777" w:rsidR="00F600CB" w:rsidRPr="00046412" w:rsidRDefault="00F600CB" w:rsidP="00F600CB">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 xml:space="preserve">נספח י' </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נספח היעדר תביעות.</w:t>
      </w:r>
    </w:p>
    <w:p w14:paraId="4AAB2D02"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שירותי ה</w:t>
      </w:r>
      <w:r w:rsidR="00B06D6A" w:rsidRPr="00046412">
        <w:rPr>
          <w:rFonts w:ascii="Times New Roman" w:eastAsia="Times New Roman" w:hAnsi="Times New Roman" w:cs="David"/>
          <w:bCs/>
          <w:sz w:val="24"/>
          <w:szCs w:val="24"/>
          <w:u w:val="single"/>
          <w:rtl/>
          <w:lang w:eastAsia="he-IL"/>
        </w:rPr>
        <w:t>יועץ</w:t>
      </w:r>
    </w:p>
    <w:p w14:paraId="23EA727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מוסר בזה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מקבל על עצמו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7435A5F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 ומאשר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הינו מכיר ויודע את כל הנדרש למטרת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וכי הינו מורשה על פי </w:t>
      </w:r>
      <w:r w:rsidRPr="00046412">
        <w:rPr>
          <w:rFonts w:ascii="Times New Roman" w:eastAsia="Times New Roman" w:hAnsi="Times New Roman" w:cs="David" w:hint="cs"/>
          <w:sz w:val="24"/>
          <w:szCs w:val="24"/>
          <w:rtl/>
          <w:lang w:eastAsia="he-IL"/>
        </w:rPr>
        <w:t xml:space="preserve">כל </w:t>
      </w:r>
      <w:r w:rsidRPr="00046412">
        <w:rPr>
          <w:rFonts w:ascii="Times New Roman" w:eastAsia="Times New Roman" w:hAnsi="Times New Roman" w:cs="David"/>
          <w:sz w:val="24"/>
          <w:szCs w:val="24"/>
          <w:rtl/>
          <w:lang w:eastAsia="he-IL"/>
        </w:rPr>
        <w:t>דין למתן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 xml:space="preserve">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לרבות</w:t>
      </w:r>
      <w:r w:rsidRPr="00046412">
        <w:rPr>
          <w:rFonts w:ascii="Times New Roman" w:eastAsia="Times New Roman" w:hAnsi="Times New Roman" w:cs="David" w:hint="cs"/>
          <w:sz w:val="24"/>
          <w:szCs w:val="24"/>
          <w:rtl/>
          <w:lang w:eastAsia="he-IL"/>
        </w:rPr>
        <w:t xml:space="preserve"> אך לא רק</w:t>
      </w:r>
      <w:r w:rsidRPr="00046412">
        <w:rPr>
          <w:rFonts w:ascii="Times New Roman" w:eastAsia="Times New Roman" w:hAnsi="Times New Roman" w:cs="David"/>
          <w:sz w:val="24"/>
          <w:szCs w:val="24"/>
          <w:rtl/>
          <w:lang w:eastAsia="he-IL"/>
        </w:rPr>
        <w:t>,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חוק המהנדסים והאדריכלים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תשי"ח - 1958, כי יש בידו ר</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שיון </w:t>
      </w:r>
      <w:r w:rsidRPr="00046412">
        <w:rPr>
          <w:rFonts w:ascii="Times New Roman" w:eastAsia="Times New Roman" w:hAnsi="Times New Roman" w:cs="David" w:hint="cs"/>
          <w:sz w:val="24"/>
          <w:szCs w:val="24"/>
          <w:rtl/>
          <w:lang w:eastAsia="he-IL"/>
        </w:rPr>
        <w:t xml:space="preserve">בר </w:t>
      </w:r>
      <w:r w:rsidRPr="00046412">
        <w:rPr>
          <w:rFonts w:ascii="Times New Roman" w:eastAsia="Times New Roman" w:hAnsi="Times New Roman" w:cs="David"/>
          <w:sz w:val="24"/>
          <w:szCs w:val="24"/>
          <w:rtl/>
          <w:lang w:eastAsia="he-IL"/>
        </w:rPr>
        <w:t>ת</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קף לביצוע שירותי </w:t>
      </w:r>
      <w:r w:rsidRPr="00046412">
        <w:rPr>
          <w:rFonts w:ascii="Times New Roman" w:eastAsia="Times New Roman" w:hAnsi="Times New Roman" w:cs="David" w:hint="cs"/>
          <w:sz w:val="24"/>
          <w:szCs w:val="24"/>
          <w:rtl/>
          <w:lang w:eastAsia="he-IL"/>
        </w:rPr>
        <w:t xml:space="preserve">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על פי הדין</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כי הוא בעל הכישורים, הר</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שיונות, הידע, הניסיון והאמצעים המאפשרים לו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ביצועם ברמה מקצועית גבוהה ובהתאם למותנה בחוזה.</w:t>
      </w:r>
    </w:p>
    <w:p w14:paraId="492D5FD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ידוע לו שש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שיקול דעתו</w:t>
      </w:r>
      <w:r w:rsidRPr="00046412">
        <w:rPr>
          <w:rFonts w:ascii="Times New Roman" w:eastAsia="Times New Roman" w:hAnsi="Times New Roman" w:cs="David" w:hint="cs"/>
          <w:sz w:val="24"/>
          <w:szCs w:val="24"/>
          <w:rtl/>
          <w:lang w:eastAsia="he-IL"/>
        </w:rPr>
        <w:t xml:space="preserve"> הבלעדי</w:t>
      </w:r>
      <w:r w:rsidRPr="00046412">
        <w:rPr>
          <w:rFonts w:ascii="Times New Roman" w:eastAsia="Times New Roman" w:hAnsi="Times New Roman" w:cs="David"/>
          <w:sz w:val="24"/>
          <w:szCs w:val="24"/>
          <w:rtl/>
          <w:lang w:eastAsia="he-IL"/>
        </w:rPr>
        <w:t xml:space="preserve"> ו</w:t>
      </w:r>
      <w:r w:rsidRPr="00046412">
        <w:rPr>
          <w:rFonts w:ascii="Times New Roman" w:eastAsia="Times New Roman" w:hAnsi="Times New Roman" w:cs="David" w:hint="cs"/>
          <w:sz w:val="24"/>
          <w:szCs w:val="24"/>
          <w:rtl/>
          <w:lang w:eastAsia="he-IL"/>
        </w:rPr>
        <w:t xml:space="preserve">כי </w:t>
      </w:r>
      <w:r w:rsidRPr="00046412">
        <w:rPr>
          <w:rFonts w:ascii="Times New Roman" w:eastAsia="Times New Roman" w:hAnsi="Times New Roman" w:cs="David"/>
          <w:sz w:val="24"/>
          <w:szCs w:val="24"/>
          <w:rtl/>
          <w:lang w:eastAsia="he-IL"/>
        </w:rPr>
        <w:t xml:space="preserve">הם יינתנו על ידו בשלבי עבודה כמפורט בנספח </w:t>
      </w:r>
      <w:r w:rsidRPr="00046412">
        <w:rPr>
          <w:rFonts w:ascii="Times New Roman" w:eastAsia="Times New Roman" w:hAnsi="Times New Roman" w:cs="David"/>
          <w:bCs/>
          <w:sz w:val="24"/>
          <w:szCs w:val="24"/>
          <w:rtl/>
          <w:lang w:eastAsia="he-IL"/>
        </w:rPr>
        <w:t>ב'</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המצ"ב</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עוד</w:t>
      </w:r>
      <w:r w:rsidRPr="00046412">
        <w:rPr>
          <w:rFonts w:ascii="Times New Roman" w:eastAsia="Times New Roman" w:hAnsi="Times New Roman" w:cs="David"/>
          <w:sz w:val="24"/>
          <w:szCs w:val="24"/>
          <w:rtl/>
          <w:lang w:eastAsia="he-IL"/>
        </w:rPr>
        <w:t xml:space="preserve"> מוסיף ומצהיר</w:t>
      </w:r>
      <w:r w:rsidRPr="00046412">
        <w:rPr>
          <w:rFonts w:ascii="Times New Roman" w:eastAsia="Times New Roman" w:hAnsi="Times New Roman" w:cs="David" w:hint="cs"/>
          <w:sz w:val="24"/>
          <w:szCs w:val="24"/>
          <w:rtl/>
          <w:lang w:eastAsia="he-IL"/>
        </w:rPr>
        <w:t xml:space="preserve">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ידוע לו שהמזמין אינו מתחייב להזמין מ</w:t>
      </w:r>
      <w:r w:rsidRPr="00046412">
        <w:rPr>
          <w:rFonts w:ascii="Times New Roman" w:eastAsia="Times New Roman" w:hAnsi="Times New Roman" w:cs="David" w:hint="cs"/>
          <w:sz w:val="24"/>
          <w:szCs w:val="24"/>
          <w:rtl/>
          <w:lang w:eastAsia="he-IL"/>
        </w:rPr>
        <w:t>מנו</w:t>
      </w:r>
      <w:r w:rsidRPr="00046412">
        <w:rPr>
          <w:rFonts w:ascii="Times New Roman" w:eastAsia="Times New Roman" w:hAnsi="Times New Roman" w:cs="David"/>
          <w:sz w:val="24"/>
          <w:szCs w:val="24"/>
          <w:rtl/>
          <w:lang w:eastAsia="he-IL"/>
        </w:rPr>
        <w:t xml:space="preserve"> שירותים נוספים מעבר לנקוב בחוזה זה ו</w:t>
      </w:r>
      <w:r w:rsidRPr="00046412">
        <w:rPr>
          <w:rFonts w:ascii="Times New Roman" w:eastAsia="Times New Roman" w:hAnsi="Times New Roman" w:cs="David" w:hint="cs"/>
          <w:sz w:val="24"/>
          <w:szCs w:val="24"/>
          <w:rtl/>
          <w:lang w:eastAsia="he-IL"/>
        </w:rPr>
        <w:t xml:space="preserve">כמפורט </w:t>
      </w:r>
      <w:r w:rsidRPr="00046412">
        <w:rPr>
          <w:rFonts w:ascii="Times New Roman" w:eastAsia="Times New Roman" w:hAnsi="Times New Roman" w:cs="David"/>
          <w:sz w:val="24"/>
          <w:szCs w:val="24"/>
          <w:rtl/>
          <w:lang w:eastAsia="he-IL"/>
        </w:rPr>
        <w:t xml:space="preserve">בנספח </w:t>
      </w:r>
      <w:r w:rsidRPr="00046412">
        <w:rPr>
          <w:rFonts w:ascii="Times New Roman" w:eastAsia="Times New Roman" w:hAnsi="Times New Roman" w:cs="David"/>
          <w:bCs/>
          <w:sz w:val="24"/>
          <w:szCs w:val="24"/>
          <w:rtl/>
          <w:lang w:eastAsia="he-IL"/>
        </w:rPr>
        <w:t xml:space="preserve">ב' </w:t>
      </w:r>
      <w:r w:rsidRPr="00046412">
        <w:rPr>
          <w:rFonts w:ascii="Times New Roman" w:eastAsia="Times New Roman" w:hAnsi="Times New Roman" w:cs="David" w:hint="cs"/>
          <w:sz w:val="24"/>
          <w:szCs w:val="24"/>
          <w:rtl/>
          <w:lang w:eastAsia="he-IL"/>
        </w:rPr>
        <w:t>המצ"ב</w:t>
      </w:r>
      <w:r w:rsidRPr="00046412">
        <w:rPr>
          <w:rFonts w:ascii="Times New Roman" w:eastAsia="Times New Roman" w:hAnsi="Times New Roman" w:cs="David"/>
          <w:sz w:val="24"/>
          <w:szCs w:val="24"/>
          <w:rtl/>
          <w:lang w:eastAsia="he-IL"/>
        </w:rPr>
        <w:t>.</w:t>
      </w:r>
    </w:p>
    <w:p w14:paraId="6CC32E18"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לבצע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16CC513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יבסס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הנתונים, קווי היסוד, התקציב וההנחיות שיקבעו ע"י המזמין ובתאום מלא עם הגורמים השונים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כפי שיקבעו מ</w:t>
      </w:r>
      <w:r w:rsidRPr="00046412">
        <w:rPr>
          <w:rFonts w:ascii="Times New Roman" w:eastAsia="Times New Roman" w:hAnsi="Times New Roman" w:cs="David" w:hint="cs"/>
          <w:sz w:val="24"/>
          <w:szCs w:val="24"/>
          <w:rtl/>
          <w:lang w:eastAsia="he-IL"/>
        </w:rPr>
        <w:t>עת לעת</w:t>
      </w:r>
      <w:r w:rsidRPr="00046412">
        <w:rPr>
          <w:rFonts w:ascii="Times New Roman" w:eastAsia="Times New Roman" w:hAnsi="Times New Roman" w:cs="David"/>
          <w:sz w:val="24"/>
          <w:szCs w:val="24"/>
          <w:rtl/>
          <w:lang w:eastAsia="he-IL"/>
        </w:rPr>
        <w:t xml:space="preserve"> ע"י המזמין ויהיה חייב לנהוג לפיהם ולקיימם ללא סטייה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אלא אם כן ק</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בל הוראה</w:t>
      </w:r>
      <w:r w:rsidRPr="00046412">
        <w:rPr>
          <w:rFonts w:ascii="Times New Roman" w:eastAsia="Times New Roman" w:hAnsi="Times New Roman" w:cs="David" w:hint="cs"/>
          <w:sz w:val="24"/>
          <w:szCs w:val="24"/>
          <w:rtl/>
          <w:lang w:eastAsia="he-IL"/>
        </w:rPr>
        <w:t xml:space="preserve"> מפורשת</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בכתב מהמזמין.</w:t>
      </w:r>
    </w:p>
    <w:p w14:paraId="3755A18C"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לבצע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בתיאום מלא, בשיתוף פעולה ותוך קיום קשר מתמיד עם המזמין והמנהל, עם צוותו המקצועי וצוות הניהול, ת</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הכל כפי שיקבע ע"י המנהל. כן מתחייב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להשתתף בת</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אום מראש בכל ישיבות התיאום אליהן יוזמן.</w:t>
      </w:r>
    </w:p>
    <w:p w14:paraId="6B23528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ישמור על נוהלי קשר, תיאום, ר</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שום וצורת המסמכים לפי דרישת המנהל.</w:t>
      </w:r>
    </w:p>
    <w:p w14:paraId="4521B04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עוד לא יקבע אחרת ע"י המזמין, יהיה המנהל כ</w:t>
      </w:r>
      <w:r w:rsidRPr="00046412">
        <w:rPr>
          <w:rFonts w:ascii="Times New Roman" w:eastAsia="Times New Roman" w:hAnsi="Times New Roman" w:cs="David" w:hint="cs"/>
          <w:sz w:val="24"/>
          <w:szCs w:val="24"/>
          <w:rtl/>
          <w:lang w:eastAsia="he-IL"/>
        </w:rPr>
        <w:t>הגדרתו</w:t>
      </w:r>
      <w:r w:rsidRPr="00046412">
        <w:rPr>
          <w:rFonts w:ascii="Times New Roman" w:eastAsia="Times New Roman" w:hAnsi="Times New Roman" w:cs="David"/>
          <w:sz w:val="24"/>
          <w:szCs w:val="24"/>
          <w:rtl/>
          <w:lang w:eastAsia="he-IL"/>
        </w:rPr>
        <w:t xml:space="preserve"> בנספח </w:t>
      </w:r>
      <w:r w:rsidRPr="00046412">
        <w:rPr>
          <w:rFonts w:ascii="Times New Roman" w:eastAsia="Times New Roman" w:hAnsi="Times New Roman" w:cs="David"/>
          <w:bCs/>
          <w:sz w:val="24"/>
          <w:szCs w:val="24"/>
          <w:rtl/>
          <w:lang w:eastAsia="he-IL"/>
        </w:rPr>
        <w:t xml:space="preserve">א' </w:t>
      </w:r>
      <w:r w:rsidRPr="00046412">
        <w:rPr>
          <w:rFonts w:ascii="Times New Roman" w:eastAsia="Times New Roman" w:hAnsi="Times New Roman" w:cs="David"/>
          <w:sz w:val="24"/>
          <w:szCs w:val="24"/>
          <w:rtl/>
          <w:lang w:eastAsia="he-IL"/>
        </w:rPr>
        <w:t>ועל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להיות</w:t>
      </w:r>
      <w:r w:rsidRPr="00046412">
        <w:rPr>
          <w:rFonts w:ascii="Times New Roman" w:eastAsia="Times New Roman" w:hAnsi="Times New Roman" w:cs="David" w:hint="cs"/>
          <w:sz w:val="24"/>
          <w:szCs w:val="24"/>
          <w:rtl/>
          <w:lang w:eastAsia="he-IL"/>
        </w:rPr>
        <w:t xml:space="preserve"> עמו</w:t>
      </w:r>
      <w:r w:rsidRPr="00046412">
        <w:rPr>
          <w:rFonts w:ascii="Times New Roman" w:eastAsia="Times New Roman" w:hAnsi="Times New Roman" w:cs="David"/>
          <w:sz w:val="24"/>
          <w:szCs w:val="24"/>
          <w:rtl/>
          <w:lang w:eastAsia="he-IL"/>
        </w:rPr>
        <w:t xml:space="preserve"> בקשר מתמי</w:t>
      </w:r>
      <w:r w:rsidRPr="00046412">
        <w:rPr>
          <w:rFonts w:ascii="Times New Roman" w:eastAsia="Times New Roman" w:hAnsi="Times New Roman" w:cs="David" w:hint="cs"/>
          <w:sz w:val="24"/>
          <w:szCs w:val="24"/>
          <w:rtl/>
          <w:lang w:eastAsia="he-IL"/>
        </w:rPr>
        <w:t>ד</w:t>
      </w:r>
      <w:r w:rsidRPr="00046412">
        <w:rPr>
          <w:rFonts w:ascii="Times New Roman" w:eastAsia="Times New Roman" w:hAnsi="Times New Roman" w:cs="David"/>
          <w:sz w:val="24"/>
          <w:szCs w:val="24"/>
          <w:rtl/>
          <w:lang w:eastAsia="he-IL"/>
        </w:rPr>
        <w:t xml:space="preserve"> ולתאם עמו את כל פעולותיו, אלא אם נקבע </w:t>
      </w:r>
      <w:r w:rsidRPr="00046412">
        <w:rPr>
          <w:rFonts w:ascii="Times New Roman" w:eastAsia="Times New Roman" w:hAnsi="Times New Roman" w:cs="David" w:hint="cs"/>
          <w:sz w:val="24"/>
          <w:szCs w:val="24"/>
          <w:rtl/>
          <w:lang w:eastAsia="he-IL"/>
        </w:rPr>
        <w:t xml:space="preserve">מפורשות </w:t>
      </w:r>
      <w:r w:rsidRPr="00046412">
        <w:rPr>
          <w:rFonts w:ascii="Times New Roman" w:eastAsia="Times New Roman" w:hAnsi="Times New Roman" w:cs="David"/>
          <w:sz w:val="24"/>
          <w:szCs w:val="24"/>
          <w:rtl/>
          <w:lang w:eastAsia="he-IL"/>
        </w:rPr>
        <w:t>אחרת ע"י המזמין.</w:t>
      </w:r>
    </w:p>
    <w:p w14:paraId="3874664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ידועות לו הוראות כל התכניות הקיימות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46412">
        <w:rPr>
          <w:rFonts w:ascii="Times New Roman" w:eastAsia="Times New Roman" w:hAnsi="Times New Roman" w:cs="David" w:hint="cs"/>
          <w:sz w:val="24"/>
          <w:szCs w:val="24"/>
          <w:rtl/>
          <w:lang w:eastAsia="he-IL"/>
        </w:rPr>
        <w:t>יהם של</w:t>
      </w:r>
      <w:r w:rsidRPr="00046412">
        <w:rPr>
          <w:rFonts w:ascii="Times New Roman" w:eastAsia="Times New Roman" w:hAnsi="Times New Roman" w:cs="David"/>
          <w:sz w:val="24"/>
          <w:szCs w:val="24"/>
          <w:rtl/>
          <w:lang w:eastAsia="he-IL"/>
        </w:rPr>
        <w:t xml:space="preserve"> הדין</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הנהלים</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התקנים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התקנות החלים בקשר עם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והוא מתחייב לפעול בהתאם לקבוע בהם. כמו כן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מצהיר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כי </w:t>
      </w:r>
      <w:r w:rsidRPr="00046412">
        <w:rPr>
          <w:rFonts w:ascii="Times New Roman" w:eastAsia="Times New Roman" w:hAnsi="Times New Roman" w:cs="David" w:hint="cs"/>
          <w:sz w:val="24"/>
          <w:szCs w:val="24"/>
          <w:rtl/>
          <w:lang w:eastAsia="he-IL"/>
        </w:rPr>
        <w:t xml:space="preserve">הוא </w:t>
      </w:r>
      <w:r w:rsidRPr="00046412">
        <w:rPr>
          <w:rFonts w:ascii="Times New Roman" w:eastAsia="Times New Roman" w:hAnsi="Times New Roman" w:cs="David"/>
          <w:sz w:val="24"/>
          <w:szCs w:val="24"/>
          <w:rtl/>
          <w:lang w:eastAsia="he-IL"/>
        </w:rPr>
        <w:t xml:space="preserve">בדק בעצמו את כל הנושאים הרלוונטיים </w:t>
      </w:r>
      <w:r w:rsidRPr="00046412">
        <w:rPr>
          <w:rFonts w:ascii="Times New Roman" w:eastAsia="Times New Roman" w:hAnsi="Times New Roman" w:cs="David" w:hint="cs"/>
          <w:sz w:val="24"/>
          <w:szCs w:val="24"/>
          <w:rtl/>
          <w:lang w:eastAsia="he-IL"/>
        </w:rPr>
        <w:t xml:space="preserve">ו/או </w:t>
      </w:r>
      <w:r w:rsidRPr="00046412">
        <w:rPr>
          <w:rFonts w:ascii="Times New Roman" w:eastAsia="Times New Roman" w:hAnsi="Times New Roman" w:cs="David"/>
          <w:sz w:val="24"/>
          <w:szCs w:val="24"/>
          <w:rtl/>
          <w:lang w:eastAsia="he-IL"/>
        </w:rPr>
        <w:t>הקשורים למתן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6484FE32"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להפיק את כל התכניות </w:t>
      </w:r>
      <w:r w:rsidRPr="00046412">
        <w:rPr>
          <w:rFonts w:ascii="Times New Roman" w:eastAsia="Times New Roman" w:hAnsi="Times New Roman" w:cs="David" w:hint="cs"/>
          <w:sz w:val="24"/>
          <w:szCs w:val="24"/>
          <w:rtl/>
          <w:lang w:eastAsia="he-IL"/>
        </w:rPr>
        <w:t>נשוא</w:t>
      </w:r>
      <w:r w:rsidRPr="00046412">
        <w:rPr>
          <w:rFonts w:ascii="Times New Roman" w:eastAsia="Times New Roman" w:hAnsi="Times New Roman" w:cs="David"/>
          <w:sz w:val="24"/>
          <w:szCs w:val="24"/>
          <w:rtl/>
          <w:lang w:eastAsia="he-IL"/>
        </w:rPr>
        <w:t xml:space="preserve"> חוזה זה, בכל שלבי הביצוע של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ולרבות כל שינוי בתכניותיו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 xml:space="preserve">המצ"ב </w:t>
      </w:r>
      <w:r w:rsidRPr="00046412">
        <w:rPr>
          <w:rFonts w:ascii="Times New Roman" w:eastAsia="Times New Roman" w:hAnsi="Times New Roman" w:cs="David"/>
          <w:sz w:val="24"/>
          <w:szCs w:val="24"/>
          <w:rtl/>
          <w:lang w:eastAsia="he-IL"/>
        </w:rPr>
        <w:t>וע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הנחיות המזמין מעת לעת.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להעביר ליועצים ולקבל מהם קבצים אך ורק באותה מתכונת שנקבעה</w:t>
      </w:r>
      <w:r w:rsidRPr="00046412">
        <w:rPr>
          <w:rFonts w:ascii="Times New Roman" w:eastAsia="Times New Roman" w:hAnsi="Times New Roman" w:cs="David" w:hint="cs"/>
          <w:sz w:val="24"/>
          <w:szCs w:val="24"/>
          <w:rtl/>
          <w:lang w:eastAsia="he-IL"/>
        </w:rPr>
        <w:t xml:space="preserve"> בנספח </w:t>
      </w:r>
      <w:r w:rsidRPr="00046412">
        <w:rPr>
          <w:rFonts w:ascii="Times New Roman" w:eastAsia="Times New Roman" w:hAnsi="Times New Roman" w:cs="David" w:hint="cs"/>
          <w:b/>
          <w:bCs/>
          <w:sz w:val="24"/>
          <w:szCs w:val="24"/>
          <w:rtl/>
          <w:lang w:eastAsia="he-IL"/>
        </w:rPr>
        <w:t>א'</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כאמור.</w:t>
      </w:r>
    </w:p>
    <w:p w14:paraId="5D18B1C8"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יגיש ליועצים</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לקבלנים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46412">
        <w:rPr>
          <w:rFonts w:ascii="Times New Roman" w:eastAsia="Times New Roman" w:hAnsi="Times New Roman" w:cs="David" w:hint="cs"/>
          <w:sz w:val="24"/>
          <w:szCs w:val="24"/>
          <w:rtl/>
          <w:lang w:eastAsia="he-IL"/>
        </w:rPr>
        <w:t xml:space="preserve">מפורשות על פי </w:t>
      </w:r>
      <w:r w:rsidRPr="00046412">
        <w:rPr>
          <w:rFonts w:ascii="Times New Roman" w:eastAsia="Times New Roman" w:hAnsi="Times New Roman" w:cs="David"/>
          <w:sz w:val="24"/>
          <w:szCs w:val="24"/>
          <w:rtl/>
          <w:lang w:eastAsia="he-IL"/>
        </w:rPr>
        <w:t>חוזה זה.</w:t>
      </w:r>
    </w:p>
    <w:p w14:paraId="17693BE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אין לו ולא תהינה לו </w:t>
      </w:r>
      <w:r w:rsidRPr="00046412">
        <w:rPr>
          <w:rFonts w:ascii="Times New Roman" w:eastAsia="Times New Roman" w:hAnsi="Times New Roman" w:cs="David" w:hint="cs"/>
          <w:sz w:val="24"/>
          <w:szCs w:val="24"/>
          <w:rtl/>
          <w:lang w:eastAsia="he-IL"/>
        </w:rPr>
        <w:t xml:space="preserve">כל </w:t>
      </w:r>
      <w:r w:rsidRPr="00046412">
        <w:rPr>
          <w:rFonts w:ascii="Times New Roman" w:eastAsia="Times New Roman" w:hAnsi="Times New Roman" w:cs="David"/>
          <w:sz w:val="24"/>
          <w:szCs w:val="24"/>
          <w:rtl/>
          <w:lang w:eastAsia="he-IL"/>
        </w:rPr>
        <w:t>תביעות ו/או טענות</w:t>
      </w:r>
      <w:r w:rsidRPr="00046412">
        <w:rPr>
          <w:rFonts w:ascii="Times New Roman" w:eastAsia="Times New Roman" w:hAnsi="Times New Roman" w:cs="David" w:hint="cs"/>
          <w:sz w:val="24"/>
          <w:szCs w:val="24"/>
          <w:rtl/>
          <w:lang w:eastAsia="he-IL"/>
        </w:rPr>
        <w:t xml:space="preserve"> ו/או דרישות ו/או תלונות</w:t>
      </w:r>
      <w:r w:rsidRPr="00046412">
        <w:rPr>
          <w:rFonts w:ascii="Times New Roman" w:eastAsia="Times New Roman" w:hAnsi="Times New Roman" w:cs="David"/>
          <w:sz w:val="24"/>
          <w:szCs w:val="24"/>
          <w:rtl/>
          <w:lang w:eastAsia="he-IL"/>
        </w:rPr>
        <w:t xml:space="preserve"> כלפי המזמין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כלפי המתכננים האחרים בגין מסירת העבודות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כאמור. משמסר המזמין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 xml:space="preserve">ביצוע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שירותים כאמור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אחר, מתחייב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לשתף עמו פעולה ככל שיידרש.</w:t>
      </w:r>
    </w:p>
    <w:p w14:paraId="3B2B8BCB"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ערוך לביצוע העבודות, בין היתר, גם במערכת ניהול ותיאום פרויקטים באמצעות האינטרנט, כדוגמת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hint="cs"/>
          <w:sz w:val="24"/>
          <w:szCs w:val="24"/>
          <w:rtl/>
          <w:lang w:eastAsia="he-IL"/>
        </w:rPr>
        <w:t>", "רמדורנט"</w:t>
      </w:r>
      <w:r w:rsidRPr="00046412">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46412">
        <w:rPr>
          <w:rFonts w:ascii="Times New Roman" w:eastAsia="Times New Roman" w:hAnsi="Times New Roman" w:cs="David" w:hint="cs"/>
          <w:sz w:val="24"/>
          <w:szCs w:val="24"/>
          <w:rtl/>
          <w:lang w:eastAsia="he-IL"/>
        </w:rPr>
        <w:t>.</w:t>
      </w:r>
    </w:p>
    <w:p w14:paraId="109ECF27"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צוות עובדים ואמצעים</w:t>
      </w:r>
    </w:p>
    <w:p w14:paraId="377DCDE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במשך כל תקופת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יקיים משרד מאויש</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מאורגן ומצויד</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באופן שיאפשר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בהתאם להוראות חוזה זה.</w:t>
      </w:r>
    </w:p>
    <w:p w14:paraId="7051F73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46412">
        <w:rPr>
          <w:rFonts w:ascii="Times New Roman" w:eastAsia="Times New Roman" w:hAnsi="Times New Roman" w:cs="David"/>
          <w:bCs/>
          <w:sz w:val="24"/>
          <w:szCs w:val="24"/>
          <w:rtl/>
          <w:lang w:eastAsia="he-IL"/>
        </w:rPr>
        <w:t>א'</w:t>
      </w:r>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b/>
          <w:sz w:val="24"/>
          <w:szCs w:val="24"/>
          <w:rtl/>
          <w:lang w:eastAsia="he-IL"/>
        </w:rPr>
        <w:t>המצ"ב,</w:t>
      </w:r>
      <w:r w:rsidRPr="00046412">
        <w:rPr>
          <w:rFonts w:ascii="Times New Roman" w:eastAsia="Times New Roman" w:hAnsi="Times New Roman" w:cs="David"/>
          <w:sz w:val="24"/>
          <w:szCs w:val="24"/>
          <w:rtl/>
          <w:lang w:eastAsia="he-IL"/>
        </w:rPr>
        <w:t xml:space="preserve"> יתאים לביצוע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ברמה ובמועדים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13866F1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מהתחייבותו האמורה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רשאי המנהל - אם וכאשר יראה צורך בכך על פי שיקול דעתו </w:t>
      </w:r>
      <w:r w:rsidRPr="00046412">
        <w:rPr>
          <w:rFonts w:ascii="Times New Roman" w:eastAsia="Times New Roman" w:hAnsi="Times New Roman" w:cs="David" w:hint="cs"/>
          <w:sz w:val="24"/>
          <w:szCs w:val="24"/>
          <w:rtl/>
          <w:lang w:eastAsia="he-IL"/>
        </w:rPr>
        <w:t xml:space="preserve">המוחלט </w:t>
      </w:r>
      <w:r w:rsidRPr="00046412">
        <w:rPr>
          <w:rFonts w:ascii="Times New Roman" w:eastAsia="Times New Roman" w:hAnsi="Times New Roman" w:cs="David"/>
          <w:sz w:val="24"/>
          <w:szCs w:val="24"/>
          <w:rtl/>
          <w:lang w:eastAsia="he-IL"/>
        </w:rPr>
        <w:t>- להורות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w:t>
      </w:r>
      <w:r w:rsidRPr="00046412">
        <w:rPr>
          <w:rFonts w:ascii="Times New Roman" w:eastAsia="Times New Roman" w:hAnsi="Times New Roman" w:cs="David" w:hint="cs"/>
          <w:sz w:val="24"/>
          <w:szCs w:val="24"/>
          <w:rtl/>
          <w:lang w:eastAsia="he-IL"/>
        </w:rPr>
        <w:t>עת לעת,</w:t>
      </w:r>
      <w:r w:rsidRPr="00046412">
        <w:rPr>
          <w:rFonts w:ascii="Times New Roman" w:eastAsia="Times New Roman" w:hAnsi="Times New Roman" w:cs="David"/>
          <w:sz w:val="24"/>
          <w:szCs w:val="24"/>
          <w:rtl/>
          <w:lang w:eastAsia="he-IL"/>
        </w:rPr>
        <w:t xml:space="preserve"> להגדיל את צוות עובדיו, על חשבונו ואחריותו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במספר, לתקופה ובמקומות אותם יציין המנהל בהוראותיו.</w:t>
      </w:r>
    </w:p>
    <w:p w14:paraId="2761C64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מוסכם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במשך כל תקופת החוזה יהיה האדריכל ו/או המהנדס ו/או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הנקוב בנספח </w:t>
      </w:r>
      <w:r w:rsidRPr="00046412">
        <w:rPr>
          <w:rFonts w:ascii="Times New Roman" w:eastAsia="Times New Roman" w:hAnsi="Times New Roman" w:cs="David"/>
          <w:bCs/>
          <w:sz w:val="24"/>
          <w:szCs w:val="24"/>
          <w:rtl/>
          <w:lang w:eastAsia="he-IL"/>
        </w:rPr>
        <w:t>א'</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המצ"ב</w:t>
      </w:r>
      <w:r w:rsidRPr="00046412">
        <w:rPr>
          <w:rFonts w:ascii="Times New Roman" w:eastAsia="Times New Roman" w:hAnsi="Times New Roman" w:cs="David"/>
          <w:sz w:val="24"/>
          <w:szCs w:val="24"/>
          <w:rtl/>
          <w:lang w:eastAsia="he-IL"/>
        </w:rPr>
        <w:t>, מנהלו הראשי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למטרת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(להלן: "</w:t>
      </w:r>
      <w:r w:rsidRPr="00046412">
        <w:rPr>
          <w:rFonts w:ascii="Times New Roman" w:eastAsia="Times New Roman" w:hAnsi="Times New Roman" w:cs="David"/>
          <w:b/>
          <w:bCs/>
          <w:sz w:val="24"/>
          <w:szCs w:val="24"/>
          <w:rtl/>
          <w:lang w:eastAsia="he-IL"/>
        </w:rPr>
        <w:t>המנהל הראשי</w:t>
      </w:r>
      <w:r w:rsidRPr="00046412">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46412">
        <w:rPr>
          <w:rFonts w:ascii="Times New Roman" w:eastAsia="Times New Roman" w:hAnsi="Times New Roman" w:cs="David" w:hint="cs"/>
          <w:sz w:val="24"/>
          <w:szCs w:val="24"/>
          <w:rtl/>
          <w:lang w:eastAsia="he-IL"/>
        </w:rPr>
        <w:t xml:space="preserve"> מראש ובכתב</w:t>
      </w:r>
      <w:r w:rsidRPr="00046412">
        <w:rPr>
          <w:rFonts w:ascii="Times New Roman" w:eastAsia="Times New Roman" w:hAnsi="Times New Roman" w:cs="David"/>
          <w:sz w:val="24"/>
          <w:szCs w:val="24"/>
          <w:rtl/>
          <w:lang w:eastAsia="he-IL"/>
        </w:rPr>
        <w:t>.</w:t>
      </w:r>
    </w:p>
    <w:p w14:paraId="6CFFD58C"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w:t>
      </w:r>
      <w:r w:rsidRPr="00046412">
        <w:rPr>
          <w:rFonts w:ascii="Times New Roman" w:eastAsia="Times New Roman" w:hAnsi="Times New Roman" w:cs="David" w:hint="cs"/>
          <w:sz w:val="24"/>
          <w:szCs w:val="24"/>
          <w:rtl/>
          <w:lang w:eastAsia="he-IL"/>
        </w:rPr>
        <w:t>צהיר, כי ידוע לו, ש</w:t>
      </w:r>
      <w:r w:rsidRPr="00046412">
        <w:rPr>
          <w:rFonts w:ascii="Times New Roman" w:eastAsia="Times New Roman" w:hAnsi="Times New Roman" w:cs="David"/>
          <w:sz w:val="24"/>
          <w:szCs w:val="24"/>
          <w:rtl/>
          <w:lang w:eastAsia="he-IL"/>
        </w:rPr>
        <w:t>במשך כל ת</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קפ</w:t>
      </w:r>
      <w:r w:rsidRPr="00046412">
        <w:rPr>
          <w:rFonts w:ascii="Times New Roman" w:eastAsia="Times New Roman" w:hAnsi="Times New Roman" w:cs="David" w:hint="cs"/>
          <w:sz w:val="24"/>
          <w:szCs w:val="24"/>
          <w:rtl/>
          <w:lang w:eastAsia="he-IL"/>
        </w:rPr>
        <w:t>ו של</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יעמוד המנהל הראשי בראשו, יהיה מעורב אישית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שיעסוק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התכנון. מבלי לגרוע מהתחייבויות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כמתחייב מ</w:t>
      </w:r>
      <w:r w:rsidRPr="00046412">
        <w:rPr>
          <w:rFonts w:ascii="Times New Roman" w:eastAsia="Times New Roman" w:hAnsi="Times New Roman" w:cs="David" w:hint="cs"/>
          <w:sz w:val="24"/>
          <w:szCs w:val="24"/>
          <w:rtl/>
          <w:lang w:eastAsia="he-IL"/>
        </w:rPr>
        <w:t>חוזה זה,</w:t>
      </w:r>
      <w:r w:rsidRPr="00046412">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DB05A91"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18F2625"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המזמין רשאי </w:t>
      </w:r>
      <w:r w:rsidRPr="00046412">
        <w:rPr>
          <w:rFonts w:ascii="Times New Roman" w:eastAsia="Times New Roman" w:hAnsi="Times New Roman" w:cs="David"/>
          <w:sz w:val="24"/>
          <w:szCs w:val="24"/>
          <w:rtl/>
          <w:lang w:eastAsia="he-IL"/>
        </w:rPr>
        <w:t>לדרוש מה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להחליף כל עובד מעובדיו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שלדעת המזמין אינו מתאים לתפקידו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אינו מבצעו להנחת דעתו, אף אם אושר תחילה ע"י המזמין וכן לדרוש תגבור צוות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ועל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למלא </w:t>
      </w:r>
      <w:r w:rsidRPr="00046412">
        <w:rPr>
          <w:rFonts w:ascii="Times New Roman" w:eastAsia="Times New Roman" w:hAnsi="Times New Roman" w:cs="David" w:hint="cs"/>
          <w:sz w:val="24"/>
          <w:szCs w:val="24"/>
          <w:rtl/>
          <w:lang w:eastAsia="he-IL"/>
        </w:rPr>
        <w:t xml:space="preserve">אחר </w:t>
      </w:r>
      <w:r w:rsidRPr="00046412">
        <w:rPr>
          <w:rFonts w:ascii="Times New Roman" w:eastAsia="Times New Roman" w:hAnsi="Times New Roman" w:cs="David"/>
          <w:sz w:val="24"/>
          <w:szCs w:val="24"/>
          <w:rtl/>
          <w:lang w:eastAsia="he-IL"/>
        </w:rPr>
        <w:t>דרישת המזמין לאלתר.</w:t>
      </w:r>
    </w:p>
    <w:p w14:paraId="4BB73F7E"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החלטות המזמין בדבר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ו/או החלפת עובד מעובדי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תינתנה לפי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קול דעתו המוחלט</w:t>
      </w:r>
      <w:r w:rsidRPr="00046412">
        <w:rPr>
          <w:rFonts w:ascii="Times New Roman" w:eastAsia="Times New Roman" w:hAnsi="Times New Roman" w:cs="David" w:hint="cs"/>
          <w:sz w:val="24"/>
          <w:szCs w:val="24"/>
          <w:rtl/>
          <w:lang w:eastAsia="he-IL"/>
        </w:rPr>
        <w:t xml:space="preserve"> של המזמין</w:t>
      </w:r>
      <w:r w:rsidRPr="00046412">
        <w:rPr>
          <w:rFonts w:ascii="Times New Roman" w:eastAsia="Times New Roman" w:hAnsi="Times New Roman" w:cs="David"/>
          <w:sz w:val="24"/>
          <w:szCs w:val="24"/>
          <w:rtl/>
          <w:lang w:eastAsia="he-IL"/>
        </w:rPr>
        <w:t xml:space="preserve"> וללא צורך במתן נימוקים</w:t>
      </w:r>
      <w:r w:rsidRPr="00046412">
        <w:rPr>
          <w:rFonts w:ascii="Times New Roman" w:eastAsia="Times New Roman" w:hAnsi="Times New Roman" w:cs="David" w:hint="cs"/>
          <w:sz w:val="24"/>
          <w:szCs w:val="24"/>
          <w:rtl/>
          <w:lang w:eastAsia="he-IL"/>
        </w:rPr>
        <w:t xml:space="preserve"> כאלה ואחרים</w:t>
      </w:r>
      <w:r w:rsidRPr="00046412">
        <w:rPr>
          <w:rFonts w:ascii="Times New Roman" w:eastAsia="Times New Roman" w:hAnsi="Times New Roman" w:cs="David"/>
          <w:sz w:val="24"/>
          <w:szCs w:val="24"/>
          <w:rtl/>
          <w:lang w:eastAsia="he-IL"/>
        </w:rPr>
        <w:t>. אין בהחלטות אלה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כדי לשחרר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מאי</w:t>
      </w:r>
      <w:r w:rsidRPr="00046412">
        <w:rPr>
          <w:rFonts w:ascii="Times New Roman" w:eastAsia="Times New Roman" w:hAnsi="Times New Roman" w:cs="David" w:hint="cs"/>
          <w:sz w:val="24"/>
          <w:szCs w:val="24"/>
          <w:rtl/>
          <w:lang w:eastAsia="he-IL"/>
        </w:rPr>
        <w:t>לו</w:t>
      </w:r>
      <w:r w:rsidRPr="00046412">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46412">
        <w:rPr>
          <w:rFonts w:ascii="Times New Roman" w:eastAsia="Times New Roman" w:hAnsi="Times New Roman" w:cs="David" w:hint="cs"/>
          <w:sz w:val="24"/>
          <w:szCs w:val="24"/>
          <w:rtl/>
          <w:lang w:eastAsia="he-IL"/>
        </w:rPr>
        <w:t xml:space="preserve"> ו/או חבות</w:t>
      </w:r>
      <w:r w:rsidRPr="00046412">
        <w:rPr>
          <w:rFonts w:ascii="Times New Roman" w:eastAsia="Times New Roman" w:hAnsi="Times New Roman" w:cs="David"/>
          <w:sz w:val="24"/>
          <w:szCs w:val="24"/>
          <w:rtl/>
          <w:lang w:eastAsia="he-IL"/>
        </w:rPr>
        <w:t xml:space="preserve"> שהיא.</w:t>
      </w:r>
    </w:p>
    <w:p w14:paraId="500BADBF"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לצייד על חשבונו את צוות עובדיו בכל הציוד הדרוש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האחריות בגין אחזקת</w:t>
      </w:r>
      <w:r w:rsidRPr="00046412">
        <w:rPr>
          <w:rFonts w:ascii="Times New Roman" w:eastAsia="Times New Roman" w:hAnsi="Times New Roman" w:cs="David"/>
          <w:sz w:val="24"/>
          <w:szCs w:val="24"/>
          <w:rtl/>
          <w:lang w:eastAsia="he-IL"/>
        </w:rPr>
        <w:t xml:space="preserve"> ושמיר</w:t>
      </w:r>
      <w:r w:rsidRPr="00046412">
        <w:rPr>
          <w:rFonts w:ascii="Times New Roman" w:eastAsia="Times New Roman" w:hAnsi="Times New Roman" w:cs="David" w:hint="cs"/>
          <w:sz w:val="24"/>
          <w:szCs w:val="24"/>
          <w:rtl/>
          <w:lang w:eastAsia="he-IL"/>
        </w:rPr>
        <w:t>ת</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ציוד</w:t>
      </w:r>
      <w:r w:rsidRPr="00046412">
        <w:rPr>
          <w:rFonts w:ascii="Times New Roman" w:eastAsia="Times New Roman" w:hAnsi="Times New Roman" w:cs="David" w:hint="cs"/>
          <w:sz w:val="24"/>
          <w:szCs w:val="24"/>
          <w:rtl/>
          <w:lang w:eastAsia="he-IL"/>
        </w:rPr>
        <w:t xml:space="preserve"> כאמור,</w:t>
      </w:r>
      <w:r w:rsidRPr="00046412">
        <w:rPr>
          <w:rFonts w:ascii="Times New Roman" w:eastAsia="Times New Roman" w:hAnsi="Times New Roman" w:cs="David"/>
          <w:sz w:val="24"/>
          <w:szCs w:val="24"/>
          <w:rtl/>
          <w:lang w:eastAsia="he-IL"/>
        </w:rPr>
        <w:t xml:space="preserve"> תהיה בידי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ועל חשבונו, והמזמין לא </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ישא בכל אחריות </w:t>
      </w:r>
      <w:r w:rsidRPr="00046412">
        <w:rPr>
          <w:rFonts w:ascii="Times New Roman" w:eastAsia="Times New Roman" w:hAnsi="Times New Roman" w:cs="David" w:hint="cs"/>
          <w:sz w:val="24"/>
          <w:szCs w:val="24"/>
          <w:rtl/>
          <w:lang w:eastAsia="he-IL"/>
        </w:rPr>
        <w:t xml:space="preserve">ו/או חבות </w:t>
      </w:r>
      <w:r w:rsidRPr="00046412">
        <w:rPr>
          <w:rFonts w:ascii="Times New Roman" w:eastAsia="Times New Roman" w:hAnsi="Times New Roman" w:cs="David"/>
          <w:sz w:val="24"/>
          <w:szCs w:val="24"/>
          <w:rtl/>
          <w:lang w:eastAsia="he-IL"/>
        </w:rPr>
        <w:t>בגין א</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בדן </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או נזק</w:t>
      </w:r>
      <w:r w:rsidRPr="00046412">
        <w:rPr>
          <w:rFonts w:ascii="Times New Roman" w:eastAsia="Times New Roman" w:hAnsi="Times New Roman" w:cs="David" w:hint="cs"/>
          <w:sz w:val="24"/>
          <w:szCs w:val="24"/>
          <w:rtl/>
          <w:lang w:eastAsia="he-IL"/>
        </w:rPr>
        <w:t xml:space="preserve"> ו/או קלקול</w:t>
      </w:r>
      <w:r w:rsidRPr="00046412">
        <w:rPr>
          <w:rFonts w:ascii="Times New Roman" w:eastAsia="Times New Roman" w:hAnsi="Times New Roman" w:cs="David"/>
          <w:sz w:val="24"/>
          <w:szCs w:val="24"/>
          <w:rtl/>
          <w:lang w:eastAsia="he-IL"/>
        </w:rPr>
        <w:t xml:space="preserve"> כלשהו לציוד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לכל חלק ממנו מכל סיבה שהיא.</w:t>
      </w:r>
    </w:p>
    <w:p w14:paraId="6B156495"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סמכויות ה</w:t>
      </w:r>
      <w:r w:rsidR="00B06D6A" w:rsidRPr="00046412">
        <w:rPr>
          <w:rFonts w:ascii="Times New Roman" w:eastAsia="Times New Roman" w:hAnsi="Times New Roman" w:cs="David"/>
          <w:bCs/>
          <w:sz w:val="24"/>
          <w:szCs w:val="24"/>
          <w:u w:val="single"/>
          <w:rtl/>
          <w:lang w:eastAsia="he-IL"/>
        </w:rPr>
        <w:t>יועץ</w:t>
      </w:r>
    </w:p>
    <w:p w14:paraId="2EC08D0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במגעים עם רשויות מוסמכות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לרבות עם הרשות המקומית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בכל הנוגע לש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וכל הכרוך בכך</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יפעל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בתור בא-כוחו הטכני של המזמין והמזמין מסמיכו לכך</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ובלבד:</w:t>
      </w:r>
    </w:p>
    <w:p w14:paraId="2BF045B4"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יגיש תכניות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תיקונים לתכניות לא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הרשויות המוסמכות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אלא אם כן אושרו קודם לכן</w:t>
      </w:r>
      <w:r w:rsidRPr="00046412">
        <w:rPr>
          <w:rFonts w:ascii="Times New Roman" w:eastAsia="Times New Roman" w:hAnsi="Times New Roman" w:cs="David" w:hint="cs"/>
          <w:sz w:val="24"/>
          <w:szCs w:val="24"/>
          <w:rtl/>
          <w:lang w:eastAsia="he-IL"/>
        </w:rPr>
        <w:t>, מראש ובכתב,</w:t>
      </w:r>
      <w:r w:rsidRPr="00046412">
        <w:rPr>
          <w:rFonts w:ascii="Times New Roman" w:eastAsia="Times New Roman" w:hAnsi="Times New Roman" w:cs="David"/>
          <w:sz w:val="24"/>
          <w:szCs w:val="24"/>
          <w:rtl/>
          <w:lang w:eastAsia="he-IL"/>
        </w:rPr>
        <w:t xml:space="preserve"> ע"י המזמין.</w:t>
      </w:r>
    </w:p>
    <w:p w14:paraId="3BAEC848"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יקבל כל החלטה ולא יפעל ולא יחייב את המזמין בכל עניין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הכרוך בהתחייבות חוקית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כספית</w:t>
      </w:r>
      <w:r w:rsidRPr="00046412">
        <w:rPr>
          <w:rFonts w:ascii="Times New Roman" w:eastAsia="Times New Roman" w:hAnsi="Times New Roman" w:cs="David" w:hint="cs"/>
          <w:sz w:val="24"/>
          <w:szCs w:val="24"/>
          <w:rtl/>
          <w:lang w:eastAsia="he-IL"/>
        </w:rPr>
        <w:t xml:space="preserve"> ו/או אחרת,</w:t>
      </w:r>
      <w:r w:rsidRPr="00046412">
        <w:rPr>
          <w:rFonts w:ascii="Times New Roman" w:eastAsia="Times New Roman" w:hAnsi="Times New Roman" w:cs="David"/>
          <w:sz w:val="24"/>
          <w:szCs w:val="24"/>
          <w:rtl/>
          <w:lang w:eastAsia="he-IL"/>
        </w:rPr>
        <w:t xml:space="preserve"> אלא בא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שורו של המזמין</w:t>
      </w:r>
      <w:r w:rsidRPr="00046412">
        <w:rPr>
          <w:rFonts w:ascii="Times New Roman" w:eastAsia="Times New Roman" w:hAnsi="Times New Roman" w:cs="David" w:hint="cs"/>
          <w:sz w:val="24"/>
          <w:szCs w:val="24"/>
          <w:rtl/>
          <w:lang w:eastAsia="he-IL"/>
        </w:rPr>
        <w:t xml:space="preserve"> מראש ובכתב</w:t>
      </w:r>
      <w:r w:rsidRPr="00046412">
        <w:rPr>
          <w:rFonts w:ascii="Times New Roman" w:eastAsia="Times New Roman" w:hAnsi="Times New Roman" w:cs="David"/>
          <w:sz w:val="24"/>
          <w:szCs w:val="24"/>
          <w:rtl/>
          <w:lang w:eastAsia="he-IL"/>
        </w:rPr>
        <w:t>.</w:t>
      </w:r>
    </w:p>
    <w:p w14:paraId="3B464D58"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זולת אם</w:t>
      </w:r>
      <w:r w:rsidRPr="00046412">
        <w:rPr>
          <w:rFonts w:ascii="Times New Roman" w:eastAsia="Times New Roman" w:hAnsi="Times New Roman" w:cs="David"/>
          <w:sz w:val="24"/>
          <w:szCs w:val="24"/>
          <w:rtl/>
          <w:lang w:eastAsia="he-IL"/>
        </w:rPr>
        <w:t xml:space="preserve"> יוסמך לכך ע"י המזמין </w:t>
      </w:r>
      <w:r w:rsidRPr="00046412">
        <w:rPr>
          <w:rFonts w:ascii="Times New Roman" w:eastAsia="Times New Roman" w:hAnsi="Times New Roman" w:cs="David" w:hint="cs"/>
          <w:sz w:val="24"/>
          <w:szCs w:val="24"/>
          <w:rtl/>
          <w:lang w:eastAsia="he-IL"/>
        </w:rPr>
        <w:t>מראש ו</w:t>
      </w:r>
      <w:r w:rsidRPr="00046412">
        <w:rPr>
          <w:rFonts w:ascii="Times New Roman" w:eastAsia="Times New Roman" w:hAnsi="Times New Roman" w:cs="David"/>
          <w:sz w:val="24"/>
          <w:szCs w:val="24"/>
          <w:rtl/>
          <w:lang w:eastAsia="he-IL"/>
        </w:rPr>
        <w:t>בכתב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לא יהיה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רשאי ליתן הוראות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הנחיות</w:t>
      </w:r>
      <w:r w:rsidRPr="00046412">
        <w:rPr>
          <w:rFonts w:ascii="Times New Roman" w:eastAsia="Times New Roman" w:hAnsi="Times New Roman" w:cs="David" w:hint="cs"/>
          <w:sz w:val="24"/>
          <w:szCs w:val="24"/>
          <w:rtl/>
          <w:lang w:eastAsia="he-IL"/>
        </w:rPr>
        <w:t>, בין</w:t>
      </w:r>
      <w:r w:rsidRPr="00046412">
        <w:rPr>
          <w:rFonts w:ascii="Times New Roman" w:eastAsia="Times New Roman" w:hAnsi="Times New Roman" w:cs="David"/>
          <w:sz w:val="24"/>
          <w:szCs w:val="24"/>
          <w:rtl/>
          <w:lang w:eastAsia="he-IL"/>
        </w:rPr>
        <w:t xml:space="preserve"> במישרין</w:t>
      </w:r>
      <w:r w:rsidRPr="00046412">
        <w:rPr>
          <w:rFonts w:ascii="Times New Roman" w:eastAsia="Times New Roman" w:hAnsi="Times New Roman" w:cs="David" w:hint="cs"/>
          <w:sz w:val="24"/>
          <w:szCs w:val="24"/>
          <w:rtl/>
          <w:lang w:eastAsia="he-IL"/>
        </w:rPr>
        <w:t xml:space="preserve"> ובין בעקיפין,</w:t>
      </w:r>
      <w:r w:rsidRPr="00046412">
        <w:rPr>
          <w:rFonts w:ascii="Times New Roman" w:eastAsia="Times New Roman" w:hAnsi="Times New Roman" w:cs="David"/>
          <w:sz w:val="24"/>
          <w:szCs w:val="24"/>
          <w:rtl/>
          <w:lang w:eastAsia="he-IL"/>
        </w:rPr>
        <w:t xml:space="preserve"> לקבלן הראשי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לקבלן העבודות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לנהל עמם מו"מ ביחס למחירים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ל</w:t>
      </w:r>
      <w:r w:rsidRPr="00046412">
        <w:rPr>
          <w:rFonts w:ascii="Times New Roman" w:eastAsia="Times New Roman" w:hAnsi="Times New Roman" w:cs="David"/>
          <w:sz w:val="24"/>
          <w:szCs w:val="24"/>
          <w:rtl/>
          <w:lang w:eastAsia="he-IL"/>
        </w:rPr>
        <w:t>דרכי ביצוע הכרוכים בש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נוי מחירים</w:t>
      </w:r>
      <w:r w:rsidRPr="00046412">
        <w:rPr>
          <w:rFonts w:ascii="Times New Roman" w:eastAsia="Times New Roman" w:hAnsi="Times New Roman" w:cs="David" w:hint="cs"/>
          <w:sz w:val="24"/>
          <w:szCs w:val="24"/>
          <w:rtl/>
          <w:lang w:eastAsia="he-IL"/>
        </w:rPr>
        <w:t xml:space="preserve"> ו/או כמויות</w:t>
      </w:r>
      <w:r w:rsidRPr="00046412">
        <w:rPr>
          <w:rFonts w:ascii="Times New Roman" w:eastAsia="Times New Roman" w:hAnsi="Times New Roman" w:cs="David"/>
          <w:sz w:val="24"/>
          <w:szCs w:val="24"/>
          <w:rtl/>
          <w:lang w:eastAsia="he-IL"/>
        </w:rPr>
        <w:t>, אלא באמצעות המזמין או המנהל.</w:t>
      </w:r>
    </w:p>
    <w:p w14:paraId="131204FC"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סמכויות המנהל</w:t>
      </w:r>
    </w:p>
    <w:p w14:paraId="3555ED1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המנהל רשאי לבדוק</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בכל עת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כולם או </w:t>
      </w:r>
      <w:r w:rsidRPr="00046412">
        <w:rPr>
          <w:rFonts w:ascii="Times New Roman" w:eastAsia="Times New Roman" w:hAnsi="Times New Roman" w:cs="David" w:hint="cs"/>
          <w:sz w:val="24"/>
          <w:szCs w:val="24"/>
          <w:rtl/>
          <w:lang w:eastAsia="he-IL"/>
        </w:rPr>
        <w:t>מקצתם</w:t>
      </w:r>
      <w:r w:rsidRPr="00046412">
        <w:rPr>
          <w:rFonts w:ascii="Times New Roman" w:eastAsia="Times New Roman" w:hAnsi="Times New Roman" w:cs="David"/>
          <w:sz w:val="24"/>
          <w:szCs w:val="24"/>
          <w:rtl/>
          <w:lang w:eastAsia="he-IL"/>
        </w:rPr>
        <w:t>, להשגיח על ביצוע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וכן לבדוק את טיב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הנעשים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 xml:space="preserve">על ידי מי </w:t>
      </w:r>
      <w:r w:rsidRPr="00046412">
        <w:rPr>
          <w:rFonts w:ascii="Times New Roman" w:eastAsia="Times New Roman" w:hAnsi="Times New Roman" w:cs="David"/>
          <w:sz w:val="24"/>
          <w:szCs w:val="24"/>
          <w:rtl/>
          <w:lang w:eastAsia="he-IL"/>
        </w:rPr>
        <w:t>מטעמו. כן רשאי המנהל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לבדוק אם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מבצע כהלכה את הוראות חוזה זה, את הוראות המזמין ואת הוראותיו.</w:t>
      </w:r>
    </w:p>
    <w:p w14:paraId="3C76933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ימסור למנהל על פי דרישתו דין וחשבון על התקדמות ביצוע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46412">
        <w:rPr>
          <w:rFonts w:ascii="Times New Roman" w:eastAsia="Times New Roman" w:hAnsi="Times New Roman" w:cs="David"/>
          <w:bCs/>
          <w:sz w:val="24"/>
          <w:szCs w:val="24"/>
          <w:rtl/>
          <w:lang w:eastAsia="he-IL"/>
        </w:rPr>
        <w:t>א'</w:t>
      </w:r>
      <w:r w:rsidRPr="00046412">
        <w:rPr>
          <w:rFonts w:ascii="Times New Roman" w:eastAsia="Times New Roman" w:hAnsi="Times New Roman" w:cs="David" w:hint="cs"/>
          <w:b/>
          <w:sz w:val="24"/>
          <w:szCs w:val="24"/>
          <w:rtl/>
          <w:lang w:eastAsia="he-IL"/>
        </w:rPr>
        <w:t xml:space="preserve"> המצ"ב</w:t>
      </w:r>
      <w:r w:rsidRPr="00046412">
        <w:rPr>
          <w:rFonts w:ascii="Times New Roman" w:eastAsia="Times New Roman" w:hAnsi="Times New Roman" w:cs="David"/>
          <w:sz w:val="24"/>
          <w:szCs w:val="24"/>
          <w:rtl/>
          <w:lang w:eastAsia="he-IL"/>
        </w:rPr>
        <w:t>.</w:t>
      </w:r>
    </w:p>
    <w:p w14:paraId="2BFB1786"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לצורך הפעלת סמכויותיו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רשאי המנהל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מי מטעמו לבקר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בכל מקום אחר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בו מבוצעים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למסור כל הסבר שיידרש על יד</w:t>
      </w:r>
      <w:r w:rsidRPr="00046412">
        <w:rPr>
          <w:rFonts w:ascii="Times New Roman" w:eastAsia="Times New Roman" w:hAnsi="Times New Roman" w:cs="David" w:hint="cs"/>
          <w:sz w:val="24"/>
          <w:szCs w:val="24"/>
          <w:rtl/>
          <w:lang w:eastAsia="he-IL"/>
        </w:rPr>
        <w:t>י המנהל 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 xml:space="preserve">על ידי מי </w:t>
      </w:r>
      <w:r w:rsidRPr="00046412">
        <w:rPr>
          <w:rFonts w:ascii="Times New Roman" w:eastAsia="Times New Roman" w:hAnsi="Times New Roman" w:cs="David"/>
          <w:sz w:val="24"/>
          <w:szCs w:val="24"/>
          <w:rtl/>
          <w:lang w:eastAsia="he-IL"/>
        </w:rPr>
        <w:t>מטעמו.</w:t>
      </w:r>
    </w:p>
    <w:p w14:paraId="5AC2486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אין בהפעלת סמכויות המנהל על פי 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כדי לגרוע </w:t>
      </w:r>
      <w:r w:rsidRPr="00046412">
        <w:rPr>
          <w:rFonts w:ascii="Times New Roman" w:eastAsia="Times New Roman" w:hAnsi="Times New Roman" w:cs="David" w:hint="cs"/>
          <w:sz w:val="24"/>
          <w:szCs w:val="24"/>
          <w:rtl/>
          <w:lang w:eastAsia="he-IL"/>
        </w:rPr>
        <w:t xml:space="preserve">ו/או לשחרר </w:t>
      </w:r>
      <w:r w:rsidRPr="00046412">
        <w:rPr>
          <w:rFonts w:ascii="Times New Roman" w:eastAsia="Times New Roman" w:hAnsi="Times New Roman" w:cs="David"/>
          <w:sz w:val="24"/>
          <w:szCs w:val="24"/>
          <w:rtl/>
          <w:lang w:eastAsia="he-IL"/>
        </w:rPr>
        <w:t xml:space="preserve">מאחריות </w:t>
      </w:r>
      <w:r w:rsidRPr="00046412">
        <w:rPr>
          <w:rFonts w:ascii="Times New Roman" w:eastAsia="Times New Roman" w:hAnsi="Times New Roman" w:cs="David" w:hint="cs"/>
          <w:sz w:val="24"/>
          <w:szCs w:val="24"/>
          <w:rtl/>
          <w:lang w:eastAsia="he-IL"/>
        </w:rPr>
        <w:t>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על פי חוזה זה ו/או על פי כל דין.</w:t>
      </w:r>
      <w:r w:rsidRPr="00046412">
        <w:rPr>
          <w:rFonts w:ascii="Times New Roman" w:eastAsia="Times New Roman" w:hAnsi="Times New Roman" w:cs="David"/>
          <w:sz w:val="24"/>
          <w:szCs w:val="24"/>
          <w:rtl/>
          <w:lang w:eastAsia="he-IL"/>
        </w:rPr>
        <w:t xml:space="preserve"> בהקשר זה מובהר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מחובת ביצוע שינויים ו/או התאמות ו/או תכנון מחדש של התכניות, ככל שהדבר יידרש.</w:t>
      </w:r>
    </w:p>
    <w:p w14:paraId="6A6026ED"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אישר המנהל תכניות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מסמכים אחרים הקשורים בשרותי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פי חוזה זה או שדרש המנהל מה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להכינם בהתאם ל</w:t>
      </w:r>
      <w:r w:rsidRPr="00046412">
        <w:rPr>
          <w:rFonts w:ascii="Times New Roman" w:eastAsia="Times New Roman" w:hAnsi="Times New Roman" w:cs="David" w:hint="cs"/>
          <w:sz w:val="24"/>
          <w:szCs w:val="24"/>
          <w:rtl/>
          <w:lang w:eastAsia="he-IL"/>
        </w:rPr>
        <w:t>חוזה</w:t>
      </w:r>
      <w:r w:rsidRPr="00046412">
        <w:rPr>
          <w:rFonts w:ascii="Times New Roman" w:eastAsia="Times New Roman" w:hAnsi="Times New Roman" w:cs="David"/>
          <w:sz w:val="24"/>
          <w:szCs w:val="24"/>
          <w:rtl/>
          <w:lang w:eastAsia="he-IL"/>
        </w:rPr>
        <w:t xml:space="preserve"> זה, </w:t>
      </w:r>
      <w:r w:rsidRPr="00046412">
        <w:rPr>
          <w:rFonts w:ascii="Times New Roman" w:eastAsia="Times New Roman" w:hAnsi="Times New Roman" w:cs="David" w:hint="cs"/>
          <w:sz w:val="24"/>
          <w:szCs w:val="24"/>
          <w:rtl/>
          <w:lang w:eastAsia="he-IL"/>
        </w:rPr>
        <w:t>לא יהא</w:t>
      </w:r>
      <w:r w:rsidRPr="00046412">
        <w:rPr>
          <w:rFonts w:ascii="Times New Roman" w:eastAsia="Times New Roman" w:hAnsi="Times New Roman" w:cs="David"/>
          <w:sz w:val="24"/>
          <w:szCs w:val="24"/>
          <w:rtl/>
          <w:lang w:eastAsia="he-IL"/>
        </w:rPr>
        <w:t xml:space="preserve"> בכך כדי לשחרר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מאחריותו המקצועית המלאה ו</w:t>
      </w:r>
      <w:r w:rsidRPr="00046412">
        <w:rPr>
          <w:rFonts w:ascii="Times New Roman" w:eastAsia="Times New Roman" w:hAnsi="Times New Roman" w:cs="David" w:hint="cs"/>
          <w:sz w:val="24"/>
          <w:szCs w:val="24"/>
          <w:rtl/>
          <w:lang w:eastAsia="he-IL"/>
        </w:rPr>
        <w:t>לא יהא</w:t>
      </w:r>
      <w:r w:rsidRPr="00046412">
        <w:rPr>
          <w:rFonts w:ascii="Times New Roman" w:eastAsia="Times New Roman" w:hAnsi="Times New Roman" w:cs="David"/>
          <w:sz w:val="24"/>
          <w:szCs w:val="24"/>
          <w:rtl/>
          <w:lang w:eastAsia="he-IL"/>
        </w:rPr>
        <w:t xml:space="preserve"> בכך כדי להטיל על המנהל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על המזמין אחריות כלשהי לטיב התכניות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המסמכים האמורים.</w:t>
      </w:r>
    </w:p>
    <w:p w14:paraId="05C242F2"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לוח זמנים ושלבי ב</w:t>
      </w:r>
      <w:r w:rsidRPr="00046412">
        <w:rPr>
          <w:rFonts w:ascii="Times New Roman" w:eastAsia="Times New Roman" w:hAnsi="Times New Roman" w:cs="David" w:hint="cs"/>
          <w:bCs/>
          <w:sz w:val="24"/>
          <w:szCs w:val="24"/>
          <w:u w:val="single"/>
          <w:rtl/>
          <w:lang w:eastAsia="he-IL"/>
        </w:rPr>
        <w:t>י</w:t>
      </w:r>
      <w:r w:rsidRPr="00046412">
        <w:rPr>
          <w:rFonts w:ascii="Times New Roman" w:eastAsia="Times New Roman" w:hAnsi="Times New Roman" w:cs="David"/>
          <w:bCs/>
          <w:sz w:val="24"/>
          <w:szCs w:val="24"/>
          <w:u w:val="single"/>
          <w:rtl/>
          <w:lang w:eastAsia="he-IL"/>
        </w:rPr>
        <w:t>צוע</w:t>
      </w:r>
    </w:p>
    <w:p w14:paraId="088EE029"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יבצע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בשלבים ובמועדים כמפורט בנספח </w:t>
      </w:r>
      <w:r w:rsidRPr="00046412">
        <w:rPr>
          <w:rFonts w:ascii="Times New Roman" w:eastAsia="Times New Roman" w:hAnsi="Times New Roman" w:cs="David"/>
          <w:b/>
          <w:bCs/>
          <w:sz w:val="24"/>
          <w:szCs w:val="24"/>
          <w:rtl/>
          <w:lang w:eastAsia="he-IL"/>
        </w:rPr>
        <w:t>ג'</w:t>
      </w:r>
      <w:r w:rsidRPr="00046412">
        <w:rPr>
          <w:rFonts w:ascii="Times New Roman" w:eastAsia="Times New Roman" w:hAnsi="Times New Roman" w:cs="David" w:hint="cs"/>
          <w:sz w:val="24"/>
          <w:szCs w:val="24"/>
          <w:rtl/>
          <w:lang w:eastAsia="he-IL"/>
        </w:rPr>
        <w:t xml:space="preserve"> המצ"ב</w:t>
      </w:r>
      <w:r w:rsidRPr="00046412">
        <w:rPr>
          <w:rFonts w:ascii="Times New Roman" w:eastAsia="Times New Roman" w:hAnsi="Times New Roman" w:cs="David"/>
          <w:sz w:val="24"/>
          <w:szCs w:val="24"/>
          <w:rtl/>
          <w:lang w:eastAsia="he-IL"/>
        </w:rPr>
        <w:t xml:space="preserve"> (להלן: "</w:t>
      </w:r>
      <w:r w:rsidRPr="00046412">
        <w:rPr>
          <w:rFonts w:ascii="Times New Roman" w:eastAsia="Times New Roman" w:hAnsi="Times New Roman" w:cs="David"/>
          <w:b/>
          <w:bCs/>
          <w:sz w:val="24"/>
          <w:szCs w:val="24"/>
          <w:rtl/>
          <w:lang w:eastAsia="he-IL"/>
        </w:rPr>
        <w:t>לוח הזמנים</w:t>
      </w:r>
      <w:r w:rsidRPr="00046412">
        <w:rPr>
          <w:rFonts w:ascii="Times New Roman" w:eastAsia="Times New Roman" w:hAnsi="Times New Roman" w:cs="David"/>
          <w:sz w:val="24"/>
          <w:szCs w:val="24"/>
          <w:rtl/>
          <w:lang w:eastAsia="he-IL"/>
        </w:rPr>
        <w:t>"). כל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 הכלול בשרותי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אשר לא נקבע לו מועד בלוח הזמנים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יבוצע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במועד שיהיה דרוש על מנת להבטיח</w:t>
      </w:r>
      <w:r w:rsidRPr="00046412">
        <w:rPr>
          <w:rFonts w:ascii="Times New Roman" w:eastAsia="Times New Roman" w:hAnsi="Times New Roman" w:cs="David" w:hint="cs"/>
          <w:sz w:val="24"/>
          <w:szCs w:val="24"/>
          <w:rtl/>
          <w:lang w:eastAsia="he-IL"/>
        </w:rPr>
        <w:t xml:space="preserve"> את</w:t>
      </w:r>
      <w:r w:rsidRPr="00046412">
        <w:rPr>
          <w:rFonts w:ascii="Times New Roman" w:eastAsia="Times New Roman" w:hAnsi="Times New Roman" w:cs="David"/>
          <w:sz w:val="24"/>
          <w:szCs w:val="24"/>
          <w:rtl/>
          <w:lang w:eastAsia="he-IL"/>
        </w:rPr>
        <w:t xml:space="preserve">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בהתאם ללוח הזמנים ובאופן שיאפשר את גמר ביצוע הפרויקט על ידי הקבלן הראשי וגמר ביצוע עבודות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 xml:space="preserve">קבלנים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אחרים בהתאם ללוח הזמנים המוסכם ע</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מם.</w:t>
      </w:r>
    </w:p>
    <w:p w14:paraId="6C3A38B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לא יתחיל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צוע קטע מהפרויקט ו/או שלב משלבי העבודה כמפורט בנספח </w:t>
      </w:r>
      <w:r w:rsidRPr="00046412">
        <w:rPr>
          <w:rFonts w:ascii="Times New Roman" w:eastAsia="Times New Roman" w:hAnsi="Times New Roman" w:cs="David"/>
          <w:bCs/>
          <w:sz w:val="24"/>
          <w:szCs w:val="24"/>
          <w:rtl/>
          <w:lang w:eastAsia="he-IL"/>
        </w:rPr>
        <w:t>ב'</w:t>
      </w:r>
      <w:r w:rsidRPr="00046412">
        <w:rPr>
          <w:rFonts w:ascii="Times New Roman" w:eastAsia="Times New Roman" w:hAnsi="Times New Roman" w:cs="David"/>
          <w:sz w:val="24"/>
          <w:szCs w:val="24"/>
          <w:rtl/>
          <w:lang w:eastAsia="he-IL"/>
        </w:rPr>
        <w:t xml:space="preserve"> או </w:t>
      </w:r>
      <w:r w:rsidRPr="00046412">
        <w:rPr>
          <w:rFonts w:ascii="Times New Roman" w:eastAsia="Times New Roman" w:hAnsi="Times New Roman" w:cs="David"/>
          <w:b/>
          <w:bCs/>
          <w:sz w:val="24"/>
          <w:szCs w:val="24"/>
          <w:rtl/>
          <w:lang w:eastAsia="he-IL"/>
        </w:rPr>
        <w:t xml:space="preserve">ג' </w:t>
      </w:r>
      <w:r w:rsidRPr="00046412">
        <w:rPr>
          <w:rFonts w:ascii="Times New Roman" w:eastAsia="Times New Roman" w:hAnsi="Times New Roman" w:cs="David" w:hint="cs"/>
          <w:sz w:val="24"/>
          <w:szCs w:val="24"/>
          <w:rtl/>
          <w:lang w:eastAsia="he-IL"/>
        </w:rPr>
        <w:t xml:space="preserve">המצ"ב, </w:t>
      </w:r>
      <w:r w:rsidRPr="00046412">
        <w:rPr>
          <w:rFonts w:ascii="Times New Roman" w:eastAsia="Times New Roman" w:hAnsi="Times New Roman" w:cs="David"/>
          <w:sz w:val="24"/>
          <w:szCs w:val="24"/>
          <w:rtl/>
          <w:lang w:eastAsia="he-IL"/>
        </w:rPr>
        <w:t>אלא אם כן הודיע למזמין תחילה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הגיע לדעתו מועד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שלב זה וק</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בל מהמזמין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בכתב לביצועו.</w:t>
      </w:r>
    </w:p>
    <w:p w14:paraId="109FC58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יש לראות </w:t>
      </w:r>
      <w:r w:rsidRPr="00046412">
        <w:rPr>
          <w:rFonts w:ascii="Times New Roman" w:eastAsia="Times New Roman" w:hAnsi="Times New Roman" w:cs="David" w:hint="cs"/>
          <w:sz w:val="24"/>
          <w:szCs w:val="24"/>
          <w:rtl/>
          <w:lang w:eastAsia="he-IL"/>
        </w:rPr>
        <w:t>ב</w:t>
      </w:r>
      <w:r w:rsidRPr="00046412">
        <w:rPr>
          <w:rFonts w:ascii="Times New Roman" w:eastAsia="Times New Roman" w:hAnsi="Times New Roman" w:cs="David"/>
          <w:sz w:val="24"/>
          <w:szCs w:val="24"/>
          <w:rtl/>
          <w:lang w:eastAsia="he-IL"/>
        </w:rPr>
        <w:t>חוזה זה כהתקשרות בין המזמין לבין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לגבי כל קטעי הפרויקט או לגבי כל קטע שלו בנפרד ולגבי כל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או לגבי כל שלב שלהם בנפרד, לפי בחירת המזמין. המזמין יהיה זכאי אפוא להפסיק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עם השלמת כל קטע ואף במהלכו ועם השלמת כל שלב ואף במהלכו ויחולו הוראות סעיף 12 להלן.</w:t>
      </w:r>
    </w:p>
    <w:p w14:paraId="5C6A03FE"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ידוע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התחייבויות היועצים</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הקבלנים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יתר הגורמים, מותנות בכך שיסופקו להם כל התכניות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ההנחיות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ההוראות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הפרטים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הביאורים שידרשו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לבצע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באופן שימנע כל עילה מהיועצים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מהקבלנים מלטעון לעיכוב מוצדק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A27FE56"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עיכוב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יוכר כמוצדק</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אך ו</w:t>
      </w:r>
      <w:r w:rsidRPr="00046412">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B552BFF"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הוא נובע מכ</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ח עליון או גורם אחר (להלן יחדיו: "</w:t>
      </w:r>
      <w:r w:rsidRPr="00046412">
        <w:rPr>
          <w:rFonts w:ascii="Times New Roman" w:eastAsia="Times New Roman" w:hAnsi="Times New Roman" w:cs="David"/>
          <w:b/>
          <w:bCs/>
          <w:sz w:val="24"/>
          <w:szCs w:val="24"/>
          <w:rtl/>
          <w:lang w:eastAsia="he-IL"/>
        </w:rPr>
        <w:t>אירוע דוחה</w:t>
      </w:r>
      <w:r w:rsidRPr="00046412">
        <w:rPr>
          <w:rFonts w:ascii="Times New Roman" w:eastAsia="Times New Roman" w:hAnsi="Times New Roman" w:cs="David"/>
          <w:sz w:val="24"/>
          <w:szCs w:val="24"/>
          <w:rtl/>
          <w:lang w:eastAsia="he-IL"/>
        </w:rPr>
        <w:t>") שלדעת המנהל לא הייתה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שליטה עליו.</w:t>
      </w:r>
    </w:p>
    <w:p w14:paraId="2D8587B1"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מיד משהתרחש אירוע דוחה הודיע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למנהל על קיומו ועל משך העיכוב הצפוי.</w:t>
      </w:r>
    </w:p>
    <w:p w14:paraId="76B351A9"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קיבל תכניות, הנחיות, הוראות, פרטים וב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850C1B8"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המנהל אישר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האירוע הדוחה אכן מצדיק עיכוב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השירות ואת משך הדחייה.</w:t>
      </w:r>
    </w:p>
    <w:p w14:paraId="2D249D77" w14:textId="77777777" w:rsidR="00F600CB" w:rsidRPr="00046412" w:rsidRDefault="00F600CB" w:rsidP="00F600CB">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w:t>
      </w:r>
      <w:r w:rsidRPr="00046412">
        <w:rPr>
          <w:rFonts w:ascii="Times New Roman" w:eastAsia="Times New Roman" w:hAnsi="Times New Roman" w:cs="David" w:hint="cs"/>
          <w:sz w:val="24"/>
          <w:szCs w:val="24"/>
          <w:rtl/>
          <w:lang w:eastAsia="he-IL"/>
        </w:rPr>
        <w:t xml:space="preserve">כלליות </w:t>
      </w:r>
      <w:r w:rsidRPr="00046412">
        <w:rPr>
          <w:rFonts w:ascii="Times New Roman" w:eastAsia="Times New Roman" w:hAnsi="Times New Roman" w:cs="David"/>
          <w:sz w:val="24"/>
          <w:szCs w:val="24"/>
          <w:rtl/>
          <w:lang w:eastAsia="he-IL"/>
        </w:rPr>
        <w:t>האמור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מותנה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חור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עבודות תכנון ע"י אחרים לא יהווה עילה לעיכוב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אלא בא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שור המנהל </w:t>
      </w:r>
      <w:r w:rsidRPr="00046412">
        <w:rPr>
          <w:rFonts w:ascii="Times New Roman" w:eastAsia="Times New Roman" w:hAnsi="Times New Roman" w:cs="David" w:hint="cs"/>
          <w:sz w:val="24"/>
          <w:szCs w:val="24"/>
          <w:rtl/>
          <w:lang w:eastAsia="he-IL"/>
        </w:rPr>
        <w:t>מראש ו</w:t>
      </w:r>
      <w:r w:rsidRPr="00046412">
        <w:rPr>
          <w:rFonts w:ascii="Times New Roman" w:eastAsia="Times New Roman" w:hAnsi="Times New Roman" w:cs="David"/>
          <w:sz w:val="24"/>
          <w:szCs w:val="24"/>
          <w:rtl/>
          <w:lang w:eastAsia="he-IL"/>
        </w:rPr>
        <w:t>בכתב.</w:t>
      </w:r>
    </w:p>
    <w:p w14:paraId="70B9AE1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להודיע למנהל מידית, על כל עיכוב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אשר לפי הערכתו עלול לגרום לאיחור בקיום לוח הזמנים.</w:t>
      </w:r>
    </w:p>
    <w:p w14:paraId="1E590D6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ב- 1 לכל חודש גרגוריאני וכן בכל מועד שיידרש על ידי המזמין,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 דו"ח על התקדמות ביצוע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ועם תחילת ביצוע העבודות באתר גם דו"ח פיקוח על ביצוען.</w:t>
      </w:r>
    </w:p>
    <w:p w14:paraId="5964599F" w14:textId="77777777" w:rsidR="0041461C"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המנהל רשאי לבקר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ולעיין בהתקדמות ובאופן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ימסור למנהל כל הסבר </w:t>
      </w:r>
      <w:r w:rsidRPr="00046412">
        <w:rPr>
          <w:rFonts w:ascii="Times New Roman" w:eastAsia="Times New Roman" w:hAnsi="Times New Roman" w:cs="David" w:hint="cs"/>
          <w:sz w:val="24"/>
          <w:szCs w:val="24"/>
          <w:rtl/>
          <w:lang w:eastAsia="he-IL"/>
        </w:rPr>
        <w:t xml:space="preserve">ו/או </w:t>
      </w:r>
      <w:r w:rsidRPr="00046412">
        <w:rPr>
          <w:rFonts w:ascii="Times New Roman" w:eastAsia="Times New Roman" w:hAnsi="Times New Roman" w:cs="David"/>
          <w:sz w:val="24"/>
          <w:szCs w:val="24"/>
          <w:rtl/>
          <w:lang w:eastAsia="he-IL"/>
        </w:rPr>
        <w:t>פרט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דיווח</w:t>
      </w:r>
      <w:r w:rsidRPr="00046412">
        <w:rPr>
          <w:rFonts w:ascii="Times New Roman" w:eastAsia="Times New Roman" w:hAnsi="Times New Roman" w:cs="David" w:hint="cs"/>
          <w:sz w:val="24"/>
          <w:szCs w:val="24"/>
          <w:rtl/>
          <w:lang w:eastAsia="he-IL"/>
        </w:rPr>
        <w:t>, מיד</w:t>
      </w:r>
      <w:r w:rsidRPr="00046412">
        <w:rPr>
          <w:rFonts w:ascii="Times New Roman" w:eastAsia="Times New Roman" w:hAnsi="Times New Roman" w:cs="David"/>
          <w:sz w:val="24"/>
          <w:szCs w:val="24"/>
          <w:rtl/>
          <w:lang w:eastAsia="he-IL"/>
        </w:rPr>
        <w:t xml:space="preserve"> לפי בקשתו. אין בסעיף זה כדי לגרוע מהתחייבויות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לפי חוזה</w:t>
      </w:r>
      <w:r w:rsidRPr="00046412">
        <w:rPr>
          <w:rFonts w:ascii="Times New Roman" w:eastAsia="Times New Roman" w:hAnsi="Times New Roman" w:cs="David" w:hint="cs"/>
          <w:sz w:val="24"/>
          <w:szCs w:val="24"/>
          <w:rtl/>
          <w:lang w:eastAsia="he-IL"/>
        </w:rPr>
        <w:t xml:space="preserve"> זה ו/או לפי כל דין</w:t>
      </w:r>
      <w:r w:rsidRPr="00046412">
        <w:rPr>
          <w:rFonts w:ascii="Times New Roman" w:eastAsia="Times New Roman" w:hAnsi="Times New Roman" w:cs="David"/>
          <w:sz w:val="24"/>
          <w:szCs w:val="24"/>
          <w:rtl/>
          <w:lang w:eastAsia="he-IL"/>
        </w:rPr>
        <w:t>.</w:t>
      </w:r>
      <w:r w:rsidR="0041461C" w:rsidRPr="00046412">
        <w:rPr>
          <w:rFonts w:ascii="Times New Roman" w:eastAsia="Times New Roman" w:hAnsi="Times New Roman" w:cs="David"/>
          <w:sz w:val="24"/>
          <w:szCs w:val="24"/>
          <w:rtl/>
          <w:lang w:eastAsia="he-IL"/>
        </w:rPr>
        <w:br w:type="page"/>
      </w:r>
    </w:p>
    <w:p w14:paraId="79CF18DA" w14:textId="77777777" w:rsidR="00F600CB" w:rsidRPr="00046412" w:rsidRDefault="00F600CB" w:rsidP="0041461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8F95936"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46412">
        <w:rPr>
          <w:rFonts w:ascii="Times New Roman" w:eastAsia="Times New Roman" w:hAnsi="Times New Roman" w:cs="David"/>
          <w:bCs/>
          <w:sz w:val="24"/>
          <w:szCs w:val="24"/>
          <w:u w:val="single"/>
          <w:rtl/>
          <w:lang w:eastAsia="he-IL"/>
        </w:rPr>
        <w:t>שכר ה</w:t>
      </w:r>
      <w:r w:rsidR="00B06D6A" w:rsidRPr="00046412">
        <w:rPr>
          <w:rFonts w:ascii="Times New Roman" w:eastAsia="Times New Roman" w:hAnsi="Times New Roman" w:cs="David"/>
          <w:bCs/>
          <w:sz w:val="24"/>
          <w:szCs w:val="24"/>
          <w:u w:val="single"/>
          <w:rtl/>
          <w:lang w:eastAsia="he-IL"/>
        </w:rPr>
        <w:t>יועץ</w:t>
      </w:r>
    </w:p>
    <w:p w14:paraId="30E02364"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תמורת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וכל יתר התחייבויותיו לפי 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ישלם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שכר כמפורט בנספח </w:t>
      </w:r>
      <w:r w:rsidRPr="00046412">
        <w:rPr>
          <w:rFonts w:ascii="Times New Roman" w:eastAsia="Times New Roman" w:hAnsi="Times New Roman" w:cs="David"/>
          <w:bCs/>
          <w:sz w:val="24"/>
          <w:szCs w:val="24"/>
          <w:rtl/>
          <w:lang w:eastAsia="he-IL"/>
        </w:rPr>
        <w:t xml:space="preserve">ד' </w:t>
      </w:r>
      <w:r w:rsidRPr="00046412">
        <w:rPr>
          <w:rFonts w:ascii="Times New Roman" w:eastAsia="Times New Roman" w:hAnsi="Times New Roman" w:cs="David" w:hint="cs"/>
          <w:b/>
          <w:sz w:val="24"/>
          <w:szCs w:val="24"/>
          <w:rtl/>
          <w:lang w:eastAsia="he-IL"/>
        </w:rPr>
        <w:t xml:space="preserve">המצ"ב </w:t>
      </w:r>
      <w:r w:rsidRPr="00046412">
        <w:rPr>
          <w:rFonts w:ascii="Times New Roman" w:eastAsia="Times New Roman" w:hAnsi="Times New Roman" w:cs="David"/>
          <w:sz w:val="24"/>
          <w:szCs w:val="24"/>
          <w:rtl/>
          <w:lang w:eastAsia="he-IL"/>
        </w:rPr>
        <w:t>(להלן: "</w:t>
      </w:r>
      <w:r w:rsidRPr="00046412">
        <w:rPr>
          <w:rFonts w:ascii="Times New Roman" w:eastAsia="Times New Roman" w:hAnsi="Times New Roman" w:cs="David"/>
          <w:b/>
          <w:bCs/>
          <w:sz w:val="24"/>
          <w:szCs w:val="24"/>
          <w:rtl/>
          <w:lang w:eastAsia="he-IL"/>
        </w:rPr>
        <w:t>שכר ה</w:t>
      </w:r>
      <w:r w:rsidR="00B06D6A" w:rsidRPr="00046412">
        <w:rPr>
          <w:rFonts w:ascii="Times New Roman" w:eastAsia="Times New Roman" w:hAnsi="Times New Roman" w:cs="David"/>
          <w:b/>
          <w:bCs/>
          <w:sz w:val="24"/>
          <w:szCs w:val="24"/>
          <w:rtl/>
          <w:lang w:eastAsia="he-IL"/>
        </w:rPr>
        <w:t>יועץ</w:t>
      </w:r>
      <w:r w:rsidRPr="00046412">
        <w:rPr>
          <w:rFonts w:ascii="Times New Roman" w:eastAsia="Times New Roman" w:hAnsi="Times New Roman" w:cs="David"/>
          <w:sz w:val="24"/>
          <w:szCs w:val="24"/>
          <w:rtl/>
          <w:lang w:eastAsia="he-IL"/>
        </w:rPr>
        <w:t>").</w:t>
      </w:r>
    </w:p>
    <w:p w14:paraId="21BA84B4"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בהוצאות הממשיות בשרותי העזר המפורטים להלן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שא המזמין:</w:t>
      </w:r>
    </w:p>
    <w:p w14:paraId="0B81AAE9"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הדפסות בתוויין המיועדות להפצה לאחרים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למעט הדפסות שיפיק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במשרדו. להסרת ספקות, יובהר כי בגין הוצאות הדפסות בתוויין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אשר מיועדות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בהליך עבודתו, לא יהיה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זכאי לקבל</w:t>
      </w:r>
      <w:r w:rsidRPr="00046412">
        <w:rPr>
          <w:rFonts w:ascii="Times New Roman" w:eastAsia="Times New Roman" w:hAnsi="Times New Roman" w:cs="David" w:hint="cs"/>
          <w:sz w:val="24"/>
          <w:szCs w:val="24"/>
          <w:rtl/>
          <w:lang w:eastAsia="he-IL"/>
        </w:rPr>
        <w:t>ת</w:t>
      </w:r>
      <w:r w:rsidRPr="00046412">
        <w:rPr>
          <w:rFonts w:ascii="Times New Roman" w:eastAsia="Times New Roman" w:hAnsi="Times New Roman" w:cs="David"/>
          <w:sz w:val="24"/>
          <w:szCs w:val="24"/>
          <w:rtl/>
          <w:lang w:eastAsia="he-IL"/>
        </w:rPr>
        <w:t xml:space="preserve"> החזר.</w:t>
      </w:r>
    </w:p>
    <w:p w14:paraId="088664FF"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העתקות שנמסרו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לרשויות המוסמכות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ליועצים, למעט העתקות וצילומים שיפיק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במשרדו.</w:t>
      </w:r>
    </w:p>
    <w:p w14:paraId="26DD2E87"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שכפול מסמכים.</w:t>
      </w:r>
    </w:p>
    <w:p w14:paraId="0E4ECB1C"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FD2B162"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מדידות וצילומי אויר.</w:t>
      </w:r>
    </w:p>
    <w:p w14:paraId="50EBEFFE"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קידוחים ובדיקות קרקע.</w:t>
      </w:r>
    </w:p>
    <w:p w14:paraId="0662B2A0"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שליחויות.</w:t>
      </w:r>
    </w:p>
    <w:p w14:paraId="136B6551"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העזר המפורטים בסעיפים 7.2.1 עד 7.2.3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יוזמנו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באמצעות מערכת ניהול פרויקטים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 מערכת רמדורנט מודול ניהול מסמכים (</w:t>
      </w:r>
      <w:r w:rsidRPr="00046412">
        <w:rPr>
          <w:rFonts w:ascii="Times New Roman" w:eastAsia="Times New Roman" w:hAnsi="Times New Roman" w:cs="David"/>
          <w:sz w:val="24"/>
          <w:szCs w:val="24"/>
          <w:lang w:eastAsia="he-IL"/>
        </w:rPr>
        <w:t>DM</w:t>
      </w:r>
      <w:r w:rsidRPr="00046412">
        <w:rPr>
          <w:rFonts w:ascii="Times New Roman" w:eastAsia="Times New Roman" w:hAnsi="Times New Roman" w:cs="David"/>
          <w:sz w:val="24"/>
          <w:szCs w:val="24"/>
          <w:rtl/>
          <w:lang w:eastAsia="he-IL"/>
        </w:rPr>
        <w:t>) רק ממכונים המאושרים ע"י המזמין לבצע עבודות עבורו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A1A88F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על חשבון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ישולמו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תשלומי ביניים בש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עורים ובמועדים המפורטים בנספח</w:t>
      </w:r>
      <w:r w:rsidRPr="00046412">
        <w:rPr>
          <w:rFonts w:ascii="Times New Roman" w:eastAsia="Times New Roman" w:hAnsi="Times New Roman" w:cs="David"/>
          <w:bCs/>
          <w:sz w:val="24"/>
          <w:szCs w:val="24"/>
          <w:rtl/>
          <w:lang w:eastAsia="he-IL"/>
        </w:rPr>
        <w:t xml:space="preserve"> ה'</w:t>
      </w:r>
      <w:r w:rsidRPr="00046412">
        <w:rPr>
          <w:rFonts w:ascii="Times New Roman" w:eastAsia="Times New Roman" w:hAnsi="Times New Roman" w:cs="David" w:hint="cs"/>
          <w:sz w:val="24"/>
          <w:szCs w:val="24"/>
          <w:rtl/>
          <w:lang w:eastAsia="he-IL"/>
        </w:rPr>
        <w:t xml:space="preserve"> המצ"ב,</w:t>
      </w:r>
      <w:r w:rsidRPr="00046412">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קול דעתו הבלעדי.</w:t>
      </w:r>
    </w:p>
    <w:p w14:paraId="0704B8C8"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תשלומי הביניים לפי פסקה זו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הינם מקדמות על חשבון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ואין באישורם ו/או בתשלומם משום אישור כלשהו מצד המזמין לגבי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שלב משלבי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טיב הש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 ו/או הסכום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במקרה של הפסקת עבודתו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כאמור בסעיף 6.3 לעיל, יחולו הוראות סעיף 12.1.2 להלן. </w:t>
      </w:r>
    </w:p>
    <w:p w14:paraId="5B3196B6"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46412">
        <w:rPr>
          <w:rFonts w:ascii="Times New Roman" w:eastAsia="Times New Roman" w:hAnsi="Times New Roman" w:cs="David"/>
          <w:sz w:val="24"/>
          <w:szCs w:val="24"/>
          <w:rtl/>
          <w:lang w:eastAsia="he-IL"/>
        </w:rPr>
        <w:t>מוסכם במפורש</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השכר האמור בנספח </w:t>
      </w:r>
      <w:r w:rsidRPr="00046412">
        <w:rPr>
          <w:rFonts w:ascii="Times New Roman" w:eastAsia="Times New Roman" w:hAnsi="Times New Roman" w:cs="David"/>
          <w:b/>
          <w:bCs/>
          <w:sz w:val="24"/>
          <w:szCs w:val="24"/>
          <w:rtl/>
          <w:lang w:eastAsia="he-IL"/>
        </w:rPr>
        <w:t xml:space="preserve">ד' </w:t>
      </w:r>
      <w:r w:rsidRPr="00046412">
        <w:rPr>
          <w:rFonts w:ascii="Times New Roman" w:eastAsia="Times New Roman" w:hAnsi="Times New Roman" w:cs="David" w:hint="cs"/>
          <w:sz w:val="24"/>
          <w:szCs w:val="24"/>
          <w:rtl/>
          <w:lang w:eastAsia="he-IL"/>
        </w:rPr>
        <w:t xml:space="preserve">המצ"ב, </w:t>
      </w:r>
      <w:r w:rsidRPr="00046412">
        <w:rPr>
          <w:rFonts w:ascii="Times New Roman" w:eastAsia="Times New Roman" w:hAnsi="Times New Roman" w:cs="David"/>
          <w:sz w:val="24"/>
          <w:szCs w:val="24"/>
          <w:rtl/>
          <w:lang w:eastAsia="he-IL"/>
        </w:rPr>
        <w:t>ה</w:t>
      </w:r>
      <w:r w:rsidRPr="00046412">
        <w:rPr>
          <w:rFonts w:ascii="Times New Roman" w:eastAsia="Times New Roman" w:hAnsi="Times New Roman" w:cs="David" w:hint="cs"/>
          <w:sz w:val="24"/>
          <w:szCs w:val="24"/>
          <w:rtl/>
          <w:lang w:eastAsia="he-IL"/>
        </w:rPr>
        <w:t xml:space="preserve">ינו </w:t>
      </w:r>
      <w:r w:rsidRPr="00046412">
        <w:rPr>
          <w:rFonts w:ascii="Times New Roman" w:eastAsia="Times New Roman" w:hAnsi="Times New Roman" w:cs="David"/>
          <w:sz w:val="24"/>
          <w:szCs w:val="24"/>
          <w:rtl/>
          <w:lang w:eastAsia="he-IL"/>
        </w:rPr>
        <w:t>סופי ומוחלט,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46412">
        <w:rPr>
          <w:rFonts w:ascii="Times New Roman" w:eastAsia="Times New Roman" w:hAnsi="Times New Roman" w:cs="David" w:hint="cs"/>
          <w:sz w:val="24"/>
          <w:szCs w:val="24"/>
          <w:rtl/>
          <w:lang w:eastAsia="he-IL"/>
        </w:rPr>
        <w:t xml:space="preserve">זה </w:t>
      </w:r>
      <w:r w:rsidRPr="00046412">
        <w:rPr>
          <w:rFonts w:ascii="Times New Roman" w:eastAsia="Times New Roman" w:hAnsi="Times New Roman" w:cs="David"/>
          <w:sz w:val="24"/>
          <w:szCs w:val="24"/>
          <w:rtl/>
          <w:lang w:eastAsia="he-IL"/>
        </w:rPr>
        <w:t>במפורש אחרת. תנאי לתשלום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במלואו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הינו המצאת הצהרה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לפיה בדק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את העבודות ומצא אותן תואמות לתכניותיו ולתקנים המחייבים וכי הן בוצעו לשביעות רצונו בנוסח המצורף כנספח </w:t>
      </w:r>
      <w:r w:rsidRPr="00046412">
        <w:rPr>
          <w:rFonts w:ascii="Times New Roman" w:eastAsia="Times New Roman" w:hAnsi="Times New Roman" w:cs="David"/>
          <w:b/>
          <w:bCs/>
          <w:sz w:val="24"/>
          <w:szCs w:val="24"/>
          <w:rtl/>
          <w:lang w:eastAsia="he-IL"/>
        </w:rPr>
        <w:t>ט'</w:t>
      </w:r>
      <w:r w:rsidRPr="00046412">
        <w:rPr>
          <w:rFonts w:ascii="Times New Roman" w:eastAsia="Times New Roman" w:hAnsi="Times New Roman" w:cs="David"/>
          <w:sz w:val="24"/>
          <w:szCs w:val="24"/>
          <w:rtl/>
          <w:lang w:eastAsia="he-IL"/>
        </w:rPr>
        <w:t xml:space="preserve"> לחוזה זה וכתב היעדר תביעות המצורף כנספח</w:t>
      </w:r>
      <w:r w:rsidRPr="00046412">
        <w:rPr>
          <w:rFonts w:ascii="Times New Roman" w:eastAsia="Times New Roman" w:hAnsi="Times New Roman" w:cs="David"/>
          <w:b/>
          <w:bCs/>
          <w:sz w:val="24"/>
          <w:szCs w:val="24"/>
          <w:rtl/>
          <w:lang w:eastAsia="he-IL"/>
        </w:rPr>
        <w:t xml:space="preserve"> י'</w:t>
      </w:r>
      <w:r w:rsidRPr="00046412">
        <w:rPr>
          <w:rFonts w:ascii="Times New Roman" w:eastAsia="Times New Roman" w:hAnsi="Times New Roman" w:cs="David"/>
          <w:sz w:val="24"/>
          <w:szCs w:val="24"/>
          <w:rtl/>
          <w:lang w:eastAsia="he-IL"/>
        </w:rPr>
        <w:t xml:space="preserve"> לחוזה זה למזמין, חתום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ומאומת כנדרש בו.</w:t>
      </w:r>
    </w:p>
    <w:p w14:paraId="186FBDF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 xml:space="preserve">מבלי לפגוע בכלליות האמור בסעיף </w:t>
      </w:r>
      <w:r w:rsidRPr="00046412">
        <w:rPr>
          <w:rFonts w:ascii="Times New Roman" w:eastAsia="Times New Roman" w:hAnsi="Times New Roman" w:cs="David" w:hint="cs"/>
          <w:sz w:val="24"/>
          <w:szCs w:val="24"/>
          <w:rtl/>
          <w:lang w:eastAsia="he-IL"/>
        </w:rPr>
        <w:t>7 לעיל</w:t>
      </w:r>
      <w:r w:rsidRPr="00046412">
        <w:rPr>
          <w:rFonts w:ascii="Times New Roman" w:eastAsia="Times New Roman" w:hAnsi="Times New Roman" w:cs="David"/>
          <w:sz w:val="24"/>
          <w:szCs w:val="24"/>
          <w:rtl/>
          <w:lang w:eastAsia="he-IL"/>
        </w:rPr>
        <w:t>, מוסכם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בשום מקרה, לקבל תמורה ו/או שכר ו/או טובות הנאה כלשהן מכל צד שלישי אחר, לרבות מהיועצים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רכוש ה</w:t>
      </w:r>
      <w:r w:rsidRPr="00046412">
        <w:rPr>
          <w:rFonts w:ascii="Times New Roman" w:eastAsia="Times New Roman" w:hAnsi="Times New Roman" w:cs="David" w:hint="cs"/>
          <w:sz w:val="24"/>
          <w:szCs w:val="24"/>
          <w:rtl/>
          <w:lang w:eastAsia="he-IL"/>
        </w:rPr>
        <w:t>מזמין</w:t>
      </w:r>
      <w:r w:rsidRPr="00046412">
        <w:rPr>
          <w:rFonts w:ascii="Times New Roman" w:eastAsia="Times New Roman" w:hAnsi="Times New Roman" w:cs="David"/>
          <w:sz w:val="24"/>
          <w:szCs w:val="24"/>
          <w:rtl/>
          <w:lang w:eastAsia="he-IL"/>
        </w:rPr>
        <w:t>. מובהר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הפרת סעיף זה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תה</w:t>
      </w:r>
      <w:r w:rsidRPr="00046412">
        <w:rPr>
          <w:rFonts w:ascii="Times New Roman" w:eastAsia="Times New Roman" w:hAnsi="Times New Roman" w:cs="David" w:hint="cs"/>
          <w:sz w:val="24"/>
          <w:szCs w:val="24"/>
          <w:rtl/>
          <w:lang w:eastAsia="he-IL"/>
        </w:rPr>
        <w:t>ווה</w:t>
      </w:r>
      <w:r w:rsidRPr="00046412">
        <w:rPr>
          <w:rFonts w:ascii="Times New Roman" w:eastAsia="Times New Roman" w:hAnsi="Times New Roman" w:cs="David"/>
          <w:sz w:val="24"/>
          <w:szCs w:val="24"/>
          <w:rtl/>
          <w:lang w:eastAsia="he-IL"/>
        </w:rPr>
        <w:t xml:space="preserve"> הפרה יסודית של חוזה</w:t>
      </w:r>
      <w:r w:rsidRPr="00046412">
        <w:rPr>
          <w:rFonts w:ascii="Times New Roman" w:eastAsia="Times New Roman" w:hAnsi="Times New Roman" w:cs="David" w:hint="cs"/>
          <w:sz w:val="24"/>
          <w:szCs w:val="24"/>
          <w:rtl/>
          <w:lang w:eastAsia="he-IL"/>
        </w:rPr>
        <w:t xml:space="preserve"> זה. </w:t>
      </w:r>
    </w:p>
    <w:p w14:paraId="11D6FA75"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תנאים מקדמיים לביצוע תשלום כלשהו ע"ח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הינם הצגת ר</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שיון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כאמור בסעיף 2.2 לעיל והמצאת אישור בדבר ניהול ספרי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כדין, חתום ע"י רו"ח או רשויות המס, כנדרש. כמו כן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ככל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ימציא למזמין אישור תקף בדבר פטור מניכוי מס במקור, </w:t>
      </w:r>
      <w:r w:rsidRPr="00046412">
        <w:rPr>
          <w:rFonts w:ascii="Times New Roman" w:eastAsia="Times New Roman" w:hAnsi="Times New Roman" w:cs="David" w:hint="cs"/>
          <w:sz w:val="24"/>
          <w:szCs w:val="24"/>
          <w:rtl/>
          <w:lang w:eastAsia="he-IL"/>
        </w:rPr>
        <w:t>עובר</w:t>
      </w:r>
      <w:r w:rsidRPr="00046412">
        <w:rPr>
          <w:rFonts w:ascii="Times New Roman" w:eastAsia="Times New Roman" w:hAnsi="Times New Roman" w:cs="David"/>
          <w:sz w:val="24"/>
          <w:szCs w:val="24"/>
          <w:rtl/>
          <w:lang w:eastAsia="he-IL"/>
        </w:rPr>
        <w:t xml:space="preserve"> לביצוע כל תשלום ע"ח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ינוכה מס במקור כדין, מכל סכום ע"ח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שישולם ע"י המזמין. למען הסר ספק מובהר ומוסכם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בגובה הסכום הנקוב באישור.  </w:t>
      </w:r>
    </w:p>
    <w:p w14:paraId="7F53128C"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שנויים בתכנון</w:t>
      </w:r>
    </w:p>
    <w:p w14:paraId="30FB7FF8"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לפי דרישת המנהל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B69115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bCs/>
          <w:sz w:val="24"/>
          <w:szCs w:val="24"/>
          <w:rtl/>
          <w:lang w:eastAsia="he-IL"/>
        </w:rPr>
        <w:t>ב' או ג'</w:t>
      </w:r>
      <w:r w:rsidRPr="00046412">
        <w:rPr>
          <w:rFonts w:ascii="Times New Roman" w:eastAsia="Times New Roman" w:hAnsi="Times New Roman" w:cs="David" w:hint="cs"/>
          <w:b/>
          <w:sz w:val="24"/>
          <w:szCs w:val="24"/>
          <w:rtl/>
          <w:lang w:eastAsia="he-IL"/>
        </w:rPr>
        <w:t xml:space="preserve"> המצ"ב</w:t>
      </w:r>
      <w:r w:rsidRPr="00046412">
        <w:rPr>
          <w:rFonts w:ascii="Times New Roman" w:eastAsia="Times New Roman" w:hAnsi="Times New Roman" w:cs="David"/>
          <w:sz w:val="24"/>
          <w:szCs w:val="24"/>
          <w:rtl/>
          <w:lang w:eastAsia="he-IL"/>
        </w:rPr>
        <w:t>, וב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השינויים מחייב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בעבודה העולה במידה רבה ובאופן יסודי על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אלמלא השנויים</w:t>
      </w:r>
      <w:r w:rsidRPr="00046412">
        <w:rPr>
          <w:rFonts w:ascii="Times New Roman" w:eastAsia="Times New Roman" w:hAnsi="Times New Roman" w:cs="David" w:hint="cs"/>
          <w:sz w:val="24"/>
          <w:szCs w:val="24"/>
          <w:rtl/>
          <w:lang w:eastAsia="he-IL"/>
        </w:rPr>
        <w:t xml:space="preserve"> כאמור</w:t>
      </w:r>
      <w:r w:rsidRPr="00046412">
        <w:rPr>
          <w:rFonts w:ascii="Times New Roman" w:eastAsia="Times New Roman" w:hAnsi="Times New Roman" w:cs="David"/>
          <w:sz w:val="24"/>
          <w:szCs w:val="24"/>
          <w:rtl/>
          <w:lang w:eastAsia="he-IL"/>
        </w:rPr>
        <w:t>, יהיה</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זכאי לפיצוי בעד העבודה הנוספת שב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צע עקב השנויים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כאמור</w:t>
      </w:r>
      <w:r w:rsidRPr="00046412">
        <w:rPr>
          <w:rFonts w:ascii="Times New Roman" w:eastAsia="Times New Roman" w:hAnsi="Times New Roman" w:cs="David"/>
          <w:sz w:val="24"/>
          <w:szCs w:val="24"/>
          <w:rtl/>
          <w:lang w:eastAsia="he-IL"/>
        </w:rPr>
        <w:t>. הפיצוי ישולם בגין העבודה הנוספת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 xml:space="preserve">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בכל מקרה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שנויים</w:t>
      </w:r>
      <w:r w:rsidRPr="00046412">
        <w:rPr>
          <w:rFonts w:ascii="Times New Roman" w:eastAsia="Times New Roman" w:hAnsi="Times New Roman" w:cs="David" w:hint="cs"/>
          <w:sz w:val="24"/>
          <w:szCs w:val="24"/>
          <w:rtl/>
          <w:lang w:eastAsia="he-IL"/>
        </w:rPr>
        <w:t xml:space="preserve"> כאמור, לא יהוו</w:t>
      </w:r>
      <w:r w:rsidRPr="00046412">
        <w:rPr>
          <w:rFonts w:ascii="Times New Roman" w:eastAsia="Times New Roman" w:hAnsi="Times New Roman" w:cs="David"/>
          <w:sz w:val="24"/>
          <w:szCs w:val="24"/>
          <w:rtl/>
          <w:lang w:eastAsia="he-IL"/>
        </w:rPr>
        <w:t xml:space="preserve"> עילה לש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נוי בלוח הזמנים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אלא בא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שור המנהל </w:t>
      </w:r>
      <w:r w:rsidRPr="00046412">
        <w:rPr>
          <w:rFonts w:ascii="Times New Roman" w:eastAsia="Times New Roman" w:hAnsi="Times New Roman" w:cs="David" w:hint="cs"/>
          <w:sz w:val="24"/>
          <w:szCs w:val="24"/>
          <w:rtl/>
          <w:lang w:eastAsia="he-IL"/>
        </w:rPr>
        <w:t>מראש ו</w:t>
      </w:r>
      <w:r w:rsidRPr="00046412">
        <w:rPr>
          <w:rFonts w:ascii="Times New Roman" w:eastAsia="Times New Roman" w:hAnsi="Times New Roman" w:cs="David"/>
          <w:sz w:val="24"/>
          <w:szCs w:val="24"/>
          <w:rtl/>
          <w:lang w:eastAsia="he-IL"/>
        </w:rPr>
        <w:t>בכתב.</w:t>
      </w:r>
    </w:p>
    <w:p w14:paraId="48CB95B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על אף</w:t>
      </w:r>
      <w:r w:rsidRPr="00046412">
        <w:rPr>
          <w:rFonts w:ascii="Times New Roman" w:eastAsia="Times New Roman" w:hAnsi="Times New Roman" w:cs="David"/>
          <w:sz w:val="24"/>
          <w:szCs w:val="24"/>
          <w:rtl/>
          <w:lang w:eastAsia="he-IL"/>
        </w:rPr>
        <w:t xml:space="preserve"> האמור בסעיף 8.2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לא יגיע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דבר בגין שינויים הנובעים מ:</w:t>
      </w:r>
    </w:p>
    <w:p w14:paraId="453C7104"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טעות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ל</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קוי בתכנון ו/או באומדן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של היועצים.</w:t>
      </w:r>
    </w:p>
    <w:p w14:paraId="3AC87BDF"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התכנון אינו התכנון היעיל ביותר.</w:t>
      </w:r>
    </w:p>
    <w:p w14:paraId="3844F68D"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השינוי מתחייב במישרין או בעקיפין מהפרת איזה מהוראות חוזה זה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48B33F36"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השינויים מתחייבים מדרישת רשויות מוסמכות. </w:t>
      </w:r>
    </w:p>
    <w:p w14:paraId="1F8CD91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להכין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עבור רוכשים שיבקשו זאת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9719628" w14:textId="77777777" w:rsidR="00F600CB" w:rsidRPr="00046412" w:rsidRDefault="00F600CB" w:rsidP="00F600CB">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מחיר השינויים ותנאי התשלום בגין תכנון השינויים </w:t>
      </w:r>
      <w:r w:rsidRPr="00046412">
        <w:rPr>
          <w:rFonts w:ascii="Times New Roman" w:eastAsia="Times New Roman" w:hAnsi="Times New Roman" w:cs="David" w:hint="cs"/>
          <w:sz w:val="24"/>
          <w:szCs w:val="24"/>
          <w:rtl/>
          <w:lang w:eastAsia="he-IL"/>
        </w:rPr>
        <w:t xml:space="preserve">כאמור, </w:t>
      </w:r>
      <w:r w:rsidRPr="00046412">
        <w:rPr>
          <w:rFonts w:ascii="Times New Roman" w:eastAsia="Times New Roman" w:hAnsi="Times New Roman" w:cs="David"/>
          <w:sz w:val="24"/>
          <w:szCs w:val="24"/>
          <w:rtl/>
          <w:lang w:eastAsia="he-IL"/>
        </w:rPr>
        <w:t>יסוכמו 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לרוכשים.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יתקשר עם הרוכש</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בהסכם נפרד לתכנון השינויים. כל מחלוקת שתתעורר 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לבין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רוכש</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בענ</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ין קביעת מחיר השינויים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תובא בפני המנהל והוא יהיה המוסמך להכריע בה.</w:t>
      </w:r>
    </w:p>
    <w:p w14:paraId="159A62F6"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46412">
        <w:rPr>
          <w:rFonts w:ascii="Times New Roman" w:eastAsia="Times New Roman" w:hAnsi="Times New Roman" w:cs="David"/>
          <w:bCs/>
          <w:sz w:val="24"/>
          <w:szCs w:val="24"/>
          <w:u w:val="single"/>
          <w:rtl/>
          <w:lang w:eastAsia="he-IL"/>
        </w:rPr>
        <w:t>אחריות וביטוח</w:t>
      </w:r>
    </w:p>
    <w:p w14:paraId="5ED33688" w14:textId="77777777" w:rsidR="00CF611C" w:rsidRPr="00046412" w:rsidRDefault="00CF611C" w:rsidP="00CF611C">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46412">
        <w:rPr>
          <w:rFonts w:ascii="Times New Roman" w:eastAsia="Times New Roman" w:hAnsi="Times New Roman" w:cs="David" w:hint="cs"/>
          <w:b/>
          <w:bCs/>
          <w:sz w:val="20"/>
          <w:szCs w:val="24"/>
          <w:u w:val="single"/>
          <w:rtl/>
          <w:lang w:eastAsia="he-IL"/>
        </w:rPr>
        <w:t>אחריות</w:t>
      </w:r>
    </w:p>
    <w:p w14:paraId="67DFDDF7" w14:textId="77777777" w:rsidR="00CF611C" w:rsidRPr="00046412" w:rsidRDefault="00CF611C" w:rsidP="00CF611C">
      <w:pPr>
        <w:pStyle w:val="a4"/>
        <w:numPr>
          <w:ilvl w:val="1"/>
          <w:numId w:val="1"/>
        </w:numPr>
        <w:ind w:right="0"/>
        <w:rPr>
          <w:rFonts w:eastAsia="Times New Roman" w:cs="David"/>
          <w:color w:val="auto"/>
          <w:szCs w:val="24"/>
        </w:rPr>
      </w:pPr>
      <w:r w:rsidRPr="00046412">
        <w:rPr>
          <w:rFonts w:eastAsia="Times New Roman" w:cs="David" w:hint="cs"/>
          <w:color w:val="auto"/>
          <w:szCs w:val="24"/>
          <w:rtl/>
        </w:rPr>
        <w:t>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מתחייב לבצע את שירותי 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ו/או לעובדיו ו/או לאדם אחר כלשהו, לגוף או לרכוש, בשל מעשה או מחדל של 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ו/או עובדיו ו/או שלוחיו ו/או כל מי מטעמו בקשר עם ביצוע התחייבויותיו על פי חוזה זה. 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פוטר את המזמין מכל אחריות בגין נזקים שייגרמו כאמור לעיל.</w:t>
      </w:r>
    </w:p>
    <w:p w14:paraId="12532F6A" w14:textId="77777777" w:rsidR="00CF611C" w:rsidRPr="00046412" w:rsidRDefault="00CF611C" w:rsidP="00CF611C">
      <w:pPr>
        <w:pStyle w:val="a4"/>
        <w:ind w:left="792" w:right="0" w:firstLine="0"/>
        <w:rPr>
          <w:rFonts w:eastAsia="Times New Roman" w:cs="David"/>
          <w:color w:val="auto"/>
          <w:szCs w:val="24"/>
          <w:rtl/>
        </w:rPr>
      </w:pPr>
      <w:r w:rsidRPr="00046412">
        <w:rPr>
          <w:rFonts w:eastAsia="Times New Roman" w:cs="David" w:hint="cs"/>
          <w:color w:val="auto"/>
          <w:szCs w:val="24"/>
          <w:rtl/>
        </w:rPr>
        <w:t>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על פי הוראות חוזה זה, אשר המזמין רשאי לקזז בגינו סכומים ע"ח התמורה המגיעה ל</w:t>
      </w:r>
      <w:r w:rsidR="0062536D" w:rsidRPr="00046412">
        <w:rPr>
          <w:rFonts w:eastAsia="Times New Roman" w:cs="David" w:hint="cs"/>
          <w:color w:val="auto"/>
          <w:szCs w:val="24"/>
          <w:rtl/>
        </w:rPr>
        <w:t>יועץ</w:t>
      </w:r>
      <w:r w:rsidRPr="00046412">
        <w:rPr>
          <w:rFonts w:eastAsia="Times New Roman" w:cs="David" w:hint="cs"/>
          <w:color w:val="auto"/>
          <w:szCs w:val="24"/>
          <w:rtl/>
        </w:rPr>
        <w:t>.</w:t>
      </w:r>
    </w:p>
    <w:p w14:paraId="1C4EB174" w14:textId="77777777" w:rsidR="00CF611C" w:rsidRPr="00046412" w:rsidRDefault="00CF611C" w:rsidP="00CF611C">
      <w:pPr>
        <w:pStyle w:val="a4"/>
        <w:numPr>
          <w:ilvl w:val="1"/>
          <w:numId w:val="1"/>
        </w:numPr>
        <w:ind w:right="0"/>
        <w:rPr>
          <w:rFonts w:eastAsia="Times New Roman" w:cs="David"/>
          <w:color w:val="auto"/>
          <w:szCs w:val="24"/>
        </w:rPr>
      </w:pPr>
      <w:r w:rsidRPr="00046412">
        <w:rPr>
          <w:rFonts w:eastAsia="Times New Roman" w:cs="David"/>
          <w:color w:val="auto"/>
          <w:szCs w:val="24"/>
          <w:rtl/>
        </w:rPr>
        <w:t>אשור המזמין למסמכים ו/או כל גורמים אחרים הקשורים בשירותי ה</w:t>
      </w:r>
      <w:r w:rsidR="0062536D" w:rsidRPr="00046412">
        <w:rPr>
          <w:rFonts w:eastAsia="Times New Roman" w:cs="David"/>
          <w:color w:val="auto"/>
          <w:szCs w:val="24"/>
          <w:rtl/>
        </w:rPr>
        <w:t>יועץ</w:t>
      </w:r>
      <w:r w:rsidRPr="00046412">
        <w:rPr>
          <w:rFonts w:eastAsia="Times New Roman" w:cs="David"/>
          <w:color w:val="auto"/>
          <w:szCs w:val="24"/>
          <w:rtl/>
        </w:rPr>
        <w:t xml:space="preserve"> ו/או מתן הוראות ל</w:t>
      </w:r>
      <w:r w:rsidR="0062536D" w:rsidRPr="00046412">
        <w:rPr>
          <w:rFonts w:eastAsia="Times New Roman" w:cs="David"/>
          <w:color w:val="auto"/>
          <w:szCs w:val="24"/>
          <w:rtl/>
        </w:rPr>
        <w:t>יועץ</w:t>
      </w:r>
      <w:r w:rsidRPr="00046412">
        <w:rPr>
          <w:rFonts w:eastAsia="Times New Roman" w:cs="David"/>
          <w:color w:val="auto"/>
          <w:szCs w:val="24"/>
          <w:rtl/>
        </w:rPr>
        <w:t xml:space="preserve"> אינו משחרר את ה</w:t>
      </w:r>
      <w:r w:rsidR="0062536D" w:rsidRPr="00046412">
        <w:rPr>
          <w:rFonts w:eastAsia="Times New Roman" w:cs="David"/>
          <w:color w:val="auto"/>
          <w:szCs w:val="24"/>
          <w:rtl/>
        </w:rPr>
        <w:t>יועץ</w:t>
      </w:r>
      <w:r w:rsidRPr="00046412">
        <w:rPr>
          <w:rFonts w:eastAsia="Times New Roman" w:cs="David"/>
          <w:color w:val="auto"/>
          <w:szCs w:val="24"/>
          <w:rtl/>
        </w:rPr>
        <w:t xml:space="preserve"> מאחריותו המלאה, ואין בו כדי להטיל על המזמין אחריות כלשהי.</w:t>
      </w:r>
    </w:p>
    <w:p w14:paraId="11FA6E9C" w14:textId="77777777" w:rsidR="00CF611C" w:rsidRPr="00046412"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F720461" w14:textId="77777777" w:rsidR="00CF611C" w:rsidRPr="00046412"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46412">
        <w:rPr>
          <w:rFonts w:ascii="Times New Roman" w:eastAsia="Times New Roman" w:hAnsi="Times New Roman" w:cs="David" w:hint="cs"/>
          <w:b/>
          <w:bCs/>
          <w:sz w:val="20"/>
          <w:szCs w:val="24"/>
          <w:u w:val="single"/>
          <w:rtl/>
          <w:lang w:eastAsia="he-IL"/>
        </w:rPr>
        <w:t>ביטוח</w:t>
      </w:r>
    </w:p>
    <w:p w14:paraId="641ECF6F"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מבלי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לגרוע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לערוך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ולקיים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חשבון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למשך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עוד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קיימת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המפורטים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במפרט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המצורף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w:t>
      </w:r>
      <w:r w:rsidRPr="00046412">
        <w:rPr>
          <w:rFonts w:ascii="Times New Roman" w:eastAsia="Times New Roman" w:hAnsi="Times New Roman" w:cs="David" w:hint="eastAsia"/>
          <w:b/>
          <w:bCs/>
          <w:sz w:val="20"/>
          <w:szCs w:val="24"/>
          <w:u w:val="single"/>
          <w:rtl/>
          <w:lang w:eastAsia="he-IL"/>
        </w:rPr>
        <w:t>נספח</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eastAsia"/>
          <w:b/>
          <w:bCs/>
          <w:sz w:val="20"/>
          <w:szCs w:val="24"/>
          <w:u w:val="single"/>
          <w:rtl/>
          <w:lang w:eastAsia="he-IL"/>
        </w:rPr>
        <w:t>ז</w:t>
      </w:r>
      <w:r w:rsidRPr="00046412">
        <w:rPr>
          <w:rFonts w:ascii="Times New Roman" w:eastAsia="Times New Roman" w:hAnsi="Times New Roman" w:cs="David"/>
          <w:b/>
          <w:bCs/>
          <w:sz w:val="20"/>
          <w:szCs w:val="24"/>
          <w:u w:val="single"/>
          <w:rtl/>
          <w:lang w:eastAsia="he-IL"/>
        </w:rPr>
        <w:t>'</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וכן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המצורף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w:t>
      </w:r>
      <w:r w:rsidRPr="00046412">
        <w:rPr>
          <w:rFonts w:ascii="Times New Roman" w:eastAsia="Times New Roman" w:hAnsi="Times New Roman" w:cs="David" w:hint="eastAsia"/>
          <w:b/>
          <w:bCs/>
          <w:sz w:val="20"/>
          <w:szCs w:val="24"/>
          <w:u w:val="single"/>
          <w:rtl/>
          <w:lang w:eastAsia="he-IL"/>
        </w:rPr>
        <w:t>נספח</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eastAsia"/>
          <w:b/>
          <w:bCs/>
          <w:sz w:val="20"/>
          <w:szCs w:val="24"/>
          <w:u w:val="single"/>
          <w:rtl/>
          <w:lang w:eastAsia="he-IL"/>
        </w:rPr>
        <w:t>ז</w:t>
      </w:r>
      <w:r w:rsidRPr="00046412">
        <w:rPr>
          <w:rFonts w:ascii="Times New Roman" w:eastAsia="Times New Roman" w:hAnsi="Times New Roman" w:cs="David"/>
          <w:b/>
          <w:bCs/>
          <w:sz w:val="20"/>
          <w:szCs w:val="24"/>
          <w:u w:val="single"/>
          <w:rtl/>
          <w:lang w:eastAsia="he-IL"/>
        </w:rPr>
        <w:t>1'</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והמהווה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חלק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בלתי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נפרד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ממנו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מפרט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בהתאמה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אצל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חברת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מורשית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כדין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בישראל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ובעלת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מוניטין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יועסקו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עובדים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במסגרת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יהיה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רשאי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לערוך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המצוין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בסעיף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w:t>
      </w:r>
    </w:p>
    <w:p w14:paraId="0D08B922"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ללא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צורך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דרישה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מצד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להמציא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לפני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תחילת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נשוא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וכתנאי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מוקדם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להתקשרות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תשלום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חשבון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התמורה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כשהוא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חתום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מבטחיו</w:t>
      </w:r>
      <w:r w:rsidRPr="00046412">
        <w:rPr>
          <w:rFonts w:ascii="Times New Roman" w:eastAsia="Times New Roman" w:hAnsi="Times New Roman" w:cs="David"/>
          <w:sz w:val="20"/>
          <w:szCs w:val="24"/>
          <w:rtl/>
          <w:lang w:eastAsia="he-IL"/>
        </w:rPr>
        <w:t xml:space="preserve">. </w:t>
      </w:r>
    </w:p>
    <w:p w14:paraId="22B2FEBB"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כמו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בתום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להמציא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מעודכן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בגין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חידוש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תוקף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נוספת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ומידי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עוד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בתוקף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לתקופה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מאוחרת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יותר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כמפורט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בסעיף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sz w:val="20"/>
          <w:szCs w:val="24"/>
          <w:cs/>
          <w:lang w:eastAsia="he-IL"/>
        </w:rPr>
        <w:t>‎</w:t>
      </w:r>
      <w:r w:rsidRPr="00046412">
        <w:rPr>
          <w:rFonts w:ascii="Times New Roman" w:eastAsia="Times New Roman" w:hAnsi="Times New Roman" w:cs="David" w:hint="cs"/>
          <w:sz w:val="20"/>
          <w:szCs w:val="24"/>
          <w:rtl/>
          <w:lang w:eastAsia="he-IL"/>
        </w:rPr>
        <w:t>9.3</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w:t>
      </w:r>
    </w:p>
    <w:p w14:paraId="47E31A4F"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מובהר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גבולות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הנדרשים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במסגרת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כמפורט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הינם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בבחינת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דרישה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מזערית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המוטלת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שאינה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פוטרת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ממלוא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החבות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p>
    <w:p w14:paraId="6E752263"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מוסכם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בזאת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תהיה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טענה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הקשור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לגבולות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w:t>
      </w:r>
    </w:p>
    <w:p w14:paraId="1EB51A11"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למזמין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תהא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הזכות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החובה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לבדוק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שיומצא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לבצע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שינוי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תיקון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התאמה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הרחבה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שיידרשו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מנת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להתאים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להתחייבויות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w:t>
      </w:r>
    </w:p>
    <w:p w14:paraId="24B5B972"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מוצהר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ומוסכם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זכויות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הבדיקה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ולדרישת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השינויים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כמפורט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אינן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מטילות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חובה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לגבי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טיבם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היקפם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ותוקפם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לגבי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העדרם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ואין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בהן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לגרוע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חובה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המוטלת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וזאת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דרשו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שינויים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כמפורט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בדקו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לאו</w:t>
      </w:r>
      <w:r w:rsidRPr="00046412">
        <w:rPr>
          <w:rFonts w:ascii="Times New Roman" w:eastAsia="Times New Roman" w:hAnsi="Times New Roman" w:cs="David"/>
          <w:sz w:val="20"/>
          <w:szCs w:val="24"/>
          <w:rtl/>
          <w:lang w:eastAsia="he-IL"/>
        </w:rPr>
        <w:t>.</w:t>
      </w:r>
    </w:p>
    <w:p w14:paraId="6A9817E3"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פוטר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אובדן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לרכוש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המובא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לחצרי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המשמש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לצורך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תהיה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טענה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דרישה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תביעה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הנזכרים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בגין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אובדן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w:t>
      </w:r>
    </w:p>
    <w:p w14:paraId="67D9589F"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לדעת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צורך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נוספים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משלימים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לערוך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ולקיים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הנוספים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המשלימים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p>
    <w:p w14:paraId="1829C0F4"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בכל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רכוש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נוסף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משלים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ייכלל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סעיף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בדבר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ויתור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המבטחים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זכות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התחלוף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ובלבד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שהוויתור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זכות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התחלוף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יחול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לטובת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אדם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שגרם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בזדון</w:t>
      </w:r>
      <w:r w:rsidRPr="00046412">
        <w:rPr>
          <w:rFonts w:ascii="Times New Roman" w:eastAsia="Times New Roman" w:hAnsi="Times New Roman" w:cs="David"/>
          <w:sz w:val="20"/>
          <w:szCs w:val="24"/>
          <w:rtl/>
          <w:lang w:eastAsia="he-IL"/>
        </w:rPr>
        <w:t xml:space="preserve">. </w:t>
      </w:r>
    </w:p>
    <w:p w14:paraId="14DC076B"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מבלי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לגרוע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הוראה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מהוראות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לעניין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הסבת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ובמקרה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נשוא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חלק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מהם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יינתנו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לדאוג</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פוליסות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בהתאם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לתנאים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ולסכומים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הנדרשים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לחלופין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נתונה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הרשות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לכלול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בשם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המבוטח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במסגרת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p>
    <w:p w14:paraId="58153EE1"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למען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ספק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מובהר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בזאת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מוטלת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ביחס</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במלואם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לרבות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שניתנו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אמורים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להינתן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תחול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לשפות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בגין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אובדן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שייגרם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במישרין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בעקיפין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עקב</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שניתנו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אמורים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להינתן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ייגרם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אובדן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מכוסה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מהפוליסות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לאו</w:t>
      </w:r>
      <w:r w:rsidRPr="00046412">
        <w:rPr>
          <w:rFonts w:ascii="Times New Roman" w:eastAsia="Times New Roman" w:hAnsi="Times New Roman" w:cs="David"/>
          <w:sz w:val="20"/>
          <w:szCs w:val="24"/>
          <w:rtl/>
          <w:lang w:eastAsia="he-IL"/>
        </w:rPr>
        <w:t>.</w:t>
      </w:r>
    </w:p>
    <w:p w14:paraId="421A219E"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אין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לצמצם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לגרוע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בצורה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מהתחייבויותיו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בהתאם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יהיה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לשחרר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מחובתו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לשפות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לפצות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מטעמו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בגין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אחראי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דין</w:t>
      </w:r>
      <w:r w:rsidRPr="00046412">
        <w:rPr>
          <w:rFonts w:ascii="Times New Roman" w:eastAsia="Times New Roman" w:hAnsi="Times New Roman" w:cs="David"/>
          <w:sz w:val="20"/>
          <w:szCs w:val="24"/>
          <w:rtl/>
          <w:lang w:eastAsia="he-IL"/>
        </w:rPr>
        <w:t>.</w:t>
      </w:r>
    </w:p>
    <w:p w14:paraId="7F88891B"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מתחייב</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ולקיים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באופן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קפדני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ומדוקדק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החוקים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התקנות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הצווים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ההוראות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והתקנים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המתייחסים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הניתנים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מתחייב</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למלא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אחר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דרישות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והוראות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החוק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לאומי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נוסח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משולב</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תשנ</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ה</w:t>
      </w:r>
      <w:r w:rsidRPr="00046412">
        <w:rPr>
          <w:rFonts w:ascii="Times New Roman" w:eastAsia="Times New Roman" w:hAnsi="Times New Roman" w:cs="David"/>
          <w:sz w:val="20"/>
          <w:szCs w:val="24"/>
          <w:rtl/>
          <w:lang w:eastAsia="he-IL"/>
        </w:rPr>
        <w:t xml:space="preserve">- 1995 </w:t>
      </w:r>
      <w:r w:rsidRPr="00046412">
        <w:rPr>
          <w:rFonts w:ascii="Times New Roman" w:eastAsia="Times New Roman" w:hAnsi="Times New Roman" w:cs="David" w:hint="cs"/>
          <w:sz w:val="20"/>
          <w:szCs w:val="24"/>
          <w:rtl/>
          <w:lang w:eastAsia="he-IL"/>
        </w:rPr>
        <w:t>ואחר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הצווים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והתקנות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שהותקנו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ובעיקר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מבלי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לפגוע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בכלליות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באופן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עובדיו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שליחיו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משמשיו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שלו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ועובדיהם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שיועסקו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לרבות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אלה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שיעסקו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האמורים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באופן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מקרי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זמני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יהיו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ובמשך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ההתקשרות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זכאים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הזכויות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החוק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ל</w:t>
      </w:r>
      <w:r w:rsidRPr="00046412">
        <w:rPr>
          <w:rFonts w:ascii="Times New Roman" w:eastAsia="Times New Roman" w:hAnsi="Times New Roman" w:cs="David"/>
          <w:sz w:val="20"/>
          <w:szCs w:val="24"/>
          <w:rtl/>
          <w:lang w:eastAsia="he-IL"/>
        </w:rPr>
        <w:t>.</w:t>
      </w:r>
    </w:p>
    <w:p w14:paraId="3400C16D" w14:textId="77777777" w:rsidR="00CF611C" w:rsidRPr="00046412" w:rsidRDefault="00CF611C" w:rsidP="0041461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sz w:val="20"/>
          <w:szCs w:val="24"/>
          <w:rtl/>
          <w:lang w:eastAsia="he-IL"/>
        </w:rPr>
        <w:t>הפרת סעיף זה על כל תנאיו תיחשב להפרה יסודית של ההסכם.</w:t>
      </w:r>
    </w:p>
    <w:p w14:paraId="1C094CBD"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אספקת תכניות</w:t>
      </w:r>
    </w:p>
    <w:p w14:paraId="2BD1B5D8"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בכל עת במהלך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וכן בתקופת הבדק של העבודות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 מיד לפי דרישתו כל תכניות, ובכללן, תכניות ומסמכים המנויים ברשימה המצ"ב כנספח </w:t>
      </w:r>
      <w:r w:rsidRPr="00046412">
        <w:rPr>
          <w:rFonts w:ascii="Times New Roman" w:eastAsia="Times New Roman" w:hAnsi="Times New Roman" w:cs="David"/>
          <w:b/>
          <w:bCs/>
          <w:sz w:val="24"/>
          <w:szCs w:val="24"/>
          <w:rtl/>
          <w:lang w:eastAsia="he-IL"/>
        </w:rPr>
        <w:t>ח'</w:t>
      </w:r>
      <w:r w:rsidRPr="00046412">
        <w:rPr>
          <w:rFonts w:ascii="Times New Roman" w:eastAsia="Times New Roman" w:hAnsi="Times New Roman" w:cs="David"/>
          <w:sz w:val="24"/>
          <w:szCs w:val="24"/>
          <w:rtl/>
          <w:lang w:eastAsia="he-IL"/>
        </w:rPr>
        <w:t xml:space="preserve"> לחוזה זה, ובמידה והדרישה מתייחסת לתכניות שאינ</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 xml:space="preserve"> בידו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יערכ</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 xml:space="preserve">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בהקדם האפשרי וימסר</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 xml:space="preserve"> למזמין.</w:t>
      </w:r>
    </w:p>
    <w:p w14:paraId="2739E860"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עם גמר שרותי </w:t>
      </w:r>
      <w:r w:rsidRPr="00046412">
        <w:rPr>
          <w:rFonts w:ascii="Times New Roman" w:eastAsia="Times New Roman" w:hAnsi="Times New Roman" w:cs="David" w:hint="cs"/>
          <w:sz w:val="24"/>
          <w:szCs w:val="24"/>
          <w:rtl/>
          <w:lang w:eastAsia="he-IL"/>
        </w:rPr>
        <w:t>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 סדרה אחת של העתקי התכניות כשהן מעודכנות, ומשקפות את התכנון והב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צוע הסופי בשטח </w:t>
      </w:r>
      <w:r w:rsidRPr="00046412">
        <w:rPr>
          <w:rFonts w:ascii="Times New Roman" w:eastAsia="Times New Roman" w:hAnsi="Times New Roman" w:cs="David"/>
          <w:sz w:val="24"/>
          <w:szCs w:val="24"/>
          <w:lang w:eastAsia="he-IL"/>
        </w:rPr>
        <w:t>(AS MADE)</w:t>
      </w:r>
      <w:r w:rsidRPr="00046412">
        <w:rPr>
          <w:rFonts w:ascii="Times New Roman" w:eastAsia="Times New Roman" w:hAnsi="Times New Roman" w:cs="David"/>
          <w:sz w:val="24"/>
          <w:szCs w:val="24"/>
          <w:rtl/>
          <w:lang w:eastAsia="he-IL"/>
        </w:rPr>
        <w:t xml:space="preserve">, למעט שינויי דיירים, </w:t>
      </w:r>
      <w:r w:rsidRPr="00046412">
        <w:rPr>
          <w:rFonts w:ascii="Times New Roman" w:eastAsia="Times New Roman" w:hAnsi="Times New Roman" w:cs="David" w:hint="cs"/>
          <w:sz w:val="24"/>
          <w:szCs w:val="24"/>
          <w:rtl/>
          <w:lang w:eastAsia="he-IL"/>
        </w:rPr>
        <w:t xml:space="preserve">וקבצים </w:t>
      </w:r>
      <w:r w:rsidRPr="00046412">
        <w:rPr>
          <w:rFonts w:ascii="Times New Roman" w:eastAsia="Times New Roman" w:hAnsi="Times New Roman" w:cs="David"/>
          <w:sz w:val="24"/>
          <w:szCs w:val="24"/>
          <w:rtl/>
          <w:lang w:eastAsia="he-IL"/>
        </w:rPr>
        <w:t>המכילים את התכנון במדיה ממוחשבת.</w:t>
      </w:r>
    </w:p>
    <w:p w14:paraId="73947A99"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הובא החוזה לידי גמר או בוטל לפי סעיף 12 להלן,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 סדרה אחת של העתקי התכניות ו</w:t>
      </w:r>
      <w:r w:rsidRPr="00046412">
        <w:rPr>
          <w:rFonts w:ascii="Times New Roman" w:eastAsia="Times New Roman" w:hAnsi="Times New Roman" w:cs="David" w:hint="cs"/>
          <w:sz w:val="24"/>
          <w:szCs w:val="24"/>
          <w:rtl/>
          <w:lang w:eastAsia="he-IL"/>
        </w:rPr>
        <w:t>הקבצים</w:t>
      </w:r>
      <w:r w:rsidRPr="00046412">
        <w:rPr>
          <w:rFonts w:ascii="Times New Roman" w:eastAsia="Times New Roman" w:hAnsi="Times New Roman" w:cs="David"/>
          <w:sz w:val="24"/>
          <w:szCs w:val="24"/>
          <w:rtl/>
          <w:lang w:eastAsia="he-IL"/>
        </w:rPr>
        <w:t xml:space="preserve"> כשה</w:t>
      </w:r>
      <w:r w:rsidRPr="00046412">
        <w:rPr>
          <w:rFonts w:ascii="Times New Roman" w:eastAsia="Times New Roman" w:hAnsi="Times New Roman" w:cs="David" w:hint="cs"/>
          <w:sz w:val="24"/>
          <w:szCs w:val="24"/>
          <w:rtl/>
          <w:lang w:eastAsia="he-IL"/>
        </w:rPr>
        <w:t>ם</w:t>
      </w:r>
      <w:r w:rsidRPr="00046412">
        <w:rPr>
          <w:rFonts w:ascii="Times New Roman" w:eastAsia="Times New Roman" w:hAnsi="Times New Roman" w:cs="David"/>
          <w:sz w:val="24"/>
          <w:szCs w:val="24"/>
          <w:rtl/>
          <w:lang w:eastAsia="he-IL"/>
        </w:rPr>
        <w:t xml:space="preserve"> מעודכנ</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230239D"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כמו כן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חייב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2BD30465"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לכל תשלום נוסף בעד תכניות שימסור למזמין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סעיף 10 זה.</w:t>
      </w:r>
    </w:p>
    <w:p w14:paraId="595C5FAC"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זכות הקניין בכל התכניות שייכת למזמין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ובלבד ששולם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בהתאם להוראות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התכניות.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אינו רשאי להשתמש בתכניות לצורך תכנון ובניה של פרויקט אחר  שלא בהסכמת המזמין.</w:t>
      </w:r>
    </w:p>
    <w:p w14:paraId="47CF202D" w14:textId="77777777" w:rsidR="00F600CB" w:rsidRPr="00046412"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מעמד ה</w:t>
      </w:r>
      <w:r w:rsidR="00B06D6A" w:rsidRPr="00046412">
        <w:rPr>
          <w:rFonts w:ascii="Times New Roman" w:eastAsia="Times New Roman" w:hAnsi="Times New Roman" w:cs="David"/>
          <w:bCs/>
          <w:sz w:val="24"/>
          <w:szCs w:val="24"/>
          <w:u w:val="single"/>
          <w:rtl/>
          <w:lang w:eastAsia="he-IL"/>
        </w:rPr>
        <w:t>יועץ</w:t>
      </w:r>
    </w:p>
    <w:p w14:paraId="70123E41"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מוסכם ומובהר על ידי הצדדים לחוזה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מעמדו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46412">
        <w:rPr>
          <w:rFonts w:ascii="Times New Roman" w:eastAsia="Times New Roman" w:hAnsi="Times New Roman" w:cs="David" w:hint="cs"/>
          <w:sz w:val="24"/>
          <w:szCs w:val="24"/>
          <w:rtl/>
          <w:lang w:eastAsia="he-IL"/>
        </w:rPr>
        <w:t xml:space="preserve"> של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sz w:val="24"/>
          <w:szCs w:val="24"/>
          <w:rtl/>
          <w:lang w:eastAsia="he-IL"/>
        </w:rPr>
        <w:t>.</w:t>
      </w:r>
    </w:p>
    <w:p w14:paraId="06EB30A3"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אין ולא יהיו יחסי עובד-מעביד בין המזמין ובין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w:t>
      </w:r>
      <w:r w:rsidRPr="00046412">
        <w:rPr>
          <w:rFonts w:ascii="Times New Roman" w:eastAsia="Times New Roman" w:hAnsi="Times New Roman" w:cs="David" w:hint="cs"/>
          <w:sz w:val="24"/>
          <w:szCs w:val="24"/>
          <w:rtl/>
          <w:lang w:eastAsia="he-IL"/>
        </w:rPr>
        <w:t>מי מטעמו ו</w:t>
      </w:r>
      <w:r w:rsidRPr="00046412">
        <w:rPr>
          <w:rFonts w:ascii="Times New Roman" w:eastAsia="Times New Roman" w:hAnsi="Times New Roman" w:cs="David"/>
          <w:sz w:val="24"/>
          <w:szCs w:val="24"/>
          <w:rtl/>
          <w:lang w:eastAsia="he-IL"/>
        </w:rPr>
        <w:t xml:space="preserve">בין המזמין לבין עובדי </w:t>
      </w:r>
      <w:r w:rsidRPr="00046412">
        <w:rPr>
          <w:rFonts w:ascii="Times New Roman" w:eastAsia="Times New Roman" w:hAnsi="Times New Roman" w:cs="David" w:hint="cs"/>
          <w:sz w:val="24"/>
          <w:szCs w:val="24"/>
          <w:rtl/>
          <w:lang w:eastAsia="he-IL"/>
        </w:rPr>
        <w:t xml:space="preserve">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ו/או מי מטעמיהם</w:t>
      </w:r>
      <w:r w:rsidRPr="00046412">
        <w:rPr>
          <w:rFonts w:ascii="Times New Roman" w:eastAsia="Times New Roman" w:hAnsi="Times New Roman" w:cs="David"/>
          <w:sz w:val="24"/>
          <w:szCs w:val="24"/>
          <w:rtl/>
          <w:lang w:eastAsia="he-IL"/>
        </w:rPr>
        <w:t xml:space="preserve"> ואין בהוראות 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כדי ליצור 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מי מעובדיו</w:t>
      </w:r>
      <w:r w:rsidRPr="00046412">
        <w:rPr>
          <w:rFonts w:ascii="Times New Roman" w:eastAsia="Times New Roman" w:hAnsi="Times New Roman" w:cs="David" w:hint="cs"/>
          <w:sz w:val="24"/>
          <w:szCs w:val="24"/>
          <w:rtl/>
          <w:lang w:eastAsia="he-IL"/>
        </w:rPr>
        <w:t xml:space="preserve"> ו/או מי מטעמו</w:t>
      </w:r>
      <w:r w:rsidRPr="00046412">
        <w:rPr>
          <w:rFonts w:ascii="Times New Roman" w:eastAsia="Times New Roman" w:hAnsi="Times New Roman" w:cs="David"/>
          <w:sz w:val="24"/>
          <w:szCs w:val="24"/>
          <w:rtl/>
          <w:lang w:eastAsia="he-IL"/>
        </w:rPr>
        <w:t xml:space="preserve"> לבין המזמין ו/או המנהל ו/או מי מטעמו יחסי עובד מעביד, לכל ענין ודבר. בכלל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מוסכם ומובהר בין הצדדים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עובדיו לא יהיו זכאים כלפי המזמין לכל זכות החלה ע</w:t>
      </w:r>
      <w:r w:rsidRPr="00046412">
        <w:rPr>
          <w:rFonts w:ascii="Times New Roman" w:eastAsia="Times New Roman" w:hAnsi="Times New Roman" w:cs="David" w:hint="cs"/>
          <w:sz w:val="24"/>
          <w:szCs w:val="24"/>
          <w:rtl/>
          <w:lang w:eastAsia="he-IL"/>
        </w:rPr>
        <w:t>ל פ</w:t>
      </w:r>
      <w:r w:rsidRPr="00046412">
        <w:rPr>
          <w:rFonts w:ascii="Times New Roman" w:eastAsia="Times New Roman" w:hAnsi="Times New Roman" w:cs="David"/>
          <w:sz w:val="24"/>
          <w:szCs w:val="24"/>
          <w:rtl/>
          <w:lang w:eastAsia="he-IL"/>
        </w:rPr>
        <w:t>י הדין ו/או מכח צו הרחבה ו/או מכח הסכם כלשהו על עובד</w:t>
      </w:r>
      <w:r w:rsidRPr="00046412">
        <w:rPr>
          <w:rFonts w:ascii="Times New Roman" w:eastAsia="Times New Roman" w:hAnsi="Times New Roman" w:cs="David" w:hint="cs"/>
          <w:sz w:val="24"/>
          <w:szCs w:val="24"/>
          <w:rtl/>
          <w:lang w:eastAsia="he-IL"/>
        </w:rPr>
        <w:t>.</w:t>
      </w:r>
    </w:p>
    <w:p w14:paraId="07B59BC9"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מוסכם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עובדיו</w:t>
      </w:r>
      <w:r w:rsidRPr="00046412">
        <w:rPr>
          <w:rFonts w:ascii="Times New Roman" w:eastAsia="Times New Roman" w:hAnsi="Times New Roman" w:cs="David" w:hint="cs"/>
          <w:sz w:val="24"/>
          <w:szCs w:val="24"/>
          <w:rtl/>
          <w:lang w:eastAsia="he-IL"/>
        </w:rPr>
        <w:t xml:space="preserve"> ו/או שלוחיו ו/או אחר מטעמו או מטעמם של אלו</w:t>
      </w:r>
      <w:r w:rsidRPr="00046412">
        <w:rPr>
          <w:rFonts w:ascii="Times New Roman" w:eastAsia="Times New Roman" w:hAnsi="Times New Roman" w:cs="David"/>
          <w:sz w:val="24"/>
          <w:szCs w:val="24"/>
          <w:rtl/>
          <w:lang w:eastAsia="he-IL"/>
        </w:rPr>
        <w:t xml:space="preserve"> מוותרים על כל טענות ו/או</w:t>
      </w:r>
      <w:r w:rsidRPr="00046412">
        <w:rPr>
          <w:rFonts w:ascii="Times New Roman" w:eastAsia="Times New Roman" w:hAnsi="Times New Roman" w:cs="David" w:hint="cs"/>
          <w:sz w:val="24"/>
          <w:szCs w:val="24"/>
          <w:rtl/>
          <w:lang w:eastAsia="he-IL"/>
        </w:rPr>
        <w:t xml:space="preserve"> דרישות ו/או תלונות ו/או</w:t>
      </w:r>
      <w:r w:rsidRPr="00046412">
        <w:rPr>
          <w:rFonts w:ascii="Times New Roman" w:eastAsia="Times New Roman" w:hAnsi="Times New Roman" w:cs="David"/>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D2614D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 ומתחייב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ישא לבדו בכל התשלומים ו/או המסים ו/או תשלומי חובה אחרים, החלים ו/או שיחולו 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עובדי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בגין מתן השירותים ו/או בגין התקבולים שיקבל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ובכלל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תשלומי מס הכנסה והב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טוח הלאומי שהוא חב בגין מתן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18FA0CA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טוח לאומי, תשלומים לקרנות איגודים מקצוע</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BC4B511"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w:t>
      </w:r>
      <w:r w:rsidRPr="00046412">
        <w:rPr>
          <w:rFonts w:ascii="Times New Roman" w:eastAsia="Times New Roman" w:hAnsi="Times New Roman" w:cs="David" w:hint="cs"/>
          <w:sz w:val="24"/>
          <w:szCs w:val="24"/>
          <w:rtl/>
          <w:lang w:eastAsia="he-IL"/>
        </w:rPr>
        <w:t xml:space="preserve">כלליות </w:t>
      </w:r>
      <w:r w:rsidRPr="00046412">
        <w:rPr>
          <w:rFonts w:ascii="Times New Roman" w:eastAsia="Times New Roman" w:hAnsi="Times New Roman" w:cs="David"/>
          <w:sz w:val="24"/>
          <w:szCs w:val="24"/>
          <w:rtl/>
          <w:lang w:eastAsia="he-IL"/>
        </w:rPr>
        <w:t>האמור לעיל,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 ומתחייב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אם 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דרש המזמין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על ידי מי מ</w:t>
      </w:r>
      <w:r w:rsidRPr="00046412">
        <w:rPr>
          <w:rFonts w:ascii="Times New Roman" w:eastAsia="Times New Roman" w:hAnsi="Times New Roman" w:cs="David" w:hint="cs"/>
          <w:sz w:val="24"/>
          <w:szCs w:val="24"/>
          <w:rtl/>
          <w:lang w:eastAsia="he-IL"/>
        </w:rPr>
        <w:t>שלוחיו ו/או עובדיו</w:t>
      </w:r>
      <w:r w:rsidRPr="00046412">
        <w:rPr>
          <w:rFonts w:ascii="Times New Roman" w:eastAsia="Times New Roman" w:hAnsi="Times New Roman" w:cs="David"/>
          <w:sz w:val="24"/>
          <w:szCs w:val="24"/>
          <w:rtl/>
          <w:lang w:eastAsia="he-IL"/>
        </w:rPr>
        <w:t xml:space="preserve"> ו/או</w:t>
      </w:r>
      <w:r w:rsidRPr="00046412">
        <w:rPr>
          <w:rFonts w:ascii="Times New Roman" w:eastAsia="Times New Roman" w:hAnsi="Times New Roman" w:cs="David" w:hint="cs"/>
          <w:sz w:val="24"/>
          <w:szCs w:val="24"/>
          <w:rtl/>
          <w:lang w:eastAsia="he-IL"/>
        </w:rPr>
        <w:t xml:space="preserve"> אחר מטעמו ו/או</w:t>
      </w:r>
      <w:r w:rsidRPr="00046412">
        <w:rPr>
          <w:rFonts w:ascii="Times New Roman" w:eastAsia="Times New Roman" w:hAnsi="Times New Roman" w:cs="David"/>
          <w:sz w:val="24"/>
          <w:szCs w:val="24"/>
          <w:rtl/>
          <w:lang w:eastAsia="he-IL"/>
        </w:rPr>
        <w:t xml:space="preserve"> על ידי כל צד ג' לשאת בתשלום ו/או הוצאה ו/או עלות</w:t>
      </w:r>
      <w:r w:rsidRPr="00046412">
        <w:rPr>
          <w:rFonts w:ascii="Times New Roman" w:eastAsia="Times New Roman" w:hAnsi="Times New Roman" w:cs="David" w:hint="cs"/>
          <w:sz w:val="24"/>
          <w:szCs w:val="24"/>
          <w:rtl/>
          <w:lang w:eastAsia="he-IL"/>
        </w:rPr>
        <w:t xml:space="preserve"> ו/או פיצוי ו/או שיפוי</w:t>
      </w:r>
      <w:r w:rsidRPr="00046412">
        <w:rPr>
          <w:rFonts w:ascii="Times New Roman" w:eastAsia="Times New Roman" w:hAnsi="Times New Roman" w:cs="David"/>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46412">
        <w:rPr>
          <w:rFonts w:ascii="Times New Roman" w:eastAsia="Times New Roman" w:hAnsi="Times New Roman" w:cs="David" w:hint="cs"/>
          <w:sz w:val="24"/>
          <w:szCs w:val="24"/>
          <w:rtl/>
          <w:lang w:eastAsia="he-IL"/>
        </w:rPr>
        <w:t xml:space="preserve"> ו/או פיצוי ו/או שיפוי</w:t>
      </w:r>
      <w:r w:rsidRPr="00046412">
        <w:rPr>
          <w:rFonts w:ascii="Times New Roman" w:eastAsia="Times New Roman" w:hAnsi="Times New Roman" w:cs="David"/>
          <w:sz w:val="24"/>
          <w:szCs w:val="24"/>
          <w:rtl/>
          <w:lang w:eastAsia="he-IL"/>
        </w:rPr>
        <w:t xml:space="preserve"> כלשהם כאמור, אזי ישפה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את המזמין מיד עם דרישתו הראשונה של המזמין, בגין כל תשלום ו/או הוצאה ו/או עלות</w:t>
      </w:r>
      <w:r w:rsidRPr="00046412">
        <w:rPr>
          <w:rFonts w:ascii="Times New Roman" w:eastAsia="Times New Roman" w:hAnsi="Times New Roman" w:cs="David" w:hint="cs"/>
          <w:sz w:val="24"/>
          <w:szCs w:val="24"/>
          <w:rtl/>
          <w:lang w:eastAsia="he-IL"/>
        </w:rPr>
        <w:t xml:space="preserve"> ו/או פיצוי ו/או שיפוי</w:t>
      </w:r>
      <w:r w:rsidRPr="00046412">
        <w:rPr>
          <w:rFonts w:ascii="Times New Roman" w:eastAsia="Times New Roman" w:hAnsi="Times New Roman" w:cs="David"/>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ייחשב </w:t>
      </w:r>
      <w:r w:rsidRPr="00046412">
        <w:rPr>
          <w:rFonts w:ascii="Times New Roman" w:eastAsia="Times New Roman" w:hAnsi="Times New Roman" w:cs="David" w:hint="cs"/>
          <w:sz w:val="24"/>
          <w:szCs w:val="24"/>
          <w:rtl/>
          <w:lang w:eastAsia="he-IL"/>
        </w:rPr>
        <w:t>כ</w:t>
      </w:r>
      <w:r w:rsidRPr="00046412">
        <w:rPr>
          <w:rFonts w:ascii="Times New Roman" w:eastAsia="Times New Roman" w:hAnsi="Times New Roman" w:cs="David"/>
          <w:sz w:val="24"/>
          <w:szCs w:val="24"/>
          <w:rtl/>
          <w:lang w:eastAsia="he-IL"/>
        </w:rPr>
        <w:t>חוב המגיע למזמין מאת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פי הוראות חוזה זה, אשר המזמין רשאי לקזז בגינו סכומים ע"ח התמורה המגיעה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546328D0"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בשים לב לאמור לעיל, אם יקבע פורום מוסמך כלשהו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נתקיימו יחסי עובד ומעביד 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מי מעובדיו</w:t>
      </w:r>
      <w:r w:rsidRPr="00046412">
        <w:rPr>
          <w:rFonts w:ascii="Times New Roman" w:eastAsia="Times New Roman" w:hAnsi="Times New Roman" w:cs="David" w:hint="cs"/>
          <w:sz w:val="24"/>
          <w:szCs w:val="24"/>
          <w:rtl/>
          <w:lang w:eastAsia="he-IL"/>
        </w:rPr>
        <w:t xml:space="preserve"> ו/או מי משלוחיו ו/או אחר מטעמו</w:t>
      </w:r>
      <w:r w:rsidRPr="00046412">
        <w:rPr>
          <w:rFonts w:ascii="Times New Roman" w:eastAsia="Times New Roman" w:hAnsi="Times New Roman" w:cs="David"/>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46412">
        <w:rPr>
          <w:rFonts w:ascii="Times New Roman" w:eastAsia="Times New Roman" w:hAnsi="Times New Roman" w:cs="David" w:hint="cs"/>
          <w:sz w:val="24"/>
          <w:szCs w:val="24"/>
          <w:rtl/>
          <w:lang w:eastAsia="he-IL"/>
        </w:rPr>
        <w:t>.</w:t>
      </w:r>
    </w:p>
    <w:p w14:paraId="7B219305" w14:textId="77777777" w:rsidR="00F600CB" w:rsidRPr="00046412"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46412">
        <w:rPr>
          <w:rFonts w:ascii="Times New Roman" w:eastAsia="Times New Roman" w:hAnsi="Times New Roman" w:cs="David"/>
          <w:bCs/>
          <w:sz w:val="24"/>
          <w:szCs w:val="24"/>
          <w:u w:val="single"/>
          <w:rtl/>
          <w:lang w:eastAsia="he-IL"/>
        </w:rPr>
        <w:t>הבאת החוזה לגמר או ביטולו</w:t>
      </w:r>
    </w:p>
    <w:p w14:paraId="5212106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A0BA39F" w14:textId="77777777" w:rsidR="00F600CB" w:rsidRPr="00046412"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על אף האמור בכל מקום אחר בחוזה </w:t>
      </w:r>
      <w:r w:rsidRPr="00046412">
        <w:rPr>
          <w:rFonts w:ascii="Times New Roman" w:eastAsia="Times New Roman" w:hAnsi="Times New Roman" w:cs="David" w:hint="cs"/>
          <w:sz w:val="24"/>
          <w:szCs w:val="24"/>
          <w:rtl/>
          <w:lang w:eastAsia="he-IL"/>
        </w:rPr>
        <w:t xml:space="preserve">זה על נספחיו, </w:t>
      </w:r>
      <w:r w:rsidRPr="00046412">
        <w:rPr>
          <w:rFonts w:ascii="Times New Roman" w:eastAsia="Times New Roman" w:hAnsi="Times New Roman" w:cs="David"/>
          <w:sz w:val="24"/>
          <w:szCs w:val="24"/>
          <w:rtl/>
          <w:lang w:eastAsia="he-IL"/>
        </w:rPr>
        <w:t>רשאי המזמין, לפי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ניתנה הודעה כאמור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46412">
        <w:rPr>
          <w:rFonts w:ascii="Times New Roman" w:eastAsia="Times New Roman" w:hAnsi="Times New Roman" w:cs="David" w:hint="cs"/>
          <w:sz w:val="24"/>
          <w:szCs w:val="24"/>
          <w:rtl/>
          <w:lang w:eastAsia="he-IL"/>
        </w:rPr>
        <w:t>-7</w:t>
      </w:r>
      <w:r w:rsidRPr="00046412">
        <w:rPr>
          <w:rFonts w:ascii="Times New Roman" w:eastAsia="Times New Roman" w:hAnsi="Times New Roman" w:cs="David"/>
          <w:sz w:val="24"/>
          <w:szCs w:val="24"/>
          <w:rtl/>
          <w:lang w:eastAsia="he-IL"/>
        </w:rPr>
        <w:t xml:space="preserve"> י</w:t>
      </w:r>
      <w:r w:rsidRPr="00046412">
        <w:rPr>
          <w:rFonts w:ascii="Times New Roman" w:eastAsia="Times New Roman" w:hAnsi="Times New Roman" w:cs="David" w:hint="cs"/>
          <w:sz w:val="24"/>
          <w:szCs w:val="24"/>
          <w:rtl/>
          <w:lang w:eastAsia="he-IL"/>
        </w:rPr>
        <w:t>מים</w:t>
      </w:r>
      <w:r w:rsidRPr="00046412">
        <w:rPr>
          <w:rFonts w:ascii="Times New Roman" w:eastAsia="Times New Roman" w:hAnsi="Times New Roman" w:cs="David"/>
          <w:sz w:val="24"/>
          <w:szCs w:val="24"/>
          <w:rtl/>
          <w:lang w:eastAsia="he-IL"/>
        </w:rPr>
        <w:t xml:space="preserve"> מיום משלוחה (להלן: "</w:t>
      </w:r>
      <w:r w:rsidRPr="00046412">
        <w:rPr>
          <w:rFonts w:ascii="Times New Roman" w:eastAsia="Times New Roman" w:hAnsi="Times New Roman" w:cs="David"/>
          <w:b/>
          <w:bCs/>
          <w:sz w:val="24"/>
          <w:szCs w:val="24"/>
          <w:rtl/>
          <w:lang w:eastAsia="he-IL"/>
        </w:rPr>
        <w:t>תאריך הפסקת השרות</w:t>
      </w:r>
      <w:r w:rsidRPr="00046412">
        <w:rPr>
          <w:rFonts w:ascii="Times New Roman" w:eastAsia="Times New Roman" w:hAnsi="Times New Roman" w:cs="David"/>
          <w:sz w:val="24"/>
          <w:szCs w:val="24"/>
          <w:rtl/>
          <w:lang w:eastAsia="he-IL"/>
        </w:rPr>
        <w:t>").</w:t>
      </w:r>
    </w:p>
    <w:p w14:paraId="4B90D5B1" w14:textId="77777777" w:rsidR="00F600CB" w:rsidRPr="00046412"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הובא החוזה לידי גמר כאמור בסעיף 12.1.1 לעיל, ישלם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שכר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שב</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צע עד לתאריך הפסקת הש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וזאת לפי השיעור המפורט בנספחים </w:t>
      </w:r>
      <w:r w:rsidRPr="00046412">
        <w:rPr>
          <w:rFonts w:ascii="Times New Roman" w:eastAsia="Times New Roman" w:hAnsi="Times New Roman" w:cs="David"/>
          <w:bCs/>
          <w:sz w:val="24"/>
          <w:szCs w:val="24"/>
          <w:rtl/>
          <w:lang w:eastAsia="he-IL"/>
        </w:rPr>
        <w:t>ד' ו - ה'</w:t>
      </w:r>
      <w:r w:rsidRPr="00046412">
        <w:rPr>
          <w:rFonts w:ascii="Times New Roman" w:eastAsia="Times New Roman" w:hAnsi="Times New Roman" w:cs="David"/>
          <w:sz w:val="24"/>
          <w:szCs w:val="24"/>
          <w:rtl/>
          <w:lang w:eastAsia="he-IL"/>
        </w:rPr>
        <w:t>. במקרה שבוצע חלק של קטע ו/או שלב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ישולם חלק יחסי מתאים מהשכר הקבוע בנספחים </w:t>
      </w:r>
      <w:r w:rsidRPr="00046412">
        <w:rPr>
          <w:rFonts w:ascii="Times New Roman" w:eastAsia="Times New Roman" w:hAnsi="Times New Roman" w:cs="David"/>
          <w:bCs/>
          <w:sz w:val="24"/>
          <w:szCs w:val="24"/>
          <w:rtl/>
          <w:lang w:eastAsia="he-IL"/>
        </w:rPr>
        <w:t xml:space="preserve">ד' ו-ה' </w:t>
      </w:r>
      <w:r w:rsidRPr="00046412">
        <w:rPr>
          <w:rFonts w:ascii="Times New Roman" w:eastAsia="Times New Roman" w:hAnsi="Times New Roman" w:cs="David"/>
          <w:sz w:val="24"/>
          <w:szCs w:val="24"/>
          <w:rtl/>
          <w:lang w:eastAsia="he-IL"/>
        </w:rPr>
        <w:t>לאותו שלב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כפי שיקבע המנהל.</w:t>
      </w:r>
    </w:p>
    <w:p w14:paraId="0E62B35B"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הודעה בדבר הבאת החוזה לידי גמר כאמור בסעיף 12.1.1 לעיל לא תשמש עילה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לתביעת פיצויים כלשהם</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לטענה </w:t>
      </w:r>
      <w:r w:rsidRPr="00046412">
        <w:rPr>
          <w:rFonts w:ascii="Times New Roman" w:eastAsia="Times New Roman" w:hAnsi="Times New Roman" w:cs="David" w:hint="cs"/>
          <w:sz w:val="24"/>
          <w:szCs w:val="24"/>
          <w:rtl/>
          <w:lang w:eastAsia="he-IL"/>
        </w:rPr>
        <w:t>ו/או דרישה ו/או תלונה ו/</w:t>
      </w:r>
      <w:r w:rsidRPr="00046412">
        <w:rPr>
          <w:rFonts w:ascii="Times New Roman" w:eastAsia="Times New Roman" w:hAnsi="Times New Roman" w:cs="David"/>
          <w:sz w:val="24"/>
          <w:szCs w:val="24"/>
          <w:rtl/>
          <w:lang w:eastAsia="he-IL"/>
        </w:rPr>
        <w:t>או תביעה כלשהי, פרט לאמור בסעיף 12.1.2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והשכר שישולם לפי סעיף 12.1.2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לסילוק כל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מהמזמין לפי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ו/או עקב הבאתו לידי גמר כאמור, בין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ובין מכוח עילה כלשהי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הדין.</w:t>
      </w:r>
    </w:p>
    <w:p w14:paraId="7B876B8B"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תוך 12 חודש</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מהבאת חוזה</w:t>
      </w:r>
      <w:r w:rsidRPr="00046412">
        <w:rPr>
          <w:rFonts w:ascii="Times New Roman" w:eastAsia="Times New Roman" w:hAnsi="Times New Roman" w:cs="David" w:hint="cs"/>
          <w:sz w:val="24"/>
          <w:szCs w:val="24"/>
          <w:rtl/>
          <w:lang w:eastAsia="he-IL"/>
        </w:rPr>
        <w:t xml:space="preserve"> זה לידי</w:t>
      </w:r>
      <w:r w:rsidRPr="00046412">
        <w:rPr>
          <w:rFonts w:ascii="Times New Roman" w:eastAsia="Times New Roman" w:hAnsi="Times New Roman" w:cs="David"/>
          <w:sz w:val="24"/>
          <w:szCs w:val="24"/>
          <w:rtl/>
          <w:lang w:eastAsia="he-IL"/>
        </w:rPr>
        <w:t xml:space="preserve"> גמר כאמור</w:t>
      </w:r>
      <w:r w:rsidRPr="00046412">
        <w:rPr>
          <w:rFonts w:ascii="Times New Roman" w:eastAsia="Times New Roman" w:hAnsi="Times New Roman" w:cs="David" w:hint="cs"/>
          <w:sz w:val="24"/>
          <w:szCs w:val="24"/>
          <w:rtl/>
          <w:lang w:eastAsia="he-IL"/>
        </w:rPr>
        <w:t>, רשאי המזמין</w:t>
      </w:r>
      <w:r w:rsidRPr="00046412">
        <w:rPr>
          <w:rFonts w:ascii="Times New Roman" w:eastAsia="Times New Roman" w:hAnsi="Times New Roman" w:cs="David"/>
          <w:sz w:val="24"/>
          <w:szCs w:val="24"/>
          <w:rtl/>
          <w:lang w:eastAsia="he-IL"/>
        </w:rPr>
        <w:t xml:space="preserve"> לחדשו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במקרה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לפי דרישת המזמין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לחדש את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תנאי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w:t>
      </w:r>
    </w:p>
    <w:p w14:paraId="1535AA43"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במקרה שחוזה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מצוות הדין)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זכאי לתשלום כמוגדר בסעיף 12.3.2 להלן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ויחולו הסעיפים 12.1.3 ו- 12.1.4 לעיל.</w:t>
      </w:r>
    </w:p>
    <w:p w14:paraId="46D17C12"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D918D10"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מזכויות מזמין לפי סעיף 12.1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זכאי המזמין לבטל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לפי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קול דעתו הבלעדי</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בלא צורך בהודעה מוקדמת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בכל אחד מהמקרים הבאים:</w:t>
      </w:r>
    </w:p>
    <w:p w14:paraId="03DD8671"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הפר ו/או לא קיים איזה מהוראות החוזה ולא ת</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קן </w:t>
      </w:r>
      <w:r w:rsidRPr="00046412">
        <w:rPr>
          <w:rFonts w:ascii="Times New Roman" w:eastAsia="Times New Roman" w:hAnsi="Times New Roman" w:cs="David" w:hint="cs"/>
          <w:sz w:val="24"/>
          <w:szCs w:val="24"/>
          <w:rtl/>
          <w:lang w:eastAsia="he-IL"/>
        </w:rPr>
        <w:t>את ה</w:t>
      </w:r>
      <w:r w:rsidRPr="00046412">
        <w:rPr>
          <w:rFonts w:ascii="Times New Roman" w:eastAsia="Times New Roman" w:hAnsi="Times New Roman" w:cs="David"/>
          <w:sz w:val="24"/>
          <w:szCs w:val="24"/>
          <w:rtl/>
          <w:lang w:eastAsia="he-IL"/>
        </w:rPr>
        <w:t>הפרה</w:t>
      </w:r>
      <w:r w:rsidRPr="00046412">
        <w:rPr>
          <w:rFonts w:ascii="Times New Roman" w:eastAsia="Times New Roman" w:hAnsi="Times New Roman" w:cs="David" w:hint="cs"/>
          <w:sz w:val="24"/>
          <w:szCs w:val="24"/>
          <w:rtl/>
          <w:lang w:eastAsia="he-IL"/>
        </w:rPr>
        <w:t xml:space="preserve"> כאמור,</w:t>
      </w:r>
      <w:r w:rsidRPr="00046412">
        <w:rPr>
          <w:rFonts w:ascii="Times New Roman" w:eastAsia="Times New Roman" w:hAnsi="Times New Roman" w:cs="David"/>
          <w:sz w:val="24"/>
          <w:szCs w:val="24"/>
          <w:rtl/>
          <w:lang w:eastAsia="he-IL"/>
        </w:rPr>
        <w:t xml:space="preserve"> לאחר שק</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בל התראה על כך מהמזמין בתוך הזמן הנקוב בהתראה.</w:t>
      </w:r>
    </w:p>
    <w:p w14:paraId="647B589E"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התרה ב</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שאין הוא מבצע את עבודתו בצורה המבטיחה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צועה התקין ו/או התקדמותה וסיומה לפי לוח הזמנים,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נקט בצעדים המבטיחים לדעת המזמין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צועה התקין ו/או התקדמותה וסיומה לפי לוח הזמנים.</w:t>
      </w:r>
    </w:p>
    <w:p w14:paraId="6B038EBF"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הפר את הוראת סעיף 7.5 לעיל.</w:t>
      </w:r>
    </w:p>
    <w:p w14:paraId="02881E11"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נבצר מה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או מהמנהל הראשי לקיים את ה</w:t>
      </w:r>
      <w:r w:rsidRPr="00046412">
        <w:rPr>
          <w:rFonts w:ascii="Times New Roman" w:eastAsia="Times New Roman" w:hAnsi="Times New Roman" w:cs="David" w:hint="cs"/>
          <w:sz w:val="24"/>
          <w:szCs w:val="24"/>
          <w:rtl/>
          <w:lang w:eastAsia="he-IL"/>
        </w:rPr>
        <w:t xml:space="preserve">וראות </w:t>
      </w:r>
      <w:r w:rsidRPr="00046412">
        <w:rPr>
          <w:rFonts w:ascii="Times New Roman" w:eastAsia="Times New Roman" w:hAnsi="Times New Roman" w:cs="David"/>
          <w:sz w:val="24"/>
          <w:szCs w:val="24"/>
          <w:rtl/>
          <w:lang w:eastAsia="he-IL"/>
        </w:rPr>
        <w:t>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יחול הסעיף אם המנהל הראשי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נפטר,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פשט רגל, או נעשה בלתי כש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 לפעולה משפטית או בלתי כש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 למתן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או אם ארע אירוע דומה.</w:t>
      </w:r>
    </w:p>
    <w:p w14:paraId="3AF61C36"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חל שינוי בהחזקת המניות ו/או בהרכב המנהלים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0EA519A4"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בוטל החוזה כאמור בסעיף 12.3.1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ישלם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שכר בעד אותו קטע מקטעי הפרויקט ו/או שלב משרותי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שהוא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צע עד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טול החוזה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וזאת לפי השיעור המפורט בנספחים </w:t>
      </w:r>
      <w:r w:rsidRPr="00046412">
        <w:rPr>
          <w:rFonts w:ascii="Times New Roman" w:eastAsia="Times New Roman" w:hAnsi="Times New Roman" w:cs="David"/>
          <w:bCs/>
          <w:sz w:val="24"/>
          <w:szCs w:val="24"/>
          <w:rtl/>
          <w:lang w:eastAsia="he-IL"/>
        </w:rPr>
        <w:t>ד'</w:t>
      </w:r>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bCs/>
          <w:sz w:val="24"/>
          <w:szCs w:val="24"/>
          <w:rtl/>
          <w:lang w:eastAsia="he-IL"/>
        </w:rPr>
        <w:t xml:space="preserve">ו -ה' </w:t>
      </w:r>
      <w:r w:rsidRPr="00046412">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46412">
        <w:rPr>
          <w:rFonts w:ascii="Times New Roman" w:eastAsia="Times New Roman" w:hAnsi="Times New Roman" w:cs="David"/>
          <w:bCs/>
          <w:sz w:val="24"/>
          <w:szCs w:val="24"/>
          <w:rtl/>
          <w:lang w:eastAsia="he-IL"/>
        </w:rPr>
        <w:t xml:space="preserve">ד' ו-ה' </w:t>
      </w:r>
      <w:r w:rsidRPr="00046412">
        <w:rPr>
          <w:rFonts w:ascii="Times New Roman" w:eastAsia="Times New Roman" w:hAnsi="Times New Roman" w:cs="David"/>
          <w:sz w:val="24"/>
          <w:szCs w:val="24"/>
          <w:rtl/>
          <w:lang w:eastAsia="he-IL"/>
        </w:rPr>
        <w:t>לאותו שלב כפי שיקבע המנהל, וזאת לסילוק כל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מהמזמין.</w:t>
      </w:r>
    </w:p>
    <w:p w14:paraId="6ED560C6"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הודעה בדבר הבאת החוזה לידי גמר כאמור בסעיף 12.3.1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לא תשמש עילה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לתביעת פיצויים כלשהם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לטענה</w:t>
      </w:r>
      <w:r w:rsidRPr="00046412">
        <w:rPr>
          <w:rFonts w:ascii="Times New Roman" w:eastAsia="Times New Roman" w:hAnsi="Times New Roman" w:cs="David" w:hint="cs"/>
          <w:sz w:val="24"/>
          <w:szCs w:val="24"/>
          <w:rtl/>
          <w:lang w:eastAsia="he-IL"/>
        </w:rPr>
        <w:t xml:space="preserve"> ו/או לדרישה ו/או לתלונה</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ל</w:t>
      </w:r>
      <w:r w:rsidRPr="00046412">
        <w:rPr>
          <w:rFonts w:ascii="Times New Roman" w:eastAsia="Times New Roman" w:hAnsi="Times New Roman" w:cs="David"/>
          <w:sz w:val="24"/>
          <w:szCs w:val="24"/>
          <w:rtl/>
          <w:lang w:eastAsia="he-IL"/>
        </w:rPr>
        <w:t>תביעה כלשהי, פרט לאמור בסעיף 12.3.2 לעיל, והשכר שישולם לפי סעיף 12.3.2</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לסילוק כל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מהמזמין לפי החוזה ו/או עקב הבאתו לידי גמר כאמור, בין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ובין מכוח עילה כלשהי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הדין.</w:t>
      </w:r>
    </w:p>
    <w:p w14:paraId="0AEE6E9D"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אם המנהל הראשי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נפטר, פשט רגל, או נעשה בלתי כש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 למתן השירותים ע</w:t>
      </w:r>
      <w:r w:rsidRPr="00046412">
        <w:rPr>
          <w:rFonts w:ascii="Times New Roman" w:eastAsia="Times New Roman" w:hAnsi="Times New Roman" w:cs="David" w:hint="cs"/>
          <w:sz w:val="24"/>
          <w:szCs w:val="24"/>
          <w:rtl/>
          <w:lang w:eastAsia="he-IL"/>
        </w:rPr>
        <w:t>ל פ</w:t>
      </w:r>
      <w:r w:rsidRPr="00046412">
        <w:rPr>
          <w:rFonts w:ascii="Times New Roman" w:eastAsia="Times New Roman" w:hAnsi="Times New Roman" w:cs="David"/>
          <w:sz w:val="24"/>
          <w:szCs w:val="24"/>
          <w:rtl/>
          <w:lang w:eastAsia="he-IL"/>
        </w:rPr>
        <w:t>י חוזה זה או אם אירע אירוע דומה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המזמין זכאי לבטל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החוזה ויחולו הוראות סעיפים 12.3.2 ו - 12.3.3 לעיל.</w:t>
      </w:r>
    </w:p>
    <w:p w14:paraId="7816390D"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התשלום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סעיפים 12.1, 12.2 ו-12.3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הסעיפים הנ"ל.</w:t>
      </w:r>
    </w:p>
    <w:p w14:paraId="07979486"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בכל מקרה של הבאת חוזה</w:t>
      </w:r>
      <w:r w:rsidRPr="00046412">
        <w:rPr>
          <w:rFonts w:ascii="Times New Roman" w:eastAsia="Times New Roman" w:hAnsi="Times New Roman" w:cs="David" w:hint="cs"/>
          <w:sz w:val="24"/>
          <w:szCs w:val="24"/>
          <w:rtl/>
          <w:lang w:eastAsia="he-IL"/>
        </w:rPr>
        <w:t xml:space="preserve"> זה לידי</w:t>
      </w:r>
      <w:r w:rsidRPr="00046412">
        <w:rPr>
          <w:rFonts w:ascii="Times New Roman" w:eastAsia="Times New Roman" w:hAnsi="Times New Roman" w:cs="David"/>
          <w:sz w:val="24"/>
          <w:szCs w:val="24"/>
          <w:rtl/>
          <w:lang w:eastAsia="he-IL"/>
        </w:rPr>
        <w:t xml:space="preserve"> גמר או ביטולו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המזמין זכאי למסור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המשך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לאחר ולהשתמש ללא הגבלה בשרותי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שבוצעו עד לאותו מועד,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מסכים לכך ולא יהיה זכאי לדבר בגין זאת.</w:t>
      </w:r>
    </w:p>
    <w:p w14:paraId="5D298243"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אימת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יקיים איזו מהתחייבויותיו לפי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C773D47" w14:textId="77777777" w:rsidR="00F600CB" w:rsidRPr="00046412" w:rsidRDefault="00F600CB" w:rsidP="0001560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השתמש המזמין בזכותו על פי סעיף 12.7 לעיל, יהיה הוא רשאי לגבות מאת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57686B7" w14:textId="77777777" w:rsidR="00F600CB" w:rsidRPr="00046412"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העברת זכויות</w:t>
      </w:r>
    </w:p>
    <w:p w14:paraId="4F1ADD9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רשאי להסב לאחר את החוזה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כל חלק ממנו, וכן אין הוא רשאי להעביר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להסב לאחר כל זכות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חובה לפי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אלא בהסכמת המזמין בכתב ומראש.</w:t>
      </w:r>
    </w:p>
    <w:p w14:paraId="54B4C6A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רשאי למסור לאחר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כולם או מקצתם, אלא בהסכמת המזמין בכתב ומראש.</w:t>
      </w:r>
    </w:p>
    <w:p w14:paraId="36359663"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ניתנה הסכמת המזמין לפי סעיפים 13.1 או 13.2 לעיל, הרי </w:t>
      </w:r>
      <w:r w:rsidRPr="00046412">
        <w:rPr>
          <w:rFonts w:ascii="Times New Roman" w:eastAsia="Times New Roman" w:hAnsi="Times New Roman" w:cs="David" w:hint="cs"/>
          <w:sz w:val="24"/>
          <w:szCs w:val="24"/>
          <w:rtl/>
          <w:lang w:eastAsia="he-IL"/>
        </w:rPr>
        <w:t>ש</w:t>
      </w:r>
      <w:r w:rsidRPr="00046412">
        <w:rPr>
          <w:rFonts w:ascii="Times New Roman" w:eastAsia="Times New Roman" w:hAnsi="Times New Roman" w:cs="David"/>
          <w:sz w:val="24"/>
          <w:szCs w:val="24"/>
          <w:rtl/>
          <w:lang w:eastAsia="he-IL"/>
        </w:rPr>
        <w:t>אין בכך כדי לפטור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מאחריותו והתחייבויותיו לפי חוזה</w:t>
      </w:r>
      <w:r w:rsidRPr="00046412">
        <w:rPr>
          <w:rFonts w:ascii="Times New Roman" w:eastAsia="Times New Roman" w:hAnsi="Times New Roman" w:cs="David" w:hint="cs"/>
          <w:sz w:val="24"/>
          <w:szCs w:val="24"/>
          <w:rtl/>
          <w:lang w:eastAsia="he-IL"/>
        </w:rPr>
        <w:t xml:space="preserve"> זה על נספחיו</w:t>
      </w:r>
      <w:r w:rsidRPr="00046412">
        <w:rPr>
          <w:rFonts w:ascii="Times New Roman" w:eastAsia="Times New Roman" w:hAnsi="Times New Roman" w:cs="David"/>
          <w:sz w:val="24"/>
          <w:szCs w:val="24"/>
          <w:rtl/>
          <w:lang w:eastAsia="he-IL"/>
        </w:rPr>
        <w:t xml:space="preserve"> ומזכויות המזמין על פיו,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ישא באחריות מלאה, כלפי המזמין וכלפי </w:t>
      </w:r>
      <w:r w:rsidRPr="00046412">
        <w:rPr>
          <w:rFonts w:ascii="Times New Roman" w:eastAsia="Times New Roman" w:hAnsi="Times New Roman" w:cs="David" w:hint="cs"/>
          <w:sz w:val="24"/>
          <w:szCs w:val="24"/>
          <w:rtl/>
          <w:lang w:eastAsia="he-IL"/>
        </w:rPr>
        <w:t xml:space="preserve">כל </w:t>
      </w:r>
      <w:r w:rsidRPr="00046412">
        <w:rPr>
          <w:rFonts w:ascii="Times New Roman" w:eastAsia="Times New Roman" w:hAnsi="Times New Roman" w:cs="David"/>
          <w:sz w:val="24"/>
          <w:szCs w:val="24"/>
          <w:rtl/>
          <w:lang w:eastAsia="he-IL"/>
        </w:rPr>
        <w:t xml:space="preserve">צד שלישי שהוא, גם לכל מעשה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באי כחם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עובדיהם</w:t>
      </w:r>
      <w:r w:rsidRPr="00046412">
        <w:rPr>
          <w:rFonts w:ascii="Times New Roman" w:eastAsia="Times New Roman" w:hAnsi="Times New Roman" w:cs="David" w:hint="cs"/>
          <w:sz w:val="24"/>
          <w:szCs w:val="24"/>
          <w:rtl/>
          <w:lang w:eastAsia="he-IL"/>
        </w:rPr>
        <w:t xml:space="preserve"> ו/או מי מטעמם</w:t>
      </w:r>
      <w:r w:rsidRPr="00046412">
        <w:rPr>
          <w:rFonts w:ascii="Times New Roman" w:eastAsia="Times New Roman" w:hAnsi="Times New Roman" w:cs="David"/>
          <w:sz w:val="24"/>
          <w:szCs w:val="24"/>
          <w:rtl/>
          <w:lang w:eastAsia="he-IL"/>
        </w:rPr>
        <w:t>, ואילו למזמין ישמרו כל זכויותיו כלפי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40D723C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יינתנו באמצעות המנהל הראשי אישית ובאמצעות צוות עובדיו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בפיקוחו הישיר של המנהל הראשי. מבלי לגרוע מהתחי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כמתחייב מהאמור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החוזה ויחולו הוראות סעיף 12.3.2 ו-12.3.3 לעיל.</w:t>
      </w:r>
    </w:p>
    <w:p w14:paraId="1883DAD7"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156F2C45" w14:textId="77777777" w:rsidR="00F600CB" w:rsidRPr="00046412" w:rsidRDefault="00F600CB" w:rsidP="00F600C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46412">
        <w:rPr>
          <w:rFonts w:ascii="Times New Roman" w:eastAsia="Times New Roman" w:hAnsi="Times New Roman" w:cs="David"/>
          <w:bCs/>
          <w:sz w:val="24"/>
          <w:szCs w:val="24"/>
          <w:u w:val="single"/>
          <w:rtl/>
          <w:lang w:eastAsia="he-IL"/>
        </w:rPr>
        <w:t>סיום שרותי ה</w:t>
      </w:r>
      <w:r w:rsidR="00B06D6A" w:rsidRPr="00046412">
        <w:rPr>
          <w:rFonts w:ascii="Times New Roman" w:eastAsia="Times New Roman" w:hAnsi="Times New Roman" w:cs="David"/>
          <w:bCs/>
          <w:sz w:val="24"/>
          <w:szCs w:val="24"/>
          <w:u w:val="single"/>
          <w:rtl/>
          <w:lang w:eastAsia="he-IL"/>
        </w:rPr>
        <w:t>יועץ</w:t>
      </w:r>
    </w:p>
    <w:p w14:paraId="65021573"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יחושבו כבאים לסיום בכל אחד מהמקרים הבאים:</w:t>
      </w:r>
    </w:p>
    <w:p w14:paraId="1BFDDA6F"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הובא לידי </w:t>
      </w:r>
      <w:r w:rsidRPr="00046412">
        <w:rPr>
          <w:rFonts w:ascii="Times New Roman" w:eastAsia="Times New Roman" w:hAnsi="Times New Roman" w:cs="David" w:hint="cs"/>
          <w:sz w:val="24"/>
          <w:szCs w:val="24"/>
          <w:rtl/>
          <w:lang w:eastAsia="he-IL"/>
        </w:rPr>
        <w:t>גמר</w:t>
      </w:r>
      <w:r w:rsidRPr="00046412">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במסגרת הוראות אותו סעיף.</w:t>
      </w:r>
    </w:p>
    <w:p w14:paraId="74B19F40" w14:textId="77777777" w:rsidR="0001560F" w:rsidRPr="00046412" w:rsidRDefault="00F600CB" w:rsidP="0001560F">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עם מתן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בכתב ע"י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הושלם מתן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w:t>
      </w:r>
    </w:p>
    <w:p w14:paraId="5D374CAA"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46412">
        <w:rPr>
          <w:rFonts w:ascii="Times New Roman" w:eastAsia="Times New Roman" w:hAnsi="Times New Roman" w:cs="David"/>
          <w:bCs/>
          <w:sz w:val="24"/>
          <w:szCs w:val="24"/>
          <w:u w:val="single"/>
          <w:rtl/>
          <w:lang w:eastAsia="he-IL"/>
        </w:rPr>
        <w:t>סודיות והמצאת מסמכים</w:t>
      </w:r>
    </w:p>
    <w:p w14:paraId="2D84FDA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לשמור על סודיות התכניות, השרטוטים, המפרטים וכל יתר המפרטים וכל יתר המסמכים המתייחסים לש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לרבות העתקים וניירות עבודה, בין שהוכנו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ו/או על ידי</w:t>
      </w:r>
      <w:r w:rsidRPr="00046412">
        <w:rPr>
          <w:rFonts w:ascii="Times New Roman" w:eastAsia="Times New Roman" w:hAnsi="Times New Roman" w:cs="David"/>
          <w:sz w:val="24"/>
          <w:szCs w:val="24"/>
          <w:rtl/>
          <w:lang w:eastAsia="he-IL"/>
        </w:rPr>
        <w:t xml:space="preserve"> מ</w:t>
      </w:r>
      <w:r w:rsidRPr="00046412">
        <w:rPr>
          <w:rFonts w:ascii="Times New Roman" w:eastAsia="Times New Roman" w:hAnsi="Times New Roman" w:cs="David" w:hint="cs"/>
          <w:sz w:val="24"/>
          <w:szCs w:val="24"/>
          <w:rtl/>
          <w:lang w:eastAsia="he-IL"/>
        </w:rPr>
        <w:t>י מ</w:t>
      </w:r>
      <w:r w:rsidRPr="00046412">
        <w:rPr>
          <w:rFonts w:ascii="Times New Roman" w:eastAsia="Times New Roman" w:hAnsi="Times New Roman" w:cs="David"/>
          <w:sz w:val="24"/>
          <w:szCs w:val="24"/>
          <w:rtl/>
          <w:lang w:eastAsia="he-IL"/>
        </w:rPr>
        <w:t xml:space="preserve">טעמו ובין שהוכנו על ידי המזמין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המנהל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 xml:space="preserve">מי </w:t>
      </w:r>
      <w:r w:rsidRPr="00046412">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204F9F0"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מבלי לגרוע מאחריותו </w:t>
      </w:r>
      <w:r w:rsidRPr="00046412">
        <w:rPr>
          <w:rFonts w:ascii="Times New Roman" w:eastAsia="Times New Roman" w:hAnsi="Times New Roman" w:cs="David" w:hint="cs"/>
          <w:sz w:val="24"/>
          <w:szCs w:val="24"/>
          <w:rtl/>
          <w:lang w:eastAsia="he-IL"/>
        </w:rPr>
        <w:t>של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על פי כל דין, ינקוט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בכל אמצעי סביר כדי לשמור שמירה מעולה על כל מסמך המוחזק על ידיו בקשר לש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כדי למנוע עיון בו מכל אדם שהמנהל לא התיר לו זאת. כמו כן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יציית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לכל דרישה של המנהל בדבר נקיטת אמצעי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למנהל מיד עם אירועה.</w:t>
      </w:r>
    </w:p>
    <w:p w14:paraId="73F56472"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יחתים את עובדיו</w:t>
      </w:r>
      <w:r w:rsidRPr="00046412">
        <w:rPr>
          <w:rFonts w:ascii="Times New Roman" w:eastAsia="Times New Roman" w:hAnsi="Times New Roman" w:cs="David" w:hint="cs"/>
          <w:sz w:val="24"/>
          <w:szCs w:val="24"/>
          <w:rtl/>
          <w:lang w:eastAsia="he-IL"/>
        </w:rPr>
        <w:t xml:space="preserve"> ו/או שלוחיו ו/או אחר מטעמו</w:t>
      </w:r>
      <w:r w:rsidRPr="00046412">
        <w:rPr>
          <w:rFonts w:ascii="Times New Roman" w:eastAsia="Times New Roman" w:hAnsi="Times New Roman" w:cs="David"/>
          <w:sz w:val="24"/>
          <w:szCs w:val="24"/>
          <w:rtl/>
          <w:lang w:eastAsia="he-IL"/>
        </w:rPr>
        <w:t xml:space="preserve"> בקשר עם ביצוע הסכם זה</w:t>
      </w:r>
      <w:r w:rsidRPr="00046412">
        <w:rPr>
          <w:rFonts w:ascii="Times New Roman" w:eastAsia="Times New Roman" w:hAnsi="Times New Roman" w:cs="David" w:hint="cs"/>
          <w:sz w:val="24"/>
          <w:szCs w:val="24"/>
          <w:rtl/>
          <w:lang w:eastAsia="he-IL"/>
        </w:rPr>
        <w:t xml:space="preserve"> על נספחיו,</w:t>
      </w:r>
      <w:r w:rsidRPr="00046412">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46412">
        <w:rPr>
          <w:rFonts w:ascii="Times New Roman" w:eastAsia="Times New Roman" w:hAnsi="Times New Roman" w:cs="David"/>
          <w:bCs/>
          <w:sz w:val="24"/>
          <w:szCs w:val="24"/>
          <w:rtl/>
          <w:lang w:eastAsia="he-IL"/>
        </w:rPr>
        <w:t>ו'</w:t>
      </w:r>
      <w:r w:rsidRPr="00046412">
        <w:rPr>
          <w:rFonts w:ascii="Times New Roman" w:eastAsia="Times New Roman" w:hAnsi="Times New Roman" w:cs="David"/>
          <w:sz w:val="24"/>
          <w:szCs w:val="24"/>
          <w:rtl/>
          <w:lang w:eastAsia="he-IL"/>
        </w:rPr>
        <w:t>,.</w:t>
      </w:r>
    </w:p>
    <w:p w14:paraId="281B57B6"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לפי דרישת המזמין ועם סיום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לידי המזמין כל חומר בכתב ו/או במדיה ממוחשבת המצוי בידו והמתייחס לפרויקט, אשר נערך על ידו</w:t>
      </w:r>
      <w:r w:rsidRPr="00046412">
        <w:rPr>
          <w:rFonts w:ascii="Times New Roman" w:eastAsia="Times New Roman" w:hAnsi="Times New Roman" w:cs="David" w:hint="cs"/>
          <w:sz w:val="24"/>
          <w:szCs w:val="24"/>
          <w:rtl/>
          <w:lang w:eastAsia="he-IL"/>
        </w:rPr>
        <w:t>.</w:t>
      </w:r>
    </w:p>
    <w:p w14:paraId="3C00A2FB"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46412">
        <w:rPr>
          <w:rFonts w:ascii="Times New Roman" w:eastAsia="Times New Roman" w:hAnsi="Times New Roman" w:cs="David"/>
          <w:bCs/>
          <w:sz w:val="24"/>
          <w:szCs w:val="24"/>
          <w:u w:val="single"/>
          <w:rtl/>
          <w:lang w:eastAsia="he-IL"/>
        </w:rPr>
        <w:t>ויתור על זכויות מצד ה</w:t>
      </w:r>
      <w:r w:rsidR="00B06D6A" w:rsidRPr="00046412">
        <w:rPr>
          <w:rFonts w:ascii="Times New Roman" w:eastAsia="Times New Roman" w:hAnsi="Times New Roman" w:cs="David"/>
          <w:bCs/>
          <w:sz w:val="24"/>
          <w:szCs w:val="24"/>
          <w:u w:val="single"/>
          <w:rtl/>
          <w:lang w:eastAsia="he-IL"/>
        </w:rPr>
        <w:t>יועץ</w:t>
      </w:r>
    </w:p>
    <w:p w14:paraId="7F79440E"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השתמש המזמין כדין בסמכות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כל טענה ו/או דרישה ו/או תלונה ו/או</w:t>
      </w:r>
      <w:r w:rsidRPr="00046412">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לתבוע פיצוי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w:t>
      </w:r>
      <w:r w:rsidRPr="00046412">
        <w:rPr>
          <w:rFonts w:ascii="Times New Roman" w:eastAsia="Times New Roman" w:hAnsi="Times New Roman" w:cs="David" w:hint="cs"/>
          <w:sz w:val="24"/>
          <w:szCs w:val="24"/>
          <w:rtl/>
          <w:lang w:eastAsia="he-IL"/>
        </w:rPr>
        <w:t xml:space="preserve"> שיפוי ו/או</w:t>
      </w:r>
      <w:r w:rsidRPr="00046412">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פגיעה במוניטין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הפסד</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לרבות הפסד רווח העלולים להיגרם לו עקב הביטול</w:t>
      </w:r>
      <w:r w:rsidRPr="00046412">
        <w:rPr>
          <w:rFonts w:ascii="Times New Roman" w:eastAsia="Times New Roman" w:hAnsi="Times New Roman" w:cs="David" w:hint="cs"/>
          <w:sz w:val="24"/>
          <w:szCs w:val="24"/>
          <w:rtl/>
          <w:lang w:eastAsia="he-IL"/>
        </w:rPr>
        <w:t xml:space="preserve"> או</w:t>
      </w:r>
      <w:r w:rsidRPr="00046412">
        <w:rPr>
          <w:rFonts w:ascii="Times New Roman" w:eastAsia="Times New Roman" w:hAnsi="Times New Roman" w:cs="David"/>
          <w:sz w:val="24"/>
          <w:szCs w:val="24"/>
          <w:rtl/>
          <w:lang w:eastAsia="he-IL"/>
        </w:rPr>
        <w:t xml:space="preserve"> ההפסקה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מכל סיבה אחרת.</w:t>
      </w:r>
    </w:p>
    <w:p w14:paraId="6A34DB39" w14:textId="77777777" w:rsidR="00F600CB" w:rsidRPr="00046412"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לאחר ולהשתמש ללא הגבלה בשרותי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שביצע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פי חוזה זה.</w:t>
      </w:r>
    </w:p>
    <w:p w14:paraId="08CB0994"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שלא לנקוט בכל צעדים מכל סוג שהוא שיהיה בהם כדי לסכל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המשך ביצוע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מסירתם לידי </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אחר, והינו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על פי דרישת המזמין ישתף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פעולה עם המזמין ו/או עם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החליפי בכל הקשור להעברת האינפורמציה לגבי מהלך הפרויקט עד להפסקת עבודתו וחפיפה נאותה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החליפי.</w:t>
      </w:r>
    </w:p>
    <w:p w14:paraId="703B2D82"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שונות</w:t>
      </w:r>
    </w:p>
    <w:p w14:paraId="294DBDA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המנהל הראשי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מתחייב לבצע את השירותים שעליו לבצע אישית ע</w:t>
      </w:r>
      <w:r w:rsidRPr="00046412">
        <w:rPr>
          <w:rFonts w:ascii="Times New Roman" w:eastAsia="Times New Roman" w:hAnsi="Times New Roman" w:cs="David" w:hint="cs"/>
          <w:sz w:val="24"/>
          <w:szCs w:val="24"/>
          <w:rtl/>
          <w:lang w:eastAsia="he-IL"/>
        </w:rPr>
        <w:t>ל פ</w:t>
      </w:r>
      <w:r w:rsidRPr="00046412">
        <w:rPr>
          <w:rFonts w:ascii="Times New Roman" w:eastAsia="Times New Roman" w:hAnsi="Times New Roman" w:cs="David"/>
          <w:sz w:val="24"/>
          <w:szCs w:val="24"/>
          <w:rtl/>
          <w:lang w:eastAsia="he-IL"/>
        </w:rPr>
        <w:t>י חוזה</w:t>
      </w:r>
      <w:r w:rsidRPr="00046412">
        <w:rPr>
          <w:rFonts w:ascii="Times New Roman" w:eastAsia="Times New Roman" w:hAnsi="Times New Roman" w:cs="David" w:hint="cs"/>
          <w:sz w:val="24"/>
          <w:szCs w:val="24"/>
          <w:rtl/>
          <w:lang w:eastAsia="he-IL"/>
        </w:rPr>
        <w:t xml:space="preserve"> זה והינו</w:t>
      </w:r>
      <w:r w:rsidRPr="00046412">
        <w:rPr>
          <w:rFonts w:ascii="Times New Roman" w:eastAsia="Times New Roman" w:hAnsi="Times New Roman" w:cs="David"/>
          <w:sz w:val="24"/>
          <w:szCs w:val="24"/>
          <w:rtl/>
          <w:lang w:eastAsia="he-IL"/>
        </w:rPr>
        <w:t xml:space="preserve"> אחראי וערב כלפי המזמין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התחייבויות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לפי חוזה</w:t>
      </w:r>
      <w:r w:rsidRPr="00046412">
        <w:rPr>
          <w:rFonts w:ascii="Times New Roman" w:eastAsia="Times New Roman" w:hAnsi="Times New Roman" w:cs="David" w:hint="cs"/>
          <w:sz w:val="24"/>
          <w:szCs w:val="24"/>
          <w:rtl/>
          <w:lang w:eastAsia="he-IL"/>
        </w:rPr>
        <w:t xml:space="preserve"> זה על נספחיו</w:t>
      </w:r>
      <w:r w:rsidRPr="00046412">
        <w:rPr>
          <w:rFonts w:ascii="Times New Roman" w:eastAsia="Times New Roman" w:hAnsi="Times New Roman" w:cs="David"/>
          <w:sz w:val="24"/>
          <w:szCs w:val="24"/>
          <w:rtl/>
          <w:lang w:eastAsia="he-IL"/>
        </w:rPr>
        <w:t>.</w:t>
      </w:r>
    </w:p>
    <w:p w14:paraId="26717906"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צד אשר יפר או לא יקיים איזו מהתחייבויותיו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יהיה חייב לפצות את הצד המקיים על כל הנזקים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ההפסדים שיגרמו לו עקב כך</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וזאת מבלי לגרוע מזכות הצד המקיים לכל סעד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תרופה אחרים ו/או נוספים.</w:t>
      </w:r>
    </w:p>
    <w:p w14:paraId="6A3CAE59"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למניעת ספקות מוצהר במפורש</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4F97E00"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46412">
        <w:rPr>
          <w:rFonts w:ascii="Times New Roman" w:eastAsia="Times New Roman" w:hAnsi="Times New Roman" w:cs="David" w:hint="cs"/>
          <w:sz w:val="24"/>
          <w:szCs w:val="24"/>
          <w:rtl/>
          <w:lang w:eastAsia="he-IL"/>
        </w:rPr>
        <w:t>נבע</w:t>
      </w:r>
      <w:r w:rsidRPr="00046412">
        <w:rPr>
          <w:rFonts w:ascii="Times New Roman" w:eastAsia="Times New Roman" w:hAnsi="Times New Roman" w:cs="David"/>
          <w:sz w:val="24"/>
          <w:szCs w:val="24"/>
          <w:rtl/>
          <w:lang w:eastAsia="he-IL"/>
        </w:rPr>
        <w:t xml:space="preserve"> מאי עמידתו בהתחייבויותיו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 זה.</w:t>
      </w:r>
    </w:p>
    <w:p w14:paraId="62638E8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זכאי לקזז כנגד כל סכום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מאת המזמין לפי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כל סכום שלפי טענתו מגיע לו מה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וכל זכות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לתשלום מהמזמין כפופה לזכות הקיזוז הנ"ל.</w:t>
      </w:r>
    </w:p>
    <w:p w14:paraId="205FCAA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מוסכם במפורש</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צוע כל </w:t>
      </w:r>
      <w:r w:rsidRPr="00046412">
        <w:rPr>
          <w:rFonts w:ascii="Times New Roman" w:eastAsia="Times New Roman" w:hAnsi="Times New Roman" w:cs="David" w:hint="cs"/>
          <w:sz w:val="24"/>
          <w:szCs w:val="24"/>
          <w:rtl/>
          <w:lang w:eastAsia="he-IL"/>
        </w:rPr>
        <w:t>אחת</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אחת מהתחייבויות המזמין ע</w:t>
      </w:r>
      <w:r w:rsidRPr="00046412">
        <w:rPr>
          <w:rFonts w:ascii="Times New Roman" w:eastAsia="Times New Roman" w:hAnsi="Times New Roman" w:cs="David" w:hint="cs"/>
          <w:sz w:val="24"/>
          <w:szCs w:val="24"/>
          <w:rtl/>
          <w:lang w:eastAsia="he-IL"/>
        </w:rPr>
        <w:t>ל פ</w:t>
      </w:r>
      <w:r w:rsidRPr="00046412">
        <w:rPr>
          <w:rFonts w:ascii="Times New Roman" w:eastAsia="Times New Roman" w:hAnsi="Times New Roman" w:cs="David"/>
          <w:sz w:val="24"/>
          <w:szCs w:val="24"/>
          <w:rtl/>
          <w:lang w:eastAsia="he-IL"/>
        </w:rPr>
        <w:t>י</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מותנה בכך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יקיים תחילה את התחייבויותיו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עד לאותו מועד. המזמין זכאי, מבלי לפגוע </w:t>
      </w:r>
      <w:r w:rsidRPr="00046412">
        <w:rPr>
          <w:rFonts w:ascii="Times New Roman" w:eastAsia="Times New Roman" w:hAnsi="Times New Roman" w:cs="David" w:hint="cs"/>
          <w:sz w:val="24"/>
          <w:szCs w:val="24"/>
          <w:rtl/>
          <w:lang w:eastAsia="he-IL"/>
        </w:rPr>
        <w:t>מכלליות ה</w:t>
      </w:r>
      <w:r w:rsidRPr="00046412">
        <w:rPr>
          <w:rFonts w:ascii="Times New Roman" w:eastAsia="Times New Roman" w:hAnsi="Times New Roman" w:cs="David"/>
          <w:sz w:val="24"/>
          <w:szCs w:val="24"/>
          <w:rtl/>
          <w:lang w:eastAsia="he-IL"/>
        </w:rPr>
        <w:t>אמור בכל מקום אחר בחוזה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לעכב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התחי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בות כלשהי מהתחייבויותיו עד לאחר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קיים את התחייבויותיו כאמור.</w:t>
      </w:r>
    </w:p>
    <w:p w14:paraId="15EE3AF1"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שום התנהגות מצד</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של מי</w:t>
      </w:r>
      <w:r w:rsidRPr="00046412">
        <w:rPr>
          <w:rFonts w:ascii="Times New Roman" w:eastAsia="Times New Roman" w:hAnsi="Times New Roman" w:cs="David"/>
          <w:sz w:val="24"/>
          <w:szCs w:val="24"/>
          <w:rtl/>
          <w:lang w:eastAsia="he-IL"/>
        </w:rPr>
        <w:t xml:space="preserve"> מהצדדים לא תחשב כויתור על איזה מזכויותיו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ו/או</w:t>
      </w:r>
      <w:r w:rsidRPr="00046412">
        <w:rPr>
          <w:rFonts w:ascii="Times New Roman" w:eastAsia="Times New Roman" w:hAnsi="Times New Roman" w:cs="David"/>
          <w:sz w:val="24"/>
          <w:szCs w:val="24"/>
          <w:rtl/>
          <w:lang w:eastAsia="he-IL"/>
        </w:rPr>
        <w:t xml:space="preserve"> ע</w:t>
      </w:r>
      <w:r w:rsidRPr="00046412">
        <w:rPr>
          <w:rFonts w:ascii="Times New Roman" w:eastAsia="Times New Roman" w:hAnsi="Times New Roman" w:cs="David" w:hint="cs"/>
          <w:sz w:val="24"/>
          <w:szCs w:val="24"/>
          <w:rtl/>
          <w:lang w:eastAsia="he-IL"/>
        </w:rPr>
        <w:t>ל פי כל</w:t>
      </w:r>
      <w:r w:rsidRPr="00046412">
        <w:rPr>
          <w:rFonts w:ascii="Times New Roman" w:eastAsia="Times New Roman" w:hAnsi="Times New Roman" w:cs="David"/>
          <w:sz w:val="24"/>
          <w:szCs w:val="24"/>
          <w:rtl/>
          <w:lang w:eastAsia="he-IL"/>
        </w:rPr>
        <w:t xml:space="preserve"> דין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כויתור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כהסכמה מצדו לאיזה הפרה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אי קיום של תנאי מתנאי חוזה</w:t>
      </w:r>
      <w:r w:rsidRPr="00046412">
        <w:rPr>
          <w:rFonts w:ascii="Times New Roman" w:eastAsia="Times New Roman" w:hAnsi="Times New Roman" w:cs="David" w:hint="cs"/>
          <w:sz w:val="24"/>
          <w:szCs w:val="24"/>
          <w:rtl/>
          <w:lang w:eastAsia="he-IL"/>
        </w:rPr>
        <w:t xml:space="preserve"> זה ו/</w:t>
      </w:r>
      <w:r w:rsidRPr="00046412">
        <w:rPr>
          <w:rFonts w:ascii="Times New Roman" w:eastAsia="Times New Roman" w:hAnsi="Times New Roman" w:cs="David"/>
          <w:sz w:val="24"/>
          <w:szCs w:val="24"/>
          <w:rtl/>
          <w:lang w:eastAsia="he-IL"/>
        </w:rPr>
        <w:t xml:space="preserve"> או כנותנת דחייה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ארכה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כל פעולה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ש</w:t>
      </w:r>
      <w:r w:rsidRPr="00046412">
        <w:rPr>
          <w:rFonts w:ascii="Times New Roman" w:eastAsia="Times New Roman" w:hAnsi="Times New Roman" w:cs="David"/>
          <w:sz w:val="24"/>
          <w:szCs w:val="24"/>
          <w:rtl/>
          <w:lang w:eastAsia="he-IL"/>
        </w:rPr>
        <w:t>יש לעשותה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כש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נוי</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טול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תוספת של תנאי </w:t>
      </w:r>
      <w:r w:rsidRPr="00046412">
        <w:rPr>
          <w:rFonts w:ascii="Times New Roman" w:eastAsia="Times New Roman" w:hAnsi="Times New Roman" w:cs="David" w:hint="cs"/>
          <w:sz w:val="24"/>
          <w:szCs w:val="24"/>
          <w:rtl/>
          <w:lang w:eastAsia="he-IL"/>
        </w:rPr>
        <w:t>כלשהו</w:t>
      </w:r>
      <w:r w:rsidRPr="00046412">
        <w:rPr>
          <w:rFonts w:ascii="Times New Roman" w:eastAsia="Times New Roman" w:hAnsi="Times New Roman" w:cs="David"/>
          <w:sz w:val="24"/>
          <w:szCs w:val="24"/>
          <w:rtl/>
          <w:lang w:eastAsia="he-IL"/>
        </w:rPr>
        <w:t>, אלא אם נעשו במפורש ובכתב.</w:t>
      </w:r>
    </w:p>
    <w:p w14:paraId="6F57F3F5" w14:textId="77777777" w:rsidR="00F600CB" w:rsidRPr="00046412"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מכלליות האמור לעיל -</w:t>
      </w:r>
    </w:p>
    <w:p w14:paraId="1C36F7FD"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הסכמה מצד המזמין או המנהל או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לסטות מתנאי החוזה במקרה מסוים לא תהווה תקדים ולא ילמדו ממנה גזירה שווה למקרה אחר.</w:t>
      </w:r>
    </w:p>
    <w:p w14:paraId="03D473AA"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לא השתמשו המזמין או המנהל או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תור כלשהו על זכויות וחובות לפי החוזה.</w:t>
      </w:r>
    </w:p>
    <w:p w14:paraId="0865F091"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במידה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כולל מספר גופים או יחידים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יהיו הם אחראים ביחד ולחוד כלפי המזמין למילוי התחייבויות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לפי חוזה זה.</w:t>
      </w:r>
    </w:p>
    <w:p w14:paraId="49CA99C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רק כפי חלקו המפורט בנספח </w:t>
      </w:r>
      <w:r w:rsidRPr="00046412">
        <w:rPr>
          <w:rFonts w:ascii="Times New Roman" w:eastAsia="Times New Roman" w:hAnsi="Times New Roman" w:cs="David" w:hint="cs"/>
          <w:b/>
          <w:bCs/>
          <w:sz w:val="24"/>
          <w:szCs w:val="24"/>
          <w:rtl/>
          <w:lang w:eastAsia="he-IL"/>
        </w:rPr>
        <w:t>א</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בגין כל חיוב מחיובי המזמין </w:t>
      </w:r>
      <w:r w:rsidRPr="00046412">
        <w:rPr>
          <w:rFonts w:ascii="Times New Roman" w:eastAsia="Times New Roman" w:hAnsi="Times New Roman" w:cs="David" w:hint="cs"/>
          <w:sz w:val="24"/>
          <w:szCs w:val="24"/>
          <w:rtl/>
          <w:lang w:eastAsia="he-IL"/>
        </w:rPr>
        <w:t>על פי</w:t>
      </w:r>
      <w:r w:rsidRPr="00046412">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על פ</w:t>
      </w:r>
      <w:r w:rsidRPr="00046412">
        <w:rPr>
          <w:rFonts w:ascii="Times New Roman" w:eastAsia="Times New Roman" w:hAnsi="Times New Roman" w:cs="David"/>
          <w:sz w:val="24"/>
          <w:szCs w:val="24"/>
          <w:rtl/>
          <w:lang w:eastAsia="he-IL"/>
        </w:rPr>
        <w:t>י חוזה זה. וזאת מבלי לגרוע מהאמור להלן בסיפא לס"ק זה.</w:t>
      </w:r>
    </w:p>
    <w:p w14:paraId="7C7B5756" w14:textId="77777777" w:rsidR="00F600CB" w:rsidRPr="00046412" w:rsidRDefault="00F600CB" w:rsidP="00F600C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כל דרישה</w:t>
      </w:r>
      <w:r w:rsidRPr="00046412">
        <w:rPr>
          <w:rFonts w:ascii="Times New Roman" w:eastAsia="Times New Roman" w:hAnsi="Times New Roman" w:cs="David" w:hint="cs"/>
          <w:sz w:val="24"/>
          <w:szCs w:val="24"/>
          <w:rtl/>
          <w:lang w:eastAsia="he-IL"/>
        </w:rPr>
        <w:t xml:space="preserve"> ו/או תלונה</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 xml:space="preserve">ו/או </w:t>
      </w:r>
      <w:r w:rsidRPr="00046412">
        <w:rPr>
          <w:rFonts w:ascii="Times New Roman" w:eastAsia="Times New Roman" w:hAnsi="Times New Roman" w:cs="David"/>
          <w:sz w:val="24"/>
          <w:szCs w:val="24"/>
          <w:rtl/>
          <w:lang w:eastAsia="he-IL"/>
        </w:rPr>
        <w:t>טענה ו/או תביעה, ככל שתהיינה לו כנגד המזמין בגין חיובי המזמין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46412">
        <w:rPr>
          <w:rFonts w:ascii="Times New Roman" w:eastAsia="Times New Roman" w:hAnsi="Times New Roman" w:cs="David" w:hint="cs"/>
          <w:b/>
          <w:bCs/>
          <w:sz w:val="24"/>
          <w:szCs w:val="24"/>
          <w:rtl/>
          <w:lang w:eastAsia="he-IL"/>
        </w:rPr>
        <w:t>א</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אותו דין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יחול לגבי תביעה של מי מיחידי המזמין כנגד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קרי</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תביעה כאמור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46412">
        <w:rPr>
          <w:rFonts w:ascii="Times New Roman" w:eastAsia="Times New Roman" w:hAnsi="Times New Roman" w:cs="David" w:hint="cs"/>
          <w:b/>
          <w:bCs/>
          <w:sz w:val="24"/>
          <w:szCs w:val="24"/>
          <w:rtl/>
          <w:lang w:eastAsia="he-IL"/>
        </w:rPr>
        <w:t>א</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w:t>
      </w:r>
    </w:p>
    <w:p w14:paraId="22D286D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18B9EAE"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למען הסר ספק</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מוסכם ומוצהר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בכל מקרה ובכל נסיבות, להפסיק את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מכל סיבה שהיא וכל תובענה כאמור תוגש, באם תוגש, רק לאחר השלמת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עם סיום חוזה זה, לפי העניין.</w:t>
      </w:r>
    </w:p>
    <w:p w14:paraId="64533201"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ותשולמנה על ידו.</w:t>
      </w:r>
    </w:p>
    <w:p w14:paraId="66B2446D"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חוזה זה על נספחיו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5FF7FCC3" w14:textId="77777777" w:rsidR="00F600CB" w:rsidRPr="00046412" w:rsidRDefault="00F600CB" w:rsidP="00D37420">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46412">
        <w:rPr>
          <w:rFonts w:ascii="Times New Roman" w:eastAsia="Times New Roman" w:hAnsi="Times New Roman" w:cs="David" w:hint="cs"/>
          <w:sz w:val="24"/>
          <w:szCs w:val="24"/>
          <w:rtl/>
          <w:lang w:eastAsia="he-IL"/>
        </w:rPr>
        <w:t>רשום</w:t>
      </w:r>
      <w:r w:rsidRPr="00046412">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תחשב היא כמת</w:t>
      </w:r>
      <w:r w:rsidR="0001560F" w:rsidRPr="00046412">
        <w:rPr>
          <w:rFonts w:ascii="Times New Roman" w:eastAsia="Times New Roman" w:hAnsi="Times New Roman" w:cs="David"/>
          <w:sz w:val="24"/>
          <w:szCs w:val="24"/>
          <w:rtl/>
          <w:lang w:eastAsia="he-IL"/>
        </w:rPr>
        <w:t>קבלת ביום משלוח או מסירתה כאמור</w:t>
      </w:r>
      <w:r w:rsidR="0001560F" w:rsidRPr="00046412">
        <w:rPr>
          <w:rFonts w:ascii="Times New Roman" w:eastAsia="Times New Roman" w:hAnsi="Times New Roman" w:cs="David" w:hint="cs"/>
          <w:sz w:val="24"/>
          <w:szCs w:val="24"/>
          <w:rtl/>
          <w:lang w:eastAsia="he-IL"/>
        </w:rPr>
        <w:t>.</w:t>
      </w:r>
    </w:p>
    <w:p w14:paraId="47A8A5A6" w14:textId="77777777" w:rsidR="00D37420" w:rsidRPr="00046412"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202E3F9" w14:textId="30CDD261"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063695C"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B31F5B1"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BB087D0"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B404ADB"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4DB4856"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25648CC"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497EDD6"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62680F9"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589D8D1"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2CEC04F"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14EFAE7"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065672F"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BE79EDB" w14:textId="77777777" w:rsidR="00F600CB" w:rsidRPr="00046412"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46412">
        <w:rPr>
          <w:rFonts w:ascii="Times New Roman" w:eastAsia="Times New Roman" w:hAnsi="Times New Roman" w:cs="David"/>
          <w:bCs/>
          <w:sz w:val="24"/>
          <w:szCs w:val="24"/>
          <w:rtl/>
          <w:lang w:eastAsia="he-IL"/>
        </w:rPr>
        <w:t>ולראיה באו הצדדים על החתום:</w:t>
      </w:r>
    </w:p>
    <w:p w14:paraId="34C97847" w14:textId="5E3DD7A2" w:rsidR="00273258" w:rsidRPr="00046412" w:rsidRDefault="00273258"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E2BDC13" w14:textId="37E45F69" w:rsidR="00273258" w:rsidRPr="00046412" w:rsidRDefault="00273258" w:rsidP="00046412">
      <w:pPr>
        <w:spacing w:line="240" w:lineRule="auto"/>
        <w:ind w:left="2880" w:firstLine="720"/>
        <w:jc w:val="center"/>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אפריקה ישראל מגורים בע"מ</w:t>
      </w:r>
    </w:p>
    <w:p w14:paraId="299C5CF5" w14:textId="10FA8897" w:rsidR="00273258" w:rsidRPr="00046412" w:rsidRDefault="00EC7560" w:rsidP="00046412">
      <w:pPr>
        <w:spacing w:line="240" w:lineRule="auto"/>
        <w:ind w:left="2160" w:hanging="1792"/>
      </w:pPr>
      <w:sdt>
        <w:sdtPr>
          <w:rPr>
            <w:rFonts w:ascii="Times New Roman" w:eastAsia="Times New Roman" w:hAnsi="Times New Roman" w:cs="David"/>
            <w:sz w:val="24"/>
            <w:szCs w:val="24"/>
            <w:rtl/>
            <w:lang w:eastAsia="he-IL"/>
          </w:rPr>
          <w:alias w:val="שם ספק"/>
          <w:tag w:val="cntSupllierName"/>
          <w:id w:val="-240562991"/>
          <w:placeholder>
            <w:docPart w:val="86D6995346764D2AB3A7499A27A33F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46412" w:rsidRPr="00046412">
            <w:rPr>
              <w:rFonts w:ascii="Times New Roman" w:eastAsia="Times New Roman" w:hAnsi="Times New Roman" w:cs="David"/>
              <w:sz w:val="24"/>
              <w:szCs w:val="24"/>
              <w:rtl/>
              <w:lang w:eastAsia="he-IL"/>
            </w:rPr>
            <w:t>דגש מדידות,הנדסה ויעוץ בע"מ</w:t>
          </w:r>
        </w:sdtContent>
      </w:sdt>
      <w:r w:rsidR="00273258" w:rsidRPr="00046412">
        <w:rPr>
          <w:rFonts w:ascii="Times New Roman" w:eastAsia="Times New Roman" w:hAnsi="Times New Roman" w:cs="David" w:hint="cs"/>
          <w:sz w:val="24"/>
          <w:szCs w:val="24"/>
          <w:rtl/>
        </w:rPr>
        <w:t xml:space="preserve">              </w:t>
      </w:r>
      <w:r w:rsidR="00046412">
        <w:rPr>
          <w:rFonts w:ascii="Times New Roman" w:eastAsia="Times New Roman" w:hAnsi="Times New Roman" w:cs="David" w:hint="cs"/>
          <w:sz w:val="24"/>
          <w:szCs w:val="24"/>
          <w:rtl/>
        </w:rPr>
        <w:t xml:space="preserve">                       </w:t>
      </w:r>
      <w:r w:rsidR="00273258" w:rsidRPr="00046412">
        <w:rPr>
          <w:rFonts w:ascii="Times New Roman" w:eastAsia="Times New Roman" w:hAnsi="Times New Roman" w:cs="David"/>
          <w:sz w:val="24"/>
          <w:szCs w:val="24"/>
          <w:rtl/>
        </w:rPr>
        <w:t>שיכון ובינוי נדל"ן בע"מ</w:t>
      </w:r>
    </w:p>
    <w:p w14:paraId="6EA6DF78" w14:textId="5E24C067" w:rsidR="00273258" w:rsidRPr="00046412" w:rsidRDefault="00273258" w:rsidP="00046412">
      <w:pPr>
        <w:spacing w:line="240" w:lineRule="auto"/>
        <w:ind w:left="2160" w:firstLine="720"/>
        <w:jc w:val="center"/>
      </w:pP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כלל נכסי נדלן נשר מרכז (נ.נ.נ.מ) שותפות מוגבלת</w:t>
      </w:r>
    </w:p>
    <w:p w14:paraId="453D5DA2" w14:textId="77777777" w:rsidR="00273258" w:rsidRPr="00046412" w:rsidRDefault="00273258"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31B8F46" w14:textId="77777777" w:rsidR="00273258" w:rsidRPr="00046412" w:rsidRDefault="00273258"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FC61152" w14:textId="2FD28403" w:rsidR="00F600CB" w:rsidRPr="00046412" w:rsidRDefault="00F600CB" w:rsidP="0004641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36627080"/>
          <w:placeholder>
            <w:docPart w:val="BD1E195FC55B4F6797889777C4529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046412" w:rsidRPr="00F3672F">
            <w:rPr>
              <w:rStyle w:val="PlaceholderText"/>
              <w:rtl/>
            </w:rPr>
            <w:t>[שם צד א]</w:t>
          </w:r>
        </w:sdtContent>
      </w:sdt>
    </w:p>
    <w:p w14:paraId="1C9367DC" w14:textId="77777777" w:rsidR="00F600CB" w:rsidRDefault="00F600CB"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b/>
          <w:bCs/>
          <w:sz w:val="24"/>
          <w:szCs w:val="24"/>
          <w:rtl/>
          <w:lang w:eastAsia="he-IL"/>
        </w:rPr>
        <w:t>ה</w:t>
      </w:r>
      <w:r w:rsidR="00B06D6A" w:rsidRPr="00046412">
        <w:rPr>
          <w:rFonts w:ascii="Times New Roman" w:eastAsia="Times New Roman" w:hAnsi="Times New Roman" w:cs="David"/>
          <w:b/>
          <w:bCs/>
          <w:sz w:val="24"/>
          <w:szCs w:val="24"/>
          <w:rtl/>
          <w:lang w:eastAsia="he-IL"/>
        </w:rPr>
        <w:t>יועץ</w:t>
      </w:r>
      <w:r w:rsidRPr="00046412">
        <w:rPr>
          <w:rFonts w:ascii="Times New Roman" w:eastAsia="Times New Roman" w:hAnsi="Times New Roman" w:cs="David"/>
          <w:b/>
          <w:bCs/>
          <w:sz w:val="24"/>
          <w:szCs w:val="24"/>
          <w:lang w:eastAsia="he-IL"/>
        </w:rPr>
        <w:t xml:space="preserve"> </w:t>
      </w:r>
      <w:r w:rsidRPr="00046412">
        <w:rPr>
          <w:rFonts w:ascii="Times New Roman" w:eastAsia="Times New Roman" w:hAnsi="Times New Roman" w:cs="David"/>
          <w:b/>
          <w:bCs/>
          <w:sz w:val="24"/>
          <w:szCs w:val="24"/>
          <w:rtl/>
          <w:lang w:eastAsia="he-IL"/>
        </w:rPr>
        <w:tab/>
      </w:r>
      <w:r w:rsidRPr="00046412">
        <w:rPr>
          <w:rFonts w:ascii="Times New Roman" w:eastAsia="Times New Roman" w:hAnsi="Times New Roman" w:cs="David"/>
          <w:b/>
          <w:bCs/>
          <w:sz w:val="24"/>
          <w:szCs w:val="24"/>
          <w:lang w:eastAsia="he-IL"/>
        </w:rPr>
        <w:t xml:space="preserve"> </w:t>
      </w:r>
      <w:r w:rsidRPr="00046412">
        <w:rPr>
          <w:rFonts w:ascii="Times New Roman" w:eastAsia="Times New Roman" w:hAnsi="Times New Roman" w:cs="David"/>
          <w:b/>
          <w:bCs/>
          <w:sz w:val="24"/>
          <w:szCs w:val="24"/>
          <w:rtl/>
          <w:lang w:eastAsia="he-IL"/>
        </w:rPr>
        <w:t>המזמין</w:t>
      </w:r>
      <w:r w:rsidRPr="00046412">
        <w:rPr>
          <w:rFonts w:ascii="Times New Roman" w:eastAsia="Times New Roman" w:hAnsi="Times New Roman" w:cs="David"/>
          <w:b/>
          <w:bCs/>
          <w:sz w:val="24"/>
          <w:szCs w:val="24"/>
          <w:lang w:eastAsia="he-IL"/>
        </w:rPr>
        <w:t xml:space="preserve"> </w:t>
      </w:r>
    </w:p>
    <w:p w14:paraId="3A1F2CEC" w14:textId="77777777" w:rsidR="00046412" w:rsidRDefault="00046412"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4"/>
          <w:szCs w:val="24"/>
          <w:rtl/>
          <w:lang w:eastAsia="he-IL"/>
        </w:rPr>
      </w:pPr>
    </w:p>
    <w:p w14:paraId="21F7737C" w14:textId="77777777" w:rsidR="00046412" w:rsidRPr="00046412" w:rsidRDefault="00046412"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4"/>
          <w:szCs w:val="24"/>
          <w:rtl/>
          <w:lang w:eastAsia="he-IL"/>
        </w:rPr>
      </w:pPr>
    </w:p>
    <w:p w14:paraId="5E041A24"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אני הח"מ, ______________ עו"ד/ רו"ח מרח' __________ מאשר כי ה"ה __________ הם שחתמו בשם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החוזה דלעיל וכי חתימתם המשותפת בצירוף חותמת החברה מחייבת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לעני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ן זה. </w:t>
      </w:r>
    </w:p>
    <w:p w14:paraId="5E6BD242"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6E1F7E" w14:textId="77777777" w:rsidR="0001560F"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תאריך :  _______________</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p>
    <w:p w14:paraId="40BB05BB"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חתימה וחותמת עו"ד/ רו"ח : ________________</w:t>
      </w:r>
    </w:p>
    <w:p w14:paraId="61D7B26B" w14:textId="77777777" w:rsidR="00771142" w:rsidRPr="00046412" w:rsidRDefault="00771142"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br w:type="page"/>
      </w:r>
    </w:p>
    <w:p w14:paraId="2AE4AAC2"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779FEE" w14:textId="77777777" w:rsidR="00D37420" w:rsidRPr="00046412"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46412">
        <w:rPr>
          <w:rFonts w:ascii="Times New Roman" w:eastAsia="Times New Roman" w:hAnsi="Times New Roman" w:cs="David" w:hint="cs"/>
          <w:bCs/>
          <w:sz w:val="20"/>
          <w:szCs w:val="24"/>
          <w:u w:val="single"/>
          <w:rtl/>
          <w:lang w:eastAsia="he-IL"/>
        </w:rPr>
        <w:t>נספח ''א''</w:t>
      </w:r>
    </w:p>
    <w:p w14:paraId="053F43EF" w14:textId="77777777" w:rsidR="00D37420" w:rsidRPr="00046412"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046412">
        <w:rPr>
          <w:rFonts w:ascii="Times New Roman" w:eastAsia="Times New Roman" w:hAnsi="Times New Roman" w:cs="David" w:hint="cs"/>
          <w:bCs/>
          <w:sz w:val="20"/>
          <w:szCs w:val="24"/>
          <w:u w:val="single"/>
          <w:rtl/>
          <w:lang w:eastAsia="he-IL"/>
        </w:rPr>
        <w:t>נספח כללי</w:t>
      </w:r>
    </w:p>
    <w:p w14:paraId="671DCC76"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1.1</w:t>
      </w:r>
      <w:r w:rsidRPr="00046412">
        <w:rPr>
          <w:rFonts w:ascii="Times New Roman" w:eastAsia="Times New Roman" w:hAnsi="Times New Roman" w:cs="David" w:hint="cs"/>
          <w:sz w:val="24"/>
          <w:szCs w:val="24"/>
          <w:rtl/>
          <w:lang w:eastAsia="he-IL"/>
        </w:rPr>
        <w:tab/>
        <w:t>הגדרות -</w:t>
      </w:r>
    </w:p>
    <w:p w14:paraId="7D39C43F"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2AAEFB" w14:textId="3F01133B" w:rsidR="00D37420" w:rsidRPr="00046412" w:rsidRDefault="00D37420" w:rsidP="00FE46E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b/>
          <w:bCs/>
          <w:sz w:val="24"/>
          <w:szCs w:val="24"/>
          <w:rtl/>
          <w:lang w:eastAsia="he-IL"/>
        </w:rPr>
        <w:t>הפרויקט</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sz w:val="24"/>
          <w:szCs w:val="24"/>
          <w:lang w:eastAsia="he-IL"/>
        </w:rPr>
        <w:t xml:space="preserve"> </w:t>
      </w:r>
      <w:r w:rsidRPr="00046412">
        <w:rPr>
          <w:rFonts w:ascii="Times New Roman" w:eastAsia="Times New Roman" w:hAnsi="Times New Roman" w:cs="David" w:hint="cs"/>
          <w:sz w:val="24"/>
          <w:szCs w:val="24"/>
          <w:rtl/>
          <w:lang w:eastAsia="he-IL"/>
        </w:rPr>
        <w:t>פרויקט לבניית יחידות דיור</w:t>
      </w:r>
      <w:r w:rsidR="00FE46EB" w:rsidRPr="00046412">
        <w:rPr>
          <w:rFonts w:ascii="Times New Roman" w:eastAsia="Times New Roman" w:hAnsi="Times New Roman" w:cs="David" w:hint="cs"/>
          <w:sz w:val="24"/>
          <w:szCs w:val="24"/>
          <w:rtl/>
          <w:lang w:eastAsia="he-IL"/>
        </w:rPr>
        <w:t xml:space="preserve"> ו/או </w:t>
      </w:r>
      <w:r w:rsidRPr="00046412">
        <w:rPr>
          <w:rFonts w:ascii="Times New Roman" w:eastAsia="Times New Roman" w:hAnsi="Times New Roman" w:cs="David" w:hint="cs"/>
          <w:sz w:val="24"/>
          <w:szCs w:val="24"/>
          <w:rtl/>
          <w:lang w:eastAsia="he-IL"/>
        </w:rPr>
        <w:t xml:space="preserve"> שטחי מסחר ו</w:t>
      </w:r>
      <w:r w:rsidR="00FE46EB"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hint="cs"/>
          <w:sz w:val="24"/>
          <w:szCs w:val="24"/>
          <w:rtl/>
          <w:lang w:eastAsia="he-IL"/>
        </w:rPr>
        <w:t>משרדים,</w:t>
      </w:r>
      <w:r w:rsidR="00FE46EB" w:rsidRPr="00046412">
        <w:rPr>
          <w:rFonts w:ascii="Times New Roman" w:eastAsia="Times New Roman" w:hAnsi="Times New Roman" w:cs="David" w:hint="cs"/>
          <w:sz w:val="24"/>
          <w:szCs w:val="24"/>
          <w:rtl/>
          <w:lang w:eastAsia="he-IL"/>
        </w:rPr>
        <w:t xml:space="preserve"> לרבות </w:t>
      </w:r>
      <w:r w:rsidRPr="00046412">
        <w:rPr>
          <w:rFonts w:ascii="Times New Roman" w:eastAsia="Times New Roman" w:hAnsi="Times New Roman" w:cs="David" w:hint="cs"/>
          <w:sz w:val="24"/>
          <w:szCs w:val="24"/>
          <w:rtl/>
          <w:lang w:eastAsia="he-IL"/>
        </w:rPr>
        <w:t xml:space="preserve"> חניונים ועבודות פיתוח ב</w:t>
      </w:r>
      <w:sdt>
        <w:sdtPr>
          <w:rPr>
            <w:rFonts w:ascii="Times New Roman" w:eastAsia="Times New Roman" w:hAnsi="Times New Roman" w:cs="David" w:hint="cs"/>
            <w:sz w:val="24"/>
            <w:szCs w:val="24"/>
            <w:rtl/>
            <w:lang w:eastAsia="he-IL"/>
          </w:rPr>
          <w:alias w:val="רשות מקומית"/>
          <w:tag w:val="cntLocalAuth"/>
          <w:id w:val="1782831239"/>
          <w:placeholder>
            <w:docPart w:val="8E2F8679482F47039341456D71AAC8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25FEB" w:rsidRPr="00046412">
            <w:rPr>
              <w:rFonts w:ascii="Times New Roman" w:eastAsia="Times New Roman" w:hAnsi="Times New Roman" w:cs="David" w:hint="cs"/>
              <w:sz w:val="24"/>
              <w:szCs w:val="24"/>
              <w:rtl/>
              <w:lang w:eastAsia="he-IL"/>
            </w:rPr>
            <w:t>נשר</w:t>
          </w:r>
        </w:sdtContent>
      </w:sdt>
      <w:r w:rsidRPr="00046412">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rPr>
          <w:alias w:val="שם הפרויקט"/>
          <w:tag w:val="cntProjectName"/>
          <w:id w:val="-1647974920"/>
          <w:placeholder>
            <w:docPart w:val="A6EABCB3884D4308B3D3558A50DCDF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25FEB" w:rsidRPr="00046412">
            <w:rPr>
              <w:rFonts w:ascii="Times New Roman" w:eastAsia="Times New Roman" w:hAnsi="Times New Roman" w:cs="David" w:hint="cs"/>
              <w:sz w:val="24"/>
              <w:szCs w:val="24"/>
              <w:rtl/>
            </w:rPr>
            <w:t xml:space="preserve">אגמי הכרמל </w:t>
          </w:r>
        </w:sdtContent>
      </w:sdt>
      <w:r w:rsidRPr="00046412">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C87A407"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ACA05E" w14:textId="4090D090" w:rsidR="00D37420" w:rsidRPr="00046412"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b/>
          <w:bCs/>
          <w:sz w:val="24"/>
          <w:szCs w:val="24"/>
          <w:rtl/>
          <w:lang w:eastAsia="he-IL"/>
        </w:rPr>
        <w:t>התכנית</w:t>
      </w:r>
      <w:r w:rsidRPr="00046412">
        <w:rPr>
          <w:rFonts w:ascii="Times New Roman" w:eastAsia="Times New Roman" w:hAnsi="Times New Roman" w:cs="David" w:hint="cs"/>
          <w:sz w:val="24"/>
          <w:szCs w:val="24"/>
          <w:rtl/>
          <w:lang w:eastAsia="he-IL"/>
        </w:rPr>
        <w:t xml:space="preserve">" או </w:t>
      </w:r>
      <w:r w:rsidRPr="00046412">
        <w:rPr>
          <w:rFonts w:ascii="Times New Roman" w:eastAsia="Times New Roman" w:hAnsi="Times New Roman" w:cs="David" w:hint="cs"/>
          <w:b/>
          <w:bCs/>
          <w:sz w:val="24"/>
          <w:szCs w:val="24"/>
          <w:rtl/>
          <w:lang w:eastAsia="he-IL"/>
        </w:rPr>
        <w:t xml:space="preserve">"המקרקעין" </w:t>
      </w:r>
      <w:r w:rsidRPr="00046412">
        <w:rPr>
          <w:rFonts w:ascii="Times New Roman" w:eastAsia="Times New Roman" w:hAnsi="Times New Roman" w:cs="David"/>
          <w:sz w:val="24"/>
          <w:szCs w:val="24"/>
          <w:lang w:eastAsia="he-IL"/>
        </w:rPr>
        <w:t>–</w:t>
      </w:r>
      <w:r w:rsidRPr="00046412">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56AC33E17EEE482BA87DA6B4698A4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326E28" w:rsidRPr="00046412">
            <w:rPr>
              <w:rFonts w:ascii="Times New Roman" w:eastAsia="Times New Roman" w:hAnsi="Times New Roman" w:cs="David" w:hint="cs"/>
              <w:sz w:val="24"/>
              <w:szCs w:val="24"/>
              <w:rtl/>
            </w:rPr>
            <w:t>355-0359364 ( מכ/866 )</w:t>
          </w:r>
        </w:sdtContent>
      </w:sdt>
      <w:r w:rsidRPr="00046412">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65DAFE176AB4BD9981B7183BBD07D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326E28" w:rsidRPr="00046412">
            <w:rPr>
              <w:rFonts w:ascii="Times New Roman" w:eastAsia="Times New Roman" w:hAnsi="Times New Roman" w:cs="David" w:hint="cs"/>
              <w:sz w:val="24"/>
              <w:szCs w:val="24"/>
              <w:rtl/>
              <w:lang w:eastAsia="he-IL"/>
            </w:rPr>
            <w:t>חלקה 1 בגוש 11170 וכן חלק מחלקה 1 בגוש 11118</w:t>
          </w:r>
        </w:sdtContent>
      </w:sdt>
      <w:r w:rsidRPr="00046412">
        <w:rPr>
          <w:rFonts w:ascii="Times New Roman" w:eastAsia="Times New Roman" w:hAnsi="Times New Roman" w:cs="David" w:hint="cs"/>
          <w:sz w:val="24"/>
          <w:szCs w:val="24"/>
          <w:rtl/>
          <w:lang w:eastAsia="he-IL"/>
        </w:rPr>
        <w:t>.</w:t>
      </w:r>
    </w:p>
    <w:p w14:paraId="4B9131DB" w14:textId="77777777" w:rsidR="00D37420" w:rsidRPr="00046412"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הינם בהתאם לתכנית התקפה בעת הזמנת כל שלב.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C327434" w14:textId="77777777" w:rsidR="00D37420" w:rsidRPr="00046412"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6A0B9F8" w14:textId="77777777" w:rsidR="00D37420" w:rsidRPr="00046412" w:rsidRDefault="00D37420" w:rsidP="00D37420">
      <w:pPr>
        <w:spacing w:before="0" w:beforeAutospacing="0" w:after="0" w:afterAutospacing="0" w:line="240" w:lineRule="auto"/>
        <w:ind w:left="720"/>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A65A4E931B014AD798A22EEF3D3EA6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25FEB" w:rsidRPr="00046412">
            <w:rPr>
              <w:rFonts w:ascii="Times New Roman" w:eastAsia="Times New Roman" w:hAnsi="Times New Roman" w:cs="David" w:hint="cs"/>
              <w:sz w:val="24"/>
              <w:szCs w:val="24"/>
              <w:rtl/>
            </w:rPr>
            <w:t>נשר</w:t>
          </w:r>
        </w:sdtContent>
      </w:sdt>
      <w:r w:rsidRPr="00046412">
        <w:rPr>
          <w:rFonts w:ascii="Times New Roman" w:eastAsia="Times New Roman" w:hAnsi="Times New Roman" w:cs="David" w:hint="cs"/>
          <w:sz w:val="24"/>
          <w:szCs w:val="24"/>
          <w:rtl/>
        </w:rPr>
        <w:t>.</w:t>
      </w:r>
    </w:p>
    <w:p w14:paraId="6F0B3915" w14:textId="77777777" w:rsidR="00D37420" w:rsidRPr="00046412" w:rsidRDefault="00D37420" w:rsidP="00D37420">
      <w:pPr>
        <w:spacing w:before="0" w:beforeAutospacing="0" w:after="0" w:afterAutospacing="0" w:line="240" w:lineRule="auto"/>
        <w:ind w:left="720"/>
        <w:rPr>
          <w:rFonts w:ascii="Times New Roman" w:eastAsia="Times New Roman" w:hAnsi="Times New Roman" w:cs="David"/>
          <w:sz w:val="24"/>
          <w:szCs w:val="24"/>
          <w:rtl/>
        </w:rPr>
      </w:pPr>
    </w:p>
    <w:p w14:paraId="1C99BA3D" w14:textId="77777777" w:rsidR="00D37420" w:rsidRPr="00046412" w:rsidRDefault="00D37420" w:rsidP="00D37420">
      <w:pPr>
        <w:spacing w:before="0" w:beforeAutospacing="0" w:after="0" w:afterAutospacing="0" w:line="240" w:lineRule="auto"/>
        <w:ind w:left="72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rPr>
        <w:t xml:space="preserve">"חוזה הפיתוח" </w:t>
      </w:r>
      <w:r w:rsidRPr="00046412">
        <w:rPr>
          <w:rFonts w:ascii="Times New Roman" w:eastAsia="Times New Roman" w:hAnsi="Times New Roman" w:cs="David"/>
          <w:sz w:val="24"/>
          <w:szCs w:val="24"/>
        </w:rPr>
        <w:t>–</w:t>
      </w:r>
      <w:r w:rsidRPr="00046412">
        <w:rPr>
          <w:rFonts w:ascii="Times New Roman" w:eastAsia="Times New Roman" w:hAnsi="Times New Roman" w:cs="David" w:hint="cs"/>
          <w:sz w:val="24"/>
          <w:szCs w:val="24"/>
          <w:rtl/>
        </w:rPr>
        <w:t xml:space="preserve"> חוזה הפיתוח אשר נחתם בין המזמין לבין הרשות המקומית.</w:t>
      </w:r>
    </w:p>
    <w:p w14:paraId="508A874F"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75B0AC" w14:textId="180890B5"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046412">
        <w:rPr>
          <w:rFonts w:ascii="Times New Roman" w:eastAsia="Times New Roman" w:hAnsi="Times New Roman" w:cs="David" w:hint="cs"/>
          <w:sz w:val="24"/>
          <w:szCs w:val="24"/>
          <w:rtl/>
          <w:lang w:eastAsia="he-IL"/>
        </w:rPr>
        <w:t>2.8</w:t>
      </w:r>
      <w:r w:rsidRPr="00046412">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713A808D01184B14BF3CE3665963AE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52C46" w:rsidRPr="00046412">
            <w:rPr>
              <w:rFonts w:ascii="Times New Roman" w:eastAsia="Times New Roman" w:hAnsi="Times New Roman" w:cs="David" w:hint="cs"/>
              <w:sz w:val="24"/>
              <w:szCs w:val="24"/>
              <w:rtl/>
              <w:lang w:eastAsia="he-IL"/>
            </w:rPr>
            <w:t xml:space="preserve">אבי כהן מאפריקה ישראל מגורים בע"מ </w:t>
          </w:r>
        </w:sdtContent>
      </w:sdt>
    </w:p>
    <w:p w14:paraId="5707A18E"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ACDB427" w14:textId="7B051D4D" w:rsidR="00D37420" w:rsidRPr="00046412" w:rsidRDefault="00D37420" w:rsidP="0024186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2.10</w:t>
      </w:r>
      <w:r w:rsidRPr="00046412">
        <w:rPr>
          <w:rFonts w:ascii="Times New Roman" w:eastAsia="Times New Roman" w:hAnsi="Times New Roman" w:cs="David" w:hint="cs"/>
          <w:sz w:val="24"/>
          <w:szCs w:val="24"/>
          <w:rtl/>
          <w:lang w:eastAsia="he-IL"/>
        </w:rPr>
        <w:tab/>
        <w:t xml:space="preserve">התכנון יתבצע בסביבת תוכנת </w:t>
      </w:r>
      <w:r w:rsidR="00241863">
        <w:rPr>
          <w:rFonts w:ascii="Times New Roman" w:eastAsia="Times New Roman" w:hAnsi="Times New Roman" w:cs="David" w:hint="cs"/>
          <w:sz w:val="24"/>
          <w:szCs w:val="24"/>
          <w:rtl/>
          <w:lang w:eastAsia="he-IL"/>
        </w:rPr>
        <w:t xml:space="preserve">אוטוקאד </w:t>
      </w:r>
      <w:r w:rsidRPr="00046412">
        <w:rPr>
          <w:rFonts w:ascii="Times New Roman" w:eastAsia="Times New Roman" w:hAnsi="Times New Roman" w:cs="David" w:hint="cs"/>
          <w:sz w:val="24"/>
          <w:szCs w:val="24"/>
          <w:rtl/>
          <w:lang w:eastAsia="he-IL"/>
        </w:rPr>
        <w:t xml:space="preserve">, תוך שיתוף, תיאום וקליטת הקבצים ממתכננים ויועצים אחרים באמצעות תוכנה כדוגמת -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כל תעבורת הקבצים תבוצע באמצע</w:t>
      </w:r>
      <w:r w:rsidRPr="00046412">
        <w:rPr>
          <w:rFonts w:ascii="Times New Roman" w:eastAsia="Times New Roman" w:hAnsi="Times New Roman" w:cs="David" w:hint="cs"/>
          <w:sz w:val="24"/>
          <w:szCs w:val="24"/>
          <w:rtl/>
          <w:lang w:eastAsia="he-IL"/>
        </w:rPr>
        <w:t>ות התוכנה בלבד או תוכנה אחרת לפי החלטת המזמין.</w:t>
      </w:r>
    </w:p>
    <w:p w14:paraId="208527C4" w14:textId="77777777" w:rsidR="00D37420" w:rsidRPr="00046412"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p>
    <w:p w14:paraId="2F535DC0"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3.2</w:t>
      </w:r>
      <w:r w:rsidRPr="00046412">
        <w:rPr>
          <w:rFonts w:ascii="Times New Roman" w:eastAsia="Times New Roman" w:hAnsi="Times New Roman" w:cs="David" w:hint="cs"/>
          <w:sz w:val="24"/>
          <w:szCs w:val="24"/>
          <w:rtl/>
          <w:lang w:eastAsia="he-IL"/>
        </w:rPr>
        <w:tab/>
        <w:t>בעלי המקצוע במשרד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הם:</w:t>
      </w:r>
    </w:p>
    <w:p w14:paraId="2C405688"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4479B2" w14:textId="707326BC"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w:t>
      </w:r>
      <w:r w:rsidRPr="00046412">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571968739"/>
          <w:placeholder>
            <w:docPart w:val="4A640AB2D6454A38B936AAF814B897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752C46" w:rsidRPr="00046412">
            <w:rPr>
              <w:rFonts w:ascii="Times New Roman" w:eastAsia="Times New Roman" w:hAnsi="Times New Roman" w:cs="David"/>
              <w:sz w:val="24"/>
              <w:szCs w:val="24"/>
              <w:rtl/>
              <w:lang w:eastAsia="he-IL"/>
            </w:rPr>
            <w:t>אורן סולומון</w:t>
          </w:r>
        </w:sdtContent>
      </w:sdt>
    </w:p>
    <w:p w14:paraId="4CFD76C8" w14:textId="2F112D21" w:rsidR="00D37420" w:rsidRPr="00046412" w:rsidRDefault="00D37420" w:rsidP="00D374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ב. </w:t>
      </w:r>
      <w:r w:rsidRPr="00046412">
        <w:rPr>
          <w:rFonts w:ascii="Times New Roman" w:eastAsia="Times New Roman" w:hAnsi="Times New Roman" w:cs="David" w:hint="cs"/>
          <w:sz w:val="24"/>
          <w:szCs w:val="24"/>
          <w:rtl/>
          <w:lang w:eastAsia="he-IL"/>
        </w:rPr>
        <w:tab/>
        <w:t>מספר העובדים המקצועיים במשרד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לצורך מתן שירותי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F20F321B4668407C925802BA462690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752C46" w:rsidRPr="00046412">
            <w:rPr>
              <w:rFonts w:ascii="Times New Roman" w:eastAsia="Times New Roman" w:hAnsi="Times New Roman" w:cs="David"/>
              <w:sz w:val="24"/>
              <w:szCs w:val="24"/>
              <w:rtl/>
              <w:lang w:eastAsia="he-IL"/>
            </w:rPr>
            <w:t>3</w:t>
          </w:r>
        </w:sdtContent>
      </w:sdt>
    </w:p>
    <w:p w14:paraId="32C2BDAF"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3B30B" w14:textId="12D4838D"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3.4</w:t>
      </w:r>
      <w:r w:rsidRPr="00046412">
        <w:rPr>
          <w:rFonts w:ascii="Times New Roman" w:eastAsia="Times New Roman" w:hAnsi="Times New Roman" w:cs="David" w:hint="cs"/>
          <w:sz w:val="24"/>
          <w:szCs w:val="24"/>
          <w:rtl/>
          <w:lang w:eastAsia="he-IL"/>
        </w:rPr>
        <w:tab/>
        <w:t>המנהל הראשי במשרד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BE3DE6A7F2CA4B5DA72362E5D4204E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752C46" w:rsidRPr="00046412">
            <w:rPr>
              <w:rFonts w:ascii="Times New Roman" w:eastAsia="Times New Roman" w:hAnsi="Times New Roman" w:cs="David"/>
              <w:sz w:val="24"/>
              <w:szCs w:val="24"/>
              <w:rtl/>
              <w:lang w:eastAsia="he-IL"/>
            </w:rPr>
            <w:t xml:space="preserve">אורן סולומון </w:t>
          </w:r>
        </w:sdtContent>
      </w:sdt>
    </w:p>
    <w:p w14:paraId="6728B058"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0209D8"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5.2</w:t>
      </w:r>
      <w:r w:rsidRPr="00046412">
        <w:rPr>
          <w:rFonts w:ascii="Times New Roman" w:eastAsia="Times New Roman" w:hAnsi="Times New Roman" w:cs="David" w:hint="cs"/>
          <w:sz w:val="24"/>
          <w:szCs w:val="24"/>
          <w:rtl/>
          <w:lang w:eastAsia="he-IL"/>
        </w:rPr>
        <w:tab/>
        <w:t>הנושאים הם:</w:t>
      </w:r>
    </w:p>
    <w:p w14:paraId="2C407032"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1D0801"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w:t>
      </w:r>
      <w:r w:rsidRPr="00046412">
        <w:rPr>
          <w:rFonts w:ascii="Times New Roman" w:eastAsia="Times New Roman" w:hAnsi="Times New Roman" w:cs="David" w:hint="cs"/>
          <w:sz w:val="24"/>
          <w:szCs w:val="24"/>
          <w:rtl/>
          <w:lang w:eastAsia="he-IL"/>
        </w:rPr>
        <w:tab/>
        <w:t>התקדמות שרותי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w:t>
      </w:r>
    </w:p>
    <w:p w14:paraId="57C8E009"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ב.</w:t>
      </w:r>
      <w:r w:rsidRPr="00046412">
        <w:rPr>
          <w:rFonts w:ascii="Times New Roman" w:eastAsia="Times New Roman" w:hAnsi="Times New Roman" w:cs="David" w:hint="cs"/>
          <w:sz w:val="24"/>
          <w:szCs w:val="24"/>
          <w:rtl/>
          <w:lang w:eastAsia="he-IL"/>
        </w:rPr>
        <w:tab/>
        <w:t>סטיות מלוח הזמנים לרבות סיבת הסטייה.</w:t>
      </w:r>
    </w:p>
    <w:p w14:paraId="504792A9"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ג.</w:t>
      </w:r>
      <w:r w:rsidRPr="00046412">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4D22B9E"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ד.</w:t>
      </w:r>
      <w:r w:rsidRPr="00046412">
        <w:rPr>
          <w:rFonts w:ascii="Times New Roman" w:eastAsia="Times New Roman" w:hAnsi="Times New Roman" w:cs="David" w:hint="cs"/>
          <w:sz w:val="24"/>
          <w:szCs w:val="24"/>
          <w:rtl/>
          <w:lang w:eastAsia="he-IL"/>
        </w:rPr>
        <w:tab/>
        <w:t>סטיות מהערכות ו/או תחזיות תקציביות והשלכותיהן.</w:t>
      </w:r>
    </w:p>
    <w:p w14:paraId="6DE03E83"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hint="cs"/>
          <w:sz w:val="24"/>
          <w:szCs w:val="24"/>
          <w:rtl/>
          <w:lang w:eastAsia="he-IL"/>
        </w:rPr>
        <w:tab/>
        <w:t>ריכוז הוראות שנויים.</w:t>
      </w:r>
    </w:p>
    <w:p w14:paraId="4ECB19EE" w14:textId="77777777" w:rsidR="00D37420" w:rsidRPr="00046412" w:rsidRDefault="00D37420" w:rsidP="00D3742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0AEA07E"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17.7 </w:t>
      </w:r>
      <w:r w:rsidRPr="00046412">
        <w:rPr>
          <w:rFonts w:ascii="Times New Roman" w:eastAsia="Times New Roman" w:hAnsi="Times New Roman" w:cs="David" w:hint="cs"/>
          <w:sz w:val="24"/>
          <w:szCs w:val="24"/>
          <w:rtl/>
          <w:lang w:eastAsia="he-IL"/>
        </w:rPr>
        <w:tab/>
        <w:t>שיעור חלקו היחסי של כל אחד מיחידי המזמין הינו כדלקמן :</w:t>
      </w:r>
    </w:p>
    <w:p w14:paraId="2F6BCF1E" w14:textId="38EEF905" w:rsidR="00BD06BE" w:rsidRPr="00046412" w:rsidRDefault="00BD06BE"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671058F" w14:textId="1FFCE1DF" w:rsidR="00BD06BE" w:rsidRPr="00046412" w:rsidRDefault="00BD06BE"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hint="cs"/>
          <w:sz w:val="24"/>
          <w:szCs w:val="24"/>
          <w:rtl/>
          <w:lang w:eastAsia="he-IL"/>
        </w:rPr>
        <w:t xml:space="preserve">אפריקה ישראל מגורים בע"מ + שיכון ובינוי נדל"ן בע"מ </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hint="cs"/>
          <w:sz w:val="24"/>
          <w:szCs w:val="24"/>
          <w:rtl/>
          <w:lang w:eastAsia="he-IL"/>
        </w:rPr>
        <w:t>50%</w:t>
      </w:r>
    </w:p>
    <w:p w14:paraId="329F2FE3" w14:textId="3A78EF5C" w:rsidR="00BD06BE" w:rsidRPr="00046412" w:rsidRDefault="00BD06BE"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rPr>
        <w:t>כלל נכסי נדלן נשר מרכז (נ.נ.נ.מ) שותפות מוגבלת</w:t>
      </w:r>
      <w:r w:rsidRPr="00046412">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rtl/>
        </w:rPr>
        <w:t>-</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rtl/>
        </w:rPr>
        <w:t>50%</w:t>
      </w:r>
      <w:r w:rsidRPr="00046412">
        <w:rPr>
          <w:rFonts w:ascii="Times New Roman" w:eastAsia="Times New Roman" w:hAnsi="Times New Roman" w:cs="David"/>
          <w:sz w:val="24"/>
          <w:szCs w:val="24"/>
          <w:rtl/>
        </w:rPr>
        <w:br/>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46412" w:rsidRPr="00046412" w14:paraId="7D43844E" w14:textId="77777777" w:rsidTr="00EC7560">
        <w:tc>
          <w:tcPr>
            <w:tcW w:w="3366" w:type="dxa"/>
          </w:tcPr>
          <w:p w14:paraId="61F378D5" w14:textId="4D6DA22B" w:rsidR="00D37420" w:rsidRPr="00046412" w:rsidRDefault="00D37420" w:rsidP="00046412">
            <w:pPr>
              <w:widowControl w:val="0"/>
              <w:spacing w:before="0" w:beforeAutospacing="0" w:after="0" w:afterAutospacing="0" w:line="240" w:lineRule="auto"/>
              <w:outlineLvl w:val="2"/>
              <w:rPr>
                <w:rFonts w:ascii="Times New Roman" w:eastAsia="Times New Roman" w:hAnsi="Times New Roman"/>
                <w:sz w:val="24"/>
                <w:szCs w:val="24"/>
                <w:rtl/>
                <w:lang w:eastAsia="he-IL"/>
              </w:rPr>
            </w:pPr>
          </w:p>
        </w:tc>
        <w:tc>
          <w:tcPr>
            <w:tcW w:w="2163" w:type="dxa"/>
          </w:tcPr>
          <w:p w14:paraId="546F7592" w14:textId="77777777" w:rsidR="00D37420" w:rsidRPr="00046412" w:rsidRDefault="00D37420" w:rsidP="00D37420">
            <w:pPr>
              <w:widowControl w:val="0"/>
              <w:spacing w:before="0" w:beforeAutospacing="0" w:after="0" w:afterAutospacing="0" w:line="240" w:lineRule="auto"/>
              <w:ind w:left="720"/>
              <w:outlineLvl w:val="2"/>
            </w:pPr>
          </w:p>
          <w:p w14:paraId="52FE34FC" w14:textId="77777777" w:rsidR="00D37420" w:rsidRPr="00046412"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p>
        </w:tc>
      </w:tr>
    </w:tbl>
    <w:p w14:paraId="22379F98"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AF25C6A"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ED03250"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426FECE"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09F337"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3C4384F" w14:textId="77777777" w:rsidR="00D37420" w:rsidRPr="00046412"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39B0F26F" w14:textId="77777777" w:rsidR="00D37420" w:rsidRPr="00046412"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54516DF4" w14:textId="77777777" w:rsidR="00771142" w:rsidRPr="00046412" w:rsidRDefault="00771142"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br w:type="page"/>
      </w:r>
    </w:p>
    <w:p w14:paraId="52F41D7B" w14:textId="77777777" w:rsidR="00F600CB" w:rsidRPr="00046412" w:rsidRDefault="00F600CB"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נספח "ב"</w:t>
      </w:r>
    </w:p>
    <w:p w14:paraId="7A1BCA7A" w14:textId="77777777" w:rsidR="00F600CB" w:rsidRPr="00046412"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hint="cs"/>
          <w:b/>
          <w:bCs/>
          <w:sz w:val="24"/>
          <w:szCs w:val="24"/>
          <w:u w:val="single"/>
          <w:rtl/>
        </w:rPr>
        <w:t xml:space="preserve">פירוט </w:t>
      </w:r>
      <w:r w:rsidRPr="00046412">
        <w:rPr>
          <w:rFonts w:ascii="Times New Roman" w:eastAsia="Times New Roman" w:hAnsi="Times New Roman" w:cs="David"/>
          <w:b/>
          <w:bCs/>
          <w:sz w:val="24"/>
          <w:szCs w:val="24"/>
          <w:u w:val="single"/>
          <w:rtl/>
        </w:rPr>
        <w:t xml:space="preserve">שירותי </w:t>
      </w:r>
      <w:r w:rsidRPr="00046412">
        <w:rPr>
          <w:rFonts w:ascii="Times New Roman" w:eastAsia="Times New Roman" w:hAnsi="Times New Roman" w:cs="David" w:hint="cs"/>
          <w:b/>
          <w:bCs/>
          <w:sz w:val="24"/>
          <w:szCs w:val="24"/>
          <w:u w:val="single"/>
          <w:rtl/>
        </w:rPr>
        <w:t>ה</w:t>
      </w:r>
      <w:r w:rsidR="00B06D6A" w:rsidRPr="00046412">
        <w:rPr>
          <w:rFonts w:ascii="Times New Roman" w:eastAsia="Times New Roman" w:hAnsi="Times New Roman" w:cs="David" w:hint="cs"/>
          <w:b/>
          <w:bCs/>
          <w:sz w:val="24"/>
          <w:szCs w:val="24"/>
          <w:u w:val="single"/>
          <w:rtl/>
        </w:rPr>
        <w:t>יועץ</w:t>
      </w:r>
    </w:p>
    <w:p w14:paraId="17339F83" w14:textId="77777777" w:rsidR="00F600CB" w:rsidRPr="00046412" w:rsidRDefault="00F600CB" w:rsidP="00F600CB">
      <w:pPr>
        <w:spacing w:before="0" w:beforeAutospacing="0" w:after="0" w:afterAutospacing="0" w:line="240" w:lineRule="auto"/>
        <w:rPr>
          <w:rFonts w:ascii="Times New Roman" w:eastAsia="Times New Roman" w:hAnsi="Times New Roman" w:cs="David"/>
          <w:sz w:val="24"/>
          <w:szCs w:val="24"/>
          <w:rtl/>
        </w:rPr>
      </w:pPr>
    </w:p>
    <w:p w14:paraId="327B1B5D"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b/>
          <w:bCs/>
          <w:sz w:val="24"/>
          <w:szCs w:val="24"/>
          <w:rtl/>
        </w:rPr>
      </w:pPr>
      <w:r w:rsidRPr="00046412">
        <w:rPr>
          <w:rFonts w:ascii="Times New Roman" w:eastAsia="Times New Roman" w:hAnsi="Times New Roman" w:cs="David" w:hint="cs"/>
          <w:b/>
          <w:bCs/>
          <w:sz w:val="24"/>
          <w:szCs w:val="24"/>
          <w:rtl/>
        </w:rPr>
        <w:t>1</w:t>
      </w:r>
      <w:r w:rsidRPr="00046412">
        <w:rPr>
          <w:rFonts w:ascii="Times New Roman" w:eastAsia="Times New Roman" w:hAnsi="Times New Roman" w:cs="David"/>
          <w:b/>
          <w:bCs/>
          <w:sz w:val="24"/>
          <w:szCs w:val="24"/>
          <w:rtl/>
        </w:rPr>
        <w:t>.</w:t>
      </w:r>
      <w:r w:rsidRPr="00046412">
        <w:rPr>
          <w:rFonts w:ascii="Times New Roman" w:eastAsia="Times New Roman" w:hAnsi="Times New Roman" w:cs="David"/>
          <w:b/>
          <w:bCs/>
          <w:sz w:val="24"/>
          <w:szCs w:val="24"/>
          <w:rtl/>
        </w:rPr>
        <w:tab/>
      </w:r>
      <w:r w:rsidRPr="00046412">
        <w:rPr>
          <w:rFonts w:ascii="Times New Roman" w:eastAsia="Times New Roman" w:hAnsi="Times New Roman" w:cs="David"/>
          <w:b/>
          <w:bCs/>
          <w:sz w:val="24"/>
          <w:szCs w:val="24"/>
          <w:u w:val="single"/>
          <w:rtl/>
        </w:rPr>
        <w:t>כללי</w:t>
      </w:r>
      <w:r w:rsidRPr="00046412">
        <w:rPr>
          <w:rFonts w:ascii="Times New Roman" w:eastAsia="Times New Roman" w:hAnsi="Times New Roman" w:cs="David"/>
          <w:b/>
          <w:bCs/>
          <w:sz w:val="24"/>
          <w:szCs w:val="24"/>
          <w:rtl/>
        </w:rPr>
        <w:t>:</w:t>
      </w:r>
    </w:p>
    <w:p w14:paraId="37D59028"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1708326A" w14:textId="77777777" w:rsidR="00F600CB" w:rsidRPr="00046412"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הכנת פרוגרמת תאימות אלקטרו-מגנטית ומיגון מפני ק</w:t>
      </w:r>
      <w:r w:rsidR="00D37420" w:rsidRPr="00046412">
        <w:rPr>
          <w:rFonts w:ascii="Times New Roman" w:eastAsia="Times New Roman" w:hAnsi="Times New Roman" w:cs="David"/>
          <w:sz w:val="24"/>
          <w:szCs w:val="24"/>
          <w:rtl/>
          <w:lang w:eastAsia="he-IL"/>
        </w:rPr>
        <w:t>רינה במבנים, מתן הנחיות והכנת ת</w:t>
      </w:r>
      <w:r w:rsidRPr="00046412">
        <w:rPr>
          <w:rFonts w:ascii="Times New Roman" w:eastAsia="Times New Roman" w:hAnsi="Times New Roman" w:cs="David"/>
          <w:sz w:val="24"/>
          <w:szCs w:val="24"/>
          <w:rtl/>
          <w:lang w:eastAsia="he-IL"/>
        </w:rPr>
        <w:t>כניות ומפרטים טכניים,</w:t>
      </w:r>
      <w:r w:rsidR="00D37420"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hint="cs"/>
          <w:sz w:val="24"/>
          <w:szCs w:val="24"/>
          <w:rtl/>
          <w:lang w:eastAsia="he-IL"/>
        </w:rPr>
        <w:t>לפי כל התקנים והדרישות הקיימים</w:t>
      </w:r>
      <w:r w:rsidRPr="00046412">
        <w:rPr>
          <w:rFonts w:ascii="Times New Roman" w:eastAsia="Times New Roman" w:hAnsi="Times New Roman" w:cs="David"/>
          <w:sz w:val="24"/>
          <w:szCs w:val="24"/>
          <w:rtl/>
          <w:lang w:eastAsia="he-IL"/>
        </w:rPr>
        <w:t xml:space="preserve"> אשר יכללו בין היתר את הפרטים הבאים:</w:t>
      </w:r>
    </w:p>
    <w:p w14:paraId="3082C4DB"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שטף השדה המגנטי </w:t>
      </w:r>
      <w:r w:rsidRPr="00046412">
        <w:rPr>
          <w:rFonts w:ascii="Times New Roman" w:eastAsia="Times New Roman" w:hAnsi="Times New Roman" w:cs="David" w:hint="cs"/>
          <w:sz w:val="24"/>
          <w:szCs w:val="24"/>
          <w:rtl/>
          <w:lang w:eastAsia="he-IL"/>
        </w:rPr>
        <w:t>במבנים השונים.</w:t>
      </w:r>
      <w:r w:rsidRPr="00046412">
        <w:rPr>
          <w:rFonts w:ascii="Times New Roman" w:eastAsia="Times New Roman" w:hAnsi="Times New Roman" w:cs="David"/>
          <w:sz w:val="24"/>
          <w:szCs w:val="24"/>
          <w:rtl/>
          <w:lang w:eastAsia="he-IL"/>
        </w:rPr>
        <w:t>.</w:t>
      </w:r>
    </w:p>
    <w:p w14:paraId="23C6CFD1"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השפעת קווי מתח </w:t>
      </w:r>
      <w:r w:rsidRPr="00046412">
        <w:rPr>
          <w:rFonts w:ascii="Times New Roman" w:eastAsia="Times New Roman" w:hAnsi="Times New Roman" w:cs="David" w:hint="cs"/>
          <w:sz w:val="24"/>
          <w:szCs w:val="24"/>
          <w:rtl/>
          <w:lang w:eastAsia="he-IL"/>
        </w:rPr>
        <w:t>גבוה או מקור חשמלי אחר סמוכים (אם קיימים).</w:t>
      </w:r>
    </w:p>
    <w:p w14:paraId="1D1F38A1"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 xml:space="preserve">אומדן </w:t>
      </w:r>
      <w:r w:rsidRPr="00046412">
        <w:rPr>
          <w:rFonts w:ascii="Times New Roman" w:eastAsia="Times New Roman" w:hAnsi="Times New Roman" w:cs="David" w:hint="cs"/>
          <w:sz w:val="24"/>
          <w:szCs w:val="24"/>
          <w:rtl/>
          <w:lang w:eastAsia="he-IL"/>
        </w:rPr>
        <w:t xml:space="preserve">שטף </w:t>
      </w:r>
      <w:r w:rsidRPr="00046412">
        <w:rPr>
          <w:rFonts w:ascii="Times New Roman" w:eastAsia="Times New Roman" w:hAnsi="Times New Roman" w:cs="David"/>
          <w:sz w:val="24"/>
          <w:szCs w:val="24"/>
          <w:rtl/>
          <w:lang w:eastAsia="he-IL"/>
        </w:rPr>
        <w:t>השדה המגנטי</w:t>
      </w:r>
      <w:r w:rsidRPr="00046412">
        <w:rPr>
          <w:rFonts w:ascii="Times New Roman" w:eastAsia="Times New Roman" w:hAnsi="Times New Roman" w:cs="David" w:hint="cs"/>
          <w:sz w:val="24"/>
          <w:szCs w:val="24"/>
          <w:rtl/>
          <w:lang w:eastAsia="he-IL"/>
        </w:rPr>
        <w:t>:</w:t>
      </w:r>
    </w:p>
    <w:p w14:paraId="51CC38B3"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תשתיות חברת החשמל ובכניסה למתחם.</w:t>
      </w:r>
    </w:p>
    <w:p w14:paraId="22A81E6B"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מרכזי אנרגיה, חדרי שנאים של חברת החשמל ככל שיהיו במתחם הפרויקט.</w:t>
      </w:r>
    </w:p>
    <w:p w14:paraId="26A3BE39"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מרכזי אנרגיה, חדרי שנאים פרטיים ככל שיהיו במתחם הפרויקט.</w:t>
      </w:r>
    </w:p>
    <w:p w14:paraId="72C551E4"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לוחות חשמל מתח נמוך ראשיים ומשניים.</w:t>
      </w:r>
    </w:p>
    <w:p w14:paraId="16E39915"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ריכוזי מונים קומתיים.</w:t>
      </w:r>
    </w:p>
    <w:p w14:paraId="34747AD8"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תשתיות חשמל אופקיות ואנכיות העוברות בפירים.</w:t>
      </w:r>
    </w:p>
    <w:p w14:paraId="73997D7E"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תכנו</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 xml:space="preserve"> מיגון להגבלת חשיפת אדם לקרינה </w:t>
      </w:r>
      <w:r w:rsidRPr="00046412">
        <w:rPr>
          <w:rFonts w:ascii="Times New Roman" w:eastAsia="Times New Roman" w:hAnsi="Times New Roman" w:cs="David" w:hint="cs"/>
          <w:sz w:val="24"/>
          <w:szCs w:val="24"/>
          <w:rtl/>
          <w:lang w:eastAsia="he-IL"/>
        </w:rPr>
        <w:t>אלקטרו-</w:t>
      </w:r>
      <w:r w:rsidRPr="00046412">
        <w:rPr>
          <w:rFonts w:ascii="Times New Roman" w:eastAsia="Times New Roman" w:hAnsi="Times New Roman" w:cs="David"/>
          <w:sz w:val="24"/>
          <w:szCs w:val="24"/>
          <w:rtl/>
          <w:lang w:eastAsia="he-IL"/>
        </w:rPr>
        <w:t>מגנטית.</w:t>
      </w:r>
    </w:p>
    <w:p w14:paraId="6270407C"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טיפול באישור כל הרשויות והגורמים הנדרשים.</w:t>
      </w:r>
    </w:p>
    <w:p w14:paraId="0766BCAD"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בדיקת קרינה בתחום ה- </w:t>
      </w:r>
      <w:r w:rsidRPr="00046412">
        <w:rPr>
          <w:rFonts w:ascii="Times New Roman" w:eastAsia="Times New Roman" w:hAnsi="Times New Roman" w:cs="David"/>
          <w:sz w:val="24"/>
          <w:szCs w:val="24"/>
          <w:lang w:eastAsia="he-IL"/>
        </w:rPr>
        <w:t>RF</w:t>
      </w:r>
      <w:r w:rsidRPr="00046412">
        <w:rPr>
          <w:rFonts w:ascii="Times New Roman" w:eastAsia="Times New Roman" w:hAnsi="Times New Roman" w:cs="David" w:hint="cs"/>
          <w:sz w:val="24"/>
          <w:szCs w:val="24"/>
          <w:rtl/>
          <w:lang w:eastAsia="he-IL"/>
        </w:rPr>
        <w:t xml:space="preserve"> (סלולרי) בסביבת המבנה.</w:t>
      </w:r>
    </w:p>
    <w:p w14:paraId="0B60F458" w14:textId="77777777" w:rsidR="00F600CB" w:rsidRPr="00046412" w:rsidRDefault="00B06D6A"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יועץ</w:t>
      </w:r>
      <w:r w:rsidR="00F600CB"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sz w:val="24"/>
          <w:szCs w:val="24"/>
          <w:rtl/>
          <w:lang w:eastAsia="he-IL"/>
        </w:rPr>
        <w:t>יועץ</w:t>
      </w:r>
      <w:r w:rsidR="00F600CB" w:rsidRPr="00046412">
        <w:rPr>
          <w:rFonts w:ascii="Times New Roman" w:eastAsia="Times New Roman" w:hAnsi="Times New Roman" w:cs="David" w:hint="cs"/>
          <w:sz w:val="24"/>
          <w:szCs w:val="24"/>
          <w:rtl/>
          <w:lang w:eastAsia="he-IL"/>
        </w:rPr>
        <w:t xml:space="preserve"> המיגון כנגד קרינה אלקטרומגנטית יהיה כפוף מבחינה מקצועית וניהולית ל</w:t>
      </w:r>
      <w:r w:rsidRPr="00046412">
        <w:rPr>
          <w:rFonts w:ascii="Times New Roman" w:eastAsia="Times New Roman" w:hAnsi="Times New Roman" w:cs="David" w:hint="cs"/>
          <w:sz w:val="24"/>
          <w:szCs w:val="24"/>
          <w:rtl/>
          <w:lang w:eastAsia="he-IL"/>
        </w:rPr>
        <w:t>יועץ</w:t>
      </w:r>
      <w:r w:rsidR="00F600CB" w:rsidRPr="00046412">
        <w:rPr>
          <w:rFonts w:ascii="Times New Roman" w:eastAsia="Times New Roman" w:hAnsi="Times New Roman" w:cs="David" w:hint="cs"/>
          <w:sz w:val="24"/>
          <w:szCs w:val="24"/>
          <w:rtl/>
          <w:lang w:eastAsia="he-IL"/>
        </w:rPr>
        <w:t xml:space="preserve"> החשמל.</w:t>
      </w:r>
    </w:p>
    <w:p w14:paraId="218A8FFD"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כל בדיקה נוספת הנדרשת לפי התקנים והדרישות</w:t>
      </w:r>
    </w:p>
    <w:p w14:paraId="5BC2A357" w14:textId="77777777" w:rsidR="00F600CB" w:rsidRPr="00046412"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u w:val="single"/>
          <w:rtl/>
        </w:rPr>
        <w:t>המהנדס, צוות עובדים ואמצעים</w:t>
      </w:r>
      <w:r w:rsidRPr="00046412">
        <w:rPr>
          <w:rFonts w:ascii="Times New Roman" w:eastAsia="Times New Roman" w:hAnsi="Times New Roman" w:cs="David" w:hint="cs"/>
          <w:sz w:val="24"/>
          <w:szCs w:val="24"/>
          <w:u w:val="single"/>
          <w:rtl/>
        </w:rPr>
        <w:t xml:space="preserve"> של ה</w:t>
      </w:r>
      <w:r w:rsidR="00B06D6A" w:rsidRPr="00046412">
        <w:rPr>
          <w:rFonts w:ascii="Times New Roman" w:eastAsia="Times New Roman" w:hAnsi="Times New Roman" w:cs="David" w:hint="cs"/>
          <w:sz w:val="24"/>
          <w:szCs w:val="24"/>
          <w:u w:val="single"/>
          <w:rtl/>
        </w:rPr>
        <w:t>יועץ</w:t>
      </w:r>
      <w:r w:rsidRPr="00046412">
        <w:rPr>
          <w:rFonts w:ascii="Times New Roman" w:eastAsia="Times New Roman" w:hAnsi="Times New Roman" w:cs="David" w:hint="cs"/>
          <w:sz w:val="24"/>
          <w:szCs w:val="24"/>
          <w:rtl/>
          <w:lang w:eastAsia="he-IL"/>
        </w:rPr>
        <w:t>:</w:t>
      </w:r>
    </w:p>
    <w:p w14:paraId="550136EB" w14:textId="77777777" w:rsidR="00F600CB" w:rsidRPr="00046412" w:rsidRDefault="00F600CB" w:rsidP="00F600CB">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2AA4A7F2"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09CBA8D6"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6518DCE0"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ר</w:t>
      </w:r>
      <w:r w:rsidRPr="00046412">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5DE73FE"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421478FE" w14:textId="77777777" w:rsidR="00F600CB" w:rsidRPr="00046412" w:rsidRDefault="00F600CB" w:rsidP="00F600CB">
      <w:pPr>
        <w:widowControl w:val="0"/>
        <w:spacing w:before="0" w:beforeAutospacing="0" w:after="0" w:afterAutospacing="0" w:line="276" w:lineRule="auto"/>
        <w:rPr>
          <w:rFonts w:ascii="Times New Roman" w:eastAsia="Times New Roman" w:hAnsi="Times New Roman" w:cs="David"/>
          <w:sz w:val="24"/>
          <w:szCs w:val="24"/>
          <w:rtl/>
        </w:rPr>
      </w:pPr>
    </w:p>
    <w:p w14:paraId="26727813" w14:textId="77777777" w:rsidR="00F600CB" w:rsidRPr="00046412" w:rsidRDefault="00F600CB" w:rsidP="00F600CB">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על </w:t>
      </w:r>
      <w:r w:rsidRPr="00046412">
        <w:rPr>
          <w:rFonts w:ascii="Times New Roman" w:eastAsia="Times New Roman" w:hAnsi="Times New Roman" w:cs="David" w:hint="cs"/>
          <w:sz w:val="24"/>
          <w:szCs w:val="24"/>
          <w:rtl/>
          <w:lang w:eastAsia="he-IL"/>
        </w:rPr>
        <w:t>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sz w:val="24"/>
          <w:szCs w:val="24"/>
          <w:rtl/>
          <w:lang w:eastAsia="he-IL"/>
        </w:rPr>
        <w:t xml:space="preserve"> לקבל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בכתב מאת המנהל לפני התחלת כל שלב או לפני כל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 חלקי.</w:t>
      </w:r>
      <w:r w:rsidRPr="00046412">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075358A"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7B93B14B" w14:textId="70BDB7D7" w:rsidR="00F600CB" w:rsidRPr="00046412" w:rsidRDefault="00F600CB" w:rsidP="009C29B7">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 xml:space="preserve">תכנון המיגון כנגד קרינה אלקטרומגנטית יתבצע בתוכנת </w:t>
      </w:r>
      <w:r w:rsidR="009C29B7">
        <w:rPr>
          <w:rFonts w:ascii="Times New Roman" w:eastAsia="Times New Roman" w:hAnsi="Times New Roman" w:cs="David" w:hint="cs"/>
          <w:sz w:val="24"/>
          <w:szCs w:val="24"/>
          <w:rtl/>
          <w:lang w:eastAsia="he-IL"/>
        </w:rPr>
        <w:t xml:space="preserve">אוטוקאד </w:t>
      </w:r>
      <w:r w:rsidRPr="00046412">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תוכנת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 xml:space="preserve">כל תעבורת הקבצים תבוצע באמצעות מערכת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sz w:val="24"/>
          <w:szCs w:val="24"/>
          <w:rtl/>
          <w:lang w:eastAsia="he-IL"/>
        </w:rPr>
        <w:t xml:space="preserve"> בלבד.</w:t>
      </w:r>
    </w:p>
    <w:p w14:paraId="6C0572FE" w14:textId="77777777" w:rsidR="00D37420" w:rsidRPr="00046412" w:rsidRDefault="00D37420" w:rsidP="00D37420">
      <w:pPr>
        <w:pStyle w:val="ListParagraph"/>
        <w:rPr>
          <w:sz w:val="24"/>
          <w:szCs w:val="24"/>
          <w:rtl/>
          <w:lang w:eastAsia="he-IL"/>
        </w:rPr>
      </w:pPr>
    </w:p>
    <w:p w14:paraId="28197814" w14:textId="77777777" w:rsidR="00F600CB" w:rsidRPr="00046412" w:rsidRDefault="00F600CB" w:rsidP="00F600CB">
      <w:pPr>
        <w:spacing w:before="0" w:beforeAutospacing="0" w:after="0" w:afterAutospacing="0" w:line="360" w:lineRule="auto"/>
        <w:ind w:left="1440" w:hanging="739"/>
        <w:rPr>
          <w:rFonts w:ascii="Times New Roman" w:eastAsia="Times New Roman" w:hAnsi="Times New Roman" w:cs="David"/>
          <w:sz w:val="2"/>
          <w:szCs w:val="2"/>
          <w:lang w:eastAsia="he-IL"/>
        </w:rPr>
      </w:pPr>
    </w:p>
    <w:p w14:paraId="74207034" w14:textId="77777777" w:rsidR="00F600CB" w:rsidRPr="00046412" w:rsidRDefault="00F600CB" w:rsidP="00F600CB">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046412">
        <w:rPr>
          <w:rFonts w:ascii="Times New Roman" w:eastAsia="Times New Roman" w:hAnsi="Times New Roman" w:cs="David"/>
          <w:b/>
          <w:bCs/>
          <w:sz w:val="24"/>
          <w:szCs w:val="24"/>
          <w:u w:val="single"/>
          <w:rtl/>
        </w:rPr>
        <w:t>שלבי העבודה ההנדסית ופירוט השירותים</w:t>
      </w:r>
      <w:r w:rsidRPr="00046412">
        <w:rPr>
          <w:rFonts w:ascii="Times New Roman" w:eastAsia="Times New Roman" w:hAnsi="Times New Roman" w:cs="David" w:hint="cs"/>
          <w:b/>
          <w:bCs/>
          <w:sz w:val="24"/>
          <w:szCs w:val="24"/>
          <w:u w:val="single"/>
          <w:rtl/>
        </w:rPr>
        <w:t xml:space="preserve"> </w:t>
      </w:r>
      <w:r w:rsidRPr="00046412">
        <w:rPr>
          <w:rFonts w:ascii="Times New Roman" w:eastAsia="Times New Roman" w:hAnsi="Times New Roman" w:cs="David"/>
          <w:b/>
          <w:bCs/>
          <w:sz w:val="24"/>
          <w:szCs w:val="24"/>
          <w:u w:val="single"/>
          <w:rtl/>
        </w:rPr>
        <w:t>–</w:t>
      </w:r>
      <w:r w:rsidRPr="00046412">
        <w:rPr>
          <w:rFonts w:ascii="Times New Roman" w:eastAsia="Times New Roman" w:hAnsi="Times New Roman" w:cs="David" w:hint="cs"/>
          <w:b/>
          <w:bCs/>
          <w:sz w:val="24"/>
          <w:szCs w:val="24"/>
          <w:u w:val="single"/>
          <w:rtl/>
        </w:rPr>
        <w:t xml:space="preserve"> </w:t>
      </w:r>
      <w:r w:rsidRPr="00046412">
        <w:rPr>
          <w:rFonts w:ascii="Times New Roman" w:eastAsia="Times New Roman" w:hAnsi="Times New Roman" w:cs="David" w:hint="cs"/>
          <w:b/>
          <w:bCs/>
          <w:sz w:val="25"/>
          <w:szCs w:val="25"/>
          <w:u w:val="single"/>
          <w:rtl/>
        </w:rPr>
        <w:t>יעוץ ותכנון מיגון כנגד קרינה אלקטרו-מגנטית</w:t>
      </w:r>
      <w:r w:rsidRPr="00046412">
        <w:rPr>
          <w:rFonts w:ascii="Times New Roman" w:eastAsia="Times New Roman" w:hAnsi="Times New Roman" w:cs="David"/>
          <w:b/>
          <w:bCs/>
          <w:sz w:val="24"/>
          <w:szCs w:val="24"/>
          <w:rtl/>
        </w:rPr>
        <w:t>:</w:t>
      </w:r>
    </w:p>
    <w:p w14:paraId="1B7D6C09"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35A65389"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48DF866F"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העבודה תבוצע בשלבים הכוללים את הש</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רותים כלהלן:</w:t>
      </w:r>
    </w:p>
    <w:p w14:paraId="42353E18"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0F9BFC88"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bookmarkStart w:id="0" w:name="OLE_LINK1"/>
      <w:bookmarkStart w:id="1" w:name="OLE_LINK2"/>
      <w:r w:rsidRPr="00046412">
        <w:rPr>
          <w:rFonts w:ascii="Times New Roman" w:eastAsia="Times New Roman" w:hAnsi="Times New Roman" w:cs="David"/>
          <w:sz w:val="24"/>
          <w:szCs w:val="24"/>
          <w:rtl/>
        </w:rPr>
        <w:t>2.1</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u w:val="single"/>
          <w:rtl/>
        </w:rPr>
        <w:t>ייעוץ מוקדם:</w:t>
      </w:r>
    </w:p>
    <w:bookmarkEnd w:id="0"/>
    <w:bookmarkEnd w:id="1"/>
    <w:p w14:paraId="6E33B0C4" w14:textId="77777777" w:rsidR="00F600CB" w:rsidRPr="00046412" w:rsidRDefault="00F600CB" w:rsidP="00F600CB">
      <w:pPr>
        <w:spacing w:before="0" w:beforeAutospacing="0" w:after="0" w:afterAutospacing="0" w:line="24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  </w:t>
      </w:r>
    </w:p>
    <w:p w14:paraId="5011345B"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בירור </w:t>
      </w:r>
      <w:r w:rsidRPr="00046412">
        <w:rPr>
          <w:rFonts w:ascii="Times New Roman" w:eastAsia="Times New Roman" w:hAnsi="Times New Roman" w:cs="David" w:hint="cs"/>
          <w:sz w:val="24"/>
          <w:szCs w:val="24"/>
          <w:rtl/>
        </w:rPr>
        <w:t>ה</w:t>
      </w:r>
      <w:r w:rsidRPr="00046412">
        <w:rPr>
          <w:rFonts w:ascii="Times New Roman" w:eastAsia="Times New Roman" w:hAnsi="Times New Roman" w:cs="David"/>
          <w:sz w:val="24"/>
          <w:szCs w:val="24"/>
          <w:rtl/>
        </w:rPr>
        <w:t xml:space="preserve">פרוגרמה </w:t>
      </w:r>
      <w:r w:rsidRPr="00046412">
        <w:rPr>
          <w:rFonts w:ascii="Times New Roman" w:eastAsia="Times New Roman" w:hAnsi="Times New Roman" w:cs="David" w:hint="cs"/>
          <w:sz w:val="24"/>
          <w:szCs w:val="24"/>
          <w:rtl/>
        </w:rPr>
        <w:t>ותוכניות הפרויקט עם</w:t>
      </w:r>
      <w:r w:rsidRPr="00046412">
        <w:rPr>
          <w:rFonts w:ascii="Times New Roman" w:eastAsia="Times New Roman" w:hAnsi="Times New Roman" w:cs="David"/>
          <w:sz w:val="24"/>
          <w:szCs w:val="24"/>
          <w:rtl/>
        </w:rPr>
        <w:t xml:space="preserve"> </w:t>
      </w:r>
      <w:r w:rsidRPr="00046412">
        <w:rPr>
          <w:rFonts w:ascii="Times New Roman" w:eastAsia="Times New Roman" w:hAnsi="Times New Roman" w:cs="David" w:hint="cs"/>
          <w:sz w:val="24"/>
          <w:szCs w:val="24"/>
          <w:rtl/>
        </w:rPr>
        <w:t>המזמין והמתכננים</w:t>
      </w:r>
      <w:r w:rsidRPr="00046412">
        <w:rPr>
          <w:rFonts w:ascii="Times New Roman" w:eastAsia="Times New Roman" w:hAnsi="Times New Roman" w:cs="David"/>
          <w:sz w:val="24"/>
          <w:szCs w:val="24"/>
          <w:rtl/>
        </w:rPr>
        <w:t>, ביקורים באתר</w:t>
      </w:r>
      <w:r w:rsidRPr="00046412">
        <w:rPr>
          <w:rFonts w:ascii="Times New Roman" w:eastAsia="Times New Roman" w:hAnsi="Times New Roman" w:cs="David" w:hint="cs"/>
          <w:sz w:val="24"/>
          <w:szCs w:val="24"/>
          <w:rtl/>
        </w:rPr>
        <w:t>,</w:t>
      </w:r>
      <w:r w:rsidRPr="00046412">
        <w:rPr>
          <w:rFonts w:ascii="Times New Roman" w:eastAsia="Times New Roman" w:hAnsi="Times New Roman" w:cs="David"/>
          <w:sz w:val="24"/>
          <w:szCs w:val="24"/>
          <w:rtl/>
        </w:rPr>
        <w:t xml:space="preserve"> איסוף ועיבוד נתונים, חקירות מוקדמות, התייעצות ות</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אום עם יועצים אחרים אשר יועסקו ע"י החברה, השתתפות בישיבות עם היזמים והיועצים.</w:t>
      </w:r>
      <w:r w:rsidRPr="00046412">
        <w:rPr>
          <w:rFonts w:ascii="Times New Roman" w:eastAsia="Times New Roman" w:hAnsi="Times New Roman" w:cs="David" w:hint="cs"/>
          <w:sz w:val="24"/>
          <w:szCs w:val="24"/>
          <w:rtl/>
        </w:rPr>
        <w:t xml:space="preserve"> </w:t>
      </w:r>
      <w:r w:rsidR="00D37420" w:rsidRPr="00046412">
        <w:rPr>
          <w:rFonts w:ascii="Times New Roman" w:eastAsia="Times New Roman" w:hAnsi="Times New Roman" w:cs="David"/>
          <w:sz w:val="24"/>
          <w:szCs w:val="24"/>
          <w:rtl/>
        </w:rPr>
        <w:t>בדיקת ת</w:t>
      </w:r>
      <w:r w:rsidRPr="00046412">
        <w:rPr>
          <w:rFonts w:ascii="Times New Roman" w:eastAsia="Times New Roman" w:hAnsi="Times New Roman" w:cs="David"/>
          <w:sz w:val="24"/>
          <w:szCs w:val="24"/>
          <w:rtl/>
        </w:rPr>
        <w:t>כניות ההגשה, תכניות הבינוי והפיתוח הנופי למתחם כולו, ומתן המלצות וחוו"ד.</w:t>
      </w:r>
    </w:p>
    <w:p w14:paraId="3F12694A"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השתתפות בישיבות היועצים והמתכננים בקשר לתוכניות הפרויקט, בירורים גופים המוסמכים ואצל גורמים אחרים בקשר לבעיות טכניות, חוקיות וכיו"ב הקשורות בתחום עבודות ה</w:t>
      </w:r>
      <w:r w:rsidRPr="00046412">
        <w:rPr>
          <w:rFonts w:ascii="Times New Roman" w:eastAsia="Times New Roman" w:hAnsi="Times New Roman" w:cs="David" w:hint="cs"/>
          <w:sz w:val="24"/>
          <w:szCs w:val="24"/>
          <w:rtl/>
        </w:rPr>
        <w:t>חשמל</w:t>
      </w:r>
      <w:r w:rsidRPr="00046412">
        <w:rPr>
          <w:rFonts w:ascii="Times New Roman" w:eastAsia="Times New Roman" w:hAnsi="Times New Roman" w:cs="David"/>
          <w:sz w:val="24"/>
          <w:szCs w:val="24"/>
          <w:rtl/>
        </w:rPr>
        <w:t>.</w:t>
      </w:r>
    </w:p>
    <w:p w14:paraId="405E1ABE"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הכנת חוות-דעת מוקדמת ותיאור הבעיות העקרוניות, וגיבוש קונספציה בנושא תאימות אלקטרומגנטית. אומדן </w:t>
      </w:r>
      <w:r w:rsidRPr="00046412">
        <w:rPr>
          <w:rFonts w:ascii="Times New Roman" w:eastAsia="Times New Roman" w:hAnsi="Times New Roman" w:cs="David" w:hint="cs"/>
          <w:sz w:val="24"/>
          <w:szCs w:val="24"/>
          <w:rtl/>
        </w:rPr>
        <w:t xml:space="preserve">שטף </w:t>
      </w:r>
      <w:r w:rsidRPr="00046412">
        <w:rPr>
          <w:rFonts w:ascii="Times New Roman" w:eastAsia="Times New Roman" w:hAnsi="Times New Roman" w:cs="David"/>
          <w:sz w:val="24"/>
          <w:szCs w:val="24"/>
          <w:rtl/>
        </w:rPr>
        <w:t>השדה המגנטי מקווי המתח במגרש</w:t>
      </w:r>
      <w:r w:rsidRPr="00046412">
        <w:rPr>
          <w:rFonts w:ascii="Times New Roman" w:eastAsia="Times New Roman" w:hAnsi="Times New Roman" w:cs="David" w:hint="cs"/>
          <w:sz w:val="24"/>
          <w:szCs w:val="24"/>
          <w:rtl/>
        </w:rPr>
        <w:t xml:space="preserve"> (אם קיימים)</w:t>
      </w:r>
      <w:r w:rsidRPr="00046412">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046412">
        <w:rPr>
          <w:rFonts w:ascii="Times New Roman" w:eastAsia="Times New Roman" w:hAnsi="Times New Roman" w:cs="David" w:hint="cs"/>
          <w:sz w:val="24"/>
          <w:szCs w:val="24"/>
          <w:rtl/>
        </w:rPr>
        <w:t>.</w:t>
      </w:r>
    </w:p>
    <w:p w14:paraId="7534C336"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ביקור במקום ע"י מודד מוסמך מטעם המשרד להכנת הסביבה לשם קביעת רמות קרינת הרקע וצילום סביבת האתר וחדרי החשמל.</w:t>
      </w:r>
    </w:p>
    <w:p w14:paraId="0431E6CE"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09702DCD"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בניית מודל של מתקני החשמל וסביבתם, המייצגים את המצב העתידי בשטח והזנתו לתוכנות האנליזה (</w:t>
      </w:r>
      <w:r w:rsidRPr="00046412">
        <w:rPr>
          <w:rFonts w:ascii="Times New Roman" w:eastAsia="Times New Roman" w:hAnsi="Times New Roman" w:cs="David"/>
          <w:sz w:val="24"/>
          <w:szCs w:val="24"/>
        </w:rPr>
        <w:t>EFC-400 v2008</w:t>
      </w:r>
      <w:r w:rsidRPr="00046412">
        <w:rPr>
          <w:rFonts w:ascii="Times New Roman" w:eastAsia="Times New Roman" w:hAnsi="Times New Roman" w:cs="David" w:hint="cs"/>
          <w:sz w:val="24"/>
          <w:szCs w:val="24"/>
          <w:rtl/>
        </w:rPr>
        <w:t>) תוך ביצוע חישובים לפי זרמים "אופייניים" ומרביים.</w:t>
      </w:r>
    </w:p>
    <w:p w14:paraId="2F99D775"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ניתוח תוצאות האנליזה, הפקת מפות/תרשימי קווים שווי ערך של רמות שדה מגנטי חזויות והכנת דו"ח, הכולל חיזוי עוצמות הקרינה בסביבת מתקני החשמל (ירידה עד לרמת </w:t>
      </w:r>
      <w:r w:rsidRPr="00046412">
        <w:rPr>
          <w:rFonts w:ascii="Times New Roman" w:eastAsia="Times New Roman" w:hAnsi="Times New Roman" w:cs="David"/>
          <w:sz w:val="24"/>
          <w:szCs w:val="24"/>
        </w:rPr>
        <w:t>2mG</w:t>
      </w:r>
      <w:r w:rsidRPr="00046412">
        <w:rPr>
          <w:rFonts w:ascii="Times New Roman" w:eastAsia="Times New Roman" w:hAnsi="Times New Roman" w:cs="David" w:hint="cs"/>
          <w:sz w:val="24"/>
          <w:szCs w:val="24"/>
          <w:rtl/>
        </w:rPr>
        <w:t>), בדגש על אזורים מאוישים ברציפות (עמדות ישיבה, חדרי שינה וכו'), מסקנות והמלצות להפחתת רמות השדה המגנטי בסביבת מתקני החשמל (במידת הצורך). כל זאת, בהתאם לדרישות ולמתכונת המשרד להגנת הסביבה.</w:t>
      </w:r>
    </w:p>
    <w:p w14:paraId="3BEB7002"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מסירת הנתונים, הפרוגראמה</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 xml:space="preserve">חוות הדעת </w:t>
      </w:r>
      <w:r w:rsidRPr="00046412">
        <w:rPr>
          <w:rFonts w:ascii="Times New Roman" w:eastAsia="Times New Roman" w:hAnsi="Times New Roman" w:cs="David" w:hint="cs"/>
          <w:sz w:val="24"/>
          <w:szCs w:val="24"/>
          <w:rtl/>
        </w:rPr>
        <w:t xml:space="preserve">וניתוח תוצאות האנליזה </w:t>
      </w:r>
      <w:r w:rsidRPr="00046412">
        <w:rPr>
          <w:rFonts w:ascii="Times New Roman" w:eastAsia="Times New Roman" w:hAnsi="Times New Roman" w:cs="David"/>
          <w:sz w:val="24"/>
          <w:szCs w:val="24"/>
          <w:rtl/>
        </w:rPr>
        <w:t>למזמין, ל</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וכן ליועצים ולמתכננים ולכל גורם אחר שייקבע על</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ידי המזמין.</w:t>
      </w:r>
    </w:p>
    <w:p w14:paraId="5234C1A9"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בחינה ואישור תכניות ראשוניות </w:t>
      </w:r>
      <w:r w:rsidRPr="00046412">
        <w:rPr>
          <w:rFonts w:ascii="Times New Roman" w:eastAsia="Times New Roman" w:hAnsi="Times New Roman" w:cs="David" w:hint="cs"/>
          <w:sz w:val="24"/>
          <w:szCs w:val="24"/>
          <w:rtl/>
        </w:rPr>
        <w:t>של ה</w:t>
      </w:r>
      <w:r w:rsidRPr="00046412">
        <w:rPr>
          <w:rFonts w:ascii="Times New Roman" w:eastAsia="Times New Roman" w:hAnsi="Times New Roman" w:cs="David"/>
          <w:sz w:val="24"/>
          <w:szCs w:val="24"/>
          <w:rtl/>
        </w:rPr>
        <w:t>אדריכל ו</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hint="cs"/>
          <w:sz w:val="24"/>
          <w:szCs w:val="24"/>
          <w:rtl/>
        </w:rPr>
        <w:t xml:space="preserve"> ה</w:t>
      </w:r>
      <w:r w:rsidRPr="00046412">
        <w:rPr>
          <w:rFonts w:ascii="Times New Roman" w:eastAsia="Times New Roman" w:hAnsi="Times New Roman" w:cs="David"/>
          <w:sz w:val="24"/>
          <w:szCs w:val="24"/>
          <w:rtl/>
        </w:rPr>
        <w:t>חשמל.</w:t>
      </w:r>
    </w:p>
    <w:p w14:paraId="4CF64E6E"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 xml:space="preserve">הכנת כל המסמכים הדרושים לצורך קבלת היתר הקמה </w:t>
      </w:r>
      <w:r w:rsidRPr="00046412">
        <w:rPr>
          <w:rFonts w:ascii="Times New Roman" w:eastAsia="Times New Roman" w:hAnsi="Times New Roman" w:cs="David"/>
          <w:sz w:val="24"/>
          <w:szCs w:val="24"/>
          <w:rtl/>
        </w:rPr>
        <w:t>–</w:t>
      </w:r>
      <w:r w:rsidRPr="00046412">
        <w:rPr>
          <w:rFonts w:ascii="Times New Roman" w:eastAsia="Times New Roman" w:hAnsi="Times New Roman" w:cs="David" w:hint="cs"/>
          <w:sz w:val="24"/>
          <w:szCs w:val="24"/>
          <w:rtl/>
        </w:rPr>
        <w:t xml:space="preserve"> בניה ירוקה/ רשות מקומית/ הגנת הסביבה וכו'</w:t>
      </w:r>
      <w:r w:rsidRPr="00046412">
        <w:rPr>
          <w:rFonts w:ascii="Times New Roman" w:eastAsia="Times New Roman" w:hAnsi="Times New Roman" w:cs="David"/>
          <w:sz w:val="24"/>
          <w:szCs w:val="24"/>
          <w:rtl/>
        </w:rPr>
        <w:t xml:space="preserve"> והגשת הבקשות להיתרי הקמה</w:t>
      </w:r>
      <w:r w:rsidRPr="00046412">
        <w:rPr>
          <w:rFonts w:ascii="Times New Roman" w:eastAsia="Times New Roman" w:hAnsi="Times New Roman" w:cs="David" w:hint="cs"/>
          <w:sz w:val="24"/>
          <w:szCs w:val="24"/>
          <w:rtl/>
        </w:rPr>
        <w:t>.</w:t>
      </w:r>
    </w:p>
    <w:p w14:paraId="202BAA3B"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ab/>
        <w:t>2.2</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u w:val="single"/>
          <w:rtl/>
        </w:rPr>
        <w:t>ייעוץ סופי</w:t>
      </w:r>
      <w:r w:rsidRPr="00046412">
        <w:rPr>
          <w:rFonts w:ascii="Times New Roman" w:eastAsia="Times New Roman" w:hAnsi="Times New Roman" w:cs="David"/>
          <w:sz w:val="24"/>
          <w:szCs w:val="24"/>
          <w:rtl/>
        </w:rPr>
        <w:t>:</w:t>
      </w:r>
    </w:p>
    <w:p w14:paraId="462E4BDC"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79211A20"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rPr>
      </w:pPr>
      <w:r w:rsidRPr="00046412">
        <w:rPr>
          <w:rFonts w:ascii="Times New Roman" w:eastAsia="Times New Roman" w:hAnsi="Times New Roman" w:cs="David"/>
          <w:sz w:val="24"/>
          <w:szCs w:val="24"/>
          <w:rtl/>
        </w:rPr>
        <w:t xml:space="preserve">קבלת הנתונים הטכניים של אבי הטיפוס מול </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החשמל.</w:t>
      </w:r>
    </w:p>
    <w:p w14:paraId="05F42A5A"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סיכום אומדן </w:t>
      </w:r>
      <w:r w:rsidRPr="00046412">
        <w:rPr>
          <w:rFonts w:ascii="Times New Roman" w:eastAsia="Times New Roman" w:hAnsi="Times New Roman" w:cs="David" w:hint="cs"/>
          <w:sz w:val="24"/>
          <w:szCs w:val="24"/>
          <w:rtl/>
        </w:rPr>
        <w:t xml:space="preserve">השטף המגנטי </w:t>
      </w:r>
      <w:r w:rsidRPr="00046412">
        <w:rPr>
          <w:rFonts w:ascii="Times New Roman" w:eastAsia="Times New Roman" w:hAnsi="Times New Roman" w:cs="David"/>
          <w:sz w:val="24"/>
          <w:szCs w:val="24"/>
          <w:rtl/>
        </w:rPr>
        <w:t>בדו"ח המפרט את הנתונים והממצאים של האומדן לכל אב טיפוס, כולל טווח בטיחות לערך היעד של השדה המגנטי במפלס אב הטיפוס, לקומה 3 מטר מעליו ולקומה 3 מטר מתחתיו.</w:t>
      </w:r>
    </w:p>
    <w:p w14:paraId="03096164"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לאחר שהמתחם</w:t>
      </w:r>
      <w:r w:rsidRPr="00046412">
        <w:rPr>
          <w:rFonts w:ascii="Times New Roman" w:eastAsia="Times New Roman" w:hAnsi="Times New Roman" w:cs="David" w:hint="cs"/>
          <w:sz w:val="24"/>
          <w:szCs w:val="24"/>
          <w:rtl/>
        </w:rPr>
        <w:t xml:space="preserve"> והמבנים</w:t>
      </w:r>
      <w:r w:rsidRPr="00046412">
        <w:rPr>
          <w:rFonts w:ascii="Times New Roman" w:eastAsia="Times New Roman" w:hAnsi="Times New Roman" w:cs="David"/>
          <w:sz w:val="24"/>
          <w:szCs w:val="24"/>
          <w:rtl/>
        </w:rPr>
        <w:t xml:space="preserve"> </w:t>
      </w:r>
      <w:r w:rsidRPr="00046412">
        <w:rPr>
          <w:rFonts w:ascii="Times New Roman" w:eastAsia="Times New Roman" w:hAnsi="Times New Roman" w:cs="David" w:hint="cs"/>
          <w:sz w:val="24"/>
          <w:szCs w:val="24"/>
          <w:rtl/>
        </w:rPr>
        <w:t>יתוכננו</w:t>
      </w:r>
      <w:r w:rsidRPr="00046412">
        <w:rPr>
          <w:rFonts w:ascii="Times New Roman" w:eastAsia="Times New Roman" w:hAnsi="Times New Roman" w:cs="David"/>
          <w:sz w:val="24"/>
          <w:szCs w:val="24"/>
          <w:rtl/>
        </w:rPr>
        <w:t xml:space="preserve"> ומיקום כל המרכיבים החשמליים </w:t>
      </w:r>
      <w:r w:rsidRPr="00046412">
        <w:rPr>
          <w:rFonts w:ascii="Times New Roman" w:eastAsia="Times New Roman" w:hAnsi="Times New Roman" w:cs="David" w:hint="cs"/>
          <w:sz w:val="24"/>
          <w:szCs w:val="24"/>
          <w:rtl/>
        </w:rPr>
        <w:t>בהם</w:t>
      </w:r>
      <w:r w:rsidRPr="00046412">
        <w:rPr>
          <w:rFonts w:ascii="Times New Roman" w:eastAsia="Times New Roman" w:hAnsi="Times New Roman" w:cs="David"/>
          <w:sz w:val="24"/>
          <w:szCs w:val="24"/>
          <w:rtl/>
        </w:rPr>
        <w:t xml:space="preserve"> יהיה ידוע, יערך אומדן של השדה המגנטי מהמקורות-חדרי שנאים, לוחות, כבלים אל סביבתם הקרובה, לבחינת קיום טווח הבטיחות על פי תכנית האכלוס. לצורך זה יידרשו שרטוטי האכלוס והחשמל בפורמט </w:t>
      </w:r>
      <w:r w:rsidRPr="00046412">
        <w:rPr>
          <w:rFonts w:ascii="Times New Roman" w:eastAsia="Times New Roman" w:hAnsi="Times New Roman" w:cs="David"/>
          <w:sz w:val="24"/>
          <w:szCs w:val="24"/>
        </w:rPr>
        <w:t>PDF</w:t>
      </w:r>
      <w:r w:rsidRPr="00046412">
        <w:rPr>
          <w:rFonts w:ascii="Times New Roman" w:eastAsia="Times New Roman" w:hAnsi="Times New Roman" w:cs="David"/>
          <w:sz w:val="24"/>
          <w:szCs w:val="24"/>
          <w:rtl/>
        </w:rPr>
        <w:t>, מהאדריכל ו</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החשמל.</w:t>
      </w:r>
    </w:p>
    <w:p w14:paraId="19E9F0A1"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היה ולאור מיקום מתוכנן של אב טיפוס וקיום חריגה מטווח הבטיחות, יידרש מיגון, </w:t>
      </w:r>
      <w:r w:rsidRPr="00046412">
        <w:rPr>
          <w:rFonts w:ascii="Times New Roman" w:eastAsia="Times New Roman" w:hAnsi="Times New Roman" w:cs="David" w:hint="cs"/>
          <w:sz w:val="24"/>
          <w:szCs w:val="24"/>
          <w:rtl/>
        </w:rPr>
        <w:t xml:space="preserve">יוכן </w:t>
      </w:r>
      <w:r w:rsidRPr="00046412">
        <w:rPr>
          <w:rFonts w:ascii="Times New Roman" w:eastAsia="Times New Roman" w:hAnsi="Times New Roman" w:cs="David"/>
          <w:sz w:val="24"/>
          <w:szCs w:val="24"/>
          <w:rtl/>
        </w:rPr>
        <w:t>מפרט טכני בשילוב כתב כמויות</w:t>
      </w:r>
      <w:r w:rsidRPr="00046412">
        <w:rPr>
          <w:rFonts w:ascii="Times New Roman" w:eastAsia="Times New Roman" w:hAnsi="Times New Roman" w:cs="David" w:hint="cs"/>
          <w:sz w:val="24"/>
          <w:szCs w:val="24"/>
          <w:rtl/>
        </w:rPr>
        <w:t xml:space="preserve"> להפחתת הקרינה לרמות הנדרשות.</w:t>
      </w:r>
    </w:p>
    <w:p w14:paraId="3EC105EA"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המיגון קשור לרמת השדה המגנטי מהחדר במקום בו קיימת שהיית קבע של אדם. לכן תכנון המיגון הוא פרטני לתרחיש, ואין אפשרות לתת מתכונת קבועה מראש לפי חדר.</w:t>
      </w:r>
    </w:p>
    <w:p w14:paraId="0E0CC00C"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הכנה והגשה של המסמכים הדרושים לקבלת היתר הקמה מהמשרד להגנת הסביבה של כלל חדרי השנאים במתחם, לאחר שיהיה תכנון של המתחם ומיקום החדרים בו יהיה מוגדר</w:t>
      </w:r>
      <w:r w:rsidRPr="00046412">
        <w:rPr>
          <w:rFonts w:ascii="Times New Roman" w:eastAsia="Times New Roman" w:hAnsi="Times New Roman" w:cs="David" w:hint="cs"/>
          <w:sz w:val="24"/>
          <w:szCs w:val="24"/>
          <w:rtl/>
        </w:rPr>
        <w:t>.</w:t>
      </w:r>
    </w:p>
    <w:p w14:paraId="1A303E44"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47D16921"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2.3</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u w:val="single"/>
          <w:rtl/>
        </w:rPr>
        <w:t>ייעוץ מפורט</w:t>
      </w:r>
      <w:r w:rsidRPr="00046412">
        <w:rPr>
          <w:rFonts w:ascii="Times New Roman" w:eastAsia="Times New Roman" w:hAnsi="Times New Roman" w:cs="David" w:hint="cs"/>
          <w:sz w:val="24"/>
          <w:szCs w:val="24"/>
          <w:rtl/>
        </w:rPr>
        <w:t>:</w:t>
      </w:r>
    </w:p>
    <w:p w14:paraId="47BAFA31"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6B1D1685"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על-ידי כל הרשויות והגופים הרלבנטיים בנושאי תאימות אלקטרומגנטית והגנה מפני קרינה.</w:t>
      </w:r>
    </w:p>
    <w:p w14:paraId="55F5DBA9"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מתן ייעוץ שוטף למתכננים וליועצים האחרים של המזמין בנושא התאימות האלקטרומגנטית וההגנה מפני קרינה.</w:t>
      </w:r>
    </w:p>
    <w:p w14:paraId="53F8B93C"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אישור התוכניות הרלוונטיות במכון התקנים, חברת החשמל, המשרד להגנת הסביבה ובכל הרשויות הרלוונטיות.</w:t>
      </w:r>
    </w:p>
    <w:p w14:paraId="07E720A5"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הנחיית המתכננים הכנסת תיקונים ושינויים בתכניות ובמסמכים אחרים לפי דרישת הרשויות המוסמכות ו/או המזמין.</w:t>
      </w:r>
    </w:p>
    <w:p w14:paraId="48DC185B"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בדיקה ואישור התכניות, המפרטים וכתבי הכמויות של יתר היועצים לעבודות הרלוונטיות.</w:t>
      </w:r>
    </w:p>
    <w:p w14:paraId="3E9F40A9" w14:textId="77777777" w:rsidR="00D37420" w:rsidRPr="00046412" w:rsidRDefault="00D37420"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הכנת ת</w:t>
      </w:r>
      <w:r w:rsidR="00F600CB" w:rsidRPr="00046412">
        <w:rPr>
          <w:rFonts w:ascii="Times New Roman" w:eastAsia="Times New Roman" w:hAnsi="Times New Roman" w:cs="David" w:hint="cs"/>
          <w:sz w:val="24"/>
          <w:szCs w:val="24"/>
          <w:rtl/>
        </w:rPr>
        <w:t>כניות, מפרטים וכתבי כמויות מפורטים לביצוע עבור מיגון להפחתת הקרינה לרמות הנדרשות, ומתן סיוע בניתוח הצעות המחיר שיתקבלו והמלצות לסיכום.</w:t>
      </w:r>
    </w:p>
    <w:p w14:paraId="7E8078EB" w14:textId="77777777" w:rsidR="00F600CB" w:rsidRPr="00046412" w:rsidRDefault="00F600CB" w:rsidP="00D37420">
      <w:pPr>
        <w:widowControl w:val="0"/>
        <w:spacing w:before="0" w:beforeAutospacing="0" w:after="0" w:afterAutospacing="0" w:line="360" w:lineRule="auto"/>
        <w:jc w:val="both"/>
        <w:rPr>
          <w:rFonts w:ascii="Times New Roman" w:eastAsia="Times New Roman" w:hAnsi="Times New Roman" w:cs="David"/>
          <w:sz w:val="24"/>
          <w:szCs w:val="24"/>
          <w:rtl/>
        </w:rPr>
      </w:pPr>
    </w:p>
    <w:p w14:paraId="21ABD44C"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ab/>
        <w:t>2.4</w:t>
      </w:r>
      <w:r w:rsidRPr="00046412">
        <w:rPr>
          <w:rFonts w:ascii="Times New Roman" w:eastAsia="Times New Roman" w:hAnsi="Times New Roman" w:cs="David"/>
          <w:sz w:val="24"/>
          <w:szCs w:val="24"/>
          <w:rtl/>
        </w:rPr>
        <w:tab/>
      </w:r>
      <w:r w:rsidRPr="00046412">
        <w:rPr>
          <w:rFonts w:ascii="Times New Roman" w:eastAsia="Times New Roman" w:hAnsi="Times New Roman" w:cs="David"/>
          <w:sz w:val="24"/>
          <w:szCs w:val="24"/>
          <w:u w:val="single"/>
          <w:rtl/>
        </w:rPr>
        <w:t>פיקוח עליון בשלב ביצוע המבנה ומערכותיו</w:t>
      </w:r>
      <w:r w:rsidRPr="00046412">
        <w:rPr>
          <w:rFonts w:ascii="Times New Roman" w:eastAsia="Times New Roman" w:hAnsi="Times New Roman" w:cs="David" w:hint="cs"/>
          <w:sz w:val="24"/>
          <w:szCs w:val="24"/>
          <w:u w:val="single"/>
          <w:rtl/>
        </w:rPr>
        <w:t xml:space="preserve"> עד אכלוס ותקופת בדק</w:t>
      </w:r>
      <w:r w:rsidRPr="00046412">
        <w:rPr>
          <w:rFonts w:ascii="Times New Roman" w:eastAsia="Times New Roman" w:hAnsi="Times New Roman" w:cs="David"/>
          <w:sz w:val="24"/>
          <w:szCs w:val="24"/>
          <w:rtl/>
        </w:rPr>
        <w:t>:</w:t>
      </w:r>
    </w:p>
    <w:p w14:paraId="57FC2413"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7F00DD24"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ביקורים באתר בתדירות שתקבע ע"י מנהל הפרויקט,  ע"פ צרכי הביצוע.</w:t>
      </w:r>
    </w:p>
    <w:p w14:paraId="5F30B206"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טיפול בקבלת אישורים להיתר , טופס 4 ולתעודת גמר.</w:t>
      </w:r>
    </w:p>
    <w:p w14:paraId="6A2A8B6F"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לאחר הקמת והפעלת מערכות החשמל (חשמול) במבנים ברמת זרם מספקת, תבוצע בדיקה מעשית (מיפוי) של השדות המגנטיים במבנים ויוכן דו"ח סופי.</w:t>
      </w:r>
    </w:p>
    <w:p w14:paraId="7D3419CE"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מסירת הדו"ח במתוכנת בדיקה מעשית של המשרד להגנת הסביבה, אשר תוצאותיו ינורמלו למצבי צריכה מרביים.</w:t>
      </w:r>
    </w:p>
    <w:p w14:paraId="52CEF709"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לוודא שמתקיים כל  הכתוב  בכתבי הכמויות  והמפרטים  הטכניים  ללא  פשרות.</w:t>
      </w:r>
    </w:p>
    <w:p w14:paraId="68E7F034"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שילוב הפיקוח העליון עם שאר היועצים.</w:t>
      </w:r>
    </w:p>
    <w:p w14:paraId="24F6F639"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מתן ייעוץ לחברה והשתתפות בדיונים ובבירורים עם הקבלן בקשר עם ביצוע הפרויקט,  הן לפני השלמת הפרויקט והן בתקופת הבדק.</w:t>
      </w:r>
    </w:p>
    <w:p w14:paraId="3150C1CC"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ייעוץ למזמין והשתתפות בבירורים עם הקבלנים המבצעים.</w:t>
      </w:r>
    </w:p>
    <w:p w14:paraId="022787D4"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hint="cs"/>
          <w:sz w:val="24"/>
          <w:szCs w:val="24"/>
          <w:rtl/>
        </w:rPr>
        <w:t xml:space="preserve"> ישתתף בכל המסירות הרלוונטיות שיתקיימו בשטח לפי התכנית שאושרה מראש על ידי המזמין כולל הוצאת דוח מסירה בכתב.</w:t>
      </w:r>
    </w:p>
    <w:p w14:paraId="419285E4"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ליווי המזמין מול זכיינים כולל אישור תכניות רלוונטיות.</w:t>
      </w:r>
    </w:p>
    <w:p w14:paraId="2D274650"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הכנת כל המסמכים הדרושים לצורך קבלת היתר הפעלה, והגשתם לרשויות.</w:t>
      </w:r>
    </w:p>
    <w:p w14:paraId="56C1244F"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מעקב אחר הפרויקט בזמן תקופת הבדק והאחריות.</w:t>
      </w:r>
    </w:p>
    <w:p w14:paraId="4A9ABBD9"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בדיקה סופית ומתן אישור על השלמת העבודות והתחלת שנת האחריות.</w:t>
      </w:r>
    </w:p>
    <w:p w14:paraId="2D2542CF"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 מתן עזרה למזמין ככל שיידרש במקרה של בירור תביעות מצד קבלנים, ספקים או דיירים, לרבות מתן סיוע בפני בתי המשפט ובהכנת תביעה ו/או כתב הגנה בתאום עם היועצים המשפטיים של המזמין.</w:t>
      </w:r>
    </w:p>
    <w:p w14:paraId="0980C3EA"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2BE88AC7" w14:textId="77777777" w:rsidR="00F600CB" w:rsidRPr="00046412"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3.</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1320B290" w14:textId="77777777" w:rsidR="00F600CB" w:rsidRPr="00046412"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4</w:t>
      </w:r>
      <w:r w:rsidRPr="00046412">
        <w:rPr>
          <w:rFonts w:ascii="Times New Roman" w:eastAsia="Times New Roman" w:hAnsi="Times New Roman" w:cs="David"/>
          <w:sz w:val="24"/>
          <w:szCs w:val="24"/>
          <w:rtl/>
        </w:rPr>
        <w:t>.</w:t>
      </w:r>
      <w:r w:rsidRPr="00046412">
        <w:rPr>
          <w:rFonts w:ascii="Times New Roman" w:eastAsia="Times New Roman" w:hAnsi="Times New Roman" w:cs="David"/>
          <w:sz w:val="24"/>
          <w:szCs w:val="24"/>
          <w:rtl/>
        </w:rPr>
        <w:tab/>
        <w:t xml:space="preserve">נציג המזמין רשאי להזמין </w:t>
      </w:r>
      <w:r w:rsidRPr="00046412">
        <w:rPr>
          <w:rFonts w:ascii="Times New Roman" w:eastAsia="Times New Roman" w:hAnsi="Times New Roman" w:cs="David" w:hint="cs"/>
          <w:sz w:val="24"/>
          <w:szCs w:val="24"/>
          <w:rtl/>
        </w:rPr>
        <w:t>מה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686EEF9D" w14:textId="77777777" w:rsidR="00F600CB" w:rsidRPr="00046412" w:rsidRDefault="00F600CB" w:rsidP="00F600CB">
      <w:pPr>
        <w:spacing w:before="0" w:beforeAutospacing="0" w:after="0" w:afterAutospacing="0" w:line="360" w:lineRule="auto"/>
        <w:ind w:left="740" w:hanging="748"/>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5</w:t>
      </w:r>
      <w:r w:rsidRPr="00046412">
        <w:rPr>
          <w:rFonts w:ascii="Times New Roman" w:eastAsia="Times New Roman" w:hAnsi="Times New Roman" w:cs="David"/>
          <w:sz w:val="24"/>
          <w:szCs w:val="24"/>
          <w:rtl/>
        </w:rPr>
        <w:t>.</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rtl/>
        </w:rPr>
        <w:t>יובהר כדלקמן:</w:t>
      </w:r>
    </w:p>
    <w:p w14:paraId="02EB47CF" w14:textId="304B4D6F" w:rsidR="00F600CB" w:rsidRPr="00046412" w:rsidRDefault="00F600CB" w:rsidP="009C29B7">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העבודה הממוחשבת בפרויקט תיערך בתכנת </w:t>
      </w:r>
      <w:r w:rsidR="009C29B7">
        <w:rPr>
          <w:rFonts w:ascii="Times New Roman" w:eastAsia="Times New Roman" w:hAnsi="Times New Roman" w:cs="David" w:hint="cs"/>
          <w:sz w:val="24"/>
          <w:szCs w:val="24"/>
        </w:rPr>
        <w:t xml:space="preserve">REVIT </w:t>
      </w:r>
      <w:r w:rsidR="009C29B7">
        <w:rPr>
          <w:rFonts w:ascii="Times New Roman" w:eastAsia="Times New Roman" w:hAnsi="Times New Roman" w:cs="David" w:hint="cs"/>
          <w:sz w:val="24"/>
          <w:szCs w:val="24"/>
          <w:rtl/>
        </w:rPr>
        <w:t xml:space="preserve">  , </w:t>
      </w:r>
      <w:r w:rsidRPr="00046412">
        <w:rPr>
          <w:rFonts w:ascii="Times New Roman" w:eastAsia="Times New Roman" w:hAnsi="Times New Roman" w:cs="David"/>
          <w:sz w:val="24"/>
          <w:szCs w:val="24"/>
          <w:rtl/>
        </w:rPr>
        <w:t xml:space="preserve">על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לדאוג לעמדות עבודה וכ"א מוכשר במשרדו בהתאם.</w:t>
      </w:r>
    </w:p>
    <w:p w14:paraId="172E87A6" w14:textId="77777777" w:rsidR="00F600CB" w:rsidRPr="00046412"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כל קבצי התכנון והמסמכים השונים יוטענו למערכת ה-</w:t>
      </w:r>
      <w:r w:rsidRPr="00046412">
        <w:rPr>
          <w:rFonts w:ascii="Times New Roman" w:eastAsia="Times New Roman" w:hAnsi="Times New Roman" w:cs="David"/>
          <w:sz w:val="24"/>
          <w:szCs w:val="24"/>
        </w:rPr>
        <w:t>@view</w:t>
      </w:r>
      <w:r w:rsidRPr="00046412">
        <w:rPr>
          <w:rFonts w:ascii="Times New Roman" w:eastAsia="Times New Roman" w:hAnsi="Times New Roman" w:cs="David"/>
          <w:sz w:val="24"/>
          <w:szCs w:val="24"/>
          <w:rtl/>
        </w:rPr>
        <w:t xml:space="preserve">, תעבורת המידע היחידה הקבילה בפרויקט. </w:t>
      </w:r>
    </w:p>
    <w:p w14:paraId="6F16AEAA" w14:textId="77777777" w:rsidR="00F600CB" w:rsidRPr="00046412"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חשבונות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יוטענו ע"י </w:t>
      </w:r>
      <w:r w:rsidRPr="00046412">
        <w:rPr>
          <w:rFonts w:ascii="Times New Roman" w:eastAsia="Times New Roman" w:hAnsi="Times New Roman" w:cs="David" w:hint="cs"/>
          <w:sz w:val="24"/>
          <w:szCs w:val="24"/>
          <w:rtl/>
        </w:rPr>
        <w:t>המפקח</w:t>
      </w:r>
      <w:r w:rsidRPr="00046412">
        <w:rPr>
          <w:rFonts w:ascii="Times New Roman" w:eastAsia="Times New Roman" w:hAnsi="Times New Roman" w:cs="David"/>
          <w:sz w:val="24"/>
          <w:szCs w:val="24"/>
          <w:rtl/>
        </w:rPr>
        <w:t xml:space="preserve"> למערכת ה-</w:t>
      </w:r>
      <w:r w:rsidRPr="00046412">
        <w:rPr>
          <w:rFonts w:ascii="Times New Roman" w:eastAsia="Times New Roman" w:hAnsi="Times New Roman" w:cs="David"/>
          <w:sz w:val="24"/>
          <w:szCs w:val="24"/>
        </w:rPr>
        <w:t>@view</w:t>
      </w:r>
      <w:r w:rsidRPr="00046412">
        <w:rPr>
          <w:rFonts w:ascii="Times New Roman" w:eastAsia="Times New Roman" w:hAnsi="Times New Roman" w:cs="David"/>
          <w:sz w:val="24"/>
          <w:szCs w:val="24"/>
          <w:rtl/>
        </w:rPr>
        <w:t xml:space="preserve"> לתיקיית "חשבונות מוגשים", כתנאי לטיפול בהם.</w:t>
      </w:r>
    </w:p>
    <w:p w14:paraId="5437ABEA"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sz w:val="24"/>
          <w:szCs w:val="24"/>
          <w:rtl/>
        </w:rPr>
        <w:br w:type="page"/>
      </w:r>
      <w:r w:rsidRPr="00046412">
        <w:rPr>
          <w:rFonts w:ascii="Times New Roman" w:eastAsia="Times New Roman" w:hAnsi="Times New Roman" w:cs="David"/>
          <w:b/>
          <w:bCs/>
          <w:sz w:val="24"/>
          <w:szCs w:val="24"/>
          <w:u w:val="single"/>
          <w:rtl/>
        </w:rPr>
        <w:t>נספח "ג"</w:t>
      </w:r>
    </w:p>
    <w:p w14:paraId="76CB0918"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628DCC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לוח זמנים ושלבי ביצוע</w:t>
      </w:r>
    </w:p>
    <w:p w14:paraId="48AB5A59" w14:textId="77777777" w:rsidR="00F600CB" w:rsidRPr="00046412"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70B5D2CF" w14:textId="77777777" w:rsidR="00F600CB" w:rsidRPr="00046412"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0A653E2C"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לוח הזמנים לי</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690ED1E8" w14:textId="77777777" w:rsidR="00F600CB" w:rsidRPr="00046412"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897ACC3"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המהנדס וצוותו יעסקו בפרויקט לפי הצורך וללא הגבלת זמן.</w:t>
      </w:r>
    </w:p>
    <w:p w14:paraId="6DCB9BDD" w14:textId="77777777" w:rsidR="00F600CB" w:rsidRPr="00046412"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7276432"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7D3BB631" w14:textId="77777777" w:rsidR="00F600CB" w:rsidRPr="00046412"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6C96272"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העביר המזמין </w:t>
      </w:r>
      <w:r w:rsidRPr="00046412">
        <w:rPr>
          <w:rFonts w:ascii="Times New Roman" w:eastAsia="Times New Roman" w:hAnsi="Times New Roman" w:cs="David" w:hint="cs"/>
          <w:sz w:val="24"/>
          <w:szCs w:val="24"/>
          <w:rtl/>
        </w:rPr>
        <w:t>ל</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הערות או הנחיות נוספות לגבי התכניות ו/או המסמכים, יעדכן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046412">
        <w:rPr>
          <w:rFonts w:ascii="Times New Roman" w:eastAsia="Times New Roman" w:hAnsi="Times New Roman" w:cs="David" w:hint="cs"/>
          <w:sz w:val="24"/>
          <w:szCs w:val="24"/>
          <w:rtl/>
        </w:rPr>
        <w:t>ל</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הערותיו ו/או הנחיותיו לגבי תכניות ו/או מסמכים שהוגשו לו על ידי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בתוך 30 יום ממועד הגשתן למזמין.</w:t>
      </w:r>
    </w:p>
    <w:p w14:paraId="26D297F1" w14:textId="77777777" w:rsidR="00F600CB" w:rsidRPr="00046412"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81BBB02"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אם לא יקבע לוח זמנים במעמד חתימת החוזה יעביר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לוח זמנים ראשוני לאישור המנהל תוך 7 ימים ממועד החתימה.</w:t>
      </w:r>
    </w:p>
    <w:p w14:paraId="5AE24059"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34CB83A7" w14:textId="77777777" w:rsidR="00F600CB" w:rsidRPr="00046412"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sz w:val="25"/>
          <w:szCs w:val="24"/>
          <w:rtl/>
        </w:rPr>
        <w:t xml:space="preserve">התקדמות </w:t>
      </w:r>
      <w:r w:rsidRPr="00046412">
        <w:rPr>
          <w:rFonts w:ascii="Times New Roman" w:eastAsia="Times New Roman" w:hAnsi="Times New Roman" w:cs="David" w:hint="cs"/>
          <w:sz w:val="25"/>
          <w:szCs w:val="24"/>
          <w:rtl/>
        </w:rPr>
        <w:t xml:space="preserve">הייעוץ בנושא </w:t>
      </w:r>
      <w:r w:rsidRPr="00046412">
        <w:rPr>
          <w:rFonts w:ascii="Times New Roman" w:eastAsia="Times New Roman" w:hAnsi="Times New Roman" w:cs="David"/>
          <w:sz w:val="25"/>
          <w:szCs w:val="24"/>
          <w:rtl/>
        </w:rPr>
        <w:t>מיגון כנגד קרינה אלקטרו-מגנטית תעשה לפי שלבי הפרויקט ועל פי שינויי תכנון של האדריכל והיועצים, ללא זכות לתוספות שכר.</w:t>
      </w:r>
    </w:p>
    <w:p w14:paraId="7E867807"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5"/>
          <w:szCs w:val="24"/>
          <w:rtl/>
        </w:rPr>
      </w:pPr>
    </w:p>
    <w:p w14:paraId="07B7A6FF" w14:textId="77777777" w:rsidR="00F600CB" w:rsidRPr="00046412"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u w:val="single"/>
          <w:rtl/>
        </w:rPr>
        <w:t>לו"ז עקרוני</w:t>
      </w:r>
      <w:r w:rsidRPr="00046412">
        <w:rPr>
          <w:rFonts w:ascii="Times New Roman" w:eastAsia="Times New Roman" w:hAnsi="Times New Roman" w:cs="David" w:hint="cs"/>
          <w:sz w:val="25"/>
          <w:szCs w:val="24"/>
          <w:rtl/>
        </w:rPr>
        <w:t>:</w:t>
      </w:r>
    </w:p>
    <w:p w14:paraId="2B8E4141"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5"/>
          <w:szCs w:val="24"/>
          <w:rtl/>
        </w:rPr>
      </w:pPr>
    </w:p>
    <w:p w14:paraId="0B6A326F"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rtl/>
        </w:rPr>
        <w:t xml:space="preserve">השלמת תכנון מוקדם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p>
    <w:p w14:paraId="041D7B4F"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rtl/>
        </w:rPr>
        <w:t xml:space="preserve">השלמת תכנון סופי להיתרים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p>
    <w:p w14:paraId="7A1034E7"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rtl/>
        </w:rPr>
        <w:t xml:space="preserve">השלמת תכנון מפורט למכרזים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r w:rsidRPr="00046412" w:rsidDel="000E38B3">
        <w:rPr>
          <w:rFonts w:ascii="Times New Roman" w:eastAsia="Times New Roman" w:hAnsi="Times New Roman" w:cs="David" w:hint="cs"/>
          <w:sz w:val="25"/>
          <w:szCs w:val="24"/>
          <w:rtl/>
        </w:rPr>
        <w:t xml:space="preserve"> </w:t>
      </w:r>
    </w:p>
    <w:p w14:paraId="5ACA6C64"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rtl/>
        </w:rPr>
        <w:t xml:space="preserve">יציאה למכרזים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 xml:space="preserve"> </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r w:rsidRPr="00046412" w:rsidDel="000E38B3">
        <w:rPr>
          <w:rFonts w:ascii="Times New Roman" w:eastAsia="Times New Roman" w:hAnsi="Times New Roman" w:cs="David" w:hint="cs"/>
          <w:sz w:val="25"/>
          <w:szCs w:val="24"/>
          <w:rtl/>
        </w:rPr>
        <w:t xml:space="preserve"> </w:t>
      </w:r>
    </w:p>
    <w:p w14:paraId="22AD1684"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046412">
        <w:rPr>
          <w:rFonts w:ascii="Times New Roman" w:eastAsia="Times New Roman" w:hAnsi="Times New Roman" w:cs="David" w:hint="cs"/>
          <w:sz w:val="25"/>
          <w:szCs w:val="24"/>
          <w:rtl/>
        </w:rPr>
        <w:t xml:space="preserve">השלמת תכנון לביצוע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 xml:space="preserve"> </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r w:rsidRPr="00046412" w:rsidDel="000E38B3">
        <w:rPr>
          <w:rFonts w:ascii="Times New Roman" w:eastAsia="Times New Roman" w:hAnsi="Times New Roman" w:cs="David" w:hint="cs"/>
          <w:sz w:val="25"/>
          <w:szCs w:val="24"/>
          <w:rtl/>
        </w:rPr>
        <w:t xml:space="preserve"> </w:t>
      </w:r>
    </w:p>
    <w:p w14:paraId="654585CA" w14:textId="77777777" w:rsidR="00F600CB" w:rsidRPr="00046412"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372A8D4B" w14:textId="77777777" w:rsidR="00F600CB" w:rsidRPr="00046412"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767B5A3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br w:type="page"/>
        <w:t>נספח "ד"</w:t>
      </w:r>
    </w:p>
    <w:p w14:paraId="75403C34"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C528376"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 xml:space="preserve">שכר </w:t>
      </w:r>
      <w:r w:rsidRPr="00046412">
        <w:rPr>
          <w:rFonts w:ascii="Times New Roman" w:eastAsia="Times New Roman" w:hAnsi="Times New Roman" w:cs="David" w:hint="cs"/>
          <w:b/>
          <w:bCs/>
          <w:sz w:val="24"/>
          <w:szCs w:val="24"/>
          <w:u w:val="single"/>
          <w:rtl/>
        </w:rPr>
        <w:t>ה</w:t>
      </w:r>
      <w:r w:rsidR="00B06D6A" w:rsidRPr="00046412">
        <w:rPr>
          <w:rFonts w:ascii="Times New Roman" w:eastAsia="Times New Roman" w:hAnsi="Times New Roman" w:cs="David" w:hint="cs"/>
          <w:b/>
          <w:bCs/>
          <w:sz w:val="24"/>
          <w:szCs w:val="24"/>
          <w:u w:val="single"/>
          <w:rtl/>
        </w:rPr>
        <w:t>יועץ</w:t>
      </w:r>
    </w:p>
    <w:p w14:paraId="448A2759" w14:textId="77777777" w:rsidR="00F600CB" w:rsidRPr="00046412" w:rsidRDefault="00F600CB" w:rsidP="00F600CB">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2F4BB3F2" w14:textId="514C000A" w:rsidR="00BC1BAE" w:rsidRPr="00046412" w:rsidRDefault="00F600CB" w:rsidP="00FE46EB">
      <w:pPr>
        <w:widowControl w:val="0"/>
        <w:numPr>
          <w:ilvl w:val="0"/>
          <w:numId w:val="17"/>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תמורת ביצוע מלוא שרותי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כמפורט בנספח ב'</w:t>
      </w:r>
      <w:r w:rsidRPr="00046412">
        <w:rPr>
          <w:rFonts w:ascii="Times New Roman" w:eastAsia="Times New Roman" w:hAnsi="Times New Roman" w:cs="David" w:hint="cs"/>
          <w:sz w:val="24"/>
          <w:szCs w:val="24"/>
          <w:rtl/>
        </w:rPr>
        <w:t xml:space="preserve"> ונספח ח'</w:t>
      </w:r>
      <w:r w:rsidRPr="00046412">
        <w:rPr>
          <w:rFonts w:ascii="Times New Roman" w:eastAsia="Times New Roman" w:hAnsi="Times New Roman" w:cs="David"/>
          <w:sz w:val="24"/>
          <w:szCs w:val="24"/>
          <w:rtl/>
        </w:rPr>
        <w:t>, ישלם המזמין ל</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w:t>
      </w:r>
      <w:r w:rsidR="00FE46EB" w:rsidRPr="00046412">
        <w:rPr>
          <w:rFonts w:ascii="Times New Roman" w:eastAsia="Times New Roman" w:hAnsi="Times New Roman" w:cs="David" w:hint="cs"/>
          <w:sz w:val="24"/>
          <w:szCs w:val="24"/>
          <w:rtl/>
        </w:rPr>
        <w:t xml:space="preserve">תמורה </w:t>
      </w:r>
      <w:r w:rsidR="00BC1BAE" w:rsidRPr="00046412">
        <w:rPr>
          <w:rFonts w:ascii="Times New Roman" w:eastAsia="Times New Roman" w:hAnsi="Times New Roman" w:cs="David" w:hint="cs"/>
          <w:sz w:val="24"/>
          <w:szCs w:val="24"/>
          <w:rtl/>
        </w:rPr>
        <w:t>כולל</w:t>
      </w:r>
      <w:r w:rsidR="00FE46EB" w:rsidRPr="00046412">
        <w:rPr>
          <w:rFonts w:ascii="Times New Roman" w:eastAsia="Times New Roman" w:hAnsi="Times New Roman" w:cs="David" w:hint="cs"/>
          <w:sz w:val="24"/>
          <w:szCs w:val="24"/>
          <w:rtl/>
        </w:rPr>
        <w:t xml:space="preserve">ת </w:t>
      </w:r>
      <w:r w:rsidR="00BC1BAE" w:rsidRPr="00046412">
        <w:rPr>
          <w:rFonts w:ascii="Times New Roman" w:eastAsia="Times New Roman" w:hAnsi="Times New Roman" w:cs="David" w:hint="cs"/>
          <w:sz w:val="24"/>
          <w:szCs w:val="24"/>
          <w:rtl/>
        </w:rPr>
        <w:t xml:space="preserve"> לכל מבנה כמפורט להלן  : </w:t>
      </w:r>
    </w:p>
    <w:p w14:paraId="17E85A78" w14:textId="77777777" w:rsidR="00BC1BAE" w:rsidRPr="00046412" w:rsidRDefault="00BC1BAE" w:rsidP="00046412">
      <w:pPr>
        <w:widowControl w:val="0"/>
        <w:spacing w:before="0" w:beforeAutospacing="0" w:after="0" w:afterAutospacing="0" w:line="360" w:lineRule="auto"/>
        <w:ind w:left="720"/>
        <w:jc w:val="both"/>
        <w:rPr>
          <w:rFonts w:ascii="Times New Roman" w:eastAsia="Times New Roman" w:hAnsi="Times New Roman" w:cs="David"/>
          <w:sz w:val="24"/>
          <w:szCs w:val="24"/>
        </w:rPr>
      </w:pPr>
    </w:p>
    <w:p w14:paraId="545C8608" w14:textId="6A8BB11C" w:rsidR="00BC1BAE" w:rsidRPr="00046412" w:rsidRDefault="00BC1BAE" w:rsidP="00046412">
      <w:pPr>
        <w:widowControl w:val="0"/>
        <w:spacing w:before="0" w:beforeAutospacing="0" w:after="0" w:afterAutospacing="0" w:line="360" w:lineRule="auto"/>
        <w:ind w:left="720"/>
        <w:jc w:val="both"/>
        <w:rPr>
          <w:rFonts w:ascii="Times New Roman" w:eastAsia="Times New Roman" w:hAnsi="Times New Roman" w:cs="David"/>
          <w:b/>
          <w:bCs/>
          <w:sz w:val="24"/>
          <w:szCs w:val="24"/>
          <w:u w:val="single"/>
          <w:rtl/>
        </w:rPr>
      </w:pPr>
      <w:r w:rsidRPr="00046412">
        <w:rPr>
          <w:rFonts w:ascii="Times New Roman" w:eastAsia="Times New Roman" w:hAnsi="Times New Roman" w:cs="David" w:hint="eastAsia"/>
          <w:b/>
          <w:bCs/>
          <w:sz w:val="24"/>
          <w:szCs w:val="24"/>
          <w:u w:val="single"/>
          <w:rtl/>
        </w:rPr>
        <w:t>בנינים</w:t>
      </w:r>
      <w:r w:rsidRPr="00046412">
        <w:rPr>
          <w:rFonts w:ascii="Times New Roman" w:eastAsia="Times New Roman" w:hAnsi="Times New Roman" w:cs="David"/>
          <w:b/>
          <w:bCs/>
          <w:sz w:val="24"/>
          <w:szCs w:val="24"/>
          <w:u w:val="single"/>
          <w:rtl/>
        </w:rPr>
        <w:t xml:space="preserve"> למגורים : </w:t>
      </w:r>
    </w:p>
    <w:p w14:paraId="0C166AC6" w14:textId="0D498E32" w:rsidR="00BC1BAE" w:rsidRPr="00046412" w:rsidRDefault="00BC1BAE"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בנין מגורים עד ק+10 קומות:</w:t>
      </w:r>
      <w:r w:rsidRPr="00046412">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4,</w:t>
      </w:r>
      <w:r w:rsidR="00FA699D">
        <w:rPr>
          <w:rFonts w:ascii="Times New Roman" w:eastAsia="Times New Roman" w:hAnsi="Times New Roman" w:cs="David" w:hint="cs"/>
          <w:b/>
          <w:bCs/>
          <w:sz w:val="24"/>
          <w:szCs w:val="24"/>
          <w:rtl/>
        </w:rPr>
        <w:t>5</w:t>
      </w:r>
      <w:r w:rsidRPr="00046412">
        <w:rPr>
          <w:rFonts w:ascii="Times New Roman" w:eastAsia="Times New Roman" w:hAnsi="Times New Roman" w:cs="David" w:hint="cs"/>
          <w:b/>
          <w:bCs/>
          <w:sz w:val="24"/>
          <w:szCs w:val="24"/>
          <w:rtl/>
        </w:rPr>
        <w:t xml:space="preserve">00 ₪ לבנין </w:t>
      </w:r>
      <w:r w:rsidR="00FA699D">
        <w:rPr>
          <w:rFonts w:ascii="Times New Roman" w:eastAsia="Times New Roman" w:hAnsi="Times New Roman" w:cs="David" w:hint="cs"/>
          <w:sz w:val="24"/>
          <w:szCs w:val="24"/>
          <w:rtl/>
        </w:rPr>
        <w:t>.</w:t>
      </w:r>
    </w:p>
    <w:p w14:paraId="51448C15" w14:textId="5AEF8966" w:rsidR="00BC1BAE" w:rsidRPr="00046412" w:rsidRDefault="00BC1BAE"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בנין מגורים מעל  ק+10 קומות:</w:t>
      </w:r>
      <w:r w:rsidRPr="00046412">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7,</w:t>
      </w:r>
      <w:r w:rsidR="00FA699D">
        <w:rPr>
          <w:rFonts w:ascii="Times New Roman" w:eastAsia="Times New Roman" w:hAnsi="Times New Roman" w:cs="David" w:hint="cs"/>
          <w:b/>
          <w:bCs/>
          <w:sz w:val="24"/>
          <w:szCs w:val="24"/>
          <w:rtl/>
        </w:rPr>
        <w:t>500 ₪ לבנין .</w:t>
      </w:r>
      <w:r w:rsidRPr="00046412">
        <w:rPr>
          <w:rFonts w:ascii="Times New Roman" w:eastAsia="Times New Roman" w:hAnsi="Times New Roman" w:cs="David" w:hint="cs"/>
          <w:b/>
          <w:bCs/>
          <w:sz w:val="24"/>
          <w:szCs w:val="24"/>
          <w:rtl/>
        </w:rPr>
        <w:t xml:space="preserve"> </w:t>
      </w:r>
    </w:p>
    <w:p w14:paraId="0BC196F9" w14:textId="77777777" w:rsidR="00BC1BAE" w:rsidRPr="00046412" w:rsidRDefault="00BC1BAE" w:rsidP="00046412">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1CC9903F" w14:textId="676E26A5" w:rsidR="00BC1BAE" w:rsidRPr="00046412" w:rsidRDefault="00BC1BAE" w:rsidP="00046412">
      <w:pPr>
        <w:widowControl w:val="0"/>
        <w:spacing w:before="0" w:beforeAutospacing="0" w:after="0" w:afterAutospacing="0" w:line="360" w:lineRule="auto"/>
        <w:ind w:left="1440"/>
        <w:jc w:val="both"/>
        <w:rPr>
          <w:rFonts w:ascii="Times New Roman" w:eastAsia="Times New Roman" w:hAnsi="Times New Roman" w:cs="David"/>
          <w:b/>
          <w:bCs/>
          <w:sz w:val="24"/>
          <w:szCs w:val="24"/>
          <w:u w:val="single"/>
          <w:rtl/>
        </w:rPr>
      </w:pPr>
      <w:r w:rsidRPr="00046412">
        <w:rPr>
          <w:rFonts w:ascii="Times New Roman" w:eastAsia="Times New Roman" w:hAnsi="Times New Roman" w:cs="David" w:hint="eastAsia"/>
          <w:b/>
          <w:bCs/>
          <w:sz w:val="24"/>
          <w:szCs w:val="24"/>
          <w:u w:val="single"/>
          <w:rtl/>
        </w:rPr>
        <w:t>מבנה</w:t>
      </w:r>
      <w:r w:rsidRPr="00046412">
        <w:rPr>
          <w:rFonts w:ascii="Times New Roman" w:eastAsia="Times New Roman" w:hAnsi="Times New Roman" w:cs="David"/>
          <w:b/>
          <w:bCs/>
          <w:sz w:val="24"/>
          <w:szCs w:val="24"/>
          <w:u w:val="single"/>
          <w:rtl/>
        </w:rPr>
        <w:t xml:space="preserve"> למסחר ו/או תעסוקה ( ללא מגורים ) : </w:t>
      </w:r>
    </w:p>
    <w:p w14:paraId="6E38A82F" w14:textId="7448E87E" w:rsidR="00BC1BAE" w:rsidRPr="00046412" w:rsidRDefault="00BC1BAE"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מבנה  עד ק+5 קומות:</w:t>
      </w:r>
      <w:r w:rsidRPr="00046412">
        <w:rPr>
          <w:rFonts w:ascii="Times New Roman" w:eastAsia="Times New Roman" w:hAnsi="Times New Roman" w:cs="David"/>
          <w:sz w:val="24"/>
          <w:szCs w:val="24"/>
          <w:rtl/>
        </w:rPr>
        <w:tab/>
      </w:r>
      <w:r w:rsidR="00A92587">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00FA699D">
        <w:rPr>
          <w:rFonts w:ascii="Times New Roman" w:eastAsia="Times New Roman" w:hAnsi="Times New Roman" w:cs="David" w:hint="cs"/>
          <w:b/>
          <w:bCs/>
          <w:sz w:val="24"/>
          <w:szCs w:val="24"/>
          <w:rtl/>
        </w:rPr>
        <w:t>9</w:t>
      </w:r>
      <w:r w:rsidRPr="00046412">
        <w:rPr>
          <w:rFonts w:ascii="Times New Roman" w:eastAsia="Times New Roman" w:hAnsi="Times New Roman" w:cs="David" w:hint="cs"/>
          <w:b/>
          <w:bCs/>
          <w:sz w:val="24"/>
          <w:szCs w:val="24"/>
          <w:rtl/>
        </w:rPr>
        <w:t xml:space="preserve">,000 ₪ לבנין </w:t>
      </w:r>
    </w:p>
    <w:p w14:paraId="0E990C50" w14:textId="2BFEE177" w:rsidR="00BC1BAE" w:rsidRPr="00046412" w:rsidRDefault="00BC1BAE"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שכ"ט לכל </w:t>
      </w:r>
      <w:r w:rsidR="00FE46EB" w:rsidRPr="00046412">
        <w:rPr>
          <w:rFonts w:ascii="Times New Roman" w:eastAsia="Times New Roman" w:hAnsi="Times New Roman" w:cs="David" w:hint="cs"/>
          <w:sz w:val="24"/>
          <w:szCs w:val="24"/>
          <w:rtl/>
        </w:rPr>
        <w:t xml:space="preserve"> מבנה </w:t>
      </w:r>
      <w:r w:rsidRPr="00046412">
        <w:rPr>
          <w:rFonts w:ascii="Times New Roman" w:eastAsia="Times New Roman" w:hAnsi="Times New Roman" w:cs="David" w:hint="cs"/>
          <w:sz w:val="24"/>
          <w:szCs w:val="24"/>
          <w:rtl/>
        </w:rPr>
        <w:t xml:space="preserve"> מעל  ק+5 קומות:</w:t>
      </w:r>
      <w:r w:rsidR="00A92587">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1</w:t>
      </w:r>
      <w:r w:rsidR="00FA699D">
        <w:rPr>
          <w:rFonts w:ascii="Times New Roman" w:eastAsia="Times New Roman" w:hAnsi="Times New Roman" w:cs="David" w:hint="cs"/>
          <w:b/>
          <w:bCs/>
          <w:sz w:val="24"/>
          <w:szCs w:val="24"/>
          <w:rtl/>
        </w:rPr>
        <w:t>3</w:t>
      </w:r>
      <w:r w:rsidRPr="00046412">
        <w:rPr>
          <w:rFonts w:ascii="Times New Roman" w:eastAsia="Times New Roman" w:hAnsi="Times New Roman" w:cs="David" w:hint="cs"/>
          <w:b/>
          <w:bCs/>
          <w:sz w:val="24"/>
          <w:szCs w:val="24"/>
          <w:rtl/>
        </w:rPr>
        <w:t xml:space="preserve">,000₪ לבנין </w:t>
      </w:r>
    </w:p>
    <w:p w14:paraId="1886EB84" w14:textId="77777777" w:rsidR="00BC1BAE" w:rsidRPr="00046412" w:rsidRDefault="00BC1BAE" w:rsidP="00BC1BAE">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0B05E18D" w14:textId="37BF0832" w:rsidR="00BC1BAE" w:rsidRPr="00046412" w:rsidRDefault="00A319BD" w:rsidP="00BC1BAE">
      <w:pPr>
        <w:widowControl w:val="0"/>
        <w:spacing w:before="0" w:beforeAutospacing="0" w:after="0" w:afterAutospacing="0" w:line="360" w:lineRule="auto"/>
        <w:ind w:left="1440"/>
        <w:jc w:val="both"/>
        <w:rPr>
          <w:rFonts w:ascii="Times New Roman" w:eastAsia="Times New Roman" w:hAnsi="Times New Roman" w:cs="David"/>
          <w:b/>
          <w:bCs/>
          <w:sz w:val="24"/>
          <w:szCs w:val="24"/>
          <w:rtl/>
        </w:rPr>
      </w:pPr>
      <w:r w:rsidRPr="00046412">
        <w:rPr>
          <w:rFonts w:ascii="Times New Roman" w:eastAsia="Times New Roman" w:hAnsi="Times New Roman" w:cs="David" w:hint="eastAsia"/>
          <w:b/>
          <w:bCs/>
          <w:sz w:val="24"/>
          <w:szCs w:val="24"/>
          <w:rtl/>
        </w:rPr>
        <w:t>בנינים</w:t>
      </w:r>
      <w:r w:rsidRPr="00046412">
        <w:rPr>
          <w:rFonts w:ascii="Times New Roman" w:eastAsia="Times New Roman" w:hAnsi="Times New Roman" w:cs="David"/>
          <w:b/>
          <w:bCs/>
          <w:sz w:val="24"/>
          <w:szCs w:val="24"/>
          <w:rtl/>
        </w:rPr>
        <w:t xml:space="preserve"> למגורים משולבים עם שטחי מסחר ו/או משרדים : </w:t>
      </w:r>
    </w:p>
    <w:p w14:paraId="509BBBEF" w14:textId="2DB40728" w:rsidR="00B273FA" w:rsidRPr="00046412" w:rsidRDefault="00B273FA"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מבנה  עד ק+10 קומות:</w:t>
      </w:r>
      <w:r w:rsidRPr="00046412">
        <w:rPr>
          <w:rFonts w:ascii="Times New Roman" w:eastAsia="Times New Roman" w:hAnsi="Times New Roman" w:cs="David"/>
          <w:sz w:val="24"/>
          <w:szCs w:val="24"/>
          <w:rtl/>
        </w:rPr>
        <w:tab/>
      </w:r>
      <w:r w:rsidR="00A92587">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1</w:t>
      </w:r>
      <w:r w:rsidR="00FA699D">
        <w:rPr>
          <w:rFonts w:ascii="Times New Roman" w:eastAsia="Times New Roman" w:hAnsi="Times New Roman" w:cs="David" w:hint="cs"/>
          <w:b/>
          <w:bCs/>
          <w:sz w:val="24"/>
          <w:szCs w:val="24"/>
          <w:rtl/>
        </w:rPr>
        <w:t>1</w:t>
      </w:r>
      <w:r w:rsidRPr="00046412">
        <w:rPr>
          <w:rFonts w:ascii="Times New Roman" w:eastAsia="Times New Roman" w:hAnsi="Times New Roman" w:cs="David" w:hint="cs"/>
          <w:b/>
          <w:bCs/>
          <w:sz w:val="24"/>
          <w:szCs w:val="24"/>
          <w:rtl/>
        </w:rPr>
        <w:t xml:space="preserve">,000₪ לבנין </w:t>
      </w:r>
    </w:p>
    <w:p w14:paraId="0185A475" w14:textId="66F5D746" w:rsidR="00B273FA" w:rsidRPr="00046412" w:rsidRDefault="00B273FA"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מבנה מעל  ק+10 קומות:</w:t>
      </w:r>
      <w:r w:rsidR="00A92587">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1</w:t>
      </w:r>
      <w:r w:rsidR="00FA699D">
        <w:rPr>
          <w:rFonts w:ascii="Times New Roman" w:eastAsia="Times New Roman" w:hAnsi="Times New Roman" w:cs="David" w:hint="cs"/>
          <w:b/>
          <w:bCs/>
          <w:sz w:val="24"/>
          <w:szCs w:val="24"/>
          <w:rtl/>
        </w:rPr>
        <w:t>3</w:t>
      </w:r>
      <w:r w:rsidRPr="00046412">
        <w:rPr>
          <w:rFonts w:ascii="Times New Roman" w:eastAsia="Times New Roman" w:hAnsi="Times New Roman" w:cs="David" w:hint="cs"/>
          <w:b/>
          <w:bCs/>
          <w:sz w:val="24"/>
          <w:szCs w:val="24"/>
          <w:rtl/>
        </w:rPr>
        <w:t xml:space="preserve">,000₪ לבנין </w:t>
      </w:r>
    </w:p>
    <w:p w14:paraId="412CE793" w14:textId="77777777" w:rsidR="00B273FA" w:rsidRPr="00046412" w:rsidRDefault="00B273FA" w:rsidP="00B273FA">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4A52B628" w14:textId="14D81D5F" w:rsidR="00B273FA" w:rsidRPr="00046412" w:rsidRDefault="00B273FA" w:rsidP="00046412">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למען הסר ספק , כל המחירים המצוינים לעיל לכל סוגי המבנים כלול בשכ"ט </w:t>
      </w:r>
      <w:r w:rsidR="00046412">
        <w:rPr>
          <w:rFonts w:ascii="Times New Roman" w:eastAsia="Times New Roman" w:hAnsi="Times New Roman" w:cs="David" w:hint="cs"/>
          <w:sz w:val="24"/>
          <w:szCs w:val="24"/>
          <w:rtl/>
        </w:rPr>
        <w:t xml:space="preserve">לרבות </w:t>
      </w:r>
      <w:r w:rsidRPr="00046412">
        <w:rPr>
          <w:rFonts w:ascii="Times New Roman" w:eastAsia="Times New Roman" w:hAnsi="Times New Roman" w:cs="David" w:hint="cs"/>
          <w:sz w:val="24"/>
          <w:szCs w:val="24"/>
          <w:rtl/>
        </w:rPr>
        <w:t>הת</w:t>
      </w:r>
      <w:r w:rsidR="00046412">
        <w:rPr>
          <w:rFonts w:ascii="Times New Roman" w:eastAsia="Times New Roman" w:hAnsi="Times New Roman" w:cs="David" w:hint="cs"/>
          <w:sz w:val="24"/>
          <w:szCs w:val="24"/>
          <w:rtl/>
        </w:rPr>
        <w:t>י</w:t>
      </w:r>
      <w:r w:rsidRPr="00046412">
        <w:rPr>
          <w:rFonts w:ascii="Times New Roman" w:eastAsia="Times New Roman" w:hAnsi="Times New Roman" w:cs="David" w:hint="cs"/>
          <w:sz w:val="24"/>
          <w:szCs w:val="24"/>
          <w:rtl/>
        </w:rPr>
        <w:t>יחסות ובדיקת</w:t>
      </w:r>
      <w:r w:rsidR="00FE46EB" w:rsidRPr="00046412">
        <w:rPr>
          <w:rFonts w:ascii="Times New Roman" w:eastAsia="Times New Roman" w:hAnsi="Times New Roman" w:cs="David" w:hint="cs"/>
          <w:sz w:val="24"/>
          <w:szCs w:val="24"/>
          <w:rtl/>
        </w:rPr>
        <w:t xml:space="preserve"> : </w:t>
      </w:r>
      <w:r w:rsidRPr="00046412">
        <w:rPr>
          <w:rFonts w:ascii="Times New Roman" w:eastAsia="Times New Roman" w:hAnsi="Times New Roman" w:cs="David" w:hint="cs"/>
          <w:sz w:val="24"/>
          <w:szCs w:val="24"/>
          <w:rtl/>
        </w:rPr>
        <w:t>מרתפים</w:t>
      </w:r>
      <w:r w:rsidR="00046412">
        <w:rPr>
          <w:rFonts w:ascii="Times New Roman" w:eastAsia="Times New Roman" w:hAnsi="Times New Roman" w:cs="David" w:hint="cs"/>
          <w:sz w:val="24"/>
          <w:szCs w:val="24"/>
          <w:rtl/>
        </w:rPr>
        <w:t xml:space="preserve">, </w:t>
      </w:r>
      <w:r w:rsidR="008867A0">
        <w:rPr>
          <w:rFonts w:ascii="Times New Roman" w:eastAsia="Times New Roman" w:hAnsi="Times New Roman" w:cs="David" w:hint="cs"/>
          <w:sz w:val="24"/>
          <w:szCs w:val="24"/>
          <w:rtl/>
        </w:rPr>
        <w:t xml:space="preserve">פיתוח , </w:t>
      </w:r>
      <w:r w:rsidRPr="00046412">
        <w:rPr>
          <w:rFonts w:ascii="Times New Roman" w:eastAsia="Times New Roman" w:hAnsi="Times New Roman" w:cs="David" w:hint="cs"/>
          <w:sz w:val="24"/>
          <w:szCs w:val="24"/>
          <w:rtl/>
        </w:rPr>
        <w:t xml:space="preserve">חד"ט במגרש </w:t>
      </w:r>
      <w:r w:rsidR="00FE46EB" w:rsidRPr="00046412">
        <w:rPr>
          <w:rFonts w:ascii="Times New Roman" w:eastAsia="Times New Roman" w:hAnsi="Times New Roman" w:cs="David" w:hint="cs"/>
          <w:sz w:val="24"/>
          <w:szCs w:val="24"/>
          <w:rtl/>
        </w:rPr>
        <w:t>ו/או סמוכים למבנה ממגרש סמוך , שצ"פ</w:t>
      </w:r>
      <w:r w:rsidR="00046412">
        <w:rPr>
          <w:rFonts w:ascii="Times New Roman" w:eastAsia="Times New Roman" w:hAnsi="Times New Roman" w:cs="David" w:hint="cs"/>
          <w:sz w:val="24"/>
          <w:szCs w:val="24"/>
          <w:rtl/>
        </w:rPr>
        <w:t xml:space="preserve">ים </w:t>
      </w:r>
      <w:r w:rsidR="00FE46EB" w:rsidRPr="00046412">
        <w:rPr>
          <w:rFonts w:ascii="Times New Roman" w:eastAsia="Times New Roman" w:hAnsi="Times New Roman" w:cs="David" w:hint="cs"/>
          <w:sz w:val="24"/>
          <w:szCs w:val="24"/>
          <w:rtl/>
        </w:rPr>
        <w:t xml:space="preserve"> וכיו"ב </w:t>
      </w:r>
      <w:r w:rsidRPr="00046412">
        <w:rPr>
          <w:rFonts w:ascii="Times New Roman" w:eastAsia="Times New Roman" w:hAnsi="Times New Roman" w:cs="David" w:hint="cs"/>
          <w:sz w:val="24"/>
          <w:szCs w:val="24"/>
          <w:rtl/>
        </w:rPr>
        <w:t xml:space="preserve"> התיחסות לחדרי מיתוג במבנה </w:t>
      </w:r>
      <w:r w:rsidR="00FE46EB" w:rsidRPr="00046412">
        <w:rPr>
          <w:rFonts w:ascii="Times New Roman" w:eastAsia="Times New Roman" w:hAnsi="Times New Roman" w:cs="David" w:hint="cs"/>
          <w:sz w:val="24"/>
          <w:szCs w:val="24"/>
          <w:rtl/>
        </w:rPr>
        <w:t xml:space="preserve"> וכו'</w:t>
      </w:r>
      <w:r w:rsidRPr="00046412">
        <w:rPr>
          <w:rFonts w:ascii="Times New Roman" w:eastAsia="Times New Roman" w:hAnsi="Times New Roman" w:cs="David" w:hint="cs"/>
          <w:sz w:val="24"/>
          <w:szCs w:val="24"/>
          <w:rtl/>
        </w:rPr>
        <w:t xml:space="preserve">. </w:t>
      </w:r>
    </w:p>
    <w:p w14:paraId="0F825E52" w14:textId="77777777" w:rsidR="00FE46EB" w:rsidRPr="00046412" w:rsidRDefault="00FE46EB" w:rsidP="00FE46EB">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6CAAF317" w14:textId="69712278" w:rsidR="00B273FA" w:rsidRPr="00046412" w:rsidRDefault="00B273FA" w:rsidP="00FE46EB">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לצורך פיקוח עליון </w:t>
      </w:r>
      <w:r w:rsidR="00FE46EB" w:rsidRPr="00046412">
        <w:rPr>
          <w:rFonts w:ascii="Times New Roman" w:eastAsia="Times New Roman" w:hAnsi="Times New Roman" w:cs="David" w:hint="cs"/>
          <w:sz w:val="24"/>
          <w:szCs w:val="24"/>
          <w:rtl/>
        </w:rPr>
        <w:t xml:space="preserve">נוסף לאמור לעיל , </w:t>
      </w:r>
      <w:r w:rsidRPr="00046412">
        <w:rPr>
          <w:rFonts w:ascii="Times New Roman" w:eastAsia="Times New Roman" w:hAnsi="Times New Roman" w:cs="David" w:hint="cs"/>
          <w:sz w:val="24"/>
          <w:szCs w:val="24"/>
          <w:rtl/>
        </w:rPr>
        <w:t xml:space="preserve">במידה ויתבקש ויוזמן בכתב </w:t>
      </w:r>
      <w:r w:rsidR="00046412">
        <w:rPr>
          <w:rFonts w:ascii="Times New Roman" w:eastAsia="Times New Roman" w:hAnsi="Times New Roman" w:cs="David" w:hint="cs"/>
          <w:sz w:val="24"/>
          <w:szCs w:val="24"/>
          <w:rtl/>
        </w:rPr>
        <w:t xml:space="preserve">מראש </w:t>
      </w:r>
      <w:r w:rsidRPr="00046412">
        <w:rPr>
          <w:rFonts w:ascii="Times New Roman" w:eastAsia="Times New Roman" w:hAnsi="Times New Roman" w:cs="David" w:hint="cs"/>
          <w:sz w:val="24"/>
          <w:szCs w:val="24"/>
          <w:rtl/>
        </w:rPr>
        <w:t xml:space="preserve">מהמזמין מוסכם שכ"ט בסך 1,000 ₪ לביקור והמצאת דו"ח . </w:t>
      </w:r>
    </w:p>
    <w:p w14:paraId="009037F3" w14:textId="77777777" w:rsidR="00A319BD" w:rsidRPr="00046412" w:rsidRDefault="00A319BD" w:rsidP="00BC1BAE">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043C36D3" w14:textId="77777777" w:rsidR="00F600CB" w:rsidRPr="00046412" w:rsidRDefault="00F600CB" w:rsidP="00F600CB">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2</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sz w:val="20"/>
          <w:szCs w:val="24"/>
          <w:rtl/>
          <w:lang w:eastAsia="he-IL"/>
        </w:rPr>
        <w:tab/>
        <w:t>למען הסר ספק:</w:t>
      </w:r>
    </w:p>
    <w:p w14:paraId="150FEB1C" w14:textId="77777777" w:rsidR="00F600CB" w:rsidRPr="00046412" w:rsidRDefault="00F600CB" w:rsidP="00F600C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EBB5C54" w14:textId="77777777" w:rsidR="00F600CB" w:rsidRPr="00046412"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2</w:t>
      </w:r>
      <w:r w:rsidRPr="00046412">
        <w:rPr>
          <w:rFonts w:ascii="Times New Roman" w:eastAsia="Times New Roman" w:hAnsi="Times New Roman" w:cs="David"/>
          <w:sz w:val="24"/>
          <w:szCs w:val="24"/>
          <w:rtl/>
        </w:rPr>
        <w:t>.1</w:t>
      </w:r>
      <w:r w:rsidRPr="00046412">
        <w:rPr>
          <w:rFonts w:ascii="Times New Roman" w:eastAsia="Times New Roman" w:hAnsi="Times New Roman" w:cs="David"/>
          <w:sz w:val="24"/>
          <w:szCs w:val="24"/>
          <w:rtl/>
        </w:rPr>
        <w:tab/>
        <w:t>מובהר כי שכר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ומועדי התשלום הינם סופיים ומוחלטים, והם לא ישתנו מכל גורם שהו</w:t>
      </w:r>
      <w:r w:rsidRPr="00046412">
        <w:rPr>
          <w:rFonts w:ascii="Times New Roman" w:eastAsia="Times New Roman" w:hAnsi="Times New Roman" w:cs="David" w:hint="cs"/>
          <w:sz w:val="24"/>
          <w:szCs w:val="24"/>
          <w:rtl/>
        </w:rPr>
        <w:t xml:space="preserve">א כמפורט בסעיף 7 לחוזה. </w:t>
      </w:r>
    </w:p>
    <w:p w14:paraId="14D1BD1D"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2</w:t>
      </w:r>
      <w:r w:rsidRPr="00046412">
        <w:rPr>
          <w:rFonts w:ascii="Times New Roman" w:eastAsia="Times New Roman" w:hAnsi="Times New Roman" w:cs="David"/>
          <w:sz w:val="24"/>
          <w:szCs w:val="24"/>
          <w:rtl/>
        </w:rPr>
        <w:t>.</w:t>
      </w:r>
      <w:r w:rsidRPr="00046412">
        <w:rPr>
          <w:rFonts w:ascii="Times New Roman" w:eastAsia="Times New Roman" w:hAnsi="Times New Roman" w:cs="David" w:hint="cs"/>
          <w:sz w:val="24"/>
          <w:szCs w:val="24"/>
          <w:rtl/>
        </w:rPr>
        <w:t>2</w:t>
      </w:r>
      <w:r w:rsidRPr="00046412">
        <w:rPr>
          <w:rFonts w:ascii="Times New Roman" w:eastAsia="Times New Roman" w:hAnsi="Times New Roman" w:cs="David"/>
          <w:sz w:val="24"/>
          <w:szCs w:val="24"/>
          <w:rtl/>
        </w:rPr>
        <w:tab/>
        <w:t>שכר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כולל את כל המפורט בחוזה על כל נספחיו, לרבות נספח ב'</w:t>
      </w:r>
      <w:r w:rsidRPr="00046412">
        <w:rPr>
          <w:rFonts w:ascii="Times New Roman" w:eastAsia="Times New Roman" w:hAnsi="Times New Roman" w:cs="David" w:hint="cs"/>
          <w:sz w:val="24"/>
          <w:szCs w:val="24"/>
          <w:rtl/>
        </w:rPr>
        <w:t xml:space="preserve"> ונספח ח'</w:t>
      </w:r>
      <w:r w:rsidRPr="00046412">
        <w:rPr>
          <w:rFonts w:ascii="Times New Roman" w:eastAsia="Times New Roman" w:hAnsi="Times New Roman" w:cs="David"/>
          <w:sz w:val="24"/>
          <w:szCs w:val="24"/>
          <w:rtl/>
        </w:rPr>
        <w:t>.</w:t>
      </w:r>
    </w:p>
    <w:p w14:paraId="4D50B6A9" w14:textId="77777777" w:rsidR="00F600CB" w:rsidRPr="00046412"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2.3</w:t>
      </w:r>
      <w:r w:rsidRPr="00046412">
        <w:rPr>
          <w:rFonts w:ascii="Times New Roman" w:eastAsia="Times New Roman" w:hAnsi="Times New Roman" w:cs="David" w:hint="cs"/>
          <w:sz w:val="24"/>
          <w:szCs w:val="24"/>
          <w:rtl/>
        </w:rPr>
        <w:tab/>
      </w:r>
      <w:r w:rsidRPr="00046412">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046412">
        <w:rPr>
          <w:rFonts w:ascii="Times New Roman" w:eastAsia="Times New Roman" w:hAnsi="Times New Roman" w:cs="David" w:hint="cs"/>
          <w:sz w:val="24"/>
          <w:szCs w:val="24"/>
          <w:rtl/>
        </w:rPr>
        <w:t>.</w:t>
      </w:r>
    </w:p>
    <w:p w14:paraId="2C7C42EB" w14:textId="77777777" w:rsidR="00F600CB" w:rsidRPr="00046412" w:rsidRDefault="00F600CB" w:rsidP="00F600CB">
      <w:pPr>
        <w:spacing w:before="0" w:beforeAutospacing="0" w:after="0" w:afterAutospacing="0" w:line="360" w:lineRule="auto"/>
        <w:ind w:left="1388" w:hanging="709"/>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2.4</w:t>
      </w:r>
      <w:r w:rsidRPr="00046412">
        <w:rPr>
          <w:rFonts w:ascii="Times New Roman" w:eastAsia="Times New Roman" w:hAnsi="Times New Roman" w:cs="David" w:hint="cs"/>
          <w:sz w:val="24"/>
          <w:szCs w:val="24"/>
          <w:rtl/>
        </w:rPr>
        <w:tab/>
        <w:t xml:space="preserve">על אף האמור בסעיף 3.1 לעיל, </w:t>
      </w:r>
      <w:r w:rsidRPr="00046412">
        <w:rPr>
          <w:rFonts w:ascii="Times New Roman" w:eastAsia="Times New Roman" w:hAnsi="Times New Roman" w:cs="David"/>
          <w:sz w:val="24"/>
          <w:szCs w:val="24"/>
          <w:rtl/>
        </w:rPr>
        <w:t xml:space="preserve">בקשות לתוספת שכר </w:t>
      </w:r>
      <w:r w:rsidRPr="00046412">
        <w:rPr>
          <w:rFonts w:ascii="Times New Roman" w:eastAsia="Times New Roman" w:hAnsi="Times New Roman" w:cs="David" w:hint="cs"/>
          <w:sz w:val="24"/>
          <w:szCs w:val="24"/>
          <w:rtl/>
        </w:rPr>
        <w:t>ידונו בתנאים כמפורט בסעיף 8 לחוזה בלבד.</w:t>
      </w:r>
    </w:p>
    <w:p w14:paraId="0943CFF7" w14:textId="30224172" w:rsidR="00F600CB" w:rsidRPr="00046412" w:rsidRDefault="00F600CB" w:rsidP="00046412">
      <w:pPr>
        <w:spacing w:before="0" w:beforeAutospacing="0" w:after="0" w:afterAutospacing="0" w:line="360" w:lineRule="auto"/>
        <w:ind w:left="1388" w:hanging="709"/>
        <w:jc w:val="both"/>
        <w:rPr>
          <w:rFonts w:ascii="Times New Roman" w:eastAsia="Times New Roman" w:hAnsi="Times New Roman" w:cs="David"/>
          <w:sz w:val="24"/>
          <w:szCs w:val="24"/>
          <w:rtl/>
        </w:rPr>
      </w:pPr>
    </w:p>
    <w:p w14:paraId="098DE2DE" w14:textId="77777777" w:rsidR="00F600CB" w:rsidRPr="00046412" w:rsidRDefault="00F600CB" w:rsidP="00F600CB">
      <w:pPr>
        <w:spacing w:before="0" w:beforeAutospacing="0" w:after="0" w:afterAutospacing="0" w:line="360" w:lineRule="auto"/>
        <w:jc w:val="both"/>
        <w:rPr>
          <w:rFonts w:ascii="Times New Roman" w:eastAsia="Times New Roman" w:hAnsi="Times New Roman" w:cs="David"/>
          <w:sz w:val="24"/>
          <w:szCs w:val="24"/>
        </w:rPr>
      </w:pPr>
    </w:p>
    <w:p w14:paraId="2345119A" w14:textId="423B4DE2" w:rsidR="00D37420" w:rsidRPr="00046412" w:rsidRDefault="00F600CB" w:rsidP="00D37420">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rPr>
        <w:t>3</w:t>
      </w:r>
      <w:r w:rsidRPr="00046412">
        <w:rPr>
          <w:rFonts w:ascii="Times New Roman" w:eastAsia="Times New Roman" w:hAnsi="Times New Roman" w:cs="David"/>
          <w:sz w:val="24"/>
          <w:szCs w:val="24"/>
          <w:rtl/>
        </w:rPr>
        <w:t>.</w:t>
      </w:r>
      <w:r w:rsidRPr="00046412">
        <w:rPr>
          <w:rFonts w:ascii="Times New Roman" w:eastAsia="Times New Roman" w:hAnsi="Times New Roman" w:cs="David"/>
          <w:sz w:val="24"/>
          <w:szCs w:val="24"/>
          <w:rtl/>
        </w:rPr>
        <w:tab/>
      </w:r>
      <w:r w:rsidR="00D37420" w:rsidRPr="00046412">
        <w:rPr>
          <w:rFonts w:ascii="Times New Roman" w:eastAsia="Times New Roman" w:hAnsi="Times New Roman" w:cs="David" w:hint="cs"/>
          <w:sz w:val="20"/>
          <w:szCs w:val="24"/>
          <w:rtl/>
          <w:lang w:eastAsia="he-IL"/>
        </w:rPr>
        <w:t xml:space="preserve">הסכום המפורט בסעיף 1 לעיל יהיה צמוד </w:t>
      </w:r>
      <w:r w:rsidR="00D37420" w:rsidRPr="008867A0">
        <w:rPr>
          <w:rFonts w:ascii="Times New Roman" w:eastAsia="Times New Roman" w:hAnsi="Times New Roman" w:cs="David" w:hint="cs"/>
          <w:b/>
          <w:bCs/>
          <w:sz w:val="20"/>
          <w:szCs w:val="24"/>
          <w:rtl/>
          <w:lang w:eastAsia="he-IL"/>
        </w:rPr>
        <w:t>ל</w:t>
      </w:r>
      <w:sdt>
        <w:sdtPr>
          <w:rPr>
            <w:rFonts w:ascii="Times New Roman" w:eastAsia="Times New Roman" w:hAnsi="Times New Roman" w:cs="David" w:hint="cs"/>
            <w:b/>
            <w:bCs/>
            <w:sz w:val="24"/>
            <w:szCs w:val="24"/>
            <w:rtl/>
          </w:rPr>
          <w:alias w:val="סוג מדד כותרת"/>
          <w:tag w:val="cntMadadTypeTitle"/>
          <w:id w:val="1394936735"/>
          <w:placeholder>
            <w:docPart w:val="3F7CBDAF3EE544DD9B66724F35D3A7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FF3FB0" w:rsidRPr="008867A0">
            <w:rPr>
              <w:rFonts w:ascii="Times New Roman" w:eastAsia="Times New Roman" w:hAnsi="Times New Roman" w:cs="David" w:hint="cs"/>
              <w:b/>
              <w:bCs/>
              <w:sz w:val="24"/>
              <w:szCs w:val="24"/>
              <w:rtl/>
            </w:rPr>
            <w:t>מדד המחירים לצרכן</w:t>
          </w:r>
        </w:sdtContent>
      </w:sdt>
      <w:r w:rsidR="00D37420" w:rsidRPr="008867A0">
        <w:rPr>
          <w:rFonts w:ascii="Times New Roman" w:eastAsia="Times New Roman" w:hAnsi="Times New Roman" w:cs="David" w:hint="cs"/>
          <w:b/>
          <w:bCs/>
          <w:sz w:val="24"/>
          <w:szCs w:val="24"/>
          <w:rtl/>
        </w:rPr>
        <w:br/>
      </w:r>
      <w:sdt>
        <w:sdtPr>
          <w:rPr>
            <w:rFonts w:ascii="Times New Roman" w:eastAsia="Times New Roman" w:hAnsi="Times New Roman" w:cs="David" w:hint="cs"/>
            <w:b/>
            <w:bCs/>
            <w:sz w:val="24"/>
            <w:szCs w:val="24"/>
            <w:rtl/>
          </w:rPr>
          <w:alias w:val="מדד בגין/ידוע - כותרת"/>
          <w:tag w:val="cntIsKnownTitle"/>
          <w:id w:val="1149088069"/>
          <w:placeholder>
            <w:docPart w:val="8D5B29FB7D9E434D8AE6E933C0566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FF3FB0" w:rsidRPr="008867A0">
            <w:rPr>
              <w:rFonts w:ascii="Times New Roman" w:eastAsia="Times New Roman" w:hAnsi="Times New Roman" w:cs="David" w:hint="cs"/>
              <w:b/>
              <w:bCs/>
              <w:sz w:val="24"/>
              <w:szCs w:val="24"/>
              <w:rtl/>
            </w:rPr>
            <w:t>בגין</w:t>
          </w:r>
        </w:sdtContent>
      </w:sdt>
      <w:r w:rsidR="00D37420" w:rsidRPr="008867A0">
        <w:rPr>
          <w:rFonts w:ascii="Times New Roman" w:eastAsia="Times New Roman" w:hAnsi="Times New Roman" w:cs="David" w:hint="cs"/>
          <w:b/>
          <w:bCs/>
          <w:sz w:val="24"/>
          <w:szCs w:val="24"/>
          <w:rtl/>
        </w:rPr>
        <w:t xml:space="preserve"> </w:t>
      </w:r>
      <w:sdt>
        <w:sdtPr>
          <w:rPr>
            <w:rFonts w:ascii="Times New Roman" w:eastAsia="Times New Roman" w:hAnsi="Times New Roman" w:cs="David" w:hint="cs"/>
            <w:b/>
            <w:bCs/>
            <w:sz w:val="24"/>
            <w:szCs w:val="24"/>
            <w:rtl/>
          </w:rPr>
          <w:alias w:val="מדד בסיס"/>
          <w:tag w:val="cntMadadBase"/>
          <w:id w:val="1021983075"/>
          <w:placeholder>
            <w:docPart w:val="969202E9E42E42F4904935E28724B5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3-17T00:00:00Z">
            <w:dateFormat w:val="dd/MM/yyyy"/>
            <w:lid w:val="he-IL"/>
            <w:storeMappedDataAs w:val="dateTime"/>
            <w:calendar w:val="gregorian"/>
          </w:date>
        </w:sdtPr>
        <w:sdtContent>
          <w:r w:rsidR="00FF3FB0" w:rsidRPr="008867A0">
            <w:rPr>
              <w:rFonts w:ascii="Times New Roman" w:eastAsia="Times New Roman" w:hAnsi="Times New Roman" w:cs="David" w:hint="cs"/>
              <w:b/>
              <w:bCs/>
              <w:sz w:val="24"/>
              <w:szCs w:val="24"/>
              <w:rtl/>
            </w:rPr>
            <w:t>‏17/03/2022</w:t>
          </w:r>
        </w:sdtContent>
      </w:sdt>
      <w:r w:rsidR="00D37420" w:rsidRPr="008867A0">
        <w:rPr>
          <w:rFonts w:ascii="Times New Roman" w:eastAsia="Times New Roman" w:hAnsi="Times New Roman" w:cs="David" w:hint="cs"/>
          <w:b/>
          <w:bCs/>
          <w:sz w:val="24"/>
          <w:szCs w:val="24"/>
          <w:rtl/>
        </w:rPr>
        <w:t xml:space="preserve"> (העומד על </w:t>
      </w:r>
      <w:sdt>
        <w:sdtPr>
          <w:rPr>
            <w:rFonts w:ascii="Times New Roman" w:eastAsia="Times New Roman" w:hAnsi="Times New Roman" w:cs="David" w:hint="cs"/>
            <w:b/>
            <w:bCs/>
            <w:sz w:val="24"/>
            <w:szCs w:val="24"/>
            <w:rtl/>
          </w:rPr>
          <w:alias w:val="נקודות מדד"/>
          <w:tag w:val="cntMadadPoints"/>
          <w:id w:val="-217437650"/>
          <w:placeholder>
            <w:docPart w:val="B93B2DAAB9884DDDA65C11058A1C8C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FF3FB0" w:rsidRPr="008867A0">
            <w:rPr>
              <w:rFonts w:ascii="Times New Roman" w:eastAsia="Times New Roman" w:hAnsi="Times New Roman" w:cs="David" w:hint="cs"/>
              <w:b/>
              <w:bCs/>
              <w:sz w:val="24"/>
              <w:szCs w:val="24"/>
              <w:rtl/>
            </w:rPr>
            <w:t>234.5148</w:t>
          </w:r>
        </w:sdtContent>
      </w:sdt>
      <w:r w:rsidR="00D37420" w:rsidRPr="008867A0">
        <w:rPr>
          <w:rFonts w:ascii="Times New Roman" w:eastAsia="Times New Roman" w:hAnsi="Times New Roman" w:cs="David" w:hint="cs"/>
          <w:b/>
          <w:bCs/>
          <w:sz w:val="24"/>
          <w:szCs w:val="24"/>
          <w:rtl/>
        </w:rPr>
        <w:t xml:space="preserve"> נקודות) </w:t>
      </w:r>
      <w:r w:rsidR="00D37420" w:rsidRPr="008867A0">
        <w:rPr>
          <w:rFonts w:ascii="Times New Roman" w:eastAsia="Times New Roman" w:hAnsi="Times New Roman" w:cs="David" w:hint="cs"/>
          <w:b/>
          <w:bCs/>
          <w:sz w:val="24"/>
          <w:szCs w:val="24"/>
          <w:rtl/>
          <w:lang w:eastAsia="he-IL"/>
        </w:rPr>
        <w:t xml:space="preserve"> </w:t>
      </w:r>
      <w:r w:rsidR="00D37420" w:rsidRPr="00046412">
        <w:rPr>
          <w:rFonts w:ascii="Times New Roman" w:eastAsia="Times New Roman" w:hAnsi="Times New Roman" w:cs="David" w:hint="cs"/>
          <w:sz w:val="24"/>
          <w:szCs w:val="24"/>
          <w:rtl/>
          <w:lang w:eastAsia="he-IL"/>
        </w:rPr>
        <w:t>עד למדד הידוע ביום הגשת כל חשבון.</w:t>
      </w:r>
    </w:p>
    <w:p w14:paraId="2BC10834" w14:textId="77777777" w:rsidR="00F600CB" w:rsidRPr="00046412" w:rsidRDefault="00F600CB" w:rsidP="00D37420">
      <w:pPr>
        <w:spacing w:before="0" w:beforeAutospacing="0" w:after="0" w:afterAutospacing="0" w:line="360" w:lineRule="auto"/>
        <w:ind w:left="720" w:hanging="720"/>
        <w:jc w:val="both"/>
        <w:rPr>
          <w:rFonts w:ascii="Times New Roman" w:eastAsia="Times New Roman" w:hAnsi="Times New Roman" w:cs="David"/>
          <w:sz w:val="24"/>
          <w:szCs w:val="24"/>
          <w:rtl/>
        </w:rPr>
      </w:pPr>
    </w:p>
    <w:p w14:paraId="276482C4" w14:textId="77777777" w:rsidR="00F600CB" w:rsidRPr="00046412"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4.</w:t>
      </w:r>
      <w:r w:rsidRPr="00046412">
        <w:rPr>
          <w:rFonts w:ascii="Times New Roman" w:eastAsia="Times New Roman" w:hAnsi="Times New Roman" w:cs="David" w:hint="cs"/>
          <w:sz w:val="24"/>
          <w:szCs w:val="24"/>
          <w:rtl/>
        </w:rPr>
        <w:tab/>
      </w:r>
      <w:r w:rsidRPr="00046412">
        <w:rPr>
          <w:rFonts w:ascii="Times New Roman" w:eastAsia="Times New Roman" w:hAnsi="Times New Roman" w:cs="David"/>
          <w:sz w:val="24"/>
          <w:szCs w:val="24"/>
          <w:rtl/>
        </w:rPr>
        <w:t>בנוסף לכל תשלום ישולם ל</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והמצאת כל אישור נוסף ע"פ כל דין, לרבות אשור על נ</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הול ספרים ואשור על ניכוי מס במקור.</w:t>
      </w:r>
    </w:p>
    <w:p w14:paraId="55F964CE"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5B9D173D" w14:textId="77777777" w:rsidR="00F600CB" w:rsidRPr="00046412"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5</w:t>
      </w:r>
      <w:r w:rsidRPr="00046412">
        <w:rPr>
          <w:rFonts w:ascii="Times New Roman" w:eastAsia="Times New Roman" w:hAnsi="Times New Roman" w:cs="David"/>
          <w:sz w:val="24"/>
          <w:szCs w:val="24"/>
          <w:rtl/>
        </w:rPr>
        <w:t>.</w:t>
      </w:r>
      <w:r w:rsidRPr="00046412">
        <w:rPr>
          <w:rFonts w:ascii="Times New Roman" w:eastAsia="Times New Roman" w:hAnsi="Times New Roman" w:cs="David"/>
          <w:sz w:val="24"/>
          <w:szCs w:val="24"/>
          <w:rtl/>
        </w:rPr>
        <w:tab/>
        <w:t>תנאי מוקדם לביצוע התשלומים לפי נספח זה הוא קיום כל התחייבויות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על פי חוזה זה, השלמת כל עבודות התכנון הכלולות בשכר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כמפורט בנספח ב', ומסירת כל המסמכים והתכניות למזמין. </w:t>
      </w:r>
    </w:p>
    <w:p w14:paraId="34916849" w14:textId="77777777" w:rsidR="00F600CB" w:rsidRPr="00046412"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sz w:val="24"/>
          <w:szCs w:val="25"/>
          <w:rtl/>
        </w:rPr>
        <w:br w:type="page"/>
      </w:r>
      <w:r w:rsidRPr="00046412">
        <w:rPr>
          <w:rFonts w:ascii="Times New Roman" w:eastAsia="Times New Roman" w:hAnsi="Times New Roman" w:cs="David"/>
          <w:b/>
          <w:bCs/>
          <w:sz w:val="24"/>
          <w:szCs w:val="24"/>
          <w:u w:val="single"/>
          <w:rtl/>
        </w:rPr>
        <w:t>נספח "ה"</w:t>
      </w:r>
    </w:p>
    <w:p w14:paraId="495A8C4A"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 xml:space="preserve">תשלומי שכר </w:t>
      </w:r>
      <w:r w:rsidRPr="00046412">
        <w:rPr>
          <w:rFonts w:ascii="Times New Roman" w:eastAsia="Times New Roman" w:hAnsi="Times New Roman" w:cs="David" w:hint="cs"/>
          <w:b/>
          <w:bCs/>
          <w:sz w:val="24"/>
          <w:szCs w:val="24"/>
          <w:u w:val="single"/>
          <w:rtl/>
        </w:rPr>
        <w:t>ה</w:t>
      </w:r>
      <w:r w:rsidR="00B06D6A" w:rsidRPr="00046412">
        <w:rPr>
          <w:rFonts w:ascii="Times New Roman" w:eastAsia="Times New Roman" w:hAnsi="Times New Roman" w:cs="David" w:hint="cs"/>
          <w:b/>
          <w:bCs/>
          <w:sz w:val="24"/>
          <w:szCs w:val="24"/>
          <w:u w:val="single"/>
          <w:rtl/>
        </w:rPr>
        <w:t>יועץ</w:t>
      </w:r>
    </w:p>
    <w:p w14:paraId="31C4CF92" w14:textId="77777777" w:rsidR="00F600CB" w:rsidRPr="00046412" w:rsidRDefault="00F600CB" w:rsidP="00F600CB">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65BE1F6" w14:textId="77777777" w:rsidR="00D37420" w:rsidRPr="00046412"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שכר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ישולם לשיעורין כנגד גמר כל שלב ושלב של שרותי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כמוגדר בחוזה לרבות בנספחים ב' ו- ח' כדלקמן:</w:t>
      </w:r>
    </w:p>
    <w:p w14:paraId="6DF896F8" w14:textId="77777777" w:rsidR="00F600CB" w:rsidRPr="00046412"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br/>
      </w:r>
    </w:p>
    <w:p w14:paraId="74C4AAEA" w14:textId="77777777" w:rsidR="00F600CB" w:rsidRPr="00046412"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046412">
        <w:rPr>
          <w:rFonts w:ascii="Times New Roman" w:eastAsia="Times New Roman" w:hAnsi="Times New Roman" w:cs="David"/>
          <w:sz w:val="24"/>
          <w:szCs w:val="24"/>
          <w:rtl/>
        </w:rPr>
        <w:t>1.1</w:t>
      </w:r>
      <w:r w:rsidRPr="00046412">
        <w:rPr>
          <w:rFonts w:ascii="Times New Roman" w:eastAsia="Times New Roman" w:hAnsi="Times New Roman" w:cs="David"/>
          <w:sz w:val="24"/>
          <w:szCs w:val="24"/>
          <w:rtl/>
        </w:rPr>
        <w:tab/>
        <w:t>לאחר גמר הי</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עוץ המוקדם</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hint="cs"/>
          <w:sz w:val="24"/>
          <w:szCs w:val="24"/>
          <w:u w:val="dotted"/>
          <w:rtl/>
        </w:rPr>
        <w:tab/>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hint="cs"/>
          <w:sz w:val="24"/>
          <w:szCs w:val="24"/>
          <w:rtl/>
        </w:rPr>
        <w:t>10</w:t>
      </w:r>
      <w:r w:rsidRPr="00046412">
        <w:rPr>
          <w:rFonts w:ascii="Times New Roman" w:eastAsia="Times New Roman" w:hAnsi="Times New Roman" w:cs="David"/>
          <w:sz w:val="24"/>
          <w:szCs w:val="24"/>
          <w:rtl/>
        </w:rPr>
        <w:t>%</w:t>
      </w:r>
    </w:p>
    <w:p w14:paraId="37DDD8E8" w14:textId="23AB656B" w:rsidR="00F600CB" w:rsidRPr="00046412" w:rsidRDefault="00D0047D" w:rsidP="00D0047D">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sz w:val="24"/>
          <w:szCs w:val="24"/>
          <w:rtl/>
        </w:rPr>
        <w:tab/>
        <w:t>לאחר</w:t>
      </w:r>
      <w:r>
        <w:rPr>
          <w:rFonts w:ascii="Times New Roman" w:eastAsia="Times New Roman" w:hAnsi="Times New Roman" w:cs="David" w:hint="cs"/>
          <w:sz w:val="24"/>
          <w:szCs w:val="24"/>
          <w:rtl/>
        </w:rPr>
        <w:t xml:space="preserve"> הגשת הסקר וגמר היעוץ </w:t>
      </w:r>
      <w:r w:rsidR="00F600CB" w:rsidRPr="00046412">
        <w:rPr>
          <w:rFonts w:ascii="Times New Roman" w:eastAsia="Times New Roman" w:hAnsi="Times New Roman" w:cs="David"/>
          <w:sz w:val="24"/>
          <w:szCs w:val="24"/>
          <w:u w:val="dotted"/>
          <w:rtl/>
        </w:rPr>
        <w:tab/>
      </w:r>
      <w:r w:rsidR="00F600CB" w:rsidRPr="00046412">
        <w:rPr>
          <w:rFonts w:ascii="Times New Roman" w:eastAsia="Times New Roman" w:hAnsi="Times New Roman" w:cs="David" w:hint="cs"/>
          <w:sz w:val="24"/>
          <w:szCs w:val="24"/>
          <w:u w:val="dotted"/>
          <w:rtl/>
        </w:rPr>
        <w:t xml:space="preserve">             </w:t>
      </w:r>
      <w:r w:rsidR="00F600CB"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hint="cs"/>
          <w:sz w:val="24"/>
          <w:szCs w:val="24"/>
          <w:u w:val="dotted"/>
          <w:rtl/>
        </w:rPr>
        <w:tab/>
      </w:r>
      <w:r>
        <w:rPr>
          <w:rFonts w:ascii="Times New Roman" w:eastAsia="Times New Roman" w:hAnsi="Times New Roman" w:cs="David"/>
          <w:sz w:val="24"/>
          <w:szCs w:val="24"/>
          <w:rtl/>
        </w:rPr>
        <w:tab/>
      </w:r>
      <w:r>
        <w:rPr>
          <w:rFonts w:ascii="Times New Roman" w:eastAsia="Times New Roman" w:hAnsi="Times New Roman" w:cs="David" w:hint="cs"/>
          <w:sz w:val="24"/>
          <w:szCs w:val="24"/>
          <w:rtl/>
        </w:rPr>
        <w:t>70</w:t>
      </w:r>
      <w:r w:rsidR="00F600CB" w:rsidRPr="00046412">
        <w:rPr>
          <w:rFonts w:ascii="Times New Roman" w:eastAsia="Times New Roman" w:hAnsi="Times New Roman" w:cs="David"/>
          <w:sz w:val="24"/>
          <w:szCs w:val="24"/>
          <w:rtl/>
        </w:rPr>
        <w:t>%</w:t>
      </w:r>
      <w:r w:rsidR="00F600CB" w:rsidRPr="00046412">
        <w:rPr>
          <w:rFonts w:ascii="Times New Roman" w:eastAsia="Times New Roman" w:hAnsi="Times New Roman" w:cs="David"/>
          <w:sz w:val="24"/>
          <w:szCs w:val="24"/>
          <w:rtl/>
        </w:rPr>
        <w:tab/>
      </w:r>
    </w:p>
    <w:p w14:paraId="54D70689" w14:textId="075FC475" w:rsidR="00F600CB" w:rsidRPr="00046412" w:rsidRDefault="00F600CB" w:rsidP="00FA699D">
      <w:pPr>
        <w:spacing w:before="0" w:beforeAutospacing="0" w:after="0" w:afterAutospacing="0" w:line="360" w:lineRule="auto"/>
        <w:ind w:left="720"/>
        <w:rPr>
          <w:rFonts w:ascii="Times New Roman" w:eastAsia="Times New Roman" w:hAnsi="Times New Roman" w:cs="David"/>
          <w:sz w:val="24"/>
          <w:szCs w:val="24"/>
          <w:rtl/>
        </w:rPr>
      </w:pPr>
      <w:r w:rsidRPr="00046412">
        <w:rPr>
          <w:rFonts w:ascii="Times New Roman" w:eastAsia="Times New Roman" w:hAnsi="Times New Roman" w:cs="David"/>
          <w:sz w:val="24"/>
          <w:szCs w:val="24"/>
          <w:rtl/>
        </w:rPr>
        <w:t>1.3</w:t>
      </w:r>
      <w:r w:rsidRPr="00046412">
        <w:rPr>
          <w:rFonts w:ascii="Times New Roman" w:eastAsia="Times New Roman" w:hAnsi="Times New Roman" w:cs="David"/>
          <w:sz w:val="24"/>
          <w:szCs w:val="24"/>
          <w:rtl/>
        </w:rPr>
        <w:tab/>
        <w:t xml:space="preserve">לאחר גמר </w:t>
      </w:r>
      <w:r w:rsidRPr="00046412">
        <w:rPr>
          <w:rFonts w:ascii="Times New Roman" w:eastAsia="Times New Roman" w:hAnsi="Times New Roman" w:cs="David" w:hint="cs"/>
          <w:sz w:val="24"/>
          <w:szCs w:val="24"/>
          <w:rtl/>
        </w:rPr>
        <w:t>הייעוץ המפורט</w:t>
      </w:r>
      <w:r w:rsidR="00D0047D">
        <w:rPr>
          <w:rFonts w:ascii="Times New Roman" w:eastAsia="Times New Roman" w:hAnsi="Times New Roman" w:cs="David" w:hint="cs"/>
          <w:sz w:val="24"/>
          <w:szCs w:val="24"/>
          <w:u w:val="dotted"/>
          <w:rtl/>
        </w:rPr>
        <w:t xml:space="preserve"> ואישור הרשויות </w:t>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00D0047D">
        <w:rPr>
          <w:rFonts w:ascii="Times New Roman" w:eastAsia="Times New Roman" w:hAnsi="Times New Roman" w:cs="David" w:hint="cs"/>
          <w:sz w:val="24"/>
          <w:szCs w:val="24"/>
          <w:rtl/>
        </w:rPr>
        <w:t>1</w:t>
      </w:r>
      <w:r w:rsidR="00FA699D">
        <w:rPr>
          <w:rFonts w:ascii="Times New Roman" w:eastAsia="Times New Roman" w:hAnsi="Times New Roman" w:cs="David" w:hint="cs"/>
          <w:sz w:val="24"/>
          <w:szCs w:val="24"/>
          <w:rtl/>
        </w:rPr>
        <w:t>0</w:t>
      </w:r>
      <w:r w:rsidRPr="00046412">
        <w:rPr>
          <w:rFonts w:ascii="Times New Roman" w:eastAsia="Times New Roman" w:hAnsi="Times New Roman" w:cs="David"/>
          <w:sz w:val="24"/>
          <w:szCs w:val="24"/>
          <w:rtl/>
        </w:rPr>
        <w:t>%</w:t>
      </w:r>
      <w:r w:rsidR="00D37420" w:rsidRPr="00046412">
        <w:rPr>
          <w:rFonts w:ascii="Times New Roman" w:eastAsia="Times New Roman" w:hAnsi="Times New Roman" w:cs="David" w:hint="cs"/>
          <w:sz w:val="24"/>
          <w:szCs w:val="24"/>
        </w:rPr>
        <w:t xml:space="preserve">          </w:t>
      </w:r>
    </w:p>
    <w:p w14:paraId="40F4C4F5" w14:textId="59F5AF46" w:rsidR="00F600CB" w:rsidRDefault="00D0047D" w:rsidP="00FA699D">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1.4</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לאחר </w:t>
      </w:r>
      <w:r w:rsidR="00FA699D">
        <w:rPr>
          <w:rFonts w:ascii="Times New Roman" w:eastAsia="Times New Roman" w:hAnsi="Times New Roman" w:cs="David" w:hint="cs"/>
          <w:sz w:val="24"/>
          <w:szCs w:val="24"/>
          <w:rtl/>
        </w:rPr>
        <w:t xml:space="preserve">ביקור לאחר אכלוס </w:t>
      </w:r>
      <w:r w:rsidR="00FA699D" w:rsidRPr="00046412">
        <w:rPr>
          <w:rFonts w:ascii="Times New Roman" w:eastAsia="Times New Roman" w:hAnsi="Times New Roman" w:cs="David" w:hint="cs"/>
          <w:sz w:val="24"/>
          <w:szCs w:val="24"/>
          <w:rtl/>
        </w:rPr>
        <w:t>והמצאת דוח  אישור</w:t>
      </w:r>
      <w:r w:rsidR="00FA699D">
        <w:rPr>
          <w:rFonts w:ascii="Times New Roman" w:eastAsia="Times New Roman" w:hAnsi="Times New Roman" w:cs="David" w:hint="cs"/>
          <w:sz w:val="24"/>
          <w:szCs w:val="24"/>
          <w:u w:val="dotted"/>
          <w:rtl/>
        </w:rPr>
        <w:t xml:space="preserve"> סופי </w:t>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00FA699D">
        <w:rPr>
          <w:rFonts w:ascii="Times New Roman" w:eastAsia="Times New Roman" w:hAnsi="Times New Roman" w:cs="David" w:hint="cs"/>
          <w:sz w:val="24"/>
          <w:szCs w:val="24"/>
          <w:u w:val="dotted"/>
          <w:rtl/>
        </w:rPr>
        <w:t>10</w:t>
      </w:r>
      <w:r>
        <w:rPr>
          <w:rFonts w:ascii="Times New Roman" w:eastAsia="Times New Roman" w:hAnsi="Times New Roman" w:cs="David" w:hint="cs"/>
          <w:sz w:val="24"/>
          <w:szCs w:val="24"/>
          <w:u w:val="dotted"/>
          <w:rtl/>
        </w:rPr>
        <w:t>%</w:t>
      </w:r>
    </w:p>
    <w:p w14:paraId="044CAADA" w14:textId="77777777" w:rsidR="008867A0" w:rsidRPr="00046412" w:rsidRDefault="008867A0" w:rsidP="00FA699D">
      <w:pPr>
        <w:spacing w:before="0" w:beforeAutospacing="0" w:after="0" w:afterAutospacing="0" w:line="360" w:lineRule="auto"/>
        <w:ind w:left="720"/>
        <w:rPr>
          <w:rFonts w:ascii="Times New Roman" w:eastAsia="Times New Roman" w:hAnsi="Times New Roman" w:cs="David"/>
          <w:sz w:val="24"/>
          <w:szCs w:val="24"/>
          <w:rtl/>
        </w:rPr>
      </w:pPr>
      <w:bookmarkStart w:id="2" w:name="_GoBack"/>
      <w:bookmarkEnd w:id="2"/>
    </w:p>
    <w:p w14:paraId="0934B809" w14:textId="3F6B8F4F" w:rsidR="00F600CB" w:rsidRPr="00FF03B7" w:rsidRDefault="00FF03B7" w:rsidP="00F600CB">
      <w:pPr>
        <w:spacing w:before="0" w:beforeAutospacing="0" w:after="0" w:afterAutospacing="0" w:line="360" w:lineRule="auto"/>
        <w:ind w:left="720"/>
        <w:rPr>
          <w:rFonts w:ascii="Times New Roman" w:eastAsia="Times New Roman" w:hAnsi="Times New Roman" w:cs="David"/>
          <w:b/>
          <w:bCs/>
          <w:sz w:val="24"/>
          <w:szCs w:val="24"/>
        </w:rPr>
      </w:pPr>
      <w:r w:rsidRPr="00FF03B7">
        <w:rPr>
          <w:rFonts w:ascii="Times New Roman" w:eastAsia="Times New Roman" w:hAnsi="Times New Roman" w:cs="David" w:hint="cs"/>
          <w:b/>
          <w:bCs/>
          <w:sz w:val="24"/>
          <w:szCs w:val="24"/>
          <w:rtl/>
        </w:rPr>
        <w:t xml:space="preserve">סה"כ : </w:t>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t>100%</w:t>
      </w:r>
    </w:p>
    <w:p w14:paraId="22CD9117" w14:textId="77777777" w:rsidR="008867A0" w:rsidRDefault="008867A0" w:rsidP="008867A0">
      <w:pPr>
        <w:widowControl w:val="0"/>
        <w:spacing w:before="0" w:beforeAutospacing="0" w:after="0" w:afterAutospacing="0" w:line="240" w:lineRule="auto"/>
        <w:jc w:val="both"/>
        <w:rPr>
          <w:rFonts w:ascii="Times New Roman" w:eastAsia="Times New Roman" w:hAnsi="Times New Roman" w:cs="David"/>
          <w:sz w:val="24"/>
          <w:szCs w:val="24"/>
          <w:rtl/>
        </w:rPr>
      </w:pPr>
    </w:p>
    <w:p w14:paraId="31BA709A" w14:textId="77777777" w:rsidR="008867A0" w:rsidRDefault="008867A0" w:rsidP="008867A0">
      <w:pPr>
        <w:widowControl w:val="0"/>
        <w:spacing w:before="0" w:beforeAutospacing="0" w:after="0" w:afterAutospacing="0" w:line="240" w:lineRule="auto"/>
        <w:jc w:val="both"/>
        <w:rPr>
          <w:rFonts w:ascii="Times New Roman" w:eastAsia="Times New Roman" w:hAnsi="Times New Roman" w:cs="David"/>
          <w:sz w:val="24"/>
          <w:szCs w:val="24"/>
          <w:rtl/>
        </w:rPr>
      </w:pPr>
    </w:p>
    <w:p w14:paraId="7C4D4EF8" w14:textId="77777777" w:rsidR="008867A0" w:rsidRDefault="008867A0" w:rsidP="008867A0">
      <w:pPr>
        <w:widowControl w:val="0"/>
        <w:spacing w:before="0" w:beforeAutospacing="0" w:after="0" w:afterAutospacing="0" w:line="240" w:lineRule="auto"/>
        <w:jc w:val="both"/>
        <w:rPr>
          <w:rFonts w:ascii="Times New Roman" w:eastAsia="Times New Roman" w:hAnsi="Times New Roman" w:cs="David"/>
          <w:sz w:val="24"/>
          <w:szCs w:val="24"/>
          <w:rtl/>
        </w:rPr>
      </w:pPr>
    </w:p>
    <w:p w14:paraId="4684DA41" w14:textId="77777777" w:rsidR="00F600CB" w:rsidRPr="00046412" w:rsidRDefault="00F600CB" w:rsidP="008867A0">
      <w:pPr>
        <w:widowControl w:val="0"/>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למרות האמור בסעיף 1 לעיל רשאי המזמין לשלם </w:t>
      </w:r>
      <w:r w:rsidRPr="00046412">
        <w:rPr>
          <w:rFonts w:ascii="Times New Roman" w:eastAsia="Times New Roman" w:hAnsi="Times New Roman" w:cs="David" w:hint="cs"/>
          <w:sz w:val="24"/>
          <w:szCs w:val="24"/>
          <w:rtl/>
        </w:rPr>
        <w:t>ל</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מקדמות בגין קידום התכנון אשר יקוזזו משלבי התשלום עפ"י קביעתו.</w:t>
      </w:r>
    </w:p>
    <w:p w14:paraId="71B5D729" w14:textId="77777777" w:rsidR="00F600CB" w:rsidRPr="00046412" w:rsidRDefault="00F600CB" w:rsidP="00F600CB">
      <w:pPr>
        <w:spacing w:before="0" w:beforeAutospacing="0" w:after="0" w:afterAutospacing="0" w:line="360" w:lineRule="auto"/>
        <w:rPr>
          <w:rFonts w:ascii="Times New Roman" w:eastAsia="Times New Roman" w:hAnsi="Times New Roman" w:cs="David"/>
          <w:sz w:val="24"/>
          <w:szCs w:val="24"/>
          <w:rtl/>
        </w:rPr>
      </w:pPr>
    </w:p>
    <w:p w14:paraId="680C4125" w14:textId="77777777" w:rsidR="00F600CB" w:rsidRPr="00046412"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יגיש חשבון לא יותר מאשר פעם בחודש.</w:t>
      </w:r>
    </w:p>
    <w:p w14:paraId="392C0F05" w14:textId="77777777" w:rsidR="00F600CB" w:rsidRPr="00046412" w:rsidRDefault="00F600CB" w:rsidP="00F600CB">
      <w:pPr>
        <w:spacing w:before="0" w:beforeAutospacing="0" w:after="0" w:afterAutospacing="0" w:line="360" w:lineRule="auto"/>
        <w:ind w:left="720"/>
        <w:rPr>
          <w:rFonts w:ascii="Times New Roman" w:eastAsia="Times New Roman" w:hAnsi="Times New Roman" w:cs="David"/>
          <w:sz w:val="24"/>
          <w:szCs w:val="24"/>
          <w:rtl/>
        </w:rPr>
      </w:pPr>
    </w:p>
    <w:p w14:paraId="6A48FFD7" w14:textId="77777777" w:rsidR="00F600CB" w:rsidRPr="00046412"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המזמין ישלם את שכר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בטווח של  60 יום מתאריך אישור החשבון ע"י המנהל.</w:t>
      </w:r>
    </w:p>
    <w:p w14:paraId="0D8BD0D2"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47D6C97A" w14:textId="77777777" w:rsidR="00F600CB" w:rsidRPr="00046412"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הגשת החשבונות תתבצע תוך הטענתם לתיקיית "חשבונות מוגשים" במערכת ה-</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Pr>
        <w:t>@view</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ויידוע המנהל בהתאם. מובהר כי הטענת החשבון למערכת מהווה תנאי לטיפול בו.</w:t>
      </w:r>
    </w:p>
    <w:p w14:paraId="15FC2836" w14:textId="77777777" w:rsidR="00F600CB" w:rsidRPr="00046412" w:rsidRDefault="00F600CB" w:rsidP="00F600CB">
      <w:pPr>
        <w:spacing w:before="0" w:beforeAutospacing="0" w:after="0" w:afterAutospacing="0" w:line="360" w:lineRule="auto"/>
        <w:jc w:val="center"/>
        <w:rPr>
          <w:rFonts w:ascii="Times New Roman" w:eastAsia="Times New Roman" w:hAnsi="Times New Roman" w:cs="David"/>
          <w:sz w:val="25"/>
          <w:szCs w:val="24"/>
          <w:rtl/>
        </w:rPr>
      </w:pPr>
      <w:r w:rsidRPr="00046412">
        <w:rPr>
          <w:rFonts w:ascii="Times New Roman" w:eastAsia="Times New Roman" w:hAnsi="Times New Roman" w:cs="David"/>
          <w:sz w:val="24"/>
          <w:szCs w:val="24"/>
          <w:rtl/>
        </w:rPr>
        <w:br w:type="page"/>
      </w:r>
    </w:p>
    <w:p w14:paraId="059F5FC2" w14:textId="77777777" w:rsidR="00D37420" w:rsidRPr="00046412"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46412">
        <w:rPr>
          <w:rFonts w:ascii="Times New Roman" w:eastAsia="Times New Roman" w:hAnsi="Times New Roman" w:cs="David" w:hint="cs"/>
          <w:bCs/>
          <w:sz w:val="20"/>
          <w:szCs w:val="24"/>
          <w:u w:val="single"/>
          <w:rtl/>
          <w:lang w:eastAsia="he-IL"/>
        </w:rPr>
        <w:t>נספח "ו''</w:t>
      </w:r>
    </w:p>
    <w:p w14:paraId="4E295B89" w14:textId="4104D0BB" w:rsidR="00D37420" w:rsidRPr="00046412" w:rsidRDefault="00D37420" w:rsidP="00D374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sz w:val="24"/>
            <w:szCs w:val="24"/>
            <w:rtl/>
            <w:lang w:eastAsia="he-IL"/>
          </w:rPr>
          <w:alias w:val="תאריך חתימת חוזה"/>
          <w:tag w:val="cntSignDate"/>
          <w:id w:val="94216678"/>
          <w:placeholder>
            <w:docPart w:val="1FE0D802B94145A3B6BFB107B73E09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05T00:00:00Z">
            <w:dateFormat w:val="dd/MM/yyyy"/>
            <w:lid w:val="he-IL"/>
            <w:storeMappedDataAs w:val="dateTime"/>
            <w:calendar w:val="gregorian"/>
          </w:date>
        </w:sdtPr>
        <w:sdtEndPr>
          <w:rPr>
            <w:rFonts w:hint="cs"/>
          </w:rPr>
        </w:sdtEndPr>
        <w:sdtContent>
          <w:r w:rsidR="00A039BA" w:rsidRPr="00046412">
            <w:rPr>
              <w:rFonts w:ascii="Times New Roman" w:eastAsia="Times New Roman" w:hAnsi="Times New Roman" w:cs="David" w:hint="cs"/>
              <w:sz w:val="24"/>
              <w:szCs w:val="24"/>
              <w:rtl/>
              <w:lang w:eastAsia="he-IL"/>
            </w:rPr>
            <w:t>‏05/07/2022</w:t>
          </w:r>
        </w:sdtContent>
      </w:sdt>
      <w:r w:rsidRPr="00046412">
        <w:rPr>
          <w:rFonts w:ascii="Times New Roman" w:eastAsia="Times New Roman" w:hAnsi="Times New Roman" w:cs="David" w:hint="cs"/>
          <w:bCs/>
          <w:sz w:val="24"/>
          <w:szCs w:val="24"/>
          <w:rtl/>
          <w:lang w:eastAsia="he-IL"/>
        </w:rPr>
        <w:br/>
      </w:r>
    </w:p>
    <w:p w14:paraId="23A96A3E"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לכבוד</w:t>
      </w:r>
      <w:r w:rsidRPr="00046412">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827822700"/>
        <w:placeholder>
          <w:docPart w:val="705D1BD1F35C472FAF38181E83BF07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55D8D56" w14:textId="77777777" w:rsidR="00D37420" w:rsidRPr="00046412" w:rsidRDefault="00925FEB" w:rsidP="00046412">
          <w:pPr>
            <w:widowControl w:val="0"/>
            <w:spacing w:before="0" w:beforeAutospacing="0" w:after="0" w:afterAutospacing="0" w:line="240" w:lineRule="auto"/>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br/>
            <w:t>אפריקה ישראל מגורים בע"מ</w:t>
          </w:r>
          <w:r w:rsidRPr="00046412">
            <w:rPr>
              <w:rFonts w:ascii="Times New Roman" w:eastAsia="Times New Roman" w:hAnsi="Times New Roman" w:cs="David"/>
              <w:sz w:val="24"/>
              <w:szCs w:val="24"/>
              <w:rtl/>
              <w:lang w:eastAsia="he-IL"/>
            </w:rPr>
            <w:br/>
            <w:t>יוני נתניהו 1 ג' אור יהודה</w:t>
          </w:r>
          <w:r w:rsidRPr="00046412">
            <w:rPr>
              <w:rFonts w:ascii="Times New Roman" w:eastAsia="Times New Roman" w:hAnsi="Times New Roman" w:cs="David"/>
              <w:sz w:val="24"/>
              <w:szCs w:val="24"/>
              <w:rtl/>
              <w:lang w:eastAsia="he-IL"/>
            </w:rPr>
            <w:br/>
            <w:t>מ.ז 52-003476-0</w:t>
          </w:r>
          <w:r w:rsidRPr="00046412">
            <w:rPr>
              <w:rFonts w:ascii="Times New Roman" w:eastAsia="Times New Roman" w:hAnsi="Times New Roman" w:cs="David"/>
              <w:sz w:val="24"/>
              <w:szCs w:val="24"/>
              <w:rtl/>
              <w:lang w:eastAsia="he-IL"/>
            </w:rPr>
            <w:br/>
          </w:r>
          <w:r w:rsidRPr="00046412">
            <w:rPr>
              <w:rFonts w:ascii="Times New Roman" w:eastAsia="Times New Roman" w:hAnsi="Times New Roman" w:cs="David"/>
              <w:sz w:val="24"/>
              <w:szCs w:val="24"/>
              <w:rtl/>
              <w:lang w:eastAsia="he-IL"/>
            </w:rPr>
            <w:br/>
            <w:t>שיכון ובינוי נדל"ן בע"מ</w:t>
          </w:r>
          <w:r w:rsidRPr="00046412">
            <w:rPr>
              <w:rFonts w:ascii="Times New Roman" w:eastAsia="Times New Roman" w:hAnsi="Times New Roman" w:cs="David"/>
              <w:sz w:val="24"/>
              <w:szCs w:val="24"/>
              <w:rtl/>
              <w:lang w:eastAsia="he-IL"/>
            </w:rPr>
            <w:br/>
            <w:t>שלם 3 רמת גן 52215</w:t>
          </w:r>
          <w:r w:rsidRPr="00046412">
            <w:rPr>
              <w:rFonts w:ascii="Times New Roman" w:eastAsia="Times New Roman" w:hAnsi="Times New Roman" w:cs="David"/>
              <w:sz w:val="24"/>
              <w:szCs w:val="24"/>
              <w:rtl/>
              <w:lang w:eastAsia="he-IL"/>
            </w:rPr>
            <w:br/>
            <w:t>מ.ז 52-002117-1</w:t>
          </w:r>
          <w:r w:rsidRPr="00046412">
            <w:rPr>
              <w:rFonts w:ascii="Times New Roman" w:eastAsia="Times New Roman" w:hAnsi="Times New Roman" w:cs="David"/>
              <w:sz w:val="24"/>
              <w:szCs w:val="24"/>
              <w:rtl/>
              <w:lang w:eastAsia="he-IL"/>
            </w:rPr>
            <w:br/>
          </w:r>
          <w:r w:rsidRPr="00046412">
            <w:rPr>
              <w:rFonts w:ascii="Times New Roman" w:eastAsia="Times New Roman" w:hAnsi="Times New Roman" w:cs="David"/>
              <w:sz w:val="24"/>
              <w:szCs w:val="24"/>
              <w:rtl/>
              <w:lang w:eastAsia="he-IL"/>
            </w:rPr>
            <w:br/>
            <w:t>כלל נכסי נדלן נשר מרכז (נ.נ.נ.מ) שותפות מוגבלת</w:t>
          </w:r>
          <w:r w:rsidRPr="00046412">
            <w:rPr>
              <w:rFonts w:ascii="Times New Roman" w:eastAsia="Times New Roman" w:hAnsi="Times New Roman" w:cs="David"/>
              <w:sz w:val="24"/>
              <w:szCs w:val="24"/>
              <w:rtl/>
              <w:lang w:eastAsia="he-IL"/>
            </w:rPr>
            <w:br/>
            <w:t>מרכז עזריאלי בניין משולש 3, תל אביב</w:t>
          </w:r>
          <w:r w:rsidRPr="00046412">
            <w:rPr>
              <w:rFonts w:ascii="Times New Roman" w:eastAsia="Times New Roman" w:hAnsi="Times New Roman" w:cs="David"/>
              <w:sz w:val="24"/>
              <w:szCs w:val="24"/>
              <w:rtl/>
              <w:lang w:eastAsia="he-IL"/>
            </w:rPr>
            <w:br/>
            <w:t>540283033</w:t>
          </w:r>
          <w:r w:rsidRPr="00046412">
            <w:rPr>
              <w:rFonts w:ascii="Times New Roman" w:eastAsia="Times New Roman" w:hAnsi="Times New Roman" w:cs="David"/>
              <w:sz w:val="24"/>
              <w:szCs w:val="24"/>
              <w:rtl/>
              <w:lang w:eastAsia="he-IL"/>
            </w:rPr>
            <w:br/>
          </w:r>
        </w:p>
      </w:sdtContent>
    </w:sdt>
    <w:p w14:paraId="6103FAA6"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B3AD69"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w:t>
      </w:r>
    </w:p>
    <w:p w14:paraId="38107FB2"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BFF8E87" w14:textId="77777777" w:rsidR="00D37420" w:rsidRPr="00046412"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046412">
        <w:rPr>
          <w:rFonts w:ascii="Times New Roman" w:eastAsia="Times New Roman" w:hAnsi="Times New Roman" w:cs="David" w:hint="cs"/>
          <w:bCs/>
          <w:sz w:val="24"/>
          <w:szCs w:val="24"/>
          <w:u w:val="single"/>
          <w:rtl/>
          <w:lang w:eastAsia="he-IL"/>
        </w:rPr>
        <w:t>הצהרה והתחייבות לשמירת סודיות</w:t>
      </w:r>
    </w:p>
    <w:p w14:paraId="460BBA18"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EEF7AB" w14:textId="4ECD0CA0"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D7F28C914BFF43F792CA9A4211801D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sz w:val="24"/>
          <w:szCs w:val="24"/>
          <w:rtl/>
          <w:lang w:eastAsia="he-IL"/>
        </w:rPr>
        <w:t xml:space="preserve"> / הפועל בשם חברת </w:t>
      </w:r>
      <w:r w:rsidRPr="00046412">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5F484627D21F49C29FFD517CF45594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 xml:space="preserve"> המספק שירותים לחברת </w:t>
      </w:r>
      <w:r w:rsidRPr="00046412">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0189B26F5D48479CB2EEBFDC1EF413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sz w:val="24"/>
          <w:szCs w:val="24"/>
          <w:rtl/>
          <w:lang w:eastAsia="he-IL"/>
        </w:rPr>
        <w:t xml:space="preserve"> *,מצהיר בזאת ומתחייב כלפיכם כדלקמן:</w:t>
      </w:r>
    </w:p>
    <w:p w14:paraId="4CA049DD" w14:textId="77777777"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3E8EF5" w14:textId="0811D483"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3269E78491B64B8F82C2671A1CD2E8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DE1F797918854A2F80E2B9F535B2D2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B06D6A" w:rsidRPr="00046412">
            <w:rPr>
              <w:rFonts w:ascii="Times New Roman" w:eastAsia="Times New Roman" w:hAnsi="Times New Roman" w:cs="David" w:hint="cs"/>
              <w:bCs/>
              <w:sz w:val="24"/>
              <w:szCs w:val="24"/>
              <w:rtl/>
              <w:lang w:eastAsia="he-IL"/>
            </w:rPr>
            <w:t>יועץ</w:t>
          </w:r>
          <w:r w:rsidRPr="00046412">
            <w:rPr>
              <w:rFonts w:ascii="Times New Roman" w:eastAsia="Times New Roman" w:hAnsi="Times New Roman" w:cs="David" w:hint="cs"/>
              <w:bCs/>
              <w:sz w:val="24"/>
              <w:szCs w:val="24"/>
              <w:rtl/>
              <w:lang w:eastAsia="he-IL"/>
            </w:rPr>
            <w:t xml:space="preserve"> קרינה אלקטרו-מגנטית</w:t>
          </w:r>
        </w:sdtContent>
      </w:sdt>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B0235CAFCDAA44D39550F828CEBE2C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25FEB" w:rsidRPr="00046412">
            <w:rPr>
              <w:rFonts w:ascii="Times New Roman" w:eastAsia="Times New Roman" w:hAnsi="Times New Roman" w:cs="David" w:hint="cs"/>
              <w:bCs/>
              <w:sz w:val="24"/>
              <w:szCs w:val="24"/>
              <w:rtl/>
              <w:lang w:eastAsia="he-IL"/>
            </w:rPr>
            <w:t xml:space="preserve">אגמי הכרמל </w:t>
          </w:r>
        </w:sdtContent>
      </w:sdt>
      <w:r w:rsidRPr="00046412">
        <w:rPr>
          <w:rFonts w:ascii="Times New Roman" w:eastAsia="Times New Roman" w:hAnsi="Times New Roman" w:cs="David" w:hint="cs"/>
          <w:sz w:val="24"/>
          <w:szCs w:val="24"/>
          <w:rtl/>
          <w:lang w:eastAsia="he-IL"/>
        </w:rPr>
        <w:t>.</w:t>
      </w:r>
    </w:p>
    <w:p w14:paraId="46FF2784" w14:textId="77777777"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9BDCFA" w14:textId="48A041FB"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B4788D815F734013AC4A64252B0A5B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עשוי להגיע לרשותי מידע חסוי כמוגדר להלן:</w:t>
      </w:r>
    </w:p>
    <w:p w14:paraId="07793D7D" w14:textId="77777777" w:rsidR="00D37420" w:rsidRPr="00046412"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1388FA5" w14:textId="248D7E93" w:rsidR="00D37420" w:rsidRPr="00046412" w:rsidRDefault="00D37420" w:rsidP="00D374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ab/>
        <w:t>"</w:t>
      </w:r>
      <w:r w:rsidRPr="00046412">
        <w:rPr>
          <w:rFonts w:ascii="Times New Roman" w:eastAsia="Times New Roman" w:hAnsi="Times New Roman" w:cs="David" w:hint="cs"/>
          <w:b/>
          <w:bCs/>
          <w:sz w:val="24"/>
          <w:szCs w:val="24"/>
          <w:rtl/>
          <w:lang w:eastAsia="he-IL"/>
        </w:rPr>
        <w:t>מידע חסוי</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B97E7F6621A94D80BE43AE2FFBC102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bCs/>
          <w:sz w:val="24"/>
          <w:szCs w:val="24"/>
          <w:lang w:eastAsia="he-IL"/>
        </w:rPr>
        <w:t xml:space="preserve"> </w:t>
      </w:r>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w:t>
      </w:r>
    </w:p>
    <w:p w14:paraId="01EB7F5E" w14:textId="77777777" w:rsidR="00D37420" w:rsidRPr="00046412"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281E522" w14:textId="77777777"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C4014BC" w14:textId="77777777"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683070" w14:textId="77777777"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516FEBE" w14:textId="77777777"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37B8DB" w14:textId="77777777"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7ABB90BB"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בכבוד רב,</w:t>
      </w:r>
    </w:p>
    <w:p w14:paraId="08AC5AB6" w14:textId="77777777" w:rsidR="00D37420" w:rsidRPr="00046412" w:rsidRDefault="00D37420" w:rsidP="00D374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720A67F" w14:textId="01D8CAFC" w:rsidR="00D37420" w:rsidRPr="00046412" w:rsidRDefault="00FE46EB" w:rsidP="00D374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                  </w:t>
      </w:r>
      <w:r w:rsidR="00D37420" w:rsidRPr="00046412">
        <w:rPr>
          <w:rFonts w:ascii="Times New Roman" w:eastAsia="Times New Roman" w:hAnsi="Times New Roman" w:cs="David" w:hint="cs"/>
          <w:sz w:val="24"/>
          <w:szCs w:val="24"/>
          <w:rtl/>
          <w:lang w:eastAsia="he-IL"/>
        </w:rPr>
        <w:t xml:space="preserve">_______________________ </w:t>
      </w:r>
    </w:p>
    <w:p w14:paraId="1AA040B0" w14:textId="2CE0B73D" w:rsidR="00D37420" w:rsidRPr="00046412" w:rsidRDefault="00D37420" w:rsidP="00D374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1941524365"/>
          <w:placeholder>
            <w:docPart w:val="874EC2A980404D8E96EBE3D2B5512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E1014" w:rsidRPr="00046412">
            <w:rPr>
              <w:rFonts w:ascii="Times New Roman" w:eastAsia="Times New Roman" w:hAnsi="Times New Roman" w:cs="David"/>
              <w:sz w:val="24"/>
              <w:szCs w:val="24"/>
              <w:rtl/>
              <w:lang w:eastAsia="he-IL"/>
            </w:rPr>
            <w:t>דגש מדידות,הנדסה ויעוץ בע"מ</w:t>
          </w:r>
        </w:sdtContent>
      </w:sdt>
    </w:p>
    <w:p w14:paraId="10DE5EA8"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DE207C8"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שם:____________</w:t>
      </w:r>
    </w:p>
    <w:p w14:paraId="235158B4"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ת.ז:____________</w:t>
      </w:r>
    </w:p>
    <w:p w14:paraId="02C4AB17"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כתובת:__________</w:t>
      </w:r>
    </w:p>
    <w:p w14:paraId="4DE43F96" w14:textId="77777777" w:rsidR="00D37420" w:rsidRPr="00046412" w:rsidRDefault="00D37420" w:rsidP="00D37420">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046412">
        <w:rPr>
          <w:rFonts w:ascii="Times New Roman" w:eastAsia="Times New Roman" w:hAnsi="Times New Roman" w:cs="David" w:hint="cs"/>
          <w:sz w:val="24"/>
          <w:szCs w:val="24"/>
          <w:highlight w:val="yellow"/>
          <w:rtl/>
          <w:lang w:eastAsia="he-IL"/>
        </w:rPr>
        <w:t>*מחק את המיותר</w:t>
      </w:r>
    </w:p>
    <w:p w14:paraId="48683A1B" w14:textId="77777777" w:rsidR="00D37420" w:rsidRPr="00046412" w:rsidRDefault="00D37420" w:rsidP="00D374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46412">
        <w:rPr>
          <w:rFonts w:ascii="Times New Roman" w:eastAsia="Times New Roman" w:hAnsi="Times New Roman" w:cs="David" w:hint="cs"/>
          <w:bCs/>
          <w:sz w:val="24"/>
          <w:szCs w:val="24"/>
          <w:u w:val="single"/>
          <w:rtl/>
          <w:lang w:eastAsia="he-IL"/>
        </w:rPr>
        <w:br w:type="page"/>
      </w:r>
    </w:p>
    <w:p w14:paraId="6189FBC4" w14:textId="77777777" w:rsidR="00D37420" w:rsidRPr="00046412"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46412">
        <w:rPr>
          <w:rFonts w:ascii="Times New Roman" w:eastAsia="Times New Roman" w:hAnsi="Times New Roman" w:cs="David" w:hint="cs"/>
          <w:bCs/>
          <w:sz w:val="20"/>
          <w:szCs w:val="24"/>
          <w:u w:val="single"/>
          <w:rtl/>
          <w:lang w:eastAsia="he-IL"/>
        </w:rPr>
        <w:t>נספח "ז"</w:t>
      </w:r>
    </w:p>
    <w:p w14:paraId="058C85DE" w14:textId="77777777" w:rsidR="002136E2" w:rsidRPr="00046412" w:rsidRDefault="002136E2" w:rsidP="002136E2">
      <w:pPr>
        <w:widowControl w:val="0"/>
        <w:spacing w:before="0" w:beforeAutospacing="0" w:after="0" w:afterAutospacing="0" w:line="240" w:lineRule="auto"/>
        <w:jc w:val="center"/>
        <w:rPr>
          <w:rFonts w:ascii="David" w:eastAsia="Times New Roman" w:hAnsi="David" w:cs="David"/>
          <w:sz w:val="24"/>
          <w:szCs w:val="24"/>
          <w:rtl/>
          <w:lang w:eastAsia="he-IL"/>
        </w:rPr>
      </w:pPr>
    </w:p>
    <w:p w14:paraId="7AF84C31" w14:textId="77777777" w:rsidR="002136E2" w:rsidRPr="00046412" w:rsidRDefault="002136E2" w:rsidP="002136E2">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046412">
        <w:rPr>
          <w:rFonts w:ascii="David" w:eastAsia="Times New Roman" w:hAnsi="David" w:cs="David" w:hint="cs"/>
          <w:bCs/>
          <w:sz w:val="24"/>
          <w:szCs w:val="24"/>
          <w:u w:val="single"/>
          <w:rtl/>
          <w:lang w:eastAsia="he-IL"/>
        </w:rPr>
        <w:t>מפרט</w:t>
      </w:r>
      <w:r w:rsidRPr="00046412">
        <w:rPr>
          <w:rFonts w:ascii="David" w:eastAsia="Times New Roman" w:hAnsi="David" w:cs="David"/>
          <w:bCs/>
          <w:sz w:val="24"/>
          <w:szCs w:val="24"/>
          <w:u w:val="single"/>
          <w:rtl/>
          <w:lang w:eastAsia="he-IL"/>
        </w:rPr>
        <w:t xml:space="preserve"> </w:t>
      </w:r>
      <w:r w:rsidRPr="00046412">
        <w:rPr>
          <w:rFonts w:ascii="David" w:eastAsia="Times New Roman" w:hAnsi="David" w:cs="David" w:hint="cs"/>
          <w:bCs/>
          <w:sz w:val="24"/>
          <w:szCs w:val="24"/>
          <w:u w:val="single"/>
          <w:rtl/>
          <w:lang w:eastAsia="he-IL"/>
        </w:rPr>
        <w:t>ביטוחי</w:t>
      </w:r>
      <w:r w:rsidRPr="00046412">
        <w:rPr>
          <w:rFonts w:ascii="David" w:eastAsia="Times New Roman" w:hAnsi="David" w:cs="David"/>
          <w:bCs/>
          <w:sz w:val="24"/>
          <w:szCs w:val="24"/>
          <w:u w:val="single"/>
          <w:rtl/>
          <w:lang w:eastAsia="he-IL"/>
        </w:rPr>
        <w:t xml:space="preserve"> </w:t>
      </w:r>
      <w:r w:rsidRPr="00046412">
        <w:rPr>
          <w:rFonts w:ascii="David" w:eastAsia="Times New Roman" w:hAnsi="David" w:cs="David" w:hint="cs"/>
          <w:bCs/>
          <w:sz w:val="24"/>
          <w:szCs w:val="24"/>
          <w:u w:val="single"/>
          <w:rtl/>
          <w:lang w:eastAsia="he-IL"/>
        </w:rPr>
        <w:t>היועץ</w:t>
      </w:r>
    </w:p>
    <w:p w14:paraId="228FFCFF" w14:textId="77777777" w:rsidR="002136E2" w:rsidRPr="00046412" w:rsidRDefault="002136E2" w:rsidP="002136E2">
      <w:pPr>
        <w:tabs>
          <w:tab w:val="left" w:pos="283"/>
        </w:tabs>
        <w:spacing w:after="0" w:line="240" w:lineRule="auto"/>
        <w:jc w:val="both"/>
        <w:rPr>
          <w:rFonts w:ascii="David" w:hAnsi="David" w:cs="David"/>
          <w:sz w:val="24"/>
          <w:szCs w:val="24"/>
          <w:rtl/>
        </w:rPr>
      </w:pPr>
      <w:r w:rsidRPr="00046412">
        <w:rPr>
          <w:rFonts w:ascii="David" w:hAnsi="David" w:cs="David" w:hint="cs"/>
          <w:sz w:val="24"/>
          <w:szCs w:val="24"/>
          <w:rtl/>
        </w:rPr>
        <w:t>היועץ</w:t>
      </w:r>
      <w:r w:rsidRPr="00046412">
        <w:rPr>
          <w:rFonts w:ascii="David" w:hAnsi="David" w:cs="David"/>
          <w:sz w:val="24"/>
          <w:szCs w:val="24"/>
          <w:rtl/>
        </w:rPr>
        <w:t xml:space="preserve"> </w:t>
      </w:r>
      <w:r w:rsidRPr="00046412">
        <w:rPr>
          <w:rFonts w:ascii="David" w:hAnsi="David" w:cs="David" w:hint="cs"/>
          <w:sz w:val="24"/>
          <w:szCs w:val="24"/>
          <w:rtl/>
        </w:rPr>
        <w:t>מאשר</w:t>
      </w:r>
      <w:r w:rsidRPr="00046412">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046412">
        <w:rPr>
          <w:rFonts w:ascii="David" w:hAnsi="David" w:cs="David" w:hint="cs"/>
          <w:sz w:val="24"/>
          <w:szCs w:val="24"/>
          <w:rtl/>
        </w:rPr>
        <w:t>מהדורת</w:t>
      </w:r>
      <w:r w:rsidRPr="00046412">
        <w:rPr>
          <w:rFonts w:ascii="David" w:hAnsi="David" w:cs="David"/>
          <w:sz w:val="24"/>
          <w:szCs w:val="24"/>
          <w:rtl/>
        </w:rPr>
        <w:t xml:space="preserve"> 2013 או נוסח מאוחר יותר המחליף את תנאי "ביט" </w:t>
      </w:r>
      <w:r w:rsidRPr="00046412">
        <w:rPr>
          <w:rFonts w:ascii="David" w:hAnsi="David" w:cs="David" w:hint="cs"/>
          <w:sz w:val="24"/>
          <w:szCs w:val="24"/>
          <w:rtl/>
        </w:rPr>
        <w:t>מהדורת</w:t>
      </w:r>
      <w:r w:rsidRPr="00046412">
        <w:rPr>
          <w:rFonts w:ascii="David" w:hAnsi="David" w:cs="David"/>
          <w:sz w:val="24"/>
          <w:szCs w:val="24"/>
          <w:rtl/>
        </w:rPr>
        <w:t xml:space="preserve"> 2013. </w:t>
      </w:r>
      <w:r w:rsidRPr="00046412">
        <w:rPr>
          <w:rFonts w:ascii="David" w:hAnsi="David" w:cs="David" w:hint="cs"/>
          <w:sz w:val="24"/>
          <w:szCs w:val="24"/>
          <w:rtl/>
        </w:rPr>
        <w:t>ביחס</w:t>
      </w:r>
      <w:r w:rsidRPr="00046412">
        <w:rPr>
          <w:rFonts w:ascii="David" w:hAnsi="David" w:cs="David"/>
          <w:sz w:val="24"/>
          <w:szCs w:val="24"/>
          <w:rtl/>
        </w:rPr>
        <w:t xml:space="preserve"> </w:t>
      </w:r>
      <w:r w:rsidRPr="00046412">
        <w:rPr>
          <w:rFonts w:ascii="David" w:hAnsi="David" w:cs="David" w:hint="cs"/>
          <w:sz w:val="24"/>
          <w:szCs w:val="24"/>
          <w:rtl/>
        </w:rPr>
        <w:t>ל</w:t>
      </w:r>
      <w:r w:rsidRPr="00046412">
        <w:rPr>
          <w:rFonts w:ascii="David" w:hAnsi="David" w:cs="David"/>
          <w:sz w:val="24"/>
          <w:szCs w:val="24"/>
          <w:rtl/>
        </w:rPr>
        <w:t xml:space="preserve">"אחריות </w:t>
      </w:r>
      <w:r w:rsidRPr="00046412">
        <w:rPr>
          <w:rFonts w:ascii="David" w:hAnsi="David" w:cs="David" w:hint="cs"/>
          <w:sz w:val="24"/>
          <w:szCs w:val="24"/>
          <w:rtl/>
        </w:rPr>
        <w:t>מקצועית</w:t>
      </w:r>
      <w:r w:rsidRPr="00046412">
        <w:rPr>
          <w:rFonts w:ascii="David" w:hAnsi="David" w:cs="David"/>
          <w:sz w:val="24"/>
          <w:szCs w:val="24"/>
          <w:rtl/>
        </w:rPr>
        <w:t xml:space="preserve">" </w:t>
      </w:r>
      <w:r w:rsidRPr="00046412">
        <w:rPr>
          <w:rFonts w:ascii="David" w:hAnsi="David" w:cs="David" w:hint="cs"/>
          <w:sz w:val="24"/>
          <w:szCs w:val="24"/>
          <w:rtl/>
        </w:rPr>
        <w:t>היקף</w:t>
      </w:r>
      <w:r w:rsidRPr="00046412">
        <w:rPr>
          <w:rFonts w:ascii="David" w:hAnsi="David" w:cs="David"/>
          <w:sz w:val="24"/>
          <w:szCs w:val="24"/>
          <w:rtl/>
        </w:rPr>
        <w:t xml:space="preserve"> </w:t>
      </w:r>
      <w:r w:rsidRPr="00046412">
        <w:rPr>
          <w:rFonts w:ascii="David" w:hAnsi="David" w:cs="David" w:hint="cs"/>
          <w:sz w:val="24"/>
          <w:szCs w:val="24"/>
          <w:rtl/>
        </w:rPr>
        <w:t>הכיסוי</w:t>
      </w:r>
      <w:r w:rsidRPr="00046412">
        <w:rPr>
          <w:rFonts w:ascii="David" w:hAnsi="David" w:cs="David"/>
          <w:sz w:val="24"/>
          <w:szCs w:val="24"/>
          <w:rtl/>
        </w:rPr>
        <w:t xml:space="preserve"> </w:t>
      </w:r>
      <w:r w:rsidRPr="00046412">
        <w:rPr>
          <w:rFonts w:ascii="David" w:hAnsi="David" w:cs="David" w:hint="cs"/>
          <w:sz w:val="24"/>
          <w:szCs w:val="24"/>
          <w:rtl/>
        </w:rPr>
        <w:t>אינו</w:t>
      </w:r>
      <w:r w:rsidRPr="00046412">
        <w:rPr>
          <w:rFonts w:ascii="David" w:hAnsi="David" w:cs="David"/>
          <w:sz w:val="24"/>
          <w:szCs w:val="24"/>
          <w:rtl/>
        </w:rPr>
        <w:t xml:space="preserve"> </w:t>
      </w:r>
      <w:r w:rsidRPr="00046412">
        <w:rPr>
          <w:rFonts w:ascii="David" w:hAnsi="David" w:cs="David" w:hint="cs"/>
          <w:sz w:val="24"/>
          <w:szCs w:val="24"/>
          <w:rtl/>
        </w:rPr>
        <w:t>נופל</w:t>
      </w:r>
      <w:r w:rsidRPr="00046412">
        <w:rPr>
          <w:rFonts w:ascii="David" w:hAnsi="David" w:cs="David"/>
          <w:sz w:val="24"/>
          <w:szCs w:val="24"/>
          <w:rtl/>
        </w:rPr>
        <w:t xml:space="preserve"> </w:t>
      </w:r>
      <w:r w:rsidRPr="00046412">
        <w:rPr>
          <w:rFonts w:ascii="David" w:hAnsi="David" w:cs="David" w:hint="cs"/>
          <w:sz w:val="24"/>
          <w:szCs w:val="24"/>
          <w:rtl/>
        </w:rPr>
        <w:t>מהאמור</w:t>
      </w:r>
      <w:r w:rsidRPr="00046412">
        <w:rPr>
          <w:rFonts w:ascii="David" w:hAnsi="David" w:cs="David"/>
          <w:sz w:val="24"/>
          <w:szCs w:val="24"/>
          <w:rtl/>
        </w:rPr>
        <w:t xml:space="preserve"> </w:t>
      </w:r>
      <w:r w:rsidRPr="00046412">
        <w:rPr>
          <w:rFonts w:ascii="David" w:hAnsi="David" w:cs="David" w:hint="cs"/>
          <w:sz w:val="24"/>
          <w:szCs w:val="24"/>
          <w:rtl/>
        </w:rPr>
        <w:t>בסעיף</w:t>
      </w:r>
      <w:r w:rsidRPr="00046412">
        <w:rPr>
          <w:rFonts w:ascii="David" w:hAnsi="David" w:cs="David"/>
          <w:sz w:val="24"/>
          <w:szCs w:val="24"/>
          <w:rtl/>
        </w:rPr>
        <w:t xml:space="preserve"> 1 </w:t>
      </w:r>
      <w:r w:rsidRPr="00046412">
        <w:rPr>
          <w:rFonts w:ascii="David" w:hAnsi="David" w:cs="David" w:hint="cs"/>
          <w:sz w:val="24"/>
          <w:szCs w:val="24"/>
          <w:rtl/>
        </w:rPr>
        <w:t>להלן</w:t>
      </w:r>
      <w:r w:rsidRPr="00046412">
        <w:rPr>
          <w:rFonts w:ascii="David" w:hAnsi="David" w:cs="David"/>
          <w:sz w:val="24"/>
          <w:szCs w:val="24"/>
          <w:rtl/>
        </w:rPr>
        <w:t>.</w:t>
      </w:r>
    </w:p>
    <w:p w14:paraId="08E98C98"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1.</w:t>
      </w:r>
      <w:r w:rsidRPr="00046412">
        <w:rPr>
          <w:rFonts w:ascii="David" w:hAnsi="David" w:cs="David"/>
          <w:sz w:val="24"/>
          <w:szCs w:val="24"/>
          <w:rtl/>
        </w:rPr>
        <w:tab/>
      </w:r>
      <w:r w:rsidRPr="00046412">
        <w:rPr>
          <w:rFonts w:ascii="David" w:hAnsi="David" w:cs="David"/>
          <w:b/>
          <w:bCs/>
          <w:sz w:val="24"/>
          <w:szCs w:val="24"/>
          <w:rtl/>
        </w:rPr>
        <w:t>ביטוח אחריות מקצועית</w:t>
      </w:r>
      <w:r w:rsidRPr="00046412">
        <w:rPr>
          <w:rFonts w:ascii="David" w:hAnsi="David" w:cs="David"/>
          <w:sz w:val="24"/>
          <w:szCs w:val="24"/>
          <w:rtl/>
        </w:rPr>
        <w:t>, לכיסוי חבותו המקצועית של היועץ ביחס להתחייבויותיו על פי ה</w:t>
      </w:r>
      <w:r w:rsidRPr="00046412">
        <w:rPr>
          <w:rFonts w:ascii="David" w:hAnsi="David" w:cs="David" w:hint="cs"/>
          <w:sz w:val="24"/>
          <w:szCs w:val="24"/>
          <w:rtl/>
        </w:rPr>
        <w:t>הסכם</w:t>
      </w:r>
      <w:r w:rsidRPr="00046412">
        <w:rPr>
          <w:rFonts w:ascii="David" w:hAnsi="David" w:cs="David"/>
          <w:sz w:val="24"/>
          <w:szCs w:val="24"/>
          <w:rtl/>
        </w:rPr>
        <w:t xml:space="preserve"> הנדון.</w:t>
      </w:r>
    </w:p>
    <w:p w14:paraId="02C3616A"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ab/>
        <w:t>גבול האחריות על פי הפוליסה לא יפחת מ- 4,000,000 ₪  (</w:t>
      </w:r>
      <w:r w:rsidRPr="00046412">
        <w:rPr>
          <w:rFonts w:ascii="David" w:hAnsi="David" w:cs="David" w:hint="cs"/>
          <w:sz w:val="24"/>
          <w:szCs w:val="24"/>
          <w:rtl/>
        </w:rPr>
        <w:t>ארבעה</w:t>
      </w:r>
      <w:r w:rsidRPr="00046412">
        <w:rPr>
          <w:rFonts w:ascii="David" w:hAnsi="David" w:cs="David"/>
          <w:sz w:val="24"/>
          <w:szCs w:val="24"/>
          <w:rtl/>
        </w:rPr>
        <w:t xml:space="preserve"> </w:t>
      </w:r>
      <w:r w:rsidRPr="00046412">
        <w:rPr>
          <w:rFonts w:ascii="David" w:hAnsi="David" w:cs="David" w:hint="cs"/>
          <w:sz w:val="24"/>
          <w:szCs w:val="24"/>
          <w:rtl/>
        </w:rPr>
        <w:t>מליון</w:t>
      </w:r>
      <w:r w:rsidRPr="00046412">
        <w:rPr>
          <w:rFonts w:ascii="David" w:hAnsi="David" w:cs="David"/>
          <w:sz w:val="24"/>
          <w:szCs w:val="24"/>
          <w:rtl/>
        </w:rPr>
        <w:t xml:space="preserve"> </w:t>
      </w:r>
      <w:r w:rsidRPr="00046412">
        <w:rPr>
          <w:rFonts w:ascii="David" w:hAnsi="David" w:cs="David" w:hint="cs"/>
          <w:sz w:val="24"/>
          <w:szCs w:val="24"/>
          <w:rtl/>
        </w:rPr>
        <w:t>₪</w:t>
      </w:r>
      <w:r w:rsidRPr="00046412">
        <w:rPr>
          <w:rFonts w:ascii="David" w:hAnsi="David" w:cs="David"/>
          <w:sz w:val="24"/>
          <w:szCs w:val="24"/>
          <w:rtl/>
        </w:rPr>
        <w:t>) לא</w:t>
      </w:r>
      <w:r w:rsidRPr="00046412">
        <w:rPr>
          <w:rFonts w:ascii="David" w:hAnsi="David" w:cs="David" w:hint="cs"/>
          <w:sz w:val="24"/>
          <w:szCs w:val="24"/>
          <w:rtl/>
        </w:rPr>
        <w:t>י</w:t>
      </w:r>
      <w:r w:rsidRPr="00046412">
        <w:rPr>
          <w:rFonts w:ascii="David" w:hAnsi="David" w:cs="David"/>
          <w:sz w:val="24"/>
          <w:szCs w:val="24"/>
          <w:rtl/>
        </w:rPr>
        <w:t>רוע ובסה"כ לתקופת הביטוח.</w:t>
      </w:r>
    </w:p>
    <w:p w14:paraId="1C7CC9D8"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046412">
        <w:rPr>
          <w:rFonts w:ascii="David" w:hAnsi="David" w:cs="David" w:hint="cs"/>
          <w:sz w:val="24"/>
          <w:szCs w:val="24"/>
          <w:rtl/>
        </w:rPr>
        <w:t>הפרת</w:t>
      </w:r>
      <w:r w:rsidRPr="00046412">
        <w:rPr>
          <w:rFonts w:ascii="David" w:hAnsi="David" w:cs="David"/>
          <w:sz w:val="24"/>
          <w:szCs w:val="24"/>
          <w:rtl/>
        </w:rPr>
        <w:t xml:space="preserve"> סודיות , מעשה במתכוון, </w:t>
      </w:r>
      <w:r w:rsidRPr="00046412">
        <w:rPr>
          <w:rFonts w:ascii="David" w:hAnsi="David" w:cs="David" w:hint="cs"/>
          <w:sz w:val="24"/>
          <w:szCs w:val="24"/>
          <w:rtl/>
        </w:rPr>
        <w:t>דיבה</w:t>
      </w:r>
      <w:r w:rsidRPr="00046412">
        <w:rPr>
          <w:rFonts w:ascii="David" w:hAnsi="David" w:cs="David"/>
          <w:sz w:val="24"/>
          <w:szCs w:val="24"/>
          <w:rtl/>
        </w:rPr>
        <w:t xml:space="preserve"> </w:t>
      </w:r>
      <w:r w:rsidRPr="00046412">
        <w:rPr>
          <w:rFonts w:ascii="David" w:hAnsi="David" w:cs="David" w:hint="cs"/>
          <w:sz w:val="24"/>
          <w:szCs w:val="24"/>
          <w:rtl/>
        </w:rPr>
        <w:t>השמצה</w:t>
      </w:r>
      <w:r w:rsidRPr="00046412">
        <w:rPr>
          <w:rFonts w:ascii="David" w:hAnsi="David" w:cs="David"/>
          <w:sz w:val="24"/>
          <w:szCs w:val="24"/>
          <w:rtl/>
        </w:rPr>
        <w:t xml:space="preserve">, מעשה מרמה ו/או אי יושר של מי מעובדי </w:t>
      </w:r>
      <w:r w:rsidRPr="00046412">
        <w:rPr>
          <w:rFonts w:ascii="David" w:hAnsi="David" w:cs="David" w:hint="cs"/>
          <w:sz w:val="24"/>
          <w:szCs w:val="24"/>
          <w:rtl/>
        </w:rPr>
        <w:t>היועץ</w:t>
      </w:r>
      <w:r w:rsidRPr="00046412">
        <w:rPr>
          <w:rFonts w:ascii="David" w:hAnsi="David" w:cs="David"/>
          <w:sz w:val="24"/>
          <w:szCs w:val="24"/>
          <w:rtl/>
        </w:rPr>
        <w:t xml:space="preserve">, אובדן השימוש ו/או עיכוב ו/או נזק תוצאתי כלשהו. </w:t>
      </w:r>
      <w:r w:rsidRPr="00046412">
        <w:rPr>
          <w:rFonts w:ascii="David" w:hAnsi="David" w:cs="David" w:hint="cs"/>
          <w:sz w:val="24"/>
          <w:szCs w:val="24"/>
          <w:rtl/>
        </w:rPr>
        <w:t>ו</w:t>
      </w:r>
      <w:r w:rsidRPr="00046412">
        <w:rPr>
          <w:rFonts w:ascii="David" w:hAnsi="David" w:cs="David"/>
          <w:sz w:val="24"/>
          <w:szCs w:val="24"/>
          <w:rtl/>
        </w:rPr>
        <w:t xml:space="preserve">/או </w:t>
      </w:r>
      <w:r w:rsidRPr="00046412">
        <w:rPr>
          <w:rFonts w:ascii="David" w:hAnsi="David" w:cs="David" w:hint="cs"/>
          <w:sz w:val="24"/>
          <w:szCs w:val="24"/>
          <w:rtl/>
        </w:rPr>
        <w:t>חבות</w:t>
      </w:r>
      <w:r w:rsidRPr="00046412">
        <w:rPr>
          <w:rFonts w:ascii="David" w:hAnsi="David" w:cs="David"/>
          <w:sz w:val="24"/>
          <w:szCs w:val="24"/>
          <w:rtl/>
        </w:rPr>
        <w:t xml:space="preserve"> </w:t>
      </w:r>
      <w:r w:rsidRPr="00046412">
        <w:rPr>
          <w:rFonts w:ascii="David" w:hAnsi="David" w:cs="David" w:hint="cs"/>
          <w:sz w:val="24"/>
          <w:szCs w:val="24"/>
          <w:rtl/>
        </w:rPr>
        <w:t>נושא</w:t>
      </w:r>
      <w:r w:rsidRPr="00046412">
        <w:rPr>
          <w:rFonts w:ascii="David" w:hAnsi="David" w:cs="David"/>
          <w:sz w:val="24"/>
          <w:szCs w:val="24"/>
          <w:rtl/>
        </w:rPr>
        <w:t xml:space="preserve"> </w:t>
      </w:r>
      <w:r w:rsidRPr="00046412">
        <w:rPr>
          <w:rFonts w:ascii="David" w:hAnsi="David" w:cs="David" w:hint="cs"/>
          <w:sz w:val="24"/>
          <w:szCs w:val="24"/>
          <w:rtl/>
        </w:rPr>
        <w:t>משרה</w:t>
      </w:r>
      <w:r w:rsidRPr="00046412">
        <w:rPr>
          <w:rFonts w:ascii="David" w:hAnsi="David" w:cs="David"/>
          <w:sz w:val="24"/>
          <w:szCs w:val="24"/>
          <w:rtl/>
        </w:rPr>
        <w:t xml:space="preserve"> </w:t>
      </w:r>
      <w:r w:rsidRPr="00046412">
        <w:rPr>
          <w:rFonts w:ascii="David" w:hAnsi="David" w:cs="David" w:hint="cs"/>
          <w:sz w:val="24"/>
          <w:szCs w:val="24"/>
          <w:rtl/>
        </w:rPr>
        <w:t>למעט</w:t>
      </w:r>
      <w:r w:rsidRPr="00046412">
        <w:rPr>
          <w:rFonts w:ascii="David" w:hAnsi="David" w:cs="David"/>
          <w:sz w:val="24"/>
          <w:szCs w:val="24"/>
          <w:rtl/>
        </w:rPr>
        <w:t xml:space="preserve"> </w:t>
      </w:r>
      <w:r w:rsidRPr="00046412">
        <w:rPr>
          <w:rFonts w:ascii="David" w:hAnsi="David" w:cs="David" w:hint="cs"/>
          <w:sz w:val="24"/>
          <w:szCs w:val="24"/>
          <w:rtl/>
        </w:rPr>
        <w:t>במקרה</w:t>
      </w:r>
      <w:r w:rsidRPr="00046412">
        <w:rPr>
          <w:rFonts w:ascii="David" w:hAnsi="David" w:cs="David"/>
          <w:sz w:val="24"/>
          <w:szCs w:val="24"/>
          <w:rtl/>
        </w:rPr>
        <w:t xml:space="preserve"> </w:t>
      </w:r>
      <w:r w:rsidRPr="00046412">
        <w:rPr>
          <w:rFonts w:ascii="David" w:hAnsi="David" w:cs="David" w:hint="cs"/>
          <w:sz w:val="24"/>
          <w:szCs w:val="24"/>
          <w:rtl/>
        </w:rPr>
        <w:t>שהיא</w:t>
      </w:r>
      <w:r w:rsidRPr="00046412">
        <w:rPr>
          <w:rFonts w:ascii="David" w:hAnsi="David" w:cs="David"/>
          <w:sz w:val="24"/>
          <w:szCs w:val="24"/>
          <w:rtl/>
        </w:rPr>
        <w:t xml:space="preserve"> </w:t>
      </w:r>
      <w:r w:rsidRPr="00046412">
        <w:rPr>
          <w:rFonts w:ascii="David" w:hAnsi="David" w:cs="David" w:hint="cs"/>
          <w:sz w:val="24"/>
          <w:szCs w:val="24"/>
          <w:rtl/>
        </w:rPr>
        <w:t>ניתנת</w:t>
      </w:r>
      <w:r w:rsidRPr="00046412">
        <w:rPr>
          <w:rFonts w:ascii="David" w:hAnsi="David" w:cs="David"/>
          <w:sz w:val="24"/>
          <w:szCs w:val="24"/>
          <w:rtl/>
        </w:rPr>
        <w:t xml:space="preserve"> </w:t>
      </w:r>
      <w:r w:rsidRPr="00046412">
        <w:rPr>
          <w:rFonts w:ascii="David" w:hAnsi="David" w:cs="David" w:hint="cs"/>
          <w:sz w:val="24"/>
          <w:szCs w:val="24"/>
          <w:rtl/>
        </w:rPr>
        <w:t>לכיסוי</w:t>
      </w:r>
      <w:r w:rsidRPr="00046412">
        <w:rPr>
          <w:rFonts w:ascii="David" w:hAnsi="David" w:cs="David"/>
          <w:sz w:val="24"/>
          <w:szCs w:val="24"/>
          <w:rtl/>
        </w:rPr>
        <w:t xml:space="preserve"> </w:t>
      </w:r>
      <w:r w:rsidRPr="00046412">
        <w:rPr>
          <w:rFonts w:ascii="David" w:hAnsi="David" w:cs="David" w:hint="cs"/>
          <w:sz w:val="24"/>
          <w:szCs w:val="24"/>
          <w:rtl/>
        </w:rPr>
        <w:t>בפוליסת</w:t>
      </w:r>
      <w:r w:rsidRPr="00046412">
        <w:rPr>
          <w:rFonts w:ascii="David" w:hAnsi="David" w:cs="David"/>
          <w:sz w:val="24"/>
          <w:szCs w:val="24"/>
          <w:rtl/>
        </w:rPr>
        <w:t xml:space="preserve"> </w:t>
      </w:r>
      <w:r w:rsidRPr="00046412">
        <w:rPr>
          <w:rFonts w:ascii="David" w:hAnsi="David" w:cs="David" w:hint="cs"/>
          <w:sz w:val="24"/>
          <w:szCs w:val="24"/>
          <w:rtl/>
        </w:rPr>
        <w:t>נושאי</w:t>
      </w:r>
      <w:r w:rsidRPr="00046412">
        <w:rPr>
          <w:rFonts w:ascii="David" w:hAnsi="David" w:cs="David"/>
          <w:sz w:val="24"/>
          <w:szCs w:val="24"/>
          <w:rtl/>
        </w:rPr>
        <w:t xml:space="preserve"> </w:t>
      </w:r>
      <w:r w:rsidRPr="00046412">
        <w:rPr>
          <w:rFonts w:ascii="David" w:hAnsi="David" w:cs="David" w:hint="cs"/>
          <w:sz w:val="24"/>
          <w:szCs w:val="24"/>
          <w:rtl/>
        </w:rPr>
        <w:t>משרה</w:t>
      </w:r>
      <w:r w:rsidRPr="00046412">
        <w:rPr>
          <w:rFonts w:ascii="David" w:hAnsi="David" w:cs="David"/>
          <w:sz w:val="24"/>
          <w:szCs w:val="24"/>
          <w:rtl/>
        </w:rPr>
        <w:t xml:space="preserve"> . הכיסוי על פי הפוליסה </w:t>
      </w:r>
      <w:r w:rsidRPr="00046412">
        <w:rPr>
          <w:rFonts w:ascii="David" w:hAnsi="David" w:cs="David" w:hint="cs"/>
          <w:sz w:val="24"/>
          <w:szCs w:val="24"/>
          <w:rtl/>
        </w:rPr>
        <w:t>מ</w:t>
      </w:r>
      <w:r w:rsidRPr="00046412">
        <w:rPr>
          <w:rFonts w:ascii="David" w:hAnsi="David" w:cs="David"/>
          <w:sz w:val="24"/>
          <w:szCs w:val="24"/>
          <w:rtl/>
        </w:rPr>
        <w:t>ורחב לכלול את המזמין כמבוטח נוסף בגין חבות</w:t>
      </w:r>
      <w:r w:rsidRPr="00046412">
        <w:rPr>
          <w:rFonts w:ascii="David" w:hAnsi="David" w:cs="David" w:hint="cs"/>
          <w:sz w:val="24"/>
          <w:szCs w:val="24"/>
          <w:rtl/>
        </w:rPr>
        <w:t>ו</w:t>
      </w:r>
      <w:r w:rsidRPr="00046412">
        <w:rPr>
          <w:rFonts w:ascii="David" w:hAnsi="David" w:cs="David"/>
          <w:sz w:val="24"/>
          <w:szCs w:val="24"/>
          <w:rtl/>
        </w:rPr>
        <w:t xml:space="preserve"> כמזמין העבודה בכל הנובע מפעולותיו של </w:t>
      </w:r>
      <w:r w:rsidRPr="00046412">
        <w:rPr>
          <w:rFonts w:ascii="David" w:hAnsi="David" w:cs="David" w:hint="cs"/>
          <w:sz w:val="24"/>
          <w:szCs w:val="24"/>
          <w:rtl/>
        </w:rPr>
        <w:t>היועץ</w:t>
      </w:r>
      <w:r w:rsidRPr="00046412">
        <w:rPr>
          <w:rFonts w:ascii="David" w:hAnsi="David" w:cs="David"/>
          <w:sz w:val="24"/>
          <w:szCs w:val="24"/>
          <w:rtl/>
        </w:rPr>
        <w:t xml:space="preserve"> </w:t>
      </w:r>
      <w:r w:rsidRPr="00046412">
        <w:rPr>
          <w:rFonts w:ascii="David" w:hAnsi="David" w:cs="David" w:hint="cs"/>
          <w:sz w:val="24"/>
          <w:szCs w:val="24"/>
          <w:rtl/>
        </w:rPr>
        <w:t>והבאים</w:t>
      </w:r>
      <w:r w:rsidRPr="00046412">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A582EFF"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2.</w:t>
      </w:r>
      <w:r w:rsidRPr="00046412">
        <w:rPr>
          <w:rFonts w:ascii="David" w:hAnsi="David" w:cs="David"/>
          <w:sz w:val="24"/>
          <w:szCs w:val="24"/>
          <w:rtl/>
        </w:rPr>
        <w:tab/>
      </w:r>
      <w:r w:rsidRPr="00046412">
        <w:rPr>
          <w:rFonts w:ascii="David" w:hAnsi="David" w:cs="David"/>
          <w:b/>
          <w:bCs/>
          <w:sz w:val="24"/>
          <w:szCs w:val="24"/>
          <w:rtl/>
        </w:rPr>
        <w:t>ביטוח אחריות מעבידים</w:t>
      </w:r>
      <w:r w:rsidRPr="00046412">
        <w:rPr>
          <w:rFonts w:ascii="David" w:hAnsi="David" w:cs="David"/>
          <w:sz w:val="24"/>
          <w:szCs w:val="24"/>
          <w:rtl/>
        </w:rPr>
        <w:t xml:space="preserve">, </w:t>
      </w:r>
      <w:r w:rsidRPr="00046412">
        <w:rPr>
          <w:rFonts w:ascii="David" w:hAnsi="David" w:cs="David" w:hint="cs"/>
          <w:sz w:val="24"/>
          <w:szCs w:val="24"/>
          <w:rtl/>
        </w:rPr>
        <w:t>המבטח</w:t>
      </w:r>
      <w:r w:rsidRPr="00046412">
        <w:rPr>
          <w:rFonts w:ascii="David" w:hAnsi="David" w:cs="David"/>
          <w:sz w:val="24"/>
          <w:szCs w:val="24"/>
          <w:rtl/>
        </w:rPr>
        <w:t xml:space="preserve"> חבות </w:t>
      </w:r>
      <w:r w:rsidRPr="00046412">
        <w:rPr>
          <w:rFonts w:ascii="David" w:hAnsi="David" w:cs="David" w:hint="cs"/>
          <w:sz w:val="24"/>
          <w:szCs w:val="24"/>
          <w:rtl/>
        </w:rPr>
        <w:t>עפ</w:t>
      </w:r>
      <w:r w:rsidRPr="00046412">
        <w:rPr>
          <w:rFonts w:ascii="David" w:hAnsi="David" w:cs="David"/>
          <w:sz w:val="24"/>
          <w:szCs w:val="24"/>
          <w:rtl/>
        </w:rPr>
        <w:t xml:space="preserve">"י </w:t>
      </w:r>
      <w:r w:rsidRPr="00046412">
        <w:rPr>
          <w:rFonts w:ascii="David" w:hAnsi="David" w:cs="David" w:hint="cs"/>
          <w:sz w:val="24"/>
          <w:szCs w:val="24"/>
          <w:rtl/>
        </w:rPr>
        <w:t>פקודת</w:t>
      </w:r>
      <w:r w:rsidRPr="00046412">
        <w:rPr>
          <w:rFonts w:ascii="David" w:hAnsi="David" w:cs="David"/>
          <w:sz w:val="24"/>
          <w:szCs w:val="24"/>
          <w:rtl/>
        </w:rPr>
        <w:t xml:space="preserve"> </w:t>
      </w:r>
      <w:r w:rsidRPr="00046412">
        <w:rPr>
          <w:rFonts w:ascii="David" w:hAnsi="David" w:cs="David" w:hint="cs"/>
          <w:sz w:val="24"/>
          <w:szCs w:val="24"/>
          <w:rtl/>
        </w:rPr>
        <w:t>הנזיקין</w:t>
      </w:r>
      <w:r w:rsidRPr="00046412">
        <w:rPr>
          <w:rFonts w:ascii="David" w:hAnsi="David" w:cs="David"/>
          <w:sz w:val="24"/>
          <w:szCs w:val="24"/>
          <w:rtl/>
        </w:rPr>
        <w:t xml:space="preserve"> (נוסח </w:t>
      </w:r>
      <w:r w:rsidRPr="00046412">
        <w:rPr>
          <w:rFonts w:ascii="David" w:hAnsi="David" w:cs="David" w:hint="cs"/>
          <w:sz w:val="24"/>
          <w:szCs w:val="24"/>
          <w:rtl/>
        </w:rPr>
        <w:t>חדש</w:t>
      </w:r>
      <w:r w:rsidRPr="00046412">
        <w:rPr>
          <w:rFonts w:ascii="David" w:hAnsi="David" w:cs="David"/>
          <w:sz w:val="24"/>
          <w:szCs w:val="24"/>
          <w:rtl/>
        </w:rPr>
        <w:t xml:space="preserve">) </w:t>
      </w:r>
      <w:r w:rsidRPr="00046412">
        <w:rPr>
          <w:rFonts w:ascii="David" w:hAnsi="David" w:cs="David" w:hint="cs"/>
          <w:sz w:val="24"/>
          <w:szCs w:val="24"/>
          <w:rtl/>
        </w:rPr>
        <w:t>וחוק</w:t>
      </w:r>
      <w:r w:rsidRPr="00046412">
        <w:rPr>
          <w:rFonts w:ascii="David" w:hAnsi="David" w:cs="David"/>
          <w:sz w:val="24"/>
          <w:szCs w:val="24"/>
          <w:rtl/>
        </w:rPr>
        <w:t xml:space="preserve"> </w:t>
      </w:r>
      <w:r w:rsidRPr="00046412">
        <w:rPr>
          <w:rFonts w:ascii="David" w:hAnsi="David" w:cs="David" w:hint="cs"/>
          <w:sz w:val="24"/>
          <w:szCs w:val="24"/>
          <w:rtl/>
        </w:rPr>
        <w:t>האחריות</w:t>
      </w:r>
      <w:r w:rsidRPr="00046412">
        <w:rPr>
          <w:rFonts w:ascii="David" w:hAnsi="David" w:cs="David"/>
          <w:sz w:val="24"/>
          <w:szCs w:val="24"/>
          <w:rtl/>
        </w:rPr>
        <w:t xml:space="preserve"> </w:t>
      </w:r>
      <w:r w:rsidRPr="00046412">
        <w:rPr>
          <w:rFonts w:ascii="David" w:hAnsi="David" w:cs="David" w:hint="cs"/>
          <w:sz w:val="24"/>
          <w:szCs w:val="24"/>
          <w:rtl/>
        </w:rPr>
        <w:t>למוצרים</w:t>
      </w:r>
      <w:r w:rsidRPr="00046412">
        <w:rPr>
          <w:rFonts w:ascii="David" w:hAnsi="David" w:cs="David"/>
          <w:sz w:val="24"/>
          <w:szCs w:val="24"/>
          <w:rtl/>
        </w:rPr>
        <w:t xml:space="preserve"> </w:t>
      </w:r>
      <w:r w:rsidRPr="00046412">
        <w:rPr>
          <w:rFonts w:ascii="David" w:hAnsi="David" w:cs="David" w:hint="cs"/>
          <w:sz w:val="24"/>
          <w:szCs w:val="24"/>
          <w:rtl/>
        </w:rPr>
        <w:t>פגומים</w:t>
      </w:r>
      <w:r w:rsidRPr="00046412">
        <w:rPr>
          <w:rFonts w:ascii="David" w:hAnsi="David" w:cs="David"/>
          <w:sz w:val="24"/>
          <w:szCs w:val="24"/>
          <w:rtl/>
        </w:rPr>
        <w:t xml:space="preserve"> </w:t>
      </w:r>
      <w:r w:rsidRPr="00046412">
        <w:rPr>
          <w:rFonts w:ascii="David" w:hAnsi="David" w:cs="David" w:hint="cs"/>
          <w:sz w:val="24"/>
          <w:szCs w:val="24"/>
          <w:rtl/>
        </w:rPr>
        <w:t>תש</w:t>
      </w:r>
      <w:r w:rsidRPr="00046412">
        <w:rPr>
          <w:rFonts w:ascii="David" w:hAnsi="David" w:cs="David"/>
          <w:sz w:val="24"/>
          <w:szCs w:val="24"/>
          <w:rtl/>
        </w:rPr>
        <w:t xml:space="preserve">"ם-1980,  </w:t>
      </w:r>
      <w:r w:rsidRPr="00046412">
        <w:rPr>
          <w:rFonts w:ascii="David" w:hAnsi="David" w:cs="David" w:hint="cs"/>
          <w:sz w:val="24"/>
          <w:szCs w:val="24"/>
          <w:rtl/>
        </w:rPr>
        <w:t>כלפי</w:t>
      </w:r>
      <w:r w:rsidRPr="00046412">
        <w:rPr>
          <w:rFonts w:ascii="David" w:hAnsi="David" w:cs="David"/>
          <w:sz w:val="24"/>
          <w:szCs w:val="24"/>
          <w:rtl/>
        </w:rPr>
        <w:t xml:space="preserve"> </w:t>
      </w:r>
      <w:r w:rsidRPr="00046412">
        <w:rPr>
          <w:rFonts w:ascii="David" w:hAnsi="David" w:cs="David" w:hint="cs"/>
          <w:sz w:val="24"/>
          <w:szCs w:val="24"/>
          <w:rtl/>
        </w:rPr>
        <w:t>כל</w:t>
      </w:r>
      <w:r w:rsidRPr="00046412">
        <w:rPr>
          <w:rFonts w:ascii="David" w:hAnsi="David" w:cs="David"/>
          <w:sz w:val="24"/>
          <w:szCs w:val="24"/>
          <w:rtl/>
        </w:rPr>
        <w:t xml:space="preserve"> </w:t>
      </w:r>
      <w:r w:rsidRPr="00046412">
        <w:rPr>
          <w:rFonts w:ascii="David" w:hAnsi="David" w:cs="David" w:hint="cs"/>
          <w:sz w:val="24"/>
          <w:szCs w:val="24"/>
          <w:rtl/>
        </w:rPr>
        <w:t>העובדים</w:t>
      </w:r>
      <w:r w:rsidRPr="00046412">
        <w:rPr>
          <w:rFonts w:ascii="David" w:hAnsi="David" w:cs="David"/>
          <w:sz w:val="24"/>
          <w:szCs w:val="24"/>
          <w:rtl/>
        </w:rPr>
        <w:t xml:space="preserve">, </w:t>
      </w:r>
      <w:r w:rsidRPr="00046412">
        <w:rPr>
          <w:rFonts w:ascii="David" w:hAnsi="David" w:cs="David" w:hint="cs"/>
          <w:sz w:val="24"/>
          <w:szCs w:val="24"/>
          <w:rtl/>
        </w:rPr>
        <w:t>המועסקים</w:t>
      </w:r>
      <w:r w:rsidRPr="00046412">
        <w:rPr>
          <w:rFonts w:ascii="David" w:hAnsi="David" w:cs="David"/>
          <w:sz w:val="24"/>
          <w:szCs w:val="24"/>
          <w:rtl/>
        </w:rPr>
        <w:t xml:space="preserve"> </w:t>
      </w:r>
      <w:r w:rsidRPr="00046412">
        <w:rPr>
          <w:rFonts w:ascii="David" w:hAnsi="David" w:cs="David" w:hint="cs"/>
          <w:sz w:val="24"/>
          <w:szCs w:val="24"/>
          <w:rtl/>
        </w:rPr>
        <w:t>על</w:t>
      </w:r>
      <w:r w:rsidRPr="00046412">
        <w:rPr>
          <w:rFonts w:ascii="David" w:hAnsi="David" w:cs="David"/>
          <w:sz w:val="24"/>
          <w:szCs w:val="24"/>
          <w:rtl/>
        </w:rPr>
        <w:t xml:space="preserve"> </w:t>
      </w:r>
      <w:r w:rsidRPr="00046412">
        <w:rPr>
          <w:rFonts w:ascii="David" w:hAnsi="David" w:cs="David" w:hint="cs"/>
          <w:sz w:val="24"/>
          <w:szCs w:val="24"/>
          <w:rtl/>
        </w:rPr>
        <w:t>ידי</w:t>
      </w:r>
      <w:r w:rsidRPr="00046412">
        <w:rPr>
          <w:rFonts w:ascii="David" w:hAnsi="David" w:cs="David"/>
          <w:sz w:val="24"/>
          <w:szCs w:val="24"/>
          <w:rtl/>
        </w:rPr>
        <w:t xml:space="preserve"> </w:t>
      </w:r>
      <w:r w:rsidRPr="00046412">
        <w:rPr>
          <w:rFonts w:ascii="David" w:hAnsi="David" w:cs="David" w:hint="cs"/>
          <w:sz w:val="24"/>
          <w:szCs w:val="24"/>
          <w:rtl/>
        </w:rPr>
        <w:t>היועץ</w:t>
      </w:r>
      <w:r w:rsidRPr="00046412">
        <w:rPr>
          <w:rFonts w:ascii="David" w:hAnsi="David" w:cs="David"/>
          <w:sz w:val="24"/>
          <w:szCs w:val="24"/>
          <w:rtl/>
        </w:rPr>
        <w:t xml:space="preserve">, </w:t>
      </w:r>
      <w:r w:rsidRPr="00046412">
        <w:rPr>
          <w:rFonts w:ascii="David" w:hAnsi="David" w:cs="David" w:hint="cs"/>
          <w:sz w:val="24"/>
          <w:szCs w:val="24"/>
          <w:rtl/>
        </w:rPr>
        <w:t>בגין</w:t>
      </w:r>
      <w:r w:rsidRPr="00046412">
        <w:rPr>
          <w:rFonts w:ascii="David" w:hAnsi="David" w:cs="David"/>
          <w:sz w:val="24"/>
          <w:szCs w:val="24"/>
          <w:rtl/>
        </w:rPr>
        <w:t xml:space="preserve"> </w:t>
      </w:r>
      <w:r w:rsidRPr="00046412">
        <w:rPr>
          <w:rFonts w:ascii="David" w:hAnsi="David" w:cs="David" w:hint="cs"/>
          <w:sz w:val="24"/>
          <w:szCs w:val="24"/>
          <w:rtl/>
        </w:rPr>
        <w:t>פגיעה</w:t>
      </w:r>
      <w:r w:rsidRPr="00046412">
        <w:rPr>
          <w:rFonts w:ascii="David" w:hAnsi="David" w:cs="David"/>
          <w:sz w:val="24"/>
          <w:szCs w:val="24"/>
          <w:rtl/>
        </w:rPr>
        <w:t xml:space="preserve"> </w:t>
      </w:r>
      <w:r w:rsidRPr="00046412">
        <w:rPr>
          <w:rFonts w:ascii="David" w:hAnsi="David" w:cs="David" w:hint="cs"/>
          <w:sz w:val="24"/>
          <w:szCs w:val="24"/>
          <w:rtl/>
        </w:rPr>
        <w:t>גופנית</w:t>
      </w:r>
      <w:r w:rsidRPr="00046412">
        <w:rPr>
          <w:rFonts w:ascii="David" w:hAnsi="David" w:cs="David"/>
          <w:sz w:val="24"/>
          <w:szCs w:val="24"/>
          <w:rtl/>
        </w:rPr>
        <w:t xml:space="preserve"> </w:t>
      </w:r>
      <w:r w:rsidRPr="00046412">
        <w:rPr>
          <w:rFonts w:ascii="David" w:hAnsi="David" w:cs="David" w:hint="cs"/>
          <w:sz w:val="24"/>
          <w:szCs w:val="24"/>
          <w:rtl/>
        </w:rPr>
        <w:t>או</w:t>
      </w:r>
      <w:r w:rsidRPr="00046412">
        <w:rPr>
          <w:rFonts w:ascii="David" w:hAnsi="David" w:cs="David"/>
          <w:sz w:val="24"/>
          <w:szCs w:val="24"/>
          <w:rtl/>
        </w:rPr>
        <w:t xml:space="preserve"> </w:t>
      </w:r>
      <w:r w:rsidRPr="00046412">
        <w:rPr>
          <w:rFonts w:ascii="David" w:hAnsi="David" w:cs="David" w:hint="cs"/>
          <w:sz w:val="24"/>
          <w:szCs w:val="24"/>
          <w:rtl/>
        </w:rPr>
        <w:t>מחלה</w:t>
      </w:r>
      <w:r w:rsidRPr="00046412">
        <w:rPr>
          <w:rFonts w:ascii="David" w:hAnsi="David" w:cs="David"/>
          <w:sz w:val="24"/>
          <w:szCs w:val="24"/>
          <w:rtl/>
        </w:rPr>
        <w:t xml:space="preserve"> </w:t>
      </w:r>
      <w:r w:rsidRPr="00046412">
        <w:rPr>
          <w:rFonts w:ascii="David" w:hAnsi="David" w:cs="David" w:hint="cs"/>
          <w:sz w:val="24"/>
          <w:szCs w:val="24"/>
          <w:rtl/>
        </w:rPr>
        <w:t>העלולים</w:t>
      </w:r>
      <w:r w:rsidRPr="00046412">
        <w:rPr>
          <w:rFonts w:ascii="David" w:hAnsi="David" w:cs="David"/>
          <w:sz w:val="24"/>
          <w:szCs w:val="24"/>
          <w:rtl/>
        </w:rPr>
        <w:t xml:space="preserve"> </w:t>
      </w:r>
      <w:r w:rsidRPr="00046412">
        <w:rPr>
          <w:rFonts w:ascii="David" w:hAnsi="David" w:cs="David" w:hint="cs"/>
          <w:sz w:val="24"/>
          <w:szCs w:val="24"/>
          <w:rtl/>
        </w:rPr>
        <w:t>להגרם</w:t>
      </w:r>
      <w:r w:rsidRPr="00046412">
        <w:rPr>
          <w:rFonts w:ascii="David" w:hAnsi="David" w:cs="David"/>
          <w:sz w:val="24"/>
          <w:szCs w:val="24"/>
          <w:rtl/>
        </w:rPr>
        <w:t xml:space="preserve"> </w:t>
      </w:r>
      <w:r w:rsidRPr="00046412">
        <w:rPr>
          <w:rFonts w:ascii="David" w:hAnsi="David" w:cs="David" w:hint="cs"/>
          <w:sz w:val="24"/>
          <w:szCs w:val="24"/>
          <w:rtl/>
        </w:rPr>
        <w:t>למי</w:t>
      </w:r>
      <w:r w:rsidRPr="00046412">
        <w:rPr>
          <w:rFonts w:ascii="David" w:hAnsi="David" w:cs="David"/>
          <w:sz w:val="24"/>
          <w:szCs w:val="24"/>
          <w:rtl/>
        </w:rPr>
        <w:t xml:space="preserve"> </w:t>
      </w:r>
      <w:r w:rsidRPr="00046412">
        <w:rPr>
          <w:rFonts w:ascii="David" w:hAnsi="David" w:cs="David" w:hint="cs"/>
          <w:sz w:val="24"/>
          <w:szCs w:val="24"/>
          <w:rtl/>
        </w:rPr>
        <w:t>מהם</w:t>
      </w:r>
      <w:r w:rsidRPr="00046412">
        <w:rPr>
          <w:rFonts w:ascii="David" w:hAnsi="David" w:cs="David"/>
          <w:sz w:val="24"/>
          <w:szCs w:val="24"/>
          <w:rtl/>
        </w:rPr>
        <w:t xml:space="preserve"> </w:t>
      </w:r>
      <w:r w:rsidRPr="00046412">
        <w:rPr>
          <w:rFonts w:ascii="David" w:hAnsi="David" w:cs="David" w:hint="cs"/>
          <w:sz w:val="24"/>
          <w:szCs w:val="24"/>
          <w:rtl/>
        </w:rPr>
        <w:t>תוך</w:t>
      </w:r>
      <w:r w:rsidRPr="00046412">
        <w:rPr>
          <w:rFonts w:ascii="David" w:hAnsi="David" w:cs="David"/>
          <w:sz w:val="24"/>
          <w:szCs w:val="24"/>
          <w:rtl/>
        </w:rPr>
        <w:t xml:space="preserve"> </w:t>
      </w:r>
      <w:r w:rsidRPr="00046412">
        <w:rPr>
          <w:rFonts w:ascii="David" w:hAnsi="David" w:cs="David" w:hint="cs"/>
          <w:sz w:val="24"/>
          <w:szCs w:val="24"/>
          <w:rtl/>
        </w:rPr>
        <w:t>כדי</w:t>
      </w:r>
      <w:r w:rsidRPr="00046412">
        <w:rPr>
          <w:rFonts w:ascii="David" w:hAnsi="David" w:cs="David"/>
          <w:sz w:val="24"/>
          <w:szCs w:val="24"/>
          <w:rtl/>
        </w:rPr>
        <w:t xml:space="preserve"> </w:t>
      </w:r>
      <w:r w:rsidRPr="00046412">
        <w:rPr>
          <w:rFonts w:ascii="David" w:hAnsi="David" w:cs="David" w:hint="cs"/>
          <w:sz w:val="24"/>
          <w:szCs w:val="24"/>
          <w:rtl/>
        </w:rPr>
        <w:t>ועקב</w:t>
      </w:r>
      <w:r w:rsidRPr="00046412">
        <w:rPr>
          <w:rFonts w:ascii="David" w:hAnsi="David" w:cs="David"/>
          <w:sz w:val="24"/>
          <w:szCs w:val="24"/>
          <w:rtl/>
        </w:rPr>
        <w:t xml:space="preserve"> </w:t>
      </w:r>
      <w:r w:rsidRPr="00046412">
        <w:rPr>
          <w:rFonts w:ascii="David" w:hAnsi="David" w:cs="David" w:hint="cs"/>
          <w:sz w:val="24"/>
          <w:szCs w:val="24"/>
          <w:rtl/>
        </w:rPr>
        <w:t>העסקתם</w:t>
      </w:r>
      <w:r w:rsidRPr="00046412">
        <w:rPr>
          <w:rFonts w:ascii="David" w:hAnsi="David" w:cs="David"/>
          <w:sz w:val="24"/>
          <w:szCs w:val="24"/>
          <w:rtl/>
        </w:rPr>
        <w:t xml:space="preserve"> </w:t>
      </w:r>
      <w:r w:rsidRPr="00046412">
        <w:rPr>
          <w:rFonts w:ascii="David" w:hAnsi="David" w:cs="David" w:hint="cs"/>
          <w:sz w:val="24"/>
          <w:szCs w:val="24"/>
          <w:rtl/>
        </w:rPr>
        <w:t>על</w:t>
      </w:r>
      <w:r w:rsidRPr="00046412">
        <w:rPr>
          <w:rFonts w:ascii="David" w:hAnsi="David" w:cs="David"/>
          <w:sz w:val="24"/>
          <w:szCs w:val="24"/>
          <w:rtl/>
        </w:rPr>
        <w:t xml:space="preserve"> </w:t>
      </w:r>
      <w:r w:rsidRPr="00046412">
        <w:rPr>
          <w:rFonts w:ascii="David" w:hAnsi="David" w:cs="David" w:hint="cs"/>
          <w:sz w:val="24"/>
          <w:szCs w:val="24"/>
          <w:rtl/>
        </w:rPr>
        <w:t>פי</w:t>
      </w:r>
      <w:r w:rsidRPr="00046412">
        <w:rPr>
          <w:rFonts w:ascii="David" w:hAnsi="David" w:cs="David"/>
          <w:sz w:val="24"/>
          <w:szCs w:val="24"/>
          <w:rtl/>
        </w:rPr>
        <w:t xml:space="preserve"> </w:t>
      </w:r>
      <w:r w:rsidRPr="00046412">
        <w:rPr>
          <w:rFonts w:ascii="David" w:hAnsi="David" w:cs="David" w:hint="cs"/>
          <w:sz w:val="24"/>
          <w:szCs w:val="24"/>
          <w:rtl/>
        </w:rPr>
        <w:t>ההסכם</w:t>
      </w:r>
      <w:r w:rsidRPr="00046412">
        <w:rPr>
          <w:rFonts w:ascii="David" w:hAnsi="David" w:cs="David"/>
          <w:sz w:val="24"/>
          <w:szCs w:val="24"/>
          <w:rtl/>
        </w:rPr>
        <w:t xml:space="preserve"> </w:t>
      </w:r>
      <w:r w:rsidRPr="00046412">
        <w:rPr>
          <w:rFonts w:ascii="David" w:hAnsi="David" w:cs="David" w:hint="cs"/>
          <w:sz w:val="24"/>
          <w:szCs w:val="24"/>
          <w:rtl/>
        </w:rPr>
        <w:t>ב</w:t>
      </w:r>
      <w:r w:rsidRPr="00046412">
        <w:rPr>
          <w:rFonts w:ascii="David" w:hAnsi="David" w:cs="David"/>
          <w:sz w:val="24"/>
          <w:szCs w:val="24"/>
          <w:rtl/>
        </w:rPr>
        <w:t xml:space="preserve">גבול האחריות </w:t>
      </w:r>
      <w:r w:rsidRPr="00046412">
        <w:rPr>
          <w:rFonts w:ascii="David" w:hAnsi="David" w:cs="David" w:hint="cs"/>
          <w:sz w:val="24"/>
          <w:szCs w:val="24"/>
          <w:rtl/>
        </w:rPr>
        <w:t>ש</w:t>
      </w:r>
      <w:r w:rsidRPr="00046412">
        <w:rPr>
          <w:rFonts w:ascii="David" w:hAnsi="David" w:cs="David"/>
          <w:sz w:val="24"/>
          <w:szCs w:val="24"/>
          <w:rtl/>
        </w:rPr>
        <w:t xml:space="preserve">אינו </w:t>
      </w:r>
      <w:r w:rsidRPr="00046412">
        <w:rPr>
          <w:rFonts w:ascii="David" w:hAnsi="David" w:cs="David" w:hint="cs"/>
          <w:sz w:val="24"/>
          <w:szCs w:val="24"/>
          <w:rtl/>
        </w:rPr>
        <w:t>נופל</w:t>
      </w:r>
      <w:r w:rsidRPr="00046412">
        <w:rPr>
          <w:rFonts w:ascii="David" w:hAnsi="David" w:cs="David"/>
          <w:sz w:val="24"/>
          <w:szCs w:val="24"/>
          <w:rtl/>
        </w:rPr>
        <w:t xml:space="preserve"> מ-20,000,000 </w:t>
      </w:r>
      <w:r w:rsidRPr="00046412">
        <w:rPr>
          <w:rFonts w:ascii="David" w:hAnsi="David" w:cs="David" w:hint="cs"/>
          <w:sz w:val="24"/>
          <w:szCs w:val="24"/>
          <w:rtl/>
        </w:rPr>
        <w:t>₪</w:t>
      </w:r>
      <w:r w:rsidRPr="00046412">
        <w:rPr>
          <w:rFonts w:ascii="David" w:hAnsi="David" w:cs="David"/>
          <w:sz w:val="24"/>
          <w:szCs w:val="24"/>
          <w:rtl/>
        </w:rPr>
        <w:t xml:space="preserve">  (</w:t>
      </w:r>
      <w:r w:rsidRPr="00046412">
        <w:rPr>
          <w:rFonts w:ascii="David" w:hAnsi="David" w:cs="David" w:hint="cs"/>
          <w:sz w:val="24"/>
          <w:szCs w:val="24"/>
          <w:rtl/>
        </w:rPr>
        <w:t>עשרים</w:t>
      </w:r>
      <w:r w:rsidRPr="00046412">
        <w:rPr>
          <w:rFonts w:ascii="David" w:hAnsi="David" w:cs="David"/>
          <w:sz w:val="24"/>
          <w:szCs w:val="24"/>
          <w:rtl/>
        </w:rPr>
        <w:t xml:space="preserve"> מ</w:t>
      </w:r>
      <w:r w:rsidRPr="00046412">
        <w:rPr>
          <w:rFonts w:ascii="David" w:hAnsi="David" w:cs="David" w:hint="cs"/>
          <w:sz w:val="24"/>
          <w:szCs w:val="24"/>
          <w:rtl/>
        </w:rPr>
        <w:t>י</w:t>
      </w:r>
      <w:r w:rsidRPr="00046412">
        <w:rPr>
          <w:rFonts w:ascii="David" w:hAnsi="David" w:cs="David"/>
          <w:sz w:val="24"/>
          <w:szCs w:val="24"/>
          <w:rtl/>
        </w:rPr>
        <w:t xml:space="preserve">ליון </w:t>
      </w:r>
      <w:r w:rsidRPr="00046412">
        <w:rPr>
          <w:rFonts w:ascii="David" w:hAnsi="David" w:cs="David" w:hint="cs"/>
          <w:sz w:val="24"/>
          <w:szCs w:val="24"/>
          <w:rtl/>
        </w:rPr>
        <w:t>₪</w:t>
      </w:r>
      <w:r w:rsidRPr="00046412">
        <w:rPr>
          <w:rFonts w:ascii="David" w:hAnsi="David" w:cs="David"/>
          <w:sz w:val="24"/>
          <w:szCs w:val="24"/>
          <w:rtl/>
        </w:rPr>
        <w:t xml:space="preserve"> ) לעובד אחד, לא</w:t>
      </w:r>
      <w:r w:rsidRPr="00046412">
        <w:rPr>
          <w:rFonts w:ascii="David" w:hAnsi="David" w:cs="David" w:hint="cs"/>
          <w:sz w:val="24"/>
          <w:szCs w:val="24"/>
          <w:rtl/>
        </w:rPr>
        <w:t>י</w:t>
      </w:r>
      <w:r w:rsidRPr="00046412">
        <w:rPr>
          <w:rFonts w:ascii="David" w:hAnsi="David" w:cs="David"/>
          <w:sz w:val="24"/>
          <w:szCs w:val="24"/>
          <w:rtl/>
        </w:rPr>
        <w:t>רוע ובסה"כ לתקופת ביטוח שנתית.</w:t>
      </w:r>
    </w:p>
    <w:p w14:paraId="240FE114"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046412">
        <w:rPr>
          <w:rFonts w:ascii="David" w:hAnsi="David" w:cs="David" w:hint="cs"/>
          <w:sz w:val="24"/>
          <w:szCs w:val="24"/>
          <w:rtl/>
        </w:rPr>
        <w:t>שימוש</w:t>
      </w:r>
      <w:r w:rsidRPr="00046412">
        <w:rPr>
          <w:rFonts w:ascii="David" w:hAnsi="David" w:cs="David"/>
          <w:sz w:val="24"/>
          <w:szCs w:val="24"/>
          <w:rtl/>
        </w:rPr>
        <w:t xml:space="preserve"> </w:t>
      </w:r>
      <w:r w:rsidRPr="00046412">
        <w:rPr>
          <w:rFonts w:ascii="David" w:hAnsi="David" w:cs="David" w:hint="cs"/>
          <w:sz w:val="24"/>
          <w:szCs w:val="24"/>
          <w:rtl/>
        </w:rPr>
        <w:t>במנופים</w:t>
      </w:r>
      <w:r w:rsidRPr="00046412">
        <w:rPr>
          <w:rFonts w:ascii="David" w:hAnsi="David" w:cs="David"/>
          <w:sz w:val="24"/>
          <w:szCs w:val="24"/>
          <w:rtl/>
        </w:rPr>
        <w:t xml:space="preserve"> </w:t>
      </w:r>
      <w:r w:rsidRPr="00046412">
        <w:rPr>
          <w:rFonts w:ascii="David" w:hAnsi="David" w:cs="David" w:hint="cs"/>
          <w:sz w:val="24"/>
          <w:szCs w:val="24"/>
          <w:rtl/>
        </w:rPr>
        <w:t>ו</w:t>
      </w:r>
      <w:r w:rsidRPr="00046412">
        <w:rPr>
          <w:rFonts w:ascii="David" w:hAnsi="David" w:cs="David"/>
          <w:sz w:val="24"/>
          <w:szCs w:val="24"/>
          <w:rtl/>
        </w:rPr>
        <w:t xml:space="preserve">/או </w:t>
      </w:r>
      <w:r w:rsidRPr="00046412">
        <w:rPr>
          <w:rFonts w:ascii="David" w:hAnsi="David" w:cs="David" w:hint="cs"/>
          <w:sz w:val="24"/>
          <w:szCs w:val="24"/>
          <w:rtl/>
        </w:rPr>
        <w:t>במכונות</w:t>
      </w:r>
      <w:r w:rsidRPr="00046412">
        <w:rPr>
          <w:rFonts w:ascii="David" w:hAnsi="David" w:cs="David"/>
          <w:sz w:val="24"/>
          <w:szCs w:val="24"/>
          <w:rtl/>
        </w:rPr>
        <w:t xml:space="preserve"> </w:t>
      </w:r>
      <w:r w:rsidRPr="00046412">
        <w:rPr>
          <w:rFonts w:ascii="David" w:hAnsi="David" w:cs="David" w:hint="cs"/>
          <w:sz w:val="24"/>
          <w:szCs w:val="24"/>
          <w:rtl/>
        </w:rPr>
        <w:t>הרמה</w:t>
      </w:r>
      <w:r w:rsidRPr="00046412">
        <w:rPr>
          <w:rFonts w:ascii="David" w:hAnsi="David" w:cs="David"/>
          <w:sz w:val="24"/>
          <w:szCs w:val="24"/>
          <w:rtl/>
        </w:rPr>
        <w:t xml:space="preserve">, </w:t>
      </w:r>
      <w:r w:rsidRPr="00046412">
        <w:rPr>
          <w:rFonts w:ascii="David" w:hAnsi="David" w:cs="David" w:hint="cs"/>
          <w:sz w:val="24"/>
          <w:szCs w:val="24"/>
          <w:rtl/>
        </w:rPr>
        <w:t>עבודות</w:t>
      </w:r>
      <w:r w:rsidRPr="00046412">
        <w:rPr>
          <w:rFonts w:ascii="David" w:hAnsi="David" w:cs="David"/>
          <w:sz w:val="24"/>
          <w:szCs w:val="24"/>
          <w:rtl/>
        </w:rPr>
        <w:t xml:space="preserve"> </w:t>
      </w:r>
      <w:r w:rsidRPr="00046412">
        <w:rPr>
          <w:rFonts w:ascii="David" w:hAnsi="David" w:cs="David" w:hint="cs"/>
          <w:sz w:val="24"/>
          <w:szCs w:val="24"/>
          <w:rtl/>
        </w:rPr>
        <w:t>בגובה</w:t>
      </w:r>
      <w:r w:rsidRPr="00046412">
        <w:rPr>
          <w:rFonts w:ascii="David" w:hAnsi="David" w:cs="David"/>
          <w:sz w:val="24"/>
          <w:szCs w:val="24"/>
          <w:rtl/>
        </w:rPr>
        <w:t>, פ</w:t>
      </w:r>
      <w:r w:rsidRPr="00046412">
        <w:rPr>
          <w:rFonts w:ascii="David" w:hAnsi="David" w:cs="David" w:hint="cs"/>
          <w:sz w:val="24"/>
          <w:szCs w:val="24"/>
          <w:rtl/>
        </w:rPr>
        <w:t>י</w:t>
      </w:r>
      <w:r w:rsidRPr="00046412">
        <w:rPr>
          <w:rFonts w:ascii="David" w:hAnsi="David" w:cs="David"/>
          <w:sz w:val="24"/>
          <w:szCs w:val="24"/>
          <w:rtl/>
        </w:rPr>
        <w:t>תיונות ורעלים וכן בדבר העסקת נוער ,</w:t>
      </w:r>
      <w:r w:rsidRPr="00046412">
        <w:rPr>
          <w:rFonts w:ascii="David" w:hAnsi="David" w:cs="David" w:hint="cs"/>
          <w:sz w:val="24"/>
          <w:szCs w:val="24"/>
          <w:rtl/>
        </w:rPr>
        <w:t>עבודות</w:t>
      </w:r>
      <w:r w:rsidRPr="00046412">
        <w:rPr>
          <w:rFonts w:ascii="David" w:hAnsi="David" w:cs="David"/>
          <w:sz w:val="24"/>
          <w:szCs w:val="24"/>
          <w:rtl/>
        </w:rPr>
        <w:t xml:space="preserve"> </w:t>
      </w:r>
      <w:r w:rsidRPr="00046412">
        <w:rPr>
          <w:rFonts w:ascii="David" w:hAnsi="David" w:cs="David" w:hint="cs"/>
          <w:sz w:val="24"/>
          <w:szCs w:val="24"/>
          <w:rtl/>
        </w:rPr>
        <w:t>חוץ</w:t>
      </w:r>
      <w:r w:rsidRPr="00046412">
        <w:rPr>
          <w:rFonts w:ascii="David" w:hAnsi="David" w:cs="David"/>
          <w:sz w:val="24"/>
          <w:szCs w:val="24"/>
          <w:rtl/>
        </w:rPr>
        <w:t xml:space="preserve">. הביטוח </w:t>
      </w:r>
      <w:r w:rsidRPr="00046412">
        <w:rPr>
          <w:rFonts w:ascii="David" w:hAnsi="David" w:cs="David" w:hint="cs"/>
          <w:sz w:val="24"/>
          <w:szCs w:val="24"/>
          <w:rtl/>
        </w:rPr>
        <w:t>מ</w:t>
      </w:r>
      <w:r w:rsidRPr="00046412">
        <w:rPr>
          <w:rFonts w:ascii="David" w:hAnsi="David" w:cs="David"/>
          <w:sz w:val="24"/>
          <w:szCs w:val="24"/>
          <w:rtl/>
        </w:rPr>
        <w:t xml:space="preserve">ורחב לשפות את </w:t>
      </w:r>
      <w:r w:rsidRPr="00046412">
        <w:rPr>
          <w:rFonts w:ascii="David" w:hAnsi="David" w:cs="David" w:hint="cs"/>
          <w:sz w:val="24"/>
          <w:szCs w:val="24"/>
          <w:rtl/>
        </w:rPr>
        <w:t>המזמין</w:t>
      </w:r>
      <w:r w:rsidRPr="00046412">
        <w:rPr>
          <w:rFonts w:ascii="David" w:hAnsi="David" w:cs="David"/>
          <w:sz w:val="24"/>
          <w:szCs w:val="24"/>
          <w:rtl/>
        </w:rPr>
        <w:t xml:space="preserve"> היה </w:t>
      </w:r>
      <w:r w:rsidRPr="00046412">
        <w:rPr>
          <w:rFonts w:ascii="David" w:hAnsi="David" w:cs="David" w:hint="cs"/>
          <w:sz w:val="24"/>
          <w:szCs w:val="24"/>
          <w:rtl/>
        </w:rPr>
        <w:t>ונטען</w:t>
      </w:r>
      <w:r w:rsidRPr="00046412">
        <w:rPr>
          <w:rFonts w:ascii="David" w:hAnsi="David" w:cs="David"/>
          <w:sz w:val="24"/>
          <w:szCs w:val="24"/>
        </w:rPr>
        <w:t xml:space="preserve"> </w:t>
      </w:r>
      <w:r w:rsidRPr="00046412">
        <w:rPr>
          <w:rFonts w:ascii="David" w:hAnsi="David" w:cs="David"/>
          <w:sz w:val="24"/>
          <w:szCs w:val="24"/>
          <w:rtl/>
        </w:rPr>
        <w:t xml:space="preserve">לעניין קרות תאונת עבודה </w:t>
      </w:r>
      <w:r w:rsidRPr="00046412">
        <w:rPr>
          <w:rFonts w:ascii="David" w:hAnsi="David" w:cs="David" w:hint="cs"/>
          <w:sz w:val="24"/>
          <w:szCs w:val="24"/>
          <w:rtl/>
        </w:rPr>
        <w:t>ו</w:t>
      </w:r>
      <w:r w:rsidRPr="00046412">
        <w:rPr>
          <w:rFonts w:ascii="David" w:hAnsi="David" w:cs="David"/>
          <w:sz w:val="24"/>
          <w:szCs w:val="24"/>
          <w:rtl/>
        </w:rPr>
        <w:t xml:space="preserve">/או מחלה </w:t>
      </w:r>
      <w:r w:rsidRPr="00046412">
        <w:rPr>
          <w:rFonts w:ascii="David" w:hAnsi="David" w:cs="David" w:hint="cs"/>
          <w:sz w:val="24"/>
          <w:szCs w:val="24"/>
          <w:rtl/>
        </w:rPr>
        <w:t>כלשהי</w:t>
      </w:r>
      <w:r w:rsidRPr="00046412">
        <w:rPr>
          <w:rFonts w:ascii="David" w:hAnsi="David" w:cs="David"/>
          <w:sz w:val="24"/>
          <w:szCs w:val="24"/>
        </w:rPr>
        <w:t xml:space="preserve"> </w:t>
      </w:r>
      <w:r w:rsidRPr="00046412">
        <w:rPr>
          <w:rFonts w:ascii="David" w:hAnsi="David" w:cs="David"/>
          <w:sz w:val="24"/>
          <w:szCs w:val="24"/>
          <w:rtl/>
        </w:rPr>
        <w:t>כי ה</w:t>
      </w:r>
      <w:r w:rsidRPr="00046412">
        <w:rPr>
          <w:rFonts w:ascii="David" w:hAnsi="David" w:cs="David" w:hint="cs"/>
          <w:sz w:val="24"/>
          <w:szCs w:val="24"/>
          <w:rtl/>
        </w:rPr>
        <w:t>וא</w:t>
      </w:r>
      <w:r w:rsidRPr="00046412">
        <w:rPr>
          <w:rFonts w:ascii="David" w:hAnsi="David" w:cs="David"/>
          <w:sz w:val="24"/>
          <w:szCs w:val="24"/>
          <w:rtl/>
        </w:rPr>
        <w:t xml:space="preserve"> נושא בחובות מעביד כלשהם כלפי מי </w:t>
      </w:r>
      <w:r w:rsidRPr="00046412">
        <w:rPr>
          <w:rFonts w:ascii="David" w:hAnsi="David" w:cs="David" w:hint="cs"/>
          <w:sz w:val="24"/>
          <w:szCs w:val="24"/>
          <w:rtl/>
        </w:rPr>
        <w:t>מעובדי</w:t>
      </w:r>
      <w:r w:rsidRPr="00046412">
        <w:rPr>
          <w:rFonts w:ascii="David" w:hAnsi="David" w:cs="David"/>
          <w:sz w:val="24"/>
          <w:szCs w:val="24"/>
          <w:rtl/>
        </w:rPr>
        <w:t xml:space="preserve"> </w:t>
      </w:r>
      <w:r w:rsidRPr="00046412">
        <w:rPr>
          <w:rFonts w:ascii="David" w:hAnsi="David" w:cs="David" w:hint="cs"/>
          <w:sz w:val="24"/>
          <w:szCs w:val="24"/>
          <w:rtl/>
        </w:rPr>
        <w:t>היועץ</w:t>
      </w:r>
      <w:r w:rsidRPr="00046412">
        <w:rPr>
          <w:rFonts w:ascii="David" w:hAnsi="David" w:cs="David"/>
          <w:sz w:val="24"/>
          <w:szCs w:val="24"/>
          <w:rtl/>
        </w:rPr>
        <w:t>.</w:t>
      </w:r>
      <w:r w:rsidRPr="00046412">
        <w:rPr>
          <w:rFonts w:ascii="David" w:hAnsi="David" w:cs="David"/>
          <w:sz w:val="24"/>
          <w:szCs w:val="24"/>
          <w:rtl/>
        </w:rPr>
        <w:tab/>
      </w:r>
      <w:r w:rsidRPr="00046412">
        <w:rPr>
          <w:rFonts w:ascii="David" w:hAnsi="David" w:cs="David"/>
          <w:sz w:val="24"/>
          <w:szCs w:val="24"/>
          <w:rtl/>
        </w:rPr>
        <w:br/>
      </w:r>
    </w:p>
    <w:p w14:paraId="103A7A3C"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3</w:t>
      </w:r>
      <w:r w:rsidRPr="00046412">
        <w:rPr>
          <w:rFonts w:ascii="David" w:hAnsi="David" w:cs="David"/>
          <w:sz w:val="24"/>
          <w:szCs w:val="24"/>
          <w:rtl/>
        </w:rPr>
        <w:tab/>
      </w:r>
      <w:r w:rsidRPr="00046412">
        <w:rPr>
          <w:rFonts w:ascii="David" w:hAnsi="David" w:cs="David"/>
          <w:b/>
          <w:bCs/>
          <w:sz w:val="24"/>
          <w:szCs w:val="24"/>
          <w:rtl/>
        </w:rPr>
        <w:t>ביטוח אחריות כלפי צד שלישי</w:t>
      </w:r>
      <w:r w:rsidRPr="00046412">
        <w:rPr>
          <w:rFonts w:ascii="David" w:hAnsi="David" w:cs="David"/>
          <w:sz w:val="24"/>
          <w:szCs w:val="24"/>
          <w:rtl/>
        </w:rPr>
        <w:t xml:space="preserve"> </w:t>
      </w:r>
      <w:r w:rsidRPr="00046412">
        <w:rPr>
          <w:rFonts w:ascii="David" w:hAnsi="David" w:cs="David" w:hint="cs"/>
          <w:sz w:val="24"/>
          <w:szCs w:val="24"/>
          <w:rtl/>
        </w:rPr>
        <w:t>המבטח</w:t>
      </w:r>
      <w:r w:rsidRPr="00046412">
        <w:rPr>
          <w:rFonts w:ascii="David" w:hAnsi="David" w:cs="David"/>
          <w:sz w:val="24"/>
          <w:szCs w:val="24"/>
          <w:rtl/>
        </w:rPr>
        <w:t xml:space="preserve"> </w:t>
      </w:r>
      <w:r w:rsidRPr="00046412">
        <w:rPr>
          <w:rFonts w:ascii="David" w:hAnsi="David" w:cs="David" w:hint="cs"/>
          <w:sz w:val="24"/>
          <w:szCs w:val="24"/>
          <w:rtl/>
        </w:rPr>
        <w:t>את</w:t>
      </w:r>
      <w:r w:rsidRPr="00046412">
        <w:rPr>
          <w:rFonts w:ascii="David" w:hAnsi="David" w:cs="David"/>
          <w:sz w:val="24"/>
          <w:szCs w:val="24"/>
          <w:rtl/>
        </w:rPr>
        <w:t xml:space="preserve"> חבות </w:t>
      </w:r>
      <w:r w:rsidRPr="00046412">
        <w:rPr>
          <w:rFonts w:ascii="David" w:hAnsi="David" w:cs="David" w:hint="cs"/>
          <w:sz w:val="24"/>
          <w:szCs w:val="24"/>
          <w:rtl/>
        </w:rPr>
        <w:t>היועץ</w:t>
      </w:r>
      <w:r w:rsidRPr="00046412">
        <w:rPr>
          <w:rFonts w:ascii="David" w:hAnsi="David" w:cs="David"/>
          <w:sz w:val="24"/>
          <w:szCs w:val="24"/>
          <w:rtl/>
        </w:rPr>
        <w:t xml:space="preserve"> על פי דין בגבול אחריות שלא יפחת מ- 4,000,000 </w:t>
      </w:r>
      <w:r w:rsidRPr="00046412">
        <w:rPr>
          <w:rFonts w:ascii="David" w:hAnsi="David" w:cs="David" w:hint="cs"/>
          <w:sz w:val="24"/>
          <w:szCs w:val="24"/>
          <w:rtl/>
        </w:rPr>
        <w:t>₪</w:t>
      </w:r>
      <w:r w:rsidRPr="00046412">
        <w:rPr>
          <w:rFonts w:ascii="David" w:hAnsi="David" w:cs="David"/>
          <w:sz w:val="24"/>
          <w:szCs w:val="24"/>
          <w:rtl/>
        </w:rPr>
        <w:t xml:space="preserve"> (ארבעה </w:t>
      </w:r>
      <w:r w:rsidRPr="00046412">
        <w:rPr>
          <w:rFonts w:ascii="David" w:hAnsi="David" w:cs="David" w:hint="cs"/>
          <w:sz w:val="24"/>
          <w:szCs w:val="24"/>
          <w:rtl/>
        </w:rPr>
        <w:t>מיליון</w:t>
      </w:r>
      <w:r w:rsidRPr="00046412">
        <w:rPr>
          <w:rFonts w:ascii="David" w:hAnsi="David" w:cs="David"/>
          <w:sz w:val="24"/>
          <w:szCs w:val="24"/>
          <w:rtl/>
        </w:rPr>
        <w:t xml:space="preserve"> </w:t>
      </w:r>
      <w:r w:rsidRPr="00046412">
        <w:rPr>
          <w:rFonts w:ascii="David" w:hAnsi="David" w:cs="David" w:hint="cs"/>
          <w:sz w:val="24"/>
          <w:szCs w:val="24"/>
          <w:rtl/>
        </w:rPr>
        <w:t>₪</w:t>
      </w:r>
      <w:r w:rsidRPr="00046412">
        <w:rPr>
          <w:rFonts w:ascii="David" w:hAnsi="David" w:cs="David"/>
          <w:sz w:val="24"/>
          <w:szCs w:val="24"/>
          <w:rtl/>
        </w:rPr>
        <w:t>) למקרה ולתקופת ביטוח שנתית, בגין א</w:t>
      </w:r>
      <w:r w:rsidRPr="00046412">
        <w:rPr>
          <w:rFonts w:ascii="David" w:hAnsi="David" w:cs="David" w:hint="cs"/>
          <w:sz w:val="24"/>
          <w:szCs w:val="24"/>
          <w:rtl/>
        </w:rPr>
        <w:t>י</w:t>
      </w:r>
      <w:r w:rsidRPr="00046412">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2E700B97"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ab/>
      </w:r>
      <w:r w:rsidRPr="00046412">
        <w:rPr>
          <w:rFonts w:ascii="David" w:hAnsi="David" w:cs="David" w:hint="cs"/>
          <w:sz w:val="24"/>
          <w:szCs w:val="24"/>
          <w:rtl/>
        </w:rPr>
        <w:t>ביטוח</w:t>
      </w:r>
      <w:r w:rsidRPr="00046412">
        <w:rPr>
          <w:rFonts w:ascii="David" w:hAnsi="David" w:cs="David"/>
          <w:sz w:val="24"/>
          <w:szCs w:val="24"/>
          <w:rtl/>
        </w:rPr>
        <w:t xml:space="preserve"> זה לא  כפוף לכל הגבלה בדבר חבות הנובעת מאש, התפוצצות, בהלה, מכשירי הרמה, </w:t>
      </w:r>
      <w:r w:rsidRPr="00046412">
        <w:rPr>
          <w:rFonts w:ascii="David" w:hAnsi="David" w:cs="David" w:hint="cs"/>
          <w:sz w:val="24"/>
          <w:szCs w:val="24"/>
          <w:rtl/>
        </w:rPr>
        <w:t>חבות</w:t>
      </w:r>
      <w:r w:rsidRPr="00046412">
        <w:rPr>
          <w:rFonts w:ascii="David" w:hAnsi="David" w:cs="David"/>
          <w:sz w:val="24"/>
          <w:szCs w:val="24"/>
        </w:rPr>
        <w:t xml:space="preserve"> </w:t>
      </w:r>
      <w:r w:rsidRPr="00046412">
        <w:rPr>
          <w:rFonts w:ascii="David" w:hAnsi="David" w:cs="David"/>
          <w:sz w:val="24"/>
          <w:szCs w:val="24"/>
          <w:rtl/>
        </w:rPr>
        <w:t xml:space="preserve">בגין וכלפי קבלנים, קבלני </w:t>
      </w:r>
      <w:r w:rsidRPr="00046412">
        <w:rPr>
          <w:rFonts w:ascii="David" w:hAnsi="David" w:cs="David" w:hint="cs"/>
          <w:sz w:val="24"/>
          <w:szCs w:val="24"/>
          <w:rtl/>
        </w:rPr>
        <w:t>משנה</w:t>
      </w:r>
      <w:r w:rsidRPr="00046412">
        <w:rPr>
          <w:rFonts w:ascii="David" w:hAnsi="David" w:cs="David"/>
          <w:sz w:val="24"/>
          <w:szCs w:val="24"/>
        </w:rPr>
        <w:t xml:space="preserve"> </w:t>
      </w:r>
      <w:r w:rsidRPr="00046412">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046412">
        <w:rPr>
          <w:rFonts w:ascii="David" w:hAnsi="David" w:cs="David" w:hint="cs"/>
          <w:sz w:val="24"/>
          <w:szCs w:val="24"/>
          <w:rtl/>
        </w:rPr>
        <w:t>עבודות</w:t>
      </w:r>
      <w:r w:rsidRPr="00046412">
        <w:rPr>
          <w:rFonts w:ascii="David" w:hAnsi="David" w:cs="David"/>
          <w:sz w:val="24"/>
          <w:szCs w:val="24"/>
          <w:rtl/>
        </w:rPr>
        <w:t xml:space="preserve"> </w:t>
      </w:r>
      <w:r w:rsidRPr="00046412">
        <w:rPr>
          <w:rFonts w:ascii="David" w:hAnsi="David" w:cs="David" w:hint="cs"/>
          <w:sz w:val="24"/>
          <w:szCs w:val="24"/>
          <w:rtl/>
        </w:rPr>
        <w:t>חוץ</w:t>
      </w:r>
      <w:r w:rsidRPr="00046412">
        <w:rPr>
          <w:rFonts w:ascii="David" w:hAnsi="David" w:cs="David"/>
          <w:sz w:val="24"/>
          <w:szCs w:val="24"/>
          <w:rtl/>
        </w:rPr>
        <w:t xml:space="preserve">, וכן תביעות שיבוב מצד המוסד לביטוח לאומי. </w:t>
      </w:r>
      <w:r w:rsidRPr="00046412">
        <w:rPr>
          <w:rFonts w:ascii="David" w:hAnsi="David" w:cs="David"/>
          <w:sz w:val="24"/>
          <w:szCs w:val="24"/>
          <w:rtl/>
        </w:rPr>
        <w:br/>
      </w:r>
      <w:r w:rsidRPr="00046412">
        <w:rPr>
          <w:rFonts w:ascii="David" w:hAnsi="David" w:cs="David" w:hint="cs"/>
          <w:sz w:val="24"/>
          <w:szCs w:val="24"/>
          <w:rtl/>
        </w:rPr>
        <w:t>הביטוח</w:t>
      </w:r>
      <w:r w:rsidRPr="00046412">
        <w:rPr>
          <w:rFonts w:ascii="David" w:hAnsi="David" w:cs="David"/>
          <w:sz w:val="24"/>
          <w:szCs w:val="24"/>
          <w:rtl/>
        </w:rPr>
        <w:t xml:space="preserve"> </w:t>
      </w:r>
      <w:r w:rsidRPr="00046412">
        <w:rPr>
          <w:rFonts w:ascii="David" w:hAnsi="David" w:cs="David" w:hint="cs"/>
          <w:sz w:val="24"/>
          <w:szCs w:val="24"/>
          <w:rtl/>
        </w:rPr>
        <w:t>מ</w:t>
      </w:r>
      <w:r w:rsidRPr="00046412">
        <w:rPr>
          <w:rFonts w:ascii="David" w:hAnsi="David" w:cs="David"/>
          <w:sz w:val="24"/>
          <w:szCs w:val="24"/>
          <w:rtl/>
        </w:rPr>
        <w:t>ורחב ל</w:t>
      </w:r>
      <w:r w:rsidRPr="00046412">
        <w:rPr>
          <w:rFonts w:ascii="David" w:hAnsi="David" w:cs="David" w:hint="cs"/>
          <w:sz w:val="24"/>
          <w:szCs w:val="24"/>
          <w:rtl/>
        </w:rPr>
        <w:t>שפות</w:t>
      </w:r>
      <w:r w:rsidRPr="00046412">
        <w:rPr>
          <w:rFonts w:ascii="David" w:hAnsi="David" w:cs="David"/>
          <w:sz w:val="24"/>
          <w:szCs w:val="24"/>
          <w:rtl/>
        </w:rPr>
        <w:t xml:space="preserve"> את </w:t>
      </w:r>
      <w:r w:rsidRPr="00046412">
        <w:rPr>
          <w:rFonts w:ascii="David" w:hAnsi="David" w:cs="David" w:hint="cs"/>
          <w:sz w:val="24"/>
          <w:szCs w:val="24"/>
          <w:rtl/>
        </w:rPr>
        <w:t>המזמין</w:t>
      </w:r>
      <w:r w:rsidRPr="00046412">
        <w:rPr>
          <w:rFonts w:ascii="David" w:hAnsi="David" w:cs="David"/>
          <w:sz w:val="24"/>
          <w:szCs w:val="24"/>
          <w:rtl/>
        </w:rPr>
        <w:t xml:space="preserve"> בגין אחריות</w:t>
      </w:r>
      <w:r w:rsidRPr="00046412">
        <w:rPr>
          <w:rFonts w:ascii="David" w:hAnsi="David" w:cs="David" w:hint="cs"/>
          <w:sz w:val="24"/>
          <w:szCs w:val="24"/>
          <w:rtl/>
        </w:rPr>
        <w:t>ו</w:t>
      </w:r>
      <w:r w:rsidRPr="00046412">
        <w:rPr>
          <w:rFonts w:ascii="David" w:hAnsi="David" w:cs="David"/>
          <w:sz w:val="24"/>
          <w:szCs w:val="24"/>
          <w:rtl/>
        </w:rPr>
        <w:t xml:space="preserve"> למעשי ו/או מחדלי </w:t>
      </w:r>
      <w:r w:rsidRPr="00046412">
        <w:rPr>
          <w:rFonts w:ascii="David" w:hAnsi="David" w:cs="David" w:hint="cs"/>
          <w:sz w:val="24"/>
          <w:szCs w:val="24"/>
          <w:rtl/>
        </w:rPr>
        <w:t>היועץ</w:t>
      </w:r>
      <w:r w:rsidRPr="00046412">
        <w:rPr>
          <w:rFonts w:ascii="David" w:hAnsi="David" w:cs="David"/>
          <w:sz w:val="24"/>
          <w:szCs w:val="24"/>
          <w:rtl/>
        </w:rPr>
        <w:t xml:space="preserve"> </w:t>
      </w:r>
      <w:r w:rsidRPr="00046412">
        <w:rPr>
          <w:rFonts w:ascii="David" w:hAnsi="David" w:cs="David" w:hint="cs"/>
          <w:sz w:val="24"/>
          <w:szCs w:val="24"/>
          <w:rtl/>
        </w:rPr>
        <w:t>והבאים</w:t>
      </w:r>
      <w:r w:rsidRPr="00046412">
        <w:rPr>
          <w:rFonts w:ascii="David" w:hAnsi="David" w:cs="David"/>
          <w:sz w:val="24"/>
          <w:szCs w:val="24"/>
          <w:rtl/>
        </w:rPr>
        <w:t xml:space="preserve"> </w:t>
      </w:r>
      <w:r w:rsidRPr="00046412">
        <w:rPr>
          <w:rFonts w:ascii="David" w:hAnsi="David" w:cs="David" w:hint="cs"/>
          <w:sz w:val="24"/>
          <w:szCs w:val="24"/>
          <w:rtl/>
        </w:rPr>
        <w:t>מטעמו</w:t>
      </w:r>
      <w:r w:rsidRPr="00046412">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1B7977C0" w14:textId="77777777" w:rsidR="002136E2" w:rsidRPr="00046412"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Pr>
      </w:pPr>
      <w:r w:rsidRPr="00046412">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DF3B6B3" w14:textId="77777777" w:rsidR="002136E2" w:rsidRPr="00046412"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tl/>
        </w:rPr>
      </w:pPr>
      <w:r w:rsidRPr="00046412">
        <w:rPr>
          <w:rFonts w:ascii="David" w:hAnsi="David" w:cs="David" w:hint="cs"/>
          <w:sz w:val="24"/>
          <w:szCs w:val="24"/>
          <w:rtl/>
        </w:rPr>
        <w:t>הפוליסה</w:t>
      </w:r>
      <w:r w:rsidRPr="00046412">
        <w:rPr>
          <w:rFonts w:ascii="David" w:hAnsi="David" w:cs="David"/>
          <w:sz w:val="24"/>
          <w:szCs w:val="24"/>
          <w:rtl/>
        </w:rPr>
        <w:t xml:space="preserve"> </w:t>
      </w:r>
      <w:r w:rsidRPr="00046412">
        <w:rPr>
          <w:rFonts w:ascii="David" w:hAnsi="David" w:cs="David" w:hint="cs"/>
          <w:sz w:val="24"/>
          <w:szCs w:val="24"/>
          <w:rtl/>
        </w:rPr>
        <w:t>תכלולנה</w:t>
      </w:r>
      <w:r w:rsidRPr="00046412">
        <w:rPr>
          <w:rFonts w:ascii="David" w:hAnsi="David" w:cs="David"/>
          <w:sz w:val="24"/>
          <w:szCs w:val="24"/>
          <w:rtl/>
        </w:rPr>
        <w:t xml:space="preserve"> </w:t>
      </w:r>
      <w:r w:rsidRPr="00046412">
        <w:rPr>
          <w:rFonts w:ascii="David" w:hAnsi="David" w:cs="David" w:hint="cs"/>
          <w:sz w:val="24"/>
          <w:szCs w:val="24"/>
          <w:rtl/>
        </w:rPr>
        <w:t>התחייבות</w:t>
      </w:r>
      <w:r w:rsidRPr="00046412">
        <w:rPr>
          <w:rFonts w:ascii="David" w:hAnsi="David" w:cs="David"/>
          <w:sz w:val="24"/>
          <w:szCs w:val="24"/>
          <w:rtl/>
        </w:rPr>
        <w:t xml:space="preserve"> </w:t>
      </w:r>
      <w:r w:rsidRPr="00046412">
        <w:rPr>
          <w:rFonts w:ascii="David" w:hAnsi="David" w:cs="David" w:hint="cs"/>
          <w:sz w:val="24"/>
          <w:szCs w:val="24"/>
          <w:rtl/>
        </w:rPr>
        <w:t>לוויתור</w:t>
      </w:r>
      <w:r w:rsidRPr="00046412">
        <w:rPr>
          <w:rFonts w:ascii="David" w:hAnsi="David" w:cs="David"/>
          <w:sz w:val="24"/>
          <w:szCs w:val="24"/>
          <w:rtl/>
        </w:rPr>
        <w:t xml:space="preserve"> </w:t>
      </w:r>
      <w:r w:rsidRPr="00046412">
        <w:rPr>
          <w:rFonts w:ascii="David" w:hAnsi="David" w:cs="David" w:hint="cs"/>
          <w:sz w:val="24"/>
          <w:szCs w:val="24"/>
          <w:rtl/>
        </w:rPr>
        <w:t>על</w:t>
      </w:r>
      <w:r w:rsidRPr="00046412">
        <w:rPr>
          <w:rFonts w:ascii="David" w:hAnsi="David" w:cs="David"/>
          <w:sz w:val="24"/>
          <w:szCs w:val="24"/>
          <w:rtl/>
        </w:rPr>
        <w:t xml:space="preserve"> </w:t>
      </w:r>
      <w:r w:rsidRPr="00046412">
        <w:rPr>
          <w:rFonts w:ascii="David" w:hAnsi="David" w:cs="David" w:hint="cs"/>
          <w:sz w:val="24"/>
          <w:szCs w:val="24"/>
          <w:rtl/>
        </w:rPr>
        <w:t>זכות</w:t>
      </w:r>
      <w:r w:rsidRPr="00046412">
        <w:rPr>
          <w:rFonts w:ascii="David" w:hAnsi="David" w:cs="David"/>
          <w:sz w:val="24"/>
          <w:szCs w:val="24"/>
          <w:rtl/>
        </w:rPr>
        <w:t xml:space="preserve"> </w:t>
      </w:r>
      <w:r w:rsidRPr="00046412">
        <w:rPr>
          <w:rFonts w:ascii="David" w:hAnsi="David" w:cs="David" w:hint="cs"/>
          <w:sz w:val="24"/>
          <w:szCs w:val="24"/>
          <w:rtl/>
        </w:rPr>
        <w:t>שיבוב</w:t>
      </w:r>
      <w:r w:rsidRPr="00046412">
        <w:rPr>
          <w:rFonts w:ascii="David" w:hAnsi="David" w:cs="David"/>
          <w:sz w:val="24"/>
          <w:szCs w:val="24"/>
          <w:rtl/>
        </w:rPr>
        <w:t xml:space="preserve"> </w:t>
      </w:r>
      <w:r w:rsidRPr="00046412">
        <w:rPr>
          <w:rFonts w:ascii="David" w:hAnsi="David" w:cs="David" w:hint="cs"/>
          <w:sz w:val="24"/>
          <w:szCs w:val="24"/>
          <w:rtl/>
        </w:rPr>
        <w:t>כלפי</w:t>
      </w:r>
      <w:r w:rsidRPr="00046412">
        <w:rPr>
          <w:rFonts w:ascii="David" w:hAnsi="David" w:cs="David"/>
          <w:sz w:val="24"/>
          <w:szCs w:val="24"/>
          <w:rtl/>
        </w:rPr>
        <w:t xml:space="preserve"> </w:t>
      </w:r>
      <w:r w:rsidRPr="00046412">
        <w:rPr>
          <w:rFonts w:ascii="David" w:hAnsi="David" w:cs="David" w:hint="cs"/>
          <w:sz w:val="24"/>
          <w:szCs w:val="24"/>
          <w:rtl/>
        </w:rPr>
        <w:t>המזמין</w:t>
      </w:r>
      <w:r w:rsidRPr="00046412">
        <w:rPr>
          <w:rFonts w:ascii="David" w:hAnsi="David" w:cs="David"/>
          <w:sz w:val="24"/>
          <w:szCs w:val="24"/>
          <w:rtl/>
        </w:rPr>
        <w:t xml:space="preserve">, </w:t>
      </w:r>
      <w:r w:rsidRPr="00046412">
        <w:rPr>
          <w:rFonts w:ascii="David" w:hAnsi="David" w:cs="David" w:hint="cs"/>
          <w:sz w:val="24"/>
          <w:szCs w:val="24"/>
          <w:rtl/>
        </w:rPr>
        <w:t>עובדיו</w:t>
      </w:r>
      <w:r w:rsidRPr="00046412">
        <w:rPr>
          <w:rFonts w:ascii="David" w:hAnsi="David" w:cs="David"/>
          <w:sz w:val="24"/>
          <w:szCs w:val="24"/>
          <w:rtl/>
        </w:rPr>
        <w:t xml:space="preserve"> </w:t>
      </w:r>
      <w:r w:rsidRPr="00046412">
        <w:rPr>
          <w:rFonts w:ascii="David" w:hAnsi="David" w:cs="David" w:hint="cs"/>
          <w:sz w:val="24"/>
          <w:szCs w:val="24"/>
          <w:rtl/>
        </w:rPr>
        <w:t>והבאים</w:t>
      </w:r>
      <w:r w:rsidRPr="00046412">
        <w:rPr>
          <w:rFonts w:ascii="David" w:hAnsi="David" w:cs="David"/>
          <w:sz w:val="24"/>
          <w:szCs w:val="24"/>
          <w:rtl/>
        </w:rPr>
        <w:t xml:space="preserve"> </w:t>
      </w:r>
      <w:r w:rsidRPr="00046412">
        <w:rPr>
          <w:rFonts w:ascii="David" w:hAnsi="David" w:cs="David" w:hint="cs"/>
          <w:sz w:val="24"/>
          <w:szCs w:val="24"/>
          <w:rtl/>
        </w:rPr>
        <w:t>מטעמו</w:t>
      </w:r>
      <w:r w:rsidRPr="00046412">
        <w:rPr>
          <w:rFonts w:ascii="David" w:hAnsi="David" w:cs="David"/>
          <w:sz w:val="24"/>
          <w:szCs w:val="24"/>
          <w:rtl/>
        </w:rPr>
        <w:t xml:space="preserve"> </w:t>
      </w:r>
      <w:r w:rsidRPr="00046412">
        <w:rPr>
          <w:rFonts w:ascii="David" w:hAnsi="David" w:cs="David" w:hint="cs"/>
          <w:sz w:val="24"/>
          <w:szCs w:val="24"/>
          <w:rtl/>
        </w:rPr>
        <w:t>אולם</w:t>
      </w:r>
      <w:r w:rsidRPr="00046412">
        <w:rPr>
          <w:rFonts w:ascii="David" w:hAnsi="David" w:cs="David"/>
          <w:sz w:val="24"/>
          <w:szCs w:val="24"/>
          <w:rtl/>
        </w:rPr>
        <w:t xml:space="preserve"> </w:t>
      </w:r>
      <w:r w:rsidRPr="00046412">
        <w:rPr>
          <w:rFonts w:ascii="David" w:hAnsi="David" w:cs="David" w:hint="cs"/>
          <w:sz w:val="24"/>
          <w:szCs w:val="24"/>
          <w:rtl/>
        </w:rPr>
        <w:t>האמור</w:t>
      </w:r>
      <w:r w:rsidRPr="00046412">
        <w:rPr>
          <w:rFonts w:ascii="David" w:hAnsi="David" w:cs="David"/>
          <w:sz w:val="24"/>
          <w:szCs w:val="24"/>
          <w:rtl/>
        </w:rPr>
        <w:t xml:space="preserve"> </w:t>
      </w:r>
      <w:r w:rsidRPr="00046412">
        <w:rPr>
          <w:rFonts w:ascii="David" w:hAnsi="David" w:cs="David" w:hint="cs"/>
          <w:sz w:val="24"/>
          <w:szCs w:val="24"/>
          <w:rtl/>
        </w:rPr>
        <w:t>בדבר</w:t>
      </w:r>
      <w:r w:rsidRPr="00046412">
        <w:rPr>
          <w:rFonts w:ascii="David" w:hAnsi="David" w:cs="David"/>
          <w:sz w:val="24"/>
          <w:szCs w:val="24"/>
          <w:rtl/>
        </w:rPr>
        <w:t xml:space="preserve"> </w:t>
      </w:r>
      <w:r w:rsidRPr="00046412">
        <w:rPr>
          <w:rFonts w:ascii="David" w:hAnsi="David" w:cs="David" w:hint="cs"/>
          <w:sz w:val="24"/>
          <w:szCs w:val="24"/>
          <w:rtl/>
        </w:rPr>
        <w:t>ויתור</w:t>
      </w:r>
      <w:r w:rsidRPr="00046412">
        <w:rPr>
          <w:rFonts w:ascii="David" w:hAnsi="David" w:cs="David"/>
          <w:sz w:val="24"/>
          <w:szCs w:val="24"/>
          <w:rtl/>
        </w:rPr>
        <w:t xml:space="preserve"> </w:t>
      </w:r>
      <w:r w:rsidRPr="00046412">
        <w:rPr>
          <w:rFonts w:ascii="David" w:hAnsi="David" w:cs="David" w:hint="cs"/>
          <w:sz w:val="24"/>
          <w:szCs w:val="24"/>
          <w:rtl/>
        </w:rPr>
        <w:t>על</w:t>
      </w:r>
      <w:r w:rsidRPr="00046412">
        <w:rPr>
          <w:rFonts w:ascii="David" w:hAnsi="David" w:cs="David"/>
          <w:sz w:val="24"/>
          <w:szCs w:val="24"/>
          <w:rtl/>
        </w:rPr>
        <w:t xml:space="preserve"> </w:t>
      </w:r>
      <w:r w:rsidRPr="00046412">
        <w:rPr>
          <w:rFonts w:ascii="David" w:hAnsi="David" w:cs="David" w:hint="cs"/>
          <w:sz w:val="24"/>
          <w:szCs w:val="24"/>
          <w:rtl/>
        </w:rPr>
        <w:t>זכות</w:t>
      </w:r>
      <w:r w:rsidRPr="00046412">
        <w:rPr>
          <w:rFonts w:ascii="David" w:hAnsi="David" w:cs="David"/>
          <w:sz w:val="24"/>
          <w:szCs w:val="24"/>
          <w:rtl/>
        </w:rPr>
        <w:t xml:space="preserve"> </w:t>
      </w:r>
      <w:r w:rsidRPr="00046412">
        <w:rPr>
          <w:rFonts w:ascii="David" w:hAnsi="David" w:cs="David" w:hint="cs"/>
          <w:sz w:val="24"/>
          <w:szCs w:val="24"/>
          <w:rtl/>
        </w:rPr>
        <w:t>השיבוב</w:t>
      </w:r>
      <w:r w:rsidRPr="00046412">
        <w:rPr>
          <w:rFonts w:ascii="David" w:hAnsi="David" w:cs="David"/>
          <w:sz w:val="24"/>
          <w:szCs w:val="24"/>
          <w:rtl/>
        </w:rPr>
        <w:t xml:space="preserve"> </w:t>
      </w:r>
      <w:r w:rsidRPr="00046412">
        <w:rPr>
          <w:rFonts w:ascii="David" w:hAnsi="David" w:cs="David" w:hint="cs"/>
          <w:sz w:val="24"/>
          <w:szCs w:val="24"/>
          <w:rtl/>
        </w:rPr>
        <w:t>לא</w:t>
      </w:r>
      <w:r w:rsidRPr="00046412">
        <w:rPr>
          <w:rFonts w:ascii="David" w:hAnsi="David" w:cs="David"/>
          <w:sz w:val="24"/>
          <w:szCs w:val="24"/>
          <w:rtl/>
        </w:rPr>
        <w:t xml:space="preserve"> </w:t>
      </w:r>
      <w:r w:rsidRPr="00046412">
        <w:rPr>
          <w:rFonts w:ascii="David" w:hAnsi="David" w:cs="David" w:hint="cs"/>
          <w:sz w:val="24"/>
          <w:szCs w:val="24"/>
          <w:rtl/>
        </w:rPr>
        <w:t>יחול</w:t>
      </w:r>
      <w:r w:rsidRPr="00046412">
        <w:rPr>
          <w:rFonts w:ascii="David" w:hAnsi="David" w:cs="David"/>
          <w:sz w:val="24"/>
          <w:szCs w:val="24"/>
          <w:rtl/>
        </w:rPr>
        <w:t xml:space="preserve"> </w:t>
      </w:r>
      <w:r w:rsidRPr="00046412">
        <w:rPr>
          <w:rFonts w:ascii="David" w:hAnsi="David" w:cs="David" w:hint="cs"/>
          <w:sz w:val="24"/>
          <w:szCs w:val="24"/>
          <w:rtl/>
        </w:rPr>
        <w:t>לטובת</w:t>
      </w:r>
      <w:r w:rsidRPr="00046412">
        <w:rPr>
          <w:rFonts w:ascii="David" w:hAnsi="David" w:cs="David"/>
          <w:sz w:val="24"/>
          <w:szCs w:val="24"/>
          <w:rtl/>
        </w:rPr>
        <w:t xml:space="preserve"> </w:t>
      </w:r>
      <w:r w:rsidRPr="00046412">
        <w:rPr>
          <w:rFonts w:ascii="David" w:hAnsi="David" w:cs="David" w:hint="cs"/>
          <w:sz w:val="24"/>
          <w:szCs w:val="24"/>
          <w:rtl/>
        </w:rPr>
        <w:t>אדם</w:t>
      </w:r>
      <w:r w:rsidRPr="00046412">
        <w:rPr>
          <w:rFonts w:ascii="David" w:hAnsi="David" w:cs="David"/>
          <w:sz w:val="24"/>
          <w:szCs w:val="24"/>
          <w:rtl/>
        </w:rPr>
        <w:t xml:space="preserve"> </w:t>
      </w:r>
      <w:r w:rsidRPr="00046412">
        <w:rPr>
          <w:rFonts w:ascii="David" w:hAnsi="David" w:cs="David" w:hint="cs"/>
          <w:sz w:val="24"/>
          <w:szCs w:val="24"/>
          <w:rtl/>
        </w:rPr>
        <w:t>שגרם</w:t>
      </w:r>
      <w:r w:rsidRPr="00046412">
        <w:rPr>
          <w:rFonts w:ascii="David" w:hAnsi="David" w:cs="David"/>
          <w:sz w:val="24"/>
          <w:szCs w:val="24"/>
          <w:rtl/>
        </w:rPr>
        <w:t xml:space="preserve"> </w:t>
      </w:r>
      <w:r w:rsidRPr="00046412">
        <w:rPr>
          <w:rFonts w:ascii="David" w:hAnsi="David" w:cs="David" w:hint="cs"/>
          <w:sz w:val="24"/>
          <w:szCs w:val="24"/>
          <w:rtl/>
        </w:rPr>
        <w:t>לנזק</w:t>
      </w:r>
      <w:r w:rsidRPr="00046412">
        <w:rPr>
          <w:rFonts w:ascii="David" w:hAnsi="David" w:cs="David"/>
          <w:sz w:val="24"/>
          <w:szCs w:val="24"/>
          <w:rtl/>
        </w:rPr>
        <w:t xml:space="preserve"> </w:t>
      </w:r>
      <w:r w:rsidRPr="00046412">
        <w:rPr>
          <w:rFonts w:ascii="David" w:hAnsi="David" w:cs="David" w:hint="cs"/>
          <w:sz w:val="24"/>
          <w:szCs w:val="24"/>
          <w:rtl/>
        </w:rPr>
        <w:t>בזדון</w:t>
      </w:r>
      <w:r w:rsidRPr="00046412">
        <w:rPr>
          <w:rFonts w:ascii="David" w:hAnsi="David" w:cs="David"/>
          <w:sz w:val="24"/>
          <w:szCs w:val="24"/>
          <w:rtl/>
        </w:rPr>
        <w:t>.</w:t>
      </w:r>
    </w:p>
    <w:p w14:paraId="29B4C27A" w14:textId="77777777" w:rsidR="002136E2" w:rsidRPr="00046412"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Pr>
      </w:pPr>
      <w:r w:rsidRPr="00046412">
        <w:rPr>
          <w:rFonts w:ascii="David" w:hAnsi="David" w:cs="David"/>
          <w:sz w:val="24"/>
          <w:szCs w:val="24"/>
          <w:rtl/>
        </w:rPr>
        <w:t xml:space="preserve">כמו כן </w:t>
      </w:r>
      <w:r w:rsidRPr="00046412">
        <w:rPr>
          <w:rFonts w:ascii="David" w:hAnsi="David" w:cs="David" w:hint="cs"/>
          <w:sz w:val="24"/>
          <w:szCs w:val="24"/>
          <w:rtl/>
        </w:rPr>
        <w:t>היועץ</w:t>
      </w:r>
      <w:r w:rsidRPr="00046412">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69586CF" w14:textId="77777777" w:rsidR="002136E2" w:rsidRPr="00046412"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tl/>
        </w:rPr>
      </w:pPr>
      <w:r w:rsidRPr="00046412">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161676E" w14:textId="77777777" w:rsidR="002136E2" w:rsidRPr="00046412" w:rsidRDefault="002136E2" w:rsidP="002136E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46412">
        <w:rPr>
          <w:rFonts w:ascii="David" w:hAnsi="David" w:cs="David"/>
          <w:sz w:val="24"/>
          <w:szCs w:val="24"/>
          <w:rtl/>
        </w:rPr>
        <w:t xml:space="preserve"> </w:t>
      </w:r>
      <w:r w:rsidRPr="00046412">
        <w:rPr>
          <w:rFonts w:ascii="Times New Roman" w:eastAsia="Times New Roman" w:hAnsi="Times New Roman" w:cs="David" w:hint="cs"/>
          <w:bCs/>
          <w:sz w:val="20"/>
          <w:szCs w:val="24"/>
          <w:u w:val="single"/>
          <w:rtl/>
          <w:lang w:eastAsia="he-IL"/>
        </w:rPr>
        <w:t>נספח "ז1'"</w:t>
      </w:r>
    </w:p>
    <w:p w14:paraId="10C98B3B" w14:textId="77777777" w:rsidR="002136E2" w:rsidRPr="00046412" w:rsidRDefault="002136E2" w:rsidP="004146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46412">
        <w:rPr>
          <w:rFonts w:ascii="Times New Roman" w:eastAsia="Times New Roman" w:hAnsi="Times New Roman" w:cs="David" w:hint="cs"/>
          <w:b/>
          <w:bCs/>
          <w:sz w:val="20"/>
          <w:szCs w:val="24"/>
          <w:u w:val="single"/>
          <w:rtl/>
          <w:lang w:eastAsia="he-IL"/>
        </w:rPr>
        <w:t>אישור</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cs"/>
          <w:b/>
          <w:bCs/>
          <w:sz w:val="20"/>
          <w:szCs w:val="24"/>
          <w:u w:val="single"/>
          <w:rtl/>
          <w:lang w:eastAsia="he-IL"/>
        </w:rPr>
        <w:t>על</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cs"/>
          <w:b/>
          <w:bCs/>
          <w:sz w:val="20"/>
          <w:szCs w:val="24"/>
          <w:u w:val="single"/>
          <w:rtl/>
          <w:lang w:eastAsia="he-IL"/>
        </w:rPr>
        <w:t>קיום</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cs"/>
          <w:b/>
          <w:bCs/>
          <w:sz w:val="20"/>
          <w:szCs w:val="24"/>
          <w:u w:val="single"/>
          <w:rtl/>
          <w:lang w:eastAsia="he-IL"/>
        </w:rPr>
        <w:t>ביטוחי</w:t>
      </w:r>
      <w:r w:rsidRPr="00046412">
        <w:rPr>
          <w:rFonts w:ascii="Times New Roman" w:eastAsia="Times New Roman" w:hAnsi="Times New Roman" w:cs="David"/>
          <w:b/>
          <w:bCs/>
          <w:sz w:val="20"/>
          <w:szCs w:val="24"/>
          <w:u w:val="single"/>
          <w:rtl/>
          <w:lang w:eastAsia="he-IL"/>
        </w:rPr>
        <w:t xml:space="preserve"> </w:t>
      </w:r>
      <w:r w:rsidR="0062536D" w:rsidRPr="00046412">
        <w:rPr>
          <w:rFonts w:ascii="Times New Roman" w:eastAsia="Times New Roman" w:hAnsi="Times New Roman" w:cs="David" w:hint="cs"/>
          <w:b/>
          <w:bCs/>
          <w:sz w:val="20"/>
          <w:szCs w:val="24"/>
          <w:u w:val="single"/>
          <w:rtl/>
          <w:lang w:eastAsia="he-IL"/>
        </w:rPr>
        <w:t>היועץ</w:t>
      </w:r>
    </w:p>
    <w:p w14:paraId="1EEF069E" w14:textId="77777777" w:rsidR="002136E2" w:rsidRPr="00046412" w:rsidRDefault="002136E2" w:rsidP="002136E2">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52DD9282" w14:textId="77777777" w:rsidR="002136E2" w:rsidRPr="00046412" w:rsidRDefault="002136E2" w:rsidP="002136E2">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046412" w:rsidRPr="00046412" w14:paraId="2EB6A7BF" w14:textId="77777777" w:rsidTr="00EC7560">
        <w:trPr>
          <w:trHeight w:val="463"/>
          <w:tblHeader/>
        </w:trPr>
        <w:tc>
          <w:tcPr>
            <w:tcW w:w="8218" w:type="dxa"/>
            <w:gridSpan w:val="3"/>
            <w:shd w:val="clear" w:color="auto" w:fill="F2F2F2"/>
          </w:tcPr>
          <w:p w14:paraId="194A62C7"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אישור קיום ביטוחים</w:t>
            </w:r>
          </w:p>
        </w:tc>
        <w:tc>
          <w:tcPr>
            <w:tcW w:w="3317" w:type="dxa"/>
            <w:shd w:val="clear" w:color="auto" w:fill="auto"/>
          </w:tcPr>
          <w:p w14:paraId="55BC2A7C"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תאריך הנפקת האישור(</w:t>
            </w:r>
            <w:r w:rsidRPr="00046412">
              <w:rPr>
                <w:rFonts w:ascii="David" w:eastAsia="Calibri" w:hAnsi="David" w:cs="David"/>
                <w:sz w:val="24"/>
                <w:szCs w:val="24"/>
                <w:lang w:eastAsia="he-IL"/>
              </w:rPr>
              <w:t>DD/MM/YYYY</w:t>
            </w:r>
            <w:r w:rsidRPr="00046412">
              <w:rPr>
                <w:rFonts w:ascii="David" w:eastAsia="Calibri" w:hAnsi="David" w:cs="David"/>
                <w:sz w:val="24"/>
                <w:szCs w:val="24"/>
                <w:rtl/>
                <w:lang w:eastAsia="he-IL"/>
              </w:rPr>
              <w:t>)</w:t>
            </w:r>
          </w:p>
        </w:tc>
      </w:tr>
      <w:tr w:rsidR="00046412" w:rsidRPr="00046412" w14:paraId="3EAB8F72" w14:textId="77777777" w:rsidTr="00EC7560">
        <w:trPr>
          <w:trHeight w:val="315"/>
        </w:trPr>
        <w:tc>
          <w:tcPr>
            <w:tcW w:w="11535" w:type="dxa"/>
            <w:gridSpan w:val="4"/>
            <w:shd w:val="clear" w:color="auto" w:fill="auto"/>
          </w:tcPr>
          <w:p w14:paraId="304E15E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46412" w:rsidRPr="00046412" w14:paraId="168A5469" w14:textId="77777777" w:rsidTr="00EC7560">
        <w:trPr>
          <w:trHeight w:val="278"/>
        </w:trPr>
        <w:tc>
          <w:tcPr>
            <w:tcW w:w="4068" w:type="dxa"/>
            <w:shd w:val="clear" w:color="auto" w:fill="F2F2F2"/>
          </w:tcPr>
          <w:p w14:paraId="56AACF4C"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מבקש האישור*</w:t>
            </w:r>
          </w:p>
        </w:tc>
        <w:tc>
          <w:tcPr>
            <w:tcW w:w="1974" w:type="dxa"/>
            <w:shd w:val="clear" w:color="auto" w:fill="F2F2F2"/>
          </w:tcPr>
          <w:p w14:paraId="71DF6A0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sidDel="009955DA">
              <w:rPr>
                <w:rFonts w:ascii="David" w:eastAsia="Calibri" w:hAnsi="David" w:cs="David"/>
                <w:sz w:val="24"/>
                <w:szCs w:val="24"/>
                <w:rtl/>
                <w:lang w:eastAsia="he-IL"/>
              </w:rPr>
              <w:t>ה</w:t>
            </w:r>
            <w:r w:rsidRPr="00046412">
              <w:rPr>
                <w:rFonts w:ascii="David" w:eastAsia="Calibri" w:hAnsi="David" w:cs="David"/>
                <w:sz w:val="24"/>
                <w:szCs w:val="24"/>
                <w:rtl/>
                <w:lang w:eastAsia="he-IL"/>
              </w:rPr>
              <w:t>מבוטח</w:t>
            </w:r>
          </w:p>
        </w:tc>
        <w:tc>
          <w:tcPr>
            <w:tcW w:w="2176" w:type="dxa"/>
            <w:shd w:val="clear" w:color="auto" w:fill="F2F2F2"/>
          </w:tcPr>
          <w:p w14:paraId="22F28893"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אופי העסקה*</w:t>
            </w:r>
          </w:p>
        </w:tc>
        <w:tc>
          <w:tcPr>
            <w:tcW w:w="3317" w:type="dxa"/>
            <w:shd w:val="clear" w:color="auto" w:fill="F2F2F2"/>
          </w:tcPr>
          <w:p w14:paraId="4D6E2B92"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מעמד מבקש האישור*</w:t>
            </w:r>
          </w:p>
        </w:tc>
      </w:tr>
      <w:tr w:rsidR="00046412" w:rsidRPr="00046412" w14:paraId="75AC1969" w14:textId="77777777" w:rsidTr="00EC7560">
        <w:trPr>
          <w:trHeight w:val="551"/>
        </w:trPr>
        <w:tc>
          <w:tcPr>
            <w:tcW w:w="4068" w:type="dxa"/>
            <w:shd w:val="clear" w:color="auto" w:fill="auto"/>
          </w:tcPr>
          <w:p w14:paraId="53D507D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שם</w:t>
            </w:r>
          </w:p>
          <w:p w14:paraId="2E9B0984" w14:textId="6C2CE98A" w:rsidR="002136E2" w:rsidRPr="00046412" w:rsidRDefault="002136E2" w:rsidP="00225A53">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hint="cs"/>
                <w:sz w:val="24"/>
                <w:szCs w:val="24"/>
                <w:rtl/>
                <w:lang w:eastAsia="he-IL"/>
              </w:rPr>
              <w:t>אפי</w:t>
            </w:r>
            <w:r w:rsidRPr="00046412">
              <w:rPr>
                <w:rFonts w:ascii="David" w:eastAsia="Calibri" w:hAnsi="David" w:cs="David"/>
                <w:sz w:val="24"/>
                <w:szCs w:val="24"/>
                <w:rtl/>
                <w:lang w:eastAsia="he-IL"/>
              </w:rPr>
              <w:t xml:space="preserve"> מגורים בע"מ ו/</w:t>
            </w:r>
            <w:r w:rsidR="00225A53" w:rsidRPr="00046412">
              <w:rPr>
                <w:rFonts w:ascii="David" w:eastAsia="Calibri" w:hAnsi="David" w:cs="David"/>
                <w:sz w:val="24"/>
                <w:szCs w:val="24"/>
                <w:rtl/>
                <w:lang w:eastAsia="he-IL"/>
              </w:rPr>
              <w:t>או</w:t>
            </w:r>
            <w:r w:rsidR="00225A53" w:rsidRPr="00046412">
              <w:rPr>
                <w:rFonts w:ascii="David" w:eastAsia="Calibri" w:hAnsi="David" w:cs="David" w:hint="cs"/>
                <w:sz w:val="24"/>
                <w:szCs w:val="24"/>
                <w:rtl/>
                <w:lang w:eastAsia="he-IL"/>
              </w:rPr>
              <w:t xml:space="preserve">שיכון ובינוי נדל"ן בע"מ ו/או </w:t>
            </w:r>
            <w:r w:rsidR="00225A53" w:rsidRPr="00046412">
              <w:rPr>
                <w:rFonts w:ascii="Times New Roman" w:eastAsia="Times New Roman" w:hAnsi="Times New Roman" w:cs="David"/>
                <w:sz w:val="24"/>
                <w:szCs w:val="24"/>
                <w:rtl/>
              </w:rPr>
              <w:t xml:space="preserve"> כלל נכסי נדלן נשר מרכז (נ.נ.נ.מ) שותפות מוגבלת</w:t>
            </w:r>
            <w:r w:rsidR="00225A53" w:rsidRPr="00046412">
              <w:rPr>
                <w:rFonts w:ascii="David" w:eastAsia="Calibri" w:hAnsi="David" w:cs="David"/>
                <w:sz w:val="24"/>
                <w:szCs w:val="24"/>
                <w:rtl/>
                <w:lang w:eastAsia="he-IL"/>
              </w:rPr>
              <w:t xml:space="preserve"> </w:t>
            </w:r>
            <w:r w:rsidR="00225A53" w:rsidRPr="00046412">
              <w:rPr>
                <w:rFonts w:ascii="David" w:eastAsia="Calibri" w:hAnsi="David" w:cs="David" w:hint="cs"/>
                <w:sz w:val="24"/>
                <w:szCs w:val="24"/>
                <w:rtl/>
                <w:lang w:eastAsia="he-IL"/>
              </w:rPr>
              <w:t xml:space="preserve"> ו/או </w:t>
            </w:r>
            <w:r w:rsidRPr="00046412">
              <w:rPr>
                <w:rFonts w:ascii="David" w:eastAsia="Calibri" w:hAnsi="David" w:cs="David"/>
                <w:sz w:val="24"/>
                <w:szCs w:val="24"/>
                <w:rtl/>
                <w:lang w:eastAsia="he-IL"/>
              </w:rPr>
              <w:t>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0CC8E632"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hint="cs"/>
                <w:sz w:val="24"/>
                <w:szCs w:val="24"/>
                <w:rtl/>
                <w:lang w:eastAsia="he-IL"/>
              </w:rPr>
              <w:t>ש</w:t>
            </w:r>
            <w:r w:rsidRPr="00046412">
              <w:rPr>
                <w:rFonts w:ascii="David" w:eastAsia="Calibri" w:hAnsi="David" w:cs="David"/>
                <w:sz w:val="24"/>
                <w:szCs w:val="24"/>
                <w:rtl/>
                <w:lang w:eastAsia="he-IL"/>
              </w:rPr>
              <w:t>ם</w:t>
            </w:r>
          </w:p>
        </w:tc>
        <w:tc>
          <w:tcPr>
            <w:tcW w:w="2176" w:type="dxa"/>
            <w:vMerge w:val="restart"/>
            <w:shd w:val="clear" w:color="auto" w:fill="auto"/>
          </w:tcPr>
          <w:p w14:paraId="1233CC75"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p w14:paraId="68375222"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Segoe UI Symbol" w:eastAsia="MS Gothic" w:hAnsi="Segoe UI Symbol" w:cs="Times New Roman"/>
                <w:b/>
                <w:sz w:val="24"/>
                <w:szCs w:val="24"/>
                <w:rtl/>
                <w:lang w:eastAsia="he-IL"/>
              </w:rPr>
              <w:t>☒</w:t>
            </w:r>
            <w:r w:rsidRPr="00046412">
              <w:rPr>
                <w:rFonts w:ascii="David" w:eastAsia="Calibri" w:hAnsi="David" w:cs="David"/>
                <w:b/>
                <w:sz w:val="24"/>
                <w:szCs w:val="24"/>
                <w:rtl/>
                <w:lang w:eastAsia="he-IL"/>
              </w:rPr>
              <w:t>שירותים - 085</w:t>
            </w:r>
          </w:p>
          <w:p w14:paraId="2D56D3F2"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770DAC79"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p w14:paraId="629E9BAF"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Segoe UI Symbol" w:eastAsia="MS Gothic" w:hAnsi="Segoe UI Symbol" w:cs="Times New Roman"/>
                <w:b/>
                <w:sz w:val="24"/>
                <w:szCs w:val="24"/>
                <w:rtl/>
                <w:lang w:eastAsia="he-IL"/>
              </w:rPr>
              <w:t>☒</w:t>
            </w:r>
            <w:r w:rsidRPr="00046412">
              <w:rPr>
                <w:rFonts w:ascii="David" w:eastAsia="Calibri" w:hAnsi="David" w:cs="David"/>
                <w:b/>
                <w:sz w:val="24"/>
                <w:szCs w:val="24"/>
                <w:rtl/>
                <w:lang w:eastAsia="he-IL"/>
              </w:rPr>
              <w:t>מזמין שירותים</w:t>
            </w:r>
          </w:p>
          <w:p w14:paraId="79C780FB"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r>
      <w:tr w:rsidR="00046412" w:rsidRPr="00046412" w14:paraId="4612EBE9" w14:textId="77777777" w:rsidTr="00EC7560">
        <w:trPr>
          <w:trHeight w:val="571"/>
        </w:trPr>
        <w:tc>
          <w:tcPr>
            <w:tcW w:w="4068" w:type="dxa"/>
            <w:shd w:val="clear" w:color="auto" w:fill="auto"/>
          </w:tcPr>
          <w:p w14:paraId="6657D7A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ת.ז./ח.פ./ח.צ.</w:t>
            </w:r>
          </w:p>
          <w:p w14:paraId="52F88A37"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5200034760</w:t>
            </w:r>
          </w:p>
        </w:tc>
        <w:tc>
          <w:tcPr>
            <w:tcW w:w="1974" w:type="dxa"/>
            <w:shd w:val="clear" w:color="auto" w:fill="auto"/>
          </w:tcPr>
          <w:p w14:paraId="23DB3F71"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ת.ז./ח.פ.</w:t>
            </w:r>
          </w:p>
        </w:tc>
        <w:tc>
          <w:tcPr>
            <w:tcW w:w="2176" w:type="dxa"/>
            <w:vMerge/>
            <w:shd w:val="clear" w:color="auto" w:fill="auto"/>
          </w:tcPr>
          <w:p w14:paraId="2D1D9543"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2F4028E"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r>
      <w:tr w:rsidR="00046412" w:rsidRPr="00046412" w14:paraId="77692804" w14:textId="77777777" w:rsidTr="00EC7560">
        <w:trPr>
          <w:trHeight w:val="391"/>
        </w:trPr>
        <w:tc>
          <w:tcPr>
            <w:tcW w:w="4068" w:type="dxa"/>
            <w:shd w:val="clear" w:color="auto" w:fill="auto"/>
          </w:tcPr>
          <w:p w14:paraId="5EF119D1"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 xml:space="preserve">מען </w:t>
            </w:r>
          </w:p>
          <w:p w14:paraId="62784E66" w14:textId="77777777" w:rsidR="002136E2" w:rsidRPr="00046412" w:rsidRDefault="002136E2" w:rsidP="00EC7560">
            <w:pPr>
              <w:spacing w:before="0" w:beforeAutospacing="0" w:after="0" w:afterAutospacing="0" w:line="240" w:lineRule="auto"/>
              <w:rPr>
                <w:rFonts w:ascii="David" w:eastAsia="Calibri" w:hAnsi="David" w:cs="David"/>
                <w:sz w:val="24"/>
                <w:szCs w:val="24"/>
                <w:lang w:eastAsia="he-IL"/>
              </w:rPr>
            </w:pPr>
            <w:r w:rsidRPr="00046412">
              <w:rPr>
                <w:rFonts w:ascii="David" w:eastAsia="Calibri" w:hAnsi="David" w:cs="David" w:hint="cs"/>
                <w:sz w:val="24"/>
                <w:szCs w:val="24"/>
                <w:rtl/>
                <w:lang w:eastAsia="he-IL"/>
              </w:rPr>
              <w:t>יוני</w:t>
            </w:r>
            <w:r w:rsidRPr="00046412">
              <w:rPr>
                <w:rFonts w:ascii="David" w:eastAsia="Calibri" w:hAnsi="David" w:cs="David"/>
                <w:sz w:val="24"/>
                <w:szCs w:val="24"/>
                <w:rtl/>
                <w:lang w:eastAsia="he-IL"/>
              </w:rPr>
              <w:t xml:space="preserve"> </w:t>
            </w:r>
            <w:r w:rsidRPr="00046412">
              <w:rPr>
                <w:rFonts w:ascii="David" w:eastAsia="Calibri" w:hAnsi="David" w:cs="David" w:hint="cs"/>
                <w:sz w:val="24"/>
                <w:szCs w:val="24"/>
                <w:rtl/>
                <w:lang w:eastAsia="he-IL"/>
              </w:rPr>
              <w:t>נתניהו</w:t>
            </w:r>
            <w:r w:rsidRPr="00046412">
              <w:rPr>
                <w:rFonts w:ascii="David" w:eastAsia="Calibri" w:hAnsi="David" w:cs="David"/>
                <w:sz w:val="24"/>
                <w:szCs w:val="24"/>
                <w:rtl/>
                <w:lang w:eastAsia="he-IL"/>
              </w:rPr>
              <w:t xml:space="preserve"> 1ג', </w:t>
            </w:r>
            <w:r w:rsidRPr="00046412">
              <w:rPr>
                <w:rFonts w:ascii="David" w:eastAsia="Calibri" w:hAnsi="David" w:cs="David" w:hint="cs"/>
                <w:sz w:val="24"/>
                <w:szCs w:val="24"/>
                <w:rtl/>
                <w:lang w:eastAsia="he-IL"/>
              </w:rPr>
              <w:t>אור</w:t>
            </w:r>
            <w:r w:rsidRPr="00046412">
              <w:rPr>
                <w:rFonts w:ascii="David" w:eastAsia="Calibri" w:hAnsi="David" w:cs="David"/>
                <w:sz w:val="24"/>
                <w:szCs w:val="24"/>
                <w:rtl/>
                <w:lang w:eastAsia="he-IL"/>
              </w:rPr>
              <w:t>-יהודה</w:t>
            </w:r>
          </w:p>
        </w:tc>
        <w:tc>
          <w:tcPr>
            <w:tcW w:w="1974" w:type="dxa"/>
            <w:shd w:val="clear" w:color="auto" w:fill="auto"/>
          </w:tcPr>
          <w:p w14:paraId="3C649957"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מען</w:t>
            </w:r>
          </w:p>
        </w:tc>
        <w:tc>
          <w:tcPr>
            <w:tcW w:w="2176" w:type="dxa"/>
            <w:vMerge/>
            <w:shd w:val="clear" w:color="auto" w:fill="auto"/>
          </w:tcPr>
          <w:p w14:paraId="7A5B62DD"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1EECA456"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r>
    </w:tbl>
    <w:p w14:paraId="18312B2D" w14:textId="77777777" w:rsidR="002136E2" w:rsidRPr="00046412" w:rsidRDefault="002136E2" w:rsidP="002136E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046412" w:rsidRPr="00046412" w14:paraId="338D49A3" w14:textId="77777777" w:rsidTr="00EC7560">
        <w:trPr>
          <w:trHeight w:val="303"/>
          <w:tblHeader/>
        </w:trPr>
        <w:tc>
          <w:tcPr>
            <w:tcW w:w="11535" w:type="dxa"/>
            <w:gridSpan w:val="8"/>
            <w:shd w:val="clear" w:color="auto" w:fill="auto"/>
          </w:tcPr>
          <w:p w14:paraId="31520B6E"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כיסויים</w:t>
            </w:r>
          </w:p>
        </w:tc>
      </w:tr>
      <w:tr w:rsidR="00046412" w:rsidRPr="00046412" w14:paraId="018201FC" w14:textId="77777777" w:rsidTr="00EC7560">
        <w:trPr>
          <w:trHeight w:val="173"/>
        </w:trPr>
        <w:tc>
          <w:tcPr>
            <w:tcW w:w="1893" w:type="dxa"/>
            <w:vMerge w:val="restart"/>
            <w:shd w:val="clear" w:color="auto" w:fill="F2F2F2"/>
          </w:tcPr>
          <w:p w14:paraId="4E4EC16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סוג הביטוח</w:t>
            </w:r>
          </w:p>
          <w:p w14:paraId="3E5ED91F"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p w14:paraId="57BC5D6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7057AB1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מספר הפוליסה</w:t>
            </w:r>
          </w:p>
        </w:tc>
        <w:tc>
          <w:tcPr>
            <w:tcW w:w="957" w:type="dxa"/>
            <w:vMerge w:val="restart"/>
            <w:shd w:val="clear" w:color="auto" w:fill="F2F2F2"/>
          </w:tcPr>
          <w:p w14:paraId="6E4B11B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נוסח ומהדורת הפוליסה</w:t>
            </w:r>
          </w:p>
        </w:tc>
        <w:tc>
          <w:tcPr>
            <w:tcW w:w="1349" w:type="dxa"/>
            <w:vMerge w:val="restart"/>
            <w:shd w:val="clear" w:color="auto" w:fill="F2F2F2"/>
          </w:tcPr>
          <w:p w14:paraId="50F40953"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תאריך תחילה</w:t>
            </w:r>
          </w:p>
        </w:tc>
        <w:tc>
          <w:tcPr>
            <w:tcW w:w="1417" w:type="dxa"/>
            <w:vMerge w:val="restart"/>
            <w:shd w:val="clear" w:color="auto" w:fill="F2F2F2"/>
          </w:tcPr>
          <w:p w14:paraId="3D169FA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תאריך סיום</w:t>
            </w:r>
          </w:p>
        </w:tc>
        <w:tc>
          <w:tcPr>
            <w:tcW w:w="2563" w:type="dxa"/>
            <w:gridSpan w:val="2"/>
            <w:shd w:val="clear" w:color="auto" w:fill="F2F2F2"/>
          </w:tcPr>
          <w:p w14:paraId="27F69B3D"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3AAE2C08"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 xml:space="preserve">כיסויים נוספים בתוקף וביטול חריגים </w:t>
            </w:r>
          </w:p>
          <w:p w14:paraId="46DC0393"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יש לציין קוד כיסוי בהתאם לנספח ד'</w:t>
            </w:r>
          </w:p>
        </w:tc>
      </w:tr>
      <w:tr w:rsidR="00046412" w:rsidRPr="00046412" w14:paraId="7B9DD8E5" w14:textId="77777777" w:rsidTr="00EC7560">
        <w:trPr>
          <w:trHeight w:val="43"/>
        </w:trPr>
        <w:tc>
          <w:tcPr>
            <w:tcW w:w="1893" w:type="dxa"/>
            <w:vMerge/>
            <w:shd w:val="clear" w:color="auto" w:fill="F2F2F2"/>
          </w:tcPr>
          <w:p w14:paraId="7392E361"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652A0157"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17824AC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7C7BD53C"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35B0654B"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4B2AC9E2"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סכום</w:t>
            </w:r>
          </w:p>
        </w:tc>
        <w:tc>
          <w:tcPr>
            <w:tcW w:w="1286" w:type="dxa"/>
            <w:shd w:val="clear" w:color="auto" w:fill="F2F2F2"/>
          </w:tcPr>
          <w:p w14:paraId="438FC28F"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מטבע</w:t>
            </w:r>
          </w:p>
        </w:tc>
        <w:tc>
          <w:tcPr>
            <w:tcW w:w="2400" w:type="dxa"/>
            <w:vMerge/>
            <w:shd w:val="clear" w:color="auto" w:fill="F2F2F2"/>
          </w:tcPr>
          <w:p w14:paraId="7D27D185"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r>
      <w:tr w:rsidR="00046412" w:rsidRPr="00046412" w14:paraId="5317F50E" w14:textId="77777777" w:rsidTr="00EC7560">
        <w:trPr>
          <w:trHeight w:val="850"/>
        </w:trPr>
        <w:tc>
          <w:tcPr>
            <w:tcW w:w="1893" w:type="dxa"/>
            <w:shd w:val="clear" w:color="auto" w:fill="F2F2F2"/>
          </w:tcPr>
          <w:p w14:paraId="7196B383"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צד ג'</w:t>
            </w:r>
          </w:p>
        </w:tc>
        <w:tc>
          <w:tcPr>
            <w:tcW w:w="956" w:type="dxa"/>
            <w:shd w:val="clear" w:color="auto" w:fill="F2F2F2"/>
          </w:tcPr>
          <w:p w14:paraId="3D719F3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4AF5560C"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40F2E12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40B36F8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3EC96A66"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5003B048"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שקל</w:t>
            </w:r>
          </w:p>
        </w:tc>
        <w:tc>
          <w:tcPr>
            <w:tcW w:w="2400" w:type="dxa"/>
            <w:shd w:val="clear" w:color="auto" w:fill="F2F2F2"/>
          </w:tcPr>
          <w:p w14:paraId="388EA335" w14:textId="77777777" w:rsidR="002136E2" w:rsidRPr="00046412" w:rsidRDefault="002136E2" w:rsidP="00EC7560">
            <w:pPr>
              <w:spacing w:before="0" w:beforeAutospacing="0" w:after="0" w:afterAutospacing="0" w:line="240" w:lineRule="auto"/>
              <w:ind w:left="50" w:right="78"/>
              <w:rPr>
                <w:rFonts w:ascii="David" w:eastAsia="Calibri" w:hAnsi="David" w:cs="David"/>
                <w:bCs/>
                <w:sz w:val="24"/>
                <w:szCs w:val="24"/>
                <w:rtl/>
                <w:lang w:eastAsia="he-IL"/>
              </w:rPr>
            </w:pPr>
            <w:r w:rsidRPr="00046412">
              <w:rPr>
                <w:rFonts w:ascii="David" w:eastAsia="Calibri" w:hAnsi="David" w:cs="David"/>
                <w:bCs/>
                <w:sz w:val="24"/>
                <w:szCs w:val="24"/>
                <w:rtl/>
                <w:lang w:eastAsia="he-IL"/>
              </w:rPr>
              <w:t>304/302/307/315/328/329/321/309</w:t>
            </w:r>
          </w:p>
        </w:tc>
      </w:tr>
      <w:tr w:rsidR="00046412" w:rsidRPr="00046412" w14:paraId="23B89FC0" w14:textId="77777777" w:rsidTr="00EC7560">
        <w:trPr>
          <w:trHeight w:val="850"/>
        </w:trPr>
        <w:tc>
          <w:tcPr>
            <w:tcW w:w="1893" w:type="dxa"/>
            <w:shd w:val="clear" w:color="auto" w:fill="FFFFFF"/>
          </w:tcPr>
          <w:p w14:paraId="5920FAE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אחריות מעבידים</w:t>
            </w:r>
          </w:p>
        </w:tc>
        <w:tc>
          <w:tcPr>
            <w:tcW w:w="956" w:type="dxa"/>
            <w:shd w:val="clear" w:color="auto" w:fill="FFFFFF"/>
          </w:tcPr>
          <w:p w14:paraId="6145F0BE"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533182C9"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2D734A16"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3AEE0B81"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593C21B6"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72E638C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שקל</w:t>
            </w:r>
          </w:p>
        </w:tc>
        <w:tc>
          <w:tcPr>
            <w:tcW w:w="2400" w:type="dxa"/>
            <w:shd w:val="clear" w:color="auto" w:fill="FFFFFF"/>
          </w:tcPr>
          <w:p w14:paraId="051C24B3" w14:textId="77777777" w:rsidR="002136E2" w:rsidRPr="00046412" w:rsidRDefault="002136E2" w:rsidP="00EC7560">
            <w:pPr>
              <w:spacing w:before="0" w:beforeAutospacing="0" w:after="0" w:afterAutospacing="0" w:line="240" w:lineRule="auto"/>
              <w:ind w:left="50" w:right="78"/>
              <w:rPr>
                <w:rFonts w:ascii="David" w:eastAsia="Calibri" w:hAnsi="David" w:cs="David"/>
                <w:bCs/>
                <w:sz w:val="24"/>
                <w:szCs w:val="24"/>
                <w:rtl/>
                <w:lang w:eastAsia="he-IL"/>
              </w:rPr>
            </w:pPr>
            <w:r w:rsidRPr="00046412">
              <w:rPr>
                <w:rFonts w:ascii="David" w:eastAsia="Calibri" w:hAnsi="David" w:cs="David"/>
                <w:bCs/>
                <w:sz w:val="24"/>
                <w:szCs w:val="24"/>
                <w:rtl/>
                <w:lang w:eastAsia="he-IL"/>
              </w:rPr>
              <w:t>304/302/309/308/328/321</w:t>
            </w:r>
          </w:p>
        </w:tc>
      </w:tr>
      <w:tr w:rsidR="00046412" w:rsidRPr="00046412" w14:paraId="41780719" w14:textId="77777777" w:rsidTr="00EC7560">
        <w:trPr>
          <w:trHeight w:val="850"/>
        </w:trPr>
        <w:tc>
          <w:tcPr>
            <w:tcW w:w="1893" w:type="dxa"/>
            <w:shd w:val="clear" w:color="auto" w:fill="F2F2F2"/>
          </w:tcPr>
          <w:p w14:paraId="7CD54F7B"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 xml:space="preserve">אחריות </w:t>
            </w:r>
            <w:r w:rsidRPr="00046412">
              <w:rPr>
                <w:rFonts w:ascii="David" w:eastAsia="Calibri" w:hAnsi="David" w:cs="David" w:hint="cs"/>
                <w:sz w:val="24"/>
                <w:szCs w:val="24"/>
                <w:rtl/>
                <w:lang w:eastAsia="he-IL"/>
              </w:rPr>
              <w:t>מקצועית</w:t>
            </w:r>
          </w:p>
        </w:tc>
        <w:tc>
          <w:tcPr>
            <w:tcW w:w="956" w:type="dxa"/>
            <w:shd w:val="clear" w:color="auto" w:fill="F2F2F2"/>
          </w:tcPr>
          <w:p w14:paraId="1E570D82"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0CADF664"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08D21CB8"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7FA46FC5"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6260C9DB"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r w:rsidRPr="00046412">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362CC8F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שקל</w:t>
            </w:r>
          </w:p>
        </w:tc>
        <w:tc>
          <w:tcPr>
            <w:tcW w:w="2400" w:type="dxa"/>
            <w:shd w:val="clear" w:color="auto" w:fill="F2F2F2"/>
          </w:tcPr>
          <w:p w14:paraId="6F26E04E" w14:textId="77777777" w:rsidR="002136E2" w:rsidRPr="00046412" w:rsidRDefault="002136E2" w:rsidP="00EC7560">
            <w:pPr>
              <w:spacing w:before="0" w:beforeAutospacing="0" w:after="0" w:afterAutospacing="0" w:line="240" w:lineRule="auto"/>
              <w:ind w:left="50" w:right="78"/>
              <w:rPr>
                <w:rFonts w:ascii="David" w:eastAsia="Calibri" w:hAnsi="David" w:cs="David"/>
                <w:bCs/>
                <w:strike/>
                <w:sz w:val="24"/>
                <w:szCs w:val="24"/>
                <w:rtl/>
                <w:lang w:eastAsia="he-IL"/>
              </w:rPr>
            </w:pPr>
            <w:r w:rsidRPr="00046412">
              <w:rPr>
                <w:rFonts w:ascii="David" w:eastAsia="Calibri" w:hAnsi="David" w:cs="David"/>
                <w:bCs/>
                <w:sz w:val="24"/>
                <w:szCs w:val="24"/>
                <w:rtl/>
                <w:lang w:eastAsia="he-IL"/>
              </w:rPr>
              <w:t>302/318/328/332/301/303/325/326/327/321</w:t>
            </w:r>
          </w:p>
        </w:tc>
      </w:tr>
    </w:tbl>
    <w:p w14:paraId="34B5202D" w14:textId="77777777" w:rsidR="002136E2" w:rsidRPr="00046412" w:rsidRDefault="002136E2" w:rsidP="002136E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046412" w:rsidRPr="00046412" w14:paraId="52E64EA3" w14:textId="77777777" w:rsidTr="00EC7560">
        <w:trPr>
          <w:trHeight w:val="57"/>
          <w:tblHeader/>
        </w:trPr>
        <w:tc>
          <w:tcPr>
            <w:tcW w:w="11530" w:type="dxa"/>
            <w:shd w:val="clear" w:color="auto" w:fill="F2F2F2"/>
          </w:tcPr>
          <w:p w14:paraId="23A02CE0"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46412">
              <w:rPr>
                <w:rFonts w:ascii="David" w:eastAsia="Calibri" w:hAnsi="David" w:cs="David"/>
                <w:bCs/>
                <w:sz w:val="24"/>
                <w:szCs w:val="24"/>
                <w:rtl/>
                <w:lang w:eastAsia="he-IL"/>
              </w:rPr>
              <w:t>ג'</w:t>
            </w:r>
            <w:r w:rsidRPr="00046412">
              <w:rPr>
                <w:rFonts w:ascii="David" w:eastAsia="Calibri" w:hAnsi="David" w:cs="David"/>
                <w:b/>
                <w:sz w:val="24"/>
                <w:szCs w:val="24"/>
                <w:rtl/>
                <w:lang w:eastAsia="he-IL"/>
              </w:rPr>
              <w:t>)*:</w:t>
            </w:r>
          </w:p>
        </w:tc>
      </w:tr>
      <w:tr w:rsidR="00046412" w:rsidRPr="00046412" w14:paraId="51C085EB" w14:textId="77777777" w:rsidTr="00EC7560">
        <w:trPr>
          <w:trHeight w:val="798"/>
        </w:trPr>
        <w:tc>
          <w:tcPr>
            <w:tcW w:w="11530" w:type="dxa"/>
            <w:shd w:val="clear" w:color="auto" w:fill="auto"/>
          </w:tcPr>
          <w:p w14:paraId="6863A512"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lang w:eastAsia="he-IL"/>
              </w:rPr>
            </w:pPr>
            <w:r w:rsidRPr="00046412">
              <w:rPr>
                <w:rFonts w:ascii="David" w:eastAsia="Calibri" w:hAnsi="David" w:cs="David"/>
                <w:b/>
                <w:sz w:val="24"/>
                <w:szCs w:val="24"/>
                <w:rtl/>
                <w:lang w:eastAsia="he-IL"/>
              </w:rPr>
              <w:t>038</w:t>
            </w:r>
          </w:p>
        </w:tc>
      </w:tr>
    </w:tbl>
    <w:p w14:paraId="61DE752A" w14:textId="77777777" w:rsidR="002136E2" w:rsidRPr="00046412" w:rsidRDefault="002136E2" w:rsidP="002136E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046412" w:rsidRPr="00046412" w14:paraId="2BD22D9D" w14:textId="77777777" w:rsidTr="00EC7560">
        <w:trPr>
          <w:trHeight w:val="227"/>
          <w:tblHeader/>
        </w:trPr>
        <w:tc>
          <w:tcPr>
            <w:tcW w:w="11530" w:type="dxa"/>
            <w:shd w:val="clear" w:color="auto" w:fill="F2F2F2"/>
          </w:tcPr>
          <w:p w14:paraId="2E41C292"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David" w:eastAsia="Calibri" w:hAnsi="David" w:cs="David"/>
                <w:b/>
                <w:sz w:val="24"/>
                <w:szCs w:val="24"/>
                <w:rtl/>
                <w:lang w:eastAsia="he-IL"/>
              </w:rPr>
              <w:t>חתימת האישור</w:t>
            </w:r>
          </w:p>
        </w:tc>
      </w:tr>
      <w:tr w:rsidR="00046412" w:rsidRPr="00046412" w14:paraId="7F1B0F23" w14:textId="77777777" w:rsidTr="00EC7560">
        <w:trPr>
          <w:trHeight w:val="598"/>
        </w:trPr>
        <w:tc>
          <w:tcPr>
            <w:tcW w:w="11530" w:type="dxa"/>
            <w:shd w:val="clear" w:color="auto" w:fill="auto"/>
          </w:tcPr>
          <w:p w14:paraId="392C99F5"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David" w:eastAsia="Calibri" w:hAnsi="David" w:cs="David"/>
                <w:b/>
                <w:sz w:val="24"/>
                <w:szCs w:val="24"/>
                <w:rtl/>
                <w:lang w:eastAsia="he-IL"/>
              </w:rPr>
              <w:t>המבטח:</w:t>
            </w:r>
          </w:p>
        </w:tc>
      </w:tr>
    </w:tbl>
    <w:p w14:paraId="4C20A853" w14:textId="77777777" w:rsidR="0057799B" w:rsidRPr="00046412" w:rsidRDefault="0057799B" w:rsidP="002136E2">
      <w:pPr>
        <w:spacing w:before="0" w:beforeAutospacing="0" w:after="200" w:afterAutospacing="0" w:line="276" w:lineRule="auto"/>
        <w:rPr>
          <w:rFonts w:ascii="David" w:eastAsia="Calibri" w:hAnsi="David" w:cs="David"/>
          <w:b/>
          <w:bCs/>
          <w:sz w:val="24"/>
          <w:szCs w:val="24"/>
          <w:u w:val="single"/>
          <w:rtl/>
          <w:lang w:eastAsia="he-IL"/>
        </w:rPr>
      </w:pPr>
    </w:p>
    <w:p w14:paraId="1BE666AD" w14:textId="77777777" w:rsidR="0057799B" w:rsidRPr="00046412" w:rsidRDefault="0057799B" w:rsidP="002136E2">
      <w:pPr>
        <w:spacing w:before="0" w:beforeAutospacing="0" w:after="200" w:afterAutospacing="0" w:line="276" w:lineRule="auto"/>
        <w:rPr>
          <w:rFonts w:ascii="David" w:eastAsia="Calibri" w:hAnsi="David" w:cs="David"/>
          <w:b/>
          <w:bCs/>
          <w:sz w:val="24"/>
          <w:szCs w:val="24"/>
          <w:u w:val="single"/>
          <w:rtl/>
          <w:lang w:eastAsia="he-IL"/>
        </w:rPr>
      </w:pPr>
    </w:p>
    <w:p w14:paraId="70FDAB40" w14:textId="77777777" w:rsidR="0057799B" w:rsidRPr="00046412" w:rsidRDefault="0057799B" w:rsidP="002136E2">
      <w:pPr>
        <w:spacing w:before="0" w:beforeAutospacing="0" w:after="200" w:afterAutospacing="0" w:line="276" w:lineRule="auto"/>
        <w:rPr>
          <w:rFonts w:ascii="David" w:eastAsia="Calibri" w:hAnsi="David" w:cs="David"/>
          <w:b/>
          <w:bCs/>
          <w:sz w:val="24"/>
          <w:szCs w:val="24"/>
          <w:u w:val="single"/>
          <w:rtl/>
          <w:lang w:eastAsia="he-IL"/>
        </w:rPr>
      </w:pPr>
    </w:p>
    <w:p w14:paraId="4E9F9D20" w14:textId="77777777" w:rsidR="002136E2" w:rsidRPr="00046412" w:rsidRDefault="002136E2" w:rsidP="002136E2">
      <w:pPr>
        <w:spacing w:before="0" w:beforeAutospacing="0" w:after="200" w:afterAutospacing="0" w:line="276" w:lineRule="auto"/>
        <w:rPr>
          <w:rFonts w:ascii="David" w:eastAsia="Calibri" w:hAnsi="David" w:cs="David"/>
          <w:b/>
          <w:bCs/>
          <w:sz w:val="24"/>
          <w:szCs w:val="24"/>
          <w:u w:val="single"/>
          <w:rtl/>
          <w:lang w:eastAsia="he-IL"/>
        </w:rPr>
      </w:pPr>
      <w:r w:rsidRPr="00046412">
        <w:rPr>
          <w:rFonts w:ascii="David" w:eastAsia="Calibri" w:hAnsi="David" w:cs="David"/>
          <w:b/>
          <w:bCs/>
          <w:sz w:val="24"/>
          <w:szCs w:val="24"/>
          <w:u w:val="single"/>
          <w:rtl/>
          <w:lang w:eastAsia="he-IL"/>
        </w:rPr>
        <w:t xml:space="preserve">* באישור ביטוח כללי </w:t>
      </w:r>
      <w:r w:rsidRPr="00046412">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046412" w:rsidRPr="00046412" w14:paraId="468582C7" w14:textId="77777777" w:rsidTr="00EC7560">
        <w:trPr>
          <w:trHeight w:val="227"/>
          <w:tblHeader/>
        </w:trPr>
        <w:tc>
          <w:tcPr>
            <w:tcW w:w="11530" w:type="dxa"/>
            <w:shd w:val="clear" w:color="auto" w:fill="F2F2F2"/>
          </w:tcPr>
          <w:p w14:paraId="5C5BBD99"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David" w:eastAsia="Calibri" w:hAnsi="David" w:cs="David"/>
                <w:b/>
                <w:sz w:val="24"/>
                <w:szCs w:val="24"/>
                <w:rtl/>
                <w:lang w:eastAsia="he-IL"/>
              </w:rPr>
              <w:t>ביטול/שינוי הפוליסה *</w:t>
            </w:r>
          </w:p>
        </w:tc>
      </w:tr>
      <w:tr w:rsidR="00046412" w:rsidRPr="00046412" w14:paraId="3E90E4E2" w14:textId="77777777" w:rsidTr="00EC7560">
        <w:trPr>
          <w:trHeight w:val="334"/>
        </w:trPr>
        <w:tc>
          <w:tcPr>
            <w:tcW w:w="11530" w:type="dxa"/>
            <w:shd w:val="clear" w:color="auto" w:fill="auto"/>
            <w:vAlign w:val="center"/>
          </w:tcPr>
          <w:p w14:paraId="0AF6F13A" w14:textId="77777777" w:rsidR="002136E2" w:rsidRPr="00046412" w:rsidRDefault="002136E2" w:rsidP="00EC7560">
            <w:pPr>
              <w:spacing w:before="0" w:beforeAutospacing="0" w:after="0" w:afterAutospacing="0" w:line="240" w:lineRule="auto"/>
              <w:rPr>
                <w:rFonts w:ascii="David" w:eastAsia="Calibri" w:hAnsi="David" w:cs="David"/>
                <w:bCs/>
                <w:sz w:val="24"/>
                <w:szCs w:val="24"/>
                <w:rtl/>
                <w:lang w:eastAsia="he-IL"/>
              </w:rPr>
            </w:pPr>
            <w:r w:rsidRPr="00046412">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046412">
              <w:rPr>
                <w:rFonts w:ascii="David" w:eastAsia="Calibri" w:hAnsi="David" w:cs="David"/>
                <w:bCs/>
                <w:sz w:val="24"/>
                <w:szCs w:val="24"/>
                <w:rtl/>
                <w:lang w:eastAsia="he-IL"/>
              </w:rPr>
              <w:t>30 יום</w:t>
            </w:r>
            <w:r w:rsidRPr="00046412">
              <w:rPr>
                <w:rFonts w:ascii="David" w:eastAsia="Calibri" w:hAnsi="David" w:cs="David"/>
                <w:b/>
                <w:sz w:val="24"/>
                <w:szCs w:val="24"/>
                <w:rtl/>
                <w:lang w:eastAsia="he-IL"/>
              </w:rPr>
              <w:t xml:space="preserve"> לאחר משלוח הודעה למבקש האישור בדבר השינוי או הביטול.</w:t>
            </w:r>
          </w:p>
        </w:tc>
      </w:tr>
    </w:tbl>
    <w:p w14:paraId="57A98F63" w14:textId="77777777" w:rsidR="002136E2" w:rsidRPr="00046412" w:rsidRDefault="002136E2" w:rsidP="002136E2">
      <w:pPr>
        <w:spacing w:before="0" w:beforeAutospacing="0" w:after="200" w:afterAutospacing="0" w:line="276" w:lineRule="auto"/>
        <w:rPr>
          <w:rFonts w:ascii="David" w:eastAsia="Calibri" w:hAnsi="David" w:cs="David"/>
          <w:sz w:val="24"/>
          <w:szCs w:val="24"/>
          <w:lang w:eastAsia="he-IL"/>
        </w:rPr>
      </w:pPr>
    </w:p>
    <w:p w14:paraId="1EEEA847" w14:textId="77777777" w:rsidR="002136E2" w:rsidRPr="00046412" w:rsidRDefault="002136E2" w:rsidP="002136E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4BA6111" w14:textId="77777777" w:rsidR="002136E2" w:rsidRPr="00046412" w:rsidRDefault="002136E2" w:rsidP="002136E2">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2AA8A3" w14:textId="77777777" w:rsidR="00F600CB" w:rsidRPr="00046412" w:rsidRDefault="00F600CB" w:rsidP="00F600C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94386D"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94584D0" w14:textId="77777777" w:rsidR="00771142" w:rsidRPr="00046412" w:rsidRDefault="00771142"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br w:type="page"/>
      </w:r>
    </w:p>
    <w:p w14:paraId="5B0509E2"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B5919A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43969B1"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987F4C" w14:textId="77777777" w:rsidR="00F600CB" w:rsidRPr="00046412" w:rsidRDefault="00F600CB" w:rsidP="00D37420">
      <w:pPr>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נספח "ח"</w:t>
      </w:r>
    </w:p>
    <w:p w14:paraId="2A5851D7" w14:textId="77777777" w:rsidR="00F600CB" w:rsidRPr="00046412"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p>
    <w:p w14:paraId="194866AC" w14:textId="77777777" w:rsidR="00F600CB" w:rsidRPr="00046412"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 xml:space="preserve">רשימת התכניות והמסמכים שעל </w:t>
      </w:r>
      <w:r w:rsidRPr="00046412">
        <w:rPr>
          <w:rFonts w:ascii="Times New Roman" w:eastAsia="Times New Roman" w:hAnsi="Times New Roman" w:cs="David" w:hint="cs"/>
          <w:b/>
          <w:bCs/>
          <w:sz w:val="24"/>
          <w:szCs w:val="24"/>
          <w:u w:val="single"/>
          <w:rtl/>
        </w:rPr>
        <w:t>ה</w:t>
      </w:r>
      <w:r w:rsidR="00B06D6A" w:rsidRPr="00046412">
        <w:rPr>
          <w:rFonts w:ascii="Times New Roman" w:eastAsia="Times New Roman" w:hAnsi="Times New Roman" w:cs="David" w:hint="cs"/>
          <w:b/>
          <w:bCs/>
          <w:sz w:val="24"/>
          <w:szCs w:val="24"/>
          <w:u w:val="single"/>
          <w:rtl/>
        </w:rPr>
        <w:t>יועץ</w:t>
      </w:r>
      <w:r w:rsidRPr="00046412">
        <w:rPr>
          <w:rFonts w:ascii="Times New Roman" w:eastAsia="Times New Roman" w:hAnsi="Times New Roman" w:cs="David"/>
          <w:b/>
          <w:bCs/>
          <w:sz w:val="24"/>
          <w:szCs w:val="24"/>
          <w:u w:val="single"/>
          <w:rtl/>
        </w:rPr>
        <w:t xml:space="preserve"> להנפיק</w:t>
      </w:r>
    </w:p>
    <w:p w14:paraId="0997857E" w14:textId="77777777" w:rsidR="00F600CB" w:rsidRPr="00046412" w:rsidRDefault="00F600CB" w:rsidP="00F600CB">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4E8DE4F" w14:textId="77777777" w:rsidR="00F600CB" w:rsidRPr="00046412" w:rsidRDefault="00F600CB" w:rsidP="00F600CB">
      <w:pPr>
        <w:spacing w:before="0" w:beforeAutospacing="0" w:after="0" w:afterAutospacing="0" w:line="240" w:lineRule="auto"/>
        <w:jc w:val="center"/>
        <w:rPr>
          <w:rFonts w:ascii="Times New Roman" w:eastAsia="Times New Roman" w:hAnsi="Times New Roman" w:cs="David"/>
          <w:sz w:val="24"/>
          <w:szCs w:val="24"/>
        </w:rPr>
      </w:pPr>
      <w:r w:rsidRPr="00046412">
        <w:rPr>
          <w:rFonts w:ascii="Times New Roman" w:eastAsia="Times New Roman" w:hAnsi="Times New Roman" w:cs="David"/>
          <w:sz w:val="24"/>
          <w:szCs w:val="24"/>
          <w:rtl/>
        </w:rPr>
        <w:t>מסמך זה מהווה השלמה לנספח ב' ואינו גורע ממנו</w:t>
      </w:r>
    </w:p>
    <w:p w14:paraId="44A544A1" w14:textId="77777777" w:rsidR="00F600CB" w:rsidRPr="00046412"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1346BCB7" w14:textId="77777777" w:rsidR="00F600CB" w:rsidRPr="00046412"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1BC2855C" w14:textId="77777777" w:rsidR="00F600CB" w:rsidRPr="00046412"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מודל של מתקני החשמל וסביבתם, המייצגים את המצב העתידי בשטח והזנתו לתוכנות האנליזה (</w:t>
      </w:r>
      <w:r w:rsidRPr="00046412">
        <w:rPr>
          <w:rFonts w:ascii="Times New Roman" w:eastAsia="Times New Roman" w:hAnsi="Times New Roman" w:cs="David"/>
          <w:sz w:val="24"/>
          <w:szCs w:val="24"/>
        </w:rPr>
        <w:t>EFC-400 v2008</w:t>
      </w:r>
      <w:r w:rsidRPr="00046412">
        <w:rPr>
          <w:rFonts w:ascii="Times New Roman" w:eastAsia="Times New Roman" w:hAnsi="Times New Roman" w:cs="David" w:hint="cs"/>
          <w:sz w:val="24"/>
          <w:szCs w:val="24"/>
          <w:rtl/>
        </w:rPr>
        <w:t>) תוך ביצוע חישובים לפי זרמים "אופייניים" ומרביים.</w:t>
      </w:r>
    </w:p>
    <w:p w14:paraId="1082DBD6" w14:textId="77777777" w:rsidR="00F600CB" w:rsidRPr="00046412"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חוות-דעת מוקדמת בנושא תאימות אלקטרומגנטית</w:t>
      </w:r>
      <w:r w:rsidRPr="00046412">
        <w:rPr>
          <w:rFonts w:ascii="Times New Roman" w:eastAsia="Times New Roman" w:hAnsi="Times New Roman" w:cs="David" w:hint="cs"/>
          <w:sz w:val="24"/>
          <w:szCs w:val="24"/>
          <w:rtl/>
        </w:rPr>
        <w:t>, הכולל</w:t>
      </w:r>
      <w:r w:rsidRPr="00046412">
        <w:rPr>
          <w:rFonts w:ascii="Times New Roman" w:eastAsia="Times New Roman" w:hAnsi="Times New Roman" w:cs="David"/>
          <w:sz w:val="24"/>
          <w:szCs w:val="24"/>
          <w:rtl/>
        </w:rPr>
        <w:t xml:space="preserve"> אומדן </w:t>
      </w:r>
      <w:r w:rsidRPr="00046412">
        <w:rPr>
          <w:rFonts w:ascii="Times New Roman" w:eastAsia="Times New Roman" w:hAnsi="Times New Roman" w:cs="David" w:hint="cs"/>
          <w:sz w:val="24"/>
          <w:szCs w:val="24"/>
          <w:rtl/>
        </w:rPr>
        <w:t xml:space="preserve">שטף </w:t>
      </w:r>
      <w:r w:rsidRPr="00046412">
        <w:rPr>
          <w:rFonts w:ascii="Times New Roman" w:eastAsia="Times New Roman" w:hAnsi="Times New Roman" w:cs="David"/>
          <w:sz w:val="24"/>
          <w:szCs w:val="24"/>
          <w:rtl/>
        </w:rPr>
        <w:t>השדה המגנטי מקווי המתח במגרש</w:t>
      </w:r>
      <w:r w:rsidRPr="00046412">
        <w:rPr>
          <w:rFonts w:ascii="Times New Roman" w:eastAsia="Times New Roman" w:hAnsi="Times New Roman" w:cs="David" w:hint="cs"/>
          <w:sz w:val="24"/>
          <w:szCs w:val="24"/>
          <w:rtl/>
        </w:rPr>
        <w:t xml:space="preserve"> (אם קיימים)</w:t>
      </w:r>
      <w:r w:rsidRPr="00046412">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046412">
        <w:rPr>
          <w:rFonts w:ascii="Times New Roman" w:eastAsia="Times New Roman" w:hAnsi="Times New Roman" w:cs="David" w:hint="cs"/>
          <w:sz w:val="24"/>
          <w:szCs w:val="24"/>
          <w:rtl/>
        </w:rPr>
        <w:t>.</w:t>
      </w:r>
    </w:p>
    <w:p w14:paraId="07386A2D" w14:textId="77777777" w:rsidR="00F600CB" w:rsidRPr="00046412"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הגשה של המסמכים הדרושים לקבלת היתר הקמה</w:t>
      </w:r>
      <w:r w:rsidRPr="00046412">
        <w:rPr>
          <w:rFonts w:ascii="Times New Roman" w:eastAsia="Times New Roman" w:hAnsi="Times New Roman" w:cs="David" w:hint="cs"/>
          <w:sz w:val="24"/>
          <w:szCs w:val="24"/>
          <w:rtl/>
        </w:rPr>
        <w:t xml:space="preserve"> והפעלה</w:t>
      </w:r>
      <w:r w:rsidRPr="00046412">
        <w:rPr>
          <w:rFonts w:ascii="Times New Roman" w:eastAsia="Times New Roman" w:hAnsi="Times New Roman" w:cs="David"/>
          <w:sz w:val="24"/>
          <w:szCs w:val="24"/>
          <w:rtl/>
        </w:rPr>
        <w:t xml:space="preserve"> מהמשרד להגנת הסביבה של כלל חדרי השנאים במתחם</w:t>
      </w:r>
      <w:r w:rsidRPr="00046412">
        <w:rPr>
          <w:rFonts w:ascii="Times New Roman" w:eastAsia="Times New Roman" w:hAnsi="Times New Roman" w:cs="David" w:hint="cs"/>
          <w:sz w:val="24"/>
          <w:szCs w:val="24"/>
          <w:rtl/>
        </w:rPr>
        <w:t xml:space="preserve"> ובמבנים השונים.</w:t>
      </w:r>
    </w:p>
    <w:p w14:paraId="1A4DF420" w14:textId="77777777" w:rsidR="00F600CB" w:rsidRPr="00046412"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3B9B36CF"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4C926C1B" w14:textId="77777777" w:rsidR="00F600CB" w:rsidRPr="00046412"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284A1789"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3D75A070" w14:textId="77777777" w:rsidR="00F600CB" w:rsidRPr="00046412" w:rsidRDefault="00D37420"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כל ת</w:t>
      </w:r>
      <w:r w:rsidR="00F600CB" w:rsidRPr="00046412">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6498AEF8"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b/>
          <w:bCs/>
          <w:sz w:val="24"/>
          <w:szCs w:val="24"/>
          <w:u w:val="single"/>
          <w:rtl/>
        </w:rPr>
      </w:pPr>
    </w:p>
    <w:p w14:paraId="507D4878" w14:textId="77777777" w:rsidR="00F600CB" w:rsidRPr="00046412" w:rsidRDefault="00F600CB" w:rsidP="00D37420">
      <w:pPr>
        <w:spacing w:before="0" w:beforeAutospacing="0" w:after="0" w:afterAutospacing="0" w:line="24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כל המסמכים והתכניות יערכו בשפה העברית.</w:t>
      </w:r>
    </w:p>
    <w:p w14:paraId="7151FE67" w14:textId="77777777" w:rsidR="00F600CB" w:rsidRPr="00046412" w:rsidRDefault="00F600CB" w:rsidP="00F600CB">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046412">
        <w:rPr>
          <w:rFonts w:ascii="Times New Roman" w:eastAsia="Times New Roman" w:hAnsi="Times New Roman" w:cs="David"/>
          <w:sz w:val="20"/>
          <w:szCs w:val="24"/>
          <w:rtl/>
        </w:rPr>
        <w:br w:type="page"/>
      </w:r>
    </w:p>
    <w:p w14:paraId="7199BB50" w14:textId="77777777" w:rsidR="007012C8" w:rsidRPr="00046412" w:rsidRDefault="007012C8"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46412">
        <w:rPr>
          <w:rFonts w:ascii="Times New Roman" w:eastAsia="Times New Roman" w:hAnsi="Times New Roman" w:cs="David" w:hint="cs"/>
          <w:b/>
          <w:bCs/>
          <w:sz w:val="20"/>
          <w:szCs w:val="24"/>
          <w:u w:val="single"/>
          <w:rtl/>
          <w:lang w:eastAsia="he-IL"/>
        </w:rPr>
        <w:t>נספח "ט"</w:t>
      </w:r>
    </w:p>
    <w:p w14:paraId="31B3DCAE"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C25D959"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46412">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31018E1"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9738A6"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64E1AA"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321ACA"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לכבוד :</w:t>
      </w:r>
    </w:p>
    <w:p w14:paraId="6D3A7DAA" w14:textId="77777777" w:rsidR="007012C8" w:rsidRPr="00046412" w:rsidRDefault="00EC7560"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073C7ACBC427428987960C2963F6F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25FEB" w:rsidRPr="00046412">
            <w:rPr>
              <w:rFonts w:ascii="Times New Roman" w:eastAsia="Times New Roman" w:hAnsi="Times New Roman" w:cs="David" w:hint="cs"/>
              <w:sz w:val="24"/>
              <w:szCs w:val="24"/>
              <w:rtl/>
              <w:lang w:eastAsia="he-IL"/>
            </w:rPr>
            <w:br/>
            <w:t>אפריקה ישראל מגורים בע"מ</w:t>
          </w:r>
          <w:r w:rsidR="00925FEB" w:rsidRPr="00046412">
            <w:rPr>
              <w:rFonts w:ascii="Times New Roman" w:eastAsia="Times New Roman" w:hAnsi="Times New Roman" w:cs="David" w:hint="cs"/>
              <w:sz w:val="24"/>
              <w:szCs w:val="24"/>
              <w:rtl/>
              <w:lang w:eastAsia="he-IL"/>
            </w:rPr>
            <w:br/>
            <w:t>יוני נתניהו 1 ג' אור יהודה</w:t>
          </w:r>
          <w:r w:rsidR="00925FEB" w:rsidRPr="00046412">
            <w:rPr>
              <w:rFonts w:ascii="Times New Roman" w:eastAsia="Times New Roman" w:hAnsi="Times New Roman" w:cs="David" w:hint="cs"/>
              <w:sz w:val="24"/>
              <w:szCs w:val="24"/>
              <w:rtl/>
              <w:lang w:eastAsia="he-IL"/>
            </w:rPr>
            <w:br/>
            <w:t>מ.ז 52-003476-0</w:t>
          </w:r>
          <w:r w:rsidR="00925FEB" w:rsidRPr="00046412">
            <w:rPr>
              <w:rFonts w:ascii="Times New Roman" w:eastAsia="Times New Roman" w:hAnsi="Times New Roman" w:cs="David" w:hint="cs"/>
              <w:sz w:val="24"/>
              <w:szCs w:val="24"/>
              <w:rtl/>
              <w:lang w:eastAsia="he-IL"/>
            </w:rPr>
            <w:br/>
          </w:r>
          <w:r w:rsidR="00925FEB" w:rsidRPr="00046412">
            <w:rPr>
              <w:rFonts w:ascii="Times New Roman" w:eastAsia="Times New Roman" w:hAnsi="Times New Roman" w:cs="David" w:hint="cs"/>
              <w:sz w:val="24"/>
              <w:szCs w:val="24"/>
              <w:rtl/>
              <w:lang w:eastAsia="he-IL"/>
            </w:rPr>
            <w:br/>
            <w:t>שיכון ובינוי נדל"ן בע"מ</w:t>
          </w:r>
          <w:r w:rsidR="00925FEB" w:rsidRPr="00046412">
            <w:rPr>
              <w:rFonts w:ascii="Times New Roman" w:eastAsia="Times New Roman" w:hAnsi="Times New Roman" w:cs="David" w:hint="cs"/>
              <w:sz w:val="24"/>
              <w:szCs w:val="24"/>
              <w:rtl/>
              <w:lang w:eastAsia="he-IL"/>
            </w:rPr>
            <w:br/>
            <w:t>שלם 3 רמת גן 52215</w:t>
          </w:r>
          <w:r w:rsidR="00925FEB" w:rsidRPr="00046412">
            <w:rPr>
              <w:rFonts w:ascii="Times New Roman" w:eastAsia="Times New Roman" w:hAnsi="Times New Roman" w:cs="David" w:hint="cs"/>
              <w:sz w:val="24"/>
              <w:szCs w:val="24"/>
              <w:rtl/>
              <w:lang w:eastAsia="he-IL"/>
            </w:rPr>
            <w:br/>
            <w:t>מ.ז 52-002117-1</w:t>
          </w:r>
          <w:r w:rsidR="00925FEB" w:rsidRPr="00046412">
            <w:rPr>
              <w:rFonts w:ascii="Times New Roman" w:eastAsia="Times New Roman" w:hAnsi="Times New Roman" w:cs="David" w:hint="cs"/>
              <w:sz w:val="24"/>
              <w:szCs w:val="24"/>
              <w:rtl/>
              <w:lang w:eastAsia="he-IL"/>
            </w:rPr>
            <w:br/>
          </w:r>
          <w:r w:rsidR="00925FEB" w:rsidRPr="00046412">
            <w:rPr>
              <w:rFonts w:ascii="Times New Roman" w:eastAsia="Times New Roman" w:hAnsi="Times New Roman" w:cs="David" w:hint="cs"/>
              <w:sz w:val="24"/>
              <w:szCs w:val="24"/>
              <w:rtl/>
              <w:lang w:eastAsia="he-IL"/>
            </w:rPr>
            <w:br/>
            <w:t>כלל נכסי נדלן נשר מרכז (נ.נ.נ.מ) שותפות מוגבלת</w:t>
          </w:r>
          <w:r w:rsidR="00925FEB" w:rsidRPr="00046412">
            <w:rPr>
              <w:rFonts w:ascii="Times New Roman" w:eastAsia="Times New Roman" w:hAnsi="Times New Roman" w:cs="David" w:hint="cs"/>
              <w:sz w:val="24"/>
              <w:szCs w:val="24"/>
              <w:rtl/>
              <w:lang w:eastAsia="he-IL"/>
            </w:rPr>
            <w:br/>
            <w:t>מרכז עזריאלי בניין משולש 3, תל אביב</w:t>
          </w:r>
          <w:r w:rsidR="00925FEB" w:rsidRPr="00046412">
            <w:rPr>
              <w:rFonts w:ascii="Times New Roman" w:eastAsia="Times New Roman" w:hAnsi="Times New Roman" w:cs="David" w:hint="cs"/>
              <w:sz w:val="24"/>
              <w:szCs w:val="24"/>
              <w:rtl/>
              <w:lang w:eastAsia="he-IL"/>
            </w:rPr>
            <w:br/>
            <w:t>540283033</w:t>
          </w:r>
          <w:r w:rsidR="00925FEB" w:rsidRPr="00046412">
            <w:rPr>
              <w:rFonts w:ascii="Times New Roman" w:eastAsia="Times New Roman" w:hAnsi="Times New Roman" w:cs="David" w:hint="cs"/>
              <w:sz w:val="24"/>
              <w:szCs w:val="24"/>
              <w:rtl/>
              <w:lang w:eastAsia="he-IL"/>
            </w:rPr>
            <w:br/>
          </w:r>
        </w:sdtContent>
      </w:sdt>
      <w:r w:rsidR="007012C8" w:rsidRPr="00046412">
        <w:rPr>
          <w:rFonts w:ascii="Times New Roman" w:eastAsia="Times New Roman" w:hAnsi="Times New Roman" w:cs="David" w:hint="cs"/>
          <w:sz w:val="24"/>
          <w:szCs w:val="24"/>
          <w:rtl/>
          <w:lang w:eastAsia="he-IL"/>
        </w:rPr>
        <w:br/>
      </w:r>
    </w:p>
    <w:p w14:paraId="77F3CB21" w14:textId="77777777" w:rsidR="007012C8" w:rsidRPr="00046412" w:rsidRDefault="007012C8"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(המזמין)</w:t>
      </w:r>
    </w:p>
    <w:p w14:paraId="5EC4B23D"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AF6B4BD"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8083B0"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48C649"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EBC612" w14:textId="60491DB1" w:rsidR="007012C8" w:rsidRPr="00046412" w:rsidRDefault="007012C8" w:rsidP="007012C8">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46412">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B754E9F44DF74270AFDB91059984A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02A56EDF02374FC393341B3B3DDAF3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925FEB" w:rsidRPr="00046412">
            <w:rPr>
              <w:rFonts w:ascii="Times New Roman" w:eastAsia="Times New Roman" w:hAnsi="Times New Roman" w:cs="David"/>
              <w:sz w:val="24"/>
              <w:szCs w:val="24"/>
              <w:rtl/>
              <w:lang w:eastAsia="he-IL"/>
            </w:rPr>
            <w:t>נשר</w:t>
          </w:r>
        </w:sdtContent>
      </w:sdt>
      <w:r w:rsidRPr="00046412">
        <w:rPr>
          <w:rFonts w:ascii="Times New Roman" w:eastAsia="Times New Roman" w:hAnsi="Times New Roman" w:cs="David" w:hint="cs"/>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1712330CCC0A4EE3AFDA507270E4B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046412">
            <w:rPr>
              <w:rtl/>
            </w:rPr>
            <w:t>[תיאור עבודה]</w:t>
          </w:r>
        </w:sdtContent>
      </w:sdt>
      <w:r w:rsidRPr="00046412">
        <w:rPr>
          <w:rFonts w:ascii="Times New Roman" w:eastAsia="Times New Roman" w:hAnsi="Times New Roman" w:cs="David" w:hint="cs"/>
          <w:sz w:val="24"/>
          <w:szCs w:val="24"/>
          <w:rtl/>
          <w:lang w:eastAsia="he-IL"/>
        </w:rPr>
        <w:t>, מאשר בזאת שהעבודות הנ"ל בוצעו והושלמו בהתאם להנחיותי</w:t>
      </w:r>
      <w:r w:rsidRPr="00046412">
        <w:rPr>
          <w:rFonts w:ascii="Times New Roman" w:eastAsia="Times New Roman" w:hAnsi="Times New Roman" w:cs="David" w:hint="eastAsia"/>
          <w:sz w:val="24"/>
          <w:szCs w:val="24"/>
          <w:rtl/>
          <w:lang w:eastAsia="he-IL"/>
        </w:rPr>
        <w:t>י</w:t>
      </w:r>
      <w:r w:rsidRPr="00046412">
        <w:rPr>
          <w:rFonts w:ascii="Times New Roman" w:eastAsia="Times New Roman" w:hAnsi="Times New Roman" w:cs="David" w:hint="cs"/>
          <w:sz w:val="24"/>
          <w:szCs w:val="24"/>
          <w:rtl/>
          <w:lang w:eastAsia="he-IL"/>
        </w:rPr>
        <w:t>, לתכניותי</w:t>
      </w:r>
      <w:r w:rsidRPr="00046412">
        <w:rPr>
          <w:rFonts w:ascii="Times New Roman" w:eastAsia="Times New Roman" w:hAnsi="Times New Roman" w:cs="David" w:hint="eastAsia"/>
          <w:sz w:val="24"/>
          <w:szCs w:val="24"/>
          <w:rtl/>
          <w:lang w:eastAsia="he-IL"/>
        </w:rPr>
        <w:t>י</w:t>
      </w:r>
      <w:r w:rsidRPr="00046412">
        <w:rPr>
          <w:rFonts w:ascii="Times New Roman" w:eastAsia="Times New Roman" w:hAnsi="Times New Roman" w:cs="David" w:hint="cs"/>
          <w:sz w:val="24"/>
          <w:szCs w:val="24"/>
          <w:rtl/>
          <w:lang w:eastAsia="he-IL"/>
        </w:rPr>
        <w:t>, בהתאם</w:t>
      </w:r>
      <w:r w:rsidRPr="00046412">
        <w:rPr>
          <w:rFonts w:ascii="Times New Roman" w:eastAsia="Times New Roman" w:hAnsi="Times New Roman" w:cs="David" w:hint="cs"/>
          <w:sz w:val="20"/>
          <w:szCs w:val="24"/>
          <w:rtl/>
          <w:lang w:eastAsia="he-IL"/>
        </w:rPr>
        <w:t xml:space="preserve"> לתקנים מחייבים ולשביעות רצוני.</w:t>
      </w:r>
    </w:p>
    <w:p w14:paraId="681A7B6D"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AFDEB19"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310A81"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6CCA56"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9B060E"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44257E" w14:textId="77777777" w:rsidR="007012C8" w:rsidRPr="00046412"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 xml:space="preserve">                                                                                      בכבוד רב,</w:t>
      </w:r>
    </w:p>
    <w:p w14:paraId="755F4DE1" w14:textId="77777777" w:rsidR="007012C8" w:rsidRPr="00046412"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3B9B5C" w14:textId="77777777" w:rsidR="007012C8" w:rsidRPr="00046412"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C4048B" w14:textId="77777777" w:rsidR="007012C8" w:rsidRPr="00046412"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 xml:space="preserve">                                                                                                             ___________________</w:t>
      </w:r>
    </w:p>
    <w:p w14:paraId="43EF2675" w14:textId="5E4E1D19" w:rsidR="007012C8" w:rsidRPr="00046412" w:rsidRDefault="00EC7560" w:rsidP="007012C8">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4"/>
            <w:szCs w:val="24"/>
            <w:rtl/>
            <w:lang w:eastAsia="he-IL"/>
          </w:rPr>
          <w:alias w:val="שם ספק"/>
          <w:tag w:val="cntSupllierName"/>
          <w:id w:val="-587307617"/>
          <w:placeholder>
            <w:docPart w:val="D3C8A8A42270476C8AE06464B8F572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E1014" w:rsidRPr="00046412">
            <w:rPr>
              <w:rFonts w:ascii="Times New Roman" w:eastAsia="Times New Roman" w:hAnsi="Times New Roman" w:cs="David"/>
              <w:sz w:val="24"/>
              <w:szCs w:val="24"/>
              <w:rtl/>
              <w:lang w:eastAsia="he-IL"/>
            </w:rPr>
            <w:t>דגש מדידות,הנדסה ויעוץ בע"מ</w:t>
          </w:r>
        </w:sdtContent>
      </w:sdt>
    </w:p>
    <w:p w14:paraId="48A327CD"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046412">
        <w:rPr>
          <w:rFonts w:ascii="Times New Roman" w:eastAsia="Times New Roman" w:hAnsi="Times New Roman" w:cs="David" w:hint="cs"/>
          <w:sz w:val="20"/>
          <w:szCs w:val="20"/>
          <w:rtl/>
          <w:lang w:eastAsia="he-IL"/>
        </w:rPr>
        <w:t xml:space="preserve">                </w:t>
      </w:r>
      <w:r w:rsidRPr="00046412">
        <w:rPr>
          <w:rFonts w:ascii="Times New Roman" w:eastAsia="Times New Roman" w:hAnsi="Times New Roman" w:cs="David" w:hint="cs"/>
          <w:sz w:val="20"/>
          <w:szCs w:val="20"/>
          <w:rtl/>
          <w:lang w:eastAsia="he-IL"/>
        </w:rPr>
        <w:tab/>
      </w:r>
      <w:r w:rsidRPr="00046412">
        <w:rPr>
          <w:rFonts w:ascii="Times New Roman" w:eastAsia="Times New Roman" w:hAnsi="Times New Roman" w:cs="David" w:hint="cs"/>
          <w:sz w:val="20"/>
          <w:szCs w:val="20"/>
          <w:rtl/>
          <w:lang w:eastAsia="he-IL"/>
        </w:rPr>
        <w:tab/>
      </w:r>
      <w:r w:rsidRPr="00046412">
        <w:rPr>
          <w:rFonts w:ascii="Times New Roman" w:eastAsia="Times New Roman" w:hAnsi="Times New Roman" w:cs="David" w:hint="cs"/>
          <w:sz w:val="20"/>
          <w:szCs w:val="20"/>
          <w:rtl/>
          <w:lang w:eastAsia="he-IL"/>
        </w:rPr>
        <w:tab/>
      </w:r>
      <w:r w:rsidRPr="00046412">
        <w:rPr>
          <w:rFonts w:ascii="Times New Roman" w:eastAsia="Times New Roman" w:hAnsi="Times New Roman" w:cs="David" w:hint="cs"/>
          <w:sz w:val="20"/>
          <w:szCs w:val="20"/>
          <w:rtl/>
          <w:lang w:eastAsia="he-IL"/>
        </w:rPr>
        <w:tab/>
      </w:r>
      <w:r w:rsidRPr="00046412">
        <w:rPr>
          <w:rFonts w:ascii="Times New Roman" w:eastAsia="Times New Roman" w:hAnsi="Times New Roman" w:cs="David" w:hint="cs"/>
          <w:sz w:val="20"/>
          <w:szCs w:val="20"/>
          <w:rtl/>
          <w:lang w:eastAsia="he-IL"/>
        </w:rPr>
        <w:tab/>
        <w:t xml:space="preserve">   </w:t>
      </w:r>
    </w:p>
    <w:p w14:paraId="363AC062"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6F35270"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46412">
        <w:rPr>
          <w:rFonts w:ascii="Times New Roman" w:eastAsia="Times New Roman" w:hAnsi="Times New Roman" w:cs="David" w:hint="cs"/>
          <w:sz w:val="20"/>
          <w:szCs w:val="20"/>
          <w:rtl/>
          <w:lang w:eastAsia="he-IL"/>
        </w:rPr>
        <w:br w:type="page"/>
      </w:r>
      <w:r w:rsidRPr="00046412">
        <w:rPr>
          <w:rFonts w:ascii="Times New Roman" w:eastAsia="Times New Roman" w:hAnsi="Times New Roman" w:cs="David" w:hint="cs"/>
          <w:b/>
          <w:bCs/>
          <w:sz w:val="24"/>
          <w:szCs w:val="24"/>
          <w:u w:val="single"/>
          <w:rtl/>
          <w:lang w:eastAsia="he-IL"/>
        </w:rPr>
        <w:t xml:space="preserve">נספח "י" </w:t>
      </w:r>
    </w:p>
    <w:p w14:paraId="3FAE3634"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962467B" w14:textId="77777777" w:rsidR="007012C8" w:rsidRPr="00046412" w:rsidRDefault="007012C8" w:rsidP="007012C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46412">
        <w:rPr>
          <w:rFonts w:ascii="Times New Roman" w:eastAsia="Times New Roman" w:hAnsi="Times New Roman" w:cs="David" w:hint="cs"/>
          <w:b/>
          <w:bCs/>
          <w:sz w:val="24"/>
          <w:szCs w:val="24"/>
          <w:u w:val="single"/>
          <w:rtl/>
          <w:lang w:eastAsia="he-IL"/>
        </w:rPr>
        <w:t>דוגמא לנוסח הצהרת ה</w:t>
      </w:r>
      <w:r w:rsidR="00B06D6A" w:rsidRPr="00046412">
        <w:rPr>
          <w:rFonts w:ascii="Times New Roman" w:eastAsia="Times New Roman" w:hAnsi="Times New Roman" w:cs="David" w:hint="cs"/>
          <w:b/>
          <w:bCs/>
          <w:sz w:val="24"/>
          <w:szCs w:val="24"/>
          <w:u w:val="single"/>
          <w:rtl/>
          <w:lang w:eastAsia="he-IL"/>
        </w:rPr>
        <w:t>יועץ</w:t>
      </w:r>
      <w:r w:rsidRPr="00046412">
        <w:rPr>
          <w:rFonts w:ascii="Times New Roman" w:eastAsia="Times New Roman" w:hAnsi="Times New Roman" w:cs="David" w:hint="cs"/>
          <w:b/>
          <w:bCs/>
          <w:sz w:val="24"/>
          <w:szCs w:val="24"/>
          <w:u w:val="single"/>
          <w:rtl/>
          <w:lang w:eastAsia="he-IL"/>
        </w:rPr>
        <w:t xml:space="preserve"> בדבר היעדר תביעות</w:t>
      </w:r>
    </w:p>
    <w:p w14:paraId="6A368B23" w14:textId="77777777" w:rsidR="007012C8" w:rsidRPr="00046412" w:rsidRDefault="007012C8" w:rsidP="007012C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984AF3B"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לכבוד</w:t>
      </w:r>
      <w:r w:rsidRPr="00046412">
        <w:rPr>
          <w:rFonts w:ascii="Times New Roman" w:eastAsia="Times New Roman" w:hAnsi="Times New Roman" w:cs="David" w:hint="cs"/>
          <w:sz w:val="24"/>
          <w:szCs w:val="24"/>
          <w:rtl/>
          <w:lang w:eastAsia="he-IL"/>
        </w:rPr>
        <w:tab/>
      </w:r>
      <w:r w:rsidRPr="00046412">
        <w:rPr>
          <w:rFonts w:ascii="Times New Roman" w:eastAsia="Times New Roman" w:hAnsi="Times New Roman" w:cs="David" w:hint="cs"/>
          <w:sz w:val="24"/>
          <w:szCs w:val="24"/>
          <w:rtl/>
          <w:lang w:eastAsia="he-IL"/>
        </w:rPr>
        <w:br/>
      </w:r>
      <w:sdt>
        <w:sdtPr>
          <w:rPr>
            <w:rFonts w:ascii="Times New Roman" w:eastAsia="Times New Roman" w:hAnsi="Times New Roman" w:cs="David" w:hint="cs"/>
            <w:sz w:val="24"/>
            <w:szCs w:val="24"/>
            <w:rtl/>
            <w:lang w:eastAsia="he-IL"/>
          </w:rPr>
          <w:alias w:val="צד א בחוזה"/>
          <w:tag w:val="cntTzadA"/>
          <w:id w:val="1384523153"/>
          <w:placeholder>
            <w:docPart w:val="0C617C68219B44A1A7C221441D534B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25FEB" w:rsidRPr="00046412">
            <w:rPr>
              <w:rFonts w:ascii="Times New Roman" w:eastAsia="Times New Roman" w:hAnsi="Times New Roman" w:cs="David" w:hint="cs"/>
              <w:sz w:val="24"/>
              <w:szCs w:val="24"/>
              <w:rtl/>
              <w:lang w:eastAsia="he-IL"/>
            </w:rPr>
            <w:br/>
            <w:t>אפריקה ישראל מגורים בע"מ</w:t>
          </w:r>
          <w:r w:rsidR="00925FEB" w:rsidRPr="00046412">
            <w:rPr>
              <w:rFonts w:ascii="Times New Roman" w:eastAsia="Times New Roman" w:hAnsi="Times New Roman" w:cs="David" w:hint="cs"/>
              <w:sz w:val="24"/>
              <w:szCs w:val="24"/>
              <w:rtl/>
              <w:lang w:eastAsia="he-IL"/>
            </w:rPr>
            <w:br/>
            <w:t>יוני נתניהו 1 ג' אור יהודה</w:t>
          </w:r>
          <w:r w:rsidR="00925FEB" w:rsidRPr="00046412">
            <w:rPr>
              <w:rFonts w:ascii="Times New Roman" w:eastAsia="Times New Roman" w:hAnsi="Times New Roman" w:cs="David" w:hint="cs"/>
              <w:sz w:val="24"/>
              <w:szCs w:val="24"/>
              <w:rtl/>
              <w:lang w:eastAsia="he-IL"/>
            </w:rPr>
            <w:br/>
            <w:t>מ.ז 52-003476-0</w:t>
          </w:r>
          <w:r w:rsidR="00925FEB" w:rsidRPr="00046412">
            <w:rPr>
              <w:rFonts w:ascii="Times New Roman" w:eastAsia="Times New Roman" w:hAnsi="Times New Roman" w:cs="David" w:hint="cs"/>
              <w:sz w:val="24"/>
              <w:szCs w:val="24"/>
              <w:rtl/>
              <w:lang w:eastAsia="he-IL"/>
            </w:rPr>
            <w:br/>
          </w:r>
          <w:r w:rsidR="00925FEB" w:rsidRPr="00046412">
            <w:rPr>
              <w:rFonts w:ascii="Times New Roman" w:eastAsia="Times New Roman" w:hAnsi="Times New Roman" w:cs="David" w:hint="cs"/>
              <w:sz w:val="24"/>
              <w:szCs w:val="24"/>
              <w:rtl/>
              <w:lang w:eastAsia="he-IL"/>
            </w:rPr>
            <w:br/>
            <w:t>שיכון ובינוי נדל"ן בע"מ</w:t>
          </w:r>
          <w:r w:rsidR="00925FEB" w:rsidRPr="00046412">
            <w:rPr>
              <w:rFonts w:ascii="Times New Roman" w:eastAsia="Times New Roman" w:hAnsi="Times New Roman" w:cs="David" w:hint="cs"/>
              <w:sz w:val="24"/>
              <w:szCs w:val="24"/>
              <w:rtl/>
              <w:lang w:eastAsia="he-IL"/>
            </w:rPr>
            <w:br/>
            <w:t>שלם 3 רמת גן 52215</w:t>
          </w:r>
          <w:r w:rsidR="00925FEB" w:rsidRPr="00046412">
            <w:rPr>
              <w:rFonts w:ascii="Times New Roman" w:eastAsia="Times New Roman" w:hAnsi="Times New Roman" w:cs="David" w:hint="cs"/>
              <w:sz w:val="24"/>
              <w:szCs w:val="24"/>
              <w:rtl/>
              <w:lang w:eastAsia="he-IL"/>
            </w:rPr>
            <w:br/>
            <w:t>מ.ז 52-002117-1</w:t>
          </w:r>
          <w:r w:rsidR="00925FEB" w:rsidRPr="00046412">
            <w:rPr>
              <w:rFonts w:ascii="Times New Roman" w:eastAsia="Times New Roman" w:hAnsi="Times New Roman" w:cs="David" w:hint="cs"/>
              <w:sz w:val="24"/>
              <w:szCs w:val="24"/>
              <w:rtl/>
              <w:lang w:eastAsia="he-IL"/>
            </w:rPr>
            <w:br/>
          </w:r>
          <w:r w:rsidR="00925FEB" w:rsidRPr="00046412">
            <w:rPr>
              <w:rFonts w:ascii="Times New Roman" w:eastAsia="Times New Roman" w:hAnsi="Times New Roman" w:cs="David" w:hint="cs"/>
              <w:sz w:val="24"/>
              <w:szCs w:val="24"/>
              <w:rtl/>
              <w:lang w:eastAsia="he-IL"/>
            </w:rPr>
            <w:br/>
            <w:t>כלל נכסי נדלן נשר מרכז (נ.נ.נ.מ) שותפות מוגבלת</w:t>
          </w:r>
          <w:r w:rsidR="00925FEB" w:rsidRPr="00046412">
            <w:rPr>
              <w:rFonts w:ascii="Times New Roman" w:eastAsia="Times New Roman" w:hAnsi="Times New Roman" w:cs="David" w:hint="cs"/>
              <w:sz w:val="24"/>
              <w:szCs w:val="24"/>
              <w:rtl/>
              <w:lang w:eastAsia="he-IL"/>
            </w:rPr>
            <w:br/>
            <w:t>מרכז עזריאלי בניין משולש 3, תל אביב</w:t>
          </w:r>
          <w:r w:rsidR="00925FEB" w:rsidRPr="00046412">
            <w:rPr>
              <w:rFonts w:ascii="Times New Roman" w:eastAsia="Times New Roman" w:hAnsi="Times New Roman" w:cs="David" w:hint="cs"/>
              <w:sz w:val="24"/>
              <w:szCs w:val="24"/>
              <w:rtl/>
              <w:lang w:eastAsia="he-IL"/>
            </w:rPr>
            <w:br/>
            <w:t>540283033</w:t>
          </w:r>
          <w:r w:rsidR="00925FEB" w:rsidRPr="00046412">
            <w:rPr>
              <w:rFonts w:ascii="Times New Roman" w:eastAsia="Times New Roman" w:hAnsi="Times New Roman" w:cs="David" w:hint="cs"/>
              <w:sz w:val="24"/>
              <w:szCs w:val="24"/>
              <w:rtl/>
              <w:lang w:eastAsia="he-IL"/>
            </w:rPr>
            <w:br/>
          </w:r>
        </w:sdtContent>
      </w:sdt>
    </w:p>
    <w:p w14:paraId="02434B65"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B016D0"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ג.א.נ.,</w:t>
      </w:r>
    </w:p>
    <w:p w14:paraId="00682174"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D81B3C" w14:textId="6D0DEBF3"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אנו הח"מ מצהירים בזאת שעם קבלת סך של </w:t>
      </w:r>
      <w:r w:rsidRPr="00046412">
        <w:rPr>
          <w:rFonts w:ascii="Times New Roman" w:eastAsia="Times New Roman" w:hAnsi="Times New Roman" w:cs="David" w:hint="cs"/>
          <w:sz w:val="24"/>
          <w:szCs w:val="24"/>
          <w:u w:val="single"/>
          <w:rtl/>
          <w:lang w:eastAsia="he-IL"/>
        </w:rPr>
        <w:t xml:space="preserve">                </w:t>
      </w:r>
      <w:r w:rsidRPr="00046412">
        <w:rPr>
          <w:rFonts w:ascii="Times New Roman" w:eastAsia="Times New Roman" w:hAnsi="Times New Roman" w:cs="David" w:hint="cs"/>
          <w:sz w:val="24"/>
          <w:szCs w:val="24"/>
          <w:rtl/>
          <w:lang w:eastAsia="he-IL"/>
        </w:rPr>
        <w:t xml:space="preserve"> ש"ח (להלן:"</w:t>
      </w:r>
      <w:r w:rsidRPr="00046412">
        <w:rPr>
          <w:rFonts w:ascii="Times New Roman" w:eastAsia="Times New Roman" w:hAnsi="Times New Roman" w:cs="David" w:hint="cs"/>
          <w:b/>
          <w:bCs/>
          <w:sz w:val="24"/>
          <w:szCs w:val="24"/>
          <w:rtl/>
          <w:lang w:eastAsia="he-IL"/>
        </w:rPr>
        <w:t>היתרה הסופית</w:t>
      </w:r>
      <w:r w:rsidRPr="00046412">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1C15B72812694101871F388B27B13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925FEB" w:rsidRPr="00046412">
            <w:rPr>
              <w:rFonts w:ascii="Times New Roman" w:eastAsia="Times New Roman" w:hAnsi="Times New Roman" w:cs="David" w:hint="cs"/>
              <w:sz w:val="24"/>
              <w:szCs w:val="24"/>
              <w:rtl/>
              <w:lang w:eastAsia="he-IL"/>
            </w:rPr>
            <w:t>נשר</w:t>
          </w:r>
        </w:sdtContent>
      </w:sdt>
      <w:r w:rsidRPr="00046412">
        <w:rPr>
          <w:rFonts w:ascii="Times New Roman" w:eastAsia="Times New Roman" w:hAnsi="Times New Roman" w:cs="David" w:hint="cs"/>
          <w:sz w:val="24"/>
          <w:szCs w:val="24"/>
          <w:rtl/>
          <w:lang w:eastAsia="he-IL"/>
        </w:rPr>
        <w:t xml:space="preserve"> עפ"י חוזה מיום </w:t>
      </w:r>
      <w:r w:rsidRPr="00046412">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8596EDE2C0C546DFB64D789B8CEE22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05T00:00:00Z">
            <w:dateFormat w:val="dd/MM/yyyy"/>
            <w:lid w:val="he-IL"/>
            <w:storeMappedDataAs w:val="dateTime"/>
            <w:calendar w:val="gregorian"/>
          </w:date>
        </w:sdtPr>
        <w:sdtEndPr>
          <w:rPr>
            <w:rFonts w:hint="cs"/>
          </w:rPr>
        </w:sdtEndPr>
        <w:sdtContent>
          <w:r w:rsidR="00A039BA" w:rsidRPr="00046412">
            <w:rPr>
              <w:rFonts w:ascii="Times New Roman" w:eastAsia="Times New Roman" w:hAnsi="Times New Roman" w:cs="David" w:hint="cs"/>
              <w:sz w:val="24"/>
              <w:szCs w:val="24"/>
              <w:rtl/>
              <w:lang w:eastAsia="he-IL"/>
            </w:rPr>
            <w:t>‏05/07/2022</w:t>
          </w:r>
        </w:sdtContent>
      </w:sdt>
      <w:r w:rsidRPr="00046412">
        <w:rPr>
          <w:rFonts w:ascii="Times New Roman" w:eastAsia="Times New Roman" w:hAnsi="Times New Roman" w:cs="David" w:hint="cs"/>
          <w:sz w:val="24"/>
          <w:szCs w:val="24"/>
          <w:rtl/>
          <w:lang w:eastAsia="he-IL"/>
        </w:rPr>
        <w:t xml:space="preserve"> או עבור חלקן כמפורט להלן:</w:t>
      </w:r>
    </w:p>
    <w:p w14:paraId="3E999A33"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5BD70BE"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9AF72C"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7093E22"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8A16E9A"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1CD207"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0B22657"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75C29A"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9B77679"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48C26A"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8576121"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b/>
          <w:bCs/>
          <w:sz w:val="24"/>
          <w:szCs w:val="24"/>
          <w:rtl/>
          <w:lang w:eastAsia="he-IL"/>
        </w:rPr>
        <w:t>ולראיה באנו על החתום:</w:t>
      </w:r>
    </w:p>
    <w:p w14:paraId="5B361C4F"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E8DD10"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היום </w:t>
      </w:r>
      <w:r w:rsidRPr="00046412">
        <w:rPr>
          <w:rFonts w:ascii="Times New Roman" w:eastAsia="Times New Roman" w:hAnsi="Times New Roman" w:cs="David" w:hint="cs"/>
          <w:sz w:val="24"/>
          <w:szCs w:val="24"/>
          <w:u w:val="single"/>
          <w:rtl/>
          <w:lang w:eastAsia="he-IL"/>
        </w:rPr>
        <w:t xml:space="preserve">             </w:t>
      </w:r>
      <w:r w:rsidRPr="00046412">
        <w:rPr>
          <w:rFonts w:ascii="Times New Roman" w:eastAsia="Times New Roman" w:hAnsi="Times New Roman" w:cs="David" w:hint="cs"/>
          <w:sz w:val="24"/>
          <w:szCs w:val="24"/>
          <w:rtl/>
          <w:lang w:eastAsia="he-IL"/>
        </w:rPr>
        <w:t xml:space="preserve"> לחודש </w:t>
      </w:r>
      <w:r w:rsidRPr="00046412">
        <w:rPr>
          <w:rFonts w:ascii="Times New Roman" w:eastAsia="Times New Roman" w:hAnsi="Times New Roman" w:cs="David" w:hint="cs"/>
          <w:sz w:val="24"/>
          <w:szCs w:val="24"/>
          <w:u w:val="single"/>
          <w:rtl/>
          <w:lang w:eastAsia="he-IL"/>
        </w:rPr>
        <w:t xml:space="preserve">               </w:t>
      </w:r>
      <w:r w:rsidRPr="00046412">
        <w:rPr>
          <w:rFonts w:ascii="Times New Roman" w:eastAsia="Times New Roman" w:hAnsi="Times New Roman" w:cs="David" w:hint="cs"/>
          <w:sz w:val="24"/>
          <w:szCs w:val="24"/>
          <w:rtl/>
          <w:lang w:eastAsia="he-IL"/>
        </w:rPr>
        <w:t xml:space="preserve"> לשנה _________</w:t>
      </w:r>
    </w:p>
    <w:p w14:paraId="11758AE7" w14:textId="77777777" w:rsidR="007012C8" w:rsidRPr="00046412" w:rsidRDefault="007012C8" w:rsidP="007012C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55E7C75" w14:textId="77777777" w:rsidR="007012C8" w:rsidRPr="00046412"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חתימה וחותמת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w:t>
      </w:r>
    </w:p>
    <w:p w14:paraId="74D98BB6" w14:textId="77777777" w:rsidR="007012C8" w:rsidRPr="00046412"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046412">
        <w:rPr>
          <w:rFonts w:ascii="Times New Roman" w:eastAsia="Times New Roman" w:hAnsi="Times New Roman" w:cs="David" w:hint="cs"/>
          <w:sz w:val="24"/>
          <w:szCs w:val="24"/>
          <w:u w:val="single"/>
          <w:rtl/>
          <w:lang w:eastAsia="he-IL"/>
        </w:rPr>
        <w:t xml:space="preserve">                  </w:t>
      </w:r>
    </w:p>
    <w:p w14:paraId="58D1C4F2" w14:textId="77777777" w:rsidR="007012C8" w:rsidRPr="00046412"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_______________________ </w:t>
      </w:r>
    </w:p>
    <w:p w14:paraId="027D4D43" w14:textId="4108A8B9" w:rsidR="007012C8" w:rsidRPr="00046412"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545567918"/>
          <w:placeholder>
            <w:docPart w:val="80CBB01FDF2A44C3861AC7FBD8AB26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E1014" w:rsidRPr="00046412">
            <w:rPr>
              <w:rFonts w:ascii="Times New Roman" w:eastAsia="Times New Roman" w:hAnsi="Times New Roman" w:cs="David"/>
              <w:sz w:val="24"/>
              <w:szCs w:val="24"/>
              <w:rtl/>
              <w:lang w:eastAsia="he-IL"/>
            </w:rPr>
            <w:t>דגש מדידות,הנדסה ויעוץ בע"מ</w:t>
          </w:r>
        </w:sdtContent>
      </w:sdt>
    </w:p>
    <w:p w14:paraId="1C09B28C"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1368F9"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2AEE734"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E8B26C"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b/>
          <w:bCs/>
          <w:sz w:val="24"/>
          <w:szCs w:val="24"/>
          <w:rtl/>
          <w:lang w:eastAsia="he-IL"/>
        </w:rPr>
        <w:t>אישור</w:t>
      </w:r>
    </w:p>
    <w:p w14:paraId="0C11AEE2"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046412">
        <w:rPr>
          <w:rFonts w:ascii="Times New Roman" w:eastAsia="Times New Roman" w:hAnsi="Times New Roman" w:cs="David" w:hint="cs"/>
          <w:b/>
          <w:bCs/>
          <w:sz w:val="24"/>
          <w:szCs w:val="24"/>
          <w:rtl/>
          <w:lang w:eastAsia="he-IL"/>
        </w:rPr>
        <w:t>החברה</w:t>
      </w:r>
      <w:r w:rsidRPr="00046412">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D6EB8D2" w14:textId="77777777" w:rsidR="007012C8" w:rsidRPr="00046412" w:rsidRDefault="007012C8" w:rsidP="007012C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BB503EA" w14:textId="77777777" w:rsidR="007012C8" w:rsidRPr="00046412" w:rsidRDefault="007012C8" w:rsidP="007012C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    תאריך : _______   </w:t>
      </w:r>
      <w:r w:rsidRPr="00046412">
        <w:rPr>
          <w:rFonts w:ascii="Times New Roman" w:eastAsia="Times New Roman" w:hAnsi="Times New Roman" w:cs="David" w:hint="cs"/>
          <w:sz w:val="24"/>
          <w:szCs w:val="24"/>
          <w:rtl/>
          <w:lang w:eastAsia="he-IL"/>
        </w:rPr>
        <w:tab/>
        <w:t>חתימה וחותמת עו"ד/רו"ח : _______________________</w:t>
      </w:r>
    </w:p>
    <w:p w14:paraId="2A64079E" w14:textId="77777777" w:rsidR="007012C8" w:rsidRPr="00046412" w:rsidRDefault="007012C8" w:rsidP="007012C8">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A85098B" w14:textId="77777777" w:rsidR="007012C8" w:rsidRPr="00046412" w:rsidRDefault="007012C8" w:rsidP="007012C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CCC0ED6" w14:textId="77777777" w:rsidR="007012C8" w:rsidRPr="00046412" w:rsidRDefault="007012C8" w:rsidP="007012C8">
      <w:pPr>
        <w:widowControl w:val="0"/>
        <w:spacing w:before="0" w:beforeAutospacing="0" w:after="0" w:afterAutospacing="0" w:line="240" w:lineRule="auto"/>
        <w:jc w:val="center"/>
        <w:outlineLvl w:val="7"/>
      </w:pPr>
    </w:p>
    <w:p w14:paraId="7B61EC73" w14:textId="77777777" w:rsidR="00F600CB" w:rsidRPr="00046412" w:rsidRDefault="00F600CB" w:rsidP="00F600CB">
      <w:pPr>
        <w:widowControl w:val="0"/>
        <w:bidi w:val="0"/>
        <w:spacing w:before="0" w:beforeAutospacing="0" w:after="0" w:afterAutospacing="0" w:line="240" w:lineRule="auto"/>
        <w:jc w:val="center"/>
        <w:rPr>
          <w:rFonts w:ascii="Times New Roman" w:eastAsia="Times New Roman" w:hAnsi="Times New Roman" w:cs="David"/>
          <w:sz w:val="25"/>
          <w:szCs w:val="25"/>
        </w:rPr>
      </w:pPr>
    </w:p>
    <w:p w14:paraId="76B8E745" w14:textId="77777777" w:rsidR="001A69D5" w:rsidRPr="00046412" w:rsidRDefault="001A69D5" w:rsidP="00F600CB">
      <w:pPr>
        <w:rPr>
          <w:rtl/>
        </w:rPr>
      </w:pPr>
    </w:p>
    <w:sectPr w:rsidR="001A69D5" w:rsidRPr="00046412"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BE5D93" w14:textId="77777777" w:rsidR="00EC7560" w:rsidRDefault="00EC7560" w:rsidP="00AF234B">
      <w:pPr>
        <w:spacing w:before="0" w:after="0" w:line="240" w:lineRule="auto"/>
      </w:pPr>
      <w:r>
        <w:separator/>
      </w:r>
    </w:p>
  </w:endnote>
  <w:endnote w:type="continuationSeparator" w:id="0">
    <w:p w14:paraId="683C8A38" w14:textId="77777777" w:rsidR="00EC7560" w:rsidRDefault="00EC7560" w:rsidP="00AF234B">
      <w:pPr>
        <w:spacing w:before="0" w:after="0" w:line="240" w:lineRule="auto"/>
      </w:pPr>
      <w:r>
        <w:continuationSeparator/>
      </w:r>
    </w:p>
  </w:endnote>
  <w:endnote w:type="continuationNotice" w:id="1">
    <w:p w14:paraId="1E09DBF5" w14:textId="77777777" w:rsidR="00EC7560" w:rsidRDefault="00EC756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8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3015"/>
      <w:gridCol w:w="233"/>
      <w:gridCol w:w="1044"/>
      <w:gridCol w:w="1763"/>
    </w:tblGrid>
    <w:tr w:rsidR="00EC7560" w:rsidRPr="00F9528C" w14:paraId="36D6F86C" w14:textId="77777777" w:rsidTr="00CE1D16">
      <w:tc>
        <w:tcPr>
          <w:tcW w:w="810" w:type="dxa"/>
        </w:tcPr>
        <w:p w14:paraId="001F8497"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542E555E" w14:textId="77777777" w:rsidR="00EC7560" w:rsidRPr="00F9528C" w:rsidRDefault="00EC7560" w:rsidP="00EC756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3015" w:type="dxa"/>
        </w:tcPr>
        <w:p w14:paraId="108DE00D"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קרינה אלקטרו-מגנטית</w:t>
              </w:r>
            </w:sdtContent>
          </w:sdt>
        </w:p>
      </w:tc>
      <w:tc>
        <w:tcPr>
          <w:tcW w:w="233" w:type="dxa"/>
        </w:tcPr>
        <w:p w14:paraId="2DD91FFA" w14:textId="77777777" w:rsidR="00EC7560" w:rsidRPr="00F9528C" w:rsidRDefault="00EC7560" w:rsidP="00EC7560">
          <w:pPr>
            <w:tabs>
              <w:tab w:val="center" w:pos="4153"/>
              <w:tab w:val="right" w:pos="8306"/>
            </w:tabs>
            <w:spacing w:before="0" w:after="0" w:line="240" w:lineRule="auto"/>
            <w:rPr>
              <w:rFonts w:ascii="David" w:hAnsi="David"/>
              <w:sz w:val="16"/>
              <w:szCs w:val="16"/>
              <w:rtl/>
            </w:rPr>
          </w:pPr>
        </w:p>
      </w:tc>
      <w:tc>
        <w:tcPr>
          <w:tcW w:w="1044" w:type="dxa"/>
        </w:tcPr>
        <w:p w14:paraId="7DAC77B5"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5C795C4E" w14:textId="78D393EA" w:rsidR="00EC7560" w:rsidRPr="00F9528C" w:rsidRDefault="00EC7560" w:rsidP="00EC7560">
              <w:pPr>
                <w:tabs>
                  <w:tab w:val="center" w:pos="4153"/>
                  <w:tab w:val="right" w:pos="8306"/>
                </w:tabs>
                <w:spacing w:before="0" w:after="0" w:line="240" w:lineRule="auto"/>
                <w:rPr>
                  <w:rFonts w:ascii="David" w:hAnsi="David"/>
                  <w:sz w:val="20"/>
                  <w:szCs w:val="20"/>
                  <w:rtl/>
                </w:rPr>
              </w:pPr>
              <w:del w:id="3" w:author="Avi Cohen" w:date="2022-06-20T10:16:00Z">
                <w:r w:rsidDel="001502C8">
                  <w:rPr>
                    <w:rFonts w:ascii="David" w:hAnsi="David" w:hint="cs"/>
                    <w:sz w:val="20"/>
                    <w:szCs w:val="20"/>
                  </w:rPr>
                  <w:delText>CONT-5-668</w:delText>
                </w:r>
              </w:del>
              <w:ins w:id="4" w:author="Avi Cohen" w:date="2022-06-20T10:16:00Z">
                <w:r>
                  <w:rPr>
                    <w:rFonts w:ascii="David" w:hAnsi="David" w:hint="cs"/>
                    <w:sz w:val="20"/>
                    <w:szCs w:val="20"/>
                  </w:rPr>
                  <w:t>CO</w:t>
                </w:r>
                <w:r>
                  <w:rPr>
                    <w:rFonts w:ascii="David" w:hAnsi="David" w:hint="cs"/>
                    <w:sz w:val="20"/>
                    <w:szCs w:val="20"/>
                    <w:rtl/>
                  </w:rPr>
                  <w:t>NT-10-2195</w:t>
                </w:r>
              </w:ins>
            </w:p>
          </w:tc>
        </w:sdtContent>
      </w:sdt>
    </w:tr>
    <w:tr w:rsidR="00EC7560" w:rsidRPr="00F9528C" w14:paraId="1F47157A" w14:textId="77777777" w:rsidTr="00CE1D16">
      <w:tc>
        <w:tcPr>
          <w:tcW w:w="810" w:type="dxa"/>
        </w:tcPr>
        <w:p w14:paraId="70052A23"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12E77EE" w14:textId="35DBE543" w:rsidR="00EC7560" w:rsidRPr="00F9528C" w:rsidRDefault="00EC7560" w:rsidP="00EC756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דגש מדידות,הנדסה ויעוץ בע"מ</w:t>
              </w:r>
            </w:p>
          </w:tc>
        </w:sdtContent>
      </w:sdt>
      <w:tc>
        <w:tcPr>
          <w:tcW w:w="3015"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C7560" w:rsidRPr="00F9528C" w14:paraId="28FF29C0" w14:textId="77777777" w:rsidTr="00EC7560">
            <w:trPr>
              <w:trHeight w:val="201"/>
            </w:trPr>
            <w:tc>
              <w:tcPr>
                <w:tcW w:w="926" w:type="dxa"/>
              </w:tcPr>
              <w:p w14:paraId="3EBB98A3"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DDB8161" w14:textId="53D67854" w:rsidR="00EC7560" w:rsidRPr="00F9528C" w:rsidRDefault="00EC7560" w:rsidP="00EC7560">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0.2</w:t>
                    </w:r>
                  </w:p>
                </w:tc>
              </w:sdtContent>
            </w:sdt>
          </w:tr>
        </w:tbl>
        <w:p w14:paraId="5FF1777A"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233" w:type="dxa"/>
        </w:tcPr>
        <w:p w14:paraId="4D815D29"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1044" w:type="dxa"/>
        </w:tcPr>
        <w:p w14:paraId="76DFBF90"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1763" w:type="dxa"/>
        </w:tcPr>
        <w:p w14:paraId="00C4F712" w14:textId="48BBDF8E" w:rsidR="00EC7560" w:rsidRPr="00F9528C" w:rsidRDefault="00EC7560" w:rsidP="00EC756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EC7560" w:rsidRPr="00F9528C" w14:paraId="60C2C243" w14:textId="77777777" w:rsidTr="00CE1D16">
      <w:trPr>
        <w:trHeight w:val="80"/>
      </w:trPr>
      <w:tc>
        <w:tcPr>
          <w:tcW w:w="810" w:type="dxa"/>
        </w:tcPr>
        <w:p w14:paraId="050FBC0C"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1646" w:type="dxa"/>
        </w:tcPr>
        <w:p w14:paraId="47ADC55B" w14:textId="77777777" w:rsidR="00EC7560" w:rsidRPr="00F9528C" w:rsidRDefault="00EC7560" w:rsidP="00EC7560">
          <w:pPr>
            <w:tabs>
              <w:tab w:val="center" w:pos="4153"/>
              <w:tab w:val="right" w:pos="8306"/>
            </w:tabs>
            <w:spacing w:before="0" w:after="0" w:line="240" w:lineRule="auto"/>
            <w:rPr>
              <w:rFonts w:ascii="David" w:hAnsi="David"/>
              <w:color w:val="00B0F0"/>
              <w:sz w:val="20"/>
              <w:szCs w:val="20"/>
              <w:rtl/>
            </w:rPr>
          </w:pPr>
        </w:p>
      </w:tc>
      <w:tc>
        <w:tcPr>
          <w:tcW w:w="3015" w:type="dxa"/>
        </w:tcPr>
        <w:p w14:paraId="7078FD99"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233" w:type="dxa"/>
        </w:tcPr>
        <w:p w14:paraId="6CA5CE51"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1044" w:type="dxa"/>
        </w:tcPr>
        <w:p w14:paraId="2FE8DD75"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1763" w:type="dxa"/>
        </w:tcPr>
        <w:p w14:paraId="138497DD"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r>
  </w:tbl>
  <w:p w14:paraId="2AA38166" w14:textId="77777777" w:rsidR="00EC7560" w:rsidRPr="00CE1D16" w:rsidRDefault="00EC7560" w:rsidP="00CE1D16">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7CF36E" w14:textId="77777777" w:rsidR="00EC7560" w:rsidRDefault="00EC7560" w:rsidP="00AF234B">
      <w:pPr>
        <w:spacing w:before="0" w:after="0" w:line="240" w:lineRule="auto"/>
      </w:pPr>
      <w:r>
        <w:separator/>
      </w:r>
    </w:p>
  </w:footnote>
  <w:footnote w:type="continuationSeparator" w:id="0">
    <w:p w14:paraId="23F40FB2" w14:textId="77777777" w:rsidR="00EC7560" w:rsidRDefault="00EC7560" w:rsidP="00AF234B">
      <w:pPr>
        <w:spacing w:before="0" w:after="0" w:line="240" w:lineRule="auto"/>
      </w:pPr>
      <w:r>
        <w:continuationSeparator/>
      </w:r>
    </w:p>
  </w:footnote>
  <w:footnote w:type="continuationNotice" w:id="1">
    <w:p w14:paraId="6FDF095F" w14:textId="77777777" w:rsidR="00EC7560" w:rsidRDefault="00EC7560">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1437A9FA" w14:textId="77777777" w:rsidR="00EC7560" w:rsidRDefault="00EC7560" w:rsidP="00CF334C">
        <w:pPr>
          <w:pStyle w:val="Header"/>
          <w:jc w:val="center"/>
        </w:pPr>
        <w:r>
          <w:fldChar w:fldCharType="begin"/>
        </w:r>
        <w:r>
          <w:instrText xml:space="preserve"> PAGE   \* MERGEFORMAT </w:instrText>
        </w:r>
        <w:r>
          <w:fldChar w:fldCharType="separate"/>
        </w:r>
        <w:r w:rsidR="008867A0">
          <w:rPr>
            <w:noProof/>
            <w:rtl/>
          </w:rPr>
          <w:t>30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8317F"/>
    <w:multiLevelType w:val="multilevel"/>
    <w:tmpl w:val="1040DFAA"/>
    <w:lvl w:ilvl="0">
      <w:start w:val="2"/>
      <w:numFmt w:val="decimal"/>
      <w:lvlText w:val="%1."/>
      <w:lvlJc w:val="left"/>
      <w:pPr>
        <w:tabs>
          <w:tab w:val="num" w:pos="720"/>
        </w:tabs>
        <w:ind w:left="720" w:hanging="720"/>
      </w:pPr>
      <w:rPr>
        <w:rFonts w:cs="David" w:hint="default"/>
        <w:b/>
        <w:bCs/>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0BD52E0"/>
    <w:multiLevelType w:val="hybridMultilevel"/>
    <w:tmpl w:val="688ADD28"/>
    <w:lvl w:ilvl="0" w:tplc="1B5E493E">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D33BA"/>
    <w:multiLevelType w:val="hybridMultilevel"/>
    <w:tmpl w:val="68700C46"/>
    <w:lvl w:ilvl="0" w:tplc="3E92EBD2">
      <w:start w:val="2"/>
      <w:numFmt w:val="bullet"/>
      <w:lvlText w:val="-"/>
      <w:lvlJc w:val="left"/>
      <w:pPr>
        <w:ind w:left="1800" w:hanging="360"/>
      </w:pPr>
      <w:rPr>
        <w:rFonts w:ascii="Times New Roman" w:eastAsia="Times New Roman" w:hAnsi="Times New Roman"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205342"/>
    <w:multiLevelType w:val="multilevel"/>
    <w:tmpl w:val="94F4EC4A"/>
    <w:lvl w:ilvl="0">
      <w:start w:val="1"/>
      <w:numFmt w:val="decimal"/>
      <w:lvlText w:val="%1."/>
      <w:lvlJc w:val="left"/>
      <w:pPr>
        <w:tabs>
          <w:tab w:val="num" w:pos="720"/>
        </w:tabs>
        <w:ind w:left="720" w:hanging="720"/>
      </w:pPr>
      <w:rPr>
        <w:rFonts w:cs="David" w:hint="default"/>
        <w:b w:val="0"/>
        <w:bCs w:val="0"/>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6"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008425A"/>
    <w:multiLevelType w:val="hybridMultilevel"/>
    <w:tmpl w:val="4CBE9A80"/>
    <w:lvl w:ilvl="0" w:tplc="1F488AF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4"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69658E"/>
    <w:multiLevelType w:val="hybridMultilevel"/>
    <w:tmpl w:val="66F2BD96"/>
    <w:lvl w:ilvl="0" w:tplc="970C336A">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52BC47AA"/>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12"/>
  </w:num>
  <w:num w:numId="3">
    <w:abstractNumId w:val="8"/>
  </w:num>
  <w:num w:numId="4">
    <w:abstractNumId w:val="7"/>
  </w:num>
  <w:num w:numId="5">
    <w:abstractNumId w:val="14"/>
  </w:num>
  <w:num w:numId="6">
    <w:abstractNumId w:val="6"/>
  </w:num>
  <w:num w:numId="7">
    <w:abstractNumId w:val="0"/>
  </w:num>
  <w:num w:numId="8">
    <w:abstractNumId w:val="13"/>
  </w:num>
  <w:num w:numId="9">
    <w:abstractNumId w:val="5"/>
  </w:num>
  <w:num w:numId="10">
    <w:abstractNumId w:val="11"/>
  </w:num>
  <w:num w:numId="11">
    <w:abstractNumId w:val="15"/>
  </w:num>
  <w:num w:numId="12">
    <w:abstractNumId w:val="2"/>
  </w:num>
  <w:num w:numId="13">
    <w:abstractNumId w:val="3"/>
  </w:num>
  <w:num w:numId="14">
    <w:abstractNumId w:val="1"/>
  </w:num>
  <w:num w:numId="15">
    <w:abstractNumId w:val="16"/>
  </w:num>
  <w:num w:numId="16">
    <w:abstractNumId w:val="10"/>
  </w:num>
  <w:num w:numId="17">
    <w:abstractNumId w:val="4"/>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560F"/>
    <w:rsid w:val="00046412"/>
    <w:rsid w:val="000A39FE"/>
    <w:rsid w:val="00134C85"/>
    <w:rsid w:val="001502C8"/>
    <w:rsid w:val="001A0C3C"/>
    <w:rsid w:val="001A69D5"/>
    <w:rsid w:val="001D4EC2"/>
    <w:rsid w:val="002136E2"/>
    <w:rsid w:val="00214ACF"/>
    <w:rsid w:val="00220DF9"/>
    <w:rsid w:val="00225A53"/>
    <w:rsid w:val="00225FC0"/>
    <w:rsid w:val="00241863"/>
    <w:rsid w:val="002436F3"/>
    <w:rsid w:val="00264D14"/>
    <w:rsid w:val="00267C52"/>
    <w:rsid w:val="00272745"/>
    <w:rsid w:val="00273258"/>
    <w:rsid w:val="002B2234"/>
    <w:rsid w:val="00326E28"/>
    <w:rsid w:val="0041461C"/>
    <w:rsid w:val="00552E11"/>
    <w:rsid w:val="0057799B"/>
    <w:rsid w:val="005B6AFF"/>
    <w:rsid w:val="005D6E29"/>
    <w:rsid w:val="005D7684"/>
    <w:rsid w:val="0062536D"/>
    <w:rsid w:val="00650D2D"/>
    <w:rsid w:val="00666119"/>
    <w:rsid w:val="006942D4"/>
    <w:rsid w:val="007012C8"/>
    <w:rsid w:val="0072103C"/>
    <w:rsid w:val="00752C46"/>
    <w:rsid w:val="00771142"/>
    <w:rsid w:val="008867A0"/>
    <w:rsid w:val="008C64C6"/>
    <w:rsid w:val="00925FEB"/>
    <w:rsid w:val="00942177"/>
    <w:rsid w:val="009A38F6"/>
    <w:rsid w:val="009C29B7"/>
    <w:rsid w:val="009E1014"/>
    <w:rsid w:val="009E19D5"/>
    <w:rsid w:val="009F52EC"/>
    <w:rsid w:val="00A039BA"/>
    <w:rsid w:val="00A319BD"/>
    <w:rsid w:val="00A42271"/>
    <w:rsid w:val="00A92587"/>
    <w:rsid w:val="00AF234B"/>
    <w:rsid w:val="00B06D6A"/>
    <w:rsid w:val="00B273FA"/>
    <w:rsid w:val="00B404AC"/>
    <w:rsid w:val="00BC1BAE"/>
    <w:rsid w:val="00BD06BE"/>
    <w:rsid w:val="00BD72C4"/>
    <w:rsid w:val="00BE17B4"/>
    <w:rsid w:val="00BF0AA7"/>
    <w:rsid w:val="00BF2503"/>
    <w:rsid w:val="00CE1D16"/>
    <w:rsid w:val="00CF334C"/>
    <w:rsid w:val="00CF611C"/>
    <w:rsid w:val="00D0047D"/>
    <w:rsid w:val="00D37420"/>
    <w:rsid w:val="00DE0948"/>
    <w:rsid w:val="00E679C7"/>
    <w:rsid w:val="00E72218"/>
    <w:rsid w:val="00E870A8"/>
    <w:rsid w:val="00EC37B6"/>
    <w:rsid w:val="00EC7560"/>
    <w:rsid w:val="00F600CB"/>
    <w:rsid w:val="00FA699D"/>
    <w:rsid w:val="00FE46EB"/>
    <w:rsid w:val="00FE4D87"/>
    <w:rsid w:val="00FF03B7"/>
    <w:rsid w:val="00FF3F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2A41BA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DE0948"/>
  </w:style>
  <w:style w:type="numbering" w:customStyle="1" w:styleId="NoList5">
    <w:name w:val="No List5"/>
    <w:next w:val="NoList"/>
    <w:semiHidden/>
    <w:rsid w:val="00F600CB"/>
  </w:style>
  <w:style w:type="numbering" w:customStyle="1" w:styleId="NoList11">
    <w:name w:val="No List11"/>
    <w:next w:val="NoList"/>
    <w:semiHidden/>
    <w:rsid w:val="00F600CB"/>
  </w:style>
  <w:style w:type="table" w:customStyle="1" w:styleId="11">
    <w:name w:val="רשת טבלה1"/>
    <w:basedOn w:val="TableNormal"/>
    <w:next w:val="TableGrid"/>
    <w:rsid w:val="00D3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CF611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A3612866FCC4FB2A94F3BB6973F2CCF"/>
        <w:category>
          <w:name w:val="כללי"/>
          <w:gallery w:val="placeholder"/>
        </w:category>
        <w:types>
          <w:type w:val="bbPlcHdr"/>
        </w:types>
        <w:behaviors>
          <w:behavior w:val="content"/>
        </w:behaviors>
        <w:guid w:val="{4FDC5507-6BC3-4442-8B42-D5B81C613AE5}"/>
      </w:docPartPr>
      <w:docPartBody>
        <w:p w:rsidR="001B3C46" w:rsidRDefault="001B3C46" w:rsidP="001B3C46">
          <w:pPr>
            <w:pStyle w:val="0A3612866FCC4FB2A94F3BB6973F2CCF"/>
          </w:pPr>
          <w:r w:rsidRPr="00F11BAF">
            <w:rPr>
              <w:rStyle w:val="PlaceholderText"/>
              <w:rtl/>
            </w:rPr>
            <w:t>[שם הפרויקט]</w:t>
          </w:r>
        </w:p>
      </w:docPartBody>
    </w:docPart>
    <w:docPart>
      <w:docPartPr>
        <w:name w:val="71D6728F839B46D5B4C4BE0E9BFD94DB"/>
        <w:category>
          <w:name w:val="כללי"/>
          <w:gallery w:val="placeholder"/>
        </w:category>
        <w:types>
          <w:type w:val="bbPlcHdr"/>
        </w:types>
        <w:behaviors>
          <w:behavior w:val="content"/>
        </w:behaviors>
        <w:guid w:val="{AB4B968C-3331-4163-9E9A-FD627F75FEF0}"/>
      </w:docPartPr>
      <w:docPartBody>
        <w:p w:rsidR="001B3C46" w:rsidRDefault="001B3C46" w:rsidP="001B3C46">
          <w:pPr>
            <w:pStyle w:val="71D6728F839B46D5B4C4BE0E9BFD94DB"/>
          </w:pPr>
          <w:r w:rsidRPr="00F11BAF">
            <w:rPr>
              <w:rStyle w:val="PlaceholderText"/>
              <w:rtl/>
            </w:rPr>
            <w:t>[שם אתר]</w:t>
          </w:r>
        </w:p>
      </w:docPartBody>
    </w:docPart>
    <w:docPart>
      <w:docPartPr>
        <w:name w:val="FC7D580B0E764F11B78BEAD19CF47970"/>
        <w:category>
          <w:name w:val="כללי"/>
          <w:gallery w:val="placeholder"/>
        </w:category>
        <w:types>
          <w:type w:val="bbPlcHdr"/>
        </w:types>
        <w:behaviors>
          <w:behavior w:val="content"/>
        </w:behaviors>
        <w:guid w:val="{92966752-67A6-4E77-9A4C-47AB3CC7158E}"/>
      </w:docPartPr>
      <w:docPartBody>
        <w:p w:rsidR="001B3C46" w:rsidRDefault="001B3C46" w:rsidP="001B3C46">
          <w:pPr>
            <w:pStyle w:val="FC7D580B0E764F11B78BEAD19CF47970"/>
          </w:pPr>
          <w:r w:rsidRPr="003059F5">
            <w:rPr>
              <w:rStyle w:val="PlaceholderText"/>
              <w:rtl/>
            </w:rPr>
            <w:t>[תאריך חתימת חוזה]</w:t>
          </w:r>
        </w:p>
      </w:docPartBody>
    </w:docPart>
    <w:docPart>
      <w:docPartPr>
        <w:name w:val="B42DD4ACF40048AEAEA238C5E718A465"/>
        <w:category>
          <w:name w:val="כללי"/>
          <w:gallery w:val="placeholder"/>
        </w:category>
        <w:types>
          <w:type w:val="bbPlcHdr"/>
        </w:types>
        <w:behaviors>
          <w:behavior w:val="content"/>
        </w:behaviors>
        <w:guid w:val="{A0AAC8D5-E2E5-4BFB-A5BE-C47FFC8FA2C5}"/>
      </w:docPartPr>
      <w:docPartBody>
        <w:p w:rsidR="001B3C46" w:rsidRDefault="001B3C46" w:rsidP="001B3C46">
          <w:pPr>
            <w:pStyle w:val="B42DD4ACF40048AEAEA238C5E718A465"/>
          </w:pPr>
          <w:r w:rsidRPr="002F1998">
            <w:rPr>
              <w:rStyle w:val="PlaceholderText"/>
              <w:rtl/>
            </w:rPr>
            <w:t>[צד א בחוזה]</w:t>
          </w:r>
        </w:p>
      </w:docPartBody>
    </w:docPart>
    <w:docPart>
      <w:docPartPr>
        <w:name w:val="0C6472EA799C4B65AB82EB329A207941"/>
        <w:category>
          <w:name w:val="כללי"/>
          <w:gallery w:val="placeholder"/>
        </w:category>
        <w:types>
          <w:type w:val="bbPlcHdr"/>
        </w:types>
        <w:behaviors>
          <w:behavior w:val="content"/>
        </w:behaviors>
        <w:guid w:val="{5EC1EBF7-D79E-4230-9F93-7CE304698A9A}"/>
      </w:docPartPr>
      <w:docPartBody>
        <w:p w:rsidR="001B3C46" w:rsidRDefault="001B3C46" w:rsidP="001B3C46">
          <w:pPr>
            <w:pStyle w:val="0C6472EA799C4B65AB82EB329A207941"/>
          </w:pPr>
          <w:r w:rsidRPr="00EA1993">
            <w:rPr>
              <w:rStyle w:val="PlaceholderText"/>
              <w:rtl/>
            </w:rPr>
            <w:t>[צדדים נוספים]</w:t>
          </w:r>
        </w:p>
      </w:docPartBody>
    </w:docPart>
    <w:docPart>
      <w:docPartPr>
        <w:name w:val="BD1E195FC55B4F6797889777C4529210"/>
        <w:category>
          <w:name w:val="כללי"/>
          <w:gallery w:val="placeholder"/>
        </w:category>
        <w:types>
          <w:type w:val="bbPlcHdr"/>
        </w:types>
        <w:behaviors>
          <w:behavior w:val="content"/>
        </w:behaviors>
        <w:guid w:val="{DE98E29C-F22D-48BC-8DFC-1B8016D5A37B}"/>
      </w:docPartPr>
      <w:docPartBody>
        <w:p w:rsidR="001B3C46" w:rsidRDefault="001B3C46">
          <w:r w:rsidRPr="00F3672F">
            <w:rPr>
              <w:rStyle w:val="PlaceholderText"/>
              <w:rtl/>
            </w:rPr>
            <w:t>[שם צד א]</w:t>
          </w:r>
        </w:p>
      </w:docPartBody>
    </w:docPart>
    <w:docPart>
      <w:docPartPr>
        <w:name w:val="8E2F8679482F47039341456D71AAC82B"/>
        <w:category>
          <w:name w:val="כללי"/>
          <w:gallery w:val="placeholder"/>
        </w:category>
        <w:types>
          <w:type w:val="bbPlcHdr"/>
        </w:types>
        <w:behaviors>
          <w:behavior w:val="content"/>
        </w:behaviors>
        <w:guid w:val="{F45C95CA-A8C3-4870-8160-DC7B9E430988}"/>
      </w:docPartPr>
      <w:docPartBody>
        <w:p w:rsidR="00BF4991" w:rsidRDefault="001B3C46" w:rsidP="001B3C46">
          <w:pPr>
            <w:pStyle w:val="8E2F8679482F47039341456D71AAC82B"/>
          </w:pPr>
          <w:r w:rsidRPr="003059F5">
            <w:rPr>
              <w:rStyle w:val="PlaceholderText"/>
              <w:rtl/>
            </w:rPr>
            <w:t>[רשות מקומית]</w:t>
          </w:r>
        </w:p>
      </w:docPartBody>
    </w:docPart>
    <w:docPart>
      <w:docPartPr>
        <w:name w:val="A6EABCB3884D4308B3D3558A50DCDFAF"/>
        <w:category>
          <w:name w:val="כללי"/>
          <w:gallery w:val="placeholder"/>
        </w:category>
        <w:types>
          <w:type w:val="bbPlcHdr"/>
        </w:types>
        <w:behaviors>
          <w:behavior w:val="content"/>
        </w:behaviors>
        <w:guid w:val="{A4AE2F3F-7799-4CAA-98FC-6BD5F187779F}"/>
      </w:docPartPr>
      <w:docPartBody>
        <w:p w:rsidR="00BF4991" w:rsidRDefault="001B3C46" w:rsidP="001B3C46">
          <w:pPr>
            <w:pStyle w:val="A6EABCB3884D4308B3D3558A50DCDFAF"/>
          </w:pPr>
          <w:r w:rsidRPr="003059F5">
            <w:rPr>
              <w:rStyle w:val="PlaceholderText"/>
              <w:rtl/>
            </w:rPr>
            <w:t>[שם הפרויקט]</w:t>
          </w:r>
        </w:p>
      </w:docPartBody>
    </w:docPart>
    <w:docPart>
      <w:docPartPr>
        <w:name w:val="56AC33E17EEE482BA87DA6B4698A409B"/>
        <w:category>
          <w:name w:val="כללי"/>
          <w:gallery w:val="placeholder"/>
        </w:category>
        <w:types>
          <w:type w:val="bbPlcHdr"/>
        </w:types>
        <w:behaviors>
          <w:behavior w:val="content"/>
        </w:behaviors>
        <w:guid w:val="{A4BFB0A2-7BF2-4E0D-819D-B56CE8C23C21}"/>
      </w:docPartPr>
      <w:docPartBody>
        <w:p w:rsidR="00BF4991" w:rsidRDefault="001B3C46" w:rsidP="001B3C46">
          <w:pPr>
            <w:pStyle w:val="56AC33E17EEE482BA87DA6B4698A409B"/>
          </w:pPr>
          <w:r w:rsidRPr="003059F5">
            <w:rPr>
              <w:rStyle w:val="PlaceholderText"/>
              <w:rtl/>
            </w:rPr>
            <w:t>[שדה נוסף 2]</w:t>
          </w:r>
        </w:p>
      </w:docPartBody>
    </w:docPart>
    <w:docPart>
      <w:docPartPr>
        <w:name w:val="365DAFE176AB4BD9981B7183BBD07DC1"/>
        <w:category>
          <w:name w:val="כללי"/>
          <w:gallery w:val="placeholder"/>
        </w:category>
        <w:types>
          <w:type w:val="bbPlcHdr"/>
        </w:types>
        <w:behaviors>
          <w:behavior w:val="content"/>
        </w:behaviors>
        <w:guid w:val="{4CE4FC3C-2003-4668-937C-49532299C7D7}"/>
      </w:docPartPr>
      <w:docPartBody>
        <w:p w:rsidR="00BF4991" w:rsidRDefault="001B3C46" w:rsidP="001B3C46">
          <w:pPr>
            <w:pStyle w:val="365DAFE176AB4BD9981B7183BBD07DC1"/>
          </w:pPr>
          <w:r w:rsidRPr="003059F5">
            <w:rPr>
              <w:rStyle w:val="PlaceholderText"/>
              <w:rtl/>
            </w:rPr>
            <w:t>[שדה נוסף 1]</w:t>
          </w:r>
        </w:p>
      </w:docPartBody>
    </w:docPart>
    <w:docPart>
      <w:docPartPr>
        <w:name w:val="A65A4E931B014AD798A22EEF3D3EA647"/>
        <w:category>
          <w:name w:val="כללי"/>
          <w:gallery w:val="placeholder"/>
        </w:category>
        <w:types>
          <w:type w:val="bbPlcHdr"/>
        </w:types>
        <w:behaviors>
          <w:behavior w:val="content"/>
        </w:behaviors>
        <w:guid w:val="{02F9A67F-DEB6-4124-90A9-A9046FA0E3D9}"/>
      </w:docPartPr>
      <w:docPartBody>
        <w:p w:rsidR="00BF4991" w:rsidRDefault="001B3C46" w:rsidP="001B3C46">
          <w:pPr>
            <w:pStyle w:val="A65A4E931B014AD798A22EEF3D3EA647"/>
          </w:pPr>
          <w:r w:rsidRPr="003059F5">
            <w:rPr>
              <w:rStyle w:val="PlaceholderText"/>
              <w:rtl/>
            </w:rPr>
            <w:t>[רשות מקומית]</w:t>
          </w:r>
        </w:p>
      </w:docPartBody>
    </w:docPart>
    <w:docPart>
      <w:docPartPr>
        <w:name w:val="713A808D01184B14BF3CE3665963AE9A"/>
        <w:category>
          <w:name w:val="כללי"/>
          <w:gallery w:val="placeholder"/>
        </w:category>
        <w:types>
          <w:type w:val="bbPlcHdr"/>
        </w:types>
        <w:behaviors>
          <w:behavior w:val="content"/>
        </w:behaviors>
        <w:guid w:val="{EBD6D84C-9FF9-41B7-946F-3FC02E2EAA8B}"/>
      </w:docPartPr>
      <w:docPartBody>
        <w:p w:rsidR="00BF4991" w:rsidRDefault="001B3C46" w:rsidP="001B3C46">
          <w:pPr>
            <w:pStyle w:val="713A808D01184B14BF3CE3665963AE9A"/>
          </w:pPr>
          <w:r w:rsidRPr="003059F5">
            <w:rPr>
              <w:rStyle w:val="PlaceholderText"/>
              <w:rtl/>
            </w:rPr>
            <w:t>[שדה נוסף 3]</w:t>
          </w:r>
        </w:p>
      </w:docPartBody>
    </w:docPart>
    <w:docPart>
      <w:docPartPr>
        <w:name w:val="4A640AB2D6454A38B936AAF814B8974D"/>
        <w:category>
          <w:name w:val="כללי"/>
          <w:gallery w:val="placeholder"/>
        </w:category>
        <w:types>
          <w:type w:val="bbPlcHdr"/>
        </w:types>
        <w:behaviors>
          <w:behavior w:val="content"/>
        </w:behaviors>
        <w:guid w:val="{0689B473-9E12-4A2F-A890-3B7F72113FFD}"/>
      </w:docPartPr>
      <w:docPartBody>
        <w:p w:rsidR="00BF4991" w:rsidRDefault="001B3C46" w:rsidP="001B3C46">
          <w:pPr>
            <w:pStyle w:val="4A640AB2D6454A38B936AAF814B8974D"/>
          </w:pPr>
          <w:r w:rsidRPr="003059F5">
            <w:rPr>
              <w:rStyle w:val="PlaceholderText"/>
              <w:rtl/>
            </w:rPr>
            <w:t>[שדה נוסף 4]</w:t>
          </w:r>
        </w:p>
      </w:docPartBody>
    </w:docPart>
    <w:docPart>
      <w:docPartPr>
        <w:name w:val="F20F321B4668407C925802BA462690F2"/>
        <w:category>
          <w:name w:val="כללי"/>
          <w:gallery w:val="placeholder"/>
        </w:category>
        <w:types>
          <w:type w:val="bbPlcHdr"/>
        </w:types>
        <w:behaviors>
          <w:behavior w:val="content"/>
        </w:behaviors>
        <w:guid w:val="{CD867036-0FC6-4C97-95DC-CE030DFB39B4}"/>
      </w:docPartPr>
      <w:docPartBody>
        <w:p w:rsidR="00BF4991" w:rsidRDefault="001B3C46" w:rsidP="001B3C46">
          <w:pPr>
            <w:pStyle w:val="F20F321B4668407C925802BA462690F2"/>
          </w:pPr>
          <w:r w:rsidRPr="003059F5">
            <w:rPr>
              <w:rStyle w:val="PlaceholderText"/>
              <w:rtl/>
            </w:rPr>
            <w:t>[שדה נוסף 5]</w:t>
          </w:r>
        </w:p>
      </w:docPartBody>
    </w:docPart>
    <w:docPart>
      <w:docPartPr>
        <w:name w:val="BE3DE6A7F2CA4B5DA72362E5D4204E11"/>
        <w:category>
          <w:name w:val="כללי"/>
          <w:gallery w:val="placeholder"/>
        </w:category>
        <w:types>
          <w:type w:val="bbPlcHdr"/>
        </w:types>
        <w:behaviors>
          <w:behavior w:val="content"/>
        </w:behaviors>
        <w:guid w:val="{7A21BCE9-6965-4C8D-925F-FFF29DBFEBC2}"/>
      </w:docPartPr>
      <w:docPartBody>
        <w:p w:rsidR="00BF4991" w:rsidRDefault="001B3C46" w:rsidP="001B3C46">
          <w:pPr>
            <w:pStyle w:val="BE3DE6A7F2CA4B5DA72362E5D4204E11"/>
          </w:pPr>
          <w:r w:rsidRPr="003059F5">
            <w:rPr>
              <w:rStyle w:val="PlaceholderText"/>
              <w:rtl/>
            </w:rPr>
            <w:t>[שדה נוסף 6]</w:t>
          </w:r>
        </w:p>
      </w:docPartBody>
    </w:docPart>
    <w:docPart>
      <w:docPartPr>
        <w:name w:val="3F7CBDAF3EE544DD9B66724F35D3A718"/>
        <w:category>
          <w:name w:val="כללי"/>
          <w:gallery w:val="placeholder"/>
        </w:category>
        <w:types>
          <w:type w:val="bbPlcHdr"/>
        </w:types>
        <w:behaviors>
          <w:behavior w:val="content"/>
        </w:behaviors>
        <w:guid w:val="{5CDB7F7A-A7D7-4094-BA42-43CDA10AC901}"/>
      </w:docPartPr>
      <w:docPartBody>
        <w:p w:rsidR="00BF4991" w:rsidRDefault="001B3C46" w:rsidP="001B3C46">
          <w:pPr>
            <w:pStyle w:val="3F7CBDAF3EE544DD9B66724F35D3A718"/>
          </w:pPr>
          <w:r w:rsidRPr="00064388">
            <w:rPr>
              <w:rStyle w:val="PlaceholderText"/>
              <w:rtl/>
            </w:rPr>
            <w:t>[סוג מדד כותרת]</w:t>
          </w:r>
        </w:p>
      </w:docPartBody>
    </w:docPart>
    <w:docPart>
      <w:docPartPr>
        <w:name w:val="8D5B29FB7D9E434D8AE6E933C05662E6"/>
        <w:category>
          <w:name w:val="כללי"/>
          <w:gallery w:val="placeholder"/>
        </w:category>
        <w:types>
          <w:type w:val="bbPlcHdr"/>
        </w:types>
        <w:behaviors>
          <w:behavior w:val="content"/>
        </w:behaviors>
        <w:guid w:val="{3613E7E9-04AC-4192-86D4-B77585C44DA8}"/>
      </w:docPartPr>
      <w:docPartBody>
        <w:p w:rsidR="00BF4991" w:rsidRDefault="001B3C46" w:rsidP="001B3C46">
          <w:pPr>
            <w:pStyle w:val="8D5B29FB7D9E434D8AE6E933C05662E6"/>
          </w:pPr>
          <w:r w:rsidRPr="00033B28">
            <w:rPr>
              <w:rStyle w:val="PlaceholderText"/>
              <w:rtl/>
            </w:rPr>
            <w:t>[מדד בגין/ידוע - כותרת]</w:t>
          </w:r>
        </w:p>
      </w:docPartBody>
    </w:docPart>
    <w:docPart>
      <w:docPartPr>
        <w:name w:val="969202E9E42E42F4904935E28724B564"/>
        <w:category>
          <w:name w:val="כללי"/>
          <w:gallery w:val="placeholder"/>
        </w:category>
        <w:types>
          <w:type w:val="bbPlcHdr"/>
        </w:types>
        <w:behaviors>
          <w:behavior w:val="content"/>
        </w:behaviors>
        <w:guid w:val="{96AFFBAA-3FA7-401B-84F1-315D53A9C0AC}"/>
      </w:docPartPr>
      <w:docPartBody>
        <w:p w:rsidR="00BF4991" w:rsidRDefault="001B3C46" w:rsidP="001B3C46">
          <w:pPr>
            <w:pStyle w:val="969202E9E42E42F4904935E28724B564"/>
          </w:pPr>
          <w:r w:rsidRPr="003059F5">
            <w:rPr>
              <w:rStyle w:val="PlaceholderText"/>
              <w:rtl/>
            </w:rPr>
            <w:t>[מדד בסיס]</w:t>
          </w:r>
        </w:p>
      </w:docPartBody>
    </w:docPart>
    <w:docPart>
      <w:docPartPr>
        <w:name w:val="B93B2DAAB9884DDDA65C11058A1C8CC3"/>
        <w:category>
          <w:name w:val="כללי"/>
          <w:gallery w:val="placeholder"/>
        </w:category>
        <w:types>
          <w:type w:val="bbPlcHdr"/>
        </w:types>
        <w:behaviors>
          <w:behavior w:val="content"/>
        </w:behaviors>
        <w:guid w:val="{27BA14DD-9764-48DB-B027-7AA174E149BC}"/>
      </w:docPartPr>
      <w:docPartBody>
        <w:p w:rsidR="00BF4991" w:rsidRDefault="001B3C46" w:rsidP="001B3C46">
          <w:pPr>
            <w:pStyle w:val="B93B2DAAB9884DDDA65C11058A1C8CC3"/>
          </w:pPr>
          <w:r w:rsidRPr="003059F5">
            <w:rPr>
              <w:rStyle w:val="PlaceholderText"/>
              <w:rtl/>
            </w:rPr>
            <w:t>[נקודות מדד]</w:t>
          </w:r>
        </w:p>
      </w:docPartBody>
    </w:docPart>
    <w:docPart>
      <w:docPartPr>
        <w:name w:val="1FE0D802B94145A3B6BFB107B73E0936"/>
        <w:category>
          <w:name w:val="כללי"/>
          <w:gallery w:val="placeholder"/>
        </w:category>
        <w:types>
          <w:type w:val="bbPlcHdr"/>
        </w:types>
        <w:behaviors>
          <w:behavior w:val="content"/>
        </w:behaviors>
        <w:guid w:val="{90579CF9-A9E8-4359-BAF0-7BE2A78DA9C9}"/>
      </w:docPartPr>
      <w:docPartBody>
        <w:p w:rsidR="00BF4991" w:rsidRDefault="001B3C46" w:rsidP="001B3C46">
          <w:pPr>
            <w:pStyle w:val="1FE0D802B94145A3B6BFB107B73E0936"/>
          </w:pPr>
          <w:r w:rsidRPr="003059F5">
            <w:rPr>
              <w:rStyle w:val="PlaceholderText"/>
              <w:rtl/>
            </w:rPr>
            <w:t>[תאריך חתימת חוזה]</w:t>
          </w:r>
        </w:p>
      </w:docPartBody>
    </w:docPart>
    <w:docPart>
      <w:docPartPr>
        <w:name w:val="705D1BD1F35C472FAF38181E83BF0718"/>
        <w:category>
          <w:name w:val="כללי"/>
          <w:gallery w:val="placeholder"/>
        </w:category>
        <w:types>
          <w:type w:val="bbPlcHdr"/>
        </w:types>
        <w:behaviors>
          <w:behavior w:val="content"/>
        </w:behaviors>
        <w:guid w:val="{FEE0F5F0-64B0-4D13-B45B-FC39CA8CDC4B}"/>
      </w:docPartPr>
      <w:docPartBody>
        <w:p w:rsidR="00BF4991" w:rsidRDefault="001B3C46" w:rsidP="001B3C46">
          <w:pPr>
            <w:pStyle w:val="705D1BD1F35C472FAF38181E83BF0718"/>
          </w:pPr>
          <w:r w:rsidRPr="0027244C">
            <w:rPr>
              <w:rStyle w:val="PlaceholderText"/>
              <w:rtl/>
            </w:rPr>
            <w:t>[צד א בחוזה]</w:t>
          </w:r>
        </w:p>
      </w:docPartBody>
    </w:docPart>
    <w:docPart>
      <w:docPartPr>
        <w:name w:val="D7F28C914BFF43F792CA9A4211801DDC"/>
        <w:category>
          <w:name w:val="כללי"/>
          <w:gallery w:val="placeholder"/>
        </w:category>
        <w:types>
          <w:type w:val="bbPlcHdr"/>
        </w:types>
        <w:behaviors>
          <w:behavior w:val="content"/>
        </w:behaviors>
        <w:guid w:val="{EF7BFC61-2249-4CDB-8926-EDD457595928}"/>
      </w:docPartPr>
      <w:docPartBody>
        <w:p w:rsidR="00BF4991" w:rsidRDefault="001B3C46" w:rsidP="001B3C46">
          <w:pPr>
            <w:pStyle w:val="D7F28C914BFF43F792CA9A4211801DDC"/>
          </w:pPr>
          <w:r w:rsidRPr="003059F5">
            <w:rPr>
              <w:rStyle w:val="PlaceholderText"/>
              <w:rtl/>
            </w:rPr>
            <w:t>[שם ספק]</w:t>
          </w:r>
        </w:p>
      </w:docPartBody>
    </w:docPart>
    <w:docPart>
      <w:docPartPr>
        <w:name w:val="5F484627D21F49C29FFD517CF4559410"/>
        <w:category>
          <w:name w:val="כללי"/>
          <w:gallery w:val="placeholder"/>
        </w:category>
        <w:types>
          <w:type w:val="bbPlcHdr"/>
        </w:types>
        <w:behaviors>
          <w:behavior w:val="content"/>
        </w:behaviors>
        <w:guid w:val="{8BD80928-F8E8-40C1-AC11-9CCEDA463F26}"/>
      </w:docPartPr>
      <w:docPartBody>
        <w:p w:rsidR="00BF4991" w:rsidRDefault="001B3C46" w:rsidP="001B3C46">
          <w:pPr>
            <w:pStyle w:val="5F484627D21F49C29FFD517CF4559410"/>
          </w:pPr>
          <w:r w:rsidRPr="003059F5">
            <w:rPr>
              <w:rStyle w:val="PlaceholderText"/>
              <w:rtl/>
            </w:rPr>
            <w:t>[שם ספק]</w:t>
          </w:r>
        </w:p>
      </w:docPartBody>
    </w:docPart>
    <w:docPart>
      <w:docPartPr>
        <w:name w:val="0189B26F5D48479CB2EEBFDC1EF4138F"/>
        <w:category>
          <w:name w:val="כללי"/>
          <w:gallery w:val="placeholder"/>
        </w:category>
        <w:types>
          <w:type w:val="bbPlcHdr"/>
        </w:types>
        <w:behaviors>
          <w:behavior w:val="content"/>
        </w:behaviors>
        <w:guid w:val="{58AAF8CC-5BD7-4DAE-BC34-C36D4E6E343B}"/>
      </w:docPartPr>
      <w:docPartBody>
        <w:p w:rsidR="00BF4991" w:rsidRDefault="001B3C46" w:rsidP="001B3C46">
          <w:pPr>
            <w:pStyle w:val="0189B26F5D48479CB2EEBFDC1EF4138F"/>
          </w:pPr>
          <w:r w:rsidRPr="003059F5">
            <w:rPr>
              <w:rStyle w:val="PlaceholderText"/>
              <w:rtl/>
            </w:rPr>
            <w:t>[שם ספק]</w:t>
          </w:r>
        </w:p>
      </w:docPartBody>
    </w:docPart>
    <w:docPart>
      <w:docPartPr>
        <w:name w:val="3269E78491B64B8F82C2671A1CD2E8B2"/>
        <w:category>
          <w:name w:val="כללי"/>
          <w:gallery w:val="placeholder"/>
        </w:category>
        <w:types>
          <w:type w:val="bbPlcHdr"/>
        </w:types>
        <w:behaviors>
          <w:behavior w:val="content"/>
        </w:behaviors>
        <w:guid w:val="{983F7A14-52B9-499A-9D8D-AD0E91AAE68D}"/>
      </w:docPartPr>
      <w:docPartBody>
        <w:p w:rsidR="00BF4991" w:rsidRDefault="001B3C46" w:rsidP="001B3C46">
          <w:pPr>
            <w:pStyle w:val="3269E78491B64B8F82C2671A1CD2E8B2"/>
          </w:pPr>
          <w:r w:rsidRPr="003059F5">
            <w:rPr>
              <w:rStyle w:val="PlaceholderText"/>
              <w:rtl/>
            </w:rPr>
            <w:t>[שם ספק]</w:t>
          </w:r>
        </w:p>
      </w:docPartBody>
    </w:docPart>
    <w:docPart>
      <w:docPartPr>
        <w:name w:val="DE1F797918854A2F80E2B9F535B2D2AC"/>
        <w:category>
          <w:name w:val="כללי"/>
          <w:gallery w:val="placeholder"/>
        </w:category>
        <w:types>
          <w:type w:val="bbPlcHdr"/>
        </w:types>
        <w:behaviors>
          <w:behavior w:val="content"/>
        </w:behaviors>
        <w:guid w:val="{E08250DB-4D8B-4A35-AA16-D205F23C4031}"/>
      </w:docPartPr>
      <w:docPartBody>
        <w:p w:rsidR="00BF4991" w:rsidRDefault="001B3C46" w:rsidP="001B3C46">
          <w:pPr>
            <w:pStyle w:val="DE1F797918854A2F80E2B9F535B2D2AC"/>
          </w:pPr>
          <w:r w:rsidRPr="003059F5">
            <w:rPr>
              <w:rStyle w:val="PlaceholderText"/>
              <w:rtl/>
            </w:rPr>
            <w:t>[תבנית חוזה]</w:t>
          </w:r>
        </w:p>
      </w:docPartBody>
    </w:docPart>
    <w:docPart>
      <w:docPartPr>
        <w:name w:val="B0235CAFCDAA44D39550F828CEBE2C99"/>
        <w:category>
          <w:name w:val="כללי"/>
          <w:gallery w:val="placeholder"/>
        </w:category>
        <w:types>
          <w:type w:val="bbPlcHdr"/>
        </w:types>
        <w:behaviors>
          <w:behavior w:val="content"/>
        </w:behaviors>
        <w:guid w:val="{4684D7E6-3611-492D-AE0F-E28F1F247788}"/>
      </w:docPartPr>
      <w:docPartBody>
        <w:p w:rsidR="00BF4991" w:rsidRDefault="001B3C46" w:rsidP="001B3C46">
          <w:pPr>
            <w:pStyle w:val="B0235CAFCDAA44D39550F828CEBE2C99"/>
          </w:pPr>
          <w:r w:rsidRPr="009D00D7">
            <w:rPr>
              <w:rStyle w:val="PlaceholderText"/>
              <w:rtl/>
            </w:rPr>
            <w:t>[שם הפרויקט]</w:t>
          </w:r>
        </w:p>
      </w:docPartBody>
    </w:docPart>
    <w:docPart>
      <w:docPartPr>
        <w:name w:val="B4788D815F734013AC4A64252B0A5BD4"/>
        <w:category>
          <w:name w:val="כללי"/>
          <w:gallery w:val="placeholder"/>
        </w:category>
        <w:types>
          <w:type w:val="bbPlcHdr"/>
        </w:types>
        <w:behaviors>
          <w:behavior w:val="content"/>
        </w:behaviors>
        <w:guid w:val="{36479744-D021-4D93-A68C-43596ABD4CB4}"/>
      </w:docPartPr>
      <w:docPartBody>
        <w:p w:rsidR="00BF4991" w:rsidRDefault="001B3C46" w:rsidP="001B3C46">
          <w:pPr>
            <w:pStyle w:val="B4788D815F734013AC4A64252B0A5BD4"/>
          </w:pPr>
          <w:r w:rsidRPr="003059F5">
            <w:rPr>
              <w:rStyle w:val="PlaceholderText"/>
              <w:rtl/>
            </w:rPr>
            <w:t>[שם ספק]</w:t>
          </w:r>
        </w:p>
      </w:docPartBody>
    </w:docPart>
    <w:docPart>
      <w:docPartPr>
        <w:name w:val="B97E7F6621A94D80BE43AE2FFBC102CE"/>
        <w:category>
          <w:name w:val="כללי"/>
          <w:gallery w:val="placeholder"/>
        </w:category>
        <w:types>
          <w:type w:val="bbPlcHdr"/>
        </w:types>
        <w:behaviors>
          <w:behavior w:val="content"/>
        </w:behaviors>
        <w:guid w:val="{7A465392-B7A4-49C1-B0B4-3520848409CD}"/>
      </w:docPartPr>
      <w:docPartBody>
        <w:p w:rsidR="00BF4991" w:rsidRDefault="001B3C46" w:rsidP="001B3C46">
          <w:pPr>
            <w:pStyle w:val="B97E7F6621A94D80BE43AE2FFBC102CE"/>
          </w:pPr>
          <w:r w:rsidRPr="003059F5">
            <w:rPr>
              <w:rStyle w:val="PlaceholderText"/>
              <w:rtl/>
            </w:rPr>
            <w:t>[שם ספק]</w:t>
          </w:r>
        </w:p>
      </w:docPartBody>
    </w:docPart>
    <w:docPart>
      <w:docPartPr>
        <w:name w:val="874EC2A980404D8E96EBE3D2B5512921"/>
        <w:category>
          <w:name w:val="כללי"/>
          <w:gallery w:val="placeholder"/>
        </w:category>
        <w:types>
          <w:type w:val="bbPlcHdr"/>
        </w:types>
        <w:behaviors>
          <w:behavior w:val="content"/>
        </w:behaviors>
        <w:guid w:val="{F67EB9D9-9981-4790-9DA1-0959D02AF441}"/>
      </w:docPartPr>
      <w:docPartBody>
        <w:p w:rsidR="00BF4991" w:rsidRDefault="001B3C46" w:rsidP="001B3C46">
          <w:pPr>
            <w:pStyle w:val="874EC2A980404D8E96EBE3D2B5512921"/>
          </w:pPr>
          <w:r w:rsidRPr="003059F5">
            <w:rPr>
              <w:rStyle w:val="PlaceholderText"/>
              <w:rtl/>
            </w:rPr>
            <w:t>[שם ספק]</w:t>
          </w:r>
        </w:p>
      </w:docPartBody>
    </w:docPart>
    <w:docPart>
      <w:docPartPr>
        <w:name w:val="073C7ACBC427428987960C2963F6F4B9"/>
        <w:category>
          <w:name w:val="כללי"/>
          <w:gallery w:val="placeholder"/>
        </w:category>
        <w:types>
          <w:type w:val="bbPlcHdr"/>
        </w:types>
        <w:behaviors>
          <w:behavior w:val="content"/>
        </w:behaviors>
        <w:guid w:val="{DC138F1B-200F-4011-BAC3-D1C0D8DBFF3A}"/>
      </w:docPartPr>
      <w:docPartBody>
        <w:p w:rsidR="00BF4991" w:rsidRDefault="001B3C46" w:rsidP="001B3C46">
          <w:pPr>
            <w:pStyle w:val="073C7ACBC427428987960C2963F6F4B9"/>
          </w:pPr>
          <w:r w:rsidRPr="00C5438E">
            <w:rPr>
              <w:rStyle w:val="PlaceholderText"/>
              <w:rtl/>
            </w:rPr>
            <w:t>[צד א בחוזה]</w:t>
          </w:r>
        </w:p>
      </w:docPartBody>
    </w:docPart>
    <w:docPart>
      <w:docPartPr>
        <w:name w:val="B754E9F44DF74270AFDB91059984A7C2"/>
        <w:category>
          <w:name w:val="כללי"/>
          <w:gallery w:val="placeholder"/>
        </w:category>
        <w:types>
          <w:type w:val="bbPlcHdr"/>
        </w:types>
        <w:behaviors>
          <w:behavior w:val="content"/>
        </w:behaviors>
        <w:guid w:val="{2DA85161-056C-40BC-8E03-2D39E3CB2E1C}"/>
      </w:docPartPr>
      <w:docPartBody>
        <w:p w:rsidR="00BF4991" w:rsidRDefault="001B3C46" w:rsidP="001B3C46">
          <w:pPr>
            <w:pStyle w:val="B754E9F44DF74270AFDB91059984A7C2"/>
          </w:pPr>
          <w:r w:rsidRPr="003059F5">
            <w:rPr>
              <w:rStyle w:val="PlaceholderText"/>
              <w:rtl/>
            </w:rPr>
            <w:t>[שם ספק]</w:t>
          </w:r>
        </w:p>
      </w:docPartBody>
    </w:docPart>
    <w:docPart>
      <w:docPartPr>
        <w:name w:val="02A56EDF02374FC393341B3B3DDAF376"/>
        <w:category>
          <w:name w:val="כללי"/>
          <w:gallery w:val="placeholder"/>
        </w:category>
        <w:types>
          <w:type w:val="bbPlcHdr"/>
        </w:types>
        <w:behaviors>
          <w:behavior w:val="content"/>
        </w:behaviors>
        <w:guid w:val="{1F3CA4FE-9725-4B3B-9875-BF2095AE328B}"/>
      </w:docPartPr>
      <w:docPartBody>
        <w:p w:rsidR="00BF4991" w:rsidRDefault="001B3C46" w:rsidP="001B3C46">
          <w:pPr>
            <w:pStyle w:val="02A56EDF02374FC393341B3B3DDAF376"/>
          </w:pPr>
          <w:r w:rsidRPr="003059F5">
            <w:rPr>
              <w:rStyle w:val="PlaceholderText"/>
              <w:rtl/>
            </w:rPr>
            <w:t>[שם אתר]</w:t>
          </w:r>
        </w:p>
      </w:docPartBody>
    </w:docPart>
    <w:docPart>
      <w:docPartPr>
        <w:name w:val="1712330CCC0A4EE3AFDA507270E4B109"/>
        <w:category>
          <w:name w:val="כללי"/>
          <w:gallery w:val="placeholder"/>
        </w:category>
        <w:types>
          <w:type w:val="bbPlcHdr"/>
        </w:types>
        <w:behaviors>
          <w:behavior w:val="content"/>
        </w:behaviors>
        <w:guid w:val="{586A4E5A-4D9F-40E4-B274-1AD80873F7DA}"/>
      </w:docPartPr>
      <w:docPartBody>
        <w:p w:rsidR="00BF4991" w:rsidRDefault="001B3C46" w:rsidP="001B3C46">
          <w:pPr>
            <w:pStyle w:val="1712330CCC0A4EE3AFDA507270E4B109"/>
          </w:pPr>
          <w:r w:rsidRPr="003059F5">
            <w:rPr>
              <w:rStyle w:val="PlaceholderText"/>
              <w:rtl/>
            </w:rPr>
            <w:t>[תיאור עבודה]</w:t>
          </w:r>
        </w:p>
      </w:docPartBody>
    </w:docPart>
    <w:docPart>
      <w:docPartPr>
        <w:name w:val="D3C8A8A42270476C8AE06464B8F57225"/>
        <w:category>
          <w:name w:val="כללי"/>
          <w:gallery w:val="placeholder"/>
        </w:category>
        <w:types>
          <w:type w:val="bbPlcHdr"/>
        </w:types>
        <w:behaviors>
          <w:behavior w:val="content"/>
        </w:behaviors>
        <w:guid w:val="{6804E8F4-032E-411A-AE93-3BB56A0F9CFE}"/>
      </w:docPartPr>
      <w:docPartBody>
        <w:p w:rsidR="00BF4991" w:rsidRDefault="001B3C46" w:rsidP="001B3C46">
          <w:pPr>
            <w:pStyle w:val="D3C8A8A42270476C8AE06464B8F57225"/>
          </w:pPr>
          <w:r w:rsidRPr="003059F5">
            <w:rPr>
              <w:rStyle w:val="PlaceholderText"/>
              <w:rtl/>
            </w:rPr>
            <w:t>[שם ספק]</w:t>
          </w:r>
        </w:p>
      </w:docPartBody>
    </w:docPart>
    <w:docPart>
      <w:docPartPr>
        <w:name w:val="0C617C68219B44A1A7C221441D534BF3"/>
        <w:category>
          <w:name w:val="כללי"/>
          <w:gallery w:val="placeholder"/>
        </w:category>
        <w:types>
          <w:type w:val="bbPlcHdr"/>
        </w:types>
        <w:behaviors>
          <w:behavior w:val="content"/>
        </w:behaviors>
        <w:guid w:val="{7AD9AF67-5B49-485C-820F-25D39C0CCA82}"/>
      </w:docPartPr>
      <w:docPartBody>
        <w:p w:rsidR="00BF4991" w:rsidRDefault="001B3C46" w:rsidP="001B3C46">
          <w:pPr>
            <w:pStyle w:val="0C617C68219B44A1A7C221441D534BF3"/>
          </w:pPr>
          <w:r w:rsidRPr="00C5438E">
            <w:rPr>
              <w:rStyle w:val="PlaceholderText"/>
              <w:rtl/>
            </w:rPr>
            <w:t>[צד א בחוזה]</w:t>
          </w:r>
        </w:p>
      </w:docPartBody>
    </w:docPart>
    <w:docPart>
      <w:docPartPr>
        <w:name w:val="1C15B72812694101871F388B27B1366D"/>
        <w:category>
          <w:name w:val="כללי"/>
          <w:gallery w:val="placeholder"/>
        </w:category>
        <w:types>
          <w:type w:val="bbPlcHdr"/>
        </w:types>
        <w:behaviors>
          <w:behavior w:val="content"/>
        </w:behaviors>
        <w:guid w:val="{A03D9FA9-82E7-4F94-9BF6-69D1F23CA265}"/>
      </w:docPartPr>
      <w:docPartBody>
        <w:p w:rsidR="00BF4991" w:rsidRDefault="001B3C46" w:rsidP="001B3C46">
          <w:pPr>
            <w:pStyle w:val="1C15B72812694101871F388B27B1366D"/>
          </w:pPr>
          <w:r w:rsidRPr="003059F5">
            <w:rPr>
              <w:rStyle w:val="PlaceholderText"/>
              <w:rtl/>
            </w:rPr>
            <w:t>[שם אתר]</w:t>
          </w:r>
        </w:p>
      </w:docPartBody>
    </w:docPart>
    <w:docPart>
      <w:docPartPr>
        <w:name w:val="8596EDE2C0C546DFB64D789B8CEE22B2"/>
        <w:category>
          <w:name w:val="כללי"/>
          <w:gallery w:val="placeholder"/>
        </w:category>
        <w:types>
          <w:type w:val="bbPlcHdr"/>
        </w:types>
        <w:behaviors>
          <w:behavior w:val="content"/>
        </w:behaviors>
        <w:guid w:val="{56DB1EF4-5D95-4A52-AB2D-4B28EE5CBE15}"/>
      </w:docPartPr>
      <w:docPartBody>
        <w:p w:rsidR="00BF4991" w:rsidRDefault="001B3C46" w:rsidP="001B3C46">
          <w:pPr>
            <w:pStyle w:val="8596EDE2C0C546DFB64D789B8CEE22B2"/>
          </w:pPr>
          <w:r w:rsidRPr="003059F5">
            <w:rPr>
              <w:rStyle w:val="PlaceholderText"/>
              <w:rtl/>
            </w:rPr>
            <w:t>[תאריך חתימת חוזה]</w:t>
          </w:r>
        </w:p>
      </w:docPartBody>
    </w:docPart>
    <w:docPart>
      <w:docPartPr>
        <w:name w:val="80CBB01FDF2A44C3861AC7FBD8AB2679"/>
        <w:category>
          <w:name w:val="כללי"/>
          <w:gallery w:val="placeholder"/>
        </w:category>
        <w:types>
          <w:type w:val="bbPlcHdr"/>
        </w:types>
        <w:behaviors>
          <w:behavior w:val="content"/>
        </w:behaviors>
        <w:guid w:val="{C9974333-228D-4E7B-B157-57DF52FA2064}"/>
      </w:docPartPr>
      <w:docPartBody>
        <w:p w:rsidR="00BF4991" w:rsidRDefault="001B3C46" w:rsidP="001B3C46">
          <w:pPr>
            <w:pStyle w:val="80CBB01FDF2A44C3861AC7FBD8AB2679"/>
          </w:pPr>
          <w:r w:rsidRPr="003059F5">
            <w:rPr>
              <w:rStyle w:val="PlaceholderText"/>
              <w:rtl/>
            </w:rPr>
            <w:t>[שם ספק]</w:t>
          </w:r>
        </w:p>
      </w:docPartBody>
    </w:docPart>
    <w:docPart>
      <w:docPartPr>
        <w:name w:val="86D6995346764D2AB3A7499A27A33F69"/>
        <w:category>
          <w:name w:val="General"/>
          <w:gallery w:val="placeholder"/>
        </w:category>
        <w:types>
          <w:type w:val="bbPlcHdr"/>
        </w:types>
        <w:behaviors>
          <w:behavior w:val="content"/>
        </w:behaviors>
        <w:guid w:val="{82195E07-C217-4CC1-BF8B-60872BA65C42}"/>
      </w:docPartPr>
      <w:docPartBody>
        <w:p w:rsidR="000D01A6" w:rsidRDefault="0055097F" w:rsidP="0055097F">
          <w:pPr>
            <w:pStyle w:val="86D6995346764D2AB3A7499A27A33F69"/>
          </w:pPr>
          <w:r w:rsidRPr="00F3672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D01A6"/>
    <w:rsid w:val="00172407"/>
    <w:rsid w:val="001B3C46"/>
    <w:rsid w:val="0032380B"/>
    <w:rsid w:val="003D3172"/>
    <w:rsid w:val="0055097F"/>
    <w:rsid w:val="006072C5"/>
    <w:rsid w:val="006865A5"/>
    <w:rsid w:val="00765A9F"/>
    <w:rsid w:val="00874A5F"/>
    <w:rsid w:val="009860E7"/>
    <w:rsid w:val="00BF499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097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0A3612866FCC4FB2A94F3BB6973F2CCF">
    <w:name w:val="0A3612866FCC4FB2A94F3BB6973F2CCF"/>
    <w:rsid w:val="001B3C46"/>
    <w:pPr>
      <w:bidi/>
    </w:pPr>
  </w:style>
  <w:style w:type="paragraph" w:customStyle="1" w:styleId="71D6728F839B46D5B4C4BE0E9BFD94DB">
    <w:name w:val="71D6728F839B46D5B4C4BE0E9BFD94DB"/>
    <w:rsid w:val="001B3C46"/>
    <w:pPr>
      <w:bidi/>
    </w:pPr>
  </w:style>
  <w:style w:type="paragraph" w:customStyle="1" w:styleId="FC7D580B0E764F11B78BEAD19CF47970">
    <w:name w:val="FC7D580B0E764F11B78BEAD19CF47970"/>
    <w:rsid w:val="001B3C46"/>
    <w:pPr>
      <w:bidi/>
    </w:pPr>
  </w:style>
  <w:style w:type="paragraph" w:customStyle="1" w:styleId="B42DD4ACF40048AEAEA238C5E718A465">
    <w:name w:val="B42DD4ACF40048AEAEA238C5E718A465"/>
    <w:rsid w:val="001B3C46"/>
    <w:pPr>
      <w:bidi/>
    </w:pPr>
  </w:style>
  <w:style w:type="paragraph" w:customStyle="1" w:styleId="0C6472EA799C4B65AB82EB329A207941">
    <w:name w:val="0C6472EA799C4B65AB82EB329A207941"/>
    <w:rsid w:val="001B3C46"/>
    <w:pPr>
      <w:bidi/>
    </w:pPr>
  </w:style>
  <w:style w:type="paragraph" w:customStyle="1" w:styleId="8E2F8679482F47039341456D71AAC82B">
    <w:name w:val="8E2F8679482F47039341456D71AAC82B"/>
    <w:rsid w:val="001B3C46"/>
    <w:pPr>
      <w:bidi/>
    </w:pPr>
  </w:style>
  <w:style w:type="paragraph" w:customStyle="1" w:styleId="B0FCBD5D36D34EEAAEB115018215C1A5">
    <w:name w:val="B0FCBD5D36D34EEAAEB115018215C1A5"/>
    <w:rsid w:val="001B3C46"/>
    <w:pPr>
      <w:bidi/>
    </w:pPr>
  </w:style>
  <w:style w:type="paragraph" w:customStyle="1" w:styleId="A6EABCB3884D4308B3D3558A50DCDFAF">
    <w:name w:val="A6EABCB3884D4308B3D3558A50DCDFAF"/>
    <w:rsid w:val="001B3C46"/>
    <w:pPr>
      <w:bidi/>
    </w:pPr>
  </w:style>
  <w:style w:type="paragraph" w:customStyle="1" w:styleId="56AC33E17EEE482BA87DA6B4698A409B">
    <w:name w:val="56AC33E17EEE482BA87DA6B4698A409B"/>
    <w:rsid w:val="001B3C46"/>
    <w:pPr>
      <w:bidi/>
    </w:pPr>
  </w:style>
  <w:style w:type="paragraph" w:customStyle="1" w:styleId="365DAFE176AB4BD9981B7183BBD07DC1">
    <w:name w:val="365DAFE176AB4BD9981B7183BBD07DC1"/>
    <w:rsid w:val="001B3C46"/>
    <w:pPr>
      <w:bidi/>
    </w:pPr>
  </w:style>
  <w:style w:type="paragraph" w:customStyle="1" w:styleId="A65A4E931B014AD798A22EEF3D3EA647">
    <w:name w:val="A65A4E931B014AD798A22EEF3D3EA647"/>
    <w:rsid w:val="001B3C46"/>
    <w:pPr>
      <w:bidi/>
    </w:pPr>
  </w:style>
  <w:style w:type="paragraph" w:customStyle="1" w:styleId="713A808D01184B14BF3CE3665963AE9A">
    <w:name w:val="713A808D01184B14BF3CE3665963AE9A"/>
    <w:rsid w:val="001B3C46"/>
    <w:pPr>
      <w:bidi/>
    </w:pPr>
  </w:style>
  <w:style w:type="paragraph" w:customStyle="1" w:styleId="4A640AB2D6454A38B936AAF814B8974D">
    <w:name w:val="4A640AB2D6454A38B936AAF814B8974D"/>
    <w:rsid w:val="001B3C46"/>
    <w:pPr>
      <w:bidi/>
    </w:pPr>
  </w:style>
  <w:style w:type="paragraph" w:customStyle="1" w:styleId="F20F321B4668407C925802BA462690F2">
    <w:name w:val="F20F321B4668407C925802BA462690F2"/>
    <w:rsid w:val="001B3C46"/>
    <w:pPr>
      <w:bidi/>
    </w:pPr>
  </w:style>
  <w:style w:type="paragraph" w:customStyle="1" w:styleId="BE3DE6A7F2CA4B5DA72362E5D4204E11">
    <w:name w:val="BE3DE6A7F2CA4B5DA72362E5D4204E11"/>
    <w:rsid w:val="001B3C46"/>
    <w:pPr>
      <w:bidi/>
    </w:pPr>
  </w:style>
  <w:style w:type="paragraph" w:customStyle="1" w:styleId="0063BCB4BBFB4EDD9CD4984713F03EBD">
    <w:name w:val="0063BCB4BBFB4EDD9CD4984713F03EBD"/>
    <w:rsid w:val="001B3C46"/>
    <w:pPr>
      <w:bidi/>
    </w:pPr>
  </w:style>
  <w:style w:type="paragraph" w:customStyle="1" w:styleId="3F7CBDAF3EE544DD9B66724F35D3A718">
    <w:name w:val="3F7CBDAF3EE544DD9B66724F35D3A718"/>
    <w:rsid w:val="001B3C46"/>
    <w:pPr>
      <w:bidi/>
    </w:pPr>
  </w:style>
  <w:style w:type="paragraph" w:customStyle="1" w:styleId="8D5B29FB7D9E434D8AE6E933C05662E6">
    <w:name w:val="8D5B29FB7D9E434D8AE6E933C05662E6"/>
    <w:rsid w:val="001B3C46"/>
    <w:pPr>
      <w:bidi/>
    </w:pPr>
  </w:style>
  <w:style w:type="paragraph" w:customStyle="1" w:styleId="969202E9E42E42F4904935E28724B564">
    <w:name w:val="969202E9E42E42F4904935E28724B564"/>
    <w:rsid w:val="001B3C46"/>
    <w:pPr>
      <w:bidi/>
    </w:pPr>
  </w:style>
  <w:style w:type="paragraph" w:customStyle="1" w:styleId="B93B2DAAB9884DDDA65C11058A1C8CC3">
    <w:name w:val="B93B2DAAB9884DDDA65C11058A1C8CC3"/>
    <w:rsid w:val="001B3C46"/>
    <w:pPr>
      <w:bidi/>
    </w:pPr>
  </w:style>
  <w:style w:type="paragraph" w:customStyle="1" w:styleId="1FE0D802B94145A3B6BFB107B73E0936">
    <w:name w:val="1FE0D802B94145A3B6BFB107B73E0936"/>
    <w:rsid w:val="001B3C46"/>
    <w:pPr>
      <w:bidi/>
    </w:pPr>
  </w:style>
  <w:style w:type="paragraph" w:customStyle="1" w:styleId="705D1BD1F35C472FAF38181E83BF0718">
    <w:name w:val="705D1BD1F35C472FAF38181E83BF0718"/>
    <w:rsid w:val="001B3C46"/>
    <w:pPr>
      <w:bidi/>
    </w:pPr>
  </w:style>
  <w:style w:type="paragraph" w:customStyle="1" w:styleId="D7F28C914BFF43F792CA9A4211801DDC">
    <w:name w:val="D7F28C914BFF43F792CA9A4211801DDC"/>
    <w:rsid w:val="001B3C46"/>
    <w:pPr>
      <w:bidi/>
    </w:pPr>
  </w:style>
  <w:style w:type="paragraph" w:customStyle="1" w:styleId="5F484627D21F49C29FFD517CF4559410">
    <w:name w:val="5F484627D21F49C29FFD517CF4559410"/>
    <w:rsid w:val="001B3C46"/>
    <w:pPr>
      <w:bidi/>
    </w:pPr>
  </w:style>
  <w:style w:type="paragraph" w:customStyle="1" w:styleId="0189B26F5D48479CB2EEBFDC1EF4138F">
    <w:name w:val="0189B26F5D48479CB2EEBFDC1EF4138F"/>
    <w:rsid w:val="001B3C46"/>
    <w:pPr>
      <w:bidi/>
    </w:pPr>
  </w:style>
  <w:style w:type="paragraph" w:customStyle="1" w:styleId="3269E78491B64B8F82C2671A1CD2E8B2">
    <w:name w:val="3269E78491B64B8F82C2671A1CD2E8B2"/>
    <w:rsid w:val="001B3C46"/>
    <w:pPr>
      <w:bidi/>
    </w:pPr>
  </w:style>
  <w:style w:type="paragraph" w:customStyle="1" w:styleId="DE1F797918854A2F80E2B9F535B2D2AC">
    <w:name w:val="DE1F797918854A2F80E2B9F535B2D2AC"/>
    <w:rsid w:val="001B3C46"/>
    <w:pPr>
      <w:bidi/>
    </w:pPr>
  </w:style>
  <w:style w:type="paragraph" w:customStyle="1" w:styleId="B0235CAFCDAA44D39550F828CEBE2C99">
    <w:name w:val="B0235CAFCDAA44D39550F828CEBE2C99"/>
    <w:rsid w:val="001B3C46"/>
    <w:pPr>
      <w:bidi/>
    </w:pPr>
  </w:style>
  <w:style w:type="paragraph" w:customStyle="1" w:styleId="B4788D815F734013AC4A64252B0A5BD4">
    <w:name w:val="B4788D815F734013AC4A64252B0A5BD4"/>
    <w:rsid w:val="001B3C46"/>
    <w:pPr>
      <w:bidi/>
    </w:pPr>
  </w:style>
  <w:style w:type="paragraph" w:customStyle="1" w:styleId="B97E7F6621A94D80BE43AE2FFBC102CE">
    <w:name w:val="B97E7F6621A94D80BE43AE2FFBC102CE"/>
    <w:rsid w:val="001B3C46"/>
    <w:pPr>
      <w:bidi/>
    </w:pPr>
  </w:style>
  <w:style w:type="paragraph" w:customStyle="1" w:styleId="874EC2A980404D8E96EBE3D2B5512921">
    <w:name w:val="874EC2A980404D8E96EBE3D2B5512921"/>
    <w:rsid w:val="001B3C46"/>
    <w:pPr>
      <w:bidi/>
    </w:pPr>
  </w:style>
  <w:style w:type="paragraph" w:customStyle="1" w:styleId="90DBB273E59D4538936A20B46156F6CA">
    <w:name w:val="90DBB273E59D4538936A20B46156F6CA"/>
    <w:rsid w:val="001B3C46"/>
    <w:pPr>
      <w:bidi/>
    </w:pPr>
  </w:style>
  <w:style w:type="paragraph" w:customStyle="1" w:styleId="0B8C09905F99449A99C2AB0BA023985A">
    <w:name w:val="0B8C09905F99449A99C2AB0BA023985A"/>
    <w:rsid w:val="001B3C46"/>
    <w:pPr>
      <w:bidi/>
    </w:pPr>
  </w:style>
  <w:style w:type="paragraph" w:customStyle="1" w:styleId="860F817BA5A444889C277D328B35F71E">
    <w:name w:val="860F817BA5A444889C277D328B35F71E"/>
    <w:rsid w:val="001B3C46"/>
    <w:pPr>
      <w:bidi/>
    </w:pPr>
  </w:style>
  <w:style w:type="paragraph" w:customStyle="1" w:styleId="81A59A851A584BD6B372A23BC4F69B92">
    <w:name w:val="81A59A851A584BD6B372A23BC4F69B92"/>
    <w:rsid w:val="001B3C46"/>
    <w:pPr>
      <w:bidi/>
    </w:pPr>
  </w:style>
  <w:style w:type="paragraph" w:customStyle="1" w:styleId="073C7ACBC427428987960C2963F6F4B9">
    <w:name w:val="073C7ACBC427428987960C2963F6F4B9"/>
    <w:rsid w:val="001B3C46"/>
    <w:pPr>
      <w:bidi/>
    </w:pPr>
  </w:style>
  <w:style w:type="paragraph" w:customStyle="1" w:styleId="B754E9F44DF74270AFDB91059984A7C2">
    <w:name w:val="B754E9F44DF74270AFDB91059984A7C2"/>
    <w:rsid w:val="001B3C46"/>
    <w:pPr>
      <w:bidi/>
    </w:pPr>
  </w:style>
  <w:style w:type="paragraph" w:customStyle="1" w:styleId="02A56EDF02374FC393341B3B3DDAF376">
    <w:name w:val="02A56EDF02374FC393341B3B3DDAF376"/>
    <w:rsid w:val="001B3C46"/>
    <w:pPr>
      <w:bidi/>
    </w:pPr>
  </w:style>
  <w:style w:type="paragraph" w:customStyle="1" w:styleId="1712330CCC0A4EE3AFDA507270E4B109">
    <w:name w:val="1712330CCC0A4EE3AFDA507270E4B109"/>
    <w:rsid w:val="001B3C46"/>
    <w:pPr>
      <w:bidi/>
    </w:pPr>
  </w:style>
  <w:style w:type="paragraph" w:customStyle="1" w:styleId="D3C8A8A42270476C8AE06464B8F57225">
    <w:name w:val="D3C8A8A42270476C8AE06464B8F57225"/>
    <w:rsid w:val="001B3C46"/>
    <w:pPr>
      <w:bidi/>
    </w:pPr>
  </w:style>
  <w:style w:type="paragraph" w:customStyle="1" w:styleId="0C617C68219B44A1A7C221441D534BF3">
    <w:name w:val="0C617C68219B44A1A7C221441D534BF3"/>
    <w:rsid w:val="001B3C46"/>
    <w:pPr>
      <w:bidi/>
    </w:pPr>
  </w:style>
  <w:style w:type="paragraph" w:customStyle="1" w:styleId="1C15B72812694101871F388B27B1366D">
    <w:name w:val="1C15B72812694101871F388B27B1366D"/>
    <w:rsid w:val="001B3C46"/>
    <w:pPr>
      <w:bidi/>
    </w:pPr>
  </w:style>
  <w:style w:type="paragraph" w:customStyle="1" w:styleId="8596EDE2C0C546DFB64D789B8CEE22B2">
    <w:name w:val="8596EDE2C0C546DFB64D789B8CEE22B2"/>
    <w:rsid w:val="001B3C46"/>
    <w:pPr>
      <w:bidi/>
    </w:pPr>
  </w:style>
  <w:style w:type="paragraph" w:customStyle="1" w:styleId="80CBB01FDF2A44C3861AC7FBD8AB2679">
    <w:name w:val="80CBB01FDF2A44C3861AC7FBD8AB2679"/>
    <w:rsid w:val="001B3C46"/>
    <w:pPr>
      <w:bidi/>
    </w:pPr>
  </w:style>
  <w:style w:type="paragraph" w:customStyle="1" w:styleId="86D6995346764D2AB3A7499A27A33F69">
    <w:name w:val="86D6995346764D2AB3A7499A27A33F69"/>
    <w:rsid w:val="0055097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3F95AD-B098-446A-B4FB-E60C1E820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3CCE11EE-6AC3-4917-917E-C6BA92DB72CC}"/>
</file>

<file path=customXml/itemProps4.xml><?xml version="1.0" encoding="utf-8"?>
<ds:datastoreItem xmlns:ds="http://schemas.openxmlformats.org/officeDocument/2006/customXml" ds:itemID="{9593DA50-E3BA-4375-8540-7997D7D43FE3}">
  <ds:schemaRefs>
    <ds:schemaRef ds:uri="http://schemas.microsoft.com/office/2006/metadata/customXsn"/>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4586</TotalTime>
  <Pages>37</Pages>
  <Words>9806</Words>
  <Characters>49034</Characters>
  <Application>Microsoft Office Word</Application>
  <DocSecurity>0</DocSecurity>
  <Lines>408</Lines>
  <Paragraphs>117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25</cp:revision>
  <cp:lastPrinted>2022-06-23T11:37:00Z</cp:lastPrinted>
  <dcterms:created xsi:type="dcterms:W3CDTF">2022-06-20T05:58:00Z</dcterms:created>
  <dcterms:modified xsi:type="dcterms:W3CDTF">2022-06-27T10:59:00Z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c41b60f1-c990-47b9-9eb0-0b1c8736711b</vt:lpwstr>
  </property>
</Properties>
</file>